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55F54C" w14:textId="77777777" w:rsidR="00813D53" w:rsidRPr="008B3C39" w:rsidRDefault="00813D53">
      <w:pPr>
        <w:spacing w:line="276" w:lineRule="auto"/>
        <w:contextualSpacing/>
        <w:jc w:val="center"/>
        <w:rPr>
          <w:rFonts w:ascii="Times New Roman" w:eastAsia="仿宋_GB2312" w:hAnsi="Times New Roman" w:cs="Times New Roman"/>
          <w:b/>
          <w:color w:val="auto"/>
          <w:sz w:val="28"/>
          <w:szCs w:val="28"/>
          <w:lang w:eastAsia="zh-CN"/>
        </w:rPr>
      </w:pPr>
    </w:p>
    <w:p w14:paraId="5EB03215" w14:textId="77777777" w:rsidR="00813D53" w:rsidRPr="008B3C39" w:rsidRDefault="00813D53">
      <w:pPr>
        <w:spacing w:line="276" w:lineRule="auto"/>
        <w:contextualSpacing/>
        <w:jc w:val="center"/>
        <w:rPr>
          <w:rFonts w:ascii="Times New Roman" w:eastAsia="仿宋_GB2312" w:hAnsi="Times New Roman" w:cs="Times New Roman"/>
          <w:b/>
          <w:color w:val="auto"/>
          <w:sz w:val="28"/>
          <w:szCs w:val="28"/>
          <w:lang w:eastAsia="zh-CN"/>
        </w:rPr>
      </w:pPr>
    </w:p>
    <w:p w14:paraId="287E48CA" w14:textId="77777777" w:rsidR="00813D53" w:rsidRPr="008B3C39" w:rsidRDefault="00813D53">
      <w:pPr>
        <w:spacing w:line="276" w:lineRule="auto"/>
        <w:contextualSpacing/>
        <w:jc w:val="center"/>
        <w:rPr>
          <w:rFonts w:ascii="Times New Roman" w:eastAsia="仿宋_GB2312" w:hAnsi="Times New Roman" w:cs="Times New Roman"/>
          <w:b/>
          <w:color w:val="auto"/>
          <w:sz w:val="28"/>
          <w:szCs w:val="28"/>
          <w:lang w:eastAsia="zh-CN"/>
        </w:rPr>
      </w:pPr>
    </w:p>
    <w:tbl>
      <w:tblPr>
        <w:tblStyle w:val="af5"/>
        <w:tblW w:w="77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7726"/>
      </w:tblGrid>
      <w:tr w:rsidR="00987F75" w:rsidRPr="008B3C39" w14:paraId="1EADF61C" w14:textId="77777777">
        <w:trPr>
          <w:trHeight w:val="397"/>
          <w:jc w:val="center"/>
        </w:trPr>
        <w:tc>
          <w:tcPr>
            <w:tcW w:w="7726" w:type="dxa"/>
            <w:shd w:val="clear" w:color="auto" w:fill="FFFFFF" w:themeFill="background1"/>
            <w:vAlign w:val="center"/>
          </w:tcPr>
          <w:p w14:paraId="0FBB3C36" w14:textId="77777777" w:rsidR="00813D53" w:rsidRPr="008B3C39" w:rsidRDefault="00813D53">
            <w:pPr>
              <w:pStyle w:val="a7"/>
              <w:spacing w:after="0" w:line="360" w:lineRule="auto"/>
              <w:contextualSpacing/>
              <w:jc w:val="center"/>
              <w:outlineLvl w:val="0"/>
              <w:rPr>
                <w:rFonts w:ascii="Times New Roman" w:eastAsia="仿宋_GB2312" w:hAnsi="Times New Roman"/>
                <w:b/>
                <w:iCs/>
                <w:color w:val="auto"/>
                <w:sz w:val="28"/>
                <w:szCs w:val="18"/>
                <w:lang w:eastAsia="zh-CN"/>
              </w:rPr>
            </w:pPr>
          </w:p>
          <w:p w14:paraId="1D019A64" w14:textId="77777777" w:rsidR="00813D53" w:rsidRPr="008B3C39" w:rsidRDefault="00010358" w:rsidP="00DC4764">
            <w:pPr>
              <w:pStyle w:val="a7"/>
              <w:spacing w:after="0" w:line="360" w:lineRule="auto"/>
              <w:contextualSpacing/>
              <w:jc w:val="center"/>
              <w:rPr>
                <w:rFonts w:ascii="Times New Roman" w:eastAsia="仿宋_GB2312" w:hAnsi="Times New Roman"/>
                <w:b/>
                <w:iCs/>
                <w:color w:val="auto"/>
                <w:sz w:val="28"/>
                <w:szCs w:val="18"/>
                <w:lang w:eastAsia="zh-CN"/>
              </w:rPr>
            </w:pPr>
            <w:r w:rsidRPr="008B3C39">
              <w:rPr>
                <w:rFonts w:ascii="Times New Roman" w:eastAsia="仿宋_GB2312" w:hAnsi="Times New Roman"/>
                <w:b/>
                <w:iCs/>
                <w:color w:val="auto"/>
                <w:sz w:val="28"/>
                <w:szCs w:val="18"/>
                <w:lang w:eastAsia="zh-CN"/>
              </w:rPr>
              <w:t>Equipment Suitability Assessment</w:t>
            </w:r>
          </w:p>
          <w:p w14:paraId="618CBFB3" w14:textId="12499C1D" w:rsidR="00813D53" w:rsidRPr="008B3C39" w:rsidRDefault="00010358" w:rsidP="00DC4764">
            <w:pPr>
              <w:pStyle w:val="a7"/>
              <w:spacing w:after="0" w:line="360" w:lineRule="auto"/>
              <w:contextualSpacing/>
              <w:jc w:val="center"/>
              <w:rPr>
                <w:rFonts w:ascii="Times New Roman" w:eastAsia="仿宋_GB2312" w:hAnsi="Times New Roman"/>
                <w:b/>
                <w:iCs/>
                <w:color w:val="auto"/>
                <w:sz w:val="28"/>
                <w:szCs w:val="18"/>
                <w:lang w:eastAsia="zh-CN"/>
              </w:rPr>
            </w:pPr>
            <w:r w:rsidRPr="008B3C39">
              <w:rPr>
                <w:rFonts w:ascii="Times New Roman" w:eastAsia="仿宋_GB2312" w:hAnsi="Times New Roman"/>
                <w:b/>
                <w:iCs/>
                <w:color w:val="auto"/>
                <w:sz w:val="28"/>
                <w:szCs w:val="18"/>
                <w:lang w:eastAsia="zh-CN"/>
              </w:rPr>
              <w:t xml:space="preserve">for </w:t>
            </w:r>
            <w:r w:rsidR="00AE5B3E" w:rsidRPr="00DE5AD9">
              <w:rPr>
                <w:rFonts w:ascii="Times New Roman" w:eastAsia="仿宋_GB2312" w:hAnsi="Times New Roman"/>
                <w:b/>
                <w:iCs/>
                <w:color w:val="0000FF"/>
                <w:sz w:val="28"/>
                <w:szCs w:val="18"/>
                <w:lang w:eastAsia="zh-CN"/>
              </w:rPr>
              <w:t>ASYM-</w:t>
            </w:r>
            <w:del w:id="0" w:author="Xuning Wei12232" w:date="2026-07-22T11:05:00Z">
              <w:r w:rsidR="00AE5B3E" w:rsidRPr="00DE5AD9" w:rsidDel="00147864">
                <w:rPr>
                  <w:rFonts w:ascii="Times New Roman" w:eastAsia="仿宋_GB2312" w:hAnsi="Times New Roman"/>
                  <w:b/>
                  <w:iCs/>
                  <w:color w:val="0000FF"/>
                  <w:sz w:val="28"/>
                  <w:szCs w:val="18"/>
                  <w:lang w:eastAsia="zh-CN"/>
                </w:rPr>
                <w:delText>1</w:delText>
              </w:r>
              <w:r w:rsidR="00E06CDB" w:rsidRPr="00DE5AD9" w:rsidDel="00147864">
                <w:rPr>
                  <w:rFonts w:ascii="Times New Roman" w:eastAsia="仿宋_GB2312" w:hAnsi="Times New Roman"/>
                  <w:b/>
                  <w:iCs/>
                  <w:color w:val="0000FF"/>
                  <w:sz w:val="28"/>
                  <w:szCs w:val="18"/>
                  <w:lang w:eastAsia="zh-CN"/>
                </w:rPr>
                <w:delText>41366</w:delText>
              </w:r>
              <w:r w:rsidR="007F092C" w:rsidRPr="008B3C39" w:rsidDel="00147864">
                <w:rPr>
                  <w:rFonts w:ascii="Times New Roman" w:eastAsia="仿宋_GB2312" w:hAnsi="Times New Roman"/>
                  <w:b/>
                  <w:iCs/>
                  <w:color w:val="auto"/>
                  <w:sz w:val="28"/>
                  <w:szCs w:val="18"/>
                  <w:lang w:eastAsia="zh-CN"/>
                </w:rPr>
                <w:delText xml:space="preserve"> </w:delText>
              </w:r>
            </w:del>
            <w:ins w:id="1" w:author="Xuning Wei12232" w:date="2026-07-22T11:05:00Z">
              <w:r w:rsidR="00147864" w:rsidRPr="00DE5AD9">
                <w:rPr>
                  <w:rFonts w:ascii="Times New Roman" w:eastAsia="仿宋_GB2312" w:hAnsi="Times New Roman"/>
                  <w:b/>
                  <w:iCs/>
                  <w:color w:val="0000FF"/>
                  <w:sz w:val="28"/>
                  <w:szCs w:val="18"/>
                  <w:lang w:eastAsia="zh-CN"/>
                </w:rPr>
                <w:t>14</w:t>
              </w:r>
            </w:ins>
            <w:ins w:id="2" w:author="Xuning Wei12232" w:date="2026-07-22T11:12:00Z">
              <w:r w:rsidR="00C4307E">
                <w:rPr>
                  <w:rFonts w:ascii="Times New Roman" w:eastAsia="仿宋_GB2312" w:hAnsi="Times New Roman"/>
                  <w:b/>
                  <w:iCs/>
                  <w:color w:val="0000FF"/>
                  <w:sz w:val="28"/>
                  <w:szCs w:val="18"/>
                  <w:lang w:eastAsia="zh-CN"/>
                </w:rPr>
                <w:t>1366</w:t>
              </w:r>
            </w:ins>
            <w:ins w:id="3" w:author="Xuning Wei12232" w:date="2026-07-22T11:05:00Z">
              <w:r w:rsidR="00147864" w:rsidRPr="008B3C39">
                <w:rPr>
                  <w:rFonts w:ascii="Times New Roman" w:eastAsia="仿宋_GB2312" w:hAnsi="Times New Roman"/>
                  <w:b/>
                  <w:iCs/>
                  <w:color w:val="auto"/>
                  <w:sz w:val="28"/>
                  <w:szCs w:val="18"/>
                  <w:lang w:eastAsia="zh-CN"/>
                </w:rPr>
                <w:t xml:space="preserve"> </w:t>
              </w:r>
            </w:ins>
            <w:r w:rsidR="007F092C" w:rsidRPr="008B3C39">
              <w:rPr>
                <w:rFonts w:ascii="Times New Roman" w:eastAsia="仿宋_GB2312" w:hAnsi="Times New Roman"/>
                <w:b/>
                <w:iCs/>
                <w:color w:val="auto"/>
                <w:sz w:val="28"/>
                <w:szCs w:val="18"/>
                <w:lang w:eastAsia="zh-CN"/>
              </w:rPr>
              <w:t>Manufacture (</w:t>
            </w:r>
            <w:r w:rsidR="000B5026" w:rsidRPr="008B3C39">
              <w:rPr>
                <w:rFonts w:ascii="Times New Roman" w:eastAsia="仿宋_GB2312" w:hAnsi="Times New Roman"/>
                <w:b/>
                <w:iCs/>
                <w:color w:val="auto"/>
                <w:sz w:val="28"/>
                <w:szCs w:val="18"/>
                <w:lang w:eastAsia="zh-CN"/>
              </w:rPr>
              <w:t>Step 1</w:t>
            </w:r>
            <w:ins w:id="4" w:author="Xuning Wei12232" w:date="2026-07-22T11:12:00Z">
              <w:r w:rsidR="00C4307E">
                <w:t xml:space="preserve"> </w:t>
              </w:r>
              <w:r w:rsidR="00C4307E" w:rsidRPr="00C4307E">
                <w:rPr>
                  <w:rFonts w:ascii="Times New Roman" w:eastAsia="仿宋_GB2312" w:hAnsi="Times New Roman"/>
                  <w:b/>
                  <w:iCs/>
                  <w:color w:val="auto"/>
                  <w:sz w:val="28"/>
                  <w:szCs w:val="18"/>
                  <w:lang w:eastAsia="zh-CN"/>
                </w:rPr>
                <w:t>of CPo140020-0</w:t>
              </w:r>
            </w:ins>
            <w:ins w:id="5" w:author="Xuning Wei12232" w:date="2026-07-22T11:22:00Z">
              <w:r w:rsidR="003E76D0">
                <w:rPr>
                  <w:rFonts w:ascii="Times New Roman" w:eastAsia="仿宋_GB2312" w:hAnsi="Times New Roman"/>
                  <w:b/>
                  <w:iCs/>
                  <w:color w:val="auto"/>
                  <w:sz w:val="28"/>
                  <w:szCs w:val="18"/>
                  <w:lang w:eastAsia="zh-CN"/>
                </w:rPr>
                <w:t>3</w:t>
              </w:r>
            </w:ins>
            <w:r w:rsidRPr="008B3C39">
              <w:rPr>
                <w:rFonts w:ascii="Times New Roman" w:eastAsia="仿宋_GB2312" w:hAnsi="Times New Roman"/>
                <w:b/>
                <w:iCs/>
                <w:color w:val="auto"/>
                <w:sz w:val="28"/>
                <w:szCs w:val="18"/>
                <w:lang w:eastAsia="zh-CN"/>
              </w:rPr>
              <w:t>)</w:t>
            </w:r>
          </w:p>
          <w:p w14:paraId="7118A91E" w14:textId="77777777" w:rsidR="00C2031D" w:rsidRPr="008B3C39" w:rsidRDefault="00010358" w:rsidP="00DC4764">
            <w:pPr>
              <w:pStyle w:val="a7"/>
              <w:spacing w:after="0" w:line="360" w:lineRule="auto"/>
              <w:contextualSpacing/>
              <w:jc w:val="center"/>
              <w:rPr>
                <w:rFonts w:ascii="Times New Roman" w:eastAsia="仿宋_GB2312" w:hAnsi="Times New Roman"/>
                <w:b/>
                <w:iCs/>
                <w:color w:val="auto"/>
                <w:sz w:val="28"/>
                <w:szCs w:val="18"/>
                <w:lang w:eastAsia="zh-CN"/>
              </w:rPr>
            </w:pPr>
            <w:proofErr w:type="gramStart"/>
            <w:r w:rsidRPr="008B3C39">
              <w:rPr>
                <w:rFonts w:ascii="Times New Roman" w:eastAsia="仿宋_GB2312" w:hAnsi="Times New Roman"/>
                <w:b/>
                <w:iCs/>
                <w:color w:val="auto"/>
                <w:sz w:val="28"/>
                <w:szCs w:val="18"/>
                <w:lang w:eastAsia="zh-CN"/>
              </w:rPr>
              <w:t>at</w:t>
            </w:r>
            <w:proofErr w:type="gramEnd"/>
            <w:r w:rsidRPr="008B3C39">
              <w:rPr>
                <w:rFonts w:ascii="Times New Roman" w:eastAsia="仿宋_GB2312" w:hAnsi="Times New Roman"/>
                <w:b/>
                <w:iCs/>
                <w:color w:val="auto"/>
                <w:sz w:val="28"/>
                <w:szCs w:val="18"/>
                <w:lang w:eastAsia="zh-CN"/>
              </w:rPr>
              <w:t xml:space="preserve"> </w:t>
            </w:r>
            <w:proofErr w:type="spellStart"/>
            <w:r w:rsidR="00C2031D" w:rsidRPr="008B3C39">
              <w:rPr>
                <w:rFonts w:ascii="Times New Roman" w:eastAsia="仿宋_GB2312" w:hAnsi="Times New Roman"/>
                <w:b/>
                <w:iCs/>
                <w:color w:val="auto"/>
                <w:sz w:val="28"/>
                <w:szCs w:val="18"/>
                <w:lang w:eastAsia="zh-CN"/>
              </w:rPr>
              <w:t>Asymchem</w:t>
            </w:r>
            <w:proofErr w:type="spellEnd"/>
            <w:r w:rsidR="00C2031D" w:rsidRPr="008B3C39">
              <w:rPr>
                <w:rFonts w:ascii="Times New Roman" w:eastAsia="仿宋_GB2312" w:hAnsi="Times New Roman"/>
                <w:b/>
                <w:iCs/>
                <w:color w:val="auto"/>
                <w:sz w:val="28"/>
                <w:szCs w:val="18"/>
                <w:lang w:eastAsia="zh-CN"/>
              </w:rPr>
              <w:t xml:space="preserve"> Life Science (Tianjin) Co., Ltd.</w:t>
            </w:r>
          </w:p>
          <w:p w14:paraId="5F25B7FD" w14:textId="1C5F60B0" w:rsidR="00813D53" w:rsidRPr="008B3C39" w:rsidDel="00147864" w:rsidRDefault="00C2031D" w:rsidP="00DC4764">
            <w:pPr>
              <w:pStyle w:val="a7"/>
              <w:spacing w:after="0" w:line="360" w:lineRule="auto"/>
              <w:contextualSpacing/>
              <w:jc w:val="center"/>
              <w:rPr>
                <w:del w:id="6" w:author="Xuning Wei12232" w:date="2026-07-22T11:06:00Z"/>
                <w:rFonts w:ascii="Times New Roman" w:eastAsia="仿宋_GB2312" w:hAnsi="Times New Roman"/>
                <w:b/>
                <w:iCs/>
                <w:color w:val="auto"/>
                <w:sz w:val="28"/>
                <w:szCs w:val="18"/>
                <w:lang w:eastAsia="zh-CN"/>
              </w:rPr>
            </w:pPr>
            <w:del w:id="7" w:author="Xuning Wei12232" w:date="2026-07-22T11:06:00Z">
              <w:r w:rsidRPr="008B3C39" w:rsidDel="00147864">
                <w:rPr>
                  <w:rFonts w:ascii="Times New Roman" w:eastAsia="仿宋_GB2312" w:hAnsi="Times New Roman"/>
                  <w:b/>
                  <w:iCs/>
                  <w:color w:val="auto"/>
                  <w:sz w:val="28"/>
                  <w:szCs w:val="18"/>
                  <w:lang w:eastAsia="zh-CN"/>
                </w:rPr>
                <w:delText>(No.265, South Avenue, Binhai New Area TEDA, Tianjin, 300462, China)</w:delText>
              </w:r>
            </w:del>
          </w:p>
          <w:p w14:paraId="45105587" w14:textId="77777777" w:rsidR="00813D53" w:rsidRPr="008B3C39" w:rsidRDefault="00813D53">
            <w:pPr>
              <w:pStyle w:val="a7"/>
              <w:spacing w:after="0" w:line="360" w:lineRule="auto"/>
              <w:contextualSpacing/>
              <w:jc w:val="center"/>
              <w:rPr>
                <w:rFonts w:ascii="Times New Roman" w:eastAsia="仿宋_GB2312" w:hAnsi="Times New Roman"/>
                <w:b/>
                <w:iCs/>
                <w:color w:val="auto"/>
                <w:sz w:val="28"/>
                <w:szCs w:val="18"/>
                <w:lang w:eastAsia="zh-CN"/>
              </w:rPr>
              <w:pPrChange w:id="8" w:author="Xuning Wei12232" w:date="2026-07-22T11:06:00Z">
                <w:pPr>
                  <w:pStyle w:val="a7"/>
                  <w:spacing w:after="0" w:line="360" w:lineRule="auto"/>
                  <w:contextualSpacing/>
                  <w:jc w:val="center"/>
                  <w:outlineLvl w:val="0"/>
                </w:pPr>
              </w:pPrChange>
            </w:pPr>
          </w:p>
        </w:tc>
      </w:tr>
      <w:tr w:rsidR="00987F75" w:rsidRPr="008B3C39" w14:paraId="0363B2FF" w14:textId="77777777">
        <w:trPr>
          <w:trHeight w:val="397"/>
          <w:jc w:val="center"/>
        </w:trPr>
        <w:tc>
          <w:tcPr>
            <w:tcW w:w="7726" w:type="dxa"/>
            <w:shd w:val="clear" w:color="auto" w:fill="FFFFFF" w:themeFill="background1"/>
            <w:vAlign w:val="center"/>
          </w:tcPr>
          <w:p w14:paraId="12C75063" w14:textId="77777777" w:rsidR="00813D53" w:rsidRPr="008B3C39" w:rsidRDefault="00813D53">
            <w:pPr>
              <w:pStyle w:val="a7"/>
              <w:spacing w:after="0"/>
              <w:contextualSpacing/>
              <w:outlineLvl w:val="0"/>
              <w:rPr>
                <w:rFonts w:ascii="Times New Roman" w:eastAsia="仿宋_GB2312" w:hAnsi="Times New Roman"/>
                <w:b/>
                <w:bCs w:val="0"/>
                <w:iCs/>
                <w:color w:val="auto"/>
                <w:sz w:val="24"/>
                <w:szCs w:val="18"/>
                <w:lang w:eastAsia="zh-CN"/>
              </w:rPr>
            </w:pPr>
          </w:p>
        </w:tc>
      </w:tr>
    </w:tbl>
    <w:p w14:paraId="22D689A0" w14:textId="77777777" w:rsidR="00813D53" w:rsidRPr="008B3C39" w:rsidRDefault="00813D53">
      <w:pPr>
        <w:spacing w:line="276" w:lineRule="auto"/>
        <w:contextualSpacing/>
        <w:jc w:val="center"/>
        <w:rPr>
          <w:rFonts w:ascii="Times New Roman" w:eastAsia="仿宋_GB2312" w:hAnsi="Times New Roman" w:cs="Times New Roman"/>
          <w:b/>
          <w:color w:val="auto"/>
          <w:sz w:val="24"/>
          <w:lang w:eastAsia="zh-CN"/>
        </w:rPr>
      </w:pPr>
    </w:p>
    <w:p w14:paraId="1B6A8051" w14:textId="5CE8665F" w:rsidR="00813D53" w:rsidRPr="00032BAE" w:rsidRDefault="00010358">
      <w:pPr>
        <w:pStyle w:val="ae"/>
        <w:pBdr>
          <w:bottom w:val="none" w:sz="0" w:space="0" w:color="auto"/>
        </w:pBdr>
        <w:snapToGrid/>
        <w:spacing w:line="276" w:lineRule="auto"/>
        <w:contextualSpacing/>
        <w:rPr>
          <w:rFonts w:ascii="Times New Roman" w:eastAsia="仿宋_GB2312" w:hAnsi="Times New Roman" w:cs="Times New Roman"/>
          <w:color w:val="auto"/>
          <w:sz w:val="22"/>
          <w:szCs w:val="21"/>
          <w:lang w:eastAsia="zh-CN"/>
        </w:rPr>
      </w:pPr>
      <w:r w:rsidRPr="008B3C39">
        <w:rPr>
          <w:rFonts w:ascii="Times New Roman" w:eastAsia="仿宋_GB2312" w:hAnsi="Times New Roman" w:cs="Times New Roman"/>
          <w:color w:val="auto"/>
          <w:sz w:val="22"/>
          <w:szCs w:val="21"/>
          <w:lang w:eastAsia="zh-CN"/>
        </w:rPr>
        <w:t>Document No. and Version No</w:t>
      </w:r>
      <w:r w:rsidRPr="008B3C39">
        <w:rPr>
          <w:rFonts w:ascii="Times New Roman" w:eastAsia="仿宋_GB2312" w:hAnsi="Times New Roman" w:cs="Times New Roman"/>
          <w:color w:val="FF0000"/>
          <w:sz w:val="22"/>
          <w:szCs w:val="21"/>
          <w:lang w:eastAsia="zh-CN"/>
        </w:rPr>
        <w:t>.</w:t>
      </w:r>
      <w:r w:rsidRPr="008B3C39">
        <w:rPr>
          <w:rFonts w:ascii="Times New Roman" w:hAnsi="Times New Roman" w:cs="Times New Roman"/>
          <w:color w:val="FF0000"/>
        </w:rPr>
        <w:t xml:space="preserve"> </w:t>
      </w:r>
      <w:r w:rsidRPr="00032BAE">
        <w:rPr>
          <w:rFonts w:ascii="Times New Roman" w:eastAsia="仿宋_GB2312" w:hAnsi="Times New Roman" w:cs="Times New Roman"/>
          <w:color w:val="auto"/>
          <w:sz w:val="22"/>
          <w:szCs w:val="21"/>
          <w:lang w:eastAsia="zh-CN"/>
        </w:rPr>
        <w:t>RA-</w:t>
      </w:r>
      <w:r w:rsidR="00AE5B3E" w:rsidRPr="00032BAE">
        <w:rPr>
          <w:rFonts w:ascii="Times New Roman" w:eastAsia="仿宋_GB2312" w:hAnsi="Times New Roman" w:cs="Times New Roman"/>
          <w:color w:val="auto"/>
          <w:sz w:val="22"/>
          <w:szCs w:val="21"/>
          <w:lang w:eastAsia="zh-CN"/>
        </w:rPr>
        <w:t>1</w:t>
      </w:r>
      <w:r w:rsidR="00981E96" w:rsidRPr="00032BAE">
        <w:rPr>
          <w:rFonts w:ascii="Times New Roman" w:eastAsia="仿宋_GB2312" w:hAnsi="Times New Roman" w:cs="Times New Roman"/>
          <w:color w:val="auto"/>
          <w:sz w:val="22"/>
          <w:szCs w:val="21"/>
          <w:lang w:eastAsia="zh-CN"/>
        </w:rPr>
        <w:t>40020</w:t>
      </w:r>
      <w:r w:rsidRPr="00032BAE">
        <w:rPr>
          <w:rFonts w:ascii="Times New Roman" w:eastAsia="仿宋_GB2312" w:hAnsi="Times New Roman" w:cs="Times New Roman"/>
          <w:color w:val="auto"/>
          <w:sz w:val="22"/>
          <w:szCs w:val="21"/>
          <w:lang w:eastAsia="zh-CN"/>
        </w:rPr>
        <w:t>030</w:t>
      </w:r>
      <w:r w:rsidR="00981E96" w:rsidRPr="00032BAE">
        <w:rPr>
          <w:rFonts w:ascii="Times New Roman" w:eastAsia="仿宋_GB2312" w:hAnsi="Times New Roman" w:cs="Times New Roman"/>
          <w:color w:val="auto"/>
          <w:sz w:val="22"/>
          <w:szCs w:val="21"/>
          <w:lang w:eastAsia="zh-CN"/>
        </w:rPr>
        <w:t>1</w:t>
      </w:r>
      <w:r w:rsidRPr="00032BAE">
        <w:rPr>
          <w:rFonts w:ascii="Times New Roman" w:eastAsia="仿宋_GB2312" w:hAnsi="Times New Roman" w:cs="Times New Roman"/>
          <w:color w:val="auto"/>
          <w:sz w:val="22"/>
          <w:szCs w:val="21"/>
          <w:lang w:eastAsia="zh-CN"/>
        </w:rPr>
        <w:t>0</w:t>
      </w:r>
      <w:r w:rsidR="00981E96" w:rsidRPr="00032BAE">
        <w:rPr>
          <w:rFonts w:ascii="Times New Roman" w:eastAsia="仿宋_GB2312" w:hAnsi="Times New Roman" w:cs="Times New Roman"/>
          <w:color w:val="auto"/>
          <w:sz w:val="22"/>
          <w:szCs w:val="21"/>
          <w:lang w:eastAsia="zh-CN"/>
        </w:rPr>
        <w:t>1</w:t>
      </w:r>
      <w:r w:rsidRPr="00032BAE">
        <w:rPr>
          <w:rFonts w:ascii="Times New Roman" w:eastAsia="仿宋_GB2312" w:hAnsi="Times New Roman" w:cs="Times New Roman"/>
          <w:color w:val="auto"/>
          <w:sz w:val="22"/>
          <w:szCs w:val="21"/>
          <w:lang w:eastAsia="zh-CN"/>
        </w:rPr>
        <w:t>.01</w:t>
      </w:r>
    </w:p>
    <w:p w14:paraId="5FC957F3" w14:textId="77777777" w:rsidR="00813D53" w:rsidRPr="008B3C39" w:rsidRDefault="00010358">
      <w:pPr>
        <w:tabs>
          <w:tab w:val="left" w:pos="7970"/>
        </w:tabs>
        <w:spacing w:line="276" w:lineRule="auto"/>
        <w:contextualSpacing/>
        <w:rPr>
          <w:rFonts w:ascii="Times New Roman" w:eastAsia="仿宋_GB2312" w:hAnsi="Times New Roman" w:cs="Times New Roman"/>
          <w:color w:val="auto"/>
          <w:szCs w:val="21"/>
          <w:lang w:eastAsia="zh-CN"/>
        </w:rPr>
      </w:pPr>
      <w:r w:rsidRPr="008B3C39">
        <w:rPr>
          <w:rFonts w:ascii="Times New Roman" w:eastAsia="仿宋_GB2312" w:hAnsi="Times New Roman" w:cs="Times New Roman"/>
          <w:color w:val="auto"/>
          <w:szCs w:val="21"/>
          <w:lang w:eastAsia="zh-CN"/>
        </w:rPr>
        <w:tab/>
      </w:r>
    </w:p>
    <w:p w14:paraId="4A3FEBC7" w14:textId="77777777" w:rsidR="00813D53" w:rsidRPr="008B3C39" w:rsidRDefault="00813D53">
      <w:pPr>
        <w:spacing w:line="276" w:lineRule="auto"/>
        <w:contextualSpacing/>
        <w:jc w:val="center"/>
        <w:rPr>
          <w:rFonts w:ascii="Times New Roman" w:eastAsia="仿宋_GB2312" w:hAnsi="Times New Roman" w:cs="Times New Roman"/>
          <w:color w:val="auto"/>
          <w:szCs w:val="21"/>
          <w:lang w:eastAsia="zh-CN"/>
        </w:rPr>
      </w:pPr>
    </w:p>
    <w:p w14:paraId="11451DB8" w14:textId="77777777" w:rsidR="00813D53" w:rsidRPr="008B3C39" w:rsidRDefault="00813D53">
      <w:pPr>
        <w:spacing w:line="276" w:lineRule="auto"/>
        <w:contextualSpacing/>
        <w:jc w:val="center"/>
        <w:rPr>
          <w:rFonts w:ascii="Times New Roman" w:eastAsia="仿宋_GB2312" w:hAnsi="Times New Roman" w:cs="Times New Roman"/>
          <w:color w:val="auto"/>
          <w:szCs w:val="21"/>
          <w:lang w:eastAsia="zh-CN"/>
        </w:rPr>
      </w:pPr>
    </w:p>
    <w:tbl>
      <w:tblPr>
        <w:tblW w:w="0" w:type="auto"/>
        <w:jc w:val="center"/>
        <w:tblLook w:val="04A0" w:firstRow="1" w:lastRow="0" w:firstColumn="1" w:lastColumn="0" w:noHBand="0" w:noVBand="1"/>
      </w:tblPr>
      <w:tblGrid>
        <w:gridCol w:w="4219"/>
        <w:gridCol w:w="1134"/>
        <w:gridCol w:w="1738"/>
        <w:gridCol w:w="742"/>
        <w:gridCol w:w="1410"/>
      </w:tblGrid>
      <w:tr w:rsidR="00987F75" w:rsidRPr="008B3C39" w14:paraId="3E550A2E" w14:textId="77777777">
        <w:trPr>
          <w:trHeight w:hRule="exact" w:val="567"/>
          <w:jc w:val="center"/>
        </w:trPr>
        <w:tc>
          <w:tcPr>
            <w:tcW w:w="4219" w:type="dxa"/>
            <w:vAlign w:val="bottom"/>
          </w:tcPr>
          <w:p w14:paraId="2391C8F4" w14:textId="77777777" w:rsidR="00813D53" w:rsidRPr="008B3C39" w:rsidRDefault="00010358">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r w:rsidRPr="008B3C39">
              <w:rPr>
                <w:rFonts w:ascii="Times New Roman" w:eastAsia="仿宋_GB2312" w:hAnsi="Times New Roman" w:cs="Times New Roman"/>
                <w:b/>
                <w:color w:val="auto"/>
                <w:sz w:val="20"/>
                <w:szCs w:val="22"/>
                <w:lang w:eastAsia="zh-CN"/>
              </w:rPr>
              <w:t>Prepared by</w:t>
            </w:r>
          </w:p>
        </w:tc>
        <w:tc>
          <w:tcPr>
            <w:tcW w:w="1134" w:type="dxa"/>
            <w:vAlign w:val="bottom"/>
          </w:tcPr>
          <w:p w14:paraId="2AD6F975"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p w14:paraId="142CB58E"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p w14:paraId="123DB6F8"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p w14:paraId="64A10C47"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tc>
        <w:tc>
          <w:tcPr>
            <w:tcW w:w="1738" w:type="dxa"/>
            <w:vAlign w:val="bottom"/>
          </w:tcPr>
          <w:p w14:paraId="1160E4E0"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tc>
        <w:tc>
          <w:tcPr>
            <w:tcW w:w="742" w:type="dxa"/>
            <w:vAlign w:val="bottom"/>
          </w:tcPr>
          <w:p w14:paraId="4D391A20"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tc>
        <w:tc>
          <w:tcPr>
            <w:tcW w:w="1410" w:type="dxa"/>
            <w:vAlign w:val="bottom"/>
          </w:tcPr>
          <w:p w14:paraId="22AC12AC"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p>
        </w:tc>
      </w:tr>
      <w:tr w:rsidR="00987F75" w:rsidRPr="008B3C39" w14:paraId="6A377B33" w14:textId="77777777">
        <w:trPr>
          <w:trHeight w:hRule="exact" w:val="567"/>
          <w:jc w:val="center"/>
        </w:trPr>
        <w:tc>
          <w:tcPr>
            <w:tcW w:w="4219" w:type="dxa"/>
            <w:vAlign w:val="bottom"/>
          </w:tcPr>
          <w:p w14:paraId="5F745B4E" w14:textId="52544F29" w:rsidR="00813D53" w:rsidRPr="008B3C39" w:rsidRDefault="00981E96">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18"/>
                <w:lang w:eastAsia="zh-CN"/>
              </w:rPr>
            </w:pPr>
            <w:r w:rsidRPr="008B3C39">
              <w:rPr>
                <w:rFonts w:ascii="Times New Roman" w:eastAsia="仿宋_GB2312" w:hAnsi="Times New Roman" w:cs="Times New Roman"/>
                <w:color w:val="auto"/>
                <w:sz w:val="20"/>
                <w:szCs w:val="18"/>
                <w:lang w:eastAsia="zh-CN"/>
              </w:rPr>
              <w:t>Pengda</w:t>
            </w:r>
            <w:r w:rsidR="00010358" w:rsidRPr="008B3C39">
              <w:rPr>
                <w:rFonts w:ascii="Times New Roman" w:eastAsia="仿宋_GB2312" w:hAnsi="Times New Roman" w:cs="Times New Roman"/>
                <w:color w:val="auto"/>
                <w:sz w:val="20"/>
                <w:szCs w:val="18"/>
                <w:lang w:eastAsia="zh-CN"/>
              </w:rPr>
              <w:t xml:space="preserve"> Z</w:t>
            </w:r>
            <w:r w:rsidRPr="008B3C39">
              <w:rPr>
                <w:rFonts w:ascii="Times New Roman" w:eastAsia="仿宋_GB2312" w:hAnsi="Times New Roman" w:cs="Times New Roman"/>
                <w:color w:val="auto"/>
                <w:sz w:val="20"/>
                <w:szCs w:val="18"/>
                <w:lang w:eastAsia="zh-CN"/>
              </w:rPr>
              <w:t>hao</w:t>
            </w:r>
          </w:p>
          <w:p w14:paraId="0DDF9BF3" w14:textId="03DAC3F4" w:rsidR="00813D53" w:rsidRPr="008B3C39" w:rsidRDefault="00010358">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18"/>
                <w:lang w:eastAsia="zh-CN"/>
              </w:rPr>
            </w:pPr>
            <w:r w:rsidRPr="008B3C39">
              <w:rPr>
                <w:rFonts w:ascii="Times New Roman" w:eastAsia="仿宋_GB2312" w:hAnsi="Times New Roman" w:cs="Times New Roman"/>
                <w:color w:val="auto"/>
                <w:sz w:val="20"/>
                <w:szCs w:val="18"/>
                <w:lang w:eastAsia="zh-CN"/>
              </w:rPr>
              <w:t xml:space="preserve">(Project manager, </w:t>
            </w:r>
            <w:r w:rsidR="00F5566A" w:rsidRPr="008B3C39">
              <w:rPr>
                <w:rFonts w:ascii="Times New Roman" w:eastAsia="仿宋_GB2312" w:hAnsi="Times New Roman" w:cs="Times New Roman"/>
                <w:color w:val="auto"/>
                <w:sz w:val="20"/>
                <w:szCs w:val="18"/>
                <w:lang w:eastAsia="zh-CN"/>
              </w:rPr>
              <w:t>CMMD</w:t>
            </w:r>
            <w:r w:rsidRPr="008B3C39">
              <w:rPr>
                <w:rFonts w:ascii="Times New Roman" w:eastAsia="仿宋_GB2312" w:hAnsi="Times New Roman" w:cs="Times New Roman"/>
                <w:color w:val="auto"/>
                <w:sz w:val="20"/>
                <w:szCs w:val="18"/>
                <w:lang w:eastAsia="zh-CN"/>
              </w:rPr>
              <w:t>)</w:t>
            </w:r>
          </w:p>
        </w:tc>
        <w:tc>
          <w:tcPr>
            <w:tcW w:w="1134" w:type="dxa"/>
            <w:vAlign w:val="bottom"/>
          </w:tcPr>
          <w:p w14:paraId="566E803C" w14:textId="77777777" w:rsidR="00813D53" w:rsidRPr="008B3C39" w:rsidRDefault="00010358">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18"/>
                <w:lang w:eastAsia="zh-CN"/>
              </w:rPr>
            </w:pPr>
            <w:r w:rsidRPr="008B3C39">
              <w:rPr>
                <w:rFonts w:ascii="Times New Roman" w:eastAsia="仿宋_GB2312" w:hAnsi="Times New Roman" w:cs="Times New Roman"/>
                <w:color w:val="auto"/>
                <w:sz w:val="20"/>
                <w:szCs w:val="18"/>
                <w:lang w:eastAsia="zh-CN"/>
              </w:rPr>
              <w:t>Signature</w:t>
            </w:r>
          </w:p>
        </w:tc>
        <w:tc>
          <w:tcPr>
            <w:tcW w:w="1738" w:type="dxa"/>
            <w:tcBorders>
              <w:bottom w:val="single" w:sz="4" w:space="0" w:color="auto"/>
            </w:tcBorders>
            <w:vAlign w:val="bottom"/>
          </w:tcPr>
          <w:p w14:paraId="683A5829"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18"/>
                <w:lang w:eastAsia="zh-CN"/>
              </w:rPr>
            </w:pPr>
          </w:p>
        </w:tc>
        <w:tc>
          <w:tcPr>
            <w:tcW w:w="742" w:type="dxa"/>
            <w:vAlign w:val="bottom"/>
          </w:tcPr>
          <w:p w14:paraId="2154F8FC" w14:textId="77777777" w:rsidR="00813D53" w:rsidRPr="008B3C39" w:rsidRDefault="00010358">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18"/>
                <w:lang w:eastAsia="zh-CN"/>
              </w:rPr>
            </w:pPr>
            <w:r w:rsidRPr="008B3C39">
              <w:rPr>
                <w:rFonts w:ascii="Times New Roman" w:eastAsia="仿宋_GB2312" w:hAnsi="Times New Roman" w:cs="Times New Roman"/>
                <w:color w:val="auto"/>
                <w:sz w:val="20"/>
                <w:szCs w:val="18"/>
                <w:lang w:eastAsia="zh-CN"/>
              </w:rPr>
              <w:t>Date</w:t>
            </w:r>
          </w:p>
        </w:tc>
        <w:tc>
          <w:tcPr>
            <w:tcW w:w="1410" w:type="dxa"/>
            <w:tcBorders>
              <w:bottom w:val="single" w:sz="4" w:space="0" w:color="auto"/>
            </w:tcBorders>
            <w:vAlign w:val="bottom"/>
          </w:tcPr>
          <w:p w14:paraId="53E09817"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18"/>
                <w:lang w:eastAsia="zh-CN"/>
              </w:rPr>
            </w:pPr>
          </w:p>
        </w:tc>
      </w:tr>
      <w:tr w:rsidR="00987F75" w:rsidRPr="008B3C39" w14:paraId="7E33CECB" w14:textId="77777777">
        <w:trPr>
          <w:trHeight w:hRule="exact" w:val="954"/>
          <w:jc w:val="center"/>
        </w:trPr>
        <w:tc>
          <w:tcPr>
            <w:tcW w:w="4219" w:type="dxa"/>
            <w:vAlign w:val="bottom"/>
          </w:tcPr>
          <w:p w14:paraId="6D7E535A" w14:textId="77777777" w:rsidR="00813D53" w:rsidRPr="008B3C39" w:rsidRDefault="00010358">
            <w:pPr>
              <w:widowControl w:val="0"/>
              <w:autoSpaceDE w:val="0"/>
              <w:autoSpaceDN w:val="0"/>
              <w:adjustRightInd w:val="0"/>
              <w:spacing w:line="276" w:lineRule="auto"/>
              <w:contextualSpacing/>
              <w:jc w:val="both"/>
              <w:rPr>
                <w:rFonts w:ascii="Times New Roman" w:eastAsia="仿宋_GB2312" w:hAnsi="Times New Roman" w:cs="Times New Roman"/>
                <w:b/>
                <w:color w:val="auto"/>
                <w:sz w:val="20"/>
                <w:szCs w:val="22"/>
                <w:lang w:eastAsia="zh-CN"/>
              </w:rPr>
            </w:pPr>
            <w:r w:rsidRPr="008B3C39">
              <w:rPr>
                <w:rFonts w:ascii="Times New Roman" w:eastAsia="仿宋_GB2312" w:hAnsi="Times New Roman" w:cs="Times New Roman"/>
                <w:b/>
                <w:color w:val="auto"/>
                <w:sz w:val="20"/>
                <w:szCs w:val="22"/>
                <w:lang w:eastAsia="zh-CN"/>
              </w:rPr>
              <w:t>Reviewed by</w:t>
            </w:r>
          </w:p>
        </w:tc>
        <w:tc>
          <w:tcPr>
            <w:tcW w:w="1134" w:type="dxa"/>
            <w:vAlign w:val="bottom"/>
          </w:tcPr>
          <w:p w14:paraId="22509F41"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22"/>
                <w:lang w:eastAsia="zh-CN"/>
              </w:rPr>
            </w:pPr>
          </w:p>
        </w:tc>
        <w:tc>
          <w:tcPr>
            <w:tcW w:w="1738" w:type="dxa"/>
            <w:tcBorders>
              <w:top w:val="single" w:sz="4" w:space="0" w:color="auto"/>
            </w:tcBorders>
            <w:vAlign w:val="bottom"/>
          </w:tcPr>
          <w:p w14:paraId="09FA4853"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22"/>
                <w:lang w:eastAsia="zh-CN"/>
              </w:rPr>
            </w:pPr>
          </w:p>
        </w:tc>
        <w:tc>
          <w:tcPr>
            <w:tcW w:w="742" w:type="dxa"/>
            <w:vAlign w:val="bottom"/>
          </w:tcPr>
          <w:p w14:paraId="61B5451C"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22"/>
                <w:lang w:eastAsia="zh-CN"/>
              </w:rPr>
            </w:pPr>
          </w:p>
        </w:tc>
        <w:tc>
          <w:tcPr>
            <w:tcW w:w="1410" w:type="dxa"/>
            <w:tcBorders>
              <w:top w:val="single" w:sz="4" w:space="0" w:color="auto"/>
            </w:tcBorders>
            <w:vAlign w:val="bottom"/>
          </w:tcPr>
          <w:p w14:paraId="02291C6A" w14:textId="77777777" w:rsidR="00813D53" w:rsidRPr="008B3C39" w:rsidRDefault="00813D53">
            <w:pPr>
              <w:widowControl w:val="0"/>
              <w:autoSpaceDE w:val="0"/>
              <w:autoSpaceDN w:val="0"/>
              <w:adjustRightInd w:val="0"/>
              <w:spacing w:line="276" w:lineRule="auto"/>
              <w:contextualSpacing/>
              <w:jc w:val="both"/>
              <w:rPr>
                <w:rFonts w:ascii="Times New Roman" w:eastAsia="仿宋_GB2312" w:hAnsi="Times New Roman" w:cs="Times New Roman"/>
                <w:color w:val="auto"/>
                <w:sz w:val="20"/>
                <w:szCs w:val="22"/>
                <w:lang w:eastAsia="zh-CN"/>
              </w:rPr>
            </w:pPr>
          </w:p>
        </w:tc>
      </w:tr>
      <w:tr w:rsidR="00987F75" w:rsidRPr="008B3C39" w14:paraId="03BF399D" w14:textId="77777777">
        <w:trPr>
          <w:trHeight w:hRule="exact" w:val="732"/>
          <w:jc w:val="center"/>
        </w:trPr>
        <w:tc>
          <w:tcPr>
            <w:tcW w:w="4219" w:type="dxa"/>
            <w:vAlign w:val="bottom"/>
          </w:tcPr>
          <w:p w14:paraId="24913C1C" w14:textId="561C8A00" w:rsidR="00813D53" w:rsidRPr="008B3C39" w:rsidRDefault="00981E96">
            <w:pPr>
              <w:autoSpaceDE w:val="0"/>
              <w:autoSpaceDN w:val="0"/>
              <w:adjustRightInd w:val="0"/>
              <w:spacing w:line="276" w:lineRule="auto"/>
              <w:contextualSpacing/>
              <w:rPr>
                <w:rFonts w:ascii="Times New Roman" w:eastAsia="仿宋_GB2312" w:hAnsi="Times New Roman" w:cs="Times New Roman"/>
                <w:color w:val="auto"/>
                <w:sz w:val="20"/>
                <w:szCs w:val="18"/>
                <w:lang w:eastAsia="zh-CN"/>
              </w:rPr>
            </w:pPr>
            <w:r w:rsidRPr="008B3C39">
              <w:rPr>
                <w:rFonts w:ascii="Times New Roman" w:eastAsia="仿宋_GB2312" w:hAnsi="Times New Roman" w:cs="Times New Roman"/>
                <w:color w:val="auto"/>
                <w:sz w:val="20"/>
                <w:szCs w:val="18"/>
                <w:lang w:eastAsia="zh-CN"/>
              </w:rPr>
              <w:t>Liang Li</w:t>
            </w:r>
            <w:r w:rsidR="00010358" w:rsidRPr="008B3C39">
              <w:rPr>
                <w:rFonts w:ascii="Times New Roman" w:eastAsia="仿宋_GB2312" w:hAnsi="Times New Roman" w:cs="Times New Roman"/>
                <w:color w:val="auto"/>
                <w:sz w:val="20"/>
                <w:szCs w:val="18"/>
                <w:lang w:eastAsia="zh-CN"/>
              </w:rPr>
              <w:t xml:space="preserve"> </w:t>
            </w:r>
          </w:p>
          <w:p w14:paraId="72BBBA09" w14:textId="417B055F"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rPr>
              <w:t>(</w:t>
            </w:r>
            <w:ins w:id="9" w:author="Xuning Wei12232" w:date="2026-07-22T11:07:00Z">
              <w:r w:rsidR="00147864" w:rsidRPr="00987F75">
                <w:rPr>
                  <w:rFonts w:ascii="Times New Roman" w:eastAsia="仿宋_GB2312" w:hAnsi="Times New Roman" w:cs="Times New Roman"/>
                  <w:color w:val="auto"/>
                  <w:sz w:val="20"/>
                  <w:szCs w:val="18"/>
                </w:rPr>
                <w:t>Senior</w:t>
              </w:r>
              <w:r w:rsidR="00147864" w:rsidRPr="008B3C39">
                <w:rPr>
                  <w:rFonts w:ascii="Times New Roman" w:eastAsia="仿宋_GB2312" w:hAnsi="Times New Roman" w:cs="Times New Roman"/>
                  <w:color w:val="auto"/>
                  <w:sz w:val="20"/>
                  <w:szCs w:val="18"/>
                  <w:lang w:eastAsia="zh-CN"/>
                </w:rPr>
                <w:t xml:space="preserve"> </w:t>
              </w:r>
            </w:ins>
            <w:r w:rsidRPr="008B3C39">
              <w:rPr>
                <w:rFonts w:ascii="Times New Roman" w:eastAsia="仿宋_GB2312" w:hAnsi="Times New Roman" w:cs="Times New Roman"/>
                <w:color w:val="auto"/>
                <w:sz w:val="20"/>
                <w:szCs w:val="18"/>
                <w:lang w:eastAsia="zh-CN"/>
              </w:rPr>
              <w:t xml:space="preserve">Director, </w:t>
            </w:r>
            <w:r w:rsidR="00F5566A" w:rsidRPr="008B3C39">
              <w:rPr>
                <w:rFonts w:ascii="Times New Roman" w:eastAsia="仿宋_GB2312" w:hAnsi="Times New Roman" w:cs="Times New Roman"/>
                <w:color w:val="auto"/>
                <w:sz w:val="20"/>
                <w:szCs w:val="18"/>
                <w:lang w:eastAsia="zh-CN"/>
              </w:rPr>
              <w:t>CMMD</w:t>
            </w:r>
            <w:r w:rsidRPr="008B3C39">
              <w:rPr>
                <w:rFonts w:ascii="Times New Roman" w:eastAsia="仿宋_GB2312" w:hAnsi="Times New Roman" w:cs="Times New Roman"/>
                <w:color w:val="auto"/>
                <w:sz w:val="20"/>
                <w:szCs w:val="18"/>
              </w:rPr>
              <w:t>)</w:t>
            </w:r>
          </w:p>
        </w:tc>
        <w:tc>
          <w:tcPr>
            <w:tcW w:w="1134" w:type="dxa"/>
            <w:vAlign w:val="bottom"/>
          </w:tcPr>
          <w:p w14:paraId="26DCF07E" w14:textId="7777777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lang w:eastAsia="zh-CN"/>
              </w:rPr>
              <w:t>Signature</w:t>
            </w:r>
          </w:p>
        </w:tc>
        <w:tc>
          <w:tcPr>
            <w:tcW w:w="1738" w:type="dxa"/>
            <w:tcBorders>
              <w:bottom w:val="single" w:sz="4" w:space="0" w:color="auto"/>
            </w:tcBorders>
            <w:vAlign w:val="bottom"/>
          </w:tcPr>
          <w:p w14:paraId="0502EA1E"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c>
          <w:tcPr>
            <w:tcW w:w="742" w:type="dxa"/>
            <w:vAlign w:val="bottom"/>
          </w:tcPr>
          <w:p w14:paraId="5BDC3A4B" w14:textId="7777777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lang w:eastAsia="zh-CN"/>
              </w:rPr>
              <w:t>Date</w:t>
            </w:r>
          </w:p>
        </w:tc>
        <w:tc>
          <w:tcPr>
            <w:tcW w:w="1410" w:type="dxa"/>
            <w:tcBorders>
              <w:bottom w:val="single" w:sz="4" w:space="0" w:color="auto"/>
            </w:tcBorders>
            <w:vAlign w:val="bottom"/>
          </w:tcPr>
          <w:p w14:paraId="2AB52E55"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r>
      <w:tr w:rsidR="00987F75" w:rsidRPr="008B3C39" w14:paraId="3243BB34" w14:textId="77777777">
        <w:trPr>
          <w:trHeight w:hRule="exact" w:val="732"/>
          <w:jc w:val="center"/>
        </w:trPr>
        <w:tc>
          <w:tcPr>
            <w:tcW w:w="4219" w:type="dxa"/>
            <w:vAlign w:val="bottom"/>
          </w:tcPr>
          <w:p w14:paraId="4EF761B9" w14:textId="0F27599F" w:rsidR="00C57D5B" w:rsidRPr="00032BAE" w:rsidRDefault="000E7122" w:rsidP="00C57D5B">
            <w:pPr>
              <w:autoSpaceDE w:val="0"/>
              <w:autoSpaceDN w:val="0"/>
              <w:adjustRightInd w:val="0"/>
              <w:spacing w:line="276" w:lineRule="auto"/>
              <w:contextualSpacing/>
              <w:rPr>
                <w:rFonts w:ascii="Times New Roman" w:eastAsia="仿宋_GB2312" w:hAnsi="Times New Roman" w:cs="Times New Roman"/>
                <w:color w:val="auto"/>
                <w:sz w:val="20"/>
                <w:szCs w:val="18"/>
                <w:lang w:eastAsia="zh-CN"/>
              </w:rPr>
            </w:pPr>
            <w:r w:rsidRPr="00032BAE">
              <w:rPr>
                <w:rFonts w:ascii="Times New Roman" w:eastAsia="仿宋_GB2312" w:hAnsi="Times New Roman" w:cs="Times New Roman"/>
                <w:color w:val="auto"/>
                <w:sz w:val="20"/>
                <w:szCs w:val="18"/>
                <w:lang w:eastAsia="zh-CN"/>
              </w:rPr>
              <w:t>Zhongyao Zhang</w:t>
            </w:r>
            <w:r w:rsidR="00C57D5B" w:rsidRPr="00032BAE">
              <w:rPr>
                <w:rFonts w:ascii="Times New Roman" w:eastAsia="仿宋_GB2312" w:hAnsi="Times New Roman" w:cs="Times New Roman"/>
                <w:color w:val="auto"/>
                <w:sz w:val="20"/>
                <w:szCs w:val="18"/>
                <w:lang w:eastAsia="zh-CN"/>
              </w:rPr>
              <w:t xml:space="preserve"> </w:t>
            </w:r>
          </w:p>
          <w:p w14:paraId="7FD02738" w14:textId="3EB0FF1E"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rPr>
              <w:t>(</w:t>
            </w:r>
            <w:del w:id="10" w:author="Xuning Wei12232" w:date="2026-07-22T11:08:00Z">
              <w:r w:rsidR="00981E96" w:rsidRPr="008B3C39" w:rsidDel="00C4307E">
                <w:rPr>
                  <w:rFonts w:ascii="Times New Roman" w:eastAsia="仿宋_GB2312" w:hAnsi="Times New Roman" w:cs="Times New Roman"/>
                  <w:color w:val="auto"/>
                  <w:sz w:val="20"/>
                  <w:szCs w:val="18"/>
                </w:rPr>
                <w:delText>Associate</w:delText>
              </w:r>
              <w:r w:rsidRPr="008B3C39" w:rsidDel="00C4307E">
                <w:rPr>
                  <w:rFonts w:ascii="Times New Roman" w:eastAsia="仿宋_GB2312" w:hAnsi="Times New Roman" w:cs="Times New Roman"/>
                  <w:color w:val="auto"/>
                  <w:sz w:val="20"/>
                  <w:szCs w:val="18"/>
                </w:rPr>
                <w:delText xml:space="preserve"> </w:delText>
              </w:r>
            </w:del>
            <w:r w:rsidRPr="008B3C39">
              <w:rPr>
                <w:rFonts w:ascii="Times New Roman" w:eastAsia="仿宋_GB2312" w:hAnsi="Times New Roman" w:cs="Times New Roman"/>
                <w:color w:val="auto"/>
                <w:sz w:val="20"/>
                <w:szCs w:val="18"/>
                <w:lang w:eastAsia="zh-CN"/>
              </w:rPr>
              <w:t>Director, Production</w:t>
            </w:r>
            <w:r w:rsidRPr="008B3C39">
              <w:rPr>
                <w:rFonts w:ascii="Times New Roman" w:eastAsia="仿宋_GB2312" w:hAnsi="Times New Roman" w:cs="Times New Roman"/>
                <w:color w:val="auto"/>
                <w:sz w:val="20"/>
                <w:szCs w:val="18"/>
              </w:rPr>
              <w:t>)</w:t>
            </w:r>
          </w:p>
        </w:tc>
        <w:tc>
          <w:tcPr>
            <w:tcW w:w="1134" w:type="dxa"/>
            <w:vAlign w:val="bottom"/>
          </w:tcPr>
          <w:p w14:paraId="6F7D977C" w14:textId="7777777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lang w:eastAsia="zh-CN"/>
              </w:rPr>
              <w:t>Signature</w:t>
            </w:r>
          </w:p>
        </w:tc>
        <w:tc>
          <w:tcPr>
            <w:tcW w:w="1738" w:type="dxa"/>
            <w:tcBorders>
              <w:bottom w:val="single" w:sz="4" w:space="0" w:color="auto"/>
            </w:tcBorders>
            <w:vAlign w:val="bottom"/>
          </w:tcPr>
          <w:p w14:paraId="402971E6"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c>
          <w:tcPr>
            <w:tcW w:w="742" w:type="dxa"/>
            <w:vAlign w:val="bottom"/>
          </w:tcPr>
          <w:p w14:paraId="11035628" w14:textId="7777777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lang w:eastAsia="zh-CN"/>
              </w:rPr>
              <w:t>Date</w:t>
            </w:r>
          </w:p>
        </w:tc>
        <w:tc>
          <w:tcPr>
            <w:tcW w:w="1410" w:type="dxa"/>
            <w:tcBorders>
              <w:bottom w:val="single" w:sz="4" w:space="0" w:color="auto"/>
            </w:tcBorders>
            <w:vAlign w:val="bottom"/>
          </w:tcPr>
          <w:p w14:paraId="480CE897"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r>
      <w:tr w:rsidR="00987F75" w:rsidRPr="008B3C39" w14:paraId="7561AF44" w14:textId="77777777">
        <w:trPr>
          <w:trHeight w:hRule="exact" w:val="732"/>
          <w:jc w:val="center"/>
        </w:trPr>
        <w:tc>
          <w:tcPr>
            <w:tcW w:w="4219" w:type="dxa"/>
            <w:vAlign w:val="bottom"/>
          </w:tcPr>
          <w:p w14:paraId="6B718544" w14:textId="2FD1B8A8" w:rsidR="00813D53" w:rsidRPr="008B3C39" w:rsidRDefault="00981E96">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lang w:eastAsia="zh-CN"/>
              </w:rPr>
              <w:t>Chengxue Zhu</w:t>
            </w:r>
            <w:r w:rsidR="00010358" w:rsidRPr="008B3C39">
              <w:rPr>
                <w:rFonts w:ascii="Times New Roman" w:eastAsia="仿宋_GB2312" w:hAnsi="Times New Roman" w:cs="Times New Roman"/>
                <w:color w:val="auto"/>
                <w:sz w:val="20"/>
                <w:szCs w:val="18"/>
              </w:rPr>
              <w:t xml:space="preserve"> </w:t>
            </w:r>
          </w:p>
          <w:p w14:paraId="7D127790" w14:textId="445DF6CF" w:rsidR="00813D53" w:rsidRPr="008B3C39" w:rsidRDefault="00010358" w:rsidP="00097872">
            <w:pPr>
              <w:autoSpaceDE w:val="0"/>
              <w:autoSpaceDN w:val="0"/>
              <w:adjustRightInd w:val="0"/>
              <w:spacing w:line="276" w:lineRule="auto"/>
              <w:contextualSpacing/>
              <w:rPr>
                <w:rFonts w:ascii="Times New Roman" w:eastAsia="仿宋_GB2312" w:hAnsi="Times New Roman" w:cs="Times New Roman"/>
                <w:b/>
                <w:color w:val="auto"/>
                <w:sz w:val="20"/>
                <w:szCs w:val="18"/>
              </w:rPr>
            </w:pPr>
            <w:r w:rsidRPr="008B3C39">
              <w:rPr>
                <w:rFonts w:ascii="Times New Roman" w:eastAsia="仿宋_GB2312" w:hAnsi="Times New Roman" w:cs="Times New Roman"/>
                <w:color w:val="auto"/>
                <w:sz w:val="20"/>
                <w:szCs w:val="18"/>
              </w:rPr>
              <w:t>(Manager, QA)</w:t>
            </w:r>
          </w:p>
        </w:tc>
        <w:tc>
          <w:tcPr>
            <w:tcW w:w="1134" w:type="dxa"/>
            <w:vAlign w:val="bottom"/>
          </w:tcPr>
          <w:p w14:paraId="4881C4E0" w14:textId="7777777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lang w:eastAsia="zh-CN"/>
              </w:rPr>
              <w:t>Signature</w:t>
            </w:r>
          </w:p>
        </w:tc>
        <w:tc>
          <w:tcPr>
            <w:tcW w:w="1738" w:type="dxa"/>
            <w:tcBorders>
              <w:top w:val="single" w:sz="4" w:space="0" w:color="auto"/>
              <w:bottom w:val="single" w:sz="4" w:space="0" w:color="auto"/>
            </w:tcBorders>
            <w:vAlign w:val="bottom"/>
          </w:tcPr>
          <w:p w14:paraId="356A9F11"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c>
          <w:tcPr>
            <w:tcW w:w="742" w:type="dxa"/>
            <w:vAlign w:val="bottom"/>
          </w:tcPr>
          <w:p w14:paraId="566512E9" w14:textId="7777777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lang w:eastAsia="zh-CN"/>
              </w:rPr>
              <w:t>Date</w:t>
            </w:r>
          </w:p>
        </w:tc>
        <w:tc>
          <w:tcPr>
            <w:tcW w:w="1410" w:type="dxa"/>
            <w:tcBorders>
              <w:top w:val="single" w:sz="4" w:space="0" w:color="auto"/>
              <w:bottom w:val="single" w:sz="4" w:space="0" w:color="auto"/>
            </w:tcBorders>
            <w:vAlign w:val="bottom"/>
          </w:tcPr>
          <w:p w14:paraId="7E935646"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r>
      <w:tr w:rsidR="00987F75" w:rsidRPr="008B3C39" w14:paraId="610C5EB5" w14:textId="77777777">
        <w:trPr>
          <w:trHeight w:hRule="exact" w:val="932"/>
          <w:jc w:val="center"/>
        </w:trPr>
        <w:tc>
          <w:tcPr>
            <w:tcW w:w="4219" w:type="dxa"/>
            <w:vAlign w:val="bottom"/>
          </w:tcPr>
          <w:p w14:paraId="3F8DBD03" w14:textId="7777777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lang w:eastAsia="zh-CN"/>
              </w:rPr>
            </w:pPr>
            <w:r w:rsidRPr="008B3C39">
              <w:rPr>
                <w:rFonts w:ascii="Times New Roman" w:eastAsia="仿宋_GB2312" w:hAnsi="Times New Roman" w:cs="Times New Roman"/>
                <w:b/>
                <w:color w:val="auto"/>
                <w:sz w:val="20"/>
                <w:szCs w:val="22"/>
                <w:lang w:eastAsia="zh-CN"/>
              </w:rPr>
              <w:t>Approved by</w:t>
            </w:r>
          </w:p>
        </w:tc>
        <w:tc>
          <w:tcPr>
            <w:tcW w:w="1134" w:type="dxa"/>
            <w:vAlign w:val="bottom"/>
          </w:tcPr>
          <w:p w14:paraId="3B98F8ED"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c>
          <w:tcPr>
            <w:tcW w:w="1738" w:type="dxa"/>
            <w:tcBorders>
              <w:top w:val="single" w:sz="4" w:space="0" w:color="auto"/>
            </w:tcBorders>
            <w:vAlign w:val="bottom"/>
          </w:tcPr>
          <w:p w14:paraId="769277F5"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c>
          <w:tcPr>
            <w:tcW w:w="742" w:type="dxa"/>
            <w:vAlign w:val="bottom"/>
          </w:tcPr>
          <w:p w14:paraId="6C10E65D"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c>
          <w:tcPr>
            <w:tcW w:w="1410" w:type="dxa"/>
            <w:tcBorders>
              <w:top w:val="single" w:sz="4" w:space="0" w:color="auto"/>
            </w:tcBorders>
            <w:vAlign w:val="bottom"/>
          </w:tcPr>
          <w:p w14:paraId="5F62816F"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r>
      <w:tr w:rsidR="00813D53" w:rsidRPr="008B3C39" w14:paraId="20FF703D" w14:textId="77777777">
        <w:trPr>
          <w:trHeight w:hRule="exact" w:val="732"/>
          <w:jc w:val="center"/>
        </w:trPr>
        <w:tc>
          <w:tcPr>
            <w:tcW w:w="4219" w:type="dxa"/>
            <w:vAlign w:val="bottom"/>
          </w:tcPr>
          <w:p w14:paraId="329A285C" w14:textId="55294CB0" w:rsidR="00813D53" w:rsidRPr="008B3C39" w:rsidRDefault="00981E96">
            <w:pPr>
              <w:autoSpaceDE w:val="0"/>
              <w:autoSpaceDN w:val="0"/>
              <w:adjustRightInd w:val="0"/>
              <w:spacing w:line="276" w:lineRule="auto"/>
              <w:contextualSpacing/>
              <w:rPr>
                <w:rFonts w:ascii="Times New Roman" w:eastAsia="仿宋_GB2312" w:hAnsi="Times New Roman" w:cs="Times New Roman"/>
                <w:color w:val="auto"/>
                <w:sz w:val="20"/>
                <w:szCs w:val="18"/>
                <w:lang w:eastAsia="zh-CN"/>
              </w:rPr>
            </w:pPr>
            <w:r w:rsidRPr="008B3C39">
              <w:rPr>
                <w:rFonts w:ascii="Times New Roman" w:eastAsia="仿宋_GB2312" w:hAnsi="Times New Roman" w:cs="Times New Roman"/>
                <w:color w:val="auto"/>
                <w:sz w:val="20"/>
                <w:szCs w:val="18"/>
                <w:lang w:eastAsia="zh-CN"/>
              </w:rPr>
              <w:t>Qi Wang</w:t>
            </w:r>
          </w:p>
          <w:p w14:paraId="5F0B2CC2" w14:textId="055C61A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lang w:eastAsia="zh-CN"/>
              </w:rPr>
            </w:pPr>
            <w:r w:rsidRPr="008B3C39">
              <w:rPr>
                <w:rFonts w:ascii="Times New Roman" w:eastAsia="仿宋_GB2312" w:hAnsi="Times New Roman" w:cs="Times New Roman"/>
                <w:color w:val="auto"/>
                <w:sz w:val="20"/>
                <w:szCs w:val="18"/>
              </w:rPr>
              <w:t>(</w:t>
            </w:r>
            <w:ins w:id="11" w:author="Xuning Wei12232" w:date="2026-07-22T11:07:00Z">
              <w:r w:rsidR="00147864" w:rsidRPr="00987F75">
                <w:rPr>
                  <w:rFonts w:ascii="Times New Roman" w:eastAsia="仿宋_GB2312" w:hAnsi="Times New Roman" w:cs="Times New Roman"/>
                  <w:color w:val="auto"/>
                  <w:sz w:val="20"/>
                  <w:szCs w:val="18"/>
                </w:rPr>
                <w:t>Senior</w:t>
              </w:r>
              <w:r w:rsidR="00147864" w:rsidRPr="008B3C39">
                <w:rPr>
                  <w:rFonts w:ascii="Times New Roman" w:eastAsia="仿宋_GB2312" w:hAnsi="Times New Roman" w:cs="Times New Roman"/>
                  <w:color w:val="auto"/>
                  <w:sz w:val="20"/>
                  <w:szCs w:val="18"/>
                  <w:lang w:eastAsia="zh-CN"/>
                </w:rPr>
                <w:t xml:space="preserve"> </w:t>
              </w:r>
            </w:ins>
            <w:r w:rsidRPr="008B3C39">
              <w:rPr>
                <w:rFonts w:ascii="Times New Roman" w:eastAsia="仿宋_GB2312" w:hAnsi="Times New Roman" w:cs="Times New Roman"/>
                <w:color w:val="auto"/>
                <w:sz w:val="20"/>
                <w:szCs w:val="18"/>
                <w:lang w:eastAsia="zh-CN"/>
              </w:rPr>
              <w:t>Director, QA</w:t>
            </w:r>
            <w:r w:rsidRPr="008B3C39">
              <w:rPr>
                <w:rFonts w:ascii="Times New Roman" w:eastAsia="仿宋_GB2312" w:hAnsi="Times New Roman" w:cs="Times New Roman"/>
                <w:color w:val="auto"/>
                <w:sz w:val="20"/>
                <w:szCs w:val="18"/>
              </w:rPr>
              <w:t>)</w:t>
            </w:r>
          </w:p>
        </w:tc>
        <w:tc>
          <w:tcPr>
            <w:tcW w:w="1134" w:type="dxa"/>
            <w:vAlign w:val="bottom"/>
          </w:tcPr>
          <w:p w14:paraId="4AC0F86D" w14:textId="7777777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lang w:eastAsia="zh-CN"/>
              </w:rPr>
              <w:t>Signature</w:t>
            </w:r>
          </w:p>
        </w:tc>
        <w:tc>
          <w:tcPr>
            <w:tcW w:w="1738" w:type="dxa"/>
            <w:tcBorders>
              <w:bottom w:val="single" w:sz="4" w:space="0" w:color="auto"/>
            </w:tcBorders>
            <w:vAlign w:val="bottom"/>
          </w:tcPr>
          <w:p w14:paraId="6807414A"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c>
          <w:tcPr>
            <w:tcW w:w="742" w:type="dxa"/>
            <w:vAlign w:val="bottom"/>
          </w:tcPr>
          <w:p w14:paraId="7960AFF6" w14:textId="77777777" w:rsidR="00813D53" w:rsidRPr="008B3C39" w:rsidRDefault="00010358">
            <w:pPr>
              <w:autoSpaceDE w:val="0"/>
              <w:autoSpaceDN w:val="0"/>
              <w:adjustRightInd w:val="0"/>
              <w:spacing w:line="276" w:lineRule="auto"/>
              <w:contextualSpacing/>
              <w:rPr>
                <w:rFonts w:ascii="Times New Roman" w:eastAsia="仿宋_GB2312" w:hAnsi="Times New Roman" w:cs="Times New Roman"/>
                <w:color w:val="auto"/>
                <w:sz w:val="20"/>
                <w:szCs w:val="18"/>
              </w:rPr>
            </w:pPr>
            <w:r w:rsidRPr="008B3C39">
              <w:rPr>
                <w:rFonts w:ascii="Times New Roman" w:eastAsia="仿宋_GB2312" w:hAnsi="Times New Roman" w:cs="Times New Roman"/>
                <w:color w:val="auto"/>
                <w:sz w:val="20"/>
                <w:szCs w:val="18"/>
                <w:lang w:eastAsia="zh-CN"/>
              </w:rPr>
              <w:t>Date</w:t>
            </w:r>
          </w:p>
        </w:tc>
        <w:tc>
          <w:tcPr>
            <w:tcW w:w="1410" w:type="dxa"/>
            <w:tcBorders>
              <w:bottom w:val="single" w:sz="4" w:space="0" w:color="auto"/>
            </w:tcBorders>
            <w:vAlign w:val="bottom"/>
          </w:tcPr>
          <w:p w14:paraId="0D4B68C8" w14:textId="77777777" w:rsidR="00813D53" w:rsidRPr="008B3C39" w:rsidRDefault="00813D53">
            <w:pPr>
              <w:autoSpaceDE w:val="0"/>
              <w:autoSpaceDN w:val="0"/>
              <w:adjustRightInd w:val="0"/>
              <w:spacing w:line="276" w:lineRule="auto"/>
              <w:contextualSpacing/>
              <w:rPr>
                <w:rFonts w:ascii="Times New Roman" w:eastAsia="仿宋_GB2312" w:hAnsi="Times New Roman" w:cs="Times New Roman"/>
                <w:color w:val="auto"/>
                <w:sz w:val="20"/>
                <w:szCs w:val="18"/>
              </w:rPr>
            </w:pPr>
          </w:p>
        </w:tc>
      </w:tr>
    </w:tbl>
    <w:p w14:paraId="028194C1" w14:textId="77777777" w:rsidR="00813D53" w:rsidRPr="008B3C39" w:rsidRDefault="00813D53">
      <w:pPr>
        <w:spacing w:line="276" w:lineRule="auto"/>
        <w:contextualSpacing/>
        <w:rPr>
          <w:rFonts w:ascii="Times New Roman" w:eastAsia="仿宋_GB2312" w:hAnsi="Times New Roman" w:cs="Times New Roman"/>
          <w:b/>
          <w:color w:val="auto"/>
          <w:sz w:val="22"/>
          <w:szCs w:val="22"/>
          <w:lang w:eastAsia="zh-CN"/>
        </w:rPr>
      </w:pPr>
    </w:p>
    <w:p w14:paraId="40345341" w14:textId="77777777" w:rsidR="00813D53" w:rsidRPr="008B3C39" w:rsidRDefault="00813D53">
      <w:pPr>
        <w:spacing w:line="276" w:lineRule="auto"/>
        <w:contextualSpacing/>
        <w:jc w:val="center"/>
        <w:rPr>
          <w:rFonts w:ascii="Times New Roman" w:eastAsia="仿宋_GB2312" w:hAnsi="Times New Roman" w:cs="Times New Roman"/>
          <w:b/>
          <w:color w:val="auto"/>
          <w:sz w:val="22"/>
          <w:szCs w:val="22"/>
          <w:lang w:eastAsia="zh-CN"/>
        </w:rPr>
      </w:pPr>
    </w:p>
    <w:p w14:paraId="2C62A5DD" w14:textId="5CAB0D96" w:rsidR="00813D53" w:rsidRPr="008B3C39" w:rsidRDefault="00813D53">
      <w:pPr>
        <w:spacing w:line="276" w:lineRule="auto"/>
        <w:contextualSpacing/>
        <w:rPr>
          <w:rFonts w:ascii="Times New Roman" w:eastAsia="仿宋_GB2312" w:hAnsi="Times New Roman" w:cs="Times New Roman"/>
          <w:color w:val="auto"/>
          <w:szCs w:val="21"/>
          <w:lang w:eastAsia="zh-CN"/>
        </w:rPr>
        <w:sectPr w:rsidR="00813D53" w:rsidRPr="008B3C39" w:rsidSect="000B5026">
          <w:headerReference w:type="even" r:id="rId12"/>
          <w:headerReference w:type="default" r:id="rId13"/>
          <w:footerReference w:type="default" r:id="rId14"/>
          <w:headerReference w:type="first" r:id="rId15"/>
          <w:type w:val="continuous"/>
          <w:pgSz w:w="11907" w:h="16839"/>
          <w:pgMar w:top="720" w:right="1077" w:bottom="720" w:left="1077" w:header="720" w:footer="720" w:gutter="0"/>
          <w:cols w:space="720"/>
          <w:docGrid w:linePitch="360"/>
        </w:sectPr>
      </w:pPr>
    </w:p>
    <w:p w14:paraId="5F81ECCB" w14:textId="77777777" w:rsidR="00813D53" w:rsidRPr="008B3C39" w:rsidRDefault="00813D53">
      <w:pPr>
        <w:pStyle w:val="11"/>
        <w:rPr>
          <w:rFonts w:cs="Times New Roman"/>
        </w:rPr>
      </w:pPr>
    </w:p>
    <w:p w14:paraId="16661BF6" w14:textId="7047A22F" w:rsidR="00813D53" w:rsidRPr="008B3C39" w:rsidRDefault="00010358">
      <w:pPr>
        <w:pStyle w:val="11"/>
        <w:jc w:val="center"/>
        <w:rPr>
          <w:rFonts w:cs="Times New Roman"/>
        </w:rPr>
      </w:pPr>
      <w:r w:rsidRPr="008B3C39">
        <w:rPr>
          <w:rFonts w:cs="Times New Roman"/>
        </w:rPr>
        <w:t xml:space="preserve">Table of </w:t>
      </w:r>
      <w:r w:rsidR="00C57D5B" w:rsidRPr="008B3C39">
        <w:rPr>
          <w:rFonts w:cs="Times New Roman"/>
        </w:rPr>
        <w:t>Content</w:t>
      </w:r>
    </w:p>
    <w:p w14:paraId="664B7BA4" w14:textId="6F051B7F" w:rsidR="00813D53" w:rsidRPr="008B3C39" w:rsidRDefault="00B76CCA" w:rsidP="00B76CCA">
      <w:pPr>
        <w:tabs>
          <w:tab w:val="left" w:pos="4633"/>
        </w:tabs>
        <w:spacing w:line="276" w:lineRule="auto"/>
        <w:contextualSpacing/>
        <w:rPr>
          <w:rFonts w:ascii="Times New Roman" w:eastAsia="仿宋_GB2312" w:hAnsi="Times New Roman" w:cs="Times New Roman"/>
          <w:color w:val="auto"/>
          <w:sz w:val="20"/>
          <w:szCs w:val="20"/>
          <w:lang w:eastAsia="zh-CN"/>
        </w:rPr>
      </w:pPr>
      <w:r w:rsidRPr="008B3C39">
        <w:rPr>
          <w:rFonts w:ascii="Times New Roman" w:eastAsia="仿宋_GB2312" w:hAnsi="Times New Roman" w:cs="Times New Roman"/>
          <w:color w:val="auto"/>
          <w:sz w:val="20"/>
          <w:szCs w:val="20"/>
          <w:lang w:eastAsia="zh-CN"/>
        </w:rPr>
        <w:tab/>
      </w:r>
    </w:p>
    <w:p w14:paraId="4DCD4AFB" w14:textId="40AD52BE" w:rsidR="00237F59" w:rsidRPr="008B3C39" w:rsidRDefault="00DC4764">
      <w:pPr>
        <w:pStyle w:val="11"/>
        <w:tabs>
          <w:tab w:val="left" w:pos="420"/>
          <w:tab w:val="right" w:leader="dot" w:pos="10457"/>
        </w:tabs>
        <w:rPr>
          <w:rFonts w:eastAsiaTheme="minorEastAsia" w:cs="Times New Roman"/>
          <w:b w:val="0"/>
          <w:bCs w:val="0"/>
          <w:noProof/>
          <w:kern w:val="2"/>
          <w:szCs w:val="22"/>
          <w:lang w:eastAsia="zh-CN"/>
        </w:rPr>
      </w:pPr>
      <w:r w:rsidRPr="008B3C39">
        <w:rPr>
          <w:rFonts w:cs="Times New Roman"/>
          <w:szCs w:val="21"/>
        </w:rPr>
        <w:fldChar w:fldCharType="begin"/>
      </w:r>
      <w:r w:rsidRPr="008B3C39">
        <w:rPr>
          <w:rFonts w:cs="Times New Roman"/>
          <w:szCs w:val="21"/>
        </w:rPr>
        <w:instrText xml:space="preserve"> TOC \o "1-1" \h \z \u </w:instrText>
      </w:r>
      <w:r w:rsidRPr="008B3C39">
        <w:rPr>
          <w:rFonts w:cs="Times New Roman"/>
          <w:szCs w:val="21"/>
        </w:rPr>
        <w:fldChar w:fldCharType="separate"/>
      </w:r>
      <w:hyperlink w:anchor="_Toc226991289" w:history="1">
        <w:r w:rsidR="00237F59" w:rsidRPr="008B3C39">
          <w:rPr>
            <w:rStyle w:val="af9"/>
            <w:rFonts w:cs="Times New Roman"/>
            <w:noProof/>
          </w:rPr>
          <w:t>1.</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Objective</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_Toc226991289 \h </w:instrText>
        </w:r>
        <w:r w:rsidR="00237F59" w:rsidRPr="008B3C39">
          <w:rPr>
            <w:rFonts w:cs="Times New Roman"/>
            <w:noProof/>
            <w:webHidden/>
          </w:rPr>
        </w:r>
        <w:r w:rsidR="00237F59" w:rsidRPr="008B3C39">
          <w:rPr>
            <w:rFonts w:cs="Times New Roman"/>
            <w:noProof/>
            <w:webHidden/>
          </w:rPr>
          <w:fldChar w:fldCharType="separate"/>
        </w:r>
        <w:r w:rsidR="003871F3">
          <w:rPr>
            <w:rFonts w:cs="Times New Roman"/>
            <w:noProof/>
            <w:webHidden/>
          </w:rPr>
          <w:t>3</w:t>
        </w:r>
        <w:r w:rsidR="00237F59" w:rsidRPr="008B3C39">
          <w:rPr>
            <w:rFonts w:cs="Times New Roman"/>
            <w:noProof/>
            <w:webHidden/>
          </w:rPr>
          <w:fldChar w:fldCharType="end"/>
        </w:r>
      </w:hyperlink>
    </w:p>
    <w:p w14:paraId="57C264C9" w14:textId="659B85CF" w:rsidR="00237F59" w:rsidRPr="008B3C39" w:rsidRDefault="000B6761">
      <w:pPr>
        <w:pStyle w:val="11"/>
        <w:tabs>
          <w:tab w:val="left" w:pos="420"/>
          <w:tab w:val="right" w:leader="dot" w:pos="10457"/>
        </w:tabs>
        <w:rPr>
          <w:rFonts w:eastAsiaTheme="minorEastAsia" w:cs="Times New Roman"/>
          <w:b w:val="0"/>
          <w:bCs w:val="0"/>
          <w:noProof/>
          <w:kern w:val="2"/>
          <w:szCs w:val="22"/>
          <w:lang w:eastAsia="zh-CN"/>
        </w:rPr>
      </w:pPr>
      <w:hyperlink w:anchor="_Toc226991290" w:history="1">
        <w:r w:rsidR="00237F59" w:rsidRPr="008B3C39">
          <w:rPr>
            <w:rStyle w:val="af9"/>
            <w:rFonts w:cs="Times New Roman"/>
            <w:noProof/>
          </w:rPr>
          <w:t>2.</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Scope</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_Toc226991290 \h </w:instrText>
        </w:r>
        <w:r w:rsidR="00237F59" w:rsidRPr="008B3C39">
          <w:rPr>
            <w:rFonts w:cs="Times New Roman"/>
            <w:noProof/>
            <w:webHidden/>
          </w:rPr>
        </w:r>
        <w:r w:rsidR="00237F59" w:rsidRPr="008B3C39">
          <w:rPr>
            <w:rFonts w:cs="Times New Roman"/>
            <w:noProof/>
            <w:webHidden/>
          </w:rPr>
          <w:fldChar w:fldCharType="separate"/>
        </w:r>
        <w:r w:rsidR="003871F3">
          <w:rPr>
            <w:rFonts w:cs="Times New Roman"/>
            <w:noProof/>
            <w:webHidden/>
          </w:rPr>
          <w:t>3</w:t>
        </w:r>
        <w:r w:rsidR="00237F59" w:rsidRPr="008B3C39">
          <w:rPr>
            <w:rFonts w:cs="Times New Roman"/>
            <w:noProof/>
            <w:webHidden/>
          </w:rPr>
          <w:fldChar w:fldCharType="end"/>
        </w:r>
      </w:hyperlink>
    </w:p>
    <w:p w14:paraId="57A1588C" w14:textId="4178D9CE" w:rsidR="00237F59" w:rsidRPr="008B3C39" w:rsidRDefault="000B6761">
      <w:pPr>
        <w:pStyle w:val="11"/>
        <w:tabs>
          <w:tab w:val="left" w:pos="420"/>
          <w:tab w:val="right" w:leader="dot" w:pos="10457"/>
        </w:tabs>
        <w:rPr>
          <w:rFonts w:eastAsiaTheme="minorEastAsia" w:cs="Times New Roman"/>
          <w:b w:val="0"/>
          <w:bCs w:val="0"/>
          <w:noProof/>
          <w:kern w:val="2"/>
          <w:szCs w:val="22"/>
          <w:lang w:eastAsia="zh-CN"/>
        </w:rPr>
      </w:pPr>
      <w:hyperlink w:anchor="_Toc226991291" w:history="1">
        <w:r w:rsidR="00237F59" w:rsidRPr="008B3C39">
          <w:rPr>
            <w:rStyle w:val="af9"/>
            <w:rFonts w:cs="Times New Roman"/>
            <w:noProof/>
          </w:rPr>
          <w:t>3.</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Definition &amp; Abbreviation</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_Toc226991291 \h </w:instrText>
        </w:r>
        <w:r w:rsidR="00237F59" w:rsidRPr="008B3C39">
          <w:rPr>
            <w:rFonts w:cs="Times New Roman"/>
            <w:noProof/>
            <w:webHidden/>
          </w:rPr>
        </w:r>
        <w:r w:rsidR="00237F59" w:rsidRPr="008B3C39">
          <w:rPr>
            <w:rFonts w:cs="Times New Roman"/>
            <w:noProof/>
            <w:webHidden/>
          </w:rPr>
          <w:fldChar w:fldCharType="separate"/>
        </w:r>
        <w:r w:rsidR="003871F3">
          <w:rPr>
            <w:rFonts w:cs="Times New Roman"/>
            <w:noProof/>
            <w:webHidden/>
          </w:rPr>
          <w:t>3</w:t>
        </w:r>
        <w:r w:rsidR="00237F59" w:rsidRPr="008B3C39">
          <w:rPr>
            <w:rFonts w:cs="Times New Roman"/>
            <w:noProof/>
            <w:webHidden/>
          </w:rPr>
          <w:fldChar w:fldCharType="end"/>
        </w:r>
      </w:hyperlink>
    </w:p>
    <w:p w14:paraId="63CED16B" w14:textId="222744FB" w:rsidR="00237F59" w:rsidRPr="008B3C39" w:rsidRDefault="000B6761">
      <w:pPr>
        <w:pStyle w:val="11"/>
        <w:tabs>
          <w:tab w:val="left" w:pos="420"/>
          <w:tab w:val="right" w:leader="dot" w:pos="10457"/>
        </w:tabs>
        <w:rPr>
          <w:rFonts w:eastAsiaTheme="minorEastAsia" w:cs="Times New Roman"/>
          <w:b w:val="0"/>
          <w:bCs w:val="0"/>
          <w:noProof/>
          <w:kern w:val="2"/>
          <w:szCs w:val="22"/>
          <w:lang w:eastAsia="zh-CN"/>
        </w:rPr>
      </w:pPr>
      <w:hyperlink w:anchor="_Toc226991292" w:history="1">
        <w:r w:rsidR="00237F59" w:rsidRPr="008B3C39">
          <w:rPr>
            <w:rStyle w:val="af9"/>
            <w:rFonts w:cs="Times New Roman"/>
            <w:noProof/>
          </w:rPr>
          <w:t>4.</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Assessment Strategy</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_Toc226991292 \h </w:instrText>
        </w:r>
        <w:r w:rsidR="00237F59" w:rsidRPr="008B3C39">
          <w:rPr>
            <w:rFonts w:cs="Times New Roman"/>
            <w:noProof/>
            <w:webHidden/>
          </w:rPr>
        </w:r>
        <w:r w:rsidR="00237F59" w:rsidRPr="008B3C39">
          <w:rPr>
            <w:rFonts w:cs="Times New Roman"/>
            <w:noProof/>
            <w:webHidden/>
          </w:rPr>
          <w:fldChar w:fldCharType="separate"/>
        </w:r>
        <w:r w:rsidR="003871F3">
          <w:rPr>
            <w:rFonts w:cs="Times New Roman"/>
            <w:noProof/>
            <w:webHidden/>
          </w:rPr>
          <w:t>3</w:t>
        </w:r>
        <w:r w:rsidR="00237F59" w:rsidRPr="008B3C39">
          <w:rPr>
            <w:rFonts w:cs="Times New Roman"/>
            <w:noProof/>
            <w:webHidden/>
          </w:rPr>
          <w:fldChar w:fldCharType="end"/>
        </w:r>
      </w:hyperlink>
    </w:p>
    <w:p w14:paraId="1044D88E" w14:textId="45901CF9" w:rsidR="00237F59" w:rsidRPr="008B3C39" w:rsidRDefault="000B6761">
      <w:pPr>
        <w:pStyle w:val="11"/>
        <w:tabs>
          <w:tab w:val="left" w:pos="420"/>
          <w:tab w:val="right" w:leader="dot" w:pos="10457"/>
        </w:tabs>
        <w:rPr>
          <w:rFonts w:eastAsiaTheme="minorEastAsia" w:cs="Times New Roman"/>
          <w:b w:val="0"/>
          <w:bCs w:val="0"/>
          <w:noProof/>
          <w:kern w:val="2"/>
          <w:szCs w:val="22"/>
          <w:lang w:eastAsia="zh-CN"/>
        </w:rPr>
      </w:pPr>
      <w:hyperlink w:anchor="_Toc226991293" w:history="1">
        <w:r w:rsidR="00237F59" w:rsidRPr="008B3C39">
          <w:rPr>
            <w:rStyle w:val="af9"/>
            <w:rFonts w:cs="Times New Roman"/>
            <w:noProof/>
          </w:rPr>
          <w:t>5.</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Process Description</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_Toc226991293 \h </w:instrText>
        </w:r>
        <w:r w:rsidR="00237F59" w:rsidRPr="008B3C39">
          <w:rPr>
            <w:rFonts w:cs="Times New Roman"/>
            <w:noProof/>
            <w:webHidden/>
          </w:rPr>
        </w:r>
        <w:r w:rsidR="00237F59" w:rsidRPr="008B3C39">
          <w:rPr>
            <w:rFonts w:cs="Times New Roman"/>
            <w:noProof/>
            <w:webHidden/>
          </w:rPr>
          <w:fldChar w:fldCharType="separate"/>
        </w:r>
        <w:r w:rsidR="003871F3">
          <w:rPr>
            <w:rFonts w:cs="Times New Roman"/>
            <w:noProof/>
            <w:webHidden/>
          </w:rPr>
          <w:t>3</w:t>
        </w:r>
        <w:r w:rsidR="00237F59" w:rsidRPr="008B3C39">
          <w:rPr>
            <w:rFonts w:cs="Times New Roman"/>
            <w:noProof/>
            <w:webHidden/>
          </w:rPr>
          <w:fldChar w:fldCharType="end"/>
        </w:r>
      </w:hyperlink>
    </w:p>
    <w:p w14:paraId="3C347B87" w14:textId="5684BD18" w:rsidR="00237F59" w:rsidRPr="008B3C39" w:rsidRDefault="00060BEF">
      <w:pPr>
        <w:pStyle w:val="11"/>
        <w:tabs>
          <w:tab w:val="left" w:pos="420"/>
          <w:tab w:val="right" w:leader="dot" w:pos="10457"/>
        </w:tabs>
        <w:rPr>
          <w:rFonts w:eastAsiaTheme="minorEastAsia" w:cs="Times New Roman"/>
          <w:b w:val="0"/>
          <w:bCs w:val="0"/>
          <w:noProof/>
          <w:kern w:val="2"/>
          <w:szCs w:val="22"/>
          <w:lang w:eastAsia="zh-CN"/>
        </w:rPr>
      </w:pPr>
      <w:r>
        <w:rPr>
          <w:noProof/>
        </w:rPr>
        <w:fldChar w:fldCharType="begin"/>
      </w:r>
      <w:r>
        <w:rPr>
          <w:noProof/>
        </w:rPr>
        <w:instrText xml:space="preserve"> HYPERLINK \l "_Toc226991294" </w:instrText>
      </w:r>
      <w:r>
        <w:rPr>
          <w:noProof/>
        </w:rPr>
        <w:fldChar w:fldCharType="separate"/>
      </w:r>
      <w:r w:rsidR="00237F59" w:rsidRPr="008B3C39">
        <w:rPr>
          <w:rStyle w:val="af9"/>
          <w:rFonts w:cs="Times New Roman"/>
          <w:noProof/>
        </w:rPr>
        <w:t>6.</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Equipment List</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_Toc226991294 \h </w:instrText>
      </w:r>
      <w:r w:rsidR="00237F59" w:rsidRPr="008B3C39">
        <w:rPr>
          <w:rFonts w:cs="Times New Roman"/>
          <w:noProof/>
          <w:webHidden/>
        </w:rPr>
      </w:r>
      <w:r w:rsidR="00237F59" w:rsidRPr="008B3C39">
        <w:rPr>
          <w:rFonts w:cs="Times New Roman"/>
          <w:noProof/>
          <w:webHidden/>
        </w:rPr>
        <w:fldChar w:fldCharType="separate"/>
      </w:r>
      <w:ins w:id="12" w:author="He Han" w:date="2026-08-27T17:13:00Z">
        <w:r w:rsidR="003871F3">
          <w:rPr>
            <w:rFonts w:cs="Times New Roman"/>
            <w:noProof/>
            <w:webHidden/>
          </w:rPr>
          <w:t>15</w:t>
        </w:r>
      </w:ins>
      <w:ins w:id="13" w:author="Xuning Wei12232" w:date="2026-07-27T20:18:00Z">
        <w:del w:id="14" w:author="He Han" w:date="2026-08-27T17:13:00Z">
          <w:r w:rsidR="00A15181" w:rsidDel="003871F3">
            <w:rPr>
              <w:rFonts w:cs="Times New Roman"/>
              <w:noProof/>
              <w:webHidden/>
            </w:rPr>
            <w:delText>11</w:delText>
          </w:r>
        </w:del>
      </w:ins>
      <w:del w:id="15" w:author="He Han" w:date="2026-08-27T17:13:00Z">
        <w:r w:rsidR="00844B99" w:rsidDel="003871F3">
          <w:rPr>
            <w:rFonts w:cs="Times New Roman"/>
            <w:noProof/>
            <w:webHidden/>
          </w:rPr>
          <w:delText>13</w:delText>
        </w:r>
      </w:del>
      <w:r w:rsidR="00237F59" w:rsidRPr="008B3C39">
        <w:rPr>
          <w:rFonts w:cs="Times New Roman"/>
          <w:noProof/>
          <w:webHidden/>
        </w:rPr>
        <w:fldChar w:fldCharType="end"/>
      </w:r>
      <w:r>
        <w:rPr>
          <w:rFonts w:cs="Times New Roman"/>
          <w:noProof/>
        </w:rPr>
        <w:fldChar w:fldCharType="end"/>
      </w:r>
    </w:p>
    <w:p w14:paraId="4473CFDF" w14:textId="509B3C33" w:rsidR="00237F59" w:rsidRPr="008B3C39" w:rsidRDefault="00060BEF">
      <w:pPr>
        <w:pStyle w:val="11"/>
        <w:tabs>
          <w:tab w:val="left" w:pos="420"/>
          <w:tab w:val="right" w:leader="dot" w:pos="10457"/>
        </w:tabs>
        <w:rPr>
          <w:rFonts w:eastAsiaTheme="minorEastAsia" w:cs="Times New Roman"/>
          <w:b w:val="0"/>
          <w:bCs w:val="0"/>
          <w:noProof/>
          <w:kern w:val="2"/>
          <w:szCs w:val="22"/>
          <w:lang w:eastAsia="zh-CN"/>
        </w:rPr>
      </w:pPr>
      <w:r>
        <w:rPr>
          <w:noProof/>
        </w:rPr>
        <w:fldChar w:fldCharType="begin"/>
      </w:r>
      <w:r>
        <w:rPr>
          <w:noProof/>
        </w:rPr>
        <w:instrText xml:space="preserve"> HYPERLINK \l "_Toc226991295" </w:instrText>
      </w:r>
      <w:r>
        <w:rPr>
          <w:noProof/>
        </w:rPr>
        <w:fldChar w:fldCharType="separate"/>
      </w:r>
      <w:r w:rsidR="00237F59" w:rsidRPr="008B3C39">
        <w:rPr>
          <w:rStyle w:val="af9"/>
          <w:rFonts w:cs="Times New Roman"/>
          <w:noProof/>
        </w:rPr>
        <w:t>7.</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Suitability Assessment on Function &amp; Capacity</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_Toc226991295 \h </w:instrText>
      </w:r>
      <w:r w:rsidR="00237F59" w:rsidRPr="008B3C39">
        <w:rPr>
          <w:rFonts w:cs="Times New Roman"/>
          <w:noProof/>
          <w:webHidden/>
        </w:rPr>
      </w:r>
      <w:r w:rsidR="00237F59" w:rsidRPr="008B3C39">
        <w:rPr>
          <w:rFonts w:cs="Times New Roman"/>
          <w:noProof/>
          <w:webHidden/>
        </w:rPr>
        <w:fldChar w:fldCharType="separate"/>
      </w:r>
      <w:ins w:id="16" w:author="He Han" w:date="2026-08-27T17:13:00Z">
        <w:r w:rsidR="003871F3">
          <w:rPr>
            <w:rFonts w:cs="Times New Roman"/>
            <w:noProof/>
            <w:webHidden/>
          </w:rPr>
          <w:t>17</w:t>
        </w:r>
      </w:ins>
      <w:ins w:id="17" w:author="Xuning Wei12232" w:date="2026-07-27T20:18:00Z">
        <w:del w:id="18" w:author="He Han" w:date="2026-08-27T17:13:00Z">
          <w:r w:rsidR="00A15181" w:rsidDel="003871F3">
            <w:rPr>
              <w:rFonts w:cs="Times New Roman"/>
              <w:noProof/>
              <w:webHidden/>
            </w:rPr>
            <w:delText>13</w:delText>
          </w:r>
        </w:del>
      </w:ins>
      <w:del w:id="19" w:author="He Han" w:date="2026-08-27T17:13:00Z">
        <w:r w:rsidR="00844B99" w:rsidDel="003871F3">
          <w:rPr>
            <w:rFonts w:cs="Times New Roman"/>
            <w:noProof/>
            <w:webHidden/>
          </w:rPr>
          <w:delText>15</w:delText>
        </w:r>
      </w:del>
      <w:r w:rsidR="00237F59" w:rsidRPr="008B3C39">
        <w:rPr>
          <w:rFonts w:cs="Times New Roman"/>
          <w:noProof/>
          <w:webHidden/>
        </w:rPr>
        <w:fldChar w:fldCharType="end"/>
      </w:r>
      <w:r>
        <w:rPr>
          <w:rFonts w:cs="Times New Roman"/>
          <w:noProof/>
        </w:rPr>
        <w:fldChar w:fldCharType="end"/>
      </w:r>
    </w:p>
    <w:p w14:paraId="29FA7215" w14:textId="26F8981B" w:rsidR="00237F59" w:rsidRPr="008B3C39" w:rsidRDefault="00060BEF">
      <w:pPr>
        <w:pStyle w:val="11"/>
        <w:tabs>
          <w:tab w:val="left" w:pos="420"/>
          <w:tab w:val="right" w:leader="dot" w:pos="10457"/>
        </w:tabs>
        <w:rPr>
          <w:rFonts w:eastAsiaTheme="minorEastAsia" w:cs="Times New Roman"/>
          <w:b w:val="0"/>
          <w:bCs w:val="0"/>
          <w:noProof/>
          <w:kern w:val="2"/>
          <w:szCs w:val="22"/>
          <w:lang w:eastAsia="zh-CN"/>
        </w:rPr>
      </w:pPr>
      <w:r>
        <w:rPr>
          <w:noProof/>
        </w:rPr>
        <w:fldChar w:fldCharType="begin"/>
      </w:r>
      <w:r>
        <w:rPr>
          <w:noProof/>
        </w:rPr>
        <w:instrText xml:space="preserve"> HYPERLINK \l "_Toc226991296" </w:instrText>
      </w:r>
      <w:r>
        <w:rPr>
          <w:noProof/>
        </w:rPr>
        <w:fldChar w:fldCharType="separate"/>
      </w:r>
      <w:r w:rsidR="00237F59" w:rsidRPr="008B3C39">
        <w:rPr>
          <w:rStyle w:val="af9"/>
          <w:rFonts w:cs="Times New Roman"/>
          <w:noProof/>
        </w:rPr>
        <w:t>8.</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Compatibility Study Based on the Process Flow</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_Toc226991296 \h </w:instrText>
      </w:r>
      <w:r w:rsidR="00237F59" w:rsidRPr="008B3C39">
        <w:rPr>
          <w:rFonts w:cs="Times New Roman"/>
          <w:noProof/>
          <w:webHidden/>
        </w:rPr>
      </w:r>
      <w:r w:rsidR="00237F59" w:rsidRPr="008B3C39">
        <w:rPr>
          <w:rFonts w:cs="Times New Roman"/>
          <w:noProof/>
          <w:webHidden/>
        </w:rPr>
        <w:fldChar w:fldCharType="separate"/>
      </w:r>
      <w:ins w:id="20" w:author="He Han" w:date="2026-08-27T17:13:00Z">
        <w:r w:rsidR="003871F3">
          <w:rPr>
            <w:rFonts w:cs="Times New Roman"/>
            <w:noProof/>
            <w:webHidden/>
          </w:rPr>
          <w:t>36</w:t>
        </w:r>
      </w:ins>
      <w:ins w:id="21" w:author="Xuning Wei12232" w:date="2026-07-27T20:18:00Z">
        <w:del w:id="22" w:author="He Han" w:date="2026-08-27T17:13:00Z">
          <w:r w:rsidR="00A15181" w:rsidDel="003871F3">
            <w:rPr>
              <w:rFonts w:cs="Times New Roman"/>
              <w:noProof/>
              <w:webHidden/>
            </w:rPr>
            <w:delText>26</w:delText>
          </w:r>
        </w:del>
      </w:ins>
      <w:del w:id="23" w:author="He Han" w:date="2026-08-27T17:13:00Z">
        <w:r w:rsidR="00844B99" w:rsidDel="003871F3">
          <w:rPr>
            <w:rFonts w:cs="Times New Roman"/>
            <w:noProof/>
            <w:webHidden/>
          </w:rPr>
          <w:delText>23</w:delText>
        </w:r>
      </w:del>
      <w:r w:rsidR="00237F59" w:rsidRPr="008B3C39">
        <w:rPr>
          <w:rFonts w:cs="Times New Roman"/>
          <w:noProof/>
          <w:webHidden/>
        </w:rPr>
        <w:fldChar w:fldCharType="end"/>
      </w:r>
      <w:r>
        <w:rPr>
          <w:rFonts w:cs="Times New Roman"/>
          <w:noProof/>
        </w:rPr>
        <w:fldChar w:fldCharType="end"/>
      </w:r>
    </w:p>
    <w:p w14:paraId="07F761D4" w14:textId="7780EB15" w:rsidR="00237F59" w:rsidRPr="008B3C39" w:rsidRDefault="00060BEF">
      <w:pPr>
        <w:pStyle w:val="11"/>
        <w:tabs>
          <w:tab w:val="left" w:pos="420"/>
          <w:tab w:val="right" w:leader="dot" w:pos="10457"/>
        </w:tabs>
        <w:rPr>
          <w:rFonts w:eastAsiaTheme="minorEastAsia" w:cs="Times New Roman"/>
          <w:b w:val="0"/>
          <w:bCs w:val="0"/>
          <w:noProof/>
          <w:kern w:val="2"/>
          <w:szCs w:val="22"/>
          <w:lang w:eastAsia="zh-CN"/>
        </w:rPr>
      </w:pPr>
      <w:r>
        <w:rPr>
          <w:noProof/>
        </w:rPr>
        <w:fldChar w:fldCharType="begin"/>
      </w:r>
      <w:r>
        <w:rPr>
          <w:noProof/>
        </w:rPr>
        <w:instrText xml:space="preserve"> HYPERLINK \l "_Toc226991297" </w:instrText>
      </w:r>
      <w:r>
        <w:rPr>
          <w:noProof/>
        </w:rPr>
        <w:fldChar w:fldCharType="separate"/>
      </w:r>
      <w:r w:rsidR="00237F59" w:rsidRPr="008B3C39">
        <w:rPr>
          <w:rStyle w:val="af9"/>
          <w:rFonts w:cs="Times New Roman"/>
          <w:noProof/>
        </w:rPr>
        <w:t>9.</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Suitability Assessment on Qualification Range and Accuracy of Instruments</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_Toc226991297 \h </w:instrText>
      </w:r>
      <w:r w:rsidR="00237F59" w:rsidRPr="008B3C39">
        <w:rPr>
          <w:rFonts w:cs="Times New Roman"/>
          <w:noProof/>
          <w:webHidden/>
        </w:rPr>
      </w:r>
      <w:r w:rsidR="00237F59" w:rsidRPr="008B3C39">
        <w:rPr>
          <w:rFonts w:cs="Times New Roman"/>
          <w:noProof/>
          <w:webHidden/>
        </w:rPr>
        <w:fldChar w:fldCharType="separate"/>
      </w:r>
      <w:ins w:id="24" w:author="He Han" w:date="2026-08-27T17:13:00Z">
        <w:r w:rsidR="003871F3">
          <w:rPr>
            <w:rFonts w:cs="Times New Roman"/>
            <w:noProof/>
            <w:webHidden/>
          </w:rPr>
          <w:t>76</w:t>
        </w:r>
      </w:ins>
      <w:ins w:id="25" w:author="Xuning Wei12232" w:date="2026-07-27T20:18:00Z">
        <w:del w:id="26" w:author="He Han" w:date="2026-08-27T17:13:00Z">
          <w:r w:rsidR="00A15181" w:rsidDel="003871F3">
            <w:rPr>
              <w:rFonts w:cs="Times New Roman"/>
              <w:noProof/>
              <w:webHidden/>
            </w:rPr>
            <w:delText>71</w:delText>
          </w:r>
        </w:del>
      </w:ins>
      <w:del w:id="27" w:author="He Han" w:date="2026-08-27T17:13:00Z">
        <w:r w:rsidR="00844B99" w:rsidDel="003871F3">
          <w:rPr>
            <w:rFonts w:cs="Times New Roman"/>
            <w:noProof/>
            <w:webHidden/>
          </w:rPr>
          <w:delText>50</w:delText>
        </w:r>
      </w:del>
      <w:r w:rsidR="00237F59" w:rsidRPr="008B3C39">
        <w:rPr>
          <w:rFonts w:cs="Times New Roman"/>
          <w:noProof/>
          <w:webHidden/>
        </w:rPr>
        <w:fldChar w:fldCharType="end"/>
      </w:r>
      <w:r>
        <w:rPr>
          <w:rFonts w:cs="Times New Roman"/>
          <w:noProof/>
        </w:rPr>
        <w:fldChar w:fldCharType="end"/>
      </w:r>
    </w:p>
    <w:p w14:paraId="3870BF75" w14:textId="2BF4F47D" w:rsidR="00237F59" w:rsidRPr="008B3C39" w:rsidRDefault="00060BEF" w:rsidP="00237F59">
      <w:pPr>
        <w:pStyle w:val="11"/>
        <w:tabs>
          <w:tab w:val="left" w:pos="419"/>
          <w:tab w:val="right" w:leader="dot" w:pos="10457"/>
        </w:tabs>
        <w:rPr>
          <w:rFonts w:eastAsiaTheme="minorEastAsia" w:cs="Times New Roman"/>
          <w:b w:val="0"/>
          <w:bCs w:val="0"/>
          <w:noProof/>
          <w:kern w:val="2"/>
          <w:szCs w:val="22"/>
          <w:lang w:eastAsia="zh-CN"/>
        </w:rPr>
      </w:pPr>
      <w:r>
        <w:rPr>
          <w:noProof/>
        </w:rPr>
        <w:fldChar w:fldCharType="begin"/>
      </w:r>
      <w:r>
        <w:rPr>
          <w:noProof/>
        </w:rPr>
        <w:instrText xml:space="preserve"> HYPERLINK \l "_Toc226991298" </w:instrText>
      </w:r>
      <w:r>
        <w:rPr>
          <w:noProof/>
        </w:rPr>
        <w:fldChar w:fldCharType="separate"/>
      </w:r>
      <w:r w:rsidR="00237F59" w:rsidRPr="008B3C39">
        <w:rPr>
          <w:rStyle w:val="af9"/>
          <w:rFonts w:cs="Times New Roman"/>
          <w:noProof/>
        </w:rPr>
        <w:t>10.</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Other Considerations</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_Toc226991298 \h </w:instrText>
      </w:r>
      <w:r w:rsidR="00237F59" w:rsidRPr="008B3C39">
        <w:rPr>
          <w:rFonts w:cs="Times New Roman"/>
          <w:noProof/>
          <w:webHidden/>
        </w:rPr>
      </w:r>
      <w:r w:rsidR="00237F59" w:rsidRPr="008B3C39">
        <w:rPr>
          <w:rFonts w:cs="Times New Roman"/>
          <w:noProof/>
          <w:webHidden/>
        </w:rPr>
        <w:fldChar w:fldCharType="separate"/>
      </w:r>
      <w:ins w:id="28" w:author="He Han" w:date="2026-08-27T17:13:00Z">
        <w:r w:rsidR="003871F3">
          <w:rPr>
            <w:rFonts w:cs="Times New Roman"/>
            <w:noProof/>
            <w:webHidden/>
          </w:rPr>
          <w:t>79</w:t>
        </w:r>
      </w:ins>
      <w:ins w:id="29" w:author="Xuning Wei12232" w:date="2026-07-27T20:18:00Z">
        <w:del w:id="30" w:author="He Han" w:date="2026-08-27T17:13:00Z">
          <w:r w:rsidR="00A15181" w:rsidDel="003871F3">
            <w:rPr>
              <w:rFonts w:cs="Times New Roman"/>
              <w:noProof/>
              <w:webHidden/>
            </w:rPr>
            <w:delText>72</w:delText>
          </w:r>
        </w:del>
      </w:ins>
      <w:del w:id="31" w:author="He Han" w:date="2026-08-27T17:13:00Z">
        <w:r w:rsidR="00844B99" w:rsidDel="003871F3">
          <w:rPr>
            <w:rFonts w:cs="Times New Roman"/>
            <w:noProof/>
            <w:webHidden/>
          </w:rPr>
          <w:delText>51</w:delText>
        </w:r>
      </w:del>
      <w:r w:rsidR="00237F59" w:rsidRPr="008B3C39">
        <w:rPr>
          <w:rFonts w:cs="Times New Roman"/>
          <w:noProof/>
          <w:webHidden/>
        </w:rPr>
        <w:fldChar w:fldCharType="end"/>
      </w:r>
      <w:r>
        <w:rPr>
          <w:rFonts w:cs="Times New Roman"/>
          <w:noProof/>
        </w:rPr>
        <w:fldChar w:fldCharType="end"/>
      </w:r>
    </w:p>
    <w:p w14:paraId="586DC33E" w14:textId="0CEE8062" w:rsidR="00237F59" w:rsidRPr="008B3C39" w:rsidRDefault="00060BEF" w:rsidP="00237F59">
      <w:pPr>
        <w:pStyle w:val="11"/>
        <w:tabs>
          <w:tab w:val="left" w:pos="419"/>
          <w:tab w:val="right" w:leader="dot" w:pos="10457"/>
        </w:tabs>
        <w:rPr>
          <w:rFonts w:eastAsiaTheme="minorEastAsia" w:cs="Times New Roman"/>
          <w:b w:val="0"/>
          <w:bCs w:val="0"/>
          <w:noProof/>
          <w:kern w:val="2"/>
          <w:szCs w:val="22"/>
          <w:lang w:eastAsia="zh-CN"/>
        </w:rPr>
      </w:pPr>
      <w:r>
        <w:rPr>
          <w:noProof/>
        </w:rPr>
        <w:fldChar w:fldCharType="begin"/>
      </w:r>
      <w:r>
        <w:rPr>
          <w:noProof/>
        </w:rPr>
        <w:instrText xml:space="preserve"> HYPERLINK \l "_Toc226991299" </w:instrText>
      </w:r>
      <w:r>
        <w:rPr>
          <w:noProof/>
        </w:rPr>
        <w:fldChar w:fldCharType="separate"/>
      </w:r>
      <w:r w:rsidR="00237F59" w:rsidRPr="008B3C39">
        <w:rPr>
          <w:rStyle w:val="af9"/>
          <w:rFonts w:cs="Times New Roman"/>
          <w:noProof/>
        </w:rPr>
        <w:t>11.</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Conclusion</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_Toc226991299 \h </w:instrText>
      </w:r>
      <w:r w:rsidR="00237F59" w:rsidRPr="008B3C39">
        <w:rPr>
          <w:rFonts w:cs="Times New Roman"/>
          <w:noProof/>
          <w:webHidden/>
        </w:rPr>
      </w:r>
      <w:r w:rsidR="00237F59" w:rsidRPr="008B3C39">
        <w:rPr>
          <w:rFonts w:cs="Times New Roman"/>
          <w:noProof/>
          <w:webHidden/>
        </w:rPr>
        <w:fldChar w:fldCharType="separate"/>
      </w:r>
      <w:ins w:id="32" w:author="He Han" w:date="2026-08-27T17:13:00Z">
        <w:r w:rsidR="003871F3">
          <w:rPr>
            <w:rFonts w:cs="Times New Roman"/>
            <w:noProof/>
            <w:webHidden/>
          </w:rPr>
          <w:t>84</w:t>
        </w:r>
      </w:ins>
      <w:ins w:id="33" w:author="Xuning Wei12232" w:date="2026-07-27T20:18:00Z">
        <w:del w:id="34" w:author="He Han" w:date="2026-08-27T17:13:00Z">
          <w:r w:rsidR="00A15181" w:rsidDel="003871F3">
            <w:rPr>
              <w:rFonts w:cs="Times New Roman"/>
              <w:noProof/>
              <w:webHidden/>
            </w:rPr>
            <w:delText>77</w:delText>
          </w:r>
        </w:del>
      </w:ins>
      <w:del w:id="35" w:author="He Han" w:date="2026-08-27T17:13:00Z">
        <w:r w:rsidR="00844B99" w:rsidDel="003871F3">
          <w:rPr>
            <w:rFonts w:cs="Times New Roman"/>
            <w:noProof/>
            <w:webHidden/>
          </w:rPr>
          <w:delText>56</w:delText>
        </w:r>
      </w:del>
      <w:r w:rsidR="00237F59" w:rsidRPr="008B3C39">
        <w:rPr>
          <w:rFonts w:cs="Times New Roman"/>
          <w:noProof/>
          <w:webHidden/>
        </w:rPr>
        <w:fldChar w:fldCharType="end"/>
      </w:r>
      <w:r>
        <w:rPr>
          <w:rFonts w:cs="Times New Roman"/>
          <w:noProof/>
        </w:rPr>
        <w:fldChar w:fldCharType="end"/>
      </w:r>
    </w:p>
    <w:p w14:paraId="05E81644" w14:textId="40A545DE" w:rsidR="00237F59" w:rsidRPr="008B3C39" w:rsidRDefault="00060BEF" w:rsidP="00237F59">
      <w:pPr>
        <w:pStyle w:val="11"/>
        <w:tabs>
          <w:tab w:val="left" w:pos="419"/>
          <w:tab w:val="right" w:leader="dot" w:pos="10457"/>
        </w:tabs>
        <w:rPr>
          <w:rFonts w:eastAsiaTheme="minorEastAsia" w:cs="Times New Roman"/>
          <w:b w:val="0"/>
          <w:bCs w:val="0"/>
          <w:noProof/>
          <w:kern w:val="2"/>
          <w:szCs w:val="22"/>
          <w:lang w:eastAsia="zh-CN"/>
        </w:rPr>
      </w:pPr>
      <w:r>
        <w:rPr>
          <w:noProof/>
        </w:rPr>
        <w:fldChar w:fldCharType="begin"/>
      </w:r>
      <w:r>
        <w:rPr>
          <w:noProof/>
        </w:rPr>
        <w:instrText xml:space="preserve"> HYPERLINK \l "_Toc226991300" </w:instrText>
      </w:r>
      <w:r>
        <w:rPr>
          <w:noProof/>
        </w:rPr>
        <w:fldChar w:fldCharType="separate"/>
      </w:r>
      <w:r w:rsidR="00237F59" w:rsidRPr="008B3C39">
        <w:rPr>
          <w:rStyle w:val="af9"/>
          <w:rFonts w:cs="Times New Roman"/>
          <w:noProof/>
        </w:rPr>
        <w:t>12.</w:t>
      </w:r>
      <w:r w:rsidR="00237F59" w:rsidRPr="008B3C39">
        <w:rPr>
          <w:rFonts w:eastAsiaTheme="minorEastAsia" w:cs="Times New Roman"/>
          <w:b w:val="0"/>
          <w:bCs w:val="0"/>
          <w:noProof/>
          <w:kern w:val="2"/>
          <w:szCs w:val="22"/>
          <w:lang w:eastAsia="zh-CN"/>
        </w:rPr>
        <w:tab/>
      </w:r>
      <w:r w:rsidR="00237F59" w:rsidRPr="008B3C39">
        <w:rPr>
          <w:rStyle w:val="af9"/>
          <w:rFonts w:cs="Times New Roman"/>
          <w:noProof/>
        </w:rPr>
        <w:t>Revision History</w:t>
      </w:r>
      <w:r w:rsidR="00237F59" w:rsidRPr="008B3C39">
        <w:rPr>
          <w:rFonts w:cs="Times New Roman"/>
          <w:noProof/>
          <w:webHidden/>
        </w:rPr>
        <w:tab/>
      </w:r>
      <w:r w:rsidR="00237F59" w:rsidRPr="008B3C39">
        <w:rPr>
          <w:rFonts w:cs="Times New Roman"/>
          <w:noProof/>
          <w:webHidden/>
        </w:rPr>
        <w:fldChar w:fldCharType="begin"/>
      </w:r>
      <w:r w:rsidR="00237F59" w:rsidRPr="008B3C39">
        <w:rPr>
          <w:rFonts w:cs="Times New Roman"/>
          <w:noProof/>
          <w:webHidden/>
        </w:rPr>
        <w:instrText xml:space="preserve"> PAGEREF _Toc226991300 \h </w:instrText>
      </w:r>
      <w:r w:rsidR="00237F59" w:rsidRPr="008B3C39">
        <w:rPr>
          <w:rFonts w:cs="Times New Roman"/>
          <w:noProof/>
          <w:webHidden/>
        </w:rPr>
      </w:r>
      <w:r w:rsidR="00237F59" w:rsidRPr="008B3C39">
        <w:rPr>
          <w:rFonts w:cs="Times New Roman"/>
          <w:noProof/>
          <w:webHidden/>
        </w:rPr>
        <w:fldChar w:fldCharType="separate"/>
      </w:r>
      <w:ins w:id="36" w:author="He Han" w:date="2026-08-27T17:13:00Z">
        <w:r w:rsidR="003871F3">
          <w:rPr>
            <w:rFonts w:cs="Times New Roman"/>
            <w:noProof/>
            <w:webHidden/>
          </w:rPr>
          <w:t>84</w:t>
        </w:r>
      </w:ins>
      <w:ins w:id="37" w:author="Xuning Wei12232" w:date="2026-07-27T20:18:00Z">
        <w:del w:id="38" w:author="He Han" w:date="2026-08-27T17:13:00Z">
          <w:r w:rsidR="00A15181" w:rsidDel="003871F3">
            <w:rPr>
              <w:rFonts w:cs="Times New Roman"/>
              <w:noProof/>
              <w:webHidden/>
            </w:rPr>
            <w:delText>77</w:delText>
          </w:r>
        </w:del>
      </w:ins>
      <w:del w:id="39" w:author="He Han" w:date="2026-08-27T17:13:00Z">
        <w:r w:rsidR="00844B99" w:rsidDel="003871F3">
          <w:rPr>
            <w:rFonts w:cs="Times New Roman"/>
            <w:noProof/>
            <w:webHidden/>
          </w:rPr>
          <w:delText>56</w:delText>
        </w:r>
      </w:del>
      <w:r w:rsidR="00237F59" w:rsidRPr="008B3C39">
        <w:rPr>
          <w:rFonts w:cs="Times New Roman"/>
          <w:noProof/>
          <w:webHidden/>
        </w:rPr>
        <w:fldChar w:fldCharType="end"/>
      </w:r>
      <w:r>
        <w:rPr>
          <w:rFonts w:cs="Times New Roman"/>
          <w:noProof/>
        </w:rPr>
        <w:fldChar w:fldCharType="end"/>
      </w:r>
    </w:p>
    <w:p w14:paraId="48B6A616" w14:textId="5A10B3C4" w:rsidR="00813D53" w:rsidRPr="008B3C39" w:rsidRDefault="00DC4764">
      <w:pPr>
        <w:spacing w:line="276" w:lineRule="auto"/>
        <w:contextualSpacing/>
        <w:rPr>
          <w:rFonts w:ascii="Times New Roman" w:eastAsia="仿宋_GB2312" w:hAnsi="Times New Roman" w:cs="Times New Roman"/>
          <w:b/>
          <w:color w:val="auto"/>
          <w:szCs w:val="22"/>
          <w:lang w:eastAsia="zh-CN"/>
        </w:rPr>
      </w:pPr>
      <w:r w:rsidRPr="008B3C39">
        <w:rPr>
          <w:rFonts w:ascii="Times New Roman" w:eastAsia="仿宋_GB2312" w:hAnsi="Times New Roman" w:cs="Times New Roman"/>
          <w:color w:val="auto"/>
          <w:szCs w:val="21"/>
        </w:rPr>
        <w:fldChar w:fldCharType="end"/>
      </w:r>
      <w:r w:rsidR="00010358" w:rsidRPr="008B3C39">
        <w:rPr>
          <w:rFonts w:ascii="Times New Roman" w:eastAsia="仿宋_GB2312" w:hAnsi="Times New Roman" w:cs="Times New Roman"/>
          <w:color w:val="auto"/>
        </w:rPr>
        <w:br w:type="page"/>
      </w:r>
    </w:p>
    <w:p w14:paraId="220E8883" w14:textId="3BBB7052" w:rsidR="00813D53" w:rsidRPr="008B3C39" w:rsidRDefault="00010358">
      <w:pPr>
        <w:pStyle w:val="1"/>
        <w:numPr>
          <w:ilvl w:val="0"/>
          <w:numId w:val="8"/>
        </w:numPr>
        <w:pPrChange w:id="40" w:author="He Han" w:date="2026-08-27T14:26:00Z">
          <w:pPr>
            <w:pStyle w:val="1"/>
          </w:pPr>
        </w:pPrChange>
      </w:pPr>
      <w:bookmarkStart w:id="41" w:name="_Toc226991289"/>
      <w:r w:rsidRPr="008B3C39">
        <w:lastRenderedPageBreak/>
        <w:t>Objective</w:t>
      </w:r>
      <w:bookmarkEnd w:id="41"/>
    </w:p>
    <w:p w14:paraId="2297E05C" w14:textId="27759F17" w:rsidR="00813D53" w:rsidRPr="008B3C39" w:rsidRDefault="00010358" w:rsidP="007847D6">
      <w:pPr>
        <w:spacing w:beforeLines="50" w:before="120" w:afterLines="50" w:after="120"/>
        <w:ind w:leftChars="150" w:left="315"/>
        <w:jc w:val="both"/>
        <w:rPr>
          <w:rFonts w:ascii="Times New Roman" w:eastAsia="仿宋_GB2312" w:hAnsi="Times New Roman" w:cs="Times New Roman"/>
          <w:color w:val="auto"/>
        </w:rPr>
      </w:pPr>
      <w:r w:rsidRPr="007847D6">
        <w:rPr>
          <w:rFonts w:ascii="Times New Roman" w:eastAsia="仿宋_GB2312" w:hAnsi="Times New Roman" w:cs="Times New Roman"/>
          <w:color w:val="auto"/>
        </w:rPr>
        <w:t>This</w:t>
      </w:r>
      <w:r w:rsidR="008E2B4C" w:rsidRPr="43BD9DA1">
        <w:rPr>
          <w:rFonts w:ascii="Times New Roman" w:eastAsia="仿宋_GB2312" w:hAnsi="Times New Roman" w:cs="Times New Roman"/>
          <w:color w:val="auto"/>
        </w:rPr>
        <w:t xml:space="preserve"> </w:t>
      </w:r>
      <w:commentRangeStart w:id="42"/>
      <w:commentRangeStart w:id="43"/>
      <w:r w:rsidR="008E2B4C" w:rsidRPr="43BD9DA1">
        <w:rPr>
          <w:rFonts w:ascii="Times New Roman" w:eastAsia="仿宋_GB2312" w:hAnsi="Times New Roman" w:cs="Times New Roman"/>
          <w:color w:val="auto"/>
        </w:rPr>
        <w:t>risk assessment</w:t>
      </w:r>
      <w:commentRangeEnd w:id="42"/>
      <w:r w:rsidR="008E2B4C" w:rsidRPr="007847D6">
        <w:rPr>
          <w:rStyle w:val="aff1"/>
          <w:rFonts w:ascii="Times New Roman" w:eastAsia="仿宋_GB2312" w:hAnsi="Times New Roman" w:cs="Times New Roman"/>
          <w:color w:val="auto"/>
          <w:szCs w:val="32"/>
        </w:rPr>
        <w:commentReference w:id="42"/>
      </w:r>
      <w:commentRangeEnd w:id="43"/>
      <w:r w:rsidRPr="007847D6">
        <w:rPr>
          <w:rStyle w:val="aff1"/>
          <w:rFonts w:ascii="Times New Roman" w:eastAsia="仿宋_GB2312" w:hAnsi="Times New Roman" w:cs="Times New Roman"/>
          <w:color w:val="auto"/>
          <w:szCs w:val="32"/>
        </w:rPr>
        <w:commentReference w:id="43"/>
      </w:r>
      <w:r w:rsidRPr="007847D6">
        <w:rPr>
          <w:rFonts w:ascii="Times New Roman" w:eastAsia="仿宋_GB2312" w:hAnsi="Times New Roman" w:cs="Times New Roman"/>
          <w:color w:val="auto"/>
        </w:rPr>
        <w:t xml:space="preserve"> is intended to verify the suitability for the equipment chosen for </w:t>
      </w:r>
      <w:commentRangeStart w:id="44"/>
      <w:commentRangeStart w:id="45"/>
      <w:r w:rsidR="004E38C4" w:rsidRPr="007847D6">
        <w:rPr>
          <w:rFonts w:ascii="Times New Roman" w:eastAsia="仿宋_GB2312" w:hAnsi="Times New Roman" w:cs="Times New Roman"/>
          <w:color w:val="auto"/>
          <w:sz w:val="20"/>
          <w:szCs w:val="20"/>
        </w:rPr>
        <w:t>ASYM-1</w:t>
      </w:r>
      <w:r w:rsidR="00D969BF" w:rsidRPr="007847D6">
        <w:rPr>
          <w:rFonts w:ascii="Times New Roman" w:eastAsia="仿宋_GB2312" w:hAnsi="Times New Roman" w:cs="Times New Roman"/>
          <w:color w:val="auto"/>
          <w:sz w:val="20"/>
          <w:szCs w:val="20"/>
        </w:rPr>
        <w:t>41366</w:t>
      </w:r>
      <w:commentRangeEnd w:id="44"/>
      <w:r w:rsidRPr="007847D6">
        <w:rPr>
          <w:rStyle w:val="aff1"/>
          <w:rFonts w:ascii="Times New Roman" w:eastAsia="仿宋_GB2312" w:hAnsi="Times New Roman" w:cs="Times New Roman"/>
          <w:color w:val="auto"/>
          <w:sz w:val="20"/>
          <w:szCs w:val="20"/>
        </w:rPr>
        <w:commentReference w:id="44"/>
      </w:r>
      <w:commentRangeEnd w:id="45"/>
      <w:r w:rsidRPr="007847D6">
        <w:rPr>
          <w:rStyle w:val="aff1"/>
          <w:rFonts w:ascii="Times New Roman" w:eastAsia="仿宋_GB2312" w:hAnsi="Times New Roman" w:cs="Times New Roman"/>
          <w:color w:val="auto"/>
          <w:sz w:val="20"/>
          <w:szCs w:val="20"/>
        </w:rPr>
        <w:commentReference w:id="45"/>
      </w:r>
      <w:r w:rsidRPr="007847D6">
        <w:rPr>
          <w:rFonts w:ascii="Times New Roman" w:eastAsia="仿宋_GB2312" w:hAnsi="Times New Roman" w:cs="Times New Roman"/>
          <w:color w:val="auto"/>
          <w:sz w:val="20"/>
          <w:szCs w:val="20"/>
        </w:rPr>
        <w:t xml:space="preserve"> (</w:t>
      </w:r>
      <w:r w:rsidRPr="007847D6">
        <w:rPr>
          <w:rFonts w:ascii="Times New Roman" w:eastAsia="仿宋_GB2312" w:hAnsi="Times New Roman" w:cs="Times New Roman"/>
          <w:color w:val="auto"/>
        </w:rPr>
        <w:t xml:space="preserve">step </w:t>
      </w:r>
      <w:r w:rsidR="000D3400" w:rsidRPr="007847D6">
        <w:rPr>
          <w:rFonts w:ascii="Times New Roman" w:eastAsia="仿宋_GB2312" w:hAnsi="Times New Roman" w:cs="Times New Roman"/>
          <w:color w:val="auto"/>
        </w:rPr>
        <w:t>1</w:t>
      </w:r>
      <w:r w:rsidRPr="007847D6">
        <w:rPr>
          <w:rFonts w:ascii="Times New Roman" w:eastAsia="仿宋_GB2312" w:hAnsi="Times New Roman" w:cs="Times New Roman"/>
          <w:color w:val="auto"/>
        </w:rPr>
        <w:t xml:space="preserve"> of </w:t>
      </w:r>
      <w:r w:rsidR="00E16333" w:rsidRPr="007847D6">
        <w:rPr>
          <w:rFonts w:ascii="Times New Roman" w:eastAsia="仿宋_GB2312" w:hAnsi="Times New Roman" w:cs="Times New Roman"/>
          <w:color w:val="auto"/>
        </w:rPr>
        <w:t>CPo</w:t>
      </w:r>
      <w:r w:rsidR="00AE5B3E" w:rsidRPr="007847D6">
        <w:rPr>
          <w:rFonts w:ascii="Times New Roman" w:eastAsia="仿宋_GB2312" w:hAnsi="Times New Roman" w:cs="Times New Roman"/>
          <w:color w:val="auto"/>
        </w:rPr>
        <w:t>1</w:t>
      </w:r>
      <w:r w:rsidR="000D3400" w:rsidRPr="007847D6">
        <w:rPr>
          <w:rFonts w:ascii="Times New Roman" w:eastAsia="仿宋_GB2312" w:hAnsi="Times New Roman" w:cs="Times New Roman"/>
          <w:color w:val="auto"/>
        </w:rPr>
        <w:t>40020</w:t>
      </w:r>
      <w:r w:rsidRPr="007847D6">
        <w:rPr>
          <w:rFonts w:ascii="Times New Roman" w:eastAsia="仿宋_GB2312" w:hAnsi="Times New Roman" w:cs="Times New Roman"/>
          <w:color w:val="auto"/>
        </w:rPr>
        <w:t>-03</w:t>
      </w:r>
      <w:r w:rsidRPr="007847D6">
        <w:rPr>
          <w:rFonts w:ascii="Times New Roman" w:eastAsia="仿宋_GB2312" w:hAnsi="Times New Roman" w:cs="Times New Roman"/>
          <w:color w:val="auto"/>
          <w:sz w:val="20"/>
          <w:szCs w:val="20"/>
        </w:rPr>
        <w:t>)</w:t>
      </w:r>
      <w:r w:rsidRPr="007847D6">
        <w:rPr>
          <w:rFonts w:ascii="Times New Roman" w:eastAsia="仿宋_GB2312" w:hAnsi="Times New Roman" w:cs="Times New Roman"/>
          <w:color w:val="auto"/>
        </w:rPr>
        <w:t xml:space="preserve"> manufacture based on the designed process in Master Operation Record (MOR) of MOR-</w:t>
      </w:r>
      <w:r w:rsidR="000D3400" w:rsidRPr="007847D6">
        <w:rPr>
          <w:rFonts w:ascii="Times New Roman" w:eastAsia="仿宋_GB2312" w:hAnsi="Times New Roman" w:cs="Times New Roman"/>
          <w:color w:val="auto"/>
        </w:rPr>
        <w:t>TJ4</w:t>
      </w:r>
      <w:r w:rsidR="00AE5B3E" w:rsidRPr="007847D6">
        <w:rPr>
          <w:rFonts w:ascii="Times New Roman" w:eastAsia="仿宋_GB2312" w:hAnsi="Times New Roman" w:cs="Times New Roman"/>
          <w:color w:val="auto"/>
        </w:rPr>
        <w:t>1</w:t>
      </w:r>
      <w:r w:rsidR="000D3400" w:rsidRPr="007847D6">
        <w:rPr>
          <w:rFonts w:ascii="Times New Roman" w:eastAsia="仿宋_GB2312" w:hAnsi="Times New Roman" w:cs="Times New Roman"/>
          <w:color w:val="auto"/>
        </w:rPr>
        <w:t>40020</w:t>
      </w:r>
      <w:r w:rsidRPr="007847D6">
        <w:rPr>
          <w:rFonts w:ascii="Times New Roman" w:eastAsia="仿宋_GB2312" w:hAnsi="Times New Roman" w:cs="Times New Roman"/>
          <w:color w:val="auto"/>
        </w:rPr>
        <w:t>0</w:t>
      </w:r>
      <w:r w:rsidR="000D3400" w:rsidRPr="007847D6">
        <w:rPr>
          <w:rFonts w:ascii="Times New Roman" w:eastAsia="仿宋_GB2312" w:hAnsi="Times New Roman" w:cs="Times New Roman"/>
          <w:color w:val="auto"/>
        </w:rPr>
        <w:t>1</w:t>
      </w:r>
      <w:r w:rsidRPr="007847D6">
        <w:rPr>
          <w:rFonts w:ascii="Times New Roman" w:eastAsia="仿宋_GB2312" w:hAnsi="Times New Roman" w:cs="Times New Roman"/>
          <w:color w:val="auto"/>
        </w:rPr>
        <w:t>.</w:t>
      </w:r>
      <w:ins w:id="46" w:author="Xuning Wei12232" w:date="2026-09-05T19:36:00Z">
        <w:r w:rsidR="005E103A">
          <w:rPr>
            <w:rFonts w:ascii="Times New Roman" w:eastAsia="仿宋_GB2312" w:hAnsi="Times New Roman" w:cs="Times New Roman"/>
            <w:color w:val="auto"/>
          </w:rPr>
          <w:t>04</w:t>
        </w:r>
      </w:ins>
      <w:del w:id="47" w:author="Xuning Wei12232" w:date="2026-09-05T19:36:00Z">
        <w:r w:rsidRPr="007847D6" w:rsidDel="005E103A">
          <w:rPr>
            <w:rFonts w:ascii="Times New Roman" w:eastAsia="仿宋_GB2312" w:hAnsi="Times New Roman" w:cs="Times New Roman"/>
            <w:color w:val="auto"/>
          </w:rPr>
          <w:delText>0</w:delText>
        </w:r>
        <w:r w:rsidR="000D3400" w:rsidRPr="007847D6" w:rsidDel="005E103A">
          <w:rPr>
            <w:rFonts w:ascii="Times New Roman" w:eastAsia="仿宋_GB2312" w:hAnsi="Times New Roman" w:cs="Times New Roman"/>
            <w:color w:val="auto"/>
          </w:rPr>
          <w:delText>3</w:delText>
        </w:r>
      </w:del>
      <w:r w:rsidRPr="007847D6">
        <w:rPr>
          <w:rFonts w:ascii="Times New Roman" w:eastAsia="仿宋_GB2312" w:hAnsi="Times New Roman" w:cs="Times New Roman"/>
          <w:color w:val="auto"/>
        </w:rPr>
        <w:t>.</w:t>
      </w:r>
    </w:p>
    <w:p w14:paraId="3786E9F0" w14:textId="1DCABB04" w:rsidR="00813D53" w:rsidRPr="008B3C39" w:rsidRDefault="00010358">
      <w:pPr>
        <w:pStyle w:val="1"/>
        <w:numPr>
          <w:ilvl w:val="0"/>
          <w:numId w:val="8"/>
        </w:numPr>
        <w:pPrChange w:id="48" w:author="He Han" w:date="2026-08-27T14:27:00Z">
          <w:pPr>
            <w:pStyle w:val="1"/>
          </w:pPr>
        </w:pPrChange>
      </w:pPr>
      <w:bookmarkStart w:id="49" w:name="_Toc226991290"/>
      <w:r w:rsidRPr="008B3C39">
        <w:t>Scope</w:t>
      </w:r>
      <w:bookmarkEnd w:id="49"/>
    </w:p>
    <w:p w14:paraId="7E482408" w14:textId="37B28DC1" w:rsidR="00222432" w:rsidRPr="008B3C39" w:rsidRDefault="00010358" w:rsidP="00492338">
      <w:pPr>
        <w:pStyle w:val="a7"/>
        <w:spacing w:beforeLines="50" w:before="120" w:afterLines="50"/>
        <w:ind w:leftChars="150" w:left="315"/>
        <w:jc w:val="both"/>
        <w:rPr>
          <w:rFonts w:ascii="Times New Roman" w:eastAsia="仿宋_GB2312" w:hAnsi="Times New Roman"/>
          <w:color w:val="auto"/>
          <w:szCs w:val="21"/>
        </w:rPr>
      </w:pPr>
      <w:r w:rsidRPr="008B3C39">
        <w:rPr>
          <w:rFonts w:ascii="Times New Roman" w:eastAsia="仿宋_GB2312" w:hAnsi="Times New Roman"/>
          <w:color w:val="auto"/>
          <w:szCs w:val="21"/>
        </w:rPr>
        <w:t xml:space="preserve">The scope of this risk assessment covers the equipment involved in </w:t>
      </w:r>
      <w:r w:rsidR="004E38C4" w:rsidRPr="008B3C39">
        <w:rPr>
          <w:rFonts w:ascii="Times New Roman" w:eastAsia="仿宋_GB2312" w:hAnsi="Times New Roman"/>
          <w:color w:val="auto"/>
          <w:szCs w:val="21"/>
        </w:rPr>
        <w:t>ASYM-1</w:t>
      </w:r>
      <w:r w:rsidR="000D3400" w:rsidRPr="008B3C39">
        <w:rPr>
          <w:rFonts w:ascii="Times New Roman" w:eastAsia="仿宋_GB2312" w:hAnsi="Times New Roman"/>
          <w:color w:val="auto"/>
          <w:szCs w:val="21"/>
        </w:rPr>
        <w:t>41366</w:t>
      </w:r>
      <w:r w:rsidRPr="008B3C39">
        <w:rPr>
          <w:rFonts w:ascii="Times New Roman" w:eastAsia="仿宋_GB2312" w:hAnsi="Times New Roman"/>
          <w:color w:val="auto"/>
          <w:szCs w:val="21"/>
        </w:rPr>
        <w:t xml:space="preserve"> (step </w:t>
      </w:r>
      <w:r w:rsidR="000D3400" w:rsidRPr="008B3C39">
        <w:rPr>
          <w:rFonts w:ascii="Times New Roman" w:eastAsia="仿宋_GB2312" w:hAnsi="Times New Roman"/>
          <w:color w:val="auto"/>
          <w:szCs w:val="21"/>
        </w:rPr>
        <w:t>1</w:t>
      </w:r>
      <w:r w:rsidRPr="008B3C39">
        <w:rPr>
          <w:rFonts w:ascii="Times New Roman" w:eastAsia="仿宋_GB2312" w:hAnsi="Times New Roman"/>
          <w:color w:val="auto"/>
          <w:szCs w:val="21"/>
        </w:rPr>
        <w:t xml:space="preserve"> of </w:t>
      </w:r>
      <w:r w:rsidR="00E16333" w:rsidRPr="008B3C39">
        <w:rPr>
          <w:rFonts w:ascii="Times New Roman" w:eastAsia="仿宋_GB2312" w:hAnsi="Times New Roman"/>
          <w:color w:val="auto"/>
          <w:szCs w:val="21"/>
        </w:rPr>
        <w:t>CPo</w:t>
      </w:r>
      <w:r w:rsidR="00AE5B3E" w:rsidRPr="008B3C39">
        <w:rPr>
          <w:rFonts w:ascii="Times New Roman" w:eastAsia="仿宋_GB2312" w:hAnsi="Times New Roman"/>
          <w:color w:val="auto"/>
          <w:szCs w:val="21"/>
        </w:rPr>
        <w:t>1</w:t>
      </w:r>
      <w:r w:rsidR="000D3400" w:rsidRPr="008B3C39">
        <w:rPr>
          <w:rFonts w:ascii="Times New Roman" w:eastAsia="仿宋_GB2312" w:hAnsi="Times New Roman"/>
          <w:color w:val="auto"/>
          <w:szCs w:val="21"/>
        </w:rPr>
        <w:t>40020</w:t>
      </w:r>
      <w:r w:rsidRPr="008B3C39">
        <w:rPr>
          <w:rFonts w:ascii="Times New Roman" w:eastAsia="仿宋_GB2312" w:hAnsi="Times New Roman"/>
          <w:color w:val="auto"/>
          <w:szCs w:val="21"/>
        </w:rPr>
        <w:t xml:space="preserve">-03) manufacture at Building </w:t>
      </w:r>
      <w:r w:rsidR="000D3400" w:rsidRPr="008B3C39">
        <w:rPr>
          <w:rFonts w:ascii="Times New Roman" w:eastAsia="仿宋_GB2312" w:hAnsi="Times New Roman"/>
          <w:color w:val="auto"/>
          <w:szCs w:val="21"/>
        </w:rPr>
        <w:t>12</w:t>
      </w:r>
      <w:r w:rsidRPr="008B3C39">
        <w:rPr>
          <w:rFonts w:ascii="Times New Roman" w:eastAsia="仿宋_GB2312" w:hAnsi="Times New Roman"/>
          <w:color w:val="auto"/>
          <w:szCs w:val="21"/>
        </w:rPr>
        <w:t xml:space="preserve"> Module 1</w:t>
      </w:r>
      <w:r w:rsidR="000D3400" w:rsidRPr="008B3C39">
        <w:rPr>
          <w:rFonts w:ascii="Times New Roman" w:eastAsia="仿宋_GB2312" w:hAnsi="Times New Roman"/>
          <w:color w:val="auto"/>
          <w:szCs w:val="21"/>
        </w:rPr>
        <w:t xml:space="preserve">3 at </w:t>
      </w:r>
      <w:proofErr w:type="spellStart"/>
      <w:r w:rsidR="00E9793E" w:rsidRPr="008B3C39">
        <w:rPr>
          <w:rFonts w:ascii="Times New Roman" w:eastAsia="仿宋_GB2312" w:hAnsi="Times New Roman"/>
          <w:color w:val="auto"/>
          <w:szCs w:val="21"/>
        </w:rPr>
        <w:t>Asymchem</w:t>
      </w:r>
      <w:proofErr w:type="spellEnd"/>
      <w:r w:rsidR="00E9793E" w:rsidRPr="008B3C39">
        <w:rPr>
          <w:rFonts w:ascii="Times New Roman" w:eastAsia="仿宋_GB2312" w:hAnsi="Times New Roman"/>
          <w:color w:val="auto"/>
          <w:szCs w:val="21"/>
        </w:rPr>
        <w:t xml:space="preserve"> Life Science (Tianjin) Co., Ltd. (refer</w:t>
      </w:r>
      <w:ins w:id="50" w:author="Johan Granander" w:date="2026-05-04T09:59:00Z">
        <w:r w:rsidR="00B97298">
          <w:rPr>
            <w:rFonts w:ascii="Times New Roman" w:eastAsia="仿宋_GB2312" w:hAnsi="Times New Roman"/>
            <w:color w:val="auto"/>
            <w:szCs w:val="21"/>
          </w:rPr>
          <w:t>red</w:t>
        </w:r>
      </w:ins>
      <w:r w:rsidR="00E9793E" w:rsidRPr="008B3C39">
        <w:rPr>
          <w:rFonts w:ascii="Times New Roman" w:eastAsia="仿宋_GB2312" w:hAnsi="Times New Roman"/>
          <w:color w:val="auto"/>
          <w:szCs w:val="21"/>
        </w:rPr>
        <w:t xml:space="preserve"> to </w:t>
      </w:r>
      <w:ins w:id="51" w:author="Johan Granander" w:date="2026-05-04T09:59:00Z">
        <w:r w:rsidR="00B97298">
          <w:rPr>
            <w:rFonts w:ascii="Times New Roman" w:eastAsia="仿宋_GB2312" w:hAnsi="Times New Roman"/>
            <w:color w:val="auto"/>
            <w:szCs w:val="21"/>
          </w:rPr>
          <w:t xml:space="preserve">as </w:t>
        </w:r>
      </w:ins>
      <w:proofErr w:type="spellStart"/>
      <w:r w:rsidR="00E9793E" w:rsidRPr="008B3C39">
        <w:rPr>
          <w:rFonts w:ascii="Times New Roman" w:eastAsia="仿宋_GB2312" w:hAnsi="Times New Roman"/>
          <w:color w:val="auto"/>
          <w:szCs w:val="21"/>
        </w:rPr>
        <w:t>Asymchem</w:t>
      </w:r>
      <w:proofErr w:type="spellEnd"/>
      <w:r w:rsidR="00E9793E" w:rsidRPr="008B3C39">
        <w:rPr>
          <w:rFonts w:ascii="Times New Roman" w:eastAsia="仿宋_GB2312" w:hAnsi="Times New Roman"/>
          <w:color w:val="auto"/>
          <w:szCs w:val="21"/>
        </w:rPr>
        <w:t xml:space="preserve"> TJ4)</w:t>
      </w:r>
      <w:bookmarkStart w:id="52" w:name="_Toc135846185"/>
      <w:bookmarkStart w:id="53" w:name="_Toc518148150"/>
      <w:bookmarkStart w:id="54" w:name="_Toc25227724"/>
    </w:p>
    <w:p w14:paraId="4143C46F" w14:textId="65C9A351" w:rsidR="00813D53" w:rsidRPr="008B3C39" w:rsidRDefault="00010358">
      <w:pPr>
        <w:pStyle w:val="1"/>
        <w:numPr>
          <w:ilvl w:val="0"/>
          <w:numId w:val="8"/>
        </w:numPr>
        <w:pPrChange w:id="55" w:author="He Han" w:date="2026-08-27T14:27:00Z">
          <w:pPr>
            <w:pStyle w:val="1"/>
          </w:pPr>
        </w:pPrChange>
      </w:pPr>
      <w:bookmarkStart w:id="56" w:name="_Toc226991291"/>
      <w:r w:rsidRPr="008B3C39">
        <w:t>Definition &amp; Abbreviation</w:t>
      </w:r>
      <w:bookmarkEnd w:id="52"/>
      <w:bookmarkEnd w:id="53"/>
      <w:bookmarkEnd w:id="54"/>
      <w:bookmarkEnd w:id="56"/>
      <w:ins w:id="57" w:author="Johan Granander" w:date="2026-05-04T10:00:00Z">
        <w:r w:rsidR="00B97298">
          <w:t>s</w:t>
        </w:r>
      </w:ins>
    </w:p>
    <w:p w14:paraId="71C3E7DA" w14:textId="56689FDF" w:rsidR="004B4CDE" w:rsidRPr="008B3C39" w:rsidRDefault="004B4CDE">
      <w:pPr>
        <w:spacing w:afterLines="50" w:after="120"/>
        <w:ind w:leftChars="150" w:left="315"/>
        <w:contextualSpacing/>
        <w:jc w:val="both"/>
        <w:rPr>
          <w:rFonts w:ascii="Times New Roman" w:eastAsia="仿宋_GB2312" w:hAnsi="Times New Roman" w:cs="Times New Roman"/>
          <w:color w:val="auto"/>
          <w:szCs w:val="21"/>
          <w:lang w:eastAsia="zh-CN"/>
        </w:rPr>
        <w:pPrChange w:id="58" w:author="Xuning Wei12232" w:date="2026-09-05T19:38:00Z">
          <w:pPr>
            <w:spacing w:beforeLines="50" w:before="120" w:afterLines="50" w:after="120"/>
            <w:ind w:leftChars="150" w:left="315"/>
            <w:contextualSpacing/>
            <w:jc w:val="both"/>
          </w:pPr>
        </w:pPrChange>
      </w:pPr>
      <w:r w:rsidRPr="008B3C39">
        <w:rPr>
          <w:rFonts w:ascii="Times New Roman" w:eastAsia="仿宋_GB2312" w:hAnsi="Times New Roman" w:cs="Times New Roman"/>
          <w:color w:val="auto"/>
          <w:szCs w:val="21"/>
          <w:lang w:eastAsia="zh-CN"/>
        </w:rPr>
        <w:t>RT: Room temperature</w:t>
      </w:r>
    </w:p>
    <w:p w14:paraId="73D3EACD" w14:textId="256B0D32" w:rsidR="003346B7" w:rsidRPr="00032BAE" w:rsidRDefault="00032BAE">
      <w:pPr>
        <w:spacing w:afterLines="50" w:after="120"/>
        <w:ind w:leftChars="150" w:left="315"/>
        <w:contextualSpacing/>
        <w:jc w:val="both"/>
        <w:rPr>
          <w:rFonts w:ascii="Times New Roman" w:eastAsia="仿宋_GB2312" w:hAnsi="Times New Roman" w:cs="Times New Roman"/>
          <w:color w:val="auto"/>
          <w:szCs w:val="21"/>
          <w:lang w:eastAsia="zh-CN"/>
        </w:rPr>
        <w:pPrChange w:id="59" w:author="Xuning Wei12232" w:date="2026-09-05T19:38:00Z">
          <w:pPr>
            <w:spacing w:beforeLines="50" w:before="120" w:afterLines="50" w:after="120"/>
            <w:ind w:leftChars="150" w:left="315"/>
            <w:contextualSpacing/>
            <w:jc w:val="both"/>
          </w:pPr>
        </w:pPrChange>
      </w:pPr>
      <w:r>
        <w:rPr>
          <w:rFonts w:ascii="Times New Roman" w:eastAsia="仿宋_GB2312" w:hAnsi="Times New Roman" w:cs="Times New Roman"/>
          <w:color w:val="auto"/>
          <w:szCs w:val="21"/>
          <w:lang w:eastAsia="zh-CN"/>
        </w:rPr>
        <w:t xml:space="preserve">DMF: N, </w:t>
      </w:r>
      <w:r w:rsidR="003346B7" w:rsidRPr="00032BAE">
        <w:rPr>
          <w:rFonts w:ascii="Times New Roman" w:eastAsia="仿宋_GB2312" w:hAnsi="Times New Roman" w:cs="Times New Roman"/>
          <w:color w:val="auto"/>
          <w:szCs w:val="21"/>
          <w:lang w:eastAsia="zh-CN"/>
        </w:rPr>
        <w:t>N-</w:t>
      </w:r>
      <w:proofErr w:type="spellStart"/>
      <w:del w:id="60" w:author="Johan Granander" w:date="2026-07-28T13:53:00Z">
        <w:r w:rsidR="003346B7" w:rsidRPr="00032BAE" w:rsidDel="008F32D4">
          <w:rPr>
            <w:rFonts w:ascii="Times New Roman" w:eastAsia="仿宋_GB2312" w:hAnsi="Times New Roman" w:cs="Times New Roman"/>
            <w:color w:val="auto"/>
            <w:szCs w:val="21"/>
            <w:lang w:eastAsia="zh-CN"/>
          </w:rPr>
          <w:delText>dimethylformamide</w:delText>
        </w:r>
      </w:del>
      <w:ins w:id="61" w:author="Johan Granander" w:date="2026-07-28T13:53:00Z">
        <w:r w:rsidR="008F32D4">
          <w:rPr>
            <w:rFonts w:ascii="Times New Roman" w:eastAsia="仿宋_GB2312" w:hAnsi="Times New Roman" w:cs="Times New Roman"/>
            <w:color w:val="auto"/>
            <w:szCs w:val="21"/>
            <w:lang w:eastAsia="zh-CN"/>
          </w:rPr>
          <w:t>D</w:t>
        </w:r>
        <w:r w:rsidR="008F32D4" w:rsidRPr="00032BAE">
          <w:rPr>
            <w:rFonts w:ascii="Times New Roman" w:eastAsia="仿宋_GB2312" w:hAnsi="Times New Roman" w:cs="Times New Roman"/>
            <w:color w:val="auto"/>
            <w:szCs w:val="21"/>
            <w:lang w:eastAsia="zh-CN"/>
          </w:rPr>
          <w:t>imethylformamide</w:t>
        </w:r>
      </w:ins>
      <w:proofErr w:type="spellEnd"/>
    </w:p>
    <w:p w14:paraId="3071E408" w14:textId="241E1863" w:rsidR="003346B7" w:rsidRPr="00032BAE" w:rsidRDefault="003346B7">
      <w:pPr>
        <w:spacing w:afterLines="50" w:after="120"/>
        <w:ind w:leftChars="150" w:left="315"/>
        <w:contextualSpacing/>
        <w:jc w:val="both"/>
        <w:rPr>
          <w:rFonts w:ascii="Times New Roman" w:eastAsia="仿宋_GB2312" w:hAnsi="Times New Roman" w:cs="Times New Roman"/>
          <w:color w:val="auto"/>
          <w:szCs w:val="21"/>
          <w:lang w:eastAsia="zh-CN"/>
        </w:rPr>
        <w:pPrChange w:id="62" w:author="Xuning Wei12232" w:date="2026-09-05T19:38:00Z">
          <w:pPr>
            <w:spacing w:beforeLines="50" w:before="120" w:afterLines="50" w:after="120"/>
            <w:ind w:leftChars="150" w:left="315"/>
            <w:contextualSpacing/>
            <w:jc w:val="both"/>
          </w:pPr>
        </w:pPrChange>
      </w:pPr>
      <w:r w:rsidRPr="00032BAE">
        <w:rPr>
          <w:rFonts w:ascii="Times New Roman" w:eastAsia="仿宋_GB2312" w:hAnsi="Times New Roman" w:cs="Times New Roman"/>
          <w:color w:val="auto"/>
          <w:szCs w:val="21"/>
          <w:lang w:eastAsia="zh-CN"/>
        </w:rPr>
        <w:t>DIC: N,</w:t>
      </w:r>
      <w:r w:rsidR="00032BAE">
        <w:rPr>
          <w:rFonts w:ascii="Times New Roman" w:eastAsia="仿宋_GB2312" w:hAnsi="Times New Roman" w:cs="Times New Roman"/>
          <w:color w:val="auto"/>
          <w:szCs w:val="21"/>
          <w:lang w:eastAsia="zh-CN"/>
        </w:rPr>
        <w:t xml:space="preserve"> </w:t>
      </w:r>
      <w:r w:rsidRPr="00032BAE">
        <w:rPr>
          <w:rFonts w:ascii="Times New Roman" w:eastAsia="仿宋_GB2312" w:hAnsi="Times New Roman" w:cs="Times New Roman"/>
          <w:color w:val="auto"/>
          <w:szCs w:val="21"/>
          <w:lang w:eastAsia="zh-CN"/>
        </w:rPr>
        <w:t>N'-</w:t>
      </w:r>
      <w:proofErr w:type="spellStart"/>
      <w:r w:rsidRPr="00032BAE">
        <w:rPr>
          <w:rFonts w:ascii="Times New Roman" w:eastAsia="仿宋_GB2312" w:hAnsi="Times New Roman" w:cs="Times New Roman"/>
          <w:color w:val="auto"/>
          <w:szCs w:val="21"/>
          <w:lang w:eastAsia="zh-CN"/>
        </w:rPr>
        <w:t>Diisopropylcarbodiimide</w:t>
      </w:r>
      <w:proofErr w:type="spellEnd"/>
    </w:p>
    <w:p w14:paraId="28E5CF0C" w14:textId="556C9884" w:rsidR="003346B7" w:rsidRPr="00032BAE" w:rsidRDefault="003346B7">
      <w:pPr>
        <w:spacing w:afterLines="50" w:after="120"/>
        <w:ind w:leftChars="150" w:left="315"/>
        <w:contextualSpacing/>
        <w:jc w:val="both"/>
        <w:rPr>
          <w:rFonts w:ascii="Times New Roman" w:eastAsia="仿宋_GB2312" w:hAnsi="Times New Roman" w:cs="Times New Roman"/>
          <w:color w:val="auto"/>
          <w:szCs w:val="21"/>
          <w:lang w:eastAsia="zh-CN"/>
        </w:rPr>
        <w:pPrChange w:id="63" w:author="Xuning Wei12232" w:date="2026-09-05T19:38:00Z">
          <w:pPr>
            <w:spacing w:beforeLines="50" w:before="120" w:afterLines="50" w:after="120"/>
            <w:ind w:leftChars="150" w:left="315"/>
            <w:contextualSpacing/>
            <w:jc w:val="both"/>
          </w:pPr>
        </w:pPrChange>
      </w:pPr>
      <w:r w:rsidRPr="00032BAE">
        <w:rPr>
          <w:rFonts w:ascii="Times New Roman" w:eastAsia="仿宋_GB2312" w:hAnsi="Times New Roman" w:cs="Times New Roman"/>
          <w:color w:val="auto"/>
          <w:szCs w:val="21"/>
          <w:lang w:eastAsia="zh-CN"/>
        </w:rPr>
        <w:t>IPAC: Isopropyl Acetate</w:t>
      </w:r>
    </w:p>
    <w:p w14:paraId="56FC47CA" w14:textId="1515C3A2" w:rsidR="003346B7" w:rsidRPr="00032BAE" w:rsidRDefault="003346B7">
      <w:pPr>
        <w:spacing w:afterLines="50" w:after="120"/>
        <w:ind w:leftChars="150" w:left="315"/>
        <w:contextualSpacing/>
        <w:jc w:val="both"/>
        <w:rPr>
          <w:rFonts w:ascii="Times New Roman" w:eastAsia="仿宋_GB2312" w:hAnsi="Times New Roman" w:cs="Times New Roman"/>
          <w:color w:val="auto"/>
          <w:szCs w:val="21"/>
          <w:lang w:eastAsia="zh-CN"/>
        </w:rPr>
        <w:pPrChange w:id="64" w:author="Xuning Wei12232" w:date="2026-09-05T19:38:00Z">
          <w:pPr>
            <w:spacing w:beforeLines="50" w:before="120" w:afterLines="50" w:after="120"/>
            <w:ind w:leftChars="150" w:left="315"/>
            <w:contextualSpacing/>
            <w:jc w:val="both"/>
          </w:pPr>
        </w:pPrChange>
      </w:pPr>
      <w:r w:rsidRPr="00032BAE">
        <w:rPr>
          <w:rFonts w:ascii="Times New Roman" w:eastAsia="仿宋_GB2312" w:hAnsi="Times New Roman" w:cs="Times New Roman"/>
          <w:color w:val="auto"/>
          <w:szCs w:val="21"/>
          <w:lang w:eastAsia="zh-CN"/>
        </w:rPr>
        <w:t>DIPEA: N</w:t>
      </w:r>
      <w:proofErr w:type="gramStart"/>
      <w:r w:rsidRPr="00032BAE">
        <w:rPr>
          <w:rFonts w:ascii="Times New Roman" w:eastAsia="仿宋_GB2312" w:hAnsi="Times New Roman" w:cs="Times New Roman"/>
          <w:color w:val="auto"/>
          <w:szCs w:val="21"/>
          <w:lang w:eastAsia="zh-CN"/>
        </w:rPr>
        <w:t>,N</w:t>
      </w:r>
      <w:proofErr w:type="gramEnd"/>
      <w:r w:rsidRPr="00032BAE">
        <w:rPr>
          <w:rFonts w:ascii="Times New Roman" w:eastAsia="仿宋_GB2312" w:hAnsi="Times New Roman" w:cs="Times New Roman"/>
          <w:color w:val="auto"/>
          <w:szCs w:val="21"/>
          <w:lang w:eastAsia="zh-CN"/>
        </w:rPr>
        <w:t>-</w:t>
      </w:r>
      <w:proofErr w:type="spellStart"/>
      <w:r w:rsidRPr="00032BAE">
        <w:rPr>
          <w:rFonts w:ascii="Times New Roman" w:eastAsia="仿宋_GB2312" w:hAnsi="Times New Roman" w:cs="Times New Roman"/>
          <w:color w:val="auto"/>
          <w:szCs w:val="21"/>
          <w:lang w:eastAsia="zh-CN"/>
        </w:rPr>
        <w:t>Diisopropylethylamine</w:t>
      </w:r>
      <w:proofErr w:type="spellEnd"/>
    </w:p>
    <w:p w14:paraId="35A3F75C" w14:textId="04EF8527" w:rsidR="00197F24" w:rsidRPr="00032BAE" w:rsidRDefault="00197F24">
      <w:pPr>
        <w:spacing w:afterLines="50" w:after="120"/>
        <w:ind w:leftChars="150" w:left="315"/>
        <w:contextualSpacing/>
        <w:jc w:val="both"/>
        <w:rPr>
          <w:rFonts w:ascii="Times New Roman" w:eastAsia="仿宋_GB2312" w:hAnsi="Times New Roman" w:cs="Times New Roman"/>
          <w:color w:val="auto"/>
          <w:szCs w:val="21"/>
        </w:rPr>
        <w:pPrChange w:id="65" w:author="Xuning Wei12232" w:date="2026-09-05T19:38:00Z">
          <w:pPr>
            <w:spacing w:beforeLines="50" w:before="120" w:afterLines="50" w:after="120"/>
            <w:ind w:leftChars="150" w:left="315"/>
            <w:contextualSpacing/>
            <w:jc w:val="both"/>
          </w:pPr>
        </w:pPrChange>
      </w:pPr>
      <w:r w:rsidRPr="00032BAE">
        <w:rPr>
          <w:rFonts w:ascii="Times New Roman" w:eastAsia="仿宋_GB2312" w:hAnsi="Times New Roman" w:cs="Times New Roman"/>
          <w:color w:val="auto"/>
          <w:szCs w:val="21"/>
          <w:lang w:eastAsia="zh-CN"/>
        </w:rPr>
        <w:t>GL</w:t>
      </w:r>
      <w:r w:rsidRPr="00032BAE">
        <w:rPr>
          <w:rFonts w:ascii="Times New Roman" w:eastAsia="仿宋_GB2312" w:hAnsi="Times New Roman" w:cs="Times New Roman"/>
          <w:color w:val="auto"/>
          <w:szCs w:val="21"/>
        </w:rPr>
        <w:t>: Glass lined</w:t>
      </w:r>
    </w:p>
    <w:p w14:paraId="6E554CBA" w14:textId="77777777" w:rsidR="00197F24" w:rsidRPr="00032BAE" w:rsidRDefault="00197F24">
      <w:pPr>
        <w:spacing w:afterLines="50" w:after="120"/>
        <w:ind w:leftChars="150" w:left="315"/>
        <w:contextualSpacing/>
        <w:jc w:val="both"/>
        <w:rPr>
          <w:rFonts w:ascii="Times New Roman" w:eastAsia="仿宋_GB2312" w:hAnsi="Times New Roman" w:cs="Times New Roman"/>
          <w:color w:val="auto"/>
          <w:szCs w:val="21"/>
        </w:rPr>
        <w:pPrChange w:id="66" w:author="Xuning Wei12232" w:date="2026-09-05T19:38:00Z">
          <w:pPr>
            <w:spacing w:beforeLines="50" w:before="120" w:afterLines="50" w:after="120"/>
            <w:ind w:leftChars="150" w:left="315"/>
            <w:contextualSpacing/>
            <w:jc w:val="both"/>
          </w:pPr>
        </w:pPrChange>
      </w:pPr>
      <w:r w:rsidRPr="00032BAE">
        <w:rPr>
          <w:rFonts w:ascii="Times New Roman" w:eastAsia="仿宋_GB2312" w:hAnsi="Times New Roman" w:cs="Times New Roman"/>
          <w:color w:val="auto"/>
          <w:szCs w:val="21"/>
          <w:lang w:eastAsia="zh-CN"/>
        </w:rPr>
        <w:t>SS: Stainless steel</w:t>
      </w:r>
      <w:r w:rsidRPr="00032BAE" w:rsidDel="007850EE">
        <w:rPr>
          <w:rFonts w:ascii="Times New Roman" w:eastAsia="仿宋_GB2312" w:hAnsi="Times New Roman" w:cs="Times New Roman"/>
          <w:color w:val="auto"/>
          <w:szCs w:val="21"/>
          <w:lang w:eastAsia="zh-CN"/>
        </w:rPr>
        <w:t xml:space="preserve"> </w:t>
      </w:r>
    </w:p>
    <w:p w14:paraId="596D6046" w14:textId="3C1EC772" w:rsidR="00197F24" w:rsidRPr="00032BAE" w:rsidRDefault="00E2663E">
      <w:pPr>
        <w:spacing w:afterLines="50" w:after="120"/>
        <w:ind w:leftChars="150" w:left="315"/>
        <w:contextualSpacing/>
        <w:jc w:val="both"/>
        <w:rPr>
          <w:rFonts w:ascii="Times New Roman" w:eastAsia="仿宋_GB2312" w:hAnsi="Times New Roman" w:cs="Times New Roman"/>
          <w:color w:val="auto"/>
          <w:szCs w:val="21"/>
          <w:lang w:eastAsia="zh-CN"/>
        </w:rPr>
        <w:pPrChange w:id="67" w:author="Xuning Wei12232" w:date="2026-09-05T19:38:00Z">
          <w:pPr>
            <w:spacing w:beforeLines="50" w:before="120" w:afterLines="50" w:after="120"/>
            <w:ind w:leftChars="150" w:left="315"/>
            <w:contextualSpacing/>
            <w:jc w:val="both"/>
          </w:pPr>
        </w:pPrChange>
      </w:pPr>
      <w:r w:rsidRPr="00032BAE">
        <w:rPr>
          <w:rFonts w:ascii="Times New Roman" w:eastAsia="仿宋_GB2312" w:hAnsi="Times New Roman" w:cs="Times New Roman"/>
          <w:color w:val="auto"/>
          <w:szCs w:val="21"/>
          <w:lang w:eastAsia="zh-CN"/>
        </w:rPr>
        <w:t>316L</w:t>
      </w:r>
      <w:r w:rsidR="00197F24" w:rsidRPr="00032BAE">
        <w:rPr>
          <w:rFonts w:ascii="Times New Roman" w:eastAsia="仿宋_GB2312" w:hAnsi="Times New Roman" w:cs="Times New Roman"/>
          <w:color w:val="auto"/>
          <w:szCs w:val="21"/>
          <w:lang w:eastAsia="zh-CN"/>
        </w:rPr>
        <w:t>: 316 Low carbon stainless steel</w:t>
      </w:r>
      <w:r w:rsidR="00197F24" w:rsidRPr="00032BAE" w:rsidDel="007850EE">
        <w:rPr>
          <w:rFonts w:ascii="Times New Roman" w:eastAsia="仿宋_GB2312" w:hAnsi="Times New Roman" w:cs="Times New Roman"/>
          <w:color w:val="auto"/>
          <w:szCs w:val="21"/>
          <w:lang w:eastAsia="zh-CN"/>
        </w:rPr>
        <w:t xml:space="preserve"> </w:t>
      </w:r>
    </w:p>
    <w:p w14:paraId="54133C10" w14:textId="0A5FA995" w:rsidR="00197F24" w:rsidRDefault="00197F24">
      <w:pPr>
        <w:spacing w:afterLines="50" w:after="120"/>
        <w:ind w:leftChars="150" w:left="315"/>
        <w:contextualSpacing/>
        <w:jc w:val="both"/>
        <w:rPr>
          <w:ins w:id="68" w:author="Xuning Wei12232" w:date="2026-09-05T19:37:00Z"/>
          <w:rFonts w:ascii="Times New Roman" w:eastAsia="仿宋_GB2312" w:hAnsi="Times New Roman" w:cs="Times New Roman"/>
          <w:color w:val="auto"/>
          <w:szCs w:val="21"/>
          <w:lang w:eastAsia="zh-CN"/>
        </w:rPr>
        <w:pPrChange w:id="69" w:author="Xuning Wei12232" w:date="2026-09-05T19:38:00Z">
          <w:pPr>
            <w:spacing w:beforeLines="50" w:before="120" w:afterLines="50" w:after="120"/>
            <w:ind w:leftChars="150" w:left="315"/>
            <w:contextualSpacing/>
            <w:jc w:val="both"/>
          </w:pPr>
        </w:pPrChange>
      </w:pPr>
      <w:r w:rsidRPr="00032BAE">
        <w:rPr>
          <w:rFonts w:ascii="Times New Roman" w:eastAsia="仿宋_GB2312" w:hAnsi="Times New Roman" w:cs="Times New Roman"/>
          <w:color w:val="auto"/>
          <w:szCs w:val="21"/>
          <w:lang w:eastAsia="zh-CN"/>
        </w:rPr>
        <w:t>316SS: 316 Stainless steel</w:t>
      </w:r>
    </w:p>
    <w:p w14:paraId="12F96B7C" w14:textId="217D34EC" w:rsidR="00C12ACF" w:rsidRPr="00C12ACF" w:rsidDel="00C12ACF" w:rsidRDefault="00C12ACF">
      <w:pPr>
        <w:spacing w:after="50"/>
        <w:ind w:leftChars="150" w:left="315"/>
        <w:contextualSpacing/>
        <w:jc w:val="both"/>
        <w:rPr>
          <w:del w:id="70" w:author="Xuning Wei12232" w:date="2026-09-05T19:37:00Z"/>
          <w:rFonts w:ascii="Times New Roman" w:eastAsia="仿宋_GB2312" w:hAnsi="Times New Roman" w:cs="Times New Roman"/>
          <w:color w:val="auto"/>
          <w:szCs w:val="21"/>
          <w:lang w:eastAsia="zh-CN"/>
        </w:rPr>
        <w:pPrChange w:id="71" w:author="Xuning Wei12232" w:date="2026-09-05T19:38:00Z">
          <w:pPr>
            <w:spacing w:beforeLines="50" w:before="120" w:afterLines="50" w:after="120"/>
            <w:ind w:leftChars="150" w:left="315"/>
            <w:contextualSpacing/>
            <w:jc w:val="both"/>
          </w:pPr>
        </w:pPrChange>
      </w:pPr>
      <w:ins w:id="72" w:author="Xuning Wei12232" w:date="2026-09-05T19:37:00Z">
        <w:r w:rsidRPr="00937F85">
          <w:rPr>
            <w:rFonts w:ascii="Times New Roman" w:eastAsia="仿宋_GB2312" w:hAnsi="Times New Roman" w:cs="Times New Roman"/>
            <w:color w:val="auto"/>
            <w:szCs w:val="21"/>
            <w:lang w:eastAsia="zh-CN"/>
          </w:rPr>
          <w:t>304SS: 304 Stainless steel</w:t>
        </w:r>
      </w:ins>
    </w:p>
    <w:p w14:paraId="2A971426" w14:textId="15322D83" w:rsidR="00197F24" w:rsidRPr="00032BAE" w:rsidRDefault="00C12ACF">
      <w:pPr>
        <w:spacing w:after="50"/>
        <w:ind w:leftChars="150" w:left="315"/>
        <w:contextualSpacing/>
        <w:jc w:val="both"/>
        <w:rPr>
          <w:rFonts w:ascii="Times New Roman" w:eastAsia="仿宋_GB2312" w:hAnsi="Times New Roman" w:cs="Times New Roman"/>
          <w:color w:val="auto"/>
          <w:szCs w:val="21"/>
          <w:lang w:eastAsia="zh-CN"/>
        </w:rPr>
        <w:pPrChange w:id="73" w:author="Xuning Wei12232" w:date="2026-09-05T19:38:00Z">
          <w:pPr>
            <w:spacing w:beforeLines="50" w:before="120" w:afterLines="50" w:after="120"/>
            <w:ind w:leftChars="150" w:left="315"/>
            <w:contextualSpacing/>
            <w:jc w:val="both"/>
          </w:pPr>
        </w:pPrChange>
      </w:pPr>
      <w:ins w:id="74" w:author="Xuning Wei12232" w:date="2026-09-05T19:37:00Z">
        <w:r>
          <w:rPr>
            <w:rFonts w:ascii="Times New Roman" w:eastAsia="仿宋_GB2312" w:hAnsi="Times New Roman" w:cs="Times New Roman"/>
            <w:color w:val="auto"/>
            <w:szCs w:val="21"/>
            <w:lang w:eastAsia="zh-CN"/>
          </w:rPr>
          <w:br/>
        </w:r>
      </w:ins>
      <w:r w:rsidR="00197F24" w:rsidRPr="00032BAE">
        <w:rPr>
          <w:rFonts w:ascii="Times New Roman" w:eastAsia="仿宋_GB2312" w:hAnsi="Times New Roman" w:cs="Times New Roman"/>
          <w:color w:val="auto"/>
          <w:szCs w:val="21"/>
          <w:lang w:eastAsia="zh-CN"/>
        </w:rPr>
        <w:t xml:space="preserve">PTFE: </w:t>
      </w:r>
      <w:del w:id="75" w:author="Johan Granander" w:date="2026-05-04T10:00:00Z">
        <w:r w:rsidR="00197F24" w:rsidRPr="00032BAE" w:rsidDel="00B97298">
          <w:rPr>
            <w:rFonts w:ascii="Times New Roman" w:eastAsia="仿宋_GB2312" w:hAnsi="Times New Roman" w:cs="Times New Roman"/>
            <w:color w:val="auto"/>
            <w:szCs w:val="21"/>
            <w:lang w:eastAsia="zh-CN"/>
          </w:rPr>
          <w:delText>polytetrafluoroethylene</w:delText>
        </w:r>
      </w:del>
      <w:ins w:id="76" w:author="Johan Granander" w:date="2026-05-04T10:00:00Z">
        <w:r w:rsidR="00B97298">
          <w:rPr>
            <w:rFonts w:ascii="Times New Roman" w:eastAsia="仿宋_GB2312" w:hAnsi="Times New Roman" w:cs="Times New Roman"/>
            <w:color w:val="auto"/>
            <w:szCs w:val="21"/>
            <w:lang w:eastAsia="zh-CN"/>
          </w:rPr>
          <w:t>P</w:t>
        </w:r>
        <w:r w:rsidR="00B97298" w:rsidRPr="00032BAE">
          <w:rPr>
            <w:rFonts w:ascii="Times New Roman" w:eastAsia="仿宋_GB2312" w:hAnsi="Times New Roman" w:cs="Times New Roman"/>
            <w:color w:val="auto"/>
            <w:szCs w:val="21"/>
            <w:lang w:eastAsia="zh-CN"/>
          </w:rPr>
          <w:t>olytetrafluoroethylene</w:t>
        </w:r>
      </w:ins>
    </w:p>
    <w:p w14:paraId="15DD0617" w14:textId="7A1AADDE" w:rsidR="00197F24" w:rsidRPr="00032BAE" w:rsidRDefault="00197F24">
      <w:pPr>
        <w:spacing w:afterLines="50" w:after="120"/>
        <w:ind w:leftChars="150" w:left="315"/>
        <w:contextualSpacing/>
        <w:jc w:val="both"/>
        <w:rPr>
          <w:rFonts w:ascii="Times New Roman" w:eastAsia="仿宋_GB2312" w:hAnsi="Times New Roman" w:cs="Times New Roman"/>
          <w:color w:val="auto"/>
          <w:szCs w:val="21"/>
          <w:lang w:eastAsia="zh-CN"/>
        </w:rPr>
        <w:pPrChange w:id="77" w:author="Xuning Wei12232" w:date="2026-09-05T19:38:00Z">
          <w:pPr>
            <w:spacing w:beforeLines="50" w:before="120" w:afterLines="50" w:after="120"/>
            <w:ind w:leftChars="150" w:left="315"/>
            <w:contextualSpacing/>
            <w:jc w:val="both"/>
          </w:pPr>
        </w:pPrChange>
      </w:pPr>
      <w:r w:rsidRPr="00032BAE">
        <w:rPr>
          <w:rFonts w:ascii="Times New Roman" w:eastAsia="仿宋_GB2312" w:hAnsi="Times New Roman" w:cs="Times New Roman"/>
          <w:color w:val="auto"/>
          <w:szCs w:val="21"/>
          <w:lang w:eastAsia="zh-CN"/>
        </w:rPr>
        <w:t xml:space="preserve">LDPE: </w:t>
      </w:r>
      <w:del w:id="78" w:author="Johan Granander" w:date="2026-05-04T10:00:00Z">
        <w:r w:rsidRPr="00032BAE" w:rsidDel="00B97298">
          <w:rPr>
            <w:rFonts w:ascii="Times New Roman" w:eastAsia="仿宋_GB2312" w:hAnsi="Times New Roman" w:cs="Times New Roman"/>
            <w:color w:val="auto"/>
            <w:szCs w:val="21"/>
            <w:lang w:eastAsia="zh-CN"/>
          </w:rPr>
          <w:delText>low</w:delText>
        </w:r>
      </w:del>
      <w:ins w:id="79" w:author="Johan Granander" w:date="2026-05-04T10:00:00Z">
        <w:r w:rsidR="00B97298">
          <w:rPr>
            <w:rFonts w:ascii="Times New Roman" w:eastAsia="仿宋_GB2312" w:hAnsi="Times New Roman" w:cs="Times New Roman"/>
            <w:color w:val="auto"/>
            <w:szCs w:val="21"/>
            <w:lang w:eastAsia="zh-CN"/>
          </w:rPr>
          <w:t>L</w:t>
        </w:r>
        <w:r w:rsidR="00B97298" w:rsidRPr="00032BAE">
          <w:rPr>
            <w:rFonts w:ascii="Times New Roman" w:eastAsia="仿宋_GB2312" w:hAnsi="Times New Roman" w:cs="Times New Roman"/>
            <w:color w:val="auto"/>
            <w:szCs w:val="21"/>
            <w:lang w:eastAsia="zh-CN"/>
          </w:rPr>
          <w:t>ow</w:t>
        </w:r>
      </w:ins>
      <w:r w:rsidRPr="00032BAE">
        <w:rPr>
          <w:rFonts w:ascii="Times New Roman" w:eastAsia="仿宋_GB2312" w:hAnsi="Times New Roman" w:cs="Times New Roman"/>
          <w:color w:val="auto"/>
          <w:szCs w:val="21"/>
          <w:lang w:eastAsia="zh-CN"/>
        </w:rPr>
        <w:t>-density polyethylene</w:t>
      </w:r>
    </w:p>
    <w:p w14:paraId="72F36B74" w14:textId="30CBAD64" w:rsidR="00197F24" w:rsidRPr="00032BAE" w:rsidDel="00CE01D9" w:rsidRDefault="00197F24">
      <w:pPr>
        <w:spacing w:afterLines="50" w:after="120"/>
        <w:ind w:leftChars="150" w:left="315"/>
        <w:contextualSpacing/>
        <w:jc w:val="both"/>
        <w:rPr>
          <w:del w:id="80" w:author="Xuning Wei12232" w:date="2026-09-05T20:25:00Z"/>
          <w:rFonts w:ascii="Times New Roman" w:eastAsia="仿宋_GB2312" w:hAnsi="Times New Roman" w:cs="Times New Roman"/>
          <w:color w:val="auto"/>
          <w:szCs w:val="21"/>
        </w:rPr>
        <w:pPrChange w:id="81" w:author="Xuning Wei12232" w:date="2026-09-05T19:38:00Z">
          <w:pPr>
            <w:spacing w:beforeLines="50" w:before="120" w:afterLines="50" w:after="120"/>
            <w:ind w:leftChars="150" w:left="315"/>
            <w:contextualSpacing/>
            <w:jc w:val="both"/>
          </w:pPr>
        </w:pPrChange>
      </w:pPr>
      <w:del w:id="82" w:author="Xuning Wei12232" w:date="2026-09-05T20:25:00Z">
        <w:r w:rsidRPr="00032BAE" w:rsidDel="00CE01D9">
          <w:rPr>
            <w:rFonts w:ascii="Times New Roman" w:eastAsia="仿宋_GB2312" w:hAnsi="Times New Roman" w:cs="Times New Roman"/>
            <w:color w:val="auto"/>
            <w:szCs w:val="21"/>
          </w:rPr>
          <w:delText>PC:</w:delText>
        </w:r>
        <w:r w:rsidRPr="00032BAE" w:rsidDel="00CE01D9">
          <w:rPr>
            <w:rFonts w:ascii="Times New Roman" w:hAnsi="Times New Roman" w:cs="Times New Roman"/>
            <w:color w:val="auto"/>
          </w:rPr>
          <w:delText xml:space="preserve"> </w:delText>
        </w:r>
        <w:r w:rsidRPr="00032BAE" w:rsidDel="00CE01D9">
          <w:rPr>
            <w:rFonts w:ascii="Times New Roman" w:eastAsia="仿宋_GB2312" w:hAnsi="Times New Roman" w:cs="Times New Roman"/>
            <w:color w:val="auto"/>
            <w:szCs w:val="21"/>
          </w:rPr>
          <w:delText>Polycarbonate</w:delText>
        </w:r>
      </w:del>
    </w:p>
    <w:p w14:paraId="7F6E3A72" w14:textId="7237A94F" w:rsidR="00197F24" w:rsidRPr="00032BAE" w:rsidRDefault="00197F24">
      <w:pPr>
        <w:spacing w:afterLines="50" w:after="120"/>
        <w:ind w:leftChars="150" w:left="315"/>
        <w:contextualSpacing/>
        <w:jc w:val="both"/>
        <w:rPr>
          <w:rFonts w:ascii="Times New Roman" w:eastAsia="仿宋_GB2312" w:hAnsi="Times New Roman" w:cs="Times New Roman"/>
          <w:color w:val="auto"/>
          <w:szCs w:val="21"/>
          <w:lang w:eastAsia="zh-CN"/>
        </w:rPr>
        <w:pPrChange w:id="83" w:author="Xuning Wei12232" w:date="2026-09-05T19:38:00Z">
          <w:pPr>
            <w:spacing w:beforeLines="50" w:before="120" w:afterLines="50" w:after="120"/>
            <w:ind w:leftChars="150" w:left="315"/>
            <w:contextualSpacing/>
            <w:jc w:val="both"/>
          </w:pPr>
        </w:pPrChange>
      </w:pPr>
      <w:r w:rsidRPr="00032BAE">
        <w:rPr>
          <w:rFonts w:ascii="Times New Roman" w:eastAsia="仿宋_GB2312" w:hAnsi="Times New Roman" w:cs="Times New Roman"/>
          <w:color w:val="auto"/>
          <w:szCs w:val="21"/>
          <w:lang w:eastAsia="zh-CN"/>
        </w:rPr>
        <w:t xml:space="preserve">NOR: </w:t>
      </w:r>
      <w:bookmarkStart w:id="84" w:name="OLE_LINK2"/>
      <w:bookmarkStart w:id="85" w:name="OLE_LINK3"/>
      <w:del w:id="86" w:author="Johan Granander" w:date="2026-05-04T10:00:00Z">
        <w:r w:rsidRPr="00032BAE" w:rsidDel="00B97298">
          <w:rPr>
            <w:rFonts w:ascii="Times New Roman" w:eastAsia="仿宋_GB2312" w:hAnsi="Times New Roman" w:cs="Times New Roman"/>
            <w:color w:val="auto"/>
            <w:szCs w:val="21"/>
            <w:lang w:eastAsia="zh-CN"/>
          </w:rPr>
          <w:delText xml:space="preserve">normal </w:delText>
        </w:r>
      </w:del>
      <w:ins w:id="87" w:author="Johan Granander" w:date="2026-05-04T10:00:00Z">
        <w:r w:rsidR="00B97298">
          <w:rPr>
            <w:rFonts w:ascii="Times New Roman" w:eastAsia="仿宋_GB2312" w:hAnsi="Times New Roman" w:cs="Times New Roman"/>
            <w:color w:val="auto"/>
            <w:szCs w:val="21"/>
            <w:lang w:eastAsia="zh-CN"/>
          </w:rPr>
          <w:t>N</w:t>
        </w:r>
        <w:r w:rsidR="00B97298" w:rsidRPr="00032BAE">
          <w:rPr>
            <w:rFonts w:ascii="Times New Roman" w:eastAsia="仿宋_GB2312" w:hAnsi="Times New Roman" w:cs="Times New Roman"/>
            <w:color w:val="auto"/>
            <w:szCs w:val="21"/>
            <w:lang w:eastAsia="zh-CN"/>
          </w:rPr>
          <w:t xml:space="preserve">ormal </w:t>
        </w:r>
      </w:ins>
      <w:r w:rsidRPr="00032BAE">
        <w:rPr>
          <w:rFonts w:ascii="Times New Roman" w:eastAsia="仿宋_GB2312" w:hAnsi="Times New Roman" w:cs="Times New Roman"/>
          <w:color w:val="auto"/>
          <w:szCs w:val="21"/>
          <w:lang w:eastAsia="zh-CN"/>
        </w:rPr>
        <w:t>operation range</w:t>
      </w:r>
      <w:bookmarkEnd w:id="84"/>
      <w:bookmarkEnd w:id="85"/>
    </w:p>
    <w:p w14:paraId="42C52A9D" w14:textId="0C310ABC" w:rsidR="00197F24" w:rsidRPr="00032BAE" w:rsidRDefault="00197F24">
      <w:pPr>
        <w:spacing w:afterLines="50" w:after="120"/>
        <w:ind w:leftChars="150" w:left="315"/>
        <w:contextualSpacing/>
        <w:jc w:val="both"/>
        <w:rPr>
          <w:rFonts w:ascii="Times New Roman" w:eastAsia="FangSong" w:hAnsi="Times New Roman" w:cs="Times New Roman"/>
          <w:color w:val="auto"/>
          <w:szCs w:val="21"/>
          <w:lang w:eastAsia="zh-CN"/>
        </w:rPr>
        <w:pPrChange w:id="88" w:author="Xuning Wei12232" w:date="2026-09-05T19:38:00Z">
          <w:pPr>
            <w:spacing w:beforeLines="50" w:before="120" w:afterLines="50" w:after="120"/>
            <w:ind w:leftChars="150" w:left="315"/>
            <w:contextualSpacing/>
            <w:jc w:val="both"/>
          </w:pPr>
        </w:pPrChange>
      </w:pPr>
      <w:r w:rsidRPr="00032BAE">
        <w:rPr>
          <w:rFonts w:ascii="Times New Roman" w:eastAsia="FangSong" w:hAnsi="Times New Roman" w:cs="Times New Roman"/>
          <w:color w:val="auto"/>
          <w:szCs w:val="21"/>
          <w:lang w:eastAsia="zh-CN"/>
        </w:rPr>
        <w:t>PAR</w:t>
      </w:r>
      <w:bookmarkStart w:id="89" w:name="OLE_LINK48"/>
      <w:bookmarkStart w:id="90" w:name="OLE_LINK51"/>
      <w:r w:rsidRPr="00032BAE">
        <w:rPr>
          <w:rFonts w:ascii="Times New Roman" w:eastAsia="FangSong" w:hAnsi="Times New Roman" w:cs="Times New Roman"/>
          <w:color w:val="auto"/>
          <w:szCs w:val="21"/>
          <w:lang w:eastAsia="zh-CN"/>
        </w:rPr>
        <w:t>: Proven acceptable range</w:t>
      </w:r>
      <w:bookmarkEnd w:id="89"/>
      <w:bookmarkEnd w:id="90"/>
      <w:r w:rsidRPr="00032BAE">
        <w:rPr>
          <w:rFonts w:ascii="Times New Roman" w:eastAsia="FangSong" w:hAnsi="Times New Roman" w:cs="Times New Roman"/>
          <w:color w:val="auto"/>
          <w:szCs w:val="21"/>
          <w:lang w:eastAsia="zh-CN"/>
        </w:rPr>
        <w:t xml:space="preserve"> </w:t>
      </w:r>
    </w:p>
    <w:p w14:paraId="2100A4F9" w14:textId="6A35A3B8" w:rsidR="00197F24" w:rsidRPr="00032BAE" w:rsidRDefault="00197F24">
      <w:pPr>
        <w:spacing w:afterLines="50" w:after="120"/>
        <w:ind w:leftChars="150" w:left="315"/>
        <w:contextualSpacing/>
        <w:jc w:val="both"/>
        <w:rPr>
          <w:rFonts w:ascii="Times New Roman" w:eastAsia="FangSong" w:hAnsi="Times New Roman" w:cs="Times New Roman"/>
          <w:color w:val="auto"/>
          <w:szCs w:val="21"/>
          <w:lang w:eastAsia="zh-CN"/>
        </w:rPr>
        <w:pPrChange w:id="91" w:author="Xuning Wei12232" w:date="2026-09-05T19:38:00Z">
          <w:pPr>
            <w:spacing w:beforeLines="50" w:before="120" w:afterLines="50" w:after="120"/>
            <w:ind w:leftChars="150" w:left="315"/>
            <w:contextualSpacing/>
            <w:jc w:val="both"/>
          </w:pPr>
        </w:pPrChange>
      </w:pPr>
      <w:r w:rsidRPr="00032BAE">
        <w:rPr>
          <w:rFonts w:ascii="Times New Roman" w:eastAsia="FangSong" w:hAnsi="Times New Roman" w:cs="Times New Roman"/>
          <w:color w:val="auto"/>
          <w:szCs w:val="21"/>
          <w:lang w:eastAsia="zh-CN"/>
        </w:rPr>
        <w:t xml:space="preserve">MPa: </w:t>
      </w:r>
      <w:proofErr w:type="spellStart"/>
      <w:r w:rsidRPr="00032BAE">
        <w:rPr>
          <w:rFonts w:ascii="Times New Roman" w:eastAsia="FangSong" w:hAnsi="Times New Roman" w:cs="Times New Roman"/>
          <w:color w:val="auto"/>
          <w:szCs w:val="21"/>
          <w:lang w:eastAsia="zh-CN"/>
        </w:rPr>
        <w:t>Megapascals</w:t>
      </w:r>
      <w:proofErr w:type="spellEnd"/>
    </w:p>
    <w:p w14:paraId="26D6C8A0" w14:textId="7E1D42FD" w:rsidR="00E82336" w:rsidRPr="00032BAE" w:rsidRDefault="00E82336">
      <w:pPr>
        <w:spacing w:afterLines="50" w:after="120"/>
        <w:ind w:leftChars="150" w:left="315"/>
        <w:contextualSpacing/>
        <w:jc w:val="both"/>
        <w:rPr>
          <w:rFonts w:ascii="Times New Roman" w:eastAsia="FangSong" w:hAnsi="Times New Roman" w:cs="Times New Roman"/>
          <w:color w:val="auto"/>
          <w:szCs w:val="21"/>
          <w:lang w:eastAsia="zh-CN"/>
        </w:rPr>
        <w:pPrChange w:id="92" w:author="Xuning Wei12232" w:date="2026-09-05T19:38:00Z">
          <w:pPr>
            <w:spacing w:beforeLines="50" w:before="120" w:afterLines="50" w:after="120"/>
            <w:ind w:leftChars="150" w:left="315"/>
            <w:contextualSpacing/>
            <w:jc w:val="both"/>
          </w:pPr>
        </w:pPrChange>
      </w:pPr>
      <w:r w:rsidRPr="00032BAE">
        <w:rPr>
          <w:rFonts w:ascii="Times New Roman" w:eastAsia="FangSong" w:hAnsi="Times New Roman" w:cs="Times New Roman"/>
          <w:color w:val="auto"/>
          <w:szCs w:val="21"/>
          <w:lang w:eastAsia="zh-CN"/>
        </w:rPr>
        <w:t>HSS: High‑Speed Steel</w:t>
      </w:r>
    </w:p>
    <w:p w14:paraId="439FE610" w14:textId="18A0EFF9" w:rsidR="0051149A" w:rsidRPr="00032BAE" w:rsidRDefault="0051149A">
      <w:pPr>
        <w:spacing w:afterLines="50" w:after="120"/>
        <w:ind w:leftChars="150" w:left="315"/>
        <w:contextualSpacing/>
        <w:jc w:val="both"/>
        <w:rPr>
          <w:rFonts w:ascii="Times New Roman" w:eastAsia="FangSong" w:hAnsi="Times New Roman" w:cs="Times New Roman"/>
          <w:color w:val="auto"/>
          <w:szCs w:val="21"/>
          <w:lang w:eastAsia="zh-CN"/>
        </w:rPr>
        <w:pPrChange w:id="93" w:author="Xuning Wei12232" w:date="2026-09-05T19:38:00Z">
          <w:pPr>
            <w:spacing w:beforeLines="50" w:before="120" w:afterLines="50" w:after="120"/>
            <w:ind w:leftChars="150" w:left="315"/>
            <w:contextualSpacing/>
            <w:jc w:val="both"/>
          </w:pPr>
        </w:pPrChange>
      </w:pPr>
      <w:r w:rsidRPr="00032BAE">
        <w:rPr>
          <w:rFonts w:ascii="Times New Roman" w:eastAsia="FangSong" w:hAnsi="Times New Roman" w:cs="Times New Roman"/>
          <w:color w:val="auto"/>
          <w:szCs w:val="21"/>
          <w:lang w:eastAsia="zh-CN"/>
        </w:rPr>
        <w:t>PP: Polypropylene</w:t>
      </w:r>
    </w:p>
    <w:p w14:paraId="71D9AC5C" w14:textId="77777777" w:rsidR="0061085F" w:rsidRDefault="00766FDD">
      <w:pPr>
        <w:spacing w:afterLines="50" w:after="120"/>
        <w:ind w:leftChars="150" w:left="315"/>
        <w:contextualSpacing/>
        <w:jc w:val="both"/>
        <w:rPr>
          <w:rFonts w:ascii="Times New Roman" w:eastAsia="FangSong" w:hAnsi="Times New Roman" w:cs="Times New Roman"/>
          <w:color w:val="auto"/>
          <w:szCs w:val="21"/>
          <w:lang w:eastAsia="zh-CN"/>
        </w:rPr>
        <w:pPrChange w:id="94" w:author="Xuning Wei12232" w:date="2026-09-05T19:38:00Z">
          <w:pPr>
            <w:spacing w:beforeLines="50" w:before="120" w:afterLines="50" w:after="120"/>
            <w:ind w:leftChars="150" w:left="315"/>
            <w:contextualSpacing/>
            <w:jc w:val="both"/>
          </w:pPr>
        </w:pPrChange>
      </w:pPr>
      <w:r w:rsidRPr="008B3C39">
        <w:rPr>
          <w:rFonts w:ascii="Times New Roman" w:eastAsia="FangSong" w:hAnsi="Times New Roman" w:cs="Times New Roman"/>
          <w:color w:val="auto"/>
          <w:szCs w:val="21"/>
          <w:lang w:eastAsia="zh-CN"/>
        </w:rPr>
        <w:t xml:space="preserve">C-276: </w:t>
      </w:r>
      <w:proofErr w:type="spellStart"/>
      <w:r w:rsidR="00161EA5" w:rsidRPr="008B3C39">
        <w:rPr>
          <w:rFonts w:ascii="Times New Roman" w:eastAsia="FangSong" w:hAnsi="Times New Roman" w:cs="Times New Roman"/>
          <w:color w:val="auto"/>
          <w:szCs w:val="21"/>
          <w:lang w:eastAsia="zh-CN"/>
        </w:rPr>
        <w:t>Hastelloy</w:t>
      </w:r>
      <w:proofErr w:type="spellEnd"/>
    </w:p>
    <w:p w14:paraId="148BF644" w14:textId="1E0B4DDE" w:rsidR="00766FDD" w:rsidRPr="00CC1D21" w:rsidRDefault="0061085F">
      <w:pPr>
        <w:spacing w:afterLines="50" w:after="120"/>
        <w:ind w:leftChars="150" w:left="315"/>
        <w:contextualSpacing/>
        <w:jc w:val="both"/>
        <w:rPr>
          <w:rFonts w:ascii="Times New Roman" w:eastAsia="FangSong" w:hAnsi="Times New Roman" w:cs="Times New Roman"/>
          <w:color w:val="auto"/>
          <w:szCs w:val="21"/>
          <w:lang w:eastAsia="zh-CN"/>
        </w:rPr>
        <w:pPrChange w:id="95" w:author="Xuning Wei12232" w:date="2026-09-05T19:38:00Z">
          <w:pPr>
            <w:spacing w:beforeLines="50" w:before="120" w:afterLines="50" w:after="120"/>
            <w:ind w:leftChars="150" w:left="315"/>
            <w:contextualSpacing/>
            <w:jc w:val="both"/>
          </w:pPr>
        </w:pPrChange>
      </w:pPr>
      <w:r w:rsidRPr="00CC1D21">
        <w:rPr>
          <w:rFonts w:ascii="Times New Roman" w:eastAsia="FangSong" w:hAnsi="Times New Roman" w:cs="Times New Roman"/>
          <w:color w:val="0000FF"/>
          <w:szCs w:val="21"/>
          <w:lang w:eastAsia="zh-CN"/>
        </w:rPr>
        <w:t>HC-22:</w:t>
      </w:r>
      <w:r w:rsidRPr="00CC1D21">
        <w:rPr>
          <w:rFonts w:ascii="Times New Roman" w:hAnsi="Times New Roman" w:cs="Times New Roman"/>
          <w:color w:val="0000FF"/>
        </w:rPr>
        <w:t xml:space="preserve"> </w:t>
      </w:r>
      <w:proofErr w:type="spellStart"/>
      <w:r w:rsidRPr="00CC1D21">
        <w:rPr>
          <w:rFonts w:ascii="Times New Roman" w:hAnsi="Times New Roman" w:cs="Times New Roman"/>
          <w:color w:val="0000FF"/>
        </w:rPr>
        <w:t>Hastelloy</w:t>
      </w:r>
      <w:proofErr w:type="spellEnd"/>
      <w:r w:rsidRPr="00CC1D21">
        <w:rPr>
          <w:rFonts w:ascii="Times New Roman" w:hAnsi="Times New Roman" w:cs="Times New Roman"/>
          <w:color w:val="0000FF"/>
        </w:rPr>
        <w:t xml:space="preserve"> C</w:t>
      </w:r>
      <w:r w:rsidRPr="00CC1D21">
        <w:rPr>
          <w:rFonts w:ascii="Times New Roman" w:hAnsi="Times New Roman" w:cs="Times New Roman"/>
          <w:color w:val="0000FF"/>
        </w:rPr>
        <w:noBreakHyphen/>
        <w:t>22</w:t>
      </w:r>
      <w:r w:rsidRPr="00CC1D21">
        <w:rPr>
          <w:rFonts w:ascii="Times New Roman" w:eastAsia="FangSong" w:hAnsi="Times New Roman" w:cs="Times New Roman"/>
          <w:color w:val="auto"/>
          <w:szCs w:val="21"/>
          <w:lang w:eastAsia="zh-CN"/>
        </w:rPr>
        <w:br/>
      </w:r>
      <w:proofErr w:type="spellStart"/>
      <w:r w:rsidRPr="00CC1D21">
        <w:rPr>
          <w:rFonts w:ascii="Times New Roman" w:eastAsia="FangSong" w:hAnsi="Times New Roman" w:cs="Times New Roman"/>
          <w:color w:val="auto"/>
          <w:szCs w:val="21"/>
          <w:lang w:eastAsia="zh-CN"/>
        </w:rPr>
        <w:t>PyBOP</w:t>
      </w:r>
      <w:proofErr w:type="spellEnd"/>
      <w:r w:rsidRPr="00CC1D21">
        <w:rPr>
          <w:rFonts w:ascii="Times New Roman" w:eastAsia="FangSong" w:hAnsi="Times New Roman" w:cs="Times New Roman"/>
          <w:color w:val="auto"/>
          <w:szCs w:val="21"/>
          <w:lang w:eastAsia="zh-CN"/>
        </w:rPr>
        <w:t>:</w:t>
      </w:r>
      <w:r w:rsidRPr="00CC1D21">
        <w:rPr>
          <w:rFonts w:ascii="Times New Roman" w:hAnsi="Times New Roman" w:cs="Times New Roman"/>
        </w:rPr>
        <w:t xml:space="preserve"> Benzotriazole-1-yl-oxytripyrrolidinophosphonium </w:t>
      </w:r>
      <w:proofErr w:type="spellStart"/>
      <w:r w:rsidRPr="00CC1D21">
        <w:rPr>
          <w:rFonts w:ascii="Times New Roman" w:hAnsi="Times New Roman" w:cs="Times New Roman"/>
        </w:rPr>
        <w:t>hexafluorophosphate</w:t>
      </w:r>
      <w:proofErr w:type="spellEnd"/>
    </w:p>
    <w:p w14:paraId="2C343FF1" w14:textId="3CF35FD3" w:rsidR="00813D53" w:rsidRPr="008B3C39" w:rsidRDefault="00010358">
      <w:pPr>
        <w:pStyle w:val="1"/>
        <w:numPr>
          <w:ilvl w:val="0"/>
          <w:numId w:val="8"/>
        </w:numPr>
        <w:pPrChange w:id="96" w:author="He Han" w:date="2026-08-27T14:28:00Z">
          <w:pPr>
            <w:pStyle w:val="1"/>
          </w:pPr>
        </w:pPrChange>
      </w:pPr>
      <w:bookmarkStart w:id="97" w:name="_Toc226991292"/>
      <w:r w:rsidRPr="008B3C39">
        <w:t>Assessment Strategy</w:t>
      </w:r>
      <w:bookmarkEnd w:id="97"/>
      <w:r w:rsidRPr="008B3C39">
        <w:t xml:space="preserve"> </w:t>
      </w:r>
    </w:p>
    <w:p w14:paraId="25BA31EA" w14:textId="6FD1AD2A" w:rsidR="00813D53" w:rsidRPr="008B3C39" w:rsidRDefault="00010358" w:rsidP="007847D6">
      <w:pPr>
        <w:spacing w:beforeLines="50" w:before="120" w:afterLines="50" w:after="120"/>
        <w:ind w:leftChars="150" w:left="315"/>
        <w:jc w:val="both"/>
        <w:rPr>
          <w:rFonts w:ascii="Times New Roman" w:eastAsia="仿宋_GB2312" w:hAnsi="Times New Roman" w:cs="Times New Roman"/>
          <w:color w:val="auto"/>
        </w:rPr>
      </w:pPr>
      <w:r w:rsidRPr="007847D6">
        <w:rPr>
          <w:rFonts w:ascii="Times New Roman" w:eastAsia="仿宋_GB2312" w:hAnsi="Times New Roman" w:cs="Times New Roman"/>
          <w:color w:val="auto"/>
        </w:rPr>
        <w:t xml:space="preserve">A gap analysis method is applied for this risk assessment. The method is to compare the process requirement and the actual equipment characteristic to identify any gaps, followed by a justification for the </w:t>
      </w:r>
      <w:del w:id="98" w:author="Diedra Shorty-Duffie" w:date="2026-05-06T04:02:00Z">
        <w:r w:rsidRPr="007847D6" w:rsidDel="00010358">
          <w:rPr>
            <w:rFonts w:ascii="Times New Roman" w:eastAsia="仿宋_GB2312" w:hAnsi="Times New Roman" w:cs="Times New Roman"/>
            <w:color w:val="auto"/>
          </w:rPr>
          <w:delText>suitability.</w:delText>
        </w:r>
      </w:del>
      <w:ins w:id="99" w:author="Diedra Shorty-Duffie" w:date="2026-05-06T04:02:00Z">
        <w:r w:rsidR="6A5D1BFE" w:rsidRPr="007847D6">
          <w:rPr>
            <w:rFonts w:ascii="Times New Roman" w:eastAsia="仿宋_GB2312" w:hAnsi="Times New Roman" w:cs="Times New Roman"/>
            <w:color w:val="auto"/>
          </w:rPr>
          <w:t>suitability. ￼</w:t>
        </w:r>
      </w:ins>
    </w:p>
    <w:p w14:paraId="04D3B126" w14:textId="4CC57F31" w:rsidR="00813D53" w:rsidRPr="008B3C39" w:rsidRDefault="00010358">
      <w:pPr>
        <w:pStyle w:val="1"/>
        <w:numPr>
          <w:ilvl w:val="0"/>
          <w:numId w:val="8"/>
        </w:numPr>
        <w:pPrChange w:id="100" w:author="He Han" w:date="2026-08-27T14:28:00Z">
          <w:pPr>
            <w:pStyle w:val="1"/>
          </w:pPr>
        </w:pPrChange>
      </w:pPr>
      <w:bookmarkStart w:id="101" w:name="_Toc226991293"/>
      <w:r w:rsidRPr="008B3C39">
        <w:t>Process Description</w:t>
      </w:r>
      <w:bookmarkEnd w:id="101"/>
    </w:p>
    <w:p w14:paraId="5FD1EC82" w14:textId="77777777" w:rsidR="00F06248" w:rsidRDefault="00010358" w:rsidP="000451B5">
      <w:pPr>
        <w:spacing w:beforeLines="50" w:before="120" w:afterLines="50" w:after="120"/>
        <w:ind w:leftChars="150" w:left="315"/>
        <w:contextualSpacing/>
        <w:jc w:val="both"/>
        <w:rPr>
          <w:rFonts w:ascii="Times New Roman" w:eastAsia="仿宋_GB2312" w:hAnsi="Times New Roman" w:cs="Times New Roman"/>
          <w:b/>
          <w:color w:val="auto"/>
          <w:szCs w:val="21"/>
          <w:lang w:eastAsia="zh-CN"/>
        </w:rPr>
      </w:pPr>
      <w:commentRangeStart w:id="102"/>
      <w:commentRangeStart w:id="103"/>
      <w:r w:rsidRPr="008B3C39">
        <w:rPr>
          <w:rFonts w:ascii="Times New Roman" w:eastAsia="仿宋_GB2312" w:hAnsi="Times New Roman" w:cs="Times New Roman"/>
          <w:b/>
          <w:color w:val="auto"/>
          <w:szCs w:val="21"/>
        </w:rPr>
        <w:t>Reaction scheme</w:t>
      </w:r>
      <w:r w:rsidR="00C55216" w:rsidRPr="008B3C39">
        <w:rPr>
          <w:rFonts w:ascii="Times New Roman" w:eastAsia="仿宋_GB2312" w:hAnsi="Times New Roman" w:cs="Times New Roman"/>
          <w:b/>
          <w:color w:val="auto"/>
          <w:szCs w:val="21"/>
          <w:lang w:eastAsia="zh-CN"/>
        </w:rPr>
        <w:t>：</w:t>
      </w:r>
      <w:commentRangeEnd w:id="102"/>
      <w:r w:rsidR="00BC47E2">
        <w:rPr>
          <w:rStyle w:val="aff1"/>
          <w:rFonts w:ascii="Times New Roman" w:eastAsia="仿宋_GB2312" w:hAnsi="Times New Roman" w:cs="Times New Roman"/>
          <w:b/>
          <w:color w:val="auto"/>
          <w:lang w:eastAsia="zh-CN"/>
        </w:rPr>
        <w:commentReference w:id="102"/>
      </w:r>
      <w:commentRangeEnd w:id="103"/>
      <w:r>
        <w:rPr>
          <w:rStyle w:val="aff1"/>
          <w:rFonts w:ascii="Times New Roman" w:eastAsia="仿宋_GB2312" w:hAnsi="Times New Roman" w:cs="Times New Roman"/>
          <w:b/>
          <w:color w:val="auto"/>
          <w:lang w:eastAsia="zh-CN"/>
        </w:rPr>
        <w:commentReference w:id="103"/>
      </w:r>
    </w:p>
    <w:p w14:paraId="483FAB16" w14:textId="1EE55A9D" w:rsidR="00813D53" w:rsidRPr="008B3C39" w:rsidRDefault="000241FD" w:rsidP="00F06248">
      <w:pPr>
        <w:spacing w:beforeLines="50" w:before="120" w:afterLines="50" w:after="120"/>
        <w:ind w:leftChars="150" w:left="315"/>
        <w:contextualSpacing/>
        <w:jc w:val="center"/>
        <w:rPr>
          <w:rFonts w:ascii="Times New Roman" w:eastAsia="仿宋_GB2312" w:hAnsi="Times New Roman" w:cs="Times New Roman"/>
          <w:b/>
          <w:color w:val="auto"/>
          <w:szCs w:val="21"/>
        </w:rPr>
      </w:pPr>
      <w:r>
        <w:object w:dxaOrig="9175" w:dyaOrig="11995" w14:anchorId="5961BA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8.5pt;height:521.8pt" o:ole="">
            <v:imagedata r:id="rId18" o:title=""/>
          </v:shape>
          <o:OLEObject Type="Embed" ProgID="ChemDraw.Document.6.0" ShapeID="_x0000_i1025" DrawAspect="Content" ObjectID="_1851408314" r:id="rId19"/>
        </w:object>
      </w:r>
    </w:p>
    <w:p w14:paraId="4D93523E" w14:textId="48A887F9" w:rsidR="00813D53" w:rsidRPr="008B3C39" w:rsidRDefault="00813D53" w:rsidP="00C55216">
      <w:pPr>
        <w:spacing w:beforeLines="50" w:before="120" w:afterLines="50" w:after="120" w:line="319" w:lineRule="auto"/>
        <w:ind w:leftChars="134" w:left="281"/>
        <w:contextualSpacing/>
        <w:jc w:val="right"/>
        <w:rPr>
          <w:rFonts w:ascii="Times New Roman" w:eastAsia="仿宋_GB2312" w:hAnsi="Times New Roman" w:cs="Times New Roman"/>
          <w:color w:val="auto"/>
          <w:szCs w:val="21"/>
        </w:rPr>
      </w:pPr>
    </w:p>
    <w:p w14:paraId="09454AE6" w14:textId="58EC53A2" w:rsidR="00813D53" w:rsidRPr="008B3C39" w:rsidRDefault="00010358" w:rsidP="00F06248">
      <w:pPr>
        <w:jc w:val="center"/>
        <w:rPr>
          <w:rFonts w:ascii="Times New Roman" w:eastAsia="仿宋_GB2312" w:hAnsi="Times New Roman" w:cs="Times New Roman"/>
          <w:color w:val="auto"/>
          <w:szCs w:val="21"/>
        </w:rPr>
      </w:pPr>
      <w:r w:rsidRPr="008B3C39">
        <w:rPr>
          <w:rFonts w:ascii="Times New Roman" w:eastAsia="仿宋_GB2312" w:hAnsi="Times New Roman" w:cs="Times New Roman"/>
          <w:b/>
          <w:color w:val="auto"/>
          <w:szCs w:val="21"/>
        </w:rPr>
        <w:t xml:space="preserve">Scheme 1: Process synthetic route for </w:t>
      </w:r>
      <w:r w:rsidR="004E38C4" w:rsidRPr="008B3C39">
        <w:rPr>
          <w:rFonts w:ascii="Times New Roman" w:eastAsia="仿宋_GB2312" w:hAnsi="Times New Roman" w:cs="Times New Roman"/>
          <w:b/>
          <w:color w:val="auto"/>
          <w:sz w:val="20"/>
          <w:szCs w:val="20"/>
        </w:rPr>
        <w:t>ASYM-1</w:t>
      </w:r>
      <w:r w:rsidR="00522220" w:rsidRPr="008B3C39">
        <w:rPr>
          <w:rFonts w:ascii="Times New Roman" w:eastAsia="仿宋_GB2312" w:hAnsi="Times New Roman" w:cs="Times New Roman"/>
          <w:b/>
          <w:color w:val="auto"/>
          <w:sz w:val="20"/>
          <w:szCs w:val="20"/>
        </w:rPr>
        <w:t>4136</w:t>
      </w:r>
      <w:r w:rsidR="004E38C4" w:rsidRPr="008B3C39">
        <w:rPr>
          <w:rFonts w:ascii="Times New Roman" w:eastAsia="仿宋_GB2312" w:hAnsi="Times New Roman" w:cs="Times New Roman"/>
          <w:b/>
          <w:color w:val="auto"/>
          <w:sz w:val="20"/>
          <w:szCs w:val="20"/>
        </w:rPr>
        <w:t>6</w:t>
      </w:r>
      <w:r w:rsidRPr="008B3C39">
        <w:rPr>
          <w:rFonts w:ascii="Times New Roman" w:eastAsia="仿宋_GB2312" w:hAnsi="Times New Roman" w:cs="Times New Roman"/>
          <w:b/>
          <w:color w:val="auto"/>
          <w:sz w:val="20"/>
          <w:szCs w:val="20"/>
        </w:rPr>
        <w:t xml:space="preserve"> (step </w:t>
      </w:r>
      <w:r w:rsidR="00522220" w:rsidRPr="008B3C39">
        <w:rPr>
          <w:rFonts w:ascii="Times New Roman" w:eastAsia="仿宋_GB2312" w:hAnsi="Times New Roman" w:cs="Times New Roman"/>
          <w:b/>
          <w:color w:val="auto"/>
          <w:sz w:val="20"/>
          <w:szCs w:val="20"/>
        </w:rPr>
        <w:t>1</w:t>
      </w:r>
      <w:r w:rsidRPr="008B3C39">
        <w:rPr>
          <w:rFonts w:ascii="Times New Roman" w:eastAsia="仿宋_GB2312" w:hAnsi="Times New Roman" w:cs="Times New Roman"/>
          <w:b/>
          <w:color w:val="auto"/>
          <w:sz w:val="20"/>
          <w:szCs w:val="20"/>
        </w:rPr>
        <w:t xml:space="preserve"> of </w:t>
      </w:r>
      <w:r w:rsidR="00E16333" w:rsidRPr="008B3C39">
        <w:rPr>
          <w:rFonts w:ascii="Times New Roman" w:eastAsia="仿宋_GB2312" w:hAnsi="Times New Roman" w:cs="Times New Roman"/>
          <w:b/>
          <w:color w:val="auto"/>
          <w:sz w:val="20"/>
          <w:szCs w:val="20"/>
        </w:rPr>
        <w:t>CPo</w:t>
      </w:r>
      <w:r w:rsidR="00AE5B3E" w:rsidRPr="008B3C39">
        <w:rPr>
          <w:rFonts w:ascii="Times New Roman" w:eastAsia="仿宋_GB2312" w:hAnsi="Times New Roman" w:cs="Times New Roman"/>
          <w:b/>
          <w:color w:val="auto"/>
          <w:sz w:val="20"/>
          <w:szCs w:val="20"/>
        </w:rPr>
        <w:t>1</w:t>
      </w:r>
      <w:r w:rsidR="00522220" w:rsidRPr="008B3C39">
        <w:rPr>
          <w:rFonts w:ascii="Times New Roman" w:eastAsia="仿宋_GB2312" w:hAnsi="Times New Roman" w:cs="Times New Roman"/>
          <w:b/>
          <w:color w:val="auto"/>
          <w:sz w:val="20"/>
          <w:szCs w:val="20"/>
        </w:rPr>
        <w:t>40020</w:t>
      </w:r>
      <w:r w:rsidRPr="008B3C39">
        <w:rPr>
          <w:rFonts w:ascii="Times New Roman" w:eastAsia="仿宋_GB2312" w:hAnsi="Times New Roman" w:cs="Times New Roman"/>
          <w:b/>
          <w:color w:val="auto"/>
          <w:sz w:val="20"/>
          <w:szCs w:val="20"/>
        </w:rPr>
        <w:t>-03)</w:t>
      </w:r>
    </w:p>
    <w:p w14:paraId="0E1BEEF7" w14:textId="77777777" w:rsidR="000127D9" w:rsidRPr="008B3C39" w:rsidRDefault="000127D9" w:rsidP="000127D9">
      <w:pPr>
        <w:spacing w:beforeLines="50" w:before="120" w:afterLines="50" w:after="120"/>
        <w:ind w:leftChars="100" w:left="210"/>
        <w:contextualSpacing/>
        <w:jc w:val="both"/>
        <w:rPr>
          <w:rFonts w:ascii="Times New Roman" w:eastAsia="仿宋_GB2312" w:hAnsi="Times New Roman" w:cs="Times New Roman"/>
          <w:b/>
          <w:color w:val="auto"/>
          <w:szCs w:val="21"/>
        </w:rPr>
      </w:pPr>
    </w:p>
    <w:p w14:paraId="3E948298" w14:textId="14ECD9EF" w:rsidR="00860F4A" w:rsidRPr="008B3C39" w:rsidRDefault="00010358" w:rsidP="000451B5">
      <w:pPr>
        <w:spacing w:beforeLines="50" w:before="120" w:afterLines="50" w:after="120"/>
        <w:ind w:leftChars="150" w:left="315"/>
        <w:contextualSpacing/>
        <w:jc w:val="both"/>
        <w:rPr>
          <w:rFonts w:ascii="Times New Roman" w:eastAsia="仿宋_GB2312" w:hAnsi="Times New Roman" w:cs="Times New Roman"/>
          <w:b/>
          <w:color w:val="auto"/>
          <w:szCs w:val="21"/>
        </w:rPr>
      </w:pPr>
      <w:r w:rsidRPr="008B3C39">
        <w:rPr>
          <w:rFonts w:ascii="Times New Roman" w:eastAsia="仿宋_GB2312" w:hAnsi="Times New Roman" w:cs="Times New Roman"/>
          <w:b/>
          <w:color w:val="auto"/>
          <w:szCs w:val="21"/>
        </w:rPr>
        <w:t>Process description</w:t>
      </w:r>
      <w:r w:rsidR="000127D9" w:rsidRPr="008B3C39">
        <w:rPr>
          <w:rFonts w:ascii="Times New Roman" w:eastAsia="仿宋_GB2312" w:hAnsi="Times New Roman" w:cs="Times New Roman"/>
          <w:b/>
          <w:color w:val="auto"/>
          <w:szCs w:val="21"/>
          <w:lang w:eastAsia="zh-CN"/>
        </w:rPr>
        <w:t>：</w:t>
      </w:r>
    </w:p>
    <w:p w14:paraId="05411579" w14:textId="77777777" w:rsidR="000127D9" w:rsidRPr="008B3C39" w:rsidRDefault="000127D9" w:rsidP="000127D9">
      <w:pPr>
        <w:spacing w:beforeLines="50" w:before="120" w:afterLines="50" w:after="120"/>
        <w:ind w:leftChars="150" w:left="315"/>
        <w:contextualSpacing/>
        <w:jc w:val="both"/>
        <w:rPr>
          <w:rFonts w:ascii="Times New Roman" w:eastAsia="仿宋_GB2312" w:hAnsi="Times New Roman" w:cs="Times New Roman"/>
          <w:b/>
          <w:color w:val="auto"/>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04" w:author="Xuning Wei12232" w:date="2026-07-23T15:5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576"/>
        <w:gridCol w:w="1400"/>
        <w:gridCol w:w="8481"/>
        <w:tblGridChange w:id="105">
          <w:tblGrid>
            <w:gridCol w:w="486"/>
            <w:gridCol w:w="90"/>
            <w:gridCol w:w="1402"/>
            <w:gridCol w:w="130"/>
            <w:gridCol w:w="8349"/>
          </w:tblGrid>
        </w:tblGridChange>
      </w:tblGrid>
      <w:tr w:rsidR="00C63277" w:rsidRPr="00473484" w14:paraId="13C8D615" w14:textId="77777777" w:rsidTr="00C63277">
        <w:trPr>
          <w:trHeight w:val="400"/>
          <w:trPrChange w:id="106" w:author="Xuning Wei12232" w:date="2026-07-23T15:50:00Z">
            <w:trPr>
              <w:trHeight w:val="400"/>
            </w:trPr>
          </w:trPrChange>
        </w:trPr>
        <w:tc>
          <w:tcPr>
            <w:tcW w:w="27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Change w:id="107" w:author="Xuning Wei12232" w:date="2026-07-23T15:50:00Z">
              <w:tcPr>
                <w:tcW w:w="275"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tcPrChange>
          </w:tcPr>
          <w:p w14:paraId="120EB171" w14:textId="5F77915B" w:rsidR="00C63277" w:rsidRPr="00A54EC0" w:rsidRDefault="00C63277">
            <w:pPr>
              <w:keepNext/>
              <w:jc w:val="both"/>
              <w:rPr>
                <w:rFonts w:ascii="Times New Roman" w:eastAsia="仿宋_GB2312" w:hAnsi="Times New Roman" w:cs="Times New Roman"/>
                <w:b/>
                <w:color w:val="auto"/>
                <w:sz w:val="18"/>
                <w:szCs w:val="18"/>
                <w:lang w:eastAsia="zh-CN"/>
              </w:rPr>
            </w:pPr>
            <w:del w:id="108" w:author="Xuning Wei12232" w:date="2026-07-23T15:50:00Z">
              <w:r w:rsidRPr="00473484" w:rsidDel="00C63277">
                <w:rPr>
                  <w:rStyle w:val="CommentReference1"/>
                  <w:rPrChange w:id="109" w:author="Xuning Wei12232" w:date="2026-09-05T19:51:00Z">
                    <w:rPr>
                      <w:rFonts w:ascii="Times New Roman" w:eastAsia="仿宋_GB2312" w:hAnsi="Times New Roman" w:cs="Times New Roman"/>
                      <w:b/>
                      <w:color w:val="auto"/>
                      <w:sz w:val="18"/>
                      <w:szCs w:val="18"/>
                      <w:lang w:eastAsia="zh-CN"/>
                    </w:rPr>
                  </w:rPrChange>
                </w:rPr>
                <w:delText>No</w:delText>
              </w:r>
            </w:del>
            <w:ins w:id="110" w:author="Xuning Wei12232" w:date="2026-07-23T15:50:00Z">
              <w:r w:rsidRPr="00473484">
                <w:rPr>
                  <w:rStyle w:val="CommentReference1"/>
                  <w:rPrChange w:id="111" w:author="Xuning Wei12232" w:date="2026-09-05T19:51:00Z">
                    <w:rPr>
                      <w:rFonts w:ascii="Times New Roman" w:eastAsia="仿宋_GB2312" w:hAnsi="Times New Roman" w:cs="Times New Roman"/>
                      <w:b/>
                      <w:color w:val="auto"/>
                      <w:sz w:val="18"/>
                      <w:szCs w:val="18"/>
                      <w:lang w:eastAsia="zh-CN"/>
                    </w:rPr>
                  </w:rPrChange>
                </w:rPr>
                <w:t>#</w:t>
              </w:r>
            </w:ins>
            <w:del w:id="112" w:author="Xuning Wei12232" w:date="2026-07-23T15:51:00Z">
              <w:r w:rsidRPr="00A54EC0" w:rsidDel="00C63277">
                <w:rPr>
                  <w:rFonts w:ascii="Times New Roman" w:eastAsia="仿宋_GB2312" w:hAnsi="Times New Roman" w:cs="Times New Roman"/>
                  <w:b/>
                  <w:color w:val="auto"/>
                  <w:sz w:val="18"/>
                  <w:szCs w:val="18"/>
                  <w:lang w:eastAsia="zh-CN"/>
                </w:rPr>
                <w:delText>.</w:delText>
              </w:r>
            </w:del>
          </w:p>
        </w:tc>
        <w:tc>
          <w:tcPr>
            <w:tcW w:w="4725"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Change w:id="113" w:author="Xuning Wei12232" w:date="2026-07-23T15:50:00Z">
              <w:tcPr>
                <w:tcW w:w="4725" w:type="pct"/>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tcPrChange>
          </w:tcPr>
          <w:p w14:paraId="61A9EA64" w14:textId="54D012D0" w:rsidR="00C63277" w:rsidRPr="00A54EC0" w:rsidDel="00C63277" w:rsidRDefault="00C63277">
            <w:pPr>
              <w:spacing w:beforeLines="50" w:before="120" w:afterLines="50" w:after="120" w:line="319" w:lineRule="auto"/>
              <w:contextualSpacing/>
              <w:jc w:val="center"/>
              <w:rPr>
                <w:del w:id="114" w:author="Xuning Wei12232" w:date="2026-07-23T15:50:00Z"/>
                <w:rFonts w:ascii="Times New Roman" w:eastAsia="仿宋_GB2312" w:hAnsi="Times New Roman" w:cs="Times New Roman"/>
                <w:color w:val="000000" w:themeColor="text1"/>
                <w:sz w:val="18"/>
                <w:szCs w:val="18"/>
                <w:lang w:eastAsia="zh-CN"/>
              </w:rPr>
              <w:pPrChange w:id="115" w:author="Xuning Wei12232" w:date="2026-07-23T15:50:00Z">
                <w:pPr>
                  <w:spacing w:beforeLines="50" w:before="120" w:afterLines="50" w:after="120" w:line="319" w:lineRule="auto"/>
                  <w:contextualSpacing/>
                  <w:jc w:val="both"/>
                </w:pPr>
              </w:pPrChange>
            </w:pPr>
            <w:del w:id="116" w:author="Xuning Wei12232" w:date="2026-07-23T15:50:00Z">
              <w:r w:rsidRPr="00A54EC0" w:rsidDel="00C63277">
                <w:rPr>
                  <w:rFonts w:ascii="Times New Roman" w:eastAsia="仿宋_GB2312" w:hAnsi="Times New Roman" w:cs="Times New Roman"/>
                  <w:b/>
                  <w:color w:val="auto"/>
                  <w:sz w:val="18"/>
                  <w:szCs w:val="18"/>
                </w:rPr>
                <w:delText>Instruction name</w:delText>
              </w:r>
            </w:del>
          </w:p>
          <w:p w14:paraId="58B9F9DE" w14:textId="674BCAA4" w:rsidR="00C63277" w:rsidRPr="00473484" w:rsidRDefault="00C63277">
            <w:pPr>
              <w:spacing w:beforeLines="50" w:before="120" w:afterLines="50" w:after="120" w:line="319" w:lineRule="auto"/>
              <w:contextualSpacing/>
              <w:jc w:val="center"/>
              <w:rPr>
                <w:rFonts w:ascii="Times New Roman" w:eastAsia="仿宋_GB2312" w:hAnsi="Times New Roman" w:cs="Times New Roman"/>
                <w:b/>
                <w:color w:val="auto"/>
                <w:sz w:val="18"/>
                <w:szCs w:val="18"/>
              </w:rPr>
              <w:pPrChange w:id="117" w:author="Xuning Wei12232" w:date="2026-07-23T15:50:00Z">
                <w:pPr>
                  <w:jc w:val="both"/>
                </w:pPr>
              </w:pPrChange>
            </w:pPr>
            <w:r w:rsidRPr="00473484">
              <w:rPr>
                <w:rFonts w:ascii="Times New Roman" w:eastAsia="仿宋_GB2312" w:hAnsi="Times New Roman" w:cs="Times New Roman"/>
                <w:b/>
                <w:color w:val="auto"/>
                <w:sz w:val="18"/>
                <w:szCs w:val="18"/>
              </w:rPr>
              <w:t>Process Description</w:t>
            </w:r>
          </w:p>
        </w:tc>
      </w:tr>
      <w:tr w:rsidR="00E02C89" w:rsidRPr="00473484" w14:paraId="0F6E3107" w14:textId="77777777" w:rsidTr="0051270C">
        <w:trPr>
          <w:trHeight w:val="58"/>
          <w:trPrChange w:id="118" w:author="Xuning Wei12232" w:date="2026-07-26T21:43:00Z">
            <w:trPr>
              <w:trHeight w:val="58"/>
            </w:trPr>
          </w:trPrChange>
        </w:trPr>
        <w:tc>
          <w:tcPr>
            <w:tcW w:w="275" w:type="pct"/>
            <w:tcBorders>
              <w:top w:val="single" w:sz="4" w:space="0" w:color="auto"/>
              <w:left w:val="single" w:sz="4" w:space="0" w:color="auto"/>
              <w:right w:val="single" w:sz="4" w:space="0" w:color="auto"/>
            </w:tcBorders>
            <w:vAlign w:val="center"/>
            <w:tcPrChange w:id="119" w:author="Xuning Wei12232" w:date="2026-07-26T21:43:00Z">
              <w:tcPr>
                <w:tcW w:w="230" w:type="pct"/>
                <w:tcBorders>
                  <w:top w:val="single" w:sz="4" w:space="0" w:color="auto"/>
                  <w:left w:val="single" w:sz="4" w:space="0" w:color="auto"/>
                  <w:right w:val="single" w:sz="4" w:space="0" w:color="auto"/>
                </w:tcBorders>
                <w:vAlign w:val="center"/>
              </w:tcPr>
            </w:tcPrChange>
          </w:tcPr>
          <w:p w14:paraId="547CF252" w14:textId="03F5F415" w:rsidR="00E02C89" w:rsidRPr="00A54EC0" w:rsidRDefault="00603B74"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1</w:t>
            </w:r>
          </w:p>
        </w:tc>
        <w:tc>
          <w:tcPr>
            <w:tcW w:w="670" w:type="pct"/>
            <w:tcBorders>
              <w:top w:val="single" w:sz="4" w:space="0" w:color="auto"/>
              <w:left w:val="single" w:sz="4" w:space="0" w:color="auto"/>
              <w:right w:val="single" w:sz="4" w:space="0" w:color="auto"/>
            </w:tcBorders>
            <w:vAlign w:val="center"/>
            <w:tcPrChange w:id="120" w:author="Xuning Wei12232" w:date="2026-07-26T21:43:00Z">
              <w:tcPr>
                <w:tcW w:w="777" w:type="pct"/>
                <w:gridSpan w:val="3"/>
                <w:tcBorders>
                  <w:top w:val="single" w:sz="4" w:space="0" w:color="auto"/>
                  <w:left w:val="single" w:sz="4" w:space="0" w:color="auto"/>
                  <w:right w:val="single" w:sz="4" w:space="0" w:color="auto"/>
                </w:tcBorders>
                <w:vAlign w:val="center"/>
              </w:tcPr>
            </w:tcPrChange>
          </w:tcPr>
          <w:p w14:paraId="58691A24" w14:textId="4897B770" w:rsidR="00E02C89" w:rsidRPr="00473484" w:rsidRDefault="002053F3"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Dispense Material</w:t>
            </w:r>
          </w:p>
        </w:tc>
        <w:tc>
          <w:tcPr>
            <w:tcW w:w="4054" w:type="pct"/>
            <w:tcBorders>
              <w:top w:val="single" w:sz="4" w:space="0" w:color="auto"/>
              <w:left w:val="single" w:sz="4" w:space="0" w:color="auto"/>
              <w:right w:val="single" w:sz="4" w:space="0" w:color="auto"/>
            </w:tcBorders>
            <w:vAlign w:val="center"/>
            <w:tcPrChange w:id="121" w:author="Xuning Wei12232" w:date="2026-07-26T21:43:00Z">
              <w:tcPr>
                <w:tcW w:w="3993" w:type="pct"/>
                <w:tcBorders>
                  <w:top w:val="single" w:sz="4" w:space="0" w:color="auto"/>
                  <w:left w:val="single" w:sz="4" w:space="0" w:color="auto"/>
                  <w:right w:val="single" w:sz="4" w:space="0" w:color="auto"/>
                </w:tcBorders>
                <w:vAlign w:val="center"/>
              </w:tcPr>
            </w:tcPrChange>
          </w:tcPr>
          <w:p w14:paraId="531CB590" w14:textId="17E47BE9" w:rsidR="00E02C89" w:rsidRPr="00473484" w:rsidRDefault="00321EFC">
            <w:pPr>
              <w:jc w:val="both"/>
              <w:rPr>
                <w:rFonts w:ascii="Times New Roman" w:eastAsia="仿宋_GB2312" w:hAnsi="Times New Roman" w:cs="Times New Roman"/>
                <w:color w:val="auto"/>
                <w:sz w:val="18"/>
                <w:szCs w:val="18"/>
                <w:lang w:eastAsia="zh-CN"/>
                <w:rPrChange w:id="122" w:author="Xuning Wei12232" w:date="2026-09-05T19:51:00Z">
                  <w:rPr>
                    <w:rFonts w:ascii="Times New Roman" w:eastAsia="仿宋_GB2312" w:hAnsi="Times New Roman" w:cs="Times New Roman"/>
                    <w:b/>
                    <w:color w:val="auto"/>
                    <w:sz w:val="18"/>
                    <w:szCs w:val="18"/>
                    <w:lang w:eastAsia="zh-CN"/>
                  </w:rPr>
                </w:rPrChange>
              </w:rPr>
            </w:pPr>
            <w:ins w:id="123" w:author="Xuning Wei12232" w:date="2026-07-26T21:15:00Z">
              <w:r w:rsidRPr="00473484">
                <w:rPr>
                  <w:rFonts w:ascii="Times New Roman" w:eastAsia="等线" w:hAnsi="Times New Roman" w:cs="Times New Roman"/>
                  <w:b/>
                  <w:color w:val="auto"/>
                  <w:kern w:val="0"/>
                  <w:sz w:val="18"/>
                  <w:szCs w:val="18"/>
                  <w:lang w:eastAsia="zh-CN"/>
                </w:rPr>
                <w:t>Materials involved in dispensing:</w:t>
              </w:r>
            </w:ins>
            <w:del w:id="124" w:author="Xuning Wei12232" w:date="2026-07-26T21:15:00Z">
              <w:r w:rsidR="002053F3" w:rsidRPr="00473484" w:rsidDel="00321EFC">
                <w:rPr>
                  <w:rFonts w:ascii="Times New Roman" w:eastAsia="仿宋_GB2312" w:hAnsi="Times New Roman" w:cs="Times New Roman"/>
                  <w:color w:val="auto"/>
                  <w:sz w:val="18"/>
                  <w:szCs w:val="18"/>
                  <w:lang w:eastAsia="zh-CN"/>
                </w:rPr>
                <w:delText>Dispense Material including:</w:delText>
              </w:r>
            </w:del>
            <w:ins w:id="125" w:author="Xuning Wei12232" w:date="2026-07-26T21:09:00Z">
              <w:r w:rsidR="00943DFC" w:rsidRPr="00473484">
                <w:rPr>
                  <w:rFonts w:ascii="Times New Roman" w:eastAsia="等线" w:hAnsi="Times New Roman" w:cs="Times New Roman"/>
                  <w:color w:val="0000FF"/>
                  <w:kern w:val="0"/>
                  <w:sz w:val="18"/>
                  <w:szCs w:val="18"/>
                  <w:lang w:eastAsia="zh-CN"/>
                </w:rPr>
                <w:t xml:space="preserve"> A</w:t>
              </w:r>
              <w:r w:rsidR="00943DFC" w:rsidRPr="00473484">
                <w:rPr>
                  <w:rFonts w:ascii="Times New Roman" w:eastAsia="等线" w:hAnsi="Times New Roman" w:cs="Times New Roman"/>
                  <w:bCs w:val="0"/>
                  <w:color w:val="0000FF"/>
                  <w:kern w:val="0"/>
                  <w:sz w:val="18"/>
                  <w:szCs w:val="18"/>
                  <w:lang w:eastAsia="zh-CN"/>
                </w:rPr>
                <w:t xml:space="preserve">mino acids, </w:t>
              </w:r>
              <w:proofErr w:type="spellStart"/>
              <w:r w:rsidR="00943DFC" w:rsidRPr="00473484">
                <w:rPr>
                  <w:rFonts w:ascii="Times New Roman" w:eastAsia="等线" w:hAnsi="Times New Roman" w:cs="Times New Roman"/>
                  <w:bCs w:val="0"/>
                  <w:color w:val="0000FF"/>
                  <w:kern w:val="0"/>
                  <w:sz w:val="18"/>
                  <w:szCs w:val="18"/>
                  <w:lang w:eastAsia="zh-CN"/>
                </w:rPr>
                <w:t>Oxyma</w:t>
              </w:r>
              <w:proofErr w:type="spellEnd"/>
              <w:r w:rsidR="00943DFC" w:rsidRPr="00473484">
                <w:rPr>
                  <w:rFonts w:ascii="Times New Roman" w:eastAsia="等线" w:hAnsi="Times New Roman" w:cs="Times New Roman"/>
                  <w:bCs w:val="0"/>
                  <w:color w:val="0000FF"/>
                  <w:kern w:val="0"/>
                  <w:sz w:val="18"/>
                  <w:szCs w:val="18"/>
                  <w:lang w:eastAsia="zh-CN"/>
                </w:rPr>
                <w:t xml:space="preserve">, </w:t>
              </w:r>
            </w:ins>
            <w:proofErr w:type="spellStart"/>
            <w:ins w:id="126" w:author="Xuning Wei12232" w:date="2026-07-26T21:11:00Z">
              <w:r w:rsidR="00943DFC" w:rsidRPr="00473484">
                <w:rPr>
                  <w:rFonts w:ascii="Times New Roman" w:eastAsia="等线" w:hAnsi="Times New Roman" w:cs="Times New Roman"/>
                  <w:bCs w:val="0"/>
                  <w:color w:val="0000FF"/>
                  <w:kern w:val="0"/>
                  <w:sz w:val="18"/>
                  <w:szCs w:val="18"/>
                  <w:lang w:eastAsia="zh-CN"/>
                </w:rPr>
                <w:t>PyBop</w:t>
              </w:r>
              <w:proofErr w:type="spellEnd"/>
              <w:r w:rsidR="00943DFC" w:rsidRPr="00473484">
                <w:rPr>
                  <w:rFonts w:ascii="Times New Roman" w:eastAsia="等线" w:hAnsi="Times New Roman" w:cs="Times New Roman"/>
                  <w:bCs w:val="0"/>
                  <w:color w:val="0000FF"/>
                  <w:kern w:val="0"/>
                  <w:sz w:val="18"/>
                  <w:szCs w:val="18"/>
                  <w:lang w:eastAsia="zh-CN"/>
                </w:rPr>
                <w:t xml:space="preserve"> </w:t>
              </w:r>
            </w:ins>
            <w:ins w:id="127" w:author="Xuning Wei12232" w:date="2026-07-26T21:09:00Z">
              <w:r w:rsidR="00943DFC" w:rsidRPr="00473484">
                <w:rPr>
                  <w:rFonts w:ascii="Times New Roman" w:eastAsia="等线" w:hAnsi="Times New Roman" w:cs="Times New Roman"/>
                  <w:bCs w:val="0"/>
                  <w:color w:val="0000FF"/>
                  <w:kern w:val="0"/>
                  <w:sz w:val="18"/>
                  <w:szCs w:val="18"/>
                  <w:lang w:eastAsia="zh-CN"/>
                </w:rPr>
                <w:t xml:space="preserve">and </w:t>
              </w:r>
            </w:ins>
            <w:ins w:id="128" w:author="Xuning Wei12232" w:date="2026-07-26T21:11:00Z">
              <w:r w:rsidR="00943DFC" w:rsidRPr="00473484">
                <w:rPr>
                  <w:rFonts w:ascii="Times New Roman" w:eastAsia="等线" w:hAnsi="Times New Roman" w:cs="Times New Roman"/>
                  <w:bCs w:val="0"/>
                  <w:color w:val="0000FF"/>
                  <w:kern w:val="0"/>
                  <w:sz w:val="18"/>
                  <w:szCs w:val="18"/>
                  <w:lang w:eastAsia="zh-CN"/>
                </w:rPr>
                <w:t>2-CTC R</w:t>
              </w:r>
            </w:ins>
            <w:ins w:id="129" w:author="Xuning Wei12232" w:date="2026-07-26T21:09:00Z">
              <w:r w:rsidR="00943DFC" w:rsidRPr="00473484">
                <w:rPr>
                  <w:rFonts w:ascii="Times New Roman" w:eastAsia="等线" w:hAnsi="Times New Roman" w:cs="Times New Roman"/>
                  <w:bCs w:val="0"/>
                  <w:color w:val="0000FF"/>
                  <w:kern w:val="0"/>
                  <w:sz w:val="18"/>
                  <w:szCs w:val="18"/>
                  <w:lang w:eastAsia="zh-CN"/>
                </w:rPr>
                <w:t>esin are dispensed using a glovebox</w:t>
              </w:r>
            </w:ins>
            <w:ins w:id="130" w:author="Xuning Wei12232" w:date="2026-07-26T21:10:00Z">
              <w:r w:rsidR="00943DFC" w:rsidRPr="00473484">
                <w:rPr>
                  <w:rFonts w:ascii="Times New Roman" w:hAnsi="Times New Roman" w:cs="Times New Roman"/>
                  <w:color w:val="0000FF"/>
                  <w:sz w:val="18"/>
                  <w:szCs w:val="18"/>
                  <w:shd w:val="clear" w:color="auto" w:fill="FFFFFF"/>
                  <w:rPrChange w:id="131" w:author="Xuning Wei12232" w:date="2026-09-05T19:51:00Z">
                    <w:rPr>
                      <w:rFonts w:ascii="Times New Roman" w:hAnsi="Times New Roman" w:cs="Times New Roman"/>
                      <w:b/>
                      <w:color w:val="0000FF"/>
                      <w:sz w:val="18"/>
                      <w:szCs w:val="18"/>
                      <w:shd w:val="clear" w:color="auto" w:fill="FFFFFF"/>
                    </w:rPr>
                  </w:rPrChange>
                </w:rPr>
                <w:t xml:space="preserve"> (</w:t>
              </w:r>
            </w:ins>
            <w:ins w:id="132" w:author="Xuning Wei12232" w:date="2026-07-26T21:09:00Z">
              <w:r w:rsidR="00943DFC" w:rsidRPr="00473484">
                <w:rPr>
                  <w:rFonts w:ascii="Times New Roman" w:hAnsi="Times New Roman" w:cs="Times New Roman"/>
                  <w:color w:val="0000FF"/>
                  <w:sz w:val="18"/>
                  <w:szCs w:val="18"/>
                  <w:shd w:val="clear" w:color="auto" w:fill="FFFFFF"/>
                  <w:rPrChange w:id="133" w:author="Xuning Wei12232" w:date="2026-09-05T19:51:00Z">
                    <w:rPr>
                      <w:rFonts w:ascii="Times New Roman" w:hAnsi="Times New Roman" w:cs="Times New Roman"/>
                      <w:b/>
                      <w:color w:val="0000FF"/>
                      <w:sz w:val="18"/>
                      <w:szCs w:val="18"/>
                      <w:shd w:val="clear" w:color="auto" w:fill="FFFFFF"/>
                    </w:rPr>
                  </w:rPrChange>
                </w:rPr>
                <w:t>TJ4S-1200-GB01&amp;TJ4S-1200-GB02&amp;TJ4S-1200-GB03&amp;TJ4S-1200-GB04&amp;TJ4S-1200-GB05</w:t>
              </w:r>
            </w:ins>
            <w:ins w:id="134" w:author="Xuning Wei12232" w:date="2026-07-26T21:10:00Z">
              <w:r w:rsidR="00943DFC" w:rsidRPr="00473484">
                <w:rPr>
                  <w:rFonts w:ascii="Times New Roman" w:eastAsiaTheme="minorEastAsia" w:hAnsi="Times New Roman" w:cs="Times New Roman"/>
                  <w:color w:val="0000FF"/>
                  <w:sz w:val="18"/>
                  <w:szCs w:val="18"/>
                  <w:shd w:val="clear" w:color="auto" w:fill="FFFFFF"/>
                  <w:lang w:eastAsia="zh-CN"/>
                  <w:rPrChange w:id="135" w:author="Xuning Wei12232" w:date="2026-09-05T19:51:00Z">
                    <w:rPr>
                      <w:rFonts w:asciiTheme="minorEastAsia" w:eastAsiaTheme="minorEastAsia" w:hAnsiTheme="minorEastAsia" w:cs="Times New Roman"/>
                      <w:b/>
                      <w:color w:val="0000FF"/>
                      <w:sz w:val="18"/>
                      <w:szCs w:val="18"/>
                      <w:shd w:val="clear" w:color="auto" w:fill="FFFFFF"/>
                      <w:lang w:eastAsia="zh-CN"/>
                    </w:rPr>
                  </w:rPrChange>
                </w:rPr>
                <w:t>)</w:t>
              </w:r>
            </w:ins>
            <w:ins w:id="136" w:author="Xuning Wei12232" w:date="2026-07-26T21:09:00Z">
              <w:r w:rsidR="00943DFC" w:rsidRPr="00A54EC0">
                <w:rPr>
                  <w:rFonts w:ascii="Times New Roman" w:eastAsia="等线" w:hAnsi="Times New Roman" w:cs="Times New Roman"/>
                  <w:bCs w:val="0"/>
                  <w:color w:val="0000FF"/>
                  <w:kern w:val="0"/>
                  <w:sz w:val="18"/>
                  <w:szCs w:val="18"/>
                  <w:lang w:eastAsia="zh-CN"/>
                </w:rPr>
                <w:t xml:space="preserve">. The materials are dispensed into charging bags, which are then placed inside low-density polyethylene outer bags, with labels </w:t>
              </w:r>
              <w:r w:rsidR="00943DFC" w:rsidRPr="00A54EC0">
                <w:rPr>
                  <w:rFonts w:ascii="Times New Roman" w:eastAsia="等线" w:hAnsi="Times New Roman" w:cs="Times New Roman"/>
                  <w:bCs w:val="0"/>
                  <w:color w:val="0000FF"/>
                  <w:kern w:val="0"/>
                  <w:sz w:val="18"/>
                  <w:szCs w:val="18"/>
                  <w:lang w:eastAsia="zh-CN"/>
                </w:rPr>
                <w:lastRenderedPageBreak/>
                <w:t xml:space="preserve">affixed. Subsequently, the bagged materials are placed into high-density polyethylene (HDPE) drums for temporary storage. Materials are as follows: </w:t>
              </w:r>
            </w:ins>
            <w:del w:id="137" w:author="Xuning Wei12232" w:date="2026-07-26T21:09:00Z">
              <w:r w:rsidR="002053F3" w:rsidRPr="00473484" w:rsidDel="00943DFC">
                <w:rPr>
                  <w:rFonts w:ascii="Times New Roman" w:eastAsia="仿宋_GB2312" w:hAnsi="Times New Roman" w:cs="Times New Roman"/>
                  <w:color w:val="auto"/>
                  <w:sz w:val="18"/>
                  <w:szCs w:val="18"/>
                  <w:lang w:eastAsia="zh-CN"/>
                  <w:rPrChange w:id="138" w:author="Xuning Wei12232" w:date="2026-09-05T19:51:00Z">
                    <w:rPr>
                      <w:rFonts w:ascii="Times New Roman" w:eastAsia="仿宋_GB2312" w:hAnsi="Times New Roman" w:cs="Times New Roman"/>
                      <w:b/>
                      <w:color w:val="auto"/>
                      <w:sz w:val="18"/>
                      <w:szCs w:val="18"/>
                      <w:lang w:eastAsia="zh-CN"/>
                    </w:rPr>
                  </w:rPrChange>
                </w:rPr>
                <w:delText xml:space="preserve"> </w:delText>
              </w:r>
            </w:del>
            <w:r w:rsidR="002053F3" w:rsidRPr="00A54EC0">
              <w:rPr>
                <w:rFonts w:ascii="Times New Roman" w:eastAsia="仿宋_GB2312" w:hAnsi="Times New Roman" w:cs="Times New Roman"/>
                <w:bCs w:val="0"/>
                <w:color w:val="auto"/>
                <w:sz w:val="18"/>
                <w:szCs w:val="18"/>
                <w:lang w:eastAsia="zh-CN"/>
              </w:rPr>
              <w:t>2-CTC Resin;</w:t>
            </w:r>
            <w:r w:rsidR="002053F3" w:rsidRPr="00473484">
              <w:rPr>
                <w:rFonts w:ascii="Times New Roman" w:eastAsia="仿宋_GB2312" w:hAnsi="Times New Roman" w:cs="Times New Roman"/>
                <w:color w:val="auto"/>
                <w:sz w:val="18"/>
                <w:szCs w:val="18"/>
                <w:lang w:eastAsia="zh-CN"/>
                <w:rPrChange w:id="139" w:author="Xuning Wei12232" w:date="2026-09-05T19:51:00Z">
                  <w:rPr>
                    <w:rFonts w:ascii="Times New Roman" w:eastAsia="仿宋_GB2312" w:hAnsi="Times New Roman" w:cs="Times New Roman"/>
                    <w:b/>
                    <w:color w:val="auto"/>
                    <w:sz w:val="18"/>
                    <w:szCs w:val="18"/>
                    <w:lang w:eastAsia="zh-CN"/>
                  </w:rPr>
                </w:rPrChange>
              </w:rPr>
              <w:t xml:space="preserve"> </w:t>
            </w:r>
            <w:proofErr w:type="spellStart"/>
            <w:r w:rsidR="002053F3" w:rsidRPr="00A54EC0">
              <w:rPr>
                <w:rFonts w:ascii="Times New Roman" w:eastAsia="仿宋_GB2312" w:hAnsi="Times New Roman" w:cs="Times New Roman"/>
                <w:bCs w:val="0"/>
                <w:color w:val="auto"/>
                <w:sz w:val="18"/>
                <w:szCs w:val="18"/>
                <w:lang w:eastAsia="zh-CN"/>
              </w:rPr>
              <w:t>Fmoc</w:t>
            </w:r>
            <w:proofErr w:type="spellEnd"/>
            <w:r w:rsidR="002053F3" w:rsidRPr="00A54EC0">
              <w:rPr>
                <w:rFonts w:ascii="Times New Roman" w:eastAsia="仿宋_GB2312" w:hAnsi="Times New Roman" w:cs="Times New Roman"/>
                <w:bCs w:val="0"/>
                <w:color w:val="auto"/>
                <w:sz w:val="18"/>
                <w:szCs w:val="18"/>
                <w:lang w:eastAsia="zh-CN"/>
              </w:rPr>
              <w:t>-</w:t>
            </w:r>
            <w:proofErr w:type="spellStart"/>
            <w:r w:rsidR="002053F3" w:rsidRPr="00A54EC0">
              <w:rPr>
                <w:rFonts w:ascii="Times New Roman" w:eastAsia="仿宋_GB2312" w:hAnsi="Times New Roman" w:cs="Times New Roman"/>
                <w:bCs w:val="0"/>
                <w:color w:val="auto"/>
                <w:sz w:val="18"/>
                <w:szCs w:val="18"/>
                <w:lang w:eastAsia="zh-CN"/>
              </w:rPr>
              <w:t>Gly</w:t>
            </w:r>
            <w:proofErr w:type="spellEnd"/>
            <w:r w:rsidR="002053F3" w:rsidRPr="00A54EC0">
              <w:rPr>
                <w:rFonts w:ascii="Times New Roman" w:eastAsia="仿宋_GB2312" w:hAnsi="Times New Roman" w:cs="Times New Roman"/>
                <w:bCs w:val="0"/>
                <w:color w:val="auto"/>
                <w:sz w:val="18"/>
                <w:szCs w:val="18"/>
                <w:lang w:eastAsia="zh-CN"/>
              </w:rPr>
              <w:t xml:space="preserve">-OH.; </w:t>
            </w:r>
            <w:proofErr w:type="spellStart"/>
            <w:r w:rsidR="002053F3" w:rsidRPr="00A54EC0">
              <w:rPr>
                <w:rFonts w:ascii="Times New Roman" w:eastAsia="仿宋_GB2312" w:hAnsi="Times New Roman" w:cs="Times New Roman"/>
                <w:bCs w:val="0"/>
                <w:color w:val="auto"/>
                <w:sz w:val="18"/>
                <w:szCs w:val="18"/>
                <w:lang w:eastAsia="zh-CN"/>
              </w:rPr>
              <w:t>Fmo</w:t>
            </w:r>
            <w:r w:rsidR="002053F3" w:rsidRPr="00473484">
              <w:rPr>
                <w:rFonts w:ascii="Times New Roman" w:eastAsia="仿宋_GB2312" w:hAnsi="Times New Roman" w:cs="Times New Roman"/>
                <w:bCs w:val="0"/>
                <w:color w:val="auto"/>
                <w:sz w:val="18"/>
                <w:szCs w:val="18"/>
                <w:lang w:eastAsia="zh-CN"/>
              </w:rPr>
              <w:t>c</w:t>
            </w:r>
            <w:proofErr w:type="spellEnd"/>
            <w:r w:rsidR="002053F3" w:rsidRPr="00473484">
              <w:rPr>
                <w:rFonts w:ascii="Times New Roman" w:eastAsia="仿宋_GB2312" w:hAnsi="Times New Roman" w:cs="Times New Roman"/>
                <w:bCs w:val="0"/>
                <w:color w:val="auto"/>
                <w:sz w:val="18"/>
                <w:szCs w:val="18"/>
                <w:lang w:eastAsia="zh-CN"/>
              </w:rPr>
              <w:t>-L-</w:t>
            </w:r>
            <w:proofErr w:type="spellStart"/>
            <w:r w:rsidR="002053F3" w:rsidRPr="00473484">
              <w:rPr>
                <w:rFonts w:ascii="Times New Roman" w:eastAsia="仿宋_GB2312" w:hAnsi="Times New Roman" w:cs="Times New Roman"/>
                <w:bCs w:val="0"/>
                <w:color w:val="auto"/>
                <w:sz w:val="18"/>
                <w:szCs w:val="18"/>
                <w:lang w:eastAsia="zh-CN"/>
              </w:rPr>
              <w:t>Phe</w:t>
            </w:r>
            <w:proofErr w:type="spellEnd"/>
            <w:r w:rsidR="002053F3" w:rsidRPr="00473484">
              <w:rPr>
                <w:rFonts w:ascii="Times New Roman" w:eastAsia="仿宋_GB2312" w:hAnsi="Times New Roman" w:cs="Times New Roman"/>
                <w:bCs w:val="0"/>
                <w:color w:val="auto"/>
                <w:sz w:val="18"/>
                <w:szCs w:val="18"/>
                <w:lang w:eastAsia="zh-CN"/>
              </w:rPr>
              <w:t xml:space="preserve">-OH; </w:t>
            </w:r>
            <w:proofErr w:type="spellStart"/>
            <w:r w:rsidR="002053F3" w:rsidRPr="00473484">
              <w:rPr>
                <w:rFonts w:ascii="Times New Roman" w:eastAsia="仿宋_GB2312" w:hAnsi="Times New Roman" w:cs="Times New Roman"/>
                <w:bCs w:val="0"/>
                <w:color w:val="auto"/>
                <w:sz w:val="18"/>
                <w:szCs w:val="18"/>
                <w:lang w:eastAsia="zh-CN"/>
              </w:rPr>
              <w:t>Fmoc</w:t>
            </w:r>
            <w:proofErr w:type="spellEnd"/>
            <w:r w:rsidR="002053F3" w:rsidRPr="00473484">
              <w:rPr>
                <w:rFonts w:ascii="Times New Roman" w:eastAsia="仿宋_GB2312" w:hAnsi="Times New Roman" w:cs="Times New Roman"/>
                <w:bCs w:val="0"/>
                <w:color w:val="auto"/>
                <w:sz w:val="18"/>
                <w:szCs w:val="18"/>
                <w:lang w:eastAsia="zh-CN"/>
              </w:rPr>
              <w:t>-</w:t>
            </w:r>
            <w:r w:rsidR="00030A77" w:rsidRPr="00473484">
              <w:rPr>
                <w:rFonts w:ascii="Times New Roman" w:eastAsia="仿宋_GB2312" w:hAnsi="Times New Roman" w:cs="Times New Roman"/>
                <w:bCs w:val="0"/>
                <w:color w:val="auto"/>
                <w:sz w:val="18"/>
                <w:szCs w:val="18"/>
                <w:lang w:eastAsia="zh-CN"/>
              </w:rPr>
              <w:t>L-</w:t>
            </w:r>
            <w:r w:rsidR="002053F3" w:rsidRPr="00473484">
              <w:rPr>
                <w:rFonts w:ascii="Times New Roman" w:eastAsia="仿宋_GB2312" w:hAnsi="Times New Roman" w:cs="Times New Roman"/>
                <w:bCs w:val="0"/>
                <w:color w:val="auto"/>
                <w:sz w:val="18"/>
                <w:szCs w:val="18"/>
                <w:lang w:eastAsia="zh-CN"/>
              </w:rPr>
              <w:t>N-Me-</w:t>
            </w:r>
            <w:proofErr w:type="spellStart"/>
            <w:r w:rsidR="002053F3" w:rsidRPr="00473484">
              <w:rPr>
                <w:rFonts w:ascii="Times New Roman" w:eastAsia="仿宋_GB2312" w:hAnsi="Times New Roman" w:cs="Times New Roman"/>
                <w:bCs w:val="0"/>
                <w:color w:val="auto"/>
                <w:sz w:val="18"/>
                <w:szCs w:val="18"/>
                <w:lang w:eastAsia="zh-CN"/>
              </w:rPr>
              <w:t>Asn</w:t>
            </w:r>
            <w:proofErr w:type="spellEnd"/>
            <w:r w:rsidR="002053F3" w:rsidRPr="00473484">
              <w:rPr>
                <w:rFonts w:ascii="Times New Roman" w:eastAsia="仿宋_GB2312" w:hAnsi="Times New Roman" w:cs="Times New Roman"/>
                <w:bCs w:val="0"/>
                <w:color w:val="auto"/>
                <w:sz w:val="18"/>
                <w:szCs w:val="18"/>
                <w:lang w:eastAsia="zh-CN"/>
              </w:rPr>
              <w:t>(</w:t>
            </w:r>
            <w:proofErr w:type="spellStart"/>
            <w:r w:rsidR="002053F3" w:rsidRPr="00473484">
              <w:rPr>
                <w:rFonts w:ascii="Times New Roman" w:eastAsia="仿宋_GB2312" w:hAnsi="Times New Roman" w:cs="Times New Roman"/>
                <w:bCs w:val="0"/>
                <w:color w:val="auto"/>
                <w:sz w:val="18"/>
                <w:szCs w:val="18"/>
                <w:lang w:eastAsia="zh-CN"/>
              </w:rPr>
              <w:t>Trt</w:t>
            </w:r>
            <w:proofErr w:type="spellEnd"/>
            <w:r w:rsidR="002053F3" w:rsidRPr="00473484">
              <w:rPr>
                <w:rFonts w:ascii="Times New Roman" w:eastAsia="仿宋_GB2312" w:hAnsi="Times New Roman" w:cs="Times New Roman"/>
                <w:bCs w:val="0"/>
                <w:color w:val="auto"/>
                <w:sz w:val="18"/>
                <w:szCs w:val="18"/>
                <w:lang w:eastAsia="zh-CN"/>
              </w:rPr>
              <w:t xml:space="preserve">)-OH; </w:t>
            </w:r>
            <w:proofErr w:type="spellStart"/>
            <w:r w:rsidR="002053F3" w:rsidRPr="00473484">
              <w:rPr>
                <w:rFonts w:ascii="Times New Roman" w:eastAsia="仿宋_GB2312" w:hAnsi="Times New Roman" w:cs="Times New Roman"/>
                <w:bCs w:val="0"/>
                <w:color w:val="auto"/>
                <w:sz w:val="18"/>
                <w:szCs w:val="18"/>
                <w:lang w:eastAsia="zh-CN"/>
              </w:rPr>
              <w:t>Fmoc</w:t>
            </w:r>
            <w:proofErr w:type="spellEnd"/>
            <w:r w:rsidR="002053F3" w:rsidRPr="00473484">
              <w:rPr>
                <w:rFonts w:ascii="Times New Roman" w:eastAsia="仿宋_GB2312" w:hAnsi="Times New Roman" w:cs="Times New Roman"/>
                <w:bCs w:val="0"/>
                <w:color w:val="auto"/>
                <w:sz w:val="18"/>
                <w:szCs w:val="18"/>
                <w:lang w:eastAsia="zh-CN"/>
              </w:rPr>
              <w:t>-L-</w:t>
            </w:r>
            <w:proofErr w:type="spellStart"/>
            <w:r w:rsidR="002053F3" w:rsidRPr="00473484">
              <w:rPr>
                <w:rFonts w:ascii="Times New Roman" w:eastAsia="仿宋_GB2312" w:hAnsi="Times New Roman" w:cs="Times New Roman"/>
                <w:bCs w:val="0"/>
                <w:color w:val="auto"/>
                <w:sz w:val="18"/>
                <w:szCs w:val="18"/>
                <w:lang w:eastAsia="zh-CN"/>
              </w:rPr>
              <w:t>Asn</w:t>
            </w:r>
            <w:proofErr w:type="spellEnd"/>
            <w:r w:rsidR="002053F3" w:rsidRPr="00473484">
              <w:rPr>
                <w:rFonts w:ascii="Times New Roman" w:eastAsia="仿宋_GB2312" w:hAnsi="Times New Roman" w:cs="Times New Roman"/>
                <w:bCs w:val="0"/>
                <w:color w:val="auto"/>
                <w:sz w:val="18"/>
                <w:szCs w:val="18"/>
                <w:lang w:eastAsia="zh-CN"/>
              </w:rPr>
              <w:t>(</w:t>
            </w:r>
            <w:proofErr w:type="spellStart"/>
            <w:r w:rsidR="002053F3" w:rsidRPr="00473484">
              <w:rPr>
                <w:rFonts w:ascii="Times New Roman" w:eastAsia="仿宋_GB2312" w:hAnsi="Times New Roman" w:cs="Times New Roman"/>
                <w:bCs w:val="0"/>
                <w:color w:val="auto"/>
                <w:sz w:val="18"/>
                <w:szCs w:val="18"/>
                <w:lang w:eastAsia="zh-CN"/>
              </w:rPr>
              <w:t>Trt</w:t>
            </w:r>
            <w:proofErr w:type="spellEnd"/>
            <w:r w:rsidR="002053F3" w:rsidRPr="00473484">
              <w:rPr>
                <w:rFonts w:ascii="Times New Roman" w:eastAsia="仿宋_GB2312" w:hAnsi="Times New Roman" w:cs="Times New Roman"/>
                <w:bCs w:val="0"/>
                <w:color w:val="auto"/>
                <w:sz w:val="18"/>
                <w:szCs w:val="18"/>
                <w:lang w:eastAsia="zh-CN"/>
              </w:rPr>
              <w:t xml:space="preserve">)-OH; </w:t>
            </w:r>
            <w:proofErr w:type="spellStart"/>
            <w:r w:rsidR="002053F3" w:rsidRPr="00473484">
              <w:rPr>
                <w:rFonts w:ascii="Times New Roman" w:eastAsia="仿宋_GB2312" w:hAnsi="Times New Roman" w:cs="Times New Roman"/>
                <w:bCs w:val="0"/>
                <w:color w:val="auto"/>
                <w:sz w:val="18"/>
                <w:szCs w:val="18"/>
                <w:lang w:eastAsia="zh-CN"/>
              </w:rPr>
              <w:t>Fmoc</w:t>
            </w:r>
            <w:proofErr w:type="spellEnd"/>
            <w:r w:rsidR="002053F3" w:rsidRPr="00473484">
              <w:rPr>
                <w:rFonts w:ascii="Times New Roman" w:eastAsia="仿宋_GB2312" w:hAnsi="Times New Roman" w:cs="Times New Roman"/>
                <w:bCs w:val="0"/>
                <w:color w:val="auto"/>
                <w:sz w:val="18"/>
                <w:szCs w:val="18"/>
                <w:lang w:eastAsia="zh-CN"/>
              </w:rPr>
              <w:t>-L-</w:t>
            </w:r>
            <w:proofErr w:type="spellStart"/>
            <w:r w:rsidR="002053F3" w:rsidRPr="00473484">
              <w:rPr>
                <w:rFonts w:ascii="Times New Roman" w:eastAsia="仿宋_GB2312" w:hAnsi="Times New Roman" w:cs="Times New Roman"/>
                <w:bCs w:val="0"/>
                <w:color w:val="auto"/>
                <w:sz w:val="18"/>
                <w:szCs w:val="18"/>
                <w:lang w:eastAsia="zh-CN"/>
              </w:rPr>
              <w:t>Ser</w:t>
            </w:r>
            <w:proofErr w:type="spellEnd"/>
            <w:r w:rsidR="002053F3" w:rsidRPr="00473484">
              <w:rPr>
                <w:rFonts w:ascii="Times New Roman" w:eastAsia="仿宋_GB2312" w:hAnsi="Times New Roman" w:cs="Times New Roman"/>
                <w:bCs w:val="0"/>
                <w:color w:val="auto"/>
                <w:sz w:val="18"/>
                <w:szCs w:val="18"/>
                <w:lang w:eastAsia="zh-CN"/>
              </w:rPr>
              <w:t>(</w:t>
            </w:r>
            <w:proofErr w:type="spellStart"/>
            <w:r w:rsidR="002053F3" w:rsidRPr="00473484">
              <w:rPr>
                <w:rFonts w:ascii="Times New Roman" w:eastAsia="仿宋_GB2312" w:hAnsi="Times New Roman" w:cs="Times New Roman"/>
                <w:bCs w:val="0"/>
                <w:color w:val="auto"/>
                <w:sz w:val="18"/>
                <w:szCs w:val="18"/>
                <w:lang w:eastAsia="zh-CN"/>
              </w:rPr>
              <w:t>tBu</w:t>
            </w:r>
            <w:proofErr w:type="spellEnd"/>
            <w:r w:rsidR="002053F3" w:rsidRPr="00473484">
              <w:rPr>
                <w:rFonts w:ascii="Times New Roman" w:eastAsia="仿宋_GB2312" w:hAnsi="Times New Roman" w:cs="Times New Roman"/>
                <w:bCs w:val="0"/>
                <w:color w:val="auto"/>
                <w:sz w:val="18"/>
                <w:szCs w:val="18"/>
                <w:lang w:eastAsia="zh-CN"/>
              </w:rPr>
              <w:t xml:space="preserve">)-OH; </w:t>
            </w:r>
            <w:proofErr w:type="spellStart"/>
            <w:r w:rsidR="002053F3" w:rsidRPr="00473484">
              <w:rPr>
                <w:rFonts w:ascii="Times New Roman" w:eastAsia="仿宋_GB2312" w:hAnsi="Times New Roman" w:cs="Times New Roman"/>
                <w:bCs w:val="0"/>
                <w:color w:val="auto"/>
                <w:sz w:val="18"/>
                <w:szCs w:val="18"/>
                <w:lang w:eastAsia="zh-CN"/>
              </w:rPr>
              <w:t>Fmoc</w:t>
            </w:r>
            <w:proofErr w:type="spellEnd"/>
            <w:r w:rsidR="002053F3" w:rsidRPr="00473484">
              <w:rPr>
                <w:rFonts w:ascii="Times New Roman" w:eastAsia="仿宋_GB2312" w:hAnsi="Times New Roman" w:cs="Times New Roman"/>
                <w:bCs w:val="0"/>
                <w:color w:val="auto"/>
                <w:sz w:val="18"/>
                <w:szCs w:val="18"/>
                <w:lang w:eastAsia="zh-CN"/>
              </w:rPr>
              <w:t>-L-</w:t>
            </w:r>
            <w:proofErr w:type="spellStart"/>
            <w:r w:rsidR="002053F3" w:rsidRPr="00473484">
              <w:rPr>
                <w:rFonts w:ascii="Times New Roman" w:eastAsia="仿宋_GB2312" w:hAnsi="Times New Roman" w:cs="Times New Roman"/>
                <w:bCs w:val="0"/>
                <w:color w:val="auto"/>
                <w:sz w:val="18"/>
                <w:szCs w:val="18"/>
                <w:lang w:eastAsia="zh-CN"/>
              </w:rPr>
              <w:t>Arg</w:t>
            </w:r>
            <w:proofErr w:type="spellEnd"/>
            <w:r w:rsidR="002053F3" w:rsidRPr="00473484">
              <w:rPr>
                <w:rFonts w:ascii="Times New Roman" w:eastAsia="仿宋_GB2312" w:hAnsi="Times New Roman" w:cs="Times New Roman"/>
                <w:bCs w:val="0"/>
                <w:color w:val="auto"/>
                <w:sz w:val="18"/>
                <w:szCs w:val="18"/>
                <w:lang w:eastAsia="zh-CN"/>
              </w:rPr>
              <w:t>(</w:t>
            </w:r>
            <w:proofErr w:type="spellStart"/>
            <w:r w:rsidR="002053F3" w:rsidRPr="00473484">
              <w:rPr>
                <w:rFonts w:ascii="Times New Roman" w:eastAsia="仿宋_GB2312" w:hAnsi="Times New Roman" w:cs="Times New Roman"/>
                <w:bCs w:val="0"/>
                <w:color w:val="auto"/>
                <w:sz w:val="18"/>
                <w:szCs w:val="18"/>
                <w:lang w:eastAsia="zh-CN"/>
              </w:rPr>
              <w:t>Pbf</w:t>
            </w:r>
            <w:proofErr w:type="spellEnd"/>
            <w:r w:rsidR="002053F3" w:rsidRPr="00473484">
              <w:rPr>
                <w:rFonts w:ascii="Times New Roman" w:eastAsia="仿宋_GB2312" w:hAnsi="Times New Roman" w:cs="Times New Roman"/>
                <w:bCs w:val="0"/>
                <w:color w:val="auto"/>
                <w:sz w:val="18"/>
                <w:szCs w:val="18"/>
                <w:lang w:eastAsia="zh-CN"/>
              </w:rPr>
              <w:t xml:space="preserve">)-OH; </w:t>
            </w:r>
            <w:proofErr w:type="spellStart"/>
            <w:r w:rsidR="002053F3" w:rsidRPr="00473484">
              <w:rPr>
                <w:rFonts w:ascii="Times New Roman" w:eastAsia="仿宋_GB2312" w:hAnsi="Times New Roman" w:cs="Times New Roman"/>
                <w:bCs w:val="0"/>
                <w:color w:val="auto"/>
                <w:sz w:val="18"/>
                <w:szCs w:val="18"/>
                <w:lang w:eastAsia="zh-CN"/>
              </w:rPr>
              <w:t>Fmoc</w:t>
            </w:r>
            <w:proofErr w:type="spellEnd"/>
            <w:r w:rsidR="002053F3" w:rsidRPr="00473484">
              <w:rPr>
                <w:rFonts w:ascii="Times New Roman" w:eastAsia="仿宋_GB2312" w:hAnsi="Times New Roman" w:cs="Times New Roman"/>
                <w:bCs w:val="0"/>
                <w:color w:val="auto"/>
                <w:sz w:val="18"/>
                <w:szCs w:val="18"/>
                <w:lang w:eastAsia="zh-CN"/>
              </w:rPr>
              <w:t xml:space="preserve">-L-Val-OH; </w:t>
            </w:r>
            <w:proofErr w:type="spellStart"/>
            <w:r w:rsidR="002053F3" w:rsidRPr="00473484">
              <w:rPr>
                <w:rFonts w:ascii="Times New Roman" w:eastAsia="仿宋_GB2312" w:hAnsi="Times New Roman" w:cs="Times New Roman"/>
                <w:bCs w:val="0"/>
                <w:color w:val="auto"/>
                <w:sz w:val="18"/>
                <w:szCs w:val="18"/>
                <w:lang w:eastAsia="zh-CN"/>
              </w:rPr>
              <w:t>Fmoc</w:t>
            </w:r>
            <w:proofErr w:type="spellEnd"/>
            <w:r w:rsidR="002053F3" w:rsidRPr="00473484">
              <w:rPr>
                <w:rFonts w:ascii="Times New Roman" w:eastAsia="仿宋_GB2312" w:hAnsi="Times New Roman" w:cs="Times New Roman"/>
                <w:bCs w:val="0"/>
                <w:color w:val="auto"/>
                <w:sz w:val="18"/>
                <w:szCs w:val="18"/>
                <w:lang w:eastAsia="zh-CN"/>
              </w:rPr>
              <w:t>-L-</w:t>
            </w:r>
            <w:proofErr w:type="spellStart"/>
            <w:r w:rsidR="002053F3" w:rsidRPr="00473484">
              <w:rPr>
                <w:rFonts w:ascii="Times New Roman" w:eastAsia="仿宋_GB2312" w:hAnsi="Times New Roman" w:cs="Times New Roman"/>
                <w:bCs w:val="0"/>
                <w:color w:val="auto"/>
                <w:sz w:val="18"/>
                <w:szCs w:val="18"/>
                <w:lang w:eastAsia="zh-CN"/>
              </w:rPr>
              <w:t>Leu</w:t>
            </w:r>
            <w:proofErr w:type="spellEnd"/>
            <w:r w:rsidR="002053F3" w:rsidRPr="00473484">
              <w:rPr>
                <w:rFonts w:ascii="Times New Roman" w:eastAsia="仿宋_GB2312" w:hAnsi="Times New Roman" w:cs="Times New Roman"/>
                <w:bCs w:val="0"/>
                <w:color w:val="auto"/>
                <w:sz w:val="18"/>
                <w:szCs w:val="18"/>
                <w:lang w:eastAsia="zh-CN"/>
              </w:rPr>
              <w:t xml:space="preserve">-OH; </w:t>
            </w:r>
            <w:proofErr w:type="spellStart"/>
            <w:r w:rsidR="002053F3" w:rsidRPr="00473484">
              <w:rPr>
                <w:rFonts w:ascii="Times New Roman" w:eastAsia="仿宋_GB2312" w:hAnsi="Times New Roman" w:cs="Times New Roman"/>
                <w:bCs w:val="0"/>
                <w:color w:val="auto"/>
                <w:sz w:val="18"/>
                <w:szCs w:val="18"/>
                <w:lang w:eastAsia="zh-CN"/>
              </w:rPr>
              <w:t>Fmoc</w:t>
            </w:r>
            <w:proofErr w:type="spellEnd"/>
            <w:r w:rsidR="002053F3" w:rsidRPr="00473484">
              <w:rPr>
                <w:rFonts w:ascii="Times New Roman" w:eastAsia="仿宋_GB2312" w:hAnsi="Times New Roman" w:cs="Times New Roman"/>
                <w:bCs w:val="0"/>
                <w:color w:val="auto"/>
                <w:sz w:val="18"/>
                <w:szCs w:val="18"/>
                <w:lang w:eastAsia="zh-CN"/>
              </w:rPr>
              <w:t>-L-α-Me-</w:t>
            </w:r>
            <w:proofErr w:type="spellStart"/>
            <w:r w:rsidR="002053F3" w:rsidRPr="00473484">
              <w:rPr>
                <w:rFonts w:ascii="Times New Roman" w:eastAsia="仿宋_GB2312" w:hAnsi="Times New Roman" w:cs="Times New Roman"/>
                <w:bCs w:val="0"/>
                <w:color w:val="auto"/>
                <w:sz w:val="18"/>
                <w:szCs w:val="18"/>
                <w:lang w:eastAsia="zh-CN"/>
              </w:rPr>
              <w:t>Phe</w:t>
            </w:r>
            <w:proofErr w:type="spellEnd"/>
            <w:r w:rsidR="002053F3" w:rsidRPr="00473484">
              <w:rPr>
                <w:rFonts w:ascii="Times New Roman" w:eastAsia="仿宋_GB2312" w:hAnsi="Times New Roman" w:cs="Times New Roman"/>
                <w:bCs w:val="0"/>
                <w:color w:val="auto"/>
                <w:sz w:val="18"/>
                <w:szCs w:val="18"/>
                <w:lang w:eastAsia="zh-CN"/>
              </w:rPr>
              <w:t xml:space="preserve">-OH; </w:t>
            </w:r>
            <w:proofErr w:type="spellStart"/>
            <w:r w:rsidR="002053F3" w:rsidRPr="00473484">
              <w:rPr>
                <w:rFonts w:ascii="Times New Roman" w:eastAsia="仿宋_GB2312" w:hAnsi="Times New Roman" w:cs="Times New Roman"/>
                <w:bCs w:val="0"/>
                <w:color w:val="auto"/>
                <w:sz w:val="18"/>
                <w:szCs w:val="18"/>
                <w:lang w:eastAsia="zh-CN"/>
              </w:rPr>
              <w:t>Fmoc</w:t>
            </w:r>
            <w:proofErr w:type="spellEnd"/>
            <w:r w:rsidR="002053F3" w:rsidRPr="00473484">
              <w:rPr>
                <w:rFonts w:ascii="Times New Roman" w:eastAsia="仿宋_GB2312" w:hAnsi="Times New Roman" w:cs="Times New Roman"/>
                <w:bCs w:val="0"/>
                <w:color w:val="auto"/>
                <w:sz w:val="18"/>
                <w:szCs w:val="18"/>
                <w:lang w:eastAsia="zh-CN"/>
              </w:rPr>
              <w:t>-L-</w:t>
            </w:r>
            <w:proofErr w:type="spellStart"/>
            <w:r w:rsidR="002053F3" w:rsidRPr="00473484">
              <w:rPr>
                <w:rFonts w:ascii="Times New Roman" w:eastAsia="仿宋_GB2312" w:hAnsi="Times New Roman" w:cs="Times New Roman"/>
                <w:bCs w:val="0"/>
                <w:color w:val="auto"/>
                <w:sz w:val="18"/>
                <w:szCs w:val="18"/>
                <w:lang w:eastAsia="zh-CN"/>
              </w:rPr>
              <w:t>Glu</w:t>
            </w:r>
            <w:proofErr w:type="spellEnd"/>
            <w:r w:rsidR="002053F3" w:rsidRPr="00473484">
              <w:rPr>
                <w:rFonts w:ascii="Times New Roman" w:eastAsia="仿宋_GB2312" w:hAnsi="Times New Roman" w:cs="Times New Roman"/>
                <w:bCs w:val="0"/>
                <w:color w:val="auto"/>
                <w:sz w:val="18"/>
                <w:szCs w:val="18"/>
                <w:lang w:eastAsia="zh-CN"/>
              </w:rPr>
              <w:t>(</w:t>
            </w:r>
            <w:proofErr w:type="spellStart"/>
            <w:r w:rsidR="002053F3" w:rsidRPr="00473484">
              <w:rPr>
                <w:rFonts w:ascii="Times New Roman" w:eastAsia="仿宋_GB2312" w:hAnsi="Times New Roman" w:cs="Times New Roman"/>
                <w:bCs w:val="0"/>
                <w:color w:val="auto"/>
                <w:sz w:val="18"/>
                <w:szCs w:val="18"/>
                <w:lang w:eastAsia="zh-CN"/>
              </w:rPr>
              <w:t>OtBu</w:t>
            </w:r>
            <w:proofErr w:type="spellEnd"/>
            <w:r w:rsidR="002053F3" w:rsidRPr="00473484">
              <w:rPr>
                <w:rFonts w:ascii="Times New Roman" w:eastAsia="仿宋_GB2312" w:hAnsi="Times New Roman" w:cs="Times New Roman"/>
                <w:bCs w:val="0"/>
                <w:color w:val="auto"/>
                <w:sz w:val="18"/>
                <w:szCs w:val="18"/>
                <w:lang w:eastAsia="zh-CN"/>
              </w:rPr>
              <w:t>)-OH·H</w:t>
            </w:r>
            <w:r w:rsidR="002053F3" w:rsidRPr="00473484">
              <w:rPr>
                <w:rFonts w:ascii="Times New Roman" w:eastAsia="仿宋_GB2312" w:hAnsi="Times New Roman" w:cs="Times New Roman"/>
                <w:bCs w:val="0"/>
                <w:color w:val="auto"/>
                <w:sz w:val="18"/>
                <w:szCs w:val="18"/>
                <w:vertAlign w:val="subscript"/>
                <w:lang w:eastAsia="zh-CN"/>
              </w:rPr>
              <w:t>2</w:t>
            </w:r>
            <w:r w:rsidR="002053F3" w:rsidRPr="00473484">
              <w:rPr>
                <w:rFonts w:ascii="Times New Roman" w:eastAsia="仿宋_GB2312" w:hAnsi="Times New Roman" w:cs="Times New Roman"/>
                <w:bCs w:val="0"/>
                <w:color w:val="auto"/>
                <w:sz w:val="18"/>
                <w:szCs w:val="18"/>
                <w:lang w:eastAsia="zh-CN"/>
              </w:rPr>
              <w:t>O; Fmoc-L-Ala-OH</w:t>
            </w:r>
            <w:r w:rsidR="00977886" w:rsidRPr="00473484">
              <w:rPr>
                <w:rFonts w:ascii="Times New Roman" w:eastAsia="仿宋_GB2312" w:hAnsi="Times New Roman" w:cs="Times New Roman"/>
                <w:bCs w:val="0"/>
                <w:color w:val="auto"/>
                <w:sz w:val="18"/>
                <w:szCs w:val="18"/>
                <w:lang w:eastAsia="zh-CN"/>
              </w:rPr>
              <w:t>·</w:t>
            </w:r>
            <w:r w:rsidR="002053F3" w:rsidRPr="00473484">
              <w:rPr>
                <w:rFonts w:ascii="Times New Roman" w:eastAsia="仿宋_GB2312" w:hAnsi="Times New Roman" w:cs="Times New Roman"/>
                <w:bCs w:val="0"/>
                <w:color w:val="auto"/>
                <w:sz w:val="18"/>
                <w:szCs w:val="18"/>
                <w:lang w:eastAsia="zh-CN"/>
              </w:rPr>
              <w:t>H</w:t>
            </w:r>
            <w:r w:rsidR="002053F3" w:rsidRPr="00473484">
              <w:rPr>
                <w:rFonts w:ascii="Times New Roman" w:eastAsia="仿宋_GB2312" w:hAnsi="Times New Roman" w:cs="Times New Roman"/>
                <w:bCs w:val="0"/>
                <w:color w:val="auto"/>
                <w:sz w:val="18"/>
                <w:szCs w:val="18"/>
                <w:vertAlign w:val="subscript"/>
                <w:lang w:eastAsia="zh-CN"/>
              </w:rPr>
              <w:t>2</w:t>
            </w:r>
            <w:r w:rsidR="002053F3" w:rsidRPr="00473484">
              <w:rPr>
                <w:rFonts w:ascii="Times New Roman" w:eastAsia="仿宋_GB2312" w:hAnsi="Times New Roman" w:cs="Times New Roman"/>
                <w:bCs w:val="0"/>
                <w:color w:val="auto"/>
                <w:sz w:val="18"/>
                <w:szCs w:val="18"/>
                <w:lang w:eastAsia="zh-CN"/>
              </w:rPr>
              <w:t xml:space="preserve">O; </w:t>
            </w:r>
            <w:proofErr w:type="spellStart"/>
            <w:r w:rsidR="002053F3" w:rsidRPr="00473484">
              <w:rPr>
                <w:rFonts w:ascii="Times New Roman" w:eastAsia="仿宋_GB2312" w:hAnsi="Times New Roman" w:cs="Times New Roman"/>
                <w:bCs w:val="0"/>
                <w:color w:val="auto"/>
                <w:sz w:val="18"/>
                <w:szCs w:val="18"/>
                <w:lang w:eastAsia="zh-CN"/>
              </w:rPr>
              <w:t>Fmoc</w:t>
            </w:r>
            <w:proofErr w:type="spellEnd"/>
            <w:r w:rsidR="002053F3" w:rsidRPr="00473484">
              <w:rPr>
                <w:rFonts w:ascii="Times New Roman" w:eastAsia="仿宋_GB2312" w:hAnsi="Times New Roman" w:cs="Times New Roman"/>
                <w:bCs w:val="0"/>
                <w:color w:val="auto"/>
                <w:sz w:val="18"/>
                <w:szCs w:val="18"/>
                <w:lang w:eastAsia="zh-CN"/>
              </w:rPr>
              <w:t>-</w:t>
            </w:r>
            <w:r w:rsidR="00030A77" w:rsidRPr="00473484">
              <w:rPr>
                <w:rFonts w:ascii="Times New Roman" w:eastAsia="仿宋_GB2312" w:hAnsi="Times New Roman" w:cs="Times New Roman"/>
                <w:bCs w:val="0"/>
                <w:color w:val="auto"/>
                <w:sz w:val="18"/>
                <w:szCs w:val="18"/>
                <w:lang w:eastAsia="zh-CN"/>
              </w:rPr>
              <w:t>L-</w:t>
            </w:r>
            <w:proofErr w:type="spellStart"/>
            <w:r w:rsidR="002053F3" w:rsidRPr="00473484">
              <w:rPr>
                <w:rFonts w:ascii="Times New Roman" w:eastAsia="仿宋_GB2312" w:hAnsi="Times New Roman" w:cs="Times New Roman"/>
                <w:bCs w:val="0"/>
                <w:color w:val="auto"/>
                <w:sz w:val="18"/>
                <w:szCs w:val="18"/>
                <w:lang w:eastAsia="zh-CN"/>
              </w:rPr>
              <w:t>Orn</w:t>
            </w:r>
            <w:proofErr w:type="spellEnd"/>
            <w:r w:rsidR="002053F3" w:rsidRPr="00473484">
              <w:rPr>
                <w:rFonts w:ascii="Times New Roman" w:eastAsia="仿宋_GB2312" w:hAnsi="Times New Roman" w:cs="Times New Roman"/>
                <w:bCs w:val="0"/>
                <w:color w:val="auto"/>
                <w:sz w:val="18"/>
                <w:szCs w:val="18"/>
                <w:lang w:eastAsia="zh-CN"/>
              </w:rPr>
              <w:t>(</w:t>
            </w:r>
            <w:proofErr w:type="spellStart"/>
            <w:r w:rsidR="002053F3" w:rsidRPr="00473484">
              <w:rPr>
                <w:rFonts w:ascii="Times New Roman" w:eastAsia="仿宋_GB2312" w:hAnsi="Times New Roman" w:cs="Times New Roman"/>
                <w:bCs w:val="0"/>
                <w:color w:val="auto"/>
                <w:sz w:val="18"/>
                <w:szCs w:val="18"/>
                <w:lang w:eastAsia="zh-CN"/>
              </w:rPr>
              <w:t>Boc</w:t>
            </w:r>
            <w:proofErr w:type="spellEnd"/>
            <w:r w:rsidR="002053F3" w:rsidRPr="00473484">
              <w:rPr>
                <w:rFonts w:ascii="Times New Roman" w:eastAsia="仿宋_GB2312" w:hAnsi="Times New Roman" w:cs="Times New Roman"/>
                <w:bCs w:val="0"/>
                <w:color w:val="auto"/>
                <w:sz w:val="18"/>
                <w:szCs w:val="18"/>
                <w:lang w:eastAsia="zh-CN"/>
              </w:rPr>
              <w:t xml:space="preserve">)-OH; </w:t>
            </w:r>
            <w:proofErr w:type="spellStart"/>
            <w:r w:rsidR="002053F3" w:rsidRPr="00473484">
              <w:rPr>
                <w:rFonts w:ascii="Times New Roman" w:eastAsia="仿宋_GB2312" w:hAnsi="Times New Roman" w:cs="Times New Roman"/>
                <w:bCs w:val="0"/>
                <w:color w:val="auto"/>
                <w:sz w:val="18"/>
                <w:szCs w:val="18"/>
                <w:lang w:eastAsia="zh-CN"/>
              </w:rPr>
              <w:t>Oxyma</w:t>
            </w:r>
            <w:proofErr w:type="spellEnd"/>
            <w:r w:rsidR="002053F3" w:rsidRPr="00473484">
              <w:rPr>
                <w:rFonts w:ascii="Times New Roman" w:eastAsia="仿宋_GB2312" w:hAnsi="Times New Roman" w:cs="Times New Roman"/>
                <w:bCs w:val="0"/>
                <w:color w:val="auto"/>
                <w:sz w:val="18"/>
                <w:szCs w:val="18"/>
                <w:lang w:eastAsia="zh-CN"/>
              </w:rPr>
              <w:t xml:space="preserve"> </w:t>
            </w:r>
            <w:r w:rsidR="00F322D7" w:rsidRPr="00473484">
              <w:rPr>
                <w:rFonts w:ascii="Times New Roman" w:eastAsia="仿宋_GB2312" w:hAnsi="Times New Roman" w:cs="Times New Roman"/>
                <w:bCs w:val="0"/>
                <w:color w:val="auto"/>
                <w:sz w:val="18"/>
                <w:szCs w:val="18"/>
                <w:lang w:eastAsia="zh-CN"/>
              </w:rPr>
              <w:t>P</w:t>
            </w:r>
            <w:r w:rsidR="002053F3" w:rsidRPr="00473484">
              <w:rPr>
                <w:rFonts w:ascii="Times New Roman" w:eastAsia="仿宋_GB2312" w:hAnsi="Times New Roman" w:cs="Times New Roman"/>
                <w:bCs w:val="0"/>
                <w:color w:val="auto"/>
                <w:sz w:val="18"/>
                <w:szCs w:val="18"/>
                <w:lang w:eastAsia="zh-CN"/>
              </w:rPr>
              <w:t xml:space="preserve">ure; </w:t>
            </w:r>
            <w:proofErr w:type="spellStart"/>
            <w:r w:rsidR="002053F3" w:rsidRPr="00473484">
              <w:rPr>
                <w:rFonts w:ascii="Times New Roman" w:eastAsia="仿宋_GB2312" w:hAnsi="Times New Roman" w:cs="Times New Roman"/>
                <w:bCs w:val="0"/>
                <w:color w:val="auto"/>
                <w:sz w:val="18"/>
                <w:szCs w:val="18"/>
                <w:lang w:eastAsia="zh-CN"/>
              </w:rPr>
              <w:t>PyBop</w:t>
            </w:r>
            <w:proofErr w:type="spellEnd"/>
            <w:r w:rsidR="002053F3" w:rsidRPr="00473484">
              <w:rPr>
                <w:rFonts w:ascii="Times New Roman" w:eastAsia="仿宋_GB2312" w:hAnsi="Times New Roman" w:cs="Times New Roman"/>
                <w:bCs w:val="0"/>
                <w:color w:val="auto"/>
                <w:sz w:val="18"/>
                <w:szCs w:val="18"/>
                <w:lang w:eastAsia="zh-CN"/>
              </w:rPr>
              <w:t>;</w:t>
            </w:r>
          </w:p>
        </w:tc>
      </w:tr>
      <w:tr w:rsidR="00603B74" w:rsidRPr="00473484" w14:paraId="46AA7CD4" w14:textId="77777777" w:rsidTr="0051270C">
        <w:trPr>
          <w:trHeight w:val="58"/>
          <w:trPrChange w:id="140" w:author="Xuning Wei12232" w:date="2026-07-26T21:43:00Z">
            <w:trPr>
              <w:trHeight w:val="58"/>
            </w:trPr>
          </w:trPrChange>
        </w:trPr>
        <w:tc>
          <w:tcPr>
            <w:tcW w:w="275" w:type="pct"/>
            <w:tcBorders>
              <w:top w:val="single" w:sz="4" w:space="0" w:color="auto"/>
              <w:left w:val="single" w:sz="4" w:space="0" w:color="auto"/>
              <w:right w:val="single" w:sz="4" w:space="0" w:color="auto"/>
            </w:tcBorders>
            <w:vAlign w:val="center"/>
            <w:tcPrChange w:id="141" w:author="Xuning Wei12232" w:date="2026-07-26T21:43:00Z">
              <w:tcPr>
                <w:tcW w:w="230" w:type="pct"/>
                <w:tcBorders>
                  <w:top w:val="single" w:sz="4" w:space="0" w:color="auto"/>
                  <w:left w:val="single" w:sz="4" w:space="0" w:color="auto"/>
                  <w:right w:val="single" w:sz="4" w:space="0" w:color="auto"/>
                </w:tcBorders>
                <w:vAlign w:val="center"/>
              </w:tcPr>
            </w:tcPrChange>
          </w:tcPr>
          <w:p w14:paraId="42813BE3" w14:textId="6611A09C" w:rsidR="00603B74" w:rsidRPr="00A54EC0" w:rsidRDefault="00603B74"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lastRenderedPageBreak/>
              <w:t>2</w:t>
            </w:r>
          </w:p>
        </w:tc>
        <w:tc>
          <w:tcPr>
            <w:tcW w:w="670" w:type="pct"/>
            <w:tcBorders>
              <w:top w:val="single" w:sz="4" w:space="0" w:color="auto"/>
              <w:left w:val="single" w:sz="4" w:space="0" w:color="auto"/>
              <w:right w:val="single" w:sz="4" w:space="0" w:color="auto"/>
            </w:tcBorders>
            <w:vAlign w:val="center"/>
            <w:tcPrChange w:id="142" w:author="Xuning Wei12232" w:date="2026-07-26T21:43:00Z">
              <w:tcPr>
                <w:tcW w:w="777" w:type="pct"/>
                <w:gridSpan w:val="3"/>
                <w:tcBorders>
                  <w:top w:val="single" w:sz="4" w:space="0" w:color="auto"/>
                  <w:left w:val="single" w:sz="4" w:space="0" w:color="auto"/>
                  <w:right w:val="single" w:sz="4" w:space="0" w:color="auto"/>
                </w:tcBorders>
                <w:vAlign w:val="center"/>
              </w:tcPr>
            </w:tcPrChange>
          </w:tcPr>
          <w:p w14:paraId="72E34D9A" w14:textId="41D8D701" w:rsidR="00603B74" w:rsidRPr="00473484" w:rsidRDefault="00A70092">
            <w:pPr>
              <w:jc w:val="center"/>
              <w:rPr>
                <w:rFonts w:ascii="Times New Roman" w:eastAsia="仿宋_GB2312" w:hAnsi="Times New Roman" w:cs="Times New Roman"/>
                <w:color w:val="auto"/>
                <w:sz w:val="18"/>
                <w:szCs w:val="18"/>
              </w:rPr>
              <w:pPrChange w:id="143" w:author="Xuning Wei12232" w:date="2026-07-23T15:54:00Z">
                <w:pPr>
                  <w:jc w:val="both"/>
                </w:pPr>
              </w:pPrChange>
            </w:pPr>
            <w:r w:rsidRPr="00A54EC0">
              <w:rPr>
                <w:rFonts w:ascii="Times New Roman" w:eastAsia="仿宋_GB2312" w:hAnsi="Times New Roman" w:cs="Times New Roman"/>
                <w:color w:val="auto"/>
                <w:sz w:val="18"/>
                <w:szCs w:val="18"/>
              </w:rPr>
              <w:t xml:space="preserve">Prepare the </w:t>
            </w:r>
            <w:del w:id="144" w:author="Xuning Wei12232" w:date="2026-07-23T15:54:00Z">
              <w:r w:rsidRPr="00473484" w:rsidDel="00B20CEB">
                <w:rPr>
                  <w:rFonts w:ascii="Times New Roman" w:eastAsia="仿宋_GB2312" w:hAnsi="Times New Roman" w:cs="Times New Roman"/>
                  <w:color w:val="auto"/>
                  <w:sz w:val="18"/>
                  <w:szCs w:val="18"/>
                </w:rPr>
                <w:delText xml:space="preserve">piperidine </w:delText>
              </w:r>
            </w:del>
            <w:r w:rsidRPr="00473484">
              <w:rPr>
                <w:rFonts w:ascii="Times New Roman" w:eastAsia="仿宋_GB2312" w:hAnsi="Times New Roman" w:cs="Times New Roman"/>
                <w:color w:val="auto"/>
                <w:sz w:val="18"/>
                <w:szCs w:val="18"/>
              </w:rPr>
              <w:t>solution</w:t>
            </w:r>
          </w:p>
        </w:tc>
        <w:tc>
          <w:tcPr>
            <w:tcW w:w="4054" w:type="pct"/>
            <w:tcBorders>
              <w:top w:val="single" w:sz="4" w:space="0" w:color="auto"/>
              <w:left w:val="single" w:sz="4" w:space="0" w:color="auto"/>
              <w:right w:val="single" w:sz="4" w:space="0" w:color="auto"/>
            </w:tcBorders>
            <w:vAlign w:val="center"/>
            <w:tcPrChange w:id="145" w:author="Xuning Wei12232" w:date="2026-07-26T21:43:00Z">
              <w:tcPr>
                <w:tcW w:w="3993" w:type="pct"/>
                <w:tcBorders>
                  <w:top w:val="single" w:sz="4" w:space="0" w:color="auto"/>
                  <w:left w:val="single" w:sz="4" w:space="0" w:color="auto"/>
                  <w:right w:val="single" w:sz="4" w:space="0" w:color="auto"/>
                </w:tcBorders>
                <w:vAlign w:val="center"/>
              </w:tcPr>
            </w:tcPrChange>
          </w:tcPr>
          <w:p w14:paraId="1524FA7E" w14:textId="246C7F23" w:rsidR="00603B74" w:rsidRPr="00473484" w:rsidRDefault="00A70092" w:rsidP="00285F3F">
            <w:pPr>
              <w:jc w:val="both"/>
              <w:rPr>
                <w:rFonts w:ascii="Times New Roman" w:eastAsia="仿宋_GB2312" w:hAnsi="Times New Roman" w:cs="Times New Roman"/>
                <w:color w:val="auto"/>
                <w:sz w:val="18"/>
                <w:szCs w:val="18"/>
                <w:lang w:eastAsia="zh-CN"/>
              </w:rPr>
            </w:pPr>
            <w:r w:rsidRPr="00473484">
              <w:rPr>
                <w:rFonts w:ascii="Times New Roman" w:eastAsia="仿宋_GB2312" w:hAnsi="Times New Roman" w:cs="Times New Roman"/>
                <w:b/>
                <w:color w:val="auto"/>
                <w:sz w:val="18"/>
                <w:szCs w:val="18"/>
                <w:lang w:eastAsia="zh-CN"/>
                <w:rPrChange w:id="146" w:author="Xuning Wei12232" w:date="2026-09-05T19:51:00Z">
                  <w:rPr>
                    <w:rFonts w:ascii="Times New Roman" w:eastAsia="仿宋_GB2312" w:hAnsi="Times New Roman" w:cs="Times New Roman"/>
                    <w:color w:val="auto"/>
                    <w:sz w:val="18"/>
                    <w:szCs w:val="18"/>
                    <w:lang w:eastAsia="zh-CN"/>
                  </w:rPr>
                </w:rPrChange>
              </w:rPr>
              <w:t>Prepare 20%</w:t>
            </w:r>
            <w:ins w:id="147" w:author="Johan Granander" w:date="2026-07-28T13:53:00Z">
              <w:r w:rsidR="00E64585" w:rsidRPr="00A54EC0">
                <w:rPr>
                  <w:rFonts w:ascii="Times New Roman" w:eastAsia="仿宋_GB2312" w:hAnsi="Times New Roman" w:cs="Times New Roman"/>
                  <w:b/>
                  <w:color w:val="auto"/>
                  <w:sz w:val="18"/>
                  <w:szCs w:val="18"/>
                  <w:lang w:eastAsia="zh-CN"/>
                </w:rPr>
                <w:t xml:space="preserve"> </w:t>
              </w:r>
            </w:ins>
            <w:proofErr w:type="spellStart"/>
            <w:r w:rsidRPr="00473484">
              <w:rPr>
                <w:rFonts w:ascii="Times New Roman" w:eastAsia="仿宋_GB2312" w:hAnsi="Times New Roman" w:cs="Times New Roman"/>
                <w:b/>
                <w:color w:val="auto"/>
                <w:sz w:val="18"/>
                <w:szCs w:val="18"/>
                <w:lang w:eastAsia="zh-CN"/>
                <w:rPrChange w:id="148" w:author="Xuning Wei12232" w:date="2026-09-05T19:51:00Z">
                  <w:rPr>
                    <w:rFonts w:ascii="Times New Roman" w:eastAsia="仿宋_GB2312" w:hAnsi="Times New Roman" w:cs="Times New Roman"/>
                    <w:color w:val="auto"/>
                    <w:sz w:val="18"/>
                    <w:szCs w:val="18"/>
                    <w:lang w:eastAsia="zh-CN"/>
                  </w:rPr>
                </w:rPrChange>
              </w:rPr>
              <w:t>piperidine</w:t>
            </w:r>
            <w:proofErr w:type="spellEnd"/>
            <w:r w:rsidRPr="00473484">
              <w:rPr>
                <w:rFonts w:ascii="Times New Roman" w:eastAsia="仿宋_GB2312" w:hAnsi="Times New Roman" w:cs="Times New Roman"/>
                <w:b/>
                <w:color w:val="auto"/>
                <w:sz w:val="18"/>
                <w:szCs w:val="18"/>
                <w:rPrChange w:id="149" w:author="Xuning Wei12232" w:date="2026-09-05T19:51:00Z">
                  <w:rPr>
                    <w:rFonts w:ascii="Times New Roman" w:eastAsia="仿宋_GB2312" w:hAnsi="Times New Roman" w:cs="Times New Roman"/>
                    <w:color w:val="auto"/>
                    <w:sz w:val="18"/>
                    <w:szCs w:val="18"/>
                  </w:rPr>
                </w:rPrChange>
              </w:rPr>
              <w:t xml:space="preserve"> </w:t>
            </w:r>
            <w:del w:id="150" w:author="Johan Granander" w:date="2026-07-28T13:53:00Z">
              <w:r w:rsidRPr="00473484" w:rsidDel="00E64585">
                <w:rPr>
                  <w:rFonts w:ascii="Times New Roman" w:eastAsia="仿宋_GB2312" w:hAnsi="Times New Roman" w:cs="Times New Roman"/>
                  <w:b/>
                  <w:color w:val="auto"/>
                  <w:sz w:val="18"/>
                  <w:szCs w:val="18"/>
                  <w:rPrChange w:id="151" w:author="Xuning Wei12232" w:date="2026-09-05T19:51:00Z">
                    <w:rPr>
                      <w:rFonts w:ascii="Times New Roman" w:eastAsia="仿宋_GB2312" w:hAnsi="Times New Roman" w:cs="Times New Roman"/>
                      <w:color w:val="auto"/>
                      <w:sz w:val="18"/>
                      <w:szCs w:val="18"/>
                    </w:rPr>
                  </w:rPrChange>
                </w:rPr>
                <w:delText xml:space="preserve">of </w:delText>
              </w:r>
            </w:del>
            <w:ins w:id="152" w:author="Johan Granander" w:date="2026-07-28T13:53:00Z">
              <w:r w:rsidR="00E64585" w:rsidRPr="00A54EC0">
                <w:rPr>
                  <w:rFonts w:ascii="Times New Roman" w:eastAsia="仿宋_GB2312" w:hAnsi="Times New Roman" w:cs="Times New Roman"/>
                  <w:b/>
                  <w:color w:val="auto"/>
                  <w:sz w:val="18"/>
                  <w:szCs w:val="18"/>
                </w:rPr>
                <w:t>in</w:t>
              </w:r>
              <w:r w:rsidR="00E64585" w:rsidRPr="00473484">
                <w:rPr>
                  <w:rFonts w:ascii="Times New Roman" w:eastAsia="仿宋_GB2312" w:hAnsi="Times New Roman" w:cs="Times New Roman"/>
                  <w:b/>
                  <w:color w:val="auto"/>
                  <w:sz w:val="18"/>
                  <w:szCs w:val="18"/>
                  <w:rPrChange w:id="153" w:author="Xuning Wei12232" w:date="2026-09-05T19:51:00Z">
                    <w:rPr>
                      <w:rFonts w:ascii="Times New Roman" w:eastAsia="仿宋_GB2312" w:hAnsi="Times New Roman" w:cs="Times New Roman"/>
                      <w:color w:val="auto"/>
                      <w:sz w:val="18"/>
                      <w:szCs w:val="18"/>
                    </w:rPr>
                  </w:rPrChange>
                </w:rPr>
                <w:t xml:space="preserve"> </w:t>
              </w:r>
            </w:ins>
            <w:r w:rsidRPr="00473484">
              <w:rPr>
                <w:rFonts w:ascii="Times New Roman" w:eastAsia="仿宋_GB2312" w:hAnsi="Times New Roman" w:cs="Times New Roman"/>
                <w:b/>
                <w:color w:val="auto"/>
                <w:sz w:val="18"/>
                <w:szCs w:val="18"/>
                <w:rPrChange w:id="154" w:author="Xuning Wei12232" w:date="2026-09-05T19:51:00Z">
                  <w:rPr>
                    <w:rFonts w:ascii="Times New Roman" w:eastAsia="仿宋_GB2312" w:hAnsi="Times New Roman" w:cs="Times New Roman"/>
                    <w:color w:val="auto"/>
                    <w:sz w:val="18"/>
                    <w:szCs w:val="18"/>
                  </w:rPr>
                </w:rPrChange>
              </w:rPr>
              <w:t>DMF (v/</w:t>
            </w:r>
            <w:proofErr w:type="gramStart"/>
            <w:r w:rsidRPr="00473484">
              <w:rPr>
                <w:rFonts w:ascii="Times New Roman" w:eastAsia="仿宋_GB2312" w:hAnsi="Times New Roman" w:cs="Times New Roman"/>
                <w:b/>
                <w:color w:val="auto"/>
                <w:sz w:val="18"/>
                <w:szCs w:val="18"/>
                <w:rPrChange w:id="155" w:author="Xuning Wei12232" w:date="2026-09-05T19:51:00Z">
                  <w:rPr>
                    <w:rFonts w:ascii="Times New Roman" w:eastAsia="仿宋_GB2312" w:hAnsi="Times New Roman" w:cs="Times New Roman"/>
                    <w:color w:val="auto"/>
                    <w:sz w:val="18"/>
                    <w:szCs w:val="18"/>
                  </w:rPr>
                </w:rPrChange>
              </w:rPr>
              <w:t>v%</w:t>
            </w:r>
            <w:proofErr w:type="gramEnd"/>
            <w:r w:rsidRPr="00473484">
              <w:rPr>
                <w:rFonts w:ascii="Times New Roman" w:eastAsia="仿宋_GB2312" w:hAnsi="Times New Roman" w:cs="Times New Roman"/>
                <w:b/>
                <w:color w:val="auto"/>
                <w:sz w:val="18"/>
                <w:szCs w:val="18"/>
                <w:rPrChange w:id="156" w:author="Xuning Wei12232" w:date="2026-09-05T19:51:00Z">
                  <w:rPr>
                    <w:rFonts w:ascii="Times New Roman" w:eastAsia="仿宋_GB2312" w:hAnsi="Times New Roman" w:cs="Times New Roman"/>
                    <w:color w:val="auto"/>
                    <w:sz w:val="18"/>
                    <w:szCs w:val="18"/>
                  </w:rPr>
                </w:rPrChange>
              </w:rPr>
              <w:t>) solution:</w:t>
            </w:r>
            <w:r w:rsidRPr="00A54EC0">
              <w:rPr>
                <w:rFonts w:ascii="Times New Roman" w:eastAsia="仿宋_GB2312" w:hAnsi="Times New Roman" w:cs="Times New Roman"/>
                <w:color w:val="auto"/>
                <w:sz w:val="18"/>
                <w:szCs w:val="18"/>
              </w:rPr>
              <w:t xml:space="preserve"> Add DMF to a</w:t>
            </w:r>
            <w:r w:rsidR="00916745" w:rsidRPr="00473484">
              <w:rPr>
                <w:rFonts w:ascii="Times New Roman" w:eastAsia="仿宋_GB2312" w:hAnsi="Times New Roman" w:cs="Times New Roman"/>
                <w:color w:val="auto"/>
                <w:sz w:val="18"/>
                <w:szCs w:val="18"/>
                <w:rPrChange w:id="157" w:author="Xuning Wei12232" w:date="2026-09-05T19:51:00Z">
                  <w:rPr>
                    <w:rFonts w:ascii="Times New Roman" w:eastAsia="仿宋_GB2312" w:hAnsi="Times New Roman" w:cs="Times New Roman"/>
                    <w:b/>
                    <w:color w:val="auto"/>
                    <w:sz w:val="18"/>
                    <w:szCs w:val="18"/>
                  </w:rPr>
                </w:rPrChange>
              </w:rPr>
              <w:t xml:space="preserve"> Storage Tank</w:t>
            </w:r>
            <w:r w:rsidR="00916745" w:rsidRPr="00473484">
              <w:rPr>
                <w:rFonts w:ascii="Times New Roman" w:eastAsia="仿宋_GB2312" w:hAnsi="Times New Roman" w:cs="Times New Roman"/>
                <w:color w:val="auto"/>
                <w:sz w:val="18"/>
                <w:szCs w:val="18"/>
                <w:lang w:eastAsia="zh-CN"/>
                <w:rPrChange w:id="158" w:author="Xuning Wei12232" w:date="2026-09-05T19:51:00Z">
                  <w:rPr>
                    <w:rFonts w:ascii="Times New Roman" w:eastAsia="仿宋_GB2312" w:hAnsi="Times New Roman" w:cs="Times New Roman"/>
                    <w:b/>
                    <w:color w:val="auto"/>
                    <w:sz w:val="18"/>
                    <w:szCs w:val="18"/>
                    <w:lang w:eastAsia="zh-CN"/>
                  </w:rPr>
                </w:rPrChange>
              </w:rPr>
              <w:t>s</w:t>
            </w:r>
            <w:r w:rsidR="00C57D5B" w:rsidRPr="00473484">
              <w:rPr>
                <w:rFonts w:ascii="Times New Roman" w:eastAsia="仿宋_GB2312" w:hAnsi="Times New Roman" w:cs="Times New Roman"/>
                <w:color w:val="auto"/>
                <w:sz w:val="18"/>
                <w:szCs w:val="18"/>
                <w:lang w:eastAsia="zh-CN"/>
                <w:rPrChange w:id="159" w:author="Xuning Wei12232" w:date="2026-09-05T19:51:00Z">
                  <w:rPr>
                    <w:rFonts w:ascii="Times New Roman" w:eastAsia="仿宋_GB2312" w:hAnsi="Times New Roman" w:cs="Times New Roman"/>
                    <w:b/>
                    <w:color w:val="auto"/>
                    <w:sz w:val="18"/>
                    <w:szCs w:val="18"/>
                    <w:lang w:eastAsia="zh-CN"/>
                  </w:rPr>
                </w:rPrChange>
              </w:rPr>
              <w:t xml:space="preserve"> (</w:t>
            </w:r>
            <w:r w:rsidR="000E7122" w:rsidRPr="00473484">
              <w:rPr>
                <w:rFonts w:ascii="Times New Roman" w:eastAsiaTheme="minorEastAsia" w:hAnsi="Times New Roman" w:cs="Times New Roman"/>
                <w:color w:val="auto"/>
                <w:sz w:val="18"/>
                <w:szCs w:val="18"/>
                <w:shd w:val="clear" w:color="auto" w:fill="FFFFFF"/>
                <w:lang w:eastAsia="zh-CN"/>
                <w:rPrChange w:id="160" w:author="Xuning Wei12232" w:date="2026-09-05T19:51:00Z">
                  <w:rPr>
                    <w:rFonts w:ascii="Times New Roman" w:eastAsiaTheme="minorEastAsia" w:hAnsi="Times New Roman" w:cs="Times New Roman"/>
                    <w:b/>
                    <w:color w:val="auto"/>
                    <w:sz w:val="18"/>
                    <w:szCs w:val="18"/>
                    <w:shd w:val="clear" w:color="auto" w:fill="FFFFFF"/>
                    <w:lang w:eastAsia="zh-CN"/>
                  </w:rPr>
                </w:rPrChange>
              </w:rPr>
              <w:t>TJ4S-1213-SPS01-AT01&amp; TJ4S-1213-SPS01-AT02</w:t>
            </w:r>
            <w:r w:rsidR="00C57D5B" w:rsidRPr="00473484">
              <w:rPr>
                <w:rFonts w:ascii="Times New Roman" w:eastAsia="仿宋_GB2312" w:hAnsi="Times New Roman" w:cs="Times New Roman"/>
                <w:color w:val="auto"/>
                <w:sz w:val="18"/>
                <w:szCs w:val="18"/>
                <w:lang w:eastAsia="zh-CN"/>
                <w:rPrChange w:id="161" w:author="Xuning Wei12232" w:date="2026-09-05T19:51:00Z">
                  <w:rPr>
                    <w:rFonts w:ascii="Times New Roman" w:eastAsia="仿宋_GB2312" w:hAnsi="Times New Roman" w:cs="Times New Roman"/>
                    <w:b/>
                    <w:color w:val="auto"/>
                    <w:sz w:val="18"/>
                    <w:szCs w:val="18"/>
                    <w:lang w:eastAsia="zh-CN"/>
                  </w:rPr>
                </w:rPrChange>
              </w:rPr>
              <w:t>)</w:t>
            </w:r>
            <w:r w:rsidRPr="00A54EC0">
              <w:rPr>
                <w:rFonts w:ascii="Times New Roman" w:eastAsia="仿宋_GB2312" w:hAnsi="Times New Roman" w:cs="Times New Roman"/>
                <w:color w:val="auto"/>
                <w:sz w:val="18"/>
                <w:szCs w:val="18"/>
              </w:rPr>
              <w:t xml:space="preserve">, then start the </w:t>
            </w:r>
            <w:r w:rsidR="00A02AD3" w:rsidRPr="00A54EC0">
              <w:rPr>
                <w:rFonts w:ascii="Times New Roman" w:eastAsia="仿宋_GB2312" w:hAnsi="Times New Roman" w:cs="Times New Roman"/>
                <w:color w:val="auto"/>
                <w:sz w:val="18"/>
                <w:szCs w:val="18"/>
              </w:rPr>
              <w:t>stirrer</w:t>
            </w:r>
            <w:r w:rsidRPr="00A54EC0">
              <w:rPr>
                <w:rFonts w:ascii="Times New Roman" w:eastAsia="仿宋_GB2312" w:hAnsi="Times New Roman" w:cs="Times New Roman"/>
                <w:color w:val="auto"/>
                <w:sz w:val="18"/>
                <w:szCs w:val="18"/>
              </w:rPr>
              <w:t xml:space="preserve">, and charge </w:t>
            </w:r>
            <w:proofErr w:type="spellStart"/>
            <w:r w:rsidRPr="00A54EC0">
              <w:rPr>
                <w:rFonts w:ascii="Times New Roman" w:eastAsia="仿宋_GB2312" w:hAnsi="Times New Roman" w:cs="Times New Roman"/>
                <w:color w:val="auto"/>
                <w:sz w:val="18"/>
                <w:szCs w:val="18"/>
                <w:lang w:eastAsia="zh-CN"/>
              </w:rPr>
              <w:t>p</w:t>
            </w:r>
            <w:r w:rsidRPr="00473484">
              <w:rPr>
                <w:rFonts w:ascii="Times New Roman" w:eastAsia="仿宋_GB2312" w:hAnsi="Times New Roman" w:cs="Times New Roman"/>
                <w:color w:val="auto"/>
                <w:sz w:val="18"/>
                <w:szCs w:val="18"/>
              </w:rPr>
              <w:t>iperidine</w:t>
            </w:r>
            <w:proofErr w:type="spellEnd"/>
            <w:r w:rsidRPr="00473484">
              <w:rPr>
                <w:rFonts w:ascii="Times New Roman" w:eastAsia="仿宋_GB2312" w:hAnsi="Times New Roman" w:cs="Times New Roman"/>
                <w:color w:val="auto"/>
                <w:sz w:val="18"/>
                <w:szCs w:val="18"/>
              </w:rPr>
              <w:t xml:space="preserve">. </w:t>
            </w:r>
            <w:r w:rsidR="00B54A08" w:rsidRPr="00473484">
              <w:rPr>
                <w:rFonts w:ascii="Times New Roman" w:eastAsia="仿宋_GB2312" w:hAnsi="Times New Roman" w:cs="Times New Roman"/>
                <w:color w:val="auto"/>
                <w:sz w:val="18"/>
                <w:szCs w:val="18"/>
              </w:rPr>
              <w:t xml:space="preserve">Stir </w:t>
            </w:r>
            <w:del w:id="162" w:author="Xuning Wei12232" w:date="2026-09-05T19:41:00Z">
              <w:r w:rsidR="00B54A08" w:rsidRPr="00473484" w:rsidDel="00C12ACF">
                <w:rPr>
                  <w:rFonts w:ascii="Times New Roman" w:eastAsia="仿宋_GB2312" w:hAnsi="Times New Roman" w:cs="Times New Roman"/>
                  <w:color w:val="auto"/>
                  <w:sz w:val="18"/>
                  <w:szCs w:val="18"/>
                  <w:lang w:eastAsia="zh-CN"/>
                </w:rPr>
                <w:delText>for 30</w:delText>
              </w:r>
              <w:r w:rsidR="005913B9" w:rsidRPr="00473484" w:rsidDel="00C12ACF">
                <w:rPr>
                  <w:rFonts w:ascii="Times New Roman" w:eastAsia="仿宋_GB2312" w:hAnsi="Times New Roman" w:cs="Times New Roman"/>
                  <w:color w:val="auto"/>
                  <w:sz w:val="18"/>
                  <w:szCs w:val="18"/>
                  <w:lang w:eastAsia="zh-CN"/>
                </w:rPr>
                <w:delText xml:space="preserve"> </w:delText>
              </w:r>
              <w:r w:rsidR="00B54A08" w:rsidRPr="00473484" w:rsidDel="00C12ACF">
                <w:rPr>
                  <w:rFonts w:ascii="Times New Roman" w:eastAsia="仿宋_GB2312" w:hAnsi="Times New Roman" w:cs="Times New Roman"/>
                  <w:color w:val="auto"/>
                  <w:sz w:val="18"/>
                  <w:szCs w:val="18"/>
                  <w:lang w:eastAsia="zh-CN"/>
                </w:rPr>
                <w:delText>min at RT,</w:delText>
              </w:r>
            </w:del>
            <w:ins w:id="163" w:author="Xuning Wei12232" w:date="2026-09-05T19:41:00Z">
              <w:r w:rsidR="00C12ACF" w:rsidRPr="00473484">
                <w:rPr>
                  <w:rFonts w:ascii="Times New Roman" w:eastAsia="仿宋_GB2312" w:hAnsi="Times New Roman" w:cs="Times New Roman"/>
                  <w:color w:val="auto"/>
                  <w:sz w:val="18"/>
                  <w:szCs w:val="18"/>
                  <w:lang w:eastAsia="zh-CN"/>
                </w:rPr>
                <w:t>and</w:t>
              </w:r>
            </w:ins>
            <w:r w:rsidR="00B54A08" w:rsidRPr="00A54EC0">
              <w:rPr>
                <w:rFonts w:ascii="Times New Roman" w:eastAsia="仿宋_GB2312" w:hAnsi="Times New Roman" w:cs="Times New Roman"/>
                <w:color w:val="auto"/>
                <w:sz w:val="18"/>
                <w:szCs w:val="18"/>
              </w:rPr>
              <w:t xml:space="preserve"> store </w:t>
            </w:r>
            <w:ins w:id="164" w:author="Xuning Wei12232" w:date="2026-09-05T19:41:00Z">
              <w:r w:rsidR="00C12ACF" w:rsidRPr="00A54EC0">
                <w:rPr>
                  <w:rFonts w:ascii="Times New Roman" w:eastAsia="仿宋_GB2312" w:hAnsi="Times New Roman" w:cs="Times New Roman"/>
                  <w:color w:val="auto"/>
                  <w:sz w:val="18"/>
                  <w:szCs w:val="18"/>
                </w:rPr>
                <w:t>for later use</w:t>
              </w:r>
            </w:ins>
            <w:del w:id="165" w:author="Xuning Wei12232" w:date="2026-09-05T19:41:00Z">
              <w:r w:rsidR="00B54A08" w:rsidRPr="00A54EC0" w:rsidDel="00C12ACF">
                <w:rPr>
                  <w:rFonts w:ascii="Times New Roman" w:eastAsia="仿宋_GB2312" w:hAnsi="Times New Roman" w:cs="Times New Roman"/>
                  <w:color w:val="auto"/>
                  <w:sz w:val="18"/>
                  <w:szCs w:val="18"/>
                </w:rPr>
                <w:delText>at RT</w:delText>
              </w:r>
            </w:del>
            <w:r w:rsidR="00B54A08" w:rsidRPr="00473484">
              <w:rPr>
                <w:rFonts w:ascii="Times New Roman" w:eastAsia="仿宋_GB2312" w:hAnsi="Times New Roman" w:cs="Times New Roman"/>
                <w:color w:val="auto"/>
                <w:sz w:val="18"/>
                <w:szCs w:val="18"/>
              </w:rPr>
              <w:t xml:space="preserve"> </w:t>
            </w:r>
          </w:p>
        </w:tc>
      </w:tr>
      <w:tr w:rsidR="00603B74" w:rsidRPr="00473484" w14:paraId="3E14E8B0" w14:textId="77777777" w:rsidTr="0051270C">
        <w:trPr>
          <w:trHeight w:val="58"/>
          <w:trPrChange w:id="166" w:author="Xuning Wei12232" w:date="2026-07-26T21:43:00Z">
            <w:trPr>
              <w:trHeight w:val="58"/>
            </w:trPr>
          </w:trPrChange>
        </w:trPr>
        <w:tc>
          <w:tcPr>
            <w:tcW w:w="275" w:type="pct"/>
            <w:tcBorders>
              <w:top w:val="single" w:sz="4" w:space="0" w:color="auto"/>
              <w:left w:val="single" w:sz="4" w:space="0" w:color="auto"/>
              <w:right w:val="single" w:sz="4" w:space="0" w:color="auto"/>
            </w:tcBorders>
            <w:vAlign w:val="center"/>
            <w:tcPrChange w:id="167" w:author="Xuning Wei12232" w:date="2026-07-26T21:43:00Z">
              <w:tcPr>
                <w:tcW w:w="230" w:type="pct"/>
                <w:tcBorders>
                  <w:top w:val="single" w:sz="4" w:space="0" w:color="auto"/>
                  <w:left w:val="single" w:sz="4" w:space="0" w:color="auto"/>
                  <w:right w:val="single" w:sz="4" w:space="0" w:color="auto"/>
                </w:tcBorders>
                <w:vAlign w:val="center"/>
              </w:tcPr>
            </w:tcPrChange>
          </w:tcPr>
          <w:p w14:paraId="7B1B51DD" w14:textId="3C71699A" w:rsidR="00603B74" w:rsidRPr="00A54EC0" w:rsidRDefault="00603B74"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3</w:t>
            </w:r>
          </w:p>
        </w:tc>
        <w:tc>
          <w:tcPr>
            <w:tcW w:w="670" w:type="pct"/>
            <w:tcBorders>
              <w:top w:val="single" w:sz="4" w:space="0" w:color="auto"/>
              <w:left w:val="single" w:sz="4" w:space="0" w:color="auto"/>
              <w:right w:val="single" w:sz="4" w:space="0" w:color="auto"/>
            </w:tcBorders>
            <w:vAlign w:val="center"/>
            <w:tcPrChange w:id="168" w:author="Xuning Wei12232" w:date="2026-07-26T21:43:00Z">
              <w:tcPr>
                <w:tcW w:w="777" w:type="pct"/>
                <w:gridSpan w:val="3"/>
                <w:tcBorders>
                  <w:top w:val="single" w:sz="4" w:space="0" w:color="auto"/>
                  <w:left w:val="single" w:sz="4" w:space="0" w:color="auto"/>
                  <w:right w:val="single" w:sz="4" w:space="0" w:color="auto"/>
                </w:tcBorders>
                <w:vAlign w:val="center"/>
              </w:tcPr>
            </w:tcPrChange>
          </w:tcPr>
          <w:p w14:paraId="62209680" w14:textId="4A12227E" w:rsidR="00603B74" w:rsidRPr="00473484" w:rsidRDefault="00FA272D"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lang w:eastAsia="zh-CN"/>
              </w:rPr>
              <w:t>Pre-treatment</w:t>
            </w:r>
          </w:p>
        </w:tc>
        <w:tc>
          <w:tcPr>
            <w:tcW w:w="4054" w:type="pct"/>
            <w:tcBorders>
              <w:top w:val="single" w:sz="4" w:space="0" w:color="auto"/>
              <w:left w:val="single" w:sz="4" w:space="0" w:color="auto"/>
              <w:right w:val="single" w:sz="4" w:space="0" w:color="auto"/>
            </w:tcBorders>
            <w:vAlign w:val="center"/>
            <w:tcPrChange w:id="169" w:author="Xuning Wei12232" w:date="2026-07-26T21:43:00Z">
              <w:tcPr>
                <w:tcW w:w="3993" w:type="pct"/>
                <w:tcBorders>
                  <w:top w:val="single" w:sz="4" w:space="0" w:color="auto"/>
                  <w:left w:val="single" w:sz="4" w:space="0" w:color="auto"/>
                  <w:right w:val="single" w:sz="4" w:space="0" w:color="auto"/>
                </w:tcBorders>
                <w:vAlign w:val="center"/>
              </w:tcPr>
            </w:tcPrChange>
          </w:tcPr>
          <w:p w14:paraId="60A90422" w14:textId="2BE48FCF" w:rsidR="00943DFC" w:rsidRPr="00473484" w:rsidRDefault="00943DFC" w:rsidP="00285F3F">
            <w:pPr>
              <w:jc w:val="both"/>
              <w:rPr>
                <w:ins w:id="170" w:author="Xuning Wei12232" w:date="2026-07-26T21:12:00Z"/>
                <w:rFonts w:ascii="Times New Roman" w:eastAsia="仿宋_GB2312" w:hAnsi="Times New Roman" w:cs="Times New Roman"/>
                <w:color w:val="auto"/>
                <w:sz w:val="18"/>
                <w:szCs w:val="18"/>
                <w:rPrChange w:id="171" w:author="Xuning Wei12232" w:date="2026-09-05T19:51:00Z">
                  <w:rPr>
                    <w:ins w:id="172" w:author="Xuning Wei12232" w:date="2026-07-26T21:12:00Z"/>
                    <w:rFonts w:ascii="Times New Roman" w:eastAsia="仿宋_GB2312" w:hAnsi="Times New Roman" w:cs="Times New Roman"/>
                    <w:b/>
                    <w:color w:val="auto"/>
                    <w:sz w:val="18"/>
                    <w:szCs w:val="18"/>
                  </w:rPr>
                </w:rPrChange>
              </w:rPr>
            </w:pPr>
            <w:ins w:id="173" w:author="Xuning Wei12232" w:date="2026-07-26T21:12:00Z">
              <w:r w:rsidRPr="00473484">
                <w:rPr>
                  <w:rFonts w:ascii="Times New Roman" w:eastAsia="仿宋_GB2312" w:hAnsi="Times New Roman" w:cs="Times New Roman"/>
                  <w:color w:val="auto"/>
                  <w:sz w:val="18"/>
                  <w:szCs w:val="18"/>
                </w:rPr>
                <w:t xml:space="preserve">1. </w:t>
              </w:r>
            </w:ins>
            <w:r w:rsidR="2B896166" w:rsidRPr="00473484">
              <w:rPr>
                <w:rFonts w:ascii="Times New Roman" w:eastAsia="仿宋_GB2312" w:hAnsi="Times New Roman" w:cs="Times New Roman"/>
                <w:color w:val="auto"/>
                <w:sz w:val="18"/>
                <w:szCs w:val="18"/>
              </w:rPr>
              <w:t>Add DMF</w:t>
            </w:r>
            <w:r w:rsidR="2B896166" w:rsidRPr="00473484">
              <w:rPr>
                <w:rFonts w:ascii="Times New Roman" w:eastAsia="仿宋_GB2312" w:hAnsi="Times New Roman" w:cs="Times New Roman"/>
                <w:color w:val="0000FF"/>
                <w:sz w:val="18"/>
                <w:szCs w:val="18"/>
              </w:rPr>
              <w:t xml:space="preserve"> </w:t>
            </w:r>
            <w:r w:rsidR="496CD82C" w:rsidRPr="00473484">
              <w:rPr>
                <w:rFonts w:ascii="Times New Roman" w:eastAsia="仿宋_GB2312" w:hAnsi="Times New Roman" w:cs="Times New Roman"/>
                <w:color w:val="0000FF"/>
                <w:sz w:val="18"/>
                <w:szCs w:val="18"/>
                <w:lang w:eastAsia="zh-CN"/>
              </w:rPr>
              <w:t>(</w:t>
            </w:r>
            <w:ins w:id="174" w:author="Pengda Zhao - Network" w:date="2026-05-12T03:39:00Z">
              <w:r w:rsidR="52E0D5F0" w:rsidRPr="00473484">
                <w:rPr>
                  <w:rFonts w:ascii="Times New Roman" w:eastAsia="仿宋_GB2312" w:hAnsi="Times New Roman" w:cs="Times New Roman"/>
                  <w:color w:val="0000FF"/>
                  <w:sz w:val="18"/>
                  <w:szCs w:val="18"/>
                  <w:lang w:eastAsia="zh-CN"/>
                </w:rPr>
                <w:t>20</w:t>
              </w:r>
            </w:ins>
            <w:commentRangeStart w:id="175"/>
            <w:commentRangeStart w:id="176"/>
            <w:del w:id="177" w:author="Pengda Zhao - Network" w:date="2026-05-12T03:39:00Z">
              <w:r w:rsidR="3EBB1A63" w:rsidRPr="00473484" w:rsidDel="43C6A047">
                <w:rPr>
                  <w:rFonts w:ascii="Times New Roman" w:eastAsia="仿宋_GB2312" w:hAnsi="Times New Roman" w:cs="Times New Roman"/>
                  <w:color w:val="0000FF"/>
                  <w:sz w:val="18"/>
                  <w:szCs w:val="18"/>
                  <w:lang w:eastAsia="zh-CN"/>
                </w:rPr>
                <w:delText>16</w:delText>
              </w:r>
            </w:del>
            <w:r w:rsidR="0DB89540" w:rsidRPr="00473484">
              <w:rPr>
                <w:rFonts w:ascii="Times New Roman" w:eastAsia="仿宋_GB2312" w:hAnsi="Times New Roman" w:cs="Times New Roman"/>
                <w:color w:val="0000FF"/>
                <w:sz w:val="18"/>
                <w:szCs w:val="18"/>
                <w:lang w:eastAsia="zh-CN"/>
              </w:rPr>
              <w:t>0</w:t>
            </w:r>
            <w:r w:rsidR="00DB70D0" w:rsidRPr="00473484">
              <w:rPr>
                <w:rFonts w:ascii="Times New Roman" w:eastAsia="仿宋_GB2312" w:hAnsi="Times New Roman" w:cs="Times New Roman"/>
                <w:color w:val="0000FF"/>
                <w:sz w:val="18"/>
                <w:szCs w:val="18"/>
                <w:lang w:eastAsia="zh-CN"/>
              </w:rPr>
              <w:t>.00</w:t>
            </w:r>
            <w:ins w:id="178" w:author="Xuning Wei12232" w:date="2026-09-05T19:41:00Z">
              <w:r w:rsidR="00C12ACF" w:rsidRPr="00473484">
                <w:rPr>
                  <w:rFonts w:ascii="Times New Roman" w:eastAsia="仿宋_GB2312" w:hAnsi="Times New Roman" w:cs="Times New Roman"/>
                  <w:color w:val="0000FF"/>
                  <w:sz w:val="18"/>
                  <w:szCs w:val="18"/>
                  <w:lang w:eastAsia="zh-CN"/>
                </w:rPr>
                <w:t xml:space="preserve"> </w:t>
              </w:r>
            </w:ins>
            <w:r w:rsidR="1A6655D1" w:rsidRPr="00473484">
              <w:rPr>
                <w:rFonts w:ascii="Times New Roman" w:eastAsia="仿宋_GB2312" w:hAnsi="Times New Roman" w:cs="Times New Roman"/>
                <w:color w:val="0000FF"/>
                <w:sz w:val="18"/>
                <w:szCs w:val="18"/>
                <w:lang w:eastAsia="zh-CN"/>
              </w:rPr>
              <w:t>kg</w:t>
            </w:r>
            <w:ins w:id="179" w:author="Xuning Wei12232" w:date="2026-09-05T19:41:00Z">
              <w:r w:rsidR="00C12ACF" w:rsidRPr="00473484">
                <w:rPr>
                  <w:rFonts w:ascii="Times New Roman" w:eastAsia="仿宋_GB2312" w:hAnsi="Times New Roman" w:cs="Times New Roman"/>
                  <w:color w:val="0000FF"/>
                  <w:sz w:val="18"/>
                  <w:szCs w:val="18"/>
                  <w:lang w:eastAsia="zh-CN"/>
                </w:rPr>
                <w:t xml:space="preserve"> </w:t>
              </w:r>
            </w:ins>
            <w:r w:rsidR="43C6A047" w:rsidRPr="00473484">
              <w:rPr>
                <w:rFonts w:ascii="Times New Roman" w:eastAsia="仿宋_GB2312" w:hAnsi="Times New Roman" w:cs="Times New Roman"/>
                <w:color w:val="0000FF"/>
                <w:sz w:val="18"/>
                <w:szCs w:val="18"/>
                <w:lang w:eastAsia="zh-CN"/>
              </w:rPr>
              <w:t>-</w:t>
            </w:r>
            <w:ins w:id="180" w:author="Xuning Wei12232" w:date="2026-09-05T19:41:00Z">
              <w:r w:rsidR="00C12ACF" w:rsidRPr="00473484">
                <w:rPr>
                  <w:rFonts w:ascii="Times New Roman" w:eastAsia="仿宋_GB2312" w:hAnsi="Times New Roman" w:cs="Times New Roman"/>
                  <w:color w:val="0000FF"/>
                  <w:sz w:val="18"/>
                  <w:szCs w:val="18"/>
                  <w:lang w:eastAsia="zh-CN"/>
                </w:rPr>
                <w:t xml:space="preserve"> </w:t>
              </w:r>
            </w:ins>
            <w:ins w:id="181" w:author="Pengda Zhao - Network" w:date="2026-05-12T03:40:00Z">
              <w:r w:rsidR="5A2A79CB" w:rsidRPr="00473484">
                <w:rPr>
                  <w:rFonts w:ascii="Times New Roman" w:eastAsia="仿宋_GB2312" w:hAnsi="Times New Roman" w:cs="Times New Roman"/>
                  <w:color w:val="0000FF"/>
                  <w:sz w:val="18"/>
                  <w:szCs w:val="18"/>
                  <w:lang w:eastAsia="zh-CN"/>
                </w:rPr>
                <w:t>3</w:t>
              </w:r>
            </w:ins>
            <w:del w:id="182" w:author="Pengda Zhao - Network" w:date="2026-05-12T03:40:00Z">
              <w:r w:rsidR="3EBB1A63" w:rsidRPr="00473484" w:rsidDel="43C6A047">
                <w:rPr>
                  <w:rFonts w:ascii="Times New Roman" w:eastAsia="仿宋_GB2312" w:hAnsi="Times New Roman" w:cs="Times New Roman"/>
                  <w:color w:val="0000FF"/>
                  <w:sz w:val="18"/>
                  <w:szCs w:val="18"/>
                  <w:lang w:eastAsia="zh-CN"/>
                </w:rPr>
                <w:delText>2</w:delText>
              </w:r>
            </w:del>
            <w:r w:rsidR="0DB89540" w:rsidRPr="00473484">
              <w:rPr>
                <w:rFonts w:ascii="Times New Roman" w:eastAsia="仿宋_GB2312" w:hAnsi="Times New Roman" w:cs="Times New Roman"/>
                <w:color w:val="0000FF"/>
                <w:sz w:val="18"/>
                <w:szCs w:val="18"/>
                <w:lang w:eastAsia="zh-CN"/>
              </w:rPr>
              <w:t>00</w:t>
            </w:r>
            <w:r w:rsidR="00DB70D0" w:rsidRPr="00473484">
              <w:rPr>
                <w:rFonts w:ascii="Times New Roman" w:eastAsia="仿宋_GB2312" w:hAnsi="Times New Roman" w:cs="Times New Roman"/>
                <w:color w:val="0000FF"/>
                <w:sz w:val="18"/>
                <w:szCs w:val="18"/>
                <w:lang w:eastAsia="zh-CN"/>
              </w:rPr>
              <w:t>.00</w:t>
            </w:r>
            <w:r w:rsidR="0DB89540" w:rsidRPr="00473484">
              <w:rPr>
                <w:rFonts w:ascii="Times New Roman" w:eastAsia="仿宋_GB2312" w:hAnsi="Times New Roman" w:cs="Times New Roman"/>
                <w:color w:val="0000FF"/>
                <w:sz w:val="18"/>
                <w:szCs w:val="18"/>
                <w:lang w:eastAsia="zh-CN"/>
              </w:rPr>
              <w:t xml:space="preserve"> </w:t>
            </w:r>
            <w:r w:rsidR="496CD82C" w:rsidRPr="00473484">
              <w:rPr>
                <w:rFonts w:ascii="Times New Roman" w:eastAsia="仿宋_GB2312" w:hAnsi="Times New Roman" w:cs="Times New Roman"/>
                <w:color w:val="0000FF"/>
                <w:sz w:val="18"/>
                <w:szCs w:val="18"/>
                <w:lang w:eastAsia="zh-CN"/>
              </w:rPr>
              <w:t>kg</w:t>
            </w:r>
            <w:commentRangeEnd w:id="175"/>
            <w:r w:rsidR="3EBB1A63" w:rsidRPr="00A54EC0">
              <w:rPr>
                <w:rStyle w:val="aff1"/>
                <w:rFonts w:ascii="Times New Roman" w:eastAsia="仿宋_GB2312" w:hAnsi="Times New Roman" w:cs="Times New Roman"/>
                <w:color w:val="0000FF"/>
                <w:sz w:val="18"/>
                <w:szCs w:val="18"/>
                <w:lang w:eastAsia="zh-CN"/>
              </w:rPr>
              <w:commentReference w:id="175"/>
            </w:r>
            <w:commentRangeEnd w:id="176"/>
            <w:r w:rsidR="2B896166" w:rsidRPr="00A54EC0">
              <w:rPr>
                <w:rStyle w:val="aff1"/>
                <w:rFonts w:ascii="Times New Roman" w:eastAsia="仿宋_GB2312" w:hAnsi="Times New Roman" w:cs="Times New Roman"/>
                <w:color w:val="0000FF"/>
                <w:sz w:val="18"/>
                <w:szCs w:val="18"/>
                <w:lang w:eastAsia="zh-CN"/>
              </w:rPr>
              <w:commentReference w:id="176"/>
            </w:r>
            <w:r w:rsidR="496CD82C" w:rsidRPr="00A54EC0">
              <w:rPr>
                <w:rFonts w:ascii="Times New Roman" w:eastAsia="仿宋_GB2312" w:hAnsi="Times New Roman" w:cs="Times New Roman"/>
                <w:color w:val="0000FF"/>
                <w:sz w:val="18"/>
                <w:szCs w:val="18"/>
                <w:lang w:eastAsia="zh-CN"/>
              </w:rPr>
              <w:t>)</w:t>
            </w:r>
            <w:r w:rsidR="0DB89540" w:rsidRPr="00A54EC0">
              <w:rPr>
                <w:rFonts w:ascii="Times New Roman" w:eastAsia="仿宋_GB2312" w:hAnsi="Times New Roman" w:cs="Times New Roman"/>
                <w:color w:val="auto"/>
                <w:sz w:val="18"/>
                <w:szCs w:val="18"/>
                <w:lang w:eastAsia="zh-CN"/>
              </w:rPr>
              <w:t xml:space="preserve"> </w:t>
            </w:r>
            <w:r w:rsidR="2B896166" w:rsidRPr="00A54EC0">
              <w:rPr>
                <w:rFonts w:ascii="Times New Roman" w:eastAsia="仿宋_GB2312" w:hAnsi="Times New Roman" w:cs="Times New Roman"/>
                <w:color w:val="auto"/>
                <w:sz w:val="18"/>
                <w:szCs w:val="18"/>
              </w:rPr>
              <w:t>into</w:t>
            </w:r>
            <w:ins w:id="183" w:author="Pengda Zhao - Network" w:date="2026-05-12T04:04:00Z">
              <w:r w:rsidR="23F5D495" w:rsidRPr="00A54EC0">
                <w:rPr>
                  <w:rFonts w:ascii="Times New Roman" w:eastAsia="仿宋_GB2312" w:hAnsi="Times New Roman" w:cs="Times New Roman"/>
                  <w:color w:val="auto"/>
                  <w:sz w:val="18"/>
                  <w:szCs w:val="18"/>
                </w:rPr>
                <w:t xml:space="preserve"> </w:t>
              </w:r>
            </w:ins>
            <w:ins w:id="184" w:author="Pengda Zhao - Network" w:date="2026-05-12T04:02:00Z">
              <w:r w:rsidR="01BBAC8A" w:rsidRPr="00473484">
                <w:rPr>
                  <w:rFonts w:ascii="Times New Roman" w:eastAsia="仿宋_GB2312" w:hAnsi="Times New Roman" w:cs="Times New Roman"/>
                  <w:color w:val="auto"/>
                  <w:sz w:val="18"/>
                  <w:szCs w:val="18"/>
                </w:rPr>
                <w:t>activation tank</w:t>
              </w:r>
            </w:ins>
            <w:r w:rsidR="2B896166" w:rsidRPr="00473484">
              <w:rPr>
                <w:rFonts w:ascii="Times New Roman" w:eastAsia="仿宋_GB2312" w:hAnsi="Times New Roman" w:cs="Times New Roman"/>
                <w:color w:val="auto"/>
                <w:sz w:val="18"/>
                <w:szCs w:val="18"/>
              </w:rPr>
              <w:t xml:space="preserve"> </w:t>
            </w:r>
            <w:r w:rsidR="00285F3F" w:rsidRPr="00473484">
              <w:rPr>
                <w:rFonts w:ascii="Times New Roman" w:eastAsia="仿宋_GB2312" w:hAnsi="Times New Roman" w:cs="Times New Roman"/>
                <w:color w:val="auto"/>
                <w:sz w:val="18"/>
                <w:szCs w:val="18"/>
              </w:rPr>
              <w:t>(</w:t>
            </w:r>
            <w:commentRangeStart w:id="185"/>
            <w:commentRangeStart w:id="186"/>
            <w:r w:rsidR="2B896166" w:rsidRPr="00473484">
              <w:rPr>
                <w:rFonts w:ascii="Times New Roman" w:eastAsia="仿宋_GB2312" w:hAnsi="Times New Roman" w:cs="Times New Roman"/>
                <w:color w:val="auto"/>
                <w:sz w:val="18"/>
                <w:szCs w:val="18"/>
                <w:rPrChange w:id="187" w:author="Xuning Wei12232" w:date="2026-09-05T19:51:00Z">
                  <w:rPr>
                    <w:rFonts w:ascii="Times New Roman" w:eastAsia="仿宋_GB2312" w:hAnsi="Times New Roman" w:cs="Times New Roman"/>
                    <w:b/>
                    <w:color w:val="auto"/>
                    <w:sz w:val="18"/>
                    <w:szCs w:val="18"/>
                  </w:rPr>
                </w:rPrChange>
              </w:rPr>
              <w:t>TJ4S-1213-Sy15-R01</w:t>
            </w:r>
            <w:commentRangeEnd w:id="185"/>
            <w:r w:rsidR="3EBB1A63" w:rsidRPr="00473484">
              <w:rPr>
                <w:rStyle w:val="aff1"/>
                <w:rFonts w:ascii="Times New Roman" w:eastAsia="仿宋_GB2312" w:hAnsi="Times New Roman" w:cs="Times New Roman"/>
                <w:color w:val="auto"/>
                <w:sz w:val="18"/>
                <w:szCs w:val="18"/>
                <w:rPrChange w:id="188" w:author="Xuning Wei12232" w:date="2026-09-05T19:51:00Z">
                  <w:rPr>
                    <w:rStyle w:val="aff1"/>
                    <w:rFonts w:ascii="Times New Roman" w:eastAsia="仿宋_GB2312" w:hAnsi="Times New Roman" w:cs="Times New Roman"/>
                    <w:b/>
                    <w:color w:val="auto"/>
                    <w:sz w:val="18"/>
                    <w:szCs w:val="18"/>
                  </w:rPr>
                </w:rPrChange>
              </w:rPr>
              <w:commentReference w:id="185"/>
            </w:r>
            <w:commentRangeEnd w:id="186"/>
            <w:r w:rsidR="2B896166" w:rsidRPr="00473484">
              <w:rPr>
                <w:rStyle w:val="aff1"/>
                <w:rFonts w:ascii="Times New Roman" w:eastAsia="仿宋_GB2312" w:hAnsi="Times New Roman" w:cs="Times New Roman"/>
                <w:color w:val="auto"/>
                <w:sz w:val="18"/>
                <w:szCs w:val="18"/>
                <w:rPrChange w:id="189" w:author="Xuning Wei12232" w:date="2026-09-05T19:51:00Z">
                  <w:rPr>
                    <w:rStyle w:val="aff1"/>
                    <w:rFonts w:ascii="Times New Roman" w:eastAsia="仿宋_GB2312" w:hAnsi="Times New Roman" w:cs="Times New Roman"/>
                    <w:b/>
                    <w:color w:val="auto"/>
                    <w:sz w:val="18"/>
                    <w:szCs w:val="18"/>
                  </w:rPr>
                </w:rPrChange>
              </w:rPr>
              <w:commentReference w:id="186"/>
            </w:r>
            <w:r w:rsidR="00285F3F" w:rsidRPr="00473484">
              <w:rPr>
                <w:rFonts w:ascii="Times New Roman" w:eastAsia="仿宋_GB2312" w:hAnsi="Times New Roman" w:cs="Times New Roman"/>
                <w:color w:val="auto"/>
                <w:sz w:val="18"/>
                <w:szCs w:val="18"/>
                <w:rPrChange w:id="190" w:author="Xuning Wei12232" w:date="2026-09-05T19:51:00Z">
                  <w:rPr>
                    <w:rFonts w:ascii="Times New Roman" w:eastAsia="仿宋_GB2312" w:hAnsi="Times New Roman" w:cs="Times New Roman"/>
                    <w:b/>
                    <w:color w:val="auto"/>
                    <w:sz w:val="18"/>
                    <w:szCs w:val="18"/>
                  </w:rPr>
                </w:rPrChange>
              </w:rPr>
              <w:t>)</w:t>
            </w:r>
            <w:r w:rsidR="2B896166" w:rsidRPr="00A54EC0">
              <w:rPr>
                <w:rFonts w:ascii="Times New Roman" w:eastAsia="仿宋_GB2312" w:hAnsi="Times New Roman" w:cs="Times New Roman"/>
                <w:color w:val="auto"/>
                <w:sz w:val="18"/>
                <w:szCs w:val="18"/>
              </w:rPr>
              <w:t>. Then transfer the solution into</w:t>
            </w:r>
            <w:ins w:id="191" w:author="Pengda Zhao - Network" w:date="2026-05-12T04:10:00Z">
              <w:r w:rsidR="0E02BEE0" w:rsidRPr="00A54EC0">
                <w:rPr>
                  <w:rFonts w:ascii="Times New Roman" w:eastAsia="仿宋_GB2312" w:hAnsi="Times New Roman" w:cs="Times New Roman"/>
                  <w:color w:val="auto"/>
                  <w:sz w:val="18"/>
                  <w:szCs w:val="18"/>
                </w:rPr>
                <w:t xml:space="preserve"> synthesis reactor</w:t>
              </w:r>
            </w:ins>
            <w:r w:rsidR="2B896166" w:rsidRPr="00A54EC0">
              <w:rPr>
                <w:rFonts w:ascii="Times New Roman" w:eastAsia="仿宋_GB2312" w:hAnsi="Times New Roman" w:cs="Times New Roman"/>
                <w:color w:val="auto"/>
                <w:sz w:val="18"/>
                <w:szCs w:val="18"/>
              </w:rPr>
              <w:t xml:space="preserve"> </w:t>
            </w:r>
            <w:r w:rsidR="00285F3F" w:rsidRPr="00A54EC0">
              <w:rPr>
                <w:rFonts w:ascii="Times New Roman" w:eastAsia="仿宋_GB2312" w:hAnsi="Times New Roman" w:cs="Times New Roman"/>
                <w:color w:val="auto"/>
                <w:sz w:val="18"/>
                <w:szCs w:val="18"/>
              </w:rPr>
              <w:t>(</w:t>
            </w:r>
            <w:r w:rsidR="2B896166" w:rsidRPr="00473484">
              <w:rPr>
                <w:rFonts w:ascii="Times New Roman" w:eastAsia="仿宋_GB2312" w:hAnsi="Times New Roman" w:cs="Times New Roman"/>
                <w:color w:val="auto"/>
                <w:sz w:val="18"/>
                <w:szCs w:val="18"/>
                <w:rPrChange w:id="192" w:author="Xuning Wei12232" w:date="2026-09-05T19:51:00Z">
                  <w:rPr>
                    <w:rFonts w:ascii="Times New Roman" w:eastAsia="仿宋_GB2312" w:hAnsi="Times New Roman" w:cs="Times New Roman"/>
                    <w:b/>
                    <w:color w:val="auto"/>
                    <w:sz w:val="18"/>
                    <w:szCs w:val="18"/>
                  </w:rPr>
                </w:rPrChange>
              </w:rPr>
              <w:t>TJ4S-1213-Sy15</w:t>
            </w:r>
            <w:r w:rsidR="00285F3F" w:rsidRPr="00473484">
              <w:rPr>
                <w:rFonts w:ascii="Times New Roman" w:eastAsia="仿宋_GB2312" w:hAnsi="Times New Roman" w:cs="Times New Roman"/>
                <w:color w:val="auto"/>
                <w:sz w:val="18"/>
                <w:szCs w:val="18"/>
                <w:rPrChange w:id="193" w:author="Xuning Wei12232" w:date="2026-09-05T19:51:00Z">
                  <w:rPr>
                    <w:rFonts w:ascii="Times New Roman" w:eastAsia="仿宋_GB2312" w:hAnsi="Times New Roman" w:cs="Times New Roman"/>
                    <w:b/>
                    <w:color w:val="auto"/>
                    <w:sz w:val="18"/>
                    <w:szCs w:val="18"/>
                  </w:rPr>
                </w:rPrChange>
              </w:rPr>
              <w:t>)</w:t>
            </w:r>
            <w:ins w:id="194" w:author="Xuning Wei12232" w:date="2026-07-26T21:12:00Z">
              <w:r w:rsidRPr="00473484">
                <w:rPr>
                  <w:rFonts w:ascii="Times New Roman" w:eastAsia="仿宋_GB2312" w:hAnsi="Times New Roman" w:cs="Times New Roman"/>
                  <w:color w:val="auto"/>
                  <w:sz w:val="18"/>
                  <w:szCs w:val="18"/>
                  <w:rPrChange w:id="195" w:author="Xuning Wei12232" w:date="2026-09-05T19:51:00Z">
                    <w:rPr>
                      <w:rFonts w:ascii="Times New Roman" w:eastAsia="仿宋_GB2312" w:hAnsi="Times New Roman" w:cs="Times New Roman"/>
                      <w:b/>
                      <w:color w:val="auto"/>
                      <w:sz w:val="18"/>
                      <w:szCs w:val="18"/>
                    </w:rPr>
                  </w:rPrChange>
                </w:rPr>
                <w:t>.</w:t>
              </w:r>
            </w:ins>
          </w:p>
          <w:p w14:paraId="48997B7D" w14:textId="2E010DBB" w:rsidR="00603B74" w:rsidRPr="00A54EC0" w:rsidDel="00321EFC" w:rsidRDefault="00943DFC" w:rsidP="00285F3F">
            <w:pPr>
              <w:jc w:val="both"/>
              <w:rPr>
                <w:del w:id="196" w:author="Xuning Wei12232" w:date="2026-07-26T21:14:00Z"/>
                <w:rFonts w:ascii="Times New Roman" w:eastAsia="仿宋_GB2312" w:hAnsi="Times New Roman" w:cs="Times New Roman"/>
                <w:color w:val="auto"/>
                <w:sz w:val="18"/>
                <w:szCs w:val="18"/>
              </w:rPr>
            </w:pPr>
            <w:ins w:id="197" w:author="Xuning Wei12232" w:date="2026-07-26T21:13:00Z">
              <w:r w:rsidRPr="00473484">
                <w:rPr>
                  <w:rFonts w:ascii="Times New Roman" w:eastAsia="仿宋_GB2312" w:hAnsi="Times New Roman" w:cs="Times New Roman"/>
                  <w:color w:val="auto"/>
                  <w:sz w:val="18"/>
                  <w:szCs w:val="18"/>
                  <w:rPrChange w:id="198" w:author="Xuning Wei12232" w:date="2026-09-05T19:51:00Z">
                    <w:rPr>
                      <w:rFonts w:ascii="Times New Roman" w:eastAsia="仿宋_GB2312" w:hAnsi="Times New Roman" w:cs="Times New Roman"/>
                      <w:b/>
                      <w:color w:val="auto"/>
                      <w:sz w:val="18"/>
                      <w:szCs w:val="18"/>
                    </w:rPr>
                  </w:rPrChange>
                </w:rPr>
                <w:t>2.</w:t>
              </w:r>
            </w:ins>
            <w:del w:id="199" w:author="Xuning Wei12232" w:date="2026-07-26T21:12:00Z">
              <w:r w:rsidR="2B896166" w:rsidRPr="00473484" w:rsidDel="00943DFC">
                <w:rPr>
                  <w:rFonts w:ascii="Times New Roman" w:eastAsia="仿宋_GB2312" w:hAnsi="Times New Roman" w:cs="Times New Roman"/>
                  <w:color w:val="auto"/>
                  <w:sz w:val="18"/>
                  <w:szCs w:val="18"/>
                  <w:rPrChange w:id="200" w:author="Xuning Wei12232" w:date="2026-09-05T19:51:00Z">
                    <w:rPr>
                      <w:rFonts w:ascii="Times New Roman" w:eastAsia="仿宋_GB2312" w:hAnsi="Times New Roman" w:cs="Times New Roman"/>
                      <w:b/>
                      <w:color w:val="auto"/>
                      <w:sz w:val="18"/>
                      <w:szCs w:val="18"/>
                    </w:rPr>
                  </w:rPrChange>
                </w:rPr>
                <w:delText>,</w:delText>
              </w:r>
            </w:del>
            <w:r w:rsidR="2B896166" w:rsidRPr="00473484">
              <w:rPr>
                <w:rFonts w:ascii="Times New Roman" w:eastAsia="仿宋_GB2312" w:hAnsi="Times New Roman" w:cs="Times New Roman"/>
                <w:color w:val="auto"/>
                <w:sz w:val="18"/>
                <w:szCs w:val="18"/>
                <w:rPrChange w:id="201" w:author="Xuning Wei12232" w:date="2026-09-05T19:51:00Z">
                  <w:rPr>
                    <w:rFonts w:ascii="Times New Roman" w:eastAsia="仿宋_GB2312" w:hAnsi="Times New Roman" w:cs="Times New Roman"/>
                    <w:b/>
                    <w:color w:val="auto"/>
                    <w:sz w:val="18"/>
                    <w:szCs w:val="18"/>
                  </w:rPr>
                </w:rPrChange>
              </w:rPr>
              <w:t xml:space="preserve"> </w:t>
            </w:r>
            <w:del w:id="202" w:author="Xuning Wei12232" w:date="2026-07-26T21:13:00Z">
              <w:r w:rsidR="2B896166" w:rsidRPr="00A54EC0" w:rsidDel="00943DFC">
                <w:rPr>
                  <w:rFonts w:ascii="Times New Roman" w:eastAsia="仿宋_GB2312" w:hAnsi="Times New Roman" w:cs="Times New Roman"/>
                  <w:color w:val="auto"/>
                  <w:sz w:val="18"/>
                  <w:szCs w:val="18"/>
                </w:rPr>
                <w:delText>s</w:delText>
              </w:r>
            </w:del>
            <w:ins w:id="203" w:author="Xuning Wei12232" w:date="2026-07-26T21:13:00Z">
              <w:r w:rsidRPr="00A54EC0">
                <w:rPr>
                  <w:rFonts w:ascii="Times New Roman" w:eastAsia="仿宋_GB2312" w:hAnsi="Times New Roman" w:cs="Times New Roman"/>
                  <w:color w:val="auto"/>
                  <w:sz w:val="18"/>
                  <w:szCs w:val="18"/>
                </w:rPr>
                <w:t>S</w:t>
              </w:r>
            </w:ins>
            <w:r w:rsidR="2B896166" w:rsidRPr="00A54EC0">
              <w:rPr>
                <w:rFonts w:ascii="Times New Roman" w:eastAsia="仿宋_GB2312" w:hAnsi="Times New Roman" w:cs="Times New Roman"/>
                <w:color w:val="auto"/>
                <w:sz w:val="18"/>
                <w:szCs w:val="18"/>
              </w:rPr>
              <w:t xml:space="preserve">tart the stirrer, bubble with nitrogen for </w:t>
            </w:r>
            <w:r w:rsidR="6905AD2C" w:rsidRPr="00A54EC0">
              <w:rPr>
                <w:rFonts w:ascii="Times New Roman" w:eastAsia="仿宋_GB2312" w:hAnsi="Times New Roman" w:cs="Times New Roman"/>
                <w:color w:val="auto"/>
                <w:sz w:val="18"/>
                <w:szCs w:val="18"/>
              </w:rPr>
              <w:t>5</w:t>
            </w:r>
            <w:r w:rsidR="2B896166" w:rsidRPr="00473484">
              <w:rPr>
                <w:rFonts w:ascii="Times New Roman" w:eastAsia="仿宋_GB2312" w:hAnsi="Times New Roman" w:cs="Times New Roman"/>
                <w:color w:val="auto"/>
                <w:sz w:val="18"/>
                <w:szCs w:val="18"/>
              </w:rPr>
              <w:t>±</w:t>
            </w:r>
            <w:r w:rsidR="6905AD2C" w:rsidRPr="00473484">
              <w:rPr>
                <w:rFonts w:ascii="Times New Roman" w:eastAsia="仿宋_GB2312" w:hAnsi="Times New Roman" w:cs="Times New Roman"/>
                <w:color w:val="auto"/>
                <w:sz w:val="18"/>
                <w:szCs w:val="18"/>
              </w:rPr>
              <w:t>2</w:t>
            </w:r>
            <w:ins w:id="204" w:author="Johan Granander" w:date="2026-07-28T13:53:00Z">
              <w:r w:rsidR="00E64585" w:rsidRPr="00473484">
                <w:rPr>
                  <w:rFonts w:ascii="Times New Roman" w:eastAsia="仿宋_GB2312" w:hAnsi="Times New Roman" w:cs="Times New Roman"/>
                  <w:color w:val="auto"/>
                  <w:sz w:val="18"/>
                  <w:szCs w:val="18"/>
                </w:rPr>
                <w:t xml:space="preserve"> </w:t>
              </w:r>
            </w:ins>
            <w:r w:rsidR="2B896166" w:rsidRPr="00473484">
              <w:rPr>
                <w:rFonts w:ascii="Times New Roman" w:eastAsia="仿宋_GB2312" w:hAnsi="Times New Roman" w:cs="Times New Roman"/>
                <w:color w:val="auto"/>
                <w:sz w:val="18"/>
                <w:szCs w:val="18"/>
              </w:rPr>
              <w:t>min, then stop the stirrer and nitrogen, drain. Sample the mixture for Water content analysis.</w:t>
            </w:r>
            <w:ins w:id="205" w:author="Xuning Wei12232" w:date="2026-07-26T21:19:00Z">
              <w:r w:rsidR="001D5785" w:rsidRPr="00473484">
                <w:rPr>
                  <w:rFonts w:ascii="Times New Roman" w:eastAsia="仿宋_GB2312" w:hAnsi="Times New Roman" w:cs="Times New Roman"/>
                  <w:color w:val="auto"/>
                  <w:sz w:val="18"/>
                  <w:szCs w:val="18"/>
                </w:rPr>
                <w:br/>
              </w:r>
            </w:ins>
            <w:del w:id="206" w:author="Xuning Wei12232" w:date="2026-07-26T21:20:00Z">
              <w:r w:rsidR="2B896166" w:rsidRPr="00473484" w:rsidDel="001D5785">
                <w:rPr>
                  <w:rFonts w:ascii="Times New Roman" w:eastAsia="仿宋_GB2312" w:hAnsi="Times New Roman" w:cs="Times New Roman"/>
                  <w:color w:val="auto"/>
                  <w:sz w:val="18"/>
                  <w:szCs w:val="18"/>
                </w:rPr>
                <w:delText xml:space="preserve"> </w:delText>
              </w:r>
            </w:del>
            <w:ins w:id="207" w:author="Xuning Wei12232" w:date="2026-07-26T21:20:00Z">
              <w:r w:rsidR="001D5785" w:rsidRPr="00473484">
                <w:rPr>
                  <w:rFonts w:ascii="Times New Roman" w:eastAsia="仿宋_GB2312" w:hAnsi="Times New Roman" w:cs="Times New Roman"/>
                  <w:color w:val="auto"/>
                  <w:sz w:val="18"/>
                  <w:szCs w:val="18"/>
                </w:rPr>
                <w:t xml:space="preserve">Note: </w:t>
              </w:r>
            </w:ins>
            <w:r w:rsidR="2B896166" w:rsidRPr="00473484">
              <w:rPr>
                <w:rFonts w:ascii="Times New Roman" w:eastAsia="仿宋_GB2312" w:hAnsi="Times New Roman" w:cs="Times New Roman"/>
                <w:color w:val="auto"/>
                <w:sz w:val="18"/>
                <w:szCs w:val="18"/>
              </w:rPr>
              <w:t>If Water content</w:t>
            </w:r>
            <w:r w:rsidR="2B896166" w:rsidRPr="00473484">
              <w:rPr>
                <w:rFonts w:ascii="Times New Roman" w:eastAsia="仿宋_GB2312" w:hAnsi="Times New Roman" w:cs="Times New Roman" w:hint="eastAsia"/>
                <w:color w:val="auto"/>
                <w:sz w:val="18"/>
                <w:szCs w:val="18"/>
              </w:rPr>
              <w:t>≤</w:t>
            </w:r>
            <w:r w:rsidR="2B896166" w:rsidRPr="00473484">
              <w:rPr>
                <w:rFonts w:ascii="Times New Roman" w:eastAsia="仿宋_GB2312" w:hAnsi="Times New Roman" w:cs="Times New Roman"/>
                <w:color w:val="auto"/>
                <w:sz w:val="18"/>
                <w:szCs w:val="18"/>
              </w:rPr>
              <w:t xml:space="preserve">500ppm, proceed to Operation </w:t>
            </w:r>
            <w:r w:rsidR="6905AD2C" w:rsidRPr="00A54EC0">
              <w:rPr>
                <w:rFonts w:ascii="Times New Roman" w:eastAsia="仿宋_GB2312" w:hAnsi="Times New Roman" w:cs="Times New Roman"/>
                <w:color w:val="auto"/>
                <w:sz w:val="18"/>
                <w:szCs w:val="18"/>
              </w:rPr>
              <w:t>4</w:t>
            </w:r>
            <w:r w:rsidR="2B896166" w:rsidRPr="00A54EC0">
              <w:rPr>
                <w:rFonts w:ascii="Times New Roman" w:eastAsia="仿宋_GB2312" w:hAnsi="Times New Roman" w:cs="Times New Roman"/>
                <w:color w:val="auto"/>
                <w:sz w:val="18"/>
                <w:szCs w:val="18"/>
              </w:rPr>
              <w:t xml:space="preserve">, if Water content&gt;500 ppm, repeat Operation </w:t>
            </w:r>
            <w:r w:rsidR="6905AD2C" w:rsidRPr="00A54EC0">
              <w:rPr>
                <w:rFonts w:ascii="Times New Roman" w:eastAsia="仿宋_GB2312" w:hAnsi="Times New Roman" w:cs="Times New Roman"/>
                <w:color w:val="auto"/>
                <w:sz w:val="18"/>
                <w:szCs w:val="18"/>
              </w:rPr>
              <w:t>3</w:t>
            </w:r>
            <w:r w:rsidR="2B896166" w:rsidRPr="00473484">
              <w:rPr>
                <w:rFonts w:ascii="Times New Roman" w:eastAsia="仿宋_GB2312" w:hAnsi="Times New Roman" w:cs="Times New Roman"/>
                <w:color w:val="auto"/>
                <w:sz w:val="18"/>
                <w:szCs w:val="18"/>
              </w:rPr>
              <w:t xml:space="preserve"> until the moisture content is </w:t>
            </w:r>
            <w:r w:rsidR="2B896166" w:rsidRPr="00473484">
              <w:rPr>
                <w:rFonts w:ascii="Times New Roman" w:eastAsia="仿宋_GB2312" w:hAnsi="Times New Roman" w:cs="Times New Roman" w:hint="eastAsia"/>
                <w:color w:val="auto"/>
                <w:sz w:val="18"/>
                <w:szCs w:val="18"/>
              </w:rPr>
              <w:t>≤</w:t>
            </w:r>
            <w:r w:rsidR="2B896166" w:rsidRPr="00473484">
              <w:rPr>
                <w:rFonts w:ascii="Times New Roman" w:eastAsia="仿宋_GB2312" w:hAnsi="Times New Roman" w:cs="Times New Roman"/>
                <w:color w:val="auto"/>
                <w:sz w:val="18"/>
                <w:szCs w:val="18"/>
              </w:rPr>
              <w:t>500 ppm.</w:t>
            </w:r>
          </w:p>
          <w:p w14:paraId="173A9939" w14:textId="1C7A922C" w:rsidR="002A5DA6" w:rsidRPr="00473484" w:rsidRDefault="4F838694" w:rsidP="00285F3F">
            <w:pPr>
              <w:jc w:val="both"/>
              <w:rPr>
                <w:rFonts w:ascii="Times New Roman" w:eastAsia="仿宋_GB2312" w:hAnsi="Times New Roman" w:cs="Times New Roman"/>
                <w:color w:val="auto"/>
                <w:sz w:val="18"/>
                <w:szCs w:val="18"/>
              </w:rPr>
            </w:pPr>
            <w:del w:id="208" w:author="Xuning Wei12232" w:date="2026-07-26T21:14:00Z">
              <w:r w:rsidRPr="00473484" w:rsidDel="00321EFC">
                <w:rPr>
                  <w:rFonts w:ascii="Times New Roman" w:eastAsia="仿宋_GB2312" w:hAnsi="Times New Roman" w:cs="Times New Roman"/>
                  <w:color w:val="auto"/>
                  <w:sz w:val="18"/>
                  <w:szCs w:val="18"/>
                </w:rPr>
                <w:delText xml:space="preserve">Note: In all the following operations, unless otherwise noted. The agitation speed of synthesis reactor is set as 20±10 rpm, the agitation speed of activation tank is set as 95±10 rpm, and the nitrogen flow rate is set to 5±2 </w:delText>
              </w:r>
              <w:r w:rsidR="002A5DA6" w:rsidRPr="00473484" w:rsidDel="00321EFC">
                <w:rPr>
                  <w:rFonts w:ascii="Times New Roman" w:eastAsia="仿宋_GB2312" w:hAnsi="Times New Roman" w:cs="Times New Roman"/>
                  <w:color w:val="auto"/>
                  <w:sz w:val="18"/>
                  <w:szCs w:val="18"/>
                </w:rPr>
                <w:delText>N</w:delText>
              </w:r>
              <w:r w:rsidRPr="00473484" w:rsidDel="00321EFC">
                <w:rPr>
                  <w:rFonts w:ascii="Times New Roman" w:eastAsia="仿宋_GB2312" w:hAnsi="Times New Roman" w:cs="Times New Roman"/>
                  <w:color w:val="auto"/>
                  <w:sz w:val="18"/>
                  <w:szCs w:val="18"/>
                </w:rPr>
                <w:delText>m³/h.</w:delText>
              </w:r>
            </w:del>
          </w:p>
        </w:tc>
      </w:tr>
      <w:tr w:rsidR="00603B74" w:rsidRPr="00473484" w14:paraId="78B70422" w14:textId="77777777" w:rsidTr="0051270C">
        <w:trPr>
          <w:trHeight w:val="58"/>
          <w:trPrChange w:id="209" w:author="Xuning Wei12232" w:date="2026-07-26T21:43:00Z">
            <w:trPr>
              <w:trHeight w:val="58"/>
            </w:trPr>
          </w:trPrChange>
        </w:trPr>
        <w:tc>
          <w:tcPr>
            <w:tcW w:w="275" w:type="pct"/>
            <w:tcBorders>
              <w:top w:val="single" w:sz="4" w:space="0" w:color="auto"/>
              <w:left w:val="single" w:sz="4" w:space="0" w:color="auto"/>
              <w:right w:val="single" w:sz="4" w:space="0" w:color="auto"/>
            </w:tcBorders>
            <w:vAlign w:val="center"/>
            <w:tcPrChange w:id="210" w:author="Xuning Wei12232" w:date="2026-07-26T21:43:00Z">
              <w:tcPr>
                <w:tcW w:w="230" w:type="pct"/>
                <w:tcBorders>
                  <w:top w:val="single" w:sz="4" w:space="0" w:color="auto"/>
                  <w:left w:val="single" w:sz="4" w:space="0" w:color="auto"/>
                  <w:right w:val="single" w:sz="4" w:space="0" w:color="auto"/>
                </w:tcBorders>
                <w:vAlign w:val="center"/>
              </w:tcPr>
            </w:tcPrChange>
          </w:tcPr>
          <w:p w14:paraId="1AC999CE" w14:textId="061FC406" w:rsidR="00603B74" w:rsidRPr="00A54EC0" w:rsidRDefault="00963FF8"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4</w:t>
            </w:r>
          </w:p>
        </w:tc>
        <w:tc>
          <w:tcPr>
            <w:tcW w:w="670" w:type="pct"/>
            <w:tcBorders>
              <w:top w:val="single" w:sz="4" w:space="0" w:color="auto"/>
              <w:left w:val="single" w:sz="4" w:space="0" w:color="auto"/>
              <w:right w:val="single" w:sz="4" w:space="0" w:color="auto"/>
            </w:tcBorders>
            <w:vAlign w:val="center"/>
            <w:tcPrChange w:id="211" w:author="Xuning Wei12232" w:date="2026-07-26T21:43:00Z">
              <w:tcPr>
                <w:tcW w:w="777" w:type="pct"/>
                <w:gridSpan w:val="3"/>
                <w:tcBorders>
                  <w:top w:val="single" w:sz="4" w:space="0" w:color="auto"/>
                  <w:left w:val="single" w:sz="4" w:space="0" w:color="auto"/>
                  <w:right w:val="single" w:sz="4" w:space="0" w:color="auto"/>
                </w:tcBorders>
                <w:vAlign w:val="center"/>
              </w:tcPr>
            </w:tcPrChange>
          </w:tcPr>
          <w:p w14:paraId="5F7DED1F" w14:textId="68AB4E23" w:rsidR="00603B74" w:rsidRPr="00473484" w:rsidRDefault="00460DFB"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sz w:val="18"/>
                <w:szCs w:val="18"/>
              </w:rPr>
              <w:t>Fmoc</w:t>
            </w:r>
            <w:proofErr w:type="spellEnd"/>
            <w:r w:rsidRPr="00473484">
              <w:rPr>
                <w:rFonts w:ascii="Times New Roman" w:eastAsia="仿宋_GB2312" w:hAnsi="Times New Roman" w:cs="Times New Roman"/>
                <w:sz w:val="18"/>
                <w:szCs w:val="18"/>
              </w:rPr>
              <w:t>-</w:t>
            </w:r>
            <w:proofErr w:type="spellStart"/>
            <w:r w:rsidRPr="00473484">
              <w:rPr>
                <w:rFonts w:ascii="Times New Roman" w:eastAsia="仿宋_GB2312" w:hAnsi="Times New Roman" w:cs="Times New Roman"/>
                <w:sz w:val="18"/>
                <w:szCs w:val="18"/>
              </w:rPr>
              <w:t>G</w:t>
            </w:r>
            <w:r w:rsidRPr="00473484">
              <w:rPr>
                <w:rFonts w:ascii="Times New Roman" w:eastAsia="仿宋_GB2312" w:hAnsi="Times New Roman" w:cs="Times New Roman"/>
                <w:sz w:val="18"/>
                <w:szCs w:val="18"/>
                <w:lang w:eastAsia="zh-CN"/>
              </w:rPr>
              <w:t>ly</w:t>
            </w:r>
            <w:proofErr w:type="spellEnd"/>
            <w:r w:rsidRPr="00473484">
              <w:rPr>
                <w:rFonts w:ascii="Times New Roman" w:eastAsia="仿宋_GB2312" w:hAnsi="Times New Roman" w:cs="Times New Roman"/>
                <w:sz w:val="18"/>
                <w:szCs w:val="18"/>
              </w:rPr>
              <w:t>-OH dissolve</w:t>
            </w:r>
          </w:p>
        </w:tc>
        <w:tc>
          <w:tcPr>
            <w:tcW w:w="4054" w:type="pct"/>
            <w:tcBorders>
              <w:top w:val="single" w:sz="4" w:space="0" w:color="auto"/>
              <w:left w:val="single" w:sz="4" w:space="0" w:color="auto"/>
              <w:right w:val="single" w:sz="4" w:space="0" w:color="auto"/>
            </w:tcBorders>
            <w:vAlign w:val="center"/>
            <w:tcPrChange w:id="212" w:author="Xuning Wei12232" w:date="2026-07-26T21:43:00Z">
              <w:tcPr>
                <w:tcW w:w="3993" w:type="pct"/>
                <w:tcBorders>
                  <w:top w:val="single" w:sz="4" w:space="0" w:color="auto"/>
                  <w:left w:val="single" w:sz="4" w:space="0" w:color="auto"/>
                  <w:right w:val="single" w:sz="4" w:space="0" w:color="auto"/>
                </w:tcBorders>
                <w:vAlign w:val="center"/>
              </w:tcPr>
            </w:tcPrChange>
          </w:tcPr>
          <w:p w14:paraId="431E33D3" w14:textId="399FB8D9" w:rsidR="00603B74" w:rsidRPr="00A54EC0" w:rsidRDefault="00321EFC" w:rsidP="00285F3F">
            <w:pPr>
              <w:jc w:val="both"/>
              <w:rPr>
                <w:rFonts w:ascii="Times New Roman" w:eastAsia="仿宋_GB2312" w:hAnsi="Times New Roman" w:cs="Times New Roman"/>
                <w:color w:val="auto"/>
                <w:sz w:val="18"/>
                <w:szCs w:val="18"/>
              </w:rPr>
            </w:pPr>
            <w:ins w:id="213" w:author="Xuning Wei12232" w:date="2026-07-26T21:14:00Z">
              <w:r w:rsidRPr="00473484">
                <w:rPr>
                  <w:rFonts w:ascii="Times New Roman" w:eastAsia="仿宋_GB2312" w:hAnsi="Times New Roman" w:cs="Times New Roman"/>
                  <w:color w:val="auto"/>
                  <w:sz w:val="18"/>
                  <w:szCs w:val="18"/>
                </w:rPr>
                <w:t xml:space="preserve">1. </w:t>
              </w:r>
            </w:ins>
            <w:r w:rsidR="088B6F91" w:rsidRPr="00473484">
              <w:rPr>
                <w:rFonts w:ascii="Times New Roman" w:eastAsia="仿宋_GB2312" w:hAnsi="Times New Roman" w:cs="Times New Roman"/>
                <w:color w:val="auto"/>
                <w:sz w:val="18"/>
                <w:szCs w:val="18"/>
              </w:rPr>
              <w:t>Add</w:t>
            </w:r>
            <w:r w:rsidR="1B44A25F" w:rsidRPr="00473484">
              <w:rPr>
                <w:rFonts w:ascii="Times New Roman" w:eastAsia="仿宋_GB2312" w:hAnsi="Times New Roman" w:cs="Times New Roman"/>
                <w:color w:val="auto"/>
                <w:sz w:val="18"/>
                <w:szCs w:val="18"/>
              </w:rPr>
              <w:t xml:space="preserve"> </w:t>
            </w:r>
            <w:del w:id="214" w:author="Pengda Zhao - Network" w:date="2026-05-12T05:00:00Z">
              <w:r w:rsidR="00FA272D" w:rsidRPr="00473484" w:rsidDel="3B808EC7">
                <w:rPr>
                  <w:rFonts w:ascii="Times New Roman" w:eastAsia="仿宋_GB2312" w:hAnsi="Times New Roman" w:cs="Times New Roman"/>
                  <w:color w:val="auto"/>
                  <w:sz w:val="18"/>
                  <w:szCs w:val="18"/>
                  <w:lang w:eastAsia="zh-CN"/>
                </w:rPr>
                <w:delText>3</w:delText>
              </w:r>
            </w:del>
            <w:ins w:id="215" w:author="Pengda Zhao - Network" w:date="2026-05-12T05:00:00Z">
              <w:r w:rsidR="1684E8F1" w:rsidRPr="00473484">
                <w:rPr>
                  <w:rFonts w:ascii="Times New Roman" w:eastAsia="仿宋_GB2312" w:hAnsi="Times New Roman" w:cs="Times New Roman"/>
                  <w:color w:val="auto"/>
                  <w:sz w:val="18"/>
                  <w:szCs w:val="18"/>
                  <w:lang w:eastAsia="zh-CN"/>
                </w:rPr>
                <w:t>4</w:t>
              </w:r>
            </w:ins>
            <w:r w:rsidR="3B808EC7" w:rsidRPr="00473484">
              <w:rPr>
                <w:rFonts w:ascii="Times New Roman" w:eastAsia="仿宋_GB2312" w:hAnsi="Times New Roman" w:cs="Times New Roman"/>
                <w:color w:val="auto"/>
                <w:sz w:val="18"/>
                <w:szCs w:val="18"/>
                <w:lang w:eastAsia="zh-CN"/>
              </w:rPr>
              <w:t>.</w:t>
            </w:r>
            <w:ins w:id="216" w:author="Pengda Zhao - Network" w:date="2026-05-12T05:00:00Z">
              <w:r w:rsidR="75ACFA3B" w:rsidRPr="00473484">
                <w:rPr>
                  <w:rFonts w:ascii="Times New Roman" w:eastAsia="仿宋_GB2312" w:hAnsi="Times New Roman" w:cs="Times New Roman"/>
                  <w:color w:val="auto"/>
                  <w:sz w:val="18"/>
                  <w:szCs w:val="18"/>
                  <w:lang w:eastAsia="zh-CN"/>
                </w:rPr>
                <w:t>2</w:t>
              </w:r>
            </w:ins>
            <w:r w:rsidR="3B808EC7" w:rsidRPr="00473484">
              <w:rPr>
                <w:rFonts w:ascii="Times New Roman" w:eastAsia="仿宋_GB2312" w:hAnsi="Times New Roman" w:cs="Times New Roman"/>
                <w:color w:val="auto"/>
                <w:sz w:val="18"/>
                <w:szCs w:val="18"/>
                <w:lang w:eastAsia="zh-CN"/>
              </w:rPr>
              <w:t>5</w:t>
            </w:r>
            <w:ins w:id="217" w:author="Johan Granander" w:date="2026-07-28T13:54:00Z">
              <w:r w:rsidR="00E64585" w:rsidRPr="00473484">
                <w:rPr>
                  <w:rFonts w:ascii="Times New Roman" w:eastAsia="仿宋_GB2312" w:hAnsi="Times New Roman" w:cs="Times New Roman"/>
                  <w:color w:val="auto"/>
                  <w:sz w:val="18"/>
                  <w:szCs w:val="18"/>
                  <w:lang w:eastAsia="zh-CN"/>
                </w:rPr>
                <w:t xml:space="preserve"> </w:t>
              </w:r>
            </w:ins>
            <w:r w:rsidR="3B808EC7" w:rsidRPr="00473484">
              <w:rPr>
                <w:rFonts w:ascii="Times New Roman" w:eastAsia="仿宋_GB2312" w:hAnsi="Times New Roman" w:cs="Times New Roman"/>
                <w:color w:val="auto"/>
                <w:sz w:val="18"/>
                <w:szCs w:val="18"/>
                <w:lang w:eastAsia="zh-CN"/>
              </w:rPr>
              <w:t xml:space="preserve">V </w:t>
            </w:r>
            <w:r w:rsidR="1B44A25F" w:rsidRPr="00473484">
              <w:rPr>
                <w:rFonts w:ascii="Times New Roman" w:eastAsia="仿宋_GB2312" w:hAnsi="Times New Roman" w:cs="Times New Roman"/>
                <w:color w:val="auto"/>
                <w:sz w:val="18"/>
                <w:szCs w:val="18"/>
              </w:rPr>
              <w:t>DMF</w:t>
            </w:r>
            <w:r w:rsidR="60078D53" w:rsidRPr="00473484">
              <w:rPr>
                <w:rFonts w:ascii="Times New Roman" w:eastAsia="仿宋_GB2312" w:hAnsi="Times New Roman" w:cs="Times New Roman"/>
                <w:color w:val="auto"/>
                <w:sz w:val="18"/>
                <w:szCs w:val="18"/>
              </w:rPr>
              <w:t xml:space="preserve"> (</w:t>
            </w:r>
            <w:del w:id="218" w:author="Pengda Zhao - Network" w:date="2026-05-12T05:31:00Z">
              <w:r w:rsidR="00FA272D" w:rsidRPr="00473484" w:rsidDel="60078D53">
                <w:rPr>
                  <w:rFonts w:ascii="Times New Roman" w:eastAsia="仿宋_GB2312" w:hAnsi="Times New Roman" w:cs="Times New Roman"/>
                  <w:color w:val="auto"/>
                  <w:sz w:val="18"/>
                  <w:szCs w:val="18"/>
                </w:rPr>
                <w:delText>3.318</w:delText>
              </w:r>
            </w:del>
            <w:ins w:id="219" w:author="Pengda Zhao - Network" w:date="2026-05-12T05:31:00Z">
              <w:r w:rsidR="1CF69792" w:rsidRPr="00473484">
                <w:rPr>
                  <w:rFonts w:ascii="Times New Roman" w:eastAsia="仿宋_GB2312" w:hAnsi="Times New Roman" w:cs="Times New Roman"/>
                  <w:color w:val="auto"/>
                  <w:sz w:val="18"/>
                  <w:szCs w:val="18"/>
                </w:rPr>
                <w:t>4.029</w:t>
              </w:r>
            </w:ins>
            <w:r w:rsidR="00DB70D0" w:rsidRPr="00473484">
              <w:rPr>
                <w:rFonts w:ascii="Times New Roman" w:eastAsia="仿宋_GB2312" w:hAnsi="Times New Roman" w:cs="Times New Roman"/>
                <w:color w:val="auto"/>
                <w:sz w:val="18"/>
                <w:szCs w:val="18"/>
              </w:rPr>
              <w:t xml:space="preserve"> </w:t>
            </w:r>
            <w:r w:rsidR="60078D53" w:rsidRPr="00473484">
              <w:rPr>
                <w:rFonts w:ascii="Times New Roman" w:eastAsia="仿宋_GB2312" w:hAnsi="Times New Roman" w:cs="Times New Roman"/>
                <w:color w:val="auto"/>
                <w:sz w:val="18"/>
                <w:szCs w:val="18"/>
              </w:rPr>
              <w:t>kg/kg)</w:t>
            </w:r>
            <w:r w:rsidR="088B6F91" w:rsidRPr="00473484">
              <w:rPr>
                <w:rFonts w:ascii="Times New Roman" w:eastAsia="仿宋_GB2312" w:hAnsi="Times New Roman" w:cs="Times New Roman"/>
                <w:color w:val="auto"/>
                <w:sz w:val="18"/>
                <w:szCs w:val="18"/>
              </w:rPr>
              <w:t xml:space="preserve"> into the</w:t>
            </w:r>
            <w:r w:rsidR="088B6F91" w:rsidRPr="00473484">
              <w:rPr>
                <w:rFonts w:ascii="Times New Roman" w:eastAsia="仿宋_GB2312" w:hAnsi="Times New Roman" w:cs="Times New Roman"/>
                <w:color w:val="auto"/>
                <w:sz w:val="18"/>
                <w:szCs w:val="18"/>
                <w:rPrChange w:id="220" w:author="Xuning Wei12232" w:date="2026-09-05T19:51:00Z">
                  <w:rPr>
                    <w:rFonts w:ascii="Times New Roman" w:eastAsia="仿宋_GB2312" w:hAnsi="Times New Roman" w:cs="Times New Roman"/>
                    <w:b/>
                    <w:color w:val="auto"/>
                    <w:sz w:val="18"/>
                    <w:szCs w:val="18"/>
                  </w:rPr>
                </w:rPrChange>
              </w:rPr>
              <w:t xml:space="preserve"> TJ4S-1213-Sy15-R01.</w:t>
            </w:r>
            <w:r w:rsidR="088B6F91" w:rsidRPr="00A54EC0">
              <w:rPr>
                <w:rFonts w:ascii="Times New Roman" w:eastAsia="仿宋_GB2312" w:hAnsi="Times New Roman" w:cs="Times New Roman"/>
                <w:color w:val="auto"/>
                <w:sz w:val="18"/>
                <w:szCs w:val="18"/>
              </w:rPr>
              <w:t xml:space="preserve"> Start the stirrer. </w:t>
            </w:r>
            <w:ins w:id="221" w:author="Xuning Wei12232" w:date="2026-07-26T21:14:00Z">
              <w:r w:rsidRPr="00A54EC0">
                <w:rPr>
                  <w:rFonts w:ascii="Times New Roman" w:eastAsia="仿宋_GB2312" w:hAnsi="Times New Roman" w:cs="Times New Roman"/>
                  <w:color w:val="auto"/>
                  <w:sz w:val="18"/>
                  <w:szCs w:val="18"/>
                </w:rPr>
                <w:br/>
                <w:t xml:space="preserve">2. </w:t>
              </w:r>
            </w:ins>
            <w:r w:rsidR="088B6F91" w:rsidRPr="00A54EC0">
              <w:rPr>
                <w:rFonts w:ascii="Times New Roman" w:eastAsia="仿宋_GB2312" w:hAnsi="Times New Roman" w:cs="Times New Roman"/>
                <w:color w:val="auto"/>
                <w:sz w:val="18"/>
                <w:szCs w:val="18"/>
              </w:rPr>
              <w:t xml:space="preserve">Then add </w:t>
            </w:r>
            <w:del w:id="222" w:author="Johan Granander" w:date="2026-05-04T10:45:00Z">
              <w:r w:rsidR="00FA272D" w:rsidRPr="00473484" w:rsidDel="088B6F91">
                <w:rPr>
                  <w:rFonts w:ascii="Times New Roman" w:eastAsia="仿宋_GB2312" w:hAnsi="Times New Roman" w:cs="Times New Roman"/>
                  <w:color w:val="auto"/>
                  <w:sz w:val="18"/>
                  <w:szCs w:val="18"/>
                </w:rPr>
                <w:delText>the</w:delText>
              </w:r>
              <w:r w:rsidR="00FA272D" w:rsidRPr="00473484" w:rsidDel="088B6F91">
                <w:rPr>
                  <w:rFonts w:ascii="Times New Roman" w:eastAsia="仿宋_GB2312" w:hAnsi="Times New Roman" w:cs="Times New Roman"/>
                  <w:color w:val="auto"/>
                  <w:sz w:val="18"/>
                  <w:szCs w:val="18"/>
                  <w:lang w:eastAsia="zh-CN"/>
                </w:rPr>
                <w:delText xml:space="preserve"> </w:delText>
              </w:r>
            </w:del>
            <w:r w:rsidR="5FFBCF4A" w:rsidRPr="00473484">
              <w:rPr>
                <w:rFonts w:ascii="Times New Roman" w:eastAsia="仿宋_GB2312" w:hAnsi="Times New Roman" w:cs="Times New Roman"/>
                <w:color w:val="auto"/>
                <w:sz w:val="18"/>
                <w:szCs w:val="18"/>
                <w:lang w:eastAsia="zh-CN"/>
              </w:rPr>
              <w:t>2.25</w:t>
            </w:r>
            <w:ins w:id="223" w:author="Johan Granander" w:date="2026-07-28T13:53:00Z">
              <w:r w:rsidR="00E64585" w:rsidRPr="00473484">
                <w:rPr>
                  <w:rFonts w:ascii="Times New Roman" w:eastAsia="仿宋_GB2312" w:hAnsi="Times New Roman" w:cs="Times New Roman"/>
                  <w:color w:val="auto"/>
                  <w:sz w:val="18"/>
                  <w:szCs w:val="18"/>
                  <w:lang w:eastAsia="zh-CN"/>
                </w:rPr>
                <w:t xml:space="preserve"> </w:t>
              </w:r>
            </w:ins>
            <w:proofErr w:type="spellStart"/>
            <w:r w:rsidR="5FFBCF4A" w:rsidRPr="00473484">
              <w:rPr>
                <w:rFonts w:ascii="Times New Roman" w:eastAsia="仿宋_GB2312" w:hAnsi="Times New Roman" w:cs="Times New Roman"/>
                <w:color w:val="auto"/>
                <w:sz w:val="18"/>
                <w:szCs w:val="18"/>
                <w:lang w:eastAsia="zh-CN"/>
              </w:rPr>
              <w:t>eq</w:t>
            </w:r>
            <w:proofErr w:type="spellEnd"/>
            <w:r w:rsidR="5FFBCF4A" w:rsidRPr="00473484">
              <w:rPr>
                <w:rFonts w:ascii="Times New Roman" w:eastAsia="仿宋_GB2312" w:hAnsi="Times New Roman" w:cs="Times New Roman"/>
                <w:color w:val="auto"/>
                <w:sz w:val="18"/>
                <w:szCs w:val="18"/>
                <w:lang w:eastAsia="zh-CN"/>
              </w:rPr>
              <w:t xml:space="preserve"> </w:t>
            </w:r>
            <w:proofErr w:type="spellStart"/>
            <w:r w:rsidR="088B6F91" w:rsidRPr="00473484">
              <w:rPr>
                <w:rFonts w:ascii="Times New Roman" w:eastAsia="仿宋_GB2312" w:hAnsi="Times New Roman" w:cs="Times New Roman"/>
                <w:color w:val="auto"/>
                <w:sz w:val="18"/>
                <w:szCs w:val="18"/>
              </w:rPr>
              <w:t>Fmoc</w:t>
            </w:r>
            <w:proofErr w:type="spellEnd"/>
            <w:r w:rsidR="088B6F91" w:rsidRPr="00473484">
              <w:rPr>
                <w:rFonts w:ascii="Times New Roman" w:eastAsia="仿宋_GB2312" w:hAnsi="Times New Roman" w:cs="Times New Roman"/>
                <w:color w:val="auto"/>
                <w:sz w:val="18"/>
                <w:szCs w:val="18"/>
              </w:rPr>
              <w:t>-</w:t>
            </w:r>
            <w:proofErr w:type="spellStart"/>
            <w:r w:rsidR="088B6F91" w:rsidRPr="00473484">
              <w:rPr>
                <w:rFonts w:ascii="Times New Roman" w:eastAsia="仿宋_GB2312" w:hAnsi="Times New Roman" w:cs="Times New Roman"/>
                <w:color w:val="auto"/>
                <w:sz w:val="18"/>
                <w:szCs w:val="18"/>
              </w:rPr>
              <w:t>Gly</w:t>
            </w:r>
            <w:proofErr w:type="spellEnd"/>
            <w:r w:rsidR="088B6F91" w:rsidRPr="00473484">
              <w:rPr>
                <w:rFonts w:ascii="Times New Roman" w:eastAsia="仿宋_GB2312" w:hAnsi="Times New Roman" w:cs="Times New Roman"/>
                <w:color w:val="auto"/>
                <w:sz w:val="18"/>
                <w:szCs w:val="18"/>
              </w:rPr>
              <w:t>-OH.</w:t>
            </w:r>
            <w:r w:rsidR="79A83ABA" w:rsidRPr="00473484">
              <w:rPr>
                <w:rFonts w:ascii="Times New Roman" w:eastAsia="仿宋_GB2312" w:hAnsi="Times New Roman" w:cs="Times New Roman"/>
                <w:color w:val="auto"/>
                <w:sz w:val="18"/>
                <w:szCs w:val="18"/>
              </w:rPr>
              <w:t xml:space="preserve"> </w:t>
            </w:r>
            <w:r w:rsidR="088B6F91" w:rsidRPr="00473484">
              <w:rPr>
                <w:rFonts w:ascii="Times New Roman" w:eastAsia="仿宋_GB2312" w:hAnsi="Times New Roman" w:cs="Times New Roman"/>
                <w:color w:val="auto"/>
                <w:sz w:val="18"/>
                <w:szCs w:val="18"/>
              </w:rPr>
              <w:t>Rinse reactor wall with</w:t>
            </w:r>
            <w:r w:rsidR="00CB7A6E" w:rsidRPr="00473484">
              <w:rPr>
                <w:rFonts w:ascii="Times New Roman" w:eastAsia="仿宋_GB2312" w:hAnsi="Times New Roman" w:cs="Times New Roman"/>
                <w:color w:val="0000FF"/>
                <w:sz w:val="18"/>
                <w:szCs w:val="18"/>
              </w:rPr>
              <w:t xml:space="preserve"> </w:t>
            </w:r>
            <w:ins w:id="224" w:author="Pengda Zhao - Network" w:date="2026-05-12T05:37:00Z">
              <w:r w:rsidR="67E3ADBE" w:rsidRPr="00473484">
                <w:rPr>
                  <w:rFonts w:ascii="Times New Roman" w:eastAsia="仿宋_GB2312" w:hAnsi="Times New Roman" w:cs="Times New Roman"/>
                  <w:color w:val="0000FF"/>
                  <w:sz w:val="18"/>
                  <w:szCs w:val="18"/>
                </w:rPr>
                <w:t>1.0 V</w:t>
              </w:r>
            </w:ins>
            <w:r w:rsidR="088B6F91" w:rsidRPr="00473484">
              <w:rPr>
                <w:rFonts w:ascii="Times New Roman" w:eastAsia="仿宋_GB2312" w:hAnsi="Times New Roman" w:cs="Times New Roman"/>
                <w:color w:val="auto"/>
                <w:sz w:val="18"/>
                <w:szCs w:val="18"/>
              </w:rPr>
              <w:t xml:space="preserve"> </w:t>
            </w:r>
            <w:commentRangeStart w:id="225"/>
            <w:commentRangeStart w:id="226"/>
            <w:r w:rsidR="088B6F91" w:rsidRPr="00473484">
              <w:rPr>
                <w:rFonts w:ascii="Times New Roman" w:eastAsia="仿宋_GB2312" w:hAnsi="Times New Roman" w:cs="Times New Roman"/>
                <w:color w:val="auto"/>
                <w:sz w:val="18"/>
                <w:szCs w:val="18"/>
              </w:rPr>
              <w:t>DMF</w:t>
            </w:r>
            <w:r w:rsidR="00DC0C35" w:rsidRPr="00473484">
              <w:rPr>
                <w:rFonts w:ascii="Times New Roman" w:eastAsia="仿宋_GB2312" w:hAnsi="Times New Roman" w:cs="Times New Roman"/>
                <w:color w:val="auto"/>
                <w:sz w:val="18"/>
                <w:szCs w:val="18"/>
              </w:rPr>
              <w:t xml:space="preserve"> </w:t>
            </w:r>
            <w:ins w:id="227" w:author="Pengda Zhao - Network" w:date="2026-05-12T06:05:00Z">
              <w:r w:rsidR="76080903" w:rsidRPr="00473484">
                <w:rPr>
                  <w:rFonts w:ascii="Times New Roman" w:eastAsia="仿宋_GB2312" w:hAnsi="Times New Roman" w:cs="Times New Roman"/>
                  <w:color w:val="auto"/>
                  <w:sz w:val="18"/>
                  <w:szCs w:val="18"/>
                </w:rPr>
                <w:t>(0.948</w:t>
              </w:r>
            </w:ins>
            <w:ins w:id="228" w:author="Johan Granander" w:date="2026-05-27T19:27:00Z">
              <w:r w:rsidR="00687D2E" w:rsidRPr="00473484">
                <w:rPr>
                  <w:rFonts w:ascii="Times New Roman" w:eastAsia="仿宋_GB2312" w:hAnsi="Times New Roman" w:cs="Times New Roman"/>
                  <w:color w:val="auto"/>
                  <w:sz w:val="18"/>
                  <w:szCs w:val="18"/>
                </w:rPr>
                <w:t xml:space="preserve"> </w:t>
              </w:r>
            </w:ins>
            <w:ins w:id="229" w:author="Pengda Zhao - Network" w:date="2026-05-12T06:05:00Z">
              <w:r w:rsidR="76080903" w:rsidRPr="00473484">
                <w:rPr>
                  <w:rFonts w:ascii="Times New Roman" w:eastAsia="仿宋_GB2312" w:hAnsi="Times New Roman" w:cs="Times New Roman"/>
                  <w:color w:val="auto"/>
                  <w:sz w:val="18"/>
                  <w:szCs w:val="18"/>
                </w:rPr>
                <w:t>kg</w:t>
              </w:r>
            </w:ins>
            <w:ins w:id="230" w:author="Pengda Zhao - Network" w:date="2026-05-12T06:06:00Z">
              <w:r w:rsidR="76080903" w:rsidRPr="00473484">
                <w:rPr>
                  <w:rFonts w:ascii="Times New Roman" w:eastAsia="仿宋_GB2312" w:hAnsi="Times New Roman" w:cs="Times New Roman"/>
                  <w:color w:val="auto"/>
                  <w:sz w:val="18"/>
                  <w:szCs w:val="18"/>
                </w:rPr>
                <w:t>/kg</w:t>
              </w:r>
            </w:ins>
            <w:ins w:id="231" w:author="Pengda Zhao - Network" w:date="2026-05-12T06:05:00Z">
              <w:r w:rsidR="76080903" w:rsidRPr="00473484">
                <w:rPr>
                  <w:rFonts w:ascii="Times New Roman" w:eastAsia="仿宋_GB2312" w:hAnsi="Times New Roman" w:cs="Times New Roman"/>
                  <w:color w:val="auto"/>
                  <w:sz w:val="18"/>
                  <w:szCs w:val="18"/>
                </w:rPr>
                <w:t>)</w:t>
              </w:r>
            </w:ins>
            <w:commentRangeEnd w:id="225"/>
            <w:r w:rsidR="00FA272D" w:rsidRPr="00A54EC0">
              <w:rPr>
                <w:rStyle w:val="aff1"/>
                <w:rFonts w:ascii="Times New Roman" w:eastAsia="仿宋_GB2312" w:hAnsi="Times New Roman" w:cs="Times New Roman"/>
                <w:color w:val="auto"/>
                <w:sz w:val="18"/>
                <w:szCs w:val="18"/>
              </w:rPr>
              <w:commentReference w:id="225"/>
            </w:r>
            <w:commentRangeEnd w:id="226"/>
            <w:r w:rsidR="088B6F91" w:rsidRPr="00A54EC0">
              <w:rPr>
                <w:rStyle w:val="aff1"/>
                <w:rFonts w:ascii="Times New Roman" w:eastAsia="仿宋_GB2312" w:hAnsi="Times New Roman" w:cs="Times New Roman"/>
                <w:color w:val="auto"/>
                <w:sz w:val="18"/>
                <w:szCs w:val="18"/>
              </w:rPr>
              <w:commentReference w:id="226"/>
            </w:r>
            <w:r w:rsidR="088B6F91" w:rsidRPr="00A54EC0">
              <w:rPr>
                <w:rFonts w:ascii="Times New Roman" w:eastAsia="仿宋_GB2312" w:hAnsi="Times New Roman" w:cs="Times New Roman"/>
                <w:color w:val="auto"/>
                <w:sz w:val="18"/>
                <w:szCs w:val="18"/>
              </w:rPr>
              <w:t xml:space="preserve">. </w:t>
            </w:r>
            <w:del w:id="232" w:author="Xuning Wei12232" w:date="2026-09-05T19:50:00Z">
              <w:r w:rsidR="088B6F91" w:rsidRPr="00473484" w:rsidDel="00473484">
                <w:rPr>
                  <w:rFonts w:ascii="Times New Roman" w:eastAsia="仿宋_GB2312" w:hAnsi="Times New Roman" w:cs="Times New Roman"/>
                  <w:color w:val="FF0000"/>
                  <w:sz w:val="18"/>
                  <w:szCs w:val="18"/>
                  <w:lang w:eastAsia="zh-CN"/>
                  <w:rPrChange w:id="233" w:author="Xuning Wei12232" w:date="2026-09-05T19:51:00Z">
                    <w:rPr>
                      <w:rFonts w:ascii="Times New Roman" w:eastAsia="仿宋_GB2312" w:hAnsi="Times New Roman" w:cs="Times New Roman"/>
                      <w:color w:val="auto"/>
                      <w:sz w:val="18"/>
                      <w:szCs w:val="18"/>
                      <w:lang w:eastAsia="zh-CN"/>
                    </w:rPr>
                  </w:rPrChange>
                </w:rPr>
                <w:delText>Stir until dissolved clearly by visual check.</w:delText>
              </w:r>
            </w:del>
            <w:ins w:id="234" w:author="Xuning Wei12232" w:date="2026-09-05T19:50:00Z">
              <w:r w:rsidR="00473484" w:rsidRPr="00A54EC0">
                <w:rPr>
                  <w:rFonts w:ascii="Times New Roman" w:eastAsia="仿宋_GB2312" w:hAnsi="Times New Roman" w:cs="Times New Roman"/>
                  <w:color w:val="FF0000"/>
                  <w:sz w:val="18"/>
                  <w:szCs w:val="18"/>
                  <w:lang w:eastAsia="zh-CN"/>
                </w:rPr>
                <w:t>Stir for at least 15 min.</w:t>
              </w:r>
            </w:ins>
          </w:p>
        </w:tc>
      </w:tr>
      <w:tr w:rsidR="00603B74" w:rsidRPr="00473484" w14:paraId="1307E269" w14:textId="77777777" w:rsidTr="0051270C">
        <w:trPr>
          <w:trHeight w:val="567"/>
          <w:trPrChange w:id="235" w:author="Xuning Wei12232" w:date="2026-07-26T21:43:00Z">
            <w:trPr>
              <w:trHeight w:val="567"/>
            </w:trPr>
          </w:trPrChange>
        </w:trPr>
        <w:tc>
          <w:tcPr>
            <w:tcW w:w="275" w:type="pct"/>
            <w:tcBorders>
              <w:top w:val="single" w:sz="4" w:space="0" w:color="auto"/>
              <w:left w:val="single" w:sz="4" w:space="0" w:color="auto"/>
              <w:bottom w:val="single" w:sz="4" w:space="0" w:color="auto"/>
              <w:right w:val="single" w:sz="4" w:space="0" w:color="auto"/>
            </w:tcBorders>
            <w:vAlign w:val="center"/>
            <w:tcPrChange w:id="236"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30CF4FDB" w14:textId="6868A57E" w:rsidR="00603B74" w:rsidRPr="00A54EC0" w:rsidRDefault="00963FF8"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5</w:t>
            </w:r>
          </w:p>
        </w:tc>
        <w:tc>
          <w:tcPr>
            <w:tcW w:w="670" w:type="pct"/>
            <w:tcBorders>
              <w:top w:val="single" w:sz="4" w:space="0" w:color="auto"/>
              <w:left w:val="single" w:sz="4" w:space="0" w:color="auto"/>
              <w:bottom w:val="single" w:sz="4" w:space="0" w:color="auto"/>
              <w:right w:val="single" w:sz="4" w:space="0" w:color="auto"/>
            </w:tcBorders>
            <w:vAlign w:val="center"/>
            <w:tcPrChange w:id="237"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4F574105" w14:textId="50DF7502" w:rsidR="00603B74" w:rsidRPr="00473484" w:rsidRDefault="00460DFB"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Resin swelling</w:t>
            </w:r>
          </w:p>
        </w:tc>
        <w:tc>
          <w:tcPr>
            <w:tcW w:w="4054" w:type="pct"/>
            <w:tcBorders>
              <w:top w:val="single" w:sz="4" w:space="0" w:color="auto"/>
              <w:left w:val="single" w:sz="4" w:space="0" w:color="auto"/>
              <w:bottom w:val="single" w:sz="4" w:space="0" w:color="auto"/>
              <w:right w:val="single" w:sz="4" w:space="0" w:color="auto"/>
            </w:tcBorders>
            <w:vAlign w:val="center"/>
            <w:tcPrChange w:id="238"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1C375D6D" w14:textId="2C37A811" w:rsidR="00603B74" w:rsidRPr="00A54EC0" w:rsidRDefault="00321EFC">
            <w:pPr>
              <w:jc w:val="both"/>
              <w:rPr>
                <w:rFonts w:ascii="Times New Roman" w:eastAsia="仿宋_GB2312" w:hAnsi="Times New Roman" w:cs="Times New Roman"/>
                <w:color w:val="auto"/>
                <w:sz w:val="18"/>
                <w:szCs w:val="18"/>
              </w:rPr>
            </w:pPr>
            <w:ins w:id="239" w:author="Xuning Wei12232" w:date="2026-07-26T21:16:00Z">
              <w:r w:rsidRPr="00473484">
                <w:rPr>
                  <w:rFonts w:ascii="Times New Roman" w:eastAsia="仿宋_GB2312" w:hAnsi="Times New Roman" w:cs="Times New Roman"/>
                  <w:color w:val="auto"/>
                  <w:sz w:val="18"/>
                  <w:szCs w:val="18"/>
                </w:rPr>
                <w:t xml:space="preserve">1. </w:t>
              </w:r>
            </w:ins>
            <w:r w:rsidR="19FF5575" w:rsidRPr="00473484">
              <w:rPr>
                <w:rFonts w:ascii="Times New Roman" w:eastAsia="仿宋_GB2312" w:hAnsi="Times New Roman" w:cs="Times New Roman"/>
                <w:color w:val="auto"/>
                <w:sz w:val="18"/>
                <w:szCs w:val="18"/>
              </w:rPr>
              <w:t>Add</w:t>
            </w:r>
            <w:r w:rsidR="00C57D5B" w:rsidRPr="00473484">
              <w:rPr>
                <w:rFonts w:ascii="Times New Roman" w:eastAsia="仿宋_GB2312" w:hAnsi="Times New Roman" w:cs="Times New Roman"/>
                <w:color w:val="auto"/>
                <w:sz w:val="18"/>
                <w:szCs w:val="18"/>
              </w:rPr>
              <w:t xml:space="preserve"> </w:t>
            </w:r>
            <w:r w:rsidR="601987AA" w:rsidRPr="00473484">
              <w:rPr>
                <w:rFonts w:ascii="Times New Roman" w:eastAsia="仿宋_GB2312" w:hAnsi="Times New Roman" w:cs="Times New Roman"/>
                <w:color w:val="auto"/>
                <w:sz w:val="18"/>
                <w:szCs w:val="18"/>
                <w:lang w:eastAsia="zh-CN"/>
              </w:rPr>
              <w:t>48</w:t>
            </w:r>
            <w:r w:rsidR="00C57D5B" w:rsidRPr="00473484">
              <w:rPr>
                <w:rFonts w:ascii="Times New Roman" w:eastAsia="仿宋_GB2312" w:hAnsi="Times New Roman" w:cs="Times New Roman"/>
                <w:color w:val="auto"/>
                <w:sz w:val="18"/>
                <w:szCs w:val="18"/>
                <w:lang w:eastAsia="zh-CN"/>
              </w:rPr>
              <w:t>.00</w:t>
            </w:r>
            <w:ins w:id="240" w:author="Xuning Wei12232" w:date="2026-07-26T21:16:00Z">
              <w:r w:rsidRPr="00473484">
                <w:rPr>
                  <w:rFonts w:ascii="Times New Roman" w:eastAsia="仿宋_GB2312" w:hAnsi="Times New Roman" w:cs="Times New Roman"/>
                  <w:color w:val="auto"/>
                  <w:sz w:val="18"/>
                  <w:szCs w:val="18"/>
                  <w:lang w:eastAsia="zh-CN"/>
                </w:rPr>
                <w:t xml:space="preserve"> </w:t>
              </w:r>
            </w:ins>
            <w:r w:rsidR="00C57D5B" w:rsidRPr="00473484">
              <w:rPr>
                <w:rFonts w:ascii="Times New Roman" w:eastAsia="仿宋_GB2312" w:hAnsi="Times New Roman" w:cs="Times New Roman"/>
                <w:color w:val="auto"/>
                <w:sz w:val="18"/>
                <w:szCs w:val="18"/>
                <w:lang w:eastAsia="zh-CN"/>
              </w:rPr>
              <w:t>kg</w:t>
            </w:r>
            <w:r w:rsidR="0FF5F497" w:rsidRPr="00473484">
              <w:rPr>
                <w:rFonts w:ascii="Times New Roman" w:eastAsia="仿宋_GB2312" w:hAnsi="Times New Roman" w:cs="Times New Roman"/>
                <w:color w:val="auto"/>
                <w:sz w:val="18"/>
                <w:szCs w:val="18"/>
                <w:lang w:eastAsia="zh-CN"/>
              </w:rPr>
              <w:t xml:space="preserve"> </w:t>
            </w:r>
            <w:r w:rsidR="19FF5575" w:rsidRPr="00473484">
              <w:rPr>
                <w:rFonts w:ascii="Times New Roman" w:eastAsia="仿宋_GB2312" w:hAnsi="Times New Roman" w:cs="Times New Roman"/>
                <w:color w:val="auto"/>
                <w:sz w:val="18"/>
                <w:szCs w:val="18"/>
              </w:rPr>
              <w:t>2-CTC</w:t>
            </w:r>
            <w:r w:rsidR="00DB70D0" w:rsidRPr="00473484">
              <w:rPr>
                <w:rFonts w:ascii="Times New Roman" w:eastAsia="仿宋_GB2312" w:hAnsi="Times New Roman" w:cs="Times New Roman"/>
                <w:color w:val="auto"/>
                <w:sz w:val="18"/>
                <w:szCs w:val="18"/>
              </w:rPr>
              <w:t xml:space="preserve"> </w:t>
            </w:r>
            <w:del w:id="241" w:author="Xuning Wei12232" w:date="2026-07-26T21:16:00Z">
              <w:r w:rsidR="00DB70D0" w:rsidRPr="00473484" w:rsidDel="00321EFC">
                <w:rPr>
                  <w:rFonts w:ascii="Times New Roman" w:eastAsia="仿宋_GB2312" w:hAnsi="Times New Roman" w:cs="Times New Roman"/>
                  <w:color w:val="auto"/>
                  <w:sz w:val="18"/>
                  <w:szCs w:val="18"/>
                </w:rPr>
                <w:delText>(1.08</w:delText>
              </w:r>
              <w:r w:rsidR="79A83ABA" w:rsidRPr="00473484" w:rsidDel="00321EFC">
                <w:rPr>
                  <w:rFonts w:ascii="Times New Roman" w:eastAsia="仿宋_GB2312" w:hAnsi="Times New Roman" w:cs="Times New Roman"/>
                  <w:color w:val="auto"/>
                  <w:sz w:val="18"/>
                  <w:szCs w:val="18"/>
                </w:rPr>
                <w:delText>mmol/g)</w:delText>
              </w:r>
            </w:del>
            <w:del w:id="242" w:author="Xuning Wei12232" w:date="2026-07-26T21:17:00Z">
              <w:r w:rsidR="19FF5575" w:rsidRPr="00473484" w:rsidDel="00321EFC">
                <w:rPr>
                  <w:rFonts w:ascii="Times New Roman" w:eastAsia="仿宋_GB2312" w:hAnsi="Times New Roman" w:cs="Times New Roman"/>
                  <w:color w:val="auto"/>
                  <w:sz w:val="18"/>
                  <w:szCs w:val="18"/>
                </w:rPr>
                <w:delText xml:space="preserve"> </w:delText>
              </w:r>
            </w:del>
            <w:ins w:id="243" w:author="Xuning Wei12232" w:date="2026-07-26T21:17:00Z">
              <w:r w:rsidR="0062492E" w:rsidRPr="00473484">
                <w:rPr>
                  <w:rFonts w:ascii="Times New Roman" w:eastAsia="仿宋_GB2312" w:hAnsi="Times New Roman" w:cs="Times New Roman"/>
                  <w:color w:val="auto"/>
                  <w:sz w:val="18"/>
                  <w:szCs w:val="18"/>
                </w:rPr>
                <w:t>r</w:t>
              </w:r>
            </w:ins>
            <w:del w:id="244" w:author="Xuning Wei12232" w:date="2026-07-26T21:17:00Z">
              <w:r w:rsidR="19FF5575" w:rsidRPr="00473484" w:rsidDel="00321EFC">
                <w:rPr>
                  <w:rFonts w:ascii="Times New Roman" w:eastAsia="仿宋_GB2312" w:hAnsi="Times New Roman" w:cs="Times New Roman"/>
                  <w:color w:val="auto"/>
                  <w:sz w:val="18"/>
                  <w:szCs w:val="18"/>
                </w:rPr>
                <w:delText>r</w:delText>
              </w:r>
            </w:del>
            <w:r w:rsidR="19FF5575" w:rsidRPr="00473484">
              <w:rPr>
                <w:rFonts w:ascii="Times New Roman" w:eastAsia="仿宋_GB2312" w:hAnsi="Times New Roman" w:cs="Times New Roman"/>
                <w:color w:val="auto"/>
                <w:sz w:val="18"/>
                <w:szCs w:val="18"/>
              </w:rPr>
              <w:t>esin</w:t>
            </w:r>
            <w:ins w:id="245" w:author="Xuning Wei12232" w:date="2026-07-26T21:17:00Z">
              <w:r w:rsidRPr="00473484">
                <w:rPr>
                  <w:rFonts w:ascii="Times New Roman" w:eastAsia="仿宋_GB2312" w:hAnsi="Times New Roman" w:cs="Times New Roman"/>
                  <w:color w:val="auto"/>
                  <w:sz w:val="18"/>
                  <w:szCs w:val="18"/>
                </w:rPr>
                <w:t xml:space="preserve"> (1.0 </w:t>
              </w:r>
              <w:r w:rsidRPr="00473484">
                <w:rPr>
                  <w:rFonts w:ascii="Times New Roman" w:eastAsia="仿宋_GB2312" w:hAnsi="Times New Roman" w:cs="Times New Roman"/>
                  <w:color w:val="auto"/>
                  <w:sz w:val="18"/>
                  <w:szCs w:val="18"/>
                  <w:lang w:eastAsia="zh-CN"/>
                </w:rPr>
                <w:t>eq</w:t>
              </w:r>
              <w:r w:rsidRPr="00A54EC0">
                <w:rPr>
                  <w:rFonts w:ascii="Times New Roman" w:eastAsia="仿宋_GB2312" w:hAnsi="Times New Roman" w:cs="Times New Roman"/>
                  <w:color w:val="auto"/>
                  <w:sz w:val="18"/>
                  <w:szCs w:val="18"/>
                </w:rPr>
                <w:t>.)</w:t>
              </w:r>
            </w:ins>
            <w:r w:rsidR="19FF5575" w:rsidRPr="00A54EC0">
              <w:rPr>
                <w:rFonts w:ascii="Times New Roman" w:eastAsia="仿宋_GB2312" w:hAnsi="Times New Roman" w:cs="Times New Roman"/>
                <w:color w:val="auto"/>
                <w:sz w:val="18"/>
                <w:szCs w:val="18"/>
              </w:rPr>
              <w:t xml:space="preserve"> into</w:t>
            </w:r>
            <w:r w:rsidR="19FF5575" w:rsidRPr="00473484">
              <w:rPr>
                <w:rFonts w:ascii="Times New Roman" w:eastAsia="仿宋_GB2312" w:hAnsi="Times New Roman" w:cs="Times New Roman"/>
                <w:color w:val="auto"/>
                <w:sz w:val="18"/>
                <w:szCs w:val="18"/>
                <w:rPrChange w:id="246" w:author="Xuning Wei12232" w:date="2026-09-05T19:51:00Z">
                  <w:rPr>
                    <w:rFonts w:ascii="Times New Roman" w:eastAsia="仿宋_GB2312" w:hAnsi="Times New Roman" w:cs="Times New Roman"/>
                    <w:b/>
                    <w:color w:val="auto"/>
                    <w:sz w:val="18"/>
                    <w:szCs w:val="18"/>
                  </w:rPr>
                </w:rPrChange>
              </w:rPr>
              <w:t xml:space="preserve"> TJ4S-1213-Sy15</w:t>
            </w:r>
            <w:r w:rsidR="19FF5575" w:rsidRPr="00A54EC0">
              <w:rPr>
                <w:rFonts w:ascii="Times New Roman" w:eastAsia="仿宋_GB2312" w:hAnsi="Times New Roman" w:cs="Times New Roman"/>
                <w:color w:val="auto"/>
                <w:sz w:val="18"/>
                <w:szCs w:val="18"/>
              </w:rPr>
              <w:t xml:space="preserve">. Rinse reactor wall with </w:t>
            </w:r>
            <w:r w:rsidR="5FFBCF4A" w:rsidRPr="00A54EC0">
              <w:rPr>
                <w:rFonts w:ascii="Times New Roman" w:eastAsia="仿宋_GB2312" w:hAnsi="Times New Roman" w:cs="Times New Roman"/>
                <w:color w:val="auto"/>
                <w:sz w:val="18"/>
                <w:szCs w:val="18"/>
                <w:lang w:eastAsia="zh-CN"/>
              </w:rPr>
              <w:t>7</w:t>
            </w:r>
            <w:r w:rsidR="126FF19B" w:rsidRPr="00A54EC0">
              <w:rPr>
                <w:rFonts w:ascii="Times New Roman" w:eastAsia="仿宋_GB2312" w:hAnsi="Times New Roman" w:cs="Times New Roman"/>
                <w:color w:val="auto"/>
                <w:sz w:val="18"/>
                <w:szCs w:val="18"/>
                <w:lang w:eastAsia="zh-CN"/>
              </w:rPr>
              <w:t xml:space="preserve">.0 </w:t>
            </w:r>
            <w:del w:id="247" w:author="Johan Granander" w:date="2026-07-28T13:54:00Z">
              <w:r w:rsidR="5FFBCF4A" w:rsidRPr="00A54EC0" w:rsidDel="00E64585">
                <w:rPr>
                  <w:rFonts w:ascii="Times New Roman" w:eastAsia="仿宋_GB2312" w:hAnsi="Times New Roman" w:cs="Times New Roman"/>
                  <w:color w:val="auto"/>
                  <w:sz w:val="18"/>
                  <w:szCs w:val="18"/>
                  <w:lang w:eastAsia="zh-CN"/>
                </w:rPr>
                <w:delText>v</w:delText>
              </w:r>
              <w:r w:rsidR="19FF5575" w:rsidRPr="00473484" w:rsidDel="00E64585">
                <w:rPr>
                  <w:rFonts w:ascii="Times New Roman" w:eastAsia="仿宋_GB2312" w:hAnsi="Times New Roman" w:cs="Times New Roman"/>
                  <w:color w:val="auto"/>
                  <w:sz w:val="18"/>
                  <w:szCs w:val="18"/>
                  <w:lang w:eastAsia="zh-CN"/>
                </w:rPr>
                <w:delText xml:space="preserve"> </w:delText>
              </w:r>
            </w:del>
            <w:ins w:id="248" w:author="Johan Granander" w:date="2026-07-28T13:54:00Z">
              <w:r w:rsidR="00E64585" w:rsidRPr="00473484">
                <w:rPr>
                  <w:rFonts w:ascii="Times New Roman" w:eastAsia="仿宋_GB2312" w:hAnsi="Times New Roman" w:cs="Times New Roman"/>
                  <w:color w:val="auto"/>
                  <w:sz w:val="18"/>
                  <w:szCs w:val="18"/>
                  <w:lang w:eastAsia="zh-CN"/>
                </w:rPr>
                <w:t xml:space="preserve">V </w:t>
              </w:r>
            </w:ins>
            <w:r w:rsidR="19FF5575" w:rsidRPr="00473484">
              <w:rPr>
                <w:rFonts w:ascii="Times New Roman" w:eastAsia="仿宋_GB2312" w:hAnsi="Times New Roman" w:cs="Times New Roman"/>
                <w:color w:val="auto"/>
                <w:sz w:val="18"/>
                <w:szCs w:val="18"/>
              </w:rPr>
              <w:t>DMF</w:t>
            </w:r>
            <w:r w:rsidR="126FF19B" w:rsidRPr="00473484">
              <w:rPr>
                <w:rFonts w:ascii="Times New Roman" w:eastAsia="仿宋_GB2312" w:hAnsi="Times New Roman" w:cs="Times New Roman"/>
                <w:color w:val="auto"/>
                <w:sz w:val="18"/>
                <w:szCs w:val="18"/>
              </w:rPr>
              <w:t xml:space="preserve"> </w:t>
            </w:r>
            <w:r w:rsidR="79A83ABA" w:rsidRPr="00473484">
              <w:rPr>
                <w:rFonts w:ascii="Times New Roman" w:eastAsia="仿宋_GB2312" w:hAnsi="Times New Roman" w:cs="Times New Roman"/>
                <w:color w:val="auto"/>
                <w:sz w:val="18"/>
                <w:szCs w:val="18"/>
              </w:rPr>
              <w:t>(6.636</w:t>
            </w:r>
            <w:r w:rsidR="005913B9" w:rsidRPr="00473484">
              <w:rPr>
                <w:rFonts w:ascii="Times New Roman" w:eastAsia="仿宋_GB2312" w:hAnsi="Times New Roman" w:cs="Times New Roman"/>
                <w:color w:val="auto"/>
                <w:sz w:val="18"/>
                <w:szCs w:val="18"/>
              </w:rPr>
              <w:t xml:space="preserve"> </w:t>
            </w:r>
            <w:r w:rsidR="79A83ABA" w:rsidRPr="00473484">
              <w:rPr>
                <w:rFonts w:ascii="Times New Roman" w:eastAsia="仿宋_GB2312" w:hAnsi="Times New Roman" w:cs="Times New Roman"/>
                <w:color w:val="auto"/>
                <w:sz w:val="18"/>
                <w:szCs w:val="18"/>
              </w:rPr>
              <w:t>kg/kg)</w:t>
            </w:r>
            <w:r w:rsidR="19FF5575" w:rsidRPr="00473484">
              <w:rPr>
                <w:rFonts w:ascii="Times New Roman" w:eastAsia="仿宋_GB2312" w:hAnsi="Times New Roman" w:cs="Times New Roman"/>
                <w:color w:val="auto"/>
                <w:sz w:val="18"/>
                <w:szCs w:val="18"/>
              </w:rPr>
              <w:t xml:space="preserve">. </w:t>
            </w:r>
            <w:ins w:id="249" w:author="Xuning Wei12232" w:date="2026-07-26T21:18:00Z">
              <w:r w:rsidR="001D5785" w:rsidRPr="00473484">
                <w:rPr>
                  <w:rFonts w:ascii="Times New Roman" w:eastAsia="仿宋_GB2312" w:hAnsi="Times New Roman" w:cs="Times New Roman"/>
                  <w:color w:val="auto"/>
                  <w:sz w:val="18"/>
                  <w:szCs w:val="18"/>
                </w:rPr>
                <w:br/>
                <w:t xml:space="preserve">2. </w:t>
              </w:r>
            </w:ins>
            <w:r w:rsidR="19FF5575" w:rsidRPr="00473484">
              <w:rPr>
                <w:rFonts w:ascii="Times New Roman" w:eastAsia="仿宋_GB2312" w:hAnsi="Times New Roman" w:cs="Times New Roman"/>
                <w:color w:val="auto"/>
                <w:sz w:val="18"/>
                <w:szCs w:val="18"/>
              </w:rPr>
              <w:t>Bubble with nitrogen for 5</w:t>
            </w:r>
            <w:ins w:id="250" w:author="Xuning Wei12232" w:date="2026-09-05T19:50:00Z">
              <w:r w:rsidR="00473484" w:rsidRPr="00473484">
                <w:rPr>
                  <w:rFonts w:ascii="Times New Roman" w:eastAsia="仿宋_GB2312" w:hAnsi="Times New Roman" w:cs="Times New Roman"/>
                  <w:color w:val="auto"/>
                  <w:sz w:val="18"/>
                  <w:szCs w:val="18"/>
                </w:rPr>
                <w:t xml:space="preserve"> </w:t>
              </w:r>
            </w:ins>
            <w:r w:rsidR="19FF5575" w:rsidRPr="00473484">
              <w:rPr>
                <w:rFonts w:ascii="Times New Roman" w:eastAsia="仿宋_GB2312" w:hAnsi="Times New Roman" w:cs="Times New Roman"/>
                <w:color w:val="auto"/>
                <w:sz w:val="18"/>
                <w:szCs w:val="18"/>
              </w:rPr>
              <w:t>min</w:t>
            </w:r>
            <w:ins w:id="251" w:author="Xuning Wei12232" w:date="2026-09-05T19:50:00Z">
              <w:r w:rsidR="00473484" w:rsidRPr="00473484">
                <w:rPr>
                  <w:rFonts w:ascii="Times New Roman" w:eastAsia="仿宋_GB2312" w:hAnsi="Times New Roman" w:cs="Times New Roman"/>
                  <w:color w:val="auto"/>
                  <w:sz w:val="18"/>
                  <w:szCs w:val="18"/>
                </w:rPr>
                <w:t xml:space="preserve"> </w:t>
              </w:r>
            </w:ins>
            <w:r w:rsidR="19FF5575" w:rsidRPr="00473484">
              <w:rPr>
                <w:rFonts w:ascii="Times New Roman" w:eastAsia="仿宋_GB2312" w:hAnsi="Times New Roman" w:cs="Times New Roman"/>
                <w:color w:val="auto"/>
                <w:sz w:val="18"/>
                <w:szCs w:val="18"/>
              </w:rPr>
              <w:t>±</w:t>
            </w:r>
            <w:ins w:id="252" w:author="Xuning Wei12232" w:date="2026-09-05T19:50:00Z">
              <w:r w:rsidR="00473484" w:rsidRPr="00473484">
                <w:rPr>
                  <w:rFonts w:ascii="Times New Roman" w:eastAsia="仿宋_GB2312" w:hAnsi="Times New Roman" w:cs="Times New Roman"/>
                  <w:color w:val="auto"/>
                  <w:sz w:val="18"/>
                  <w:szCs w:val="18"/>
                </w:rPr>
                <w:t xml:space="preserve"> </w:t>
              </w:r>
            </w:ins>
            <w:r w:rsidR="5FFBCF4A" w:rsidRPr="00473484">
              <w:rPr>
                <w:rFonts w:ascii="Times New Roman" w:eastAsia="仿宋_GB2312" w:hAnsi="Times New Roman" w:cs="Times New Roman"/>
                <w:color w:val="auto"/>
                <w:sz w:val="18"/>
                <w:szCs w:val="18"/>
              </w:rPr>
              <w:t>2</w:t>
            </w:r>
            <w:ins w:id="253" w:author="Xuning Wei12232" w:date="2026-09-05T19:50:00Z">
              <w:r w:rsidR="00473484" w:rsidRPr="00473484">
                <w:rPr>
                  <w:rFonts w:ascii="Times New Roman" w:eastAsia="仿宋_GB2312" w:hAnsi="Times New Roman" w:cs="Times New Roman"/>
                  <w:color w:val="auto"/>
                  <w:sz w:val="18"/>
                  <w:szCs w:val="18"/>
                </w:rPr>
                <w:t xml:space="preserve"> </w:t>
              </w:r>
            </w:ins>
            <w:r w:rsidR="19FF5575" w:rsidRPr="00473484">
              <w:rPr>
                <w:rFonts w:ascii="Times New Roman" w:eastAsia="仿宋_GB2312" w:hAnsi="Times New Roman" w:cs="Times New Roman"/>
                <w:color w:val="auto"/>
                <w:sz w:val="18"/>
                <w:szCs w:val="18"/>
              </w:rPr>
              <w:t xml:space="preserve">min (target: 5min), then start the stirrer. Rinse reactor wall with </w:t>
            </w:r>
            <w:r w:rsidR="005913B9" w:rsidRPr="00473484">
              <w:rPr>
                <w:rFonts w:ascii="Times New Roman" w:eastAsia="仿宋_GB2312" w:hAnsi="Times New Roman" w:cs="Times New Roman"/>
                <w:color w:val="auto"/>
                <w:sz w:val="18"/>
                <w:szCs w:val="18"/>
                <w:lang w:eastAsia="zh-CN"/>
              </w:rPr>
              <w:t>1.0 V DMF</w:t>
            </w:r>
            <w:r w:rsidR="7D4B8CA2" w:rsidRPr="00473484">
              <w:rPr>
                <w:rFonts w:ascii="Times New Roman" w:eastAsia="仿宋_GB2312" w:hAnsi="Times New Roman" w:cs="Times New Roman"/>
                <w:color w:val="auto"/>
                <w:sz w:val="18"/>
                <w:szCs w:val="18"/>
                <w:lang w:eastAsia="zh-CN"/>
              </w:rPr>
              <w:t xml:space="preserve"> (0.948</w:t>
            </w:r>
            <w:ins w:id="254" w:author="Johan Granander" w:date="2026-07-28T13:54:00Z">
              <w:r w:rsidR="00E64585" w:rsidRPr="00473484">
                <w:rPr>
                  <w:rFonts w:ascii="Times New Roman" w:eastAsia="仿宋_GB2312" w:hAnsi="Times New Roman" w:cs="Times New Roman"/>
                  <w:color w:val="auto"/>
                  <w:sz w:val="18"/>
                  <w:szCs w:val="18"/>
                  <w:lang w:eastAsia="zh-CN"/>
                </w:rPr>
                <w:t xml:space="preserve"> </w:t>
              </w:r>
            </w:ins>
            <w:r w:rsidR="7D4B8CA2" w:rsidRPr="00473484">
              <w:rPr>
                <w:rFonts w:ascii="Times New Roman" w:eastAsia="仿宋_GB2312" w:hAnsi="Times New Roman" w:cs="Times New Roman"/>
                <w:color w:val="auto"/>
                <w:sz w:val="18"/>
                <w:szCs w:val="18"/>
                <w:lang w:eastAsia="zh-CN"/>
              </w:rPr>
              <w:t>kg/kg)</w:t>
            </w:r>
            <w:r w:rsidR="19FF5575" w:rsidRPr="00473484">
              <w:rPr>
                <w:rFonts w:ascii="Times New Roman" w:eastAsia="仿宋_GB2312" w:hAnsi="Times New Roman" w:cs="Times New Roman"/>
                <w:color w:val="auto"/>
                <w:sz w:val="18"/>
                <w:szCs w:val="18"/>
              </w:rPr>
              <w:t xml:space="preserve">. </w:t>
            </w:r>
            <w:ins w:id="255" w:author="Xuning Wei12232" w:date="2026-07-26T21:18:00Z">
              <w:r w:rsidR="001D5785" w:rsidRPr="00473484">
                <w:rPr>
                  <w:rFonts w:ascii="Times New Roman" w:eastAsia="仿宋_GB2312" w:hAnsi="Times New Roman" w:cs="Times New Roman"/>
                  <w:color w:val="auto"/>
                  <w:sz w:val="18"/>
                  <w:szCs w:val="18"/>
                </w:rPr>
                <w:br/>
                <w:t xml:space="preserve">3. </w:t>
              </w:r>
            </w:ins>
            <w:r w:rsidR="19FF5575" w:rsidRPr="00473484">
              <w:rPr>
                <w:rFonts w:ascii="Times New Roman" w:eastAsia="仿宋_GB2312" w:hAnsi="Times New Roman" w:cs="Times New Roman"/>
                <w:color w:val="auto"/>
                <w:sz w:val="18"/>
                <w:szCs w:val="18"/>
              </w:rPr>
              <w:t>Adjust the mixture to 25</w:t>
            </w:r>
            <w:r w:rsidR="19FF5575" w:rsidRPr="00473484">
              <w:rPr>
                <w:rFonts w:ascii="Times New Roman" w:eastAsia="仿宋_GB2312" w:hAnsi="Times New Roman" w:cs="Times New Roman" w:hint="eastAsia"/>
                <w:color w:val="auto"/>
                <w:sz w:val="18"/>
                <w:szCs w:val="18"/>
              </w:rPr>
              <w:t>±</w:t>
            </w:r>
            <w:r w:rsidR="19FF5575" w:rsidRPr="00473484">
              <w:rPr>
                <w:rFonts w:ascii="Times New Roman" w:eastAsia="仿宋_GB2312" w:hAnsi="Times New Roman" w:cs="Times New Roman"/>
                <w:color w:val="auto"/>
                <w:sz w:val="18"/>
                <w:szCs w:val="18"/>
              </w:rPr>
              <w:t>5</w:t>
            </w:r>
            <w:ins w:id="256" w:author="Johan Granander" w:date="2026-07-28T13:54:00Z">
              <w:r w:rsidR="00E64585" w:rsidRPr="00A54EC0">
                <w:rPr>
                  <w:rFonts w:ascii="Times New Roman" w:eastAsia="仿宋_GB2312" w:hAnsi="Times New Roman" w:cs="Times New Roman"/>
                  <w:color w:val="auto"/>
                  <w:sz w:val="18"/>
                  <w:szCs w:val="18"/>
                </w:rPr>
                <w:t xml:space="preserve"> </w:t>
              </w:r>
            </w:ins>
            <w:r w:rsidR="19FF5575" w:rsidRPr="00473484">
              <w:rPr>
                <w:rFonts w:ascii="Times New Roman" w:eastAsia="仿宋_GB2312" w:hAnsi="Times New Roman" w:cs="Times New Roman" w:hint="eastAsia"/>
                <w:color w:val="auto"/>
                <w:sz w:val="18"/>
                <w:szCs w:val="18"/>
              </w:rPr>
              <w:t>℃</w:t>
            </w:r>
            <w:r w:rsidR="00300C34" w:rsidRPr="00473484">
              <w:rPr>
                <w:rFonts w:ascii="Times New Roman" w:eastAsia="仿宋_GB2312" w:hAnsi="Times New Roman" w:cs="Times New Roman"/>
                <w:color w:val="auto"/>
                <w:sz w:val="18"/>
                <w:szCs w:val="18"/>
              </w:rPr>
              <w:t xml:space="preserve"> (target: 25</w:t>
            </w:r>
            <w:ins w:id="257" w:author="Johan Granander" w:date="2026-07-28T13:54:00Z">
              <w:r w:rsidR="00E64585" w:rsidRPr="00A54EC0">
                <w:rPr>
                  <w:rFonts w:ascii="Times New Roman" w:eastAsia="仿宋_GB2312" w:hAnsi="Times New Roman" w:cs="Times New Roman"/>
                  <w:color w:val="auto"/>
                  <w:sz w:val="18"/>
                  <w:szCs w:val="18"/>
                </w:rPr>
                <w:t xml:space="preserve"> </w:t>
              </w:r>
            </w:ins>
            <w:r w:rsidR="00300C34" w:rsidRPr="00473484">
              <w:rPr>
                <w:rFonts w:ascii="Times New Roman" w:eastAsia="仿宋_GB2312" w:hAnsi="Times New Roman" w:cs="Times New Roman" w:hint="eastAsia"/>
                <w:color w:val="auto"/>
                <w:sz w:val="18"/>
                <w:szCs w:val="18"/>
              </w:rPr>
              <w:t>℃</w:t>
            </w:r>
            <w:r w:rsidR="00300C34" w:rsidRPr="00473484">
              <w:rPr>
                <w:rFonts w:ascii="Times New Roman" w:eastAsia="仿宋_GB2312" w:hAnsi="Times New Roman" w:cs="Times New Roman"/>
                <w:color w:val="auto"/>
                <w:sz w:val="18"/>
                <w:szCs w:val="18"/>
              </w:rPr>
              <w:t>)</w:t>
            </w:r>
            <w:r w:rsidR="19FF5575" w:rsidRPr="00A54EC0">
              <w:rPr>
                <w:rFonts w:ascii="Times New Roman" w:eastAsia="仿宋_GB2312" w:hAnsi="Times New Roman" w:cs="Times New Roman"/>
                <w:color w:val="auto"/>
                <w:sz w:val="18"/>
                <w:szCs w:val="18"/>
              </w:rPr>
              <w:t>. After stirring for</w:t>
            </w:r>
            <w:r w:rsidR="19FF5575" w:rsidRPr="00473484">
              <w:rPr>
                <w:rFonts w:ascii="Times New Roman" w:eastAsia="仿宋_GB2312" w:hAnsi="Times New Roman" w:cs="Times New Roman"/>
                <w:color w:val="auto"/>
                <w:sz w:val="18"/>
                <w:szCs w:val="18"/>
                <w:rPrChange w:id="258" w:author="Xuning Wei12232" w:date="2026-09-05T19:51:00Z">
                  <w:rPr>
                    <w:rFonts w:ascii="Times New Roman" w:eastAsia="仿宋_GB2312" w:hAnsi="Times New Roman" w:cs="Times New Roman"/>
                    <w:b/>
                    <w:color w:val="auto"/>
                    <w:sz w:val="18"/>
                    <w:szCs w:val="18"/>
                  </w:rPr>
                </w:rPrChange>
              </w:rPr>
              <w:t xml:space="preserve"> </w:t>
            </w:r>
            <w:r w:rsidR="19FF5575" w:rsidRPr="00A54EC0">
              <w:rPr>
                <w:rFonts w:ascii="Times New Roman" w:eastAsia="仿宋_GB2312" w:hAnsi="Times New Roman" w:cs="Times New Roman"/>
                <w:color w:val="auto"/>
                <w:sz w:val="18"/>
                <w:szCs w:val="18"/>
              </w:rPr>
              <w:t>3</w:t>
            </w:r>
            <w:r w:rsidR="126FF19B" w:rsidRPr="00A54EC0">
              <w:rPr>
                <w:rFonts w:ascii="Times New Roman" w:eastAsia="仿宋_GB2312" w:hAnsi="Times New Roman" w:cs="Times New Roman"/>
                <w:color w:val="auto"/>
                <w:sz w:val="18"/>
                <w:szCs w:val="18"/>
              </w:rPr>
              <w:t>5</w:t>
            </w:r>
            <w:r w:rsidR="00DB70D0" w:rsidRPr="00A54EC0">
              <w:rPr>
                <w:rFonts w:ascii="Times New Roman" w:eastAsia="仿宋_GB2312" w:hAnsi="Times New Roman" w:cs="Times New Roman"/>
                <w:color w:val="auto"/>
                <w:sz w:val="18"/>
                <w:szCs w:val="18"/>
              </w:rPr>
              <w:t xml:space="preserve">±5min (target: 35 </w:t>
            </w:r>
            <w:r w:rsidR="19FF5575" w:rsidRPr="00473484">
              <w:rPr>
                <w:rFonts w:ascii="Times New Roman" w:eastAsia="仿宋_GB2312" w:hAnsi="Times New Roman" w:cs="Times New Roman"/>
                <w:color w:val="auto"/>
                <w:sz w:val="18"/>
                <w:szCs w:val="18"/>
              </w:rPr>
              <w:t>min) at 25</w:t>
            </w:r>
            <w:r w:rsidR="19FF5575" w:rsidRPr="00473484">
              <w:rPr>
                <w:rFonts w:ascii="Times New Roman" w:eastAsia="仿宋_GB2312" w:hAnsi="Times New Roman" w:cs="Times New Roman" w:hint="eastAsia"/>
                <w:color w:val="auto"/>
                <w:sz w:val="18"/>
                <w:szCs w:val="18"/>
              </w:rPr>
              <w:t>±</w:t>
            </w:r>
            <w:r w:rsidR="19FF5575" w:rsidRPr="00473484">
              <w:rPr>
                <w:rFonts w:ascii="Times New Roman" w:eastAsia="仿宋_GB2312" w:hAnsi="Times New Roman" w:cs="Times New Roman"/>
                <w:color w:val="auto"/>
                <w:sz w:val="18"/>
                <w:szCs w:val="18"/>
              </w:rPr>
              <w:t>5</w:t>
            </w:r>
            <w:ins w:id="259" w:author="Johan Granander" w:date="2026-07-28T13:54:00Z">
              <w:r w:rsidR="00E64585" w:rsidRPr="00A54EC0">
                <w:rPr>
                  <w:rFonts w:ascii="Times New Roman" w:eastAsia="仿宋_GB2312" w:hAnsi="Times New Roman" w:cs="Times New Roman"/>
                  <w:color w:val="auto"/>
                  <w:sz w:val="18"/>
                  <w:szCs w:val="18"/>
                </w:rPr>
                <w:t xml:space="preserve"> </w:t>
              </w:r>
            </w:ins>
            <w:r w:rsidR="19FF5575" w:rsidRPr="00473484">
              <w:rPr>
                <w:rFonts w:ascii="Times New Roman" w:eastAsia="仿宋_GB2312" w:hAnsi="Times New Roman" w:cs="Times New Roman" w:hint="eastAsia"/>
                <w:color w:val="auto"/>
                <w:sz w:val="18"/>
                <w:szCs w:val="18"/>
              </w:rPr>
              <w:t>℃</w:t>
            </w:r>
            <w:r w:rsidR="19FF5575" w:rsidRPr="00473484">
              <w:rPr>
                <w:rFonts w:ascii="Times New Roman" w:eastAsia="仿宋_GB2312" w:hAnsi="Times New Roman" w:cs="Times New Roman"/>
                <w:color w:val="auto"/>
                <w:sz w:val="18"/>
                <w:szCs w:val="18"/>
              </w:rPr>
              <w:t xml:space="preserve"> (target: 25</w:t>
            </w:r>
            <w:ins w:id="260" w:author="Johan Granander" w:date="2026-07-28T13:54:00Z">
              <w:r w:rsidR="00E64585" w:rsidRPr="00A54EC0">
                <w:rPr>
                  <w:rFonts w:ascii="Times New Roman" w:eastAsia="仿宋_GB2312" w:hAnsi="Times New Roman" w:cs="Times New Roman"/>
                  <w:color w:val="auto"/>
                  <w:sz w:val="18"/>
                  <w:szCs w:val="18"/>
                </w:rPr>
                <w:t xml:space="preserve"> </w:t>
              </w:r>
            </w:ins>
            <w:r w:rsidR="19FF5575" w:rsidRPr="00473484">
              <w:rPr>
                <w:rFonts w:ascii="Times New Roman" w:eastAsia="仿宋_GB2312" w:hAnsi="Times New Roman" w:cs="Times New Roman" w:hint="eastAsia"/>
                <w:color w:val="auto"/>
                <w:sz w:val="18"/>
                <w:szCs w:val="18"/>
              </w:rPr>
              <w:t>℃</w:t>
            </w:r>
            <w:r w:rsidR="19FF5575" w:rsidRPr="00473484">
              <w:rPr>
                <w:rFonts w:ascii="Times New Roman" w:eastAsia="仿宋_GB2312" w:hAnsi="Times New Roman" w:cs="Times New Roman" w:hint="eastAsia"/>
                <w:color w:val="auto"/>
                <w:sz w:val="18"/>
                <w:szCs w:val="18"/>
              </w:rPr>
              <w:t xml:space="preserve">), turn off the nitrogen, stop stirring, and drain until there is no </w:t>
            </w:r>
            <w:commentRangeStart w:id="261"/>
            <w:commentRangeStart w:id="262"/>
            <w:r w:rsidR="19FF5575" w:rsidRPr="00A54EC0">
              <w:rPr>
                <w:rFonts w:ascii="Times New Roman" w:eastAsia="仿宋_GB2312" w:hAnsi="Times New Roman" w:cs="Times New Roman"/>
                <w:color w:val="auto"/>
                <w:sz w:val="18"/>
                <w:szCs w:val="18"/>
              </w:rPr>
              <w:t>obvious dripping</w:t>
            </w:r>
            <w:ins w:id="263" w:author="Pengda Zhao - Network" w:date="2026-05-12T06:07:00Z">
              <w:r w:rsidR="670AF3DB" w:rsidRPr="00A54EC0">
                <w:rPr>
                  <w:rFonts w:ascii="Times New Roman" w:eastAsia="仿宋_GB2312" w:hAnsi="Times New Roman" w:cs="Times New Roman"/>
                  <w:color w:val="auto"/>
                  <w:sz w:val="18"/>
                  <w:szCs w:val="18"/>
                </w:rPr>
                <w:t>.</w:t>
              </w:r>
            </w:ins>
            <w:commentRangeEnd w:id="261"/>
            <w:r w:rsidR="00460DFB" w:rsidRPr="00A54EC0">
              <w:rPr>
                <w:rStyle w:val="aff1"/>
                <w:rFonts w:ascii="Times New Roman" w:eastAsia="仿宋_GB2312" w:hAnsi="Times New Roman" w:cs="Times New Roman"/>
                <w:color w:val="auto"/>
                <w:sz w:val="18"/>
                <w:szCs w:val="18"/>
              </w:rPr>
              <w:commentReference w:id="261"/>
            </w:r>
            <w:commentRangeEnd w:id="262"/>
            <w:r w:rsidR="19FF5575" w:rsidRPr="00A54EC0">
              <w:rPr>
                <w:rStyle w:val="aff1"/>
                <w:rFonts w:ascii="Times New Roman" w:eastAsia="仿宋_GB2312" w:hAnsi="Times New Roman" w:cs="Times New Roman"/>
                <w:color w:val="auto"/>
                <w:sz w:val="18"/>
                <w:szCs w:val="18"/>
              </w:rPr>
              <w:commentReference w:id="262"/>
            </w:r>
          </w:p>
        </w:tc>
      </w:tr>
      <w:tr w:rsidR="00E51051" w:rsidRPr="00473484" w14:paraId="374B12DD" w14:textId="77777777" w:rsidTr="0051270C">
        <w:trPr>
          <w:trHeight w:val="567"/>
          <w:trPrChange w:id="264" w:author="Xuning Wei12232" w:date="2026-07-26T21:43:00Z">
            <w:trPr>
              <w:trHeight w:val="567"/>
            </w:trPr>
          </w:trPrChange>
        </w:trPr>
        <w:tc>
          <w:tcPr>
            <w:tcW w:w="275" w:type="pct"/>
            <w:tcBorders>
              <w:top w:val="single" w:sz="4" w:space="0" w:color="auto"/>
              <w:left w:val="single" w:sz="4" w:space="0" w:color="auto"/>
              <w:bottom w:val="single" w:sz="4" w:space="0" w:color="auto"/>
              <w:right w:val="single" w:sz="4" w:space="0" w:color="auto"/>
            </w:tcBorders>
            <w:vAlign w:val="center"/>
            <w:tcPrChange w:id="265"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7EF95CBB" w14:textId="6583790F" w:rsidR="00E51051" w:rsidRPr="00A54EC0" w:rsidRDefault="00E51051" w:rsidP="00285F3F">
            <w:pPr>
              <w:jc w:val="both"/>
              <w:rPr>
                <w:rFonts w:ascii="Times New Roman" w:eastAsia="仿宋_GB2312" w:hAnsi="Times New Roman" w:cs="Times New Roman"/>
                <w:b/>
                <w:color w:val="0000FF"/>
                <w:sz w:val="18"/>
                <w:szCs w:val="18"/>
                <w:lang w:eastAsia="zh-CN"/>
              </w:rPr>
            </w:pPr>
            <w:r w:rsidRPr="00473484">
              <w:rPr>
                <w:rFonts w:ascii="Times New Roman" w:eastAsia="仿宋_GB2312" w:hAnsi="Times New Roman" w:cs="Times New Roman"/>
                <w:b/>
                <w:color w:val="0000FF"/>
                <w:sz w:val="18"/>
                <w:szCs w:val="18"/>
                <w:lang w:eastAsia="zh-CN"/>
              </w:rPr>
              <w:t>6</w:t>
            </w:r>
          </w:p>
        </w:tc>
        <w:tc>
          <w:tcPr>
            <w:tcW w:w="670" w:type="pct"/>
            <w:tcBorders>
              <w:top w:val="single" w:sz="4" w:space="0" w:color="auto"/>
              <w:left w:val="single" w:sz="4" w:space="0" w:color="auto"/>
              <w:bottom w:val="single" w:sz="4" w:space="0" w:color="auto"/>
              <w:right w:val="single" w:sz="4" w:space="0" w:color="auto"/>
            </w:tcBorders>
            <w:vAlign w:val="center"/>
            <w:tcPrChange w:id="266"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3F676207" w14:textId="79BC4B0F" w:rsidR="00E51051" w:rsidRPr="00473484" w:rsidRDefault="005856B0" w:rsidP="00285F3F">
            <w:pPr>
              <w:jc w:val="both"/>
              <w:rPr>
                <w:rFonts w:ascii="Times New Roman" w:eastAsia="仿宋_GB2312" w:hAnsi="Times New Roman" w:cs="Times New Roman"/>
                <w:color w:val="0000FF"/>
                <w:sz w:val="18"/>
                <w:szCs w:val="18"/>
              </w:rPr>
            </w:pPr>
            <w:r w:rsidRPr="00473484">
              <w:rPr>
                <w:rFonts w:ascii="Times New Roman" w:eastAsia="仿宋_GB2312" w:hAnsi="Times New Roman" w:cs="Times New Roman"/>
                <w:color w:val="0000FF"/>
                <w:sz w:val="18"/>
                <w:szCs w:val="18"/>
              </w:rPr>
              <w:t>Wash resin</w:t>
            </w:r>
          </w:p>
        </w:tc>
        <w:tc>
          <w:tcPr>
            <w:tcW w:w="4054" w:type="pct"/>
            <w:tcBorders>
              <w:top w:val="single" w:sz="4" w:space="0" w:color="auto"/>
              <w:left w:val="single" w:sz="4" w:space="0" w:color="auto"/>
              <w:bottom w:val="single" w:sz="4" w:space="0" w:color="auto"/>
              <w:right w:val="single" w:sz="4" w:space="0" w:color="auto"/>
            </w:tcBorders>
            <w:vAlign w:val="center"/>
            <w:tcPrChange w:id="267"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7C287630" w14:textId="7034A03A" w:rsidR="00E51051" w:rsidRPr="00473484" w:rsidRDefault="001D5785" w:rsidP="00285F3F">
            <w:pPr>
              <w:jc w:val="both"/>
              <w:rPr>
                <w:rFonts w:ascii="Times New Roman" w:eastAsia="仿宋_GB2312" w:hAnsi="Times New Roman" w:cs="Times New Roman"/>
                <w:color w:val="0000FF"/>
                <w:sz w:val="18"/>
                <w:szCs w:val="18"/>
              </w:rPr>
            </w:pPr>
            <w:ins w:id="268" w:author="Xuning Wei12232" w:date="2026-07-26T21:18:00Z">
              <w:r w:rsidRPr="00473484">
                <w:rPr>
                  <w:rFonts w:ascii="Times New Roman" w:eastAsia="仿宋_GB2312" w:hAnsi="Times New Roman" w:cs="Times New Roman"/>
                  <w:color w:val="0000FF"/>
                  <w:sz w:val="18"/>
                  <w:szCs w:val="18"/>
                </w:rPr>
                <w:t xml:space="preserve">1. </w:t>
              </w:r>
            </w:ins>
            <w:r w:rsidR="00E51051" w:rsidRPr="00473484">
              <w:rPr>
                <w:rFonts w:ascii="Times New Roman" w:eastAsia="仿宋_GB2312" w:hAnsi="Times New Roman" w:cs="Times New Roman"/>
                <w:color w:val="0000FF"/>
                <w:sz w:val="18"/>
                <w:szCs w:val="18"/>
              </w:rPr>
              <w:t xml:space="preserve">Add </w:t>
            </w:r>
            <w:del w:id="269" w:author="Pengda Zhao - Network" w:date="2026-05-12T05:00:00Z">
              <w:r w:rsidR="00E51051" w:rsidRPr="00473484" w:rsidDel="3B808EC7">
                <w:rPr>
                  <w:rFonts w:ascii="Times New Roman" w:eastAsia="仿宋_GB2312" w:hAnsi="Times New Roman" w:cs="Times New Roman"/>
                  <w:color w:val="0000FF"/>
                  <w:sz w:val="18"/>
                  <w:szCs w:val="18"/>
                  <w:lang w:eastAsia="zh-CN"/>
                </w:rPr>
                <w:delText>3</w:delText>
              </w:r>
            </w:del>
            <w:r w:rsidR="00E51051" w:rsidRPr="00473484">
              <w:rPr>
                <w:rFonts w:ascii="Times New Roman" w:eastAsia="仿宋_GB2312" w:hAnsi="Times New Roman" w:cs="Times New Roman"/>
                <w:color w:val="0000FF"/>
                <w:sz w:val="18"/>
                <w:szCs w:val="18"/>
                <w:lang w:eastAsia="zh-CN"/>
              </w:rPr>
              <w:t xml:space="preserve">5.0 V </w:t>
            </w:r>
            <w:r w:rsidR="00E51051" w:rsidRPr="00473484">
              <w:rPr>
                <w:rFonts w:ascii="Times New Roman" w:eastAsia="仿宋_GB2312" w:hAnsi="Times New Roman" w:cs="Times New Roman"/>
                <w:color w:val="0000FF"/>
                <w:sz w:val="18"/>
                <w:szCs w:val="18"/>
              </w:rPr>
              <w:t>DMF (</w:t>
            </w:r>
            <w:del w:id="270" w:author="Pengda Zhao - Network" w:date="2026-05-12T05:31:00Z">
              <w:r w:rsidR="00E51051" w:rsidRPr="00473484" w:rsidDel="60078D53">
                <w:rPr>
                  <w:rFonts w:ascii="Times New Roman" w:eastAsia="仿宋_GB2312" w:hAnsi="Times New Roman" w:cs="Times New Roman"/>
                  <w:color w:val="0000FF"/>
                  <w:sz w:val="18"/>
                  <w:szCs w:val="18"/>
                </w:rPr>
                <w:delText>3.318</w:delText>
              </w:r>
            </w:del>
            <w:ins w:id="271" w:author="Pengda Zhao - Network" w:date="2026-05-12T05:31:00Z">
              <w:r w:rsidR="00E51051" w:rsidRPr="00473484">
                <w:rPr>
                  <w:rFonts w:ascii="Times New Roman" w:eastAsia="仿宋_GB2312" w:hAnsi="Times New Roman" w:cs="Times New Roman"/>
                  <w:color w:val="0000FF"/>
                  <w:sz w:val="18"/>
                  <w:szCs w:val="18"/>
                </w:rPr>
                <w:t>4</w:t>
              </w:r>
            </w:ins>
            <w:r w:rsidR="00E51051" w:rsidRPr="00473484">
              <w:rPr>
                <w:rFonts w:ascii="Times New Roman" w:eastAsia="仿宋_GB2312" w:hAnsi="Times New Roman" w:cs="Times New Roman"/>
                <w:color w:val="0000FF"/>
                <w:sz w:val="18"/>
                <w:szCs w:val="18"/>
              </w:rPr>
              <w:t>.740</w:t>
            </w:r>
            <w:r w:rsidR="00DB70D0" w:rsidRPr="00473484">
              <w:rPr>
                <w:rFonts w:ascii="Times New Roman" w:eastAsia="仿宋_GB2312" w:hAnsi="Times New Roman" w:cs="Times New Roman"/>
                <w:color w:val="0000FF"/>
                <w:sz w:val="18"/>
                <w:szCs w:val="18"/>
              </w:rPr>
              <w:t xml:space="preserve"> </w:t>
            </w:r>
            <w:r w:rsidR="00E51051" w:rsidRPr="00473484">
              <w:rPr>
                <w:rFonts w:ascii="Times New Roman" w:eastAsia="仿宋_GB2312" w:hAnsi="Times New Roman" w:cs="Times New Roman"/>
                <w:color w:val="0000FF"/>
                <w:sz w:val="18"/>
                <w:szCs w:val="18"/>
              </w:rPr>
              <w:t xml:space="preserve">kg/kg) into synthesis reactor (TJ4S-1213-Sy15). </w:t>
            </w:r>
            <w:ins w:id="272" w:author="Xuning Wei12232" w:date="2026-07-26T21:18:00Z">
              <w:r w:rsidRPr="00473484">
                <w:rPr>
                  <w:rFonts w:ascii="Times New Roman" w:eastAsia="仿宋_GB2312" w:hAnsi="Times New Roman" w:cs="Times New Roman"/>
                  <w:color w:val="0000FF"/>
                  <w:sz w:val="18"/>
                  <w:szCs w:val="18"/>
                </w:rPr>
                <w:br/>
                <w:t xml:space="preserve">2. </w:t>
              </w:r>
            </w:ins>
            <w:r w:rsidR="00E51051" w:rsidRPr="00473484">
              <w:rPr>
                <w:rFonts w:ascii="Times New Roman" w:eastAsia="仿宋_GB2312" w:hAnsi="Times New Roman" w:cs="Times New Roman"/>
                <w:color w:val="0000FF"/>
                <w:sz w:val="18"/>
                <w:szCs w:val="18"/>
              </w:rPr>
              <w:t>Bubble with nitrogen for 5±2 min (target: 5</w:t>
            </w:r>
            <w:ins w:id="273" w:author="Johan Granander" w:date="2026-05-27T19:27:00Z">
              <w:r w:rsidR="001B07F8" w:rsidRPr="00473484">
                <w:rPr>
                  <w:rFonts w:ascii="Times New Roman" w:eastAsia="仿宋_GB2312" w:hAnsi="Times New Roman" w:cs="Times New Roman"/>
                  <w:color w:val="0000FF"/>
                  <w:sz w:val="18"/>
                  <w:szCs w:val="18"/>
                </w:rPr>
                <w:t xml:space="preserve"> </w:t>
              </w:r>
            </w:ins>
            <w:r w:rsidR="00E51051" w:rsidRPr="00473484">
              <w:rPr>
                <w:rFonts w:ascii="Times New Roman" w:eastAsia="仿宋_GB2312" w:hAnsi="Times New Roman" w:cs="Times New Roman"/>
                <w:color w:val="0000FF"/>
                <w:sz w:val="18"/>
                <w:szCs w:val="18"/>
              </w:rPr>
              <w:t>min), then start the agitator. After stirring for 12±2</w:t>
            </w:r>
            <w:ins w:id="274" w:author="Johan Granander" w:date="2026-05-27T19:27:00Z">
              <w:r w:rsidR="001B07F8" w:rsidRPr="00473484">
                <w:rPr>
                  <w:rFonts w:ascii="Times New Roman" w:eastAsia="仿宋_GB2312" w:hAnsi="Times New Roman" w:cs="Times New Roman"/>
                  <w:color w:val="0000FF"/>
                  <w:sz w:val="18"/>
                  <w:szCs w:val="18"/>
                </w:rPr>
                <w:t xml:space="preserve"> </w:t>
              </w:r>
            </w:ins>
            <w:r w:rsidR="00E51051" w:rsidRPr="00473484">
              <w:rPr>
                <w:rFonts w:ascii="Times New Roman" w:eastAsia="仿宋_GB2312" w:hAnsi="Times New Roman" w:cs="Times New Roman"/>
                <w:color w:val="0000FF"/>
                <w:sz w:val="18"/>
                <w:szCs w:val="18"/>
              </w:rPr>
              <w:t>min (target: 12</w:t>
            </w:r>
            <w:ins w:id="275" w:author="Johan Granander" w:date="2026-05-27T19:27:00Z">
              <w:r w:rsidR="001B07F8" w:rsidRPr="00473484">
                <w:rPr>
                  <w:rFonts w:ascii="Times New Roman" w:eastAsia="仿宋_GB2312" w:hAnsi="Times New Roman" w:cs="Times New Roman"/>
                  <w:color w:val="0000FF"/>
                  <w:sz w:val="18"/>
                  <w:szCs w:val="18"/>
                </w:rPr>
                <w:t xml:space="preserve"> </w:t>
              </w:r>
            </w:ins>
            <w:r w:rsidR="00E51051" w:rsidRPr="00473484">
              <w:rPr>
                <w:rFonts w:ascii="Times New Roman" w:eastAsia="仿宋_GB2312" w:hAnsi="Times New Roman" w:cs="Times New Roman"/>
                <w:color w:val="0000FF"/>
                <w:sz w:val="18"/>
                <w:szCs w:val="18"/>
              </w:rPr>
              <w:t>min), stop stirring, turn off the nitrogen. Drain until there is no obvious drip.</w:t>
            </w:r>
          </w:p>
        </w:tc>
      </w:tr>
      <w:tr w:rsidR="00E51051" w:rsidRPr="00473484" w14:paraId="6E1BFDAB" w14:textId="77777777" w:rsidTr="0051270C">
        <w:trPr>
          <w:trHeight w:val="567"/>
          <w:trPrChange w:id="276" w:author="Xuning Wei12232" w:date="2026-07-26T21:43:00Z">
            <w:trPr>
              <w:trHeight w:val="567"/>
            </w:trPr>
          </w:trPrChange>
        </w:trPr>
        <w:tc>
          <w:tcPr>
            <w:tcW w:w="275" w:type="pct"/>
            <w:tcBorders>
              <w:top w:val="single" w:sz="4" w:space="0" w:color="auto"/>
              <w:left w:val="single" w:sz="4" w:space="0" w:color="auto"/>
              <w:bottom w:val="single" w:sz="4" w:space="0" w:color="auto"/>
              <w:right w:val="single" w:sz="4" w:space="0" w:color="auto"/>
            </w:tcBorders>
            <w:vAlign w:val="center"/>
            <w:tcPrChange w:id="277"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50077141" w14:textId="0AE09F27"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7</w:t>
            </w:r>
          </w:p>
        </w:tc>
        <w:tc>
          <w:tcPr>
            <w:tcW w:w="670" w:type="pct"/>
            <w:tcBorders>
              <w:top w:val="single" w:sz="4" w:space="0" w:color="auto"/>
              <w:left w:val="single" w:sz="4" w:space="0" w:color="auto"/>
              <w:bottom w:val="single" w:sz="4" w:space="0" w:color="auto"/>
              <w:right w:val="single" w:sz="4" w:space="0" w:color="auto"/>
            </w:tcBorders>
            <w:vAlign w:val="center"/>
            <w:tcPrChange w:id="278"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2AE98A15" w14:textId="59D4D836"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Activate and transfer</w:t>
            </w:r>
          </w:p>
        </w:tc>
        <w:tc>
          <w:tcPr>
            <w:tcW w:w="4054" w:type="pct"/>
            <w:tcBorders>
              <w:top w:val="single" w:sz="4" w:space="0" w:color="auto"/>
              <w:left w:val="single" w:sz="4" w:space="0" w:color="auto"/>
              <w:bottom w:val="single" w:sz="4" w:space="0" w:color="auto"/>
              <w:right w:val="single" w:sz="4" w:space="0" w:color="auto"/>
            </w:tcBorders>
            <w:vAlign w:val="center"/>
            <w:tcPrChange w:id="279"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489097CA" w14:textId="610E3D6A" w:rsidR="00E51051" w:rsidRPr="00473484" w:rsidRDefault="001D5785">
            <w:pPr>
              <w:jc w:val="both"/>
              <w:rPr>
                <w:rFonts w:ascii="Times New Roman" w:eastAsia="仿宋_GB2312" w:hAnsi="Times New Roman" w:cs="Times New Roman"/>
                <w:color w:val="auto"/>
                <w:sz w:val="18"/>
                <w:szCs w:val="18"/>
              </w:rPr>
            </w:pPr>
            <w:ins w:id="280" w:author="Xuning Wei12232" w:date="2026-07-26T21:18:00Z">
              <w:r w:rsidRPr="00473484">
                <w:rPr>
                  <w:rFonts w:ascii="Times New Roman" w:eastAsia="仿宋_GB2312" w:hAnsi="Times New Roman" w:cs="Times New Roman"/>
                  <w:color w:val="auto"/>
                  <w:sz w:val="18"/>
                  <w:szCs w:val="18"/>
                </w:rPr>
                <w:t xml:space="preserve">1. </w:t>
              </w:r>
            </w:ins>
            <w:r w:rsidR="00E51051" w:rsidRPr="00473484">
              <w:rPr>
                <w:rFonts w:ascii="Times New Roman" w:eastAsia="仿宋_GB2312" w:hAnsi="Times New Roman" w:cs="Times New Roman"/>
                <w:color w:val="auto"/>
                <w:sz w:val="18"/>
                <w:szCs w:val="18"/>
              </w:rPr>
              <w:t>Adjust to 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5</w:t>
            </w:r>
            <w:ins w:id="281" w:author="Johan Granander" w:date="2026-07-28T13:54: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(target: 25</w:t>
            </w:r>
            <w:ins w:id="282" w:author="Johan Granander" w:date="2026-07-28T13:54: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Add 6.0 eq. DIPEA into the </w:t>
            </w:r>
            <w:r w:rsidR="00E51051" w:rsidRPr="00473484">
              <w:rPr>
                <w:rFonts w:ascii="Times New Roman" w:eastAsia="仿宋_GB2312" w:hAnsi="Times New Roman" w:cs="Times New Roman"/>
                <w:color w:val="auto"/>
                <w:sz w:val="18"/>
                <w:szCs w:val="18"/>
                <w:rPrChange w:id="283" w:author="Xuning Wei12232" w:date="2026-09-05T19:51:00Z">
                  <w:rPr>
                    <w:rFonts w:ascii="Times New Roman" w:eastAsia="仿宋_GB2312" w:hAnsi="Times New Roman" w:cs="Times New Roman"/>
                    <w:b/>
                    <w:color w:val="auto"/>
                    <w:sz w:val="18"/>
                    <w:szCs w:val="18"/>
                  </w:rPr>
                </w:rPrChange>
              </w:rPr>
              <w:t>TJ4S-1213-Sy15-R01</w:t>
            </w:r>
            <w:r w:rsidR="00E51051" w:rsidRPr="00473484">
              <w:rPr>
                <w:rFonts w:ascii="Times New Roman" w:eastAsia="仿宋_GB2312" w:hAnsi="Times New Roman" w:cs="Times New Roman"/>
                <w:color w:val="auto"/>
                <w:sz w:val="18"/>
                <w:szCs w:val="18"/>
              </w:rPr>
              <w:t xml:space="preserve"> at 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(target: 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w:t>
            </w:r>
            <w:del w:id="284" w:author="Xuning Wei12232" w:date="2026-07-26T21:21:00Z">
              <w:r w:rsidR="00E51051" w:rsidRPr="00A54EC0" w:rsidDel="001D5785">
                <w:rPr>
                  <w:rFonts w:ascii="Times New Roman" w:eastAsia="仿宋_GB2312" w:hAnsi="Times New Roman" w:cs="Times New Roman"/>
                  <w:color w:val="auto"/>
                  <w:sz w:val="18"/>
                  <w:szCs w:val="18"/>
                </w:rPr>
                <w:delText xml:space="preserve">Actual addition rate is according to the temperature control. </w:delText>
              </w:r>
            </w:del>
            <w:r w:rsidR="00E51051" w:rsidRPr="00A54EC0">
              <w:rPr>
                <w:rFonts w:ascii="Times New Roman" w:eastAsia="仿宋_GB2312" w:hAnsi="Times New Roman" w:cs="Times New Roman"/>
                <w:color w:val="auto"/>
                <w:sz w:val="18"/>
                <w:szCs w:val="18"/>
              </w:rPr>
              <w:t>Reference addition time is 30</w:t>
            </w:r>
            <w:r w:rsidR="00DD2997" w:rsidRPr="00473484">
              <w:rPr>
                <w:rFonts w:ascii="Times New Roman" w:eastAsia="仿宋_GB2312" w:hAnsi="Times New Roman" w:cs="Times New Roman" w:hint="eastAsia"/>
                <w:color w:val="auto"/>
                <w:sz w:val="18"/>
                <w:szCs w:val="18"/>
                <w:lang w:eastAsia="zh-CN"/>
              </w:rPr>
              <w:t>±</w:t>
            </w:r>
            <w:r w:rsidR="00DD2997" w:rsidRPr="00A54EC0">
              <w:rPr>
                <w:rFonts w:ascii="Times New Roman" w:eastAsia="仿宋_GB2312" w:hAnsi="Times New Roman" w:cs="Times New Roman"/>
                <w:color w:val="auto"/>
                <w:sz w:val="18"/>
                <w:szCs w:val="18"/>
              </w:rPr>
              <w:t xml:space="preserve">15 </w:t>
            </w:r>
            <w:r w:rsidR="00E51051" w:rsidRPr="00A54EC0">
              <w:rPr>
                <w:rFonts w:ascii="Times New Roman" w:eastAsia="仿宋_GB2312" w:hAnsi="Times New Roman" w:cs="Times New Roman"/>
                <w:color w:val="auto"/>
                <w:sz w:val="18"/>
                <w:szCs w:val="18"/>
              </w:rPr>
              <w:t xml:space="preserve">min. </w:t>
            </w:r>
            <w:ins w:id="285" w:author="Xuning Wei12232" w:date="2026-07-26T21:21:00Z">
              <w:r w:rsidRPr="00A54EC0">
                <w:rPr>
                  <w:rFonts w:ascii="Times New Roman" w:eastAsia="仿宋_GB2312" w:hAnsi="Times New Roman" w:cs="Times New Roman"/>
                  <w:color w:val="auto"/>
                  <w:sz w:val="18"/>
                  <w:szCs w:val="18"/>
                </w:rPr>
                <w:br/>
                <w:t xml:space="preserve">2. </w:t>
              </w:r>
            </w:ins>
            <w:r w:rsidR="00E51051" w:rsidRPr="00A54EC0">
              <w:rPr>
                <w:rFonts w:ascii="Times New Roman" w:eastAsia="仿宋_GB2312" w:hAnsi="Times New Roman" w:cs="Times New Roman"/>
                <w:color w:val="auto"/>
                <w:sz w:val="18"/>
                <w:szCs w:val="18"/>
              </w:rPr>
              <w:t>Stir for 5</w:t>
            </w:r>
            <w:r w:rsidR="00DD2997" w:rsidRPr="00473484">
              <w:rPr>
                <w:rFonts w:ascii="Times New Roman" w:eastAsia="仿宋_GB2312" w:hAnsi="Times New Roman" w:cs="Times New Roman" w:hint="eastAsia"/>
                <w:color w:val="auto"/>
                <w:sz w:val="18"/>
                <w:szCs w:val="18"/>
                <w:lang w:eastAsia="zh-CN"/>
              </w:rPr>
              <w:t>±</w:t>
            </w:r>
            <w:r w:rsidR="00DD2997" w:rsidRPr="00A54EC0">
              <w:rPr>
                <w:rFonts w:ascii="Times New Roman" w:eastAsia="仿宋_GB2312" w:hAnsi="Times New Roman" w:cs="Times New Roman"/>
                <w:color w:val="auto"/>
                <w:sz w:val="18"/>
                <w:szCs w:val="18"/>
              </w:rPr>
              <w:t xml:space="preserve">2 </w:t>
            </w:r>
            <w:r w:rsidR="00E51051" w:rsidRPr="00A54EC0">
              <w:rPr>
                <w:rFonts w:ascii="Times New Roman" w:eastAsia="仿宋_GB2312" w:hAnsi="Times New Roman" w:cs="Times New Roman"/>
                <w:color w:val="auto"/>
                <w:sz w:val="18"/>
                <w:szCs w:val="18"/>
              </w:rPr>
              <w:t>min after addition.</w:t>
            </w:r>
            <w:r w:rsidR="00E51051" w:rsidRPr="00A54EC0">
              <w:rPr>
                <w:rFonts w:ascii="Times New Roman" w:hAnsi="Times New Roman" w:cs="Times New Roman"/>
                <w:color w:val="auto"/>
                <w:sz w:val="18"/>
                <w:szCs w:val="18"/>
              </w:rPr>
              <w:t xml:space="preserve"> </w:t>
            </w:r>
            <w:r w:rsidR="00E51051" w:rsidRPr="00A54EC0">
              <w:rPr>
                <w:rFonts w:ascii="Times New Roman" w:eastAsia="仿宋_GB2312" w:hAnsi="Times New Roman" w:cs="Times New Roman"/>
                <w:color w:val="auto"/>
                <w:sz w:val="18"/>
                <w:szCs w:val="18"/>
              </w:rPr>
              <w:t xml:space="preserve">Transfer the mixture </w:t>
            </w:r>
            <w:ins w:id="286" w:author="Xuning Wei12232" w:date="2026-07-26T21:24:00Z">
              <w:r w:rsidRPr="00473484">
                <w:rPr>
                  <w:rFonts w:ascii="Times New Roman" w:eastAsia="仿宋_GB2312" w:hAnsi="Times New Roman" w:cs="Times New Roman"/>
                  <w:color w:val="auto"/>
                  <w:sz w:val="18"/>
                  <w:szCs w:val="18"/>
                </w:rPr>
                <w:t xml:space="preserve">in activation tank (TJ4S-1213-Sy15-R01) </w:t>
              </w:r>
            </w:ins>
            <w:r w:rsidR="00E51051" w:rsidRPr="00473484">
              <w:rPr>
                <w:rFonts w:ascii="Times New Roman" w:eastAsia="仿宋_GB2312" w:hAnsi="Times New Roman" w:cs="Times New Roman"/>
                <w:color w:val="auto"/>
                <w:sz w:val="18"/>
                <w:szCs w:val="18"/>
              </w:rPr>
              <w:t>into</w:t>
            </w:r>
            <w:r w:rsidR="00E51051" w:rsidRPr="00473484">
              <w:rPr>
                <w:rFonts w:ascii="Times New Roman" w:eastAsia="仿宋_GB2312" w:hAnsi="Times New Roman" w:cs="Times New Roman"/>
                <w:color w:val="auto"/>
                <w:sz w:val="18"/>
                <w:szCs w:val="18"/>
                <w:rPrChange w:id="287" w:author="Xuning Wei12232" w:date="2026-09-05T19:51:00Z">
                  <w:rPr>
                    <w:rFonts w:ascii="Times New Roman" w:eastAsia="仿宋_GB2312" w:hAnsi="Times New Roman" w:cs="Times New Roman"/>
                    <w:b/>
                    <w:color w:val="auto"/>
                    <w:sz w:val="18"/>
                    <w:szCs w:val="18"/>
                  </w:rPr>
                </w:rPrChange>
              </w:rPr>
              <w:t xml:space="preserve"> TJ4S-1213-Sy15</w:t>
            </w:r>
            <w:r w:rsidR="00E51051" w:rsidRPr="00A54EC0">
              <w:rPr>
                <w:rFonts w:ascii="Times New Roman" w:eastAsia="仿宋_GB2312" w:hAnsi="Times New Roman" w:cs="Times New Roman"/>
                <w:color w:val="auto"/>
                <w:sz w:val="18"/>
                <w:szCs w:val="18"/>
              </w:rPr>
              <w:t>. Add</w:t>
            </w:r>
            <w:r w:rsidR="00271FEB" w:rsidRPr="00A54EC0">
              <w:rPr>
                <w:rFonts w:ascii="Times New Roman" w:eastAsia="仿宋_GB2312" w:hAnsi="Times New Roman" w:cs="Times New Roman"/>
                <w:color w:val="auto"/>
                <w:sz w:val="18"/>
                <w:szCs w:val="18"/>
              </w:rPr>
              <w:t xml:space="preserve"> 1.0 V DMF</w:t>
            </w:r>
            <w:r w:rsidR="00E51051" w:rsidRPr="00A54EC0">
              <w:rPr>
                <w:rFonts w:ascii="Times New Roman" w:eastAsia="仿宋_GB2312" w:hAnsi="Times New Roman" w:cs="Times New Roman"/>
                <w:color w:val="auto"/>
                <w:sz w:val="18"/>
                <w:szCs w:val="18"/>
                <w:lang w:eastAsia="zh-CN"/>
              </w:rPr>
              <w:t xml:space="preserve"> (0.948</w:t>
            </w:r>
            <w:r w:rsidR="00DD2997" w:rsidRPr="00A54EC0">
              <w:rPr>
                <w:rFonts w:ascii="Times New Roman" w:eastAsia="仿宋_GB2312" w:hAnsi="Times New Roman" w:cs="Times New Roman"/>
                <w:color w:val="auto"/>
                <w:sz w:val="18"/>
                <w:szCs w:val="18"/>
                <w:lang w:eastAsia="zh-CN"/>
              </w:rPr>
              <w:t xml:space="preserve"> </w:t>
            </w:r>
            <w:r w:rsidR="00E51051" w:rsidRPr="00473484">
              <w:rPr>
                <w:rFonts w:ascii="Times New Roman" w:eastAsia="仿宋_GB2312" w:hAnsi="Times New Roman" w:cs="Times New Roman"/>
                <w:color w:val="auto"/>
                <w:sz w:val="18"/>
                <w:szCs w:val="18"/>
                <w:lang w:eastAsia="zh-CN"/>
              </w:rPr>
              <w:t>kg/kg)</w:t>
            </w:r>
            <w:r w:rsidR="00E51051" w:rsidRPr="00473484">
              <w:rPr>
                <w:rFonts w:ascii="Times New Roman" w:eastAsia="仿宋_GB2312" w:hAnsi="Times New Roman" w:cs="Times New Roman"/>
                <w:color w:val="auto"/>
                <w:sz w:val="18"/>
                <w:szCs w:val="18"/>
              </w:rPr>
              <w:t xml:space="preserve"> into</w:t>
            </w:r>
            <w:r w:rsidR="00E51051" w:rsidRPr="00473484">
              <w:rPr>
                <w:rFonts w:ascii="Times New Roman" w:eastAsia="仿宋_GB2312" w:hAnsi="Times New Roman" w:cs="Times New Roman"/>
                <w:color w:val="auto"/>
                <w:sz w:val="18"/>
                <w:szCs w:val="18"/>
                <w:rPrChange w:id="288" w:author="Xuning Wei12232" w:date="2026-09-05T19:51:00Z">
                  <w:rPr>
                    <w:rFonts w:ascii="Times New Roman" w:eastAsia="仿宋_GB2312" w:hAnsi="Times New Roman" w:cs="Times New Roman"/>
                    <w:b/>
                    <w:color w:val="auto"/>
                    <w:sz w:val="18"/>
                    <w:szCs w:val="18"/>
                  </w:rPr>
                </w:rPrChange>
              </w:rPr>
              <w:t xml:space="preserve"> TJ4S-1213-Sy15-R01</w:t>
            </w:r>
            <w:r w:rsidR="00E51051" w:rsidRPr="00A54EC0">
              <w:rPr>
                <w:rFonts w:ascii="Times New Roman" w:eastAsia="仿宋_GB2312" w:hAnsi="Times New Roman" w:cs="Times New Roman"/>
                <w:color w:val="auto"/>
                <w:sz w:val="18"/>
                <w:szCs w:val="18"/>
              </w:rPr>
              <w:t xml:space="preserve"> to rinse the wall</w:t>
            </w:r>
            <w:r w:rsidR="005350B1" w:rsidRPr="00A54EC0">
              <w:rPr>
                <w:rFonts w:ascii="Times New Roman" w:eastAsia="仿宋_GB2312" w:hAnsi="Times New Roman" w:cs="Times New Roman"/>
                <w:color w:val="auto"/>
                <w:sz w:val="18"/>
                <w:szCs w:val="18"/>
              </w:rPr>
              <w:t xml:space="preserve">. </w:t>
            </w:r>
            <w:ins w:id="289" w:author="Xuning Wei12232" w:date="2026-07-26T21:23:00Z">
              <w:r w:rsidRPr="00A54EC0">
                <w:rPr>
                  <w:rFonts w:ascii="Times New Roman" w:eastAsia="仿宋_GB2312" w:hAnsi="Times New Roman" w:cs="Times New Roman"/>
                  <w:color w:val="auto"/>
                  <w:sz w:val="18"/>
                  <w:szCs w:val="18"/>
                </w:rPr>
                <w:br/>
                <w:t xml:space="preserve">3. </w:t>
              </w:r>
            </w:ins>
            <w:r w:rsidR="005350B1" w:rsidRPr="00473484">
              <w:rPr>
                <w:rFonts w:ascii="Times New Roman" w:eastAsia="仿宋_GB2312" w:hAnsi="Times New Roman" w:cs="Times New Roman"/>
                <w:color w:val="auto"/>
                <w:sz w:val="18"/>
                <w:szCs w:val="18"/>
              </w:rPr>
              <w:t xml:space="preserve">Bubble with nitrogen to the synthesis reactor (TJ4S-1213-Sy15) for 5±2 min, then start the agitator. </w:t>
            </w:r>
            <w:ins w:id="290" w:author="Xuning Wei12232" w:date="2026-07-26T21:23:00Z">
              <w:r w:rsidRPr="00473484">
                <w:rPr>
                  <w:rFonts w:ascii="Times New Roman" w:eastAsia="仿宋_GB2312" w:hAnsi="Times New Roman" w:cs="Times New Roman"/>
                  <w:color w:val="auto"/>
                  <w:sz w:val="18"/>
                  <w:szCs w:val="18"/>
                </w:rPr>
                <w:br/>
                <w:t xml:space="preserve">4. </w:t>
              </w:r>
            </w:ins>
            <w:r w:rsidR="005350B1" w:rsidRPr="00473484">
              <w:rPr>
                <w:rFonts w:ascii="Times New Roman" w:eastAsia="仿宋_GB2312" w:hAnsi="Times New Roman" w:cs="Times New Roman"/>
                <w:color w:val="auto"/>
                <w:sz w:val="18"/>
                <w:szCs w:val="18"/>
              </w:rPr>
              <w:t>Transfer the mixture in activation tank (TJ4S-1213-Sy15-R01) into synthesis reactor (TJ4S-1213-Sy15)</w:t>
            </w:r>
          </w:p>
        </w:tc>
      </w:tr>
      <w:tr w:rsidR="00E51051" w:rsidRPr="00473484" w14:paraId="3693F964" w14:textId="77777777" w:rsidTr="0051270C">
        <w:trPr>
          <w:trHeight w:val="454"/>
          <w:trPrChange w:id="291"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292"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270B7C23" w14:textId="66464E58"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8</w:t>
            </w:r>
          </w:p>
        </w:tc>
        <w:tc>
          <w:tcPr>
            <w:tcW w:w="670" w:type="pct"/>
            <w:tcBorders>
              <w:top w:val="single" w:sz="4" w:space="0" w:color="auto"/>
              <w:left w:val="single" w:sz="4" w:space="0" w:color="auto"/>
              <w:bottom w:val="single" w:sz="4" w:space="0" w:color="auto"/>
              <w:right w:val="single" w:sz="4" w:space="0" w:color="auto"/>
            </w:tcBorders>
            <w:vAlign w:val="center"/>
            <w:tcPrChange w:id="293"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7EA618F0" w14:textId="192754B1" w:rsidR="00E51051" w:rsidRPr="00473484" w:rsidRDefault="00E51051" w:rsidP="00285F3F">
            <w:pPr>
              <w:jc w:val="both"/>
              <w:rPr>
                <w:rFonts w:ascii="Times New Roman" w:eastAsia="仿宋_GB2312" w:hAnsi="Times New Roman" w:cs="Times New Roman"/>
                <w:b/>
                <w:color w:val="auto"/>
                <w:sz w:val="18"/>
                <w:szCs w:val="18"/>
              </w:rPr>
            </w:pPr>
            <w:r w:rsidRPr="00473484">
              <w:rPr>
                <w:rFonts w:ascii="Times New Roman" w:eastAsia="仿宋_GB2312" w:hAnsi="Times New Roman" w:cs="Times New Roman"/>
                <w:color w:val="auto"/>
                <w:sz w:val="18"/>
                <w:szCs w:val="18"/>
              </w:rPr>
              <w:t>Coupling</w:t>
            </w:r>
          </w:p>
        </w:tc>
        <w:tc>
          <w:tcPr>
            <w:tcW w:w="4054" w:type="pct"/>
            <w:tcBorders>
              <w:top w:val="single" w:sz="4" w:space="0" w:color="auto"/>
              <w:left w:val="single" w:sz="4" w:space="0" w:color="auto"/>
              <w:bottom w:val="single" w:sz="4" w:space="0" w:color="auto"/>
              <w:right w:val="single" w:sz="4" w:space="0" w:color="auto"/>
            </w:tcBorders>
            <w:vAlign w:val="center"/>
            <w:tcPrChange w:id="294"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1380FBDA" w14:textId="77777777" w:rsidR="00E64585" w:rsidRPr="00A54EC0" w:rsidRDefault="001D5785" w:rsidP="00285F3F">
            <w:pPr>
              <w:jc w:val="both"/>
              <w:rPr>
                <w:ins w:id="295" w:author="Johan Granander" w:date="2026-07-28T13:55:00Z"/>
                <w:rFonts w:ascii="Times New Roman" w:eastAsia="仿宋_GB2312" w:hAnsi="Times New Roman" w:cs="Times New Roman"/>
                <w:color w:val="auto"/>
                <w:sz w:val="18"/>
                <w:szCs w:val="18"/>
              </w:rPr>
            </w:pPr>
            <w:ins w:id="296" w:author="Xuning Wei12232" w:date="2026-07-26T21:21:00Z">
              <w:r w:rsidRPr="00473484">
                <w:rPr>
                  <w:rFonts w:ascii="Times New Roman" w:eastAsia="仿宋_GB2312" w:hAnsi="Times New Roman" w:cs="Times New Roman"/>
                  <w:color w:val="auto"/>
                  <w:sz w:val="18"/>
                  <w:szCs w:val="18"/>
                </w:rPr>
                <w:t xml:space="preserve">1. </w:t>
              </w:r>
            </w:ins>
            <w:r w:rsidR="00ED7347" w:rsidRPr="00473484">
              <w:rPr>
                <w:rFonts w:ascii="Times New Roman" w:eastAsia="仿宋_GB2312" w:hAnsi="Times New Roman" w:cs="Times New Roman"/>
                <w:color w:val="auto"/>
                <w:sz w:val="18"/>
                <w:szCs w:val="18"/>
              </w:rPr>
              <w:t>Heat the mixture to 25</w:t>
            </w:r>
            <w:r w:rsidR="00ED7347" w:rsidRPr="00473484">
              <w:rPr>
                <w:rFonts w:ascii="Times New Roman" w:eastAsia="仿宋_GB2312" w:hAnsi="Times New Roman" w:cs="Times New Roman" w:hint="eastAsia"/>
                <w:color w:val="auto"/>
                <w:sz w:val="18"/>
                <w:szCs w:val="18"/>
              </w:rPr>
              <w:t>±</w:t>
            </w:r>
            <w:r w:rsidR="00ED7347" w:rsidRPr="00473484">
              <w:rPr>
                <w:rFonts w:ascii="Times New Roman" w:eastAsia="仿宋_GB2312" w:hAnsi="Times New Roman" w:cs="Times New Roman"/>
                <w:color w:val="auto"/>
                <w:sz w:val="18"/>
                <w:szCs w:val="18"/>
              </w:rPr>
              <w:t>5</w:t>
            </w:r>
            <w:ins w:id="297" w:author="Johan Granander" w:date="2026-07-28T13:54:00Z">
              <w:r w:rsidR="00E64585" w:rsidRPr="00A54EC0">
                <w:rPr>
                  <w:rFonts w:ascii="Times New Roman" w:eastAsia="仿宋_GB2312" w:hAnsi="Times New Roman" w:cs="Times New Roman"/>
                  <w:color w:val="auto"/>
                  <w:sz w:val="18"/>
                  <w:szCs w:val="18"/>
                </w:rPr>
                <w:t xml:space="preserve"> </w:t>
              </w:r>
            </w:ins>
            <w:r w:rsidR="00ED7347" w:rsidRPr="00473484">
              <w:rPr>
                <w:rFonts w:ascii="Times New Roman" w:eastAsia="仿宋_GB2312" w:hAnsi="Times New Roman" w:cs="Times New Roman" w:hint="eastAsia"/>
                <w:color w:val="auto"/>
                <w:sz w:val="18"/>
                <w:szCs w:val="18"/>
              </w:rPr>
              <w:t>℃</w:t>
            </w:r>
            <w:r w:rsidR="00ED7347" w:rsidRPr="00473484">
              <w:rPr>
                <w:rFonts w:ascii="Times New Roman" w:eastAsia="仿宋_GB2312" w:hAnsi="Times New Roman" w:cs="Times New Roman"/>
                <w:color w:val="auto"/>
                <w:sz w:val="18"/>
                <w:szCs w:val="18"/>
              </w:rPr>
              <w:t>.</w:t>
            </w:r>
            <w:r w:rsidR="00E51051" w:rsidRPr="00473484">
              <w:rPr>
                <w:rFonts w:ascii="Times New Roman" w:eastAsia="仿宋_GB2312" w:hAnsi="Times New Roman" w:cs="Times New Roman"/>
                <w:color w:val="auto"/>
                <w:sz w:val="18"/>
                <w:szCs w:val="18"/>
              </w:rPr>
              <w:t xml:space="preserve"> The mixture is allowed to react for 3</w:t>
            </w:r>
            <w:ins w:id="298" w:author="Johan Granander" w:date="2026-07-28T13:54: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color w:val="auto"/>
                <w:sz w:val="18"/>
                <w:szCs w:val="18"/>
              </w:rPr>
              <w:t>h</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1</w:t>
            </w:r>
            <w:ins w:id="299" w:author="Johan Granander" w:date="2026-07-28T13:54: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color w:val="auto"/>
                <w:sz w:val="18"/>
                <w:szCs w:val="18"/>
              </w:rPr>
              <w:t>5min (target: 3</w:t>
            </w:r>
            <w:ins w:id="300" w:author="Johan Granander" w:date="2026-07-28T13:54: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color w:val="auto"/>
                <w:sz w:val="18"/>
                <w:szCs w:val="18"/>
              </w:rPr>
              <w:t>h) at 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5</w:t>
            </w:r>
            <w:ins w:id="301" w:author="Johan Granander" w:date="2026-07-28T13:55: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(target: 25</w:t>
            </w:r>
            <w:ins w:id="302" w:author="Johan Granander" w:date="2026-07-28T13:55: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w:t>
            </w:r>
          </w:p>
          <w:p w14:paraId="4517A14E" w14:textId="2CBE16E4" w:rsidR="00E51051" w:rsidRPr="00473484" w:rsidRDefault="001D5785" w:rsidP="00285F3F">
            <w:pPr>
              <w:jc w:val="both"/>
              <w:rPr>
                <w:rFonts w:ascii="Times New Roman" w:eastAsia="仿宋_GB2312" w:hAnsi="Times New Roman" w:cs="Times New Roman"/>
                <w:color w:val="auto"/>
                <w:sz w:val="18"/>
                <w:szCs w:val="18"/>
                <w:rPrChange w:id="303" w:author="Xuning Wei12232" w:date="2026-09-05T19:51:00Z">
                  <w:rPr>
                    <w:rFonts w:ascii="Times New Roman" w:eastAsia="仿宋_GB2312" w:hAnsi="Times New Roman" w:cs="Times New Roman"/>
                    <w:b/>
                    <w:color w:val="auto"/>
                    <w:sz w:val="18"/>
                    <w:szCs w:val="18"/>
                  </w:rPr>
                </w:rPrChange>
              </w:rPr>
            </w:pPr>
            <w:ins w:id="304" w:author="Xuning Wei12232" w:date="2026-07-26T21:22:00Z">
              <w:r w:rsidRPr="00A54EC0">
                <w:rPr>
                  <w:rFonts w:ascii="Times New Roman" w:eastAsia="仿宋_GB2312" w:hAnsi="Times New Roman" w:cs="Times New Roman"/>
                  <w:color w:val="auto"/>
                  <w:sz w:val="18"/>
                  <w:szCs w:val="18"/>
                </w:rPr>
                <w:t xml:space="preserve">2. </w:t>
              </w:r>
            </w:ins>
            <w:r w:rsidR="00E51051" w:rsidRPr="00A54EC0">
              <w:rPr>
                <w:rFonts w:ascii="Times New Roman" w:eastAsia="仿宋_GB2312" w:hAnsi="Times New Roman" w:cs="Times New Roman"/>
                <w:color w:val="auto"/>
                <w:sz w:val="18"/>
                <w:szCs w:val="18"/>
              </w:rPr>
              <w:t>Drain until there is no reaction mixtur</w:t>
            </w:r>
            <w:r w:rsidR="00C07BE9" w:rsidRPr="00A54EC0">
              <w:rPr>
                <w:rFonts w:ascii="Times New Roman" w:eastAsia="仿宋_GB2312" w:hAnsi="Times New Roman" w:cs="Times New Roman"/>
                <w:color w:val="auto"/>
                <w:sz w:val="18"/>
                <w:szCs w:val="18"/>
              </w:rPr>
              <w:t>e drip. Move to next operation</w:t>
            </w:r>
            <w:commentRangeStart w:id="305"/>
            <w:commentRangeStart w:id="306"/>
            <w:r w:rsidR="00E51051" w:rsidRPr="00473484">
              <w:rPr>
                <w:rFonts w:ascii="Times New Roman" w:eastAsia="仿宋_GB2312" w:hAnsi="Times New Roman" w:cs="Times New Roman"/>
                <w:color w:val="auto"/>
                <w:sz w:val="18"/>
                <w:szCs w:val="18"/>
              </w:rPr>
              <w:t>.</w:t>
            </w:r>
            <w:commentRangeEnd w:id="305"/>
            <w:r w:rsidR="00E51051" w:rsidRPr="00473484">
              <w:rPr>
                <w:rStyle w:val="aff1"/>
                <w:rFonts w:ascii="Times New Roman" w:eastAsia="仿宋_GB2312" w:hAnsi="Times New Roman" w:cs="Times New Roman"/>
                <w:color w:val="auto"/>
                <w:sz w:val="18"/>
                <w:szCs w:val="18"/>
                <w:rPrChange w:id="307" w:author="Xuning Wei12232" w:date="2026-09-05T19:51:00Z">
                  <w:rPr>
                    <w:rStyle w:val="aff1"/>
                    <w:rFonts w:ascii="Times New Roman" w:eastAsia="仿宋_GB2312" w:hAnsi="Times New Roman" w:cs="Times New Roman"/>
                    <w:b/>
                    <w:color w:val="auto"/>
                    <w:sz w:val="18"/>
                    <w:szCs w:val="18"/>
                  </w:rPr>
                </w:rPrChange>
              </w:rPr>
              <w:commentReference w:id="305"/>
            </w:r>
            <w:commentRangeEnd w:id="306"/>
            <w:r w:rsidR="00ED7347" w:rsidRPr="00473484">
              <w:rPr>
                <w:rStyle w:val="aff1"/>
                <w:rFonts w:ascii="Times New Roman" w:eastAsia="仿宋_GB2312" w:hAnsi="Times New Roman" w:cs="Times New Roman"/>
                <w:color w:val="auto"/>
                <w:sz w:val="18"/>
                <w:szCs w:val="18"/>
                <w:rPrChange w:id="308" w:author="Xuning Wei12232" w:date="2026-09-05T19:51:00Z">
                  <w:rPr>
                    <w:rStyle w:val="aff1"/>
                    <w:rFonts w:ascii="Times New Roman" w:eastAsia="仿宋_GB2312" w:hAnsi="Times New Roman" w:cs="Times New Roman"/>
                    <w:b/>
                    <w:color w:val="auto"/>
                    <w:sz w:val="18"/>
                    <w:szCs w:val="18"/>
                  </w:rPr>
                </w:rPrChange>
              </w:rPr>
              <w:commentReference w:id="306"/>
            </w:r>
          </w:p>
        </w:tc>
      </w:tr>
      <w:tr w:rsidR="00E51051" w:rsidRPr="00473484" w14:paraId="21E4FC1E" w14:textId="77777777" w:rsidTr="0051270C">
        <w:trPr>
          <w:trHeight w:val="454"/>
          <w:trPrChange w:id="309"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310"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3A26D925" w14:textId="32386222"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9</w:t>
            </w:r>
          </w:p>
        </w:tc>
        <w:tc>
          <w:tcPr>
            <w:tcW w:w="670" w:type="pct"/>
            <w:tcBorders>
              <w:top w:val="single" w:sz="4" w:space="0" w:color="auto"/>
              <w:left w:val="single" w:sz="4" w:space="0" w:color="auto"/>
              <w:bottom w:val="single" w:sz="4" w:space="0" w:color="auto"/>
              <w:right w:val="single" w:sz="4" w:space="0" w:color="auto"/>
            </w:tcBorders>
            <w:vAlign w:val="center"/>
            <w:tcPrChange w:id="311"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7F652958" w14:textId="2BBF91AD"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Wash resin</w:t>
            </w:r>
          </w:p>
        </w:tc>
        <w:tc>
          <w:tcPr>
            <w:tcW w:w="4054" w:type="pct"/>
            <w:tcBorders>
              <w:top w:val="single" w:sz="4" w:space="0" w:color="auto"/>
              <w:left w:val="single" w:sz="4" w:space="0" w:color="auto"/>
              <w:bottom w:val="single" w:sz="4" w:space="0" w:color="auto"/>
              <w:right w:val="single" w:sz="4" w:space="0" w:color="auto"/>
            </w:tcBorders>
            <w:vAlign w:val="center"/>
            <w:tcPrChange w:id="312"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66F00B0E" w14:textId="0A2A38EF" w:rsidR="00E51051" w:rsidRPr="00473484" w:rsidRDefault="001D5785" w:rsidP="00285F3F">
            <w:pPr>
              <w:jc w:val="both"/>
              <w:rPr>
                <w:rFonts w:ascii="Times New Roman" w:eastAsia="仿宋_GB2312" w:hAnsi="Times New Roman" w:cs="Times New Roman"/>
                <w:color w:val="auto"/>
                <w:sz w:val="18"/>
                <w:szCs w:val="18"/>
              </w:rPr>
            </w:pPr>
            <w:ins w:id="313" w:author="Xuning Wei12232" w:date="2026-07-26T21:22:00Z">
              <w:r w:rsidRPr="00473484">
                <w:rPr>
                  <w:rFonts w:ascii="Times New Roman" w:eastAsia="仿宋_GB2312" w:hAnsi="Times New Roman" w:cs="Times New Roman"/>
                  <w:color w:val="auto"/>
                  <w:sz w:val="18"/>
                  <w:szCs w:val="18"/>
                </w:rPr>
                <w:t xml:space="preserve">1. </w:t>
              </w:r>
            </w:ins>
            <w:r w:rsidR="00E51051" w:rsidRPr="00473484">
              <w:rPr>
                <w:rFonts w:ascii="Times New Roman" w:eastAsia="仿宋_GB2312" w:hAnsi="Times New Roman" w:cs="Times New Roman"/>
                <w:color w:val="auto"/>
                <w:sz w:val="18"/>
                <w:szCs w:val="18"/>
              </w:rPr>
              <w:t>Add</w:t>
            </w:r>
            <w:r w:rsidR="00E51051" w:rsidRPr="00473484">
              <w:rPr>
                <w:rFonts w:ascii="Times New Roman" w:eastAsia="仿宋_GB2312" w:hAnsi="Times New Roman" w:cs="Times New Roman"/>
                <w:color w:val="auto"/>
                <w:sz w:val="18"/>
                <w:szCs w:val="18"/>
                <w:lang w:eastAsia="zh-CN"/>
              </w:rPr>
              <w:t xml:space="preserve"> </w:t>
            </w:r>
            <w:r w:rsidR="00271FEB" w:rsidRPr="00473484">
              <w:rPr>
                <w:rFonts w:ascii="Times New Roman" w:eastAsia="仿宋_GB2312" w:hAnsi="Times New Roman" w:cs="Times New Roman"/>
                <w:color w:val="auto"/>
                <w:sz w:val="18"/>
                <w:szCs w:val="18"/>
                <w:lang w:eastAsia="zh-CN"/>
              </w:rPr>
              <w:t>8.0 V</w:t>
            </w:r>
            <w:r w:rsidR="00E51051" w:rsidRPr="00473484">
              <w:rPr>
                <w:rFonts w:ascii="Times New Roman" w:eastAsia="仿宋_GB2312" w:hAnsi="Times New Roman" w:cs="Times New Roman"/>
                <w:color w:val="auto"/>
                <w:sz w:val="18"/>
                <w:szCs w:val="18"/>
                <w:lang w:eastAsia="zh-CN"/>
              </w:rPr>
              <w:t xml:space="preserve"> DMF (7.584</w:t>
            </w:r>
            <w:r w:rsidR="00DD2997" w:rsidRPr="00473484">
              <w:rPr>
                <w:rFonts w:ascii="Times New Roman" w:eastAsia="仿宋_GB2312" w:hAnsi="Times New Roman" w:cs="Times New Roman"/>
                <w:color w:val="auto"/>
                <w:sz w:val="18"/>
                <w:szCs w:val="18"/>
                <w:lang w:eastAsia="zh-CN"/>
              </w:rPr>
              <w:t xml:space="preserve"> </w:t>
            </w:r>
            <w:r w:rsidR="00E51051" w:rsidRPr="00473484">
              <w:rPr>
                <w:rFonts w:ascii="Times New Roman" w:eastAsia="仿宋_GB2312" w:hAnsi="Times New Roman" w:cs="Times New Roman"/>
                <w:color w:val="auto"/>
                <w:sz w:val="18"/>
                <w:szCs w:val="18"/>
                <w:lang w:eastAsia="zh-CN"/>
              </w:rPr>
              <w:t xml:space="preserve">kg/kg) </w:t>
            </w:r>
            <w:r w:rsidR="00E51051" w:rsidRPr="00473484">
              <w:rPr>
                <w:rFonts w:ascii="Times New Roman" w:eastAsia="仿宋_GB2312" w:hAnsi="Times New Roman" w:cs="Times New Roman"/>
                <w:color w:val="auto"/>
                <w:sz w:val="18"/>
                <w:szCs w:val="18"/>
              </w:rPr>
              <w:t>into</w:t>
            </w:r>
            <w:r w:rsidR="00E51051" w:rsidRPr="00473484">
              <w:rPr>
                <w:rFonts w:ascii="Times New Roman" w:eastAsia="仿宋_GB2312" w:hAnsi="Times New Roman" w:cs="Times New Roman"/>
                <w:color w:val="auto"/>
                <w:sz w:val="18"/>
                <w:szCs w:val="18"/>
                <w:rPrChange w:id="314" w:author="Xuning Wei12232" w:date="2026-09-05T19:51:00Z">
                  <w:rPr>
                    <w:rFonts w:ascii="Times New Roman" w:eastAsia="仿宋_GB2312" w:hAnsi="Times New Roman" w:cs="Times New Roman"/>
                    <w:b/>
                    <w:color w:val="auto"/>
                    <w:sz w:val="18"/>
                    <w:szCs w:val="18"/>
                  </w:rPr>
                </w:rPrChange>
              </w:rPr>
              <w:t xml:space="preserve"> TJ4S-1213-Sy15</w:t>
            </w:r>
            <w:r w:rsidR="00E51051" w:rsidRPr="00473484">
              <w:rPr>
                <w:rFonts w:ascii="Times New Roman" w:eastAsia="仿宋_GB2312" w:hAnsi="Times New Roman" w:cs="Times New Roman"/>
                <w:color w:val="auto"/>
                <w:sz w:val="18"/>
                <w:szCs w:val="18"/>
                <w:lang w:eastAsia="zh-CN"/>
                <w:rPrChange w:id="315" w:author="Xuning Wei12232" w:date="2026-09-05T19:51:00Z">
                  <w:rPr>
                    <w:rFonts w:ascii="Times New Roman" w:eastAsia="仿宋_GB2312" w:hAnsi="Times New Roman" w:cs="Times New Roman"/>
                    <w:b/>
                    <w:color w:val="auto"/>
                    <w:sz w:val="18"/>
                    <w:szCs w:val="18"/>
                    <w:lang w:eastAsia="zh-CN"/>
                  </w:rPr>
                </w:rPrChange>
              </w:rPr>
              <w:t>-R01</w:t>
            </w:r>
            <w:r w:rsidR="00E51051" w:rsidRPr="00A54EC0">
              <w:rPr>
                <w:rFonts w:ascii="Times New Roman" w:eastAsia="仿宋_GB2312" w:hAnsi="Times New Roman" w:cs="Times New Roman"/>
                <w:color w:val="auto"/>
                <w:sz w:val="18"/>
                <w:szCs w:val="18"/>
              </w:rPr>
              <w:t>.</w:t>
            </w:r>
            <w:r w:rsidR="00E51051" w:rsidRPr="00473484">
              <w:rPr>
                <w:rFonts w:ascii="Times New Roman" w:eastAsia="仿宋_GB2312" w:hAnsi="Times New Roman" w:cs="Times New Roman"/>
                <w:color w:val="FF0000"/>
                <w:sz w:val="18"/>
                <w:szCs w:val="18"/>
                <w:rPrChange w:id="316" w:author="Xuning Wei12232" w:date="2026-09-05T19:51:00Z">
                  <w:rPr>
                    <w:rFonts w:ascii="Times New Roman" w:eastAsia="仿宋_GB2312" w:hAnsi="Times New Roman" w:cs="Times New Roman"/>
                    <w:color w:val="auto"/>
                    <w:sz w:val="18"/>
                    <w:szCs w:val="18"/>
                  </w:rPr>
                </w:rPrChange>
              </w:rPr>
              <w:t xml:space="preserve"> Bubble with nitrogen for 5±2 min, then start the stirrer.</w:t>
            </w:r>
            <w:r w:rsidR="00E51051" w:rsidRPr="00A54EC0">
              <w:rPr>
                <w:rFonts w:ascii="Times New Roman" w:eastAsia="仿宋_GB2312" w:hAnsi="Times New Roman" w:cs="Times New Roman"/>
                <w:color w:val="auto"/>
                <w:sz w:val="18"/>
                <w:szCs w:val="18"/>
              </w:rPr>
              <w:t xml:space="preserve"> </w:t>
            </w:r>
            <w:ins w:id="317" w:author="Xuning Wei12232" w:date="2026-07-26T21:22:00Z">
              <w:r w:rsidRPr="00A54EC0">
                <w:rPr>
                  <w:rFonts w:ascii="Times New Roman" w:eastAsia="仿宋_GB2312" w:hAnsi="Times New Roman" w:cs="Times New Roman"/>
                  <w:color w:val="auto"/>
                  <w:sz w:val="18"/>
                  <w:szCs w:val="18"/>
                </w:rPr>
                <w:t xml:space="preserve">2. </w:t>
              </w:r>
            </w:ins>
            <w:r w:rsidR="00E51051" w:rsidRPr="00A54EC0">
              <w:rPr>
                <w:rFonts w:ascii="Times New Roman" w:eastAsia="仿宋_GB2312" w:hAnsi="Times New Roman" w:cs="Times New Roman"/>
                <w:color w:val="auto"/>
                <w:sz w:val="18"/>
                <w:szCs w:val="18"/>
              </w:rPr>
              <w:t>After stirring for 5±2 min, stop stirring, turn off the nitrogen</w:t>
            </w:r>
            <w:r w:rsidR="00E51051" w:rsidRPr="00A54EC0">
              <w:rPr>
                <w:rFonts w:ascii="Times New Roman" w:eastAsia="仿宋_GB2312" w:hAnsi="Times New Roman" w:cs="Times New Roman"/>
                <w:color w:val="auto"/>
                <w:sz w:val="18"/>
                <w:szCs w:val="18"/>
                <w:lang w:eastAsia="zh-CN"/>
              </w:rPr>
              <w:t>. Then</w:t>
            </w:r>
            <w:r w:rsidR="00E51051" w:rsidRPr="00473484">
              <w:rPr>
                <w:rFonts w:ascii="Times New Roman" w:hAnsi="Times New Roman" w:cs="Times New Roman"/>
                <w:color w:val="auto"/>
                <w:sz w:val="18"/>
                <w:szCs w:val="18"/>
              </w:rPr>
              <w:t xml:space="preserve"> </w:t>
            </w:r>
            <w:r w:rsidR="00E51051" w:rsidRPr="00473484">
              <w:rPr>
                <w:rFonts w:ascii="Times New Roman" w:eastAsia="仿宋_GB2312" w:hAnsi="Times New Roman" w:cs="Times New Roman"/>
                <w:color w:val="auto"/>
                <w:sz w:val="18"/>
                <w:szCs w:val="18"/>
              </w:rPr>
              <w:t xml:space="preserve">Transfer the </w:t>
            </w:r>
            <w:r w:rsidR="00E51051" w:rsidRPr="00473484">
              <w:rPr>
                <w:rFonts w:ascii="Times New Roman" w:eastAsia="仿宋_GB2312" w:hAnsi="Times New Roman" w:cs="Times New Roman"/>
                <w:color w:val="auto"/>
                <w:sz w:val="18"/>
                <w:szCs w:val="18"/>
                <w:lang w:eastAsia="zh-CN"/>
              </w:rPr>
              <w:t xml:space="preserve">DMF </w:t>
            </w:r>
            <w:r w:rsidR="00E51051" w:rsidRPr="00473484">
              <w:rPr>
                <w:rFonts w:ascii="Times New Roman" w:eastAsia="仿宋_GB2312" w:hAnsi="Times New Roman" w:cs="Times New Roman"/>
                <w:color w:val="auto"/>
                <w:sz w:val="18"/>
                <w:szCs w:val="18"/>
              </w:rPr>
              <w:t xml:space="preserve">into </w:t>
            </w:r>
            <w:r w:rsidR="00E51051" w:rsidRPr="00473484">
              <w:rPr>
                <w:rFonts w:ascii="Times New Roman" w:eastAsia="仿宋_GB2312" w:hAnsi="Times New Roman" w:cs="Times New Roman"/>
                <w:color w:val="auto"/>
                <w:sz w:val="18"/>
                <w:szCs w:val="18"/>
                <w:rPrChange w:id="318" w:author="Xuning Wei12232" w:date="2026-09-05T19:51:00Z">
                  <w:rPr>
                    <w:rFonts w:ascii="Times New Roman" w:eastAsia="仿宋_GB2312" w:hAnsi="Times New Roman" w:cs="Times New Roman"/>
                    <w:b/>
                    <w:color w:val="auto"/>
                    <w:sz w:val="18"/>
                    <w:szCs w:val="18"/>
                  </w:rPr>
                </w:rPrChange>
              </w:rPr>
              <w:t>TJ4S-1213-Sy15</w:t>
            </w:r>
            <w:r w:rsidR="00E51051" w:rsidRPr="00473484">
              <w:rPr>
                <w:rFonts w:ascii="Times New Roman" w:eastAsia="仿宋_GB2312" w:hAnsi="Times New Roman" w:cs="Times New Roman"/>
                <w:color w:val="auto"/>
                <w:sz w:val="18"/>
                <w:szCs w:val="18"/>
                <w:lang w:eastAsia="zh-CN"/>
                <w:rPrChange w:id="319" w:author="Xuning Wei12232" w:date="2026-09-05T19:51:00Z">
                  <w:rPr>
                    <w:rFonts w:ascii="Times New Roman" w:eastAsia="仿宋_GB2312" w:hAnsi="Times New Roman" w:cs="Times New Roman"/>
                    <w:b/>
                    <w:color w:val="auto"/>
                    <w:sz w:val="18"/>
                    <w:szCs w:val="18"/>
                    <w:lang w:eastAsia="zh-CN"/>
                  </w:rPr>
                </w:rPrChange>
              </w:rPr>
              <w:t xml:space="preserve">. </w:t>
            </w:r>
            <w:r w:rsidR="00E51051" w:rsidRPr="00A54EC0">
              <w:rPr>
                <w:rFonts w:ascii="Times New Roman" w:eastAsia="仿宋_GB2312" w:hAnsi="Times New Roman" w:cs="Times New Roman"/>
                <w:color w:val="auto"/>
                <w:sz w:val="18"/>
                <w:szCs w:val="18"/>
              </w:rPr>
              <w:t xml:space="preserve">Bubble with nitrogen for 5±2 min, then start the stirrer. </w:t>
            </w:r>
            <w:ins w:id="320" w:author="Xuning Wei12232" w:date="2026-07-26T21:22:00Z">
              <w:r w:rsidRPr="00A54EC0">
                <w:rPr>
                  <w:rFonts w:ascii="Times New Roman" w:eastAsia="仿宋_GB2312" w:hAnsi="Times New Roman" w:cs="Times New Roman"/>
                  <w:color w:val="auto"/>
                  <w:sz w:val="18"/>
                  <w:szCs w:val="18"/>
                </w:rPr>
                <w:br/>
                <w:t xml:space="preserve">3. </w:t>
              </w:r>
            </w:ins>
            <w:r w:rsidR="00E51051" w:rsidRPr="00473484">
              <w:rPr>
                <w:rFonts w:ascii="Times New Roman" w:eastAsia="仿宋_GB2312" w:hAnsi="Times New Roman" w:cs="Times New Roman"/>
                <w:color w:val="auto"/>
                <w:sz w:val="18"/>
                <w:szCs w:val="18"/>
              </w:rPr>
              <w:t>After stirring for 5±2 min, stop stirring, turn off the nitrogen</w:t>
            </w:r>
            <w:r w:rsidR="00E51051" w:rsidRPr="00473484">
              <w:rPr>
                <w:rFonts w:ascii="Times New Roman" w:eastAsia="仿宋_GB2312" w:hAnsi="Times New Roman" w:cs="Times New Roman"/>
                <w:color w:val="auto"/>
                <w:sz w:val="18"/>
                <w:szCs w:val="18"/>
                <w:lang w:eastAsia="zh-CN"/>
              </w:rPr>
              <w:t>.</w:t>
            </w:r>
            <w:r w:rsidR="00E51051" w:rsidRPr="00473484">
              <w:rPr>
                <w:rFonts w:ascii="Times New Roman" w:eastAsia="仿宋_GB2312" w:hAnsi="Times New Roman" w:cs="Times New Roman"/>
                <w:color w:val="auto"/>
                <w:sz w:val="18"/>
                <w:szCs w:val="18"/>
              </w:rPr>
              <w:t xml:space="preserve"> Drain until there is no obvious drip.</w:t>
            </w:r>
          </w:p>
        </w:tc>
      </w:tr>
      <w:tr w:rsidR="00E51051" w:rsidRPr="00473484" w14:paraId="1B16B3B6" w14:textId="77777777" w:rsidTr="0051270C">
        <w:trPr>
          <w:trHeight w:val="454"/>
          <w:trPrChange w:id="321"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322"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10A77677" w14:textId="381975DD"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10</w:t>
            </w:r>
          </w:p>
        </w:tc>
        <w:tc>
          <w:tcPr>
            <w:tcW w:w="670" w:type="pct"/>
            <w:tcBorders>
              <w:top w:val="single" w:sz="4" w:space="0" w:color="auto"/>
              <w:left w:val="single" w:sz="4" w:space="0" w:color="auto"/>
              <w:bottom w:val="single" w:sz="4" w:space="0" w:color="auto"/>
              <w:right w:val="single" w:sz="4" w:space="0" w:color="auto"/>
            </w:tcBorders>
            <w:vAlign w:val="center"/>
            <w:tcPrChange w:id="323"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03786DC1" w14:textId="6BD4BB41"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Capping</w:t>
            </w:r>
          </w:p>
        </w:tc>
        <w:tc>
          <w:tcPr>
            <w:tcW w:w="4054" w:type="pct"/>
            <w:tcBorders>
              <w:top w:val="single" w:sz="4" w:space="0" w:color="auto"/>
              <w:left w:val="single" w:sz="4" w:space="0" w:color="auto"/>
              <w:bottom w:val="single" w:sz="4" w:space="0" w:color="auto"/>
              <w:right w:val="single" w:sz="4" w:space="0" w:color="auto"/>
            </w:tcBorders>
            <w:vAlign w:val="center"/>
            <w:tcPrChange w:id="324"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3E173345" w14:textId="02328B93" w:rsidR="00E51051" w:rsidRPr="00A54EC0" w:rsidRDefault="001D5785" w:rsidP="00A54EC0">
            <w:pPr>
              <w:jc w:val="both"/>
              <w:rPr>
                <w:rFonts w:ascii="Times New Roman" w:eastAsia="仿宋_GB2312" w:hAnsi="Times New Roman" w:cs="Times New Roman"/>
                <w:color w:val="auto"/>
                <w:sz w:val="18"/>
                <w:szCs w:val="18"/>
                <w:lang w:eastAsia="zh-CN"/>
              </w:rPr>
            </w:pPr>
            <w:ins w:id="325" w:author="Xuning Wei12232" w:date="2026-07-26T21:25:00Z">
              <w:r w:rsidRPr="00473484">
                <w:rPr>
                  <w:rFonts w:ascii="Times New Roman" w:eastAsia="仿宋_GB2312" w:hAnsi="Times New Roman" w:cs="Times New Roman"/>
                  <w:color w:val="auto"/>
                  <w:sz w:val="18"/>
                  <w:szCs w:val="18"/>
                </w:rPr>
                <w:t xml:space="preserve">1. </w:t>
              </w:r>
            </w:ins>
            <w:r w:rsidR="00E51051" w:rsidRPr="00473484">
              <w:rPr>
                <w:rFonts w:ascii="Times New Roman" w:eastAsia="仿宋_GB2312" w:hAnsi="Times New Roman" w:cs="Times New Roman"/>
                <w:color w:val="auto"/>
                <w:sz w:val="18"/>
                <w:szCs w:val="18"/>
              </w:rPr>
              <w:t>Add</w:t>
            </w:r>
            <w:r w:rsidR="00E51051" w:rsidRPr="00473484">
              <w:rPr>
                <w:rFonts w:ascii="Times New Roman" w:eastAsia="仿宋_GB2312" w:hAnsi="Times New Roman" w:cs="Times New Roman"/>
                <w:color w:val="auto"/>
                <w:sz w:val="18"/>
                <w:szCs w:val="18"/>
                <w:lang w:eastAsia="zh-CN"/>
              </w:rPr>
              <w:t xml:space="preserve"> </w:t>
            </w:r>
            <w:r w:rsidR="00271FEB" w:rsidRPr="00473484">
              <w:rPr>
                <w:rFonts w:ascii="Times New Roman" w:eastAsia="仿宋_GB2312" w:hAnsi="Times New Roman" w:cs="Times New Roman"/>
                <w:color w:val="auto"/>
                <w:sz w:val="18"/>
                <w:szCs w:val="18"/>
                <w:lang w:eastAsia="zh-CN"/>
              </w:rPr>
              <w:t>8.0 V</w:t>
            </w:r>
            <w:r w:rsidR="00E51051" w:rsidRPr="00473484">
              <w:rPr>
                <w:rFonts w:ascii="Times New Roman" w:eastAsia="仿宋_GB2312" w:hAnsi="Times New Roman" w:cs="Times New Roman"/>
                <w:color w:val="auto"/>
                <w:sz w:val="18"/>
                <w:szCs w:val="18"/>
                <w:lang w:eastAsia="zh-CN"/>
              </w:rPr>
              <w:t xml:space="preserve"> DMF (7.584</w:t>
            </w:r>
            <w:ins w:id="326" w:author="Johan Granander" w:date="2026-07-28T13:55:00Z">
              <w:r w:rsidR="00E64585" w:rsidRPr="00473484">
                <w:rPr>
                  <w:rFonts w:ascii="Times New Roman" w:eastAsia="仿宋_GB2312" w:hAnsi="Times New Roman" w:cs="Times New Roman"/>
                  <w:color w:val="auto"/>
                  <w:sz w:val="18"/>
                  <w:szCs w:val="18"/>
                  <w:lang w:eastAsia="zh-CN"/>
                </w:rPr>
                <w:t xml:space="preserve"> </w:t>
              </w:r>
            </w:ins>
            <w:r w:rsidR="00E51051" w:rsidRPr="00473484">
              <w:rPr>
                <w:rFonts w:ascii="Times New Roman" w:eastAsia="仿宋_GB2312" w:hAnsi="Times New Roman" w:cs="Times New Roman"/>
                <w:color w:val="auto"/>
                <w:sz w:val="18"/>
                <w:szCs w:val="18"/>
                <w:lang w:eastAsia="zh-CN"/>
              </w:rPr>
              <w:t xml:space="preserve">kg/kg) </w:t>
            </w:r>
            <w:r w:rsidR="00E51051" w:rsidRPr="00473484">
              <w:rPr>
                <w:rFonts w:ascii="Times New Roman" w:eastAsia="仿宋_GB2312" w:hAnsi="Times New Roman" w:cs="Times New Roman"/>
                <w:color w:val="auto"/>
                <w:sz w:val="18"/>
                <w:szCs w:val="18"/>
              </w:rPr>
              <w:t>into</w:t>
            </w:r>
            <w:r w:rsidR="00E51051" w:rsidRPr="00473484">
              <w:rPr>
                <w:rFonts w:ascii="Times New Roman" w:eastAsia="仿宋_GB2312" w:hAnsi="Times New Roman" w:cs="Times New Roman"/>
                <w:color w:val="auto"/>
                <w:sz w:val="18"/>
                <w:szCs w:val="18"/>
                <w:rPrChange w:id="327" w:author="Xuning Wei12232" w:date="2026-09-05T19:51:00Z">
                  <w:rPr>
                    <w:rFonts w:ascii="Times New Roman" w:eastAsia="仿宋_GB2312" w:hAnsi="Times New Roman" w:cs="Times New Roman"/>
                    <w:b/>
                    <w:color w:val="auto"/>
                    <w:sz w:val="18"/>
                    <w:szCs w:val="18"/>
                  </w:rPr>
                </w:rPrChange>
              </w:rPr>
              <w:t xml:space="preserve"> TJ4S-1213-Sy15</w:t>
            </w:r>
            <w:r w:rsidR="00E51051" w:rsidRPr="00A54EC0">
              <w:rPr>
                <w:rFonts w:ascii="Times New Roman" w:eastAsia="仿宋_GB2312" w:hAnsi="Times New Roman" w:cs="Times New Roman"/>
                <w:color w:val="auto"/>
                <w:sz w:val="18"/>
                <w:szCs w:val="18"/>
              </w:rPr>
              <w:t xml:space="preserve">. Bubble with nitrogen for 5±2 min, then start the stirrer. </w:t>
            </w:r>
            <w:ins w:id="328" w:author="Xuning Wei12232" w:date="2026-07-26T21:26:00Z">
              <w:r w:rsidRPr="00A54EC0">
                <w:rPr>
                  <w:rFonts w:ascii="Times New Roman" w:eastAsia="仿宋_GB2312" w:hAnsi="Times New Roman" w:cs="Times New Roman"/>
                  <w:color w:val="auto"/>
                  <w:sz w:val="18"/>
                  <w:szCs w:val="18"/>
                </w:rPr>
                <w:br/>
                <w:t xml:space="preserve">2. </w:t>
              </w:r>
            </w:ins>
            <w:r w:rsidR="00E51051" w:rsidRPr="00A54EC0">
              <w:rPr>
                <w:rFonts w:ascii="Times New Roman" w:eastAsia="仿宋_GB2312" w:hAnsi="Times New Roman" w:cs="Times New Roman"/>
                <w:color w:val="auto"/>
                <w:sz w:val="18"/>
                <w:szCs w:val="18"/>
              </w:rPr>
              <w:t xml:space="preserve">After stirring for 5±2 min, </w:t>
            </w:r>
            <w:del w:id="329" w:author="Xuning Wei12232" w:date="2026-09-05T19:55:00Z">
              <w:r w:rsidR="00E51051" w:rsidRPr="00412157" w:rsidDel="00412157">
                <w:rPr>
                  <w:rFonts w:ascii="Times New Roman" w:eastAsia="仿宋_GB2312" w:hAnsi="Times New Roman" w:cs="Times New Roman"/>
                  <w:color w:val="auto"/>
                  <w:sz w:val="18"/>
                  <w:szCs w:val="18"/>
                  <w:highlight w:val="yellow"/>
                  <w:rPrChange w:id="330" w:author="Xuning Wei12232" w:date="2026-09-05T19:55:00Z">
                    <w:rPr>
                      <w:rFonts w:ascii="Times New Roman" w:eastAsia="仿宋_GB2312" w:hAnsi="Times New Roman" w:cs="Times New Roman"/>
                      <w:color w:val="auto"/>
                      <w:sz w:val="18"/>
                      <w:szCs w:val="18"/>
                    </w:rPr>
                  </w:rPrChange>
                </w:rPr>
                <w:delText xml:space="preserve">manually </w:delText>
              </w:r>
            </w:del>
            <w:del w:id="331" w:author="Xuning Wei12232" w:date="2026-09-05T19:56:00Z">
              <w:r w:rsidR="00E51051" w:rsidRPr="00412157" w:rsidDel="00412157">
                <w:rPr>
                  <w:rFonts w:ascii="Times New Roman" w:eastAsia="仿宋_GB2312" w:hAnsi="Times New Roman" w:cs="Times New Roman"/>
                  <w:color w:val="auto"/>
                  <w:sz w:val="18"/>
                  <w:szCs w:val="18"/>
                  <w:highlight w:val="yellow"/>
                  <w:rPrChange w:id="332" w:author="Xuning Wei12232" w:date="2026-09-05T19:55:00Z">
                    <w:rPr>
                      <w:rFonts w:ascii="Times New Roman" w:eastAsia="仿宋_GB2312" w:hAnsi="Times New Roman" w:cs="Times New Roman"/>
                      <w:color w:val="auto"/>
                      <w:sz w:val="18"/>
                      <w:szCs w:val="18"/>
                    </w:rPr>
                  </w:rPrChange>
                </w:rPr>
                <w:delText>weigh</w:delText>
              </w:r>
              <w:r w:rsidR="00E51051" w:rsidRPr="00A54EC0" w:rsidDel="00412157">
                <w:rPr>
                  <w:rFonts w:ascii="Times New Roman" w:eastAsia="仿宋_GB2312" w:hAnsi="Times New Roman" w:cs="Times New Roman"/>
                  <w:color w:val="auto"/>
                  <w:sz w:val="18"/>
                  <w:szCs w:val="18"/>
                </w:rPr>
                <w:delText xml:space="preserve"> and </w:delText>
              </w:r>
            </w:del>
            <w:r w:rsidR="00E51051" w:rsidRPr="00A54EC0">
              <w:rPr>
                <w:rFonts w:ascii="Times New Roman" w:eastAsia="仿宋_GB2312" w:hAnsi="Times New Roman" w:cs="Times New Roman"/>
                <w:color w:val="auto"/>
                <w:sz w:val="18"/>
                <w:szCs w:val="18"/>
              </w:rPr>
              <w:t>add 10.0 eq</w:t>
            </w:r>
            <w:r w:rsidR="00E51051" w:rsidRPr="00473484">
              <w:rPr>
                <w:rFonts w:ascii="Times New Roman" w:eastAsia="仿宋_GB2312" w:hAnsi="Times New Roman" w:cs="Times New Roman"/>
                <w:color w:val="auto"/>
                <w:sz w:val="18"/>
                <w:szCs w:val="18"/>
                <w:rPrChange w:id="333" w:author="Xuning Wei12232" w:date="2026-09-05T19:51:00Z">
                  <w:rPr>
                    <w:rFonts w:ascii="Times New Roman" w:eastAsia="仿宋_GB2312" w:hAnsi="Times New Roman" w:cs="Times New Roman"/>
                    <w:b/>
                    <w:color w:val="auto"/>
                    <w:sz w:val="18"/>
                    <w:szCs w:val="18"/>
                  </w:rPr>
                </w:rPrChange>
              </w:rPr>
              <w:t xml:space="preserve">. </w:t>
            </w:r>
            <w:r w:rsidR="00E51051" w:rsidRPr="00473484">
              <w:rPr>
                <w:rFonts w:ascii="Times New Roman" w:eastAsia="仿宋_GB2312" w:hAnsi="Times New Roman" w:cs="Times New Roman"/>
                <w:bCs w:val="0"/>
                <w:color w:val="auto"/>
                <w:sz w:val="18"/>
                <w:szCs w:val="18"/>
                <w:rPrChange w:id="334" w:author="Xuning Wei12232" w:date="2026-09-05T19:51:00Z">
                  <w:rPr>
                    <w:rFonts w:ascii="Times New Roman" w:eastAsia="仿宋_GB2312" w:hAnsi="Times New Roman" w:cs="Times New Roman"/>
                    <w:b/>
                    <w:bCs w:val="0"/>
                    <w:color w:val="auto"/>
                    <w:sz w:val="18"/>
                    <w:szCs w:val="18"/>
                  </w:rPr>
                </w:rPrChange>
              </w:rPr>
              <w:t>Methanol</w:t>
            </w:r>
            <w:r w:rsidR="00E51051" w:rsidRPr="00473484">
              <w:rPr>
                <w:rFonts w:ascii="Times New Roman" w:eastAsia="仿宋_GB2312" w:hAnsi="Times New Roman" w:cs="Times New Roman"/>
                <w:color w:val="auto"/>
                <w:sz w:val="18"/>
                <w:szCs w:val="18"/>
                <w:rPrChange w:id="335" w:author="Xuning Wei12232" w:date="2026-09-05T19:51:00Z">
                  <w:rPr>
                    <w:rFonts w:ascii="Times New Roman" w:eastAsia="仿宋_GB2312" w:hAnsi="Times New Roman" w:cs="Times New Roman"/>
                    <w:b/>
                    <w:color w:val="auto"/>
                    <w:sz w:val="18"/>
                    <w:szCs w:val="18"/>
                  </w:rPr>
                </w:rPrChange>
              </w:rPr>
              <w:t xml:space="preserve">. </w:t>
            </w:r>
            <w:del w:id="336" w:author="Xuning Wei12232" w:date="2026-09-05T19:55:00Z">
              <w:r w:rsidR="00E51051" w:rsidRPr="00A54EC0" w:rsidDel="00412157">
                <w:rPr>
                  <w:rFonts w:ascii="Times New Roman" w:eastAsia="仿宋_GB2312" w:hAnsi="Times New Roman" w:cs="Times New Roman"/>
                  <w:color w:val="auto"/>
                  <w:sz w:val="18"/>
                  <w:szCs w:val="18"/>
                </w:rPr>
                <w:delText xml:space="preserve">Manually </w:delText>
              </w:r>
            </w:del>
            <w:del w:id="337" w:author="Xuning Wei12232" w:date="2026-09-05T19:56:00Z">
              <w:r w:rsidR="00E51051" w:rsidRPr="00A54EC0" w:rsidDel="00412157">
                <w:rPr>
                  <w:rFonts w:ascii="Times New Roman" w:eastAsia="仿宋_GB2312" w:hAnsi="Times New Roman" w:cs="Times New Roman"/>
                  <w:color w:val="auto"/>
                  <w:sz w:val="18"/>
                  <w:szCs w:val="18"/>
                </w:rPr>
                <w:delText xml:space="preserve">weigh and </w:delText>
              </w:r>
            </w:del>
            <w:proofErr w:type="gramStart"/>
            <w:r w:rsidR="00E51051" w:rsidRPr="00A54EC0">
              <w:rPr>
                <w:rFonts w:ascii="Times New Roman" w:eastAsia="仿宋_GB2312" w:hAnsi="Times New Roman" w:cs="Times New Roman"/>
                <w:color w:val="auto"/>
                <w:sz w:val="18"/>
                <w:szCs w:val="18"/>
              </w:rPr>
              <w:t>add</w:t>
            </w:r>
            <w:proofErr w:type="gramEnd"/>
            <w:r w:rsidR="00E51051" w:rsidRPr="00A54EC0">
              <w:rPr>
                <w:rFonts w:ascii="Times New Roman" w:eastAsia="仿宋_GB2312" w:hAnsi="Times New Roman" w:cs="Times New Roman"/>
                <w:color w:val="auto"/>
                <w:sz w:val="18"/>
                <w:szCs w:val="18"/>
              </w:rPr>
              <w:t xml:space="preserve"> 5.0 eq. </w:t>
            </w:r>
            <w:r w:rsidR="00E51051" w:rsidRPr="00473484">
              <w:rPr>
                <w:rFonts w:ascii="Times New Roman" w:eastAsia="仿宋_GB2312" w:hAnsi="Times New Roman" w:cs="Times New Roman"/>
                <w:bCs w:val="0"/>
                <w:color w:val="auto"/>
                <w:sz w:val="18"/>
                <w:szCs w:val="18"/>
              </w:rPr>
              <w:t xml:space="preserve">DIPEA </w:t>
            </w:r>
            <w:r w:rsidR="00E51051" w:rsidRPr="00473484">
              <w:rPr>
                <w:rFonts w:ascii="Times New Roman" w:eastAsia="仿宋_GB2312" w:hAnsi="Times New Roman" w:cs="Times New Roman"/>
                <w:color w:val="auto"/>
                <w:sz w:val="18"/>
                <w:szCs w:val="18"/>
                <w:rPrChange w:id="338" w:author="Xuning Wei12232" w:date="2026-09-05T19:51:00Z">
                  <w:rPr>
                    <w:rFonts w:ascii="Times New Roman" w:eastAsia="仿宋_GB2312" w:hAnsi="Times New Roman" w:cs="Times New Roman"/>
                    <w:b/>
                    <w:color w:val="auto"/>
                    <w:sz w:val="18"/>
                    <w:szCs w:val="18"/>
                  </w:rPr>
                </w:rPrChange>
              </w:rPr>
              <w:t>at</w:t>
            </w:r>
            <w:r w:rsidR="00E51051" w:rsidRPr="00A54EC0">
              <w:rPr>
                <w:rFonts w:ascii="Times New Roman" w:eastAsia="仿宋_GB2312" w:hAnsi="Times New Roman" w:cs="Times New Roman"/>
                <w:color w:val="auto"/>
                <w:sz w:val="18"/>
                <w:szCs w:val="18"/>
              </w:rPr>
              <w:t xml:space="preserve"> a reference time </w:t>
            </w:r>
            <w:ins w:id="339" w:author="Xuning Wei12232" w:date="2026-09-05T19:59:00Z">
              <w:r w:rsidR="00713E95" w:rsidRPr="00713E95">
                <w:rPr>
                  <w:rFonts w:ascii="Times New Roman" w:eastAsia="仿宋_GB2312" w:hAnsi="Times New Roman" w:cs="Times New Roman"/>
                  <w:color w:val="FF0000"/>
                  <w:sz w:val="18"/>
                  <w:szCs w:val="18"/>
                  <w:rPrChange w:id="340" w:author="Xuning Wei12232" w:date="2026-09-05T19:59:00Z">
                    <w:rPr>
                      <w:rFonts w:ascii="Times New Roman" w:eastAsia="仿宋_GB2312" w:hAnsi="Times New Roman" w:cs="Times New Roman"/>
                      <w:color w:val="auto"/>
                      <w:sz w:val="18"/>
                      <w:szCs w:val="18"/>
                    </w:rPr>
                  </w:rPrChange>
                </w:rPr>
                <w:t>20</w:t>
              </w:r>
            </w:ins>
            <w:del w:id="341" w:author="Xuning Wei12232" w:date="2026-09-05T19:59:00Z">
              <w:r w:rsidR="00E51051" w:rsidRPr="00713E95" w:rsidDel="00713E95">
                <w:rPr>
                  <w:rFonts w:ascii="Times New Roman" w:eastAsia="仿宋_GB2312" w:hAnsi="Times New Roman" w:cs="Times New Roman"/>
                  <w:color w:val="FF0000"/>
                  <w:sz w:val="18"/>
                  <w:szCs w:val="18"/>
                  <w:rPrChange w:id="342" w:author="Xuning Wei12232" w:date="2026-09-05T19:59:00Z">
                    <w:rPr>
                      <w:rFonts w:ascii="Times New Roman" w:eastAsia="仿宋_GB2312" w:hAnsi="Times New Roman" w:cs="Times New Roman"/>
                      <w:color w:val="auto"/>
                      <w:sz w:val="18"/>
                      <w:szCs w:val="18"/>
                    </w:rPr>
                  </w:rPrChange>
                </w:rPr>
                <w:delText>15</w:delText>
              </w:r>
            </w:del>
            <w:r w:rsidR="00DD2997" w:rsidRPr="00713E95">
              <w:rPr>
                <w:rFonts w:ascii="Times New Roman" w:eastAsia="仿宋_GB2312" w:hAnsi="Times New Roman" w:cs="Times New Roman" w:hint="eastAsia"/>
                <w:color w:val="FF0000"/>
                <w:sz w:val="18"/>
                <w:szCs w:val="18"/>
                <w:lang w:eastAsia="zh-CN"/>
                <w:rPrChange w:id="343" w:author="Xuning Wei12232" w:date="2026-09-05T19:59:00Z">
                  <w:rPr>
                    <w:rFonts w:ascii="Times New Roman" w:eastAsia="仿宋_GB2312" w:hAnsi="Times New Roman" w:cs="Times New Roman" w:hint="eastAsia"/>
                    <w:color w:val="auto"/>
                    <w:sz w:val="18"/>
                    <w:szCs w:val="18"/>
                    <w:lang w:eastAsia="zh-CN"/>
                  </w:rPr>
                </w:rPrChange>
              </w:rPr>
              <w:t>±</w:t>
            </w:r>
            <w:ins w:id="344" w:author="Xuning Wei12232" w:date="2026-09-05T19:59:00Z">
              <w:r w:rsidR="00713E95" w:rsidRPr="00713E95">
                <w:rPr>
                  <w:rFonts w:ascii="Times New Roman" w:eastAsia="仿宋_GB2312" w:hAnsi="Times New Roman" w:cs="Times New Roman"/>
                  <w:color w:val="FF0000"/>
                  <w:sz w:val="18"/>
                  <w:szCs w:val="18"/>
                  <w:rPrChange w:id="345" w:author="Xuning Wei12232" w:date="2026-09-05T19:59:00Z">
                    <w:rPr>
                      <w:rFonts w:ascii="Times New Roman" w:eastAsia="仿宋_GB2312" w:hAnsi="Times New Roman" w:cs="Times New Roman"/>
                      <w:color w:val="auto"/>
                      <w:sz w:val="18"/>
                      <w:szCs w:val="18"/>
                    </w:rPr>
                  </w:rPrChange>
                </w:rPr>
                <w:t>10</w:t>
              </w:r>
            </w:ins>
            <w:del w:id="346" w:author="Xuning Wei12232" w:date="2026-09-05T19:59:00Z">
              <w:r w:rsidR="00DD2997" w:rsidRPr="00713E95" w:rsidDel="00713E95">
                <w:rPr>
                  <w:rFonts w:ascii="Times New Roman" w:eastAsia="仿宋_GB2312" w:hAnsi="Times New Roman" w:cs="Times New Roman"/>
                  <w:color w:val="FF0000"/>
                  <w:sz w:val="18"/>
                  <w:szCs w:val="18"/>
                  <w:rPrChange w:id="347" w:author="Xuning Wei12232" w:date="2026-09-05T19:59:00Z">
                    <w:rPr>
                      <w:rFonts w:ascii="Times New Roman" w:eastAsia="仿宋_GB2312" w:hAnsi="Times New Roman" w:cs="Times New Roman"/>
                      <w:color w:val="auto"/>
                      <w:sz w:val="18"/>
                      <w:szCs w:val="18"/>
                    </w:rPr>
                  </w:rPrChange>
                </w:rPr>
                <w:delText>5</w:delText>
              </w:r>
            </w:del>
            <w:ins w:id="348" w:author="Johan Granander" w:date="2026-07-28T13:55:00Z">
              <w:r w:rsidR="00E64585" w:rsidRPr="00713E95">
                <w:rPr>
                  <w:rFonts w:ascii="Times New Roman" w:eastAsia="仿宋_GB2312" w:hAnsi="Times New Roman" w:cs="Times New Roman"/>
                  <w:color w:val="FF0000"/>
                  <w:sz w:val="18"/>
                  <w:szCs w:val="18"/>
                  <w:rPrChange w:id="349" w:author="Xuning Wei12232" w:date="2026-09-05T19:59:00Z">
                    <w:rPr>
                      <w:rFonts w:ascii="Times New Roman" w:eastAsia="仿宋_GB2312" w:hAnsi="Times New Roman" w:cs="Times New Roman"/>
                      <w:color w:val="auto"/>
                      <w:sz w:val="18"/>
                      <w:szCs w:val="18"/>
                    </w:rPr>
                  </w:rPrChange>
                </w:rPr>
                <w:t xml:space="preserve"> </w:t>
              </w:r>
            </w:ins>
            <w:r w:rsidR="00E51051" w:rsidRPr="00A54EC0">
              <w:rPr>
                <w:rFonts w:ascii="Times New Roman" w:eastAsia="仿宋_GB2312" w:hAnsi="Times New Roman" w:cs="Times New Roman"/>
                <w:color w:val="auto"/>
                <w:sz w:val="18"/>
                <w:szCs w:val="18"/>
              </w:rPr>
              <w:t xml:space="preserve">min at </w:t>
            </w:r>
            <w:r w:rsidR="00E51051" w:rsidRPr="00473484">
              <w:rPr>
                <w:rFonts w:ascii="Times New Roman" w:eastAsia="仿宋_GB2312" w:hAnsi="Times New Roman" w:cs="Times New Roman"/>
                <w:color w:val="auto"/>
                <w:sz w:val="18"/>
                <w:szCs w:val="18"/>
              </w:rPr>
              <w:t>15~25</w:t>
            </w:r>
            <w:ins w:id="350" w:author="Johan Granander" w:date="2026-07-28T13:55: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w:t>
            </w:r>
            <w:del w:id="351" w:author="Xuning Wei12232" w:date="2026-07-26T21:26:00Z">
              <w:r w:rsidR="00E51051" w:rsidRPr="00A54EC0" w:rsidDel="001D5785">
                <w:rPr>
                  <w:rFonts w:ascii="Times New Roman" w:eastAsia="仿宋_GB2312" w:hAnsi="Times New Roman" w:cs="Times New Roman"/>
                  <w:color w:val="auto"/>
                  <w:sz w:val="18"/>
                  <w:szCs w:val="18"/>
                </w:rPr>
                <w:delText xml:space="preserve"> The addition rate depends on temperature control. </w:delText>
              </w:r>
            </w:del>
            <w:ins w:id="352" w:author="Xuning Wei12232" w:date="2026-07-26T21:26:00Z">
              <w:r w:rsidRPr="00A54EC0">
                <w:rPr>
                  <w:rFonts w:ascii="Times New Roman" w:eastAsia="仿宋_GB2312" w:hAnsi="Times New Roman" w:cs="Times New Roman"/>
                  <w:color w:val="auto"/>
                  <w:sz w:val="18"/>
                  <w:szCs w:val="18"/>
                </w:rPr>
                <w:br/>
                <w:t xml:space="preserve">3. </w:t>
              </w:r>
            </w:ins>
            <w:r w:rsidR="00E51051" w:rsidRPr="00A54EC0">
              <w:rPr>
                <w:rFonts w:ascii="Times New Roman" w:eastAsia="仿宋_GB2312" w:hAnsi="Times New Roman" w:cs="Times New Roman"/>
                <w:color w:val="auto"/>
                <w:sz w:val="18"/>
                <w:szCs w:val="18"/>
              </w:rPr>
              <w:t xml:space="preserve">Adjust to </w:t>
            </w:r>
            <w:r w:rsidR="00E51051" w:rsidRPr="00473484">
              <w:rPr>
                <w:rFonts w:ascii="Times New Roman" w:eastAsia="仿宋_GB2312" w:hAnsi="Times New Roman" w:cs="Times New Roman"/>
                <w:color w:val="auto"/>
                <w:sz w:val="18"/>
                <w:szCs w:val="18"/>
              </w:rPr>
              <w:t>20~30</w:t>
            </w:r>
            <w:ins w:id="353" w:author="Johan Granander" w:date="2026-07-28T13:55: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A54EC0">
              <w:rPr>
                <w:rFonts w:ascii="Times New Roman" w:eastAsia="仿宋_GB2312" w:hAnsi="Times New Roman" w:cs="Times New Roman"/>
                <w:color w:val="auto"/>
                <w:sz w:val="18"/>
                <w:szCs w:val="18"/>
              </w:rPr>
              <w:t xml:space="preserve">the mixture is allowed to react for </w:t>
            </w:r>
            <w:r w:rsidR="00DD2997" w:rsidRPr="00A54EC0">
              <w:rPr>
                <w:rFonts w:ascii="Times New Roman" w:eastAsia="仿宋_GB2312" w:hAnsi="Times New Roman" w:cs="Times New Roman"/>
                <w:color w:val="auto"/>
                <w:sz w:val="18"/>
                <w:szCs w:val="18"/>
              </w:rPr>
              <w:t>1</w:t>
            </w:r>
            <w:ins w:id="354" w:author="Johan Granander" w:date="2026-07-28T13:55:00Z">
              <w:r w:rsidR="00E64585" w:rsidRPr="00A54EC0">
                <w:rPr>
                  <w:rFonts w:ascii="Times New Roman" w:eastAsia="仿宋_GB2312" w:hAnsi="Times New Roman" w:cs="Times New Roman"/>
                  <w:color w:val="auto"/>
                  <w:sz w:val="18"/>
                  <w:szCs w:val="18"/>
                </w:rPr>
                <w:t xml:space="preserve"> </w:t>
              </w:r>
            </w:ins>
            <w:r w:rsidR="00DD2997" w:rsidRPr="00A54EC0">
              <w:rPr>
                <w:rFonts w:ascii="Times New Roman" w:eastAsia="仿宋_GB2312" w:hAnsi="Times New Roman" w:cs="Times New Roman"/>
                <w:color w:val="auto"/>
                <w:sz w:val="18"/>
                <w:szCs w:val="18"/>
              </w:rPr>
              <w:t>h±15</w:t>
            </w:r>
            <w:ins w:id="355" w:author="Johan Granander" w:date="2026-07-28T13:55:00Z">
              <w:r w:rsidR="00E64585" w:rsidRPr="00473484">
                <w:rPr>
                  <w:rFonts w:ascii="Times New Roman" w:eastAsia="仿宋_GB2312" w:hAnsi="Times New Roman" w:cs="Times New Roman"/>
                  <w:color w:val="auto"/>
                  <w:sz w:val="18"/>
                  <w:szCs w:val="18"/>
                </w:rPr>
                <w:t xml:space="preserve"> </w:t>
              </w:r>
            </w:ins>
            <w:r w:rsidR="00DD2997" w:rsidRPr="00473484">
              <w:rPr>
                <w:rFonts w:ascii="Times New Roman" w:eastAsia="仿宋_GB2312" w:hAnsi="Times New Roman" w:cs="Times New Roman"/>
                <w:color w:val="auto"/>
                <w:sz w:val="18"/>
                <w:szCs w:val="18"/>
              </w:rPr>
              <w:t>min (target: 1</w:t>
            </w:r>
            <w:ins w:id="356" w:author="Johan Granander" w:date="2026-07-28T13:55:00Z">
              <w:r w:rsidR="00E64585" w:rsidRPr="00473484">
                <w:rPr>
                  <w:rFonts w:ascii="Times New Roman" w:eastAsia="仿宋_GB2312" w:hAnsi="Times New Roman" w:cs="Times New Roman"/>
                  <w:color w:val="auto"/>
                  <w:sz w:val="18"/>
                  <w:szCs w:val="18"/>
                </w:rPr>
                <w:t xml:space="preserve"> </w:t>
              </w:r>
            </w:ins>
            <w:r w:rsidR="00DD2997" w:rsidRPr="00473484">
              <w:rPr>
                <w:rFonts w:ascii="Times New Roman" w:eastAsia="仿宋_GB2312" w:hAnsi="Times New Roman" w:cs="Times New Roman"/>
                <w:color w:val="auto"/>
                <w:sz w:val="18"/>
                <w:szCs w:val="18"/>
              </w:rPr>
              <w:t>h) at 20~30</w:t>
            </w:r>
            <w:ins w:id="357" w:author="Johan Granander" w:date="2026-07-28T13:55:00Z">
              <w:r w:rsidR="00E64585" w:rsidRPr="00A54EC0">
                <w:rPr>
                  <w:rFonts w:ascii="Times New Roman" w:eastAsia="仿宋_GB2312" w:hAnsi="Times New Roman" w:cs="Times New Roman"/>
                  <w:color w:val="auto"/>
                  <w:sz w:val="18"/>
                  <w:szCs w:val="18"/>
                </w:rPr>
                <w:t xml:space="preserve"> </w:t>
              </w:r>
            </w:ins>
            <w:r w:rsidR="00DD2997" w:rsidRPr="00473484">
              <w:rPr>
                <w:rFonts w:ascii="Times New Roman" w:eastAsia="仿宋_GB2312" w:hAnsi="Times New Roman" w:cs="Times New Roman" w:hint="eastAsia"/>
                <w:color w:val="auto"/>
                <w:sz w:val="18"/>
                <w:szCs w:val="18"/>
              </w:rPr>
              <w:t>℃</w:t>
            </w:r>
            <w:r w:rsidR="00E51051" w:rsidRPr="00A54EC0">
              <w:rPr>
                <w:rFonts w:ascii="Times New Roman" w:eastAsia="仿宋_GB2312" w:hAnsi="Times New Roman" w:cs="Times New Roman"/>
                <w:color w:val="auto"/>
                <w:sz w:val="18"/>
                <w:szCs w:val="18"/>
              </w:rPr>
              <w:t xml:space="preserve">. Stop stirring and turn off the nitrogen. Drain until there is no reaction mixture drip. </w:t>
            </w:r>
            <w:del w:id="358" w:author="Xuning Wei12232" w:date="2026-07-26T21:27:00Z">
              <w:r w:rsidR="00E51051" w:rsidRPr="00A54EC0" w:rsidDel="001D5785">
                <w:rPr>
                  <w:rFonts w:ascii="Times New Roman" w:eastAsia="仿宋_GB2312" w:hAnsi="Times New Roman" w:cs="Times New Roman"/>
                  <w:color w:val="auto"/>
                  <w:sz w:val="18"/>
                  <w:szCs w:val="18"/>
                </w:rPr>
                <w:delText>Move to next operation.</w:delText>
              </w:r>
            </w:del>
          </w:p>
        </w:tc>
      </w:tr>
      <w:tr w:rsidR="00E51051" w:rsidRPr="00473484" w14:paraId="5FD5E97C" w14:textId="77777777" w:rsidTr="0051270C">
        <w:trPr>
          <w:trHeight w:val="454"/>
          <w:trPrChange w:id="359"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360"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7A1DC6A6" w14:textId="43CB6C03"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11</w:t>
            </w:r>
          </w:p>
        </w:tc>
        <w:tc>
          <w:tcPr>
            <w:tcW w:w="670" w:type="pct"/>
            <w:tcBorders>
              <w:top w:val="single" w:sz="4" w:space="0" w:color="auto"/>
              <w:left w:val="single" w:sz="4" w:space="0" w:color="auto"/>
              <w:bottom w:val="single" w:sz="4" w:space="0" w:color="auto"/>
              <w:right w:val="single" w:sz="4" w:space="0" w:color="auto"/>
            </w:tcBorders>
            <w:vAlign w:val="center"/>
            <w:tcPrChange w:id="361"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6C421662" w14:textId="320D083D" w:rsidR="00DB65A6" w:rsidRPr="00A54EC0" w:rsidRDefault="00931AF5" w:rsidP="00DB65A6">
            <w:pPr>
              <w:jc w:val="center"/>
              <w:rPr>
                <w:ins w:id="362" w:author="Xuning Wei12232" w:date="2026-07-23T14:12:00Z"/>
                <w:rFonts w:ascii="Times New Roman" w:eastAsia="等线" w:hAnsi="Times New Roman" w:cs="Times New Roman"/>
                <w:bCs w:val="0"/>
                <w:color w:val="0000FF"/>
                <w:kern w:val="0"/>
                <w:sz w:val="18"/>
                <w:szCs w:val="18"/>
                <w:lang w:eastAsia="zh-CN"/>
              </w:rPr>
            </w:pPr>
            <w:ins w:id="363" w:author="Xuning Wei12232" w:date="2026-07-23T13:48:00Z">
              <w:r w:rsidRPr="00A54EC0">
                <w:rPr>
                  <w:rFonts w:ascii="Times New Roman" w:eastAsia="等线" w:hAnsi="Times New Roman" w:cs="Times New Roman"/>
                  <w:bCs w:val="0"/>
                  <w:color w:val="0000FF"/>
                  <w:kern w:val="0"/>
                  <w:sz w:val="18"/>
                  <w:szCs w:val="18"/>
                  <w:lang w:eastAsia="zh-CN"/>
                </w:rPr>
                <w:t xml:space="preserve">Gly24 </w:t>
              </w:r>
            </w:ins>
            <w:ins w:id="364" w:author="Xuning Wei12232" w:date="2026-07-23T13:46:00Z">
              <w:r w:rsidR="00DB65A6" w:rsidRPr="00A54EC0">
                <w:rPr>
                  <w:rFonts w:ascii="Times New Roman" w:eastAsia="等线" w:hAnsi="Times New Roman" w:cs="Times New Roman"/>
                  <w:bCs w:val="0"/>
                  <w:color w:val="0000FF"/>
                  <w:kern w:val="0"/>
                  <w:sz w:val="18"/>
                  <w:szCs w:val="18"/>
                  <w:lang w:eastAsia="zh-CN"/>
                </w:rPr>
                <w:t>~</w:t>
              </w:r>
            </w:ins>
            <w:ins w:id="365" w:author="Xuning Wei12232" w:date="2026-07-23T13:49:00Z">
              <w:r w:rsidRPr="00A54EC0">
                <w:rPr>
                  <w:rFonts w:ascii="Times New Roman" w:eastAsia="等线" w:hAnsi="Times New Roman" w:cs="Times New Roman"/>
                  <w:bCs w:val="0"/>
                  <w:color w:val="0000FF"/>
                  <w:kern w:val="0"/>
                  <w:sz w:val="18"/>
                  <w:szCs w:val="18"/>
                  <w:lang w:eastAsia="zh-CN"/>
                </w:rPr>
                <w:t xml:space="preserve"> </w:t>
              </w:r>
              <w:r w:rsidRPr="00473484">
                <w:rPr>
                  <w:rFonts w:ascii="Times New Roman" w:eastAsia="等线" w:hAnsi="Times New Roman" w:cs="Times New Roman"/>
                  <w:bCs w:val="0"/>
                  <w:color w:val="0000FF"/>
                  <w:kern w:val="0"/>
                  <w:sz w:val="18"/>
                  <w:szCs w:val="18"/>
                  <w:lang w:eastAsia="zh-CN"/>
                </w:rPr>
                <w:t>L</w:t>
              </w:r>
              <w:r w:rsidRPr="00A54EC0">
                <w:rPr>
                  <w:rFonts w:ascii="Times New Roman" w:eastAsia="等线" w:hAnsi="Times New Roman" w:cs="Times New Roman"/>
                  <w:bCs w:val="0"/>
                  <w:color w:val="0000FF"/>
                  <w:kern w:val="0"/>
                  <w:sz w:val="18"/>
                  <w:szCs w:val="18"/>
                  <w:lang w:eastAsia="zh-CN"/>
                </w:rPr>
                <w:t>eu12</w:t>
              </w:r>
            </w:ins>
            <w:ins w:id="366" w:author="Xuning Wei12232" w:date="2026-07-27T00:51:00Z">
              <w:r w:rsidR="001A34EA" w:rsidRPr="00A54EC0">
                <w:rPr>
                  <w:rFonts w:ascii="Times New Roman" w:eastAsia="等线" w:hAnsi="Times New Roman" w:cs="Times New Roman"/>
                  <w:bCs w:val="0"/>
                  <w:color w:val="0000FF"/>
                  <w:kern w:val="0"/>
                  <w:sz w:val="18"/>
                  <w:szCs w:val="18"/>
                  <w:lang w:eastAsia="zh-CN"/>
                </w:rPr>
                <w:t>,</w:t>
              </w:r>
            </w:ins>
            <w:ins w:id="367" w:author="Xuning Wei12232" w:date="2026-07-27T00:52:00Z">
              <w:r w:rsidR="001A34EA" w:rsidRPr="00A54EC0">
                <w:rPr>
                  <w:rFonts w:ascii="Times New Roman" w:eastAsia="等线" w:hAnsi="Times New Roman" w:cs="Times New Roman"/>
                  <w:bCs w:val="0"/>
                  <w:color w:val="0000FF"/>
                  <w:kern w:val="0"/>
                  <w:sz w:val="18"/>
                  <w:szCs w:val="18"/>
                  <w:lang w:eastAsia="zh-CN"/>
                </w:rPr>
                <w:t xml:space="preserve">  </w:t>
              </w:r>
            </w:ins>
          </w:p>
          <w:p w14:paraId="635AD8EC" w14:textId="3AA153C0" w:rsidR="00E51051" w:rsidRPr="00473484" w:rsidRDefault="00E51051">
            <w:pPr>
              <w:jc w:val="center"/>
              <w:rPr>
                <w:rFonts w:ascii="Times New Roman" w:eastAsia="仿宋_GB2312" w:hAnsi="Times New Roman" w:cs="Times New Roman"/>
                <w:color w:val="auto"/>
                <w:sz w:val="18"/>
                <w:szCs w:val="18"/>
              </w:rPr>
              <w:pPrChange w:id="368" w:author="Xuning Wei12232" w:date="2026-07-23T13:47:00Z">
                <w:pPr>
                  <w:jc w:val="both"/>
                </w:pPr>
              </w:pPrChange>
            </w:pPr>
            <w:r w:rsidRPr="00473484">
              <w:rPr>
                <w:rFonts w:ascii="Times New Roman" w:eastAsia="仿宋_GB2312" w:hAnsi="Times New Roman" w:cs="Times New Roman"/>
                <w:color w:val="auto"/>
                <w:sz w:val="18"/>
                <w:szCs w:val="18"/>
              </w:rPr>
              <w:t>Wash resin</w:t>
            </w:r>
          </w:p>
        </w:tc>
        <w:tc>
          <w:tcPr>
            <w:tcW w:w="4054" w:type="pct"/>
            <w:tcBorders>
              <w:top w:val="single" w:sz="4" w:space="0" w:color="auto"/>
              <w:left w:val="single" w:sz="4" w:space="0" w:color="auto"/>
              <w:bottom w:val="single" w:sz="4" w:space="0" w:color="auto"/>
              <w:right w:val="single" w:sz="4" w:space="0" w:color="auto"/>
            </w:tcBorders>
            <w:vAlign w:val="center"/>
            <w:tcPrChange w:id="369"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2F40B113" w14:textId="379AA2EF" w:rsidR="00E51051" w:rsidRPr="00473484" w:rsidRDefault="001D5785" w:rsidP="00285F3F">
            <w:pPr>
              <w:jc w:val="both"/>
              <w:rPr>
                <w:rFonts w:ascii="Times New Roman" w:eastAsia="仿宋_GB2312" w:hAnsi="Times New Roman" w:cs="Times New Roman"/>
                <w:color w:val="auto"/>
                <w:sz w:val="18"/>
                <w:szCs w:val="18"/>
              </w:rPr>
            </w:pPr>
            <w:ins w:id="370" w:author="Xuning Wei12232" w:date="2026-07-26T21:27:00Z">
              <w:r w:rsidRPr="00473484">
                <w:rPr>
                  <w:rFonts w:ascii="Times New Roman" w:eastAsia="仿宋_GB2312" w:hAnsi="Times New Roman" w:cs="Times New Roman"/>
                  <w:color w:val="auto"/>
                  <w:sz w:val="18"/>
                  <w:szCs w:val="18"/>
                </w:rPr>
                <w:t xml:space="preserve">1. </w:t>
              </w:r>
            </w:ins>
            <w:r w:rsidR="00E51051" w:rsidRPr="00473484">
              <w:rPr>
                <w:rFonts w:ascii="Times New Roman" w:eastAsia="仿宋_GB2312" w:hAnsi="Times New Roman" w:cs="Times New Roman"/>
                <w:color w:val="auto"/>
                <w:sz w:val="18"/>
                <w:szCs w:val="18"/>
              </w:rPr>
              <w:t>Add</w:t>
            </w:r>
            <w:r w:rsidR="00E51051" w:rsidRPr="00473484">
              <w:rPr>
                <w:rFonts w:ascii="Times New Roman" w:eastAsia="仿宋_GB2312" w:hAnsi="Times New Roman" w:cs="Times New Roman"/>
                <w:color w:val="auto"/>
                <w:sz w:val="18"/>
                <w:szCs w:val="18"/>
                <w:lang w:eastAsia="zh-CN"/>
              </w:rPr>
              <w:t xml:space="preserve"> </w:t>
            </w:r>
            <w:r w:rsidR="00271FEB" w:rsidRPr="00473484">
              <w:rPr>
                <w:rFonts w:ascii="Times New Roman" w:eastAsia="仿宋_GB2312" w:hAnsi="Times New Roman" w:cs="Times New Roman"/>
                <w:color w:val="auto"/>
                <w:sz w:val="18"/>
                <w:szCs w:val="18"/>
                <w:lang w:eastAsia="zh-CN"/>
              </w:rPr>
              <w:t>8.0 V</w:t>
            </w:r>
            <w:r w:rsidR="00E51051" w:rsidRPr="00473484">
              <w:rPr>
                <w:rFonts w:ascii="Times New Roman" w:eastAsia="仿宋_GB2312" w:hAnsi="Times New Roman" w:cs="Times New Roman"/>
                <w:color w:val="auto"/>
                <w:sz w:val="18"/>
                <w:szCs w:val="18"/>
                <w:lang w:eastAsia="zh-CN"/>
              </w:rPr>
              <w:t xml:space="preserve"> DMF (7.584</w:t>
            </w:r>
            <w:ins w:id="371" w:author="Johan Granander" w:date="2026-07-28T13:55:00Z">
              <w:r w:rsidR="00E64585" w:rsidRPr="00473484">
                <w:rPr>
                  <w:rFonts w:ascii="Times New Roman" w:eastAsia="仿宋_GB2312" w:hAnsi="Times New Roman" w:cs="Times New Roman"/>
                  <w:color w:val="auto"/>
                  <w:sz w:val="18"/>
                  <w:szCs w:val="18"/>
                  <w:lang w:eastAsia="zh-CN"/>
                </w:rPr>
                <w:t xml:space="preserve"> </w:t>
              </w:r>
            </w:ins>
            <w:r w:rsidR="00E51051" w:rsidRPr="00473484">
              <w:rPr>
                <w:rFonts w:ascii="Times New Roman" w:eastAsia="仿宋_GB2312" w:hAnsi="Times New Roman" w:cs="Times New Roman"/>
                <w:color w:val="auto"/>
                <w:sz w:val="18"/>
                <w:szCs w:val="18"/>
                <w:lang w:eastAsia="zh-CN"/>
              </w:rPr>
              <w:t>kg/kg)</w:t>
            </w:r>
            <w:r w:rsidR="00E51051" w:rsidRPr="00473484">
              <w:rPr>
                <w:rFonts w:ascii="Times New Roman" w:eastAsia="仿宋_GB2312" w:hAnsi="Times New Roman" w:cs="Times New Roman"/>
                <w:color w:val="auto"/>
                <w:sz w:val="18"/>
                <w:szCs w:val="18"/>
              </w:rPr>
              <w:t xml:space="preserve"> into</w:t>
            </w:r>
            <w:r w:rsidR="00E51051" w:rsidRPr="00473484">
              <w:rPr>
                <w:rFonts w:ascii="Times New Roman" w:eastAsia="仿宋_GB2312" w:hAnsi="Times New Roman" w:cs="Times New Roman"/>
                <w:color w:val="auto"/>
                <w:sz w:val="18"/>
                <w:szCs w:val="18"/>
                <w:rPrChange w:id="372" w:author="Xuning Wei12232" w:date="2026-09-05T19:51:00Z">
                  <w:rPr>
                    <w:rFonts w:ascii="Times New Roman" w:eastAsia="仿宋_GB2312" w:hAnsi="Times New Roman" w:cs="Times New Roman"/>
                    <w:b/>
                    <w:color w:val="auto"/>
                    <w:sz w:val="18"/>
                    <w:szCs w:val="18"/>
                  </w:rPr>
                </w:rPrChange>
              </w:rPr>
              <w:t xml:space="preserve"> TJ4S-1213-Sy15</w:t>
            </w:r>
            <w:r w:rsidR="00E51051" w:rsidRPr="00473484">
              <w:rPr>
                <w:rFonts w:ascii="Times New Roman" w:eastAsia="仿宋_GB2312" w:hAnsi="Times New Roman" w:cs="Times New Roman"/>
                <w:color w:val="auto"/>
                <w:sz w:val="18"/>
                <w:szCs w:val="18"/>
                <w:lang w:eastAsia="zh-CN"/>
                <w:rPrChange w:id="373" w:author="Xuning Wei12232" w:date="2026-09-05T19:51:00Z">
                  <w:rPr>
                    <w:rFonts w:ascii="Times New Roman" w:eastAsia="仿宋_GB2312" w:hAnsi="Times New Roman" w:cs="Times New Roman"/>
                    <w:b/>
                    <w:color w:val="auto"/>
                    <w:sz w:val="18"/>
                    <w:szCs w:val="18"/>
                    <w:lang w:eastAsia="zh-CN"/>
                  </w:rPr>
                </w:rPrChange>
              </w:rPr>
              <w:t>-R01</w:t>
            </w:r>
            <w:r w:rsidR="00E51051" w:rsidRPr="00A54EC0">
              <w:rPr>
                <w:rFonts w:ascii="Times New Roman" w:eastAsia="仿宋_GB2312" w:hAnsi="Times New Roman" w:cs="Times New Roman"/>
                <w:color w:val="auto"/>
                <w:sz w:val="18"/>
                <w:szCs w:val="18"/>
              </w:rPr>
              <w:t xml:space="preserve">. Bubble with nitrogen for 5±2 min, then start the stirrer. </w:t>
            </w:r>
            <w:ins w:id="374" w:author="Xuning Wei12232" w:date="2026-07-26T21:27:00Z">
              <w:r w:rsidRPr="00A54EC0">
                <w:rPr>
                  <w:rFonts w:ascii="Times New Roman" w:eastAsia="仿宋_GB2312" w:hAnsi="Times New Roman" w:cs="Times New Roman"/>
                  <w:color w:val="auto"/>
                  <w:sz w:val="18"/>
                  <w:szCs w:val="18"/>
                </w:rPr>
                <w:t xml:space="preserve">2. </w:t>
              </w:r>
            </w:ins>
            <w:r w:rsidR="00E51051" w:rsidRPr="00A54EC0">
              <w:rPr>
                <w:rFonts w:ascii="Times New Roman" w:eastAsia="仿宋_GB2312" w:hAnsi="Times New Roman" w:cs="Times New Roman"/>
                <w:color w:val="auto"/>
                <w:sz w:val="18"/>
                <w:szCs w:val="18"/>
              </w:rPr>
              <w:t>After stirring for 5±2 min, stop stirring, turn off the nitrogen</w:t>
            </w:r>
            <w:r w:rsidR="00E51051" w:rsidRPr="00473484">
              <w:rPr>
                <w:rFonts w:ascii="Times New Roman" w:eastAsia="仿宋_GB2312" w:hAnsi="Times New Roman" w:cs="Times New Roman"/>
                <w:color w:val="auto"/>
                <w:sz w:val="18"/>
                <w:szCs w:val="18"/>
                <w:lang w:eastAsia="zh-CN"/>
              </w:rPr>
              <w:t>. Then</w:t>
            </w:r>
            <w:r w:rsidR="00E51051" w:rsidRPr="00473484">
              <w:rPr>
                <w:rFonts w:ascii="Times New Roman" w:hAnsi="Times New Roman" w:cs="Times New Roman"/>
                <w:color w:val="auto"/>
                <w:sz w:val="18"/>
                <w:szCs w:val="18"/>
              </w:rPr>
              <w:t xml:space="preserve"> </w:t>
            </w:r>
            <w:r w:rsidR="00E51051" w:rsidRPr="00473484">
              <w:rPr>
                <w:rFonts w:ascii="Times New Roman" w:eastAsia="仿宋_GB2312" w:hAnsi="Times New Roman" w:cs="Times New Roman"/>
                <w:color w:val="auto"/>
                <w:sz w:val="18"/>
                <w:szCs w:val="18"/>
              </w:rPr>
              <w:t xml:space="preserve">Transfer the </w:t>
            </w:r>
            <w:r w:rsidR="00DD2997" w:rsidRPr="00473484">
              <w:rPr>
                <w:rFonts w:ascii="Times New Roman" w:eastAsia="仿宋_GB2312" w:hAnsi="Times New Roman" w:cs="Times New Roman"/>
                <w:color w:val="auto"/>
                <w:sz w:val="18"/>
                <w:szCs w:val="18"/>
                <w:lang w:eastAsia="zh-CN"/>
              </w:rPr>
              <w:t>mixture</w:t>
            </w:r>
            <w:r w:rsidR="00E51051" w:rsidRPr="00473484">
              <w:rPr>
                <w:rFonts w:ascii="Times New Roman" w:eastAsia="仿宋_GB2312" w:hAnsi="Times New Roman" w:cs="Times New Roman"/>
                <w:color w:val="auto"/>
                <w:sz w:val="18"/>
                <w:szCs w:val="18"/>
                <w:lang w:eastAsia="zh-CN"/>
              </w:rPr>
              <w:t xml:space="preserve"> </w:t>
            </w:r>
            <w:r w:rsidR="00E51051" w:rsidRPr="00473484">
              <w:rPr>
                <w:rFonts w:ascii="Times New Roman" w:eastAsia="仿宋_GB2312" w:hAnsi="Times New Roman" w:cs="Times New Roman"/>
                <w:color w:val="auto"/>
                <w:sz w:val="18"/>
                <w:szCs w:val="18"/>
              </w:rPr>
              <w:t xml:space="preserve">into </w:t>
            </w:r>
            <w:r w:rsidR="00E51051" w:rsidRPr="00473484">
              <w:rPr>
                <w:rFonts w:ascii="Times New Roman" w:eastAsia="仿宋_GB2312" w:hAnsi="Times New Roman" w:cs="Times New Roman"/>
                <w:color w:val="auto"/>
                <w:sz w:val="18"/>
                <w:szCs w:val="18"/>
                <w:rPrChange w:id="375" w:author="Xuning Wei12232" w:date="2026-09-05T19:51:00Z">
                  <w:rPr>
                    <w:rFonts w:ascii="Times New Roman" w:eastAsia="仿宋_GB2312" w:hAnsi="Times New Roman" w:cs="Times New Roman"/>
                    <w:b/>
                    <w:color w:val="auto"/>
                    <w:sz w:val="18"/>
                    <w:szCs w:val="18"/>
                  </w:rPr>
                </w:rPrChange>
              </w:rPr>
              <w:t>TJ4S-1213-Sy15</w:t>
            </w:r>
            <w:r w:rsidR="00E51051" w:rsidRPr="00473484">
              <w:rPr>
                <w:rFonts w:ascii="Times New Roman" w:eastAsia="仿宋_GB2312" w:hAnsi="Times New Roman" w:cs="Times New Roman"/>
                <w:color w:val="auto"/>
                <w:sz w:val="18"/>
                <w:szCs w:val="18"/>
                <w:lang w:eastAsia="zh-CN"/>
                <w:rPrChange w:id="376" w:author="Xuning Wei12232" w:date="2026-09-05T19:51:00Z">
                  <w:rPr>
                    <w:rFonts w:ascii="Times New Roman" w:eastAsia="仿宋_GB2312" w:hAnsi="Times New Roman" w:cs="Times New Roman"/>
                    <w:b/>
                    <w:color w:val="auto"/>
                    <w:sz w:val="18"/>
                    <w:szCs w:val="18"/>
                    <w:lang w:eastAsia="zh-CN"/>
                  </w:rPr>
                </w:rPrChange>
              </w:rPr>
              <w:t xml:space="preserve">. </w:t>
            </w:r>
            <w:r w:rsidR="00E51051" w:rsidRPr="00A54EC0">
              <w:rPr>
                <w:rFonts w:ascii="Times New Roman" w:eastAsia="仿宋_GB2312" w:hAnsi="Times New Roman" w:cs="Times New Roman"/>
                <w:color w:val="auto"/>
                <w:sz w:val="18"/>
                <w:szCs w:val="18"/>
              </w:rPr>
              <w:t xml:space="preserve">Bubble with nitrogen for 5±2 min, then start the stirrer. </w:t>
            </w:r>
            <w:ins w:id="377" w:author="Xuning Wei12232" w:date="2026-07-26T21:27:00Z">
              <w:r w:rsidRPr="00A54EC0">
                <w:rPr>
                  <w:rFonts w:ascii="Times New Roman" w:eastAsia="仿宋_GB2312" w:hAnsi="Times New Roman" w:cs="Times New Roman"/>
                  <w:color w:val="auto"/>
                  <w:sz w:val="18"/>
                  <w:szCs w:val="18"/>
                </w:rPr>
                <w:br/>
                <w:t xml:space="preserve">3. </w:t>
              </w:r>
            </w:ins>
            <w:r w:rsidR="00E51051" w:rsidRPr="00473484">
              <w:rPr>
                <w:rFonts w:ascii="Times New Roman" w:eastAsia="仿宋_GB2312" w:hAnsi="Times New Roman" w:cs="Times New Roman"/>
                <w:color w:val="auto"/>
                <w:sz w:val="18"/>
                <w:szCs w:val="18"/>
              </w:rPr>
              <w:t xml:space="preserve">After stirring for 7±2 min, stop stirring, turn off the nitrogen. Drain until there is no obvious drip. Perform this operation </w:t>
            </w:r>
            <w:del w:id="378" w:author="Johan Granander" w:date="2026-05-04T10:59:00Z">
              <w:r w:rsidR="00E51051" w:rsidRPr="00473484" w:rsidDel="001962D5">
                <w:rPr>
                  <w:rFonts w:ascii="Times New Roman" w:eastAsia="仿宋_GB2312" w:hAnsi="Times New Roman" w:cs="Times New Roman"/>
                  <w:color w:val="auto"/>
                  <w:sz w:val="18"/>
                  <w:szCs w:val="18"/>
                </w:rPr>
                <w:delText xml:space="preserve">for </w:delText>
              </w:r>
            </w:del>
            <w:r w:rsidR="00E51051" w:rsidRPr="00473484">
              <w:rPr>
                <w:rFonts w:ascii="Times New Roman" w:eastAsia="仿宋_GB2312" w:hAnsi="Times New Roman" w:cs="Times New Roman"/>
                <w:color w:val="auto"/>
                <w:sz w:val="18"/>
                <w:szCs w:val="18"/>
              </w:rPr>
              <w:t>3 times.</w:t>
            </w:r>
          </w:p>
        </w:tc>
      </w:tr>
      <w:tr w:rsidR="00E51051" w:rsidRPr="00473484" w14:paraId="6D31E015" w14:textId="77777777" w:rsidTr="0051270C">
        <w:trPr>
          <w:trHeight w:val="454"/>
          <w:trPrChange w:id="379"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380"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38B5FEB0" w14:textId="6DFB88ED"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12</w:t>
            </w:r>
          </w:p>
        </w:tc>
        <w:tc>
          <w:tcPr>
            <w:tcW w:w="670" w:type="pct"/>
            <w:tcBorders>
              <w:top w:val="single" w:sz="4" w:space="0" w:color="auto"/>
              <w:left w:val="single" w:sz="4" w:space="0" w:color="auto"/>
              <w:bottom w:val="single" w:sz="4" w:space="0" w:color="auto"/>
              <w:right w:val="single" w:sz="4" w:space="0" w:color="auto"/>
            </w:tcBorders>
            <w:vAlign w:val="center"/>
            <w:tcPrChange w:id="381"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2A075E3B" w14:textId="5E7E3E98" w:rsidR="00931AF5" w:rsidRPr="00473484" w:rsidRDefault="00931AF5" w:rsidP="00931AF5">
            <w:pPr>
              <w:jc w:val="center"/>
              <w:rPr>
                <w:ins w:id="382" w:author="Xuning Wei12232" w:date="2026-07-23T13:49:00Z"/>
                <w:rFonts w:ascii="Times New Roman" w:eastAsia="等线" w:hAnsi="Times New Roman" w:cs="Times New Roman"/>
                <w:bCs w:val="0"/>
                <w:color w:val="0000FF"/>
                <w:kern w:val="0"/>
                <w:sz w:val="18"/>
                <w:szCs w:val="18"/>
                <w:lang w:eastAsia="zh-CN"/>
              </w:rPr>
            </w:pPr>
            <w:ins w:id="383" w:author="Xuning Wei12232" w:date="2026-07-23T13:50:00Z">
              <w:r w:rsidRPr="00473484">
                <w:rPr>
                  <w:rFonts w:ascii="Times New Roman" w:eastAsia="等线" w:hAnsi="Times New Roman" w:cs="Times New Roman"/>
                  <w:bCs w:val="0"/>
                  <w:color w:val="0000FF"/>
                  <w:kern w:val="0"/>
                  <w:sz w:val="18"/>
                  <w:szCs w:val="18"/>
                  <w:lang w:eastAsia="zh-CN"/>
                </w:rPr>
                <w:t>prePhe23</w:t>
              </w:r>
            </w:ins>
            <w:ins w:id="384" w:author="Xuning Wei12232" w:date="2026-07-23T13:49:00Z">
              <w:r w:rsidRPr="00473484">
                <w:rPr>
                  <w:rFonts w:ascii="Times New Roman" w:eastAsia="等线" w:hAnsi="Times New Roman" w:cs="Times New Roman"/>
                  <w:bCs w:val="0"/>
                  <w:color w:val="0000FF"/>
                  <w:kern w:val="0"/>
                  <w:sz w:val="18"/>
                  <w:szCs w:val="18"/>
                  <w:lang w:eastAsia="zh-CN"/>
                </w:rPr>
                <w:t xml:space="preserve"> ~ </w:t>
              </w:r>
            </w:ins>
            <w:ins w:id="385" w:author="Xuning Wei12232" w:date="2026-07-23T13:50:00Z">
              <w:r w:rsidRPr="00473484">
                <w:rPr>
                  <w:rFonts w:ascii="Times New Roman" w:eastAsia="等线" w:hAnsi="Times New Roman" w:cs="Times New Roman"/>
                  <w:bCs w:val="0"/>
                  <w:color w:val="0000FF"/>
                  <w:kern w:val="0"/>
                  <w:sz w:val="18"/>
                  <w:szCs w:val="18"/>
                  <w:lang w:eastAsia="zh-CN"/>
                </w:rPr>
                <w:t>preOrn11</w:t>
              </w:r>
            </w:ins>
          </w:p>
          <w:p w14:paraId="77B6C570" w14:textId="6EB28252" w:rsidR="00931AF5" w:rsidRPr="00473484" w:rsidRDefault="00931AF5" w:rsidP="00931AF5">
            <w:pPr>
              <w:jc w:val="center"/>
              <w:rPr>
                <w:ins w:id="386" w:author="Xuning Wei12232" w:date="2026-07-23T13:49:00Z"/>
                <w:rFonts w:ascii="Times New Roman" w:eastAsia="等线" w:hAnsi="Times New Roman" w:cs="Times New Roman"/>
                <w:bCs w:val="0"/>
                <w:color w:val="0000FF"/>
                <w:kern w:val="0"/>
                <w:sz w:val="18"/>
                <w:szCs w:val="18"/>
                <w:lang w:eastAsia="zh-CN"/>
              </w:rPr>
            </w:pPr>
            <w:ins w:id="387" w:author="Xuning Wei12232" w:date="2026-07-23T13:49:00Z">
              <w:r w:rsidRPr="00473484">
                <w:rPr>
                  <w:rFonts w:ascii="Times New Roman" w:eastAsia="等线" w:hAnsi="Times New Roman" w:cs="Times New Roman"/>
                  <w:bCs w:val="0"/>
                  <w:color w:val="0000FF"/>
                  <w:kern w:val="0"/>
                  <w:sz w:val="18"/>
                  <w:szCs w:val="18"/>
                  <w:lang w:eastAsia="zh-CN"/>
                </w:rPr>
                <w:t xml:space="preserve">Excluding </w:t>
              </w:r>
            </w:ins>
            <w:ins w:id="388" w:author="Xuning Wei12232" w:date="2026-07-23T13:51:00Z">
              <w:r w:rsidRPr="00473484">
                <w:rPr>
                  <w:rFonts w:ascii="Times New Roman" w:eastAsia="等线" w:hAnsi="Times New Roman" w:cs="Times New Roman"/>
                  <w:bCs w:val="0"/>
                  <w:color w:val="0000FF"/>
                  <w:kern w:val="0"/>
                  <w:sz w:val="18"/>
                  <w:szCs w:val="18"/>
                  <w:lang w:eastAsia="zh-CN"/>
                </w:rPr>
                <w:t>preSer20</w:t>
              </w:r>
            </w:ins>
          </w:p>
          <w:p w14:paraId="38F879A2" w14:textId="51D267FF" w:rsidR="00E51051" w:rsidRPr="00473484" w:rsidRDefault="00E51051">
            <w:pPr>
              <w:jc w:val="center"/>
              <w:rPr>
                <w:rFonts w:ascii="Times New Roman" w:eastAsia="仿宋_GB2312" w:hAnsi="Times New Roman" w:cs="Times New Roman"/>
                <w:color w:val="auto"/>
                <w:sz w:val="18"/>
                <w:szCs w:val="18"/>
              </w:rPr>
              <w:pPrChange w:id="389" w:author="Xuning Wei12232" w:date="2026-07-23T13:49:00Z">
                <w:pPr>
                  <w:jc w:val="both"/>
                </w:pPr>
              </w:pPrChange>
            </w:pPr>
            <w:r w:rsidRPr="00473484">
              <w:rPr>
                <w:rFonts w:ascii="Times New Roman" w:eastAsia="仿宋_GB2312" w:hAnsi="Times New Roman" w:cs="Times New Roman"/>
                <w:color w:val="auto"/>
                <w:sz w:val="18"/>
                <w:szCs w:val="18"/>
              </w:rPr>
              <w:t>De-</w:t>
            </w:r>
            <w:proofErr w:type="spellStart"/>
            <w:r w:rsidRPr="00473484">
              <w:rPr>
                <w:rFonts w:ascii="Times New Roman" w:eastAsia="仿宋_GB2312" w:hAnsi="Times New Roman" w:cs="Times New Roman"/>
                <w:color w:val="auto"/>
                <w:sz w:val="18"/>
                <w:szCs w:val="18"/>
              </w:rPr>
              <w:t>Fmoc</w:t>
            </w:r>
            <w:proofErr w:type="spellEnd"/>
          </w:p>
        </w:tc>
        <w:tc>
          <w:tcPr>
            <w:tcW w:w="4054" w:type="pct"/>
            <w:tcBorders>
              <w:top w:val="single" w:sz="4" w:space="0" w:color="auto"/>
              <w:left w:val="single" w:sz="4" w:space="0" w:color="auto"/>
              <w:bottom w:val="single" w:sz="4" w:space="0" w:color="auto"/>
              <w:right w:val="single" w:sz="4" w:space="0" w:color="auto"/>
            </w:tcBorders>
            <w:vAlign w:val="center"/>
            <w:tcPrChange w:id="390"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2F5F1192" w14:textId="3DF8765A" w:rsidR="00E51051" w:rsidRPr="00A54EC0" w:rsidRDefault="00112C53">
            <w:pPr>
              <w:jc w:val="both"/>
              <w:rPr>
                <w:rFonts w:ascii="Times New Roman" w:eastAsia="仿宋_GB2312" w:hAnsi="Times New Roman" w:cs="Times New Roman"/>
                <w:color w:val="auto"/>
                <w:sz w:val="18"/>
                <w:szCs w:val="18"/>
              </w:rPr>
            </w:pPr>
            <w:ins w:id="391" w:author="Xuning Wei12232" w:date="2026-07-26T21:28:00Z">
              <w:r w:rsidRPr="00473484">
                <w:rPr>
                  <w:rFonts w:ascii="Times New Roman" w:eastAsia="仿宋_GB2312" w:hAnsi="Times New Roman" w:cs="Times New Roman"/>
                  <w:color w:val="auto"/>
                  <w:sz w:val="18"/>
                  <w:szCs w:val="18"/>
                </w:rPr>
                <w:t xml:space="preserve">1. </w:t>
              </w:r>
            </w:ins>
            <w:r w:rsidR="00E51051" w:rsidRPr="00473484">
              <w:rPr>
                <w:rFonts w:ascii="Times New Roman" w:eastAsia="仿宋_GB2312" w:hAnsi="Times New Roman" w:cs="Times New Roman"/>
                <w:color w:val="auto"/>
                <w:sz w:val="18"/>
                <w:szCs w:val="18"/>
              </w:rPr>
              <w:t>Add</w:t>
            </w:r>
            <w:r w:rsidR="00E51051" w:rsidRPr="00473484">
              <w:rPr>
                <w:rFonts w:ascii="Times New Roman" w:eastAsia="仿宋_GB2312" w:hAnsi="Times New Roman" w:cs="Times New Roman"/>
                <w:color w:val="auto"/>
                <w:sz w:val="18"/>
                <w:szCs w:val="18"/>
                <w:lang w:eastAsia="zh-CN"/>
              </w:rPr>
              <w:t xml:space="preserve"> </w:t>
            </w:r>
            <w:r w:rsidR="00271FEB" w:rsidRPr="00473484">
              <w:rPr>
                <w:rFonts w:ascii="Times New Roman" w:eastAsia="仿宋_GB2312" w:hAnsi="Times New Roman" w:cs="Times New Roman"/>
                <w:bCs w:val="0"/>
                <w:color w:val="auto"/>
                <w:sz w:val="18"/>
                <w:szCs w:val="18"/>
                <w:lang w:eastAsia="zh-CN"/>
              </w:rPr>
              <w:t>8.0 V</w:t>
            </w:r>
            <w:ins w:id="392" w:author="Xuning Wei12232" w:date="2026-07-27T22:36:00Z">
              <w:r w:rsidR="00974D3A" w:rsidRPr="00473484">
                <w:rPr>
                  <w:rFonts w:ascii="Times New Roman" w:eastAsia="仿宋_GB2312" w:hAnsi="Times New Roman" w:cs="Times New Roman"/>
                  <w:bCs w:val="0"/>
                  <w:color w:val="auto"/>
                  <w:sz w:val="18"/>
                  <w:szCs w:val="18"/>
                  <w:lang w:eastAsia="zh-CN"/>
                </w:rPr>
                <w:t xml:space="preserve"> </w:t>
              </w:r>
              <w:r w:rsidR="00974D3A" w:rsidRPr="00473484">
                <w:rPr>
                  <w:rFonts w:ascii="Times New Roman" w:eastAsia="仿宋_GB2312" w:hAnsi="Times New Roman" w:cs="Times New Roman"/>
                  <w:bCs w:val="0"/>
                  <w:color w:val="0000FF"/>
                  <w:sz w:val="18"/>
                  <w:szCs w:val="18"/>
                  <w:lang w:eastAsia="zh-CN"/>
                </w:rPr>
                <w:t xml:space="preserve">20% </w:t>
              </w:r>
              <w:commentRangeStart w:id="393"/>
              <w:commentRangeStart w:id="394"/>
              <w:commentRangeStart w:id="395"/>
              <w:commentRangeStart w:id="396"/>
              <w:proofErr w:type="spellStart"/>
              <w:r w:rsidR="00974D3A" w:rsidRPr="00473484">
                <w:rPr>
                  <w:rFonts w:ascii="Times New Roman" w:eastAsia="仿宋_GB2312" w:hAnsi="Times New Roman" w:cs="Times New Roman"/>
                  <w:bCs w:val="0"/>
                  <w:color w:val="0000FF"/>
                  <w:sz w:val="18"/>
                  <w:szCs w:val="18"/>
                  <w:lang w:eastAsia="zh-CN"/>
                </w:rPr>
                <w:t>Piperidine</w:t>
              </w:r>
              <w:proofErr w:type="spellEnd"/>
              <w:r w:rsidR="00974D3A" w:rsidRPr="00473484">
                <w:rPr>
                  <w:rFonts w:ascii="Times New Roman" w:eastAsia="仿宋_GB2312" w:hAnsi="Times New Roman" w:cs="Times New Roman"/>
                  <w:bCs w:val="0"/>
                  <w:color w:val="0000FF"/>
                  <w:sz w:val="18"/>
                  <w:szCs w:val="18"/>
                  <w:lang w:eastAsia="zh-CN"/>
                </w:rPr>
                <w:t xml:space="preserve"> in DMF</w:t>
              </w:r>
              <w:commentRangeEnd w:id="393"/>
              <w:r w:rsidR="00974D3A" w:rsidRPr="00A54EC0">
                <w:rPr>
                  <w:rStyle w:val="aff1"/>
                  <w:rFonts w:ascii="Times New Roman" w:eastAsia="仿宋_GB2312" w:hAnsi="Times New Roman" w:cs="Times New Roman"/>
                  <w:bCs w:val="0"/>
                  <w:color w:val="0000FF"/>
                  <w:sz w:val="18"/>
                  <w:szCs w:val="18"/>
                  <w:lang w:eastAsia="zh-CN"/>
                </w:rPr>
                <w:commentReference w:id="393"/>
              </w:r>
              <w:commentRangeEnd w:id="394"/>
              <w:r w:rsidR="00974D3A" w:rsidRPr="00A54EC0">
                <w:rPr>
                  <w:rStyle w:val="aff1"/>
                  <w:rFonts w:ascii="Times New Roman" w:eastAsia="仿宋_GB2312" w:hAnsi="Times New Roman" w:cs="Times New Roman"/>
                  <w:bCs w:val="0"/>
                  <w:color w:val="0000FF"/>
                  <w:sz w:val="18"/>
                  <w:szCs w:val="18"/>
                  <w:lang w:eastAsia="zh-CN"/>
                </w:rPr>
                <w:commentReference w:id="394"/>
              </w:r>
              <w:commentRangeEnd w:id="395"/>
              <w:r w:rsidR="00974D3A" w:rsidRPr="00A54EC0">
                <w:rPr>
                  <w:rStyle w:val="aff1"/>
                  <w:rFonts w:ascii="Times New Roman" w:eastAsia="仿宋_GB2312" w:hAnsi="Times New Roman" w:cs="Times New Roman"/>
                  <w:bCs w:val="0"/>
                  <w:color w:val="0000FF"/>
                  <w:sz w:val="18"/>
                  <w:szCs w:val="18"/>
                  <w:lang w:eastAsia="zh-CN"/>
                </w:rPr>
                <w:commentReference w:id="395"/>
              </w:r>
              <w:commentRangeEnd w:id="396"/>
              <w:r w:rsidR="00974D3A" w:rsidRPr="00A54EC0">
                <w:rPr>
                  <w:rStyle w:val="aff1"/>
                  <w:rFonts w:ascii="Times New Roman" w:eastAsia="仿宋_GB2312" w:hAnsi="Times New Roman" w:cs="Times New Roman"/>
                  <w:bCs w:val="0"/>
                  <w:color w:val="0000FF"/>
                  <w:sz w:val="18"/>
                  <w:szCs w:val="18"/>
                  <w:lang w:eastAsia="zh-CN"/>
                </w:rPr>
                <w:commentReference w:id="396"/>
              </w:r>
              <w:r w:rsidR="00974D3A" w:rsidRPr="00A54EC0">
                <w:rPr>
                  <w:rFonts w:ascii="Times New Roman" w:eastAsia="仿宋_GB2312" w:hAnsi="Times New Roman" w:cs="Times New Roman"/>
                  <w:bCs w:val="0"/>
                  <w:color w:val="0000FF"/>
                  <w:sz w:val="18"/>
                  <w:szCs w:val="18"/>
                  <w:lang w:eastAsia="zh-CN"/>
                </w:rPr>
                <w:t xml:space="preserve"> </w:t>
              </w:r>
              <w:r w:rsidR="00974D3A" w:rsidRPr="00A54EC0">
                <w:rPr>
                  <w:rFonts w:ascii="Times New Roman" w:eastAsia="仿宋_GB2312" w:hAnsi="Times New Roman" w:cs="Times New Roman"/>
                  <w:bCs w:val="0"/>
                  <w:color w:val="auto"/>
                  <w:sz w:val="18"/>
                  <w:szCs w:val="18"/>
                  <w:lang w:eastAsia="zh-CN"/>
                </w:rPr>
                <w:t>(7.448 kg/kg)</w:t>
              </w:r>
            </w:ins>
            <w:del w:id="397" w:author="Xuning Wei12232" w:date="2026-07-27T22:36:00Z">
              <w:r w:rsidR="00E51051" w:rsidRPr="00A54EC0" w:rsidDel="00974D3A">
                <w:rPr>
                  <w:rFonts w:ascii="Times New Roman" w:eastAsia="仿宋_GB2312" w:hAnsi="Times New Roman" w:cs="Times New Roman"/>
                  <w:bCs w:val="0"/>
                  <w:color w:val="auto"/>
                  <w:sz w:val="18"/>
                  <w:szCs w:val="18"/>
                  <w:lang w:eastAsia="zh-CN"/>
                </w:rPr>
                <w:delText xml:space="preserve"> 20% </w:delText>
              </w:r>
            </w:del>
            <w:commentRangeStart w:id="398"/>
            <w:commentRangeStart w:id="399"/>
            <w:commentRangeStart w:id="400"/>
            <w:commentRangeStart w:id="401"/>
            <w:del w:id="402" w:author="Xuning Wei12232" w:date="2026-06-06T10:54:00Z">
              <w:r w:rsidR="00E51051" w:rsidRPr="00473484" w:rsidDel="00EE6870">
                <w:rPr>
                  <w:rFonts w:ascii="Times New Roman" w:eastAsia="仿宋_GB2312" w:hAnsi="Times New Roman" w:cs="Times New Roman"/>
                  <w:bCs w:val="0"/>
                  <w:color w:val="0000FF"/>
                  <w:sz w:val="18"/>
                  <w:szCs w:val="18"/>
                  <w:lang w:eastAsia="zh-CN"/>
                  <w:rPrChange w:id="403" w:author="Xuning Wei12232" w:date="2026-09-05T19:51:00Z">
                    <w:rPr>
                      <w:rFonts w:ascii="Times New Roman" w:eastAsia="仿宋_GB2312" w:hAnsi="Times New Roman" w:cs="Times New Roman"/>
                      <w:bCs w:val="0"/>
                      <w:color w:val="auto"/>
                      <w:sz w:val="18"/>
                      <w:szCs w:val="18"/>
                      <w:lang w:eastAsia="zh-CN"/>
                    </w:rPr>
                  </w:rPrChange>
                </w:rPr>
                <w:delText xml:space="preserve">Piperidine Solution </w:delText>
              </w:r>
            </w:del>
            <w:commentRangeEnd w:id="398"/>
            <w:del w:id="404" w:author="Xuning Wei12232" w:date="2026-07-27T22:36:00Z">
              <w:r w:rsidR="00E51051" w:rsidRPr="00A54EC0" w:rsidDel="00974D3A">
                <w:rPr>
                  <w:rStyle w:val="aff1"/>
                  <w:rFonts w:ascii="Times New Roman" w:eastAsia="仿宋_GB2312" w:hAnsi="Times New Roman" w:cs="Times New Roman"/>
                  <w:bCs w:val="0"/>
                  <w:color w:val="auto"/>
                  <w:sz w:val="18"/>
                  <w:szCs w:val="18"/>
                  <w:lang w:eastAsia="zh-CN"/>
                </w:rPr>
                <w:commentReference w:id="398"/>
              </w:r>
              <w:commentRangeEnd w:id="399"/>
              <w:r w:rsidR="00E51051" w:rsidRPr="00A54EC0" w:rsidDel="00974D3A">
                <w:rPr>
                  <w:rStyle w:val="aff1"/>
                  <w:rFonts w:ascii="Times New Roman" w:eastAsia="仿宋_GB2312" w:hAnsi="Times New Roman" w:cs="Times New Roman"/>
                  <w:bCs w:val="0"/>
                  <w:color w:val="auto"/>
                  <w:sz w:val="18"/>
                  <w:szCs w:val="18"/>
                  <w:lang w:eastAsia="zh-CN"/>
                </w:rPr>
                <w:commentReference w:id="399"/>
              </w:r>
              <w:commentRangeEnd w:id="400"/>
              <w:r w:rsidR="00E51051" w:rsidRPr="00A54EC0" w:rsidDel="00974D3A">
                <w:rPr>
                  <w:rStyle w:val="aff1"/>
                  <w:rFonts w:ascii="Times New Roman" w:eastAsia="仿宋_GB2312" w:hAnsi="Times New Roman" w:cs="Times New Roman"/>
                  <w:bCs w:val="0"/>
                  <w:color w:val="auto"/>
                  <w:sz w:val="18"/>
                  <w:szCs w:val="18"/>
                  <w:lang w:eastAsia="zh-CN"/>
                </w:rPr>
                <w:commentReference w:id="400"/>
              </w:r>
              <w:commentRangeEnd w:id="401"/>
              <w:r w:rsidR="00E51051" w:rsidRPr="00A54EC0" w:rsidDel="00974D3A">
                <w:rPr>
                  <w:rStyle w:val="aff1"/>
                  <w:rFonts w:ascii="Times New Roman" w:eastAsia="仿宋_GB2312" w:hAnsi="Times New Roman" w:cs="Times New Roman"/>
                  <w:bCs w:val="0"/>
                  <w:color w:val="auto"/>
                  <w:sz w:val="18"/>
                  <w:szCs w:val="18"/>
                  <w:lang w:eastAsia="zh-CN"/>
                </w:rPr>
                <w:commentReference w:id="401"/>
              </w:r>
              <w:r w:rsidR="00E51051" w:rsidRPr="00A54EC0" w:rsidDel="00974D3A">
                <w:rPr>
                  <w:rFonts w:ascii="Times New Roman" w:eastAsia="仿宋_GB2312" w:hAnsi="Times New Roman" w:cs="Times New Roman"/>
                  <w:bCs w:val="0"/>
                  <w:color w:val="auto"/>
                  <w:sz w:val="18"/>
                  <w:szCs w:val="18"/>
                  <w:lang w:eastAsia="zh-CN"/>
                </w:rPr>
                <w:delText>(7.448</w:delText>
              </w:r>
              <w:r w:rsidR="00DD2997" w:rsidRPr="00A54EC0" w:rsidDel="00974D3A">
                <w:rPr>
                  <w:rFonts w:ascii="Times New Roman" w:eastAsia="仿宋_GB2312" w:hAnsi="Times New Roman" w:cs="Times New Roman"/>
                  <w:bCs w:val="0"/>
                  <w:color w:val="auto"/>
                  <w:sz w:val="18"/>
                  <w:szCs w:val="18"/>
                  <w:lang w:eastAsia="zh-CN"/>
                </w:rPr>
                <w:delText xml:space="preserve"> </w:delText>
              </w:r>
              <w:r w:rsidR="00E51051" w:rsidRPr="00A54EC0" w:rsidDel="00974D3A">
                <w:rPr>
                  <w:rFonts w:ascii="Times New Roman" w:eastAsia="仿宋_GB2312" w:hAnsi="Times New Roman" w:cs="Times New Roman"/>
                  <w:bCs w:val="0"/>
                  <w:color w:val="auto"/>
                  <w:sz w:val="18"/>
                  <w:szCs w:val="18"/>
                  <w:lang w:eastAsia="zh-CN"/>
                </w:rPr>
                <w:delText>kg/kg)</w:delText>
              </w:r>
            </w:del>
            <w:r w:rsidR="00E51051" w:rsidRPr="00A54EC0">
              <w:rPr>
                <w:rFonts w:ascii="Times New Roman" w:eastAsia="仿宋_GB2312" w:hAnsi="Times New Roman" w:cs="Times New Roman"/>
                <w:bCs w:val="0"/>
                <w:color w:val="auto"/>
                <w:sz w:val="18"/>
                <w:szCs w:val="18"/>
                <w:lang w:eastAsia="zh-CN"/>
              </w:rPr>
              <w:t xml:space="preserve"> </w:t>
            </w:r>
            <w:r w:rsidR="00E51051" w:rsidRPr="00473484">
              <w:rPr>
                <w:rFonts w:ascii="Times New Roman" w:eastAsia="仿宋_GB2312" w:hAnsi="Times New Roman" w:cs="Times New Roman"/>
                <w:color w:val="auto"/>
                <w:sz w:val="18"/>
                <w:szCs w:val="18"/>
              </w:rPr>
              <w:t>into</w:t>
            </w:r>
            <w:r w:rsidR="00E51051" w:rsidRPr="00473484">
              <w:rPr>
                <w:rFonts w:ascii="Times New Roman" w:eastAsia="仿宋_GB2312" w:hAnsi="Times New Roman" w:cs="Times New Roman"/>
                <w:color w:val="auto"/>
                <w:sz w:val="18"/>
                <w:szCs w:val="18"/>
                <w:rPrChange w:id="405" w:author="Xuning Wei12232" w:date="2026-09-05T19:51:00Z">
                  <w:rPr>
                    <w:rFonts w:ascii="Times New Roman" w:eastAsia="仿宋_GB2312" w:hAnsi="Times New Roman" w:cs="Times New Roman"/>
                    <w:b/>
                    <w:color w:val="auto"/>
                    <w:sz w:val="18"/>
                    <w:szCs w:val="18"/>
                  </w:rPr>
                </w:rPrChange>
              </w:rPr>
              <w:t xml:space="preserve"> TJ4S-1213-Sy15</w:t>
            </w:r>
            <w:r w:rsidR="00E51051" w:rsidRPr="00A54EC0">
              <w:rPr>
                <w:rFonts w:ascii="Times New Roman" w:eastAsia="仿宋_GB2312" w:hAnsi="Times New Roman" w:cs="Times New Roman"/>
                <w:color w:val="auto"/>
                <w:sz w:val="18"/>
                <w:szCs w:val="18"/>
              </w:rPr>
              <w:t>. Bubble with nitrogen for 5±2</w:t>
            </w:r>
            <w:ins w:id="406" w:author="Johan Granander" w:date="2026-07-28T13:55:00Z">
              <w:r w:rsidR="00E64585" w:rsidRPr="00A54EC0">
                <w:rPr>
                  <w:rFonts w:ascii="Times New Roman" w:eastAsia="仿宋_GB2312" w:hAnsi="Times New Roman" w:cs="Times New Roman"/>
                  <w:color w:val="auto"/>
                  <w:sz w:val="18"/>
                  <w:szCs w:val="18"/>
                </w:rPr>
                <w:t xml:space="preserve"> </w:t>
              </w:r>
            </w:ins>
            <w:r w:rsidR="00E51051" w:rsidRPr="00A54EC0">
              <w:rPr>
                <w:rFonts w:ascii="Times New Roman" w:eastAsia="仿宋_GB2312" w:hAnsi="Times New Roman" w:cs="Times New Roman"/>
                <w:color w:val="auto"/>
                <w:sz w:val="18"/>
                <w:szCs w:val="18"/>
              </w:rPr>
              <w:t>min, then start the stirrer</w:t>
            </w:r>
            <w:ins w:id="407" w:author="Xuning Wei12232" w:date="2026-07-26T21:28:00Z">
              <w:r w:rsidRPr="00473484">
                <w:rPr>
                  <w:rFonts w:ascii="Times New Roman" w:eastAsia="仿宋_GB2312" w:hAnsi="Times New Roman" w:cs="Times New Roman"/>
                  <w:color w:val="auto"/>
                  <w:sz w:val="18"/>
                  <w:szCs w:val="18"/>
                </w:rPr>
                <w:t>.</w:t>
              </w:r>
              <w:r w:rsidRPr="00473484">
                <w:rPr>
                  <w:rFonts w:ascii="Times New Roman" w:eastAsia="仿宋_GB2312" w:hAnsi="Times New Roman" w:cs="Times New Roman"/>
                  <w:color w:val="auto"/>
                  <w:sz w:val="18"/>
                  <w:szCs w:val="18"/>
                </w:rPr>
                <w:br/>
                <w:t xml:space="preserve">2. </w:t>
              </w:r>
            </w:ins>
            <w:del w:id="408" w:author="Xuning Wei12232" w:date="2026-07-26T21:28:00Z">
              <w:r w:rsidR="00DD2997" w:rsidRPr="00473484" w:rsidDel="00112C53">
                <w:rPr>
                  <w:rFonts w:ascii="Times New Roman" w:eastAsia="仿宋_GB2312" w:hAnsi="Times New Roman" w:cs="Times New Roman"/>
                  <w:color w:val="auto"/>
                  <w:sz w:val="18"/>
                  <w:szCs w:val="18"/>
                </w:rPr>
                <w:delText>, a</w:delText>
              </w:r>
            </w:del>
            <w:ins w:id="409" w:author="Xuning Wei12232" w:date="2026-07-26T21:28:00Z">
              <w:r w:rsidRPr="00473484">
                <w:rPr>
                  <w:rFonts w:ascii="Times New Roman" w:eastAsia="仿宋_GB2312" w:hAnsi="Times New Roman" w:cs="Times New Roman"/>
                  <w:color w:val="auto"/>
                  <w:sz w:val="18"/>
                  <w:szCs w:val="18"/>
                </w:rPr>
                <w:t>A</w:t>
              </w:r>
            </w:ins>
            <w:r w:rsidR="00DD2997" w:rsidRPr="00473484">
              <w:rPr>
                <w:rFonts w:ascii="Times New Roman" w:eastAsia="仿宋_GB2312" w:hAnsi="Times New Roman" w:cs="Times New Roman"/>
                <w:color w:val="auto"/>
                <w:sz w:val="18"/>
                <w:szCs w:val="18"/>
              </w:rPr>
              <w:t>djust to 25</w:t>
            </w:r>
            <w:r w:rsidR="00DD2997" w:rsidRPr="00473484">
              <w:rPr>
                <w:rFonts w:ascii="Times New Roman" w:eastAsia="仿宋_GB2312" w:hAnsi="Times New Roman" w:cs="Times New Roman" w:hint="eastAsia"/>
                <w:color w:val="auto"/>
                <w:sz w:val="18"/>
                <w:szCs w:val="18"/>
              </w:rPr>
              <w:t>±</w:t>
            </w:r>
            <w:r w:rsidR="00DD2997" w:rsidRPr="00473484">
              <w:rPr>
                <w:rFonts w:ascii="Times New Roman" w:eastAsia="仿宋_GB2312" w:hAnsi="Times New Roman" w:cs="Times New Roman"/>
                <w:color w:val="auto"/>
                <w:sz w:val="18"/>
                <w:szCs w:val="18"/>
              </w:rPr>
              <w:t>5</w:t>
            </w:r>
            <w:ins w:id="410" w:author="Johan Granander" w:date="2026-07-28T13:55:00Z">
              <w:r w:rsidR="00E64585" w:rsidRPr="00A54EC0">
                <w:rPr>
                  <w:rFonts w:ascii="Times New Roman" w:eastAsia="仿宋_GB2312" w:hAnsi="Times New Roman" w:cs="Times New Roman"/>
                  <w:color w:val="auto"/>
                  <w:sz w:val="18"/>
                  <w:szCs w:val="18"/>
                </w:rPr>
                <w:t xml:space="preserve"> </w:t>
              </w:r>
            </w:ins>
            <w:r w:rsidR="00DD2997" w:rsidRPr="00473484">
              <w:rPr>
                <w:rFonts w:ascii="Times New Roman" w:eastAsia="仿宋_GB2312" w:hAnsi="Times New Roman" w:cs="Times New Roman" w:hint="eastAsia"/>
                <w:color w:val="auto"/>
                <w:sz w:val="18"/>
                <w:szCs w:val="18"/>
              </w:rPr>
              <w:t>℃</w:t>
            </w:r>
            <w:r w:rsidR="00DD2997" w:rsidRPr="00A54EC0">
              <w:rPr>
                <w:rFonts w:ascii="Times New Roman" w:eastAsia="仿宋_GB2312" w:hAnsi="Times New Roman" w:cs="Times New Roman"/>
                <w:color w:val="auto"/>
                <w:sz w:val="18"/>
                <w:szCs w:val="18"/>
              </w:rPr>
              <w:t xml:space="preserve"> (target: </w:t>
            </w:r>
            <w:r w:rsidR="00DD2997" w:rsidRPr="00473484">
              <w:rPr>
                <w:rFonts w:ascii="Times New Roman" w:eastAsia="仿宋_GB2312" w:hAnsi="Times New Roman" w:cs="Times New Roman"/>
                <w:color w:val="auto"/>
                <w:sz w:val="18"/>
                <w:szCs w:val="18"/>
              </w:rPr>
              <w:t>25</w:t>
            </w:r>
            <w:ins w:id="411" w:author="Johan Granander" w:date="2026-07-28T13:56:00Z">
              <w:r w:rsidR="00E64585" w:rsidRPr="00A54EC0">
                <w:rPr>
                  <w:rFonts w:ascii="Times New Roman" w:eastAsia="仿宋_GB2312" w:hAnsi="Times New Roman" w:cs="Times New Roman"/>
                  <w:color w:val="auto"/>
                  <w:sz w:val="18"/>
                  <w:szCs w:val="18"/>
                </w:rPr>
                <w:t xml:space="preserve"> </w:t>
              </w:r>
            </w:ins>
            <w:r w:rsidR="00DD2997" w:rsidRPr="00473484">
              <w:rPr>
                <w:rFonts w:ascii="Times New Roman" w:eastAsia="仿宋_GB2312" w:hAnsi="Times New Roman" w:cs="Times New Roman" w:hint="eastAsia"/>
                <w:color w:val="auto"/>
                <w:sz w:val="18"/>
                <w:szCs w:val="18"/>
              </w:rPr>
              <w:t>℃</w:t>
            </w:r>
            <w:r w:rsidR="00DD2997" w:rsidRPr="00473484">
              <w:rPr>
                <w:rFonts w:ascii="Times New Roman" w:eastAsia="仿宋_GB2312" w:hAnsi="Times New Roman" w:cs="Times New Roman"/>
                <w:color w:val="auto"/>
                <w:sz w:val="18"/>
                <w:szCs w:val="18"/>
              </w:rPr>
              <w:t>)</w:t>
            </w:r>
            <w:r w:rsidR="00E51051" w:rsidRPr="00473484">
              <w:rPr>
                <w:rFonts w:ascii="Times New Roman" w:eastAsia="仿宋_GB2312" w:hAnsi="Times New Roman" w:cs="Times New Roman"/>
                <w:color w:val="auto"/>
                <w:sz w:val="18"/>
                <w:szCs w:val="18"/>
              </w:rPr>
              <w:t>. After stirring for 2</w:t>
            </w:r>
            <w:ins w:id="412" w:author="Johan Granander" w:date="2026-07-28T13:56: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color w:val="auto"/>
                <w:sz w:val="18"/>
                <w:szCs w:val="18"/>
              </w:rPr>
              <w:t>h</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15 min (target: 2</w:t>
            </w:r>
            <w:ins w:id="413" w:author="Johan Granander" w:date="2026-07-28T13:56: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color w:val="auto"/>
                <w:sz w:val="18"/>
                <w:szCs w:val="18"/>
              </w:rPr>
              <w:t>h) at 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5</w:t>
            </w:r>
            <w:ins w:id="414" w:author="Johan Granander" w:date="2026-07-28T13:56: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(target: 25</w:t>
            </w:r>
            <w:ins w:id="415" w:author="Johan Granander" w:date="2026-07-28T13:56: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stop stirring, turn off the nitrogen. Drain until there is no obvious drip. </w:t>
            </w:r>
            <w:del w:id="416" w:author="Xuning Wei12232" w:date="2026-07-26T21:28:00Z">
              <w:r w:rsidR="00E51051" w:rsidRPr="00A54EC0" w:rsidDel="00112C53">
                <w:rPr>
                  <w:rFonts w:ascii="Times New Roman" w:eastAsia="仿宋_GB2312" w:hAnsi="Times New Roman" w:cs="Times New Roman"/>
                  <w:color w:val="auto"/>
                  <w:sz w:val="18"/>
                  <w:szCs w:val="18"/>
                </w:rPr>
                <w:delText>Move to next operation.</w:delText>
              </w:r>
            </w:del>
          </w:p>
        </w:tc>
      </w:tr>
      <w:tr w:rsidR="00E51051" w:rsidRPr="00473484" w14:paraId="75E42557" w14:textId="77777777" w:rsidTr="0051270C">
        <w:trPr>
          <w:trHeight w:val="454"/>
          <w:trPrChange w:id="41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418"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684736D5" w14:textId="65C0E421"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13</w:t>
            </w:r>
          </w:p>
        </w:tc>
        <w:tc>
          <w:tcPr>
            <w:tcW w:w="670" w:type="pct"/>
            <w:tcBorders>
              <w:top w:val="single" w:sz="4" w:space="0" w:color="auto"/>
              <w:left w:val="single" w:sz="4" w:space="0" w:color="auto"/>
              <w:bottom w:val="single" w:sz="4" w:space="0" w:color="auto"/>
              <w:right w:val="single" w:sz="4" w:space="0" w:color="auto"/>
            </w:tcBorders>
            <w:vAlign w:val="center"/>
            <w:tcPrChange w:id="419"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297109E7" w14:textId="18276E20" w:rsidR="00FA7D37" w:rsidRPr="00473484" w:rsidRDefault="00FA7D37" w:rsidP="00FA7D37">
            <w:pPr>
              <w:jc w:val="center"/>
              <w:rPr>
                <w:ins w:id="420" w:author="Xuning Wei12232" w:date="2026-07-23T13:52:00Z"/>
                <w:rFonts w:ascii="Times New Roman" w:eastAsia="等线" w:hAnsi="Times New Roman" w:cs="Times New Roman"/>
                <w:bCs w:val="0"/>
                <w:color w:val="0000FF"/>
                <w:kern w:val="0"/>
                <w:sz w:val="18"/>
                <w:szCs w:val="18"/>
                <w:lang w:eastAsia="zh-CN"/>
              </w:rPr>
            </w:pPr>
            <w:ins w:id="421" w:author="Xuning Wei12232" w:date="2026-07-23T13:52:00Z">
              <w:r w:rsidRPr="00473484">
                <w:rPr>
                  <w:rFonts w:ascii="Times New Roman" w:eastAsia="等线" w:hAnsi="Times New Roman" w:cs="Times New Roman"/>
                  <w:bCs w:val="0"/>
                  <w:color w:val="0000FF"/>
                  <w:kern w:val="0"/>
                  <w:sz w:val="18"/>
                  <w:szCs w:val="18"/>
                  <w:lang w:eastAsia="zh-CN"/>
                </w:rPr>
                <w:t>prePhe23 ~ pre</w:t>
              </w:r>
            </w:ins>
            <w:ins w:id="422" w:author="Xuning Wei12232" w:date="2026-07-23T13:53:00Z">
              <w:r w:rsidRPr="00473484">
                <w:rPr>
                  <w:rFonts w:ascii="Times New Roman" w:eastAsia="等线" w:hAnsi="Times New Roman" w:cs="Times New Roman"/>
                  <w:bCs w:val="0"/>
                  <w:color w:val="0000FF"/>
                  <w:kern w:val="0"/>
                  <w:sz w:val="18"/>
                  <w:szCs w:val="18"/>
                  <w:lang w:eastAsia="zh-CN"/>
                </w:rPr>
                <w:t>Le</w:t>
              </w:r>
            </w:ins>
            <w:ins w:id="423" w:author="Xuning Wei12232" w:date="2026-07-23T13:54:00Z">
              <w:r w:rsidRPr="00473484">
                <w:rPr>
                  <w:rFonts w:ascii="Times New Roman" w:eastAsia="等线" w:hAnsi="Times New Roman" w:cs="Times New Roman"/>
                  <w:bCs w:val="0"/>
                  <w:color w:val="0000FF"/>
                  <w:kern w:val="0"/>
                  <w:sz w:val="18"/>
                  <w:szCs w:val="18"/>
                  <w:lang w:eastAsia="zh-CN"/>
                </w:rPr>
                <w:t>u12</w:t>
              </w:r>
            </w:ins>
          </w:p>
          <w:p w14:paraId="580ECC69" w14:textId="1B2D3368" w:rsidR="00FA7D37" w:rsidRPr="00473484" w:rsidRDefault="00FA7D37">
            <w:pPr>
              <w:jc w:val="center"/>
              <w:rPr>
                <w:ins w:id="424" w:author="Xuning Wei12232" w:date="2026-07-23T13:52:00Z"/>
                <w:rFonts w:ascii="Times New Roman" w:eastAsia="等线" w:hAnsi="Times New Roman" w:cs="Times New Roman"/>
                <w:bCs w:val="0"/>
                <w:color w:val="0000FF"/>
                <w:kern w:val="0"/>
                <w:sz w:val="18"/>
                <w:szCs w:val="18"/>
                <w:lang w:eastAsia="zh-CN"/>
                <w:rPrChange w:id="425" w:author="Xuning Wei12232" w:date="2026-09-05T19:51:00Z">
                  <w:rPr>
                    <w:ins w:id="426" w:author="Xuning Wei12232" w:date="2026-07-23T13:52:00Z"/>
                    <w:rFonts w:ascii="Times New Roman" w:eastAsia="仿宋_GB2312" w:hAnsi="Times New Roman" w:cs="Times New Roman"/>
                    <w:color w:val="auto"/>
                    <w:sz w:val="18"/>
                    <w:szCs w:val="18"/>
                  </w:rPr>
                </w:rPrChange>
              </w:rPr>
              <w:pPrChange w:id="427" w:author="Xuning Wei12232" w:date="2026-07-23T13:52:00Z">
                <w:pPr>
                  <w:jc w:val="both"/>
                </w:pPr>
              </w:pPrChange>
            </w:pPr>
            <w:ins w:id="428" w:author="Xuning Wei12232" w:date="2026-07-23T13:52:00Z">
              <w:r w:rsidRPr="00473484">
                <w:rPr>
                  <w:rFonts w:ascii="Times New Roman" w:eastAsia="等线" w:hAnsi="Times New Roman" w:cs="Times New Roman"/>
                  <w:bCs w:val="0"/>
                  <w:color w:val="0000FF"/>
                  <w:kern w:val="0"/>
                  <w:sz w:val="18"/>
                  <w:szCs w:val="18"/>
                  <w:lang w:eastAsia="zh-CN"/>
                </w:rPr>
                <w:t>Excluding preSer20</w:t>
              </w:r>
            </w:ins>
            <w:ins w:id="429" w:author="Xuning Wei12232" w:date="2026-07-23T13:53:00Z">
              <w:r w:rsidRPr="00473484">
                <w:rPr>
                  <w:rFonts w:ascii="Times New Roman" w:eastAsia="等线" w:hAnsi="Times New Roman" w:cs="Times New Roman"/>
                  <w:bCs w:val="0"/>
                  <w:color w:val="0000FF"/>
                  <w:kern w:val="0"/>
                  <w:sz w:val="18"/>
                  <w:szCs w:val="18"/>
                  <w:lang w:eastAsia="zh-CN"/>
                </w:rPr>
                <w:t>, preOrn11</w:t>
              </w:r>
            </w:ins>
          </w:p>
          <w:p w14:paraId="0F0F81B8" w14:textId="02A03B47" w:rsidR="00E51051" w:rsidRPr="00473484" w:rsidRDefault="00FA7D37" w:rsidP="00285F3F">
            <w:pPr>
              <w:jc w:val="both"/>
              <w:rPr>
                <w:rFonts w:ascii="Times New Roman" w:eastAsia="仿宋_GB2312" w:hAnsi="Times New Roman" w:cs="Times New Roman"/>
                <w:color w:val="auto"/>
                <w:sz w:val="18"/>
                <w:szCs w:val="18"/>
                <w:lang w:eastAsia="zh-CN"/>
              </w:rPr>
            </w:pPr>
            <w:ins w:id="430" w:author="Xuning Wei12232" w:date="2026-07-23T13:52:00Z">
              <w:r w:rsidRPr="00A54EC0">
                <w:rPr>
                  <w:rFonts w:ascii="Times New Roman" w:eastAsia="仿宋_GB2312" w:hAnsi="Times New Roman" w:cs="Times New Roman"/>
                  <w:color w:val="auto"/>
                  <w:sz w:val="18"/>
                  <w:szCs w:val="18"/>
                </w:rPr>
                <w:t xml:space="preserve">Post </w:t>
              </w:r>
              <w:proofErr w:type="spellStart"/>
              <w:r w:rsidRPr="00A54EC0">
                <w:rPr>
                  <w:rFonts w:ascii="Times New Roman" w:eastAsia="仿宋_GB2312" w:hAnsi="Times New Roman" w:cs="Times New Roman"/>
                  <w:color w:val="auto"/>
                  <w:sz w:val="18"/>
                  <w:szCs w:val="18"/>
                </w:rPr>
                <w:t>deFmoc</w:t>
              </w:r>
              <w:proofErr w:type="spellEnd"/>
              <w:r w:rsidRPr="00A54EC0">
                <w:rPr>
                  <w:rFonts w:ascii="Times New Roman" w:eastAsia="仿宋_GB2312" w:hAnsi="Times New Roman" w:cs="Times New Roman"/>
                  <w:color w:val="auto"/>
                  <w:sz w:val="18"/>
                  <w:szCs w:val="18"/>
                </w:rPr>
                <w:t xml:space="preserve"> was</w:t>
              </w:r>
              <w:r w:rsidRPr="00473484">
                <w:rPr>
                  <w:rFonts w:ascii="Times New Roman" w:eastAsia="仿宋_GB2312" w:hAnsi="Times New Roman" w:cs="Times New Roman"/>
                  <w:color w:val="auto"/>
                  <w:sz w:val="18"/>
                  <w:szCs w:val="18"/>
                </w:rPr>
                <w:t>hing</w:t>
              </w:r>
            </w:ins>
            <w:del w:id="431" w:author="Xuning Wei12232" w:date="2026-07-23T13:52:00Z">
              <w:r w:rsidR="00E51051" w:rsidRPr="00473484" w:rsidDel="00FA7D37">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432"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60F01861" w14:textId="51C98ACB" w:rsidR="00E51051" w:rsidRPr="00473484" w:rsidRDefault="00112C53">
            <w:pPr>
              <w:jc w:val="both"/>
              <w:rPr>
                <w:rFonts w:ascii="Times New Roman" w:eastAsia="仿宋_GB2312" w:hAnsi="Times New Roman" w:cs="Times New Roman"/>
                <w:color w:val="auto"/>
                <w:sz w:val="18"/>
                <w:szCs w:val="18"/>
              </w:rPr>
            </w:pPr>
            <w:ins w:id="433" w:author="Xuning Wei12232" w:date="2026-07-26T21:28:00Z">
              <w:r w:rsidRPr="00473484">
                <w:rPr>
                  <w:rFonts w:ascii="Times New Roman" w:eastAsia="仿宋_GB2312" w:hAnsi="Times New Roman" w:cs="Times New Roman"/>
                  <w:color w:val="auto"/>
                  <w:sz w:val="18"/>
                  <w:szCs w:val="18"/>
                </w:rPr>
                <w:t xml:space="preserve">1. </w:t>
              </w:r>
            </w:ins>
            <w:r w:rsidR="00E51051" w:rsidRPr="00473484">
              <w:rPr>
                <w:rFonts w:ascii="Times New Roman" w:eastAsia="仿宋_GB2312" w:hAnsi="Times New Roman" w:cs="Times New Roman"/>
                <w:color w:val="auto"/>
                <w:sz w:val="18"/>
                <w:szCs w:val="18"/>
              </w:rPr>
              <w:t>Add</w:t>
            </w:r>
            <w:r w:rsidR="00E51051" w:rsidRPr="00473484">
              <w:rPr>
                <w:rFonts w:ascii="Times New Roman" w:eastAsia="仿宋_GB2312" w:hAnsi="Times New Roman" w:cs="Times New Roman"/>
                <w:color w:val="auto"/>
                <w:sz w:val="18"/>
                <w:szCs w:val="18"/>
                <w:lang w:eastAsia="zh-CN"/>
              </w:rPr>
              <w:t xml:space="preserve"> </w:t>
            </w:r>
            <w:r w:rsidR="00271FEB" w:rsidRPr="00473484">
              <w:rPr>
                <w:rFonts w:ascii="Times New Roman" w:eastAsia="仿宋_GB2312" w:hAnsi="Times New Roman" w:cs="Times New Roman"/>
                <w:color w:val="auto"/>
                <w:sz w:val="18"/>
                <w:szCs w:val="18"/>
                <w:lang w:eastAsia="zh-CN"/>
              </w:rPr>
              <w:t>10.0 V</w:t>
            </w:r>
            <w:r w:rsidR="00E51051" w:rsidRPr="00473484">
              <w:rPr>
                <w:rFonts w:ascii="Times New Roman" w:eastAsia="仿宋_GB2312" w:hAnsi="Times New Roman" w:cs="Times New Roman"/>
                <w:color w:val="auto"/>
                <w:sz w:val="18"/>
                <w:szCs w:val="18"/>
                <w:lang w:eastAsia="zh-CN"/>
              </w:rPr>
              <w:t xml:space="preserve"> Isopropyl Acetate (8.730</w:t>
            </w:r>
            <w:r w:rsidR="00DD2997" w:rsidRPr="00473484">
              <w:rPr>
                <w:rFonts w:ascii="Times New Roman" w:eastAsia="仿宋_GB2312" w:hAnsi="Times New Roman" w:cs="Times New Roman"/>
                <w:color w:val="auto"/>
                <w:sz w:val="18"/>
                <w:szCs w:val="18"/>
                <w:lang w:eastAsia="zh-CN"/>
              </w:rPr>
              <w:t xml:space="preserve"> </w:t>
            </w:r>
            <w:r w:rsidR="00E51051" w:rsidRPr="00473484">
              <w:rPr>
                <w:rFonts w:ascii="Times New Roman" w:eastAsia="仿宋_GB2312" w:hAnsi="Times New Roman" w:cs="Times New Roman"/>
                <w:color w:val="auto"/>
                <w:sz w:val="18"/>
                <w:szCs w:val="18"/>
                <w:lang w:eastAsia="zh-CN"/>
              </w:rPr>
              <w:t xml:space="preserve">kg/kg) </w:t>
            </w:r>
            <w:r w:rsidR="00E51051" w:rsidRPr="00473484">
              <w:rPr>
                <w:rFonts w:ascii="Times New Roman" w:eastAsia="仿宋_GB2312" w:hAnsi="Times New Roman" w:cs="Times New Roman"/>
                <w:color w:val="auto"/>
                <w:sz w:val="18"/>
                <w:szCs w:val="18"/>
              </w:rPr>
              <w:t xml:space="preserve">into </w:t>
            </w:r>
            <w:r w:rsidR="00E51051" w:rsidRPr="00473484">
              <w:rPr>
                <w:rFonts w:ascii="Times New Roman" w:eastAsia="仿宋_GB2312" w:hAnsi="Times New Roman" w:cs="Times New Roman"/>
                <w:color w:val="auto"/>
                <w:sz w:val="18"/>
                <w:szCs w:val="18"/>
                <w:rPrChange w:id="434" w:author="Xuning Wei12232" w:date="2026-09-05T19:51:00Z">
                  <w:rPr>
                    <w:rFonts w:ascii="Times New Roman" w:eastAsia="仿宋_GB2312" w:hAnsi="Times New Roman" w:cs="Times New Roman"/>
                    <w:b/>
                    <w:color w:val="auto"/>
                    <w:sz w:val="18"/>
                    <w:szCs w:val="18"/>
                  </w:rPr>
                </w:rPrChange>
              </w:rPr>
              <w:t>TJ4S-1213-Sy15</w:t>
            </w:r>
            <w:r w:rsidR="00E51051" w:rsidRPr="00A54EC0">
              <w:rPr>
                <w:rFonts w:ascii="Times New Roman" w:eastAsia="仿宋_GB2312" w:hAnsi="Times New Roman" w:cs="Times New Roman"/>
                <w:color w:val="auto"/>
                <w:sz w:val="18"/>
                <w:szCs w:val="18"/>
              </w:rPr>
              <w:t>. Bubble with nitrogen for 5±2</w:t>
            </w:r>
            <w:ins w:id="435" w:author="Johan Granander" w:date="2026-07-28T13:56:00Z">
              <w:r w:rsidR="00E64585" w:rsidRPr="00A54EC0">
                <w:rPr>
                  <w:rFonts w:ascii="Times New Roman" w:eastAsia="仿宋_GB2312" w:hAnsi="Times New Roman" w:cs="Times New Roman"/>
                  <w:color w:val="auto"/>
                  <w:sz w:val="18"/>
                  <w:szCs w:val="18"/>
                </w:rPr>
                <w:t xml:space="preserve"> </w:t>
              </w:r>
            </w:ins>
            <w:r w:rsidR="00E51051" w:rsidRPr="00A54EC0">
              <w:rPr>
                <w:rFonts w:ascii="Times New Roman" w:eastAsia="仿宋_GB2312" w:hAnsi="Times New Roman" w:cs="Times New Roman"/>
                <w:color w:val="auto"/>
                <w:sz w:val="18"/>
                <w:szCs w:val="18"/>
              </w:rPr>
              <w:t xml:space="preserve">min, then start the stirrer. </w:t>
            </w:r>
            <w:ins w:id="436" w:author="Xuning Wei12232" w:date="2026-07-26T21:29:00Z">
              <w:r w:rsidRPr="00473484">
                <w:rPr>
                  <w:rFonts w:ascii="Times New Roman" w:eastAsia="仿宋_GB2312" w:hAnsi="Times New Roman" w:cs="Times New Roman"/>
                  <w:color w:val="auto"/>
                  <w:sz w:val="18"/>
                  <w:szCs w:val="18"/>
                </w:rPr>
                <w:br/>
                <w:t xml:space="preserve">2. </w:t>
              </w:r>
            </w:ins>
            <w:r w:rsidR="00E51051" w:rsidRPr="00473484">
              <w:rPr>
                <w:rFonts w:ascii="Times New Roman" w:eastAsia="仿宋_GB2312" w:hAnsi="Times New Roman" w:cs="Times New Roman"/>
                <w:color w:val="auto"/>
                <w:sz w:val="18"/>
                <w:szCs w:val="18"/>
              </w:rPr>
              <w:t xml:space="preserve">After stirring for 5±2 min, stop stirring, turn off the nitrogen. Drain until there is no obvious drip. Perform this operation </w:t>
            </w:r>
            <w:del w:id="437" w:author="Johan Granander" w:date="2026-05-04T11:01:00Z">
              <w:r w:rsidR="00E51051" w:rsidRPr="00473484" w:rsidDel="00891892">
                <w:rPr>
                  <w:rFonts w:ascii="Times New Roman" w:eastAsia="仿宋_GB2312" w:hAnsi="Times New Roman" w:cs="Times New Roman"/>
                  <w:color w:val="auto"/>
                  <w:sz w:val="18"/>
                  <w:szCs w:val="18"/>
                </w:rPr>
                <w:delText xml:space="preserve">for </w:delText>
              </w:r>
            </w:del>
            <w:r w:rsidR="00E51051" w:rsidRPr="00473484">
              <w:rPr>
                <w:rFonts w:ascii="Times New Roman" w:eastAsia="仿宋_GB2312" w:hAnsi="Times New Roman" w:cs="Times New Roman"/>
                <w:color w:val="auto"/>
                <w:sz w:val="18"/>
                <w:szCs w:val="18"/>
              </w:rPr>
              <w:t>4 times.</w:t>
            </w:r>
            <w:del w:id="438" w:author="Xuning Wei12232" w:date="2026-07-26T21:29:00Z">
              <w:r w:rsidR="00E51051" w:rsidRPr="00473484" w:rsidDel="00112C53">
                <w:rPr>
                  <w:rFonts w:ascii="Times New Roman" w:eastAsia="仿宋_GB2312" w:hAnsi="Times New Roman" w:cs="Times New Roman"/>
                  <w:color w:val="auto"/>
                  <w:sz w:val="18"/>
                  <w:szCs w:val="18"/>
                </w:rPr>
                <w:delText xml:space="preserve"> Move to next operation.</w:delText>
              </w:r>
            </w:del>
            <w:r w:rsidR="00E51051" w:rsidRPr="00473484">
              <w:rPr>
                <w:rFonts w:ascii="Times New Roman" w:eastAsia="仿宋_GB2312" w:hAnsi="Times New Roman" w:cs="Times New Roman"/>
                <w:color w:val="auto"/>
                <w:sz w:val="18"/>
                <w:szCs w:val="18"/>
              </w:rPr>
              <w:t xml:space="preserve"> </w:t>
            </w:r>
          </w:p>
        </w:tc>
      </w:tr>
      <w:tr w:rsidR="00E51051" w:rsidRPr="00473484" w14:paraId="3D603880" w14:textId="77777777" w:rsidTr="0051270C">
        <w:trPr>
          <w:trHeight w:val="454"/>
          <w:trPrChange w:id="439"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440"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62752DDD" w14:textId="33FCC5E4"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14</w:t>
            </w:r>
          </w:p>
        </w:tc>
        <w:tc>
          <w:tcPr>
            <w:tcW w:w="670" w:type="pct"/>
            <w:tcBorders>
              <w:top w:val="single" w:sz="4" w:space="0" w:color="auto"/>
              <w:left w:val="single" w:sz="4" w:space="0" w:color="auto"/>
              <w:bottom w:val="single" w:sz="4" w:space="0" w:color="auto"/>
              <w:right w:val="single" w:sz="4" w:space="0" w:color="auto"/>
            </w:tcBorders>
            <w:vAlign w:val="center"/>
            <w:tcPrChange w:id="441"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3FFB666C" w14:textId="26CE668F" w:rsidR="000A63F3" w:rsidRPr="00473484" w:rsidRDefault="007B3124">
            <w:pPr>
              <w:jc w:val="center"/>
              <w:rPr>
                <w:ins w:id="442" w:author="Xuning Wei12232" w:date="2026-07-23T13:57:00Z"/>
                <w:rFonts w:ascii="Times New Roman" w:eastAsia="等线" w:hAnsi="Times New Roman" w:cs="Times New Roman"/>
                <w:bCs w:val="0"/>
                <w:color w:val="0000FF"/>
                <w:kern w:val="0"/>
                <w:sz w:val="18"/>
                <w:szCs w:val="18"/>
                <w:lang w:eastAsia="zh-CN"/>
                <w:rPrChange w:id="443" w:author="Xuning Wei12232" w:date="2026-09-05T19:51:00Z">
                  <w:rPr>
                    <w:ins w:id="444" w:author="Xuning Wei12232" w:date="2026-07-23T13:57:00Z"/>
                    <w:rFonts w:ascii="Times New Roman" w:eastAsia="仿宋_GB2312" w:hAnsi="Times New Roman" w:cs="Times New Roman"/>
                    <w:color w:val="auto"/>
                    <w:sz w:val="18"/>
                    <w:szCs w:val="18"/>
                    <w:lang w:eastAsia="zh-CN"/>
                  </w:rPr>
                </w:rPrChange>
              </w:rPr>
              <w:pPrChange w:id="445" w:author="Xuning Wei12232" w:date="2026-07-23T14:04:00Z">
                <w:pPr>
                  <w:jc w:val="both"/>
                </w:pPr>
              </w:pPrChange>
            </w:pPr>
            <w:ins w:id="446" w:author="Xuning Wei12232" w:date="2026-07-23T14:04:00Z">
              <w:r w:rsidRPr="00A54EC0">
                <w:rPr>
                  <w:rFonts w:ascii="Times New Roman" w:eastAsia="等线" w:hAnsi="Times New Roman" w:cs="Times New Roman"/>
                  <w:bCs w:val="0"/>
                  <w:color w:val="0000FF"/>
                  <w:kern w:val="0"/>
                  <w:sz w:val="18"/>
                  <w:szCs w:val="18"/>
                  <w:lang w:eastAsia="zh-CN"/>
                </w:rPr>
                <w:t>prePhe23 ~ preOrn11</w:t>
              </w:r>
            </w:ins>
          </w:p>
          <w:p w14:paraId="446D6F9F" w14:textId="1755571B" w:rsidR="00E51051" w:rsidRPr="00A54EC0" w:rsidRDefault="00E51051">
            <w:pPr>
              <w:jc w:val="center"/>
              <w:rPr>
                <w:rFonts w:ascii="Times New Roman" w:eastAsia="仿宋_GB2312" w:hAnsi="Times New Roman" w:cs="Times New Roman"/>
                <w:color w:val="auto"/>
                <w:sz w:val="18"/>
                <w:szCs w:val="18"/>
              </w:rPr>
              <w:pPrChange w:id="447" w:author="Xuning Wei12232" w:date="2026-07-23T13:57:00Z">
                <w:pPr>
                  <w:jc w:val="both"/>
                </w:pPr>
              </w:pPrChange>
            </w:pPr>
            <w:r w:rsidRPr="00A54EC0">
              <w:rPr>
                <w:rFonts w:ascii="Times New Roman" w:eastAsia="仿宋_GB2312" w:hAnsi="Times New Roman" w:cs="Times New Roman"/>
                <w:color w:val="auto"/>
                <w:sz w:val="18"/>
                <w:szCs w:val="18"/>
                <w:lang w:eastAsia="zh-CN"/>
              </w:rPr>
              <w:t>Re-swelling</w:t>
            </w:r>
          </w:p>
        </w:tc>
        <w:tc>
          <w:tcPr>
            <w:tcW w:w="4054" w:type="pct"/>
            <w:tcBorders>
              <w:top w:val="single" w:sz="4" w:space="0" w:color="auto"/>
              <w:left w:val="single" w:sz="4" w:space="0" w:color="auto"/>
              <w:bottom w:val="single" w:sz="4" w:space="0" w:color="auto"/>
              <w:right w:val="single" w:sz="4" w:space="0" w:color="auto"/>
            </w:tcBorders>
            <w:vAlign w:val="center"/>
            <w:tcPrChange w:id="448"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355FF5AA" w14:textId="6B7EB420" w:rsidR="00E51051" w:rsidRPr="00473484" w:rsidRDefault="00112C53" w:rsidP="00285F3F">
            <w:pPr>
              <w:jc w:val="both"/>
              <w:rPr>
                <w:rFonts w:ascii="Times New Roman" w:eastAsia="仿宋_GB2312" w:hAnsi="Times New Roman" w:cs="Times New Roman"/>
                <w:color w:val="auto"/>
                <w:sz w:val="18"/>
                <w:szCs w:val="18"/>
              </w:rPr>
            </w:pPr>
            <w:ins w:id="449" w:author="Xuning Wei12232" w:date="2026-07-26T21:29:00Z">
              <w:r w:rsidRPr="00473484">
                <w:rPr>
                  <w:rFonts w:ascii="Times New Roman" w:eastAsia="仿宋_GB2312" w:hAnsi="Times New Roman" w:cs="Times New Roman"/>
                  <w:color w:val="auto"/>
                  <w:sz w:val="18"/>
                  <w:szCs w:val="18"/>
                </w:rPr>
                <w:t xml:space="preserve">1. </w:t>
              </w:r>
            </w:ins>
            <w:r w:rsidR="00ED7347" w:rsidRPr="00473484">
              <w:rPr>
                <w:rFonts w:ascii="Times New Roman" w:eastAsia="仿宋_GB2312" w:hAnsi="Times New Roman" w:cs="Times New Roman"/>
                <w:color w:val="auto"/>
                <w:sz w:val="18"/>
                <w:szCs w:val="18"/>
              </w:rPr>
              <w:t xml:space="preserve">Add </w:t>
            </w:r>
            <w:r w:rsidR="00271FEB" w:rsidRPr="00473484">
              <w:rPr>
                <w:rFonts w:ascii="Times New Roman" w:eastAsia="仿宋_GB2312" w:hAnsi="Times New Roman" w:cs="Times New Roman"/>
                <w:color w:val="auto"/>
                <w:sz w:val="18"/>
                <w:szCs w:val="18"/>
              </w:rPr>
              <w:t>12.0 V DMF</w:t>
            </w:r>
            <w:r w:rsidR="00ED7347" w:rsidRPr="00473484">
              <w:rPr>
                <w:rFonts w:ascii="Times New Roman" w:eastAsia="仿宋_GB2312" w:hAnsi="Times New Roman" w:cs="Times New Roman"/>
                <w:color w:val="auto"/>
                <w:sz w:val="18"/>
                <w:szCs w:val="18"/>
              </w:rPr>
              <w:t xml:space="preserve"> (11.376 kg/kg) into TJ4S-1213-Sy15</w:t>
            </w:r>
            <w:r w:rsidR="00E51051" w:rsidRPr="00473484">
              <w:rPr>
                <w:rFonts w:ascii="Times New Roman" w:eastAsia="仿宋_GB2312" w:hAnsi="Times New Roman" w:cs="Times New Roman"/>
                <w:color w:val="auto"/>
                <w:sz w:val="18"/>
                <w:szCs w:val="18"/>
              </w:rPr>
              <w:t xml:space="preserve">. Bubble with nitrogen for 5±2 min, then start the stirrer. </w:t>
            </w:r>
            <w:ins w:id="450" w:author="Xuning Wei12232" w:date="2026-07-26T21:29:00Z">
              <w:r w:rsidRPr="00473484">
                <w:rPr>
                  <w:rFonts w:ascii="Times New Roman" w:eastAsia="仿宋_GB2312" w:hAnsi="Times New Roman" w:cs="Times New Roman"/>
                  <w:color w:val="auto"/>
                  <w:sz w:val="18"/>
                  <w:szCs w:val="18"/>
                </w:rPr>
                <w:t xml:space="preserve">2. </w:t>
              </w:r>
            </w:ins>
            <w:r w:rsidR="00E51051" w:rsidRPr="00473484">
              <w:rPr>
                <w:rFonts w:ascii="Times New Roman" w:eastAsia="仿宋_GB2312" w:hAnsi="Times New Roman" w:cs="Times New Roman"/>
                <w:color w:val="auto"/>
                <w:sz w:val="18"/>
                <w:szCs w:val="18"/>
              </w:rPr>
              <w:t xml:space="preserve">After stirring for 10±2 min, stop stirring, turn off the nitrogen. Drain until there is no obvious drip. Perform this operation </w:t>
            </w:r>
            <w:del w:id="451" w:author="Johan Granander" w:date="2026-05-04T11:01:00Z">
              <w:r w:rsidR="00E51051" w:rsidRPr="00473484" w:rsidDel="00891892">
                <w:rPr>
                  <w:rFonts w:ascii="Times New Roman" w:eastAsia="仿宋_GB2312" w:hAnsi="Times New Roman" w:cs="Times New Roman"/>
                  <w:color w:val="auto"/>
                  <w:sz w:val="18"/>
                  <w:szCs w:val="18"/>
                </w:rPr>
                <w:delText xml:space="preserve">for </w:delText>
              </w:r>
            </w:del>
            <w:r w:rsidR="00E51051" w:rsidRPr="00473484">
              <w:rPr>
                <w:rFonts w:ascii="Times New Roman" w:eastAsia="仿宋_GB2312" w:hAnsi="Times New Roman" w:cs="Times New Roman"/>
                <w:color w:val="auto"/>
                <w:sz w:val="18"/>
                <w:szCs w:val="18"/>
              </w:rPr>
              <w:t xml:space="preserve">2 times. </w:t>
            </w:r>
            <w:del w:id="452" w:author="Xuning Wei12232" w:date="2026-07-26T21:29:00Z">
              <w:r w:rsidR="00E51051" w:rsidRPr="00473484" w:rsidDel="00112C53">
                <w:rPr>
                  <w:rFonts w:ascii="Times New Roman" w:eastAsia="仿宋_GB2312" w:hAnsi="Times New Roman" w:cs="Times New Roman"/>
                  <w:color w:val="auto"/>
                  <w:sz w:val="18"/>
                  <w:szCs w:val="18"/>
                </w:rPr>
                <w:delText>Move to next operation.</w:delText>
              </w:r>
            </w:del>
          </w:p>
        </w:tc>
      </w:tr>
      <w:tr w:rsidR="00E51051" w:rsidRPr="00473484" w14:paraId="767C146D" w14:textId="77777777" w:rsidTr="0051270C">
        <w:trPr>
          <w:trHeight w:val="454"/>
          <w:trPrChange w:id="453"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454"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0007733D" w14:textId="034097FE"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lastRenderedPageBreak/>
              <w:t>15</w:t>
            </w:r>
          </w:p>
        </w:tc>
        <w:tc>
          <w:tcPr>
            <w:tcW w:w="670" w:type="pct"/>
            <w:tcBorders>
              <w:top w:val="single" w:sz="4" w:space="0" w:color="auto"/>
              <w:left w:val="single" w:sz="4" w:space="0" w:color="auto"/>
              <w:bottom w:val="single" w:sz="4" w:space="0" w:color="auto"/>
              <w:right w:val="single" w:sz="4" w:space="0" w:color="auto"/>
            </w:tcBorders>
            <w:vAlign w:val="center"/>
            <w:tcPrChange w:id="455"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38DCA0BC" w14:textId="302E8014"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-L-</w:t>
            </w:r>
            <w:proofErr w:type="spellStart"/>
            <w:r w:rsidRPr="00473484">
              <w:rPr>
                <w:rFonts w:ascii="Times New Roman" w:eastAsia="仿宋_GB2312" w:hAnsi="Times New Roman" w:cs="Times New Roman"/>
                <w:color w:val="auto"/>
                <w:sz w:val="18"/>
                <w:szCs w:val="18"/>
                <w:lang w:eastAsia="zh-CN"/>
              </w:rPr>
              <w:t>Phe</w:t>
            </w:r>
            <w:proofErr w:type="spellEnd"/>
            <w:r w:rsidRPr="00473484">
              <w:rPr>
                <w:rFonts w:ascii="Times New Roman" w:eastAsia="仿宋_GB2312" w:hAnsi="Times New Roman" w:cs="Times New Roman"/>
                <w:color w:val="auto"/>
                <w:sz w:val="18"/>
                <w:szCs w:val="18"/>
                <w:lang w:eastAsia="zh-CN"/>
              </w:rPr>
              <w:t>-OH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456"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030F2145" w14:textId="2684E54A" w:rsidR="00E51051" w:rsidRPr="00473484" w:rsidRDefault="00112C53">
            <w:pPr>
              <w:jc w:val="both"/>
              <w:rPr>
                <w:rFonts w:ascii="Times New Roman" w:eastAsia="等线" w:hAnsi="Times New Roman" w:cs="Times New Roman"/>
                <w:bCs w:val="0"/>
                <w:color w:val="000000" w:themeColor="text1"/>
                <w:kern w:val="0"/>
                <w:sz w:val="18"/>
                <w:szCs w:val="18"/>
                <w:lang w:eastAsia="zh-CN"/>
              </w:rPr>
            </w:pPr>
            <w:ins w:id="457" w:author="Xuning Wei12232" w:date="2026-07-26T21:30:00Z">
              <w:r w:rsidRPr="00473484">
                <w:rPr>
                  <w:rFonts w:ascii="Times New Roman" w:eastAsia="等线" w:hAnsi="Times New Roman" w:cs="Times New Roman"/>
                  <w:color w:val="000000" w:themeColor="text1"/>
                  <w:sz w:val="18"/>
                  <w:szCs w:val="18"/>
                </w:rPr>
                <w:t xml:space="preserve">1. </w:t>
              </w:r>
            </w:ins>
            <w:r w:rsidR="00E51051" w:rsidRPr="00473484">
              <w:rPr>
                <w:rFonts w:ascii="Times New Roman" w:eastAsia="等线" w:hAnsi="Times New Roman" w:cs="Times New Roman"/>
                <w:color w:val="000000" w:themeColor="text1"/>
                <w:sz w:val="18"/>
                <w:szCs w:val="18"/>
              </w:rPr>
              <w:t xml:space="preserve">Add </w:t>
            </w:r>
            <w:r w:rsidR="00271FEB" w:rsidRPr="00473484">
              <w:rPr>
                <w:rFonts w:ascii="Times New Roman" w:eastAsia="等线" w:hAnsi="Times New Roman" w:cs="Times New Roman"/>
                <w:color w:val="000000" w:themeColor="text1"/>
                <w:sz w:val="18"/>
                <w:szCs w:val="18"/>
                <w:lang w:eastAsia="zh-CN"/>
              </w:rPr>
              <w:t>4.0 V DMF</w:t>
            </w:r>
            <w:r w:rsidR="00E51051" w:rsidRPr="00473484">
              <w:rPr>
                <w:rFonts w:ascii="Times New Roman" w:eastAsia="等线" w:hAnsi="Times New Roman" w:cs="Times New Roman"/>
                <w:color w:val="000000" w:themeColor="text1"/>
                <w:sz w:val="18"/>
                <w:szCs w:val="18"/>
                <w:lang w:eastAsia="zh-CN"/>
              </w:rPr>
              <w:t xml:space="preserve"> (3.792 kg/kg)</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458"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459"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Start the stirrer. Then add 2.0</w:t>
            </w:r>
            <w:ins w:id="460" w:author="Johan Granander" w:date="2026-07-28T13:56:00Z">
              <w:r w:rsidR="00E64585" w:rsidRPr="00A54EC0">
                <w:rPr>
                  <w:rFonts w:ascii="Times New Roman" w:eastAsia="等线" w:hAnsi="Times New Roman" w:cs="Times New Roman"/>
                  <w:color w:val="000000" w:themeColor="text1"/>
                  <w:sz w:val="18"/>
                  <w:szCs w:val="18"/>
                </w:rPr>
                <w:t xml:space="preserve"> </w:t>
              </w:r>
            </w:ins>
            <w:r w:rsidR="00E51051" w:rsidRPr="00A54EC0">
              <w:rPr>
                <w:rFonts w:ascii="Times New Roman" w:eastAsia="等线" w:hAnsi="Times New Roman" w:cs="Times New Roman"/>
                <w:color w:val="000000" w:themeColor="text1"/>
                <w:sz w:val="18"/>
                <w:szCs w:val="18"/>
              </w:rPr>
              <w:t xml:space="preserve">eq. </w:t>
            </w:r>
            <w:proofErr w:type="spellStart"/>
            <w:r w:rsidR="00E51051" w:rsidRPr="00A54EC0">
              <w:rPr>
                <w:rFonts w:ascii="Times New Roman" w:eastAsia="等线" w:hAnsi="Times New Roman" w:cs="Times New Roman"/>
                <w:bCs w:val="0"/>
                <w:color w:val="000000" w:themeColor="text1"/>
                <w:sz w:val="18"/>
                <w:szCs w:val="18"/>
              </w:rPr>
              <w:t>Fmoc</w:t>
            </w:r>
            <w:proofErr w:type="spellEnd"/>
            <w:r w:rsidR="00E51051" w:rsidRPr="00A54EC0">
              <w:rPr>
                <w:rFonts w:ascii="Times New Roman" w:eastAsia="等线" w:hAnsi="Times New Roman" w:cs="Times New Roman"/>
                <w:bCs w:val="0"/>
                <w:color w:val="000000" w:themeColor="text1"/>
                <w:sz w:val="18"/>
                <w:szCs w:val="18"/>
              </w:rPr>
              <w:t>-L-</w:t>
            </w:r>
            <w:proofErr w:type="spellStart"/>
            <w:r w:rsidR="00E51051" w:rsidRPr="00A54EC0">
              <w:rPr>
                <w:rFonts w:ascii="Times New Roman" w:eastAsia="等线" w:hAnsi="Times New Roman" w:cs="Times New Roman"/>
                <w:bCs w:val="0"/>
                <w:color w:val="000000" w:themeColor="text1"/>
                <w:sz w:val="18"/>
                <w:szCs w:val="18"/>
              </w:rPr>
              <w:t>Ph</w:t>
            </w:r>
            <w:r w:rsidR="00E51051" w:rsidRPr="00473484">
              <w:rPr>
                <w:rFonts w:ascii="Times New Roman" w:eastAsia="等线" w:hAnsi="Times New Roman" w:cs="Times New Roman"/>
                <w:bCs w:val="0"/>
                <w:color w:val="000000" w:themeColor="text1"/>
                <w:sz w:val="18"/>
                <w:szCs w:val="18"/>
              </w:rPr>
              <w:t>e</w:t>
            </w:r>
            <w:proofErr w:type="spellEnd"/>
            <w:r w:rsidR="00E51051" w:rsidRPr="00473484">
              <w:rPr>
                <w:rFonts w:ascii="Times New Roman" w:eastAsia="等线" w:hAnsi="Times New Roman" w:cs="Times New Roman"/>
                <w:bCs w:val="0"/>
                <w:color w:val="000000" w:themeColor="text1"/>
                <w:sz w:val="18"/>
                <w:szCs w:val="18"/>
              </w:rPr>
              <w:t>-OH</w:t>
            </w:r>
            <w:r w:rsidR="00E51051" w:rsidRPr="00473484">
              <w:rPr>
                <w:rFonts w:ascii="Times New Roman" w:eastAsia="等线" w:hAnsi="Times New Roman" w:cs="Times New Roman"/>
                <w:color w:val="000000" w:themeColor="text1"/>
                <w:sz w:val="18"/>
                <w:szCs w:val="18"/>
              </w:rPr>
              <w:t xml:space="preserve">. </w:t>
            </w:r>
            <w:del w:id="461"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462"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rPr>
              <w:t xml:space="preserve"> </w:t>
            </w:r>
            <w:ins w:id="463" w:author="Xuning Wei12232" w:date="2026-07-26T21:30:00Z">
              <w:r w:rsidRPr="00473484">
                <w:rPr>
                  <w:rFonts w:ascii="Times New Roman" w:eastAsia="等线" w:hAnsi="Times New Roman" w:cs="Times New Roman"/>
                  <w:color w:val="000000" w:themeColor="text1"/>
                  <w:sz w:val="18"/>
                  <w:szCs w:val="18"/>
                </w:rPr>
                <w:br/>
                <w:t xml:space="preserve">2. </w:t>
              </w:r>
            </w:ins>
            <w:r w:rsidR="00E51051" w:rsidRPr="00473484">
              <w:rPr>
                <w:rFonts w:ascii="Times New Roman" w:eastAsia="等线" w:hAnsi="Times New Roman" w:cs="Times New Roman"/>
                <w:bCs w:val="0"/>
                <w:color w:val="000000" w:themeColor="text1"/>
                <w:sz w:val="18"/>
                <w:szCs w:val="18"/>
              </w:rPr>
              <w:t>Cool the mixture to 5</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464" w:author="Johan Granander" w:date="2026-07-28T13:56:00Z">
              <w:r w:rsidR="00E64585"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 Maintain for next operation at 5±5</w:t>
            </w:r>
            <w:r w:rsidR="001B50D1" w:rsidRPr="00A54EC0">
              <w:rPr>
                <w:rFonts w:ascii="Times New Roman" w:eastAsia="等线" w:hAnsi="Times New Roman" w:cs="Times New Roman"/>
                <w:color w:val="000000" w:themeColor="text1"/>
                <w:sz w:val="18"/>
                <w:szCs w:val="18"/>
              </w:rPr>
              <w:t xml:space="preserve"> </w:t>
            </w:r>
            <w:r w:rsidR="00E51051" w:rsidRPr="00473484">
              <w:rPr>
                <w:rFonts w:ascii="Times New Roman" w:eastAsia="等线" w:hAnsi="Times New Roman" w:cs="Times New Roman" w:hint="eastAsia"/>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(target: </w:t>
            </w:r>
            <w:r w:rsidR="00E51051" w:rsidRPr="00473484">
              <w:rPr>
                <w:rFonts w:ascii="Times New Roman" w:eastAsia="等线" w:hAnsi="Times New Roman" w:cs="Times New Roman"/>
                <w:color w:val="000000" w:themeColor="text1"/>
                <w:sz w:val="18"/>
                <w:szCs w:val="18"/>
              </w:rPr>
              <w:t>5</w:t>
            </w:r>
            <w:ins w:id="465" w:author="Johan Granander" w:date="2026-07-28T13:56: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Add 2.0</w:t>
            </w:r>
            <w:ins w:id="466" w:author="Johan Granander" w:date="2026-07-28T13:56:00Z">
              <w:r w:rsidR="00E64585" w:rsidRPr="00A54EC0">
                <w:rPr>
                  <w:rFonts w:ascii="Times New Roman" w:eastAsia="等线" w:hAnsi="Times New Roman" w:cs="Times New Roman"/>
                  <w:color w:val="000000" w:themeColor="text1"/>
                  <w:sz w:val="18"/>
                  <w:szCs w:val="18"/>
                </w:rPr>
                <w:t xml:space="preserve"> </w:t>
              </w:r>
            </w:ins>
            <w:r w:rsidR="00E51051" w:rsidRPr="00A54EC0">
              <w:rPr>
                <w:rFonts w:ascii="Times New Roman" w:eastAsia="等线" w:hAnsi="Times New Roman" w:cs="Times New Roman"/>
                <w:color w:val="000000" w:themeColor="text1"/>
                <w:sz w:val="18"/>
                <w:szCs w:val="18"/>
              </w:rPr>
              <w:t>eq.</w:t>
            </w:r>
            <w:r w:rsidR="00E51051" w:rsidRPr="00473484">
              <w:rPr>
                <w:rFonts w:ascii="Times New Roman" w:eastAsia="等线" w:hAnsi="Times New Roman" w:cs="Times New Roman"/>
                <w:bCs w:val="0"/>
                <w:color w:val="000000" w:themeColor="text1"/>
                <w:sz w:val="18"/>
                <w:szCs w:val="18"/>
              </w:rPr>
              <w:t xml:space="preserve"> </w:t>
            </w:r>
            <w:proofErr w:type="spellStart"/>
            <w:r w:rsidR="00E51051" w:rsidRPr="00473484">
              <w:rPr>
                <w:rFonts w:ascii="Times New Roman" w:eastAsia="等线" w:hAnsi="Times New Roman" w:cs="Times New Roman"/>
                <w:bCs w:val="0"/>
                <w:color w:val="000000" w:themeColor="text1"/>
                <w:sz w:val="18"/>
                <w:szCs w:val="18"/>
              </w:rPr>
              <w:t>PyBOP</w:t>
            </w:r>
            <w:proofErr w:type="spellEnd"/>
            <w:r w:rsidR="00E51051" w:rsidRPr="00473484">
              <w:rPr>
                <w:rFonts w:ascii="Times New Roman" w:eastAsia="等线" w:hAnsi="Times New Roman" w:cs="Times New Roman"/>
                <w:color w:val="000000" w:themeColor="text1"/>
                <w:sz w:val="18"/>
                <w:szCs w:val="18"/>
              </w:rPr>
              <w:t xml:space="preserve"> and </w:t>
            </w:r>
            <w:r w:rsidR="004B098E" w:rsidRPr="00473484">
              <w:rPr>
                <w:rFonts w:ascii="Times New Roman" w:eastAsia="等线" w:hAnsi="Times New Roman" w:cs="Times New Roman"/>
                <w:color w:val="000000" w:themeColor="text1"/>
                <w:sz w:val="18"/>
                <w:szCs w:val="18"/>
              </w:rPr>
              <w:t>2.0</w:t>
            </w:r>
            <w:ins w:id="467" w:author="Johan Granander" w:date="2026-07-28T13:56:00Z">
              <w:r w:rsidR="00E64585" w:rsidRPr="00473484">
                <w:rPr>
                  <w:rFonts w:ascii="Times New Roman" w:eastAsia="等线" w:hAnsi="Times New Roman" w:cs="Times New Roman"/>
                  <w:color w:val="000000" w:themeColor="text1"/>
                  <w:sz w:val="18"/>
                  <w:szCs w:val="18"/>
                </w:rPr>
                <w:t xml:space="preserve"> </w:t>
              </w:r>
            </w:ins>
            <w:r w:rsidR="004B098E" w:rsidRPr="00473484">
              <w:rPr>
                <w:rFonts w:ascii="Times New Roman" w:eastAsia="等线" w:hAnsi="Times New Roman" w:cs="Times New Roman"/>
                <w:color w:val="000000" w:themeColor="text1"/>
                <w:sz w:val="18"/>
                <w:szCs w:val="18"/>
              </w:rPr>
              <w:t xml:space="preserve">eq. </w:t>
            </w:r>
            <w:commentRangeStart w:id="468"/>
            <w:commentRangeStart w:id="469"/>
            <w:proofErr w:type="spellStart"/>
            <w:r w:rsidR="00E51051" w:rsidRPr="00473484">
              <w:rPr>
                <w:rFonts w:ascii="Times New Roman" w:eastAsia="等线" w:hAnsi="Times New Roman" w:cs="Times New Roman"/>
                <w:bCs w:val="0"/>
                <w:color w:val="000000" w:themeColor="text1"/>
                <w:sz w:val="18"/>
                <w:szCs w:val="18"/>
              </w:rPr>
              <w:t>OxymaPure</w:t>
            </w:r>
            <w:commentRangeEnd w:id="468"/>
            <w:proofErr w:type="spellEnd"/>
            <w:r w:rsidR="00E51051" w:rsidRPr="00A54EC0">
              <w:rPr>
                <w:rStyle w:val="aff1"/>
                <w:rFonts w:ascii="Times New Roman" w:eastAsia="等线" w:hAnsi="Times New Roman" w:cs="Times New Roman"/>
                <w:color w:val="000000" w:themeColor="text1"/>
                <w:sz w:val="18"/>
                <w:szCs w:val="18"/>
              </w:rPr>
              <w:commentReference w:id="468"/>
            </w:r>
            <w:commentRangeEnd w:id="469"/>
            <w:r w:rsidR="00E51051" w:rsidRPr="00A54EC0">
              <w:rPr>
                <w:rStyle w:val="aff1"/>
                <w:rFonts w:ascii="Times New Roman" w:eastAsia="等线" w:hAnsi="Times New Roman" w:cs="Times New Roman"/>
                <w:color w:val="000000" w:themeColor="text1"/>
                <w:sz w:val="18"/>
                <w:szCs w:val="18"/>
              </w:rPr>
              <w:commentReference w:id="469"/>
            </w:r>
            <w:r w:rsidR="00E51051" w:rsidRPr="00A54EC0">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470"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471"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473484">
              <w:rPr>
                <w:rFonts w:ascii="Times New Roman" w:eastAsia="等线" w:hAnsi="Times New Roman" w:cs="Times New Roman"/>
                <w:color w:val="000000" w:themeColor="text1"/>
                <w:sz w:val="18"/>
                <w:szCs w:val="18"/>
              </w:rPr>
              <w:t xml:space="preserve"> at 5</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472" w:author="Johan Granander" w:date="2026-07-28T13:56: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5</w:t>
            </w:r>
            <w:ins w:id="473" w:author="Johan Granander" w:date="2026-07-28T13:56: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rinse the </w:t>
            </w:r>
            <w:r w:rsidR="00E51051" w:rsidRPr="00473484">
              <w:rPr>
                <w:rFonts w:ascii="Times New Roman" w:eastAsia="仿宋_GB2312" w:hAnsi="Times New Roman" w:cs="Times New Roman"/>
                <w:color w:val="000000" w:themeColor="text1"/>
                <w:sz w:val="18"/>
                <w:szCs w:val="18"/>
                <w:rPrChange w:id="474"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475"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with</w:t>
            </w:r>
            <w:r w:rsidR="00271FEB" w:rsidRPr="00A54EC0">
              <w:rPr>
                <w:rFonts w:ascii="Times New Roman" w:eastAsia="等线" w:hAnsi="Times New Roman" w:cs="Times New Roman"/>
                <w:color w:val="000000" w:themeColor="text1"/>
                <w:sz w:val="18"/>
                <w:szCs w:val="18"/>
              </w:rPr>
              <w:t xml:space="preserve"> 1.0 V DMF</w:t>
            </w:r>
            <w:r w:rsidR="001B50D1" w:rsidRPr="00A54EC0">
              <w:rPr>
                <w:rFonts w:ascii="Times New Roman" w:eastAsia="仿宋_GB2312" w:hAnsi="Times New Roman" w:cs="Times New Roman"/>
                <w:color w:val="000000" w:themeColor="text1"/>
                <w:sz w:val="18"/>
                <w:szCs w:val="18"/>
                <w:lang w:eastAsia="zh-CN"/>
              </w:rPr>
              <w:t xml:space="preserve"> (0.948 </w:t>
            </w:r>
            <w:r w:rsidR="00E51051" w:rsidRPr="00A54EC0">
              <w:rPr>
                <w:rFonts w:ascii="Times New Roman" w:eastAsia="仿宋_GB2312" w:hAnsi="Times New Roman" w:cs="Times New Roman"/>
                <w:color w:val="000000" w:themeColor="text1"/>
                <w:sz w:val="18"/>
                <w:szCs w:val="18"/>
                <w:lang w:eastAsia="zh-CN"/>
              </w:rPr>
              <w:t>kg/kg)</w:t>
            </w:r>
            <w:r w:rsidR="00E51051" w:rsidRPr="00473484">
              <w:rPr>
                <w:rFonts w:ascii="Times New Roman" w:eastAsia="等线" w:hAnsi="Times New Roman" w:cs="Times New Roman"/>
                <w:color w:val="000000" w:themeColor="text1"/>
                <w:sz w:val="18"/>
                <w:szCs w:val="18"/>
              </w:rPr>
              <w:t xml:space="preserve">. Add 3.0 eq. </w:t>
            </w:r>
            <w:r w:rsidR="00E51051" w:rsidRPr="00473484">
              <w:rPr>
                <w:rFonts w:ascii="Times New Roman" w:eastAsia="等线" w:hAnsi="Times New Roman" w:cs="Times New Roman"/>
                <w:bCs w:val="0"/>
                <w:color w:val="000000" w:themeColor="text1"/>
                <w:sz w:val="18"/>
                <w:szCs w:val="18"/>
              </w:rPr>
              <w:t>DIPEA</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476"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477"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the addition rate depends on temperature control. Activate for 20</w:t>
            </w:r>
            <w:r w:rsidR="001B50D1" w:rsidRPr="00473484">
              <w:rPr>
                <w:rFonts w:ascii="Times New Roman" w:eastAsia="等线" w:hAnsi="Times New Roman" w:cs="Times New Roman" w:hint="eastAsia"/>
                <w:color w:val="000000" w:themeColor="text1"/>
                <w:sz w:val="18"/>
                <w:szCs w:val="18"/>
                <w:lang w:eastAsia="zh-CN"/>
              </w:rPr>
              <w:t>±</w:t>
            </w:r>
            <w:r w:rsidR="001B50D1" w:rsidRPr="00A54EC0">
              <w:rPr>
                <w:rFonts w:ascii="Times New Roman" w:eastAsia="等线" w:hAnsi="Times New Roman" w:cs="Times New Roman"/>
                <w:color w:val="000000" w:themeColor="text1"/>
                <w:sz w:val="18"/>
                <w:szCs w:val="18"/>
              </w:rPr>
              <w:t xml:space="preserve">5 </w:t>
            </w:r>
            <w:r w:rsidR="00E51051" w:rsidRPr="00473484">
              <w:rPr>
                <w:rFonts w:ascii="Times New Roman" w:eastAsia="等线" w:hAnsi="Times New Roman" w:cs="Times New Roman"/>
                <w:color w:val="000000" w:themeColor="text1"/>
                <w:sz w:val="18"/>
                <w:szCs w:val="18"/>
              </w:rPr>
              <w:t>min at 5</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478" w:author="Johan Granander" w:date="2026-07-28T13:56: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5</w:t>
            </w:r>
            <w:ins w:id="479" w:author="Johan Granander" w:date="2026-07-28T13:56: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ins w:id="480" w:author="Xuning Wei12232" w:date="2026-07-26T21:31:00Z">
              <w:r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Add </w:t>
            </w:r>
            <w:r w:rsidR="00E51051" w:rsidRPr="00A54EC0">
              <w:rPr>
                <w:rFonts w:ascii="Times New Roman" w:eastAsia="仿宋_GB2312" w:hAnsi="Times New Roman" w:cs="Times New Roman"/>
                <w:color w:val="000000" w:themeColor="text1"/>
                <w:sz w:val="18"/>
                <w:szCs w:val="18"/>
                <w:lang w:eastAsia="zh-CN"/>
              </w:rPr>
              <w:t>2.0</w:t>
            </w:r>
            <w:ins w:id="481" w:author="Johan Granander" w:date="2026-07-28T13:56:00Z">
              <w:r w:rsidR="00E64585" w:rsidRPr="00A54EC0">
                <w:rPr>
                  <w:rFonts w:ascii="Times New Roman" w:eastAsia="仿宋_GB2312" w:hAnsi="Times New Roman" w:cs="Times New Roman"/>
                  <w:color w:val="000000" w:themeColor="text1"/>
                  <w:sz w:val="18"/>
                  <w:szCs w:val="18"/>
                  <w:lang w:eastAsia="zh-CN"/>
                </w:rPr>
                <w:t xml:space="preserve"> </w:t>
              </w:r>
            </w:ins>
            <w:del w:id="482" w:author="Johan Granander" w:date="2026-07-28T13:56:00Z">
              <w:r w:rsidR="00E51051" w:rsidRPr="00473484" w:rsidDel="00E64585">
                <w:rPr>
                  <w:rFonts w:ascii="Times New Roman" w:eastAsia="仿宋_GB2312" w:hAnsi="Times New Roman" w:cs="Times New Roman"/>
                  <w:color w:val="000000" w:themeColor="text1"/>
                  <w:sz w:val="18"/>
                  <w:szCs w:val="18"/>
                  <w:lang w:eastAsia="zh-CN"/>
                </w:rPr>
                <w:delText xml:space="preserve">v </w:delText>
              </w:r>
            </w:del>
            <w:ins w:id="483" w:author="Johan Granander" w:date="2026-07-28T13:56:00Z">
              <w:r w:rsidR="00E64585" w:rsidRPr="00473484">
                <w:rPr>
                  <w:rFonts w:ascii="Times New Roman" w:eastAsia="仿宋_GB2312" w:hAnsi="Times New Roman" w:cs="Times New Roman"/>
                  <w:color w:val="000000" w:themeColor="text1"/>
                  <w:sz w:val="18"/>
                  <w:szCs w:val="18"/>
                  <w:lang w:eastAsia="zh-CN"/>
                </w:rPr>
                <w:t xml:space="preserve">V </w:t>
              </w:r>
            </w:ins>
            <w:r w:rsidR="00E51051" w:rsidRPr="00473484">
              <w:rPr>
                <w:rFonts w:ascii="Times New Roman" w:eastAsia="仿宋_GB2312" w:hAnsi="Times New Roman" w:cs="Times New Roman"/>
                <w:color w:val="000000" w:themeColor="text1"/>
                <w:sz w:val="18"/>
                <w:szCs w:val="18"/>
                <w:lang w:eastAsia="zh-CN"/>
              </w:rPr>
              <w:t>DMF (1.896</w:t>
            </w:r>
            <w:r w:rsidR="001B50D1" w:rsidRPr="00473484">
              <w:rPr>
                <w:rFonts w:ascii="Times New Roman" w:eastAsia="仿宋_GB2312" w:hAnsi="Times New Roman" w:cs="Times New Roman"/>
                <w:color w:val="000000" w:themeColor="text1"/>
                <w:sz w:val="18"/>
                <w:szCs w:val="18"/>
                <w:lang w:eastAsia="zh-CN"/>
              </w:rPr>
              <w:t xml:space="preserve"> </w:t>
            </w:r>
            <w:r w:rsidR="00E51051" w:rsidRPr="00473484">
              <w:rPr>
                <w:rFonts w:ascii="Times New Roman" w:eastAsia="仿宋_GB2312" w:hAnsi="Times New Roman" w:cs="Times New Roman"/>
                <w:color w:val="000000" w:themeColor="text1"/>
                <w:sz w:val="18"/>
                <w:szCs w:val="18"/>
                <w:lang w:eastAsia="zh-CN"/>
              </w:rPr>
              <w:t>kg/kg)</w:t>
            </w:r>
            <w:r w:rsidR="00E51051" w:rsidRPr="00473484">
              <w:rPr>
                <w:rFonts w:ascii="Times New Roman" w:eastAsia="等线" w:hAnsi="Times New Roman" w:cs="Times New Roman"/>
                <w:color w:val="000000" w:themeColor="text1"/>
                <w:sz w:val="18"/>
                <w:szCs w:val="18"/>
              </w:rPr>
              <w:t xml:space="preserve"> into </w:t>
            </w:r>
            <w:r w:rsidR="001B50D1" w:rsidRPr="00473484">
              <w:rPr>
                <w:rFonts w:ascii="Times New Roman" w:eastAsia="仿宋_GB2312" w:hAnsi="Times New Roman" w:cs="Times New Roman"/>
                <w:color w:val="000000" w:themeColor="text1"/>
                <w:sz w:val="18"/>
                <w:szCs w:val="18"/>
                <w:rPrChange w:id="484" w:author="Xuning Wei12232" w:date="2026-09-05T19:51:00Z">
                  <w:rPr>
                    <w:rFonts w:ascii="Times New Roman" w:eastAsia="仿宋_GB2312" w:hAnsi="Times New Roman" w:cs="Times New Roman"/>
                    <w:b/>
                    <w:color w:val="000000" w:themeColor="text1"/>
                    <w:sz w:val="18"/>
                    <w:szCs w:val="18"/>
                  </w:rPr>
                </w:rPrChange>
              </w:rPr>
              <w:t>TJ4S-1213-Sy15</w:t>
            </w:r>
            <w:r w:rsidR="00E51051" w:rsidRPr="00A54EC0">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Start the agitator. </w:t>
            </w:r>
            <w:ins w:id="485" w:author="Xuning Wei12232" w:date="2026-07-26T21:31:00Z">
              <w:r w:rsidRPr="00A54EC0">
                <w:rPr>
                  <w:rFonts w:ascii="Times New Roman" w:eastAsia="等线" w:hAnsi="Times New Roman" w:cs="Times New Roman"/>
                  <w:color w:val="000000" w:themeColor="text1"/>
                  <w:sz w:val="18"/>
                  <w:szCs w:val="18"/>
                </w:rPr>
                <w:br/>
                <w:t xml:space="preserve">4. </w:t>
              </w:r>
            </w:ins>
            <w:r w:rsidR="00E51051" w:rsidRPr="00473484">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486"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487"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488"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489"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xml:space="preserve">. Add </w:t>
            </w:r>
            <w:r w:rsidR="001B50D1" w:rsidRPr="00A54EC0">
              <w:rPr>
                <w:rFonts w:ascii="Times New Roman" w:eastAsia="仿宋_GB2312" w:hAnsi="Times New Roman" w:cs="Times New Roman"/>
                <w:color w:val="000000" w:themeColor="text1"/>
                <w:sz w:val="18"/>
                <w:szCs w:val="18"/>
                <w:lang w:eastAsia="zh-CN"/>
              </w:rPr>
              <w:t>1.0</w:t>
            </w:r>
            <w:r w:rsidR="00271FEB" w:rsidRPr="00A54EC0">
              <w:rPr>
                <w:rFonts w:ascii="Times New Roman" w:eastAsia="仿宋_GB2312" w:hAnsi="Times New Roman" w:cs="Times New Roman"/>
                <w:color w:val="000000" w:themeColor="text1"/>
                <w:sz w:val="18"/>
                <w:szCs w:val="18"/>
                <w:lang w:eastAsia="zh-CN"/>
              </w:rPr>
              <w:t xml:space="preserve"> V</w:t>
            </w:r>
            <w:r w:rsidR="001B50D1" w:rsidRPr="00A54EC0">
              <w:rPr>
                <w:rFonts w:ascii="Times New Roman" w:eastAsia="仿宋_GB2312" w:hAnsi="Times New Roman" w:cs="Times New Roman"/>
                <w:color w:val="000000" w:themeColor="text1"/>
                <w:sz w:val="18"/>
                <w:szCs w:val="18"/>
                <w:lang w:eastAsia="zh-CN"/>
              </w:rPr>
              <w:t xml:space="preserve"> DMF (0.948 </w:t>
            </w:r>
            <w:r w:rsidR="00E51051" w:rsidRPr="00473484">
              <w:rPr>
                <w:rFonts w:ascii="Times New Roman" w:eastAsia="仿宋_GB2312" w:hAnsi="Times New Roman" w:cs="Times New Roman"/>
                <w:color w:val="000000" w:themeColor="text1"/>
                <w:sz w:val="18"/>
                <w:szCs w:val="18"/>
                <w:lang w:eastAsia="zh-CN"/>
              </w:rPr>
              <w:t>kg/kg)</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490"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491"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xml:space="preserve">. Bubble with nitrogen to the synthesis reactor (TJ4S-1213-Sy15) for 5±2 min, </w:t>
            </w:r>
            <w:del w:id="492" w:author="Xuning Wei12232" w:date="2026-07-26T21:32:00Z">
              <w:r w:rsidR="005350B1" w:rsidRPr="00A54EC0" w:rsidDel="00112C53">
                <w:rPr>
                  <w:rFonts w:ascii="Times New Roman" w:eastAsia="等线" w:hAnsi="Times New Roman" w:cs="Times New Roman"/>
                  <w:color w:val="000000" w:themeColor="text1"/>
                  <w:sz w:val="18"/>
                  <w:szCs w:val="18"/>
                </w:rPr>
                <w:delText xml:space="preserve">then start the agitator. </w:delText>
              </w:r>
            </w:del>
            <w:r w:rsidR="005350B1" w:rsidRPr="00473484">
              <w:rPr>
                <w:rFonts w:ascii="Times New Roman" w:eastAsia="等线" w:hAnsi="Times New Roman" w:cs="Times New Roman"/>
                <w:color w:val="000000" w:themeColor="text1"/>
                <w:sz w:val="18"/>
                <w:szCs w:val="18"/>
              </w:rPr>
              <w:t>Transfer the mixture in activation tank (TJ4S-1213-Sy15-R01) into synthesis reactor (TJ4S-1213-Sy15)</w:t>
            </w:r>
          </w:p>
        </w:tc>
      </w:tr>
      <w:tr w:rsidR="00E51051" w:rsidRPr="00473484" w14:paraId="6DF3D70F" w14:textId="77777777" w:rsidTr="0051270C">
        <w:trPr>
          <w:trHeight w:val="454"/>
          <w:trPrChange w:id="493"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494"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22477DF9" w14:textId="6013AEC8"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16</w:t>
            </w:r>
          </w:p>
        </w:tc>
        <w:tc>
          <w:tcPr>
            <w:tcW w:w="670" w:type="pct"/>
            <w:tcBorders>
              <w:top w:val="single" w:sz="4" w:space="0" w:color="auto"/>
              <w:left w:val="single" w:sz="4" w:space="0" w:color="auto"/>
              <w:bottom w:val="single" w:sz="4" w:space="0" w:color="auto"/>
              <w:right w:val="single" w:sz="4" w:space="0" w:color="auto"/>
            </w:tcBorders>
            <w:vAlign w:val="center"/>
            <w:tcPrChange w:id="495"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28829C67" w14:textId="101FFC09" w:rsidR="003B4BD4" w:rsidRPr="00473484" w:rsidRDefault="003B4BD4">
            <w:pPr>
              <w:jc w:val="both"/>
              <w:rPr>
                <w:ins w:id="496" w:author="Xuning Wei12232" w:date="2026-07-23T14:08:00Z"/>
                <w:rFonts w:ascii="Times New Roman" w:eastAsia="仿宋_GB2312" w:hAnsi="Times New Roman" w:cs="Times New Roman"/>
                <w:color w:val="auto"/>
                <w:sz w:val="18"/>
                <w:szCs w:val="18"/>
                <w:lang w:eastAsia="zh-CN"/>
              </w:rPr>
            </w:pPr>
            <w:ins w:id="497" w:author="Xuning Wei12232" w:date="2026-07-23T14:05:00Z">
              <w:r w:rsidRPr="00473484">
                <w:rPr>
                  <w:rFonts w:ascii="Times New Roman" w:eastAsia="等线" w:hAnsi="Times New Roman" w:cs="Times New Roman"/>
                  <w:bCs w:val="0"/>
                  <w:color w:val="0000FF"/>
                  <w:kern w:val="0"/>
                  <w:sz w:val="18"/>
                  <w:szCs w:val="18"/>
                  <w:lang w:eastAsia="zh-CN"/>
                </w:rPr>
                <w:t>Phe23</w:t>
              </w:r>
            </w:ins>
            <w:ins w:id="498" w:author="Xuning Wei12232" w:date="2026-07-23T14:08:00Z">
              <w:r w:rsidRPr="00473484">
                <w:rPr>
                  <w:rFonts w:ascii="Times New Roman" w:eastAsia="仿宋_GB2312" w:hAnsi="Times New Roman" w:cs="Times New Roman"/>
                  <w:color w:val="auto"/>
                  <w:sz w:val="18"/>
                  <w:szCs w:val="18"/>
                  <w:lang w:eastAsia="zh-CN"/>
                </w:rPr>
                <w:t xml:space="preserve"> </w:t>
              </w:r>
            </w:ins>
          </w:p>
          <w:p w14:paraId="2BB8770D" w14:textId="70A5ED04" w:rsidR="00E51051" w:rsidRPr="00473484" w:rsidRDefault="00E51051">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lang w:eastAsia="zh-CN"/>
              </w:rPr>
              <w:t>C</w:t>
            </w:r>
            <w:r w:rsidRPr="00473484">
              <w:rPr>
                <w:rFonts w:ascii="Times New Roman" w:eastAsia="仿宋_GB2312" w:hAnsi="Times New Roman" w:cs="Times New Roman"/>
                <w:color w:val="auto"/>
                <w:sz w:val="18"/>
                <w:szCs w:val="18"/>
              </w:rPr>
              <w:t>oupling</w:t>
            </w:r>
          </w:p>
        </w:tc>
        <w:tc>
          <w:tcPr>
            <w:tcW w:w="4054" w:type="pct"/>
            <w:tcBorders>
              <w:top w:val="single" w:sz="4" w:space="0" w:color="auto"/>
              <w:left w:val="single" w:sz="4" w:space="0" w:color="auto"/>
              <w:bottom w:val="single" w:sz="4" w:space="0" w:color="auto"/>
              <w:right w:val="single" w:sz="4" w:space="0" w:color="auto"/>
            </w:tcBorders>
            <w:vAlign w:val="center"/>
            <w:tcPrChange w:id="499"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5EBC040A" w14:textId="161FA229" w:rsidR="00E51051" w:rsidRPr="00473484" w:rsidRDefault="00112C53">
            <w:pPr>
              <w:jc w:val="both"/>
              <w:rPr>
                <w:rFonts w:ascii="Times New Roman" w:eastAsia="等线" w:hAnsi="Times New Roman" w:cs="Times New Roman"/>
                <w:bCs w:val="0"/>
                <w:color w:val="000000" w:themeColor="text1"/>
                <w:kern w:val="0"/>
                <w:sz w:val="18"/>
                <w:szCs w:val="18"/>
                <w:lang w:eastAsia="zh-CN"/>
              </w:rPr>
            </w:pPr>
            <w:ins w:id="500" w:author="Xuning Wei12232" w:date="2026-07-26T21:33:00Z">
              <w:r w:rsidRPr="00473484">
                <w:rPr>
                  <w:rFonts w:ascii="Times New Roman" w:eastAsia="等线" w:hAnsi="Times New Roman" w:cs="Times New Roman"/>
                  <w:color w:val="000000" w:themeColor="text1"/>
                  <w:sz w:val="18"/>
                  <w:szCs w:val="18"/>
                </w:rPr>
                <w:t xml:space="preserve">1. </w:t>
              </w:r>
            </w:ins>
            <w:r w:rsidR="00ED7347" w:rsidRPr="00473484">
              <w:rPr>
                <w:rFonts w:ascii="Times New Roman" w:eastAsia="等线" w:hAnsi="Times New Roman" w:cs="Times New Roman"/>
                <w:color w:val="000000" w:themeColor="text1"/>
                <w:sz w:val="18"/>
                <w:szCs w:val="18"/>
              </w:rPr>
              <w:t>Heat the mixture to 25</w:t>
            </w:r>
            <w:r w:rsidR="00ED7347" w:rsidRPr="00473484">
              <w:rPr>
                <w:rFonts w:ascii="Times New Roman" w:eastAsia="等线" w:hAnsi="Times New Roman" w:cs="Times New Roman" w:hint="eastAsia"/>
                <w:color w:val="000000" w:themeColor="text1"/>
                <w:sz w:val="18"/>
                <w:szCs w:val="18"/>
              </w:rPr>
              <w:t>±</w:t>
            </w:r>
            <w:r w:rsidR="00ED7347" w:rsidRPr="00473484">
              <w:rPr>
                <w:rFonts w:ascii="Times New Roman" w:eastAsia="等线" w:hAnsi="Times New Roman" w:cs="Times New Roman"/>
                <w:color w:val="000000" w:themeColor="text1"/>
                <w:sz w:val="18"/>
                <w:szCs w:val="18"/>
              </w:rPr>
              <w:t>5</w:t>
            </w:r>
            <w:ins w:id="501" w:author="Johan Granander" w:date="2026-07-28T13:57:00Z">
              <w:r w:rsidR="00E64585" w:rsidRPr="00A54EC0">
                <w:rPr>
                  <w:rFonts w:ascii="Times New Roman" w:eastAsia="等线" w:hAnsi="Times New Roman" w:cs="Times New Roman"/>
                  <w:color w:val="000000" w:themeColor="text1"/>
                  <w:sz w:val="18"/>
                  <w:szCs w:val="18"/>
                </w:rPr>
                <w:t xml:space="preserve"> </w:t>
              </w:r>
            </w:ins>
            <w:r w:rsidR="00ED7347" w:rsidRPr="00473484">
              <w:rPr>
                <w:rFonts w:ascii="Times New Roman" w:eastAsia="等线" w:hAnsi="Times New Roman" w:cs="Times New Roman" w:hint="eastAsia"/>
                <w:color w:val="000000" w:themeColor="text1"/>
                <w:sz w:val="18"/>
                <w:szCs w:val="18"/>
              </w:rPr>
              <w:t>℃</w:t>
            </w:r>
            <w:r w:rsidR="00ED7347"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w:t>
            </w:r>
            <w:r w:rsidR="00E51051" w:rsidRPr="00473484">
              <w:rPr>
                <w:rFonts w:ascii="Times New Roman" w:eastAsia="等线" w:hAnsi="Times New Roman" w:cs="Times New Roman"/>
                <w:color w:val="0000FF"/>
                <w:sz w:val="18"/>
                <w:szCs w:val="18"/>
                <w:rPrChange w:id="502" w:author="Xuning Wei12232" w:date="2026-09-05T19:51:00Z">
                  <w:rPr>
                    <w:rFonts w:ascii="Times New Roman" w:eastAsia="等线" w:hAnsi="Times New Roman" w:cs="Times New Roman"/>
                    <w:color w:val="000000" w:themeColor="text1"/>
                    <w:sz w:val="18"/>
                    <w:szCs w:val="18"/>
                  </w:rPr>
                </w:rPrChange>
              </w:rPr>
              <w:t>Start timing when temperature reaches 20</w:t>
            </w:r>
            <w:ins w:id="503" w:author="Johan Granander" w:date="2026-07-28T13:57:00Z">
              <w:r w:rsidR="00E64585" w:rsidRPr="00A54EC0">
                <w:rPr>
                  <w:rFonts w:ascii="Times New Roman" w:eastAsia="等线" w:hAnsi="Times New Roman" w:cs="Times New Roman"/>
                  <w:color w:val="0000FF"/>
                  <w:sz w:val="18"/>
                  <w:szCs w:val="18"/>
                </w:rPr>
                <w:t xml:space="preserve"> </w:t>
              </w:r>
            </w:ins>
            <w:r w:rsidR="00E51051" w:rsidRPr="00473484">
              <w:rPr>
                <w:rFonts w:ascii="Times New Roman" w:eastAsia="等线" w:hAnsi="Times New Roman" w:cs="Times New Roman" w:hint="eastAsia"/>
                <w:color w:val="0000FF"/>
                <w:sz w:val="18"/>
                <w:szCs w:val="18"/>
                <w:rPrChange w:id="504" w:author="Xuning Wei12232" w:date="2026-09-05T19:51:00Z">
                  <w:rPr>
                    <w:rFonts w:ascii="Times New Roman" w:eastAsia="等线" w:hAnsi="Times New Roman" w:cs="Times New Roman" w:hint="eastAsia"/>
                    <w:color w:val="000000" w:themeColor="text1"/>
                    <w:sz w:val="18"/>
                    <w:szCs w:val="18"/>
                  </w:rPr>
                </w:rPrChange>
              </w:rPr>
              <w:t>℃</w:t>
            </w:r>
            <w:r w:rsidR="00E51051" w:rsidRPr="00473484">
              <w:rPr>
                <w:rFonts w:ascii="Times New Roman" w:eastAsia="等线" w:hAnsi="Times New Roman" w:cs="Times New Roman"/>
                <w:color w:val="0000FF"/>
                <w:sz w:val="18"/>
                <w:szCs w:val="18"/>
                <w:rPrChange w:id="505" w:author="Xuning Wei12232" w:date="2026-09-05T19:51:00Z">
                  <w:rPr>
                    <w:rFonts w:ascii="Times New Roman" w:eastAsia="等线" w:hAnsi="Times New Roman" w:cs="Times New Roman"/>
                    <w:color w:val="000000" w:themeColor="text1"/>
                    <w:sz w:val="18"/>
                    <w:szCs w:val="18"/>
                  </w:rPr>
                </w:rPrChange>
              </w:rPr>
              <w:t>.</w:t>
            </w:r>
            <w:r w:rsidR="00E51051" w:rsidRPr="00A54EC0">
              <w:rPr>
                <w:rFonts w:ascii="Times New Roman" w:eastAsia="等线" w:hAnsi="Times New Roman" w:cs="Times New Roman"/>
                <w:color w:val="000000" w:themeColor="text1"/>
                <w:sz w:val="18"/>
                <w:szCs w:val="18"/>
              </w:rPr>
              <w:t xml:space="preserve"> The mixture is allowed to </w:t>
            </w:r>
            <w:r w:rsidR="00E51051" w:rsidRPr="00A54EC0">
              <w:rPr>
                <w:rFonts w:ascii="Times New Roman" w:eastAsia="等线" w:hAnsi="Times New Roman" w:cs="Times New Roman"/>
                <w:bCs w:val="0"/>
                <w:color w:val="000000" w:themeColor="text1"/>
                <w:sz w:val="18"/>
                <w:szCs w:val="18"/>
              </w:rPr>
              <w:t xml:space="preserve">react at </w:t>
            </w:r>
            <w:r w:rsidR="00E51051" w:rsidRPr="00473484">
              <w:rPr>
                <w:rFonts w:ascii="Times New Roman" w:eastAsia="等线" w:hAnsi="Times New Roman" w:cs="Times New Roman"/>
                <w:bCs w:val="0"/>
                <w:color w:val="000000" w:themeColor="text1"/>
                <w:sz w:val="18"/>
                <w:szCs w:val="18"/>
              </w:rPr>
              <w:t>25</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506" w:author="Johan Granander" w:date="2026-07-28T13:57:00Z">
              <w:r w:rsidR="00E64585"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bCs w:val="0"/>
                <w:color w:val="000000" w:themeColor="text1"/>
                <w:sz w:val="18"/>
                <w:szCs w:val="18"/>
              </w:rPr>
              <w:t xml:space="preserve"> (target: </w:t>
            </w:r>
            <w:r w:rsidR="00E51051" w:rsidRPr="00473484">
              <w:rPr>
                <w:rFonts w:ascii="Times New Roman" w:eastAsia="等线" w:hAnsi="Times New Roman" w:cs="Times New Roman"/>
                <w:bCs w:val="0"/>
                <w:color w:val="000000" w:themeColor="text1"/>
                <w:sz w:val="18"/>
                <w:szCs w:val="18"/>
              </w:rPr>
              <w:t>25</w:t>
            </w:r>
            <w:ins w:id="507" w:author="Johan Granander" w:date="2026-07-28T13:57:00Z">
              <w:r w:rsidR="00E64585"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w:t>
            </w:r>
            <w:commentRangeStart w:id="508"/>
            <w:commentRangeStart w:id="509"/>
            <w:commentRangeStart w:id="510"/>
            <w:commentRangeStart w:id="511"/>
            <w:commentRangeStart w:id="512"/>
            <w:commentRangeEnd w:id="508"/>
            <w:ins w:id="513" w:author="Xuning Wei12232" w:date="2026-07-27T22:37:00Z">
              <w:r w:rsidR="00974D3A" w:rsidRPr="00A54EC0">
                <w:rPr>
                  <w:rStyle w:val="aff1"/>
                  <w:rFonts w:ascii="Times New Roman" w:eastAsia="等线" w:hAnsi="Times New Roman" w:cs="Times New Roman"/>
                  <w:color w:val="000000" w:themeColor="text1"/>
                  <w:sz w:val="18"/>
                  <w:szCs w:val="18"/>
                </w:rPr>
                <w:commentReference w:id="508"/>
              </w:r>
              <w:commentRangeEnd w:id="509"/>
              <w:r w:rsidR="00974D3A" w:rsidRPr="00A54EC0">
                <w:rPr>
                  <w:rStyle w:val="aff1"/>
                  <w:rFonts w:ascii="Times New Roman" w:eastAsia="等线" w:hAnsi="Times New Roman" w:cs="Times New Roman"/>
                  <w:color w:val="000000" w:themeColor="text1"/>
                  <w:sz w:val="18"/>
                  <w:szCs w:val="18"/>
                </w:rPr>
                <w:commentReference w:id="509"/>
              </w:r>
              <w:commentRangeEnd w:id="510"/>
              <w:r w:rsidR="00974D3A" w:rsidRPr="00A54EC0">
                <w:rPr>
                  <w:rStyle w:val="aff1"/>
                  <w:rFonts w:ascii="Times New Roman" w:eastAsia="等线" w:hAnsi="Times New Roman" w:cs="Times New Roman"/>
                  <w:color w:val="000000" w:themeColor="text1"/>
                  <w:sz w:val="18"/>
                  <w:szCs w:val="18"/>
                </w:rPr>
                <w:commentReference w:id="510"/>
              </w:r>
              <w:commentRangeEnd w:id="511"/>
              <w:r w:rsidR="00974D3A" w:rsidRPr="00A54EC0">
                <w:rPr>
                  <w:rStyle w:val="aff1"/>
                  <w:rFonts w:ascii="Times New Roman" w:eastAsia="等线" w:hAnsi="Times New Roman" w:cs="Times New Roman"/>
                  <w:color w:val="000000" w:themeColor="text1"/>
                  <w:sz w:val="18"/>
                  <w:szCs w:val="18"/>
                </w:rPr>
                <w:commentReference w:id="511"/>
              </w:r>
            </w:ins>
            <w:commentRangeEnd w:id="512"/>
            <w:ins w:id="514" w:author="Xuning Wei12232" w:date="2026-07-27T22:38:00Z">
              <w:r w:rsidR="00974D3A" w:rsidRPr="00473484">
                <w:rPr>
                  <w:rStyle w:val="aff1"/>
                  <w:rFonts w:ascii="Times New Roman" w:eastAsia="等线" w:hAnsi="Times New Roman" w:cs="Times New Roman"/>
                  <w:color w:val="000000" w:themeColor="text1"/>
                  <w:sz w:val="18"/>
                  <w:szCs w:val="18"/>
                </w:rPr>
                <w:commentReference w:id="512"/>
              </w:r>
            </w:ins>
            <w:ins w:id="515" w:author="Xuning Wei12232" w:date="2026-07-26T21:33:00Z">
              <w:r w:rsidRPr="00A54EC0">
                <w:rPr>
                  <w:rFonts w:ascii="Times New Roman" w:eastAsia="等线" w:hAnsi="Times New Roman" w:cs="Times New Roman"/>
                  <w:color w:val="000000" w:themeColor="text1"/>
                  <w:sz w:val="18"/>
                  <w:szCs w:val="18"/>
                </w:rPr>
                <w:br/>
                <w:t xml:space="preserve">2. </w:t>
              </w:r>
            </w:ins>
            <w:r w:rsidR="00E51051" w:rsidRPr="00473484">
              <w:rPr>
                <w:rFonts w:ascii="Times New Roman" w:eastAsia="等线" w:hAnsi="Times New Roman" w:cs="Times New Roman"/>
                <w:color w:val="000000" w:themeColor="text1"/>
                <w:sz w:val="18"/>
                <w:szCs w:val="18"/>
              </w:rPr>
              <w:t>After 4</w:t>
            </w:r>
            <w:ins w:id="516" w:author="Johan Granander" w:date="2026-07-28T13:57:00Z">
              <w:r w:rsidR="00E64585" w:rsidRPr="00473484">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color w:val="000000" w:themeColor="text1"/>
                <w:sz w:val="18"/>
                <w:szCs w:val="18"/>
              </w:rPr>
              <w:t>h±15</w:t>
            </w:r>
            <w:ins w:id="517" w:author="Johan Granander" w:date="2026-07-28T13:57:00Z">
              <w:r w:rsidR="00E64585" w:rsidRPr="00473484">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color w:val="000000" w:themeColor="text1"/>
                <w:sz w:val="18"/>
                <w:szCs w:val="18"/>
              </w:rPr>
              <w:t>min (target</w:t>
            </w:r>
            <w:r w:rsidR="00E51051" w:rsidRPr="00473484">
              <w:rPr>
                <w:rFonts w:ascii="Times New Roman" w:eastAsia="等线" w:hAnsi="Times New Roman" w:cs="Times New Roman"/>
                <w:color w:val="000000" w:themeColor="text1"/>
                <w:sz w:val="18"/>
                <w:szCs w:val="18"/>
                <w:lang w:eastAsia="zh-CN"/>
              </w:rPr>
              <w:t xml:space="preserve">: </w:t>
            </w:r>
            <w:r w:rsidR="00E51051" w:rsidRPr="00473484">
              <w:rPr>
                <w:rFonts w:ascii="Times New Roman" w:eastAsia="等线" w:hAnsi="Times New Roman" w:cs="Times New Roman"/>
                <w:color w:val="000000" w:themeColor="text1"/>
                <w:sz w:val="18"/>
                <w:szCs w:val="18"/>
              </w:rPr>
              <w:t>4</w:t>
            </w:r>
            <w:ins w:id="518" w:author="Johan Granander" w:date="2026-07-28T13:57:00Z">
              <w:r w:rsidR="00E64585" w:rsidRPr="00473484">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color w:val="000000" w:themeColor="text1"/>
                <w:sz w:val="18"/>
                <w:szCs w:val="18"/>
              </w:rPr>
              <w:t>h), sample the mixture every 0.5~1</w:t>
            </w:r>
            <w:ins w:id="519" w:author="Johan Granander" w:date="2026-07-28T13:57:00Z">
              <w:r w:rsidR="00E64585" w:rsidRPr="00473484">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color w:val="000000" w:themeColor="text1"/>
                <w:sz w:val="18"/>
                <w:szCs w:val="18"/>
              </w:rPr>
              <w:t>h</w:t>
            </w:r>
            <w:r w:rsidR="00D72765" w:rsidRPr="00473484">
              <w:rPr>
                <w:rFonts w:ascii="Times New Roman" w:eastAsia="等线" w:hAnsi="Times New Roman" w:cs="Times New Roman"/>
                <w:color w:val="000000" w:themeColor="text1"/>
                <w:sz w:val="18"/>
                <w:szCs w:val="18"/>
              </w:rPr>
              <w:t xml:space="preserve"> for </w:t>
            </w:r>
            <w:proofErr w:type="spellStart"/>
            <w:r w:rsidR="00D72765" w:rsidRPr="00473484">
              <w:rPr>
                <w:rFonts w:ascii="Times New Roman" w:eastAsia="等线" w:hAnsi="Times New Roman" w:cs="Times New Roman"/>
                <w:color w:val="000000" w:themeColor="text1"/>
                <w:sz w:val="18"/>
                <w:szCs w:val="18"/>
              </w:rPr>
              <w:t>ninhydrin</w:t>
            </w:r>
            <w:proofErr w:type="spellEnd"/>
            <w:r w:rsidR="00D72765" w:rsidRPr="00473484">
              <w:rPr>
                <w:rFonts w:ascii="Times New Roman" w:eastAsia="等线" w:hAnsi="Times New Roman" w:cs="Times New Roman"/>
                <w:color w:val="000000" w:themeColor="text1"/>
                <w:sz w:val="18"/>
                <w:szCs w:val="18"/>
              </w:rPr>
              <w:t xml:space="preserve"> test</w:t>
            </w:r>
            <w:r w:rsidR="00E51051" w:rsidRPr="00473484">
              <w:rPr>
                <w:rFonts w:ascii="Times New Roman" w:eastAsia="等线" w:hAnsi="Times New Roman" w:cs="Times New Roman"/>
                <w:color w:val="000000" w:themeColor="text1"/>
                <w:sz w:val="18"/>
                <w:szCs w:val="18"/>
              </w:rPr>
              <w:t xml:space="preserve"> analysis until two consecutive samples test as negative (</w:t>
            </w:r>
            <w:del w:id="520" w:author="Xuning Wei12232" w:date="2026-09-05T20:03:00Z">
              <w:r w:rsidR="00E51051" w:rsidRPr="00473484" w:rsidDel="000E0A55">
                <w:rPr>
                  <w:rFonts w:ascii="Times New Roman" w:eastAsia="等线" w:hAnsi="Times New Roman" w:cs="Times New Roman"/>
                  <w:color w:val="000000" w:themeColor="text1"/>
                  <w:sz w:val="18"/>
                  <w:szCs w:val="18"/>
                </w:rPr>
                <w:delText>colorless, react completely</w:delText>
              </w:r>
            </w:del>
            <w:ins w:id="521" w:author="Xuning Wei12232" w:date="2026-09-05T20:03:00Z">
              <w:r w:rsidR="000E0A55" w:rsidRPr="000E0A55">
                <w:rPr>
                  <w:rFonts w:ascii="Times New Roman" w:eastAsia="等线" w:hAnsi="Times New Roman" w:cs="Times New Roman"/>
                  <w:color w:val="FF0000"/>
                  <w:sz w:val="18"/>
                  <w:szCs w:val="18"/>
                </w:rPr>
                <w:t xml:space="preserve"> (Yellow to Light pink Report Negative= Complete coupling; Blue to Purple Positive= Incomplete coupling).</w:t>
              </w:r>
            </w:ins>
            <w:r w:rsidR="0051097B" w:rsidRPr="00A54EC0">
              <w:rPr>
                <w:rFonts w:ascii="Times New Roman" w:eastAsia="等线" w:hAnsi="Times New Roman" w:cs="Times New Roman"/>
                <w:color w:val="000000" w:themeColor="text1"/>
                <w:sz w:val="18"/>
                <w:szCs w:val="18"/>
              </w:rPr>
              <w:t>). And the mixture should be stirred for coupling time (</w:t>
            </w:r>
            <w:r w:rsidR="00ED7347" w:rsidRPr="00A54EC0">
              <w:rPr>
                <w:rFonts w:ascii="Times New Roman" w:eastAsia="等线" w:hAnsi="Times New Roman" w:cs="Times New Roman"/>
                <w:color w:val="000000" w:themeColor="text1"/>
                <w:sz w:val="18"/>
                <w:szCs w:val="18"/>
              </w:rPr>
              <w:t>6</w:t>
            </w:r>
            <w:ins w:id="522" w:author="Johan Granander" w:date="2026-07-28T13:57:00Z">
              <w:r w:rsidR="00E64585" w:rsidRPr="00A54EC0">
                <w:rPr>
                  <w:rFonts w:ascii="Times New Roman" w:eastAsia="等线" w:hAnsi="Times New Roman" w:cs="Times New Roman"/>
                  <w:color w:val="000000" w:themeColor="text1"/>
                  <w:sz w:val="18"/>
                  <w:szCs w:val="18"/>
                </w:rPr>
                <w:t xml:space="preserve"> </w:t>
              </w:r>
            </w:ins>
            <w:r w:rsidR="00ED7347" w:rsidRPr="00A54EC0">
              <w:rPr>
                <w:rFonts w:ascii="Times New Roman" w:eastAsia="等线" w:hAnsi="Times New Roman" w:cs="Times New Roman"/>
                <w:color w:val="000000" w:themeColor="text1"/>
                <w:sz w:val="18"/>
                <w:szCs w:val="18"/>
              </w:rPr>
              <w:t xml:space="preserve">h </w:t>
            </w:r>
            <w:r w:rsidR="00ED7347" w:rsidRPr="00473484">
              <w:rPr>
                <w:rFonts w:ascii="Times New Roman" w:eastAsia="等线" w:hAnsi="Times New Roman" w:cs="Times New Roman" w:hint="eastAsia"/>
                <w:color w:val="000000" w:themeColor="text1"/>
                <w:sz w:val="18"/>
                <w:szCs w:val="18"/>
              </w:rPr>
              <w:t>≤</w:t>
            </w:r>
            <w:r w:rsidR="00ED7347" w:rsidRPr="00A54EC0">
              <w:rPr>
                <w:rFonts w:ascii="Times New Roman" w:eastAsia="等线" w:hAnsi="Times New Roman" w:cs="Times New Roman"/>
                <w:color w:val="000000" w:themeColor="text1"/>
                <w:sz w:val="18"/>
                <w:szCs w:val="18"/>
              </w:rPr>
              <w:t xml:space="preserve"> Coupling time </w:t>
            </w:r>
            <w:r w:rsidR="00ED7347" w:rsidRPr="00473484">
              <w:rPr>
                <w:rFonts w:ascii="Times New Roman" w:eastAsia="等线" w:hAnsi="Times New Roman" w:cs="Times New Roman" w:hint="eastAsia"/>
                <w:color w:val="000000" w:themeColor="text1"/>
                <w:sz w:val="18"/>
                <w:szCs w:val="18"/>
              </w:rPr>
              <w:t>≤</w:t>
            </w:r>
            <w:r w:rsidR="00ED7347" w:rsidRPr="00A54EC0">
              <w:rPr>
                <w:rFonts w:ascii="Times New Roman" w:eastAsia="等线" w:hAnsi="Times New Roman" w:cs="Times New Roman"/>
                <w:color w:val="000000" w:themeColor="text1"/>
                <w:sz w:val="18"/>
                <w:szCs w:val="18"/>
              </w:rPr>
              <w:t xml:space="preserve"> 14</w:t>
            </w:r>
            <w:ins w:id="523" w:author="Johan Granander" w:date="2026-07-28T13:57:00Z">
              <w:r w:rsidR="00E64585" w:rsidRPr="00A54EC0">
                <w:rPr>
                  <w:rFonts w:ascii="Times New Roman" w:eastAsia="等线" w:hAnsi="Times New Roman" w:cs="Times New Roman"/>
                  <w:color w:val="000000" w:themeColor="text1"/>
                  <w:sz w:val="18"/>
                  <w:szCs w:val="18"/>
                </w:rPr>
                <w:t xml:space="preserve"> </w:t>
              </w:r>
            </w:ins>
            <w:r w:rsidR="00ED7347" w:rsidRPr="00A54EC0">
              <w:rPr>
                <w:rFonts w:ascii="Times New Roman" w:eastAsia="等线" w:hAnsi="Times New Roman" w:cs="Times New Roman"/>
                <w:color w:val="000000" w:themeColor="text1"/>
                <w:sz w:val="18"/>
                <w:szCs w:val="18"/>
              </w:rPr>
              <w:t>h</w:t>
            </w:r>
            <w:r w:rsidR="00E51051" w:rsidRPr="00A54EC0">
              <w:rPr>
                <w:rFonts w:ascii="Times New Roman" w:eastAsia="等线" w:hAnsi="Times New Roman" w:cs="Times New Roman"/>
                <w:color w:val="000000" w:themeColor="text1"/>
                <w:sz w:val="18"/>
                <w:szCs w:val="18"/>
              </w:rPr>
              <w:t xml:space="preserve">). </w:t>
            </w:r>
            <w:ins w:id="524" w:author="Xuning Wei12232" w:date="2026-07-26T21:34:00Z">
              <w:r w:rsidRPr="00473484">
                <w:rPr>
                  <w:rFonts w:ascii="Times New Roman" w:eastAsia="等线" w:hAnsi="Times New Roman" w:cs="Times New Roman"/>
                  <w:color w:val="000000" w:themeColor="text1"/>
                  <w:sz w:val="18"/>
                  <w:szCs w:val="18"/>
                </w:rPr>
                <w:br/>
                <w:t xml:space="preserve">3. </w:t>
              </w:r>
            </w:ins>
            <w:r w:rsidR="00E51051" w:rsidRPr="00473484">
              <w:rPr>
                <w:rFonts w:ascii="Times New Roman" w:eastAsia="等线" w:hAnsi="Times New Roman" w:cs="Times New Roman"/>
                <w:color w:val="000000" w:themeColor="text1"/>
                <w:sz w:val="18"/>
                <w:szCs w:val="18"/>
              </w:rPr>
              <w:t>Stop stirring and turn off the nitrogen. Drain until there is no reaction mixture drip. Move to next operation.</w:t>
            </w:r>
          </w:p>
        </w:tc>
      </w:tr>
      <w:tr w:rsidR="00C63277" w:rsidRPr="00473484" w:rsidDel="003B4BD4" w14:paraId="5819BB73" w14:textId="6EEF8523" w:rsidTr="0051270C">
        <w:trPr>
          <w:trHeight w:val="454"/>
          <w:del w:id="525" w:author="Xuning Wei12232" w:date="2026-07-23T14:08:00Z"/>
          <w:trPrChange w:id="52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527"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6CA340A5" w14:textId="381A0C57" w:rsidR="00E51051" w:rsidRPr="00A54EC0" w:rsidDel="003B4BD4" w:rsidRDefault="00E51051" w:rsidP="00285F3F">
            <w:pPr>
              <w:jc w:val="both"/>
              <w:rPr>
                <w:del w:id="528" w:author="Xuning Wei12232" w:date="2026-07-23T14:08:00Z"/>
                <w:rFonts w:ascii="Times New Roman" w:eastAsia="仿宋_GB2312" w:hAnsi="Times New Roman" w:cs="Times New Roman"/>
                <w:b/>
                <w:color w:val="auto"/>
                <w:sz w:val="18"/>
                <w:szCs w:val="18"/>
                <w:lang w:eastAsia="zh-CN"/>
              </w:rPr>
            </w:pPr>
            <w:bookmarkStart w:id="529" w:name="_Hlk223301311"/>
            <w:del w:id="530" w:author="Xuning Wei12232" w:date="2026-07-23T14:08:00Z">
              <w:r w:rsidRPr="00A54EC0" w:rsidDel="003B4BD4">
                <w:rPr>
                  <w:rFonts w:ascii="Times New Roman" w:eastAsia="仿宋_GB2312" w:hAnsi="Times New Roman" w:cs="Times New Roman"/>
                  <w:b/>
                  <w:color w:val="auto"/>
                  <w:sz w:val="18"/>
                  <w:szCs w:val="18"/>
                  <w:lang w:eastAsia="zh-CN"/>
                </w:rPr>
                <w:delText>17</w:delText>
              </w:r>
            </w:del>
          </w:p>
        </w:tc>
        <w:tc>
          <w:tcPr>
            <w:tcW w:w="670" w:type="pct"/>
            <w:tcBorders>
              <w:top w:val="single" w:sz="4" w:space="0" w:color="auto"/>
              <w:left w:val="single" w:sz="4" w:space="0" w:color="auto"/>
              <w:bottom w:val="single" w:sz="4" w:space="0" w:color="auto"/>
              <w:right w:val="single" w:sz="4" w:space="0" w:color="auto"/>
            </w:tcBorders>
            <w:vAlign w:val="center"/>
            <w:tcPrChange w:id="531"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4DF3DE32" w14:textId="07A63D28" w:rsidR="00E51051" w:rsidRPr="00473484" w:rsidDel="003B4BD4" w:rsidRDefault="00E51051" w:rsidP="00285F3F">
            <w:pPr>
              <w:jc w:val="both"/>
              <w:rPr>
                <w:del w:id="532" w:author="Xuning Wei12232" w:date="2026-07-23T14:08:00Z"/>
                <w:rFonts w:ascii="Times New Roman" w:eastAsia="仿宋_GB2312" w:hAnsi="Times New Roman" w:cs="Times New Roman"/>
                <w:color w:val="auto"/>
                <w:sz w:val="18"/>
                <w:szCs w:val="18"/>
              </w:rPr>
            </w:pPr>
            <w:del w:id="533" w:author="Xuning Wei12232" w:date="2026-07-23T14:08:00Z">
              <w:r w:rsidRPr="00473484" w:rsidDel="003B4BD4">
                <w:rPr>
                  <w:rFonts w:ascii="Times New Roman" w:eastAsia="仿宋_GB2312" w:hAnsi="Times New Roman" w:cs="Times New Roman"/>
                  <w:color w:val="auto"/>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534"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1F9FFF81" w14:textId="515CC49C" w:rsidR="00E51051" w:rsidRPr="00A54EC0" w:rsidDel="003B4BD4" w:rsidRDefault="00E51051" w:rsidP="00285F3F">
            <w:pPr>
              <w:jc w:val="both"/>
              <w:rPr>
                <w:del w:id="535" w:author="Xuning Wei12232" w:date="2026-07-23T14:08:00Z"/>
                <w:rFonts w:ascii="Times New Roman" w:eastAsia="仿宋_GB2312" w:hAnsi="Times New Roman" w:cs="Times New Roman"/>
                <w:color w:val="000000" w:themeColor="text1"/>
                <w:sz w:val="18"/>
                <w:szCs w:val="18"/>
              </w:rPr>
            </w:pPr>
            <w:del w:id="536" w:author="Xuning Wei12232" w:date="2026-07-23T14:08:00Z">
              <w:r w:rsidRPr="00473484" w:rsidDel="003B4BD4">
                <w:rPr>
                  <w:rFonts w:ascii="Times New Roman" w:eastAsia="仿宋_GB2312" w:hAnsi="Times New Roman" w:cs="Times New Roman"/>
                  <w:color w:val="000000" w:themeColor="text1"/>
                  <w:sz w:val="18"/>
                  <w:szCs w:val="18"/>
                </w:rPr>
                <w:delText>Add</w:delText>
              </w:r>
              <w:r w:rsidR="00271FEB" w:rsidRPr="00473484" w:rsidDel="003B4BD4">
                <w:rPr>
                  <w:rFonts w:ascii="Times New Roman" w:eastAsia="仿宋_GB2312" w:hAnsi="Times New Roman" w:cs="Times New Roman"/>
                  <w:color w:val="000000" w:themeColor="text1"/>
                  <w:sz w:val="18"/>
                  <w:szCs w:val="18"/>
                  <w:lang w:eastAsia="zh-CN"/>
                </w:rPr>
                <w:delText xml:space="preserve"> 8.0 V DMF</w:delText>
              </w:r>
              <w:r w:rsidRPr="00473484" w:rsidDel="003B4BD4">
                <w:rPr>
                  <w:rFonts w:ascii="Times New Roman" w:eastAsia="仿宋_GB2312" w:hAnsi="Times New Roman" w:cs="Times New Roman"/>
                  <w:color w:val="000000" w:themeColor="text1"/>
                  <w:sz w:val="18"/>
                  <w:szCs w:val="18"/>
                  <w:lang w:eastAsia="zh-CN"/>
                </w:rPr>
                <w:delText xml:space="preserve"> (7.584</w:delText>
              </w:r>
              <w:r w:rsidR="0055595B" w:rsidRPr="00473484" w:rsidDel="003B4BD4">
                <w:rPr>
                  <w:rFonts w:ascii="Times New Roman" w:eastAsia="仿宋_GB2312" w:hAnsi="Times New Roman" w:cs="Times New Roman"/>
                  <w:color w:val="000000" w:themeColor="text1"/>
                  <w:sz w:val="18"/>
                  <w:szCs w:val="18"/>
                  <w:lang w:eastAsia="zh-CN"/>
                </w:rPr>
                <w:delText xml:space="preserve"> </w:delText>
              </w:r>
              <w:r w:rsidRPr="00473484" w:rsidDel="003B4BD4">
                <w:rPr>
                  <w:rFonts w:ascii="Times New Roman" w:eastAsia="仿宋_GB2312" w:hAnsi="Times New Roman" w:cs="Times New Roman"/>
                  <w:color w:val="000000" w:themeColor="text1"/>
                  <w:sz w:val="18"/>
                  <w:szCs w:val="18"/>
                  <w:lang w:eastAsia="zh-CN"/>
                </w:rPr>
                <w:delText xml:space="preserve">kg/kg) </w:delText>
              </w:r>
              <w:r w:rsidRPr="00473484" w:rsidDel="003B4BD4">
                <w:rPr>
                  <w:rFonts w:ascii="Times New Roman" w:eastAsia="仿宋_GB2312" w:hAnsi="Times New Roman" w:cs="Times New Roman"/>
                  <w:color w:val="000000" w:themeColor="text1"/>
                  <w:sz w:val="18"/>
                  <w:szCs w:val="18"/>
                </w:rPr>
                <w:delText>into</w:delText>
              </w:r>
              <w:r w:rsidRPr="00473484" w:rsidDel="003B4BD4">
                <w:rPr>
                  <w:rFonts w:ascii="Times New Roman" w:eastAsia="仿宋_GB2312" w:hAnsi="Times New Roman" w:cs="Times New Roman"/>
                  <w:color w:val="000000" w:themeColor="text1"/>
                  <w:sz w:val="18"/>
                  <w:szCs w:val="18"/>
                  <w:rPrChange w:id="537"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Pr="00473484" w:rsidDel="003B4BD4">
                <w:rPr>
                  <w:rFonts w:ascii="Times New Roman" w:eastAsia="仿宋_GB2312" w:hAnsi="Times New Roman" w:cs="Times New Roman"/>
                  <w:color w:val="000000" w:themeColor="text1"/>
                  <w:sz w:val="18"/>
                  <w:szCs w:val="18"/>
                  <w:lang w:eastAsia="zh-CN"/>
                  <w:rPrChange w:id="538"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Pr="00A54EC0" w:rsidDel="003B4BD4">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Pr="00A54EC0" w:rsidDel="003B4BD4">
                <w:rPr>
                  <w:rFonts w:ascii="Times New Roman" w:eastAsia="仿宋_GB2312" w:hAnsi="Times New Roman" w:cs="Times New Roman"/>
                  <w:color w:val="000000" w:themeColor="text1"/>
                  <w:sz w:val="18"/>
                  <w:szCs w:val="18"/>
                  <w:lang w:eastAsia="zh-CN"/>
                </w:rPr>
                <w:delText>. Then</w:delText>
              </w:r>
              <w:r w:rsidRPr="00A54EC0" w:rsidDel="003B4BD4">
                <w:rPr>
                  <w:rFonts w:ascii="Times New Roman" w:hAnsi="Times New Roman" w:cs="Times New Roman"/>
                  <w:color w:val="000000" w:themeColor="text1"/>
                  <w:sz w:val="18"/>
                  <w:szCs w:val="18"/>
                </w:rPr>
                <w:delText xml:space="preserve"> </w:delText>
              </w:r>
              <w:r w:rsidRPr="00473484" w:rsidDel="003B4BD4">
                <w:rPr>
                  <w:rFonts w:ascii="Times New Roman" w:eastAsia="仿宋_GB2312" w:hAnsi="Times New Roman" w:cs="Times New Roman"/>
                  <w:color w:val="000000" w:themeColor="text1"/>
                  <w:sz w:val="18"/>
                  <w:szCs w:val="18"/>
                </w:rPr>
                <w:delText xml:space="preserve">Transfer the </w:delText>
              </w:r>
              <w:r w:rsidRPr="00473484" w:rsidDel="003B4BD4">
                <w:rPr>
                  <w:rFonts w:ascii="Times New Roman" w:eastAsia="仿宋_GB2312" w:hAnsi="Times New Roman" w:cs="Times New Roman"/>
                  <w:color w:val="000000" w:themeColor="text1"/>
                  <w:sz w:val="18"/>
                  <w:szCs w:val="18"/>
                  <w:lang w:eastAsia="zh-CN"/>
                </w:rPr>
                <w:delText xml:space="preserve">DMF </w:delText>
              </w:r>
              <w:r w:rsidRPr="00473484" w:rsidDel="003B4BD4">
                <w:rPr>
                  <w:rFonts w:ascii="Times New Roman" w:eastAsia="仿宋_GB2312" w:hAnsi="Times New Roman" w:cs="Times New Roman"/>
                  <w:color w:val="000000" w:themeColor="text1"/>
                  <w:sz w:val="18"/>
                  <w:szCs w:val="18"/>
                </w:rPr>
                <w:delText xml:space="preserve">into </w:delText>
              </w:r>
              <w:r w:rsidRPr="00473484" w:rsidDel="003B4BD4">
                <w:rPr>
                  <w:rFonts w:ascii="Times New Roman" w:eastAsia="仿宋_GB2312" w:hAnsi="Times New Roman" w:cs="Times New Roman"/>
                  <w:color w:val="000000" w:themeColor="text1"/>
                  <w:sz w:val="18"/>
                  <w:szCs w:val="18"/>
                  <w:rPrChange w:id="539" w:author="Xuning Wei12232" w:date="2026-09-05T19:51:00Z">
                    <w:rPr>
                      <w:rFonts w:ascii="Times New Roman" w:eastAsia="仿宋_GB2312" w:hAnsi="Times New Roman" w:cs="Times New Roman"/>
                      <w:b/>
                      <w:color w:val="000000" w:themeColor="text1"/>
                      <w:sz w:val="18"/>
                      <w:szCs w:val="18"/>
                    </w:rPr>
                  </w:rPrChange>
                </w:rPr>
                <w:delText>TJ4S-1213-Sy15</w:delText>
              </w:r>
              <w:r w:rsidRPr="00473484" w:rsidDel="003B4BD4">
                <w:rPr>
                  <w:rFonts w:ascii="Times New Roman" w:eastAsia="仿宋_GB2312" w:hAnsi="Times New Roman" w:cs="Times New Roman"/>
                  <w:color w:val="000000" w:themeColor="text1"/>
                  <w:sz w:val="18"/>
                  <w:szCs w:val="18"/>
                  <w:lang w:eastAsia="zh-CN"/>
                  <w:rPrChange w:id="540" w:author="Xuning Wei12232" w:date="2026-09-05T19:51:00Z">
                    <w:rPr>
                      <w:rFonts w:ascii="Times New Roman" w:eastAsia="仿宋_GB2312" w:hAnsi="Times New Roman" w:cs="Times New Roman"/>
                      <w:b/>
                      <w:color w:val="000000" w:themeColor="text1"/>
                      <w:sz w:val="18"/>
                      <w:szCs w:val="18"/>
                      <w:lang w:eastAsia="zh-CN"/>
                    </w:rPr>
                  </w:rPrChange>
                </w:rPr>
                <w:delText xml:space="preserve">. </w:delText>
              </w:r>
              <w:r w:rsidRPr="00A54EC0" w:rsidDel="003B4BD4">
                <w:rPr>
                  <w:rFonts w:ascii="Times New Roman" w:eastAsia="仿宋_GB2312" w:hAnsi="Times New Roman" w:cs="Times New Roman"/>
                  <w:color w:val="000000" w:themeColor="text1"/>
                  <w:sz w:val="18"/>
                  <w:szCs w:val="18"/>
                </w:rPr>
                <w:delText>Bubble with nitrogen for 5±2 min, then start the stirrer. After stirring for 7±2 min, stop stirring, turn off the nitrogen. Drain until there is no obvious drip. Perform this operation for 3 times.</w:delText>
              </w:r>
            </w:del>
          </w:p>
        </w:tc>
      </w:tr>
      <w:bookmarkEnd w:id="529"/>
      <w:tr w:rsidR="00C63277" w:rsidRPr="00473484" w:rsidDel="003B4BD4" w14:paraId="24954F03" w14:textId="04CBA2C9" w:rsidTr="0051270C">
        <w:trPr>
          <w:trHeight w:val="454"/>
          <w:del w:id="541" w:author="Xuning Wei12232" w:date="2026-07-23T14:08:00Z"/>
          <w:trPrChange w:id="542"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543"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30AE120F" w14:textId="75D38234" w:rsidR="00E51051" w:rsidRPr="00A54EC0" w:rsidDel="003B4BD4" w:rsidRDefault="00E51051" w:rsidP="00285F3F">
            <w:pPr>
              <w:jc w:val="both"/>
              <w:rPr>
                <w:del w:id="544" w:author="Xuning Wei12232" w:date="2026-07-23T14:08:00Z"/>
                <w:rFonts w:ascii="Times New Roman" w:eastAsia="仿宋_GB2312" w:hAnsi="Times New Roman" w:cs="Times New Roman"/>
                <w:b/>
                <w:color w:val="auto"/>
                <w:sz w:val="18"/>
                <w:szCs w:val="18"/>
                <w:lang w:eastAsia="zh-CN"/>
              </w:rPr>
            </w:pPr>
            <w:del w:id="545" w:author="Xuning Wei12232" w:date="2026-07-23T14:08:00Z">
              <w:r w:rsidRPr="00A54EC0" w:rsidDel="003B4BD4">
                <w:rPr>
                  <w:rFonts w:ascii="Times New Roman" w:eastAsia="仿宋_GB2312" w:hAnsi="Times New Roman" w:cs="Times New Roman"/>
                  <w:b/>
                  <w:color w:val="auto"/>
                  <w:sz w:val="18"/>
                  <w:szCs w:val="18"/>
                  <w:lang w:eastAsia="zh-CN"/>
                </w:rPr>
                <w:delText>18</w:delText>
              </w:r>
            </w:del>
          </w:p>
        </w:tc>
        <w:tc>
          <w:tcPr>
            <w:tcW w:w="670" w:type="pct"/>
            <w:tcBorders>
              <w:top w:val="single" w:sz="4" w:space="0" w:color="auto"/>
              <w:left w:val="single" w:sz="4" w:space="0" w:color="auto"/>
              <w:bottom w:val="single" w:sz="4" w:space="0" w:color="auto"/>
              <w:right w:val="single" w:sz="4" w:space="0" w:color="auto"/>
            </w:tcBorders>
            <w:vAlign w:val="center"/>
            <w:tcPrChange w:id="546"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0F7A96F" w14:textId="4E36F3B6" w:rsidR="00E51051" w:rsidRPr="00473484" w:rsidDel="003B4BD4" w:rsidRDefault="00E51051" w:rsidP="00285F3F">
            <w:pPr>
              <w:jc w:val="both"/>
              <w:rPr>
                <w:del w:id="547" w:author="Xuning Wei12232" w:date="2026-07-23T14:08:00Z"/>
                <w:rFonts w:ascii="Times New Roman" w:eastAsia="仿宋_GB2312" w:hAnsi="Times New Roman" w:cs="Times New Roman"/>
                <w:color w:val="auto"/>
                <w:sz w:val="18"/>
                <w:szCs w:val="18"/>
              </w:rPr>
            </w:pPr>
            <w:del w:id="548" w:author="Xuning Wei12232" w:date="2026-07-23T14:08:00Z">
              <w:r w:rsidRPr="00473484" w:rsidDel="003B4BD4">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549"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582BD4F3" w14:textId="1FFE95F5" w:rsidR="00E51051" w:rsidRPr="00A54EC0" w:rsidDel="003B4BD4" w:rsidRDefault="00E51051" w:rsidP="00285F3F">
            <w:pPr>
              <w:jc w:val="both"/>
              <w:rPr>
                <w:del w:id="550" w:author="Xuning Wei12232" w:date="2026-07-23T14:08:00Z"/>
                <w:rFonts w:ascii="Times New Roman" w:eastAsia="仿宋_GB2312" w:hAnsi="Times New Roman" w:cs="Times New Roman"/>
                <w:color w:val="auto"/>
                <w:sz w:val="18"/>
                <w:szCs w:val="18"/>
              </w:rPr>
            </w:pPr>
            <w:del w:id="551" w:author="Xuning Wei12232" w:date="2026-07-23T14:08:00Z">
              <w:r w:rsidRPr="00473484" w:rsidDel="003B4BD4">
                <w:rPr>
                  <w:rFonts w:ascii="Times New Roman" w:eastAsia="仿宋_GB2312" w:hAnsi="Times New Roman" w:cs="Times New Roman"/>
                  <w:color w:val="auto"/>
                  <w:sz w:val="18"/>
                  <w:szCs w:val="18"/>
                </w:rPr>
                <w:delText>A</w:delText>
              </w:r>
              <w:r w:rsidRPr="00473484" w:rsidDel="003B4BD4">
                <w:rPr>
                  <w:rFonts w:ascii="Times New Roman" w:eastAsia="仿宋_GB2312" w:hAnsi="Times New Roman" w:cs="Times New Roman"/>
                  <w:color w:val="000000" w:themeColor="text1"/>
                  <w:sz w:val="18"/>
                  <w:szCs w:val="18"/>
                </w:rPr>
                <w:delText>dd</w:delText>
              </w:r>
              <w:r w:rsidRPr="00473484" w:rsidDel="003B4BD4">
                <w:rPr>
                  <w:rFonts w:ascii="Times New Roman" w:eastAsia="仿宋_GB2312" w:hAnsi="Times New Roman" w:cs="Times New Roman"/>
                  <w:color w:val="000000" w:themeColor="text1"/>
                  <w:sz w:val="18"/>
                  <w:szCs w:val="18"/>
                  <w:lang w:eastAsia="zh-CN"/>
                </w:rPr>
                <w:delText xml:space="preserve"> </w:delText>
              </w:r>
              <w:r w:rsidR="00271FEB" w:rsidRPr="00473484" w:rsidDel="003B4BD4">
                <w:rPr>
                  <w:rFonts w:ascii="Times New Roman" w:eastAsia="仿宋_GB2312" w:hAnsi="Times New Roman" w:cs="Times New Roman"/>
                  <w:bCs w:val="0"/>
                  <w:color w:val="000000" w:themeColor="text1"/>
                  <w:sz w:val="18"/>
                  <w:szCs w:val="18"/>
                  <w:lang w:eastAsia="zh-CN"/>
                </w:rPr>
                <w:delText>8.0 V</w:delText>
              </w:r>
              <w:r w:rsidR="00271FEB" w:rsidRPr="00473484" w:rsidDel="003B4BD4">
                <w:rPr>
                  <w:rFonts w:ascii="Times New Roman" w:eastAsia="仿宋_GB2312" w:hAnsi="Times New Roman" w:cs="Times New Roman"/>
                  <w:bCs w:val="0"/>
                  <w:color w:val="0000FF"/>
                  <w:sz w:val="18"/>
                  <w:szCs w:val="18"/>
                  <w:lang w:eastAsia="zh-CN"/>
                </w:rPr>
                <w:delText xml:space="preserve"> 20% </w:delText>
              </w:r>
            </w:del>
            <w:del w:id="552"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553"/>
              <w:commentRangeStart w:id="554"/>
              <w:commentRangeStart w:id="555"/>
              <w:commentRangeStart w:id="556"/>
              <w:r w:rsidRPr="00473484" w:rsidDel="00EE6870">
                <w:rPr>
                  <w:rFonts w:ascii="Times New Roman" w:eastAsia="仿宋_GB2312" w:hAnsi="Times New Roman" w:cs="Times New Roman"/>
                  <w:bCs w:val="0"/>
                  <w:color w:val="auto"/>
                  <w:sz w:val="18"/>
                  <w:szCs w:val="18"/>
                  <w:lang w:eastAsia="zh-CN"/>
                </w:rPr>
                <w:delText xml:space="preserve"> </w:delText>
              </w:r>
            </w:del>
            <w:commentRangeEnd w:id="553"/>
            <w:del w:id="557" w:author="Xuning Wei12232" w:date="2026-07-23T14:08:00Z">
              <w:r w:rsidRPr="00A54EC0" w:rsidDel="003B4BD4">
                <w:rPr>
                  <w:rStyle w:val="aff1"/>
                  <w:rFonts w:ascii="Times New Roman" w:eastAsia="仿宋_GB2312" w:hAnsi="Times New Roman" w:cs="Times New Roman"/>
                  <w:bCs w:val="0"/>
                  <w:color w:val="auto"/>
                  <w:sz w:val="18"/>
                  <w:szCs w:val="18"/>
                  <w:lang w:eastAsia="zh-CN"/>
                </w:rPr>
                <w:commentReference w:id="553"/>
              </w:r>
              <w:commentRangeEnd w:id="554"/>
              <w:r w:rsidRPr="00A54EC0" w:rsidDel="003B4BD4">
                <w:rPr>
                  <w:rStyle w:val="aff1"/>
                  <w:rFonts w:ascii="Times New Roman" w:eastAsia="仿宋_GB2312" w:hAnsi="Times New Roman" w:cs="Times New Roman"/>
                  <w:bCs w:val="0"/>
                  <w:color w:val="auto"/>
                  <w:sz w:val="18"/>
                  <w:szCs w:val="18"/>
                  <w:lang w:eastAsia="zh-CN"/>
                </w:rPr>
                <w:commentReference w:id="554"/>
              </w:r>
              <w:commentRangeEnd w:id="555"/>
              <w:r w:rsidRPr="00A54EC0" w:rsidDel="003B4BD4">
                <w:rPr>
                  <w:rStyle w:val="aff1"/>
                  <w:rFonts w:ascii="Times New Roman" w:eastAsia="仿宋_GB2312" w:hAnsi="Times New Roman" w:cs="Times New Roman"/>
                  <w:bCs w:val="0"/>
                  <w:color w:val="auto"/>
                  <w:sz w:val="18"/>
                  <w:szCs w:val="18"/>
                  <w:lang w:eastAsia="zh-CN"/>
                </w:rPr>
                <w:commentReference w:id="555"/>
              </w:r>
              <w:commentRangeEnd w:id="556"/>
              <w:r w:rsidRPr="00A54EC0" w:rsidDel="003B4BD4">
                <w:rPr>
                  <w:rStyle w:val="aff1"/>
                  <w:rFonts w:ascii="Times New Roman" w:eastAsia="仿宋_GB2312" w:hAnsi="Times New Roman" w:cs="Times New Roman"/>
                  <w:bCs w:val="0"/>
                  <w:color w:val="auto"/>
                  <w:sz w:val="18"/>
                  <w:szCs w:val="18"/>
                  <w:lang w:eastAsia="zh-CN"/>
                </w:rPr>
                <w:commentReference w:id="556"/>
              </w:r>
              <w:r w:rsidRPr="00A54EC0" w:rsidDel="003B4BD4">
                <w:rPr>
                  <w:rFonts w:ascii="Times New Roman" w:eastAsia="仿宋_GB2312" w:hAnsi="Times New Roman" w:cs="Times New Roman"/>
                  <w:bCs w:val="0"/>
                  <w:color w:val="auto"/>
                  <w:sz w:val="18"/>
                  <w:szCs w:val="18"/>
                  <w:lang w:eastAsia="zh-CN"/>
                </w:rPr>
                <w:delText>(7.448</w:delText>
              </w:r>
              <w:r w:rsidR="0055595B" w:rsidRPr="00A54EC0" w:rsidDel="003B4BD4">
                <w:rPr>
                  <w:rFonts w:ascii="Times New Roman" w:eastAsia="仿宋_GB2312" w:hAnsi="Times New Roman" w:cs="Times New Roman"/>
                  <w:bCs w:val="0"/>
                  <w:color w:val="auto"/>
                  <w:sz w:val="18"/>
                  <w:szCs w:val="18"/>
                  <w:lang w:eastAsia="zh-CN"/>
                </w:rPr>
                <w:delText xml:space="preserve"> </w:delText>
              </w:r>
              <w:r w:rsidRPr="00A54EC0" w:rsidDel="003B4BD4">
                <w:rPr>
                  <w:rFonts w:ascii="Times New Roman" w:eastAsia="仿宋_GB2312" w:hAnsi="Times New Roman" w:cs="Times New Roman"/>
                  <w:bCs w:val="0"/>
                  <w:color w:val="auto"/>
                  <w:sz w:val="18"/>
                  <w:szCs w:val="18"/>
                  <w:lang w:eastAsia="zh-CN"/>
                </w:rPr>
                <w:delText xml:space="preserve">kg/kg) </w:delText>
              </w:r>
              <w:r w:rsidRPr="00A54EC0" w:rsidDel="003B4BD4">
                <w:rPr>
                  <w:rFonts w:ascii="Times New Roman" w:eastAsia="仿宋_GB2312" w:hAnsi="Times New Roman" w:cs="Times New Roman"/>
                  <w:color w:val="auto"/>
                  <w:sz w:val="18"/>
                  <w:szCs w:val="18"/>
                </w:rPr>
                <w:delText>into</w:delText>
              </w:r>
              <w:r w:rsidRPr="00473484" w:rsidDel="003B4BD4">
                <w:rPr>
                  <w:rFonts w:ascii="Times New Roman" w:eastAsia="仿宋_GB2312" w:hAnsi="Times New Roman" w:cs="Times New Roman"/>
                  <w:color w:val="auto"/>
                  <w:sz w:val="18"/>
                  <w:szCs w:val="18"/>
                  <w:rPrChange w:id="558"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3B4BD4">
                <w:rPr>
                  <w:rFonts w:ascii="Times New Roman" w:eastAsia="仿宋_GB2312" w:hAnsi="Times New Roman" w:cs="Times New Roman"/>
                  <w:color w:val="auto"/>
                  <w:sz w:val="18"/>
                  <w:szCs w:val="18"/>
                </w:rPr>
                <w:delText xml:space="preserve">. Bubble with nitrogen for 5±2min, then start the stirrer, adjust to </w:delText>
              </w:r>
              <w:r w:rsidRPr="00473484" w:rsidDel="003B4BD4">
                <w:rPr>
                  <w:rFonts w:ascii="Times New Roman" w:eastAsia="仿宋_GB2312" w:hAnsi="Times New Roman" w:cs="Times New Roman"/>
                  <w:color w:val="auto"/>
                  <w:sz w:val="18"/>
                  <w:szCs w:val="18"/>
                </w:rPr>
                <w:delText>25</w:delText>
              </w:r>
              <w:r w:rsidRPr="00473484" w:rsidDel="003B4BD4">
                <w:rPr>
                  <w:rFonts w:ascii="Times New Roman" w:eastAsia="仿宋_GB2312" w:hAnsi="Times New Roman" w:cs="Times New Roman" w:hint="eastAsia"/>
                  <w:color w:val="auto"/>
                  <w:sz w:val="18"/>
                  <w:szCs w:val="18"/>
                </w:rPr>
                <w:delText>±</w:delText>
              </w:r>
              <w:r w:rsidRPr="00473484" w:rsidDel="003B4BD4">
                <w:rPr>
                  <w:rFonts w:ascii="Times New Roman" w:eastAsia="仿宋_GB2312" w:hAnsi="Times New Roman" w:cs="Times New Roman"/>
                  <w:color w:val="auto"/>
                  <w:sz w:val="18"/>
                  <w:szCs w:val="18"/>
                </w:rPr>
                <w:delText>5</w:delText>
              </w:r>
              <w:r w:rsidRPr="00473484" w:rsidDel="003B4BD4">
                <w:rPr>
                  <w:rFonts w:ascii="Times New Roman" w:eastAsia="仿宋_GB2312" w:hAnsi="Times New Roman" w:cs="Times New Roman" w:hint="eastAsia"/>
                  <w:color w:val="auto"/>
                  <w:sz w:val="18"/>
                  <w:szCs w:val="18"/>
                </w:rPr>
                <w:delText>℃</w:delText>
              </w:r>
              <w:r w:rsidRPr="00A54EC0" w:rsidDel="003B4BD4">
                <w:rPr>
                  <w:rFonts w:ascii="Times New Roman" w:eastAsia="仿宋_GB2312" w:hAnsi="Times New Roman" w:cs="Times New Roman"/>
                  <w:color w:val="auto"/>
                  <w:sz w:val="18"/>
                  <w:szCs w:val="18"/>
                </w:rPr>
                <w:delText xml:space="preserve"> (target: </w:delText>
              </w:r>
              <w:r w:rsidRPr="00473484" w:rsidDel="003B4BD4">
                <w:rPr>
                  <w:rFonts w:ascii="Times New Roman" w:eastAsia="仿宋_GB2312" w:hAnsi="Times New Roman" w:cs="Times New Roman"/>
                  <w:color w:val="auto"/>
                  <w:sz w:val="18"/>
                  <w:szCs w:val="18"/>
                </w:rPr>
                <w:delText>25</w:delText>
              </w:r>
              <w:r w:rsidRPr="00473484" w:rsidDel="003B4BD4">
                <w:rPr>
                  <w:rFonts w:ascii="Times New Roman" w:eastAsia="仿宋_GB2312" w:hAnsi="Times New Roman" w:cs="Times New Roman" w:hint="eastAsia"/>
                  <w:color w:val="auto"/>
                  <w:sz w:val="18"/>
                  <w:szCs w:val="18"/>
                </w:rPr>
                <w:delText>℃</w:delText>
              </w:r>
              <w:r w:rsidRPr="00473484" w:rsidDel="003B4BD4">
                <w:rPr>
                  <w:rFonts w:ascii="Times New Roman" w:eastAsia="仿宋_GB2312" w:hAnsi="Times New Roman" w:cs="Times New Roman"/>
                  <w:color w:val="auto"/>
                  <w:sz w:val="18"/>
                  <w:szCs w:val="18"/>
                </w:rPr>
                <w:delText>).</w:delText>
              </w:r>
              <w:r w:rsidRPr="00A54EC0" w:rsidDel="003B4BD4">
                <w:rPr>
                  <w:rFonts w:ascii="Times New Roman" w:eastAsia="仿宋_GB2312" w:hAnsi="Times New Roman" w:cs="Times New Roman"/>
                  <w:color w:val="auto"/>
                  <w:sz w:val="18"/>
                  <w:szCs w:val="18"/>
                </w:rPr>
                <w:delText xml:space="preserve"> After stirring for 2h±15 min (target: 2h) at </w:delText>
              </w:r>
              <w:r w:rsidRPr="00473484" w:rsidDel="003B4BD4">
                <w:rPr>
                  <w:rFonts w:ascii="Times New Roman" w:eastAsia="仿宋_GB2312" w:hAnsi="Times New Roman" w:cs="Times New Roman"/>
                  <w:color w:val="auto"/>
                  <w:sz w:val="18"/>
                  <w:szCs w:val="18"/>
                </w:rPr>
                <w:delText>25</w:delText>
              </w:r>
              <w:r w:rsidRPr="00473484" w:rsidDel="003B4BD4">
                <w:rPr>
                  <w:rFonts w:ascii="Times New Roman" w:eastAsia="仿宋_GB2312" w:hAnsi="Times New Roman" w:cs="Times New Roman" w:hint="eastAsia"/>
                  <w:color w:val="auto"/>
                  <w:sz w:val="18"/>
                  <w:szCs w:val="18"/>
                </w:rPr>
                <w:delText>±</w:delText>
              </w:r>
              <w:r w:rsidRPr="00473484" w:rsidDel="003B4BD4">
                <w:rPr>
                  <w:rFonts w:ascii="Times New Roman" w:eastAsia="仿宋_GB2312" w:hAnsi="Times New Roman" w:cs="Times New Roman"/>
                  <w:color w:val="auto"/>
                  <w:sz w:val="18"/>
                  <w:szCs w:val="18"/>
                </w:rPr>
                <w:delText>5</w:delText>
              </w:r>
              <w:r w:rsidRPr="00473484" w:rsidDel="003B4BD4">
                <w:rPr>
                  <w:rFonts w:ascii="Times New Roman" w:eastAsia="仿宋_GB2312" w:hAnsi="Times New Roman" w:cs="Times New Roman" w:hint="eastAsia"/>
                  <w:color w:val="auto"/>
                  <w:sz w:val="18"/>
                  <w:szCs w:val="18"/>
                </w:rPr>
                <w:delText>℃</w:delText>
              </w:r>
              <w:r w:rsidRPr="00A54EC0" w:rsidDel="003B4BD4">
                <w:rPr>
                  <w:rFonts w:ascii="Times New Roman" w:eastAsia="仿宋_GB2312" w:hAnsi="Times New Roman" w:cs="Times New Roman"/>
                  <w:color w:val="auto"/>
                  <w:sz w:val="18"/>
                  <w:szCs w:val="18"/>
                </w:rPr>
                <w:delText xml:space="preserve"> (target: </w:delText>
              </w:r>
              <w:r w:rsidRPr="00473484" w:rsidDel="003B4BD4">
                <w:rPr>
                  <w:rFonts w:ascii="Times New Roman" w:eastAsia="仿宋_GB2312" w:hAnsi="Times New Roman" w:cs="Times New Roman"/>
                  <w:color w:val="auto"/>
                  <w:sz w:val="18"/>
                  <w:szCs w:val="18"/>
                </w:rPr>
                <w:delText>25</w:delText>
              </w:r>
              <w:r w:rsidRPr="00473484" w:rsidDel="003B4BD4">
                <w:rPr>
                  <w:rFonts w:ascii="Times New Roman" w:eastAsia="仿宋_GB2312" w:hAnsi="Times New Roman" w:cs="Times New Roman" w:hint="eastAsia"/>
                  <w:color w:val="auto"/>
                  <w:sz w:val="18"/>
                  <w:szCs w:val="18"/>
                </w:rPr>
                <w:delText>℃</w:delText>
              </w:r>
              <w:r w:rsidRPr="00473484" w:rsidDel="003B4BD4">
                <w:rPr>
                  <w:rFonts w:ascii="Times New Roman" w:eastAsia="仿宋_GB2312" w:hAnsi="Times New Roman" w:cs="Times New Roman"/>
                  <w:color w:val="auto"/>
                  <w:sz w:val="18"/>
                  <w:szCs w:val="18"/>
                </w:rPr>
                <w:delText>),</w:delText>
              </w:r>
              <w:r w:rsidRPr="00A54EC0" w:rsidDel="003B4BD4">
                <w:rPr>
                  <w:rFonts w:ascii="Times New Roman" w:eastAsia="仿宋_GB2312" w:hAnsi="Times New Roman" w:cs="Times New Roman"/>
                  <w:color w:val="auto"/>
                  <w:sz w:val="18"/>
                  <w:szCs w:val="18"/>
                </w:rPr>
                <w:delText xml:space="preserve"> stop stirring, turn off the nitrogen. Drain until there is no obvious drip. Move to next operation.</w:delText>
              </w:r>
            </w:del>
          </w:p>
        </w:tc>
      </w:tr>
      <w:tr w:rsidR="00C63277" w:rsidRPr="00473484" w:rsidDel="003B4BD4" w14:paraId="42127ECB" w14:textId="5C46CA98" w:rsidTr="0051270C">
        <w:trPr>
          <w:trHeight w:val="454"/>
          <w:del w:id="559" w:author="Xuning Wei12232" w:date="2026-07-23T14:08:00Z"/>
          <w:trPrChange w:id="560"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561"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52C5A723" w14:textId="1330B723" w:rsidR="00E51051" w:rsidRPr="00A54EC0" w:rsidDel="003B4BD4" w:rsidRDefault="00E51051" w:rsidP="00285F3F">
            <w:pPr>
              <w:jc w:val="both"/>
              <w:rPr>
                <w:del w:id="562" w:author="Xuning Wei12232" w:date="2026-07-23T14:08:00Z"/>
                <w:rFonts w:ascii="Times New Roman" w:eastAsia="仿宋_GB2312" w:hAnsi="Times New Roman" w:cs="Times New Roman"/>
                <w:b/>
                <w:color w:val="auto"/>
                <w:sz w:val="18"/>
                <w:szCs w:val="18"/>
                <w:lang w:eastAsia="zh-CN"/>
              </w:rPr>
            </w:pPr>
            <w:del w:id="563" w:author="Xuning Wei12232" w:date="2026-07-23T14:08:00Z">
              <w:r w:rsidRPr="00A54EC0" w:rsidDel="003B4BD4">
                <w:rPr>
                  <w:rFonts w:ascii="Times New Roman" w:eastAsia="仿宋_GB2312" w:hAnsi="Times New Roman" w:cs="Times New Roman"/>
                  <w:b/>
                  <w:color w:val="auto"/>
                  <w:sz w:val="18"/>
                  <w:szCs w:val="18"/>
                  <w:lang w:eastAsia="zh-CN"/>
                </w:rPr>
                <w:delText>19</w:delText>
              </w:r>
            </w:del>
          </w:p>
        </w:tc>
        <w:tc>
          <w:tcPr>
            <w:tcW w:w="670" w:type="pct"/>
            <w:tcBorders>
              <w:top w:val="single" w:sz="4" w:space="0" w:color="auto"/>
              <w:left w:val="single" w:sz="4" w:space="0" w:color="auto"/>
              <w:bottom w:val="single" w:sz="4" w:space="0" w:color="auto"/>
              <w:right w:val="single" w:sz="4" w:space="0" w:color="auto"/>
            </w:tcBorders>
            <w:vAlign w:val="center"/>
            <w:tcPrChange w:id="564"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03A9CC2D" w14:textId="2F357C10" w:rsidR="00E51051" w:rsidRPr="00473484" w:rsidDel="003B4BD4" w:rsidRDefault="00E51051" w:rsidP="00285F3F">
            <w:pPr>
              <w:jc w:val="both"/>
              <w:rPr>
                <w:del w:id="565" w:author="Xuning Wei12232" w:date="2026-07-23T14:08:00Z"/>
                <w:rFonts w:ascii="Times New Roman" w:eastAsia="仿宋_GB2312" w:hAnsi="Times New Roman" w:cs="Times New Roman"/>
                <w:color w:val="auto"/>
                <w:sz w:val="18"/>
                <w:szCs w:val="18"/>
              </w:rPr>
            </w:pPr>
            <w:del w:id="566" w:author="Xuning Wei12232" w:date="2026-07-23T14:08:00Z">
              <w:r w:rsidRPr="00473484" w:rsidDel="003B4BD4">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567"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240A8163" w14:textId="6257C5A9" w:rsidR="00E51051" w:rsidRPr="00473484" w:rsidDel="003B4BD4" w:rsidRDefault="00E51051" w:rsidP="00285F3F">
            <w:pPr>
              <w:jc w:val="both"/>
              <w:rPr>
                <w:del w:id="568" w:author="Xuning Wei12232" w:date="2026-07-23T14:08:00Z"/>
                <w:rFonts w:ascii="Times New Roman" w:eastAsia="仿宋_GB2312" w:hAnsi="Times New Roman" w:cs="Times New Roman"/>
                <w:color w:val="000000" w:themeColor="text1"/>
                <w:sz w:val="18"/>
                <w:szCs w:val="18"/>
              </w:rPr>
            </w:pPr>
            <w:del w:id="569" w:author="Xuning Wei12232" w:date="2026-07-23T14:08:00Z">
              <w:r w:rsidRPr="00473484" w:rsidDel="003B4BD4">
                <w:rPr>
                  <w:rFonts w:ascii="Times New Roman" w:eastAsia="仿宋_GB2312" w:hAnsi="Times New Roman" w:cs="Times New Roman"/>
                  <w:color w:val="000000" w:themeColor="text1"/>
                  <w:sz w:val="18"/>
                  <w:szCs w:val="18"/>
                </w:rPr>
                <w:delText>Add</w:delText>
              </w:r>
              <w:r w:rsidRPr="00473484" w:rsidDel="003B4BD4">
                <w:rPr>
                  <w:rFonts w:ascii="Times New Roman" w:eastAsia="仿宋_GB2312" w:hAnsi="Times New Roman" w:cs="Times New Roman"/>
                  <w:color w:val="000000" w:themeColor="text1"/>
                  <w:sz w:val="18"/>
                  <w:szCs w:val="18"/>
                  <w:lang w:eastAsia="zh-CN"/>
                </w:rPr>
                <w:delText xml:space="preserve"> </w:delText>
              </w:r>
              <w:r w:rsidR="00271FEB" w:rsidRPr="00473484" w:rsidDel="003B4BD4">
                <w:rPr>
                  <w:rFonts w:ascii="Times New Roman" w:eastAsia="仿宋_GB2312" w:hAnsi="Times New Roman" w:cs="Times New Roman"/>
                  <w:color w:val="000000" w:themeColor="text1"/>
                  <w:sz w:val="18"/>
                  <w:szCs w:val="18"/>
                  <w:lang w:eastAsia="zh-CN"/>
                </w:rPr>
                <w:delText>10.0 V</w:delText>
              </w:r>
              <w:r w:rsidRPr="00473484" w:rsidDel="003B4BD4">
                <w:rPr>
                  <w:rFonts w:ascii="Times New Roman" w:eastAsia="仿宋_GB2312" w:hAnsi="Times New Roman" w:cs="Times New Roman"/>
                  <w:color w:val="000000" w:themeColor="text1"/>
                  <w:sz w:val="18"/>
                  <w:szCs w:val="18"/>
                  <w:lang w:eastAsia="zh-CN"/>
                </w:rPr>
                <w:delText xml:space="preserve"> Isopropyl Acetate (8.730</w:delText>
              </w:r>
              <w:r w:rsidR="0055595B" w:rsidRPr="00473484" w:rsidDel="003B4BD4">
                <w:rPr>
                  <w:rFonts w:ascii="Times New Roman" w:eastAsia="仿宋_GB2312" w:hAnsi="Times New Roman" w:cs="Times New Roman"/>
                  <w:color w:val="000000" w:themeColor="text1"/>
                  <w:sz w:val="18"/>
                  <w:szCs w:val="18"/>
                  <w:lang w:eastAsia="zh-CN"/>
                </w:rPr>
                <w:delText xml:space="preserve"> </w:delText>
              </w:r>
              <w:r w:rsidRPr="00473484" w:rsidDel="003B4BD4">
                <w:rPr>
                  <w:rFonts w:ascii="Times New Roman" w:eastAsia="仿宋_GB2312" w:hAnsi="Times New Roman" w:cs="Times New Roman"/>
                  <w:color w:val="000000" w:themeColor="text1"/>
                  <w:sz w:val="18"/>
                  <w:szCs w:val="18"/>
                  <w:lang w:eastAsia="zh-CN"/>
                </w:rPr>
                <w:delText xml:space="preserve">kg/kg) </w:delText>
              </w:r>
              <w:r w:rsidRPr="00473484" w:rsidDel="003B4BD4">
                <w:rPr>
                  <w:rFonts w:ascii="Times New Roman" w:eastAsia="仿宋_GB2312" w:hAnsi="Times New Roman" w:cs="Times New Roman"/>
                  <w:color w:val="000000" w:themeColor="text1"/>
                  <w:sz w:val="18"/>
                  <w:szCs w:val="18"/>
                </w:rPr>
                <w:delText xml:space="preserve">into TJ4S-1213-Sy15. Bubble with nitrogen for 5±2min, then start the stirrer. After stirring for 5±2 min, stop stirring, turn off the nitrogen. Drain until there is no obvious drip. Perform this operation for 4 times. Move to next operation. </w:delText>
              </w:r>
            </w:del>
          </w:p>
        </w:tc>
      </w:tr>
      <w:tr w:rsidR="00C63277" w:rsidRPr="00473484" w:rsidDel="003B4BD4" w14:paraId="0108C13F" w14:textId="52FDBD10" w:rsidTr="0051270C">
        <w:trPr>
          <w:trHeight w:val="454"/>
          <w:del w:id="570" w:author="Xuning Wei12232" w:date="2026-07-23T14:08:00Z"/>
          <w:trPrChange w:id="571"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572"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0162D2F4" w14:textId="22D72022" w:rsidR="00E51051" w:rsidRPr="00A54EC0" w:rsidDel="003B4BD4" w:rsidRDefault="00E51051" w:rsidP="00285F3F">
            <w:pPr>
              <w:jc w:val="both"/>
              <w:rPr>
                <w:del w:id="573" w:author="Xuning Wei12232" w:date="2026-07-23T14:08:00Z"/>
                <w:rFonts w:ascii="Times New Roman" w:eastAsia="仿宋_GB2312" w:hAnsi="Times New Roman" w:cs="Times New Roman"/>
                <w:b/>
                <w:color w:val="auto"/>
                <w:sz w:val="18"/>
                <w:szCs w:val="18"/>
                <w:lang w:eastAsia="zh-CN"/>
              </w:rPr>
            </w:pPr>
            <w:del w:id="574" w:author="Xuning Wei12232" w:date="2026-07-23T14:08:00Z">
              <w:r w:rsidRPr="00A54EC0" w:rsidDel="003B4BD4">
                <w:rPr>
                  <w:rFonts w:ascii="Times New Roman" w:eastAsia="仿宋_GB2312" w:hAnsi="Times New Roman" w:cs="Times New Roman"/>
                  <w:b/>
                  <w:color w:val="auto"/>
                  <w:sz w:val="18"/>
                  <w:szCs w:val="18"/>
                  <w:lang w:eastAsia="zh-CN"/>
                </w:rPr>
                <w:delText>20</w:delText>
              </w:r>
            </w:del>
          </w:p>
        </w:tc>
        <w:tc>
          <w:tcPr>
            <w:tcW w:w="670" w:type="pct"/>
            <w:tcBorders>
              <w:top w:val="single" w:sz="4" w:space="0" w:color="auto"/>
              <w:left w:val="single" w:sz="4" w:space="0" w:color="auto"/>
              <w:bottom w:val="single" w:sz="4" w:space="0" w:color="auto"/>
              <w:right w:val="single" w:sz="4" w:space="0" w:color="auto"/>
            </w:tcBorders>
            <w:vAlign w:val="center"/>
            <w:tcPrChange w:id="575"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47439828" w14:textId="23D1843B" w:rsidR="00E51051" w:rsidRPr="00473484" w:rsidDel="003B4BD4" w:rsidRDefault="00E51051" w:rsidP="00285F3F">
            <w:pPr>
              <w:jc w:val="both"/>
              <w:rPr>
                <w:del w:id="576" w:author="Xuning Wei12232" w:date="2026-07-23T14:08:00Z"/>
                <w:rFonts w:ascii="Times New Roman" w:eastAsia="仿宋_GB2312" w:hAnsi="Times New Roman" w:cs="Times New Roman"/>
                <w:color w:val="auto"/>
                <w:sz w:val="18"/>
                <w:szCs w:val="18"/>
              </w:rPr>
            </w:pPr>
            <w:del w:id="577" w:author="Xuning Wei12232" w:date="2026-07-23T14:08:00Z">
              <w:r w:rsidRPr="00473484" w:rsidDel="003B4BD4">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578"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0731153F" w14:textId="0ACC1992" w:rsidR="00E51051" w:rsidRPr="00473484" w:rsidDel="003B4BD4" w:rsidRDefault="00E51051" w:rsidP="00285F3F">
            <w:pPr>
              <w:jc w:val="both"/>
              <w:rPr>
                <w:del w:id="579" w:author="Xuning Wei12232" w:date="2026-07-23T14:08:00Z"/>
                <w:rFonts w:ascii="Times New Roman" w:eastAsia="仿宋_GB2312" w:hAnsi="Times New Roman" w:cs="Times New Roman"/>
                <w:color w:val="000000" w:themeColor="text1"/>
                <w:sz w:val="18"/>
                <w:szCs w:val="18"/>
              </w:rPr>
            </w:pPr>
            <w:del w:id="580" w:author="Xuning Wei12232" w:date="2026-07-23T14:08:00Z">
              <w:r w:rsidRPr="00473484" w:rsidDel="003B4BD4">
                <w:rPr>
                  <w:rFonts w:ascii="Times New Roman" w:eastAsia="仿宋_GB2312" w:hAnsi="Times New Roman" w:cs="Times New Roman"/>
                  <w:color w:val="000000" w:themeColor="text1"/>
                  <w:sz w:val="18"/>
                  <w:szCs w:val="18"/>
                </w:rPr>
                <w:delText xml:space="preserve">Add </w:delText>
              </w:r>
              <w:r w:rsidR="00271FEB" w:rsidRPr="00473484" w:rsidDel="003B4BD4">
                <w:rPr>
                  <w:rFonts w:ascii="Times New Roman" w:eastAsia="仿宋_GB2312" w:hAnsi="Times New Roman" w:cs="Times New Roman"/>
                  <w:color w:val="000000" w:themeColor="text1"/>
                  <w:sz w:val="18"/>
                  <w:szCs w:val="18"/>
                </w:rPr>
                <w:delText>12.0 V DMF</w:delText>
              </w:r>
              <w:r w:rsidRPr="00473484" w:rsidDel="003B4BD4">
                <w:rPr>
                  <w:rFonts w:ascii="Times New Roman" w:eastAsia="仿宋_GB2312" w:hAnsi="Times New Roman" w:cs="Times New Roman"/>
                  <w:color w:val="000000" w:themeColor="text1"/>
                  <w:sz w:val="18"/>
                  <w:szCs w:val="18"/>
                </w:rPr>
                <w:delText xml:space="preserve"> (11.376</w:delText>
              </w:r>
              <w:r w:rsidR="0055595B" w:rsidRPr="00473484" w:rsidDel="003B4BD4">
                <w:rPr>
                  <w:rFonts w:ascii="Times New Roman" w:eastAsia="仿宋_GB2312" w:hAnsi="Times New Roman" w:cs="Times New Roman"/>
                  <w:color w:val="000000" w:themeColor="text1"/>
                  <w:sz w:val="18"/>
                  <w:szCs w:val="18"/>
                </w:rPr>
                <w:delText xml:space="preserve"> </w:delText>
              </w:r>
              <w:r w:rsidRPr="00473484" w:rsidDel="003B4BD4">
                <w:rPr>
                  <w:rFonts w:ascii="Times New Roman" w:eastAsia="仿宋_GB2312" w:hAnsi="Times New Roman" w:cs="Times New Roman"/>
                  <w:color w:val="000000" w:themeColor="text1"/>
                  <w:sz w:val="18"/>
                  <w:szCs w:val="18"/>
                </w:rPr>
                <w:delText>kg/kg)</w:delText>
              </w:r>
              <w:r w:rsidRPr="00473484" w:rsidDel="003B4BD4">
                <w:rPr>
                  <w:rFonts w:ascii="Times New Roman" w:eastAsia="仿宋_GB2312" w:hAnsi="Times New Roman" w:cs="Times New Roman"/>
                  <w:color w:val="000000" w:themeColor="text1"/>
                  <w:sz w:val="18"/>
                  <w:szCs w:val="18"/>
                  <w:lang w:eastAsia="zh-CN"/>
                </w:rPr>
                <w:delText xml:space="preserve"> </w:delText>
              </w:r>
              <w:r w:rsidRPr="00473484" w:rsidDel="003B4BD4">
                <w:rPr>
                  <w:rFonts w:ascii="Times New Roman" w:eastAsia="仿宋_GB2312" w:hAnsi="Times New Roman" w:cs="Times New Roman"/>
                  <w:color w:val="000000" w:themeColor="text1"/>
                  <w:sz w:val="18"/>
                  <w:szCs w:val="18"/>
                </w:rPr>
                <w:delText>into</w:delText>
              </w:r>
              <w:r w:rsidRPr="00473484" w:rsidDel="003B4BD4">
                <w:rPr>
                  <w:rFonts w:ascii="Times New Roman" w:eastAsia="仿宋_GB2312" w:hAnsi="Times New Roman" w:cs="Times New Roman"/>
                  <w:color w:val="000000" w:themeColor="text1"/>
                  <w:sz w:val="18"/>
                  <w:szCs w:val="18"/>
                  <w:rPrChange w:id="581"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Pr="00A54EC0" w:rsidDel="003B4BD4">
                <w:rPr>
                  <w:rFonts w:ascii="Times New Roman" w:eastAsia="仿宋_GB2312" w:hAnsi="Times New Roman" w:cs="Times New Roman"/>
                  <w:color w:val="000000" w:themeColor="text1"/>
                  <w:sz w:val="18"/>
                  <w:szCs w:val="18"/>
                </w:rPr>
                <w:delText xml:space="preserve">. Bubble with nitrogen for 5±2 min, then start the stirrer. After </w:delText>
              </w:r>
              <w:r w:rsidRPr="00473484" w:rsidDel="003B4BD4">
                <w:rPr>
                  <w:rFonts w:ascii="Times New Roman" w:eastAsia="仿宋_GB2312" w:hAnsi="Times New Roman" w:cs="Times New Roman"/>
                  <w:color w:val="000000" w:themeColor="text1"/>
                  <w:sz w:val="18"/>
                  <w:szCs w:val="18"/>
                </w:rPr>
                <w:delText>stirring for 10±2 min, stop stirring, turn off the nitrogen. Drain until there is no obvious drip. Perform this operation for 2 times. Move to next operation.</w:delText>
              </w:r>
            </w:del>
          </w:p>
        </w:tc>
      </w:tr>
      <w:tr w:rsidR="00E51051" w:rsidRPr="00473484" w14:paraId="146B4221" w14:textId="77777777" w:rsidTr="0051270C">
        <w:trPr>
          <w:trHeight w:val="454"/>
          <w:trPrChange w:id="582"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583"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272F61B2" w14:textId="0A0597A1" w:rsidR="00E51051" w:rsidRPr="00A54EC0" w:rsidRDefault="00E51051" w:rsidP="00285F3F">
            <w:pPr>
              <w:jc w:val="both"/>
              <w:rPr>
                <w:rFonts w:ascii="Times New Roman" w:eastAsia="仿宋_GB2312" w:hAnsi="Times New Roman" w:cs="Times New Roman"/>
                <w:b/>
                <w:color w:val="auto"/>
                <w:sz w:val="18"/>
                <w:szCs w:val="18"/>
                <w:lang w:eastAsia="zh-CN"/>
              </w:rPr>
            </w:pPr>
            <w:del w:id="584" w:author="Xuning Wei12232" w:date="2026-07-23T15:38:00Z">
              <w:r w:rsidRPr="00A54EC0" w:rsidDel="00FD05C2">
                <w:rPr>
                  <w:rFonts w:ascii="Times New Roman" w:eastAsia="仿宋_GB2312" w:hAnsi="Times New Roman" w:cs="Times New Roman"/>
                  <w:b/>
                  <w:color w:val="auto"/>
                  <w:sz w:val="18"/>
                  <w:szCs w:val="18"/>
                  <w:lang w:eastAsia="zh-CN"/>
                </w:rPr>
                <w:delText>21</w:delText>
              </w:r>
            </w:del>
            <w:ins w:id="585" w:author="Xuning Wei12232" w:date="2026-07-23T15:38:00Z">
              <w:r w:rsidR="00FD05C2" w:rsidRPr="00A54EC0">
                <w:rPr>
                  <w:rFonts w:ascii="Times New Roman" w:eastAsia="仿宋_GB2312" w:hAnsi="Times New Roman" w:cs="Times New Roman"/>
                  <w:b/>
                  <w:color w:val="auto"/>
                  <w:sz w:val="18"/>
                  <w:szCs w:val="18"/>
                  <w:lang w:eastAsia="zh-CN"/>
                </w:rPr>
                <w:t>17</w:t>
              </w:r>
            </w:ins>
          </w:p>
        </w:tc>
        <w:tc>
          <w:tcPr>
            <w:tcW w:w="670" w:type="pct"/>
            <w:tcBorders>
              <w:top w:val="single" w:sz="4" w:space="0" w:color="auto"/>
              <w:left w:val="single" w:sz="4" w:space="0" w:color="auto"/>
              <w:bottom w:val="single" w:sz="4" w:space="0" w:color="auto"/>
              <w:right w:val="single" w:sz="4" w:space="0" w:color="auto"/>
            </w:tcBorders>
            <w:vAlign w:val="center"/>
            <w:tcPrChange w:id="586"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5FC3A142" w14:textId="59817716"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-L-N-Me-</w:t>
            </w:r>
            <w:proofErr w:type="spellStart"/>
            <w:r w:rsidRPr="00473484">
              <w:rPr>
                <w:rFonts w:ascii="Times New Roman" w:eastAsia="仿宋_GB2312" w:hAnsi="Times New Roman" w:cs="Times New Roman"/>
                <w:color w:val="auto"/>
                <w:sz w:val="18"/>
                <w:szCs w:val="18"/>
                <w:lang w:eastAsia="zh-CN"/>
              </w:rPr>
              <w:t>Asn</w:t>
            </w:r>
            <w:proofErr w:type="spellEnd"/>
            <w:r w:rsidRPr="00473484">
              <w:rPr>
                <w:rFonts w:ascii="Times New Roman" w:eastAsia="仿宋_GB2312" w:hAnsi="Times New Roman" w:cs="Times New Roman"/>
                <w:color w:val="auto"/>
                <w:sz w:val="18"/>
                <w:szCs w:val="18"/>
                <w:lang w:eastAsia="zh-CN"/>
              </w:rPr>
              <w:t>(</w:t>
            </w:r>
            <w:proofErr w:type="spellStart"/>
            <w:r w:rsidRPr="00473484">
              <w:rPr>
                <w:rFonts w:ascii="Times New Roman" w:eastAsia="仿宋_GB2312" w:hAnsi="Times New Roman" w:cs="Times New Roman"/>
                <w:color w:val="auto"/>
                <w:sz w:val="18"/>
                <w:szCs w:val="18"/>
                <w:lang w:eastAsia="zh-CN"/>
              </w:rPr>
              <w:t>Trt</w:t>
            </w:r>
            <w:proofErr w:type="spellEnd"/>
            <w:r w:rsidRPr="00473484">
              <w:rPr>
                <w:rFonts w:ascii="Times New Roman" w:eastAsia="仿宋_GB2312" w:hAnsi="Times New Roman" w:cs="Times New Roman"/>
                <w:color w:val="auto"/>
                <w:sz w:val="18"/>
                <w:szCs w:val="18"/>
                <w:lang w:eastAsia="zh-CN"/>
              </w:rPr>
              <w:t>)-OH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587"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6F0E58A2" w14:textId="535D10B6" w:rsidR="00E51051" w:rsidRPr="00473484" w:rsidRDefault="00C20B47">
            <w:pPr>
              <w:jc w:val="both"/>
              <w:rPr>
                <w:rFonts w:ascii="Times New Roman" w:eastAsia="仿宋_GB2312" w:hAnsi="Times New Roman" w:cs="Times New Roman"/>
                <w:color w:val="000000" w:themeColor="text1"/>
                <w:sz w:val="18"/>
                <w:szCs w:val="18"/>
              </w:rPr>
            </w:pPr>
            <w:ins w:id="588" w:author="Xuning Wei12232" w:date="2026-07-26T21:35:00Z">
              <w:r w:rsidRPr="00473484">
                <w:rPr>
                  <w:rFonts w:ascii="Times New Roman" w:eastAsia="等线" w:hAnsi="Times New Roman" w:cs="Times New Roman"/>
                  <w:color w:val="000000" w:themeColor="text1"/>
                  <w:sz w:val="18"/>
                  <w:szCs w:val="18"/>
                </w:rPr>
                <w:t xml:space="preserve">1. </w:t>
              </w:r>
            </w:ins>
            <w:r w:rsidR="00E51051" w:rsidRPr="00473484">
              <w:rPr>
                <w:rFonts w:ascii="Times New Roman" w:eastAsia="等线" w:hAnsi="Times New Roman" w:cs="Times New Roman"/>
                <w:color w:val="000000" w:themeColor="text1"/>
                <w:sz w:val="18"/>
                <w:szCs w:val="18"/>
              </w:rPr>
              <w:t xml:space="preserve">Add </w:t>
            </w:r>
            <w:r w:rsidR="0055595B" w:rsidRPr="00473484">
              <w:rPr>
                <w:rFonts w:ascii="Times New Roman" w:eastAsia="等线" w:hAnsi="Times New Roman" w:cs="Times New Roman"/>
                <w:color w:val="000000" w:themeColor="text1"/>
                <w:sz w:val="18"/>
                <w:szCs w:val="18"/>
                <w:lang w:eastAsia="zh-CN"/>
              </w:rPr>
              <w:t>4</w:t>
            </w:r>
            <w:ins w:id="589" w:author="Johan Granander" w:date="2026-07-28T13:57:00Z">
              <w:r w:rsidR="00E64585" w:rsidRPr="00473484">
                <w:rPr>
                  <w:rFonts w:ascii="Times New Roman" w:eastAsia="等线" w:hAnsi="Times New Roman" w:cs="Times New Roman"/>
                  <w:color w:val="000000" w:themeColor="text1"/>
                  <w:sz w:val="18"/>
                  <w:szCs w:val="18"/>
                  <w:lang w:eastAsia="zh-CN"/>
                </w:rPr>
                <w:t xml:space="preserve"> </w:t>
              </w:r>
            </w:ins>
            <w:del w:id="590" w:author="Johan Granander" w:date="2026-07-28T13:57:00Z">
              <w:r w:rsidR="0055595B" w:rsidRPr="00473484" w:rsidDel="00E64585">
                <w:rPr>
                  <w:rFonts w:ascii="Times New Roman" w:eastAsia="等线" w:hAnsi="Times New Roman" w:cs="Times New Roman"/>
                  <w:color w:val="000000" w:themeColor="text1"/>
                  <w:sz w:val="18"/>
                  <w:szCs w:val="18"/>
                  <w:lang w:eastAsia="zh-CN"/>
                </w:rPr>
                <w:delText xml:space="preserve">v </w:delText>
              </w:r>
            </w:del>
            <w:ins w:id="591" w:author="Johan Granander" w:date="2026-07-28T13:57:00Z">
              <w:r w:rsidR="00E64585" w:rsidRPr="00473484">
                <w:rPr>
                  <w:rFonts w:ascii="Times New Roman" w:eastAsia="等线" w:hAnsi="Times New Roman" w:cs="Times New Roman"/>
                  <w:color w:val="000000" w:themeColor="text1"/>
                  <w:sz w:val="18"/>
                  <w:szCs w:val="18"/>
                  <w:lang w:eastAsia="zh-CN"/>
                </w:rPr>
                <w:t xml:space="preserve">V </w:t>
              </w:r>
            </w:ins>
            <w:r w:rsidR="0055595B" w:rsidRPr="00473484">
              <w:rPr>
                <w:rFonts w:ascii="Times New Roman" w:eastAsia="等线" w:hAnsi="Times New Roman" w:cs="Times New Roman"/>
                <w:color w:val="000000" w:themeColor="text1"/>
                <w:sz w:val="18"/>
                <w:szCs w:val="18"/>
                <w:lang w:eastAsia="zh-CN"/>
              </w:rPr>
              <w:t xml:space="preserve">DMF (3.792 </w:t>
            </w:r>
            <w:r w:rsidR="00E51051" w:rsidRPr="00473484">
              <w:rPr>
                <w:rFonts w:ascii="Times New Roman" w:eastAsia="等线" w:hAnsi="Times New Roman" w:cs="Times New Roman"/>
                <w:color w:val="000000" w:themeColor="text1"/>
                <w:sz w:val="18"/>
                <w:szCs w:val="18"/>
                <w:lang w:eastAsia="zh-CN"/>
              </w:rPr>
              <w:t xml:space="preserve">kg/kg) </w:t>
            </w:r>
            <w:r w:rsidR="00E51051" w:rsidRPr="00473484">
              <w:rPr>
                <w:rFonts w:ascii="Times New Roman" w:eastAsia="等线" w:hAnsi="Times New Roman" w:cs="Times New Roman"/>
                <w:color w:val="000000" w:themeColor="text1"/>
                <w:sz w:val="18"/>
                <w:szCs w:val="18"/>
              </w:rPr>
              <w:t xml:space="preserve">into </w:t>
            </w:r>
            <w:bookmarkStart w:id="592" w:name="OLE_LINK4"/>
            <w:r w:rsidR="00E51051" w:rsidRPr="00473484">
              <w:rPr>
                <w:rFonts w:ascii="Times New Roman" w:eastAsia="仿宋_GB2312" w:hAnsi="Times New Roman" w:cs="Times New Roman"/>
                <w:color w:val="000000" w:themeColor="text1"/>
                <w:sz w:val="18"/>
                <w:szCs w:val="18"/>
                <w:rPrChange w:id="593"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594" w:author="Xuning Wei12232" w:date="2026-09-05T19:51:00Z">
                  <w:rPr>
                    <w:rFonts w:ascii="Times New Roman" w:eastAsia="仿宋_GB2312" w:hAnsi="Times New Roman" w:cs="Times New Roman"/>
                    <w:b/>
                    <w:color w:val="000000" w:themeColor="text1"/>
                    <w:sz w:val="18"/>
                    <w:szCs w:val="18"/>
                    <w:lang w:eastAsia="zh-CN"/>
                  </w:rPr>
                </w:rPrChange>
              </w:rPr>
              <w:t>-R01</w:t>
            </w:r>
            <w:bookmarkEnd w:id="592"/>
            <w:r w:rsidR="00E51051" w:rsidRPr="00A54EC0">
              <w:rPr>
                <w:rFonts w:ascii="Times New Roman" w:eastAsia="等线" w:hAnsi="Times New Roman" w:cs="Times New Roman"/>
                <w:color w:val="000000" w:themeColor="text1"/>
                <w:sz w:val="18"/>
                <w:szCs w:val="18"/>
              </w:rPr>
              <w:t>. Start the stirrer. Then add 1.75</w:t>
            </w:r>
            <w:ins w:id="595" w:author="Johan Granander" w:date="2026-07-28T13:57:00Z">
              <w:r w:rsidR="00E64585" w:rsidRPr="00A54EC0">
                <w:rPr>
                  <w:rFonts w:ascii="Times New Roman" w:eastAsia="等线" w:hAnsi="Times New Roman" w:cs="Times New Roman"/>
                  <w:color w:val="000000" w:themeColor="text1"/>
                  <w:sz w:val="18"/>
                  <w:szCs w:val="18"/>
                </w:rPr>
                <w:t xml:space="preserve"> </w:t>
              </w:r>
            </w:ins>
            <w:r w:rsidR="00E51051" w:rsidRPr="00A54EC0">
              <w:rPr>
                <w:rFonts w:ascii="Times New Roman" w:eastAsia="等线" w:hAnsi="Times New Roman" w:cs="Times New Roman"/>
                <w:color w:val="000000" w:themeColor="text1"/>
                <w:sz w:val="18"/>
                <w:szCs w:val="18"/>
              </w:rPr>
              <w:t xml:space="preserve">eq. </w:t>
            </w:r>
            <w:proofErr w:type="spellStart"/>
            <w:r w:rsidR="00E51051" w:rsidRPr="00A54EC0">
              <w:rPr>
                <w:rFonts w:ascii="Times New Roman" w:eastAsia="等线" w:hAnsi="Times New Roman" w:cs="Times New Roman"/>
                <w:color w:val="000000" w:themeColor="text1"/>
                <w:sz w:val="18"/>
                <w:szCs w:val="18"/>
                <w:lang w:eastAsia="zh-CN"/>
              </w:rPr>
              <w:t>F</w:t>
            </w:r>
            <w:r w:rsidR="00E51051" w:rsidRPr="00473484">
              <w:rPr>
                <w:rFonts w:ascii="Times New Roman" w:eastAsia="等线" w:hAnsi="Times New Roman" w:cs="Times New Roman"/>
                <w:bCs w:val="0"/>
                <w:color w:val="000000" w:themeColor="text1"/>
                <w:sz w:val="18"/>
                <w:szCs w:val="18"/>
              </w:rPr>
              <w:t>moc</w:t>
            </w:r>
            <w:proofErr w:type="spellEnd"/>
            <w:r w:rsidR="00E51051" w:rsidRPr="00473484">
              <w:rPr>
                <w:rFonts w:ascii="Times New Roman" w:eastAsia="等线" w:hAnsi="Times New Roman" w:cs="Times New Roman"/>
                <w:bCs w:val="0"/>
                <w:color w:val="000000" w:themeColor="text1"/>
                <w:sz w:val="18"/>
                <w:szCs w:val="18"/>
              </w:rPr>
              <w:t>-L-N-Me-</w:t>
            </w:r>
            <w:proofErr w:type="spellStart"/>
            <w:proofErr w:type="gramStart"/>
            <w:r w:rsidR="00E51051" w:rsidRPr="00473484">
              <w:rPr>
                <w:rFonts w:ascii="Times New Roman" w:eastAsia="等线" w:hAnsi="Times New Roman" w:cs="Times New Roman"/>
                <w:bCs w:val="0"/>
                <w:color w:val="000000" w:themeColor="text1"/>
                <w:sz w:val="18"/>
                <w:szCs w:val="18"/>
              </w:rPr>
              <w:t>Asn</w:t>
            </w:r>
            <w:proofErr w:type="spellEnd"/>
            <w:r w:rsidR="00E51051" w:rsidRPr="00473484">
              <w:rPr>
                <w:rFonts w:ascii="Times New Roman" w:eastAsia="等线" w:hAnsi="Times New Roman" w:cs="Times New Roman"/>
                <w:bCs w:val="0"/>
                <w:color w:val="000000" w:themeColor="text1"/>
                <w:sz w:val="18"/>
                <w:szCs w:val="18"/>
              </w:rPr>
              <w:t>(</w:t>
            </w:r>
            <w:proofErr w:type="spellStart"/>
            <w:proofErr w:type="gramEnd"/>
            <w:r w:rsidR="00E51051" w:rsidRPr="00473484">
              <w:rPr>
                <w:rFonts w:ascii="Times New Roman" w:eastAsia="等线" w:hAnsi="Times New Roman" w:cs="Times New Roman"/>
                <w:bCs w:val="0"/>
                <w:color w:val="000000" w:themeColor="text1"/>
                <w:sz w:val="18"/>
                <w:szCs w:val="18"/>
              </w:rPr>
              <w:t>Trt</w:t>
            </w:r>
            <w:proofErr w:type="spellEnd"/>
            <w:r w:rsidR="00E51051" w:rsidRPr="00473484">
              <w:rPr>
                <w:rFonts w:ascii="Times New Roman" w:eastAsia="等线" w:hAnsi="Times New Roman" w:cs="Times New Roman"/>
                <w:bCs w:val="0"/>
                <w:color w:val="000000" w:themeColor="text1"/>
                <w:sz w:val="18"/>
                <w:szCs w:val="18"/>
              </w:rPr>
              <w:t>)-OH.</w:t>
            </w:r>
            <w:r w:rsidR="00E51051" w:rsidRPr="00473484">
              <w:rPr>
                <w:rFonts w:ascii="Times New Roman" w:eastAsia="等线" w:hAnsi="Times New Roman" w:cs="Times New Roman"/>
                <w:color w:val="000000" w:themeColor="text1"/>
                <w:sz w:val="18"/>
                <w:szCs w:val="18"/>
              </w:rPr>
              <w:t xml:space="preserve"> </w:t>
            </w:r>
            <w:del w:id="596"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597"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lang w:eastAsia="zh-CN"/>
              </w:rPr>
              <w:t xml:space="preserve"> </w:t>
            </w:r>
            <w:ins w:id="598" w:author="Xuning Wei12232" w:date="2026-07-26T21:35:00Z">
              <w:r w:rsidRPr="00473484">
                <w:rPr>
                  <w:rFonts w:ascii="Times New Roman" w:eastAsia="等线" w:hAnsi="Times New Roman" w:cs="Times New Roman"/>
                  <w:color w:val="000000" w:themeColor="text1"/>
                  <w:sz w:val="18"/>
                  <w:szCs w:val="18"/>
                  <w:lang w:eastAsia="zh-CN"/>
                </w:rPr>
                <w:br/>
                <w:t xml:space="preserve">2. </w:t>
              </w:r>
            </w:ins>
            <w:r w:rsidR="00E51051" w:rsidRPr="00473484">
              <w:rPr>
                <w:rFonts w:ascii="Times New Roman" w:eastAsia="等线" w:hAnsi="Times New Roman" w:cs="Times New Roman"/>
                <w:color w:val="000000" w:themeColor="text1"/>
                <w:sz w:val="18"/>
                <w:szCs w:val="18"/>
                <w:lang w:eastAsia="zh-CN"/>
              </w:rPr>
              <w:t>Adjust</w:t>
            </w:r>
            <w:r w:rsidR="00E51051" w:rsidRPr="00473484">
              <w:rPr>
                <w:rFonts w:ascii="Times New Roman" w:eastAsia="等线" w:hAnsi="Times New Roman" w:cs="Times New Roman"/>
                <w:bCs w:val="0"/>
                <w:color w:val="000000" w:themeColor="text1"/>
                <w:sz w:val="18"/>
                <w:szCs w:val="18"/>
              </w:rPr>
              <w:t xml:space="preserve"> the mixture to </w:t>
            </w:r>
            <w:r w:rsidR="00E51051" w:rsidRPr="00473484">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599" w:author="Johan Granander" w:date="2026-07-28T13:57:00Z">
              <w:r w:rsidR="00E64585"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w:t>
            </w:r>
            <w:del w:id="600" w:author="Xuning Wei12232" w:date="2026-07-26T21:36:00Z">
              <w:r w:rsidR="00E51051" w:rsidRPr="00A54EC0" w:rsidDel="00C20B47">
                <w:rPr>
                  <w:rFonts w:ascii="Times New Roman" w:eastAsia="等线" w:hAnsi="Times New Roman" w:cs="Times New Roman"/>
                  <w:color w:val="000000" w:themeColor="text1"/>
                  <w:sz w:val="18"/>
                  <w:szCs w:val="18"/>
                </w:rPr>
                <w:delText xml:space="preserve"> Maintain for next operation at </w:delText>
              </w:r>
              <w:r w:rsidR="00E51051" w:rsidRPr="00A54EC0" w:rsidDel="00C20B47">
                <w:rPr>
                  <w:rFonts w:ascii="Times New Roman" w:eastAsia="等线" w:hAnsi="Times New Roman" w:cs="Times New Roman"/>
                  <w:color w:val="000000" w:themeColor="text1"/>
                  <w:sz w:val="18"/>
                  <w:szCs w:val="18"/>
                  <w:lang w:eastAsia="zh-CN"/>
                </w:rPr>
                <w:delText>20</w:delText>
              </w:r>
              <w:r w:rsidR="00E51051" w:rsidRPr="00473484" w:rsidDel="00C20B47">
                <w:rPr>
                  <w:rFonts w:ascii="Times New Roman" w:eastAsia="等线" w:hAnsi="Times New Roman" w:cs="Times New Roman" w:hint="eastAsia"/>
                  <w:color w:val="000000" w:themeColor="text1"/>
                  <w:sz w:val="18"/>
                  <w:szCs w:val="18"/>
                </w:rPr>
                <w:delText>±</w:delText>
              </w:r>
              <w:r w:rsidR="00E51051" w:rsidRPr="00473484" w:rsidDel="00C20B47">
                <w:rPr>
                  <w:rFonts w:ascii="Times New Roman" w:eastAsia="等线" w:hAnsi="Times New Roman" w:cs="Times New Roman"/>
                  <w:color w:val="000000" w:themeColor="text1"/>
                  <w:sz w:val="18"/>
                  <w:szCs w:val="18"/>
                </w:rPr>
                <w:delText>5</w:delText>
              </w:r>
              <w:r w:rsidR="00E51051" w:rsidRPr="00473484" w:rsidDel="00C20B47">
                <w:rPr>
                  <w:rFonts w:ascii="Times New Roman" w:eastAsia="等线" w:hAnsi="Times New Roman" w:cs="Times New Roman" w:hint="eastAsia"/>
                  <w:color w:val="000000" w:themeColor="text1"/>
                  <w:sz w:val="18"/>
                  <w:szCs w:val="18"/>
                </w:rPr>
                <w:delText>℃</w:delText>
              </w:r>
              <w:r w:rsidR="00E51051" w:rsidRPr="00473484" w:rsidDel="00C20B47">
                <w:rPr>
                  <w:rFonts w:ascii="Times New Roman" w:eastAsia="等线" w:hAnsi="Times New Roman" w:cs="Times New Roman"/>
                  <w:color w:val="000000" w:themeColor="text1"/>
                  <w:sz w:val="18"/>
                  <w:szCs w:val="18"/>
                </w:rPr>
                <w:delText xml:space="preserve"> (target: </w:delText>
              </w:r>
              <w:r w:rsidR="00E51051" w:rsidRPr="00A54EC0" w:rsidDel="00C20B47">
                <w:rPr>
                  <w:rFonts w:ascii="Times New Roman" w:eastAsia="等线" w:hAnsi="Times New Roman" w:cs="Times New Roman"/>
                  <w:color w:val="000000" w:themeColor="text1"/>
                  <w:sz w:val="18"/>
                  <w:szCs w:val="18"/>
                  <w:lang w:eastAsia="zh-CN"/>
                </w:rPr>
                <w:delText>20</w:delText>
              </w:r>
              <w:r w:rsidR="00E51051" w:rsidRPr="00473484" w:rsidDel="00C20B47">
                <w:rPr>
                  <w:rFonts w:ascii="Times New Roman" w:eastAsia="等线" w:hAnsi="Times New Roman" w:cs="Times New Roman" w:hint="eastAsia"/>
                  <w:color w:val="000000" w:themeColor="text1"/>
                  <w:sz w:val="18"/>
                  <w:szCs w:val="18"/>
                </w:rPr>
                <w:delText>℃</w:delText>
              </w:r>
              <w:r w:rsidR="00E51051" w:rsidRPr="00473484" w:rsidDel="00C20B47">
                <w:rPr>
                  <w:rFonts w:ascii="Times New Roman" w:eastAsia="等线" w:hAnsi="Times New Roman" w:cs="Times New Roman"/>
                  <w:color w:val="000000" w:themeColor="text1"/>
                  <w:sz w:val="18"/>
                  <w:szCs w:val="18"/>
                </w:rPr>
                <w:delText>).</w:delText>
              </w:r>
            </w:del>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Add 1.80 eq. </w:t>
            </w:r>
            <w:proofErr w:type="spellStart"/>
            <w:r w:rsidR="00E51051" w:rsidRPr="00A54EC0">
              <w:rPr>
                <w:rFonts w:ascii="Times New Roman" w:eastAsia="等线" w:hAnsi="Times New Roman" w:cs="Times New Roman"/>
                <w:bCs w:val="0"/>
                <w:color w:val="000000" w:themeColor="text1"/>
                <w:sz w:val="18"/>
                <w:szCs w:val="18"/>
              </w:rPr>
              <w:t>Oxyma</w:t>
            </w:r>
            <w:proofErr w:type="spellEnd"/>
            <w:ins w:id="601" w:author="Xuning Wei12232" w:date="2026-07-26T21:36:00Z">
              <w:r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bCs w:val="0"/>
                <w:color w:val="000000" w:themeColor="text1"/>
                <w:sz w:val="18"/>
                <w:szCs w:val="18"/>
              </w:rPr>
              <w:t>Pure</w:t>
            </w:r>
            <w:r w:rsidR="00E51051" w:rsidRPr="00473484">
              <w:rPr>
                <w:rFonts w:ascii="Times New Roman" w:eastAsia="等线" w:hAnsi="Times New Roman" w:cs="Times New Roman"/>
                <w:bCs w:val="0"/>
                <w:color w:val="000000" w:themeColor="text1"/>
                <w:sz w:val="18"/>
                <w:szCs w:val="18"/>
                <w:lang w:eastAsia="zh-CN"/>
              </w:rPr>
              <w:t xml:space="preserve"> </w:t>
            </w:r>
            <w:r w:rsidR="00E51051" w:rsidRPr="00473484">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602"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603"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604" w:author="Johan Granander" w:date="2026-07-28T13:57: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605" w:author="Johan Granander" w:date="2026-07-28T13:57:00Z">
              <w:r w:rsidR="00E64585"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rinse the </w:t>
            </w:r>
            <w:r w:rsidR="00E51051" w:rsidRPr="00473484">
              <w:rPr>
                <w:rFonts w:ascii="Times New Roman" w:eastAsia="仿宋_GB2312" w:hAnsi="Times New Roman" w:cs="Times New Roman"/>
                <w:color w:val="000000" w:themeColor="text1"/>
                <w:sz w:val="18"/>
                <w:szCs w:val="18"/>
                <w:rPrChange w:id="606"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607"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with </w:t>
            </w:r>
            <w:r w:rsidR="00E51051" w:rsidRPr="00A54EC0">
              <w:rPr>
                <w:rFonts w:ascii="Times New Roman" w:eastAsia="仿宋_GB2312" w:hAnsi="Times New Roman" w:cs="Times New Roman"/>
                <w:color w:val="000000" w:themeColor="text1"/>
                <w:sz w:val="18"/>
                <w:szCs w:val="18"/>
                <w:lang w:eastAsia="zh-CN"/>
              </w:rPr>
              <w:t xml:space="preserve">2.0 </w:t>
            </w:r>
            <w:del w:id="608" w:author="Johan Granander" w:date="2026-07-28T13:57:00Z">
              <w:r w:rsidR="00E51051" w:rsidRPr="00A54EC0" w:rsidDel="00E64585">
                <w:rPr>
                  <w:rFonts w:ascii="Times New Roman" w:eastAsia="仿宋_GB2312" w:hAnsi="Times New Roman" w:cs="Times New Roman"/>
                  <w:color w:val="000000" w:themeColor="text1"/>
                  <w:sz w:val="18"/>
                  <w:szCs w:val="18"/>
                  <w:lang w:eastAsia="zh-CN"/>
                </w:rPr>
                <w:delText xml:space="preserve">v </w:delText>
              </w:r>
            </w:del>
            <w:ins w:id="609" w:author="Johan Granander" w:date="2026-07-28T13:57:00Z">
              <w:r w:rsidR="00E64585" w:rsidRPr="00A54EC0">
                <w:rPr>
                  <w:rFonts w:ascii="Times New Roman" w:eastAsia="仿宋_GB2312" w:hAnsi="Times New Roman" w:cs="Times New Roman"/>
                  <w:color w:val="000000" w:themeColor="text1"/>
                  <w:sz w:val="18"/>
                  <w:szCs w:val="18"/>
                  <w:lang w:eastAsia="zh-CN"/>
                </w:rPr>
                <w:t xml:space="preserve">V </w:t>
              </w:r>
            </w:ins>
            <w:r w:rsidR="00E51051" w:rsidRPr="00473484">
              <w:rPr>
                <w:rFonts w:ascii="Times New Roman" w:eastAsia="仿宋_GB2312" w:hAnsi="Times New Roman" w:cs="Times New Roman"/>
                <w:color w:val="000000" w:themeColor="text1"/>
                <w:sz w:val="18"/>
                <w:szCs w:val="18"/>
                <w:lang w:eastAsia="zh-CN"/>
              </w:rPr>
              <w:t>DMF (1.896</w:t>
            </w:r>
            <w:r w:rsidR="0055595B" w:rsidRPr="00473484">
              <w:rPr>
                <w:rFonts w:ascii="Times New Roman" w:eastAsia="仿宋_GB2312" w:hAnsi="Times New Roman" w:cs="Times New Roman"/>
                <w:color w:val="000000" w:themeColor="text1"/>
                <w:sz w:val="18"/>
                <w:szCs w:val="18"/>
                <w:lang w:eastAsia="zh-CN"/>
              </w:rPr>
              <w:t xml:space="preserve"> </w:t>
            </w:r>
            <w:r w:rsidR="00E51051" w:rsidRPr="00473484">
              <w:rPr>
                <w:rFonts w:ascii="Times New Roman" w:eastAsia="仿宋_GB2312" w:hAnsi="Times New Roman" w:cs="Times New Roman"/>
                <w:color w:val="000000" w:themeColor="text1"/>
                <w:sz w:val="18"/>
                <w:szCs w:val="18"/>
                <w:lang w:eastAsia="zh-CN"/>
              </w:rPr>
              <w:t>kg/kg)</w:t>
            </w:r>
            <w:r w:rsidR="00E51051" w:rsidRPr="00473484">
              <w:rPr>
                <w:rFonts w:ascii="Times New Roman" w:eastAsia="等线" w:hAnsi="Times New Roman" w:cs="Times New Roman"/>
                <w:color w:val="000000" w:themeColor="text1"/>
                <w:sz w:val="18"/>
                <w:szCs w:val="18"/>
              </w:rPr>
              <w:t xml:space="preserve">. Add 2.0 eq. </w:t>
            </w:r>
            <w:r w:rsidR="00E51051" w:rsidRPr="00473484">
              <w:rPr>
                <w:rFonts w:ascii="Times New Roman" w:eastAsia="等线" w:hAnsi="Times New Roman" w:cs="Times New Roman"/>
                <w:bCs w:val="0"/>
                <w:color w:val="000000" w:themeColor="text1"/>
                <w:sz w:val="18"/>
                <w:szCs w:val="18"/>
              </w:rPr>
              <w:t>D</w:t>
            </w:r>
            <w:r w:rsidR="00E51051" w:rsidRPr="00473484">
              <w:rPr>
                <w:rFonts w:ascii="Times New Roman" w:eastAsia="等线" w:hAnsi="Times New Roman" w:cs="Times New Roman"/>
                <w:bCs w:val="0"/>
                <w:color w:val="000000" w:themeColor="text1"/>
                <w:sz w:val="18"/>
                <w:szCs w:val="18"/>
                <w:lang w:eastAsia="zh-CN"/>
              </w:rPr>
              <w:t xml:space="preserve">IC </w:t>
            </w:r>
            <w:r w:rsidR="00E51051" w:rsidRPr="00473484">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610"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611"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the addition rate depends on temperature control. Activate for 20</w:t>
            </w:r>
            <w:r w:rsidR="00744B21" w:rsidRPr="00473484">
              <w:rPr>
                <w:rFonts w:ascii="Times New Roman" w:eastAsia="等线" w:hAnsi="Times New Roman" w:cs="Times New Roman" w:hint="eastAsia"/>
                <w:color w:val="000000" w:themeColor="text1"/>
                <w:sz w:val="18"/>
                <w:szCs w:val="18"/>
                <w:lang w:eastAsia="zh-CN"/>
              </w:rPr>
              <w:t>±</w:t>
            </w:r>
            <w:r w:rsidR="00744B21" w:rsidRPr="00A54EC0">
              <w:rPr>
                <w:rFonts w:ascii="Times New Roman" w:eastAsia="等线" w:hAnsi="Times New Roman" w:cs="Times New Roman"/>
                <w:color w:val="000000" w:themeColor="text1"/>
                <w:sz w:val="18"/>
                <w:szCs w:val="18"/>
              </w:rPr>
              <w:t xml:space="preserve">5 </w:t>
            </w:r>
            <w:r w:rsidR="00E51051" w:rsidRPr="00A54EC0">
              <w:rPr>
                <w:rFonts w:ascii="Times New Roman" w:eastAsia="等线" w:hAnsi="Times New Roman" w:cs="Times New Roman"/>
                <w:color w:val="000000" w:themeColor="text1"/>
                <w:sz w:val="18"/>
                <w:szCs w:val="18"/>
              </w:rPr>
              <w:t xml:space="preserve">min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612" w:author="Johan Granander" w:date="2026-07-28T13:58: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613" w:author="Johan Granander" w:date="2026-07-28T13:58:00Z">
              <w:r w:rsidR="00E64585"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ins w:id="614" w:author="Xuning Wei12232" w:date="2026-07-26T21:38:00Z">
              <w:r w:rsidR="001220A7"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615"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616"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617"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618"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473484">
              <w:rPr>
                <w:rFonts w:ascii="Times New Roman" w:eastAsia="等线" w:hAnsi="Times New Roman" w:cs="Times New Roman"/>
                <w:bCs w:val="0"/>
                <w:color w:val="000000" w:themeColor="text1"/>
                <w:sz w:val="18"/>
                <w:szCs w:val="18"/>
                <w:rPrChange w:id="619" w:author="Xuning Wei12232" w:date="2026-09-05T19:51:00Z">
                  <w:rPr>
                    <w:rFonts w:ascii="Times New Roman" w:eastAsia="等线" w:hAnsi="Times New Roman" w:cs="Times New Roman"/>
                    <w:b/>
                    <w:bCs w:val="0"/>
                    <w:color w:val="000000" w:themeColor="text1"/>
                    <w:sz w:val="18"/>
                    <w:szCs w:val="18"/>
                  </w:rPr>
                </w:rPrChange>
              </w:rPr>
              <w:t xml:space="preserve"> </w:t>
            </w:r>
            <w:r w:rsidR="005913B9" w:rsidRPr="00A54EC0">
              <w:rPr>
                <w:rFonts w:ascii="Times New Roman" w:eastAsia="仿宋_GB2312" w:hAnsi="Times New Roman" w:cs="Times New Roman"/>
                <w:color w:val="000000" w:themeColor="text1"/>
                <w:sz w:val="18"/>
                <w:szCs w:val="18"/>
                <w:lang w:eastAsia="zh-CN"/>
              </w:rPr>
              <w:t>1.0 V DMF</w:t>
            </w:r>
            <w:r w:rsidR="00E51051" w:rsidRPr="00A54EC0">
              <w:rPr>
                <w:rFonts w:ascii="Times New Roman" w:eastAsia="仿宋_GB2312" w:hAnsi="Times New Roman" w:cs="Times New Roman"/>
                <w:color w:val="000000" w:themeColor="text1"/>
                <w:sz w:val="18"/>
                <w:szCs w:val="18"/>
                <w:lang w:eastAsia="zh-CN"/>
              </w:rPr>
              <w:t xml:space="preserve"> (0.948</w:t>
            </w:r>
            <w:r w:rsidR="00744B21" w:rsidRPr="00A54EC0">
              <w:rPr>
                <w:rFonts w:ascii="Times New Roman" w:eastAsia="仿宋_GB2312" w:hAnsi="Times New Roman" w:cs="Times New Roman"/>
                <w:color w:val="000000" w:themeColor="text1"/>
                <w:sz w:val="18"/>
                <w:szCs w:val="18"/>
                <w:lang w:eastAsia="zh-CN"/>
              </w:rPr>
              <w:t xml:space="preserve"> </w:t>
            </w:r>
            <w:r w:rsidR="00E51051" w:rsidRPr="00A54EC0">
              <w:rPr>
                <w:rFonts w:ascii="Times New Roman" w:eastAsia="仿宋_GB2312" w:hAnsi="Times New Roman" w:cs="Times New Roman"/>
                <w:color w:val="000000" w:themeColor="text1"/>
                <w:sz w:val="18"/>
                <w:szCs w:val="18"/>
                <w:lang w:eastAsia="zh-CN"/>
              </w:rPr>
              <w:t>kg/kg)</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620"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621"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E51051" w:rsidRPr="00473484" w14:paraId="76F60C23" w14:textId="77777777" w:rsidTr="0051270C">
        <w:trPr>
          <w:trHeight w:val="454"/>
          <w:trPrChange w:id="622"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623"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3AC9A900" w14:textId="48D467D5" w:rsidR="00E51051" w:rsidRPr="00A54EC0" w:rsidRDefault="00E51051" w:rsidP="00285F3F">
            <w:pPr>
              <w:jc w:val="both"/>
              <w:rPr>
                <w:rFonts w:ascii="Times New Roman" w:eastAsia="仿宋_GB2312" w:hAnsi="Times New Roman" w:cs="Times New Roman"/>
                <w:b/>
                <w:color w:val="auto"/>
                <w:sz w:val="18"/>
                <w:szCs w:val="18"/>
                <w:lang w:eastAsia="zh-CN"/>
              </w:rPr>
            </w:pPr>
            <w:del w:id="624" w:author="Xuning Wei12232" w:date="2026-07-23T15:38:00Z">
              <w:r w:rsidRPr="00A54EC0" w:rsidDel="00FD05C2">
                <w:rPr>
                  <w:rFonts w:ascii="Times New Roman" w:eastAsia="仿宋_GB2312" w:hAnsi="Times New Roman" w:cs="Times New Roman"/>
                  <w:b/>
                  <w:color w:val="auto"/>
                  <w:sz w:val="18"/>
                  <w:szCs w:val="18"/>
                  <w:lang w:eastAsia="zh-CN"/>
                </w:rPr>
                <w:delText>22</w:delText>
              </w:r>
            </w:del>
            <w:ins w:id="625" w:author="Xuning Wei12232" w:date="2026-07-23T15:38:00Z">
              <w:r w:rsidR="00FD05C2" w:rsidRPr="00A54EC0">
                <w:rPr>
                  <w:rFonts w:ascii="Times New Roman" w:eastAsia="仿宋_GB2312" w:hAnsi="Times New Roman" w:cs="Times New Roman"/>
                  <w:b/>
                  <w:color w:val="auto"/>
                  <w:sz w:val="18"/>
                  <w:szCs w:val="18"/>
                  <w:lang w:eastAsia="zh-CN"/>
                </w:rPr>
                <w:t>18</w:t>
              </w:r>
            </w:ins>
          </w:p>
        </w:tc>
        <w:tc>
          <w:tcPr>
            <w:tcW w:w="670" w:type="pct"/>
            <w:tcBorders>
              <w:top w:val="single" w:sz="4" w:space="0" w:color="auto"/>
              <w:left w:val="single" w:sz="4" w:space="0" w:color="auto"/>
              <w:bottom w:val="single" w:sz="4" w:space="0" w:color="auto"/>
              <w:right w:val="single" w:sz="4" w:space="0" w:color="auto"/>
            </w:tcBorders>
            <w:vAlign w:val="center"/>
            <w:tcPrChange w:id="626"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1D3F94E8" w14:textId="13ED1807" w:rsidR="003B4BD4" w:rsidRPr="00473484" w:rsidRDefault="003B4BD4" w:rsidP="00285F3F">
            <w:pPr>
              <w:jc w:val="both"/>
              <w:rPr>
                <w:ins w:id="627" w:author="Xuning Wei12232" w:date="2026-07-23T14:08:00Z"/>
                <w:rFonts w:ascii="Times New Roman" w:eastAsia="仿宋_GB2312" w:hAnsi="Times New Roman" w:cs="Times New Roman"/>
                <w:color w:val="auto"/>
                <w:sz w:val="18"/>
                <w:szCs w:val="18"/>
                <w:lang w:eastAsia="zh-CN"/>
              </w:rPr>
            </w:pPr>
            <w:ins w:id="628" w:author="Xuning Wei12232" w:date="2026-07-23T14:08:00Z">
              <w:r w:rsidRPr="00473484">
                <w:rPr>
                  <w:rFonts w:ascii="Times New Roman" w:eastAsia="等线" w:hAnsi="Times New Roman" w:cs="Times New Roman"/>
                  <w:bCs w:val="0"/>
                  <w:color w:val="0000FF"/>
                  <w:kern w:val="0"/>
                  <w:sz w:val="18"/>
                  <w:szCs w:val="18"/>
                  <w:lang w:eastAsia="zh-CN"/>
                </w:rPr>
                <w:t>NMeAsn22</w:t>
              </w:r>
            </w:ins>
            <w:ins w:id="629" w:author="Xuning Wei12232" w:date="2026-07-23T14:09:00Z">
              <w:r w:rsidR="00D2056B" w:rsidRPr="00473484">
                <w:rPr>
                  <w:rFonts w:ascii="Times New Roman" w:eastAsia="等线" w:hAnsi="Times New Roman" w:cs="Times New Roman"/>
                  <w:bCs w:val="0"/>
                  <w:color w:val="0000FF"/>
                  <w:kern w:val="0"/>
                  <w:sz w:val="18"/>
                  <w:szCs w:val="18"/>
                  <w:lang w:eastAsia="zh-CN"/>
                </w:rPr>
                <w:t xml:space="preserve">, </w:t>
              </w:r>
            </w:ins>
            <w:ins w:id="630" w:author="Xuning Wei12232" w:date="2026-07-23T14:08:00Z">
              <w:r w:rsidRPr="00473484">
                <w:rPr>
                  <w:rFonts w:ascii="Times New Roman" w:eastAsia="等线" w:hAnsi="Times New Roman" w:cs="Times New Roman"/>
                  <w:bCs w:val="0"/>
                  <w:color w:val="0000FF"/>
                  <w:kern w:val="0"/>
                  <w:sz w:val="18"/>
                  <w:szCs w:val="18"/>
                  <w:lang w:eastAsia="zh-CN"/>
                </w:rPr>
                <w:t>aMePhe15</w:t>
              </w:r>
            </w:ins>
          </w:p>
          <w:p w14:paraId="656527E9" w14:textId="54CB7B21"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lang w:eastAsia="zh-CN"/>
              </w:rPr>
              <w:t>C</w:t>
            </w:r>
            <w:r w:rsidRPr="00473484">
              <w:rPr>
                <w:rFonts w:ascii="Times New Roman" w:eastAsia="仿宋_GB2312" w:hAnsi="Times New Roman" w:cs="Times New Roman"/>
                <w:color w:val="auto"/>
                <w:sz w:val="18"/>
                <w:szCs w:val="18"/>
              </w:rPr>
              <w:t>oupling</w:t>
            </w:r>
          </w:p>
        </w:tc>
        <w:tc>
          <w:tcPr>
            <w:tcW w:w="4054" w:type="pct"/>
            <w:tcBorders>
              <w:top w:val="single" w:sz="4" w:space="0" w:color="auto"/>
              <w:left w:val="single" w:sz="4" w:space="0" w:color="auto"/>
              <w:bottom w:val="single" w:sz="4" w:space="0" w:color="auto"/>
              <w:right w:val="single" w:sz="4" w:space="0" w:color="auto"/>
            </w:tcBorders>
            <w:vAlign w:val="center"/>
            <w:tcPrChange w:id="631"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74B8F759" w14:textId="5462D09C" w:rsidR="00E51051" w:rsidRPr="00473484" w:rsidRDefault="007B2E5E" w:rsidP="00A54EC0">
            <w:pPr>
              <w:jc w:val="both"/>
              <w:rPr>
                <w:rFonts w:ascii="Times New Roman" w:eastAsia="仿宋_GB2312" w:hAnsi="Times New Roman" w:cs="Times New Roman"/>
                <w:color w:val="auto"/>
                <w:sz w:val="18"/>
                <w:szCs w:val="18"/>
              </w:rPr>
            </w:pPr>
            <w:ins w:id="632" w:author="Xuning Wei12232" w:date="2026-07-26T21:39:00Z">
              <w:r w:rsidRPr="00473484">
                <w:rPr>
                  <w:rFonts w:ascii="Times New Roman" w:eastAsia="等线" w:hAnsi="Times New Roman" w:cs="Times New Roman"/>
                  <w:color w:val="000000" w:themeColor="text1"/>
                  <w:sz w:val="18"/>
                  <w:szCs w:val="18"/>
                </w:rPr>
                <w:t xml:space="preserve">1. </w:t>
              </w:r>
            </w:ins>
            <w:r w:rsidR="00ED7347" w:rsidRPr="00473484">
              <w:rPr>
                <w:rFonts w:ascii="Times New Roman" w:eastAsia="等线" w:hAnsi="Times New Roman" w:cs="Times New Roman"/>
                <w:color w:val="000000" w:themeColor="text1"/>
                <w:sz w:val="18"/>
                <w:szCs w:val="18"/>
              </w:rPr>
              <w:t>Heat the mixture to 25</w:t>
            </w:r>
            <w:r w:rsidR="00ED7347" w:rsidRPr="00473484">
              <w:rPr>
                <w:rFonts w:ascii="Times New Roman" w:eastAsia="等线" w:hAnsi="Times New Roman" w:cs="Times New Roman" w:hint="eastAsia"/>
                <w:color w:val="000000" w:themeColor="text1"/>
                <w:sz w:val="18"/>
                <w:szCs w:val="18"/>
              </w:rPr>
              <w:t>±</w:t>
            </w:r>
            <w:r w:rsidR="00ED7347" w:rsidRPr="00473484">
              <w:rPr>
                <w:rFonts w:ascii="Times New Roman" w:eastAsia="等线" w:hAnsi="Times New Roman" w:cs="Times New Roman"/>
                <w:color w:val="000000" w:themeColor="text1"/>
                <w:sz w:val="18"/>
                <w:szCs w:val="18"/>
              </w:rPr>
              <w:t>5</w:t>
            </w:r>
            <w:ins w:id="633" w:author="Johan Granander" w:date="2026-07-28T13:58:00Z">
              <w:r w:rsidR="00E64585" w:rsidRPr="00A54EC0">
                <w:rPr>
                  <w:rFonts w:ascii="Times New Roman" w:eastAsia="等线" w:hAnsi="Times New Roman" w:cs="Times New Roman"/>
                  <w:color w:val="000000" w:themeColor="text1"/>
                  <w:sz w:val="18"/>
                  <w:szCs w:val="18"/>
                </w:rPr>
                <w:t xml:space="preserve"> </w:t>
              </w:r>
            </w:ins>
            <w:r w:rsidR="00ED7347" w:rsidRPr="00473484">
              <w:rPr>
                <w:rFonts w:ascii="Times New Roman" w:eastAsia="等线" w:hAnsi="Times New Roman" w:cs="Times New Roman" w:hint="eastAsia"/>
                <w:color w:val="000000" w:themeColor="text1"/>
                <w:sz w:val="18"/>
                <w:szCs w:val="18"/>
              </w:rPr>
              <w:t>℃</w:t>
            </w:r>
            <w:r w:rsidR="00ED7347"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w:t>
            </w:r>
            <w:r w:rsidR="00E51051" w:rsidRPr="00473484">
              <w:rPr>
                <w:rFonts w:ascii="Times New Roman" w:eastAsia="等线" w:hAnsi="Times New Roman" w:cs="Times New Roman"/>
                <w:color w:val="auto"/>
                <w:sz w:val="18"/>
                <w:szCs w:val="18"/>
              </w:rPr>
              <w:t>The mixture is allowed to react at 25</w:t>
            </w:r>
            <w:r w:rsidR="00E51051" w:rsidRPr="00473484">
              <w:rPr>
                <w:rFonts w:ascii="Times New Roman" w:eastAsia="等线" w:hAnsi="Times New Roman" w:cs="Times New Roman" w:hint="eastAsia"/>
                <w:color w:val="auto"/>
                <w:sz w:val="18"/>
                <w:szCs w:val="18"/>
              </w:rPr>
              <w:t>±</w:t>
            </w:r>
            <w:r w:rsidR="00E51051" w:rsidRPr="00473484">
              <w:rPr>
                <w:rFonts w:ascii="Times New Roman" w:eastAsia="等线" w:hAnsi="Times New Roman" w:cs="Times New Roman"/>
                <w:color w:val="auto"/>
                <w:sz w:val="18"/>
                <w:szCs w:val="18"/>
              </w:rPr>
              <w:t>5</w:t>
            </w:r>
            <w:ins w:id="634" w:author="Johan Granander" w:date="2026-07-28T13:58:00Z">
              <w:r w:rsidR="00E64585" w:rsidRPr="00A54EC0">
                <w:rPr>
                  <w:rFonts w:ascii="Times New Roman" w:eastAsia="等线" w:hAnsi="Times New Roman" w:cs="Times New Roman"/>
                  <w:color w:val="auto"/>
                  <w:sz w:val="18"/>
                  <w:szCs w:val="18"/>
                </w:rPr>
                <w:t xml:space="preserve"> </w:t>
              </w:r>
            </w:ins>
            <w:r w:rsidR="00E51051" w:rsidRPr="00473484">
              <w:rPr>
                <w:rFonts w:ascii="Times New Roman" w:eastAsia="等线" w:hAnsi="Times New Roman" w:cs="Times New Roman" w:hint="eastAsia"/>
                <w:color w:val="auto"/>
                <w:sz w:val="18"/>
                <w:szCs w:val="18"/>
              </w:rPr>
              <w:t>℃</w:t>
            </w:r>
            <w:r w:rsidR="00E51051" w:rsidRPr="00473484">
              <w:rPr>
                <w:rFonts w:ascii="Times New Roman" w:eastAsia="等线" w:hAnsi="Times New Roman" w:cs="Times New Roman"/>
                <w:color w:val="auto"/>
                <w:sz w:val="18"/>
                <w:szCs w:val="18"/>
              </w:rPr>
              <w:t xml:space="preserve"> (target: 25</w:t>
            </w:r>
            <w:ins w:id="635" w:author="Johan Granander" w:date="2026-07-28T13:58:00Z">
              <w:r w:rsidR="00E64585" w:rsidRPr="00A54EC0">
                <w:rPr>
                  <w:rFonts w:ascii="Times New Roman" w:eastAsia="等线" w:hAnsi="Times New Roman" w:cs="Times New Roman"/>
                  <w:color w:val="auto"/>
                  <w:sz w:val="18"/>
                  <w:szCs w:val="18"/>
                </w:rPr>
                <w:t xml:space="preserve"> </w:t>
              </w:r>
            </w:ins>
            <w:r w:rsidR="00E51051" w:rsidRPr="00473484">
              <w:rPr>
                <w:rFonts w:ascii="Times New Roman" w:eastAsia="等线" w:hAnsi="Times New Roman" w:cs="Times New Roman" w:hint="eastAsia"/>
                <w:color w:val="auto"/>
                <w:sz w:val="18"/>
                <w:szCs w:val="18"/>
              </w:rPr>
              <w:t>℃</w:t>
            </w:r>
            <w:r w:rsidR="00E51051" w:rsidRPr="00473484">
              <w:rPr>
                <w:rFonts w:ascii="Times New Roman" w:eastAsia="等线" w:hAnsi="Times New Roman" w:cs="Times New Roman"/>
                <w:color w:val="auto"/>
                <w:sz w:val="18"/>
                <w:szCs w:val="18"/>
              </w:rPr>
              <w:t xml:space="preserve">). </w:t>
            </w:r>
            <w:ins w:id="636" w:author="Xuning Wei12232" w:date="2026-07-26T21:39:00Z">
              <w:r w:rsidRPr="00A54EC0">
                <w:rPr>
                  <w:rFonts w:ascii="Times New Roman" w:eastAsia="等线" w:hAnsi="Times New Roman" w:cs="Times New Roman"/>
                  <w:color w:val="auto"/>
                  <w:sz w:val="18"/>
                  <w:szCs w:val="18"/>
                </w:rPr>
                <w:br/>
                <w:t xml:space="preserve">2. </w:t>
              </w:r>
            </w:ins>
            <w:r w:rsidR="00E51051" w:rsidRPr="00A54EC0">
              <w:rPr>
                <w:rFonts w:ascii="Times New Roman" w:eastAsia="等线" w:hAnsi="Times New Roman" w:cs="Times New Roman"/>
                <w:color w:val="auto"/>
                <w:sz w:val="18"/>
                <w:szCs w:val="18"/>
              </w:rPr>
              <w:t>After 4</w:t>
            </w:r>
            <w:ins w:id="637" w:author="Johan Granander" w:date="2026-07-28T13:58:00Z">
              <w:r w:rsidR="00E64585" w:rsidRPr="00A54EC0">
                <w:rPr>
                  <w:rFonts w:ascii="Times New Roman" w:eastAsia="等线" w:hAnsi="Times New Roman" w:cs="Times New Roman"/>
                  <w:color w:val="auto"/>
                  <w:sz w:val="18"/>
                  <w:szCs w:val="18"/>
                </w:rPr>
                <w:t xml:space="preserve"> </w:t>
              </w:r>
            </w:ins>
            <w:r w:rsidR="00E51051" w:rsidRPr="00A54EC0">
              <w:rPr>
                <w:rFonts w:ascii="Times New Roman" w:eastAsia="等线" w:hAnsi="Times New Roman" w:cs="Times New Roman"/>
                <w:color w:val="auto"/>
                <w:sz w:val="18"/>
                <w:szCs w:val="18"/>
              </w:rPr>
              <w:t>h±15</w:t>
            </w:r>
            <w:ins w:id="638" w:author="Johan Granander" w:date="2026-07-28T13:58:00Z">
              <w:r w:rsidR="00E64585" w:rsidRPr="00473484">
                <w:rPr>
                  <w:rFonts w:ascii="Times New Roman" w:eastAsia="等线" w:hAnsi="Times New Roman" w:cs="Times New Roman"/>
                  <w:color w:val="auto"/>
                  <w:sz w:val="18"/>
                  <w:szCs w:val="18"/>
                </w:rPr>
                <w:t xml:space="preserve"> </w:t>
              </w:r>
            </w:ins>
            <w:r w:rsidR="00E51051" w:rsidRPr="00473484">
              <w:rPr>
                <w:rFonts w:ascii="Times New Roman" w:eastAsia="等线" w:hAnsi="Times New Roman" w:cs="Times New Roman"/>
                <w:color w:val="auto"/>
                <w:sz w:val="18"/>
                <w:szCs w:val="18"/>
              </w:rPr>
              <w:t>min (target</w:t>
            </w:r>
            <w:r w:rsidR="00E51051" w:rsidRPr="00473484">
              <w:rPr>
                <w:rFonts w:ascii="Times New Roman" w:eastAsia="等线" w:hAnsi="Times New Roman" w:cs="Times New Roman" w:hint="eastAsia"/>
                <w:color w:val="auto"/>
                <w:sz w:val="18"/>
                <w:szCs w:val="18"/>
              </w:rPr>
              <w:t>：</w:t>
            </w:r>
            <w:r w:rsidR="00E51051" w:rsidRPr="00A54EC0">
              <w:rPr>
                <w:rFonts w:ascii="Times New Roman" w:eastAsia="等线" w:hAnsi="Times New Roman" w:cs="Times New Roman"/>
                <w:color w:val="auto"/>
                <w:sz w:val="18"/>
                <w:szCs w:val="18"/>
              </w:rPr>
              <w:t>4</w:t>
            </w:r>
            <w:ins w:id="639" w:author="Johan Granander" w:date="2026-07-28T13:58:00Z">
              <w:r w:rsidR="00E64585" w:rsidRPr="00A54EC0">
                <w:rPr>
                  <w:rFonts w:ascii="Times New Roman" w:eastAsia="等线" w:hAnsi="Times New Roman" w:cs="Times New Roman"/>
                  <w:color w:val="auto"/>
                  <w:sz w:val="18"/>
                  <w:szCs w:val="18"/>
                </w:rPr>
                <w:t xml:space="preserve"> </w:t>
              </w:r>
            </w:ins>
            <w:r w:rsidR="00E51051" w:rsidRPr="00A54EC0">
              <w:rPr>
                <w:rFonts w:ascii="Times New Roman" w:eastAsia="等线" w:hAnsi="Times New Roman" w:cs="Times New Roman"/>
                <w:color w:val="auto"/>
                <w:sz w:val="18"/>
                <w:szCs w:val="18"/>
              </w:rPr>
              <w:t>h), samp</w:t>
            </w:r>
            <w:r w:rsidR="00D72765" w:rsidRPr="00A54EC0">
              <w:rPr>
                <w:rFonts w:ascii="Times New Roman" w:eastAsia="等线" w:hAnsi="Times New Roman" w:cs="Times New Roman"/>
                <w:color w:val="auto"/>
                <w:sz w:val="18"/>
                <w:szCs w:val="18"/>
              </w:rPr>
              <w:t>le the mixture every 0.5~1</w:t>
            </w:r>
            <w:ins w:id="640" w:author="Johan Granander" w:date="2026-07-28T13:58:00Z">
              <w:r w:rsidR="00E64585" w:rsidRPr="00473484">
                <w:rPr>
                  <w:rFonts w:ascii="Times New Roman" w:eastAsia="等线" w:hAnsi="Times New Roman" w:cs="Times New Roman"/>
                  <w:color w:val="auto"/>
                  <w:sz w:val="18"/>
                  <w:szCs w:val="18"/>
                </w:rPr>
                <w:t xml:space="preserve"> </w:t>
              </w:r>
            </w:ins>
            <w:r w:rsidR="00D72765" w:rsidRPr="00473484">
              <w:rPr>
                <w:rFonts w:ascii="Times New Roman" w:eastAsia="等线" w:hAnsi="Times New Roman" w:cs="Times New Roman"/>
                <w:color w:val="auto"/>
                <w:sz w:val="18"/>
                <w:szCs w:val="18"/>
              </w:rPr>
              <w:t>h for</w:t>
            </w:r>
            <w:r w:rsidR="00D72765" w:rsidRPr="00473484">
              <w:rPr>
                <w:rFonts w:ascii="Times New Roman" w:eastAsia="等线" w:hAnsi="Times New Roman" w:cs="Times New Roman"/>
                <w:color w:val="0000FF"/>
                <w:sz w:val="18"/>
                <w:szCs w:val="18"/>
              </w:rPr>
              <w:t xml:space="preserve"> </w:t>
            </w:r>
            <w:proofErr w:type="spellStart"/>
            <w:r w:rsidR="00D72765" w:rsidRPr="00473484">
              <w:rPr>
                <w:rFonts w:ascii="Times New Roman" w:eastAsia="等线" w:hAnsi="Times New Roman" w:cs="Times New Roman"/>
                <w:color w:val="0000FF"/>
                <w:sz w:val="18"/>
                <w:szCs w:val="18"/>
              </w:rPr>
              <w:t>ninhydrin</w:t>
            </w:r>
            <w:proofErr w:type="spellEnd"/>
            <w:r w:rsidR="00D72765" w:rsidRPr="00473484">
              <w:rPr>
                <w:rFonts w:ascii="Times New Roman" w:eastAsia="等线" w:hAnsi="Times New Roman" w:cs="Times New Roman"/>
                <w:color w:val="0000FF"/>
                <w:sz w:val="18"/>
                <w:szCs w:val="18"/>
              </w:rPr>
              <w:t xml:space="preserve"> test</w:t>
            </w:r>
            <w:commentRangeStart w:id="641"/>
            <w:commentRangeStart w:id="642"/>
            <w:commentRangeEnd w:id="641"/>
            <w:r w:rsidR="00E51051" w:rsidRPr="00A54EC0">
              <w:rPr>
                <w:rStyle w:val="aff1"/>
                <w:rFonts w:ascii="Times New Roman" w:eastAsia="等线" w:hAnsi="Times New Roman" w:cs="Times New Roman"/>
                <w:color w:val="auto"/>
                <w:sz w:val="18"/>
                <w:szCs w:val="18"/>
              </w:rPr>
              <w:commentReference w:id="641"/>
            </w:r>
            <w:commentRangeEnd w:id="642"/>
            <w:r w:rsidR="00ED7347" w:rsidRPr="00A54EC0">
              <w:rPr>
                <w:rStyle w:val="aff1"/>
                <w:rFonts w:ascii="Times New Roman" w:eastAsia="等线" w:hAnsi="Times New Roman" w:cs="Times New Roman"/>
                <w:color w:val="auto"/>
                <w:sz w:val="18"/>
                <w:szCs w:val="18"/>
              </w:rPr>
              <w:commentReference w:id="642"/>
            </w:r>
            <w:r w:rsidR="00E51051" w:rsidRPr="00A54EC0">
              <w:rPr>
                <w:rFonts w:ascii="Times New Roman" w:eastAsia="等线" w:hAnsi="Times New Roman" w:cs="Times New Roman"/>
                <w:color w:val="auto"/>
                <w:sz w:val="18"/>
                <w:szCs w:val="18"/>
              </w:rPr>
              <w:t xml:space="preserve"> analysis until two consecutive samples test as negative (</w:t>
            </w:r>
            <w:del w:id="643" w:author="Xuning Wei12232" w:date="2026-09-05T20:02:00Z">
              <w:r w:rsidR="00E51051" w:rsidRPr="00A54EC0" w:rsidDel="00362F43">
                <w:rPr>
                  <w:rFonts w:ascii="Times New Roman" w:eastAsia="等线" w:hAnsi="Times New Roman" w:cs="Times New Roman"/>
                  <w:color w:val="auto"/>
                  <w:sz w:val="18"/>
                  <w:szCs w:val="18"/>
                </w:rPr>
                <w:delText>colorless, react complet</w:delText>
              </w:r>
              <w:r w:rsidR="00A17198" w:rsidRPr="00A54EC0" w:rsidDel="00362F43">
                <w:rPr>
                  <w:rFonts w:ascii="Times New Roman" w:eastAsia="等线" w:hAnsi="Times New Roman" w:cs="Times New Roman"/>
                  <w:color w:val="auto"/>
                  <w:sz w:val="18"/>
                  <w:szCs w:val="18"/>
                </w:rPr>
                <w:delText>el</w:delText>
              </w:r>
              <w:r w:rsidR="00A17198" w:rsidRPr="00A54EC0" w:rsidDel="00362F43">
                <w:rPr>
                  <w:rFonts w:ascii="Times New Roman" w:eastAsia="等线" w:hAnsi="Times New Roman" w:cs="Times New Roman"/>
                  <w:color w:val="000000" w:themeColor="text1"/>
                  <w:sz w:val="18"/>
                  <w:szCs w:val="18"/>
                </w:rPr>
                <w:delText>y,</w:delText>
              </w:r>
            </w:del>
            <w:ins w:id="644" w:author="Xuning Wei12232" w:date="2026-09-05T20:02:00Z">
              <w:r w:rsidR="00362F43" w:rsidRPr="00362F43">
                <w:rPr>
                  <w:rFonts w:ascii="Times New Roman" w:eastAsia="等线" w:hAnsi="Times New Roman" w:cs="Times New Roman"/>
                  <w:color w:val="FF0000"/>
                  <w:sz w:val="18"/>
                  <w:szCs w:val="18"/>
                </w:rPr>
                <w:t xml:space="preserve"> (Yellow to Light pink Report Negative= Complete coupling; Blue to Purple Positive= Incomplete coupling).</w:t>
              </w:r>
            </w:ins>
            <w:del w:id="645" w:author="Xuning Wei12232" w:date="2026-09-05T20:00:00Z">
              <w:r w:rsidR="00ED7347" w:rsidRPr="00473484" w:rsidDel="00713E95">
                <w:rPr>
                  <w:rFonts w:ascii="Times New Roman" w:eastAsia="等线" w:hAnsi="Times New Roman" w:cs="Times New Roman"/>
                  <w:color w:val="000000" w:themeColor="text1"/>
                  <w:sz w:val="18"/>
                  <w:szCs w:val="18"/>
                </w:rPr>
                <w:delText xml:space="preserve"> </w:delText>
              </w:r>
            </w:del>
            <w:ins w:id="646" w:author="Johan Granander" w:date="2026-07-28T13:58:00Z">
              <w:r w:rsidR="00E64585" w:rsidRPr="00A54EC0">
                <w:rPr>
                  <w:rFonts w:ascii="Times New Roman" w:eastAsia="等线" w:hAnsi="Times New Roman" w:cs="Times New Roman"/>
                  <w:color w:val="000000" w:themeColor="text1"/>
                  <w:sz w:val="18"/>
                  <w:szCs w:val="18"/>
                </w:rPr>
                <w:t xml:space="preserve"> </w:t>
              </w:r>
            </w:ins>
            <w:r w:rsidR="00ED7347" w:rsidRPr="00473484">
              <w:rPr>
                <w:rFonts w:ascii="Times New Roman" w:eastAsia="等线" w:hAnsi="Times New Roman" w:cs="Times New Roman"/>
                <w:color w:val="000000" w:themeColor="text1"/>
                <w:sz w:val="18"/>
                <w:szCs w:val="18"/>
              </w:rPr>
              <w:t xml:space="preserve">6h </w:t>
            </w:r>
            <w:r w:rsidR="00ED7347" w:rsidRPr="00473484">
              <w:rPr>
                <w:rFonts w:ascii="Times New Roman" w:eastAsia="等线" w:hAnsi="Times New Roman" w:cs="Times New Roman" w:hint="eastAsia"/>
                <w:color w:val="000000" w:themeColor="text1"/>
                <w:sz w:val="18"/>
                <w:szCs w:val="18"/>
              </w:rPr>
              <w:t>≤</w:t>
            </w:r>
            <w:r w:rsidR="00ED7347" w:rsidRPr="00473484">
              <w:rPr>
                <w:rFonts w:ascii="Times New Roman" w:eastAsia="等线" w:hAnsi="Times New Roman" w:cs="Times New Roman"/>
                <w:color w:val="000000" w:themeColor="text1"/>
                <w:sz w:val="18"/>
                <w:szCs w:val="18"/>
              </w:rPr>
              <w:t xml:space="preserve"> Coupling time </w:t>
            </w:r>
            <w:r w:rsidR="00ED7347" w:rsidRPr="00473484">
              <w:rPr>
                <w:rFonts w:ascii="Times New Roman" w:eastAsia="等线" w:hAnsi="Times New Roman" w:cs="Times New Roman" w:hint="eastAsia"/>
                <w:color w:val="000000" w:themeColor="text1"/>
                <w:sz w:val="18"/>
                <w:szCs w:val="18"/>
              </w:rPr>
              <w:t>≤</w:t>
            </w:r>
            <w:r w:rsidR="00ED7347" w:rsidRPr="00473484">
              <w:rPr>
                <w:rFonts w:ascii="Times New Roman" w:eastAsia="等线" w:hAnsi="Times New Roman" w:cs="Times New Roman"/>
                <w:color w:val="000000" w:themeColor="text1"/>
                <w:sz w:val="18"/>
                <w:szCs w:val="18"/>
              </w:rPr>
              <w:t xml:space="preserve"> 14</w:t>
            </w:r>
            <w:ins w:id="647" w:author="Johan Granander" w:date="2026-07-28T13:58:00Z">
              <w:r w:rsidR="00E64585" w:rsidRPr="00A54EC0">
                <w:rPr>
                  <w:rFonts w:ascii="Times New Roman" w:eastAsia="等线" w:hAnsi="Times New Roman" w:cs="Times New Roman"/>
                  <w:color w:val="000000" w:themeColor="text1"/>
                  <w:sz w:val="18"/>
                  <w:szCs w:val="18"/>
                </w:rPr>
                <w:t xml:space="preserve"> </w:t>
              </w:r>
            </w:ins>
            <w:r w:rsidR="00ED7347" w:rsidRPr="00473484">
              <w:rPr>
                <w:rFonts w:ascii="Times New Roman" w:eastAsia="等线" w:hAnsi="Times New Roman" w:cs="Times New Roman"/>
                <w:color w:val="000000" w:themeColor="text1"/>
                <w:sz w:val="18"/>
                <w:szCs w:val="18"/>
              </w:rPr>
              <w:t>h</w:t>
            </w:r>
            <w:r w:rsidR="00A17198" w:rsidRPr="00A54EC0">
              <w:rPr>
                <w:rFonts w:ascii="Times New Roman" w:eastAsia="等线" w:hAnsi="Times New Roman" w:cs="Times New Roman"/>
                <w:color w:val="000000" w:themeColor="text1"/>
                <w:sz w:val="18"/>
                <w:szCs w:val="18"/>
              </w:rPr>
              <w:t>).</w:t>
            </w:r>
            <w:commentRangeStart w:id="648"/>
            <w:commentRangeStart w:id="649"/>
            <w:r w:rsidR="00E51051" w:rsidRPr="00A54EC0">
              <w:rPr>
                <w:rFonts w:ascii="Times New Roman" w:eastAsia="等线" w:hAnsi="Times New Roman" w:cs="Times New Roman"/>
                <w:color w:val="auto"/>
                <w:sz w:val="18"/>
                <w:szCs w:val="18"/>
              </w:rPr>
              <w:t xml:space="preserve"> </w:t>
            </w:r>
            <w:commentRangeEnd w:id="648"/>
            <w:r w:rsidR="00E51051" w:rsidRPr="00A54EC0">
              <w:rPr>
                <w:rStyle w:val="aff1"/>
                <w:rFonts w:ascii="Times New Roman" w:eastAsia="等线" w:hAnsi="Times New Roman" w:cs="Times New Roman"/>
                <w:color w:val="auto"/>
                <w:sz w:val="18"/>
                <w:szCs w:val="18"/>
              </w:rPr>
              <w:commentReference w:id="648"/>
            </w:r>
            <w:commentRangeEnd w:id="649"/>
            <w:r w:rsidR="00ED7347" w:rsidRPr="00A54EC0">
              <w:rPr>
                <w:rStyle w:val="aff1"/>
                <w:rFonts w:ascii="Times New Roman" w:eastAsia="等线" w:hAnsi="Times New Roman" w:cs="Times New Roman"/>
                <w:color w:val="auto"/>
                <w:sz w:val="18"/>
                <w:szCs w:val="18"/>
              </w:rPr>
              <w:commentReference w:id="649"/>
            </w:r>
            <w:ins w:id="650" w:author="Xuning Wei12232" w:date="2026-07-26T21:39:00Z">
              <w:r w:rsidRPr="00A54EC0">
                <w:rPr>
                  <w:rFonts w:ascii="Times New Roman" w:eastAsia="等线" w:hAnsi="Times New Roman" w:cs="Times New Roman"/>
                  <w:color w:val="auto"/>
                  <w:sz w:val="18"/>
                  <w:szCs w:val="18"/>
                </w:rPr>
                <w:br/>
                <w:t xml:space="preserve">3. </w:t>
              </w:r>
            </w:ins>
            <w:r w:rsidR="00E51051" w:rsidRPr="00473484">
              <w:rPr>
                <w:rFonts w:ascii="Times New Roman" w:eastAsia="等线" w:hAnsi="Times New Roman" w:cs="Times New Roman"/>
                <w:color w:val="auto"/>
                <w:sz w:val="18"/>
                <w:szCs w:val="18"/>
              </w:rPr>
              <w:t xml:space="preserve">Stop stirring and turn off the nitrogen. Drain until there is no reaction mixture drip. </w:t>
            </w:r>
            <w:del w:id="651" w:author="Xuning Wei12232" w:date="2026-07-26T21:39:00Z">
              <w:r w:rsidR="00E51051" w:rsidRPr="00473484" w:rsidDel="007B2E5E">
                <w:rPr>
                  <w:rFonts w:ascii="Times New Roman" w:eastAsia="等线" w:hAnsi="Times New Roman" w:cs="Times New Roman"/>
                  <w:color w:val="auto"/>
                  <w:sz w:val="18"/>
                  <w:szCs w:val="18"/>
                </w:rPr>
                <w:delText>Move to next operation.</w:delText>
              </w:r>
            </w:del>
          </w:p>
        </w:tc>
      </w:tr>
      <w:tr w:rsidR="00C63277" w:rsidRPr="00473484" w:rsidDel="00D2056B" w14:paraId="681B453D" w14:textId="14347F6F" w:rsidTr="0051270C">
        <w:trPr>
          <w:trHeight w:val="454"/>
          <w:del w:id="652" w:author="Xuning Wei12232" w:date="2026-07-23T14:09:00Z"/>
          <w:trPrChange w:id="653"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654"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223CE613" w14:textId="440EFA93" w:rsidR="00E51051" w:rsidRPr="00A54EC0" w:rsidDel="00D2056B" w:rsidRDefault="00E51051" w:rsidP="00285F3F">
            <w:pPr>
              <w:jc w:val="both"/>
              <w:rPr>
                <w:del w:id="655" w:author="Xuning Wei12232" w:date="2026-07-23T14:09:00Z"/>
                <w:rFonts w:ascii="Times New Roman" w:eastAsia="仿宋_GB2312" w:hAnsi="Times New Roman" w:cs="Times New Roman"/>
                <w:b/>
                <w:color w:val="auto"/>
                <w:sz w:val="18"/>
                <w:szCs w:val="18"/>
                <w:lang w:eastAsia="zh-CN"/>
              </w:rPr>
            </w:pPr>
            <w:del w:id="656" w:author="Xuning Wei12232" w:date="2026-07-23T14:09:00Z">
              <w:r w:rsidRPr="00A54EC0" w:rsidDel="00D2056B">
                <w:rPr>
                  <w:rFonts w:ascii="Times New Roman" w:eastAsia="仿宋_GB2312" w:hAnsi="Times New Roman" w:cs="Times New Roman"/>
                  <w:b/>
                  <w:color w:val="auto"/>
                  <w:sz w:val="18"/>
                  <w:szCs w:val="18"/>
                  <w:lang w:eastAsia="zh-CN"/>
                </w:rPr>
                <w:delText>23</w:delText>
              </w:r>
            </w:del>
          </w:p>
        </w:tc>
        <w:tc>
          <w:tcPr>
            <w:tcW w:w="670" w:type="pct"/>
            <w:tcBorders>
              <w:top w:val="single" w:sz="4" w:space="0" w:color="auto"/>
              <w:left w:val="single" w:sz="4" w:space="0" w:color="auto"/>
              <w:bottom w:val="single" w:sz="4" w:space="0" w:color="auto"/>
              <w:right w:val="single" w:sz="4" w:space="0" w:color="auto"/>
            </w:tcBorders>
            <w:vAlign w:val="center"/>
            <w:tcPrChange w:id="657"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15532326" w14:textId="2A7EAC0C" w:rsidR="00E51051" w:rsidRPr="00473484" w:rsidDel="00D2056B" w:rsidRDefault="00E51051" w:rsidP="00285F3F">
            <w:pPr>
              <w:jc w:val="both"/>
              <w:rPr>
                <w:del w:id="658" w:author="Xuning Wei12232" w:date="2026-07-23T14:09:00Z"/>
                <w:rFonts w:ascii="Times New Roman" w:eastAsia="仿宋_GB2312" w:hAnsi="Times New Roman" w:cs="Times New Roman"/>
                <w:color w:val="auto"/>
                <w:sz w:val="18"/>
                <w:szCs w:val="18"/>
              </w:rPr>
            </w:pPr>
            <w:del w:id="659" w:author="Xuning Wei12232" w:date="2026-07-23T14:09:00Z">
              <w:r w:rsidRPr="00473484" w:rsidDel="00D2056B">
                <w:rPr>
                  <w:rFonts w:ascii="Times New Roman" w:eastAsia="仿宋_GB2312" w:hAnsi="Times New Roman" w:cs="Times New Roman"/>
                  <w:color w:val="auto"/>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660"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31781DC8" w14:textId="3843983F" w:rsidR="00E51051" w:rsidRPr="00A54EC0" w:rsidDel="00D2056B" w:rsidRDefault="00E51051" w:rsidP="00285F3F">
            <w:pPr>
              <w:jc w:val="both"/>
              <w:rPr>
                <w:del w:id="661" w:author="Xuning Wei12232" w:date="2026-07-23T14:09:00Z"/>
                <w:rFonts w:ascii="Times New Roman" w:eastAsia="仿宋_GB2312" w:hAnsi="Times New Roman" w:cs="Times New Roman"/>
                <w:color w:val="auto"/>
                <w:sz w:val="18"/>
                <w:szCs w:val="18"/>
              </w:rPr>
            </w:pPr>
            <w:del w:id="662" w:author="Xuning Wei12232" w:date="2026-07-23T14:09:00Z">
              <w:r w:rsidRPr="00473484" w:rsidDel="00D2056B">
                <w:rPr>
                  <w:rFonts w:ascii="Times New Roman" w:eastAsia="仿宋_GB2312" w:hAnsi="Times New Roman" w:cs="Times New Roman"/>
                  <w:color w:val="auto"/>
                  <w:sz w:val="18"/>
                  <w:szCs w:val="18"/>
                </w:rPr>
                <w:delText>Add</w:delText>
              </w:r>
              <w:r w:rsidR="00271FEB" w:rsidRPr="00473484" w:rsidDel="00D2056B">
                <w:rPr>
                  <w:rFonts w:ascii="Times New Roman" w:eastAsia="仿宋_GB2312" w:hAnsi="Times New Roman" w:cs="Times New Roman"/>
                  <w:color w:val="0000FF"/>
                  <w:sz w:val="18"/>
                  <w:szCs w:val="18"/>
                  <w:lang w:eastAsia="zh-CN"/>
                </w:rPr>
                <w:delText xml:space="preserve"> </w:delText>
              </w:r>
              <w:r w:rsidR="00271FEB" w:rsidRPr="00473484" w:rsidDel="00D2056B">
                <w:rPr>
                  <w:rFonts w:ascii="Times New Roman" w:eastAsia="仿宋_GB2312" w:hAnsi="Times New Roman" w:cs="Times New Roman"/>
                  <w:color w:val="000000" w:themeColor="text1"/>
                  <w:sz w:val="18"/>
                  <w:szCs w:val="18"/>
                  <w:lang w:eastAsia="zh-CN"/>
                </w:rPr>
                <w:delText>8.0 V DMF</w:delText>
              </w:r>
              <w:r w:rsidRPr="00473484" w:rsidDel="00D2056B">
                <w:rPr>
                  <w:rFonts w:ascii="Times New Roman" w:eastAsia="仿宋_GB2312" w:hAnsi="Times New Roman" w:cs="Times New Roman"/>
                  <w:color w:val="000000" w:themeColor="text1"/>
                  <w:sz w:val="18"/>
                  <w:szCs w:val="18"/>
                  <w:lang w:eastAsia="zh-CN"/>
                </w:rPr>
                <w:delText xml:space="preserve"> (7.584</w:delText>
              </w:r>
              <w:r w:rsidR="005304C8" w:rsidRPr="00473484" w:rsidDel="00D2056B">
                <w:rPr>
                  <w:rFonts w:ascii="Times New Roman" w:eastAsia="仿宋_GB2312" w:hAnsi="Times New Roman" w:cs="Times New Roman"/>
                  <w:color w:val="000000" w:themeColor="text1"/>
                  <w:sz w:val="18"/>
                  <w:szCs w:val="18"/>
                  <w:lang w:eastAsia="zh-CN"/>
                </w:rPr>
                <w:delText xml:space="preserve"> </w:delText>
              </w:r>
              <w:r w:rsidRPr="00473484" w:rsidDel="00D2056B">
                <w:rPr>
                  <w:rFonts w:ascii="Times New Roman" w:eastAsia="仿宋_GB2312" w:hAnsi="Times New Roman" w:cs="Times New Roman"/>
                  <w:color w:val="000000" w:themeColor="text1"/>
                  <w:sz w:val="18"/>
                  <w:szCs w:val="18"/>
                  <w:lang w:eastAsia="zh-CN"/>
                </w:rPr>
                <w:delText xml:space="preserve">kg/kg) </w:delText>
              </w:r>
              <w:r w:rsidRPr="00473484" w:rsidDel="00D2056B">
                <w:rPr>
                  <w:rFonts w:ascii="Times New Roman" w:eastAsia="仿宋_GB2312" w:hAnsi="Times New Roman" w:cs="Times New Roman"/>
                  <w:color w:val="000000" w:themeColor="text1"/>
                  <w:sz w:val="18"/>
                  <w:szCs w:val="18"/>
                </w:rPr>
                <w:delText>into</w:delText>
              </w:r>
              <w:r w:rsidRPr="00473484" w:rsidDel="00D2056B">
                <w:rPr>
                  <w:rFonts w:ascii="Times New Roman" w:eastAsia="仿宋_GB2312" w:hAnsi="Times New Roman" w:cs="Times New Roman"/>
                  <w:color w:val="000000" w:themeColor="text1"/>
                  <w:sz w:val="18"/>
                  <w:szCs w:val="18"/>
                  <w:rPrChange w:id="663"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Pr="00473484" w:rsidDel="00D2056B">
                <w:rPr>
                  <w:rFonts w:ascii="Times New Roman" w:eastAsia="仿宋_GB2312" w:hAnsi="Times New Roman" w:cs="Times New Roman"/>
                  <w:color w:val="000000" w:themeColor="text1"/>
                  <w:sz w:val="18"/>
                  <w:szCs w:val="18"/>
                  <w:lang w:eastAsia="zh-CN"/>
                  <w:rPrChange w:id="664"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Pr="00A54EC0" w:rsidDel="00D2056B">
                <w:rPr>
                  <w:rFonts w:ascii="Times New Roman" w:eastAsia="仿宋_GB2312" w:hAnsi="Times New Roman" w:cs="Times New Roman"/>
                  <w:color w:val="000000" w:themeColor="text1"/>
                  <w:sz w:val="18"/>
                  <w:szCs w:val="18"/>
                </w:rPr>
                <w:delText>. Bubble with nitrogen for 5±2 min, then start the stirrer. After stirring for 5±2</w:delText>
              </w:r>
              <w:r w:rsidRPr="00A54EC0" w:rsidDel="00D2056B">
                <w:rPr>
                  <w:rFonts w:ascii="Times New Roman" w:eastAsia="仿宋_GB2312" w:hAnsi="Times New Roman" w:cs="Times New Roman"/>
                  <w:color w:val="auto"/>
                  <w:sz w:val="18"/>
                  <w:szCs w:val="18"/>
                </w:rPr>
                <w:delText xml:space="preserve"> min, stop stirring, turn off the nitrogen</w:delText>
              </w:r>
              <w:r w:rsidRPr="00A54EC0" w:rsidDel="00D2056B">
                <w:rPr>
                  <w:rFonts w:ascii="Times New Roman" w:eastAsia="仿宋_GB2312" w:hAnsi="Times New Roman" w:cs="Times New Roman"/>
                  <w:color w:val="auto"/>
                  <w:sz w:val="18"/>
                  <w:szCs w:val="18"/>
                  <w:lang w:eastAsia="zh-CN"/>
                </w:rPr>
                <w:delText>. Then</w:delText>
              </w:r>
              <w:r w:rsidRPr="00A54EC0" w:rsidDel="00D2056B">
                <w:rPr>
                  <w:rFonts w:ascii="Times New Roman" w:hAnsi="Times New Roman" w:cs="Times New Roman"/>
                  <w:color w:val="auto"/>
                  <w:sz w:val="18"/>
                  <w:szCs w:val="18"/>
                </w:rPr>
                <w:delText xml:space="preserve"> </w:delText>
              </w:r>
              <w:r w:rsidRPr="00473484" w:rsidDel="00D2056B">
                <w:rPr>
                  <w:rFonts w:ascii="Times New Roman" w:eastAsia="仿宋_GB2312" w:hAnsi="Times New Roman" w:cs="Times New Roman"/>
                  <w:color w:val="auto"/>
                  <w:sz w:val="18"/>
                  <w:szCs w:val="18"/>
                </w:rPr>
                <w:delText xml:space="preserve">Transfer the </w:delText>
              </w:r>
              <w:r w:rsidRPr="00473484" w:rsidDel="00D2056B">
                <w:rPr>
                  <w:rFonts w:ascii="Times New Roman" w:eastAsia="仿宋_GB2312" w:hAnsi="Times New Roman" w:cs="Times New Roman"/>
                  <w:color w:val="auto"/>
                  <w:sz w:val="18"/>
                  <w:szCs w:val="18"/>
                  <w:lang w:eastAsia="zh-CN"/>
                </w:rPr>
                <w:delText xml:space="preserve">DMF </w:delText>
              </w:r>
              <w:r w:rsidRPr="00473484" w:rsidDel="00D2056B">
                <w:rPr>
                  <w:rFonts w:ascii="Times New Roman" w:eastAsia="仿宋_GB2312" w:hAnsi="Times New Roman" w:cs="Times New Roman"/>
                  <w:color w:val="auto"/>
                  <w:sz w:val="18"/>
                  <w:szCs w:val="18"/>
                </w:rPr>
                <w:delText xml:space="preserve">into </w:delText>
              </w:r>
              <w:r w:rsidRPr="00473484" w:rsidDel="00D2056B">
                <w:rPr>
                  <w:rFonts w:ascii="Times New Roman" w:eastAsia="仿宋_GB2312" w:hAnsi="Times New Roman" w:cs="Times New Roman"/>
                  <w:color w:val="auto"/>
                  <w:sz w:val="18"/>
                  <w:szCs w:val="18"/>
                  <w:rPrChange w:id="665" w:author="Xuning Wei12232" w:date="2026-09-05T19:51:00Z">
                    <w:rPr>
                      <w:rFonts w:ascii="Times New Roman" w:eastAsia="仿宋_GB2312" w:hAnsi="Times New Roman" w:cs="Times New Roman"/>
                      <w:b/>
                      <w:color w:val="auto"/>
                      <w:sz w:val="18"/>
                      <w:szCs w:val="18"/>
                    </w:rPr>
                  </w:rPrChange>
                </w:rPr>
                <w:delText>TJ4S-1213-Sy15</w:delText>
              </w:r>
              <w:r w:rsidRPr="00473484" w:rsidDel="00D2056B">
                <w:rPr>
                  <w:rFonts w:ascii="Times New Roman" w:eastAsia="仿宋_GB2312" w:hAnsi="Times New Roman" w:cs="Times New Roman"/>
                  <w:color w:val="auto"/>
                  <w:sz w:val="18"/>
                  <w:szCs w:val="18"/>
                  <w:lang w:eastAsia="zh-CN"/>
                  <w:rPrChange w:id="666" w:author="Xuning Wei12232" w:date="2026-09-05T19:51:00Z">
                    <w:rPr>
                      <w:rFonts w:ascii="Times New Roman" w:eastAsia="仿宋_GB2312" w:hAnsi="Times New Roman" w:cs="Times New Roman"/>
                      <w:b/>
                      <w:color w:val="auto"/>
                      <w:sz w:val="18"/>
                      <w:szCs w:val="18"/>
                      <w:lang w:eastAsia="zh-CN"/>
                    </w:rPr>
                  </w:rPrChange>
                </w:rPr>
                <w:delText xml:space="preserve">. </w:delText>
              </w:r>
              <w:r w:rsidRPr="00A54EC0" w:rsidDel="00D2056B">
                <w:rPr>
                  <w:rFonts w:ascii="Times New Roman" w:eastAsia="仿宋_GB2312" w:hAnsi="Times New Roman" w:cs="Times New Roman"/>
                  <w:color w:val="auto"/>
                  <w:sz w:val="18"/>
                  <w:szCs w:val="18"/>
                </w:rPr>
                <w:delText>Bubble with nitrogen for 5±2 min, then start the stirrer. After stirring for 7±2 min, stop stirring, turn off the nitrogen. Drain until there is no obvious drip. Perform this operation for 3 times.</w:delText>
              </w:r>
            </w:del>
          </w:p>
        </w:tc>
      </w:tr>
      <w:tr w:rsidR="00C63277" w:rsidRPr="00473484" w:rsidDel="00D2056B" w14:paraId="56BB41A9" w14:textId="151726C4" w:rsidTr="0051270C">
        <w:trPr>
          <w:trHeight w:val="454"/>
          <w:del w:id="667" w:author="Xuning Wei12232" w:date="2026-07-23T14:09:00Z"/>
          <w:trPrChange w:id="66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669"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07403DCB" w14:textId="3D0970EF" w:rsidR="00E51051" w:rsidRPr="00A54EC0" w:rsidDel="00D2056B" w:rsidRDefault="00E51051" w:rsidP="00285F3F">
            <w:pPr>
              <w:jc w:val="both"/>
              <w:rPr>
                <w:del w:id="670" w:author="Xuning Wei12232" w:date="2026-07-23T14:09:00Z"/>
                <w:rFonts w:ascii="Times New Roman" w:eastAsia="仿宋_GB2312" w:hAnsi="Times New Roman" w:cs="Times New Roman"/>
                <w:b/>
                <w:color w:val="auto"/>
                <w:sz w:val="18"/>
                <w:szCs w:val="18"/>
                <w:lang w:eastAsia="zh-CN"/>
              </w:rPr>
            </w:pPr>
            <w:del w:id="671" w:author="Xuning Wei12232" w:date="2026-07-23T14:09:00Z">
              <w:r w:rsidRPr="00A54EC0" w:rsidDel="00D2056B">
                <w:rPr>
                  <w:rFonts w:ascii="Times New Roman" w:eastAsia="仿宋_GB2312" w:hAnsi="Times New Roman" w:cs="Times New Roman"/>
                  <w:b/>
                  <w:color w:val="auto"/>
                  <w:sz w:val="18"/>
                  <w:szCs w:val="18"/>
                  <w:lang w:eastAsia="zh-CN"/>
                </w:rPr>
                <w:delText>24</w:delText>
              </w:r>
            </w:del>
          </w:p>
        </w:tc>
        <w:tc>
          <w:tcPr>
            <w:tcW w:w="670" w:type="pct"/>
            <w:tcBorders>
              <w:top w:val="single" w:sz="4" w:space="0" w:color="auto"/>
              <w:left w:val="single" w:sz="4" w:space="0" w:color="auto"/>
              <w:bottom w:val="single" w:sz="4" w:space="0" w:color="auto"/>
              <w:right w:val="single" w:sz="4" w:space="0" w:color="auto"/>
            </w:tcBorders>
            <w:vAlign w:val="center"/>
            <w:tcPrChange w:id="672"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468F4E5E" w14:textId="2E3E4FBA" w:rsidR="00E51051" w:rsidRPr="00473484" w:rsidDel="00D2056B" w:rsidRDefault="00E51051" w:rsidP="00285F3F">
            <w:pPr>
              <w:jc w:val="both"/>
              <w:rPr>
                <w:del w:id="673" w:author="Xuning Wei12232" w:date="2026-07-23T14:09:00Z"/>
                <w:rFonts w:ascii="Times New Roman" w:eastAsia="仿宋_GB2312" w:hAnsi="Times New Roman" w:cs="Times New Roman"/>
                <w:color w:val="auto"/>
                <w:sz w:val="18"/>
                <w:szCs w:val="18"/>
              </w:rPr>
            </w:pPr>
            <w:del w:id="674" w:author="Xuning Wei12232" w:date="2026-07-23T14:09:00Z">
              <w:r w:rsidRPr="00473484" w:rsidDel="00D2056B">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675"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02BE39C7" w14:textId="53C058AF" w:rsidR="00E51051" w:rsidRPr="00A54EC0" w:rsidDel="00D2056B" w:rsidRDefault="00E51051" w:rsidP="00285F3F">
            <w:pPr>
              <w:jc w:val="both"/>
              <w:rPr>
                <w:del w:id="676" w:author="Xuning Wei12232" w:date="2026-07-23T14:09:00Z"/>
                <w:rFonts w:ascii="Times New Roman" w:eastAsia="仿宋_GB2312" w:hAnsi="Times New Roman" w:cs="Times New Roman"/>
                <w:color w:val="auto"/>
                <w:sz w:val="18"/>
                <w:szCs w:val="18"/>
              </w:rPr>
            </w:pPr>
            <w:del w:id="677" w:author="Xuning Wei12232" w:date="2026-07-23T14:09:00Z">
              <w:r w:rsidRPr="00473484" w:rsidDel="00D2056B">
                <w:rPr>
                  <w:rFonts w:ascii="Times New Roman" w:eastAsia="仿宋_GB2312" w:hAnsi="Times New Roman" w:cs="Times New Roman"/>
                  <w:color w:val="auto"/>
                  <w:sz w:val="18"/>
                  <w:szCs w:val="18"/>
                </w:rPr>
                <w:delText>Add</w:delText>
              </w:r>
              <w:r w:rsidRPr="00473484" w:rsidDel="00D2056B">
                <w:rPr>
                  <w:rFonts w:ascii="Times New Roman" w:eastAsia="仿宋_GB2312" w:hAnsi="Times New Roman" w:cs="Times New Roman"/>
                  <w:color w:val="auto"/>
                  <w:sz w:val="18"/>
                  <w:szCs w:val="18"/>
                  <w:lang w:eastAsia="zh-CN"/>
                </w:rPr>
                <w:delText xml:space="preserve"> </w:delText>
              </w:r>
              <w:r w:rsidR="00271FEB" w:rsidRPr="00473484" w:rsidDel="00D2056B">
                <w:rPr>
                  <w:rFonts w:ascii="Times New Roman" w:eastAsia="仿宋_GB2312" w:hAnsi="Times New Roman" w:cs="Times New Roman"/>
                  <w:bCs w:val="0"/>
                  <w:color w:val="0000FF"/>
                  <w:sz w:val="18"/>
                  <w:szCs w:val="18"/>
                  <w:lang w:eastAsia="zh-CN"/>
                </w:rPr>
                <w:delText xml:space="preserve">8.0 V 20% </w:delText>
              </w:r>
            </w:del>
            <w:del w:id="678"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679"/>
              <w:commentRangeStart w:id="680"/>
              <w:commentRangeStart w:id="681"/>
              <w:commentRangeStart w:id="682"/>
              <w:r w:rsidRPr="00473484" w:rsidDel="00EE6870">
                <w:rPr>
                  <w:rFonts w:ascii="Times New Roman" w:eastAsia="仿宋_GB2312" w:hAnsi="Times New Roman" w:cs="Times New Roman"/>
                  <w:bCs w:val="0"/>
                  <w:color w:val="auto"/>
                  <w:sz w:val="18"/>
                  <w:szCs w:val="18"/>
                  <w:lang w:eastAsia="zh-CN"/>
                </w:rPr>
                <w:delText xml:space="preserve"> </w:delText>
              </w:r>
            </w:del>
            <w:commentRangeEnd w:id="679"/>
            <w:del w:id="683" w:author="Xuning Wei12232" w:date="2026-07-23T14:09:00Z">
              <w:r w:rsidRPr="00A54EC0" w:rsidDel="00D2056B">
                <w:rPr>
                  <w:rStyle w:val="aff1"/>
                  <w:rFonts w:ascii="Times New Roman" w:eastAsia="仿宋_GB2312" w:hAnsi="Times New Roman" w:cs="Times New Roman"/>
                  <w:bCs w:val="0"/>
                  <w:color w:val="auto"/>
                  <w:sz w:val="18"/>
                  <w:szCs w:val="18"/>
                  <w:lang w:eastAsia="zh-CN"/>
                </w:rPr>
                <w:commentReference w:id="679"/>
              </w:r>
              <w:commentRangeEnd w:id="680"/>
              <w:r w:rsidRPr="00A54EC0" w:rsidDel="00D2056B">
                <w:rPr>
                  <w:rStyle w:val="aff1"/>
                  <w:rFonts w:ascii="Times New Roman" w:eastAsia="仿宋_GB2312" w:hAnsi="Times New Roman" w:cs="Times New Roman"/>
                  <w:bCs w:val="0"/>
                  <w:color w:val="auto"/>
                  <w:sz w:val="18"/>
                  <w:szCs w:val="18"/>
                  <w:lang w:eastAsia="zh-CN"/>
                </w:rPr>
                <w:commentReference w:id="680"/>
              </w:r>
              <w:commentRangeEnd w:id="681"/>
              <w:r w:rsidRPr="00A54EC0" w:rsidDel="00D2056B">
                <w:rPr>
                  <w:rStyle w:val="aff1"/>
                  <w:rFonts w:ascii="Times New Roman" w:eastAsia="仿宋_GB2312" w:hAnsi="Times New Roman" w:cs="Times New Roman"/>
                  <w:bCs w:val="0"/>
                  <w:color w:val="auto"/>
                  <w:sz w:val="18"/>
                  <w:szCs w:val="18"/>
                  <w:lang w:eastAsia="zh-CN"/>
                </w:rPr>
                <w:commentReference w:id="681"/>
              </w:r>
              <w:commentRangeEnd w:id="682"/>
              <w:r w:rsidRPr="00A54EC0" w:rsidDel="00D2056B">
                <w:rPr>
                  <w:rStyle w:val="aff1"/>
                  <w:rFonts w:ascii="Times New Roman" w:eastAsia="仿宋_GB2312" w:hAnsi="Times New Roman" w:cs="Times New Roman"/>
                  <w:bCs w:val="0"/>
                  <w:color w:val="auto"/>
                  <w:sz w:val="18"/>
                  <w:szCs w:val="18"/>
                  <w:lang w:eastAsia="zh-CN"/>
                </w:rPr>
                <w:commentReference w:id="682"/>
              </w:r>
              <w:r w:rsidRPr="00A54EC0" w:rsidDel="00D2056B">
                <w:rPr>
                  <w:rFonts w:ascii="Times New Roman" w:eastAsia="仿宋_GB2312" w:hAnsi="Times New Roman" w:cs="Times New Roman"/>
                  <w:bCs w:val="0"/>
                  <w:color w:val="auto"/>
                  <w:sz w:val="18"/>
                  <w:szCs w:val="18"/>
                  <w:lang w:eastAsia="zh-CN"/>
                </w:rPr>
                <w:delText>(7.448</w:delText>
              </w:r>
              <w:r w:rsidR="005304C8" w:rsidRPr="00A54EC0" w:rsidDel="00D2056B">
                <w:rPr>
                  <w:rFonts w:ascii="Times New Roman" w:eastAsia="仿宋_GB2312" w:hAnsi="Times New Roman" w:cs="Times New Roman"/>
                  <w:bCs w:val="0"/>
                  <w:color w:val="auto"/>
                  <w:sz w:val="18"/>
                  <w:szCs w:val="18"/>
                  <w:lang w:eastAsia="zh-CN"/>
                </w:rPr>
                <w:delText xml:space="preserve"> </w:delText>
              </w:r>
              <w:r w:rsidRPr="00A54EC0" w:rsidDel="00D2056B">
                <w:rPr>
                  <w:rFonts w:ascii="Times New Roman" w:eastAsia="仿宋_GB2312" w:hAnsi="Times New Roman" w:cs="Times New Roman"/>
                  <w:bCs w:val="0"/>
                  <w:color w:val="auto"/>
                  <w:sz w:val="18"/>
                  <w:szCs w:val="18"/>
                  <w:lang w:eastAsia="zh-CN"/>
                </w:rPr>
                <w:delText xml:space="preserve">kg/kg) </w:delText>
              </w:r>
              <w:r w:rsidRPr="00A54EC0" w:rsidDel="00D2056B">
                <w:rPr>
                  <w:rFonts w:ascii="Times New Roman" w:eastAsia="仿宋_GB2312" w:hAnsi="Times New Roman" w:cs="Times New Roman"/>
                  <w:color w:val="auto"/>
                  <w:sz w:val="18"/>
                  <w:szCs w:val="18"/>
                </w:rPr>
                <w:delText>into</w:delText>
              </w:r>
              <w:r w:rsidRPr="00473484" w:rsidDel="00D2056B">
                <w:rPr>
                  <w:rFonts w:ascii="Times New Roman" w:eastAsia="仿宋_GB2312" w:hAnsi="Times New Roman" w:cs="Times New Roman"/>
                  <w:color w:val="auto"/>
                  <w:sz w:val="18"/>
                  <w:szCs w:val="18"/>
                  <w:rPrChange w:id="684"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D2056B">
                <w:rPr>
                  <w:rFonts w:ascii="Times New Roman" w:eastAsia="仿宋_GB2312" w:hAnsi="Times New Roman" w:cs="Times New Roman"/>
                  <w:color w:val="auto"/>
                  <w:sz w:val="18"/>
                  <w:szCs w:val="18"/>
                </w:rPr>
                <w:delText xml:space="preserve">. Bubble with nitrogen for 5±2min, then start the stirrer, adjust to </w:delText>
              </w:r>
              <w:r w:rsidRPr="00473484" w:rsidDel="00D2056B">
                <w:rPr>
                  <w:rFonts w:ascii="Times New Roman" w:eastAsia="仿宋_GB2312" w:hAnsi="Times New Roman" w:cs="Times New Roman"/>
                  <w:color w:val="auto"/>
                  <w:sz w:val="18"/>
                  <w:szCs w:val="18"/>
                </w:rPr>
                <w:delText>25</w:delText>
              </w:r>
              <w:r w:rsidRPr="00473484" w:rsidDel="00D2056B">
                <w:rPr>
                  <w:rFonts w:ascii="Times New Roman" w:eastAsia="仿宋_GB2312" w:hAnsi="Times New Roman" w:cs="Times New Roman" w:hint="eastAsia"/>
                  <w:color w:val="auto"/>
                  <w:sz w:val="18"/>
                  <w:szCs w:val="18"/>
                </w:rPr>
                <w:delText>±</w:delText>
              </w:r>
              <w:r w:rsidRPr="00473484" w:rsidDel="00D2056B">
                <w:rPr>
                  <w:rFonts w:ascii="Times New Roman" w:eastAsia="仿宋_GB2312" w:hAnsi="Times New Roman" w:cs="Times New Roman"/>
                  <w:color w:val="auto"/>
                  <w:sz w:val="18"/>
                  <w:szCs w:val="18"/>
                </w:rPr>
                <w:delText>5</w:delText>
              </w:r>
              <w:r w:rsidRPr="00473484" w:rsidDel="00D2056B">
                <w:rPr>
                  <w:rFonts w:ascii="Times New Roman" w:eastAsia="仿宋_GB2312" w:hAnsi="Times New Roman" w:cs="Times New Roman" w:hint="eastAsia"/>
                  <w:color w:val="auto"/>
                  <w:sz w:val="18"/>
                  <w:szCs w:val="18"/>
                </w:rPr>
                <w:delText>℃</w:delText>
              </w:r>
              <w:r w:rsidRPr="00A54EC0" w:rsidDel="00D2056B">
                <w:rPr>
                  <w:rFonts w:ascii="Times New Roman" w:eastAsia="仿宋_GB2312" w:hAnsi="Times New Roman" w:cs="Times New Roman"/>
                  <w:color w:val="auto"/>
                  <w:sz w:val="18"/>
                  <w:szCs w:val="18"/>
                </w:rPr>
                <w:delText xml:space="preserve"> (target: </w:delText>
              </w:r>
              <w:r w:rsidRPr="00473484" w:rsidDel="00D2056B">
                <w:rPr>
                  <w:rFonts w:ascii="Times New Roman" w:eastAsia="仿宋_GB2312" w:hAnsi="Times New Roman" w:cs="Times New Roman"/>
                  <w:color w:val="auto"/>
                  <w:sz w:val="18"/>
                  <w:szCs w:val="18"/>
                </w:rPr>
                <w:delText>25</w:delText>
              </w:r>
              <w:r w:rsidRPr="00473484" w:rsidDel="00D2056B">
                <w:rPr>
                  <w:rFonts w:ascii="Times New Roman" w:eastAsia="仿宋_GB2312" w:hAnsi="Times New Roman" w:cs="Times New Roman" w:hint="eastAsia"/>
                  <w:color w:val="auto"/>
                  <w:sz w:val="18"/>
                  <w:szCs w:val="18"/>
                </w:rPr>
                <w:delText>℃</w:delText>
              </w:r>
              <w:r w:rsidRPr="00473484" w:rsidDel="00D2056B">
                <w:rPr>
                  <w:rFonts w:ascii="Times New Roman" w:eastAsia="仿宋_GB2312" w:hAnsi="Times New Roman" w:cs="Times New Roman"/>
                  <w:color w:val="auto"/>
                  <w:sz w:val="18"/>
                  <w:szCs w:val="18"/>
                </w:rPr>
                <w:delText>).</w:delText>
              </w:r>
              <w:r w:rsidRPr="00A54EC0" w:rsidDel="00D2056B">
                <w:rPr>
                  <w:rFonts w:ascii="Times New Roman" w:eastAsia="仿宋_GB2312" w:hAnsi="Times New Roman" w:cs="Times New Roman"/>
                  <w:color w:val="auto"/>
                  <w:sz w:val="18"/>
                  <w:szCs w:val="18"/>
                </w:rPr>
                <w:delText xml:space="preserve"> After stirring for 2h±15 min (target: 2h) at </w:delText>
              </w:r>
              <w:r w:rsidRPr="00473484" w:rsidDel="00D2056B">
                <w:rPr>
                  <w:rFonts w:ascii="Times New Roman" w:eastAsia="仿宋_GB2312" w:hAnsi="Times New Roman" w:cs="Times New Roman"/>
                  <w:color w:val="auto"/>
                  <w:sz w:val="18"/>
                  <w:szCs w:val="18"/>
                </w:rPr>
                <w:delText>25</w:delText>
              </w:r>
              <w:r w:rsidRPr="00473484" w:rsidDel="00D2056B">
                <w:rPr>
                  <w:rFonts w:ascii="Times New Roman" w:eastAsia="仿宋_GB2312" w:hAnsi="Times New Roman" w:cs="Times New Roman" w:hint="eastAsia"/>
                  <w:color w:val="auto"/>
                  <w:sz w:val="18"/>
                  <w:szCs w:val="18"/>
                </w:rPr>
                <w:delText>±</w:delText>
              </w:r>
              <w:r w:rsidRPr="00473484" w:rsidDel="00D2056B">
                <w:rPr>
                  <w:rFonts w:ascii="Times New Roman" w:eastAsia="仿宋_GB2312" w:hAnsi="Times New Roman" w:cs="Times New Roman"/>
                  <w:color w:val="auto"/>
                  <w:sz w:val="18"/>
                  <w:szCs w:val="18"/>
                </w:rPr>
                <w:delText>5</w:delText>
              </w:r>
              <w:r w:rsidRPr="00473484" w:rsidDel="00D2056B">
                <w:rPr>
                  <w:rFonts w:ascii="Times New Roman" w:eastAsia="仿宋_GB2312" w:hAnsi="Times New Roman" w:cs="Times New Roman" w:hint="eastAsia"/>
                  <w:color w:val="auto"/>
                  <w:sz w:val="18"/>
                  <w:szCs w:val="18"/>
                </w:rPr>
                <w:delText>℃</w:delText>
              </w:r>
              <w:r w:rsidRPr="00A54EC0" w:rsidDel="00D2056B">
                <w:rPr>
                  <w:rFonts w:ascii="Times New Roman" w:eastAsia="仿宋_GB2312" w:hAnsi="Times New Roman" w:cs="Times New Roman"/>
                  <w:color w:val="auto"/>
                  <w:sz w:val="18"/>
                  <w:szCs w:val="18"/>
                </w:rPr>
                <w:delText xml:space="preserve"> (target: </w:delText>
              </w:r>
              <w:r w:rsidRPr="00473484" w:rsidDel="00D2056B">
                <w:rPr>
                  <w:rFonts w:ascii="Times New Roman" w:eastAsia="仿宋_GB2312" w:hAnsi="Times New Roman" w:cs="Times New Roman"/>
                  <w:color w:val="auto"/>
                  <w:sz w:val="18"/>
                  <w:szCs w:val="18"/>
                </w:rPr>
                <w:delText>25</w:delText>
              </w:r>
              <w:r w:rsidRPr="00473484" w:rsidDel="00D2056B">
                <w:rPr>
                  <w:rFonts w:ascii="Times New Roman" w:eastAsia="仿宋_GB2312" w:hAnsi="Times New Roman" w:cs="Times New Roman" w:hint="eastAsia"/>
                  <w:color w:val="auto"/>
                  <w:sz w:val="18"/>
                  <w:szCs w:val="18"/>
                </w:rPr>
                <w:delText>℃</w:delText>
              </w:r>
              <w:r w:rsidRPr="00473484" w:rsidDel="00D2056B">
                <w:rPr>
                  <w:rFonts w:ascii="Times New Roman" w:eastAsia="仿宋_GB2312" w:hAnsi="Times New Roman" w:cs="Times New Roman"/>
                  <w:color w:val="auto"/>
                  <w:sz w:val="18"/>
                  <w:szCs w:val="18"/>
                </w:rPr>
                <w:delText>),</w:delText>
              </w:r>
              <w:r w:rsidRPr="00A54EC0" w:rsidDel="00D2056B">
                <w:rPr>
                  <w:rFonts w:ascii="Times New Roman" w:eastAsia="仿宋_GB2312" w:hAnsi="Times New Roman" w:cs="Times New Roman"/>
                  <w:color w:val="auto"/>
                  <w:sz w:val="18"/>
                  <w:szCs w:val="18"/>
                </w:rPr>
                <w:delText xml:space="preserve"> stop stirring, turn off the nitrogen. Drain until there is no obvious drip. Move to next operation.</w:delText>
              </w:r>
            </w:del>
          </w:p>
        </w:tc>
      </w:tr>
      <w:tr w:rsidR="00C63277" w:rsidRPr="00473484" w:rsidDel="00D2056B" w14:paraId="7D7F7BF8" w14:textId="33221034" w:rsidTr="0051270C">
        <w:trPr>
          <w:trHeight w:val="454"/>
          <w:del w:id="685" w:author="Xuning Wei12232" w:date="2026-07-23T14:09:00Z"/>
          <w:trPrChange w:id="68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687"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1732EEFD" w14:textId="3436E3FA" w:rsidR="00E51051" w:rsidRPr="00A54EC0" w:rsidDel="00D2056B" w:rsidRDefault="00E51051" w:rsidP="00285F3F">
            <w:pPr>
              <w:jc w:val="both"/>
              <w:rPr>
                <w:del w:id="688" w:author="Xuning Wei12232" w:date="2026-07-23T14:09:00Z"/>
                <w:rFonts w:ascii="Times New Roman" w:eastAsia="仿宋_GB2312" w:hAnsi="Times New Roman" w:cs="Times New Roman"/>
                <w:b/>
                <w:color w:val="auto"/>
                <w:sz w:val="18"/>
                <w:szCs w:val="18"/>
                <w:lang w:eastAsia="zh-CN"/>
              </w:rPr>
            </w:pPr>
            <w:del w:id="689" w:author="Xuning Wei12232" w:date="2026-07-23T14:09:00Z">
              <w:r w:rsidRPr="00A54EC0" w:rsidDel="00D2056B">
                <w:rPr>
                  <w:rFonts w:ascii="Times New Roman" w:eastAsia="仿宋_GB2312" w:hAnsi="Times New Roman" w:cs="Times New Roman"/>
                  <w:b/>
                  <w:color w:val="auto"/>
                  <w:sz w:val="18"/>
                  <w:szCs w:val="18"/>
                  <w:lang w:eastAsia="zh-CN"/>
                </w:rPr>
                <w:delText>25</w:delText>
              </w:r>
            </w:del>
          </w:p>
        </w:tc>
        <w:tc>
          <w:tcPr>
            <w:tcW w:w="670" w:type="pct"/>
            <w:tcBorders>
              <w:top w:val="single" w:sz="4" w:space="0" w:color="auto"/>
              <w:left w:val="single" w:sz="4" w:space="0" w:color="auto"/>
              <w:bottom w:val="single" w:sz="4" w:space="0" w:color="auto"/>
              <w:right w:val="single" w:sz="4" w:space="0" w:color="auto"/>
            </w:tcBorders>
            <w:vAlign w:val="center"/>
            <w:tcPrChange w:id="690"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180722E6" w14:textId="38D4BF31" w:rsidR="00E51051" w:rsidRPr="00473484" w:rsidDel="00D2056B" w:rsidRDefault="00E51051" w:rsidP="00285F3F">
            <w:pPr>
              <w:jc w:val="both"/>
              <w:rPr>
                <w:del w:id="691" w:author="Xuning Wei12232" w:date="2026-07-23T14:09:00Z"/>
                <w:rFonts w:ascii="Times New Roman" w:eastAsia="仿宋_GB2312" w:hAnsi="Times New Roman" w:cs="Times New Roman"/>
                <w:color w:val="auto"/>
                <w:sz w:val="18"/>
                <w:szCs w:val="18"/>
              </w:rPr>
            </w:pPr>
            <w:del w:id="692" w:author="Xuning Wei12232" w:date="2026-07-23T14:09:00Z">
              <w:r w:rsidRPr="00473484" w:rsidDel="00D2056B">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693"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4D293DD" w14:textId="648DE89F" w:rsidR="00E51051" w:rsidRPr="00A54EC0" w:rsidDel="00D2056B" w:rsidRDefault="00ED7347" w:rsidP="00285F3F">
            <w:pPr>
              <w:jc w:val="both"/>
              <w:rPr>
                <w:del w:id="694" w:author="Xuning Wei12232" w:date="2026-07-23T14:09:00Z"/>
                <w:rFonts w:ascii="Times New Roman" w:eastAsia="仿宋_GB2312" w:hAnsi="Times New Roman" w:cs="Times New Roman"/>
                <w:color w:val="000000" w:themeColor="text1"/>
                <w:sz w:val="18"/>
                <w:szCs w:val="18"/>
              </w:rPr>
            </w:pPr>
            <w:del w:id="695" w:author="Xuning Wei12232" w:date="2026-07-23T14:09:00Z">
              <w:r w:rsidRPr="00473484" w:rsidDel="00D2056B">
                <w:rPr>
                  <w:rFonts w:ascii="Times New Roman" w:eastAsia="仿宋_GB2312" w:hAnsi="Times New Roman" w:cs="Times New Roman"/>
                  <w:color w:val="000000" w:themeColor="text1"/>
                  <w:sz w:val="18"/>
                  <w:szCs w:val="18"/>
                </w:rPr>
                <w:delText xml:space="preserve">Add </w:delText>
              </w:r>
              <w:r w:rsidR="00271FEB" w:rsidRPr="00473484" w:rsidDel="00D2056B">
                <w:rPr>
                  <w:rFonts w:ascii="Times New Roman" w:eastAsia="仿宋_GB2312" w:hAnsi="Times New Roman" w:cs="Times New Roman"/>
                  <w:color w:val="000000" w:themeColor="text1"/>
                  <w:sz w:val="18"/>
                  <w:szCs w:val="18"/>
                </w:rPr>
                <w:delText>10.0 V</w:delText>
              </w:r>
              <w:r w:rsidRPr="00473484" w:rsidDel="00D2056B">
                <w:rPr>
                  <w:rFonts w:ascii="Times New Roman" w:eastAsia="仿宋_GB2312" w:hAnsi="Times New Roman" w:cs="Times New Roman"/>
                  <w:color w:val="000000" w:themeColor="text1"/>
                  <w:sz w:val="18"/>
                  <w:szCs w:val="18"/>
                </w:rPr>
                <w:delText xml:space="preserve"> Isopropyl Acetate (8.730 kg/kg) </w:delText>
              </w:r>
              <w:r w:rsidR="00E51051" w:rsidRPr="00473484" w:rsidDel="00D2056B">
                <w:rPr>
                  <w:rFonts w:ascii="Times New Roman" w:eastAsia="仿宋_GB2312" w:hAnsi="Times New Roman" w:cs="Times New Roman"/>
                  <w:color w:val="000000" w:themeColor="text1"/>
                  <w:sz w:val="18"/>
                  <w:szCs w:val="18"/>
                </w:rPr>
                <w:delText xml:space="preserve">into </w:delText>
              </w:r>
              <w:r w:rsidR="00E51051" w:rsidRPr="00473484" w:rsidDel="00D2056B">
                <w:rPr>
                  <w:rFonts w:ascii="Times New Roman" w:eastAsia="仿宋_GB2312" w:hAnsi="Times New Roman" w:cs="Times New Roman"/>
                  <w:color w:val="000000" w:themeColor="text1"/>
                  <w:sz w:val="18"/>
                  <w:szCs w:val="18"/>
                  <w:rPrChange w:id="696"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A54EC0" w:rsidDel="00D2056B">
                <w:rPr>
                  <w:rFonts w:ascii="Times New Roman" w:eastAsia="仿宋_GB2312" w:hAnsi="Times New Roman" w:cs="Times New Roman"/>
                  <w:color w:val="000000" w:themeColor="text1"/>
                  <w:sz w:val="18"/>
                  <w:szCs w:val="18"/>
                </w:rPr>
                <w:delText xml:space="preserve">. Bubble with nitrogen for 5±2min, then start the stirrer. After stirring for 5±2 min, stop stirring, turn off the nitrogen. Drain until there is no obvious drip. Perform this operation for 4 times. Move to next operation. </w:delText>
              </w:r>
            </w:del>
          </w:p>
        </w:tc>
      </w:tr>
      <w:tr w:rsidR="00C63277" w:rsidRPr="00473484" w:rsidDel="00D2056B" w14:paraId="4EB72D55" w14:textId="3198A43D" w:rsidTr="0051270C">
        <w:trPr>
          <w:trHeight w:val="454"/>
          <w:del w:id="697" w:author="Xuning Wei12232" w:date="2026-07-23T14:09:00Z"/>
          <w:trPrChange w:id="69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699"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2EC126C7" w14:textId="3CD458B5" w:rsidR="00E51051" w:rsidRPr="00A54EC0" w:rsidDel="00D2056B" w:rsidRDefault="00E51051" w:rsidP="00285F3F">
            <w:pPr>
              <w:jc w:val="both"/>
              <w:rPr>
                <w:del w:id="700" w:author="Xuning Wei12232" w:date="2026-07-23T14:09:00Z"/>
                <w:rFonts w:ascii="Times New Roman" w:eastAsia="仿宋_GB2312" w:hAnsi="Times New Roman" w:cs="Times New Roman"/>
                <w:b/>
                <w:color w:val="auto"/>
                <w:sz w:val="18"/>
                <w:szCs w:val="18"/>
                <w:lang w:eastAsia="zh-CN"/>
              </w:rPr>
            </w:pPr>
            <w:del w:id="701" w:author="Xuning Wei12232" w:date="2026-07-23T14:09:00Z">
              <w:r w:rsidRPr="00A54EC0" w:rsidDel="00D2056B">
                <w:rPr>
                  <w:rFonts w:ascii="Times New Roman" w:eastAsia="仿宋_GB2312" w:hAnsi="Times New Roman" w:cs="Times New Roman"/>
                  <w:b/>
                  <w:color w:val="auto"/>
                  <w:sz w:val="18"/>
                  <w:szCs w:val="18"/>
                  <w:lang w:eastAsia="zh-CN"/>
                </w:rPr>
                <w:delText>26</w:delText>
              </w:r>
            </w:del>
          </w:p>
        </w:tc>
        <w:tc>
          <w:tcPr>
            <w:tcW w:w="670" w:type="pct"/>
            <w:tcBorders>
              <w:top w:val="single" w:sz="4" w:space="0" w:color="auto"/>
              <w:left w:val="single" w:sz="4" w:space="0" w:color="auto"/>
              <w:bottom w:val="single" w:sz="4" w:space="0" w:color="auto"/>
              <w:right w:val="single" w:sz="4" w:space="0" w:color="auto"/>
            </w:tcBorders>
            <w:vAlign w:val="center"/>
            <w:tcPrChange w:id="702"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42F974D0" w14:textId="16788F98" w:rsidR="00E51051" w:rsidRPr="00473484" w:rsidDel="00D2056B" w:rsidRDefault="00E51051" w:rsidP="00285F3F">
            <w:pPr>
              <w:jc w:val="both"/>
              <w:rPr>
                <w:del w:id="703" w:author="Xuning Wei12232" w:date="2026-07-23T14:09:00Z"/>
                <w:rFonts w:ascii="Times New Roman" w:eastAsia="仿宋_GB2312" w:hAnsi="Times New Roman" w:cs="Times New Roman"/>
                <w:color w:val="auto"/>
                <w:sz w:val="18"/>
                <w:szCs w:val="18"/>
              </w:rPr>
            </w:pPr>
            <w:del w:id="704" w:author="Xuning Wei12232" w:date="2026-07-23T14:09:00Z">
              <w:r w:rsidRPr="00473484" w:rsidDel="00D2056B">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705"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77032534" w14:textId="5756A22E" w:rsidR="00E51051" w:rsidRPr="00473484" w:rsidDel="00D2056B" w:rsidRDefault="00ED7347" w:rsidP="00285F3F">
            <w:pPr>
              <w:jc w:val="both"/>
              <w:rPr>
                <w:del w:id="706" w:author="Xuning Wei12232" w:date="2026-07-23T14:09:00Z"/>
                <w:rFonts w:ascii="Times New Roman" w:eastAsia="仿宋_GB2312" w:hAnsi="Times New Roman" w:cs="Times New Roman"/>
                <w:color w:val="000000" w:themeColor="text1"/>
                <w:sz w:val="18"/>
                <w:szCs w:val="18"/>
              </w:rPr>
            </w:pPr>
            <w:del w:id="707" w:author="Xuning Wei12232" w:date="2026-07-23T14:09:00Z">
              <w:r w:rsidRPr="00473484" w:rsidDel="00D2056B">
                <w:rPr>
                  <w:rFonts w:ascii="Times New Roman" w:eastAsia="仿宋_GB2312" w:hAnsi="Times New Roman" w:cs="Times New Roman"/>
                  <w:color w:val="000000" w:themeColor="text1"/>
                  <w:sz w:val="18"/>
                  <w:szCs w:val="18"/>
                </w:rPr>
                <w:delText xml:space="preserve">Add </w:delText>
              </w:r>
              <w:r w:rsidR="00271FEB" w:rsidRPr="00473484" w:rsidDel="00D2056B">
                <w:rPr>
                  <w:rFonts w:ascii="Times New Roman" w:eastAsia="仿宋_GB2312" w:hAnsi="Times New Roman" w:cs="Times New Roman"/>
                  <w:color w:val="000000" w:themeColor="text1"/>
                  <w:sz w:val="18"/>
                  <w:szCs w:val="18"/>
                </w:rPr>
                <w:delText>12.0 V DMF</w:delText>
              </w:r>
              <w:r w:rsidRPr="00473484" w:rsidDel="00D2056B">
                <w:rPr>
                  <w:rFonts w:ascii="Times New Roman" w:eastAsia="仿宋_GB2312" w:hAnsi="Times New Roman" w:cs="Times New Roman"/>
                  <w:color w:val="000000" w:themeColor="text1"/>
                  <w:sz w:val="18"/>
                  <w:szCs w:val="18"/>
                </w:rPr>
                <w:delText xml:space="preserve"> (11.376 kg/kg) into TJ4S-1213-Sy15</w:delText>
              </w:r>
              <w:r w:rsidR="00E51051" w:rsidRPr="00473484" w:rsidDel="00D2056B">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7354BE0B" w14:textId="77777777" w:rsidTr="0051270C">
        <w:trPr>
          <w:trHeight w:val="454"/>
          <w:trPrChange w:id="70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709"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58ECEB01" w14:textId="57B5FC08" w:rsidR="00E51051" w:rsidRPr="00A54EC0" w:rsidRDefault="00E51051" w:rsidP="00285F3F">
            <w:pPr>
              <w:jc w:val="both"/>
              <w:rPr>
                <w:rFonts w:ascii="Times New Roman" w:eastAsia="仿宋_GB2312" w:hAnsi="Times New Roman" w:cs="Times New Roman"/>
                <w:b/>
                <w:color w:val="auto"/>
                <w:sz w:val="18"/>
                <w:szCs w:val="18"/>
                <w:lang w:eastAsia="zh-CN"/>
              </w:rPr>
            </w:pPr>
            <w:del w:id="710" w:author="Xuning Wei12232" w:date="2026-07-23T15:38:00Z">
              <w:r w:rsidRPr="00A54EC0" w:rsidDel="00FD05C2">
                <w:rPr>
                  <w:rFonts w:ascii="Times New Roman" w:eastAsia="仿宋_GB2312" w:hAnsi="Times New Roman" w:cs="Times New Roman"/>
                  <w:b/>
                  <w:color w:val="auto"/>
                  <w:sz w:val="18"/>
                  <w:szCs w:val="18"/>
                  <w:lang w:eastAsia="zh-CN"/>
                </w:rPr>
                <w:delText>27</w:delText>
              </w:r>
            </w:del>
            <w:ins w:id="711" w:author="Xuning Wei12232" w:date="2026-07-23T15:38:00Z">
              <w:r w:rsidR="00FD05C2" w:rsidRPr="00A54EC0">
                <w:rPr>
                  <w:rFonts w:ascii="Times New Roman" w:eastAsia="仿宋_GB2312" w:hAnsi="Times New Roman" w:cs="Times New Roman"/>
                  <w:b/>
                  <w:color w:val="auto"/>
                  <w:sz w:val="18"/>
                  <w:szCs w:val="18"/>
                  <w:lang w:eastAsia="zh-CN"/>
                </w:rPr>
                <w:t>19</w:t>
              </w:r>
            </w:ins>
          </w:p>
        </w:tc>
        <w:tc>
          <w:tcPr>
            <w:tcW w:w="670" w:type="pct"/>
            <w:tcBorders>
              <w:top w:val="single" w:sz="4" w:space="0" w:color="auto"/>
              <w:left w:val="single" w:sz="4" w:space="0" w:color="auto"/>
              <w:bottom w:val="single" w:sz="4" w:space="0" w:color="auto"/>
              <w:right w:val="single" w:sz="4" w:space="0" w:color="auto"/>
            </w:tcBorders>
            <w:vAlign w:val="center"/>
            <w:tcPrChange w:id="712"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14006966" w14:textId="544D6CA9"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-L-</w:t>
            </w:r>
            <w:proofErr w:type="spellStart"/>
            <w:r w:rsidRPr="00473484">
              <w:rPr>
                <w:rFonts w:ascii="Times New Roman" w:eastAsia="仿宋_GB2312" w:hAnsi="Times New Roman" w:cs="Times New Roman"/>
                <w:color w:val="auto"/>
                <w:sz w:val="18"/>
                <w:szCs w:val="18"/>
                <w:lang w:eastAsia="zh-CN"/>
              </w:rPr>
              <w:t>Asn</w:t>
            </w:r>
            <w:proofErr w:type="spellEnd"/>
            <w:r w:rsidRPr="00473484">
              <w:rPr>
                <w:rFonts w:ascii="Times New Roman" w:eastAsia="仿宋_GB2312" w:hAnsi="Times New Roman" w:cs="Times New Roman"/>
                <w:color w:val="auto"/>
                <w:sz w:val="18"/>
                <w:szCs w:val="18"/>
                <w:lang w:eastAsia="zh-CN"/>
              </w:rPr>
              <w:t>(</w:t>
            </w:r>
            <w:proofErr w:type="spellStart"/>
            <w:r w:rsidRPr="00473484">
              <w:rPr>
                <w:rFonts w:ascii="Times New Roman" w:eastAsia="仿宋_GB2312" w:hAnsi="Times New Roman" w:cs="Times New Roman"/>
                <w:color w:val="auto"/>
                <w:sz w:val="18"/>
                <w:szCs w:val="18"/>
                <w:lang w:eastAsia="zh-CN"/>
              </w:rPr>
              <w:t>Trt</w:t>
            </w:r>
            <w:proofErr w:type="spellEnd"/>
            <w:r w:rsidRPr="00473484">
              <w:rPr>
                <w:rFonts w:ascii="Times New Roman" w:eastAsia="仿宋_GB2312" w:hAnsi="Times New Roman" w:cs="Times New Roman"/>
                <w:color w:val="auto"/>
                <w:sz w:val="18"/>
                <w:szCs w:val="18"/>
                <w:lang w:eastAsia="zh-CN"/>
              </w:rPr>
              <w:t>)-OH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713"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6ED81970" w14:textId="3457053D" w:rsidR="00E51051" w:rsidRPr="00473484" w:rsidRDefault="005D79E5" w:rsidP="00285F3F">
            <w:pPr>
              <w:jc w:val="both"/>
              <w:rPr>
                <w:rFonts w:ascii="Times New Roman" w:eastAsia="等线" w:hAnsi="Times New Roman" w:cs="Times New Roman"/>
                <w:bCs w:val="0"/>
                <w:color w:val="000000" w:themeColor="text1"/>
                <w:kern w:val="0"/>
                <w:sz w:val="18"/>
                <w:szCs w:val="18"/>
                <w:lang w:eastAsia="zh-CN"/>
              </w:rPr>
            </w:pPr>
            <w:ins w:id="714" w:author="Xuning Wei12232" w:date="2026-07-26T21:40:00Z">
              <w:r w:rsidRPr="00473484">
                <w:rPr>
                  <w:rFonts w:ascii="Times New Roman" w:eastAsia="等线" w:hAnsi="Times New Roman" w:cs="Times New Roman"/>
                  <w:color w:val="000000" w:themeColor="text1"/>
                  <w:sz w:val="18"/>
                  <w:szCs w:val="18"/>
                </w:rPr>
                <w:t xml:space="preserve">1. </w:t>
              </w:r>
            </w:ins>
            <w:r w:rsidR="00ED7347" w:rsidRPr="00473484">
              <w:rPr>
                <w:rFonts w:ascii="Times New Roman" w:eastAsia="等线" w:hAnsi="Times New Roman" w:cs="Times New Roman"/>
                <w:color w:val="000000" w:themeColor="text1"/>
                <w:sz w:val="18"/>
                <w:szCs w:val="18"/>
              </w:rPr>
              <w:t>Add 4.0</w:t>
            </w:r>
            <w:ins w:id="715" w:author="Johan Granander" w:date="2026-07-28T13:58:00Z">
              <w:r w:rsidR="00E64585" w:rsidRPr="00473484">
                <w:rPr>
                  <w:rFonts w:ascii="Times New Roman" w:eastAsia="等线" w:hAnsi="Times New Roman" w:cs="Times New Roman"/>
                  <w:color w:val="000000" w:themeColor="text1"/>
                  <w:sz w:val="18"/>
                  <w:szCs w:val="18"/>
                </w:rPr>
                <w:t xml:space="preserve"> </w:t>
              </w:r>
            </w:ins>
            <w:del w:id="716" w:author="Johan Granander" w:date="2026-07-28T13:58:00Z">
              <w:r w:rsidR="00ED7347" w:rsidRPr="00473484" w:rsidDel="00E64585">
                <w:rPr>
                  <w:rFonts w:ascii="Times New Roman" w:eastAsia="等线" w:hAnsi="Times New Roman" w:cs="Times New Roman"/>
                  <w:color w:val="000000" w:themeColor="text1"/>
                  <w:sz w:val="18"/>
                  <w:szCs w:val="18"/>
                </w:rPr>
                <w:delText xml:space="preserve">v </w:delText>
              </w:r>
            </w:del>
            <w:ins w:id="717" w:author="Johan Granander" w:date="2026-07-28T13:58:00Z">
              <w:r w:rsidR="00E64585" w:rsidRPr="00473484">
                <w:rPr>
                  <w:rFonts w:ascii="Times New Roman" w:eastAsia="等线" w:hAnsi="Times New Roman" w:cs="Times New Roman"/>
                  <w:color w:val="000000" w:themeColor="text1"/>
                  <w:sz w:val="18"/>
                  <w:szCs w:val="18"/>
                </w:rPr>
                <w:t xml:space="preserve">V </w:t>
              </w:r>
            </w:ins>
            <w:r w:rsidR="00ED7347" w:rsidRPr="00473484">
              <w:rPr>
                <w:rFonts w:ascii="Times New Roman" w:eastAsia="等线" w:hAnsi="Times New Roman" w:cs="Times New Roman"/>
                <w:color w:val="000000" w:themeColor="text1"/>
                <w:sz w:val="18"/>
                <w:szCs w:val="18"/>
              </w:rPr>
              <w:t>DMF (3.792 kg/kg)</w:t>
            </w:r>
            <w:r w:rsidR="00E51051" w:rsidRPr="00473484">
              <w:rPr>
                <w:rFonts w:ascii="Times New Roman" w:eastAsia="等线" w:hAnsi="Times New Roman" w:cs="Times New Roman"/>
                <w:bCs w:val="0"/>
                <w:color w:val="000000" w:themeColor="text1"/>
                <w:sz w:val="18"/>
                <w:szCs w:val="18"/>
                <w:lang w:eastAsia="zh-CN"/>
                <w:rPrChange w:id="718" w:author="Xuning Wei12232" w:date="2026-09-05T19:51:00Z">
                  <w:rPr>
                    <w:rFonts w:ascii="Times New Roman" w:eastAsia="等线" w:hAnsi="Times New Roman" w:cs="Times New Roman"/>
                    <w:b/>
                    <w:bCs w:val="0"/>
                    <w:color w:val="000000" w:themeColor="text1"/>
                    <w:sz w:val="18"/>
                    <w:szCs w:val="18"/>
                    <w:lang w:eastAsia="zh-CN"/>
                  </w:rPr>
                </w:rPrChange>
              </w:rPr>
              <w:t xml:space="preserve">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719"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720"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Start the stirrer. Then add 2.5 </w:t>
            </w:r>
            <w:r w:rsidR="00E51051" w:rsidRPr="00A54EC0">
              <w:rPr>
                <w:rFonts w:ascii="Times New Roman" w:eastAsia="等线" w:hAnsi="Times New Roman" w:cs="Times New Roman"/>
                <w:color w:val="000000" w:themeColor="text1"/>
                <w:sz w:val="18"/>
                <w:szCs w:val="18"/>
                <w:lang w:eastAsia="zh-CN"/>
              </w:rPr>
              <w:t>eq</w:t>
            </w:r>
            <w:r w:rsidR="00E51051" w:rsidRPr="00A54EC0">
              <w:rPr>
                <w:rFonts w:ascii="Times New Roman" w:eastAsia="等线" w:hAnsi="Times New Roman" w:cs="Times New Roman"/>
                <w:color w:val="000000" w:themeColor="text1"/>
                <w:sz w:val="18"/>
                <w:szCs w:val="18"/>
              </w:rPr>
              <w:t xml:space="preserve">. </w:t>
            </w:r>
            <w:proofErr w:type="spellStart"/>
            <w:r w:rsidR="00E51051" w:rsidRPr="00A54EC0">
              <w:rPr>
                <w:rFonts w:ascii="Times New Roman" w:eastAsia="等线" w:hAnsi="Times New Roman" w:cs="Times New Roman"/>
                <w:color w:val="000000" w:themeColor="text1"/>
                <w:sz w:val="18"/>
                <w:szCs w:val="18"/>
              </w:rPr>
              <w:t>Fmoc</w:t>
            </w:r>
            <w:proofErr w:type="spellEnd"/>
            <w:r w:rsidR="00E51051" w:rsidRPr="00A54EC0">
              <w:rPr>
                <w:rFonts w:ascii="Times New Roman" w:eastAsia="等线" w:hAnsi="Times New Roman" w:cs="Times New Roman"/>
                <w:color w:val="000000" w:themeColor="text1"/>
                <w:sz w:val="18"/>
                <w:szCs w:val="18"/>
              </w:rPr>
              <w:t>-L-</w:t>
            </w:r>
            <w:proofErr w:type="spellStart"/>
            <w:proofErr w:type="gramStart"/>
            <w:r w:rsidR="00E51051" w:rsidRPr="00A54EC0">
              <w:rPr>
                <w:rFonts w:ascii="Times New Roman" w:eastAsia="等线" w:hAnsi="Times New Roman" w:cs="Times New Roman"/>
                <w:color w:val="000000" w:themeColor="text1"/>
                <w:sz w:val="18"/>
                <w:szCs w:val="18"/>
              </w:rPr>
              <w:t>Asn</w:t>
            </w:r>
            <w:proofErr w:type="spellEnd"/>
            <w:r w:rsidR="00E51051" w:rsidRPr="00A54EC0">
              <w:rPr>
                <w:rFonts w:ascii="Times New Roman" w:eastAsia="等线" w:hAnsi="Times New Roman" w:cs="Times New Roman"/>
                <w:color w:val="000000" w:themeColor="text1"/>
                <w:sz w:val="18"/>
                <w:szCs w:val="18"/>
              </w:rPr>
              <w:t>(</w:t>
            </w:r>
            <w:proofErr w:type="spellStart"/>
            <w:proofErr w:type="gramEnd"/>
            <w:r w:rsidR="00E51051" w:rsidRPr="00A54EC0">
              <w:rPr>
                <w:rFonts w:ascii="Times New Roman" w:eastAsia="等线" w:hAnsi="Times New Roman" w:cs="Times New Roman"/>
                <w:color w:val="000000" w:themeColor="text1"/>
                <w:sz w:val="18"/>
                <w:szCs w:val="18"/>
              </w:rPr>
              <w:t>Trt</w:t>
            </w:r>
            <w:proofErr w:type="spellEnd"/>
            <w:r w:rsidR="00E51051" w:rsidRPr="00A54EC0">
              <w:rPr>
                <w:rFonts w:ascii="Times New Roman" w:eastAsia="等线" w:hAnsi="Times New Roman" w:cs="Times New Roman"/>
                <w:color w:val="000000" w:themeColor="text1"/>
                <w:sz w:val="18"/>
                <w:szCs w:val="18"/>
              </w:rPr>
              <w:t xml:space="preserve">)-OH. </w:t>
            </w:r>
            <w:del w:id="721"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722"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lang w:eastAsia="zh-CN"/>
              </w:rPr>
              <w:t xml:space="preserve"> </w:t>
            </w:r>
            <w:ins w:id="723" w:author="Xuning Wei12232" w:date="2026-07-26T21:40:00Z">
              <w:r w:rsidRPr="00473484">
                <w:rPr>
                  <w:rFonts w:ascii="Times New Roman" w:eastAsia="等线" w:hAnsi="Times New Roman" w:cs="Times New Roman"/>
                  <w:color w:val="000000" w:themeColor="text1"/>
                  <w:sz w:val="18"/>
                  <w:szCs w:val="18"/>
                  <w:lang w:eastAsia="zh-CN"/>
                </w:rPr>
                <w:br/>
                <w:t xml:space="preserve">2. </w:t>
              </w:r>
            </w:ins>
            <w:r w:rsidR="00E51051" w:rsidRPr="00473484">
              <w:rPr>
                <w:rFonts w:ascii="Times New Roman" w:eastAsia="等线" w:hAnsi="Times New Roman" w:cs="Times New Roman"/>
                <w:color w:val="000000" w:themeColor="text1"/>
                <w:sz w:val="18"/>
                <w:szCs w:val="18"/>
                <w:lang w:eastAsia="zh-CN"/>
              </w:rPr>
              <w:t>Adjust</w:t>
            </w:r>
            <w:r w:rsidR="00E51051" w:rsidRPr="00473484">
              <w:rPr>
                <w:rFonts w:ascii="Times New Roman" w:eastAsia="等线" w:hAnsi="Times New Roman" w:cs="Times New Roman"/>
                <w:bCs w:val="0"/>
                <w:color w:val="000000" w:themeColor="text1"/>
                <w:sz w:val="18"/>
                <w:szCs w:val="18"/>
              </w:rPr>
              <w:t xml:space="preserve"> the mixture to </w:t>
            </w:r>
            <w:r w:rsidR="00E51051" w:rsidRPr="00473484">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724" w:author="Johan Granander" w:date="2026-07-28T13:58:00Z">
              <w:r w:rsidR="00E64585"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Maintain for next operation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725" w:author="Johan Granander" w:date="2026-07-28T13:58: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726" w:author="Johan Granander" w:date="2026-07-28T13:58:00Z">
              <w:r w:rsidR="00E64585"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Add 2.6 eq. </w:t>
            </w:r>
            <w:proofErr w:type="spellStart"/>
            <w:r w:rsidR="00E51051" w:rsidRPr="00A54EC0">
              <w:rPr>
                <w:rFonts w:ascii="Times New Roman" w:eastAsia="等线" w:hAnsi="Times New Roman" w:cs="Times New Roman"/>
                <w:bCs w:val="0"/>
                <w:color w:val="000000" w:themeColor="text1"/>
                <w:sz w:val="18"/>
                <w:szCs w:val="18"/>
              </w:rPr>
              <w:t>Oxyma</w:t>
            </w:r>
            <w:proofErr w:type="spellEnd"/>
            <w:r w:rsidR="00E51051" w:rsidRPr="00A54EC0">
              <w:rPr>
                <w:rFonts w:ascii="Times New Roman" w:eastAsia="等线" w:hAnsi="Times New Roman" w:cs="Times New Roman"/>
                <w:bCs w:val="0"/>
                <w:color w:val="000000" w:themeColor="text1"/>
                <w:sz w:val="18"/>
                <w:szCs w:val="18"/>
              </w:rPr>
              <w:t xml:space="preserve"> Pure</w:t>
            </w:r>
            <w:r w:rsidR="00E51051" w:rsidRPr="00A54EC0">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727"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728"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729" w:author="Johan Granander" w:date="2026-07-28T13:58: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730" w:author="Johan Granander" w:date="2026-07-28T13:58:00Z">
              <w:r w:rsidR="00E64585"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rinse the </w:t>
            </w:r>
            <w:r w:rsidR="00E51051" w:rsidRPr="00473484">
              <w:rPr>
                <w:rFonts w:ascii="Times New Roman" w:eastAsia="仿宋_GB2312" w:hAnsi="Times New Roman" w:cs="Times New Roman"/>
                <w:color w:val="000000" w:themeColor="text1"/>
                <w:sz w:val="18"/>
                <w:szCs w:val="18"/>
                <w:rPrChange w:id="731"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732"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with 2.0 </w:t>
            </w:r>
            <w:del w:id="733" w:author="Johan Granander" w:date="2026-07-28T13:58:00Z">
              <w:r w:rsidR="00E51051" w:rsidRPr="00A54EC0" w:rsidDel="00E64585">
                <w:rPr>
                  <w:rFonts w:ascii="Times New Roman" w:eastAsia="等线" w:hAnsi="Times New Roman" w:cs="Times New Roman"/>
                  <w:color w:val="000000" w:themeColor="text1"/>
                  <w:sz w:val="18"/>
                  <w:szCs w:val="18"/>
                </w:rPr>
                <w:delText xml:space="preserve">v </w:delText>
              </w:r>
            </w:del>
            <w:ins w:id="734" w:author="Johan Granander" w:date="2026-07-28T13:58:00Z">
              <w:r w:rsidR="00E64585" w:rsidRPr="00A54EC0">
                <w:rPr>
                  <w:rFonts w:ascii="Times New Roman" w:eastAsia="等线" w:hAnsi="Times New Roman" w:cs="Times New Roman"/>
                  <w:color w:val="000000" w:themeColor="text1"/>
                  <w:sz w:val="18"/>
                  <w:szCs w:val="18"/>
                </w:rPr>
                <w:t xml:space="preserve">V </w:t>
              </w:r>
            </w:ins>
            <w:r w:rsidR="00E51051" w:rsidRPr="00A54EC0">
              <w:rPr>
                <w:rFonts w:ascii="Times New Roman" w:eastAsia="等线" w:hAnsi="Times New Roman" w:cs="Times New Roman"/>
                <w:color w:val="000000" w:themeColor="text1"/>
                <w:sz w:val="18"/>
                <w:szCs w:val="18"/>
              </w:rPr>
              <w:t>DMF (1.896</w:t>
            </w:r>
            <w:r w:rsidR="00ED7347" w:rsidRPr="00473484">
              <w:rPr>
                <w:rFonts w:ascii="Times New Roman" w:eastAsia="等线" w:hAnsi="Times New Roman" w:cs="Times New Roman"/>
                <w:color w:val="000000" w:themeColor="text1"/>
                <w:sz w:val="18"/>
                <w:szCs w:val="18"/>
              </w:rPr>
              <w:t xml:space="preserve"> </w:t>
            </w:r>
            <w:r w:rsidR="00E51051" w:rsidRPr="00473484">
              <w:rPr>
                <w:rFonts w:ascii="Times New Roman" w:eastAsia="等线" w:hAnsi="Times New Roman" w:cs="Times New Roman"/>
                <w:color w:val="000000" w:themeColor="text1"/>
                <w:sz w:val="18"/>
                <w:szCs w:val="18"/>
              </w:rPr>
              <w:t xml:space="preserve">kg/kg). Add 2.9 eq. DIC into </w:t>
            </w:r>
            <w:r w:rsidR="00E51051" w:rsidRPr="00473484">
              <w:rPr>
                <w:rFonts w:ascii="Times New Roman" w:eastAsia="仿宋_GB2312" w:hAnsi="Times New Roman" w:cs="Times New Roman"/>
                <w:color w:val="000000" w:themeColor="text1"/>
                <w:sz w:val="18"/>
                <w:szCs w:val="18"/>
                <w:rPrChange w:id="735"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736"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the addition rate depends on temperature control. </w:t>
            </w:r>
            <w:r w:rsidR="00870867" w:rsidRPr="00A54EC0">
              <w:rPr>
                <w:rFonts w:ascii="Times New Roman" w:eastAsia="等线" w:hAnsi="Times New Roman" w:cs="Times New Roman"/>
                <w:color w:val="000000" w:themeColor="text1"/>
                <w:sz w:val="18"/>
                <w:szCs w:val="18"/>
              </w:rPr>
              <w:t>Activate for 20±5 min</w:t>
            </w:r>
            <w:r w:rsidR="00E51051" w:rsidRPr="00A54EC0">
              <w:rPr>
                <w:rFonts w:ascii="Times New Roman" w:eastAsia="等线" w:hAnsi="Times New Roman" w:cs="Times New Roman"/>
                <w:color w:val="000000" w:themeColor="text1"/>
                <w:sz w:val="18"/>
                <w:szCs w:val="18"/>
              </w:rPr>
              <w:t xml:space="preserve"> at </w:t>
            </w:r>
            <w:r w:rsidR="00E51051" w:rsidRPr="00473484">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737" w:author="Johan Granander" w:date="2026-07-28T13:59:00Z">
              <w:r w:rsidR="00E64585"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738" w:author="Johan Granander" w:date="2026-07-28T13:59:00Z">
              <w:r w:rsidR="00E64585"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hint="eastAsia"/>
                <w:color w:val="000000" w:themeColor="text1"/>
                <w:sz w:val="18"/>
                <w:szCs w:val="18"/>
              </w:rPr>
              <w:t xml:space="preserve">). </w:t>
            </w:r>
            <w:commentRangeStart w:id="739"/>
            <w:commentRangeStart w:id="740"/>
            <w:commentRangeStart w:id="741"/>
            <w:commentRangeStart w:id="742"/>
            <w:commentRangeStart w:id="743"/>
            <w:commentRangeEnd w:id="739"/>
            <w:ins w:id="744" w:author="Xuning Wei12232" w:date="2026-07-27T22:41:00Z">
              <w:r w:rsidR="00B159F1" w:rsidRPr="00A54EC0">
                <w:rPr>
                  <w:rStyle w:val="aff1"/>
                  <w:rFonts w:ascii="Times New Roman" w:eastAsia="等线" w:hAnsi="Times New Roman" w:cs="Times New Roman"/>
                  <w:color w:val="000000" w:themeColor="text1"/>
                  <w:sz w:val="18"/>
                  <w:szCs w:val="18"/>
                </w:rPr>
                <w:commentReference w:id="739"/>
              </w:r>
              <w:commentRangeEnd w:id="740"/>
              <w:r w:rsidR="00B159F1" w:rsidRPr="00A54EC0">
                <w:rPr>
                  <w:rStyle w:val="aff1"/>
                  <w:rFonts w:ascii="Times New Roman" w:eastAsia="等线" w:hAnsi="Times New Roman" w:cs="Times New Roman"/>
                  <w:color w:val="000000" w:themeColor="text1"/>
                  <w:sz w:val="18"/>
                  <w:szCs w:val="18"/>
                </w:rPr>
                <w:commentReference w:id="740"/>
              </w:r>
              <w:commentRangeEnd w:id="741"/>
              <w:r w:rsidR="00B159F1" w:rsidRPr="00A54EC0">
                <w:rPr>
                  <w:rStyle w:val="aff1"/>
                  <w:rFonts w:ascii="Times New Roman" w:eastAsia="等线" w:hAnsi="Times New Roman" w:cs="Times New Roman"/>
                  <w:color w:val="000000" w:themeColor="text1"/>
                  <w:sz w:val="18"/>
                  <w:szCs w:val="18"/>
                </w:rPr>
                <w:commentReference w:id="741"/>
              </w:r>
              <w:commentRangeEnd w:id="742"/>
              <w:r w:rsidR="00B159F1" w:rsidRPr="00A54EC0">
                <w:rPr>
                  <w:rStyle w:val="aff1"/>
                  <w:rFonts w:ascii="Times New Roman" w:eastAsia="等线" w:hAnsi="Times New Roman" w:cs="Times New Roman"/>
                  <w:color w:val="000000" w:themeColor="text1"/>
                  <w:sz w:val="18"/>
                  <w:szCs w:val="18"/>
                </w:rPr>
                <w:commentReference w:id="742"/>
              </w:r>
              <w:commentRangeEnd w:id="743"/>
              <w:r w:rsidR="00B159F1" w:rsidRPr="00473484">
                <w:rPr>
                  <w:rStyle w:val="aff1"/>
                  <w:rFonts w:ascii="Times New Roman" w:eastAsia="等线" w:hAnsi="Times New Roman" w:cs="Times New Roman"/>
                  <w:color w:val="000000" w:themeColor="text1"/>
                  <w:sz w:val="18"/>
                  <w:szCs w:val="18"/>
                </w:rPr>
                <w:commentReference w:id="743"/>
              </w:r>
            </w:ins>
            <w:ins w:id="745" w:author="Xuning Wei12232" w:date="2026-07-26T21:40:00Z">
              <w:r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746"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747"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748"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749"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473484">
              <w:rPr>
                <w:rFonts w:ascii="Times New Roman" w:eastAsia="等线" w:hAnsi="Times New Roman" w:cs="Times New Roman"/>
                <w:bCs w:val="0"/>
                <w:color w:val="000000" w:themeColor="text1"/>
                <w:sz w:val="18"/>
                <w:szCs w:val="18"/>
                <w:rPrChange w:id="750" w:author="Xuning Wei12232" w:date="2026-09-05T19:51:00Z">
                  <w:rPr>
                    <w:rFonts w:ascii="Times New Roman" w:eastAsia="等线" w:hAnsi="Times New Roman" w:cs="Times New Roman"/>
                    <w:b/>
                    <w:bCs w:val="0"/>
                    <w:color w:val="000000" w:themeColor="text1"/>
                    <w:sz w:val="18"/>
                    <w:szCs w:val="18"/>
                  </w:rPr>
                </w:rPrChange>
              </w:rPr>
              <w:t xml:space="preserve"> </w:t>
            </w:r>
            <w:r w:rsidR="005913B9" w:rsidRPr="00A54EC0">
              <w:rPr>
                <w:rFonts w:ascii="Times New Roman" w:eastAsia="仿宋_GB2312" w:hAnsi="Times New Roman" w:cs="Times New Roman"/>
                <w:color w:val="000000" w:themeColor="text1"/>
                <w:sz w:val="18"/>
                <w:szCs w:val="18"/>
                <w:lang w:eastAsia="zh-CN"/>
              </w:rPr>
              <w:t>1.0 V DMF</w:t>
            </w:r>
            <w:r w:rsidR="00ED7347" w:rsidRPr="00A54EC0">
              <w:rPr>
                <w:rFonts w:ascii="Times New Roman" w:eastAsia="仿宋_GB2312" w:hAnsi="Times New Roman" w:cs="Times New Roman"/>
                <w:color w:val="000000" w:themeColor="text1"/>
                <w:sz w:val="18"/>
                <w:szCs w:val="18"/>
                <w:lang w:eastAsia="zh-CN"/>
              </w:rPr>
              <w:t xml:space="preserve"> (0.948 kg/kg)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751"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752"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C63277" w:rsidRPr="00473484" w14:paraId="1E87CC28" w14:textId="77777777" w:rsidTr="0051270C">
        <w:trPr>
          <w:trHeight w:val="454"/>
          <w:trPrChange w:id="753"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754"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703DB075" w14:textId="4E2FBAD0" w:rsidR="00E51051" w:rsidRPr="00A54EC0" w:rsidRDefault="00E51051" w:rsidP="00285F3F">
            <w:pPr>
              <w:jc w:val="both"/>
              <w:rPr>
                <w:rFonts w:ascii="Times New Roman" w:eastAsia="仿宋_GB2312" w:hAnsi="Times New Roman" w:cs="Times New Roman"/>
                <w:b/>
                <w:color w:val="auto"/>
                <w:sz w:val="18"/>
                <w:szCs w:val="18"/>
                <w:lang w:eastAsia="zh-CN"/>
              </w:rPr>
            </w:pPr>
            <w:r w:rsidRPr="00A54EC0">
              <w:rPr>
                <w:rFonts w:ascii="Times New Roman" w:eastAsia="仿宋_GB2312" w:hAnsi="Times New Roman" w:cs="Times New Roman"/>
                <w:b/>
                <w:color w:val="auto"/>
                <w:sz w:val="18"/>
                <w:szCs w:val="18"/>
                <w:lang w:eastAsia="zh-CN"/>
              </w:rPr>
              <w:t>2</w:t>
            </w:r>
            <w:ins w:id="755" w:author="Xuning Wei12232" w:date="2026-07-23T15:38:00Z">
              <w:r w:rsidR="00FD05C2" w:rsidRPr="00A54EC0">
                <w:rPr>
                  <w:rFonts w:ascii="Times New Roman" w:eastAsia="仿宋_GB2312" w:hAnsi="Times New Roman" w:cs="Times New Roman"/>
                  <w:b/>
                  <w:color w:val="auto"/>
                  <w:sz w:val="18"/>
                  <w:szCs w:val="18"/>
                  <w:lang w:eastAsia="zh-CN"/>
                </w:rPr>
                <w:t>0</w:t>
              </w:r>
            </w:ins>
            <w:del w:id="756" w:author="Xuning Wei12232" w:date="2026-07-23T15:38:00Z">
              <w:r w:rsidRPr="00A54EC0" w:rsidDel="00FD05C2">
                <w:rPr>
                  <w:rFonts w:ascii="Times New Roman" w:eastAsia="仿宋_GB2312" w:hAnsi="Times New Roman" w:cs="Times New Roman"/>
                  <w:b/>
                  <w:color w:val="auto"/>
                  <w:sz w:val="18"/>
                  <w:szCs w:val="18"/>
                  <w:lang w:eastAsia="zh-CN"/>
                </w:rPr>
                <w:delText>8</w:delText>
              </w:r>
            </w:del>
          </w:p>
        </w:tc>
        <w:tc>
          <w:tcPr>
            <w:tcW w:w="670" w:type="pct"/>
            <w:tcBorders>
              <w:top w:val="single" w:sz="4" w:space="0" w:color="auto"/>
              <w:left w:val="single" w:sz="4" w:space="0" w:color="auto"/>
              <w:bottom w:val="single" w:sz="4" w:space="0" w:color="auto"/>
              <w:right w:val="single" w:sz="4" w:space="0" w:color="auto"/>
            </w:tcBorders>
            <w:vAlign w:val="center"/>
            <w:tcPrChange w:id="757"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09A77C88" w14:textId="60EB0656"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rPr>
              <w:t>Fmoc</w:t>
            </w:r>
            <w:proofErr w:type="spellEnd"/>
            <w:r w:rsidRPr="00473484">
              <w:rPr>
                <w:rFonts w:ascii="Times New Roman" w:eastAsia="仿宋_GB2312" w:hAnsi="Times New Roman" w:cs="Times New Roman"/>
                <w:color w:val="auto"/>
                <w:sz w:val="18"/>
                <w:szCs w:val="18"/>
              </w:rPr>
              <w:t>-L-</w:t>
            </w:r>
            <w:proofErr w:type="spellStart"/>
            <w:r w:rsidRPr="00473484">
              <w:rPr>
                <w:rFonts w:ascii="Times New Roman" w:eastAsia="仿宋_GB2312" w:hAnsi="Times New Roman" w:cs="Times New Roman"/>
                <w:color w:val="auto"/>
                <w:sz w:val="18"/>
                <w:szCs w:val="18"/>
              </w:rPr>
              <w:t>Asn</w:t>
            </w:r>
            <w:proofErr w:type="spellEnd"/>
            <w:r w:rsidRPr="00473484">
              <w:rPr>
                <w:rFonts w:ascii="Times New Roman" w:eastAsia="仿宋_GB2312" w:hAnsi="Times New Roman" w:cs="Times New Roman"/>
                <w:color w:val="auto"/>
                <w:sz w:val="18"/>
                <w:szCs w:val="18"/>
              </w:rPr>
              <w:t>(</w:t>
            </w:r>
            <w:proofErr w:type="spellStart"/>
            <w:r w:rsidRPr="00473484">
              <w:rPr>
                <w:rFonts w:ascii="Times New Roman" w:eastAsia="仿宋_GB2312" w:hAnsi="Times New Roman" w:cs="Times New Roman"/>
                <w:color w:val="auto"/>
                <w:sz w:val="18"/>
                <w:szCs w:val="18"/>
              </w:rPr>
              <w:t>Trt</w:t>
            </w:r>
            <w:proofErr w:type="spellEnd"/>
            <w:r w:rsidRPr="00473484">
              <w:rPr>
                <w:rFonts w:ascii="Times New Roman" w:eastAsia="仿宋_GB2312" w:hAnsi="Times New Roman" w:cs="Times New Roman"/>
                <w:color w:val="auto"/>
                <w:sz w:val="18"/>
                <w:szCs w:val="18"/>
              </w:rPr>
              <w:t>)-OH coupling</w:t>
            </w:r>
          </w:p>
        </w:tc>
        <w:tc>
          <w:tcPr>
            <w:tcW w:w="4054" w:type="pct"/>
            <w:tcBorders>
              <w:top w:val="single" w:sz="4" w:space="0" w:color="auto"/>
              <w:left w:val="single" w:sz="4" w:space="0" w:color="auto"/>
              <w:bottom w:val="single" w:sz="4" w:space="0" w:color="auto"/>
              <w:right w:val="single" w:sz="4" w:space="0" w:color="auto"/>
            </w:tcBorders>
            <w:vAlign w:val="center"/>
            <w:tcPrChange w:id="758"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796122FA" w14:textId="21019599" w:rsidR="00E51051" w:rsidRPr="00473484" w:rsidRDefault="005D79E5">
            <w:pPr>
              <w:jc w:val="both"/>
              <w:rPr>
                <w:rFonts w:ascii="Times New Roman" w:eastAsia="仿宋_GB2312" w:hAnsi="Times New Roman" w:cs="Times New Roman"/>
                <w:color w:val="000000" w:themeColor="text1"/>
                <w:sz w:val="18"/>
                <w:szCs w:val="18"/>
              </w:rPr>
            </w:pPr>
            <w:ins w:id="759" w:author="Xuning Wei12232" w:date="2026-07-26T21:40:00Z">
              <w:r w:rsidRPr="00473484">
                <w:rPr>
                  <w:rFonts w:ascii="Times New Roman" w:eastAsia="仿宋_GB2312" w:hAnsi="Times New Roman" w:cs="Times New Roman"/>
                  <w:color w:val="000000" w:themeColor="text1"/>
                  <w:sz w:val="18"/>
                  <w:szCs w:val="18"/>
                </w:rPr>
                <w:t xml:space="preserve">1. </w:t>
              </w:r>
            </w:ins>
            <w:r w:rsidR="00ED7347" w:rsidRPr="00473484">
              <w:rPr>
                <w:rFonts w:ascii="Times New Roman" w:eastAsia="仿宋_GB2312" w:hAnsi="Times New Roman" w:cs="Times New Roman"/>
                <w:color w:val="000000" w:themeColor="text1"/>
                <w:sz w:val="18"/>
                <w:szCs w:val="18"/>
              </w:rPr>
              <w:t>Heat</w:t>
            </w:r>
            <w:r w:rsidR="00E51051" w:rsidRPr="00473484">
              <w:rPr>
                <w:rFonts w:ascii="Times New Roman" w:eastAsia="仿宋_GB2312" w:hAnsi="Times New Roman" w:cs="Times New Roman"/>
                <w:color w:val="000000" w:themeColor="text1"/>
                <w:sz w:val="18"/>
                <w:szCs w:val="18"/>
              </w:rPr>
              <w:t xml:space="preserve"> the mixture to 25</w:t>
            </w:r>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5</w:t>
            </w:r>
            <w:ins w:id="760" w:author="Johan Granander" w:date="2026-07-28T13:59:00Z">
              <w:r w:rsidR="00E64585"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The mixture is allowed to react at 25</w:t>
            </w:r>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5</w:t>
            </w:r>
            <w:ins w:id="761" w:author="Johan Granander" w:date="2026-07-28T13:59:00Z">
              <w:r w:rsidR="00E64585"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xml:space="preserve"> (target: 25</w:t>
            </w:r>
            <w:ins w:id="762" w:author="Johan Granander" w:date="2026-07-28T13:59:00Z">
              <w:r w:rsidR="00E64585"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w:t>
            </w:r>
            <w:r w:rsidR="00E51051" w:rsidRPr="00A54EC0">
              <w:rPr>
                <w:rFonts w:ascii="Times New Roman" w:hAnsi="Times New Roman" w:cs="Times New Roman"/>
                <w:color w:val="000000" w:themeColor="text1"/>
                <w:sz w:val="18"/>
                <w:szCs w:val="18"/>
              </w:rPr>
              <w:t xml:space="preserve"> </w:t>
            </w:r>
            <w:ins w:id="763" w:author="Xuning Wei12232" w:date="2026-07-26T21:41:00Z">
              <w:r w:rsidRPr="00A54EC0">
                <w:rPr>
                  <w:rFonts w:ascii="Times New Roman" w:hAnsi="Times New Roman" w:cs="Times New Roman"/>
                  <w:color w:val="000000" w:themeColor="text1"/>
                  <w:sz w:val="18"/>
                  <w:szCs w:val="18"/>
                </w:rPr>
                <w:br/>
                <w:t xml:space="preserve">2. </w:t>
              </w:r>
            </w:ins>
            <w:r w:rsidR="00E51051" w:rsidRPr="00473484">
              <w:rPr>
                <w:rFonts w:ascii="Times New Roman" w:hAnsi="Times New Roman" w:cs="Times New Roman"/>
                <w:color w:val="000000" w:themeColor="text1"/>
                <w:sz w:val="18"/>
                <w:szCs w:val="18"/>
              </w:rPr>
              <w:t>O</w:t>
            </w:r>
            <w:r w:rsidR="00E51051" w:rsidRPr="00473484">
              <w:rPr>
                <w:rFonts w:ascii="Times New Roman" w:eastAsia="仿宋_GB2312" w:hAnsi="Times New Roman" w:cs="Times New Roman"/>
                <w:color w:val="000000" w:themeColor="text1"/>
                <w:sz w:val="18"/>
                <w:szCs w:val="18"/>
              </w:rPr>
              <w:t>nce the total reaction time has reached 8h±15min, add addit</w:t>
            </w:r>
            <w:r w:rsidR="00870867" w:rsidRPr="00473484">
              <w:rPr>
                <w:rFonts w:ascii="Times New Roman" w:eastAsia="仿宋_GB2312" w:hAnsi="Times New Roman" w:cs="Times New Roman"/>
                <w:color w:val="000000" w:themeColor="text1"/>
                <w:sz w:val="18"/>
                <w:szCs w:val="18"/>
              </w:rPr>
              <w:t xml:space="preserve">ional 1.0 eq. </w:t>
            </w:r>
            <w:proofErr w:type="spellStart"/>
            <w:r w:rsidR="00870867" w:rsidRPr="00473484">
              <w:rPr>
                <w:rFonts w:ascii="Times New Roman" w:eastAsia="仿宋_GB2312" w:hAnsi="Times New Roman" w:cs="Times New Roman"/>
                <w:color w:val="000000" w:themeColor="text1"/>
                <w:sz w:val="18"/>
                <w:szCs w:val="18"/>
              </w:rPr>
              <w:t>Oxyma</w:t>
            </w:r>
            <w:proofErr w:type="spellEnd"/>
            <w:ins w:id="764" w:author="Xuning Wei12232" w:date="2026-07-26T21:40:00Z">
              <w:r w:rsidRPr="00473484">
                <w:rPr>
                  <w:rFonts w:ascii="Times New Roman" w:eastAsia="仿宋_GB2312" w:hAnsi="Times New Roman" w:cs="Times New Roman"/>
                  <w:color w:val="000000" w:themeColor="text1"/>
                  <w:sz w:val="18"/>
                  <w:szCs w:val="18"/>
                </w:rPr>
                <w:t xml:space="preserve"> </w:t>
              </w:r>
            </w:ins>
            <w:r w:rsidR="00870867" w:rsidRPr="00473484">
              <w:rPr>
                <w:rFonts w:ascii="Times New Roman" w:eastAsia="仿宋_GB2312" w:hAnsi="Times New Roman" w:cs="Times New Roman"/>
                <w:color w:val="000000" w:themeColor="text1"/>
                <w:sz w:val="18"/>
                <w:szCs w:val="18"/>
              </w:rPr>
              <w:t>Pure and</w:t>
            </w:r>
            <w:r w:rsidR="00271FEB" w:rsidRPr="00473484">
              <w:rPr>
                <w:rFonts w:ascii="Times New Roman" w:eastAsia="仿宋_GB2312" w:hAnsi="Times New Roman" w:cs="Times New Roman"/>
                <w:color w:val="000000" w:themeColor="text1"/>
                <w:sz w:val="18"/>
                <w:szCs w:val="18"/>
              </w:rPr>
              <w:t xml:space="preserve"> 1.0 V DMF</w:t>
            </w:r>
            <w:r w:rsidR="00870867" w:rsidRPr="00473484">
              <w:rPr>
                <w:rFonts w:ascii="Times New Roman" w:eastAsia="仿宋_GB2312" w:hAnsi="Times New Roman" w:cs="Times New Roman"/>
                <w:color w:val="000000" w:themeColor="text1"/>
                <w:sz w:val="18"/>
                <w:szCs w:val="18"/>
              </w:rPr>
              <w:t xml:space="preserve"> (0.948 </w:t>
            </w:r>
            <w:r w:rsidR="00E51051" w:rsidRPr="00473484">
              <w:rPr>
                <w:rFonts w:ascii="Times New Roman" w:eastAsia="仿宋_GB2312" w:hAnsi="Times New Roman" w:cs="Times New Roman"/>
                <w:color w:val="000000" w:themeColor="text1"/>
                <w:sz w:val="18"/>
                <w:szCs w:val="18"/>
              </w:rPr>
              <w:t xml:space="preserve">kg/kg) solution (the mixture should be prepared in </w:t>
            </w:r>
            <w:r w:rsidR="00E51051" w:rsidRPr="00473484">
              <w:rPr>
                <w:rFonts w:ascii="Times New Roman" w:hAnsi="Times New Roman" w:cs="Times New Roman"/>
                <w:color w:val="0000FF"/>
                <w:sz w:val="18"/>
                <w:szCs w:val="18"/>
                <w:shd w:val="clear" w:color="auto" w:fill="FFFFFF"/>
                <w:rPrChange w:id="765" w:author="Xuning Wei12232" w:date="2026-09-05T19:51:00Z">
                  <w:rPr>
                    <w:rFonts w:ascii="Times New Roman" w:hAnsi="Times New Roman" w:cs="Times New Roman"/>
                    <w:b/>
                    <w:color w:val="000000" w:themeColor="text1"/>
                    <w:sz w:val="18"/>
                    <w:szCs w:val="18"/>
                    <w:shd w:val="clear" w:color="auto" w:fill="FFFFFF"/>
                  </w:rPr>
                </w:rPrChange>
              </w:rPr>
              <w:t>TJ4S-12</w:t>
            </w:r>
            <w:del w:id="766" w:author="Xuning Wei12232" w:date="2026-07-23T14:14:00Z">
              <w:r w:rsidR="00E51051" w:rsidRPr="00473484" w:rsidDel="00055C75">
                <w:rPr>
                  <w:rFonts w:ascii="Times New Roman" w:hAnsi="Times New Roman" w:cs="Times New Roman"/>
                  <w:color w:val="0000FF"/>
                  <w:sz w:val="18"/>
                  <w:szCs w:val="18"/>
                  <w:shd w:val="clear" w:color="auto" w:fill="FFFFFF"/>
                  <w:rPrChange w:id="767" w:author="Xuning Wei12232" w:date="2026-09-05T19:51:00Z">
                    <w:rPr>
                      <w:rFonts w:ascii="Times New Roman" w:hAnsi="Times New Roman" w:cs="Times New Roman"/>
                      <w:b/>
                      <w:color w:val="000000" w:themeColor="text1"/>
                      <w:sz w:val="18"/>
                      <w:szCs w:val="18"/>
                      <w:shd w:val="clear" w:color="auto" w:fill="FFFFFF"/>
                    </w:rPr>
                  </w:rPrChange>
                </w:rPr>
                <w:delText>13-R21</w:delText>
              </w:r>
            </w:del>
            <w:ins w:id="768" w:author="Xuning Wei12232" w:date="2026-07-23T14:14:00Z">
              <w:r w:rsidR="00055C75" w:rsidRPr="00473484">
                <w:rPr>
                  <w:rFonts w:ascii="Times New Roman" w:hAnsi="Times New Roman" w:cs="Times New Roman"/>
                  <w:color w:val="0000FF"/>
                  <w:sz w:val="18"/>
                  <w:szCs w:val="18"/>
                  <w:shd w:val="clear" w:color="auto" w:fill="FFFFFF"/>
                  <w:rPrChange w:id="769" w:author="Xuning Wei12232" w:date="2026-09-05T19:51:00Z">
                    <w:rPr>
                      <w:rFonts w:ascii="Times New Roman" w:hAnsi="Times New Roman" w:cs="Times New Roman"/>
                      <w:b/>
                      <w:color w:val="000000" w:themeColor="text1"/>
                      <w:sz w:val="18"/>
                      <w:szCs w:val="18"/>
                      <w:shd w:val="clear" w:color="auto" w:fill="FFFFFF"/>
                    </w:rPr>
                  </w:rPrChange>
                </w:rPr>
                <w:t>00-AT02</w:t>
              </w:r>
            </w:ins>
            <w:r w:rsidR="00E51051" w:rsidRPr="00A54EC0">
              <w:rPr>
                <w:rFonts w:ascii="Times New Roman" w:eastAsia="仿宋_GB2312" w:hAnsi="Times New Roman" w:cs="Times New Roman"/>
                <w:color w:val="000000" w:themeColor="text1"/>
                <w:sz w:val="18"/>
                <w:szCs w:val="18"/>
              </w:rPr>
              <w:t xml:space="preserve"> just before use) and 1.1</w:t>
            </w:r>
            <w:ins w:id="770" w:author="Johan Granander" w:date="2026-07-28T13:59:00Z">
              <w:r w:rsidR="00E64585" w:rsidRPr="00A54EC0">
                <w:rPr>
                  <w:rFonts w:ascii="Times New Roman" w:eastAsia="仿宋_GB2312" w:hAnsi="Times New Roman" w:cs="Times New Roman"/>
                  <w:color w:val="000000" w:themeColor="text1"/>
                  <w:sz w:val="18"/>
                  <w:szCs w:val="18"/>
                </w:rPr>
                <w:t xml:space="preserve"> </w:t>
              </w:r>
            </w:ins>
            <w:r w:rsidR="00E51051" w:rsidRPr="00A54EC0">
              <w:rPr>
                <w:rFonts w:ascii="Times New Roman" w:eastAsia="仿宋_GB2312" w:hAnsi="Times New Roman" w:cs="Times New Roman"/>
                <w:color w:val="000000" w:themeColor="text1"/>
                <w:sz w:val="18"/>
                <w:szCs w:val="18"/>
              </w:rPr>
              <w:t>eq. DIC</w:t>
            </w:r>
            <w:ins w:id="771" w:author="Xuning Wei12232" w:date="2026-07-26T21:41:00Z">
              <w:r w:rsidRPr="00A54EC0">
                <w:rPr>
                  <w:rFonts w:ascii="Times New Roman" w:eastAsia="仿宋_GB2312" w:hAnsi="Times New Roman" w:cs="Times New Roman"/>
                  <w:color w:val="000000" w:themeColor="text1"/>
                  <w:sz w:val="18"/>
                  <w:szCs w:val="18"/>
                </w:rPr>
                <w:t>.</w:t>
              </w:r>
              <w:r w:rsidRPr="00A54EC0">
                <w:rPr>
                  <w:rFonts w:ascii="Times New Roman" w:eastAsia="仿宋_GB2312" w:hAnsi="Times New Roman" w:cs="Times New Roman"/>
                  <w:color w:val="000000" w:themeColor="text1"/>
                  <w:sz w:val="18"/>
                  <w:szCs w:val="18"/>
                </w:rPr>
                <w:br/>
                <w:t xml:space="preserve">3. </w:t>
              </w:r>
            </w:ins>
            <w:del w:id="772" w:author="Xuning Wei12232" w:date="2026-07-26T21:41:00Z">
              <w:r w:rsidR="00E51051" w:rsidRPr="00473484" w:rsidDel="005D79E5">
                <w:rPr>
                  <w:rFonts w:ascii="Times New Roman" w:eastAsia="仿宋_GB2312" w:hAnsi="Times New Roman" w:cs="Times New Roman"/>
                  <w:color w:val="000000" w:themeColor="text1"/>
                  <w:sz w:val="18"/>
                  <w:szCs w:val="18"/>
                </w:rPr>
                <w:delText xml:space="preserve">, </w:delText>
              </w:r>
              <w:r w:rsidR="00870867" w:rsidRPr="00473484" w:rsidDel="005D79E5">
                <w:rPr>
                  <w:rFonts w:ascii="Times New Roman" w:eastAsia="仿宋_GB2312" w:hAnsi="Times New Roman" w:cs="Times New Roman"/>
                  <w:color w:val="000000" w:themeColor="text1"/>
                  <w:sz w:val="18"/>
                  <w:szCs w:val="18"/>
                  <w:lang w:eastAsia="zh-CN"/>
                </w:rPr>
                <w:delText>a</w:delText>
              </w:r>
            </w:del>
            <w:ins w:id="773" w:author="Xuning Wei12232" w:date="2026-07-26T21:41:00Z">
              <w:r w:rsidRPr="00473484">
                <w:rPr>
                  <w:rFonts w:ascii="Times New Roman" w:eastAsia="仿宋_GB2312" w:hAnsi="Times New Roman" w:cs="Times New Roman"/>
                  <w:color w:val="000000" w:themeColor="text1"/>
                  <w:sz w:val="18"/>
                  <w:szCs w:val="18"/>
                  <w:lang w:eastAsia="zh-CN"/>
                </w:rPr>
                <w:t>A</w:t>
              </w:r>
            </w:ins>
            <w:r w:rsidR="00870867" w:rsidRPr="00473484">
              <w:rPr>
                <w:rFonts w:ascii="Times New Roman" w:eastAsia="仿宋_GB2312" w:hAnsi="Times New Roman" w:cs="Times New Roman"/>
                <w:color w:val="000000" w:themeColor="text1"/>
                <w:sz w:val="18"/>
                <w:szCs w:val="18"/>
                <w:lang w:eastAsia="zh-CN"/>
              </w:rPr>
              <w:t>fter</w:t>
            </w:r>
            <w:r w:rsidR="00E51051" w:rsidRPr="00473484">
              <w:rPr>
                <w:rFonts w:ascii="Times New Roman" w:eastAsia="仿宋_GB2312" w:hAnsi="Times New Roman" w:cs="Times New Roman"/>
                <w:color w:val="000000" w:themeColor="text1"/>
                <w:sz w:val="18"/>
                <w:szCs w:val="18"/>
              </w:rPr>
              <w:t xml:space="preserve"> 5</w:t>
            </w:r>
            <w:ins w:id="774" w:author="Johan Granander" w:date="2026-07-28T13:59:00Z">
              <w:r w:rsidR="00E64585"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h±15</w:t>
            </w:r>
            <w:ins w:id="775" w:author="Johan Granander" w:date="2026-07-28T13:59:00Z">
              <w:r w:rsidR="00E64585"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min (target: 5</w:t>
            </w:r>
            <w:ins w:id="776" w:author="Johan Granander" w:date="2026-07-28T13:59:00Z">
              <w:r w:rsidR="00E64585"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h). Stop stirring and turn off the nitrogen. Drain until there is no reaction mixture drip.</w:t>
            </w:r>
            <w:del w:id="777" w:author="Xuning Wei12232" w:date="2026-07-26T21:42:00Z">
              <w:r w:rsidR="00E51051" w:rsidRPr="00473484" w:rsidDel="005D79E5">
                <w:rPr>
                  <w:rFonts w:ascii="Times New Roman" w:eastAsia="仿宋_GB2312" w:hAnsi="Times New Roman" w:cs="Times New Roman"/>
                  <w:color w:val="000000" w:themeColor="text1"/>
                  <w:sz w:val="18"/>
                  <w:szCs w:val="18"/>
                </w:rPr>
                <w:delText xml:space="preserve"> Move to next operation.</w:delText>
              </w:r>
            </w:del>
          </w:p>
        </w:tc>
      </w:tr>
      <w:tr w:rsidR="00C63277" w:rsidRPr="00473484" w:rsidDel="0051270C" w14:paraId="33721A1E" w14:textId="5DBB9EB2" w:rsidTr="0051270C">
        <w:trPr>
          <w:trHeight w:val="454"/>
          <w:del w:id="778" w:author="Xuning Wei12232" w:date="2026-07-26T21:43:00Z"/>
          <w:trPrChange w:id="779"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780"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42468DED" w14:textId="0AF6B662" w:rsidR="00E51051" w:rsidRPr="00A54EC0" w:rsidDel="0051270C" w:rsidRDefault="00E51051" w:rsidP="00285F3F">
            <w:pPr>
              <w:jc w:val="both"/>
              <w:rPr>
                <w:del w:id="781" w:author="Xuning Wei12232" w:date="2026-07-26T21:43:00Z"/>
                <w:rFonts w:ascii="Times New Roman" w:eastAsia="仿宋_GB2312" w:hAnsi="Times New Roman" w:cs="Times New Roman"/>
                <w:b/>
                <w:color w:val="auto"/>
                <w:sz w:val="18"/>
                <w:szCs w:val="18"/>
                <w:lang w:eastAsia="zh-CN"/>
              </w:rPr>
            </w:pPr>
            <w:del w:id="782" w:author="Xuning Wei12232" w:date="2026-07-26T21:43:00Z">
              <w:r w:rsidRPr="00A54EC0" w:rsidDel="0051270C">
                <w:rPr>
                  <w:rFonts w:ascii="Times New Roman" w:eastAsia="仿宋_GB2312" w:hAnsi="Times New Roman" w:cs="Times New Roman"/>
                  <w:b/>
                  <w:color w:val="auto"/>
                  <w:sz w:val="18"/>
                  <w:szCs w:val="18"/>
                  <w:lang w:eastAsia="zh-CN"/>
                </w:rPr>
                <w:delText>2</w:delText>
              </w:r>
            </w:del>
            <w:del w:id="783" w:author="Xuning Wei12232" w:date="2026-07-23T15:39:00Z">
              <w:r w:rsidRPr="00A54EC0" w:rsidDel="00FD05C2">
                <w:rPr>
                  <w:rFonts w:ascii="Times New Roman" w:eastAsia="仿宋_GB2312" w:hAnsi="Times New Roman" w:cs="Times New Roman"/>
                  <w:b/>
                  <w:color w:val="auto"/>
                  <w:sz w:val="18"/>
                  <w:szCs w:val="18"/>
                  <w:lang w:eastAsia="zh-CN"/>
                </w:rPr>
                <w:delText>9</w:delText>
              </w:r>
            </w:del>
          </w:p>
        </w:tc>
        <w:tc>
          <w:tcPr>
            <w:tcW w:w="670" w:type="pct"/>
            <w:tcBorders>
              <w:top w:val="single" w:sz="4" w:space="0" w:color="auto"/>
              <w:left w:val="single" w:sz="4" w:space="0" w:color="auto"/>
              <w:bottom w:val="single" w:sz="4" w:space="0" w:color="auto"/>
              <w:right w:val="single" w:sz="4" w:space="0" w:color="auto"/>
            </w:tcBorders>
            <w:vAlign w:val="center"/>
            <w:tcPrChange w:id="784"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7BF8A0D" w14:textId="0D6354F9" w:rsidR="00E51051" w:rsidRPr="00473484" w:rsidDel="0051270C" w:rsidRDefault="00E51051" w:rsidP="00285F3F">
            <w:pPr>
              <w:jc w:val="both"/>
              <w:rPr>
                <w:del w:id="785" w:author="Xuning Wei12232" w:date="2026-07-26T21:43:00Z"/>
                <w:rFonts w:ascii="Times New Roman" w:eastAsia="仿宋_GB2312" w:hAnsi="Times New Roman" w:cs="Times New Roman"/>
                <w:color w:val="auto"/>
                <w:sz w:val="18"/>
                <w:szCs w:val="18"/>
              </w:rPr>
            </w:pPr>
            <w:del w:id="786" w:author="Xuning Wei12232" w:date="2026-07-26T21:43:00Z">
              <w:r w:rsidRPr="00473484" w:rsidDel="0051270C">
                <w:rPr>
                  <w:rFonts w:ascii="Times New Roman" w:eastAsia="仿宋_GB2312" w:hAnsi="Times New Roman" w:cs="Times New Roman"/>
                  <w:color w:val="auto"/>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787"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7A1FDD1A" w14:textId="6FCE706B" w:rsidR="00E51051" w:rsidRPr="00473484" w:rsidDel="0051270C" w:rsidRDefault="005304C8" w:rsidP="00285F3F">
            <w:pPr>
              <w:jc w:val="both"/>
              <w:rPr>
                <w:del w:id="788" w:author="Xuning Wei12232" w:date="2026-07-26T21:43:00Z"/>
                <w:rFonts w:ascii="Times New Roman" w:eastAsia="仿宋_GB2312" w:hAnsi="Times New Roman" w:cs="Times New Roman"/>
                <w:color w:val="000000" w:themeColor="text1"/>
                <w:sz w:val="18"/>
                <w:szCs w:val="18"/>
              </w:rPr>
            </w:pPr>
            <w:del w:id="789" w:author="Xuning Wei12232" w:date="2026-07-26T21:43:00Z">
              <w:r w:rsidRPr="00473484" w:rsidDel="0051270C">
                <w:rPr>
                  <w:rFonts w:ascii="Times New Roman" w:eastAsia="仿宋_GB2312" w:hAnsi="Times New Roman" w:cs="Times New Roman"/>
                  <w:color w:val="000000" w:themeColor="text1"/>
                  <w:sz w:val="18"/>
                  <w:szCs w:val="18"/>
                </w:rPr>
                <w:delText>Add</w:delText>
              </w:r>
              <w:r w:rsidR="00271FEB" w:rsidRPr="00473484" w:rsidDel="0051270C">
                <w:rPr>
                  <w:rFonts w:ascii="Times New Roman" w:eastAsia="仿宋_GB2312" w:hAnsi="Times New Roman" w:cs="Times New Roman"/>
                  <w:color w:val="000000" w:themeColor="text1"/>
                  <w:sz w:val="18"/>
                  <w:szCs w:val="18"/>
                </w:rPr>
                <w:delText xml:space="preserve"> 8.0 V DMF</w:delText>
              </w:r>
              <w:r w:rsidRPr="00473484" w:rsidDel="0051270C">
                <w:rPr>
                  <w:rFonts w:ascii="Times New Roman" w:eastAsia="仿宋_GB2312" w:hAnsi="Times New Roman" w:cs="Times New Roman"/>
                  <w:color w:val="000000" w:themeColor="text1"/>
                  <w:sz w:val="18"/>
                  <w:szCs w:val="18"/>
                </w:rPr>
                <w:delText xml:space="preserve"> (7.584 kg/kg)</w:delText>
              </w:r>
              <w:r w:rsidR="00E51051" w:rsidRPr="00473484" w:rsidDel="0051270C">
                <w:rPr>
                  <w:rFonts w:ascii="Times New Roman" w:eastAsia="仿宋_GB2312" w:hAnsi="Times New Roman" w:cs="Times New Roman"/>
                  <w:color w:val="000000" w:themeColor="text1"/>
                  <w:sz w:val="18"/>
                  <w:szCs w:val="18"/>
                  <w:lang w:eastAsia="zh-CN"/>
                </w:rPr>
                <w:delText xml:space="preserve"> </w:delText>
              </w:r>
              <w:r w:rsidR="00E51051" w:rsidRPr="00473484" w:rsidDel="0051270C">
                <w:rPr>
                  <w:rFonts w:ascii="Times New Roman" w:eastAsia="仿宋_GB2312" w:hAnsi="Times New Roman" w:cs="Times New Roman"/>
                  <w:color w:val="000000" w:themeColor="text1"/>
                  <w:sz w:val="18"/>
                  <w:szCs w:val="18"/>
                </w:rPr>
                <w:delText>into</w:delText>
              </w:r>
              <w:r w:rsidR="00E51051" w:rsidRPr="00473484" w:rsidDel="0051270C">
                <w:rPr>
                  <w:rFonts w:ascii="Times New Roman" w:eastAsia="仿宋_GB2312" w:hAnsi="Times New Roman" w:cs="Times New Roman"/>
                  <w:color w:val="000000" w:themeColor="text1"/>
                  <w:sz w:val="18"/>
                  <w:szCs w:val="18"/>
                  <w:rPrChange w:id="790"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51270C">
                <w:rPr>
                  <w:rFonts w:ascii="Times New Roman" w:eastAsia="仿宋_GB2312" w:hAnsi="Times New Roman" w:cs="Times New Roman"/>
                  <w:color w:val="000000" w:themeColor="text1"/>
                  <w:sz w:val="18"/>
                  <w:szCs w:val="18"/>
                  <w:lang w:eastAsia="zh-CN"/>
                  <w:rPrChange w:id="791"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51270C">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00E51051" w:rsidRPr="00A54EC0" w:rsidDel="0051270C">
                <w:rPr>
                  <w:rFonts w:ascii="Times New Roman" w:eastAsia="仿宋_GB2312" w:hAnsi="Times New Roman" w:cs="Times New Roman"/>
                  <w:color w:val="000000" w:themeColor="text1"/>
                  <w:sz w:val="18"/>
                  <w:szCs w:val="18"/>
                  <w:lang w:eastAsia="zh-CN"/>
                </w:rPr>
                <w:delText>. Then</w:delText>
              </w:r>
              <w:r w:rsidR="00E51051" w:rsidRPr="00A54EC0" w:rsidDel="0051270C">
                <w:rPr>
                  <w:rFonts w:ascii="Times New Roman" w:hAnsi="Times New Roman" w:cs="Times New Roman"/>
                  <w:color w:val="000000" w:themeColor="text1"/>
                  <w:sz w:val="18"/>
                  <w:szCs w:val="18"/>
                </w:rPr>
                <w:delText xml:space="preserve"> </w:delText>
              </w:r>
              <w:r w:rsidR="00E51051" w:rsidRPr="00473484" w:rsidDel="0051270C">
                <w:rPr>
                  <w:rFonts w:ascii="Times New Roman" w:eastAsia="仿宋_GB2312" w:hAnsi="Times New Roman" w:cs="Times New Roman"/>
                  <w:color w:val="000000" w:themeColor="text1"/>
                  <w:sz w:val="18"/>
                  <w:szCs w:val="18"/>
                </w:rPr>
                <w:delText xml:space="preserve">Transfer the </w:delText>
              </w:r>
              <w:r w:rsidR="00E51051" w:rsidRPr="00473484" w:rsidDel="0051270C">
                <w:rPr>
                  <w:rFonts w:ascii="Times New Roman" w:eastAsia="仿宋_GB2312" w:hAnsi="Times New Roman" w:cs="Times New Roman"/>
                  <w:color w:val="000000" w:themeColor="text1"/>
                  <w:sz w:val="18"/>
                  <w:szCs w:val="18"/>
                  <w:lang w:eastAsia="zh-CN"/>
                </w:rPr>
                <w:delText xml:space="preserve">DMF </w:delText>
              </w:r>
              <w:r w:rsidR="00E51051" w:rsidRPr="00473484" w:rsidDel="0051270C">
                <w:rPr>
                  <w:rFonts w:ascii="Times New Roman" w:eastAsia="仿宋_GB2312" w:hAnsi="Times New Roman" w:cs="Times New Roman"/>
                  <w:color w:val="000000" w:themeColor="text1"/>
                  <w:sz w:val="18"/>
                  <w:szCs w:val="18"/>
                </w:rPr>
                <w:delText xml:space="preserve">into </w:delText>
              </w:r>
              <w:r w:rsidR="00E51051" w:rsidRPr="00473484" w:rsidDel="0051270C">
                <w:rPr>
                  <w:rFonts w:ascii="Times New Roman" w:eastAsia="仿宋_GB2312" w:hAnsi="Times New Roman" w:cs="Times New Roman"/>
                  <w:color w:val="000000" w:themeColor="text1"/>
                  <w:sz w:val="18"/>
                  <w:szCs w:val="18"/>
                  <w:rPrChange w:id="792"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473484" w:rsidDel="0051270C">
                <w:rPr>
                  <w:rFonts w:ascii="Times New Roman" w:eastAsia="仿宋_GB2312" w:hAnsi="Times New Roman" w:cs="Times New Roman"/>
                  <w:color w:val="000000" w:themeColor="text1"/>
                  <w:sz w:val="18"/>
                  <w:szCs w:val="18"/>
                  <w:lang w:eastAsia="zh-CN"/>
                  <w:rPrChange w:id="793" w:author="Xuning Wei12232" w:date="2026-09-05T19:51:00Z">
                    <w:rPr>
                      <w:rFonts w:ascii="Times New Roman" w:eastAsia="仿宋_GB2312" w:hAnsi="Times New Roman" w:cs="Times New Roman"/>
                      <w:b/>
                      <w:color w:val="000000" w:themeColor="text1"/>
                      <w:sz w:val="18"/>
                      <w:szCs w:val="18"/>
                      <w:lang w:eastAsia="zh-CN"/>
                    </w:rPr>
                  </w:rPrChange>
                </w:rPr>
                <w:delText xml:space="preserve">. </w:delText>
              </w:r>
              <w:r w:rsidR="00E51051" w:rsidRPr="00A54EC0" w:rsidDel="0051270C">
                <w:rPr>
                  <w:rFonts w:ascii="Times New Roman" w:eastAsia="仿宋_GB2312" w:hAnsi="Times New Roman" w:cs="Times New Roman"/>
                  <w:color w:val="000000" w:themeColor="text1"/>
                  <w:sz w:val="18"/>
                  <w:szCs w:val="18"/>
                </w:rPr>
                <w:delText>Bubble with nitrogen for 5±2 min, then start the stirrer. After stirring for 7±2 min, stop stirring, turn off the nitrogen. Drain until t</w:delText>
              </w:r>
              <w:r w:rsidR="00E51051" w:rsidRPr="00473484" w:rsidDel="0051270C">
                <w:rPr>
                  <w:rFonts w:ascii="Times New Roman" w:eastAsia="仿宋_GB2312" w:hAnsi="Times New Roman" w:cs="Times New Roman"/>
                  <w:color w:val="000000" w:themeColor="text1"/>
                  <w:sz w:val="18"/>
                  <w:szCs w:val="18"/>
                </w:rPr>
                <w:delText>here is no obvious drip. Perform this operation for 3 times.</w:delText>
              </w:r>
            </w:del>
          </w:p>
        </w:tc>
      </w:tr>
      <w:tr w:rsidR="00C63277" w:rsidRPr="00473484" w14:paraId="24C3C535" w14:textId="77777777" w:rsidTr="0051270C">
        <w:trPr>
          <w:trHeight w:val="454"/>
          <w:trPrChange w:id="794"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795"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3DD15004" w14:textId="1C64C2ED" w:rsidR="00E51051" w:rsidRPr="00A54EC0" w:rsidRDefault="00FD05C2">
            <w:pPr>
              <w:jc w:val="both"/>
              <w:rPr>
                <w:rFonts w:ascii="Times New Roman" w:eastAsia="仿宋_GB2312" w:hAnsi="Times New Roman" w:cs="Times New Roman"/>
                <w:b/>
                <w:color w:val="auto"/>
                <w:sz w:val="18"/>
                <w:szCs w:val="18"/>
                <w:lang w:eastAsia="zh-CN"/>
              </w:rPr>
            </w:pPr>
            <w:ins w:id="796" w:author="Xuning Wei12232" w:date="2026-07-23T15:39:00Z">
              <w:r w:rsidRPr="00A54EC0">
                <w:rPr>
                  <w:rFonts w:ascii="Times New Roman" w:eastAsia="仿宋_GB2312" w:hAnsi="Times New Roman" w:cs="Times New Roman"/>
                  <w:b/>
                  <w:color w:val="auto"/>
                  <w:sz w:val="18"/>
                  <w:szCs w:val="18"/>
                  <w:lang w:eastAsia="zh-CN"/>
                </w:rPr>
                <w:t>22</w:t>
              </w:r>
            </w:ins>
            <w:del w:id="797" w:author="Xuning Wei12232" w:date="2026-07-23T15:39:00Z">
              <w:r w:rsidR="00E51051" w:rsidRPr="00A54EC0" w:rsidDel="00FD05C2">
                <w:rPr>
                  <w:rFonts w:ascii="Times New Roman" w:eastAsia="仿宋_GB2312" w:hAnsi="Times New Roman" w:cs="Times New Roman"/>
                  <w:b/>
                  <w:color w:val="auto"/>
                  <w:sz w:val="18"/>
                  <w:szCs w:val="18"/>
                  <w:lang w:eastAsia="zh-CN"/>
                </w:rPr>
                <w:delText>30</w:delText>
              </w:r>
            </w:del>
          </w:p>
        </w:tc>
        <w:tc>
          <w:tcPr>
            <w:tcW w:w="670" w:type="pct"/>
            <w:tcBorders>
              <w:top w:val="single" w:sz="4" w:space="0" w:color="auto"/>
              <w:left w:val="single" w:sz="4" w:space="0" w:color="auto"/>
              <w:bottom w:val="single" w:sz="4" w:space="0" w:color="auto"/>
              <w:right w:val="single" w:sz="4" w:space="0" w:color="auto"/>
            </w:tcBorders>
            <w:vAlign w:val="center"/>
            <w:tcPrChange w:id="798"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1F79161" w14:textId="49140058"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Prepare capping solution</w:t>
            </w:r>
          </w:p>
        </w:tc>
        <w:tc>
          <w:tcPr>
            <w:tcW w:w="4054" w:type="pct"/>
            <w:tcBorders>
              <w:top w:val="single" w:sz="4" w:space="0" w:color="auto"/>
              <w:left w:val="single" w:sz="4" w:space="0" w:color="auto"/>
              <w:bottom w:val="single" w:sz="4" w:space="0" w:color="auto"/>
              <w:right w:val="single" w:sz="4" w:space="0" w:color="auto"/>
            </w:tcBorders>
            <w:vAlign w:val="center"/>
            <w:tcPrChange w:id="799"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31910D9B" w14:textId="00DE9802" w:rsidR="00E51051" w:rsidRPr="00A54EC0" w:rsidRDefault="00890DA7">
            <w:pPr>
              <w:jc w:val="both"/>
              <w:rPr>
                <w:rFonts w:ascii="Times New Roman" w:eastAsia="仿宋_GB2312" w:hAnsi="Times New Roman" w:cs="Times New Roman"/>
                <w:color w:val="auto"/>
                <w:sz w:val="18"/>
                <w:szCs w:val="18"/>
              </w:rPr>
            </w:pPr>
            <w:ins w:id="800" w:author="Xuning Wei12232" w:date="2026-07-27T09:34:00Z">
              <w:r w:rsidRPr="00473484">
                <w:rPr>
                  <w:rFonts w:ascii="Times New Roman" w:eastAsia="仿宋_GB2312" w:hAnsi="Times New Roman" w:cs="Times New Roman"/>
                  <w:color w:val="auto"/>
                  <w:sz w:val="18"/>
                  <w:szCs w:val="18"/>
                </w:rPr>
                <w:t xml:space="preserve">1. </w:t>
              </w:r>
            </w:ins>
            <w:r w:rsidR="00E51051" w:rsidRPr="00473484">
              <w:rPr>
                <w:rFonts w:ascii="Times New Roman" w:eastAsia="仿宋_GB2312" w:hAnsi="Times New Roman" w:cs="Times New Roman"/>
                <w:color w:val="auto"/>
                <w:sz w:val="18"/>
                <w:szCs w:val="18"/>
              </w:rPr>
              <w:t xml:space="preserve">Add </w:t>
            </w:r>
            <w:r w:rsidR="00271FEB" w:rsidRPr="00473484">
              <w:rPr>
                <w:rFonts w:ascii="Times New Roman" w:eastAsia="仿宋_GB2312" w:hAnsi="Times New Roman" w:cs="Times New Roman"/>
                <w:color w:val="0000FF"/>
                <w:sz w:val="18"/>
                <w:szCs w:val="18"/>
                <w:highlight w:val="yellow"/>
                <w:rPrChange w:id="801" w:author="Xuning Wei12232" w:date="2026-09-05T19:51:00Z">
                  <w:rPr>
                    <w:rFonts w:ascii="Times New Roman" w:eastAsia="仿宋_GB2312" w:hAnsi="Times New Roman" w:cs="Times New Roman"/>
                    <w:color w:val="0000FF"/>
                    <w:sz w:val="18"/>
                    <w:szCs w:val="18"/>
                  </w:rPr>
                </w:rPrChange>
              </w:rPr>
              <w:t>6.0 V DMF</w:t>
            </w:r>
            <w:commentRangeStart w:id="802"/>
            <w:commentRangeStart w:id="803"/>
            <w:commentRangeEnd w:id="802"/>
            <w:r w:rsidR="00E51051" w:rsidRPr="00473484">
              <w:rPr>
                <w:rStyle w:val="aff1"/>
                <w:rFonts w:ascii="Times New Roman" w:eastAsia="仿宋_GB2312" w:hAnsi="Times New Roman" w:cs="Times New Roman"/>
                <w:color w:val="auto"/>
                <w:sz w:val="18"/>
                <w:szCs w:val="18"/>
                <w:highlight w:val="yellow"/>
                <w:rPrChange w:id="804" w:author="Xuning Wei12232" w:date="2026-09-05T19:51:00Z">
                  <w:rPr>
                    <w:rStyle w:val="aff1"/>
                    <w:rFonts w:ascii="Times New Roman" w:eastAsia="仿宋_GB2312" w:hAnsi="Times New Roman" w:cs="Times New Roman"/>
                    <w:color w:val="auto"/>
                    <w:sz w:val="18"/>
                    <w:szCs w:val="18"/>
                  </w:rPr>
                </w:rPrChange>
              </w:rPr>
              <w:commentReference w:id="802"/>
            </w:r>
            <w:commentRangeEnd w:id="803"/>
            <w:r w:rsidR="00E51051" w:rsidRPr="00473484">
              <w:rPr>
                <w:rStyle w:val="aff1"/>
                <w:rFonts w:ascii="Times New Roman" w:eastAsia="仿宋_GB2312" w:hAnsi="Times New Roman" w:cs="Times New Roman"/>
                <w:color w:val="auto"/>
                <w:sz w:val="18"/>
                <w:szCs w:val="18"/>
                <w:highlight w:val="yellow"/>
                <w:rPrChange w:id="806" w:author="Xuning Wei12232" w:date="2026-09-05T19:51:00Z">
                  <w:rPr>
                    <w:rStyle w:val="aff1"/>
                    <w:rFonts w:ascii="Times New Roman" w:eastAsia="仿宋_GB2312" w:hAnsi="Times New Roman" w:cs="Times New Roman"/>
                    <w:color w:val="auto"/>
                    <w:sz w:val="18"/>
                    <w:szCs w:val="18"/>
                  </w:rPr>
                </w:rPrChange>
              </w:rPr>
              <w:commentReference w:id="803"/>
            </w:r>
            <w:r w:rsidR="00E51051" w:rsidRPr="00473484">
              <w:rPr>
                <w:rFonts w:ascii="Times New Roman" w:eastAsia="仿宋_GB2312" w:hAnsi="Times New Roman" w:cs="Times New Roman"/>
                <w:color w:val="auto"/>
                <w:sz w:val="18"/>
                <w:szCs w:val="18"/>
                <w:highlight w:val="yellow"/>
                <w:rPrChange w:id="807" w:author="Xuning Wei12232" w:date="2026-09-05T19:51:00Z">
                  <w:rPr>
                    <w:rFonts w:ascii="Times New Roman" w:eastAsia="仿宋_GB2312" w:hAnsi="Times New Roman" w:cs="Times New Roman"/>
                    <w:color w:val="auto"/>
                    <w:sz w:val="18"/>
                    <w:szCs w:val="18"/>
                  </w:rPr>
                </w:rPrChange>
              </w:rPr>
              <w:t xml:space="preserve"> (5.688 kg/kg)</w:t>
            </w:r>
            <w:r w:rsidR="00E51051" w:rsidRPr="00A54EC0">
              <w:rPr>
                <w:rFonts w:ascii="Times New Roman" w:eastAsia="仿宋_GB2312" w:hAnsi="Times New Roman" w:cs="Times New Roman"/>
                <w:color w:val="auto"/>
                <w:sz w:val="18"/>
                <w:szCs w:val="18"/>
                <w:lang w:eastAsia="zh-CN"/>
              </w:rPr>
              <w:t xml:space="preserve"> </w:t>
            </w:r>
            <w:r w:rsidR="00E51051" w:rsidRPr="00A54EC0">
              <w:rPr>
                <w:rFonts w:ascii="Times New Roman" w:eastAsia="仿宋_GB2312" w:hAnsi="Times New Roman" w:cs="Times New Roman"/>
                <w:color w:val="auto"/>
                <w:sz w:val="18"/>
                <w:szCs w:val="18"/>
              </w:rPr>
              <w:t>into</w:t>
            </w:r>
            <w:r w:rsidR="00E51051" w:rsidRPr="00473484">
              <w:rPr>
                <w:rFonts w:ascii="Times New Roman" w:eastAsia="仿宋_GB2312" w:hAnsi="Times New Roman" w:cs="Times New Roman"/>
                <w:color w:val="auto"/>
                <w:sz w:val="18"/>
                <w:szCs w:val="18"/>
                <w:rPrChange w:id="808" w:author="Xuning Wei12232" w:date="2026-09-05T19:51:00Z">
                  <w:rPr>
                    <w:rFonts w:ascii="Times New Roman" w:eastAsia="仿宋_GB2312" w:hAnsi="Times New Roman" w:cs="Times New Roman"/>
                    <w:b/>
                    <w:color w:val="auto"/>
                    <w:sz w:val="18"/>
                    <w:szCs w:val="18"/>
                  </w:rPr>
                </w:rPrChange>
              </w:rPr>
              <w:t xml:space="preserve"> </w:t>
            </w:r>
            <w:r w:rsidR="00E51051" w:rsidRPr="00473484">
              <w:rPr>
                <w:rFonts w:ascii="Times New Roman" w:eastAsia="仿宋_GB2312" w:hAnsi="Times New Roman" w:cs="Times New Roman"/>
                <w:color w:val="0000FF"/>
                <w:sz w:val="18"/>
                <w:szCs w:val="18"/>
                <w:rPrChange w:id="809" w:author="Xuning Wei12232" w:date="2026-09-05T19:51:00Z">
                  <w:rPr>
                    <w:rFonts w:ascii="Times New Roman" w:eastAsia="仿宋_GB2312" w:hAnsi="Times New Roman" w:cs="Times New Roman"/>
                    <w:b/>
                    <w:color w:val="auto"/>
                    <w:sz w:val="18"/>
                    <w:szCs w:val="18"/>
                  </w:rPr>
                </w:rPrChange>
              </w:rPr>
              <w:t>TJ4S-1213-</w:t>
            </w:r>
            <w:del w:id="810" w:author="Xuning Wei12232" w:date="2026-07-23T14:14:00Z">
              <w:r w:rsidR="00E51051" w:rsidRPr="00473484" w:rsidDel="00055C75">
                <w:rPr>
                  <w:rFonts w:ascii="Times New Roman" w:eastAsia="仿宋_GB2312" w:hAnsi="Times New Roman" w:cs="Times New Roman"/>
                  <w:color w:val="0000FF"/>
                  <w:sz w:val="18"/>
                  <w:szCs w:val="18"/>
                  <w:rPrChange w:id="811" w:author="Xuning Wei12232" w:date="2026-09-05T19:51:00Z">
                    <w:rPr>
                      <w:rFonts w:ascii="Times New Roman" w:eastAsia="仿宋_GB2312" w:hAnsi="Times New Roman" w:cs="Times New Roman"/>
                      <w:b/>
                      <w:color w:val="auto"/>
                      <w:sz w:val="18"/>
                      <w:szCs w:val="18"/>
                    </w:rPr>
                  </w:rPrChange>
                </w:rPr>
                <w:delText>Sy15</w:delText>
              </w:r>
              <w:r w:rsidR="00E51051" w:rsidRPr="00473484" w:rsidDel="00055C75">
                <w:rPr>
                  <w:rFonts w:ascii="Times New Roman" w:eastAsia="仿宋_GB2312" w:hAnsi="Times New Roman" w:cs="Times New Roman"/>
                  <w:color w:val="0000FF"/>
                  <w:sz w:val="18"/>
                  <w:szCs w:val="18"/>
                  <w:lang w:eastAsia="zh-CN"/>
                  <w:rPrChange w:id="812" w:author="Xuning Wei12232" w:date="2026-09-05T19:51:00Z">
                    <w:rPr>
                      <w:rFonts w:ascii="Times New Roman" w:eastAsia="仿宋_GB2312" w:hAnsi="Times New Roman" w:cs="Times New Roman"/>
                      <w:b/>
                      <w:color w:val="auto"/>
                      <w:sz w:val="18"/>
                      <w:szCs w:val="18"/>
                      <w:lang w:eastAsia="zh-CN"/>
                    </w:rPr>
                  </w:rPrChange>
                </w:rPr>
                <w:delText>-</w:delText>
              </w:r>
            </w:del>
            <w:r w:rsidR="00E51051" w:rsidRPr="00473484">
              <w:rPr>
                <w:rFonts w:ascii="Times New Roman" w:eastAsia="仿宋_GB2312" w:hAnsi="Times New Roman" w:cs="Times New Roman"/>
                <w:color w:val="0000FF"/>
                <w:sz w:val="18"/>
                <w:szCs w:val="18"/>
                <w:lang w:eastAsia="zh-CN"/>
                <w:rPrChange w:id="813" w:author="Xuning Wei12232" w:date="2026-09-05T19:51:00Z">
                  <w:rPr>
                    <w:rFonts w:ascii="Times New Roman" w:eastAsia="仿宋_GB2312" w:hAnsi="Times New Roman" w:cs="Times New Roman"/>
                    <w:b/>
                    <w:color w:val="auto"/>
                    <w:sz w:val="18"/>
                    <w:szCs w:val="18"/>
                    <w:lang w:eastAsia="zh-CN"/>
                  </w:rPr>
                </w:rPrChange>
              </w:rPr>
              <w:t>R</w:t>
            </w:r>
            <w:ins w:id="814" w:author="Xuning Wei12232" w:date="2026-07-23T14:14:00Z">
              <w:r w:rsidR="00055C75" w:rsidRPr="00473484">
                <w:rPr>
                  <w:rFonts w:ascii="Times New Roman" w:eastAsia="仿宋_GB2312" w:hAnsi="Times New Roman" w:cs="Times New Roman"/>
                  <w:color w:val="0000FF"/>
                  <w:sz w:val="18"/>
                  <w:szCs w:val="18"/>
                  <w:lang w:eastAsia="zh-CN"/>
                  <w:rPrChange w:id="815" w:author="Xuning Wei12232" w:date="2026-09-05T19:51:00Z">
                    <w:rPr>
                      <w:rFonts w:ascii="Times New Roman" w:eastAsia="仿宋_GB2312" w:hAnsi="Times New Roman" w:cs="Times New Roman"/>
                      <w:b/>
                      <w:color w:val="auto"/>
                      <w:sz w:val="18"/>
                      <w:szCs w:val="18"/>
                      <w:lang w:eastAsia="zh-CN"/>
                    </w:rPr>
                  </w:rPrChange>
                </w:rPr>
                <w:t>22</w:t>
              </w:r>
            </w:ins>
            <w:del w:id="816" w:author="Xuning Wei12232" w:date="2026-07-23T14:14:00Z">
              <w:r w:rsidR="00E51051" w:rsidRPr="00473484" w:rsidDel="00055C75">
                <w:rPr>
                  <w:rFonts w:ascii="Times New Roman" w:eastAsia="仿宋_GB2312" w:hAnsi="Times New Roman" w:cs="Times New Roman"/>
                  <w:color w:val="0000FF"/>
                  <w:sz w:val="18"/>
                  <w:szCs w:val="18"/>
                  <w:lang w:eastAsia="zh-CN"/>
                  <w:rPrChange w:id="817" w:author="Xuning Wei12232" w:date="2026-09-05T19:51:00Z">
                    <w:rPr>
                      <w:rFonts w:ascii="Times New Roman" w:eastAsia="仿宋_GB2312" w:hAnsi="Times New Roman" w:cs="Times New Roman"/>
                      <w:b/>
                      <w:color w:val="auto"/>
                      <w:sz w:val="18"/>
                      <w:szCs w:val="18"/>
                      <w:lang w:eastAsia="zh-CN"/>
                    </w:rPr>
                  </w:rPrChange>
                </w:rPr>
                <w:delText>01</w:delText>
              </w:r>
            </w:del>
            <w:r w:rsidR="00E51051" w:rsidRPr="00473484">
              <w:rPr>
                <w:rFonts w:ascii="Times New Roman" w:eastAsia="仿宋_GB2312" w:hAnsi="Times New Roman" w:cs="Times New Roman"/>
                <w:color w:val="0000FF"/>
                <w:sz w:val="18"/>
                <w:szCs w:val="18"/>
                <w:rPrChange w:id="818" w:author="Xuning Wei12232" w:date="2026-09-05T19:51:00Z">
                  <w:rPr>
                    <w:rFonts w:ascii="Times New Roman" w:eastAsia="仿宋_GB2312" w:hAnsi="Times New Roman" w:cs="Times New Roman"/>
                    <w:color w:val="auto"/>
                    <w:sz w:val="18"/>
                    <w:szCs w:val="18"/>
                  </w:rPr>
                </w:rPrChange>
              </w:rPr>
              <w:t xml:space="preserve">. </w:t>
            </w:r>
            <w:r w:rsidR="00E51051" w:rsidRPr="00A54EC0">
              <w:rPr>
                <w:rFonts w:ascii="Times New Roman" w:eastAsia="仿宋_GB2312" w:hAnsi="Times New Roman" w:cs="Times New Roman"/>
                <w:color w:val="auto"/>
                <w:sz w:val="18"/>
                <w:szCs w:val="18"/>
              </w:rPr>
              <w:t xml:space="preserve">Start the stirrer. </w:t>
            </w:r>
            <w:ins w:id="819" w:author="Xuning Wei12232" w:date="2026-07-27T09:35:00Z">
              <w:r w:rsidRPr="00A54EC0">
                <w:rPr>
                  <w:rFonts w:ascii="Times New Roman" w:eastAsia="仿宋_GB2312" w:hAnsi="Times New Roman" w:cs="Times New Roman"/>
                  <w:color w:val="auto"/>
                  <w:sz w:val="18"/>
                  <w:szCs w:val="18"/>
                </w:rPr>
                <w:br/>
                <w:t xml:space="preserve">2. </w:t>
              </w:r>
            </w:ins>
            <w:r w:rsidR="00E51051" w:rsidRPr="00A54EC0">
              <w:rPr>
                <w:rFonts w:ascii="Times New Roman" w:eastAsia="仿宋_GB2312" w:hAnsi="Times New Roman" w:cs="Times New Roman"/>
                <w:color w:val="auto"/>
                <w:sz w:val="18"/>
                <w:szCs w:val="18"/>
              </w:rPr>
              <w:t>Then add 1.5</w:t>
            </w:r>
            <w:r w:rsidR="00A57FF9" w:rsidRPr="00A54EC0">
              <w:rPr>
                <w:rFonts w:ascii="Times New Roman" w:eastAsia="仿宋_GB2312" w:hAnsi="Times New Roman" w:cs="Times New Roman"/>
                <w:color w:val="auto"/>
                <w:sz w:val="18"/>
                <w:szCs w:val="18"/>
              </w:rPr>
              <w:t>0</w:t>
            </w:r>
            <w:r w:rsidR="00E51051" w:rsidRPr="00473484">
              <w:rPr>
                <w:rFonts w:ascii="Times New Roman" w:eastAsia="仿宋_GB2312" w:hAnsi="Times New Roman" w:cs="Times New Roman"/>
                <w:color w:val="auto"/>
                <w:sz w:val="18"/>
                <w:szCs w:val="18"/>
              </w:rPr>
              <w:t xml:space="preserve"> eq. Pyridine and 1.25 eq. Acetic Anhydride</w:t>
            </w:r>
            <w:ins w:id="820" w:author="Xuning Wei12232" w:date="2026-09-05T20:05:00Z">
              <w:r w:rsidR="00CE3703" w:rsidRPr="00CE3703">
                <w:rPr>
                  <w:rFonts w:ascii="Times New Roman" w:eastAsia="仿宋_GB2312" w:hAnsi="Times New Roman" w:cs="Times New Roman"/>
                  <w:color w:val="auto"/>
                  <w:sz w:val="18"/>
                  <w:szCs w:val="18"/>
                </w:rPr>
                <w:t xml:space="preserve"> with PTFE and peristaltic pump</w:t>
              </w:r>
            </w:ins>
            <w:del w:id="821" w:author="Xuning Wei12232" w:date="2026-09-05T20:05:00Z">
              <w:r w:rsidR="00E51051" w:rsidRPr="00473484" w:rsidDel="00CE3703">
                <w:rPr>
                  <w:rFonts w:ascii="Times New Roman" w:eastAsia="仿宋_GB2312" w:hAnsi="Times New Roman" w:cs="Times New Roman"/>
                  <w:color w:val="auto"/>
                  <w:sz w:val="18"/>
                  <w:szCs w:val="18"/>
                </w:rPr>
                <w:delText xml:space="preserve"> by manually weigh</w:delText>
              </w:r>
            </w:del>
            <w:r w:rsidR="00E51051" w:rsidRPr="00473484">
              <w:rPr>
                <w:rFonts w:ascii="Times New Roman" w:eastAsia="仿宋_GB2312" w:hAnsi="Times New Roman" w:cs="Times New Roman"/>
                <w:color w:val="auto"/>
                <w:sz w:val="18"/>
                <w:szCs w:val="18"/>
              </w:rPr>
              <w:t>. Adjust the mixture to 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5</w:t>
            </w:r>
            <w:ins w:id="822" w:author="Johan Granander" w:date="2026-07-28T13:59:00Z">
              <w:r w:rsidR="00E64585"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Maintain for next operation at 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(target: 25</w:t>
            </w:r>
            <w:ins w:id="823" w:author="Johan Granander" w:date="2026-07-28T13:59:00Z">
              <w:r w:rsidR="00B84D00"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w:t>
            </w:r>
            <w:ins w:id="824" w:author="Xuning Wei12232" w:date="2026-07-27T09:40:00Z">
              <w:r w:rsidRPr="00A54EC0">
                <w:rPr>
                  <w:rFonts w:ascii="Times New Roman" w:eastAsia="仿宋_GB2312" w:hAnsi="Times New Roman" w:cs="Times New Roman"/>
                  <w:color w:val="auto"/>
                  <w:sz w:val="18"/>
                  <w:szCs w:val="18"/>
                </w:rPr>
                <w:br/>
                <w:t xml:space="preserve">3. </w:t>
              </w:r>
            </w:ins>
            <w:r w:rsidR="00E51051" w:rsidRPr="00A54EC0">
              <w:rPr>
                <w:rFonts w:ascii="Times New Roman" w:eastAsia="仿宋_GB2312" w:hAnsi="Times New Roman" w:cs="Times New Roman"/>
                <w:color w:val="auto"/>
                <w:sz w:val="18"/>
                <w:szCs w:val="18"/>
              </w:rPr>
              <w:t xml:space="preserve">Stir </w:t>
            </w:r>
            <w:ins w:id="825" w:author="Xuning Wei12232" w:date="2026-09-05T20:07:00Z">
              <w:r w:rsidR="00A950A7" w:rsidRPr="00A950A7">
                <w:rPr>
                  <w:rFonts w:ascii="Times New Roman" w:eastAsia="仿宋_GB2312" w:hAnsi="Times New Roman" w:cs="Times New Roman"/>
                  <w:color w:val="FF0000"/>
                  <w:sz w:val="18"/>
                  <w:szCs w:val="18"/>
                  <w:rPrChange w:id="826" w:author="Xuning Wei12232" w:date="2026-09-05T20:07:00Z">
                    <w:rPr>
                      <w:rFonts w:ascii="Times New Roman" w:eastAsia="仿宋_GB2312" w:hAnsi="Times New Roman" w:cs="Times New Roman"/>
                      <w:color w:val="auto"/>
                      <w:sz w:val="18"/>
                      <w:szCs w:val="18"/>
                    </w:rPr>
                  </w:rPrChange>
                </w:rPr>
                <w:t>for at least 5 min</w:t>
              </w:r>
            </w:ins>
            <w:del w:id="827" w:author="Xuning Wei12232" w:date="2026-09-05T20:07:00Z">
              <w:r w:rsidR="00E51051" w:rsidRPr="00A950A7" w:rsidDel="00A950A7">
                <w:rPr>
                  <w:rFonts w:ascii="Times New Roman" w:eastAsia="仿宋_GB2312" w:hAnsi="Times New Roman" w:cs="Times New Roman"/>
                  <w:color w:val="FF0000"/>
                  <w:sz w:val="18"/>
                  <w:szCs w:val="18"/>
                  <w:rPrChange w:id="828" w:author="Xuning Wei12232" w:date="2026-09-05T20:07:00Z">
                    <w:rPr>
                      <w:rFonts w:ascii="Times New Roman" w:eastAsia="仿宋_GB2312" w:hAnsi="Times New Roman" w:cs="Times New Roman"/>
                      <w:color w:val="auto"/>
                      <w:sz w:val="18"/>
                      <w:szCs w:val="18"/>
                    </w:rPr>
                  </w:rPrChange>
                </w:rPr>
                <w:delText>for 5</w:delText>
              </w:r>
              <w:r w:rsidR="00234E12" w:rsidRPr="00A950A7" w:rsidDel="00A950A7">
                <w:rPr>
                  <w:rFonts w:ascii="Times New Roman" w:eastAsia="仿宋_GB2312" w:hAnsi="Times New Roman" w:cs="Times New Roman"/>
                  <w:color w:val="FF0000"/>
                  <w:sz w:val="18"/>
                  <w:szCs w:val="18"/>
                  <w:lang w:eastAsia="zh-CN"/>
                  <w:rPrChange w:id="829" w:author="Xuning Wei12232" w:date="2026-09-05T20:07:00Z">
                    <w:rPr>
                      <w:rFonts w:ascii="Times New Roman" w:eastAsia="仿宋_GB2312" w:hAnsi="Times New Roman" w:cs="Times New Roman"/>
                      <w:color w:val="auto"/>
                      <w:sz w:val="18"/>
                      <w:szCs w:val="18"/>
                      <w:lang w:eastAsia="zh-CN"/>
                    </w:rPr>
                  </w:rPrChange>
                </w:rPr>
                <w:delText>~10</w:delText>
              </w:r>
              <w:commentRangeStart w:id="830"/>
              <w:commentRangeStart w:id="831"/>
              <w:commentRangeEnd w:id="830"/>
              <w:r w:rsidR="00CB6962" w:rsidRPr="00A950A7" w:rsidDel="00A950A7">
                <w:rPr>
                  <w:rStyle w:val="aff1"/>
                  <w:rFonts w:ascii="Times New Roman" w:eastAsia="仿宋_GB2312" w:hAnsi="Times New Roman" w:cs="Times New Roman"/>
                  <w:color w:val="FF0000"/>
                  <w:sz w:val="18"/>
                  <w:szCs w:val="18"/>
                  <w:lang w:eastAsia="zh-CN"/>
                  <w:rPrChange w:id="832" w:author="Xuning Wei12232" w:date="2026-09-05T20:07:00Z">
                    <w:rPr>
                      <w:rStyle w:val="aff1"/>
                      <w:rFonts w:ascii="Times New Roman" w:eastAsia="仿宋_GB2312" w:hAnsi="Times New Roman" w:cs="Times New Roman"/>
                      <w:color w:val="auto"/>
                      <w:sz w:val="18"/>
                      <w:szCs w:val="18"/>
                      <w:lang w:eastAsia="zh-CN"/>
                    </w:rPr>
                  </w:rPrChange>
                </w:rPr>
                <w:commentReference w:id="830"/>
              </w:r>
              <w:commentRangeEnd w:id="831"/>
              <w:r w:rsidR="00E51051" w:rsidRPr="00A950A7" w:rsidDel="00A950A7">
                <w:rPr>
                  <w:rStyle w:val="aff1"/>
                  <w:rFonts w:ascii="Times New Roman" w:eastAsia="仿宋_GB2312" w:hAnsi="Times New Roman" w:cs="Times New Roman"/>
                  <w:color w:val="FF0000"/>
                  <w:sz w:val="18"/>
                  <w:szCs w:val="18"/>
                  <w:lang w:eastAsia="zh-CN"/>
                  <w:rPrChange w:id="833" w:author="Xuning Wei12232" w:date="2026-09-05T20:07:00Z">
                    <w:rPr>
                      <w:rStyle w:val="aff1"/>
                      <w:rFonts w:ascii="Times New Roman" w:eastAsia="仿宋_GB2312" w:hAnsi="Times New Roman" w:cs="Times New Roman"/>
                      <w:color w:val="auto"/>
                      <w:sz w:val="18"/>
                      <w:szCs w:val="18"/>
                      <w:lang w:eastAsia="zh-CN"/>
                    </w:rPr>
                  </w:rPrChange>
                </w:rPr>
                <w:commentReference w:id="831"/>
              </w:r>
              <w:r w:rsidR="00234E12" w:rsidRPr="00A950A7" w:rsidDel="00A950A7">
                <w:rPr>
                  <w:rFonts w:ascii="Times New Roman" w:eastAsia="仿宋_GB2312" w:hAnsi="Times New Roman" w:cs="Times New Roman"/>
                  <w:color w:val="FF0000"/>
                  <w:sz w:val="18"/>
                  <w:szCs w:val="18"/>
                  <w:lang w:eastAsia="zh-CN"/>
                  <w:rPrChange w:id="834" w:author="Xuning Wei12232" w:date="2026-09-05T20:07:00Z">
                    <w:rPr>
                      <w:rFonts w:ascii="Times New Roman" w:eastAsia="仿宋_GB2312" w:hAnsi="Times New Roman" w:cs="Times New Roman"/>
                      <w:color w:val="auto"/>
                      <w:sz w:val="18"/>
                      <w:szCs w:val="18"/>
                      <w:lang w:eastAsia="zh-CN"/>
                    </w:rPr>
                  </w:rPrChange>
                </w:rPr>
                <w:delText xml:space="preserve"> </w:delText>
              </w:r>
              <w:r w:rsidR="00E51051" w:rsidRPr="00A950A7" w:rsidDel="00A950A7">
                <w:rPr>
                  <w:rFonts w:ascii="Times New Roman" w:eastAsia="仿宋_GB2312" w:hAnsi="Times New Roman" w:cs="Times New Roman"/>
                  <w:color w:val="FF0000"/>
                  <w:sz w:val="18"/>
                  <w:szCs w:val="18"/>
                  <w:rPrChange w:id="835" w:author="Xuning Wei12232" w:date="2026-09-05T20:07:00Z">
                    <w:rPr>
                      <w:rFonts w:ascii="Times New Roman" w:eastAsia="仿宋_GB2312" w:hAnsi="Times New Roman" w:cs="Times New Roman"/>
                      <w:color w:val="auto"/>
                      <w:sz w:val="18"/>
                      <w:szCs w:val="18"/>
                    </w:rPr>
                  </w:rPrChange>
                </w:rPr>
                <w:delText xml:space="preserve">min </w:delText>
              </w:r>
            </w:del>
            <w:ins w:id="836" w:author="Johan Granander" w:date="2026-07-28T13:59:00Z">
              <w:del w:id="837" w:author="Xuning Wei12232" w:date="2026-09-05T20:07:00Z">
                <w:r w:rsidR="00B84D00" w:rsidRPr="00A950A7" w:rsidDel="00A950A7">
                  <w:rPr>
                    <w:rFonts w:ascii="Times New Roman" w:eastAsia="仿宋_GB2312" w:hAnsi="Times New Roman" w:cs="Times New Roman"/>
                    <w:color w:val="FF0000"/>
                    <w:sz w:val="18"/>
                    <w:szCs w:val="18"/>
                    <w:rPrChange w:id="838" w:author="Xuning Wei12232" w:date="2026-09-05T20:07:00Z">
                      <w:rPr>
                        <w:rFonts w:ascii="Times New Roman" w:eastAsia="仿宋_GB2312" w:hAnsi="Times New Roman" w:cs="Times New Roman"/>
                        <w:color w:val="auto"/>
                        <w:sz w:val="18"/>
                        <w:szCs w:val="18"/>
                      </w:rPr>
                    </w:rPrChange>
                  </w:rPr>
                  <w:delText xml:space="preserve"> </w:delText>
                </w:r>
              </w:del>
            </w:ins>
            <w:ins w:id="839" w:author="Xuning Wei12232" w:date="2026-07-27T09:39:00Z">
              <w:r w:rsidRPr="00A950A7">
                <w:rPr>
                  <w:rFonts w:ascii="Times New Roman" w:eastAsia="仿宋_GB2312" w:hAnsi="Times New Roman" w:cs="Times New Roman"/>
                  <w:color w:val="FF0000"/>
                  <w:sz w:val="18"/>
                  <w:szCs w:val="18"/>
                  <w:rPrChange w:id="840" w:author="Xuning Wei12232" w:date="2026-09-05T20:07:00Z">
                    <w:rPr>
                      <w:rFonts w:ascii="Times New Roman" w:eastAsia="仿宋_GB2312" w:hAnsi="Times New Roman" w:cs="Times New Roman"/>
                      <w:color w:val="auto"/>
                      <w:sz w:val="18"/>
                      <w:szCs w:val="18"/>
                    </w:rPr>
                  </w:rPrChange>
                </w:rPr>
                <w:t xml:space="preserve"> </w:t>
              </w:r>
            </w:ins>
            <w:r w:rsidR="00E51051" w:rsidRPr="00A54EC0">
              <w:rPr>
                <w:rFonts w:ascii="Times New Roman" w:eastAsia="仿宋_GB2312" w:hAnsi="Times New Roman" w:cs="Times New Roman"/>
                <w:color w:val="auto"/>
                <w:sz w:val="18"/>
                <w:szCs w:val="18"/>
              </w:rPr>
              <w:t>after addition</w:t>
            </w:r>
            <w:ins w:id="841" w:author="Xuning Wei12232" w:date="2026-07-27T09:40:00Z">
              <w:r w:rsidRPr="00A54EC0">
                <w:rPr>
                  <w:rFonts w:ascii="Times New Roman" w:hAnsi="Times New Roman" w:cs="Times New Roman"/>
                  <w:color w:val="auto"/>
                  <w:sz w:val="18"/>
                  <w:szCs w:val="18"/>
                </w:rPr>
                <w:t xml:space="preserve">, </w:t>
              </w:r>
            </w:ins>
            <w:del w:id="842" w:author="Xuning Wei12232" w:date="2026-07-27T09:39:00Z">
              <w:r w:rsidR="00E51051" w:rsidRPr="00A54EC0" w:rsidDel="00890DA7">
                <w:rPr>
                  <w:rFonts w:ascii="Times New Roman" w:eastAsia="仿宋_GB2312" w:hAnsi="Times New Roman" w:cs="Times New Roman"/>
                  <w:color w:val="auto"/>
                  <w:sz w:val="18"/>
                  <w:szCs w:val="18"/>
                </w:rPr>
                <w:delText>,</w:delText>
              </w:r>
              <w:r w:rsidR="00E51051" w:rsidRPr="00A54EC0" w:rsidDel="00890DA7">
                <w:rPr>
                  <w:rFonts w:ascii="Times New Roman" w:hAnsi="Times New Roman" w:cs="Times New Roman"/>
                  <w:color w:val="auto"/>
                  <w:sz w:val="18"/>
                  <w:szCs w:val="18"/>
                </w:rPr>
                <w:delText xml:space="preserve"> </w:delText>
              </w:r>
            </w:del>
            <w:r w:rsidR="00E51051" w:rsidRPr="00473484">
              <w:rPr>
                <w:rFonts w:ascii="Times New Roman" w:eastAsia="仿宋_GB2312" w:hAnsi="Times New Roman" w:cs="Times New Roman"/>
                <w:color w:val="auto"/>
                <w:sz w:val="18"/>
                <w:szCs w:val="18"/>
              </w:rPr>
              <w:t>Transfer the mixture in</w:t>
            </w:r>
            <w:r w:rsidR="00E51051" w:rsidRPr="00473484">
              <w:rPr>
                <w:rFonts w:ascii="Times New Roman" w:eastAsia="仿宋_GB2312" w:hAnsi="Times New Roman" w:cs="Times New Roman"/>
                <w:color w:val="auto"/>
                <w:sz w:val="18"/>
                <w:szCs w:val="18"/>
                <w:rPrChange w:id="843" w:author="Xuning Wei12232" w:date="2026-09-05T19:51:00Z">
                  <w:rPr>
                    <w:rFonts w:ascii="Times New Roman" w:eastAsia="仿宋_GB2312" w:hAnsi="Times New Roman" w:cs="Times New Roman"/>
                    <w:b/>
                    <w:color w:val="auto"/>
                    <w:sz w:val="18"/>
                    <w:szCs w:val="18"/>
                  </w:rPr>
                </w:rPrChange>
              </w:rPr>
              <w:t xml:space="preserve"> TJ4S-1213-</w:t>
            </w:r>
            <w:del w:id="844" w:author="Xuning Wei12232" w:date="2026-07-23T14:14:00Z">
              <w:r w:rsidR="00E51051" w:rsidRPr="00473484" w:rsidDel="00055C75">
                <w:rPr>
                  <w:rFonts w:ascii="Times New Roman" w:eastAsia="仿宋_GB2312" w:hAnsi="Times New Roman" w:cs="Times New Roman"/>
                  <w:color w:val="auto"/>
                  <w:sz w:val="18"/>
                  <w:szCs w:val="18"/>
                  <w:rPrChange w:id="845" w:author="Xuning Wei12232" w:date="2026-09-05T19:51:00Z">
                    <w:rPr>
                      <w:rFonts w:ascii="Times New Roman" w:eastAsia="仿宋_GB2312" w:hAnsi="Times New Roman" w:cs="Times New Roman"/>
                      <w:b/>
                      <w:color w:val="auto"/>
                      <w:sz w:val="18"/>
                      <w:szCs w:val="18"/>
                    </w:rPr>
                  </w:rPrChange>
                </w:rPr>
                <w:delText>Sy15</w:delText>
              </w:r>
              <w:r w:rsidR="00E51051" w:rsidRPr="00473484" w:rsidDel="00055C75">
                <w:rPr>
                  <w:rFonts w:ascii="Times New Roman" w:eastAsia="仿宋_GB2312" w:hAnsi="Times New Roman" w:cs="Times New Roman"/>
                  <w:color w:val="auto"/>
                  <w:sz w:val="18"/>
                  <w:szCs w:val="18"/>
                  <w:lang w:eastAsia="zh-CN"/>
                  <w:rPrChange w:id="846" w:author="Xuning Wei12232" w:date="2026-09-05T19:51:00Z">
                    <w:rPr>
                      <w:rFonts w:ascii="Times New Roman" w:eastAsia="仿宋_GB2312" w:hAnsi="Times New Roman" w:cs="Times New Roman"/>
                      <w:b/>
                      <w:color w:val="auto"/>
                      <w:sz w:val="18"/>
                      <w:szCs w:val="18"/>
                      <w:lang w:eastAsia="zh-CN"/>
                    </w:rPr>
                  </w:rPrChange>
                </w:rPr>
                <w:delText>-R01</w:delText>
              </w:r>
            </w:del>
            <w:ins w:id="847" w:author="Xuning Wei12232" w:date="2026-07-23T14:14:00Z">
              <w:r w:rsidR="00055C75" w:rsidRPr="00473484">
                <w:rPr>
                  <w:rFonts w:ascii="Times New Roman" w:eastAsia="仿宋_GB2312" w:hAnsi="Times New Roman" w:cs="Times New Roman"/>
                  <w:color w:val="auto"/>
                  <w:sz w:val="18"/>
                  <w:szCs w:val="18"/>
                  <w:rPrChange w:id="848" w:author="Xuning Wei12232" w:date="2026-09-05T19:51:00Z">
                    <w:rPr>
                      <w:rFonts w:ascii="Times New Roman" w:eastAsia="仿宋_GB2312" w:hAnsi="Times New Roman" w:cs="Times New Roman"/>
                      <w:b/>
                      <w:color w:val="auto"/>
                      <w:sz w:val="18"/>
                      <w:szCs w:val="18"/>
                    </w:rPr>
                  </w:rPrChange>
                </w:rPr>
                <w:t>R22</w:t>
              </w:r>
            </w:ins>
            <w:r w:rsidR="00E51051" w:rsidRPr="00A54EC0">
              <w:rPr>
                <w:rFonts w:ascii="Times New Roman" w:eastAsia="仿宋_GB2312" w:hAnsi="Times New Roman" w:cs="Times New Roman"/>
                <w:color w:val="auto"/>
                <w:sz w:val="18"/>
                <w:szCs w:val="18"/>
              </w:rPr>
              <w:t xml:space="preserve"> into</w:t>
            </w:r>
            <w:r w:rsidR="00E51051" w:rsidRPr="00473484">
              <w:rPr>
                <w:rFonts w:ascii="Times New Roman" w:eastAsia="仿宋_GB2312" w:hAnsi="Times New Roman" w:cs="Times New Roman"/>
                <w:color w:val="auto"/>
                <w:sz w:val="18"/>
                <w:szCs w:val="18"/>
                <w:rPrChange w:id="849" w:author="Xuning Wei12232" w:date="2026-09-05T19:51:00Z">
                  <w:rPr>
                    <w:rFonts w:ascii="Times New Roman" w:eastAsia="仿宋_GB2312" w:hAnsi="Times New Roman" w:cs="Times New Roman"/>
                    <w:b/>
                    <w:color w:val="auto"/>
                    <w:sz w:val="18"/>
                    <w:szCs w:val="18"/>
                  </w:rPr>
                </w:rPrChange>
              </w:rPr>
              <w:t xml:space="preserve"> TJ4S-1213-Sy15. </w:t>
            </w:r>
            <w:r w:rsidR="00E51051" w:rsidRPr="00A54EC0">
              <w:rPr>
                <w:rFonts w:ascii="Times New Roman" w:eastAsia="仿宋_GB2312" w:hAnsi="Times New Roman" w:cs="Times New Roman"/>
                <w:color w:val="auto"/>
                <w:sz w:val="18"/>
                <w:szCs w:val="18"/>
              </w:rPr>
              <w:t>Add</w:t>
            </w:r>
            <w:r w:rsidR="00E51051" w:rsidRPr="00473484">
              <w:rPr>
                <w:rFonts w:ascii="Times New Roman" w:eastAsia="等线" w:hAnsi="Times New Roman" w:cs="Times New Roman"/>
                <w:color w:val="auto"/>
                <w:sz w:val="18"/>
                <w:szCs w:val="18"/>
                <w:rPrChange w:id="850" w:author="Xuning Wei12232" w:date="2026-09-05T19:51:00Z">
                  <w:rPr>
                    <w:rFonts w:ascii="Times New Roman" w:eastAsia="等线" w:hAnsi="Times New Roman" w:cs="Times New Roman"/>
                    <w:b/>
                    <w:color w:val="auto"/>
                    <w:sz w:val="18"/>
                    <w:szCs w:val="18"/>
                  </w:rPr>
                </w:rPrChange>
              </w:rPr>
              <w:t xml:space="preserve"> </w:t>
            </w:r>
            <w:r w:rsidR="005913B9" w:rsidRPr="00A54EC0">
              <w:rPr>
                <w:rFonts w:ascii="Times New Roman" w:eastAsia="仿宋_GB2312" w:hAnsi="Times New Roman" w:cs="Times New Roman"/>
                <w:color w:val="0000FF"/>
                <w:sz w:val="18"/>
                <w:szCs w:val="18"/>
                <w:lang w:eastAsia="zh-CN"/>
              </w:rPr>
              <w:t>1.0 V DMF</w:t>
            </w:r>
            <w:r w:rsidR="00ED7347" w:rsidRPr="00A54EC0">
              <w:rPr>
                <w:rFonts w:ascii="Times New Roman" w:eastAsia="仿宋_GB2312" w:hAnsi="Times New Roman" w:cs="Times New Roman"/>
                <w:color w:val="000000" w:themeColor="text1"/>
                <w:sz w:val="18"/>
                <w:szCs w:val="18"/>
                <w:lang w:eastAsia="zh-CN"/>
              </w:rPr>
              <w:t xml:space="preserve"> (0.948 kg/kg) </w:t>
            </w:r>
            <w:r w:rsidR="00E51051" w:rsidRPr="00A54EC0">
              <w:rPr>
                <w:rFonts w:ascii="Times New Roman" w:eastAsia="仿宋_GB2312" w:hAnsi="Times New Roman" w:cs="Times New Roman"/>
                <w:color w:val="auto"/>
                <w:sz w:val="18"/>
                <w:szCs w:val="18"/>
              </w:rPr>
              <w:t>into</w:t>
            </w:r>
            <w:r w:rsidR="00E51051" w:rsidRPr="00473484">
              <w:rPr>
                <w:rFonts w:ascii="Times New Roman" w:eastAsia="仿宋_GB2312" w:hAnsi="Times New Roman" w:cs="Times New Roman"/>
                <w:color w:val="0000FF"/>
                <w:sz w:val="18"/>
                <w:szCs w:val="18"/>
                <w:lang w:eastAsia="zh-CN"/>
                <w:rPrChange w:id="851" w:author="Xuning Wei12232" w:date="2026-09-05T19:51:00Z">
                  <w:rPr>
                    <w:rFonts w:ascii="Times New Roman" w:eastAsia="仿宋_GB2312" w:hAnsi="Times New Roman" w:cs="Times New Roman"/>
                    <w:b/>
                    <w:color w:val="auto"/>
                    <w:sz w:val="18"/>
                    <w:szCs w:val="18"/>
                    <w:lang w:eastAsia="zh-CN"/>
                  </w:rPr>
                </w:rPrChange>
              </w:rPr>
              <w:t xml:space="preserve"> </w:t>
            </w:r>
            <w:r w:rsidR="00E51051" w:rsidRPr="00473484">
              <w:rPr>
                <w:rFonts w:ascii="Times New Roman" w:eastAsia="仿宋_GB2312" w:hAnsi="Times New Roman" w:cs="Times New Roman"/>
                <w:color w:val="0000FF"/>
                <w:sz w:val="18"/>
                <w:szCs w:val="18"/>
                <w:rPrChange w:id="852" w:author="Xuning Wei12232" w:date="2026-09-05T19:51:00Z">
                  <w:rPr>
                    <w:rFonts w:ascii="Times New Roman" w:eastAsia="仿宋_GB2312" w:hAnsi="Times New Roman" w:cs="Times New Roman"/>
                    <w:b/>
                    <w:color w:val="auto"/>
                    <w:sz w:val="18"/>
                    <w:szCs w:val="18"/>
                  </w:rPr>
                </w:rPrChange>
              </w:rPr>
              <w:t>TJ4S-1213</w:t>
            </w:r>
            <w:del w:id="853" w:author="Xuning Wei12232" w:date="2026-07-23T14:15:00Z">
              <w:r w:rsidR="00E51051" w:rsidRPr="00473484" w:rsidDel="00055C75">
                <w:rPr>
                  <w:rFonts w:ascii="Times New Roman" w:eastAsia="仿宋_GB2312" w:hAnsi="Times New Roman" w:cs="Times New Roman"/>
                  <w:color w:val="0000FF"/>
                  <w:sz w:val="18"/>
                  <w:szCs w:val="18"/>
                  <w:rPrChange w:id="854" w:author="Xuning Wei12232" w:date="2026-09-05T19:51:00Z">
                    <w:rPr>
                      <w:rFonts w:ascii="Times New Roman" w:eastAsia="仿宋_GB2312" w:hAnsi="Times New Roman" w:cs="Times New Roman"/>
                      <w:b/>
                      <w:color w:val="auto"/>
                      <w:sz w:val="18"/>
                      <w:szCs w:val="18"/>
                    </w:rPr>
                  </w:rPrChange>
                </w:rPr>
                <w:delText>-Sy15</w:delText>
              </w:r>
            </w:del>
            <w:r w:rsidR="00E51051" w:rsidRPr="00473484">
              <w:rPr>
                <w:rFonts w:ascii="Times New Roman" w:eastAsia="仿宋_GB2312" w:hAnsi="Times New Roman" w:cs="Times New Roman"/>
                <w:color w:val="0000FF"/>
                <w:sz w:val="18"/>
                <w:szCs w:val="18"/>
                <w:lang w:eastAsia="zh-CN"/>
                <w:rPrChange w:id="855" w:author="Xuning Wei12232" w:date="2026-09-05T19:51:00Z">
                  <w:rPr>
                    <w:rFonts w:ascii="Times New Roman" w:eastAsia="仿宋_GB2312" w:hAnsi="Times New Roman" w:cs="Times New Roman"/>
                    <w:b/>
                    <w:color w:val="auto"/>
                    <w:sz w:val="18"/>
                    <w:szCs w:val="18"/>
                    <w:lang w:eastAsia="zh-CN"/>
                  </w:rPr>
                </w:rPrChange>
              </w:rPr>
              <w:t>-R</w:t>
            </w:r>
            <w:ins w:id="856" w:author="Xuning Wei12232" w:date="2026-07-23T14:15:00Z">
              <w:r w:rsidR="00055C75" w:rsidRPr="00473484">
                <w:rPr>
                  <w:rFonts w:ascii="Times New Roman" w:eastAsia="仿宋_GB2312" w:hAnsi="Times New Roman" w:cs="Times New Roman"/>
                  <w:color w:val="0000FF"/>
                  <w:sz w:val="18"/>
                  <w:szCs w:val="18"/>
                  <w:lang w:eastAsia="zh-CN"/>
                  <w:rPrChange w:id="857" w:author="Xuning Wei12232" w:date="2026-09-05T19:51:00Z">
                    <w:rPr>
                      <w:rFonts w:ascii="Times New Roman" w:eastAsia="仿宋_GB2312" w:hAnsi="Times New Roman" w:cs="Times New Roman"/>
                      <w:b/>
                      <w:color w:val="auto"/>
                      <w:sz w:val="18"/>
                      <w:szCs w:val="18"/>
                      <w:lang w:eastAsia="zh-CN"/>
                    </w:rPr>
                  </w:rPrChange>
                </w:rPr>
                <w:t>22</w:t>
              </w:r>
            </w:ins>
            <w:del w:id="858" w:author="Xuning Wei12232" w:date="2026-07-23T14:15:00Z">
              <w:r w:rsidR="00E51051" w:rsidRPr="00473484" w:rsidDel="00055C75">
                <w:rPr>
                  <w:rFonts w:ascii="Times New Roman" w:eastAsia="仿宋_GB2312" w:hAnsi="Times New Roman" w:cs="Times New Roman"/>
                  <w:color w:val="auto"/>
                  <w:sz w:val="18"/>
                  <w:szCs w:val="18"/>
                  <w:lang w:eastAsia="zh-CN"/>
                  <w:rPrChange w:id="859" w:author="Xuning Wei12232" w:date="2026-09-05T19:51:00Z">
                    <w:rPr>
                      <w:rFonts w:ascii="Times New Roman" w:eastAsia="仿宋_GB2312" w:hAnsi="Times New Roman" w:cs="Times New Roman"/>
                      <w:b/>
                      <w:color w:val="auto"/>
                      <w:sz w:val="18"/>
                      <w:szCs w:val="18"/>
                      <w:lang w:eastAsia="zh-CN"/>
                    </w:rPr>
                  </w:rPrChange>
                </w:rPr>
                <w:delText>01</w:delText>
              </w:r>
            </w:del>
            <w:r w:rsidR="00E51051" w:rsidRPr="00473484">
              <w:rPr>
                <w:rFonts w:ascii="Times New Roman" w:eastAsia="仿宋_GB2312" w:hAnsi="Times New Roman" w:cs="Times New Roman"/>
                <w:color w:val="auto"/>
                <w:sz w:val="18"/>
                <w:szCs w:val="18"/>
                <w:lang w:eastAsia="zh-CN"/>
                <w:rPrChange w:id="860" w:author="Xuning Wei12232" w:date="2026-09-05T19:51:00Z">
                  <w:rPr>
                    <w:rFonts w:ascii="Times New Roman" w:eastAsia="仿宋_GB2312" w:hAnsi="Times New Roman" w:cs="Times New Roman"/>
                    <w:b/>
                    <w:color w:val="auto"/>
                    <w:sz w:val="18"/>
                    <w:szCs w:val="18"/>
                    <w:lang w:eastAsia="zh-CN"/>
                  </w:rPr>
                </w:rPrChange>
              </w:rPr>
              <w:t xml:space="preserve"> </w:t>
            </w:r>
            <w:r w:rsidR="00E51051" w:rsidRPr="00A54EC0">
              <w:rPr>
                <w:rFonts w:ascii="Times New Roman" w:eastAsia="仿宋_GB2312" w:hAnsi="Times New Roman" w:cs="Times New Roman"/>
                <w:color w:val="auto"/>
                <w:sz w:val="18"/>
                <w:szCs w:val="18"/>
              </w:rPr>
              <w:t>to rinse</w:t>
            </w:r>
            <w:r w:rsidR="00E51051" w:rsidRPr="00A54EC0">
              <w:rPr>
                <w:rFonts w:ascii="Times New Roman" w:eastAsia="仿宋_GB2312" w:hAnsi="Times New Roman" w:cs="Times New Roman"/>
                <w:color w:val="000000" w:themeColor="text1"/>
                <w:sz w:val="18"/>
                <w:szCs w:val="18"/>
              </w:rPr>
              <w:t xml:space="preserve"> the wall</w:t>
            </w:r>
            <w:r w:rsidR="00234E12" w:rsidRPr="00A54EC0">
              <w:rPr>
                <w:rFonts w:ascii="Times New Roman" w:eastAsia="仿宋_GB2312" w:hAnsi="Times New Roman" w:cs="Times New Roman"/>
                <w:color w:val="000000" w:themeColor="text1"/>
                <w:sz w:val="18"/>
                <w:szCs w:val="18"/>
              </w:rPr>
              <w:t xml:space="preserve">. </w:t>
            </w:r>
            <w:r w:rsidR="00234E12" w:rsidRPr="00A54EC0">
              <w:rPr>
                <w:rFonts w:ascii="Times New Roman" w:eastAsia="等线" w:hAnsi="Times New Roman" w:cs="Times New Roman"/>
                <w:color w:val="000000" w:themeColor="text1"/>
                <w:sz w:val="18"/>
                <w:szCs w:val="18"/>
              </w:rPr>
              <w:t>Bubble with nitrogen to the synthesis reactor (TJ4S-1213-Sy15) for 5±2 min, then start the agitator. Transfer the mixture in</w:t>
            </w:r>
            <w:r w:rsidR="00234E12" w:rsidRPr="00473484">
              <w:rPr>
                <w:rFonts w:ascii="Times New Roman" w:eastAsia="等线" w:hAnsi="Times New Roman" w:cs="Times New Roman"/>
                <w:color w:val="0000FF"/>
                <w:sz w:val="18"/>
                <w:szCs w:val="18"/>
                <w:rPrChange w:id="861" w:author="Xuning Wei12232" w:date="2026-09-05T19:51:00Z">
                  <w:rPr>
                    <w:rFonts w:ascii="Times New Roman" w:eastAsia="等线" w:hAnsi="Times New Roman" w:cs="Times New Roman"/>
                    <w:color w:val="000000" w:themeColor="text1"/>
                    <w:sz w:val="18"/>
                    <w:szCs w:val="18"/>
                  </w:rPr>
                </w:rPrChange>
              </w:rPr>
              <w:t xml:space="preserve"> </w:t>
            </w:r>
            <w:del w:id="862" w:author="Xuning Wei12232" w:date="2026-07-23T14:15:00Z">
              <w:r w:rsidR="00234E12" w:rsidRPr="00473484" w:rsidDel="00055C75">
                <w:rPr>
                  <w:rFonts w:ascii="Times New Roman" w:eastAsia="等线" w:hAnsi="Times New Roman" w:cs="Times New Roman"/>
                  <w:color w:val="0000FF"/>
                  <w:sz w:val="18"/>
                  <w:szCs w:val="18"/>
                  <w:rPrChange w:id="863" w:author="Xuning Wei12232" w:date="2026-09-05T19:51:00Z">
                    <w:rPr>
                      <w:rFonts w:ascii="Times New Roman" w:eastAsia="等线" w:hAnsi="Times New Roman" w:cs="Times New Roman"/>
                      <w:color w:val="000000" w:themeColor="text1"/>
                      <w:sz w:val="18"/>
                      <w:szCs w:val="18"/>
                    </w:rPr>
                  </w:rPrChange>
                </w:rPr>
                <w:delText>activation tank</w:delText>
              </w:r>
            </w:del>
            <w:ins w:id="864" w:author="Xuning Wei12232" w:date="2026-07-23T14:15:00Z">
              <w:r w:rsidR="00055C75" w:rsidRPr="00473484">
                <w:rPr>
                  <w:rFonts w:ascii="Times New Roman" w:eastAsia="等线" w:hAnsi="Times New Roman" w:cs="Times New Roman"/>
                  <w:color w:val="0000FF"/>
                  <w:sz w:val="18"/>
                  <w:szCs w:val="18"/>
                  <w:rPrChange w:id="865" w:author="Xuning Wei12232" w:date="2026-09-05T19:51:00Z">
                    <w:rPr>
                      <w:rFonts w:ascii="Times New Roman" w:eastAsia="等线" w:hAnsi="Times New Roman" w:cs="Times New Roman"/>
                      <w:color w:val="000000" w:themeColor="text1"/>
                      <w:sz w:val="18"/>
                      <w:szCs w:val="18"/>
                    </w:rPr>
                  </w:rPrChange>
                </w:rPr>
                <w:t>Glass-lined reactor</w:t>
              </w:r>
            </w:ins>
            <w:r w:rsidR="00234E12" w:rsidRPr="00473484">
              <w:rPr>
                <w:rFonts w:ascii="Times New Roman" w:eastAsia="等线" w:hAnsi="Times New Roman" w:cs="Times New Roman"/>
                <w:color w:val="0000FF"/>
                <w:sz w:val="18"/>
                <w:szCs w:val="18"/>
                <w:rPrChange w:id="866" w:author="Xuning Wei12232" w:date="2026-09-05T19:51:00Z">
                  <w:rPr>
                    <w:rFonts w:ascii="Times New Roman" w:eastAsia="等线" w:hAnsi="Times New Roman" w:cs="Times New Roman"/>
                    <w:color w:val="000000" w:themeColor="text1"/>
                    <w:sz w:val="18"/>
                    <w:szCs w:val="18"/>
                  </w:rPr>
                </w:rPrChange>
              </w:rPr>
              <w:t xml:space="preserve"> (TJ4S-1213-</w:t>
            </w:r>
            <w:del w:id="867" w:author="Xuning Wei12232" w:date="2026-07-23T14:15:00Z">
              <w:r w:rsidR="00234E12" w:rsidRPr="00473484" w:rsidDel="00055C75">
                <w:rPr>
                  <w:rFonts w:ascii="Times New Roman" w:eastAsia="等线" w:hAnsi="Times New Roman" w:cs="Times New Roman"/>
                  <w:color w:val="0000FF"/>
                  <w:sz w:val="18"/>
                  <w:szCs w:val="18"/>
                  <w:rPrChange w:id="868" w:author="Xuning Wei12232" w:date="2026-09-05T19:51:00Z">
                    <w:rPr>
                      <w:rFonts w:ascii="Times New Roman" w:eastAsia="等线" w:hAnsi="Times New Roman" w:cs="Times New Roman"/>
                      <w:color w:val="000000" w:themeColor="text1"/>
                      <w:sz w:val="18"/>
                      <w:szCs w:val="18"/>
                    </w:rPr>
                  </w:rPrChange>
                </w:rPr>
                <w:delText>Sy15-</w:delText>
              </w:r>
            </w:del>
            <w:r w:rsidR="00234E12" w:rsidRPr="00473484">
              <w:rPr>
                <w:rFonts w:ascii="Times New Roman" w:eastAsia="等线" w:hAnsi="Times New Roman" w:cs="Times New Roman"/>
                <w:color w:val="0000FF"/>
                <w:sz w:val="18"/>
                <w:szCs w:val="18"/>
                <w:rPrChange w:id="869" w:author="Xuning Wei12232" w:date="2026-09-05T19:51:00Z">
                  <w:rPr>
                    <w:rFonts w:ascii="Times New Roman" w:eastAsia="等线" w:hAnsi="Times New Roman" w:cs="Times New Roman"/>
                    <w:color w:val="000000" w:themeColor="text1"/>
                    <w:sz w:val="18"/>
                    <w:szCs w:val="18"/>
                  </w:rPr>
                </w:rPrChange>
              </w:rPr>
              <w:t>R</w:t>
            </w:r>
            <w:del w:id="870" w:author="Xuning Wei12232" w:date="2026-07-23T14:15:00Z">
              <w:r w:rsidR="00234E12" w:rsidRPr="00473484" w:rsidDel="00055C75">
                <w:rPr>
                  <w:rFonts w:ascii="Times New Roman" w:eastAsia="等线" w:hAnsi="Times New Roman" w:cs="Times New Roman"/>
                  <w:color w:val="0000FF"/>
                  <w:sz w:val="18"/>
                  <w:szCs w:val="18"/>
                  <w:rPrChange w:id="871" w:author="Xuning Wei12232" w:date="2026-09-05T19:51:00Z">
                    <w:rPr>
                      <w:rFonts w:ascii="Times New Roman" w:eastAsia="等线" w:hAnsi="Times New Roman" w:cs="Times New Roman"/>
                      <w:color w:val="000000" w:themeColor="text1"/>
                      <w:sz w:val="18"/>
                      <w:szCs w:val="18"/>
                    </w:rPr>
                  </w:rPrChange>
                </w:rPr>
                <w:delText>01</w:delText>
              </w:r>
            </w:del>
            <w:ins w:id="872" w:author="Xuning Wei12232" w:date="2026-07-23T14:15:00Z">
              <w:r w:rsidR="00055C75" w:rsidRPr="00473484">
                <w:rPr>
                  <w:rFonts w:ascii="Times New Roman" w:eastAsia="等线" w:hAnsi="Times New Roman" w:cs="Times New Roman"/>
                  <w:color w:val="0000FF"/>
                  <w:sz w:val="18"/>
                  <w:szCs w:val="18"/>
                  <w:rPrChange w:id="873" w:author="Xuning Wei12232" w:date="2026-09-05T19:51:00Z">
                    <w:rPr>
                      <w:rFonts w:ascii="Times New Roman" w:eastAsia="等线" w:hAnsi="Times New Roman" w:cs="Times New Roman"/>
                      <w:color w:val="000000" w:themeColor="text1"/>
                      <w:sz w:val="18"/>
                      <w:szCs w:val="18"/>
                    </w:rPr>
                  </w:rPrChange>
                </w:rPr>
                <w:t>22</w:t>
              </w:r>
            </w:ins>
            <w:r w:rsidR="00234E12" w:rsidRPr="00473484">
              <w:rPr>
                <w:rFonts w:ascii="Times New Roman" w:eastAsia="等线" w:hAnsi="Times New Roman" w:cs="Times New Roman"/>
                <w:color w:val="0000FF"/>
                <w:sz w:val="18"/>
                <w:szCs w:val="18"/>
                <w:rPrChange w:id="874" w:author="Xuning Wei12232" w:date="2026-09-05T19:51:00Z">
                  <w:rPr>
                    <w:rFonts w:ascii="Times New Roman" w:eastAsia="等线" w:hAnsi="Times New Roman" w:cs="Times New Roman"/>
                    <w:color w:val="000000" w:themeColor="text1"/>
                    <w:sz w:val="18"/>
                    <w:szCs w:val="18"/>
                  </w:rPr>
                </w:rPrChange>
              </w:rPr>
              <w:t>)</w:t>
            </w:r>
            <w:r w:rsidR="00234E12" w:rsidRPr="00A54EC0">
              <w:rPr>
                <w:rFonts w:ascii="Times New Roman" w:eastAsia="等线" w:hAnsi="Times New Roman" w:cs="Times New Roman"/>
                <w:color w:val="000000" w:themeColor="text1"/>
                <w:sz w:val="18"/>
                <w:szCs w:val="18"/>
              </w:rPr>
              <w:t xml:space="preserve"> into synthesis reactor (TJ4S-1213-Sy15)</w:t>
            </w:r>
          </w:p>
        </w:tc>
      </w:tr>
      <w:tr w:rsidR="00E51051" w:rsidRPr="00473484" w14:paraId="5ED121AC" w14:textId="77777777" w:rsidTr="0051270C">
        <w:trPr>
          <w:trHeight w:val="454"/>
          <w:trPrChange w:id="875"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876"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74DFE79B" w14:textId="4E403457" w:rsidR="00E51051" w:rsidRPr="00A54EC0" w:rsidRDefault="00E51051" w:rsidP="00285F3F">
            <w:pPr>
              <w:jc w:val="both"/>
              <w:rPr>
                <w:rFonts w:ascii="Times New Roman" w:eastAsia="仿宋_GB2312" w:hAnsi="Times New Roman" w:cs="Times New Roman"/>
                <w:b/>
                <w:color w:val="auto"/>
                <w:sz w:val="18"/>
                <w:szCs w:val="18"/>
                <w:lang w:eastAsia="zh-CN"/>
              </w:rPr>
            </w:pPr>
            <w:del w:id="877" w:author="Xuning Wei12232" w:date="2026-07-23T15:39:00Z">
              <w:r w:rsidRPr="00A54EC0" w:rsidDel="00FD05C2">
                <w:rPr>
                  <w:rFonts w:ascii="Times New Roman" w:eastAsia="仿宋_GB2312" w:hAnsi="Times New Roman" w:cs="Times New Roman"/>
                  <w:b/>
                  <w:color w:val="auto"/>
                  <w:sz w:val="18"/>
                  <w:szCs w:val="18"/>
                  <w:lang w:eastAsia="zh-CN"/>
                </w:rPr>
                <w:delText>31</w:delText>
              </w:r>
            </w:del>
            <w:ins w:id="878" w:author="Xuning Wei12232" w:date="2026-07-23T15:39:00Z">
              <w:r w:rsidR="00FD05C2" w:rsidRPr="00A54EC0">
                <w:rPr>
                  <w:rFonts w:ascii="Times New Roman" w:eastAsia="仿宋_GB2312" w:hAnsi="Times New Roman" w:cs="Times New Roman"/>
                  <w:b/>
                  <w:color w:val="auto"/>
                  <w:sz w:val="18"/>
                  <w:szCs w:val="18"/>
                  <w:lang w:eastAsia="zh-CN"/>
                </w:rPr>
                <w:t>23</w:t>
              </w:r>
            </w:ins>
          </w:p>
        </w:tc>
        <w:tc>
          <w:tcPr>
            <w:tcW w:w="670" w:type="pct"/>
            <w:tcBorders>
              <w:top w:val="single" w:sz="4" w:space="0" w:color="auto"/>
              <w:left w:val="single" w:sz="4" w:space="0" w:color="auto"/>
              <w:bottom w:val="single" w:sz="4" w:space="0" w:color="auto"/>
              <w:right w:val="single" w:sz="4" w:space="0" w:color="auto"/>
            </w:tcBorders>
            <w:vAlign w:val="center"/>
            <w:tcPrChange w:id="879"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4CC5151A" w14:textId="512F3481" w:rsidR="00E51051" w:rsidRPr="00473484" w:rsidRDefault="00E51051" w:rsidP="00285F3F">
            <w:pPr>
              <w:jc w:val="both"/>
              <w:rPr>
                <w:rFonts w:ascii="Times New Roman" w:eastAsia="等线" w:hAnsi="Times New Roman" w:cs="Times New Roman"/>
                <w:bCs w:val="0"/>
                <w:color w:val="7030A0"/>
                <w:kern w:val="0"/>
                <w:sz w:val="18"/>
                <w:szCs w:val="18"/>
                <w:lang w:eastAsia="zh-CN"/>
              </w:rPr>
            </w:pPr>
            <w:r w:rsidRPr="00473484">
              <w:rPr>
                <w:rFonts w:ascii="Times New Roman" w:eastAsia="仿宋_GB2312" w:hAnsi="Times New Roman" w:cs="Times New Roman"/>
                <w:color w:val="auto"/>
                <w:sz w:val="18"/>
                <w:szCs w:val="18"/>
                <w:lang w:eastAsia="zh-CN"/>
              </w:rPr>
              <w:t xml:space="preserve">Capping </w:t>
            </w:r>
          </w:p>
        </w:tc>
        <w:tc>
          <w:tcPr>
            <w:tcW w:w="4054" w:type="pct"/>
            <w:tcBorders>
              <w:top w:val="single" w:sz="4" w:space="0" w:color="auto"/>
              <w:left w:val="single" w:sz="4" w:space="0" w:color="auto"/>
              <w:bottom w:val="single" w:sz="4" w:space="0" w:color="auto"/>
              <w:right w:val="single" w:sz="4" w:space="0" w:color="auto"/>
            </w:tcBorders>
            <w:vAlign w:val="center"/>
            <w:tcPrChange w:id="880"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3FC76096" w14:textId="76CD2503" w:rsidR="00E51051" w:rsidRPr="00473484" w:rsidRDefault="00F03035" w:rsidP="00285F3F">
            <w:pPr>
              <w:jc w:val="both"/>
              <w:rPr>
                <w:rFonts w:ascii="Times New Roman" w:eastAsia="等线" w:hAnsi="Times New Roman" w:cs="Times New Roman"/>
                <w:bCs w:val="0"/>
                <w:color w:val="000000" w:themeColor="text1"/>
                <w:kern w:val="0"/>
                <w:sz w:val="18"/>
                <w:szCs w:val="18"/>
                <w:lang w:eastAsia="zh-CN"/>
              </w:rPr>
            </w:pPr>
            <w:ins w:id="881" w:author="Xuning Wei12232" w:date="2026-07-26T21:52:00Z">
              <w:r w:rsidRPr="00473484">
                <w:rPr>
                  <w:rFonts w:ascii="Times New Roman" w:eastAsia="等线" w:hAnsi="Times New Roman" w:cs="Times New Roman"/>
                  <w:color w:val="000000" w:themeColor="text1"/>
                  <w:sz w:val="18"/>
                  <w:szCs w:val="18"/>
                </w:rPr>
                <w:t xml:space="preserve">1. </w:t>
              </w:r>
            </w:ins>
            <w:r w:rsidR="00ED7347" w:rsidRPr="00473484">
              <w:rPr>
                <w:rFonts w:ascii="Times New Roman" w:eastAsia="等线" w:hAnsi="Times New Roman" w:cs="Times New Roman"/>
                <w:color w:val="000000" w:themeColor="text1"/>
                <w:sz w:val="18"/>
                <w:szCs w:val="18"/>
              </w:rPr>
              <w:t>Heat</w:t>
            </w:r>
            <w:r w:rsidR="00E51051" w:rsidRPr="00473484">
              <w:rPr>
                <w:rFonts w:ascii="Times New Roman" w:eastAsia="等线" w:hAnsi="Times New Roman" w:cs="Times New Roman"/>
                <w:color w:val="000000" w:themeColor="text1"/>
                <w:sz w:val="18"/>
                <w:szCs w:val="18"/>
              </w:rPr>
              <w:t xml:space="preserve"> the mixture</w:t>
            </w:r>
            <w:r w:rsidR="00234E12" w:rsidRPr="00473484">
              <w:rPr>
                <w:rFonts w:ascii="Times New Roman" w:eastAsia="等线" w:hAnsi="Times New Roman" w:cs="Times New Roman"/>
                <w:color w:val="000000" w:themeColor="text1"/>
                <w:sz w:val="18"/>
                <w:szCs w:val="18"/>
              </w:rPr>
              <w:t xml:space="preserve"> in synthesis reactor (TJ4S-1213-Sy15)</w:t>
            </w:r>
            <w:r w:rsidR="00E51051" w:rsidRPr="00473484">
              <w:rPr>
                <w:rFonts w:ascii="Times New Roman" w:eastAsia="等线" w:hAnsi="Times New Roman" w:cs="Times New Roman"/>
                <w:color w:val="000000" w:themeColor="text1"/>
                <w:sz w:val="18"/>
                <w:szCs w:val="18"/>
              </w:rPr>
              <w:t xml:space="preserve"> to </w:t>
            </w:r>
            <w:r w:rsidR="00E51051" w:rsidRPr="00473484">
              <w:rPr>
                <w:rFonts w:ascii="Times New Roman" w:eastAsia="等线" w:hAnsi="Times New Roman" w:cs="Times New Roman"/>
                <w:bCs w:val="0"/>
                <w:color w:val="000000" w:themeColor="text1"/>
                <w:sz w:val="18"/>
                <w:szCs w:val="18"/>
                <w:rPrChange w:id="882" w:author="Xuning Wei12232" w:date="2026-09-05T19:51:00Z">
                  <w:rPr>
                    <w:rFonts w:ascii="Times New Roman" w:eastAsia="等线" w:hAnsi="Times New Roman" w:cs="Times New Roman"/>
                    <w:b/>
                    <w:bCs w:val="0"/>
                    <w:color w:val="000000" w:themeColor="text1"/>
                    <w:sz w:val="18"/>
                    <w:szCs w:val="18"/>
                  </w:rPr>
                </w:rPrChange>
              </w:rPr>
              <w:t>25</w:t>
            </w:r>
            <w:r w:rsidR="00E51051" w:rsidRPr="00473484">
              <w:rPr>
                <w:rFonts w:ascii="Times New Roman" w:eastAsia="等线" w:hAnsi="Times New Roman" w:cs="Times New Roman" w:hint="eastAsia"/>
                <w:bCs w:val="0"/>
                <w:color w:val="000000" w:themeColor="text1"/>
                <w:sz w:val="18"/>
                <w:szCs w:val="18"/>
                <w:rPrChange w:id="883" w:author="Xuning Wei12232" w:date="2026-09-05T19:51:00Z">
                  <w:rPr>
                    <w:rFonts w:ascii="Times New Roman" w:eastAsia="等线" w:hAnsi="Times New Roman" w:cs="Times New Roman" w:hint="eastAsia"/>
                    <w:b/>
                    <w:bCs w:val="0"/>
                    <w:color w:val="000000" w:themeColor="text1"/>
                    <w:sz w:val="18"/>
                    <w:szCs w:val="18"/>
                  </w:rPr>
                </w:rPrChange>
              </w:rPr>
              <w:t>±</w:t>
            </w:r>
            <w:r w:rsidR="00E51051" w:rsidRPr="00473484">
              <w:rPr>
                <w:rFonts w:ascii="Times New Roman" w:eastAsia="等线" w:hAnsi="Times New Roman" w:cs="Times New Roman"/>
                <w:bCs w:val="0"/>
                <w:color w:val="000000" w:themeColor="text1"/>
                <w:sz w:val="18"/>
                <w:szCs w:val="18"/>
                <w:rPrChange w:id="884" w:author="Xuning Wei12232" w:date="2026-09-05T19:51:00Z">
                  <w:rPr>
                    <w:rFonts w:ascii="Times New Roman" w:eastAsia="等线" w:hAnsi="Times New Roman" w:cs="Times New Roman"/>
                    <w:b/>
                    <w:bCs w:val="0"/>
                    <w:color w:val="000000" w:themeColor="text1"/>
                    <w:sz w:val="18"/>
                    <w:szCs w:val="18"/>
                  </w:rPr>
                </w:rPrChange>
              </w:rPr>
              <w:t>5</w:t>
            </w:r>
            <w:ins w:id="885" w:author="Johan Granander" w:date="2026-07-28T14:00:00Z">
              <w:r w:rsidR="00B84D00"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Change w:id="886" w:author="Xuning Wei12232" w:date="2026-09-05T19:51:00Z">
                  <w:rPr>
                    <w:rFonts w:ascii="Times New Roman" w:eastAsia="等线" w:hAnsi="Times New Roman" w:cs="Times New Roman" w:hint="eastAsia"/>
                    <w:b/>
                    <w:bCs w:val="0"/>
                    <w:color w:val="000000" w:themeColor="text1"/>
                    <w:sz w:val="18"/>
                    <w:szCs w:val="18"/>
                  </w:rPr>
                </w:rPrChange>
              </w:rPr>
              <w:t>℃</w:t>
            </w:r>
            <w:r w:rsidR="00E51051" w:rsidRPr="00A54EC0">
              <w:rPr>
                <w:rFonts w:ascii="Times New Roman" w:eastAsia="等线" w:hAnsi="Times New Roman" w:cs="Times New Roman"/>
                <w:color w:val="000000" w:themeColor="text1"/>
                <w:sz w:val="18"/>
                <w:szCs w:val="18"/>
              </w:rPr>
              <w:t xml:space="preserve">. </w:t>
            </w:r>
            <w:ins w:id="887" w:author="Xuning Wei12232" w:date="2026-07-26T21:55:00Z">
              <w:r w:rsidR="006E04CF" w:rsidRPr="00A54EC0">
                <w:rPr>
                  <w:rFonts w:ascii="Times New Roman" w:eastAsia="等线" w:hAnsi="Times New Roman" w:cs="Times New Roman"/>
                  <w:color w:val="000000" w:themeColor="text1"/>
                  <w:sz w:val="18"/>
                  <w:szCs w:val="18"/>
                </w:rPr>
                <w:br/>
                <w:t xml:space="preserve">2. </w:t>
              </w:r>
            </w:ins>
            <w:r w:rsidR="00E51051" w:rsidRPr="00A54EC0">
              <w:rPr>
                <w:rFonts w:ascii="Times New Roman" w:eastAsia="等线" w:hAnsi="Times New Roman" w:cs="Times New Roman"/>
                <w:color w:val="000000" w:themeColor="text1"/>
                <w:sz w:val="18"/>
                <w:szCs w:val="18"/>
              </w:rPr>
              <w:t xml:space="preserve">The mixture is allowed to react at </w:t>
            </w:r>
            <w:r w:rsidR="00E51051" w:rsidRPr="00473484">
              <w:rPr>
                <w:rFonts w:ascii="Times New Roman" w:eastAsia="等线" w:hAnsi="Times New Roman" w:cs="Times New Roman"/>
                <w:color w:val="000000" w:themeColor="text1"/>
                <w:sz w:val="18"/>
                <w:szCs w:val="18"/>
              </w:rPr>
              <w:t>25</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888" w:author="Johan Granander" w:date="2026-07-28T14:00:00Z">
              <w:r w:rsidR="00B84D00"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(target: </w:t>
            </w:r>
            <w:r w:rsidR="00E51051" w:rsidRPr="00473484">
              <w:rPr>
                <w:rFonts w:ascii="Times New Roman" w:eastAsia="等线" w:hAnsi="Times New Roman" w:cs="Times New Roman"/>
                <w:color w:val="000000" w:themeColor="text1"/>
                <w:sz w:val="18"/>
                <w:szCs w:val="18"/>
              </w:rPr>
              <w:t>25</w:t>
            </w:r>
            <w:ins w:id="889" w:author="Johan Granander" w:date="2026-07-28T14:00:00Z">
              <w:r w:rsidR="00B84D00"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for 1</w:t>
            </w:r>
            <w:ins w:id="890" w:author="Johan Granander" w:date="2026-07-28T14:00:00Z">
              <w:r w:rsidR="00B84D00" w:rsidRPr="00A54EC0">
                <w:rPr>
                  <w:rFonts w:ascii="Times New Roman" w:eastAsia="等线" w:hAnsi="Times New Roman" w:cs="Times New Roman"/>
                  <w:color w:val="000000" w:themeColor="text1"/>
                  <w:sz w:val="18"/>
                  <w:szCs w:val="18"/>
                </w:rPr>
                <w:t xml:space="preserve"> </w:t>
              </w:r>
            </w:ins>
            <w:r w:rsidR="00E51051" w:rsidRPr="00A54EC0">
              <w:rPr>
                <w:rFonts w:ascii="Times New Roman" w:eastAsia="等线" w:hAnsi="Times New Roman" w:cs="Times New Roman"/>
                <w:color w:val="000000" w:themeColor="text1"/>
                <w:sz w:val="18"/>
                <w:szCs w:val="18"/>
              </w:rPr>
              <w:t>h±15</w:t>
            </w:r>
            <w:ins w:id="891" w:author="Johan Granander" w:date="2026-07-28T14:00:00Z">
              <w:r w:rsidR="00B84D00"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color w:val="000000" w:themeColor="text1"/>
                <w:sz w:val="18"/>
                <w:szCs w:val="18"/>
              </w:rPr>
              <w:t>min (target</w:t>
            </w:r>
            <w:r w:rsidR="00E51051" w:rsidRPr="00473484">
              <w:rPr>
                <w:rFonts w:ascii="Times New Roman" w:eastAsia="等线" w:hAnsi="Times New Roman" w:cs="Times New Roman"/>
                <w:color w:val="000000" w:themeColor="text1"/>
                <w:sz w:val="18"/>
                <w:szCs w:val="18"/>
                <w:lang w:eastAsia="zh-CN"/>
              </w:rPr>
              <w:t xml:space="preserve">: </w:t>
            </w:r>
            <w:r w:rsidR="00E51051" w:rsidRPr="00473484">
              <w:rPr>
                <w:rFonts w:ascii="Times New Roman" w:eastAsia="等线" w:hAnsi="Times New Roman" w:cs="Times New Roman"/>
                <w:color w:val="000000" w:themeColor="text1"/>
                <w:sz w:val="18"/>
                <w:szCs w:val="18"/>
              </w:rPr>
              <w:t>1</w:t>
            </w:r>
            <w:ins w:id="892" w:author="Johan Granander" w:date="2026-07-28T14:00:00Z">
              <w:r w:rsidR="00B84D00" w:rsidRPr="00473484">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color w:val="000000" w:themeColor="text1"/>
                <w:sz w:val="18"/>
                <w:szCs w:val="18"/>
              </w:rPr>
              <w:t xml:space="preserve">h). </w:t>
            </w:r>
            <w:ins w:id="893" w:author="Xuning Wei12232" w:date="2026-07-26T21:55:00Z">
              <w:r w:rsidR="006E04CF" w:rsidRPr="00473484">
                <w:rPr>
                  <w:rFonts w:ascii="Times New Roman" w:eastAsia="等线" w:hAnsi="Times New Roman" w:cs="Times New Roman"/>
                  <w:color w:val="000000" w:themeColor="text1"/>
                  <w:sz w:val="18"/>
                  <w:szCs w:val="18"/>
                </w:rPr>
                <w:br/>
                <w:t xml:space="preserve">3. </w:t>
              </w:r>
            </w:ins>
            <w:r w:rsidR="00E51051" w:rsidRPr="00473484">
              <w:rPr>
                <w:rFonts w:ascii="Times New Roman" w:eastAsia="等线" w:hAnsi="Times New Roman" w:cs="Times New Roman"/>
                <w:color w:val="000000" w:themeColor="text1"/>
                <w:sz w:val="18"/>
                <w:szCs w:val="18"/>
              </w:rPr>
              <w:t>Stop stirring and turn off the nitrogen. Drain until there is no reaction mixture drip. Move to next operation.</w:t>
            </w:r>
          </w:p>
        </w:tc>
      </w:tr>
      <w:tr w:rsidR="00E51051" w:rsidRPr="00473484" w14:paraId="75836165" w14:textId="77777777" w:rsidTr="0051270C">
        <w:trPr>
          <w:trHeight w:val="454"/>
          <w:trPrChange w:id="894"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895"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6FDCC036" w14:textId="6CC80F45" w:rsidR="00E51051" w:rsidRPr="00A54EC0" w:rsidRDefault="00E51051" w:rsidP="00285F3F">
            <w:pPr>
              <w:jc w:val="both"/>
              <w:rPr>
                <w:rFonts w:ascii="Times New Roman" w:eastAsia="仿宋_GB2312" w:hAnsi="Times New Roman" w:cs="Times New Roman"/>
                <w:b/>
                <w:color w:val="auto"/>
                <w:sz w:val="18"/>
                <w:szCs w:val="18"/>
                <w:lang w:eastAsia="zh-CN"/>
              </w:rPr>
            </w:pPr>
            <w:del w:id="896" w:author="Xuning Wei12232" w:date="2026-07-23T15:39:00Z">
              <w:r w:rsidRPr="00A54EC0" w:rsidDel="00FD05C2">
                <w:rPr>
                  <w:rFonts w:ascii="Times New Roman" w:eastAsia="仿宋_GB2312" w:hAnsi="Times New Roman" w:cs="Times New Roman"/>
                  <w:b/>
                  <w:color w:val="auto"/>
                  <w:sz w:val="18"/>
                  <w:szCs w:val="18"/>
                  <w:lang w:eastAsia="zh-CN"/>
                </w:rPr>
                <w:delText>32</w:delText>
              </w:r>
            </w:del>
            <w:ins w:id="897" w:author="Xuning Wei12232" w:date="2026-07-23T15:39:00Z">
              <w:r w:rsidR="00FD05C2" w:rsidRPr="00A54EC0">
                <w:rPr>
                  <w:rFonts w:ascii="Times New Roman" w:eastAsia="仿宋_GB2312" w:hAnsi="Times New Roman" w:cs="Times New Roman"/>
                  <w:b/>
                  <w:color w:val="auto"/>
                  <w:sz w:val="18"/>
                  <w:szCs w:val="18"/>
                  <w:lang w:eastAsia="zh-CN"/>
                </w:rPr>
                <w:t>24</w:t>
              </w:r>
            </w:ins>
          </w:p>
        </w:tc>
        <w:tc>
          <w:tcPr>
            <w:tcW w:w="670" w:type="pct"/>
            <w:tcBorders>
              <w:top w:val="single" w:sz="4" w:space="0" w:color="auto"/>
              <w:left w:val="single" w:sz="4" w:space="0" w:color="auto"/>
              <w:bottom w:val="single" w:sz="4" w:space="0" w:color="auto"/>
              <w:right w:val="single" w:sz="4" w:space="0" w:color="auto"/>
            </w:tcBorders>
            <w:vAlign w:val="center"/>
            <w:tcPrChange w:id="898"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02C6BFFF" w14:textId="598E6555"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lang w:eastAsia="zh-CN"/>
              </w:rPr>
              <w:t>Wash resin</w:t>
            </w:r>
          </w:p>
        </w:tc>
        <w:tc>
          <w:tcPr>
            <w:tcW w:w="4054" w:type="pct"/>
            <w:tcBorders>
              <w:top w:val="single" w:sz="4" w:space="0" w:color="auto"/>
              <w:left w:val="single" w:sz="4" w:space="0" w:color="auto"/>
              <w:bottom w:val="single" w:sz="4" w:space="0" w:color="auto"/>
              <w:right w:val="single" w:sz="4" w:space="0" w:color="auto"/>
            </w:tcBorders>
            <w:vAlign w:val="center"/>
            <w:tcPrChange w:id="899"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1DC04E2A" w14:textId="7B329F49" w:rsidR="00E51051" w:rsidRPr="00473484" w:rsidRDefault="006E04CF">
            <w:pPr>
              <w:jc w:val="both"/>
              <w:rPr>
                <w:rFonts w:ascii="Times New Roman" w:eastAsia="仿宋_GB2312" w:hAnsi="Times New Roman" w:cs="Times New Roman"/>
                <w:color w:val="000000" w:themeColor="text1"/>
                <w:sz w:val="18"/>
                <w:szCs w:val="18"/>
              </w:rPr>
            </w:pPr>
            <w:ins w:id="900" w:author="Xuning Wei12232" w:date="2026-07-26T21:55:00Z">
              <w:r w:rsidRPr="00473484">
                <w:rPr>
                  <w:rFonts w:ascii="Times New Roman" w:eastAsia="仿宋_GB2312" w:hAnsi="Times New Roman" w:cs="Times New Roman"/>
                  <w:color w:val="000000" w:themeColor="text1"/>
                  <w:sz w:val="18"/>
                  <w:szCs w:val="18"/>
                </w:rPr>
                <w:t xml:space="preserve">1. </w:t>
              </w:r>
            </w:ins>
            <w:r w:rsidR="005304C8" w:rsidRPr="00473484">
              <w:rPr>
                <w:rFonts w:ascii="Times New Roman" w:eastAsia="仿宋_GB2312" w:hAnsi="Times New Roman" w:cs="Times New Roman"/>
                <w:color w:val="000000" w:themeColor="text1"/>
                <w:sz w:val="18"/>
                <w:szCs w:val="18"/>
              </w:rPr>
              <w:t>Add</w:t>
            </w:r>
            <w:r w:rsidR="00271FEB" w:rsidRPr="00473484">
              <w:rPr>
                <w:rFonts w:ascii="Times New Roman" w:eastAsia="仿宋_GB2312" w:hAnsi="Times New Roman" w:cs="Times New Roman"/>
                <w:color w:val="000000" w:themeColor="text1"/>
                <w:sz w:val="18"/>
                <w:szCs w:val="18"/>
              </w:rPr>
              <w:t xml:space="preserve"> 8.0 V DMF</w:t>
            </w:r>
            <w:r w:rsidR="005304C8" w:rsidRPr="00473484">
              <w:rPr>
                <w:rFonts w:ascii="Times New Roman" w:eastAsia="仿宋_GB2312" w:hAnsi="Times New Roman" w:cs="Times New Roman"/>
                <w:color w:val="000000" w:themeColor="text1"/>
                <w:sz w:val="18"/>
                <w:szCs w:val="18"/>
              </w:rPr>
              <w:t xml:space="preserve"> (7.584 kg/kg)</w:t>
            </w:r>
            <w:r w:rsidR="00E51051" w:rsidRPr="00473484">
              <w:rPr>
                <w:rFonts w:ascii="Times New Roman" w:eastAsia="仿宋_GB2312" w:hAnsi="Times New Roman" w:cs="Times New Roman"/>
                <w:color w:val="000000" w:themeColor="text1"/>
                <w:sz w:val="18"/>
                <w:szCs w:val="18"/>
                <w:lang w:eastAsia="zh-CN"/>
              </w:rPr>
              <w:t xml:space="preserve"> </w:t>
            </w:r>
            <w:r w:rsidR="00E51051" w:rsidRPr="00473484">
              <w:rPr>
                <w:rFonts w:ascii="Times New Roman" w:eastAsia="仿宋_GB2312" w:hAnsi="Times New Roman" w:cs="Times New Roman"/>
                <w:color w:val="000000" w:themeColor="text1"/>
                <w:sz w:val="18"/>
                <w:szCs w:val="18"/>
              </w:rPr>
              <w:t>into</w:t>
            </w:r>
            <w:r w:rsidR="00E51051" w:rsidRPr="00473484">
              <w:rPr>
                <w:rFonts w:ascii="Times New Roman" w:eastAsia="仿宋_GB2312" w:hAnsi="Times New Roman" w:cs="Times New Roman"/>
                <w:color w:val="000000" w:themeColor="text1"/>
                <w:sz w:val="18"/>
                <w:szCs w:val="18"/>
                <w:rPrChange w:id="901" w:author="Xuning Wei12232" w:date="2026-09-05T19:51:00Z">
                  <w:rPr>
                    <w:rFonts w:ascii="Times New Roman" w:eastAsia="仿宋_GB2312" w:hAnsi="Times New Roman" w:cs="Times New Roman"/>
                    <w:b/>
                    <w:color w:val="000000" w:themeColor="text1"/>
                    <w:sz w:val="18"/>
                    <w:szCs w:val="18"/>
                  </w:rPr>
                </w:rPrChange>
              </w:rPr>
              <w:t xml:space="preserve"> TJ4S-1213-Sy15</w:t>
            </w:r>
            <w:del w:id="902" w:author="Xuning Wei12232" w:date="2026-07-27T09:30:00Z">
              <w:r w:rsidR="00E51051" w:rsidRPr="00473484" w:rsidDel="00D17E8E">
                <w:rPr>
                  <w:rFonts w:ascii="Times New Roman" w:eastAsia="仿宋_GB2312" w:hAnsi="Times New Roman" w:cs="Times New Roman"/>
                  <w:color w:val="000000" w:themeColor="text1"/>
                  <w:sz w:val="18"/>
                  <w:szCs w:val="18"/>
                  <w:lang w:eastAsia="zh-CN"/>
                  <w:rPrChange w:id="903"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D17E8E">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00E51051" w:rsidRPr="00A54EC0" w:rsidDel="00D17E8E">
                <w:rPr>
                  <w:rFonts w:ascii="Times New Roman" w:eastAsia="仿宋_GB2312" w:hAnsi="Times New Roman" w:cs="Times New Roman"/>
                  <w:color w:val="000000" w:themeColor="text1"/>
                  <w:sz w:val="18"/>
                  <w:szCs w:val="18"/>
                  <w:lang w:eastAsia="zh-CN"/>
                </w:rPr>
                <w:delText>. Then</w:delText>
              </w:r>
              <w:r w:rsidR="00E51051" w:rsidRPr="00A54EC0" w:rsidDel="00D17E8E">
                <w:rPr>
                  <w:rFonts w:ascii="Times New Roman" w:hAnsi="Times New Roman" w:cs="Times New Roman"/>
                  <w:color w:val="000000" w:themeColor="text1"/>
                  <w:sz w:val="18"/>
                  <w:szCs w:val="18"/>
                </w:rPr>
                <w:delText xml:space="preserve"> </w:delText>
              </w:r>
              <w:r w:rsidR="00E51051" w:rsidRPr="00A54EC0" w:rsidDel="00D17E8E">
                <w:rPr>
                  <w:rFonts w:ascii="Times New Roman" w:eastAsia="仿宋_GB2312" w:hAnsi="Times New Roman" w:cs="Times New Roman"/>
                  <w:color w:val="000000" w:themeColor="text1"/>
                  <w:sz w:val="18"/>
                  <w:szCs w:val="18"/>
                </w:rPr>
                <w:delText xml:space="preserve">Transfer the </w:delText>
              </w:r>
              <w:r w:rsidR="00E51051" w:rsidRPr="00473484" w:rsidDel="00D17E8E">
                <w:rPr>
                  <w:rFonts w:ascii="Times New Roman" w:eastAsia="仿宋_GB2312" w:hAnsi="Times New Roman" w:cs="Times New Roman"/>
                  <w:color w:val="000000" w:themeColor="text1"/>
                  <w:sz w:val="18"/>
                  <w:szCs w:val="18"/>
                  <w:lang w:eastAsia="zh-CN"/>
                </w:rPr>
                <w:delText xml:space="preserve">DMF </w:delText>
              </w:r>
              <w:r w:rsidR="00E51051" w:rsidRPr="00473484" w:rsidDel="00D17E8E">
                <w:rPr>
                  <w:rFonts w:ascii="Times New Roman" w:eastAsia="仿宋_GB2312" w:hAnsi="Times New Roman" w:cs="Times New Roman"/>
                  <w:color w:val="000000" w:themeColor="text1"/>
                  <w:sz w:val="18"/>
                  <w:szCs w:val="18"/>
                </w:rPr>
                <w:delText xml:space="preserve">into </w:delText>
              </w:r>
              <w:r w:rsidR="00E51051" w:rsidRPr="00473484" w:rsidDel="00D17E8E">
                <w:rPr>
                  <w:rFonts w:ascii="Times New Roman" w:eastAsia="仿宋_GB2312" w:hAnsi="Times New Roman" w:cs="Times New Roman"/>
                  <w:color w:val="000000" w:themeColor="text1"/>
                  <w:sz w:val="18"/>
                  <w:szCs w:val="18"/>
                  <w:rPrChange w:id="904" w:author="Xuning Wei12232" w:date="2026-09-05T19:51:00Z">
                    <w:rPr>
                      <w:rFonts w:ascii="Times New Roman" w:eastAsia="仿宋_GB2312" w:hAnsi="Times New Roman" w:cs="Times New Roman"/>
                      <w:b/>
                      <w:color w:val="000000" w:themeColor="text1"/>
                      <w:sz w:val="18"/>
                      <w:szCs w:val="18"/>
                    </w:rPr>
                  </w:rPrChange>
                </w:rPr>
                <w:delText>TJ4S-1213-Sy15</w:delText>
              </w:r>
            </w:del>
            <w:r w:rsidR="00E51051" w:rsidRPr="00473484">
              <w:rPr>
                <w:rFonts w:ascii="Times New Roman" w:eastAsia="仿宋_GB2312" w:hAnsi="Times New Roman" w:cs="Times New Roman"/>
                <w:color w:val="000000" w:themeColor="text1"/>
                <w:sz w:val="18"/>
                <w:szCs w:val="18"/>
                <w:lang w:eastAsia="zh-CN"/>
                <w:rPrChange w:id="905" w:author="Xuning Wei12232" w:date="2026-09-05T19:51:00Z">
                  <w:rPr>
                    <w:rFonts w:ascii="Times New Roman" w:eastAsia="仿宋_GB2312" w:hAnsi="Times New Roman" w:cs="Times New Roman"/>
                    <w:b/>
                    <w:color w:val="000000" w:themeColor="text1"/>
                    <w:sz w:val="18"/>
                    <w:szCs w:val="18"/>
                    <w:lang w:eastAsia="zh-CN"/>
                  </w:rPr>
                </w:rPrChange>
              </w:rPr>
              <w:t xml:space="preserve">. </w:t>
            </w:r>
            <w:r w:rsidR="00E51051" w:rsidRPr="00A54EC0">
              <w:rPr>
                <w:rFonts w:ascii="Times New Roman" w:eastAsia="仿宋_GB2312" w:hAnsi="Times New Roman" w:cs="Times New Roman"/>
                <w:color w:val="000000" w:themeColor="text1"/>
                <w:sz w:val="18"/>
                <w:szCs w:val="18"/>
              </w:rPr>
              <w:t xml:space="preserve">Bubble with nitrogen for 5±2 min, then start the stirrer. After stirring for 7±2 min, stop stirring, turn off the nitrogen. Drain until there is no obvious drip. Perform this operation </w:t>
            </w:r>
            <w:del w:id="906" w:author="Johan Granander" w:date="2026-05-04T11:21:00Z">
              <w:r w:rsidR="00E51051" w:rsidRPr="00473484" w:rsidDel="00F748CB">
                <w:rPr>
                  <w:rFonts w:ascii="Times New Roman" w:eastAsia="仿宋_GB2312" w:hAnsi="Times New Roman" w:cs="Times New Roman"/>
                  <w:color w:val="000000" w:themeColor="text1"/>
                  <w:sz w:val="18"/>
                  <w:szCs w:val="18"/>
                </w:rPr>
                <w:delText xml:space="preserve">for </w:delText>
              </w:r>
            </w:del>
            <w:r w:rsidR="00E51051" w:rsidRPr="00473484">
              <w:rPr>
                <w:rFonts w:ascii="Times New Roman" w:eastAsia="仿宋_GB2312" w:hAnsi="Times New Roman" w:cs="Times New Roman"/>
                <w:color w:val="000000" w:themeColor="text1"/>
                <w:sz w:val="18"/>
                <w:szCs w:val="18"/>
              </w:rPr>
              <w:t>3 times.</w:t>
            </w:r>
          </w:p>
        </w:tc>
      </w:tr>
      <w:tr w:rsidR="00E51051" w:rsidRPr="00473484" w14:paraId="36E44210" w14:textId="77777777" w:rsidTr="0051270C">
        <w:trPr>
          <w:trHeight w:val="454"/>
          <w:trPrChange w:id="90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908"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2E634F93" w14:textId="644DE3F5" w:rsidR="00E51051" w:rsidRPr="00A54EC0" w:rsidRDefault="00E51051" w:rsidP="00285F3F">
            <w:pPr>
              <w:jc w:val="both"/>
              <w:rPr>
                <w:rFonts w:ascii="Times New Roman" w:eastAsia="仿宋_GB2312" w:hAnsi="Times New Roman" w:cs="Times New Roman"/>
                <w:b/>
                <w:color w:val="auto"/>
                <w:sz w:val="18"/>
                <w:szCs w:val="18"/>
                <w:lang w:eastAsia="zh-CN"/>
              </w:rPr>
            </w:pPr>
            <w:del w:id="909" w:author="Xuning Wei12232" w:date="2026-07-23T15:39:00Z">
              <w:r w:rsidRPr="00A54EC0" w:rsidDel="00FD05C2">
                <w:rPr>
                  <w:rFonts w:ascii="Times New Roman" w:eastAsia="仿宋_GB2312" w:hAnsi="Times New Roman" w:cs="Times New Roman"/>
                  <w:b/>
                  <w:color w:val="auto"/>
                  <w:sz w:val="18"/>
                  <w:szCs w:val="18"/>
                  <w:lang w:eastAsia="zh-CN"/>
                </w:rPr>
                <w:lastRenderedPageBreak/>
                <w:delText>33</w:delText>
              </w:r>
            </w:del>
            <w:ins w:id="910" w:author="Xuning Wei12232" w:date="2026-07-23T15:39:00Z">
              <w:r w:rsidR="00FD05C2" w:rsidRPr="00A54EC0">
                <w:rPr>
                  <w:rFonts w:ascii="Times New Roman" w:eastAsia="仿宋_GB2312" w:hAnsi="Times New Roman" w:cs="Times New Roman"/>
                  <w:b/>
                  <w:color w:val="auto"/>
                  <w:sz w:val="18"/>
                  <w:szCs w:val="18"/>
                  <w:lang w:eastAsia="zh-CN"/>
                </w:rPr>
                <w:t>25</w:t>
              </w:r>
            </w:ins>
          </w:p>
        </w:tc>
        <w:tc>
          <w:tcPr>
            <w:tcW w:w="670" w:type="pct"/>
            <w:tcBorders>
              <w:top w:val="single" w:sz="4" w:space="0" w:color="auto"/>
              <w:left w:val="single" w:sz="4" w:space="0" w:color="auto"/>
              <w:bottom w:val="single" w:sz="4" w:space="0" w:color="auto"/>
              <w:right w:val="single" w:sz="4" w:space="0" w:color="auto"/>
            </w:tcBorders>
            <w:vAlign w:val="center"/>
            <w:tcPrChange w:id="911"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32F088EE" w14:textId="1931DD5C"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De-</w:t>
            </w:r>
            <w:proofErr w:type="spellStart"/>
            <w:r w:rsidRPr="00473484">
              <w:rPr>
                <w:rFonts w:ascii="Times New Roman" w:eastAsia="仿宋_GB2312" w:hAnsi="Times New Roman" w:cs="Times New Roman"/>
                <w:color w:val="auto"/>
                <w:sz w:val="18"/>
                <w:szCs w:val="18"/>
              </w:rPr>
              <w:t>Fmoc</w:t>
            </w:r>
            <w:proofErr w:type="spellEnd"/>
          </w:p>
        </w:tc>
        <w:tc>
          <w:tcPr>
            <w:tcW w:w="4054" w:type="pct"/>
            <w:tcBorders>
              <w:top w:val="single" w:sz="4" w:space="0" w:color="auto"/>
              <w:left w:val="single" w:sz="4" w:space="0" w:color="auto"/>
              <w:bottom w:val="single" w:sz="4" w:space="0" w:color="auto"/>
              <w:right w:val="single" w:sz="4" w:space="0" w:color="auto"/>
            </w:tcBorders>
            <w:vAlign w:val="center"/>
            <w:tcPrChange w:id="912"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50C1D3B9" w14:textId="2194E893" w:rsidR="00E51051" w:rsidRPr="00A54EC0" w:rsidRDefault="000400A3">
            <w:pPr>
              <w:jc w:val="both"/>
              <w:rPr>
                <w:rFonts w:ascii="Times New Roman" w:eastAsia="仿宋_GB2312" w:hAnsi="Times New Roman" w:cs="Times New Roman"/>
                <w:color w:val="auto"/>
                <w:sz w:val="18"/>
                <w:szCs w:val="18"/>
              </w:rPr>
            </w:pPr>
            <w:ins w:id="913" w:author="Xuning Wei12232" w:date="2026-07-26T21:57:00Z">
              <w:r w:rsidRPr="00473484">
                <w:rPr>
                  <w:rFonts w:ascii="Times New Roman" w:eastAsia="仿宋_GB2312" w:hAnsi="Times New Roman" w:cs="Times New Roman"/>
                  <w:color w:val="auto"/>
                  <w:sz w:val="18"/>
                  <w:szCs w:val="18"/>
                </w:rPr>
                <w:t xml:space="preserve">1. </w:t>
              </w:r>
            </w:ins>
            <w:r w:rsidR="00E51051" w:rsidRPr="00473484">
              <w:rPr>
                <w:rFonts w:ascii="Times New Roman" w:eastAsia="仿宋_GB2312" w:hAnsi="Times New Roman" w:cs="Times New Roman"/>
                <w:color w:val="auto"/>
                <w:sz w:val="18"/>
                <w:szCs w:val="18"/>
              </w:rPr>
              <w:t xml:space="preserve">Add </w:t>
            </w:r>
            <w:r w:rsidR="00271FEB" w:rsidRPr="00473484">
              <w:rPr>
                <w:rFonts w:ascii="Times New Roman" w:eastAsia="仿宋_GB2312" w:hAnsi="Times New Roman" w:cs="Times New Roman"/>
                <w:color w:val="0000FF"/>
                <w:sz w:val="18"/>
                <w:szCs w:val="18"/>
              </w:rPr>
              <w:t xml:space="preserve">8.0 V 20% </w:t>
            </w:r>
            <w:del w:id="914" w:author="Xuning Wei12232" w:date="2026-06-06T10:54:00Z">
              <w:r w:rsidR="00271FEB" w:rsidRPr="00473484" w:rsidDel="00EE6870">
                <w:rPr>
                  <w:rFonts w:ascii="Times New Roman" w:eastAsia="仿宋_GB2312" w:hAnsi="Times New Roman" w:cs="Times New Roman"/>
                  <w:color w:val="0000FF"/>
                  <w:sz w:val="18"/>
                  <w:szCs w:val="18"/>
                </w:rPr>
                <w:delText>Piperidine Solution</w:delText>
              </w:r>
              <w:commentRangeStart w:id="915"/>
              <w:commentRangeStart w:id="916"/>
              <w:commentRangeStart w:id="917"/>
              <w:commentRangeStart w:id="918"/>
              <w:r w:rsidR="00E51051" w:rsidRPr="00473484" w:rsidDel="00EE6870">
                <w:rPr>
                  <w:rFonts w:ascii="Times New Roman" w:eastAsia="仿宋_GB2312" w:hAnsi="Times New Roman" w:cs="Times New Roman"/>
                  <w:color w:val="auto"/>
                  <w:sz w:val="18"/>
                  <w:szCs w:val="18"/>
                </w:rPr>
                <w:delText xml:space="preserve"> </w:delText>
              </w:r>
            </w:del>
            <w:proofErr w:type="spellStart"/>
            <w:ins w:id="919" w:author="Xuning Wei12232" w:date="2026-06-06T10:54:00Z">
              <w:r w:rsidR="00EE6870" w:rsidRPr="00473484">
                <w:rPr>
                  <w:rFonts w:ascii="Times New Roman" w:eastAsia="仿宋_GB2312" w:hAnsi="Times New Roman" w:cs="Times New Roman"/>
                  <w:color w:val="0000FF"/>
                  <w:sz w:val="18"/>
                  <w:szCs w:val="18"/>
                </w:rPr>
                <w:t>Piperidine</w:t>
              </w:r>
              <w:proofErr w:type="spellEnd"/>
              <w:r w:rsidR="00EE6870" w:rsidRPr="00473484">
                <w:rPr>
                  <w:rFonts w:ascii="Times New Roman" w:eastAsia="仿宋_GB2312" w:hAnsi="Times New Roman" w:cs="Times New Roman"/>
                  <w:color w:val="0000FF"/>
                  <w:sz w:val="18"/>
                  <w:szCs w:val="18"/>
                </w:rPr>
                <w:t xml:space="preserve"> in DMF</w:t>
              </w:r>
            </w:ins>
            <w:commentRangeEnd w:id="915"/>
            <w:r w:rsidR="00E51051" w:rsidRPr="00A54EC0">
              <w:rPr>
                <w:rStyle w:val="aff1"/>
                <w:rFonts w:ascii="Times New Roman" w:eastAsia="仿宋_GB2312" w:hAnsi="Times New Roman" w:cs="Times New Roman"/>
                <w:color w:val="0000FF"/>
                <w:sz w:val="18"/>
                <w:szCs w:val="18"/>
              </w:rPr>
              <w:commentReference w:id="915"/>
            </w:r>
            <w:commentRangeEnd w:id="916"/>
            <w:r w:rsidR="00E51051" w:rsidRPr="00A54EC0">
              <w:rPr>
                <w:rStyle w:val="aff1"/>
                <w:rFonts w:ascii="Times New Roman" w:eastAsia="仿宋_GB2312" w:hAnsi="Times New Roman" w:cs="Times New Roman"/>
                <w:color w:val="0000FF"/>
                <w:sz w:val="18"/>
                <w:szCs w:val="18"/>
              </w:rPr>
              <w:commentReference w:id="916"/>
            </w:r>
            <w:commentRangeEnd w:id="917"/>
            <w:r w:rsidR="00E51051" w:rsidRPr="00A54EC0">
              <w:rPr>
                <w:rStyle w:val="aff1"/>
                <w:rFonts w:ascii="Times New Roman" w:eastAsia="仿宋_GB2312" w:hAnsi="Times New Roman" w:cs="Times New Roman"/>
                <w:color w:val="0000FF"/>
                <w:sz w:val="18"/>
                <w:szCs w:val="18"/>
              </w:rPr>
              <w:commentReference w:id="917"/>
            </w:r>
            <w:commentRangeEnd w:id="918"/>
            <w:r w:rsidR="00E51051" w:rsidRPr="00A54EC0">
              <w:rPr>
                <w:rStyle w:val="aff1"/>
                <w:rFonts w:ascii="Times New Roman" w:eastAsia="仿宋_GB2312" w:hAnsi="Times New Roman" w:cs="Times New Roman"/>
                <w:color w:val="0000FF"/>
                <w:sz w:val="18"/>
                <w:szCs w:val="18"/>
              </w:rPr>
              <w:commentReference w:id="918"/>
            </w:r>
            <w:ins w:id="920" w:author="Xuning Wei12232" w:date="2026-06-06T10:55:00Z">
              <w:r w:rsidR="00EE6870" w:rsidRPr="00A54EC0">
                <w:rPr>
                  <w:rFonts w:ascii="Times New Roman" w:eastAsia="仿宋_GB2312" w:hAnsi="Times New Roman" w:cs="Times New Roman"/>
                  <w:color w:val="0000FF"/>
                  <w:sz w:val="18"/>
                  <w:szCs w:val="18"/>
                </w:rPr>
                <w:t xml:space="preserve"> </w:t>
              </w:r>
            </w:ins>
            <w:r w:rsidR="00E51051" w:rsidRPr="00A54EC0">
              <w:rPr>
                <w:rFonts w:ascii="Times New Roman" w:eastAsia="仿宋_GB2312" w:hAnsi="Times New Roman" w:cs="Times New Roman"/>
                <w:color w:val="auto"/>
                <w:sz w:val="18"/>
                <w:szCs w:val="18"/>
              </w:rPr>
              <w:t xml:space="preserve">(7.448 kg/kg) into the </w:t>
            </w:r>
            <w:r w:rsidR="00E51051" w:rsidRPr="00473484">
              <w:rPr>
                <w:rFonts w:ascii="Times New Roman" w:eastAsia="仿宋_GB2312" w:hAnsi="Times New Roman" w:cs="Times New Roman"/>
                <w:color w:val="auto"/>
                <w:sz w:val="18"/>
                <w:szCs w:val="18"/>
                <w:rPrChange w:id="921" w:author="Xuning Wei12232" w:date="2026-09-05T19:51:00Z">
                  <w:rPr>
                    <w:rFonts w:ascii="Times New Roman" w:eastAsia="仿宋_GB2312" w:hAnsi="Times New Roman" w:cs="Times New Roman"/>
                    <w:b/>
                    <w:color w:val="auto"/>
                    <w:sz w:val="18"/>
                    <w:szCs w:val="18"/>
                  </w:rPr>
                </w:rPrChange>
              </w:rPr>
              <w:t>TJ4S-1213-Sy15</w:t>
            </w:r>
            <w:r w:rsidR="00E51051" w:rsidRPr="00A54EC0">
              <w:rPr>
                <w:rFonts w:ascii="Times New Roman" w:eastAsia="仿宋_GB2312" w:hAnsi="Times New Roman" w:cs="Times New Roman"/>
                <w:color w:val="auto"/>
                <w:sz w:val="18"/>
                <w:szCs w:val="18"/>
              </w:rPr>
              <w:t xml:space="preserve">. Bubble with nitrogen for </w:t>
            </w:r>
            <w:r w:rsidR="00E51051" w:rsidRPr="00473484">
              <w:rPr>
                <w:rFonts w:ascii="Times New Roman" w:eastAsia="仿宋_GB2312" w:hAnsi="Times New Roman" w:cs="Times New Roman"/>
                <w:color w:val="0000FF"/>
                <w:sz w:val="18"/>
                <w:szCs w:val="18"/>
                <w:rPrChange w:id="922" w:author="Xuning Wei12232" w:date="2026-09-05T19:51:00Z">
                  <w:rPr>
                    <w:rFonts w:ascii="Times New Roman" w:eastAsia="仿宋_GB2312" w:hAnsi="Times New Roman" w:cs="Times New Roman"/>
                    <w:color w:val="auto"/>
                    <w:sz w:val="18"/>
                    <w:szCs w:val="18"/>
                  </w:rPr>
                </w:rPrChange>
              </w:rPr>
              <w:t>3±2</w:t>
            </w:r>
            <w:ins w:id="923" w:author="Johan Granander" w:date="2026-07-28T14:00:00Z">
              <w:r w:rsidR="00B84D00" w:rsidRPr="00A54EC0">
                <w:rPr>
                  <w:rFonts w:ascii="Times New Roman" w:eastAsia="仿宋_GB2312" w:hAnsi="Times New Roman" w:cs="Times New Roman"/>
                  <w:color w:val="0000FF"/>
                  <w:sz w:val="18"/>
                  <w:szCs w:val="18"/>
                </w:rPr>
                <w:t xml:space="preserve"> </w:t>
              </w:r>
            </w:ins>
            <w:r w:rsidR="00E51051" w:rsidRPr="00473484">
              <w:rPr>
                <w:rFonts w:ascii="Times New Roman" w:eastAsia="仿宋_GB2312" w:hAnsi="Times New Roman" w:cs="Times New Roman"/>
                <w:color w:val="0000FF"/>
                <w:sz w:val="18"/>
                <w:szCs w:val="18"/>
                <w:rPrChange w:id="924" w:author="Xuning Wei12232" w:date="2026-09-05T19:51:00Z">
                  <w:rPr>
                    <w:rFonts w:ascii="Times New Roman" w:eastAsia="仿宋_GB2312" w:hAnsi="Times New Roman" w:cs="Times New Roman"/>
                    <w:color w:val="auto"/>
                    <w:sz w:val="18"/>
                    <w:szCs w:val="18"/>
                  </w:rPr>
                </w:rPrChange>
              </w:rPr>
              <w:t>min</w:t>
            </w:r>
            <w:r w:rsidR="00E51051" w:rsidRPr="00473484">
              <w:rPr>
                <w:rFonts w:ascii="Times New Roman" w:eastAsia="仿宋_GB2312" w:hAnsi="Times New Roman" w:cs="Times New Roman"/>
                <w:color w:val="auto"/>
                <w:sz w:val="18"/>
                <w:szCs w:val="18"/>
              </w:rPr>
              <w:t>, then start the stirrer, adjust to 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5</w:t>
            </w:r>
            <w:ins w:id="925" w:author="Johan Granander" w:date="2026-07-28T14:00:00Z">
              <w:r w:rsidR="00B84D00"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(target: 25</w:t>
            </w:r>
            <w:ins w:id="926" w:author="Johan Granander" w:date="2026-07-28T14:00:00Z">
              <w:r w:rsidR="00B84D00"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w:t>
            </w:r>
            <w:ins w:id="927" w:author="Xuning Wei12232" w:date="2026-07-26T21:59:00Z">
              <w:r w:rsidRPr="00A54EC0">
                <w:rPr>
                  <w:rFonts w:ascii="Times New Roman" w:eastAsia="仿宋_GB2312" w:hAnsi="Times New Roman" w:cs="Times New Roman"/>
                  <w:color w:val="auto"/>
                  <w:sz w:val="18"/>
                  <w:szCs w:val="18"/>
                </w:rPr>
                <w:br/>
                <w:t xml:space="preserve">2. </w:t>
              </w:r>
            </w:ins>
            <w:r w:rsidR="00E51051" w:rsidRPr="00A54EC0">
              <w:rPr>
                <w:rFonts w:ascii="Times New Roman" w:eastAsia="仿宋_GB2312" w:hAnsi="Times New Roman" w:cs="Times New Roman"/>
                <w:color w:val="auto"/>
                <w:sz w:val="18"/>
                <w:szCs w:val="18"/>
              </w:rPr>
              <w:t>After stirring for 15</w:t>
            </w:r>
            <w:ins w:id="928" w:author="Xuning Wei12232" w:date="2026-07-26T21:57:00Z">
              <w:r w:rsidRPr="00A54EC0">
                <w:rPr>
                  <w:rFonts w:ascii="Times New Roman" w:eastAsia="仿宋_GB2312" w:hAnsi="Times New Roman" w:cs="Times New Roman"/>
                  <w:color w:val="auto"/>
                  <w:sz w:val="18"/>
                  <w:szCs w:val="18"/>
                </w:rPr>
                <w:t xml:space="preserve"> </w:t>
              </w:r>
            </w:ins>
            <w:r w:rsidR="00E51051" w:rsidRPr="00A54EC0">
              <w:rPr>
                <w:rFonts w:ascii="Times New Roman" w:eastAsia="仿宋_GB2312" w:hAnsi="Times New Roman" w:cs="Times New Roman"/>
                <w:color w:val="auto"/>
                <w:sz w:val="18"/>
                <w:szCs w:val="18"/>
              </w:rPr>
              <w:t xml:space="preserve">min at </w:t>
            </w:r>
            <w:r w:rsidR="00E51051" w:rsidRPr="00473484">
              <w:rPr>
                <w:rFonts w:ascii="Times New Roman" w:eastAsia="仿宋_GB2312" w:hAnsi="Times New Roman" w:cs="Times New Roman"/>
                <w:color w:val="auto"/>
                <w:sz w:val="18"/>
                <w:szCs w:val="18"/>
              </w:rPr>
              <w:t>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5</w:t>
            </w:r>
            <w:ins w:id="929" w:author="Johan Granander" w:date="2026-07-28T14:00:00Z">
              <w:r w:rsidR="00B84D00"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A54EC0">
              <w:rPr>
                <w:rFonts w:ascii="Times New Roman" w:eastAsia="仿宋_GB2312" w:hAnsi="Times New Roman" w:cs="Times New Roman"/>
                <w:color w:val="auto"/>
                <w:sz w:val="18"/>
                <w:szCs w:val="18"/>
              </w:rPr>
              <w:t xml:space="preserve"> (target: </w:t>
            </w:r>
            <w:r w:rsidR="00E51051" w:rsidRPr="00473484">
              <w:rPr>
                <w:rFonts w:ascii="Times New Roman" w:eastAsia="仿宋_GB2312" w:hAnsi="Times New Roman" w:cs="Times New Roman"/>
                <w:color w:val="auto"/>
                <w:sz w:val="18"/>
                <w:szCs w:val="18"/>
              </w:rPr>
              <w:t>25</w:t>
            </w:r>
            <w:ins w:id="930" w:author="Johan Granander" w:date="2026-07-28T14:00:00Z">
              <w:r w:rsidR="00B84D00"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w:t>
            </w:r>
            <w:r w:rsidR="00E51051" w:rsidRPr="00A54EC0">
              <w:rPr>
                <w:rFonts w:ascii="Times New Roman" w:eastAsia="仿宋_GB2312" w:hAnsi="Times New Roman" w:cs="Times New Roman"/>
                <w:color w:val="auto"/>
                <w:sz w:val="18"/>
                <w:szCs w:val="18"/>
              </w:rPr>
              <w:t xml:space="preserve"> stop stirring, turn off the nitrogen. Drain until there is no obvious drip.</w:t>
            </w:r>
            <w:r w:rsidR="00E51051" w:rsidRPr="00473484">
              <w:rPr>
                <w:rFonts w:ascii="Times New Roman" w:hAnsi="Times New Roman" w:cs="Times New Roman"/>
                <w:color w:val="auto"/>
                <w:sz w:val="18"/>
                <w:szCs w:val="18"/>
              </w:rPr>
              <w:t xml:space="preserve"> </w:t>
            </w:r>
            <w:ins w:id="931" w:author="Xuning Wei12232" w:date="2026-07-26T21:58:00Z">
              <w:r w:rsidRPr="00473484">
                <w:rPr>
                  <w:rFonts w:ascii="Times New Roman" w:hAnsi="Times New Roman" w:cs="Times New Roman"/>
                  <w:color w:val="auto"/>
                  <w:sz w:val="18"/>
                  <w:szCs w:val="18"/>
                </w:rPr>
                <w:br/>
                <w:t xml:space="preserve">3. </w:t>
              </w:r>
            </w:ins>
            <w:r w:rsidR="00E51051" w:rsidRPr="00473484">
              <w:rPr>
                <w:rFonts w:ascii="Times New Roman" w:eastAsia="仿宋_GB2312" w:hAnsi="Times New Roman" w:cs="Times New Roman"/>
                <w:color w:val="auto"/>
                <w:sz w:val="18"/>
                <w:szCs w:val="18"/>
              </w:rPr>
              <w:t xml:space="preserve">Add </w:t>
            </w:r>
            <w:r w:rsidR="00271FEB" w:rsidRPr="00473484">
              <w:rPr>
                <w:rFonts w:ascii="Times New Roman" w:eastAsia="仿宋_GB2312" w:hAnsi="Times New Roman" w:cs="Times New Roman"/>
                <w:color w:val="0000FF"/>
                <w:sz w:val="18"/>
                <w:szCs w:val="18"/>
              </w:rPr>
              <w:t xml:space="preserve">8.0 V 20% </w:t>
            </w:r>
            <w:del w:id="932" w:author="Xuning Wei12232" w:date="2026-06-06T10:54:00Z">
              <w:r w:rsidR="00271FEB" w:rsidRPr="00473484" w:rsidDel="00EE6870">
                <w:rPr>
                  <w:rFonts w:ascii="Times New Roman" w:eastAsia="仿宋_GB2312" w:hAnsi="Times New Roman" w:cs="Times New Roman"/>
                  <w:color w:val="0000FF"/>
                  <w:sz w:val="18"/>
                  <w:szCs w:val="18"/>
                </w:rPr>
                <w:delText>Piperidine Solution</w:delText>
              </w:r>
              <w:r w:rsidR="00E51051" w:rsidRPr="00473484" w:rsidDel="00EE6870">
                <w:rPr>
                  <w:rFonts w:ascii="Times New Roman" w:eastAsia="仿宋_GB2312" w:hAnsi="Times New Roman" w:cs="Times New Roman"/>
                  <w:color w:val="auto"/>
                  <w:sz w:val="18"/>
                  <w:szCs w:val="18"/>
                </w:rPr>
                <w:delText xml:space="preserve"> (7.448 kg/kg)</w:delText>
              </w:r>
            </w:del>
            <w:proofErr w:type="spellStart"/>
            <w:ins w:id="933" w:author="Xuning Wei12232" w:date="2026-06-06T10:54:00Z">
              <w:r w:rsidR="00EE6870" w:rsidRPr="00473484">
                <w:rPr>
                  <w:rFonts w:ascii="Times New Roman" w:eastAsia="仿宋_GB2312" w:hAnsi="Times New Roman" w:cs="Times New Roman"/>
                  <w:color w:val="0000FF"/>
                  <w:sz w:val="18"/>
                  <w:szCs w:val="18"/>
                </w:rPr>
                <w:t>Piperidine</w:t>
              </w:r>
              <w:proofErr w:type="spellEnd"/>
              <w:r w:rsidR="00EE6870" w:rsidRPr="00473484">
                <w:rPr>
                  <w:rFonts w:ascii="Times New Roman" w:eastAsia="仿宋_GB2312" w:hAnsi="Times New Roman" w:cs="Times New Roman"/>
                  <w:color w:val="0000FF"/>
                  <w:sz w:val="18"/>
                  <w:szCs w:val="18"/>
                </w:rPr>
                <w:t xml:space="preserve"> in DMF (7.448 kg/kg)</w:t>
              </w:r>
            </w:ins>
            <w:r w:rsidR="00E51051" w:rsidRPr="00473484">
              <w:rPr>
                <w:rFonts w:ascii="Times New Roman" w:eastAsia="仿宋_GB2312" w:hAnsi="Times New Roman" w:cs="Times New Roman"/>
                <w:color w:val="auto"/>
                <w:sz w:val="18"/>
                <w:szCs w:val="18"/>
              </w:rPr>
              <w:t xml:space="preserve"> into </w:t>
            </w:r>
            <w:r w:rsidR="00E51051" w:rsidRPr="00473484">
              <w:rPr>
                <w:rFonts w:ascii="Times New Roman" w:eastAsia="仿宋_GB2312" w:hAnsi="Times New Roman" w:cs="Times New Roman"/>
                <w:color w:val="auto"/>
                <w:sz w:val="18"/>
                <w:szCs w:val="18"/>
                <w:rPrChange w:id="934" w:author="Xuning Wei12232" w:date="2026-09-05T19:51:00Z">
                  <w:rPr>
                    <w:rFonts w:ascii="Times New Roman" w:eastAsia="仿宋_GB2312" w:hAnsi="Times New Roman" w:cs="Times New Roman"/>
                    <w:b/>
                    <w:color w:val="auto"/>
                    <w:sz w:val="18"/>
                    <w:szCs w:val="18"/>
                  </w:rPr>
                </w:rPrChange>
              </w:rPr>
              <w:t>TJ4S-1213-Sy15</w:t>
            </w:r>
            <w:r w:rsidR="00E51051" w:rsidRPr="00A54EC0">
              <w:rPr>
                <w:rFonts w:ascii="Times New Roman" w:eastAsia="仿宋_GB2312" w:hAnsi="Times New Roman" w:cs="Times New Roman"/>
                <w:color w:val="auto"/>
                <w:sz w:val="18"/>
                <w:szCs w:val="18"/>
              </w:rPr>
              <w:t>. Bubble with nitrogen for 3±2</w:t>
            </w:r>
            <w:ins w:id="935" w:author="Xuning Wei12232" w:date="2026-07-26T21:58:00Z">
              <w:r w:rsidRPr="00A54EC0">
                <w:rPr>
                  <w:rFonts w:ascii="Times New Roman" w:eastAsia="仿宋_GB2312" w:hAnsi="Times New Roman" w:cs="Times New Roman"/>
                  <w:color w:val="auto"/>
                  <w:sz w:val="18"/>
                  <w:szCs w:val="18"/>
                </w:rPr>
                <w:t xml:space="preserve"> </w:t>
              </w:r>
            </w:ins>
            <w:r w:rsidR="00E51051" w:rsidRPr="00A54EC0">
              <w:rPr>
                <w:rFonts w:ascii="Times New Roman" w:eastAsia="仿宋_GB2312" w:hAnsi="Times New Roman" w:cs="Times New Roman"/>
                <w:color w:val="auto"/>
                <w:sz w:val="18"/>
                <w:szCs w:val="18"/>
              </w:rPr>
              <w:t xml:space="preserve">min, then start the stirrer. </w:t>
            </w:r>
            <w:ins w:id="936" w:author="Xuning Wei12232" w:date="2026-07-26T21:59:00Z">
              <w:r w:rsidRPr="00A54EC0">
                <w:rPr>
                  <w:rFonts w:ascii="Times New Roman" w:eastAsia="仿宋_GB2312" w:hAnsi="Times New Roman" w:cs="Times New Roman"/>
                  <w:color w:val="auto"/>
                  <w:sz w:val="18"/>
                  <w:szCs w:val="18"/>
                </w:rPr>
                <w:br/>
                <w:t xml:space="preserve">4. </w:t>
              </w:r>
            </w:ins>
            <w:r w:rsidR="00E51051" w:rsidRPr="00473484">
              <w:rPr>
                <w:rFonts w:ascii="Times New Roman" w:eastAsia="仿宋_GB2312" w:hAnsi="Times New Roman" w:cs="Times New Roman"/>
                <w:color w:val="auto"/>
                <w:sz w:val="18"/>
                <w:szCs w:val="18"/>
              </w:rPr>
              <w:t>After stirring for 30</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2</w:t>
            </w:r>
            <w:ins w:id="937" w:author="Johan Granander" w:date="2026-07-28T14:00:00Z">
              <w:r w:rsidR="00B84D00"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color w:val="auto"/>
                <w:sz w:val="18"/>
                <w:szCs w:val="18"/>
              </w:rPr>
              <w:t>min at 25</w:t>
            </w:r>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5</w:t>
            </w:r>
            <w:ins w:id="938" w:author="Johan Granander" w:date="2026-07-28T14:00:00Z">
              <w:r w:rsidR="00B84D00"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(target: 25</w:t>
            </w:r>
            <w:ins w:id="939" w:author="Johan Granander" w:date="2026-07-28T14:00:00Z">
              <w:r w:rsidR="00B84D00" w:rsidRPr="00A54EC0">
                <w:rPr>
                  <w:rFonts w:ascii="Times New Roman" w:eastAsia="仿宋_GB2312" w:hAnsi="Times New Roman" w:cs="Times New Roman"/>
                  <w:color w:val="auto"/>
                  <w:sz w:val="18"/>
                  <w:szCs w:val="18"/>
                </w:rPr>
                <w:t xml:space="preserve"> </w:t>
              </w:r>
            </w:ins>
            <w:r w:rsidR="00E51051" w:rsidRPr="00473484">
              <w:rPr>
                <w:rFonts w:ascii="Times New Roman" w:eastAsia="仿宋_GB2312" w:hAnsi="Times New Roman" w:cs="Times New Roman" w:hint="eastAsia"/>
                <w:color w:val="auto"/>
                <w:sz w:val="18"/>
                <w:szCs w:val="18"/>
              </w:rPr>
              <w:t>℃</w:t>
            </w:r>
            <w:r w:rsidR="00E51051" w:rsidRPr="00473484">
              <w:rPr>
                <w:rFonts w:ascii="Times New Roman" w:eastAsia="仿宋_GB2312" w:hAnsi="Times New Roman" w:cs="Times New Roman"/>
                <w:color w:val="auto"/>
                <w:sz w:val="18"/>
                <w:szCs w:val="18"/>
              </w:rPr>
              <w:t xml:space="preserve">), stop stirring, turn off the nitrogen. Drain until there is no obvious drip. </w:t>
            </w:r>
            <w:del w:id="940" w:author="Xuning Wei12232" w:date="2026-07-26T21:59:00Z">
              <w:r w:rsidR="00E51051" w:rsidRPr="00A54EC0" w:rsidDel="000400A3">
                <w:rPr>
                  <w:rFonts w:ascii="Times New Roman" w:eastAsia="仿宋_GB2312" w:hAnsi="Times New Roman" w:cs="Times New Roman"/>
                  <w:color w:val="auto"/>
                  <w:sz w:val="18"/>
                  <w:szCs w:val="18"/>
                </w:rPr>
                <w:delText>Move to next operation</w:delText>
              </w:r>
            </w:del>
          </w:p>
        </w:tc>
      </w:tr>
      <w:tr w:rsidR="00E51051" w:rsidRPr="00473484" w14:paraId="76AF9ED0" w14:textId="77777777" w:rsidTr="0051270C">
        <w:trPr>
          <w:trHeight w:val="454"/>
          <w:trPrChange w:id="941"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942"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70BC8AF9" w14:textId="33563A9D" w:rsidR="00E51051" w:rsidRPr="00A54EC0" w:rsidRDefault="00E51051" w:rsidP="00285F3F">
            <w:pPr>
              <w:jc w:val="both"/>
              <w:rPr>
                <w:rFonts w:ascii="Times New Roman" w:eastAsia="仿宋_GB2312" w:hAnsi="Times New Roman" w:cs="Times New Roman"/>
                <w:b/>
                <w:color w:val="auto"/>
                <w:sz w:val="18"/>
                <w:szCs w:val="18"/>
                <w:lang w:eastAsia="zh-CN"/>
              </w:rPr>
            </w:pPr>
            <w:del w:id="943" w:author="Xuning Wei12232" w:date="2026-07-23T15:39:00Z">
              <w:r w:rsidRPr="00A54EC0" w:rsidDel="00FD05C2">
                <w:rPr>
                  <w:rFonts w:ascii="Times New Roman" w:eastAsia="仿宋_GB2312" w:hAnsi="Times New Roman" w:cs="Times New Roman"/>
                  <w:b/>
                  <w:color w:val="auto"/>
                  <w:sz w:val="18"/>
                  <w:szCs w:val="18"/>
                  <w:lang w:eastAsia="zh-CN"/>
                </w:rPr>
                <w:delText>34</w:delText>
              </w:r>
            </w:del>
            <w:ins w:id="944" w:author="Xuning Wei12232" w:date="2026-07-23T15:39:00Z">
              <w:r w:rsidR="00FD05C2" w:rsidRPr="00A54EC0">
                <w:rPr>
                  <w:rFonts w:ascii="Times New Roman" w:eastAsia="仿宋_GB2312" w:hAnsi="Times New Roman" w:cs="Times New Roman"/>
                  <w:b/>
                  <w:color w:val="auto"/>
                  <w:sz w:val="18"/>
                  <w:szCs w:val="18"/>
                  <w:lang w:eastAsia="zh-CN"/>
                </w:rPr>
                <w:t>26</w:t>
              </w:r>
            </w:ins>
          </w:p>
        </w:tc>
        <w:tc>
          <w:tcPr>
            <w:tcW w:w="670" w:type="pct"/>
            <w:tcBorders>
              <w:top w:val="single" w:sz="4" w:space="0" w:color="auto"/>
              <w:left w:val="single" w:sz="4" w:space="0" w:color="auto"/>
              <w:bottom w:val="single" w:sz="4" w:space="0" w:color="auto"/>
              <w:right w:val="single" w:sz="4" w:space="0" w:color="auto"/>
            </w:tcBorders>
            <w:vAlign w:val="center"/>
            <w:tcPrChange w:id="945"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0C2C7942" w14:textId="4C9CAA59" w:rsidR="00E51051" w:rsidRPr="00473484" w:rsidRDefault="00396868" w:rsidP="00285F3F">
            <w:pPr>
              <w:jc w:val="both"/>
              <w:rPr>
                <w:rFonts w:ascii="Times New Roman" w:eastAsia="仿宋_GB2312" w:hAnsi="Times New Roman" w:cs="Times New Roman"/>
                <w:color w:val="auto"/>
                <w:sz w:val="18"/>
                <w:szCs w:val="18"/>
              </w:rPr>
            </w:pPr>
            <w:ins w:id="946" w:author="Xuning Wei12232" w:date="2026-07-23T14:18:00Z">
              <w:r w:rsidRPr="00473484">
                <w:rPr>
                  <w:rFonts w:ascii="Times New Roman" w:eastAsia="仿宋_GB2312" w:hAnsi="Times New Roman" w:cs="Times New Roman"/>
                  <w:color w:val="auto"/>
                  <w:sz w:val="18"/>
                  <w:szCs w:val="18"/>
                </w:rPr>
                <w:t xml:space="preserve">Post </w:t>
              </w:r>
              <w:proofErr w:type="spellStart"/>
              <w:r w:rsidRPr="00473484">
                <w:rPr>
                  <w:rFonts w:ascii="Times New Roman" w:eastAsia="仿宋_GB2312" w:hAnsi="Times New Roman" w:cs="Times New Roman"/>
                  <w:color w:val="auto"/>
                  <w:sz w:val="18"/>
                  <w:szCs w:val="18"/>
                </w:rPr>
                <w:t>deFmoc</w:t>
              </w:r>
              <w:proofErr w:type="spellEnd"/>
              <w:r w:rsidRPr="00473484">
                <w:rPr>
                  <w:rFonts w:ascii="Times New Roman" w:eastAsia="仿宋_GB2312" w:hAnsi="Times New Roman" w:cs="Times New Roman"/>
                  <w:color w:val="auto"/>
                  <w:sz w:val="18"/>
                  <w:szCs w:val="18"/>
                </w:rPr>
                <w:t xml:space="preserve"> washing</w:t>
              </w:r>
            </w:ins>
            <w:del w:id="947" w:author="Xuning Wei12232" w:date="2026-07-23T14:18:00Z">
              <w:r w:rsidR="00E51051" w:rsidRPr="00473484" w:rsidDel="00396868">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948"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213483C3" w14:textId="75E54A3E" w:rsidR="00E51051" w:rsidRPr="00473484" w:rsidRDefault="00332E9D">
            <w:pPr>
              <w:jc w:val="both"/>
              <w:rPr>
                <w:rFonts w:ascii="Times New Roman" w:eastAsia="仿宋_GB2312" w:hAnsi="Times New Roman" w:cs="Times New Roman"/>
                <w:color w:val="000000" w:themeColor="text1"/>
                <w:sz w:val="18"/>
                <w:szCs w:val="18"/>
              </w:rPr>
            </w:pPr>
            <w:ins w:id="949" w:author="Xuning Wei12232" w:date="2026-07-26T22:00:00Z">
              <w:r w:rsidRPr="00473484">
                <w:rPr>
                  <w:rFonts w:ascii="Times New Roman" w:eastAsia="仿宋_GB2312" w:hAnsi="Times New Roman" w:cs="Times New Roman"/>
                  <w:color w:val="000000" w:themeColor="text1"/>
                  <w:sz w:val="18"/>
                  <w:szCs w:val="18"/>
                </w:rPr>
                <w:t xml:space="preserve">1. </w:t>
              </w:r>
            </w:ins>
            <w:r w:rsidR="00ED7347" w:rsidRPr="00473484">
              <w:rPr>
                <w:rFonts w:ascii="Times New Roman" w:eastAsia="仿宋_GB2312" w:hAnsi="Times New Roman" w:cs="Times New Roman"/>
                <w:color w:val="000000" w:themeColor="text1"/>
                <w:sz w:val="18"/>
                <w:szCs w:val="18"/>
              </w:rPr>
              <w:t xml:space="preserve">Add </w:t>
            </w:r>
            <w:r w:rsidR="00271FEB" w:rsidRPr="00473484">
              <w:rPr>
                <w:rFonts w:ascii="Times New Roman" w:eastAsia="仿宋_GB2312" w:hAnsi="Times New Roman" w:cs="Times New Roman"/>
                <w:color w:val="000000" w:themeColor="text1"/>
                <w:sz w:val="18"/>
                <w:szCs w:val="18"/>
              </w:rPr>
              <w:t>10.0 V</w:t>
            </w:r>
            <w:r w:rsidR="00ED7347" w:rsidRPr="00473484">
              <w:rPr>
                <w:rFonts w:ascii="Times New Roman" w:eastAsia="仿宋_GB2312" w:hAnsi="Times New Roman" w:cs="Times New Roman"/>
                <w:color w:val="000000" w:themeColor="text1"/>
                <w:sz w:val="18"/>
                <w:szCs w:val="18"/>
              </w:rPr>
              <w:t xml:space="preserve"> Isopropyl Acetate (8.730 kg/kg) </w:t>
            </w:r>
            <w:r w:rsidR="00E51051" w:rsidRPr="00473484">
              <w:rPr>
                <w:rFonts w:ascii="Times New Roman" w:eastAsia="仿宋_GB2312"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950" w:author="Xuning Wei12232" w:date="2026-09-05T19:51:00Z">
                  <w:rPr>
                    <w:rFonts w:ascii="Times New Roman" w:eastAsia="仿宋_GB2312" w:hAnsi="Times New Roman" w:cs="Times New Roman"/>
                    <w:b/>
                    <w:color w:val="000000" w:themeColor="text1"/>
                    <w:sz w:val="18"/>
                    <w:szCs w:val="18"/>
                  </w:rPr>
                </w:rPrChange>
              </w:rPr>
              <w:t>TJ4S-1213-Sy15</w:t>
            </w:r>
            <w:r w:rsidR="00E51051" w:rsidRPr="00A54EC0">
              <w:rPr>
                <w:rFonts w:ascii="Times New Roman" w:eastAsia="仿宋_GB2312" w:hAnsi="Times New Roman" w:cs="Times New Roman"/>
                <w:color w:val="000000" w:themeColor="text1"/>
                <w:sz w:val="18"/>
                <w:szCs w:val="18"/>
              </w:rPr>
              <w:t xml:space="preserve">. Bubble with nitrogen for </w:t>
            </w:r>
            <w:ins w:id="951" w:author="Xuning Wei12232" w:date="2026-07-26T22:00:00Z">
              <w:r w:rsidRPr="00A54EC0">
                <w:rPr>
                  <w:rFonts w:ascii="Times New Roman" w:eastAsia="仿宋_GB2312" w:hAnsi="Times New Roman" w:cs="Times New Roman"/>
                  <w:color w:val="000000" w:themeColor="text1"/>
                  <w:sz w:val="18"/>
                  <w:szCs w:val="18"/>
                </w:rPr>
                <w:t>3</w:t>
              </w:r>
            </w:ins>
            <w:del w:id="952" w:author="Xuning Wei12232" w:date="2026-07-26T22:00:00Z">
              <w:r w:rsidR="00E51051" w:rsidRPr="00A54EC0" w:rsidDel="00332E9D">
                <w:rPr>
                  <w:rFonts w:ascii="Times New Roman" w:eastAsia="仿宋_GB2312" w:hAnsi="Times New Roman" w:cs="Times New Roman"/>
                  <w:color w:val="000000" w:themeColor="text1"/>
                  <w:sz w:val="18"/>
                  <w:szCs w:val="18"/>
                </w:rPr>
                <w:delText>5</w:delText>
              </w:r>
            </w:del>
            <w:r w:rsidR="00E51051" w:rsidRPr="00A54EC0">
              <w:rPr>
                <w:rFonts w:ascii="Times New Roman" w:eastAsia="仿宋_GB2312" w:hAnsi="Times New Roman" w:cs="Times New Roman"/>
                <w:color w:val="000000" w:themeColor="text1"/>
                <w:sz w:val="18"/>
                <w:szCs w:val="18"/>
              </w:rPr>
              <w:t>±2</w:t>
            </w:r>
            <w:ins w:id="953" w:author="Johan Granander" w:date="2026-07-28T14:00:00Z">
              <w:r w:rsidR="00B84D00"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 xml:space="preserve">min, then start the stirrer. </w:t>
            </w:r>
            <w:ins w:id="954" w:author="Xuning Wei12232" w:date="2026-07-26T22:01:00Z">
              <w:r w:rsidRPr="00473484">
                <w:rPr>
                  <w:rFonts w:ascii="Times New Roman" w:eastAsia="仿宋_GB2312" w:hAnsi="Times New Roman" w:cs="Times New Roman"/>
                  <w:color w:val="000000" w:themeColor="text1"/>
                  <w:sz w:val="18"/>
                  <w:szCs w:val="18"/>
                </w:rPr>
                <w:br/>
                <w:t xml:space="preserve">2. </w:t>
              </w:r>
            </w:ins>
            <w:r w:rsidR="00E51051" w:rsidRPr="00473484">
              <w:rPr>
                <w:rFonts w:ascii="Times New Roman" w:eastAsia="仿宋_GB2312" w:hAnsi="Times New Roman" w:cs="Times New Roman"/>
                <w:color w:val="000000" w:themeColor="text1"/>
                <w:sz w:val="18"/>
                <w:szCs w:val="18"/>
              </w:rPr>
              <w:t xml:space="preserve">After stirring for 5±2 min, stop stirring, turn off the nitrogen. Drain until there is no obvious drip. Perform this operation </w:t>
            </w:r>
            <w:del w:id="955" w:author="Johan Granander" w:date="2026-05-04T11:22:00Z">
              <w:r w:rsidR="00E51051" w:rsidRPr="00473484" w:rsidDel="00DE0469">
                <w:rPr>
                  <w:rFonts w:ascii="Times New Roman" w:eastAsia="仿宋_GB2312" w:hAnsi="Times New Roman" w:cs="Times New Roman"/>
                  <w:color w:val="000000" w:themeColor="text1"/>
                  <w:sz w:val="18"/>
                  <w:szCs w:val="18"/>
                </w:rPr>
                <w:delText xml:space="preserve">for </w:delText>
              </w:r>
            </w:del>
            <w:r w:rsidR="00E51051" w:rsidRPr="00473484">
              <w:rPr>
                <w:rFonts w:ascii="Times New Roman" w:eastAsia="仿宋_GB2312" w:hAnsi="Times New Roman" w:cs="Times New Roman"/>
                <w:color w:val="000000" w:themeColor="text1"/>
                <w:sz w:val="18"/>
                <w:szCs w:val="18"/>
              </w:rPr>
              <w:t xml:space="preserve">4 times. </w:t>
            </w:r>
            <w:del w:id="956" w:author="Xuning Wei12232" w:date="2026-07-26T22:01:00Z">
              <w:r w:rsidR="00E51051" w:rsidRPr="00473484" w:rsidDel="00332E9D">
                <w:rPr>
                  <w:rFonts w:ascii="Times New Roman" w:eastAsia="仿宋_GB2312" w:hAnsi="Times New Roman" w:cs="Times New Roman"/>
                  <w:color w:val="000000" w:themeColor="text1"/>
                  <w:sz w:val="18"/>
                  <w:szCs w:val="18"/>
                </w:rPr>
                <w:delText xml:space="preserve">Move to next operation. </w:delText>
              </w:r>
            </w:del>
          </w:p>
        </w:tc>
      </w:tr>
      <w:tr w:rsidR="00C63277" w:rsidRPr="00473484" w:rsidDel="00396868" w14:paraId="453B1BBC" w14:textId="4FBFBB87" w:rsidTr="0051270C">
        <w:trPr>
          <w:trHeight w:val="454"/>
          <w:del w:id="957" w:author="Xuning Wei12232" w:date="2026-07-23T14:18:00Z"/>
          <w:trPrChange w:id="95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959"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3CEF4524" w14:textId="1255BBD7" w:rsidR="00E51051" w:rsidRPr="00A54EC0" w:rsidDel="00396868" w:rsidRDefault="00E51051" w:rsidP="00285F3F">
            <w:pPr>
              <w:jc w:val="both"/>
              <w:rPr>
                <w:del w:id="960" w:author="Xuning Wei12232" w:date="2026-07-23T14:18:00Z"/>
                <w:rFonts w:ascii="Times New Roman" w:eastAsia="仿宋_GB2312" w:hAnsi="Times New Roman" w:cs="Times New Roman"/>
                <w:b/>
                <w:color w:val="auto"/>
                <w:sz w:val="18"/>
                <w:szCs w:val="18"/>
                <w:lang w:eastAsia="zh-CN"/>
              </w:rPr>
            </w:pPr>
            <w:del w:id="961" w:author="Xuning Wei12232" w:date="2026-07-23T14:18:00Z">
              <w:r w:rsidRPr="00A54EC0" w:rsidDel="00396868">
                <w:rPr>
                  <w:rFonts w:ascii="Times New Roman" w:eastAsia="仿宋_GB2312" w:hAnsi="Times New Roman" w:cs="Times New Roman"/>
                  <w:b/>
                  <w:color w:val="auto"/>
                  <w:sz w:val="18"/>
                  <w:szCs w:val="18"/>
                  <w:lang w:eastAsia="zh-CN"/>
                </w:rPr>
                <w:delText>35</w:delText>
              </w:r>
            </w:del>
          </w:p>
        </w:tc>
        <w:tc>
          <w:tcPr>
            <w:tcW w:w="670" w:type="pct"/>
            <w:tcBorders>
              <w:top w:val="single" w:sz="4" w:space="0" w:color="auto"/>
              <w:left w:val="single" w:sz="4" w:space="0" w:color="auto"/>
              <w:bottom w:val="single" w:sz="4" w:space="0" w:color="auto"/>
              <w:right w:val="single" w:sz="4" w:space="0" w:color="auto"/>
            </w:tcBorders>
            <w:vAlign w:val="center"/>
            <w:tcPrChange w:id="962"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423C3DDC" w14:textId="5B59306E" w:rsidR="00E51051" w:rsidRPr="00473484" w:rsidDel="00396868" w:rsidRDefault="00E51051" w:rsidP="00285F3F">
            <w:pPr>
              <w:jc w:val="both"/>
              <w:rPr>
                <w:del w:id="963" w:author="Xuning Wei12232" w:date="2026-07-23T14:18:00Z"/>
                <w:rFonts w:ascii="Times New Roman" w:eastAsia="仿宋_GB2312" w:hAnsi="Times New Roman" w:cs="Times New Roman"/>
                <w:color w:val="auto"/>
                <w:sz w:val="18"/>
                <w:szCs w:val="18"/>
              </w:rPr>
            </w:pPr>
            <w:del w:id="964" w:author="Xuning Wei12232" w:date="2026-07-23T14:18: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965"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1C1DFB37" w14:textId="6985DEC3" w:rsidR="00E51051" w:rsidRPr="00473484" w:rsidDel="00396868" w:rsidRDefault="00ED7347" w:rsidP="00285F3F">
            <w:pPr>
              <w:jc w:val="both"/>
              <w:rPr>
                <w:del w:id="966" w:author="Xuning Wei12232" w:date="2026-07-23T14:18:00Z"/>
                <w:rFonts w:ascii="Times New Roman" w:eastAsia="仿宋_GB2312" w:hAnsi="Times New Roman" w:cs="Times New Roman"/>
                <w:color w:val="000000" w:themeColor="text1"/>
                <w:sz w:val="18"/>
                <w:szCs w:val="18"/>
              </w:rPr>
            </w:pPr>
            <w:del w:id="967"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457263D9" w14:textId="77777777" w:rsidTr="0051270C">
        <w:trPr>
          <w:trHeight w:val="454"/>
          <w:trPrChange w:id="96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969"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0F33E0F9" w14:textId="1A9819A1" w:rsidR="00E51051" w:rsidRPr="00A54EC0" w:rsidRDefault="00E51051" w:rsidP="00285F3F">
            <w:pPr>
              <w:jc w:val="both"/>
              <w:rPr>
                <w:rFonts w:ascii="Times New Roman" w:eastAsia="仿宋_GB2312" w:hAnsi="Times New Roman" w:cs="Times New Roman"/>
                <w:b/>
                <w:color w:val="auto"/>
                <w:sz w:val="18"/>
                <w:szCs w:val="18"/>
                <w:lang w:eastAsia="zh-CN"/>
              </w:rPr>
            </w:pPr>
            <w:del w:id="970" w:author="Xuning Wei12232" w:date="2026-07-23T15:39:00Z">
              <w:r w:rsidRPr="00A54EC0" w:rsidDel="00FD05C2">
                <w:rPr>
                  <w:rFonts w:ascii="Times New Roman" w:eastAsia="仿宋_GB2312" w:hAnsi="Times New Roman" w:cs="Times New Roman"/>
                  <w:b/>
                  <w:color w:val="auto"/>
                  <w:sz w:val="18"/>
                  <w:szCs w:val="18"/>
                  <w:lang w:eastAsia="zh-CN"/>
                </w:rPr>
                <w:delText>36</w:delText>
              </w:r>
            </w:del>
            <w:ins w:id="971" w:author="Xuning Wei12232" w:date="2026-07-23T15:39:00Z">
              <w:r w:rsidR="00FD05C2" w:rsidRPr="00A54EC0">
                <w:rPr>
                  <w:rFonts w:ascii="Times New Roman" w:eastAsia="仿宋_GB2312" w:hAnsi="Times New Roman" w:cs="Times New Roman"/>
                  <w:b/>
                  <w:color w:val="auto"/>
                  <w:sz w:val="18"/>
                  <w:szCs w:val="18"/>
                  <w:lang w:eastAsia="zh-CN"/>
                </w:rPr>
                <w:t>27</w:t>
              </w:r>
            </w:ins>
          </w:p>
        </w:tc>
        <w:tc>
          <w:tcPr>
            <w:tcW w:w="670" w:type="pct"/>
            <w:tcBorders>
              <w:top w:val="single" w:sz="4" w:space="0" w:color="auto"/>
              <w:left w:val="single" w:sz="4" w:space="0" w:color="auto"/>
              <w:bottom w:val="single" w:sz="4" w:space="0" w:color="auto"/>
              <w:right w:val="single" w:sz="4" w:space="0" w:color="auto"/>
            </w:tcBorders>
            <w:vAlign w:val="center"/>
            <w:tcPrChange w:id="972"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47AB4716" w14:textId="649CD00D" w:rsidR="00A87F64" w:rsidRPr="00473484" w:rsidRDefault="00A87F64">
            <w:pPr>
              <w:jc w:val="center"/>
              <w:rPr>
                <w:ins w:id="973" w:author="Xuning Wei12232" w:date="2026-07-23T14:21:00Z"/>
                <w:rFonts w:ascii="Times New Roman" w:eastAsia="仿宋_GB2312" w:hAnsi="Times New Roman" w:cs="Times New Roman"/>
                <w:color w:val="0000FF"/>
                <w:sz w:val="18"/>
                <w:szCs w:val="18"/>
                <w:lang w:eastAsia="zh-CN"/>
                <w:rPrChange w:id="974" w:author="Xuning Wei12232" w:date="2026-09-05T19:51:00Z">
                  <w:rPr>
                    <w:ins w:id="975" w:author="Xuning Wei12232" w:date="2026-07-23T14:21:00Z"/>
                    <w:rFonts w:ascii="Times New Roman" w:eastAsia="仿宋_GB2312" w:hAnsi="Times New Roman" w:cs="Times New Roman"/>
                    <w:color w:val="auto"/>
                    <w:sz w:val="18"/>
                    <w:szCs w:val="18"/>
                    <w:lang w:eastAsia="zh-CN"/>
                  </w:rPr>
                </w:rPrChange>
              </w:rPr>
              <w:pPrChange w:id="976" w:author="Xuning Wei12232" w:date="2026-07-23T14:21:00Z">
                <w:pPr>
                  <w:jc w:val="both"/>
                </w:pPr>
              </w:pPrChange>
            </w:pPr>
            <w:ins w:id="977" w:author="Xuning Wei12232" w:date="2026-07-23T14:21:00Z">
              <w:r w:rsidRPr="00473484">
                <w:rPr>
                  <w:rFonts w:ascii="Times New Roman" w:eastAsia="仿宋_GB2312" w:hAnsi="Times New Roman" w:cs="Times New Roman"/>
                  <w:color w:val="0000FF"/>
                  <w:sz w:val="18"/>
                  <w:szCs w:val="18"/>
                  <w:lang w:eastAsia="zh-CN"/>
                  <w:rPrChange w:id="978" w:author="Xuning Wei12232" w:date="2026-09-05T19:51:00Z">
                    <w:rPr>
                      <w:rFonts w:ascii="Times New Roman" w:eastAsia="仿宋_GB2312" w:hAnsi="Times New Roman" w:cs="Times New Roman"/>
                      <w:color w:val="auto"/>
                      <w:sz w:val="18"/>
                      <w:szCs w:val="18"/>
                      <w:lang w:eastAsia="zh-CN"/>
                    </w:rPr>
                  </w:rPrChange>
                </w:rPr>
                <w:t>Ser20 ~ Ser21</w:t>
              </w:r>
            </w:ins>
          </w:p>
          <w:p w14:paraId="544A7637" w14:textId="1FFCFE0F" w:rsidR="00E51051" w:rsidRPr="00A54EC0" w:rsidRDefault="00E51051" w:rsidP="00285F3F">
            <w:pPr>
              <w:jc w:val="both"/>
              <w:rPr>
                <w:rFonts w:ascii="Times New Roman" w:eastAsia="仿宋_GB2312" w:hAnsi="Times New Roman" w:cs="Times New Roman"/>
                <w:color w:val="auto"/>
                <w:sz w:val="18"/>
                <w:szCs w:val="18"/>
              </w:rPr>
            </w:pPr>
            <w:proofErr w:type="spellStart"/>
            <w:r w:rsidRPr="00A54EC0">
              <w:rPr>
                <w:rFonts w:ascii="Times New Roman" w:eastAsia="仿宋_GB2312" w:hAnsi="Times New Roman" w:cs="Times New Roman"/>
                <w:color w:val="auto"/>
                <w:sz w:val="18"/>
                <w:szCs w:val="18"/>
                <w:lang w:eastAsia="zh-CN"/>
              </w:rPr>
              <w:t>Fmoc</w:t>
            </w:r>
            <w:proofErr w:type="spellEnd"/>
            <w:r w:rsidRPr="00A54EC0">
              <w:rPr>
                <w:rFonts w:ascii="Times New Roman" w:eastAsia="仿宋_GB2312" w:hAnsi="Times New Roman" w:cs="Times New Roman"/>
                <w:color w:val="auto"/>
                <w:sz w:val="18"/>
                <w:szCs w:val="18"/>
                <w:lang w:eastAsia="zh-CN"/>
              </w:rPr>
              <w:t>-L-</w:t>
            </w:r>
            <w:proofErr w:type="spellStart"/>
            <w:r w:rsidRPr="00A54EC0">
              <w:rPr>
                <w:rFonts w:ascii="Times New Roman" w:eastAsia="仿宋_GB2312" w:hAnsi="Times New Roman" w:cs="Times New Roman"/>
                <w:color w:val="auto"/>
                <w:sz w:val="18"/>
                <w:szCs w:val="18"/>
                <w:lang w:eastAsia="zh-CN"/>
              </w:rPr>
              <w:t>Ser</w:t>
            </w:r>
            <w:proofErr w:type="spellEnd"/>
            <w:r w:rsidRPr="00A54EC0">
              <w:rPr>
                <w:rFonts w:ascii="Times New Roman" w:eastAsia="仿宋_GB2312" w:hAnsi="Times New Roman" w:cs="Times New Roman"/>
                <w:color w:val="auto"/>
                <w:sz w:val="18"/>
                <w:szCs w:val="18"/>
                <w:lang w:eastAsia="zh-CN"/>
              </w:rPr>
              <w:t>(</w:t>
            </w:r>
            <w:proofErr w:type="spellStart"/>
            <w:r w:rsidRPr="00A54EC0">
              <w:rPr>
                <w:rFonts w:ascii="Times New Roman" w:eastAsia="仿宋_GB2312" w:hAnsi="Times New Roman" w:cs="Times New Roman"/>
                <w:color w:val="auto"/>
                <w:sz w:val="18"/>
                <w:szCs w:val="18"/>
                <w:lang w:eastAsia="zh-CN"/>
              </w:rPr>
              <w:t>tBu</w:t>
            </w:r>
            <w:proofErr w:type="spellEnd"/>
            <w:r w:rsidRPr="00A54EC0">
              <w:rPr>
                <w:rFonts w:ascii="Times New Roman" w:eastAsia="仿宋_GB2312" w:hAnsi="Times New Roman" w:cs="Times New Roman"/>
                <w:color w:val="auto"/>
                <w:sz w:val="18"/>
                <w:szCs w:val="18"/>
                <w:lang w:eastAsia="zh-CN"/>
              </w:rPr>
              <w:t>)-OH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979"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47A5F9F1" w14:textId="0970B6F3" w:rsidR="00E51051" w:rsidRPr="00473484" w:rsidRDefault="005B5BB1">
            <w:pPr>
              <w:jc w:val="both"/>
              <w:rPr>
                <w:rFonts w:ascii="Times New Roman" w:eastAsia="等线" w:hAnsi="Times New Roman" w:cs="Times New Roman"/>
                <w:bCs w:val="0"/>
                <w:color w:val="000000" w:themeColor="text1"/>
                <w:kern w:val="0"/>
                <w:sz w:val="18"/>
                <w:szCs w:val="18"/>
                <w:lang w:eastAsia="zh-CN"/>
              </w:rPr>
            </w:pPr>
            <w:ins w:id="980" w:author="Xuning Wei12232" w:date="2026-07-26T22:01:00Z">
              <w:r w:rsidRPr="00A54EC0">
                <w:rPr>
                  <w:rFonts w:ascii="Times New Roman" w:eastAsia="等线" w:hAnsi="Times New Roman" w:cs="Times New Roman"/>
                  <w:color w:val="000000" w:themeColor="text1"/>
                  <w:sz w:val="18"/>
                  <w:szCs w:val="18"/>
                </w:rPr>
                <w:t xml:space="preserve">1. </w:t>
              </w:r>
            </w:ins>
            <w:r w:rsidR="00E51051" w:rsidRPr="00A54EC0">
              <w:rPr>
                <w:rFonts w:ascii="Times New Roman" w:eastAsia="等线" w:hAnsi="Times New Roman" w:cs="Times New Roman"/>
                <w:color w:val="000000" w:themeColor="text1"/>
                <w:sz w:val="18"/>
                <w:szCs w:val="18"/>
              </w:rPr>
              <w:t xml:space="preserve">Add </w:t>
            </w:r>
            <w:r w:rsidR="00271FEB" w:rsidRPr="00473484">
              <w:rPr>
                <w:rFonts w:ascii="Times New Roman" w:eastAsia="等线" w:hAnsi="Times New Roman" w:cs="Times New Roman"/>
                <w:color w:val="000000" w:themeColor="text1"/>
                <w:sz w:val="18"/>
                <w:szCs w:val="18"/>
                <w:lang w:eastAsia="zh-CN"/>
              </w:rPr>
              <w:t>5.0 V DMF</w:t>
            </w:r>
            <w:r w:rsidR="009C4EAF" w:rsidRPr="00473484">
              <w:rPr>
                <w:rFonts w:ascii="Times New Roman" w:eastAsia="等线" w:hAnsi="Times New Roman" w:cs="Times New Roman"/>
                <w:color w:val="000000" w:themeColor="text1"/>
                <w:sz w:val="18"/>
                <w:szCs w:val="18"/>
                <w:lang w:eastAsia="zh-CN"/>
              </w:rPr>
              <w:t xml:space="preserve"> (4.740 kg/kg)</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981"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982"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Start the stirrer. Then add </w:t>
            </w:r>
            <w:r w:rsidR="00E51051" w:rsidRPr="00A54EC0">
              <w:rPr>
                <w:rFonts w:ascii="Times New Roman" w:eastAsia="等线" w:hAnsi="Times New Roman" w:cs="Times New Roman"/>
                <w:color w:val="000000" w:themeColor="text1"/>
                <w:sz w:val="18"/>
                <w:szCs w:val="18"/>
                <w:lang w:eastAsia="zh-CN"/>
              </w:rPr>
              <w:t xml:space="preserve">2.0 eq. </w:t>
            </w:r>
            <w:proofErr w:type="spellStart"/>
            <w:r w:rsidR="00E51051" w:rsidRPr="00A54EC0">
              <w:rPr>
                <w:rFonts w:ascii="Times New Roman" w:eastAsia="等线" w:hAnsi="Times New Roman" w:cs="Times New Roman"/>
                <w:color w:val="000000" w:themeColor="text1"/>
                <w:sz w:val="18"/>
                <w:szCs w:val="18"/>
                <w:lang w:eastAsia="zh-CN"/>
              </w:rPr>
              <w:t>Fmoc</w:t>
            </w:r>
            <w:proofErr w:type="spellEnd"/>
            <w:r w:rsidR="00E51051" w:rsidRPr="00A54EC0">
              <w:rPr>
                <w:rFonts w:ascii="Times New Roman" w:eastAsia="等线" w:hAnsi="Times New Roman" w:cs="Times New Roman"/>
                <w:color w:val="000000" w:themeColor="text1"/>
                <w:sz w:val="18"/>
                <w:szCs w:val="18"/>
                <w:lang w:eastAsia="zh-CN"/>
              </w:rPr>
              <w:t>-L-</w:t>
            </w:r>
            <w:proofErr w:type="spellStart"/>
            <w:proofErr w:type="gramStart"/>
            <w:r w:rsidR="00E51051" w:rsidRPr="00A54EC0">
              <w:rPr>
                <w:rFonts w:ascii="Times New Roman" w:eastAsia="等线" w:hAnsi="Times New Roman" w:cs="Times New Roman"/>
                <w:color w:val="000000" w:themeColor="text1"/>
                <w:sz w:val="18"/>
                <w:szCs w:val="18"/>
                <w:lang w:eastAsia="zh-CN"/>
              </w:rPr>
              <w:t>Ser</w:t>
            </w:r>
            <w:proofErr w:type="spellEnd"/>
            <w:r w:rsidR="00E51051" w:rsidRPr="00A54EC0">
              <w:rPr>
                <w:rFonts w:ascii="Times New Roman" w:eastAsia="等线" w:hAnsi="Times New Roman" w:cs="Times New Roman"/>
                <w:color w:val="000000" w:themeColor="text1"/>
                <w:sz w:val="18"/>
                <w:szCs w:val="18"/>
                <w:lang w:eastAsia="zh-CN"/>
              </w:rPr>
              <w:t>(</w:t>
            </w:r>
            <w:proofErr w:type="spellStart"/>
            <w:proofErr w:type="gramEnd"/>
            <w:r w:rsidR="00E51051" w:rsidRPr="00A54EC0">
              <w:rPr>
                <w:rFonts w:ascii="Times New Roman" w:eastAsia="等线" w:hAnsi="Times New Roman" w:cs="Times New Roman"/>
                <w:color w:val="000000" w:themeColor="text1"/>
                <w:sz w:val="18"/>
                <w:szCs w:val="18"/>
                <w:lang w:eastAsia="zh-CN"/>
              </w:rPr>
              <w:t>tBu</w:t>
            </w:r>
            <w:proofErr w:type="spellEnd"/>
            <w:r w:rsidR="00E51051" w:rsidRPr="00A54EC0">
              <w:rPr>
                <w:rFonts w:ascii="Times New Roman" w:eastAsia="等线" w:hAnsi="Times New Roman" w:cs="Times New Roman"/>
                <w:color w:val="000000" w:themeColor="text1"/>
                <w:sz w:val="18"/>
                <w:szCs w:val="18"/>
                <w:lang w:eastAsia="zh-CN"/>
              </w:rPr>
              <w:t xml:space="preserve">)-OH </w:t>
            </w:r>
            <w:del w:id="983"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984"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lang w:eastAsia="zh-CN"/>
              </w:rPr>
              <w:t xml:space="preserve"> </w:t>
            </w:r>
            <w:ins w:id="985" w:author="Xuning Wei12232" w:date="2026-07-27T00:53:00Z">
              <w:r w:rsidR="00C75CAD" w:rsidRPr="00473484">
                <w:rPr>
                  <w:rFonts w:ascii="Times New Roman" w:eastAsia="等线" w:hAnsi="Times New Roman" w:cs="Times New Roman"/>
                  <w:color w:val="000000" w:themeColor="text1"/>
                  <w:sz w:val="18"/>
                  <w:szCs w:val="18"/>
                  <w:lang w:eastAsia="zh-CN"/>
                </w:rPr>
                <w:br/>
                <w:t xml:space="preserve">2. </w:t>
              </w:r>
            </w:ins>
            <w:r w:rsidR="00E51051" w:rsidRPr="00473484">
              <w:rPr>
                <w:rFonts w:ascii="Times New Roman" w:eastAsia="等线" w:hAnsi="Times New Roman" w:cs="Times New Roman"/>
                <w:color w:val="000000" w:themeColor="text1"/>
                <w:sz w:val="18"/>
                <w:szCs w:val="18"/>
                <w:lang w:eastAsia="zh-CN"/>
              </w:rPr>
              <w:t>Adjust</w:t>
            </w:r>
            <w:r w:rsidR="00E51051" w:rsidRPr="00473484">
              <w:rPr>
                <w:rFonts w:ascii="Times New Roman" w:eastAsia="等线" w:hAnsi="Times New Roman" w:cs="Times New Roman"/>
                <w:bCs w:val="0"/>
                <w:color w:val="000000" w:themeColor="text1"/>
                <w:sz w:val="18"/>
                <w:szCs w:val="18"/>
              </w:rPr>
              <w:t xml:space="preserve"> the mixture to </w:t>
            </w:r>
            <w:r w:rsidR="00E51051" w:rsidRPr="00473484">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986" w:author="Johan Granander" w:date="2026-07-28T14:01:00Z">
              <w:r w:rsidR="00755B5B"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w:t>
            </w:r>
            <w:del w:id="987" w:author="Xuning Wei12232" w:date="2026-07-27T00:53:00Z">
              <w:r w:rsidR="00E51051" w:rsidRPr="00A54EC0" w:rsidDel="00C75CAD">
                <w:rPr>
                  <w:rFonts w:ascii="Times New Roman" w:eastAsia="等线" w:hAnsi="Times New Roman" w:cs="Times New Roman"/>
                  <w:color w:val="000000" w:themeColor="text1"/>
                  <w:sz w:val="18"/>
                  <w:szCs w:val="18"/>
                </w:rPr>
                <w:delText xml:space="preserve"> Maintain for next operation at </w:delText>
              </w:r>
              <w:r w:rsidR="00E51051" w:rsidRPr="00A54EC0" w:rsidDel="00C75CAD">
                <w:rPr>
                  <w:rFonts w:ascii="Times New Roman" w:eastAsia="等线" w:hAnsi="Times New Roman" w:cs="Times New Roman"/>
                  <w:color w:val="000000" w:themeColor="text1"/>
                  <w:sz w:val="18"/>
                  <w:szCs w:val="18"/>
                  <w:lang w:eastAsia="zh-CN"/>
                </w:rPr>
                <w:delText>20</w:delText>
              </w:r>
              <w:r w:rsidR="00E51051" w:rsidRPr="00473484" w:rsidDel="00C75CAD">
                <w:rPr>
                  <w:rFonts w:ascii="Times New Roman" w:eastAsia="等线" w:hAnsi="Times New Roman" w:cs="Times New Roman" w:hint="eastAsia"/>
                  <w:color w:val="000000" w:themeColor="text1"/>
                  <w:sz w:val="18"/>
                  <w:szCs w:val="18"/>
                </w:rPr>
                <w:delText>±</w:delText>
              </w:r>
              <w:r w:rsidR="00E51051" w:rsidRPr="00473484" w:rsidDel="00C75CAD">
                <w:rPr>
                  <w:rFonts w:ascii="Times New Roman" w:eastAsia="等线" w:hAnsi="Times New Roman" w:cs="Times New Roman"/>
                  <w:color w:val="000000" w:themeColor="text1"/>
                  <w:sz w:val="18"/>
                  <w:szCs w:val="18"/>
                </w:rPr>
                <w:delText>5</w:delText>
              </w:r>
              <w:r w:rsidR="00E51051" w:rsidRPr="00473484" w:rsidDel="00C75CAD">
                <w:rPr>
                  <w:rFonts w:ascii="Times New Roman" w:eastAsia="等线" w:hAnsi="Times New Roman" w:cs="Times New Roman" w:hint="eastAsia"/>
                  <w:color w:val="000000" w:themeColor="text1"/>
                  <w:sz w:val="18"/>
                  <w:szCs w:val="18"/>
                </w:rPr>
                <w:delText>℃</w:delText>
              </w:r>
              <w:r w:rsidR="00E51051" w:rsidRPr="00473484" w:rsidDel="00C75CAD">
                <w:rPr>
                  <w:rFonts w:ascii="Times New Roman" w:eastAsia="等线" w:hAnsi="Times New Roman" w:cs="Times New Roman"/>
                  <w:color w:val="000000" w:themeColor="text1"/>
                  <w:sz w:val="18"/>
                  <w:szCs w:val="18"/>
                </w:rPr>
                <w:delText xml:space="preserve"> (target: </w:delText>
              </w:r>
              <w:r w:rsidR="00E51051" w:rsidRPr="00A54EC0" w:rsidDel="00C75CAD">
                <w:rPr>
                  <w:rFonts w:ascii="Times New Roman" w:eastAsia="等线" w:hAnsi="Times New Roman" w:cs="Times New Roman"/>
                  <w:color w:val="000000" w:themeColor="text1"/>
                  <w:sz w:val="18"/>
                  <w:szCs w:val="18"/>
                  <w:lang w:eastAsia="zh-CN"/>
                </w:rPr>
                <w:delText>20</w:delText>
              </w:r>
              <w:r w:rsidR="00E51051" w:rsidRPr="00473484" w:rsidDel="00C75CAD">
                <w:rPr>
                  <w:rFonts w:ascii="Times New Roman" w:eastAsia="等线" w:hAnsi="Times New Roman" w:cs="Times New Roman" w:hint="eastAsia"/>
                  <w:color w:val="000000" w:themeColor="text1"/>
                  <w:sz w:val="18"/>
                  <w:szCs w:val="18"/>
                </w:rPr>
                <w:delText>℃</w:delText>
              </w:r>
              <w:r w:rsidR="00E51051" w:rsidRPr="00473484" w:rsidDel="00C75CAD">
                <w:rPr>
                  <w:rFonts w:ascii="Times New Roman" w:eastAsia="等线" w:hAnsi="Times New Roman" w:cs="Times New Roman"/>
                  <w:color w:val="000000" w:themeColor="text1"/>
                  <w:sz w:val="18"/>
                  <w:szCs w:val="18"/>
                </w:rPr>
                <w:delText>).</w:delText>
              </w:r>
            </w:del>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Add 2.0 </w:t>
            </w:r>
            <w:proofErr w:type="spellStart"/>
            <w:r w:rsidR="00E51051" w:rsidRPr="00A54EC0">
              <w:rPr>
                <w:rFonts w:ascii="Times New Roman" w:eastAsia="等线" w:hAnsi="Times New Roman" w:cs="Times New Roman"/>
                <w:color w:val="000000" w:themeColor="text1"/>
                <w:sz w:val="18"/>
                <w:szCs w:val="18"/>
              </w:rPr>
              <w:t>eq</w:t>
            </w:r>
            <w:proofErr w:type="spellEnd"/>
            <w:r w:rsidR="00E51051" w:rsidRPr="00A54EC0">
              <w:rPr>
                <w:rFonts w:ascii="Times New Roman" w:eastAsia="等线" w:hAnsi="Times New Roman" w:cs="Times New Roman"/>
                <w:color w:val="000000" w:themeColor="text1"/>
                <w:sz w:val="18"/>
                <w:szCs w:val="18"/>
              </w:rPr>
              <w:t xml:space="preserve"> </w:t>
            </w:r>
            <w:proofErr w:type="spellStart"/>
            <w:r w:rsidR="00234E12" w:rsidRPr="00A54EC0">
              <w:rPr>
                <w:rFonts w:ascii="Times New Roman" w:eastAsia="等线" w:hAnsi="Times New Roman" w:cs="Times New Roman"/>
                <w:bCs w:val="0"/>
                <w:color w:val="000000" w:themeColor="text1"/>
                <w:sz w:val="18"/>
                <w:szCs w:val="18"/>
              </w:rPr>
              <w:t>OxymaPure</w:t>
            </w:r>
            <w:proofErr w:type="spellEnd"/>
            <w:r w:rsidR="00E51051" w:rsidRPr="00A54EC0">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988"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989"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990" w:author="Johan Granander" w:date="2026-07-28T14:01:00Z">
              <w:r w:rsidR="00755B5B"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991" w:author="Johan Granander" w:date="2026-07-28T14:01:00Z">
              <w:r w:rsidR="00755B5B"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rinse the</w:t>
            </w:r>
            <w:r w:rsidR="00E51051" w:rsidRPr="00473484">
              <w:rPr>
                <w:rFonts w:ascii="Times New Roman" w:eastAsia="等线" w:hAnsi="Times New Roman" w:cs="Times New Roman"/>
                <w:color w:val="000000" w:themeColor="text1"/>
                <w:sz w:val="18"/>
                <w:szCs w:val="18"/>
                <w:rPrChange w:id="992" w:author="Xuning Wei12232" w:date="2026-09-05T19:51:00Z">
                  <w:rPr>
                    <w:rFonts w:ascii="Times New Roman" w:eastAsia="等线" w:hAnsi="Times New Roman" w:cs="Times New Roman"/>
                    <w:b/>
                    <w:color w:val="000000" w:themeColor="text1"/>
                    <w:sz w:val="18"/>
                    <w:szCs w:val="18"/>
                  </w:rPr>
                </w:rPrChange>
              </w:rPr>
              <w:t xml:space="preserve"> TJ4S-1213-Sy15-R01</w:t>
            </w:r>
            <w:r w:rsidR="00E51051" w:rsidRPr="00A54EC0">
              <w:rPr>
                <w:rFonts w:ascii="Times New Roman" w:eastAsia="等线" w:hAnsi="Times New Roman" w:cs="Times New Roman"/>
                <w:color w:val="000000" w:themeColor="text1"/>
                <w:sz w:val="18"/>
                <w:szCs w:val="18"/>
              </w:rPr>
              <w:t xml:space="preserve"> with 2.0</w:t>
            </w:r>
            <w:ins w:id="993" w:author="Johan Granander" w:date="2026-07-28T14:01:00Z">
              <w:r w:rsidR="00755B5B" w:rsidRPr="00A54EC0">
                <w:rPr>
                  <w:rFonts w:ascii="Times New Roman" w:eastAsia="等线" w:hAnsi="Times New Roman" w:cs="Times New Roman"/>
                  <w:color w:val="000000" w:themeColor="text1"/>
                  <w:sz w:val="18"/>
                  <w:szCs w:val="18"/>
                </w:rPr>
                <w:t xml:space="preserve"> </w:t>
              </w:r>
            </w:ins>
            <w:del w:id="994" w:author="Johan Granander" w:date="2026-07-28T14:01:00Z">
              <w:r w:rsidR="00E51051" w:rsidRPr="00A54EC0" w:rsidDel="00755B5B">
                <w:rPr>
                  <w:rFonts w:ascii="Times New Roman" w:eastAsia="等线" w:hAnsi="Times New Roman" w:cs="Times New Roman"/>
                  <w:color w:val="000000" w:themeColor="text1"/>
                  <w:sz w:val="18"/>
                  <w:szCs w:val="18"/>
                </w:rPr>
                <w:delText xml:space="preserve">v </w:delText>
              </w:r>
            </w:del>
            <w:ins w:id="995" w:author="Johan Granander" w:date="2026-07-28T14:01:00Z">
              <w:r w:rsidR="00755B5B" w:rsidRPr="00A54EC0">
                <w:rPr>
                  <w:rFonts w:ascii="Times New Roman" w:eastAsia="等线" w:hAnsi="Times New Roman" w:cs="Times New Roman"/>
                  <w:color w:val="000000" w:themeColor="text1"/>
                  <w:sz w:val="18"/>
                  <w:szCs w:val="18"/>
                </w:rPr>
                <w:t xml:space="preserve">V </w:t>
              </w:r>
            </w:ins>
            <w:r w:rsidR="00E51051" w:rsidRPr="00473484">
              <w:rPr>
                <w:rFonts w:ascii="Times New Roman" w:eastAsia="等线" w:hAnsi="Times New Roman" w:cs="Times New Roman"/>
                <w:color w:val="000000" w:themeColor="text1"/>
                <w:sz w:val="18"/>
                <w:szCs w:val="18"/>
              </w:rPr>
              <w:t xml:space="preserve">DMF (1.896 kg/kg). Add 2.2 eq. DIC into </w:t>
            </w:r>
            <w:r w:rsidR="00E51051" w:rsidRPr="00473484">
              <w:rPr>
                <w:rFonts w:ascii="Times New Roman" w:eastAsia="等线" w:hAnsi="Times New Roman" w:cs="Times New Roman"/>
                <w:color w:val="000000" w:themeColor="text1"/>
                <w:sz w:val="18"/>
                <w:szCs w:val="18"/>
                <w:rPrChange w:id="996" w:author="Xuning Wei12232" w:date="2026-09-05T19:51:00Z">
                  <w:rPr>
                    <w:rFonts w:ascii="Times New Roman" w:eastAsia="等线" w:hAnsi="Times New Roman" w:cs="Times New Roman"/>
                    <w:b/>
                    <w:color w:val="000000" w:themeColor="text1"/>
                    <w:sz w:val="18"/>
                    <w:szCs w:val="18"/>
                  </w:rPr>
                </w:rPrChange>
              </w:rPr>
              <w:t>TJ4S-1213-Sy15-R01</w:t>
            </w:r>
            <w:r w:rsidR="00E51051" w:rsidRPr="00A54EC0">
              <w:rPr>
                <w:rFonts w:ascii="Times New Roman" w:eastAsia="等线" w:hAnsi="Times New Roman" w:cs="Times New Roman"/>
                <w:color w:val="000000" w:themeColor="text1"/>
                <w:sz w:val="18"/>
                <w:szCs w:val="18"/>
              </w:rPr>
              <w:t xml:space="preserve">, the addition rate depends on temperature control. </w:t>
            </w:r>
            <w:r w:rsidR="00870867" w:rsidRPr="00A54EC0">
              <w:rPr>
                <w:rFonts w:ascii="Times New Roman" w:eastAsia="等线" w:hAnsi="Times New Roman" w:cs="Times New Roman"/>
                <w:color w:val="000000" w:themeColor="text1"/>
                <w:sz w:val="18"/>
                <w:szCs w:val="18"/>
              </w:rPr>
              <w:t>Activate for 20±5 min</w:t>
            </w:r>
            <w:r w:rsidR="00E51051" w:rsidRPr="00A54EC0">
              <w:rPr>
                <w:rFonts w:ascii="Times New Roman" w:eastAsia="等线" w:hAnsi="Times New Roman" w:cs="Times New Roman"/>
                <w:color w:val="000000" w:themeColor="text1"/>
                <w:sz w:val="18"/>
                <w:szCs w:val="18"/>
              </w:rPr>
              <w:t xml:space="preserve"> at </w:t>
            </w:r>
            <w:r w:rsidR="00E51051" w:rsidRPr="00473484">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997" w:author="Johan Granander" w:date="2026-07-28T14:01:00Z">
              <w:r w:rsidR="00755B5B"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998" w:author="Johan Granander" w:date="2026-07-28T14:01:00Z">
              <w:r w:rsidR="00755B5B"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ins w:id="999" w:author="Xuning Wei12232" w:date="2026-07-27T00:53:00Z">
              <w:r w:rsidR="00C75CAD"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1000"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001"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002"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1003"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A54EC0">
              <w:rPr>
                <w:rFonts w:ascii="Times New Roman" w:eastAsia="等线" w:hAnsi="Times New Roman" w:cs="Times New Roman"/>
                <w:bCs w:val="0"/>
                <w:color w:val="000000" w:themeColor="text1"/>
                <w:sz w:val="18"/>
                <w:szCs w:val="18"/>
              </w:rPr>
              <w:t xml:space="preserve"> </w:t>
            </w:r>
            <w:r w:rsidR="005913B9" w:rsidRPr="00A54EC0">
              <w:rPr>
                <w:rFonts w:ascii="Times New Roman" w:eastAsia="等线" w:hAnsi="Times New Roman" w:cs="Times New Roman"/>
                <w:bCs w:val="0"/>
                <w:color w:val="000000" w:themeColor="text1"/>
                <w:sz w:val="18"/>
                <w:szCs w:val="18"/>
                <w:lang w:eastAsia="zh-CN"/>
              </w:rPr>
              <w:t>1.0 V DMF</w:t>
            </w:r>
            <w:r w:rsidR="00ED7347" w:rsidRPr="00A54EC0">
              <w:rPr>
                <w:rFonts w:ascii="Times New Roman" w:eastAsia="等线" w:hAnsi="Times New Roman" w:cs="Times New Roman"/>
                <w:bCs w:val="0"/>
                <w:color w:val="000000" w:themeColor="text1"/>
                <w:sz w:val="18"/>
                <w:szCs w:val="18"/>
                <w:lang w:eastAsia="zh-CN"/>
              </w:rPr>
              <w:t xml:space="preserve"> (0.948 kg/kg) </w:t>
            </w:r>
            <w:r w:rsidR="00E51051" w:rsidRPr="00473484">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004"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005"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E51051" w:rsidRPr="00473484" w14:paraId="24CAEC61" w14:textId="77777777" w:rsidTr="0051270C">
        <w:trPr>
          <w:trHeight w:val="454"/>
          <w:trPrChange w:id="100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007"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073B2047" w14:textId="44C70CAB" w:rsidR="00E51051" w:rsidRPr="00A54EC0" w:rsidRDefault="00E51051" w:rsidP="00285F3F">
            <w:pPr>
              <w:jc w:val="both"/>
              <w:rPr>
                <w:rFonts w:ascii="Times New Roman" w:eastAsia="仿宋_GB2312" w:hAnsi="Times New Roman" w:cs="Times New Roman"/>
                <w:b/>
                <w:color w:val="auto"/>
                <w:sz w:val="18"/>
                <w:szCs w:val="18"/>
                <w:lang w:eastAsia="zh-CN"/>
              </w:rPr>
            </w:pPr>
            <w:del w:id="1008" w:author="Xuning Wei12232" w:date="2026-07-23T15:39:00Z">
              <w:r w:rsidRPr="00A54EC0" w:rsidDel="00FD05C2">
                <w:rPr>
                  <w:rFonts w:ascii="Times New Roman" w:eastAsia="仿宋_GB2312" w:hAnsi="Times New Roman" w:cs="Times New Roman"/>
                  <w:b/>
                  <w:color w:val="auto"/>
                  <w:sz w:val="18"/>
                  <w:szCs w:val="18"/>
                  <w:lang w:eastAsia="zh-CN"/>
                </w:rPr>
                <w:delText>37</w:delText>
              </w:r>
            </w:del>
            <w:ins w:id="1009" w:author="Xuning Wei12232" w:date="2026-07-23T15:39:00Z">
              <w:r w:rsidR="00FD05C2" w:rsidRPr="00A54EC0">
                <w:rPr>
                  <w:rFonts w:ascii="Times New Roman" w:eastAsia="仿宋_GB2312" w:hAnsi="Times New Roman" w:cs="Times New Roman"/>
                  <w:b/>
                  <w:color w:val="auto"/>
                  <w:sz w:val="18"/>
                  <w:szCs w:val="18"/>
                  <w:lang w:eastAsia="zh-CN"/>
                </w:rPr>
                <w:t>28</w:t>
              </w:r>
            </w:ins>
          </w:p>
        </w:tc>
        <w:tc>
          <w:tcPr>
            <w:tcW w:w="670" w:type="pct"/>
            <w:tcBorders>
              <w:top w:val="single" w:sz="4" w:space="0" w:color="auto"/>
              <w:left w:val="single" w:sz="4" w:space="0" w:color="auto"/>
              <w:bottom w:val="single" w:sz="4" w:space="0" w:color="auto"/>
              <w:right w:val="single" w:sz="4" w:space="0" w:color="auto"/>
            </w:tcBorders>
            <w:vAlign w:val="center"/>
            <w:tcPrChange w:id="1010"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40019636" w14:textId="4F222FF8" w:rsidR="00A87F64" w:rsidRPr="00473484" w:rsidRDefault="00A87F64" w:rsidP="00A87F64">
            <w:pPr>
              <w:jc w:val="center"/>
              <w:rPr>
                <w:ins w:id="1011" w:author="Xuning Wei12232" w:date="2026-07-23T14:22:00Z"/>
                <w:rFonts w:ascii="Times New Roman" w:eastAsia="仿宋_GB2312" w:hAnsi="Times New Roman" w:cs="Times New Roman"/>
                <w:color w:val="0000FF"/>
                <w:sz w:val="18"/>
                <w:szCs w:val="18"/>
                <w:lang w:val="sv-SE" w:eastAsia="zh-CN"/>
                <w:rPrChange w:id="1012" w:author="Xuning Wei12232" w:date="2026-09-05T19:51:00Z">
                  <w:rPr>
                    <w:ins w:id="1013" w:author="Xuning Wei12232" w:date="2026-07-23T14:22:00Z"/>
                    <w:rFonts w:ascii="Times New Roman" w:eastAsia="仿宋_GB2312" w:hAnsi="Times New Roman" w:cs="Times New Roman"/>
                    <w:color w:val="0000FF"/>
                    <w:sz w:val="18"/>
                    <w:szCs w:val="18"/>
                    <w:lang w:eastAsia="zh-CN"/>
                  </w:rPr>
                </w:rPrChange>
              </w:rPr>
            </w:pPr>
            <w:ins w:id="1014" w:author="Xuning Wei12232" w:date="2026-07-23T14:22:00Z">
              <w:r w:rsidRPr="00473484">
                <w:rPr>
                  <w:rFonts w:ascii="Times New Roman" w:eastAsia="仿宋_GB2312" w:hAnsi="Times New Roman" w:cs="Times New Roman"/>
                  <w:color w:val="0000FF"/>
                  <w:sz w:val="18"/>
                  <w:szCs w:val="18"/>
                  <w:lang w:val="sv-SE" w:eastAsia="zh-CN"/>
                  <w:rPrChange w:id="1015" w:author="Xuning Wei12232" w:date="2026-09-05T19:51:00Z">
                    <w:rPr>
                      <w:rFonts w:ascii="Times New Roman" w:eastAsia="仿宋_GB2312" w:hAnsi="Times New Roman" w:cs="Times New Roman"/>
                      <w:color w:val="0000FF"/>
                      <w:sz w:val="18"/>
                      <w:szCs w:val="18"/>
                      <w:lang w:eastAsia="zh-CN"/>
                    </w:rPr>
                  </w:rPrChange>
                </w:rPr>
                <w:t xml:space="preserve">Ser20 ~ </w:t>
              </w:r>
            </w:ins>
            <w:ins w:id="1016" w:author="Xuning Wei12232" w:date="2026-07-23T14:24:00Z">
              <w:r w:rsidR="009C3EE6" w:rsidRPr="00473484">
                <w:rPr>
                  <w:rFonts w:ascii="Times New Roman" w:eastAsia="仿宋_GB2312" w:hAnsi="Times New Roman" w:cs="Times New Roman"/>
                  <w:color w:val="0000FF"/>
                  <w:sz w:val="18"/>
                  <w:szCs w:val="18"/>
                  <w:lang w:val="sv-SE" w:eastAsia="zh-CN"/>
                  <w:rPrChange w:id="1017" w:author="Xuning Wei12232" w:date="2026-09-05T19:51:00Z">
                    <w:rPr>
                      <w:rFonts w:ascii="Times New Roman" w:eastAsia="仿宋_GB2312" w:hAnsi="Times New Roman" w:cs="Times New Roman"/>
                      <w:color w:val="0000FF"/>
                      <w:sz w:val="18"/>
                      <w:szCs w:val="18"/>
                      <w:lang w:eastAsia="zh-CN"/>
                    </w:rPr>
                  </w:rPrChange>
                </w:rPr>
                <w:t>Leu</w:t>
              </w:r>
            </w:ins>
            <w:ins w:id="1018" w:author="Xuning Wei12232" w:date="2026-07-23T14:25:00Z">
              <w:r w:rsidR="009C3EE6" w:rsidRPr="00473484">
                <w:rPr>
                  <w:rFonts w:ascii="Times New Roman" w:eastAsia="仿宋_GB2312" w:hAnsi="Times New Roman" w:cs="Times New Roman"/>
                  <w:color w:val="0000FF"/>
                  <w:sz w:val="18"/>
                  <w:szCs w:val="18"/>
                  <w:lang w:val="sv-SE" w:eastAsia="zh-CN"/>
                  <w:rPrChange w:id="1019" w:author="Xuning Wei12232" w:date="2026-09-05T19:51:00Z">
                    <w:rPr>
                      <w:rFonts w:ascii="Times New Roman" w:eastAsia="仿宋_GB2312" w:hAnsi="Times New Roman" w:cs="Times New Roman"/>
                      <w:color w:val="0000FF"/>
                      <w:sz w:val="18"/>
                      <w:szCs w:val="18"/>
                      <w:lang w:eastAsia="zh-CN"/>
                    </w:rPr>
                  </w:rPrChange>
                </w:rPr>
                <w:t>16, Ala13 ~</w:t>
              </w:r>
            </w:ins>
            <w:ins w:id="1020" w:author="Xuning Wei12232" w:date="2026-07-23T14:26:00Z">
              <w:r w:rsidR="009C3EE6" w:rsidRPr="00473484">
                <w:rPr>
                  <w:rFonts w:ascii="Times New Roman" w:eastAsia="仿宋_GB2312" w:hAnsi="Times New Roman" w:cs="Times New Roman"/>
                  <w:color w:val="0000FF"/>
                  <w:sz w:val="18"/>
                  <w:szCs w:val="18"/>
                  <w:lang w:val="sv-SE" w:eastAsia="zh-CN"/>
                  <w:rPrChange w:id="1021" w:author="Xuning Wei12232" w:date="2026-09-05T19:51:00Z">
                    <w:rPr>
                      <w:rFonts w:ascii="Times New Roman" w:eastAsia="仿宋_GB2312" w:hAnsi="Times New Roman" w:cs="Times New Roman"/>
                      <w:color w:val="0000FF"/>
                      <w:sz w:val="18"/>
                      <w:szCs w:val="18"/>
                      <w:lang w:eastAsia="zh-CN"/>
                    </w:rPr>
                  </w:rPrChange>
                </w:rPr>
                <w:t xml:space="preserve"> Orn11</w:t>
              </w:r>
            </w:ins>
          </w:p>
          <w:p w14:paraId="0251F241" w14:textId="4D9C213C" w:rsidR="00E51051" w:rsidRPr="00473484" w:rsidRDefault="00E51051">
            <w:pPr>
              <w:jc w:val="center"/>
              <w:rPr>
                <w:rFonts w:ascii="Times New Roman" w:eastAsia="仿宋_GB2312" w:hAnsi="Times New Roman" w:cs="Times New Roman"/>
                <w:color w:val="auto"/>
                <w:sz w:val="18"/>
                <w:szCs w:val="18"/>
                <w:lang w:val="sv-SE"/>
                <w:rPrChange w:id="1022" w:author="Xuning Wei12232" w:date="2026-09-05T19:51:00Z">
                  <w:rPr>
                    <w:rFonts w:ascii="Times New Roman" w:eastAsia="仿宋_GB2312" w:hAnsi="Times New Roman" w:cs="Times New Roman"/>
                    <w:color w:val="auto"/>
                    <w:sz w:val="18"/>
                    <w:szCs w:val="18"/>
                  </w:rPr>
                </w:rPrChange>
              </w:rPr>
              <w:pPrChange w:id="1023" w:author="Xuning Wei12232" w:date="2026-07-23T15:37:00Z">
                <w:pPr>
                  <w:jc w:val="both"/>
                </w:pPr>
              </w:pPrChange>
            </w:pPr>
            <w:del w:id="1024" w:author="Xuning Wei12232" w:date="2026-07-23T14:26:00Z">
              <w:r w:rsidRPr="00473484" w:rsidDel="004D6CA3">
                <w:rPr>
                  <w:rFonts w:ascii="Times New Roman" w:eastAsia="仿宋_GB2312" w:hAnsi="Times New Roman" w:cs="Times New Roman"/>
                  <w:color w:val="auto"/>
                  <w:sz w:val="18"/>
                  <w:szCs w:val="18"/>
                  <w:lang w:val="sv-SE"/>
                  <w:rPrChange w:id="1025" w:author="Xuning Wei12232" w:date="2026-09-05T19:51:00Z">
                    <w:rPr>
                      <w:rFonts w:ascii="Times New Roman" w:eastAsia="仿宋_GB2312" w:hAnsi="Times New Roman" w:cs="Times New Roman"/>
                      <w:color w:val="auto"/>
                      <w:sz w:val="18"/>
                      <w:szCs w:val="18"/>
                    </w:rPr>
                  </w:rPrChange>
                </w:rPr>
                <w:delText xml:space="preserve">Fmoc-L-Ser(tBu)-OH </w:delText>
              </w:r>
            </w:del>
            <w:del w:id="1026" w:author="Xuning Wei12232" w:date="2026-07-23T15:37:00Z">
              <w:r w:rsidRPr="00473484" w:rsidDel="002103AB">
                <w:rPr>
                  <w:rFonts w:ascii="Times New Roman" w:eastAsia="仿宋_GB2312" w:hAnsi="Times New Roman" w:cs="Times New Roman"/>
                  <w:color w:val="auto"/>
                  <w:sz w:val="18"/>
                  <w:szCs w:val="18"/>
                  <w:lang w:val="sv-SE"/>
                  <w:rPrChange w:id="1027" w:author="Xuning Wei12232" w:date="2026-09-05T19:51:00Z">
                    <w:rPr>
                      <w:rFonts w:ascii="Times New Roman" w:eastAsia="仿宋_GB2312" w:hAnsi="Times New Roman" w:cs="Times New Roman"/>
                      <w:color w:val="auto"/>
                      <w:sz w:val="18"/>
                      <w:szCs w:val="18"/>
                    </w:rPr>
                  </w:rPrChange>
                </w:rPr>
                <w:delText>c</w:delText>
              </w:r>
            </w:del>
            <w:ins w:id="1028" w:author="Xuning Wei12232" w:date="2026-07-23T15:37:00Z">
              <w:r w:rsidR="002103AB" w:rsidRPr="00473484">
                <w:rPr>
                  <w:rFonts w:ascii="Times New Roman" w:eastAsia="仿宋_GB2312" w:hAnsi="Times New Roman" w:cs="Times New Roman"/>
                  <w:color w:val="auto"/>
                  <w:sz w:val="18"/>
                  <w:szCs w:val="18"/>
                  <w:lang w:val="sv-SE"/>
                  <w:rPrChange w:id="1029" w:author="Xuning Wei12232" w:date="2026-09-05T19:51:00Z">
                    <w:rPr>
                      <w:rFonts w:ascii="Times New Roman" w:eastAsia="仿宋_GB2312" w:hAnsi="Times New Roman" w:cs="Times New Roman"/>
                      <w:color w:val="auto"/>
                      <w:sz w:val="18"/>
                      <w:szCs w:val="18"/>
                    </w:rPr>
                  </w:rPrChange>
                </w:rPr>
                <w:t>C</w:t>
              </w:r>
            </w:ins>
            <w:r w:rsidRPr="00473484">
              <w:rPr>
                <w:rFonts w:ascii="Times New Roman" w:eastAsia="仿宋_GB2312" w:hAnsi="Times New Roman" w:cs="Times New Roman"/>
                <w:color w:val="auto"/>
                <w:sz w:val="18"/>
                <w:szCs w:val="18"/>
                <w:lang w:val="sv-SE"/>
                <w:rPrChange w:id="1030" w:author="Xuning Wei12232" w:date="2026-09-05T19:51:00Z">
                  <w:rPr>
                    <w:rFonts w:ascii="Times New Roman" w:eastAsia="仿宋_GB2312" w:hAnsi="Times New Roman" w:cs="Times New Roman"/>
                    <w:color w:val="auto"/>
                    <w:sz w:val="18"/>
                    <w:szCs w:val="18"/>
                  </w:rPr>
                </w:rPrChange>
              </w:rPr>
              <w:t>oupling</w:t>
            </w:r>
          </w:p>
        </w:tc>
        <w:tc>
          <w:tcPr>
            <w:tcW w:w="4054" w:type="pct"/>
            <w:tcBorders>
              <w:top w:val="single" w:sz="4" w:space="0" w:color="auto"/>
              <w:left w:val="single" w:sz="4" w:space="0" w:color="auto"/>
              <w:bottom w:val="single" w:sz="4" w:space="0" w:color="auto"/>
              <w:right w:val="single" w:sz="4" w:space="0" w:color="auto"/>
            </w:tcBorders>
            <w:vAlign w:val="center"/>
            <w:tcPrChange w:id="1031"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1CC74C68" w14:textId="569CB883" w:rsidR="00E51051" w:rsidRPr="00A54EC0" w:rsidRDefault="000F5504" w:rsidP="00285F3F">
            <w:pPr>
              <w:jc w:val="both"/>
              <w:rPr>
                <w:rFonts w:ascii="Times New Roman" w:eastAsia="仿宋_GB2312" w:hAnsi="Times New Roman" w:cs="Times New Roman"/>
                <w:color w:val="000000" w:themeColor="text1"/>
                <w:sz w:val="18"/>
                <w:szCs w:val="18"/>
              </w:rPr>
            </w:pPr>
            <w:ins w:id="1032" w:author="Xuning Wei12232" w:date="2026-07-27T00:54:00Z">
              <w:r w:rsidRPr="00A54EC0">
                <w:rPr>
                  <w:rFonts w:ascii="Times New Roman" w:eastAsia="仿宋_GB2312" w:hAnsi="Times New Roman" w:cs="Times New Roman"/>
                  <w:color w:val="000000" w:themeColor="text1"/>
                  <w:sz w:val="18"/>
                  <w:szCs w:val="18"/>
                </w:rPr>
                <w:t xml:space="preserve">1. </w:t>
              </w:r>
            </w:ins>
            <w:r w:rsidR="00ED7347" w:rsidRPr="00A54EC0">
              <w:rPr>
                <w:rFonts w:ascii="Times New Roman" w:eastAsia="仿宋_GB2312" w:hAnsi="Times New Roman" w:cs="Times New Roman"/>
                <w:color w:val="000000" w:themeColor="text1"/>
                <w:sz w:val="18"/>
                <w:szCs w:val="18"/>
              </w:rPr>
              <w:t>Heat</w:t>
            </w:r>
            <w:r w:rsidR="00E51051" w:rsidRPr="00473484">
              <w:rPr>
                <w:rFonts w:ascii="Times New Roman" w:eastAsia="仿宋_GB2312" w:hAnsi="Times New Roman" w:cs="Times New Roman"/>
                <w:color w:val="000000" w:themeColor="text1"/>
                <w:sz w:val="18"/>
                <w:szCs w:val="18"/>
              </w:rPr>
              <w:t xml:space="preserve"> the mixture to 25</w:t>
            </w:r>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5</w:t>
            </w:r>
            <w:ins w:id="1033" w:author="Johan Granander" w:date="2026-07-28T14:01:00Z">
              <w:r w:rsidR="00755B5B"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The mixture is allowed to react at 25</w:t>
            </w:r>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5</w:t>
            </w:r>
            <w:ins w:id="1034" w:author="Johan Granander" w:date="2026-07-28T14:01:00Z">
              <w:r w:rsidR="00755B5B"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xml:space="preserve"> (target: 25</w:t>
            </w:r>
            <w:ins w:id="1035" w:author="Johan Granander" w:date="2026-07-28T14:01:00Z">
              <w:r w:rsidR="00755B5B"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xml:space="preserve">). </w:t>
            </w:r>
            <w:ins w:id="1036" w:author="Xuning Wei12232" w:date="2026-07-27T00:54:00Z">
              <w:r w:rsidRPr="00A54EC0">
                <w:rPr>
                  <w:rFonts w:ascii="Times New Roman" w:eastAsia="仿宋_GB2312" w:hAnsi="Times New Roman" w:cs="Times New Roman"/>
                  <w:color w:val="000000" w:themeColor="text1"/>
                  <w:sz w:val="18"/>
                  <w:szCs w:val="18"/>
                </w:rPr>
                <w:br/>
                <w:t xml:space="preserve">2. </w:t>
              </w:r>
            </w:ins>
            <w:r w:rsidR="00E51051" w:rsidRPr="00A54EC0">
              <w:rPr>
                <w:rFonts w:ascii="Times New Roman" w:eastAsia="仿宋_GB2312" w:hAnsi="Times New Roman" w:cs="Times New Roman"/>
                <w:color w:val="000000" w:themeColor="text1"/>
                <w:sz w:val="18"/>
                <w:szCs w:val="18"/>
              </w:rPr>
              <w:t>After 3</w:t>
            </w:r>
            <w:ins w:id="1037" w:author="Johan Granander" w:date="2026-07-28T14:01:00Z">
              <w:r w:rsidR="00755B5B" w:rsidRPr="00A54EC0">
                <w:rPr>
                  <w:rFonts w:ascii="Times New Roman" w:eastAsia="仿宋_GB2312" w:hAnsi="Times New Roman" w:cs="Times New Roman"/>
                  <w:color w:val="000000" w:themeColor="text1"/>
                  <w:sz w:val="18"/>
                  <w:szCs w:val="18"/>
                </w:rPr>
                <w:t xml:space="preserve"> </w:t>
              </w:r>
            </w:ins>
            <w:r w:rsidR="00E51051" w:rsidRPr="00A54EC0">
              <w:rPr>
                <w:rFonts w:ascii="Times New Roman" w:eastAsia="仿宋_GB2312" w:hAnsi="Times New Roman" w:cs="Times New Roman"/>
                <w:color w:val="000000" w:themeColor="text1"/>
                <w:sz w:val="18"/>
                <w:szCs w:val="18"/>
              </w:rPr>
              <w:t>h±15</w:t>
            </w:r>
            <w:ins w:id="1038" w:author="Johan Granander" w:date="2026-07-28T14:01:00Z">
              <w:r w:rsidR="00755B5B"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min (target</w:t>
            </w:r>
            <w:r w:rsidR="00E51051" w:rsidRPr="00473484">
              <w:rPr>
                <w:rFonts w:ascii="Times New Roman" w:eastAsia="仿宋_GB2312" w:hAnsi="Times New Roman" w:cs="Times New Roman" w:hint="eastAsia"/>
                <w:color w:val="000000" w:themeColor="text1"/>
                <w:sz w:val="18"/>
                <w:szCs w:val="18"/>
              </w:rPr>
              <w:t>：</w:t>
            </w:r>
            <w:r w:rsidR="00E51051" w:rsidRPr="00A54EC0">
              <w:rPr>
                <w:rFonts w:ascii="Times New Roman" w:eastAsia="仿宋_GB2312" w:hAnsi="Times New Roman" w:cs="Times New Roman"/>
                <w:color w:val="000000" w:themeColor="text1"/>
                <w:sz w:val="18"/>
                <w:szCs w:val="18"/>
              </w:rPr>
              <w:t>3</w:t>
            </w:r>
            <w:ins w:id="1039" w:author="Johan Granander" w:date="2026-07-28T14:01:00Z">
              <w:r w:rsidR="00755B5B" w:rsidRPr="00A54EC0">
                <w:rPr>
                  <w:rFonts w:ascii="Times New Roman" w:eastAsia="仿宋_GB2312" w:hAnsi="Times New Roman" w:cs="Times New Roman"/>
                  <w:color w:val="000000" w:themeColor="text1"/>
                  <w:sz w:val="18"/>
                  <w:szCs w:val="18"/>
                </w:rPr>
                <w:t xml:space="preserve"> </w:t>
              </w:r>
            </w:ins>
            <w:r w:rsidR="00E51051" w:rsidRPr="00A54EC0">
              <w:rPr>
                <w:rFonts w:ascii="Times New Roman" w:eastAsia="仿宋_GB2312" w:hAnsi="Times New Roman" w:cs="Times New Roman"/>
                <w:color w:val="000000" w:themeColor="text1"/>
                <w:sz w:val="18"/>
                <w:szCs w:val="18"/>
              </w:rPr>
              <w:t>h), sample the mixture every 0.5~1</w:t>
            </w:r>
            <w:ins w:id="1040" w:author="Johan Granander" w:date="2026-07-28T14:01:00Z">
              <w:r w:rsidR="00755B5B"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 xml:space="preserve">h for </w:t>
            </w:r>
            <w:proofErr w:type="spellStart"/>
            <w:r w:rsidR="00D72765" w:rsidRPr="00473484">
              <w:rPr>
                <w:rFonts w:ascii="Times New Roman" w:eastAsia="仿宋_GB2312" w:hAnsi="Times New Roman" w:cs="Times New Roman"/>
                <w:color w:val="000000" w:themeColor="text1"/>
                <w:sz w:val="18"/>
                <w:szCs w:val="18"/>
              </w:rPr>
              <w:t>ninhydrin</w:t>
            </w:r>
            <w:proofErr w:type="spellEnd"/>
            <w:r w:rsidR="00D72765" w:rsidRPr="00473484">
              <w:rPr>
                <w:rFonts w:ascii="Times New Roman" w:eastAsia="仿宋_GB2312" w:hAnsi="Times New Roman" w:cs="Times New Roman"/>
                <w:color w:val="000000" w:themeColor="text1"/>
                <w:sz w:val="18"/>
                <w:szCs w:val="18"/>
              </w:rPr>
              <w:t xml:space="preserve"> test</w:t>
            </w:r>
            <w:r w:rsidR="00E51051" w:rsidRPr="00473484">
              <w:rPr>
                <w:rFonts w:ascii="Times New Roman" w:eastAsia="仿宋_GB2312" w:hAnsi="Times New Roman" w:cs="Times New Roman"/>
                <w:color w:val="000000" w:themeColor="text1"/>
                <w:sz w:val="18"/>
                <w:szCs w:val="18"/>
              </w:rPr>
              <w:t xml:space="preserve"> analysis until two consecutive samples test as negative (</w:t>
            </w:r>
            <w:del w:id="1041" w:author="Xuning Wei12232" w:date="2026-09-05T20:03:00Z">
              <w:r w:rsidR="00E51051" w:rsidRPr="00473484" w:rsidDel="000E0A55">
                <w:rPr>
                  <w:rFonts w:ascii="Times New Roman" w:eastAsia="仿宋_GB2312" w:hAnsi="Times New Roman" w:cs="Times New Roman"/>
                  <w:color w:val="000000" w:themeColor="text1"/>
                  <w:sz w:val="18"/>
                  <w:szCs w:val="18"/>
                </w:rPr>
                <w:delText>colorless, react completely</w:delText>
              </w:r>
            </w:del>
            <w:ins w:id="1042" w:author="Xuning Wei12232" w:date="2026-09-05T20:03:00Z">
              <w:r w:rsidR="000E0A55" w:rsidRPr="000E0A55">
                <w:rPr>
                  <w:rFonts w:ascii="Times New Roman" w:eastAsia="仿宋_GB2312" w:hAnsi="Times New Roman" w:cs="Times New Roman"/>
                  <w:color w:val="FF0000"/>
                  <w:sz w:val="18"/>
                  <w:szCs w:val="18"/>
                </w:rPr>
                <w:t xml:space="preserve"> (Yellow to Light pink Report Negative= Complete coupling; Blue to Purple Positive= Incomplete coupling).</w:t>
              </w:r>
            </w:ins>
            <w:r w:rsidR="0075165A" w:rsidRPr="00A54EC0">
              <w:rPr>
                <w:rFonts w:ascii="Times New Roman" w:eastAsia="仿宋_GB2312" w:hAnsi="Times New Roman" w:cs="Times New Roman"/>
                <w:color w:val="000000" w:themeColor="text1"/>
                <w:sz w:val="18"/>
                <w:szCs w:val="18"/>
              </w:rPr>
              <w:t xml:space="preserve">). And the mixture should be stirred for coupling time </w:t>
            </w:r>
            <w:r w:rsidR="0075165A" w:rsidRPr="00473484">
              <w:rPr>
                <w:rFonts w:ascii="Times New Roman" w:eastAsia="仿宋_GB2312" w:hAnsi="Times New Roman" w:cs="Times New Roman"/>
                <w:color w:val="000000" w:themeColor="text1"/>
                <w:sz w:val="18"/>
                <w:szCs w:val="18"/>
              </w:rPr>
              <w:t>(4</w:t>
            </w:r>
            <w:ins w:id="1043" w:author="Johan Granander" w:date="2026-07-28T14:01:00Z">
              <w:r w:rsidR="00755B5B" w:rsidRPr="00A54EC0">
                <w:rPr>
                  <w:rFonts w:ascii="Times New Roman" w:eastAsia="仿宋_GB2312" w:hAnsi="Times New Roman" w:cs="Times New Roman"/>
                  <w:color w:val="000000" w:themeColor="text1"/>
                  <w:sz w:val="18"/>
                  <w:szCs w:val="18"/>
                </w:rPr>
                <w:t xml:space="preserve"> </w:t>
              </w:r>
            </w:ins>
            <w:proofErr w:type="spellStart"/>
            <w:r w:rsidR="0075165A" w:rsidRPr="00473484">
              <w:rPr>
                <w:rFonts w:ascii="Times New Roman" w:eastAsia="仿宋_GB2312" w:hAnsi="Times New Roman" w:cs="Times New Roman"/>
                <w:color w:val="000000" w:themeColor="text1"/>
                <w:sz w:val="18"/>
                <w:szCs w:val="18"/>
              </w:rPr>
              <w:t>h</w:t>
            </w:r>
            <w:r w:rsidR="0075165A" w:rsidRPr="00473484">
              <w:rPr>
                <w:rFonts w:ascii="Times New Roman" w:eastAsia="仿宋_GB2312" w:hAnsi="Times New Roman" w:cs="Times New Roman" w:hint="eastAsia"/>
                <w:color w:val="000000" w:themeColor="text1"/>
                <w:sz w:val="18"/>
                <w:szCs w:val="18"/>
              </w:rPr>
              <w:t>≤</w:t>
            </w:r>
            <w:r w:rsidR="0075165A" w:rsidRPr="00473484">
              <w:rPr>
                <w:rFonts w:ascii="Times New Roman" w:eastAsia="仿宋_GB2312" w:hAnsi="Times New Roman" w:cs="Times New Roman"/>
                <w:color w:val="000000" w:themeColor="text1"/>
                <w:sz w:val="18"/>
                <w:szCs w:val="18"/>
              </w:rPr>
              <w:t>Coupling</w:t>
            </w:r>
            <w:proofErr w:type="spellEnd"/>
            <w:r w:rsidR="0075165A" w:rsidRPr="00A54EC0">
              <w:rPr>
                <w:rFonts w:ascii="Times New Roman" w:eastAsia="仿宋_GB2312" w:hAnsi="Times New Roman" w:cs="Times New Roman"/>
                <w:color w:val="000000" w:themeColor="text1"/>
                <w:sz w:val="18"/>
                <w:szCs w:val="18"/>
              </w:rPr>
              <w:t xml:space="preserve"> </w:t>
            </w:r>
            <w:r w:rsidR="0075165A" w:rsidRPr="00473484">
              <w:rPr>
                <w:rFonts w:ascii="Times New Roman" w:eastAsia="仿宋_GB2312" w:hAnsi="Times New Roman" w:cs="Times New Roman"/>
                <w:color w:val="000000" w:themeColor="text1"/>
                <w:sz w:val="18"/>
                <w:szCs w:val="18"/>
              </w:rPr>
              <w:t>Time</w:t>
            </w:r>
            <w:r w:rsidR="0075165A" w:rsidRPr="00473484">
              <w:rPr>
                <w:rFonts w:ascii="Times New Roman" w:eastAsia="仿宋_GB2312" w:hAnsi="Times New Roman" w:cs="Times New Roman" w:hint="eastAsia"/>
                <w:color w:val="000000" w:themeColor="text1"/>
                <w:sz w:val="18"/>
                <w:szCs w:val="18"/>
              </w:rPr>
              <w:t>≤</w:t>
            </w:r>
            <w:r w:rsidR="0075165A" w:rsidRPr="00473484">
              <w:rPr>
                <w:rFonts w:ascii="Times New Roman" w:eastAsia="仿宋_GB2312" w:hAnsi="Times New Roman" w:cs="Times New Roman"/>
                <w:color w:val="000000" w:themeColor="text1"/>
                <w:sz w:val="18"/>
                <w:szCs w:val="18"/>
              </w:rPr>
              <w:t>10</w:t>
            </w:r>
            <w:ins w:id="1044" w:author="Johan Granander" w:date="2026-07-28T14:01:00Z">
              <w:r w:rsidR="00755B5B" w:rsidRPr="00A54EC0">
                <w:rPr>
                  <w:rFonts w:ascii="Times New Roman" w:eastAsia="仿宋_GB2312" w:hAnsi="Times New Roman" w:cs="Times New Roman"/>
                  <w:color w:val="000000" w:themeColor="text1"/>
                  <w:sz w:val="18"/>
                  <w:szCs w:val="18"/>
                </w:rPr>
                <w:t xml:space="preserve"> </w:t>
              </w:r>
            </w:ins>
            <w:r w:rsidR="0075165A" w:rsidRPr="00473484">
              <w:rPr>
                <w:rFonts w:ascii="Times New Roman" w:eastAsia="仿宋_GB2312" w:hAnsi="Times New Roman" w:cs="Times New Roman"/>
                <w:color w:val="000000" w:themeColor="text1"/>
                <w:sz w:val="18"/>
                <w:szCs w:val="18"/>
              </w:rPr>
              <w:t>h).</w:t>
            </w:r>
            <w:r w:rsidR="00E51051" w:rsidRPr="00A54EC0">
              <w:rPr>
                <w:rFonts w:ascii="Times New Roman" w:eastAsia="仿宋_GB2312" w:hAnsi="Times New Roman" w:cs="Times New Roman"/>
                <w:color w:val="000000" w:themeColor="text1"/>
                <w:sz w:val="18"/>
                <w:szCs w:val="18"/>
              </w:rPr>
              <w:t xml:space="preserve"> </w:t>
            </w:r>
            <w:ins w:id="1045" w:author="Xuning Wei12232" w:date="2026-07-27T00:54:00Z">
              <w:r w:rsidRPr="00A54EC0">
                <w:rPr>
                  <w:rFonts w:ascii="Times New Roman" w:eastAsia="仿宋_GB2312" w:hAnsi="Times New Roman" w:cs="Times New Roman"/>
                  <w:color w:val="000000" w:themeColor="text1"/>
                  <w:sz w:val="18"/>
                  <w:szCs w:val="18"/>
                </w:rPr>
                <w:br/>
                <w:t xml:space="preserve">3. </w:t>
              </w:r>
            </w:ins>
            <w:r w:rsidR="00E51051" w:rsidRPr="00A54EC0">
              <w:rPr>
                <w:rFonts w:ascii="Times New Roman" w:eastAsia="仿宋_GB2312" w:hAnsi="Times New Roman" w:cs="Times New Roman"/>
                <w:color w:val="000000" w:themeColor="text1"/>
                <w:sz w:val="18"/>
                <w:szCs w:val="18"/>
              </w:rPr>
              <w:t>Stop stirring and turn off the nitrogen. Drain until there is no reaction mixture drip. Move to next operation.</w:t>
            </w:r>
            <w:ins w:id="1046" w:author="Xuning Wei12232" w:date="2026-07-27T22:44:00Z">
              <w:r w:rsidR="00B159F1" w:rsidRPr="00473484">
                <w:rPr>
                  <w:rFonts w:ascii="Times New Roman" w:eastAsia="等线" w:hAnsi="Times New Roman" w:cs="Times New Roman"/>
                  <w:color w:val="000000" w:themeColor="text1"/>
                  <w:sz w:val="18"/>
                  <w:szCs w:val="18"/>
                </w:rPr>
                <w:t xml:space="preserve"> </w:t>
              </w:r>
              <w:commentRangeStart w:id="1047"/>
              <w:commentRangeStart w:id="1048"/>
              <w:commentRangeStart w:id="1049"/>
              <w:commentRangeStart w:id="1050"/>
              <w:commentRangeStart w:id="1051"/>
              <w:commentRangeEnd w:id="1047"/>
              <w:r w:rsidR="00B159F1" w:rsidRPr="00A54EC0">
                <w:rPr>
                  <w:rStyle w:val="aff1"/>
                  <w:rFonts w:ascii="Times New Roman" w:eastAsia="仿宋_GB2312" w:hAnsi="Times New Roman" w:cs="Times New Roman"/>
                  <w:color w:val="000000" w:themeColor="text1"/>
                  <w:sz w:val="18"/>
                  <w:szCs w:val="18"/>
                </w:rPr>
                <w:commentReference w:id="1047"/>
              </w:r>
              <w:commentRangeEnd w:id="1048"/>
              <w:r w:rsidR="00B159F1" w:rsidRPr="00A54EC0">
                <w:rPr>
                  <w:rStyle w:val="aff1"/>
                  <w:rFonts w:ascii="Times New Roman" w:eastAsia="仿宋_GB2312" w:hAnsi="Times New Roman" w:cs="Times New Roman"/>
                  <w:color w:val="000000" w:themeColor="text1"/>
                  <w:sz w:val="18"/>
                  <w:szCs w:val="18"/>
                </w:rPr>
                <w:commentReference w:id="1048"/>
              </w:r>
              <w:commentRangeEnd w:id="1049"/>
              <w:r w:rsidR="00B159F1" w:rsidRPr="00A54EC0">
                <w:rPr>
                  <w:rStyle w:val="aff1"/>
                  <w:rFonts w:ascii="Times New Roman" w:eastAsia="仿宋_GB2312" w:hAnsi="Times New Roman" w:cs="Times New Roman"/>
                  <w:color w:val="000000" w:themeColor="text1"/>
                  <w:sz w:val="18"/>
                  <w:szCs w:val="18"/>
                </w:rPr>
                <w:commentReference w:id="1049"/>
              </w:r>
              <w:commentRangeEnd w:id="1050"/>
              <w:r w:rsidR="00B159F1" w:rsidRPr="00A54EC0">
                <w:rPr>
                  <w:rStyle w:val="aff1"/>
                  <w:rFonts w:ascii="Times New Roman" w:eastAsia="仿宋_GB2312" w:hAnsi="Times New Roman" w:cs="Times New Roman"/>
                  <w:color w:val="000000" w:themeColor="text1"/>
                  <w:sz w:val="18"/>
                  <w:szCs w:val="18"/>
                </w:rPr>
                <w:commentReference w:id="1050"/>
              </w:r>
              <w:commentRangeEnd w:id="1051"/>
              <w:r w:rsidR="00B159F1" w:rsidRPr="00473484">
                <w:rPr>
                  <w:rStyle w:val="aff1"/>
                  <w:rFonts w:ascii="Times New Roman" w:eastAsia="仿宋_GB2312" w:hAnsi="Times New Roman" w:cs="Times New Roman"/>
                  <w:color w:val="000000" w:themeColor="text1"/>
                  <w:sz w:val="18"/>
                  <w:szCs w:val="18"/>
                </w:rPr>
                <w:commentReference w:id="1051"/>
              </w:r>
            </w:ins>
          </w:p>
        </w:tc>
      </w:tr>
      <w:tr w:rsidR="00C63277" w:rsidRPr="00473484" w:rsidDel="00396868" w14:paraId="2307F4EF" w14:textId="2CBEC388" w:rsidTr="0051270C">
        <w:trPr>
          <w:trHeight w:val="454"/>
          <w:del w:id="1052" w:author="Xuning Wei12232" w:date="2026-07-23T14:18:00Z"/>
          <w:trPrChange w:id="1053"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054"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2FAB21E3" w14:textId="6BCFC9AB" w:rsidR="00E51051" w:rsidRPr="00A54EC0" w:rsidDel="00396868" w:rsidRDefault="00E51051" w:rsidP="00285F3F">
            <w:pPr>
              <w:jc w:val="both"/>
              <w:rPr>
                <w:del w:id="1055" w:author="Xuning Wei12232" w:date="2026-07-23T14:18:00Z"/>
                <w:rFonts w:ascii="Times New Roman" w:eastAsia="仿宋_GB2312" w:hAnsi="Times New Roman" w:cs="Times New Roman"/>
                <w:b/>
                <w:color w:val="auto"/>
                <w:sz w:val="18"/>
                <w:szCs w:val="18"/>
                <w:lang w:eastAsia="zh-CN"/>
              </w:rPr>
            </w:pPr>
            <w:del w:id="1056" w:author="Xuning Wei12232" w:date="2026-07-23T14:18:00Z">
              <w:r w:rsidRPr="00A54EC0" w:rsidDel="00396868">
                <w:rPr>
                  <w:rFonts w:ascii="Times New Roman" w:eastAsia="仿宋_GB2312" w:hAnsi="Times New Roman" w:cs="Times New Roman"/>
                  <w:b/>
                  <w:color w:val="auto"/>
                  <w:sz w:val="18"/>
                  <w:szCs w:val="18"/>
                  <w:lang w:eastAsia="zh-CN"/>
                </w:rPr>
                <w:delText>38</w:delText>
              </w:r>
            </w:del>
          </w:p>
        </w:tc>
        <w:tc>
          <w:tcPr>
            <w:tcW w:w="670" w:type="pct"/>
            <w:tcBorders>
              <w:top w:val="single" w:sz="4" w:space="0" w:color="auto"/>
              <w:left w:val="single" w:sz="4" w:space="0" w:color="auto"/>
              <w:bottom w:val="single" w:sz="4" w:space="0" w:color="auto"/>
              <w:right w:val="single" w:sz="4" w:space="0" w:color="auto"/>
            </w:tcBorders>
            <w:vAlign w:val="center"/>
            <w:tcPrChange w:id="1057"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533FC580" w14:textId="38C16F05" w:rsidR="00E51051" w:rsidRPr="00473484" w:rsidDel="00396868" w:rsidRDefault="00E51051" w:rsidP="00285F3F">
            <w:pPr>
              <w:jc w:val="both"/>
              <w:rPr>
                <w:del w:id="1058" w:author="Xuning Wei12232" w:date="2026-07-23T14:18:00Z"/>
                <w:rFonts w:ascii="Times New Roman" w:eastAsia="仿宋_GB2312" w:hAnsi="Times New Roman" w:cs="Times New Roman"/>
                <w:color w:val="auto"/>
                <w:sz w:val="18"/>
                <w:szCs w:val="18"/>
              </w:rPr>
            </w:pPr>
            <w:del w:id="1059" w:author="Xuning Wei12232" w:date="2026-07-23T14:18:00Z">
              <w:r w:rsidRPr="00473484" w:rsidDel="00396868">
                <w:rPr>
                  <w:rFonts w:ascii="Times New Roman" w:eastAsia="仿宋_GB2312" w:hAnsi="Times New Roman" w:cs="Times New Roman"/>
                  <w:color w:val="auto"/>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060"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508896A4" w14:textId="0078937D" w:rsidR="00E51051" w:rsidRPr="00A54EC0" w:rsidDel="00396868" w:rsidRDefault="005304C8" w:rsidP="00285F3F">
            <w:pPr>
              <w:jc w:val="both"/>
              <w:rPr>
                <w:del w:id="1061" w:author="Xuning Wei12232" w:date="2026-07-23T14:18:00Z"/>
                <w:rFonts w:ascii="Times New Roman" w:eastAsia="仿宋_GB2312" w:hAnsi="Times New Roman" w:cs="Times New Roman"/>
                <w:color w:val="auto"/>
                <w:sz w:val="18"/>
                <w:szCs w:val="18"/>
              </w:rPr>
            </w:pPr>
            <w:del w:id="1062" w:author="Xuning Wei12232" w:date="2026-07-23T14:18:00Z">
              <w:r w:rsidRPr="00473484" w:rsidDel="00396868">
                <w:rPr>
                  <w:rFonts w:ascii="Times New Roman" w:eastAsia="仿宋_GB2312" w:hAnsi="Times New Roman" w:cs="Times New Roman"/>
                  <w:color w:val="auto"/>
                  <w:sz w:val="18"/>
                  <w:szCs w:val="18"/>
                </w:rPr>
                <w:delText>A</w:delText>
              </w:r>
              <w:r w:rsidRPr="00473484" w:rsidDel="00396868">
                <w:rPr>
                  <w:rFonts w:ascii="Times New Roman" w:eastAsia="仿宋_GB2312" w:hAnsi="Times New Roman" w:cs="Times New Roman"/>
                  <w:color w:val="000000" w:themeColor="text1"/>
                  <w:sz w:val="18"/>
                  <w:szCs w:val="18"/>
                </w:rPr>
                <w:delText>dd</w:delText>
              </w:r>
              <w:r w:rsidR="00271FEB" w:rsidRPr="00473484" w:rsidDel="00396868">
                <w:rPr>
                  <w:rFonts w:ascii="Times New Roman" w:eastAsia="仿宋_GB2312" w:hAnsi="Times New Roman" w:cs="Times New Roman"/>
                  <w:color w:val="000000" w:themeColor="text1"/>
                  <w:sz w:val="18"/>
                  <w:szCs w:val="18"/>
                </w:rPr>
                <w:delText xml:space="preserve"> 8.0 V DMF</w:delText>
              </w:r>
              <w:r w:rsidRPr="00473484" w:rsidDel="00396868">
                <w:rPr>
                  <w:rFonts w:ascii="Times New Roman" w:eastAsia="仿宋_GB2312" w:hAnsi="Times New Roman" w:cs="Times New Roman"/>
                  <w:color w:val="000000" w:themeColor="text1"/>
                  <w:sz w:val="18"/>
                  <w:szCs w:val="18"/>
                </w:rPr>
                <w:delText xml:space="preserve"> (7.584 kg/kg)</w:delText>
              </w:r>
              <w:r w:rsidR="00E51051" w:rsidRPr="00473484" w:rsidDel="00396868">
                <w:rPr>
                  <w:rFonts w:ascii="Times New Roman" w:eastAsia="仿宋_GB2312" w:hAnsi="Times New Roman" w:cs="Times New Roman"/>
                  <w:color w:val="000000" w:themeColor="text1"/>
                  <w:sz w:val="18"/>
                  <w:szCs w:val="18"/>
                  <w:lang w:eastAsia="zh-CN"/>
                </w:rPr>
                <w:delText xml:space="preserve">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063"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396868">
                <w:rPr>
                  <w:rFonts w:ascii="Times New Roman" w:eastAsia="仿宋_GB2312" w:hAnsi="Times New Roman" w:cs="Times New Roman"/>
                  <w:color w:val="000000" w:themeColor="text1"/>
                  <w:sz w:val="18"/>
                  <w:szCs w:val="18"/>
                  <w:lang w:eastAsia="zh-CN"/>
                  <w:rPrChange w:id="1064"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396868">
                <w:rPr>
                  <w:rFonts w:ascii="Times New Roman" w:eastAsia="仿宋_GB2312" w:hAnsi="Times New Roman" w:cs="Times New Roman"/>
                  <w:color w:val="000000" w:themeColor="text1"/>
                  <w:sz w:val="18"/>
                  <w:szCs w:val="18"/>
                </w:rPr>
                <w:delText xml:space="preserve">. Bubble with nitrogen for 5±2 min, then start the stirrer. After stirring for 5±2 </w:delText>
              </w:r>
              <w:r w:rsidR="00E51051" w:rsidRPr="00A54EC0" w:rsidDel="00396868">
                <w:rPr>
                  <w:rFonts w:ascii="Times New Roman" w:eastAsia="仿宋_GB2312" w:hAnsi="Times New Roman" w:cs="Times New Roman"/>
                  <w:color w:val="auto"/>
                  <w:sz w:val="18"/>
                  <w:szCs w:val="18"/>
                </w:rPr>
                <w:delText>min, stop stirring, turn off the nitrogen</w:delText>
              </w:r>
              <w:r w:rsidR="00E51051" w:rsidRPr="00A54EC0" w:rsidDel="00396868">
                <w:rPr>
                  <w:rFonts w:ascii="Times New Roman" w:eastAsia="仿宋_GB2312" w:hAnsi="Times New Roman" w:cs="Times New Roman"/>
                  <w:color w:val="auto"/>
                  <w:sz w:val="18"/>
                  <w:szCs w:val="18"/>
                  <w:lang w:eastAsia="zh-CN"/>
                </w:rPr>
                <w:delText>. Then</w:delText>
              </w:r>
              <w:r w:rsidR="00E51051" w:rsidRPr="00A54EC0" w:rsidDel="00396868">
                <w:rPr>
                  <w:rFonts w:ascii="Times New Roman" w:hAnsi="Times New Roman" w:cs="Times New Roman"/>
                  <w:color w:val="auto"/>
                  <w:sz w:val="18"/>
                  <w:szCs w:val="18"/>
                </w:rPr>
                <w:delText xml:space="preserve"> </w:delText>
              </w:r>
              <w:r w:rsidR="00E51051" w:rsidRPr="00473484" w:rsidDel="00396868">
                <w:rPr>
                  <w:rFonts w:ascii="Times New Roman" w:eastAsia="仿宋_GB2312" w:hAnsi="Times New Roman" w:cs="Times New Roman"/>
                  <w:color w:val="auto"/>
                  <w:sz w:val="18"/>
                  <w:szCs w:val="18"/>
                </w:rPr>
                <w:delText xml:space="preserve">Transfer the </w:delText>
              </w:r>
              <w:r w:rsidR="00E51051" w:rsidRPr="00473484" w:rsidDel="00396868">
                <w:rPr>
                  <w:rFonts w:ascii="Times New Roman" w:eastAsia="仿宋_GB2312" w:hAnsi="Times New Roman" w:cs="Times New Roman"/>
                  <w:color w:val="auto"/>
                  <w:sz w:val="18"/>
                  <w:szCs w:val="18"/>
                  <w:lang w:eastAsia="zh-CN"/>
                </w:rPr>
                <w:delText xml:space="preserve">DMF </w:delText>
              </w:r>
              <w:r w:rsidR="00E51051" w:rsidRPr="00473484" w:rsidDel="00396868">
                <w:rPr>
                  <w:rFonts w:ascii="Times New Roman" w:eastAsia="仿宋_GB2312" w:hAnsi="Times New Roman" w:cs="Times New Roman"/>
                  <w:color w:val="auto"/>
                  <w:sz w:val="18"/>
                  <w:szCs w:val="18"/>
                </w:rPr>
                <w:delText xml:space="preserve">into </w:delText>
              </w:r>
              <w:r w:rsidR="00E51051" w:rsidRPr="00473484" w:rsidDel="00396868">
                <w:rPr>
                  <w:rFonts w:ascii="Times New Roman" w:eastAsia="仿宋_GB2312" w:hAnsi="Times New Roman" w:cs="Times New Roman"/>
                  <w:color w:val="auto"/>
                  <w:sz w:val="18"/>
                  <w:szCs w:val="18"/>
                  <w:rPrChange w:id="1065" w:author="Xuning Wei12232" w:date="2026-09-05T19:51:00Z">
                    <w:rPr>
                      <w:rFonts w:ascii="Times New Roman" w:eastAsia="仿宋_GB2312" w:hAnsi="Times New Roman" w:cs="Times New Roman"/>
                      <w:b/>
                      <w:color w:val="auto"/>
                      <w:sz w:val="18"/>
                      <w:szCs w:val="18"/>
                    </w:rPr>
                  </w:rPrChange>
                </w:rPr>
                <w:delText>TJ4S-1213-Sy15</w:delText>
              </w:r>
              <w:r w:rsidR="00E51051" w:rsidRPr="00473484" w:rsidDel="00396868">
                <w:rPr>
                  <w:rFonts w:ascii="Times New Roman" w:eastAsia="仿宋_GB2312" w:hAnsi="Times New Roman" w:cs="Times New Roman"/>
                  <w:color w:val="auto"/>
                  <w:sz w:val="18"/>
                  <w:szCs w:val="18"/>
                  <w:lang w:eastAsia="zh-CN"/>
                  <w:rPrChange w:id="1066" w:author="Xuning Wei12232" w:date="2026-09-05T19:51:00Z">
                    <w:rPr>
                      <w:rFonts w:ascii="Times New Roman" w:eastAsia="仿宋_GB2312" w:hAnsi="Times New Roman" w:cs="Times New Roman"/>
                      <w:b/>
                      <w:color w:val="auto"/>
                      <w:sz w:val="18"/>
                      <w:szCs w:val="18"/>
                      <w:lang w:eastAsia="zh-CN"/>
                    </w:rPr>
                  </w:rPrChange>
                </w:rPr>
                <w:delText xml:space="preserve">. </w:delText>
              </w:r>
              <w:r w:rsidR="00E51051" w:rsidRPr="00A54EC0" w:rsidDel="00396868">
                <w:rPr>
                  <w:rFonts w:ascii="Times New Roman" w:eastAsia="仿宋_GB2312" w:hAnsi="Times New Roman" w:cs="Times New Roman"/>
                  <w:color w:val="auto"/>
                  <w:sz w:val="18"/>
                  <w:szCs w:val="18"/>
                </w:rPr>
                <w:delText>Bubble with nitrogen for 5±2 min, then start the stirrer. After stirring for 7±2 min, stop stirring, turn off the nitrogen. Drain until there is no obvious drip. Perform this operation for 3 times.</w:delText>
              </w:r>
            </w:del>
          </w:p>
        </w:tc>
      </w:tr>
      <w:tr w:rsidR="00C63277" w:rsidRPr="00473484" w:rsidDel="00396868" w14:paraId="350779AB" w14:textId="106728A2" w:rsidTr="0051270C">
        <w:trPr>
          <w:trHeight w:val="454"/>
          <w:del w:id="1067" w:author="Xuning Wei12232" w:date="2026-07-23T14:18:00Z"/>
          <w:trPrChange w:id="106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069"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5E2E7CEB" w14:textId="2D5FF6D3" w:rsidR="00E51051" w:rsidRPr="00A54EC0" w:rsidDel="00396868" w:rsidRDefault="00E51051" w:rsidP="00285F3F">
            <w:pPr>
              <w:jc w:val="both"/>
              <w:rPr>
                <w:del w:id="1070" w:author="Xuning Wei12232" w:date="2026-07-23T14:18:00Z"/>
                <w:rFonts w:ascii="Times New Roman" w:eastAsia="仿宋_GB2312" w:hAnsi="Times New Roman" w:cs="Times New Roman"/>
                <w:b/>
                <w:color w:val="auto"/>
                <w:sz w:val="18"/>
                <w:szCs w:val="18"/>
                <w:lang w:eastAsia="zh-CN"/>
              </w:rPr>
            </w:pPr>
            <w:del w:id="1071" w:author="Xuning Wei12232" w:date="2026-07-23T14:18:00Z">
              <w:r w:rsidRPr="00A54EC0" w:rsidDel="00396868">
                <w:rPr>
                  <w:rFonts w:ascii="Times New Roman" w:eastAsia="仿宋_GB2312" w:hAnsi="Times New Roman" w:cs="Times New Roman"/>
                  <w:b/>
                  <w:color w:val="auto"/>
                  <w:sz w:val="18"/>
                  <w:szCs w:val="18"/>
                  <w:lang w:eastAsia="zh-CN"/>
                </w:rPr>
                <w:delText>39</w:delText>
              </w:r>
            </w:del>
          </w:p>
        </w:tc>
        <w:tc>
          <w:tcPr>
            <w:tcW w:w="670" w:type="pct"/>
            <w:tcBorders>
              <w:top w:val="single" w:sz="4" w:space="0" w:color="auto"/>
              <w:left w:val="single" w:sz="4" w:space="0" w:color="auto"/>
              <w:bottom w:val="single" w:sz="4" w:space="0" w:color="auto"/>
              <w:right w:val="single" w:sz="4" w:space="0" w:color="auto"/>
            </w:tcBorders>
            <w:vAlign w:val="center"/>
            <w:tcPrChange w:id="1072"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387B247B" w14:textId="558CC764" w:rsidR="00E51051" w:rsidRPr="00473484" w:rsidDel="00396868" w:rsidRDefault="00E51051" w:rsidP="00285F3F">
            <w:pPr>
              <w:jc w:val="both"/>
              <w:rPr>
                <w:del w:id="1073" w:author="Xuning Wei12232" w:date="2026-07-23T14:18:00Z"/>
                <w:rFonts w:ascii="Times New Roman" w:eastAsia="仿宋_GB2312" w:hAnsi="Times New Roman" w:cs="Times New Roman"/>
                <w:color w:val="auto"/>
                <w:sz w:val="18"/>
                <w:szCs w:val="18"/>
              </w:rPr>
            </w:pPr>
            <w:del w:id="1074" w:author="Xuning Wei12232" w:date="2026-07-23T14:18:00Z">
              <w:r w:rsidRPr="00473484" w:rsidDel="00396868">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1075"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73345BE" w14:textId="51B7B9FE" w:rsidR="00E51051" w:rsidRPr="00A54EC0" w:rsidDel="00396868" w:rsidRDefault="00E51051" w:rsidP="00285F3F">
            <w:pPr>
              <w:jc w:val="both"/>
              <w:rPr>
                <w:del w:id="1076" w:author="Xuning Wei12232" w:date="2026-07-23T14:18:00Z"/>
                <w:rFonts w:ascii="Times New Roman" w:eastAsia="仿宋_GB2312" w:hAnsi="Times New Roman" w:cs="Times New Roman"/>
                <w:color w:val="auto"/>
                <w:sz w:val="18"/>
                <w:szCs w:val="18"/>
              </w:rPr>
            </w:pPr>
            <w:del w:id="1077" w:author="Xuning Wei12232" w:date="2026-07-23T14:18:00Z">
              <w:r w:rsidRPr="00473484" w:rsidDel="00396868">
                <w:rPr>
                  <w:rFonts w:ascii="Times New Roman" w:eastAsia="仿宋_GB2312" w:hAnsi="Times New Roman" w:cs="Times New Roman"/>
                  <w:color w:val="auto"/>
                  <w:sz w:val="18"/>
                  <w:szCs w:val="18"/>
                </w:rPr>
                <w:delText>Add</w:delText>
              </w:r>
              <w:r w:rsidRPr="00473484" w:rsidDel="00396868">
                <w:rPr>
                  <w:rFonts w:ascii="Times New Roman" w:eastAsia="仿宋_GB2312" w:hAnsi="Times New Roman" w:cs="Times New Roman"/>
                  <w:color w:val="auto"/>
                  <w:sz w:val="18"/>
                  <w:szCs w:val="18"/>
                  <w:lang w:eastAsia="zh-CN"/>
                </w:rPr>
                <w:delText xml:space="preserve"> </w:delText>
              </w:r>
              <w:r w:rsidR="00271FEB" w:rsidRPr="00473484" w:rsidDel="00396868">
                <w:rPr>
                  <w:rFonts w:ascii="Times New Roman" w:eastAsia="仿宋_GB2312" w:hAnsi="Times New Roman" w:cs="Times New Roman"/>
                  <w:bCs w:val="0"/>
                  <w:color w:val="0000FF"/>
                  <w:sz w:val="18"/>
                  <w:szCs w:val="18"/>
                  <w:lang w:eastAsia="zh-CN"/>
                </w:rPr>
                <w:delText xml:space="preserve">8.0 V 20% </w:delText>
              </w:r>
            </w:del>
            <w:del w:id="1078"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1079"/>
              <w:commentRangeStart w:id="1080"/>
              <w:commentRangeStart w:id="1081"/>
              <w:commentRangeStart w:id="1082"/>
              <w:r w:rsidRPr="00473484" w:rsidDel="00EE6870">
                <w:rPr>
                  <w:rFonts w:ascii="Times New Roman" w:eastAsia="仿宋_GB2312" w:hAnsi="Times New Roman" w:cs="Times New Roman"/>
                  <w:bCs w:val="0"/>
                  <w:color w:val="auto"/>
                  <w:sz w:val="18"/>
                  <w:szCs w:val="18"/>
                  <w:lang w:eastAsia="zh-CN"/>
                </w:rPr>
                <w:delText xml:space="preserve"> </w:delText>
              </w:r>
            </w:del>
            <w:commentRangeEnd w:id="1079"/>
            <w:del w:id="1083" w:author="Xuning Wei12232" w:date="2026-07-23T14:18:00Z">
              <w:r w:rsidRPr="00A54EC0" w:rsidDel="00396868">
                <w:rPr>
                  <w:rStyle w:val="aff1"/>
                  <w:rFonts w:ascii="Times New Roman" w:eastAsia="仿宋_GB2312" w:hAnsi="Times New Roman" w:cs="Times New Roman"/>
                  <w:bCs w:val="0"/>
                  <w:color w:val="auto"/>
                  <w:sz w:val="18"/>
                  <w:szCs w:val="18"/>
                  <w:lang w:eastAsia="zh-CN"/>
                </w:rPr>
                <w:commentReference w:id="1079"/>
              </w:r>
              <w:commentRangeEnd w:id="1080"/>
              <w:r w:rsidRPr="00A54EC0" w:rsidDel="00396868">
                <w:rPr>
                  <w:rStyle w:val="aff1"/>
                  <w:rFonts w:ascii="Times New Roman" w:eastAsia="仿宋_GB2312" w:hAnsi="Times New Roman" w:cs="Times New Roman"/>
                  <w:bCs w:val="0"/>
                  <w:color w:val="auto"/>
                  <w:sz w:val="18"/>
                  <w:szCs w:val="18"/>
                  <w:lang w:eastAsia="zh-CN"/>
                </w:rPr>
                <w:commentReference w:id="1080"/>
              </w:r>
              <w:commentRangeEnd w:id="1081"/>
              <w:r w:rsidRPr="00A54EC0" w:rsidDel="00396868">
                <w:rPr>
                  <w:rStyle w:val="aff1"/>
                  <w:rFonts w:ascii="Times New Roman" w:eastAsia="仿宋_GB2312" w:hAnsi="Times New Roman" w:cs="Times New Roman"/>
                  <w:bCs w:val="0"/>
                  <w:color w:val="auto"/>
                  <w:sz w:val="18"/>
                  <w:szCs w:val="18"/>
                  <w:lang w:eastAsia="zh-CN"/>
                </w:rPr>
                <w:commentReference w:id="1081"/>
              </w:r>
              <w:commentRangeEnd w:id="1082"/>
              <w:r w:rsidRPr="00A54EC0" w:rsidDel="00396868">
                <w:rPr>
                  <w:rStyle w:val="aff1"/>
                  <w:rFonts w:ascii="Times New Roman" w:eastAsia="仿宋_GB2312" w:hAnsi="Times New Roman" w:cs="Times New Roman"/>
                  <w:bCs w:val="0"/>
                  <w:color w:val="auto"/>
                  <w:sz w:val="18"/>
                  <w:szCs w:val="18"/>
                  <w:lang w:eastAsia="zh-CN"/>
                </w:rPr>
                <w:commentReference w:id="1082"/>
              </w:r>
              <w:r w:rsidRPr="00A54EC0" w:rsidDel="00396868">
                <w:rPr>
                  <w:rFonts w:ascii="Times New Roman" w:eastAsia="仿宋_GB2312" w:hAnsi="Times New Roman" w:cs="Times New Roman"/>
                  <w:bCs w:val="0"/>
                  <w:color w:val="auto"/>
                  <w:sz w:val="18"/>
                  <w:szCs w:val="18"/>
                  <w:lang w:eastAsia="zh-CN"/>
                </w:rPr>
                <w:delText>(7.448</w:delText>
              </w:r>
              <w:r w:rsidR="00234E12" w:rsidRPr="00A54EC0" w:rsidDel="00396868">
                <w:rPr>
                  <w:rFonts w:ascii="Times New Roman" w:eastAsia="仿宋_GB2312" w:hAnsi="Times New Roman" w:cs="Times New Roman"/>
                  <w:bCs w:val="0"/>
                  <w:color w:val="auto"/>
                  <w:sz w:val="18"/>
                  <w:szCs w:val="18"/>
                  <w:lang w:eastAsia="zh-CN"/>
                </w:rPr>
                <w:delText xml:space="preserve"> </w:delText>
              </w:r>
              <w:r w:rsidRPr="00A54EC0" w:rsidDel="00396868">
                <w:rPr>
                  <w:rFonts w:ascii="Times New Roman" w:eastAsia="仿宋_GB2312" w:hAnsi="Times New Roman" w:cs="Times New Roman"/>
                  <w:bCs w:val="0"/>
                  <w:color w:val="auto"/>
                  <w:sz w:val="18"/>
                  <w:szCs w:val="18"/>
                  <w:lang w:eastAsia="zh-CN"/>
                </w:rPr>
                <w:delText xml:space="preserve">kg/kg) </w:delText>
              </w:r>
              <w:r w:rsidRPr="00473484" w:rsidDel="00396868">
                <w:rPr>
                  <w:rFonts w:ascii="Times New Roman" w:eastAsia="仿宋_GB2312" w:hAnsi="Times New Roman" w:cs="Times New Roman"/>
                  <w:color w:val="auto"/>
                  <w:sz w:val="18"/>
                  <w:szCs w:val="18"/>
                </w:rPr>
                <w:delText>into</w:delText>
              </w:r>
              <w:r w:rsidRPr="00473484" w:rsidDel="00396868">
                <w:rPr>
                  <w:rFonts w:ascii="Times New Roman" w:eastAsia="仿宋_GB2312" w:hAnsi="Times New Roman" w:cs="Times New Roman"/>
                  <w:color w:val="auto"/>
                  <w:sz w:val="18"/>
                  <w:szCs w:val="18"/>
                  <w:rPrChange w:id="1084"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396868">
                <w:rPr>
                  <w:rFonts w:ascii="Times New Roman" w:eastAsia="仿宋_GB2312" w:hAnsi="Times New Roman" w:cs="Times New Roman"/>
                  <w:color w:val="auto"/>
                  <w:sz w:val="18"/>
                  <w:szCs w:val="18"/>
                </w:rPr>
                <w:delText xml:space="preserve">. Bubble with nitrogen for 5±2min, then start the stirrer, adjust to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After stirring for 2h±15 min (target: 2h) at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stop stirring, turn off the nitrogen. Drain until there is no obvious drip. Move to next operation.</w:delText>
              </w:r>
            </w:del>
          </w:p>
        </w:tc>
      </w:tr>
      <w:tr w:rsidR="00C63277" w:rsidRPr="00473484" w:rsidDel="00396868" w14:paraId="77B4475A" w14:textId="5C57B45F" w:rsidTr="0051270C">
        <w:trPr>
          <w:trHeight w:val="454"/>
          <w:del w:id="1085" w:author="Xuning Wei12232" w:date="2026-07-23T14:18:00Z"/>
          <w:trPrChange w:id="108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087"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7DA2C154" w14:textId="608E7CC8" w:rsidR="00E51051" w:rsidRPr="00A54EC0" w:rsidDel="00396868" w:rsidRDefault="00E51051" w:rsidP="00285F3F">
            <w:pPr>
              <w:jc w:val="both"/>
              <w:rPr>
                <w:del w:id="1088" w:author="Xuning Wei12232" w:date="2026-07-23T14:18:00Z"/>
                <w:rFonts w:ascii="Times New Roman" w:eastAsia="仿宋_GB2312" w:hAnsi="Times New Roman" w:cs="Times New Roman"/>
                <w:b/>
                <w:color w:val="auto"/>
                <w:sz w:val="18"/>
                <w:szCs w:val="18"/>
                <w:lang w:eastAsia="zh-CN"/>
              </w:rPr>
            </w:pPr>
            <w:del w:id="1089" w:author="Xuning Wei12232" w:date="2026-07-23T14:18:00Z">
              <w:r w:rsidRPr="00A54EC0" w:rsidDel="00396868">
                <w:rPr>
                  <w:rFonts w:ascii="Times New Roman" w:eastAsia="仿宋_GB2312" w:hAnsi="Times New Roman" w:cs="Times New Roman"/>
                  <w:b/>
                  <w:color w:val="auto"/>
                  <w:sz w:val="18"/>
                  <w:szCs w:val="18"/>
                  <w:lang w:eastAsia="zh-CN"/>
                </w:rPr>
                <w:delText>40</w:delText>
              </w:r>
            </w:del>
          </w:p>
        </w:tc>
        <w:tc>
          <w:tcPr>
            <w:tcW w:w="670" w:type="pct"/>
            <w:tcBorders>
              <w:top w:val="single" w:sz="4" w:space="0" w:color="auto"/>
              <w:left w:val="single" w:sz="4" w:space="0" w:color="auto"/>
              <w:bottom w:val="single" w:sz="4" w:space="0" w:color="auto"/>
              <w:right w:val="single" w:sz="4" w:space="0" w:color="auto"/>
            </w:tcBorders>
            <w:vAlign w:val="center"/>
            <w:tcPrChange w:id="1090"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67DFAACD" w14:textId="5555EBC2" w:rsidR="00E51051" w:rsidRPr="00473484" w:rsidDel="00396868" w:rsidRDefault="00E51051" w:rsidP="00285F3F">
            <w:pPr>
              <w:jc w:val="both"/>
              <w:rPr>
                <w:del w:id="1091" w:author="Xuning Wei12232" w:date="2026-07-23T14:18:00Z"/>
                <w:rFonts w:ascii="Times New Roman" w:eastAsia="仿宋_GB2312" w:hAnsi="Times New Roman" w:cs="Times New Roman"/>
                <w:color w:val="auto"/>
                <w:sz w:val="18"/>
                <w:szCs w:val="18"/>
              </w:rPr>
            </w:pPr>
            <w:del w:id="1092" w:author="Xuning Wei12232" w:date="2026-07-23T14:18:00Z">
              <w:r w:rsidRPr="00473484" w:rsidDel="00396868">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093"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0AA85AE9" w14:textId="0C816DA3" w:rsidR="00E51051" w:rsidRPr="00A54EC0" w:rsidDel="00396868" w:rsidRDefault="00ED7347" w:rsidP="00285F3F">
            <w:pPr>
              <w:jc w:val="both"/>
              <w:rPr>
                <w:del w:id="1094" w:author="Xuning Wei12232" w:date="2026-07-23T14:18:00Z"/>
                <w:rFonts w:ascii="Times New Roman" w:eastAsia="仿宋_GB2312" w:hAnsi="Times New Roman" w:cs="Times New Roman"/>
                <w:color w:val="000000" w:themeColor="text1"/>
                <w:sz w:val="18"/>
                <w:szCs w:val="18"/>
              </w:rPr>
            </w:pPr>
            <w:del w:id="1095"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10.0 V</w:delText>
              </w:r>
              <w:r w:rsidRPr="00473484" w:rsidDel="00396868">
                <w:rPr>
                  <w:rFonts w:ascii="Times New Roman" w:eastAsia="仿宋_GB2312" w:hAnsi="Times New Roman" w:cs="Times New Roman"/>
                  <w:color w:val="000000" w:themeColor="text1"/>
                  <w:sz w:val="18"/>
                  <w:szCs w:val="18"/>
                </w:rPr>
                <w:delText xml:space="preserve"> Isopropyl Acetate (8.730 kg/kg)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096"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A54EC0" w:rsidDel="00396868">
                <w:rPr>
                  <w:rFonts w:ascii="Times New Roman" w:eastAsia="仿宋_GB2312" w:hAnsi="Times New Roman" w:cs="Times New Roman"/>
                  <w:color w:val="000000" w:themeColor="text1"/>
                  <w:sz w:val="18"/>
                  <w:szCs w:val="18"/>
                </w:rPr>
                <w:delText xml:space="preserve">. Bubble with nitrogen for 5±2min, then start the stirrer. After stirring for 5±2 min, stop stirring, turn off the nitrogen. Drain until there is no obvious drip. Perform this operation for 4 times. Move to next operation. </w:delText>
              </w:r>
            </w:del>
          </w:p>
        </w:tc>
      </w:tr>
      <w:tr w:rsidR="00C63277" w:rsidRPr="00473484" w:rsidDel="00396868" w14:paraId="51308BDA" w14:textId="40F46F68" w:rsidTr="0051270C">
        <w:trPr>
          <w:trHeight w:val="454"/>
          <w:del w:id="1097" w:author="Xuning Wei12232" w:date="2026-07-23T14:18:00Z"/>
          <w:trPrChange w:id="109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099"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48EA2CB9" w14:textId="2BAF7628" w:rsidR="00E51051" w:rsidRPr="00A54EC0" w:rsidDel="00396868" w:rsidRDefault="00E51051" w:rsidP="00285F3F">
            <w:pPr>
              <w:jc w:val="both"/>
              <w:rPr>
                <w:del w:id="1100" w:author="Xuning Wei12232" w:date="2026-07-23T14:18:00Z"/>
                <w:rFonts w:ascii="Times New Roman" w:eastAsia="仿宋_GB2312" w:hAnsi="Times New Roman" w:cs="Times New Roman"/>
                <w:b/>
                <w:color w:val="auto"/>
                <w:sz w:val="18"/>
                <w:szCs w:val="18"/>
                <w:lang w:eastAsia="zh-CN"/>
              </w:rPr>
            </w:pPr>
            <w:del w:id="1101" w:author="Xuning Wei12232" w:date="2026-07-23T14:18:00Z">
              <w:r w:rsidRPr="00A54EC0" w:rsidDel="00396868">
                <w:rPr>
                  <w:rFonts w:ascii="Times New Roman" w:eastAsia="仿宋_GB2312" w:hAnsi="Times New Roman" w:cs="Times New Roman"/>
                  <w:b/>
                  <w:color w:val="auto"/>
                  <w:sz w:val="18"/>
                  <w:szCs w:val="18"/>
                  <w:lang w:eastAsia="zh-CN"/>
                </w:rPr>
                <w:delText>41</w:delText>
              </w:r>
            </w:del>
          </w:p>
        </w:tc>
        <w:tc>
          <w:tcPr>
            <w:tcW w:w="670" w:type="pct"/>
            <w:tcBorders>
              <w:top w:val="single" w:sz="4" w:space="0" w:color="auto"/>
              <w:left w:val="single" w:sz="4" w:space="0" w:color="auto"/>
              <w:bottom w:val="single" w:sz="4" w:space="0" w:color="auto"/>
              <w:right w:val="single" w:sz="4" w:space="0" w:color="auto"/>
            </w:tcBorders>
            <w:vAlign w:val="center"/>
            <w:tcPrChange w:id="1102"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5AC2A1DA" w14:textId="1BAEE5AA" w:rsidR="00E51051" w:rsidRPr="00473484" w:rsidDel="00396868" w:rsidRDefault="00E51051" w:rsidP="00285F3F">
            <w:pPr>
              <w:jc w:val="both"/>
              <w:rPr>
                <w:del w:id="1103" w:author="Xuning Wei12232" w:date="2026-07-23T14:18:00Z"/>
                <w:rFonts w:ascii="Times New Roman" w:eastAsia="仿宋_GB2312" w:hAnsi="Times New Roman" w:cs="Times New Roman"/>
                <w:color w:val="auto"/>
                <w:sz w:val="18"/>
                <w:szCs w:val="18"/>
              </w:rPr>
            </w:pPr>
            <w:del w:id="1104" w:author="Xuning Wei12232" w:date="2026-07-23T14:18: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105"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77C81091" w14:textId="6ABBC7FF" w:rsidR="00E51051" w:rsidRPr="00473484" w:rsidDel="00396868" w:rsidRDefault="00ED7347" w:rsidP="00285F3F">
            <w:pPr>
              <w:jc w:val="both"/>
              <w:rPr>
                <w:del w:id="1106" w:author="Xuning Wei12232" w:date="2026-07-23T14:18:00Z"/>
                <w:rFonts w:ascii="Times New Roman" w:eastAsia="仿宋_GB2312" w:hAnsi="Times New Roman" w:cs="Times New Roman"/>
                <w:color w:val="000000" w:themeColor="text1"/>
                <w:sz w:val="18"/>
                <w:szCs w:val="18"/>
              </w:rPr>
            </w:pPr>
            <w:del w:id="1107"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C63277" w:rsidRPr="00473484" w:rsidDel="00A87F64" w14:paraId="4712C8DD" w14:textId="2F690958" w:rsidTr="0051270C">
        <w:trPr>
          <w:trHeight w:val="454"/>
          <w:del w:id="1108" w:author="Xuning Wei12232" w:date="2026-07-23T14:23:00Z"/>
          <w:trPrChange w:id="1109"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110"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2BA12730" w14:textId="41B1C293" w:rsidR="00E51051" w:rsidRPr="00A54EC0" w:rsidDel="00A87F64" w:rsidRDefault="00E51051" w:rsidP="00285F3F">
            <w:pPr>
              <w:jc w:val="both"/>
              <w:rPr>
                <w:del w:id="1111" w:author="Xuning Wei12232" w:date="2026-07-23T14:23:00Z"/>
                <w:rFonts w:ascii="Times New Roman" w:eastAsia="仿宋_GB2312" w:hAnsi="Times New Roman" w:cs="Times New Roman"/>
                <w:b/>
                <w:color w:val="auto"/>
                <w:sz w:val="18"/>
                <w:szCs w:val="18"/>
                <w:lang w:eastAsia="zh-CN"/>
              </w:rPr>
            </w:pPr>
            <w:del w:id="1112" w:author="Xuning Wei12232" w:date="2026-07-23T14:23:00Z">
              <w:r w:rsidRPr="00A54EC0" w:rsidDel="00A87F64">
                <w:rPr>
                  <w:rFonts w:ascii="Times New Roman" w:eastAsia="仿宋_GB2312" w:hAnsi="Times New Roman" w:cs="Times New Roman"/>
                  <w:b/>
                  <w:color w:val="auto"/>
                  <w:sz w:val="18"/>
                  <w:szCs w:val="18"/>
                  <w:lang w:eastAsia="zh-CN"/>
                </w:rPr>
                <w:delText>42</w:delText>
              </w:r>
            </w:del>
          </w:p>
        </w:tc>
        <w:tc>
          <w:tcPr>
            <w:tcW w:w="670" w:type="pct"/>
            <w:tcBorders>
              <w:top w:val="single" w:sz="4" w:space="0" w:color="auto"/>
              <w:left w:val="single" w:sz="4" w:space="0" w:color="auto"/>
              <w:bottom w:val="single" w:sz="4" w:space="0" w:color="auto"/>
              <w:right w:val="single" w:sz="4" w:space="0" w:color="auto"/>
            </w:tcBorders>
            <w:vAlign w:val="center"/>
            <w:tcPrChange w:id="1113"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60692916" w14:textId="3465FA83" w:rsidR="00E51051" w:rsidRPr="00473484" w:rsidDel="00A87F64" w:rsidRDefault="00E51051" w:rsidP="00285F3F">
            <w:pPr>
              <w:jc w:val="both"/>
              <w:rPr>
                <w:del w:id="1114" w:author="Xuning Wei12232" w:date="2026-07-23T14:23:00Z"/>
                <w:rFonts w:ascii="Times New Roman" w:eastAsia="仿宋_GB2312" w:hAnsi="Times New Roman" w:cs="Times New Roman"/>
                <w:color w:val="auto"/>
                <w:sz w:val="18"/>
                <w:szCs w:val="18"/>
              </w:rPr>
            </w:pPr>
            <w:del w:id="1115" w:author="Xuning Wei12232" w:date="2026-07-23T14:23:00Z">
              <w:r w:rsidRPr="00473484" w:rsidDel="00A87F64">
                <w:rPr>
                  <w:rFonts w:ascii="Times New Roman" w:eastAsia="仿宋_GB2312" w:hAnsi="Times New Roman" w:cs="Times New Roman"/>
                  <w:color w:val="auto"/>
                  <w:sz w:val="18"/>
                  <w:szCs w:val="18"/>
                  <w:lang w:eastAsia="zh-CN"/>
                </w:rPr>
                <w:delText>Fmoc-L-Ser(tBu)-OH activation and transfer</w:delText>
              </w:r>
            </w:del>
          </w:p>
        </w:tc>
        <w:tc>
          <w:tcPr>
            <w:tcW w:w="4054" w:type="pct"/>
            <w:tcBorders>
              <w:top w:val="single" w:sz="4" w:space="0" w:color="auto"/>
              <w:left w:val="single" w:sz="4" w:space="0" w:color="auto"/>
              <w:bottom w:val="single" w:sz="4" w:space="0" w:color="auto"/>
              <w:right w:val="single" w:sz="4" w:space="0" w:color="auto"/>
            </w:tcBorders>
            <w:vAlign w:val="center"/>
            <w:tcPrChange w:id="1116"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3D5A2A3A" w14:textId="166B5A04" w:rsidR="00E51051" w:rsidRPr="00473484" w:rsidDel="00A87F64" w:rsidRDefault="00E51051" w:rsidP="00285F3F">
            <w:pPr>
              <w:jc w:val="both"/>
              <w:rPr>
                <w:del w:id="1117" w:author="Xuning Wei12232" w:date="2026-07-23T14:23:00Z"/>
                <w:rFonts w:ascii="Times New Roman" w:eastAsia="等线" w:hAnsi="Times New Roman" w:cs="Times New Roman"/>
                <w:bCs w:val="0"/>
                <w:color w:val="000000" w:themeColor="text1"/>
                <w:kern w:val="0"/>
                <w:sz w:val="18"/>
                <w:szCs w:val="18"/>
                <w:lang w:eastAsia="zh-CN"/>
              </w:rPr>
            </w:pPr>
            <w:del w:id="1118" w:author="Xuning Wei12232" w:date="2026-07-23T14:23:00Z">
              <w:r w:rsidRPr="00473484" w:rsidDel="00A87F64">
                <w:rPr>
                  <w:rFonts w:ascii="Times New Roman" w:eastAsia="等线" w:hAnsi="Times New Roman" w:cs="Times New Roman"/>
                  <w:color w:val="000000" w:themeColor="text1"/>
                  <w:sz w:val="18"/>
                  <w:szCs w:val="18"/>
                </w:rPr>
                <w:delText xml:space="preserve">Add </w:delText>
              </w:r>
              <w:r w:rsidR="00271FEB" w:rsidRPr="00473484" w:rsidDel="00A87F64">
                <w:rPr>
                  <w:rFonts w:ascii="Times New Roman" w:eastAsia="等线" w:hAnsi="Times New Roman" w:cs="Times New Roman"/>
                  <w:color w:val="000000" w:themeColor="text1"/>
                  <w:sz w:val="18"/>
                  <w:szCs w:val="18"/>
                  <w:lang w:eastAsia="zh-CN"/>
                </w:rPr>
                <w:delText>5.0 V DMF</w:delText>
              </w:r>
              <w:r w:rsidR="009C4EAF" w:rsidRPr="00473484" w:rsidDel="00A87F64">
                <w:rPr>
                  <w:rFonts w:ascii="Times New Roman" w:eastAsia="等线" w:hAnsi="Times New Roman" w:cs="Times New Roman"/>
                  <w:color w:val="000000" w:themeColor="text1"/>
                  <w:sz w:val="18"/>
                  <w:szCs w:val="18"/>
                  <w:lang w:eastAsia="zh-CN"/>
                </w:rPr>
                <w:delText xml:space="preserve"> (4.740 kg/kg)</w:delText>
              </w:r>
              <w:r w:rsidRPr="00473484" w:rsidDel="00A87F64">
                <w:rPr>
                  <w:rFonts w:ascii="Times New Roman" w:eastAsia="等线" w:hAnsi="Times New Roman" w:cs="Times New Roman"/>
                  <w:color w:val="000000" w:themeColor="text1"/>
                  <w:sz w:val="18"/>
                  <w:szCs w:val="18"/>
                </w:rPr>
                <w:delText xml:space="preserve"> into </w:delText>
              </w:r>
              <w:r w:rsidRPr="00473484" w:rsidDel="00A87F64">
                <w:rPr>
                  <w:rFonts w:ascii="Times New Roman" w:eastAsia="仿宋_GB2312" w:hAnsi="Times New Roman" w:cs="Times New Roman"/>
                  <w:color w:val="000000" w:themeColor="text1"/>
                  <w:sz w:val="18"/>
                  <w:szCs w:val="18"/>
                  <w:rPrChange w:id="1119" w:author="Xuning Wei12232" w:date="2026-09-05T19:51:00Z">
                    <w:rPr>
                      <w:rFonts w:ascii="Times New Roman" w:eastAsia="仿宋_GB2312" w:hAnsi="Times New Roman" w:cs="Times New Roman"/>
                      <w:b/>
                      <w:color w:val="000000" w:themeColor="text1"/>
                      <w:sz w:val="18"/>
                      <w:szCs w:val="18"/>
                    </w:rPr>
                  </w:rPrChange>
                </w:rPr>
                <w:delText>TJ4S-1213-Sy15</w:delText>
              </w:r>
              <w:r w:rsidRPr="00473484" w:rsidDel="00A87F64">
                <w:rPr>
                  <w:rFonts w:ascii="Times New Roman" w:eastAsia="仿宋_GB2312" w:hAnsi="Times New Roman" w:cs="Times New Roman"/>
                  <w:color w:val="000000" w:themeColor="text1"/>
                  <w:sz w:val="18"/>
                  <w:szCs w:val="18"/>
                  <w:lang w:eastAsia="zh-CN"/>
                  <w:rPrChange w:id="1120"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Pr="00A54EC0" w:rsidDel="00A87F64">
                <w:rPr>
                  <w:rFonts w:ascii="Times New Roman" w:eastAsia="等线" w:hAnsi="Times New Roman" w:cs="Times New Roman"/>
                  <w:color w:val="000000" w:themeColor="text1"/>
                  <w:sz w:val="18"/>
                  <w:szCs w:val="18"/>
                </w:rPr>
                <w:delText xml:space="preserve">. Start the stirrer. Then add </w:delText>
              </w:r>
              <w:r w:rsidRPr="00A54EC0" w:rsidDel="00A87F64">
                <w:rPr>
                  <w:rFonts w:ascii="Times New Roman" w:eastAsia="等线" w:hAnsi="Times New Roman" w:cs="Times New Roman"/>
                  <w:color w:val="000000" w:themeColor="text1"/>
                  <w:sz w:val="18"/>
                  <w:szCs w:val="18"/>
                  <w:lang w:eastAsia="zh-CN"/>
                </w:rPr>
                <w:delText xml:space="preserve">2.0 eq. Fmoc-L-Ser(tBu)-OH </w:delText>
              </w:r>
              <w:r w:rsidRPr="00A54EC0" w:rsidDel="00A87F64">
                <w:rPr>
                  <w:rFonts w:ascii="Times New Roman" w:eastAsia="等线" w:hAnsi="Times New Roman" w:cs="Times New Roman"/>
                  <w:color w:val="000000" w:themeColor="text1"/>
                  <w:sz w:val="18"/>
                  <w:szCs w:val="18"/>
                </w:rPr>
                <w:delText>Stir until dissolved clearly by visual check.</w:delText>
              </w:r>
              <w:r w:rsidRPr="00473484" w:rsidDel="00A87F64">
                <w:rPr>
                  <w:rFonts w:ascii="Times New Roman" w:eastAsia="等线" w:hAnsi="Times New Roman" w:cs="Times New Roman"/>
                  <w:color w:val="000000" w:themeColor="text1"/>
                  <w:sz w:val="18"/>
                  <w:szCs w:val="18"/>
                  <w:lang w:eastAsia="zh-CN"/>
                </w:rPr>
                <w:delText xml:space="preserve"> Adjust</w:delText>
              </w:r>
              <w:r w:rsidRPr="00473484" w:rsidDel="00A87F64">
                <w:rPr>
                  <w:rFonts w:ascii="Times New Roman" w:eastAsia="等线" w:hAnsi="Times New Roman" w:cs="Times New Roman"/>
                  <w:bCs w:val="0"/>
                  <w:color w:val="000000" w:themeColor="text1"/>
                  <w:sz w:val="18"/>
                  <w:szCs w:val="18"/>
                </w:rPr>
                <w:delText xml:space="preserve"> the mixture to </w:delText>
              </w:r>
              <w:r w:rsidRPr="00473484" w:rsidDel="00A87F64">
                <w:rPr>
                  <w:rFonts w:ascii="Times New Roman" w:eastAsia="等线" w:hAnsi="Times New Roman" w:cs="Times New Roman"/>
                  <w:bCs w:val="0"/>
                  <w:color w:val="000000" w:themeColor="text1"/>
                  <w:sz w:val="18"/>
                  <w:szCs w:val="18"/>
                  <w:lang w:eastAsia="zh-CN"/>
                </w:rPr>
                <w:delText>20</w:delText>
              </w:r>
              <w:r w:rsidRPr="00473484" w:rsidDel="00A87F64">
                <w:rPr>
                  <w:rFonts w:ascii="Times New Roman" w:eastAsia="等线" w:hAnsi="Times New Roman" w:cs="Times New Roman" w:hint="eastAsia"/>
                  <w:bCs w:val="0"/>
                  <w:color w:val="000000" w:themeColor="text1"/>
                  <w:sz w:val="18"/>
                  <w:szCs w:val="18"/>
                </w:rPr>
                <w:delText>±</w:delText>
              </w:r>
              <w:r w:rsidRPr="00473484" w:rsidDel="00A87F64">
                <w:rPr>
                  <w:rFonts w:ascii="Times New Roman" w:eastAsia="等线" w:hAnsi="Times New Roman" w:cs="Times New Roman"/>
                  <w:bCs w:val="0"/>
                  <w:color w:val="000000" w:themeColor="text1"/>
                  <w:sz w:val="18"/>
                  <w:szCs w:val="18"/>
                </w:rPr>
                <w:delText>5</w:delText>
              </w:r>
              <w:r w:rsidRPr="00473484" w:rsidDel="00A87F64">
                <w:rPr>
                  <w:rFonts w:ascii="Times New Roman" w:eastAsia="等线" w:hAnsi="Times New Roman" w:cs="Times New Roman" w:hint="eastAsia"/>
                  <w:bCs w:val="0"/>
                  <w:color w:val="000000" w:themeColor="text1"/>
                  <w:sz w:val="18"/>
                  <w:szCs w:val="18"/>
                </w:rPr>
                <w:delText>℃</w:delText>
              </w:r>
              <w:r w:rsidRPr="00A54EC0" w:rsidDel="00A87F64">
                <w:rPr>
                  <w:rFonts w:ascii="Times New Roman" w:eastAsia="等线" w:hAnsi="Times New Roman" w:cs="Times New Roman"/>
                  <w:color w:val="000000" w:themeColor="text1"/>
                  <w:sz w:val="18"/>
                  <w:szCs w:val="18"/>
                </w:rPr>
                <w:delText xml:space="preserve">. Maintain for next operation at </w:delText>
              </w:r>
              <w:r w:rsidRPr="00A54EC0" w:rsidDel="00A87F64">
                <w:rPr>
                  <w:rFonts w:ascii="Times New Roman" w:eastAsia="等线" w:hAnsi="Times New Roman" w:cs="Times New Roman"/>
                  <w:color w:val="000000" w:themeColor="text1"/>
                  <w:sz w:val="18"/>
                  <w:szCs w:val="18"/>
                  <w:lang w:eastAsia="zh-CN"/>
                </w:rPr>
                <w:delText>20</w:delText>
              </w:r>
              <w:r w:rsidRPr="00473484" w:rsidDel="00A87F64">
                <w:rPr>
                  <w:rFonts w:ascii="Times New Roman" w:eastAsia="等线" w:hAnsi="Times New Roman" w:cs="Times New Roman" w:hint="eastAsia"/>
                  <w:color w:val="000000" w:themeColor="text1"/>
                  <w:sz w:val="18"/>
                  <w:szCs w:val="18"/>
                </w:rPr>
                <w:delText>±</w:delText>
              </w:r>
              <w:r w:rsidRPr="00473484" w:rsidDel="00A87F64">
                <w:rPr>
                  <w:rFonts w:ascii="Times New Roman" w:eastAsia="等线" w:hAnsi="Times New Roman" w:cs="Times New Roman"/>
                  <w:color w:val="000000" w:themeColor="text1"/>
                  <w:sz w:val="18"/>
                  <w:szCs w:val="18"/>
                </w:rPr>
                <w:delText>5</w:delText>
              </w:r>
              <w:r w:rsidRPr="00473484" w:rsidDel="00A87F64">
                <w:rPr>
                  <w:rFonts w:ascii="Times New Roman" w:eastAsia="等线" w:hAnsi="Times New Roman" w:cs="Times New Roman" w:hint="eastAsia"/>
                  <w:color w:val="000000" w:themeColor="text1"/>
                  <w:sz w:val="18"/>
                  <w:szCs w:val="18"/>
                </w:rPr>
                <w:delText>℃</w:delText>
              </w:r>
              <w:r w:rsidRPr="00473484" w:rsidDel="00A87F64">
                <w:rPr>
                  <w:rFonts w:ascii="Times New Roman" w:eastAsia="等线" w:hAnsi="Times New Roman" w:cs="Times New Roman"/>
                  <w:color w:val="000000" w:themeColor="text1"/>
                  <w:sz w:val="18"/>
                  <w:szCs w:val="18"/>
                </w:rPr>
                <w:delText xml:space="preserve"> (target: </w:delText>
              </w:r>
              <w:r w:rsidRPr="00A54EC0" w:rsidDel="00A87F64">
                <w:rPr>
                  <w:rFonts w:ascii="Times New Roman" w:eastAsia="等线" w:hAnsi="Times New Roman" w:cs="Times New Roman"/>
                  <w:color w:val="000000" w:themeColor="text1"/>
                  <w:sz w:val="18"/>
                  <w:szCs w:val="18"/>
                  <w:lang w:eastAsia="zh-CN"/>
                </w:rPr>
                <w:delText>20</w:delText>
              </w:r>
              <w:r w:rsidRPr="00473484" w:rsidDel="00A87F64">
                <w:rPr>
                  <w:rFonts w:ascii="Times New Roman" w:eastAsia="等线" w:hAnsi="Times New Roman" w:cs="Times New Roman" w:hint="eastAsia"/>
                  <w:color w:val="000000" w:themeColor="text1"/>
                  <w:sz w:val="18"/>
                  <w:szCs w:val="18"/>
                </w:rPr>
                <w:delText>℃</w:delText>
              </w:r>
              <w:r w:rsidRPr="00473484" w:rsidDel="00A87F64">
                <w:rPr>
                  <w:rFonts w:ascii="Times New Roman" w:eastAsia="等线" w:hAnsi="Times New Roman" w:cs="Times New Roman"/>
                  <w:color w:val="000000" w:themeColor="text1"/>
                  <w:sz w:val="18"/>
                  <w:szCs w:val="18"/>
                </w:rPr>
                <w:delText>).</w:delText>
              </w:r>
              <w:r w:rsidRPr="00A54EC0" w:rsidDel="00A87F64">
                <w:rPr>
                  <w:rFonts w:ascii="Times New Roman" w:eastAsia="等线" w:hAnsi="Times New Roman" w:cs="Times New Roman"/>
                  <w:color w:val="000000" w:themeColor="text1"/>
                  <w:sz w:val="18"/>
                  <w:szCs w:val="18"/>
                  <w:lang w:eastAsia="zh-CN"/>
                </w:rPr>
                <w:delText xml:space="preserve"> </w:delText>
              </w:r>
              <w:r w:rsidRPr="00A54EC0" w:rsidDel="00A87F64">
                <w:rPr>
                  <w:rFonts w:ascii="Times New Roman" w:eastAsia="等线" w:hAnsi="Times New Roman" w:cs="Times New Roman"/>
                  <w:color w:val="000000" w:themeColor="text1"/>
                  <w:sz w:val="18"/>
                  <w:szCs w:val="18"/>
                </w:rPr>
                <w:delText xml:space="preserve">Add 2.0 eq. OxymaPure into </w:delText>
              </w:r>
              <w:r w:rsidRPr="00473484" w:rsidDel="00A87F64">
                <w:rPr>
                  <w:rFonts w:ascii="Times New Roman" w:eastAsia="等线" w:hAnsi="Times New Roman" w:cs="Times New Roman"/>
                  <w:color w:val="000000" w:themeColor="text1"/>
                  <w:sz w:val="18"/>
                  <w:szCs w:val="18"/>
                  <w:rPrChange w:id="1121" w:author="Xuning Wei12232" w:date="2026-09-05T19:51:00Z">
                    <w:rPr>
                      <w:rFonts w:ascii="Times New Roman" w:eastAsia="等线" w:hAnsi="Times New Roman" w:cs="Times New Roman"/>
                      <w:b/>
                      <w:color w:val="000000" w:themeColor="text1"/>
                      <w:sz w:val="18"/>
                      <w:szCs w:val="18"/>
                    </w:rPr>
                  </w:rPrChange>
                </w:rPr>
                <w:delText>TJ4S-1213-Sy15-R01</w:delText>
              </w:r>
              <w:r w:rsidRPr="00A54EC0" w:rsidDel="00A87F64">
                <w:rPr>
                  <w:rFonts w:ascii="Times New Roman" w:eastAsia="等线" w:hAnsi="Times New Roman" w:cs="Times New Roman"/>
                  <w:color w:val="000000" w:themeColor="text1"/>
                  <w:sz w:val="18"/>
                  <w:szCs w:val="18"/>
                </w:rPr>
                <w:delText xml:space="preserve"> at </w:delText>
              </w:r>
              <w:r w:rsidRPr="00A54EC0" w:rsidDel="00A87F64">
                <w:rPr>
                  <w:rFonts w:ascii="Times New Roman" w:eastAsia="等线" w:hAnsi="Times New Roman" w:cs="Times New Roman"/>
                  <w:color w:val="000000" w:themeColor="text1"/>
                  <w:sz w:val="18"/>
                  <w:szCs w:val="18"/>
                  <w:lang w:eastAsia="zh-CN"/>
                </w:rPr>
                <w:delText>20</w:delText>
              </w:r>
              <w:r w:rsidRPr="00473484" w:rsidDel="00A87F64">
                <w:rPr>
                  <w:rFonts w:ascii="Times New Roman" w:eastAsia="等线" w:hAnsi="Times New Roman" w:cs="Times New Roman" w:hint="eastAsia"/>
                  <w:color w:val="000000" w:themeColor="text1"/>
                  <w:sz w:val="18"/>
                  <w:szCs w:val="18"/>
                </w:rPr>
                <w:delText>±</w:delText>
              </w:r>
              <w:r w:rsidRPr="00473484" w:rsidDel="00A87F64">
                <w:rPr>
                  <w:rFonts w:ascii="Times New Roman" w:eastAsia="等线" w:hAnsi="Times New Roman" w:cs="Times New Roman"/>
                  <w:color w:val="000000" w:themeColor="text1"/>
                  <w:sz w:val="18"/>
                  <w:szCs w:val="18"/>
                </w:rPr>
                <w:delText>5</w:delText>
              </w:r>
              <w:r w:rsidRPr="00473484" w:rsidDel="00A87F64">
                <w:rPr>
                  <w:rFonts w:ascii="Times New Roman" w:eastAsia="等线" w:hAnsi="Times New Roman" w:cs="Times New Roman" w:hint="eastAsia"/>
                  <w:color w:val="000000" w:themeColor="text1"/>
                  <w:sz w:val="18"/>
                  <w:szCs w:val="18"/>
                </w:rPr>
                <w:delText>℃</w:delText>
              </w:r>
              <w:r w:rsidRPr="00473484" w:rsidDel="00A87F64">
                <w:rPr>
                  <w:rFonts w:ascii="Times New Roman" w:eastAsia="等线" w:hAnsi="Times New Roman" w:cs="Times New Roman"/>
                  <w:color w:val="000000" w:themeColor="text1"/>
                  <w:sz w:val="18"/>
                  <w:szCs w:val="18"/>
                </w:rPr>
                <w:delText xml:space="preserve"> (target: </w:delText>
              </w:r>
              <w:r w:rsidRPr="00A54EC0" w:rsidDel="00A87F64">
                <w:rPr>
                  <w:rFonts w:ascii="Times New Roman" w:eastAsia="等线" w:hAnsi="Times New Roman" w:cs="Times New Roman"/>
                  <w:color w:val="000000" w:themeColor="text1"/>
                  <w:sz w:val="18"/>
                  <w:szCs w:val="18"/>
                  <w:lang w:eastAsia="zh-CN"/>
                </w:rPr>
                <w:delText>20</w:delText>
              </w:r>
              <w:r w:rsidRPr="00473484" w:rsidDel="00A87F64">
                <w:rPr>
                  <w:rFonts w:ascii="Times New Roman" w:eastAsia="等线" w:hAnsi="Times New Roman" w:cs="Times New Roman" w:hint="eastAsia"/>
                  <w:color w:val="000000" w:themeColor="text1"/>
                  <w:sz w:val="18"/>
                  <w:szCs w:val="18"/>
                </w:rPr>
                <w:delText>℃</w:delText>
              </w:r>
              <w:r w:rsidRPr="00473484" w:rsidDel="00A87F64">
                <w:rPr>
                  <w:rFonts w:ascii="Times New Roman" w:eastAsia="等线" w:hAnsi="Times New Roman" w:cs="Times New Roman"/>
                  <w:color w:val="000000" w:themeColor="text1"/>
                  <w:sz w:val="18"/>
                  <w:szCs w:val="18"/>
                </w:rPr>
                <w:delText xml:space="preserve">), rinse the </w:delText>
              </w:r>
              <w:r w:rsidRPr="00473484" w:rsidDel="00A87F64">
                <w:rPr>
                  <w:rFonts w:ascii="Times New Roman" w:eastAsia="等线" w:hAnsi="Times New Roman" w:cs="Times New Roman"/>
                  <w:color w:val="000000" w:themeColor="text1"/>
                  <w:sz w:val="18"/>
                  <w:szCs w:val="18"/>
                  <w:rPrChange w:id="1122" w:author="Xuning Wei12232" w:date="2026-09-05T19:51:00Z">
                    <w:rPr>
                      <w:rFonts w:ascii="Times New Roman" w:eastAsia="等线" w:hAnsi="Times New Roman" w:cs="Times New Roman"/>
                      <w:b/>
                      <w:color w:val="000000" w:themeColor="text1"/>
                      <w:sz w:val="18"/>
                      <w:szCs w:val="18"/>
                    </w:rPr>
                  </w:rPrChange>
                </w:rPr>
                <w:delText>TJ4S-1213-Sy15-R01</w:delText>
              </w:r>
              <w:r w:rsidRPr="00A54EC0" w:rsidDel="00A87F64">
                <w:rPr>
                  <w:rFonts w:ascii="Times New Roman" w:eastAsia="等线" w:hAnsi="Times New Roman" w:cs="Times New Roman"/>
                  <w:color w:val="000000" w:themeColor="text1"/>
                  <w:sz w:val="18"/>
                  <w:szCs w:val="18"/>
                </w:rPr>
                <w:delText xml:space="preserve"> with 2.0v DMF (1.896 kg/kg). Add 2.2 eq. DIC into</w:delText>
              </w:r>
              <w:r w:rsidRPr="00473484" w:rsidDel="00A87F64">
                <w:rPr>
                  <w:rFonts w:ascii="Times New Roman" w:eastAsia="等线" w:hAnsi="Times New Roman" w:cs="Times New Roman"/>
                  <w:color w:val="000000" w:themeColor="text1"/>
                  <w:sz w:val="18"/>
                  <w:szCs w:val="18"/>
                  <w:rPrChange w:id="1123" w:author="Xuning Wei12232" w:date="2026-09-05T19:51:00Z">
                    <w:rPr>
                      <w:rFonts w:ascii="Times New Roman" w:eastAsia="等线" w:hAnsi="Times New Roman" w:cs="Times New Roman"/>
                      <w:b/>
                      <w:color w:val="000000" w:themeColor="text1"/>
                      <w:sz w:val="18"/>
                      <w:szCs w:val="18"/>
                    </w:rPr>
                  </w:rPrChange>
                </w:rPr>
                <w:delText xml:space="preserve"> TJ4S-1213-Sy15-R01,</w:delText>
              </w:r>
              <w:r w:rsidRPr="00A54EC0" w:rsidDel="00A87F64">
                <w:rPr>
                  <w:rFonts w:ascii="Times New Roman" w:eastAsia="等线" w:hAnsi="Times New Roman" w:cs="Times New Roman"/>
                  <w:color w:val="000000" w:themeColor="text1"/>
                  <w:sz w:val="18"/>
                  <w:szCs w:val="18"/>
                </w:rPr>
                <w:delText xml:space="preserve"> the addition rate depends on temperature control. </w:delText>
              </w:r>
              <w:r w:rsidR="00870867" w:rsidRPr="00A54EC0" w:rsidDel="00A87F64">
                <w:rPr>
                  <w:rFonts w:ascii="Times New Roman" w:eastAsia="等线" w:hAnsi="Times New Roman" w:cs="Times New Roman"/>
                  <w:color w:val="000000" w:themeColor="text1"/>
                  <w:sz w:val="18"/>
                  <w:szCs w:val="18"/>
                </w:rPr>
                <w:delText>Activate for 20±5 min</w:delText>
              </w:r>
              <w:r w:rsidRPr="00A54EC0" w:rsidDel="00A87F64">
                <w:rPr>
                  <w:rFonts w:ascii="Times New Roman" w:eastAsia="等线" w:hAnsi="Times New Roman" w:cs="Times New Roman"/>
                  <w:color w:val="000000" w:themeColor="text1"/>
                  <w:sz w:val="18"/>
                  <w:szCs w:val="18"/>
                </w:rPr>
                <w:delText xml:space="preserve"> at </w:delText>
              </w:r>
              <w:r w:rsidRPr="00473484" w:rsidDel="00A87F64">
                <w:rPr>
                  <w:rFonts w:ascii="Times New Roman" w:eastAsia="等线" w:hAnsi="Times New Roman" w:cs="Times New Roman"/>
                  <w:color w:val="000000" w:themeColor="text1"/>
                  <w:sz w:val="18"/>
                  <w:szCs w:val="18"/>
                  <w:lang w:eastAsia="zh-CN"/>
                </w:rPr>
                <w:delText>20</w:delText>
              </w:r>
              <w:r w:rsidRPr="00473484" w:rsidDel="00A87F64">
                <w:rPr>
                  <w:rFonts w:ascii="Times New Roman" w:eastAsia="等线" w:hAnsi="Times New Roman" w:cs="Times New Roman" w:hint="eastAsia"/>
                  <w:color w:val="000000" w:themeColor="text1"/>
                  <w:sz w:val="18"/>
                  <w:szCs w:val="18"/>
                </w:rPr>
                <w:delText>±</w:delText>
              </w:r>
              <w:r w:rsidRPr="00473484" w:rsidDel="00A87F64">
                <w:rPr>
                  <w:rFonts w:ascii="Times New Roman" w:eastAsia="等线" w:hAnsi="Times New Roman" w:cs="Times New Roman"/>
                  <w:color w:val="000000" w:themeColor="text1"/>
                  <w:sz w:val="18"/>
                  <w:szCs w:val="18"/>
                </w:rPr>
                <w:delText>5</w:delText>
              </w:r>
              <w:r w:rsidRPr="00473484" w:rsidDel="00A87F64">
                <w:rPr>
                  <w:rFonts w:ascii="Times New Roman" w:eastAsia="等线" w:hAnsi="Times New Roman" w:cs="Times New Roman" w:hint="eastAsia"/>
                  <w:color w:val="000000" w:themeColor="text1"/>
                  <w:sz w:val="18"/>
                  <w:szCs w:val="18"/>
                </w:rPr>
                <w:delText>℃</w:delText>
              </w:r>
              <w:r w:rsidRPr="00473484" w:rsidDel="00A87F64">
                <w:rPr>
                  <w:rFonts w:ascii="Times New Roman" w:eastAsia="等线" w:hAnsi="Times New Roman" w:cs="Times New Roman"/>
                  <w:color w:val="000000" w:themeColor="text1"/>
                  <w:sz w:val="18"/>
                  <w:szCs w:val="18"/>
                </w:rPr>
                <w:delText xml:space="preserve"> (target: </w:delText>
              </w:r>
              <w:r w:rsidRPr="00A54EC0" w:rsidDel="00A87F64">
                <w:rPr>
                  <w:rFonts w:ascii="Times New Roman" w:eastAsia="等线" w:hAnsi="Times New Roman" w:cs="Times New Roman"/>
                  <w:color w:val="000000" w:themeColor="text1"/>
                  <w:sz w:val="18"/>
                  <w:szCs w:val="18"/>
                  <w:lang w:eastAsia="zh-CN"/>
                </w:rPr>
                <w:delText>20</w:delText>
              </w:r>
              <w:r w:rsidRPr="00473484" w:rsidDel="00A87F64">
                <w:rPr>
                  <w:rFonts w:ascii="Times New Roman" w:eastAsia="等线" w:hAnsi="Times New Roman" w:cs="Times New Roman" w:hint="eastAsia"/>
                  <w:color w:val="000000" w:themeColor="text1"/>
                  <w:sz w:val="18"/>
                  <w:szCs w:val="18"/>
                </w:rPr>
                <w:delText>℃</w:delText>
              </w:r>
              <w:r w:rsidRPr="00473484" w:rsidDel="00A87F64">
                <w:rPr>
                  <w:rFonts w:ascii="Times New Roman" w:eastAsia="等线" w:hAnsi="Times New Roman" w:cs="Times New Roman"/>
                  <w:color w:val="000000" w:themeColor="text1"/>
                  <w:sz w:val="18"/>
                  <w:szCs w:val="18"/>
                </w:rPr>
                <w:delText xml:space="preserve">). Transfer the mixture in </w:delText>
              </w:r>
              <w:r w:rsidRPr="00473484" w:rsidDel="00A87F64">
                <w:rPr>
                  <w:rFonts w:ascii="Times New Roman" w:eastAsia="仿宋_GB2312" w:hAnsi="Times New Roman" w:cs="Times New Roman"/>
                  <w:color w:val="000000" w:themeColor="text1"/>
                  <w:sz w:val="18"/>
                  <w:szCs w:val="18"/>
                  <w:rPrChange w:id="1124" w:author="Xuning Wei12232" w:date="2026-09-05T19:51:00Z">
                    <w:rPr>
                      <w:rFonts w:ascii="Times New Roman" w:eastAsia="仿宋_GB2312" w:hAnsi="Times New Roman" w:cs="Times New Roman"/>
                      <w:b/>
                      <w:color w:val="000000" w:themeColor="text1"/>
                      <w:sz w:val="18"/>
                      <w:szCs w:val="18"/>
                    </w:rPr>
                  </w:rPrChange>
                </w:rPr>
                <w:delText>TJ4S-1213-Sy15</w:delText>
              </w:r>
              <w:r w:rsidRPr="00473484" w:rsidDel="00A87F64">
                <w:rPr>
                  <w:rFonts w:ascii="Times New Roman" w:eastAsia="仿宋_GB2312" w:hAnsi="Times New Roman" w:cs="Times New Roman"/>
                  <w:color w:val="000000" w:themeColor="text1"/>
                  <w:sz w:val="18"/>
                  <w:szCs w:val="18"/>
                  <w:lang w:eastAsia="zh-CN"/>
                  <w:rPrChange w:id="1125" w:author="Xuning Wei12232" w:date="2026-09-05T19:51:00Z">
                    <w:rPr>
                      <w:rFonts w:ascii="Times New Roman" w:eastAsia="仿宋_GB2312" w:hAnsi="Times New Roman" w:cs="Times New Roman"/>
                      <w:b/>
                      <w:color w:val="000000" w:themeColor="text1"/>
                      <w:sz w:val="18"/>
                      <w:szCs w:val="18"/>
                      <w:lang w:eastAsia="zh-CN"/>
                    </w:rPr>
                  </w:rPrChange>
                </w:rPr>
                <w:delText xml:space="preserve">-R01 </w:delText>
              </w:r>
              <w:r w:rsidRPr="00A54EC0" w:rsidDel="00A87F64">
                <w:rPr>
                  <w:rFonts w:ascii="Times New Roman" w:eastAsia="等线" w:hAnsi="Times New Roman" w:cs="Times New Roman"/>
                  <w:color w:val="000000" w:themeColor="text1"/>
                  <w:sz w:val="18"/>
                  <w:szCs w:val="18"/>
                </w:rPr>
                <w:delText xml:space="preserve">into </w:delText>
              </w:r>
              <w:r w:rsidRPr="00473484" w:rsidDel="00A87F64">
                <w:rPr>
                  <w:rFonts w:ascii="Times New Roman" w:eastAsia="仿宋_GB2312" w:hAnsi="Times New Roman" w:cs="Times New Roman"/>
                  <w:color w:val="000000" w:themeColor="text1"/>
                  <w:sz w:val="18"/>
                  <w:szCs w:val="18"/>
                  <w:rPrChange w:id="1126" w:author="Xuning Wei12232" w:date="2026-09-05T19:51:00Z">
                    <w:rPr>
                      <w:rFonts w:ascii="Times New Roman" w:eastAsia="仿宋_GB2312" w:hAnsi="Times New Roman" w:cs="Times New Roman"/>
                      <w:b/>
                      <w:color w:val="000000" w:themeColor="text1"/>
                      <w:sz w:val="18"/>
                      <w:szCs w:val="18"/>
                    </w:rPr>
                  </w:rPrChange>
                </w:rPr>
                <w:delText>TJ4S-1213-Sy1</w:delText>
              </w:r>
              <w:r w:rsidRPr="00473484" w:rsidDel="00A87F64">
                <w:rPr>
                  <w:rFonts w:ascii="Times New Roman" w:eastAsia="仿宋_GB2312" w:hAnsi="Times New Roman" w:cs="Times New Roman"/>
                  <w:color w:val="000000" w:themeColor="text1"/>
                  <w:sz w:val="18"/>
                  <w:szCs w:val="18"/>
                  <w:lang w:eastAsia="zh-CN"/>
                  <w:rPrChange w:id="1127" w:author="Xuning Wei12232" w:date="2026-09-05T19:51:00Z">
                    <w:rPr>
                      <w:rFonts w:ascii="Times New Roman" w:eastAsia="仿宋_GB2312" w:hAnsi="Times New Roman" w:cs="Times New Roman"/>
                      <w:b/>
                      <w:color w:val="000000" w:themeColor="text1"/>
                      <w:sz w:val="18"/>
                      <w:szCs w:val="18"/>
                      <w:lang w:eastAsia="zh-CN"/>
                    </w:rPr>
                  </w:rPrChange>
                </w:rPr>
                <w:delText>5</w:delText>
              </w:r>
              <w:r w:rsidRPr="00A54EC0" w:rsidDel="00A87F64">
                <w:rPr>
                  <w:rFonts w:ascii="Times New Roman" w:eastAsia="等线" w:hAnsi="Times New Roman" w:cs="Times New Roman"/>
                  <w:color w:val="000000" w:themeColor="text1"/>
                  <w:sz w:val="18"/>
                  <w:szCs w:val="18"/>
                </w:rPr>
                <w:delText>. Add</w:delText>
              </w:r>
              <w:r w:rsidRPr="00A54EC0" w:rsidDel="00A87F64">
                <w:rPr>
                  <w:rFonts w:ascii="Times New Roman" w:eastAsia="等线" w:hAnsi="Times New Roman" w:cs="Times New Roman"/>
                  <w:bCs w:val="0"/>
                  <w:color w:val="000000" w:themeColor="text1"/>
                  <w:sz w:val="18"/>
                  <w:szCs w:val="18"/>
                </w:rPr>
                <w:delText xml:space="preserve"> </w:delText>
              </w:r>
              <w:r w:rsidR="005913B9" w:rsidRPr="00A54EC0" w:rsidDel="00A87F64">
                <w:rPr>
                  <w:rFonts w:ascii="Times New Roman" w:eastAsia="等线" w:hAnsi="Times New Roman" w:cs="Times New Roman"/>
                  <w:bCs w:val="0"/>
                  <w:color w:val="000000" w:themeColor="text1"/>
                  <w:sz w:val="18"/>
                  <w:szCs w:val="18"/>
                  <w:lang w:eastAsia="zh-CN"/>
                </w:rPr>
                <w:delText>1.0 V DMF</w:delText>
              </w:r>
              <w:r w:rsidR="00ED7347" w:rsidRPr="00A54EC0" w:rsidDel="00A87F64">
                <w:rPr>
                  <w:rFonts w:ascii="Times New Roman" w:eastAsia="等线" w:hAnsi="Times New Roman" w:cs="Times New Roman"/>
                  <w:bCs w:val="0"/>
                  <w:color w:val="000000" w:themeColor="text1"/>
                  <w:sz w:val="18"/>
                  <w:szCs w:val="18"/>
                  <w:lang w:eastAsia="zh-CN"/>
                </w:rPr>
                <w:delText xml:space="preserve"> (0.948 kg/kg) </w:delText>
              </w:r>
              <w:r w:rsidRPr="00473484" w:rsidDel="00A87F64">
                <w:rPr>
                  <w:rFonts w:ascii="Times New Roman" w:eastAsia="等线" w:hAnsi="Times New Roman" w:cs="Times New Roman"/>
                  <w:color w:val="000000" w:themeColor="text1"/>
                  <w:sz w:val="18"/>
                  <w:szCs w:val="18"/>
                </w:rPr>
                <w:delText xml:space="preserve">into </w:delText>
              </w:r>
              <w:r w:rsidRPr="00473484" w:rsidDel="00A87F64">
                <w:rPr>
                  <w:rFonts w:ascii="Times New Roman" w:eastAsia="仿宋_GB2312" w:hAnsi="Times New Roman" w:cs="Times New Roman"/>
                  <w:color w:val="000000" w:themeColor="text1"/>
                  <w:sz w:val="18"/>
                  <w:szCs w:val="18"/>
                  <w:rPrChange w:id="1128" w:author="Xuning Wei12232" w:date="2026-09-05T19:51:00Z">
                    <w:rPr>
                      <w:rFonts w:ascii="Times New Roman" w:eastAsia="仿宋_GB2312" w:hAnsi="Times New Roman" w:cs="Times New Roman"/>
                      <w:b/>
                      <w:color w:val="000000" w:themeColor="text1"/>
                      <w:sz w:val="18"/>
                      <w:szCs w:val="18"/>
                    </w:rPr>
                  </w:rPrChange>
                </w:rPr>
                <w:delText>TJ4S-1213-Sy15</w:delText>
              </w:r>
              <w:r w:rsidRPr="00473484" w:rsidDel="00A87F64">
                <w:rPr>
                  <w:rFonts w:ascii="Times New Roman" w:eastAsia="仿宋_GB2312" w:hAnsi="Times New Roman" w:cs="Times New Roman"/>
                  <w:color w:val="000000" w:themeColor="text1"/>
                  <w:sz w:val="18"/>
                  <w:szCs w:val="18"/>
                  <w:lang w:eastAsia="zh-CN"/>
                  <w:rPrChange w:id="1129"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Pr="00A54EC0" w:rsidDel="00A87F64">
                <w:rPr>
                  <w:rFonts w:ascii="Times New Roman" w:eastAsia="等线" w:hAnsi="Times New Roman" w:cs="Times New Roman"/>
                  <w:color w:val="000000" w:themeColor="text1"/>
                  <w:sz w:val="18"/>
                  <w:szCs w:val="18"/>
                </w:rPr>
                <w:delText xml:space="preserve"> to rinse the wall</w:delText>
              </w:r>
              <w:r w:rsidR="005350B1" w:rsidRPr="00A54EC0" w:rsidDel="00A87F64">
                <w:rPr>
                  <w:rFonts w:ascii="Times New Roman" w:eastAsia="等线" w:hAnsi="Times New Roman" w:cs="Times New Roman"/>
                  <w:color w:val="000000" w:themeColor="text1"/>
                  <w:sz w:val="18"/>
                  <w:szCs w:val="18"/>
                </w:rPr>
                <w:delText>. Bubble with nitrogen to the synthesis reactor (TJ4S-121</w:delText>
              </w:r>
              <w:r w:rsidR="005350B1" w:rsidRPr="00473484" w:rsidDel="00A87F64">
                <w:rPr>
                  <w:rFonts w:ascii="Times New Roman" w:eastAsia="等线" w:hAnsi="Times New Roman" w:cs="Times New Roman"/>
                  <w:color w:val="000000" w:themeColor="text1"/>
                  <w:sz w:val="18"/>
                  <w:szCs w:val="18"/>
                </w:rPr>
                <w:delText>3-Sy15) for 5±2 min, then start the agitator. Transfer the mixture in activation tank (TJ4S-1213-Sy15-R01) into synthesis reactor (TJ4S-1213-Sy15)</w:delText>
              </w:r>
            </w:del>
          </w:p>
        </w:tc>
      </w:tr>
      <w:tr w:rsidR="00C63277" w:rsidRPr="00473484" w:rsidDel="00A87F64" w14:paraId="6BE869AB" w14:textId="0101AB06" w:rsidTr="0051270C">
        <w:trPr>
          <w:trHeight w:val="454"/>
          <w:del w:id="1130" w:author="Xuning Wei12232" w:date="2026-07-23T14:23:00Z"/>
          <w:trPrChange w:id="1131"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132"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3AD1E9FF" w14:textId="6B985027" w:rsidR="00E51051" w:rsidRPr="00A54EC0" w:rsidDel="00A87F64" w:rsidRDefault="00E51051" w:rsidP="00285F3F">
            <w:pPr>
              <w:jc w:val="both"/>
              <w:rPr>
                <w:del w:id="1133" w:author="Xuning Wei12232" w:date="2026-07-23T14:23:00Z"/>
                <w:rFonts w:ascii="Times New Roman" w:eastAsia="仿宋_GB2312" w:hAnsi="Times New Roman" w:cs="Times New Roman"/>
                <w:b/>
                <w:color w:val="auto"/>
                <w:sz w:val="18"/>
                <w:szCs w:val="18"/>
                <w:lang w:eastAsia="zh-CN"/>
              </w:rPr>
            </w:pPr>
            <w:del w:id="1134" w:author="Xuning Wei12232" w:date="2026-07-23T14:23:00Z">
              <w:r w:rsidRPr="00A54EC0" w:rsidDel="00A87F64">
                <w:rPr>
                  <w:rFonts w:ascii="Times New Roman" w:eastAsia="仿宋_GB2312" w:hAnsi="Times New Roman" w:cs="Times New Roman"/>
                  <w:b/>
                  <w:color w:val="auto"/>
                  <w:sz w:val="18"/>
                  <w:szCs w:val="18"/>
                  <w:lang w:eastAsia="zh-CN"/>
                </w:rPr>
                <w:delText>43</w:delText>
              </w:r>
            </w:del>
          </w:p>
        </w:tc>
        <w:tc>
          <w:tcPr>
            <w:tcW w:w="670" w:type="pct"/>
            <w:tcBorders>
              <w:top w:val="single" w:sz="4" w:space="0" w:color="auto"/>
              <w:left w:val="single" w:sz="4" w:space="0" w:color="auto"/>
              <w:bottom w:val="single" w:sz="4" w:space="0" w:color="auto"/>
              <w:right w:val="single" w:sz="4" w:space="0" w:color="auto"/>
            </w:tcBorders>
            <w:vAlign w:val="center"/>
            <w:tcPrChange w:id="1135"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20AA7C4" w14:textId="4D47EA8B" w:rsidR="00E51051" w:rsidRPr="00473484" w:rsidDel="00A87F64" w:rsidRDefault="00E51051" w:rsidP="00285F3F">
            <w:pPr>
              <w:jc w:val="both"/>
              <w:rPr>
                <w:del w:id="1136" w:author="Xuning Wei12232" w:date="2026-07-23T14:23:00Z"/>
                <w:rFonts w:ascii="Times New Roman" w:eastAsia="仿宋_GB2312" w:hAnsi="Times New Roman" w:cs="Times New Roman"/>
                <w:color w:val="auto"/>
                <w:sz w:val="18"/>
                <w:szCs w:val="18"/>
              </w:rPr>
            </w:pPr>
            <w:del w:id="1137" w:author="Xuning Wei12232" w:date="2026-07-23T14:23:00Z">
              <w:r w:rsidRPr="00473484" w:rsidDel="00A87F64">
                <w:rPr>
                  <w:rFonts w:ascii="Times New Roman" w:eastAsia="仿宋_GB2312" w:hAnsi="Times New Roman" w:cs="Times New Roman"/>
                  <w:color w:val="auto"/>
                  <w:sz w:val="18"/>
                  <w:szCs w:val="18"/>
                </w:rPr>
                <w:delText>Fmoc-L-Ser(tBu)-OH coupling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138"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0DD2D2AA" w14:textId="29857C63" w:rsidR="00E51051" w:rsidRPr="00A54EC0" w:rsidDel="00A87F64" w:rsidRDefault="00ED7347" w:rsidP="00285F3F">
            <w:pPr>
              <w:jc w:val="both"/>
              <w:rPr>
                <w:del w:id="1139" w:author="Xuning Wei12232" w:date="2026-07-23T14:23:00Z"/>
                <w:rFonts w:ascii="Times New Roman" w:eastAsia="仿宋_GB2312" w:hAnsi="Times New Roman" w:cs="Times New Roman"/>
                <w:color w:val="000000" w:themeColor="text1"/>
                <w:sz w:val="18"/>
                <w:szCs w:val="18"/>
              </w:rPr>
            </w:pPr>
            <w:del w:id="1140" w:author="Xuning Wei12232" w:date="2026-07-23T14:23:00Z">
              <w:r w:rsidRPr="00473484" w:rsidDel="00A87F64">
                <w:rPr>
                  <w:rFonts w:ascii="Times New Roman" w:eastAsia="仿宋_GB2312" w:hAnsi="Times New Roman" w:cs="Times New Roman"/>
                  <w:color w:val="000000" w:themeColor="text1"/>
                  <w:sz w:val="18"/>
                  <w:szCs w:val="18"/>
                </w:rPr>
                <w:delText>Heat</w:delText>
              </w:r>
              <w:r w:rsidR="00E51051" w:rsidRPr="00473484" w:rsidDel="00A87F64">
                <w:rPr>
                  <w:rFonts w:ascii="Times New Roman" w:eastAsia="仿宋_GB2312" w:hAnsi="Times New Roman" w:cs="Times New Roman"/>
                  <w:color w:val="000000" w:themeColor="text1"/>
                  <w:sz w:val="18"/>
                  <w:szCs w:val="18"/>
                </w:rPr>
                <w:delText xml:space="preserve"> the mixture to 25</w:delText>
              </w:r>
              <w:r w:rsidR="00E51051" w:rsidRPr="00473484" w:rsidDel="00A87F64">
                <w:rPr>
                  <w:rFonts w:ascii="Times New Roman" w:eastAsia="仿宋_GB2312" w:hAnsi="Times New Roman" w:cs="Times New Roman" w:hint="eastAsia"/>
                  <w:color w:val="000000" w:themeColor="text1"/>
                  <w:sz w:val="18"/>
                  <w:szCs w:val="18"/>
                </w:rPr>
                <w:delText>±</w:delText>
              </w:r>
              <w:r w:rsidR="00E51051" w:rsidRPr="00473484" w:rsidDel="00A87F64">
                <w:rPr>
                  <w:rFonts w:ascii="Times New Roman" w:eastAsia="仿宋_GB2312" w:hAnsi="Times New Roman" w:cs="Times New Roman"/>
                  <w:color w:val="000000" w:themeColor="text1"/>
                  <w:sz w:val="18"/>
                  <w:szCs w:val="18"/>
                </w:rPr>
                <w:delText>5</w:delText>
              </w:r>
              <w:r w:rsidR="00E51051" w:rsidRPr="00473484" w:rsidDel="00A87F64">
                <w:rPr>
                  <w:rFonts w:ascii="Times New Roman" w:eastAsia="仿宋_GB2312" w:hAnsi="Times New Roman" w:cs="Times New Roman" w:hint="eastAsia"/>
                  <w:color w:val="000000" w:themeColor="text1"/>
                  <w:sz w:val="18"/>
                  <w:szCs w:val="18"/>
                </w:rPr>
                <w:delText>℃</w:delText>
              </w:r>
              <w:r w:rsidR="00E51051" w:rsidRPr="00473484" w:rsidDel="00A87F64">
                <w:rPr>
                  <w:rFonts w:ascii="Times New Roman" w:eastAsia="仿宋_GB2312" w:hAnsi="Times New Roman" w:cs="Times New Roman"/>
                  <w:color w:val="000000" w:themeColor="text1"/>
                  <w:sz w:val="18"/>
                  <w:szCs w:val="18"/>
                </w:rPr>
                <w:delText>. Start timing when temperature reaches 20</w:delText>
              </w:r>
              <w:r w:rsidR="00E51051" w:rsidRPr="00473484" w:rsidDel="00A87F64">
                <w:rPr>
                  <w:rFonts w:ascii="Times New Roman" w:eastAsia="仿宋_GB2312" w:hAnsi="Times New Roman" w:cs="Times New Roman" w:hint="eastAsia"/>
                  <w:color w:val="000000" w:themeColor="text1"/>
                  <w:sz w:val="18"/>
                  <w:szCs w:val="18"/>
                </w:rPr>
                <w:delText>℃</w:delText>
              </w:r>
              <w:r w:rsidR="00E51051" w:rsidRPr="00473484" w:rsidDel="00A87F64">
                <w:rPr>
                  <w:rFonts w:ascii="Times New Roman" w:eastAsia="仿宋_GB2312" w:hAnsi="Times New Roman" w:cs="Times New Roman"/>
                  <w:color w:val="000000" w:themeColor="text1"/>
                  <w:sz w:val="18"/>
                  <w:szCs w:val="18"/>
                </w:rPr>
                <w:delText>. The mixture is allowed to react at 25</w:delText>
              </w:r>
              <w:r w:rsidR="00E51051" w:rsidRPr="00473484" w:rsidDel="00A87F64">
                <w:rPr>
                  <w:rFonts w:ascii="Times New Roman" w:eastAsia="仿宋_GB2312" w:hAnsi="Times New Roman" w:cs="Times New Roman" w:hint="eastAsia"/>
                  <w:color w:val="000000" w:themeColor="text1"/>
                  <w:sz w:val="18"/>
                  <w:szCs w:val="18"/>
                </w:rPr>
                <w:delText>±</w:delText>
              </w:r>
              <w:r w:rsidR="00E51051" w:rsidRPr="00473484" w:rsidDel="00A87F64">
                <w:rPr>
                  <w:rFonts w:ascii="Times New Roman" w:eastAsia="仿宋_GB2312" w:hAnsi="Times New Roman" w:cs="Times New Roman"/>
                  <w:color w:val="000000" w:themeColor="text1"/>
                  <w:sz w:val="18"/>
                  <w:szCs w:val="18"/>
                </w:rPr>
                <w:delText>5</w:delText>
              </w:r>
              <w:r w:rsidR="00E51051" w:rsidRPr="00473484" w:rsidDel="00A87F64">
                <w:rPr>
                  <w:rFonts w:ascii="Times New Roman" w:eastAsia="仿宋_GB2312" w:hAnsi="Times New Roman" w:cs="Times New Roman" w:hint="eastAsia"/>
                  <w:color w:val="000000" w:themeColor="text1"/>
                  <w:sz w:val="18"/>
                  <w:szCs w:val="18"/>
                </w:rPr>
                <w:delText>℃</w:delText>
              </w:r>
              <w:r w:rsidR="00E51051" w:rsidRPr="00473484" w:rsidDel="00A87F64">
                <w:rPr>
                  <w:rFonts w:ascii="Times New Roman" w:eastAsia="仿宋_GB2312" w:hAnsi="Times New Roman" w:cs="Times New Roman"/>
                  <w:color w:val="000000" w:themeColor="text1"/>
                  <w:sz w:val="18"/>
                  <w:szCs w:val="18"/>
                </w:rPr>
                <w:delText xml:space="preserve"> (target: 25</w:delText>
              </w:r>
              <w:r w:rsidR="00E51051" w:rsidRPr="00473484" w:rsidDel="00A87F64">
                <w:rPr>
                  <w:rFonts w:ascii="Times New Roman" w:eastAsia="仿宋_GB2312" w:hAnsi="Times New Roman" w:cs="Times New Roman" w:hint="eastAsia"/>
                  <w:color w:val="000000" w:themeColor="text1"/>
                  <w:sz w:val="18"/>
                  <w:szCs w:val="18"/>
                </w:rPr>
                <w:delText>℃</w:delText>
              </w:r>
              <w:r w:rsidR="00E51051" w:rsidRPr="00473484" w:rsidDel="00A87F64">
                <w:rPr>
                  <w:rFonts w:ascii="Times New Roman" w:eastAsia="仿宋_GB2312" w:hAnsi="Times New Roman" w:cs="Times New Roman"/>
                  <w:color w:val="000000" w:themeColor="text1"/>
                  <w:sz w:val="18"/>
                  <w:szCs w:val="18"/>
                </w:rPr>
                <w:delText>). After 3h</w:delText>
              </w:r>
              <w:r w:rsidR="00E51051" w:rsidRPr="00473484" w:rsidDel="00A87F64">
                <w:rPr>
                  <w:rFonts w:ascii="Times New Roman" w:eastAsia="仿宋_GB2312" w:hAnsi="Times New Roman" w:cs="Times New Roman" w:hint="eastAsia"/>
                  <w:color w:val="000000" w:themeColor="text1"/>
                  <w:sz w:val="18"/>
                  <w:szCs w:val="18"/>
                </w:rPr>
                <w:delText>±</w:delText>
              </w:r>
              <w:r w:rsidR="00E51051" w:rsidRPr="00473484" w:rsidDel="00A87F64">
                <w:rPr>
                  <w:rFonts w:ascii="Times New Roman" w:eastAsia="仿宋_GB2312" w:hAnsi="Times New Roman" w:cs="Times New Roman"/>
                  <w:color w:val="000000" w:themeColor="text1"/>
                  <w:sz w:val="18"/>
                  <w:szCs w:val="18"/>
                </w:rPr>
                <w:delText>15min (target</w:delText>
              </w:r>
              <w:r w:rsidR="00E51051" w:rsidRPr="00473484" w:rsidDel="00A87F64">
                <w:rPr>
                  <w:rFonts w:ascii="Times New Roman" w:eastAsia="仿宋_GB2312" w:hAnsi="Times New Roman" w:cs="Times New Roman" w:hint="eastAsia"/>
                  <w:color w:val="000000" w:themeColor="text1"/>
                  <w:sz w:val="18"/>
                  <w:szCs w:val="18"/>
                </w:rPr>
                <w:delText>：</w:delText>
              </w:r>
              <w:r w:rsidR="00E51051" w:rsidRPr="00A54EC0" w:rsidDel="00A87F64">
                <w:rPr>
                  <w:rFonts w:ascii="Times New Roman" w:eastAsia="仿宋_GB2312" w:hAnsi="Times New Roman" w:cs="Times New Roman"/>
                  <w:color w:val="000000" w:themeColor="text1"/>
                  <w:sz w:val="18"/>
                  <w:szCs w:val="18"/>
                </w:rPr>
                <w:delText>3h), sample the mixture every 0.5~1h</w:delText>
              </w:r>
              <w:r w:rsidR="00D72765" w:rsidRPr="00A54EC0" w:rsidDel="00A87F64">
                <w:rPr>
                  <w:rFonts w:ascii="Times New Roman" w:eastAsia="仿宋_GB2312" w:hAnsi="Times New Roman" w:cs="Times New Roman"/>
                  <w:color w:val="000000" w:themeColor="text1"/>
                  <w:sz w:val="18"/>
                  <w:szCs w:val="18"/>
                </w:rPr>
                <w:delText xml:space="preserve"> for ninhydrin test</w:delText>
              </w:r>
              <w:r w:rsidR="00E51051" w:rsidRPr="00A54EC0" w:rsidDel="00A87F64">
                <w:rPr>
                  <w:rFonts w:ascii="Times New Roman" w:eastAsia="仿宋_GB2312" w:hAnsi="Times New Roman" w:cs="Times New Roman"/>
                  <w:color w:val="000000" w:themeColor="text1"/>
                  <w:sz w:val="18"/>
                  <w:szCs w:val="18"/>
                </w:rPr>
                <w:delText xml:space="preserve"> analysis until two consecutive samples test as negative (colorless, react completely</w:delText>
              </w:r>
              <w:r w:rsidR="0051097B" w:rsidRPr="00A54EC0" w:rsidDel="00A87F64">
                <w:rPr>
                  <w:rFonts w:ascii="Times New Roman" w:eastAsia="仿宋_GB2312" w:hAnsi="Times New Roman" w:cs="Times New Roman"/>
                  <w:color w:val="000000" w:themeColor="text1"/>
                  <w:sz w:val="18"/>
                  <w:szCs w:val="18"/>
                </w:rPr>
                <w:delText>). And the mixture should be stirred for cou</w:delText>
              </w:r>
              <w:r w:rsidR="0051097B" w:rsidRPr="00473484" w:rsidDel="00A87F64">
                <w:rPr>
                  <w:rFonts w:ascii="Times New Roman" w:eastAsia="仿宋_GB2312" w:hAnsi="Times New Roman" w:cs="Times New Roman"/>
                  <w:color w:val="000000" w:themeColor="text1"/>
                  <w:sz w:val="18"/>
                  <w:szCs w:val="18"/>
                </w:rPr>
                <w:delText>pling time (4h</w:delText>
              </w:r>
              <w:r w:rsidR="0051097B" w:rsidRPr="00473484" w:rsidDel="00A87F64">
                <w:rPr>
                  <w:rFonts w:ascii="Times New Roman" w:eastAsia="仿宋_GB2312" w:hAnsi="Times New Roman" w:cs="Times New Roman" w:hint="eastAsia"/>
                  <w:color w:val="000000" w:themeColor="text1"/>
                  <w:sz w:val="18"/>
                  <w:szCs w:val="18"/>
                </w:rPr>
                <w:delText>≤</w:delText>
              </w:r>
              <w:r w:rsidR="0051097B" w:rsidRPr="00473484" w:rsidDel="00A87F64">
                <w:rPr>
                  <w:rFonts w:ascii="Times New Roman" w:eastAsia="仿宋_GB2312" w:hAnsi="Times New Roman" w:cs="Times New Roman"/>
                  <w:color w:val="000000" w:themeColor="text1"/>
                  <w:sz w:val="18"/>
                  <w:szCs w:val="18"/>
                </w:rPr>
                <w:delText>Coupling</w:delText>
              </w:r>
              <w:r w:rsidR="0051097B" w:rsidRPr="00A54EC0" w:rsidDel="00A87F64">
                <w:rPr>
                  <w:rFonts w:ascii="Times New Roman" w:eastAsia="仿宋_GB2312" w:hAnsi="Times New Roman" w:cs="Times New Roman"/>
                  <w:color w:val="000000" w:themeColor="text1"/>
                  <w:sz w:val="18"/>
                  <w:szCs w:val="18"/>
                </w:rPr>
                <w:delText xml:space="preserve"> </w:delText>
              </w:r>
              <w:r w:rsidR="0051097B" w:rsidRPr="00473484" w:rsidDel="00A87F64">
                <w:rPr>
                  <w:rFonts w:ascii="Times New Roman" w:eastAsia="仿宋_GB2312" w:hAnsi="Times New Roman" w:cs="Times New Roman"/>
                  <w:color w:val="000000" w:themeColor="text1"/>
                  <w:sz w:val="18"/>
                  <w:szCs w:val="18"/>
                </w:rPr>
                <w:delText>Time</w:delText>
              </w:r>
              <w:r w:rsidR="0051097B" w:rsidRPr="00473484" w:rsidDel="00A87F64">
                <w:rPr>
                  <w:rFonts w:ascii="Times New Roman" w:eastAsia="仿宋_GB2312" w:hAnsi="Times New Roman" w:cs="Times New Roman" w:hint="eastAsia"/>
                  <w:color w:val="000000" w:themeColor="text1"/>
                  <w:sz w:val="18"/>
                  <w:szCs w:val="18"/>
                </w:rPr>
                <w:delText>≤</w:delText>
              </w:r>
              <w:r w:rsidR="0051097B" w:rsidRPr="00473484" w:rsidDel="00A87F64">
                <w:rPr>
                  <w:rFonts w:ascii="Times New Roman" w:eastAsia="仿宋_GB2312" w:hAnsi="Times New Roman" w:cs="Times New Roman"/>
                  <w:color w:val="000000" w:themeColor="text1"/>
                  <w:sz w:val="18"/>
                  <w:szCs w:val="18"/>
                </w:rPr>
                <w:delText>10h).</w:delText>
              </w:r>
              <w:r w:rsidR="00E51051" w:rsidRPr="00A54EC0" w:rsidDel="00A87F64">
                <w:rPr>
                  <w:rFonts w:ascii="Times New Roman" w:eastAsia="仿宋_GB2312" w:hAnsi="Times New Roman" w:cs="Times New Roman"/>
                  <w:color w:val="000000" w:themeColor="text1"/>
                  <w:sz w:val="18"/>
                  <w:szCs w:val="18"/>
                </w:rPr>
                <w:delText xml:space="preserve"> Stop stirring and turn off the nitrogen. Drain until there is no reaction mixture drip. Move to next operation.</w:delText>
              </w:r>
            </w:del>
          </w:p>
        </w:tc>
      </w:tr>
      <w:tr w:rsidR="00C63277" w:rsidRPr="00473484" w:rsidDel="00396868" w14:paraId="611E7927" w14:textId="234BC192" w:rsidTr="0051270C">
        <w:trPr>
          <w:trHeight w:val="454"/>
          <w:del w:id="1141" w:author="Xuning Wei12232" w:date="2026-07-23T14:18:00Z"/>
          <w:trPrChange w:id="1142"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143"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2524EEC9" w14:textId="6CB9FD4B" w:rsidR="00E51051" w:rsidRPr="00A54EC0" w:rsidDel="00396868" w:rsidRDefault="00E51051" w:rsidP="00285F3F">
            <w:pPr>
              <w:jc w:val="both"/>
              <w:rPr>
                <w:del w:id="1144" w:author="Xuning Wei12232" w:date="2026-07-23T14:18:00Z"/>
                <w:rFonts w:ascii="Times New Roman" w:eastAsia="仿宋_GB2312" w:hAnsi="Times New Roman" w:cs="Times New Roman"/>
                <w:b/>
                <w:color w:val="auto"/>
                <w:sz w:val="18"/>
                <w:szCs w:val="18"/>
                <w:lang w:eastAsia="zh-CN"/>
              </w:rPr>
            </w:pPr>
            <w:del w:id="1145" w:author="Xuning Wei12232" w:date="2026-07-23T14:18:00Z">
              <w:r w:rsidRPr="00A54EC0" w:rsidDel="00396868">
                <w:rPr>
                  <w:rFonts w:ascii="Times New Roman" w:eastAsia="仿宋_GB2312" w:hAnsi="Times New Roman" w:cs="Times New Roman"/>
                  <w:b/>
                  <w:color w:val="auto"/>
                  <w:sz w:val="18"/>
                  <w:szCs w:val="18"/>
                  <w:lang w:eastAsia="zh-CN"/>
                </w:rPr>
                <w:delText>44</w:delText>
              </w:r>
            </w:del>
          </w:p>
        </w:tc>
        <w:tc>
          <w:tcPr>
            <w:tcW w:w="670" w:type="pct"/>
            <w:tcBorders>
              <w:top w:val="single" w:sz="4" w:space="0" w:color="auto"/>
              <w:left w:val="single" w:sz="4" w:space="0" w:color="auto"/>
              <w:bottom w:val="single" w:sz="4" w:space="0" w:color="auto"/>
              <w:right w:val="single" w:sz="4" w:space="0" w:color="auto"/>
            </w:tcBorders>
            <w:vAlign w:val="center"/>
            <w:tcPrChange w:id="1146"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14E969B1" w14:textId="7972420F" w:rsidR="00E51051" w:rsidRPr="00473484" w:rsidDel="00396868" w:rsidRDefault="00E51051" w:rsidP="00285F3F">
            <w:pPr>
              <w:jc w:val="both"/>
              <w:rPr>
                <w:del w:id="1147" w:author="Xuning Wei12232" w:date="2026-07-23T14:18:00Z"/>
                <w:rFonts w:ascii="Times New Roman" w:eastAsia="仿宋_GB2312" w:hAnsi="Times New Roman" w:cs="Times New Roman"/>
                <w:color w:val="000000" w:themeColor="text1"/>
                <w:sz w:val="18"/>
                <w:szCs w:val="18"/>
              </w:rPr>
            </w:pPr>
            <w:del w:id="1148" w:author="Xuning Wei12232" w:date="2026-07-23T14:18:00Z">
              <w:r w:rsidRPr="00473484" w:rsidDel="00396868">
                <w:rPr>
                  <w:rFonts w:ascii="Times New Roman" w:eastAsia="仿宋_GB2312" w:hAnsi="Times New Roman" w:cs="Times New Roman"/>
                  <w:color w:val="000000" w:themeColor="text1"/>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149"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59886884" w14:textId="23202582" w:rsidR="00E51051" w:rsidRPr="00473484" w:rsidDel="00396868" w:rsidRDefault="005304C8" w:rsidP="00285F3F">
            <w:pPr>
              <w:jc w:val="both"/>
              <w:rPr>
                <w:del w:id="1150" w:author="Xuning Wei12232" w:date="2026-07-23T14:18:00Z"/>
                <w:rFonts w:ascii="Times New Roman" w:eastAsia="仿宋_GB2312" w:hAnsi="Times New Roman" w:cs="Times New Roman"/>
                <w:color w:val="000000" w:themeColor="text1"/>
                <w:sz w:val="18"/>
                <w:szCs w:val="18"/>
              </w:rPr>
            </w:pPr>
            <w:del w:id="1151" w:author="Xuning Wei12232" w:date="2026-07-23T14:18:00Z">
              <w:r w:rsidRPr="00473484" w:rsidDel="00396868">
                <w:rPr>
                  <w:rFonts w:ascii="Times New Roman" w:eastAsia="仿宋_GB2312" w:hAnsi="Times New Roman" w:cs="Times New Roman"/>
                  <w:color w:val="000000" w:themeColor="text1"/>
                  <w:sz w:val="18"/>
                  <w:szCs w:val="18"/>
                </w:rPr>
                <w:delText>Add</w:delText>
              </w:r>
              <w:r w:rsidR="00271FEB" w:rsidRPr="00473484" w:rsidDel="00396868">
                <w:rPr>
                  <w:rFonts w:ascii="Times New Roman" w:eastAsia="仿宋_GB2312" w:hAnsi="Times New Roman" w:cs="Times New Roman"/>
                  <w:color w:val="000000" w:themeColor="text1"/>
                  <w:sz w:val="18"/>
                  <w:szCs w:val="18"/>
                </w:rPr>
                <w:delText xml:space="preserve"> 8.0 V DMF</w:delText>
              </w:r>
              <w:r w:rsidRPr="00473484" w:rsidDel="00396868">
                <w:rPr>
                  <w:rFonts w:ascii="Times New Roman" w:eastAsia="仿宋_GB2312" w:hAnsi="Times New Roman" w:cs="Times New Roman"/>
                  <w:color w:val="000000" w:themeColor="text1"/>
                  <w:sz w:val="18"/>
                  <w:szCs w:val="18"/>
                </w:rPr>
                <w:delText xml:space="preserve"> (7.584 kg/kg)</w:delText>
              </w:r>
              <w:r w:rsidR="00E51051" w:rsidRPr="00473484" w:rsidDel="00396868">
                <w:rPr>
                  <w:rFonts w:ascii="Times New Roman" w:eastAsia="仿宋_GB2312" w:hAnsi="Times New Roman" w:cs="Times New Roman"/>
                  <w:color w:val="000000" w:themeColor="text1"/>
                  <w:sz w:val="18"/>
                  <w:szCs w:val="18"/>
                  <w:lang w:eastAsia="zh-CN"/>
                </w:rPr>
                <w:delText xml:space="preserve">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152"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396868">
                <w:rPr>
                  <w:rFonts w:ascii="Times New Roman" w:eastAsia="仿宋_GB2312" w:hAnsi="Times New Roman" w:cs="Times New Roman"/>
                  <w:color w:val="000000" w:themeColor="text1"/>
                  <w:sz w:val="18"/>
                  <w:szCs w:val="18"/>
                  <w:lang w:eastAsia="zh-CN"/>
                  <w:rPrChange w:id="1153"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396868">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00E51051" w:rsidRPr="00A54EC0" w:rsidDel="00396868">
                <w:rPr>
                  <w:rFonts w:ascii="Times New Roman" w:eastAsia="仿宋_GB2312" w:hAnsi="Times New Roman" w:cs="Times New Roman"/>
                  <w:color w:val="000000" w:themeColor="text1"/>
                  <w:sz w:val="18"/>
                  <w:szCs w:val="18"/>
                  <w:lang w:eastAsia="zh-CN"/>
                </w:rPr>
                <w:delText>. Then</w:delText>
              </w:r>
              <w:r w:rsidR="00E51051" w:rsidRPr="00A54EC0" w:rsidDel="00396868">
                <w:rPr>
                  <w:rFonts w:ascii="Times New Roman" w:hAnsi="Times New Roman" w:cs="Times New Roman"/>
                  <w:color w:val="000000" w:themeColor="text1"/>
                  <w:sz w:val="18"/>
                  <w:szCs w:val="18"/>
                </w:rPr>
                <w:delText xml:space="preserve"> </w:delText>
              </w:r>
              <w:r w:rsidR="00E51051" w:rsidRPr="00473484" w:rsidDel="00396868">
                <w:rPr>
                  <w:rFonts w:ascii="Times New Roman" w:eastAsia="仿宋_GB2312" w:hAnsi="Times New Roman" w:cs="Times New Roman"/>
                  <w:color w:val="000000" w:themeColor="text1"/>
                  <w:sz w:val="18"/>
                  <w:szCs w:val="18"/>
                </w:rPr>
                <w:delText xml:space="preserve">Transfer the </w:delText>
              </w:r>
              <w:r w:rsidR="00E51051" w:rsidRPr="00473484" w:rsidDel="00396868">
                <w:rPr>
                  <w:rFonts w:ascii="Times New Roman" w:eastAsia="仿宋_GB2312" w:hAnsi="Times New Roman" w:cs="Times New Roman"/>
                  <w:color w:val="000000" w:themeColor="text1"/>
                  <w:sz w:val="18"/>
                  <w:szCs w:val="18"/>
                  <w:lang w:eastAsia="zh-CN"/>
                </w:rPr>
                <w:delText xml:space="preserve">DMF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154"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473484" w:rsidDel="00396868">
                <w:rPr>
                  <w:rFonts w:ascii="Times New Roman" w:eastAsia="仿宋_GB2312" w:hAnsi="Times New Roman" w:cs="Times New Roman"/>
                  <w:color w:val="000000" w:themeColor="text1"/>
                  <w:sz w:val="18"/>
                  <w:szCs w:val="18"/>
                  <w:lang w:eastAsia="zh-CN"/>
                  <w:rPrChange w:id="1155" w:author="Xuning Wei12232" w:date="2026-09-05T19:51:00Z">
                    <w:rPr>
                      <w:rFonts w:ascii="Times New Roman" w:eastAsia="仿宋_GB2312" w:hAnsi="Times New Roman" w:cs="Times New Roman"/>
                      <w:b/>
                      <w:color w:val="000000" w:themeColor="text1"/>
                      <w:sz w:val="18"/>
                      <w:szCs w:val="18"/>
                      <w:lang w:eastAsia="zh-CN"/>
                    </w:rPr>
                  </w:rPrChange>
                </w:rPr>
                <w:delText xml:space="preserve">. </w:delText>
              </w:r>
              <w:r w:rsidR="00E51051" w:rsidRPr="00A54EC0" w:rsidDel="00396868">
                <w:rPr>
                  <w:rFonts w:ascii="Times New Roman" w:eastAsia="仿宋_GB2312" w:hAnsi="Times New Roman" w:cs="Times New Roman"/>
                  <w:color w:val="000000" w:themeColor="text1"/>
                  <w:sz w:val="18"/>
                  <w:szCs w:val="18"/>
                </w:rPr>
                <w:delText xml:space="preserve">Bubble with nitrogen for 5±2 min, then start the stirrer. After stirring for 7±2 min, stop stirring, turn off the nitrogen. Drain </w:delText>
              </w:r>
              <w:r w:rsidR="00E51051" w:rsidRPr="00473484" w:rsidDel="00396868">
                <w:rPr>
                  <w:rFonts w:ascii="Times New Roman" w:eastAsia="仿宋_GB2312" w:hAnsi="Times New Roman" w:cs="Times New Roman"/>
                  <w:color w:val="000000" w:themeColor="text1"/>
                  <w:sz w:val="18"/>
                  <w:szCs w:val="18"/>
                </w:rPr>
                <w:delText>until there is no obvious drip. Perform this operation for 3 times.</w:delText>
              </w:r>
            </w:del>
          </w:p>
        </w:tc>
      </w:tr>
      <w:tr w:rsidR="00C63277" w:rsidRPr="00473484" w:rsidDel="00396868" w14:paraId="3821F94C" w14:textId="75898FB1" w:rsidTr="0051270C">
        <w:trPr>
          <w:trHeight w:val="454"/>
          <w:del w:id="1156" w:author="Xuning Wei12232" w:date="2026-07-23T14:18:00Z"/>
          <w:trPrChange w:id="115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158"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1C65D113" w14:textId="2C4DD39C" w:rsidR="00E51051" w:rsidRPr="00A54EC0" w:rsidDel="00396868" w:rsidRDefault="00E51051" w:rsidP="00285F3F">
            <w:pPr>
              <w:jc w:val="both"/>
              <w:rPr>
                <w:del w:id="1159" w:author="Xuning Wei12232" w:date="2026-07-23T14:18:00Z"/>
                <w:rFonts w:ascii="Times New Roman" w:eastAsia="仿宋_GB2312" w:hAnsi="Times New Roman" w:cs="Times New Roman"/>
                <w:b/>
                <w:color w:val="auto"/>
                <w:sz w:val="18"/>
                <w:szCs w:val="18"/>
                <w:lang w:eastAsia="zh-CN"/>
              </w:rPr>
            </w:pPr>
            <w:del w:id="1160" w:author="Xuning Wei12232" w:date="2026-07-23T14:18:00Z">
              <w:r w:rsidRPr="00A54EC0" w:rsidDel="00396868">
                <w:rPr>
                  <w:rFonts w:ascii="Times New Roman" w:eastAsia="仿宋_GB2312" w:hAnsi="Times New Roman" w:cs="Times New Roman"/>
                  <w:b/>
                  <w:color w:val="auto"/>
                  <w:sz w:val="18"/>
                  <w:szCs w:val="18"/>
                  <w:lang w:eastAsia="zh-CN"/>
                </w:rPr>
                <w:delText>45</w:delText>
              </w:r>
            </w:del>
          </w:p>
        </w:tc>
        <w:tc>
          <w:tcPr>
            <w:tcW w:w="670" w:type="pct"/>
            <w:tcBorders>
              <w:top w:val="single" w:sz="4" w:space="0" w:color="auto"/>
              <w:left w:val="single" w:sz="4" w:space="0" w:color="auto"/>
              <w:bottom w:val="single" w:sz="4" w:space="0" w:color="auto"/>
              <w:right w:val="single" w:sz="4" w:space="0" w:color="auto"/>
            </w:tcBorders>
            <w:vAlign w:val="center"/>
            <w:tcPrChange w:id="1161"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09128DC3" w14:textId="40BBCBC8" w:rsidR="00E51051" w:rsidRPr="00473484" w:rsidDel="00396868" w:rsidRDefault="00E51051" w:rsidP="00285F3F">
            <w:pPr>
              <w:jc w:val="both"/>
              <w:rPr>
                <w:del w:id="1162" w:author="Xuning Wei12232" w:date="2026-07-23T14:18:00Z"/>
                <w:rFonts w:ascii="Times New Roman" w:eastAsia="仿宋_GB2312" w:hAnsi="Times New Roman" w:cs="Times New Roman"/>
                <w:color w:val="auto"/>
                <w:sz w:val="18"/>
                <w:szCs w:val="18"/>
              </w:rPr>
            </w:pPr>
            <w:del w:id="1163" w:author="Xuning Wei12232" w:date="2026-07-23T14:18:00Z">
              <w:r w:rsidRPr="00473484" w:rsidDel="00396868">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1164"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27D52CBC" w14:textId="366255FD" w:rsidR="00E51051" w:rsidRPr="00A54EC0" w:rsidDel="00396868" w:rsidRDefault="00E51051" w:rsidP="00285F3F">
            <w:pPr>
              <w:jc w:val="both"/>
              <w:rPr>
                <w:del w:id="1165" w:author="Xuning Wei12232" w:date="2026-07-23T14:18:00Z"/>
                <w:rFonts w:ascii="Times New Roman" w:eastAsia="仿宋_GB2312" w:hAnsi="Times New Roman" w:cs="Times New Roman"/>
                <w:color w:val="auto"/>
                <w:sz w:val="18"/>
                <w:szCs w:val="18"/>
              </w:rPr>
            </w:pPr>
            <w:del w:id="1166" w:author="Xuning Wei12232" w:date="2026-07-23T14:18:00Z">
              <w:r w:rsidRPr="00473484" w:rsidDel="00396868">
                <w:rPr>
                  <w:rFonts w:ascii="Times New Roman" w:eastAsia="仿宋_GB2312" w:hAnsi="Times New Roman" w:cs="Times New Roman"/>
                  <w:color w:val="auto"/>
                  <w:sz w:val="18"/>
                  <w:szCs w:val="18"/>
                </w:rPr>
                <w:delText>Add</w:delText>
              </w:r>
              <w:r w:rsidRPr="00473484" w:rsidDel="00396868">
                <w:rPr>
                  <w:rFonts w:ascii="Times New Roman" w:eastAsia="仿宋_GB2312" w:hAnsi="Times New Roman" w:cs="Times New Roman"/>
                  <w:color w:val="auto"/>
                  <w:sz w:val="18"/>
                  <w:szCs w:val="18"/>
                  <w:lang w:eastAsia="zh-CN"/>
                </w:rPr>
                <w:delText xml:space="preserve"> </w:delText>
              </w:r>
              <w:r w:rsidR="00271FEB" w:rsidRPr="00473484" w:rsidDel="00396868">
                <w:rPr>
                  <w:rFonts w:ascii="Times New Roman" w:eastAsia="仿宋_GB2312" w:hAnsi="Times New Roman" w:cs="Times New Roman"/>
                  <w:bCs w:val="0"/>
                  <w:color w:val="0000FF"/>
                  <w:sz w:val="18"/>
                  <w:szCs w:val="18"/>
                  <w:lang w:eastAsia="zh-CN"/>
                </w:rPr>
                <w:delText xml:space="preserve">8.0 V 20% </w:delText>
              </w:r>
            </w:del>
            <w:del w:id="1167"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1168"/>
              <w:commentRangeStart w:id="1169"/>
              <w:commentRangeStart w:id="1170"/>
              <w:commentRangeStart w:id="1171"/>
              <w:r w:rsidRPr="00473484" w:rsidDel="00EE6870">
                <w:rPr>
                  <w:rFonts w:ascii="Times New Roman" w:eastAsia="仿宋_GB2312" w:hAnsi="Times New Roman" w:cs="Times New Roman"/>
                  <w:bCs w:val="0"/>
                  <w:color w:val="auto"/>
                  <w:sz w:val="18"/>
                  <w:szCs w:val="18"/>
                  <w:lang w:eastAsia="zh-CN"/>
                </w:rPr>
                <w:delText xml:space="preserve"> </w:delText>
              </w:r>
            </w:del>
            <w:commentRangeEnd w:id="1168"/>
            <w:del w:id="1172" w:author="Xuning Wei12232" w:date="2026-07-23T14:18:00Z">
              <w:r w:rsidRPr="00A54EC0" w:rsidDel="00396868">
                <w:rPr>
                  <w:rStyle w:val="aff1"/>
                  <w:rFonts w:ascii="Times New Roman" w:eastAsia="仿宋_GB2312" w:hAnsi="Times New Roman" w:cs="Times New Roman"/>
                  <w:bCs w:val="0"/>
                  <w:color w:val="0000FF"/>
                  <w:sz w:val="18"/>
                  <w:szCs w:val="18"/>
                  <w:lang w:eastAsia="zh-CN"/>
                </w:rPr>
                <w:commentReference w:id="1168"/>
              </w:r>
              <w:commentRangeEnd w:id="1169"/>
              <w:r w:rsidRPr="00A54EC0" w:rsidDel="00396868">
                <w:rPr>
                  <w:rStyle w:val="aff1"/>
                  <w:rFonts w:ascii="Times New Roman" w:eastAsia="仿宋_GB2312" w:hAnsi="Times New Roman" w:cs="Times New Roman"/>
                  <w:bCs w:val="0"/>
                  <w:color w:val="0000FF"/>
                  <w:sz w:val="18"/>
                  <w:szCs w:val="18"/>
                  <w:lang w:eastAsia="zh-CN"/>
                </w:rPr>
                <w:commentReference w:id="1169"/>
              </w:r>
              <w:commentRangeEnd w:id="1170"/>
              <w:r w:rsidRPr="00A54EC0" w:rsidDel="00396868">
                <w:rPr>
                  <w:rStyle w:val="aff1"/>
                  <w:rFonts w:ascii="Times New Roman" w:eastAsia="仿宋_GB2312" w:hAnsi="Times New Roman" w:cs="Times New Roman"/>
                  <w:bCs w:val="0"/>
                  <w:color w:val="0000FF"/>
                  <w:sz w:val="18"/>
                  <w:szCs w:val="18"/>
                  <w:lang w:eastAsia="zh-CN"/>
                </w:rPr>
                <w:commentReference w:id="1170"/>
              </w:r>
              <w:commentRangeEnd w:id="1171"/>
              <w:r w:rsidRPr="00A54EC0" w:rsidDel="00396868">
                <w:rPr>
                  <w:rStyle w:val="aff1"/>
                  <w:rFonts w:ascii="Times New Roman" w:eastAsia="仿宋_GB2312" w:hAnsi="Times New Roman" w:cs="Times New Roman"/>
                  <w:bCs w:val="0"/>
                  <w:color w:val="0000FF"/>
                  <w:sz w:val="18"/>
                  <w:szCs w:val="18"/>
                  <w:lang w:eastAsia="zh-CN"/>
                </w:rPr>
                <w:commentReference w:id="1171"/>
              </w:r>
              <w:r w:rsidR="00630916" w:rsidRPr="00A54EC0" w:rsidDel="00396868">
                <w:rPr>
                  <w:rFonts w:ascii="Times New Roman" w:eastAsia="仿宋_GB2312" w:hAnsi="Times New Roman" w:cs="Times New Roman"/>
                  <w:bCs w:val="0"/>
                  <w:color w:val="0000FF"/>
                  <w:sz w:val="18"/>
                  <w:szCs w:val="18"/>
                  <w:lang w:eastAsia="zh-CN"/>
                </w:rPr>
                <w:delText>(7.448 kg/kg</w:delText>
              </w:r>
              <w:r w:rsidRPr="00A54EC0" w:rsidDel="00396868">
                <w:rPr>
                  <w:rFonts w:ascii="Times New Roman" w:eastAsia="仿宋_GB2312" w:hAnsi="Times New Roman" w:cs="Times New Roman"/>
                  <w:bCs w:val="0"/>
                  <w:color w:val="auto"/>
                  <w:sz w:val="18"/>
                  <w:szCs w:val="18"/>
                  <w:lang w:eastAsia="zh-CN"/>
                </w:rPr>
                <w:delText xml:space="preserve">) </w:delText>
              </w:r>
              <w:r w:rsidRPr="00A54EC0" w:rsidDel="00396868">
                <w:rPr>
                  <w:rFonts w:ascii="Times New Roman" w:eastAsia="仿宋_GB2312" w:hAnsi="Times New Roman" w:cs="Times New Roman"/>
                  <w:color w:val="auto"/>
                  <w:sz w:val="18"/>
                  <w:szCs w:val="18"/>
                </w:rPr>
                <w:delText>into</w:delText>
              </w:r>
              <w:r w:rsidRPr="00473484" w:rsidDel="00396868">
                <w:rPr>
                  <w:rFonts w:ascii="Times New Roman" w:eastAsia="仿宋_GB2312" w:hAnsi="Times New Roman" w:cs="Times New Roman"/>
                  <w:color w:val="auto"/>
                  <w:sz w:val="18"/>
                  <w:szCs w:val="18"/>
                  <w:rPrChange w:id="1173"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396868">
                <w:rPr>
                  <w:rFonts w:ascii="Times New Roman" w:eastAsia="仿宋_GB2312" w:hAnsi="Times New Roman" w:cs="Times New Roman"/>
                  <w:color w:val="auto"/>
                  <w:sz w:val="18"/>
                  <w:szCs w:val="18"/>
                </w:rPr>
                <w:delText xml:space="preserve">. Bubble with nitrogen for 5±2min, then start the stirrer, adjust to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00695BBA" w:rsidRPr="00A54EC0" w:rsidDel="00396868">
                <w:rPr>
                  <w:rFonts w:ascii="Times New Roman" w:eastAsia="仿宋_GB2312" w:hAnsi="Times New Roman" w:cs="Times New Roman"/>
                  <w:color w:val="0000FF"/>
                  <w:sz w:val="18"/>
                  <w:szCs w:val="18"/>
                </w:rPr>
                <w:delText xml:space="preserve"> After stirring for 2h±15 min</w:delText>
              </w:r>
              <w:r w:rsidRPr="00473484" w:rsidDel="00396868">
                <w:rPr>
                  <w:rFonts w:ascii="Times New Roman" w:eastAsia="仿宋_GB2312" w:hAnsi="Times New Roman" w:cs="Times New Roman"/>
                  <w:color w:val="auto"/>
                  <w:sz w:val="18"/>
                  <w:szCs w:val="18"/>
                </w:rPr>
                <w:delText xml:space="preserve"> (target: 2h) at 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 xml:space="preserve"> (target: 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 stop stirring, turn off the nitrogen. Drain until there is no obvious drip. Move to next operation.</w:delText>
              </w:r>
            </w:del>
          </w:p>
        </w:tc>
      </w:tr>
      <w:tr w:rsidR="00C63277" w:rsidRPr="00473484" w:rsidDel="00396868" w14:paraId="0D4212C2" w14:textId="38910330" w:rsidTr="0051270C">
        <w:trPr>
          <w:trHeight w:val="454"/>
          <w:del w:id="1174" w:author="Xuning Wei12232" w:date="2026-07-23T14:18:00Z"/>
          <w:trPrChange w:id="1175"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176"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32B0DCE2" w14:textId="395A6FC3" w:rsidR="00E51051" w:rsidRPr="00A54EC0" w:rsidDel="00396868" w:rsidRDefault="00E51051" w:rsidP="00285F3F">
            <w:pPr>
              <w:jc w:val="both"/>
              <w:rPr>
                <w:del w:id="1177" w:author="Xuning Wei12232" w:date="2026-07-23T14:18:00Z"/>
                <w:rFonts w:ascii="Times New Roman" w:eastAsia="仿宋_GB2312" w:hAnsi="Times New Roman" w:cs="Times New Roman"/>
                <w:b/>
                <w:color w:val="auto"/>
                <w:sz w:val="18"/>
                <w:szCs w:val="18"/>
                <w:lang w:eastAsia="zh-CN"/>
              </w:rPr>
            </w:pPr>
            <w:del w:id="1178" w:author="Xuning Wei12232" w:date="2026-07-23T14:18:00Z">
              <w:r w:rsidRPr="00A54EC0" w:rsidDel="00396868">
                <w:rPr>
                  <w:rFonts w:ascii="Times New Roman" w:eastAsia="仿宋_GB2312" w:hAnsi="Times New Roman" w:cs="Times New Roman"/>
                  <w:b/>
                  <w:color w:val="auto"/>
                  <w:sz w:val="18"/>
                  <w:szCs w:val="18"/>
                  <w:lang w:eastAsia="zh-CN"/>
                </w:rPr>
                <w:delText>46</w:delText>
              </w:r>
            </w:del>
          </w:p>
        </w:tc>
        <w:tc>
          <w:tcPr>
            <w:tcW w:w="670" w:type="pct"/>
            <w:tcBorders>
              <w:top w:val="single" w:sz="4" w:space="0" w:color="auto"/>
              <w:left w:val="single" w:sz="4" w:space="0" w:color="auto"/>
              <w:bottom w:val="single" w:sz="4" w:space="0" w:color="auto"/>
              <w:right w:val="single" w:sz="4" w:space="0" w:color="auto"/>
            </w:tcBorders>
            <w:vAlign w:val="center"/>
            <w:tcPrChange w:id="1179"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46168C30" w14:textId="5D7E6C6C" w:rsidR="00E51051" w:rsidRPr="00473484" w:rsidDel="00396868" w:rsidRDefault="00E51051" w:rsidP="00285F3F">
            <w:pPr>
              <w:jc w:val="both"/>
              <w:rPr>
                <w:del w:id="1180" w:author="Xuning Wei12232" w:date="2026-07-23T14:18:00Z"/>
                <w:rFonts w:ascii="Times New Roman" w:eastAsia="仿宋_GB2312" w:hAnsi="Times New Roman" w:cs="Times New Roman"/>
                <w:color w:val="auto"/>
                <w:sz w:val="18"/>
                <w:szCs w:val="18"/>
              </w:rPr>
            </w:pPr>
            <w:del w:id="1181" w:author="Xuning Wei12232" w:date="2026-07-23T14:18:00Z">
              <w:r w:rsidRPr="00473484" w:rsidDel="00396868">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182"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A0CEF37" w14:textId="20174A7B" w:rsidR="00E51051" w:rsidRPr="00A54EC0" w:rsidDel="00396868" w:rsidRDefault="00ED7347" w:rsidP="00285F3F">
            <w:pPr>
              <w:jc w:val="both"/>
              <w:rPr>
                <w:del w:id="1183" w:author="Xuning Wei12232" w:date="2026-07-23T14:18:00Z"/>
                <w:rFonts w:ascii="Times New Roman" w:eastAsia="仿宋_GB2312" w:hAnsi="Times New Roman" w:cs="Times New Roman"/>
                <w:color w:val="000000" w:themeColor="text1"/>
                <w:sz w:val="18"/>
                <w:szCs w:val="18"/>
              </w:rPr>
            </w:pPr>
            <w:del w:id="1184"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10.0 V</w:delText>
              </w:r>
              <w:r w:rsidRPr="00473484" w:rsidDel="00396868">
                <w:rPr>
                  <w:rFonts w:ascii="Times New Roman" w:eastAsia="仿宋_GB2312" w:hAnsi="Times New Roman" w:cs="Times New Roman"/>
                  <w:color w:val="000000" w:themeColor="text1"/>
                  <w:sz w:val="18"/>
                  <w:szCs w:val="18"/>
                </w:rPr>
                <w:delText xml:space="preserve"> Isopropyl Acetate (8.730 kg/kg)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185"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A54EC0" w:rsidDel="00396868">
                <w:rPr>
                  <w:rFonts w:ascii="Times New Roman" w:eastAsia="仿宋_GB2312" w:hAnsi="Times New Roman" w:cs="Times New Roman"/>
                  <w:color w:val="000000" w:themeColor="text1"/>
                  <w:sz w:val="18"/>
                  <w:szCs w:val="18"/>
                </w:rPr>
                <w:delText xml:space="preserve"> Bubble with nitrogen for 5±2min, then start the stirrer. After stirring for 5±2 min, stop stirring, turn off the nitrogen. Drain until there is no obvious drip. Perform this operation for 4 times. Move to next operation. </w:delText>
              </w:r>
            </w:del>
          </w:p>
        </w:tc>
      </w:tr>
      <w:tr w:rsidR="00C63277" w:rsidRPr="00473484" w:rsidDel="00396868" w14:paraId="1A7246A6" w14:textId="58E80776" w:rsidTr="0051270C">
        <w:trPr>
          <w:trHeight w:val="454"/>
          <w:del w:id="1186" w:author="Xuning Wei12232" w:date="2026-07-23T14:18:00Z"/>
          <w:trPrChange w:id="118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188"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38BFE9D2" w14:textId="2E340C40" w:rsidR="00E51051" w:rsidRPr="00A54EC0" w:rsidDel="00396868" w:rsidRDefault="00E51051" w:rsidP="00285F3F">
            <w:pPr>
              <w:jc w:val="both"/>
              <w:rPr>
                <w:del w:id="1189" w:author="Xuning Wei12232" w:date="2026-07-23T14:18:00Z"/>
                <w:rFonts w:ascii="Times New Roman" w:eastAsia="仿宋_GB2312" w:hAnsi="Times New Roman" w:cs="Times New Roman"/>
                <w:b/>
                <w:color w:val="auto"/>
                <w:sz w:val="18"/>
                <w:szCs w:val="18"/>
                <w:lang w:eastAsia="zh-CN"/>
              </w:rPr>
            </w:pPr>
            <w:del w:id="1190" w:author="Xuning Wei12232" w:date="2026-07-23T14:18:00Z">
              <w:r w:rsidRPr="00A54EC0" w:rsidDel="00396868">
                <w:rPr>
                  <w:rFonts w:ascii="Times New Roman" w:eastAsia="仿宋_GB2312" w:hAnsi="Times New Roman" w:cs="Times New Roman"/>
                  <w:b/>
                  <w:color w:val="auto"/>
                  <w:sz w:val="18"/>
                  <w:szCs w:val="18"/>
                  <w:lang w:eastAsia="zh-CN"/>
                </w:rPr>
                <w:delText>47</w:delText>
              </w:r>
            </w:del>
          </w:p>
        </w:tc>
        <w:tc>
          <w:tcPr>
            <w:tcW w:w="670" w:type="pct"/>
            <w:tcBorders>
              <w:top w:val="single" w:sz="4" w:space="0" w:color="auto"/>
              <w:left w:val="single" w:sz="4" w:space="0" w:color="auto"/>
              <w:bottom w:val="single" w:sz="4" w:space="0" w:color="auto"/>
              <w:right w:val="single" w:sz="4" w:space="0" w:color="auto"/>
            </w:tcBorders>
            <w:vAlign w:val="center"/>
            <w:tcPrChange w:id="1191"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3579DE8D" w14:textId="6B2D45C3" w:rsidR="00E51051" w:rsidRPr="00473484" w:rsidDel="00396868" w:rsidRDefault="00E51051" w:rsidP="00285F3F">
            <w:pPr>
              <w:jc w:val="both"/>
              <w:rPr>
                <w:del w:id="1192" w:author="Xuning Wei12232" w:date="2026-07-23T14:18:00Z"/>
                <w:rFonts w:ascii="Times New Roman" w:eastAsia="仿宋_GB2312" w:hAnsi="Times New Roman" w:cs="Times New Roman"/>
                <w:color w:val="auto"/>
                <w:sz w:val="18"/>
                <w:szCs w:val="18"/>
              </w:rPr>
            </w:pPr>
            <w:del w:id="1193" w:author="Xuning Wei12232" w:date="2026-07-23T14:18: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194"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1F5BA915" w14:textId="1199EB64" w:rsidR="00E51051" w:rsidRPr="00473484" w:rsidDel="00396868" w:rsidRDefault="00ED7347" w:rsidP="00285F3F">
            <w:pPr>
              <w:jc w:val="both"/>
              <w:rPr>
                <w:del w:id="1195" w:author="Xuning Wei12232" w:date="2026-07-23T14:18:00Z"/>
                <w:rFonts w:ascii="Times New Roman" w:eastAsia="仿宋_GB2312" w:hAnsi="Times New Roman" w:cs="Times New Roman"/>
                <w:color w:val="000000" w:themeColor="text1"/>
                <w:sz w:val="18"/>
                <w:szCs w:val="18"/>
              </w:rPr>
            </w:pPr>
            <w:del w:id="1196"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13F49BDC" w14:textId="77777777" w:rsidTr="0051270C">
        <w:trPr>
          <w:trHeight w:val="454"/>
          <w:trPrChange w:id="119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198"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7B15C7CE" w14:textId="6FCE3F73" w:rsidR="00E51051" w:rsidRPr="00A54EC0" w:rsidRDefault="00E51051" w:rsidP="00285F3F">
            <w:pPr>
              <w:jc w:val="both"/>
              <w:rPr>
                <w:rFonts w:ascii="Times New Roman" w:eastAsia="仿宋_GB2312" w:hAnsi="Times New Roman" w:cs="Times New Roman"/>
                <w:b/>
                <w:color w:val="auto"/>
                <w:sz w:val="18"/>
                <w:szCs w:val="18"/>
                <w:lang w:eastAsia="zh-CN"/>
              </w:rPr>
            </w:pPr>
            <w:del w:id="1199" w:author="Xuning Wei12232" w:date="2026-07-23T15:39:00Z">
              <w:r w:rsidRPr="00A54EC0" w:rsidDel="00FD05C2">
                <w:rPr>
                  <w:rFonts w:ascii="Times New Roman" w:eastAsia="仿宋_GB2312" w:hAnsi="Times New Roman" w:cs="Times New Roman"/>
                  <w:b/>
                  <w:color w:val="auto"/>
                  <w:sz w:val="18"/>
                  <w:szCs w:val="18"/>
                  <w:lang w:eastAsia="zh-CN"/>
                </w:rPr>
                <w:delText>48</w:delText>
              </w:r>
            </w:del>
            <w:ins w:id="1200" w:author="Xuning Wei12232" w:date="2026-07-23T15:39:00Z">
              <w:r w:rsidR="00FD05C2" w:rsidRPr="00A54EC0">
                <w:rPr>
                  <w:rFonts w:ascii="Times New Roman" w:eastAsia="仿宋_GB2312" w:hAnsi="Times New Roman" w:cs="Times New Roman"/>
                  <w:b/>
                  <w:color w:val="auto"/>
                  <w:sz w:val="18"/>
                  <w:szCs w:val="18"/>
                  <w:lang w:eastAsia="zh-CN"/>
                </w:rPr>
                <w:t>29</w:t>
              </w:r>
            </w:ins>
          </w:p>
        </w:tc>
        <w:tc>
          <w:tcPr>
            <w:tcW w:w="670" w:type="pct"/>
            <w:tcBorders>
              <w:top w:val="single" w:sz="4" w:space="0" w:color="auto"/>
              <w:left w:val="single" w:sz="4" w:space="0" w:color="auto"/>
              <w:bottom w:val="single" w:sz="4" w:space="0" w:color="auto"/>
              <w:right w:val="single" w:sz="4" w:space="0" w:color="auto"/>
            </w:tcBorders>
            <w:vAlign w:val="center"/>
            <w:tcPrChange w:id="1201"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0D9F1357" w14:textId="7128DEB0"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-L-</w:t>
            </w:r>
            <w:proofErr w:type="spellStart"/>
            <w:r w:rsidRPr="00473484">
              <w:rPr>
                <w:rFonts w:ascii="Times New Roman" w:eastAsia="仿宋_GB2312" w:hAnsi="Times New Roman" w:cs="Times New Roman"/>
                <w:color w:val="auto"/>
                <w:sz w:val="18"/>
                <w:szCs w:val="18"/>
                <w:lang w:eastAsia="zh-CN"/>
              </w:rPr>
              <w:t>Arg</w:t>
            </w:r>
            <w:proofErr w:type="spellEnd"/>
            <w:r w:rsidRPr="00473484">
              <w:rPr>
                <w:rFonts w:ascii="Times New Roman" w:eastAsia="仿宋_GB2312" w:hAnsi="Times New Roman" w:cs="Times New Roman"/>
                <w:color w:val="auto"/>
                <w:sz w:val="18"/>
                <w:szCs w:val="18"/>
                <w:lang w:eastAsia="zh-CN"/>
              </w:rPr>
              <w:t>(</w:t>
            </w:r>
            <w:proofErr w:type="spellStart"/>
            <w:r w:rsidRPr="00473484">
              <w:rPr>
                <w:rFonts w:ascii="Times New Roman" w:eastAsia="仿宋_GB2312" w:hAnsi="Times New Roman" w:cs="Times New Roman"/>
                <w:color w:val="auto"/>
                <w:sz w:val="18"/>
                <w:szCs w:val="18"/>
                <w:lang w:eastAsia="zh-CN"/>
              </w:rPr>
              <w:t>Pbf</w:t>
            </w:r>
            <w:proofErr w:type="spellEnd"/>
            <w:r w:rsidRPr="00473484">
              <w:rPr>
                <w:rFonts w:ascii="Times New Roman" w:eastAsia="仿宋_GB2312" w:hAnsi="Times New Roman" w:cs="Times New Roman"/>
                <w:color w:val="auto"/>
                <w:sz w:val="18"/>
                <w:szCs w:val="18"/>
                <w:lang w:eastAsia="zh-CN"/>
              </w:rPr>
              <w:t>)-OH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1202"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2AB59A7E" w14:textId="44274E2F" w:rsidR="00E51051" w:rsidRPr="00473484" w:rsidRDefault="000F5504" w:rsidP="00285F3F">
            <w:pPr>
              <w:jc w:val="both"/>
              <w:rPr>
                <w:rFonts w:ascii="Times New Roman" w:eastAsia="仿宋_GB2312" w:hAnsi="Times New Roman" w:cs="Times New Roman"/>
                <w:color w:val="000000" w:themeColor="text1"/>
                <w:sz w:val="18"/>
                <w:szCs w:val="18"/>
              </w:rPr>
            </w:pPr>
            <w:ins w:id="1203" w:author="Xuning Wei12232" w:date="2026-07-27T00:55:00Z">
              <w:r w:rsidRPr="00473484">
                <w:rPr>
                  <w:rFonts w:ascii="Times New Roman" w:eastAsia="等线" w:hAnsi="Times New Roman" w:cs="Times New Roman"/>
                  <w:color w:val="000000" w:themeColor="text1"/>
                  <w:sz w:val="18"/>
                  <w:szCs w:val="18"/>
                </w:rPr>
                <w:t xml:space="preserve">1. </w:t>
              </w:r>
            </w:ins>
            <w:r w:rsidR="00E51051" w:rsidRPr="00473484">
              <w:rPr>
                <w:rFonts w:ascii="Times New Roman" w:eastAsia="等线" w:hAnsi="Times New Roman" w:cs="Times New Roman"/>
                <w:color w:val="000000" w:themeColor="text1"/>
                <w:sz w:val="18"/>
                <w:szCs w:val="18"/>
              </w:rPr>
              <w:t xml:space="preserve">Add </w:t>
            </w:r>
            <w:r w:rsidR="00271FEB" w:rsidRPr="00473484">
              <w:rPr>
                <w:rFonts w:ascii="Times New Roman" w:eastAsia="等线" w:hAnsi="Times New Roman" w:cs="Times New Roman"/>
                <w:color w:val="000000" w:themeColor="text1"/>
                <w:sz w:val="18"/>
                <w:szCs w:val="18"/>
                <w:lang w:eastAsia="zh-CN"/>
              </w:rPr>
              <w:t>5.0 V DMF</w:t>
            </w:r>
            <w:r w:rsidR="009C4EAF" w:rsidRPr="00473484">
              <w:rPr>
                <w:rFonts w:ascii="Times New Roman" w:eastAsia="等线" w:hAnsi="Times New Roman" w:cs="Times New Roman"/>
                <w:color w:val="000000" w:themeColor="text1"/>
                <w:sz w:val="18"/>
                <w:szCs w:val="18"/>
                <w:lang w:eastAsia="zh-CN"/>
              </w:rPr>
              <w:t xml:space="preserve"> (4.740 kg/kg)</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1204"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205"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Start the stirrer. Then add 2.0 </w:t>
            </w:r>
            <w:proofErr w:type="spellStart"/>
            <w:r w:rsidR="00E51051" w:rsidRPr="00A54EC0">
              <w:rPr>
                <w:rFonts w:ascii="Times New Roman" w:eastAsia="等线" w:hAnsi="Times New Roman" w:cs="Times New Roman"/>
                <w:color w:val="000000" w:themeColor="text1"/>
                <w:sz w:val="18"/>
                <w:szCs w:val="18"/>
              </w:rPr>
              <w:t>eq</w:t>
            </w:r>
            <w:proofErr w:type="spellEnd"/>
            <w:r w:rsidR="00E51051" w:rsidRPr="00A54EC0">
              <w:rPr>
                <w:rFonts w:ascii="Times New Roman" w:eastAsia="等线" w:hAnsi="Times New Roman" w:cs="Times New Roman"/>
                <w:color w:val="000000" w:themeColor="text1"/>
                <w:sz w:val="18"/>
                <w:szCs w:val="18"/>
              </w:rPr>
              <w:t xml:space="preserve"> </w:t>
            </w:r>
            <w:proofErr w:type="spellStart"/>
            <w:r w:rsidR="00E51051" w:rsidRPr="00A54EC0">
              <w:rPr>
                <w:rFonts w:ascii="Times New Roman" w:eastAsia="等线" w:hAnsi="Times New Roman" w:cs="Times New Roman"/>
                <w:color w:val="000000" w:themeColor="text1"/>
                <w:sz w:val="18"/>
                <w:szCs w:val="18"/>
              </w:rPr>
              <w:t>Fmoc</w:t>
            </w:r>
            <w:proofErr w:type="spellEnd"/>
            <w:r w:rsidR="00E51051" w:rsidRPr="00A54EC0">
              <w:rPr>
                <w:rFonts w:ascii="Times New Roman" w:eastAsia="等线" w:hAnsi="Times New Roman" w:cs="Times New Roman"/>
                <w:color w:val="000000" w:themeColor="text1"/>
                <w:sz w:val="18"/>
                <w:szCs w:val="18"/>
              </w:rPr>
              <w:t>-L-</w:t>
            </w:r>
            <w:proofErr w:type="spellStart"/>
            <w:proofErr w:type="gramStart"/>
            <w:r w:rsidR="00E51051" w:rsidRPr="00A54EC0">
              <w:rPr>
                <w:rFonts w:ascii="Times New Roman" w:eastAsia="等线" w:hAnsi="Times New Roman" w:cs="Times New Roman"/>
                <w:color w:val="000000" w:themeColor="text1"/>
                <w:sz w:val="18"/>
                <w:szCs w:val="18"/>
              </w:rPr>
              <w:t>Arg</w:t>
            </w:r>
            <w:proofErr w:type="spellEnd"/>
            <w:r w:rsidR="00E51051" w:rsidRPr="00A54EC0">
              <w:rPr>
                <w:rFonts w:ascii="Times New Roman" w:eastAsia="等线" w:hAnsi="Times New Roman" w:cs="Times New Roman"/>
                <w:color w:val="000000" w:themeColor="text1"/>
                <w:sz w:val="18"/>
                <w:szCs w:val="18"/>
              </w:rPr>
              <w:t>(</w:t>
            </w:r>
            <w:proofErr w:type="spellStart"/>
            <w:proofErr w:type="gramEnd"/>
            <w:r w:rsidR="00E51051" w:rsidRPr="00A54EC0">
              <w:rPr>
                <w:rFonts w:ascii="Times New Roman" w:eastAsia="等线" w:hAnsi="Times New Roman" w:cs="Times New Roman"/>
                <w:color w:val="000000" w:themeColor="text1"/>
                <w:sz w:val="18"/>
                <w:szCs w:val="18"/>
              </w:rPr>
              <w:t>Pbf</w:t>
            </w:r>
            <w:proofErr w:type="spellEnd"/>
            <w:r w:rsidR="00E51051" w:rsidRPr="00A54EC0">
              <w:rPr>
                <w:rFonts w:ascii="Times New Roman" w:eastAsia="等线" w:hAnsi="Times New Roman" w:cs="Times New Roman"/>
                <w:color w:val="000000" w:themeColor="text1"/>
                <w:sz w:val="18"/>
                <w:szCs w:val="18"/>
              </w:rPr>
              <w:t xml:space="preserve">)-OH. </w:t>
            </w:r>
            <w:del w:id="1206"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1207"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lang w:eastAsia="zh-CN"/>
              </w:rPr>
              <w:t xml:space="preserve"> </w:t>
            </w:r>
            <w:ins w:id="1208" w:author="Xuning Wei12232" w:date="2026-07-27T00:55:00Z">
              <w:r w:rsidRPr="00473484">
                <w:rPr>
                  <w:rFonts w:ascii="Times New Roman" w:eastAsia="等线" w:hAnsi="Times New Roman" w:cs="Times New Roman"/>
                  <w:color w:val="000000" w:themeColor="text1"/>
                  <w:sz w:val="18"/>
                  <w:szCs w:val="18"/>
                  <w:lang w:eastAsia="zh-CN"/>
                </w:rPr>
                <w:br/>
                <w:t xml:space="preserve">2. </w:t>
              </w:r>
            </w:ins>
            <w:r w:rsidR="00E51051" w:rsidRPr="00473484">
              <w:rPr>
                <w:rFonts w:ascii="Times New Roman" w:eastAsia="等线" w:hAnsi="Times New Roman" w:cs="Times New Roman"/>
                <w:color w:val="000000" w:themeColor="text1"/>
                <w:sz w:val="18"/>
                <w:szCs w:val="18"/>
                <w:lang w:eastAsia="zh-CN"/>
              </w:rPr>
              <w:t>Adjust</w:t>
            </w:r>
            <w:r w:rsidR="00E51051" w:rsidRPr="00473484">
              <w:rPr>
                <w:rFonts w:ascii="Times New Roman" w:eastAsia="等线" w:hAnsi="Times New Roman" w:cs="Times New Roman"/>
                <w:bCs w:val="0"/>
                <w:color w:val="000000" w:themeColor="text1"/>
                <w:sz w:val="18"/>
                <w:szCs w:val="18"/>
                <w:rPrChange w:id="1209" w:author="Xuning Wei12232" w:date="2026-09-05T19:51:00Z">
                  <w:rPr>
                    <w:rFonts w:ascii="Times New Roman" w:eastAsia="等线" w:hAnsi="Times New Roman" w:cs="Times New Roman"/>
                    <w:b/>
                    <w:bCs w:val="0"/>
                    <w:color w:val="000000" w:themeColor="text1"/>
                    <w:sz w:val="18"/>
                    <w:szCs w:val="18"/>
                  </w:rPr>
                </w:rPrChange>
              </w:rPr>
              <w:t xml:space="preserve"> </w:t>
            </w:r>
            <w:r w:rsidR="00E51051" w:rsidRPr="00A54EC0">
              <w:rPr>
                <w:rFonts w:ascii="Times New Roman" w:eastAsia="等线" w:hAnsi="Times New Roman" w:cs="Times New Roman"/>
                <w:bCs w:val="0"/>
                <w:color w:val="000000" w:themeColor="text1"/>
                <w:sz w:val="18"/>
                <w:szCs w:val="18"/>
              </w:rPr>
              <w:t xml:space="preserve">the mixture to </w:t>
            </w:r>
            <w:r w:rsidR="00E51051" w:rsidRPr="00A54EC0">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1210" w:author="Johan Granander" w:date="2026-07-28T14:01:00Z">
              <w:r w:rsidR="00755B5B"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Maintain for next operation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211" w:author="Johan Granander" w:date="2026-07-28T14:01:00Z">
              <w:r w:rsidR="00755B5B"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212" w:author="Johan Granander" w:date="2026-07-28T14:01:00Z">
              <w:r w:rsidR="00755B5B"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Add 2.0 eq. </w:t>
            </w:r>
            <w:proofErr w:type="spellStart"/>
            <w:r w:rsidR="00E51051" w:rsidRPr="00A54EC0">
              <w:rPr>
                <w:rFonts w:ascii="Times New Roman" w:eastAsia="等线" w:hAnsi="Times New Roman" w:cs="Times New Roman"/>
                <w:color w:val="000000" w:themeColor="text1"/>
                <w:sz w:val="18"/>
                <w:szCs w:val="18"/>
              </w:rPr>
              <w:t>Oxyma</w:t>
            </w:r>
            <w:proofErr w:type="spellEnd"/>
            <w:r w:rsidR="00E51051" w:rsidRPr="00A54EC0">
              <w:rPr>
                <w:rFonts w:ascii="Times New Roman" w:eastAsia="等线" w:hAnsi="Times New Roman" w:cs="Times New Roman"/>
                <w:color w:val="000000" w:themeColor="text1"/>
                <w:sz w:val="18"/>
                <w:szCs w:val="18"/>
              </w:rPr>
              <w:t xml:space="preserve"> Pure into </w:t>
            </w:r>
            <w:r w:rsidR="00E51051" w:rsidRPr="00473484">
              <w:rPr>
                <w:rFonts w:ascii="Times New Roman" w:eastAsia="等线" w:hAnsi="Times New Roman" w:cs="Times New Roman"/>
                <w:color w:val="000000" w:themeColor="text1"/>
                <w:sz w:val="18"/>
                <w:szCs w:val="18"/>
                <w:rPrChange w:id="1213" w:author="Xuning Wei12232" w:date="2026-09-05T19:51:00Z">
                  <w:rPr>
                    <w:rFonts w:ascii="Times New Roman" w:eastAsia="等线" w:hAnsi="Times New Roman" w:cs="Times New Roman"/>
                    <w:b/>
                    <w:color w:val="000000" w:themeColor="text1"/>
                    <w:sz w:val="18"/>
                    <w:szCs w:val="18"/>
                  </w:rPr>
                </w:rPrChange>
              </w:rPr>
              <w:t>TJ4S-1213-Sy15-R01</w:t>
            </w:r>
            <w:r w:rsidR="00E51051" w:rsidRPr="00A54EC0">
              <w:rPr>
                <w:rFonts w:ascii="Times New Roman" w:eastAsia="等线" w:hAnsi="Times New Roman" w:cs="Times New Roman"/>
                <w:color w:val="000000" w:themeColor="text1"/>
                <w:sz w:val="18"/>
                <w:szCs w:val="18"/>
              </w:rPr>
              <w:t xml:space="preserve">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214" w:author="Johan Granander" w:date="2026-07-28T14:01:00Z">
              <w:r w:rsidR="00755B5B"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215" w:author="Johan Granander" w:date="2026-07-28T14:01:00Z">
              <w:r w:rsidR="00755B5B"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rinse the </w:t>
            </w:r>
            <w:r w:rsidR="00E51051" w:rsidRPr="00473484">
              <w:rPr>
                <w:rFonts w:ascii="Times New Roman" w:eastAsia="等线" w:hAnsi="Times New Roman" w:cs="Times New Roman"/>
                <w:color w:val="000000" w:themeColor="text1"/>
                <w:sz w:val="18"/>
                <w:szCs w:val="18"/>
                <w:rPrChange w:id="1216" w:author="Xuning Wei12232" w:date="2026-09-05T19:51:00Z">
                  <w:rPr>
                    <w:rFonts w:ascii="Times New Roman" w:eastAsia="等线" w:hAnsi="Times New Roman" w:cs="Times New Roman"/>
                    <w:b/>
                    <w:color w:val="000000" w:themeColor="text1"/>
                    <w:sz w:val="18"/>
                    <w:szCs w:val="18"/>
                  </w:rPr>
                </w:rPrChange>
              </w:rPr>
              <w:t xml:space="preserve">TJ4S-1213-Sy15-R01 </w:t>
            </w:r>
            <w:r w:rsidR="00E51051" w:rsidRPr="00A54EC0">
              <w:rPr>
                <w:rFonts w:ascii="Times New Roman" w:eastAsia="等线" w:hAnsi="Times New Roman" w:cs="Times New Roman"/>
                <w:color w:val="000000" w:themeColor="text1"/>
                <w:sz w:val="18"/>
                <w:szCs w:val="18"/>
              </w:rPr>
              <w:t>with 2.0</w:t>
            </w:r>
            <w:ins w:id="1217" w:author="Johan Granander" w:date="2026-07-28T14:02:00Z">
              <w:r w:rsidR="00755B5B" w:rsidRPr="00A54EC0">
                <w:rPr>
                  <w:rFonts w:ascii="Times New Roman" w:eastAsia="等线" w:hAnsi="Times New Roman" w:cs="Times New Roman"/>
                  <w:color w:val="000000" w:themeColor="text1"/>
                  <w:sz w:val="18"/>
                  <w:szCs w:val="18"/>
                </w:rPr>
                <w:t xml:space="preserve"> </w:t>
              </w:r>
            </w:ins>
            <w:del w:id="1218" w:author="Johan Granander" w:date="2026-07-28T14:02:00Z">
              <w:r w:rsidR="00E51051" w:rsidRPr="00A54EC0" w:rsidDel="00755B5B">
                <w:rPr>
                  <w:rFonts w:ascii="Times New Roman" w:eastAsia="等线" w:hAnsi="Times New Roman" w:cs="Times New Roman"/>
                  <w:color w:val="000000" w:themeColor="text1"/>
                  <w:sz w:val="18"/>
                  <w:szCs w:val="18"/>
                </w:rPr>
                <w:delText xml:space="preserve">v </w:delText>
              </w:r>
            </w:del>
            <w:ins w:id="1219" w:author="Johan Granander" w:date="2026-07-28T14:02:00Z">
              <w:r w:rsidR="00755B5B" w:rsidRPr="00A54EC0">
                <w:rPr>
                  <w:rFonts w:ascii="Times New Roman" w:eastAsia="等线" w:hAnsi="Times New Roman" w:cs="Times New Roman"/>
                  <w:color w:val="000000" w:themeColor="text1"/>
                  <w:sz w:val="18"/>
                  <w:szCs w:val="18"/>
                </w:rPr>
                <w:t xml:space="preserve">V </w:t>
              </w:r>
            </w:ins>
            <w:r w:rsidR="00E51051" w:rsidRPr="00473484">
              <w:rPr>
                <w:rFonts w:ascii="Times New Roman" w:eastAsia="等线" w:hAnsi="Times New Roman" w:cs="Times New Roman"/>
                <w:color w:val="000000" w:themeColor="text1"/>
                <w:sz w:val="18"/>
                <w:szCs w:val="18"/>
              </w:rPr>
              <w:t xml:space="preserve">DMF (1.896 kg/kg). Add 2.2 eq. DIC into </w:t>
            </w:r>
            <w:r w:rsidR="00E51051" w:rsidRPr="00473484">
              <w:rPr>
                <w:rFonts w:ascii="Times New Roman" w:eastAsia="等线" w:hAnsi="Times New Roman" w:cs="Times New Roman"/>
                <w:color w:val="000000" w:themeColor="text1"/>
                <w:sz w:val="18"/>
                <w:szCs w:val="18"/>
                <w:rPrChange w:id="1220" w:author="Xuning Wei12232" w:date="2026-09-05T19:51:00Z">
                  <w:rPr>
                    <w:rFonts w:ascii="Times New Roman" w:eastAsia="等线" w:hAnsi="Times New Roman" w:cs="Times New Roman"/>
                    <w:b/>
                    <w:color w:val="000000" w:themeColor="text1"/>
                    <w:sz w:val="18"/>
                    <w:szCs w:val="18"/>
                  </w:rPr>
                </w:rPrChange>
              </w:rPr>
              <w:t>TJ4S-1213-Sy15-R01</w:t>
            </w:r>
            <w:r w:rsidR="00E51051" w:rsidRPr="00A54EC0">
              <w:rPr>
                <w:rFonts w:ascii="Times New Roman" w:eastAsia="等线" w:hAnsi="Times New Roman" w:cs="Times New Roman"/>
                <w:color w:val="000000" w:themeColor="text1"/>
                <w:sz w:val="18"/>
                <w:szCs w:val="18"/>
              </w:rPr>
              <w:t xml:space="preserve">, the addition rate depends on temperature control. </w:t>
            </w:r>
            <w:r w:rsidR="00870867" w:rsidRPr="00A54EC0">
              <w:rPr>
                <w:rFonts w:ascii="Times New Roman" w:eastAsia="等线" w:hAnsi="Times New Roman" w:cs="Times New Roman"/>
                <w:color w:val="000000" w:themeColor="text1"/>
                <w:sz w:val="18"/>
                <w:szCs w:val="18"/>
              </w:rPr>
              <w:t>Activate for 20±5 min</w:t>
            </w:r>
            <w:r w:rsidR="00E51051" w:rsidRPr="00A54EC0">
              <w:rPr>
                <w:rFonts w:ascii="Times New Roman" w:eastAsia="等线" w:hAnsi="Times New Roman" w:cs="Times New Roman"/>
                <w:color w:val="000000" w:themeColor="text1"/>
                <w:sz w:val="18"/>
                <w:szCs w:val="18"/>
              </w:rPr>
              <w:t xml:space="preserve"> at </w:t>
            </w:r>
            <w:r w:rsidR="00E51051" w:rsidRPr="00473484">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221" w:author="Johan Granander" w:date="2026-07-28T14:02:00Z">
              <w:r w:rsidR="00755B5B"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222" w:author="Johan Granander" w:date="2026-07-28T14:02:00Z">
              <w:r w:rsidR="00755B5B"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ins w:id="1223" w:author="Xuning Wei12232" w:date="2026-07-27T00:55:00Z">
              <w:r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1224"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225"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226"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1227"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473484">
              <w:rPr>
                <w:rFonts w:ascii="Times New Roman" w:eastAsia="等线" w:hAnsi="Times New Roman" w:cs="Times New Roman"/>
                <w:bCs w:val="0"/>
                <w:color w:val="000000" w:themeColor="text1"/>
                <w:sz w:val="18"/>
                <w:szCs w:val="18"/>
                <w:rPrChange w:id="1228" w:author="Xuning Wei12232" w:date="2026-09-05T19:51:00Z">
                  <w:rPr>
                    <w:rFonts w:ascii="Times New Roman" w:eastAsia="等线" w:hAnsi="Times New Roman" w:cs="Times New Roman"/>
                    <w:b/>
                    <w:bCs w:val="0"/>
                    <w:color w:val="000000" w:themeColor="text1"/>
                    <w:sz w:val="18"/>
                    <w:szCs w:val="18"/>
                  </w:rPr>
                </w:rPrChange>
              </w:rPr>
              <w:t xml:space="preserve"> </w:t>
            </w:r>
            <w:r w:rsidR="005913B9" w:rsidRPr="00A54EC0">
              <w:rPr>
                <w:rFonts w:ascii="Times New Roman" w:eastAsia="等线" w:hAnsi="Times New Roman" w:cs="Times New Roman"/>
                <w:bCs w:val="0"/>
                <w:color w:val="000000" w:themeColor="text1"/>
                <w:sz w:val="18"/>
                <w:szCs w:val="18"/>
                <w:lang w:eastAsia="zh-CN"/>
              </w:rPr>
              <w:t>1.0 V DMF</w:t>
            </w:r>
            <w:r w:rsidR="00ED7347" w:rsidRPr="00A54EC0">
              <w:rPr>
                <w:rFonts w:ascii="Times New Roman" w:eastAsia="等线" w:hAnsi="Times New Roman" w:cs="Times New Roman"/>
                <w:bCs w:val="0"/>
                <w:color w:val="000000" w:themeColor="text1"/>
                <w:sz w:val="18"/>
                <w:szCs w:val="18"/>
                <w:lang w:eastAsia="zh-CN"/>
              </w:rPr>
              <w:t xml:space="preserve"> (0.948 kg/kg)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229"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230"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C63277" w:rsidRPr="00473484" w:rsidDel="0003734C" w14:paraId="7495A761" w14:textId="37012F08" w:rsidTr="0051270C">
        <w:trPr>
          <w:trHeight w:val="454"/>
          <w:del w:id="1231" w:author="Xuning Wei12232" w:date="2026-07-23T15:37:00Z"/>
          <w:trPrChange w:id="1232"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233"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7428D46B" w14:textId="4562DE8F" w:rsidR="00E51051" w:rsidRPr="00A54EC0" w:rsidDel="0003734C" w:rsidRDefault="00E51051" w:rsidP="00285F3F">
            <w:pPr>
              <w:jc w:val="both"/>
              <w:rPr>
                <w:del w:id="1234" w:author="Xuning Wei12232" w:date="2026-07-23T15:37:00Z"/>
                <w:rFonts w:ascii="Times New Roman" w:eastAsia="仿宋_GB2312" w:hAnsi="Times New Roman" w:cs="Times New Roman"/>
                <w:b/>
                <w:color w:val="auto"/>
                <w:sz w:val="18"/>
                <w:szCs w:val="18"/>
                <w:lang w:eastAsia="zh-CN"/>
              </w:rPr>
            </w:pPr>
            <w:del w:id="1235" w:author="Xuning Wei12232" w:date="2026-07-23T15:37:00Z">
              <w:r w:rsidRPr="00A54EC0" w:rsidDel="0003734C">
                <w:rPr>
                  <w:rFonts w:ascii="Times New Roman" w:eastAsia="仿宋_GB2312" w:hAnsi="Times New Roman" w:cs="Times New Roman"/>
                  <w:b/>
                  <w:color w:val="auto"/>
                  <w:sz w:val="18"/>
                  <w:szCs w:val="18"/>
                  <w:lang w:eastAsia="zh-CN"/>
                </w:rPr>
                <w:delText>49</w:delText>
              </w:r>
            </w:del>
          </w:p>
        </w:tc>
        <w:tc>
          <w:tcPr>
            <w:tcW w:w="670" w:type="pct"/>
            <w:tcBorders>
              <w:top w:val="single" w:sz="4" w:space="0" w:color="auto"/>
              <w:left w:val="single" w:sz="4" w:space="0" w:color="auto"/>
              <w:bottom w:val="single" w:sz="4" w:space="0" w:color="auto"/>
              <w:right w:val="single" w:sz="4" w:space="0" w:color="auto"/>
            </w:tcBorders>
            <w:vAlign w:val="center"/>
            <w:tcPrChange w:id="1236"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5D6A0A86" w14:textId="7D00FF51" w:rsidR="00E51051" w:rsidRPr="00473484" w:rsidDel="0003734C" w:rsidRDefault="00E51051" w:rsidP="00285F3F">
            <w:pPr>
              <w:jc w:val="both"/>
              <w:rPr>
                <w:del w:id="1237" w:author="Xuning Wei12232" w:date="2026-07-23T15:37:00Z"/>
                <w:rFonts w:ascii="Times New Roman" w:eastAsia="仿宋_GB2312" w:hAnsi="Times New Roman" w:cs="Times New Roman"/>
                <w:color w:val="auto"/>
                <w:sz w:val="18"/>
                <w:szCs w:val="18"/>
              </w:rPr>
            </w:pPr>
            <w:del w:id="1238" w:author="Xuning Wei12232" w:date="2026-07-23T15:37:00Z">
              <w:r w:rsidRPr="00473484" w:rsidDel="0003734C">
                <w:rPr>
                  <w:rFonts w:ascii="Times New Roman" w:eastAsia="仿宋_GB2312" w:hAnsi="Times New Roman" w:cs="Times New Roman"/>
                  <w:color w:val="auto"/>
                  <w:sz w:val="18"/>
                  <w:szCs w:val="18"/>
                </w:rPr>
                <w:delText>Fmoc-L-Arg(Pbf)-OH coupling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239"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4822A80C" w14:textId="1B7A1EED" w:rsidR="00E51051" w:rsidRPr="00A54EC0" w:rsidDel="0003734C" w:rsidRDefault="00ED7347" w:rsidP="00285F3F">
            <w:pPr>
              <w:jc w:val="both"/>
              <w:rPr>
                <w:del w:id="1240" w:author="Xuning Wei12232" w:date="2026-07-23T15:37:00Z"/>
                <w:rFonts w:ascii="Times New Roman" w:eastAsia="仿宋_GB2312" w:hAnsi="Times New Roman" w:cs="Times New Roman"/>
                <w:color w:val="000000" w:themeColor="text1"/>
                <w:sz w:val="18"/>
                <w:szCs w:val="18"/>
              </w:rPr>
            </w:pPr>
            <w:del w:id="1241" w:author="Xuning Wei12232" w:date="2026-07-23T15:37:00Z">
              <w:r w:rsidRPr="00473484" w:rsidDel="0003734C">
                <w:rPr>
                  <w:rFonts w:ascii="Times New Roman" w:eastAsia="仿宋_GB2312" w:hAnsi="Times New Roman" w:cs="Times New Roman"/>
                  <w:color w:val="000000" w:themeColor="text1"/>
                  <w:sz w:val="18"/>
                  <w:szCs w:val="18"/>
                </w:rPr>
                <w:delText>Heat</w:delText>
              </w:r>
              <w:r w:rsidR="00E51051" w:rsidRPr="00473484" w:rsidDel="0003734C">
                <w:rPr>
                  <w:rFonts w:ascii="Times New Roman" w:eastAsia="仿宋_GB2312" w:hAnsi="Times New Roman" w:cs="Times New Roman"/>
                  <w:color w:val="000000" w:themeColor="text1"/>
                  <w:sz w:val="18"/>
                  <w:szCs w:val="18"/>
                </w:rPr>
                <w:delText xml:space="preserve"> the mixture to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Start timing when temperature reaches 20</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The mixture is allowed to react at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xml:space="preserve"> (target: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After 3h</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15min (target</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A54EC0" w:rsidDel="0003734C">
                <w:rPr>
                  <w:rFonts w:ascii="Times New Roman" w:eastAsia="仿宋_GB2312" w:hAnsi="Times New Roman" w:cs="Times New Roman"/>
                  <w:color w:val="000000" w:themeColor="text1"/>
                  <w:sz w:val="18"/>
                  <w:szCs w:val="18"/>
                </w:rPr>
                <w:delText>3h), sample the mixture every 0.5~1h</w:delText>
              </w:r>
              <w:r w:rsidR="00D72765" w:rsidRPr="00A54EC0" w:rsidDel="0003734C">
                <w:rPr>
                  <w:rFonts w:ascii="Times New Roman" w:eastAsia="仿宋_GB2312" w:hAnsi="Times New Roman" w:cs="Times New Roman"/>
                  <w:color w:val="000000" w:themeColor="text1"/>
                  <w:sz w:val="18"/>
                  <w:szCs w:val="18"/>
                </w:rPr>
                <w:delText xml:space="preserve"> for ninhydrin test</w:delText>
              </w:r>
              <w:r w:rsidR="00E51051" w:rsidRPr="00A54EC0" w:rsidDel="0003734C">
                <w:rPr>
                  <w:rFonts w:ascii="Times New Roman" w:eastAsia="仿宋_GB2312" w:hAnsi="Times New Roman" w:cs="Times New Roman"/>
                  <w:color w:val="000000" w:themeColor="text1"/>
                  <w:sz w:val="18"/>
                  <w:szCs w:val="18"/>
                </w:rPr>
                <w:delText xml:space="preserve"> analysis until two consecutive samples test as negative (colorless, react completely</w:delText>
              </w:r>
              <w:r w:rsidR="0051097B" w:rsidRPr="00A54EC0" w:rsidDel="0003734C">
                <w:rPr>
                  <w:rFonts w:ascii="Times New Roman" w:eastAsia="仿宋_GB2312" w:hAnsi="Times New Roman" w:cs="Times New Roman"/>
                  <w:color w:val="000000" w:themeColor="text1"/>
                  <w:sz w:val="18"/>
                  <w:szCs w:val="18"/>
                </w:rPr>
                <w:delText>). And the mixture should be sti</w:delText>
              </w:r>
              <w:r w:rsidR="0051097B" w:rsidRPr="00473484" w:rsidDel="0003734C">
                <w:rPr>
                  <w:rFonts w:ascii="Times New Roman" w:eastAsia="仿宋_GB2312" w:hAnsi="Times New Roman" w:cs="Times New Roman"/>
                  <w:color w:val="000000" w:themeColor="text1"/>
                  <w:sz w:val="18"/>
                  <w:szCs w:val="18"/>
                </w:rPr>
                <w:delText>rred for coupling time (4h</w:delText>
              </w:r>
              <w:r w:rsidR="0051097B" w:rsidRPr="00473484" w:rsidDel="0003734C">
                <w:rPr>
                  <w:rFonts w:ascii="Times New Roman" w:eastAsia="仿宋_GB2312" w:hAnsi="Times New Roman" w:cs="Times New Roman" w:hint="eastAsia"/>
                  <w:color w:val="000000" w:themeColor="text1"/>
                  <w:sz w:val="18"/>
                  <w:szCs w:val="18"/>
                </w:rPr>
                <w:delText>≤</w:delText>
              </w:r>
              <w:r w:rsidR="0051097B" w:rsidRPr="00473484" w:rsidDel="0003734C">
                <w:rPr>
                  <w:rFonts w:ascii="Times New Roman" w:eastAsia="仿宋_GB2312" w:hAnsi="Times New Roman" w:cs="Times New Roman"/>
                  <w:color w:val="000000" w:themeColor="text1"/>
                  <w:sz w:val="18"/>
                  <w:szCs w:val="18"/>
                </w:rPr>
                <w:delText>Coupling</w:delText>
              </w:r>
              <w:r w:rsidR="0051097B" w:rsidRPr="00A54EC0" w:rsidDel="0003734C">
                <w:rPr>
                  <w:rFonts w:ascii="Times New Roman" w:eastAsia="仿宋_GB2312" w:hAnsi="Times New Roman" w:cs="Times New Roman"/>
                  <w:color w:val="000000" w:themeColor="text1"/>
                  <w:sz w:val="18"/>
                  <w:szCs w:val="18"/>
                </w:rPr>
                <w:delText xml:space="preserve"> </w:delText>
              </w:r>
              <w:r w:rsidR="0051097B" w:rsidRPr="00473484" w:rsidDel="0003734C">
                <w:rPr>
                  <w:rFonts w:ascii="Times New Roman" w:eastAsia="仿宋_GB2312" w:hAnsi="Times New Roman" w:cs="Times New Roman"/>
                  <w:color w:val="000000" w:themeColor="text1"/>
                  <w:sz w:val="18"/>
                  <w:szCs w:val="18"/>
                </w:rPr>
                <w:delText>Time</w:delText>
              </w:r>
              <w:r w:rsidR="0051097B" w:rsidRPr="00473484" w:rsidDel="0003734C">
                <w:rPr>
                  <w:rFonts w:ascii="Times New Roman" w:eastAsia="仿宋_GB2312" w:hAnsi="Times New Roman" w:cs="Times New Roman" w:hint="eastAsia"/>
                  <w:color w:val="000000" w:themeColor="text1"/>
                  <w:sz w:val="18"/>
                  <w:szCs w:val="18"/>
                </w:rPr>
                <w:delText>≤</w:delText>
              </w:r>
              <w:r w:rsidR="0051097B" w:rsidRPr="00473484" w:rsidDel="0003734C">
                <w:rPr>
                  <w:rFonts w:ascii="Times New Roman" w:eastAsia="仿宋_GB2312" w:hAnsi="Times New Roman" w:cs="Times New Roman"/>
                  <w:color w:val="000000" w:themeColor="text1"/>
                  <w:sz w:val="18"/>
                  <w:szCs w:val="18"/>
                </w:rPr>
                <w:delText>10h).</w:delText>
              </w:r>
              <w:r w:rsidR="00E51051" w:rsidRPr="00A54EC0" w:rsidDel="0003734C">
                <w:rPr>
                  <w:rFonts w:ascii="Times New Roman" w:eastAsia="仿宋_GB2312" w:hAnsi="Times New Roman" w:cs="Times New Roman"/>
                  <w:color w:val="000000" w:themeColor="text1"/>
                  <w:sz w:val="18"/>
                  <w:szCs w:val="18"/>
                </w:rPr>
                <w:delText xml:space="preserve"> Stop stirring and turn off the nitrogen. Drain until there is no reaction mixture drip. Move to next operation.</w:delText>
              </w:r>
            </w:del>
          </w:p>
        </w:tc>
      </w:tr>
      <w:tr w:rsidR="00C63277" w:rsidRPr="00473484" w:rsidDel="00396868" w14:paraId="21AE2229" w14:textId="5851BA5A" w:rsidTr="0051270C">
        <w:trPr>
          <w:trHeight w:val="454"/>
          <w:del w:id="1242" w:author="Xuning Wei12232" w:date="2026-07-23T14:18:00Z"/>
          <w:trPrChange w:id="1243"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244"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0F7F9181" w14:textId="2EE424F0" w:rsidR="00E51051" w:rsidRPr="00A54EC0" w:rsidDel="00396868" w:rsidRDefault="00E51051" w:rsidP="00285F3F">
            <w:pPr>
              <w:jc w:val="both"/>
              <w:rPr>
                <w:del w:id="1245" w:author="Xuning Wei12232" w:date="2026-07-23T14:18:00Z"/>
                <w:rFonts w:ascii="Times New Roman" w:eastAsia="仿宋_GB2312" w:hAnsi="Times New Roman" w:cs="Times New Roman"/>
                <w:b/>
                <w:color w:val="auto"/>
                <w:sz w:val="18"/>
                <w:szCs w:val="18"/>
                <w:lang w:eastAsia="zh-CN"/>
              </w:rPr>
            </w:pPr>
            <w:del w:id="1246" w:author="Xuning Wei12232" w:date="2026-07-23T14:18:00Z">
              <w:r w:rsidRPr="00A54EC0" w:rsidDel="00396868">
                <w:rPr>
                  <w:rFonts w:ascii="Times New Roman" w:eastAsia="仿宋_GB2312" w:hAnsi="Times New Roman" w:cs="Times New Roman"/>
                  <w:b/>
                  <w:color w:val="auto"/>
                  <w:sz w:val="18"/>
                  <w:szCs w:val="18"/>
                  <w:lang w:eastAsia="zh-CN"/>
                </w:rPr>
                <w:delText>50</w:delText>
              </w:r>
            </w:del>
          </w:p>
        </w:tc>
        <w:tc>
          <w:tcPr>
            <w:tcW w:w="670" w:type="pct"/>
            <w:tcBorders>
              <w:top w:val="single" w:sz="4" w:space="0" w:color="auto"/>
              <w:left w:val="single" w:sz="4" w:space="0" w:color="auto"/>
              <w:bottom w:val="single" w:sz="4" w:space="0" w:color="auto"/>
              <w:right w:val="single" w:sz="4" w:space="0" w:color="auto"/>
            </w:tcBorders>
            <w:vAlign w:val="center"/>
            <w:tcPrChange w:id="1247"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BFDC261" w14:textId="55C377E1" w:rsidR="00E51051" w:rsidRPr="00473484" w:rsidDel="00396868" w:rsidRDefault="00E51051" w:rsidP="00285F3F">
            <w:pPr>
              <w:jc w:val="both"/>
              <w:rPr>
                <w:del w:id="1248" w:author="Xuning Wei12232" w:date="2026-07-23T14:18:00Z"/>
                <w:rFonts w:ascii="Times New Roman" w:eastAsia="仿宋_GB2312" w:hAnsi="Times New Roman" w:cs="Times New Roman"/>
                <w:color w:val="auto"/>
                <w:sz w:val="18"/>
                <w:szCs w:val="18"/>
              </w:rPr>
            </w:pPr>
            <w:del w:id="1249" w:author="Xuning Wei12232" w:date="2026-07-23T14:18:00Z">
              <w:r w:rsidRPr="00473484" w:rsidDel="00396868">
                <w:rPr>
                  <w:rFonts w:ascii="Times New Roman" w:eastAsia="仿宋_GB2312" w:hAnsi="Times New Roman" w:cs="Times New Roman"/>
                  <w:color w:val="auto"/>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250"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4116C5C6" w14:textId="429B3BCB" w:rsidR="00E51051" w:rsidRPr="00A54EC0" w:rsidDel="00396868" w:rsidRDefault="005304C8" w:rsidP="00285F3F">
            <w:pPr>
              <w:jc w:val="both"/>
              <w:rPr>
                <w:del w:id="1251" w:author="Xuning Wei12232" w:date="2026-07-23T14:18:00Z"/>
                <w:rFonts w:ascii="Times New Roman" w:eastAsia="仿宋_GB2312" w:hAnsi="Times New Roman" w:cs="Times New Roman"/>
                <w:color w:val="000000" w:themeColor="text1"/>
                <w:sz w:val="18"/>
                <w:szCs w:val="18"/>
              </w:rPr>
            </w:pPr>
            <w:del w:id="1252" w:author="Xuning Wei12232" w:date="2026-07-23T14:18:00Z">
              <w:r w:rsidRPr="00473484" w:rsidDel="00396868">
                <w:rPr>
                  <w:rFonts w:ascii="Times New Roman" w:eastAsia="仿宋_GB2312" w:hAnsi="Times New Roman" w:cs="Times New Roman"/>
                  <w:color w:val="000000" w:themeColor="text1"/>
                  <w:sz w:val="18"/>
                  <w:szCs w:val="18"/>
                </w:rPr>
                <w:delText>Add</w:delText>
              </w:r>
              <w:r w:rsidR="00271FEB" w:rsidRPr="00473484" w:rsidDel="00396868">
                <w:rPr>
                  <w:rFonts w:ascii="Times New Roman" w:eastAsia="仿宋_GB2312" w:hAnsi="Times New Roman" w:cs="Times New Roman"/>
                  <w:color w:val="000000" w:themeColor="text1"/>
                  <w:sz w:val="18"/>
                  <w:szCs w:val="18"/>
                </w:rPr>
                <w:delText xml:space="preserve"> 8.0 V DMF</w:delText>
              </w:r>
              <w:r w:rsidRPr="00473484" w:rsidDel="00396868">
                <w:rPr>
                  <w:rFonts w:ascii="Times New Roman" w:eastAsia="仿宋_GB2312" w:hAnsi="Times New Roman" w:cs="Times New Roman"/>
                  <w:color w:val="000000" w:themeColor="text1"/>
                  <w:sz w:val="18"/>
                  <w:szCs w:val="18"/>
                </w:rPr>
                <w:delText xml:space="preserve"> (7.584 kg/kg)</w:delText>
              </w:r>
              <w:r w:rsidR="00E51051" w:rsidRPr="00473484" w:rsidDel="00396868">
                <w:rPr>
                  <w:rFonts w:ascii="Times New Roman" w:eastAsia="仿宋_GB2312" w:hAnsi="Times New Roman" w:cs="Times New Roman"/>
                  <w:color w:val="000000" w:themeColor="text1"/>
                  <w:sz w:val="18"/>
                  <w:szCs w:val="18"/>
                  <w:lang w:eastAsia="zh-CN"/>
                </w:rPr>
                <w:delText xml:space="preserve">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253"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396868">
                <w:rPr>
                  <w:rFonts w:ascii="Times New Roman" w:eastAsia="仿宋_GB2312" w:hAnsi="Times New Roman" w:cs="Times New Roman"/>
                  <w:color w:val="000000" w:themeColor="text1"/>
                  <w:sz w:val="18"/>
                  <w:szCs w:val="18"/>
                  <w:lang w:eastAsia="zh-CN"/>
                  <w:rPrChange w:id="1254"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396868">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00E51051" w:rsidRPr="00A54EC0" w:rsidDel="00396868">
                <w:rPr>
                  <w:rFonts w:ascii="Times New Roman" w:eastAsia="仿宋_GB2312" w:hAnsi="Times New Roman" w:cs="Times New Roman"/>
                  <w:color w:val="000000" w:themeColor="text1"/>
                  <w:sz w:val="18"/>
                  <w:szCs w:val="18"/>
                  <w:lang w:eastAsia="zh-CN"/>
                </w:rPr>
                <w:delText>. Then</w:delText>
              </w:r>
              <w:r w:rsidR="00E51051" w:rsidRPr="00A54EC0" w:rsidDel="00396868">
                <w:rPr>
                  <w:rFonts w:ascii="Times New Roman" w:hAnsi="Times New Roman" w:cs="Times New Roman"/>
                  <w:color w:val="000000" w:themeColor="text1"/>
                  <w:sz w:val="18"/>
                  <w:szCs w:val="18"/>
                </w:rPr>
                <w:delText xml:space="preserve"> </w:delText>
              </w:r>
              <w:r w:rsidR="00E51051" w:rsidRPr="00473484" w:rsidDel="00396868">
                <w:rPr>
                  <w:rFonts w:ascii="Times New Roman" w:eastAsia="仿宋_GB2312" w:hAnsi="Times New Roman" w:cs="Times New Roman"/>
                  <w:color w:val="000000" w:themeColor="text1"/>
                  <w:sz w:val="18"/>
                  <w:szCs w:val="18"/>
                </w:rPr>
                <w:delText xml:space="preserve">Transfer the </w:delText>
              </w:r>
              <w:r w:rsidR="00E51051" w:rsidRPr="00473484" w:rsidDel="00396868">
                <w:rPr>
                  <w:rFonts w:ascii="Times New Roman" w:eastAsia="仿宋_GB2312" w:hAnsi="Times New Roman" w:cs="Times New Roman"/>
                  <w:color w:val="000000" w:themeColor="text1"/>
                  <w:sz w:val="18"/>
                  <w:szCs w:val="18"/>
                  <w:lang w:eastAsia="zh-CN"/>
                </w:rPr>
                <w:delText xml:space="preserve">DMF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255"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473484" w:rsidDel="00396868">
                <w:rPr>
                  <w:rFonts w:ascii="Times New Roman" w:eastAsia="仿宋_GB2312" w:hAnsi="Times New Roman" w:cs="Times New Roman"/>
                  <w:color w:val="000000" w:themeColor="text1"/>
                  <w:sz w:val="18"/>
                  <w:szCs w:val="18"/>
                  <w:lang w:eastAsia="zh-CN"/>
                  <w:rPrChange w:id="1256" w:author="Xuning Wei12232" w:date="2026-09-05T19:51:00Z">
                    <w:rPr>
                      <w:rFonts w:ascii="Times New Roman" w:eastAsia="仿宋_GB2312" w:hAnsi="Times New Roman" w:cs="Times New Roman"/>
                      <w:b/>
                      <w:color w:val="000000" w:themeColor="text1"/>
                      <w:sz w:val="18"/>
                      <w:szCs w:val="18"/>
                      <w:lang w:eastAsia="zh-CN"/>
                    </w:rPr>
                  </w:rPrChange>
                </w:rPr>
                <w:delText xml:space="preserve">. </w:delText>
              </w:r>
              <w:r w:rsidR="00E51051" w:rsidRPr="00A54EC0" w:rsidDel="00396868">
                <w:rPr>
                  <w:rFonts w:ascii="Times New Roman" w:eastAsia="仿宋_GB2312" w:hAnsi="Times New Roman" w:cs="Times New Roman"/>
                  <w:color w:val="000000" w:themeColor="text1"/>
                  <w:sz w:val="18"/>
                  <w:szCs w:val="18"/>
                </w:rPr>
                <w:delText>Bubble with nitrogen for 5±2 min, then start the stirrer. After stirring for 7±2 min, stop stirring, turn off the nitrogen. Drain until there is no obvious drip. Perform this operation for 3 times.</w:delText>
              </w:r>
            </w:del>
          </w:p>
        </w:tc>
      </w:tr>
      <w:tr w:rsidR="00C63277" w:rsidRPr="00473484" w:rsidDel="00396868" w14:paraId="4553ECC5" w14:textId="5DD1A159" w:rsidTr="0051270C">
        <w:trPr>
          <w:trHeight w:val="454"/>
          <w:del w:id="1257" w:author="Xuning Wei12232" w:date="2026-07-23T14:18:00Z"/>
          <w:trPrChange w:id="125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259"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4D3E089E" w14:textId="52670635" w:rsidR="00E51051" w:rsidRPr="00A54EC0" w:rsidDel="00396868" w:rsidRDefault="00E51051" w:rsidP="00285F3F">
            <w:pPr>
              <w:jc w:val="both"/>
              <w:rPr>
                <w:del w:id="1260" w:author="Xuning Wei12232" w:date="2026-07-23T14:18:00Z"/>
                <w:rFonts w:ascii="Times New Roman" w:eastAsia="仿宋_GB2312" w:hAnsi="Times New Roman" w:cs="Times New Roman"/>
                <w:b/>
                <w:color w:val="auto"/>
                <w:sz w:val="18"/>
                <w:szCs w:val="18"/>
                <w:lang w:eastAsia="zh-CN"/>
              </w:rPr>
            </w:pPr>
            <w:del w:id="1261" w:author="Xuning Wei12232" w:date="2026-07-23T14:18:00Z">
              <w:r w:rsidRPr="00A54EC0" w:rsidDel="00396868">
                <w:rPr>
                  <w:rFonts w:ascii="Times New Roman" w:eastAsia="仿宋_GB2312" w:hAnsi="Times New Roman" w:cs="Times New Roman"/>
                  <w:b/>
                  <w:color w:val="auto"/>
                  <w:sz w:val="18"/>
                  <w:szCs w:val="18"/>
                  <w:lang w:eastAsia="zh-CN"/>
                </w:rPr>
                <w:delText>51</w:delText>
              </w:r>
            </w:del>
          </w:p>
        </w:tc>
        <w:tc>
          <w:tcPr>
            <w:tcW w:w="670" w:type="pct"/>
            <w:tcBorders>
              <w:top w:val="single" w:sz="4" w:space="0" w:color="auto"/>
              <w:left w:val="single" w:sz="4" w:space="0" w:color="auto"/>
              <w:bottom w:val="single" w:sz="4" w:space="0" w:color="auto"/>
              <w:right w:val="single" w:sz="4" w:space="0" w:color="auto"/>
            </w:tcBorders>
            <w:vAlign w:val="center"/>
            <w:tcPrChange w:id="1262"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5FDD6F3C" w14:textId="5565EE3A" w:rsidR="00E51051" w:rsidRPr="00473484" w:rsidDel="00396868" w:rsidRDefault="00E51051" w:rsidP="00285F3F">
            <w:pPr>
              <w:jc w:val="both"/>
              <w:rPr>
                <w:del w:id="1263" w:author="Xuning Wei12232" w:date="2026-07-23T14:18:00Z"/>
                <w:rFonts w:ascii="Times New Roman" w:eastAsia="仿宋_GB2312" w:hAnsi="Times New Roman" w:cs="Times New Roman"/>
                <w:color w:val="auto"/>
                <w:sz w:val="18"/>
                <w:szCs w:val="18"/>
              </w:rPr>
            </w:pPr>
            <w:del w:id="1264" w:author="Xuning Wei12232" w:date="2026-07-23T14:18:00Z">
              <w:r w:rsidRPr="00473484" w:rsidDel="00396868">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1265"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4D0148D5" w14:textId="1161539E" w:rsidR="00E51051" w:rsidRPr="00A54EC0" w:rsidDel="00396868" w:rsidRDefault="00E51051" w:rsidP="00285F3F">
            <w:pPr>
              <w:jc w:val="both"/>
              <w:rPr>
                <w:del w:id="1266" w:author="Xuning Wei12232" w:date="2026-07-23T14:18:00Z"/>
                <w:rFonts w:ascii="Times New Roman" w:eastAsia="仿宋_GB2312" w:hAnsi="Times New Roman" w:cs="Times New Roman"/>
                <w:color w:val="auto"/>
                <w:sz w:val="18"/>
                <w:szCs w:val="18"/>
              </w:rPr>
            </w:pPr>
            <w:del w:id="1267" w:author="Xuning Wei12232" w:date="2026-07-23T14:18:00Z">
              <w:r w:rsidRPr="00473484" w:rsidDel="00396868">
                <w:rPr>
                  <w:rFonts w:ascii="Times New Roman" w:eastAsia="仿宋_GB2312" w:hAnsi="Times New Roman" w:cs="Times New Roman"/>
                  <w:color w:val="auto"/>
                  <w:sz w:val="18"/>
                  <w:szCs w:val="18"/>
                </w:rPr>
                <w:delText>Add</w:delText>
              </w:r>
              <w:r w:rsidRPr="00473484" w:rsidDel="00396868">
                <w:rPr>
                  <w:rFonts w:ascii="Times New Roman" w:eastAsia="仿宋_GB2312" w:hAnsi="Times New Roman" w:cs="Times New Roman"/>
                  <w:color w:val="auto"/>
                  <w:sz w:val="18"/>
                  <w:szCs w:val="18"/>
                  <w:lang w:eastAsia="zh-CN"/>
                </w:rPr>
                <w:delText xml:space="preserve"> </w:delText>
              </w:r>
              <w:r w:rsidR="00271FEB" w:rsidRPr="00473484" w:rsidDel="00396868">
                <w:rPr>
                  <w:rFonts w:ascii="Times New Roman" w:eastAsia="仿宋_GB2312" w:hAnsi="Times New Roman" w:cs="Times New Roman"/>
                  <w:bCs w:val="0"/>
                  <w:color w:val="0000FF"/>
                  <w:sz w:val="18"/>
                  <w:szCs w:val="18"/>
                  <w:lang w:eastAsia="zh-CN"/>
                </w:rPr>
                <w:delText xml:space="preserve">8.0 V 20% </w:delText>
              </w:r>
            </w:del>
            <w:del w:id="1268"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1269"/>
              <w:commentRangeStart w:id="1270"/>
              <w:commentRangeStart w:id="1271"/>
              <w:commentRangeStart w:id="1272"/>
              <w:r w:rsidRPr="00473484" w:rsidDel="00EE6870">
                <w:rPr>
                  <w:rFonts w:ascii="Times New Roman" w:eastAsia="仿宋_GB2312" w:hAnsi="Times New Roman" w:cs="Times New Roman"/>
                  <w:bCs w:val="0"/>
                  <w:color w:val="auto"/>
                  <w:sz w:val="18"/>
                  <w:szCs w:val="18"/>
                  <w:lang w:eastAsia="zh-CN"/>
                </w:rPr>
                <w:delText xml:space="preserve"> </w:delText>
              </w:r>
            </w:del>
            <w:commentRangeEnd w:id="1269"/>
            <w:del w:id="1273" w:author="Xuning Wei12232" w:date="2026-07-23T14:18:00Z">
              <w:r w:rsidRPr="00A54EC0" w:rsidDel="00396868">
                <w:rPr>
                  <w:rStyle w:val="aff1"/>
                  <w:rFonts w:ascii="Times New Roman" w:eastAsia="仿宋_GB2312" w:hAnsi="Times New Roman" w:cs="Times New Roman"/>
                  <w:bCs w:val="0"/>
                  <w:color w:val="auto"/>
                  <w:sz w:val="18"/>
                  <w:szCs w:val="18"/>
                  <w:lang w:eastAsia="zh-CN"/>
                </w:rPr>
                <w:commentReference w:id="1269"/>
              </w:r>
              <w:commentRangeEnd w:id="1270"/>
              <w:r w:rsidRPr="00A54EC0" w:rsidDel="00396868">
                <w:rPr>
                  <w:rStyle w:val="aff1"/>
                  <w:rFonts w:ascii="Times New Roman" w:eastAsia="仿宋_GB2312" w:hAnsi="Times New Roman" w:cs="Times New Roman"/>
                  <w:bCs w:val="0"/>
                  <w:color w:val="auto"/>
                  <w:sz w:val="18"/>
                  <w:szCs w:val="18"/>
                  <w:lang w:eastAsia="zh-CN"/>
                </w:rPr>
                <w:commentReference w:id="1270"/>
              </w:r>
              <w:commentRangeEnd w:id="1271"/>
              <w:r w:rsidRPr="00A54EC0" w:rsidDel="00396868">
                <w:rPr>
                  <w:rStyle w:val="aff1"/>
                  <w:rFonts w:ascii="Times New Roman" w:eastAsia="仿宋_GB2312" w:hAnsi="Times New Roman" w:cs="Times New Roman"/>
                  <w:bCs w:val="0"/>
                  <w:color w:val="auto"/>
                  <w:sz w:val="18"/>
                  <w:szCs w:val="18"/>
                  <w:lang w:eastAsia="zh-CN"/>
                </w:rPr>
                <w:commentReference w:id="1271"/>
              </w:r>
              <w:commentRangeEnd w:id="1272"/>
              <w:r w:rsidRPr="00A54EC0" w:rsidDel="00396868">
                <w:rPr>
                  <w:rStyle w:val="aff1"/>
                  <w:rFonts w:ascii="Times New Roman" w:eastAsia="仿宋_GB2312" w:hAnsi="Times New Roman" w:cs="Times New Roman"/>
                  <w:bCs w:val="0"/>
                  <w:color w:val="auto"/>
                  <w:sz w:val="18"/>
                  <w:szCs w:val="18"/>
                  <w:lang w:eastAsia="zh-CN"/>
                </w:rPr>
                <w:commentReference w:id="1272"/>
              </w:r>
              <w:r w:rsidRPr="00A54EC0" w:rsidDel="00396868">
                <w:rPr>
                  <w:rFonts w:ascii="Times New Roman" w:eastAsia="仿宋_GB2312" w:hAnsi="Times New Roman" w:cs="Times New Roman"/>
                  <w:bCs w:val="0"/>
                  <w:color w:val="auto"/>
                  <w:sz w:val="18"/>
                  <w:szCs w:val="18"/>
                  <w:lang w:eastAsia="zh-CN"/>
                </w:rPr>
                <w:delText>(7.448</w:delText>
              </w:r>
              <w:r w:rsidR="009C4EAF" w:rsidRPr="00A54EC0" w:rsidDel="00396868">
                <w:rPr>
                  <w:rFonts w:ascii="Times New Roman" w:eastAsia="仿宋_GB2312" w:hAnsi="Times New Roman" w:cs="Times New Roman"/>
                  <w:bCs w:val="0"/>
                  <w:color w:val="auto"/>
                  <w:sz w:val="18"/>
                  <w:szCs w:val="18"/>
                  <w:lang w:eastAsia="zh-CN"/>
                </w:rPr>
                <w:delText xml:space="preserve"> </w:delText>
              </w:r>
              <w:r w:rsidRPr="00A54EC0" w:rsidDel="00396868">
                <w:rPr>
                  <w:rFonts w:ascii="Times New Roman" w:eastAsia="仿宋_GB2312" w:hAnsi="Times New Roman" w:cs="Times New Roman"/>
                  <w:bCs w:val="0"/>
                  <w:color w:val="auto"/>
                  <w:sz w:val="18"/>
                  <w:szCs w:val="18"/>
                  <w:lang w:eastAsia="zh-CN"/>
                </w:rPr>
                <w:delText xml:space="preserve">kg/kg) </w:delText>
              </w:r>
              <w:r w:rsidRPr="00A54EC0" w:rsidDel="00396868">
                <w:rPr>
                  <w:rFonts w:ascii="Times New Roman" w:eastAsia="仿宋_GB2312" w:hAnsi="Times New Roman" w:cs="Times New Roman"/>
                  <w:color w:val="auto"/>
                  <w:sz w:val="18"/>
                  <w:szCs w:val="18"/>
                </w:rPr>
                <w:delText>into</w:delText>
              </w:r>
              <w:r w:rsidRPr="00473484" w:rsidDel="00396868">
                <w:rPr>
                  <w:rFonts w:ascii="Times New Roman" w:eastAsia="仿宋_GB2312" w:hAnsi="Times New Roman" w:cs="Times New Roman"/>
                  <w:color w:val="auto"/>
                  <w:sz w:val="18"/>
                  <w:szCs w:val="18"/>
                  <w:rPrChange w:id="1274"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396868">
                <w:rPr>
                  <w:rFonts w:ascii="Times New Roman" w:eastAsia="仿宋_GB2312" w:hAnsi="Times New Roman" w:cs="Times New Roman"/>
                  <w:color w:val="auto"/>
                  <w:sz w:val="18"/>
                  <w:szCs w:val="18"/>
                </w:rPr>
                <w:delText xml:space="preserve">. Bubble with nitrogen for 5±2min, then start the stirrer, adjust to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After stirring for 2h±15 min (target: 2h) at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stop stirring, turn off the nitrogen. Drain until there is no obvious drip. Move to next operation.</w:delText>
              </w:r>
            </w:del>
          </w:p>
        </w:tc>
      </w:tr>
      <w:tr w:rsidR="00C63277" w:rsidRPr="00473484" w:rsidDel="00396868" w14:paraId="2587D2DF" w14:textId="54A2AEAE" w:rsidTr="0051270C">
        <w:trPr>
          <w:trHeight w:val="454"/>
          <w:del w:id="1275" w:author="Xuning Wei12232" w:date="2026-07-23T14:18:00Z"/>
          <w:trPrChange w:id="127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277"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5F329D90" w14:textId="4E27C213" w:rsidR="00E51051" w:rsidRPr="00A54EC0" w:rsidDel="00396868" w:rsidRDefault="00E51051" w:rsidP="00285F3F">
            <w:pPr>
              <w:jc w:val="both"/>
              <w:rPr>
                <w:del w:id="1278" w:author="Xuning Wei12232" w:date="2026-07-23T14:18:00Z"/>
                <w:rFonts w:ascii="Times New Roman" w:eastAsia="仿宋_GB2312" w:hAnsi="Times New Roman" w:cs="Times New Roman"/>
                <w:b/>
                <w:color w:val="auto"/>
                <w:sz w:val="18"/>
                <w:szCs w:val="18"/>
                <w:lang w:eastAsia="zh-CN"/>
              </w:rPr>
            </w:pPr>
            <w:del w:id="1279" w:author="Xuning Wei12232" w:date="2026-07-23T14:18:00Z">
              <w:r w:rsidRPr="00A54EC0" w:rsidDel="00396868">
                <w:rPr>
                  <w:rFonts w:ascii="Times New Roman" w:eastAsia="仿宋_GB2312" w:hAnsi="Times New Roman" w:cs="Times New Roman"/>
                  <w:b/>
                  <w:color w:val="auto"/>
                  <w:sz w:val="18"/>
                  <w:szCs w:val="18"/>
                  <w:lang w:eastAsia="zh-CN"/>
                </w:rPr>
                <w:delText>52</w:delText>
              </w:r>
            </w:del>
          </w:p>
        </w:tc>
        <w:tc>
          <w:tcPr>
            <w:tcW w:w="670" w:type="pct"/>
            <w:tcBorders>
              <w:top w:val="single" w:sz="4" w:space="0" w:color="auto"/>
              <w:left w:val="single" w:sz="4" w:space="0" w:color="auto"/>
              <w:bottom w:val="single" w:sz="4" w:space="0" w:color="auto"/>
              <w:right w:val="single" w:sz="4" w:space="0" w:color="auto"/>
            </w:tcBorders>
            <w:vAlign w:val="center"/>
            <w:tcPrChange w:id="1280"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33D378F3" w14:textId="3C6667EB" w:rsidR="00E51051" w:rsidRPr="00473484" w:rsidDel="00396868" w:rsidRDefault="00E51051" w:rsidP="00285F3F">
            <w:pPr>
              <w:jc w:val="both"/>
              <w:rPr>
                <w:del w:id="1281" w:author="Xuning Wei12232" w:date="2026-07-23T14:18:00Z"/>
                <w:rFonts w:ascii="Times New Roman" w:eastAsia="仿宋_GB2312" w:hAnsi="Times New Roman" w:cs="Times New Roman"/>
                <w:color w:val="auto"/>
                <w:sz w:val="18"/>
                <w:szCs w:val="18"/>
              </w:rPr>
            </w:pPr>
            <w:del w:id="1282" w:author="Xuning Wei12232" w:date="2026-07-23T14:18:00Z">
              <w:r w:rsidRPr="00473484" w:rsidDel="00396868">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283"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52D3E1BC" w14:textId="1EFC6B07" w:rsidR="00E51051" w:rsidRPr="00A54EC0" w:rsidDel="00396868" w:rsidRDefault="00ED7347" w:rsidP="00285F3F">
            <w:pPr>
              <w:jc w:val="both"/>
              <w:rPr>
                <w:del w:id="1284" w:author="Xuning Wei12232" w:date="2026-07-23T14:18:00Z"/>
                <w:rFonts w:ascii="Times New Roman" w:eastAsia="仿宋_GB2312" w:hAnsi="Times New Roman" w:cs="Times New Roman"/>
                <w:color w:val="000000" w:themeColor="text1"/>
                <w:sz w:val="18"/>
                <w:szCs w:val="18"/>
              </w:rPr>
            </w:pPr>
            <w:del w:id="1285"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10.0 V</w:delText>
              </w:r>
              <w:r w:rsidRPr="00473484" w:rsidDel="00396868">
                <w:rPr>
                  <w:rFonts w:ascii="Times New Roman" w:eastAsia="仿宋_GB2312" w:hAnsi="Times New Roman" w:cs="Times New Roman"/>
                  <w:color w:val="000000" w:themeColor="text1"/>
                  <w:sz w:val="18"/>
                  <w:szCs w:val="18"/>
                </w:rPr>
                <w:delText xml:space="preserve"> Isopropyl Acetate (8.730 kg/kg)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286"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A54EC0" w:rsidDel="00396868">
                <w:rPr>
                  <w:rFonts w:ascii="Times New Roman" w:eastAsia="仿宋_GB2312" w:hAnsi="Times New Roman" w:cs="Times New Roman"/>
                  <w:color w:val="000000" w:themeColor="text1"/>
                  <w:sz w:val="18"/>
                  <w:szCs w:val="18"/>
                </w:rPr>
                <w:delText xml:space="preserve"> Bubble with nitrogen for 5±2min, then start the stirrer. After stirring for 5±2 min, stop stirring, turn off the nitrogen. Drain until there is no obvious drip. Perform this operation for 4 times. Move to next operation. </w:delText>
              </w:r>
            </w:del>
          </w:p>
        </w:tc>
      </w:tr>
      <w:tr w:rsidR="00C63277" w:rsidRPr="00473484" w:rsidDel="00396868" w14:paraId="12A6D622" w14:textId="28C1B44C" w:rsidTr="0051270C">
        <w:trPr>
          <w:trHeight w:val="454"/>
          <w:del w:id="1287" w:author="Xuning Wei12232" w:date="2026-07-23T14:18:00Z"/>
          <w:trPrChange w:id="128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289"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117E5EC4" w14:textId="00141977" w:rsidR="00E51051" w:rsidRPr="00A54EC0" w:rsidDel="00396868" w:rsidRDefault="00E51051" w:rsidP="00285F3F">
            <w:pPr>
              <w:jc w:val="both"/>
              <w:rPr>
                <w:del w:id="1290" w:author="Xuning Wei12232" w:date="2026-07-23T14:18:00Z"/>
                <w:rFonts w:ascii="Times New Roman" w:eastAsia="仿宋_GB2312" w:hAnsi="Times New Roman" w:cs="Times New Roman"/>
                <w:b/>
                <w:color w:val="auto"/>
                <w:sz w:val="18"/>
                <w:szCs w:val="18"/>
                <w:lang w:eastAsia="zh-CN"/>
              </w:rPr>
            </w:pPr>
            <w:del w:id="1291" w:author="Xuning Wei12232" w:date="2026-07-23T14:18:00Z">
              <w:r w:rsidRPr="00A54EC0" w:rsidDel="00396868">
                <w:rPr>
                  <w:rFonts w:ascii="Times New Roman" w:eastAsia="仿宋_GB2312" w:hAnsi="Times New Roman" w:cs="Times New Roman"/>
                  <w:b/>
                  <w:color w:val="auto"/>
                  <w:sz w:val="18"/>
                  <w:szCs w:val="18"/>
                  <w:lang w:eastAsia="zh-CN"/>
                </w:rPr>
                <w:delText>53</w:delText>
              </w:r>
            </w:del>
          </w:p>
        </w:tc>
        <w:tc>
          <w:tcPr>
            <w:tcW w:w="670" w:type="pct"/>
            <w:tcBorders>
              <w:top w:val="single" w:sz="4" w:space="0" w:color="auto"/>
              <w:left w:val="single" w:sz="4" w:space="0" w:color="auto"/>
              <w:bottom w:val="single" w:sz="4" w:space="0" w:color="auto"/>
              <w:right w:val="single" w:sz="4" w:space="0" w:color="auto"/>
            </w:tcBorders>
            <w:vAlign w:val="center"/>
            <w:tcPrChange w:id="1292"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380632C3" w14:textId="0802B915" w:rsidR="00E51051" w:rsidRPr="00473484" w:rsidDel="00396868" w:rsidRDefault="00E51051" w:rsidP="00285F3F">
            <w:pPr>
              <w:jc w:val="both"/>
              <w:rPr>
                <w:del w:id="1293" w:author="Xuning Wei12232" w:date="2026-07-23T14:18:00Z"/>
                <w:rFonts w:ascii="Times New Roman" w:eastAsia="仿宋_GB2312" w:hAnsi="Times New Roman" w:cs="Times New Roman"/>
                <w:color w:val="auto"/>
                <w:sz w:val="18"/>
                <w:szCs w:val="18"/>
              </w:rPr>
            </w:pPr>
            <w:del w:id="1294" w:author="Xuning Wei12232" w:date="2026-07-23T14:18: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295"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0D62719" w14:textId="768D60A6" w:rsidR="00E51051" w:rsidRPr="00473484" w:rsidDel="00396868" w:rsidRDefault="00ED7347" w:rsidP="00285F3F">
            <w:pPr>
              <w:jc w:val="both"/>
              <w:rPr>
                <w:del w:id="1296" w:author="Xuning Wei12232" w:date="2026-07-23T14:18:00Z"/>
                <w:rFonts w:ascii="Times New Roman" w:eastAsia="仿宋_GB2312" w:hAnsi="Times New Roman" w:cs="Times New Roman"/>
                <w:color w:val="000000" w:themeColor="text1"/>
                <w:sz w:val="18"/>
                <w:szCs w:val="18"/>
              </w:rPr>
            </w:pPr>
            <w:del w:id="1297"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59F53814" w14:textId="77777777" w:rsidTr="0051270C">
        <w:trPr>
          <w:trHeight w:val="454"/>
          <w:trPrChange w:id="129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299"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517AA509" w14:textId="6C70570C" w:rsidR="00E51051" w:rsidRPr="00A54EC0" w:rsidRDefault="00E51051" w:rsidP="00285F3F">
            <w:pPr>
              <w:jc w:val="both"/>
              <w:rPr>
                <w:rFonts w:ascii="Times New Roman" w:eastAsia="仿宋_GB2312" w:hAnsi="Times New Roman" w:cs="Times New Roman"/>
                <w:b/>
                <w:color w:val="auto"/>
                <w:sz w:val="18"/>
                <w:szCs w:val="18"/>
                <w:lang w:eastAsia="zh-CN"/>
              </w:rPr>
            </w:pPr>
            <w:del w:id="1300" w:author="Xuning Wei12232" w:date="2026-07-23T15:39:00Z">
              <w:r w:rsidRPr="00A54EC0" w:rsidDel="00FD05C2">
                <w:rPr>
                  <w:rFonts w:ascii="Times New Roman" w:eastAsia="仿宋_GB2312" w:hAnsi="Times New Roman" w:cs="Times New Roman"/>
                  <w:b/>
                  <w:color w:val="auto"/>
                  <w:sz w:val="18"/>
                  <w:szCs w:val="18"/>
                  <w:lang w:eastAsia="zh-CN"/>
                </w:rPr>
                <w:delText>54</w:delText>
              </w:r>
            </w:del>
            <w:ins w:id="1301" w:author="Xuning Wei12232" w:date="2026-07-23T15:39:00Z">
              <w:r w:rsidR="00FD05C2" w:rsidRPr="00A54EC0">
                <w:rPr>
                  <w:rFonts w:ascii="Times New Roman" w:eastAsia="仿宋_GB2312" w:hAnsi="Times New Roman" w:cs="Times New Roman"/>
                  <w:b/>
                  <w:color w:val="auto"/>
                  <w:sz w:val="18"/>
                  <w:szCs w:val="18"/>
                  <w:lang w:eastAsia="zh-CN"/>
                </w:rPr>
                <w:t>30</w:t>
              </w:r>
            </w:ins>
          </w:p>
        </w:tc>
        <w:tc>
          <w:tcPr>
            <w:tcW w:w="670" w:type="pct"/>
            <w:tcBorders>
              <w:top w:val="single" w:sz="4" w:space="0" w:color="auto"/>
              <w:left w:val="single" w:sz="4" w:space="0" w:color="auto"/>
              <w:bottom w:val="single" w:sz="4" w:space="0" w:color="auto"/>
              <w:right w:val="single" w:sz="4" w:space="0" w:color="auto"/>
            </w:tcBorders>
            <w:vAlign w:val="center"/>
            <w:tcPrChange w:id="1302"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691A28C0" w14:textId="35A6CBC2"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-L-Val-OH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1303"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1D93D957" w14:textId="32EF4CF9" w:rsidR="000F5504" w:rsidRPr="00A54EC0" w:rsidRDefault="00B159F1">
            <w:pPr>
              <w:jc w:val="both"/>
              <w:rPr>
                <w:ins w:id="1304" w:author="Xuning Wei12232" w:date="2026-07-27T00:55:00Z"/>
                <w:rFonts w:ascii="Times New Roman" w:eastAsia="等线" w:hAnsi="Times New Roman" w:cs="Times New Roman"/>
                <w:color w:val="000000" w:themeColor="text1"/>
                <w:sz w:val="18"/>
                <w:szCs w:val="18"/>
              </w:rPr>
            </w:pPr>
            <w:commentRangeStart w:id="1305"/>
            <w:commentRangeStart w:id="1306"/>
            <w:commentRangeStart w:id="1307"/>
            <w:commentRangeStart w:id="1308"/>
            <w:commentRangeStart w:id="1309"/>
            <w:commentRangeEnd w:id="1305"/>
            <w:ins w:id="1310" w:author="Xuning Wei12232" w:date="2026-07-27T22:44:00Z">
              <w:r w:rsidRPr="00A54EC0">
                <w:rPr>
                  <w:rStyle w:val="aff1"/>
                  <w:rFonts w:ascii="Times New Roman" w:eastAsia="等线" w:hAnsi="Times New Roman" w:cs="Times New Roman"/>
                  <w:color w:val="000000" w:themeColor="text1"/>
                  <w:sz w:val="18"/>
                  <w:szCs w:val="18"/>
                </w:rPr>
                <w:commentReference w:id="1305"/>
              </w:r>
              <w:commentRangeEnd w:id="1306"/>
              <w:r w:rsidRPr="00A54EC0">
                <w:rPr>
                  <w:rStyle w:val="aff1"/>
                  <w:rFonts w:ascii="Times New Roman" w:eastAsia="等线" w:hAnsi="Times New Roman" w:cs="Times New Roman"/>
                  <w:color w:val="000000" w:themeColor="text1"/>
                  <w:sz w:val="18"/>
                  <w:szCs w:val="18"/>
                </w:rPr>
                <w:commentReference w:id="1306"/>
              </w:r>
              <w:commentRangeEnd w:id="1307"/>
              <w:r w:rsidRPr="00A54EC0">
                <w:rPr>
                  <w:rStyle w:val="aff1"/>
                  <w:rFonts w:ascii="Times New Roman" w:eastAsia="等线" w:hAnsi="Times New Roman" w:cs="Times New Roman"/>
                  <w:color w:val="000000" w:themeColor="text1"/>
                  <w:sz w:val="18"/>
                  <w:szCs w:val="18"/>
                </w:rPr>
                <w:commentReference w:id="1307"/>
              </w:r>
              <w:commentRangeEnd w:id="1308"/>
              <w:r w:rsidRPr="00A54EC0">
                <w:rPr>
                  <w:rStyle w:val="aff1"/>
                  <w:rFonts w:ascii="Times New Roman" w:eastAsia="等线" w:hAnsi="Times New Roman" w:cs="Times New Roman"/>
                  <w:color w:val="000000" w:themeColor="text1"/>
                  <w:sz w:val="18"/>
                  <w:szCs w:val="18"/>
                </w:rPr>
                <w:commentReference w:id="1308"/>
              </w:r>
              <w:commentRangeEnd w:id="1309"/>
              <w:r w:rsidRPr="00473484">
                <w:rPr>
                  <w:rStyle w:val="aff1"/>
                  <w:rFonts w:ascii="Times New Roman" w:eastAsia="等线" w:hAnsi="Times New Roman" w:cs="Times New Roman"/>
                  <w:color w:val="000000" w:themeColor="text1"/>
                  <w:sz w:val="18"/>
                  <w:szCs w:val="18"/>
                </w:rPr>
                <w:commentReference w:id="1309"/>
              </w:r>
            </w:ins>
            <w:ins w:id="1311" w:author="Xuning Wei12232" w:date="2026-07-27T00:55:00Z">
              <w:r w:rsidR="000F5504" w:rsidRPr="00A54EC0">
                <w:rPr>
                  <w:rFonts w:ascii="Times New Roman" w:eastAsia="等线" w:hAnsi="Times New Roman" w:cs="Times New Roman"/>
                  <w:color w:val="000000" w:themeColor="text1"/>
                  <w:sz w:val="18"/>
                  <w:szCs w:val="18"/>
                </w:rPr>
                <w:t xml:space="preserve">1. </w:t>
              </w:r>
            </w:ins>
            <w:r w:rsidR="00695BBA" w:rsidRPr="00A54EC0">
              <w:rPr>
                <w:rFonts w:ascii="Times New Roman" w:eastAsia="等线" w:hAnsi="Times New Roman" w:cs="Times New Roman"/>
                <w:color w:val="000000" w:themeColor="text1"/>
                <w:sz w:val="18"/>
                <w:szCs w:val="18"/>
              </w:rPr>
              <w:t xml:space="preserve">Add </w:t>
            </w:r>
            <w:r w:rsidR="00271FEB" w:rsidRPr="00A54EC0">
              <w:rPr>
                <w:rFonts w:ascii="Times New Roman" w:eastAsia="等线" w:hAnsi="Times New Roman" w:cs="Times New Roman"/>
                <w:color w:val="000000" w:themeColor="text1"/>
                <w:sz w:val="18"/>
                <w:szCs w:val="18"/>
                <w:lang w:eastAsia="zh-CN"/>
              </w:rPr>
              <w:t>5.0 V DMF</w:t>
            </w:r>
            <w:r w:rsidR="00695BBA" w:rsidRPr="00A54EC0">
              <w:rPr>
                <w:rFonts w:ascii="Times New Roman" w:eastAsia="等线" w:hAnsi="Times New Roman" w:cs="Times New Roman"/>
                <w:color w:val="000000" w:themeColor="text1"/>
                <w:sz w:val="18"/>
                <w:szCs w:val="18"/>
                <w:lang w:eastAsia="zh-CN"/>
              </w:rPr>
              <w:t xml:space="preserve"> (4.74</w:t>
            </w:r>
            <w:r w:rsidR="009C4EAF" w:rsidRPr="00473484">
              <w:rPr>
                <w:rFonts w:ascii="Times New Roman" w:eastAsia="等线" w:hAnsi="Times New Roman" w:cs="Times New Roman"/>
                <w:color w:val="000000" w:themeColor="text1"/>
                <w:sz w:val="18"/>
                <w:szCs w:val="18"/>
                <w:lang w:eastAsia="zh-CN"/>
              </w:rPr>
              <w:t>0</w:t>
            </w:r>
            <w:r w:rsidR="00695BBA" w:rsidRPr="00473484">
              <w:rPr>
                <w:rFonts w:ascii="Times New Roman" w:eastAsia="等线" w:hAnsi="Times New Roman" w:cs="Times New Roman"/>
                <w:color w:val="000000" w:themeColor="text1"/>
                <w:sz w:val="18"/>
                <w:szCs w:val="18"/>
                <w:lang w:eastAsia="zh-CN"/>
              </w:rPr>
              <w:t xml:space="preserve"> kg/kg)</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1312"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313"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Start the stirrer. Then add 2.0 eq. </w:t>
            </w:r>
            <w:proofErr w:type="spellStart"/>
            <w:r w:rsidR="00E51051" w:rsidRPr="00A54EC0">
              <w:rPr>
                <w:rFonts w:ascii="Times New Roman" w:eastAsia="等线" w:hAnsi="Times New Roman" w:cs="Times New Roman"/>
                <w:color w:val="000000" w:themeColor="text1"/>
                <w:sz w:val="18"/>
                <w:szCs w:val="18"/>
              </w:rPr>
              <w:t>Fmoc</w:t>
            </w:r>
            <w:proofErr w:type="spellEnd"/>
            <w:r w:rsidR="00E51051" w:rsidRPr="00A54EC0">
              <w:rPr>
                <w:rFonts w:ascii="Times New Roman" w:eastAsia="等线" w:hAnsi="Times New Roman" w:cs="Times New Roman"/>
                <w:color w:val="000000" w:themeColor="text1"/>
                <w:sz w:val="18"/>
                <w:szCs w:val="18"/>
              </w:rPr>
              <w:t xml:space="preserve">-L-Val-OH. </w:t>
            </w:r>
            <w:del w:id="1314"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1315"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lang w:eastAsia="zh-CN"/>
              </w:rPr>
              <w:t xml:space="preserve"> </w:t>
            </w:r>
            <w:ins w:id="1316" w:author="Xuning Wei12232" w:date="2026-07-27T00:55:00Z">
              <w:r w:rsidR="000F5504" w:rsidRPr="00473484">
                <w:rPr>
                  <w:rFonts w:ascii="Times New Roman" w:eastAsia="等线" w:hAnsi="Times New Roman" w:cs="Times New Roman"/>
                  <w:color w:val="000000" w:themeColor="text1"/>
                  <w:sz w:val="18"/>
                  <w:szCs w:val="18"/>
                  <w:lang w:eastAsia="zh-CN"/>
                </w:rPr>
                <w:br/>
                <w:t>2. A</w:t>
              </w:r>
            </w:ins>
            <w:del w:id="1317" w:author="Xuning Wei12232" w:date="2026-07-27T00:55:00Z">
              <w:r w:rsidR="00E51051" w:rsidRPr="00A54EC0" w:rsidDel="000F5504">
                <w:rPr>
                  <w:rFonts w:ascii="Times New Roman" w:eastAsia="等线" w:hAnsi="Times New Roman" w:cs="Times New Roman"/>
                  <w:color w:val="000000" w:themeColor="text1"/>
                  <w:sz w:val="18"/>
                  <w:szCs w:val="18"/>
                  <w:lang w:eastAsia="zh-CN"/>
                </w:rPr>
                <w:delText>a</w:delText>
              </w:r>
            </w:del>
            <w:r w:rsidR="00E51051" w:rsidRPr="00A54EC0">
              <w:rPr>
                <w:rFonts w:ascii="Times New Roman" w:eastAsia="等线" w:hAnsi="Times New Roman" w:cs="Times New Roman"/>
                <w:color w:val="000000" w:themeColor="text1"/>
                <w:sz w:val="18"/>
                <w:szCs w:val="18"/>
                <w:lang w:eastAsia="zh-CN"/>
              </w:rPr>
              <w:t>djust</w:t>
            </w:r>
            <w:r w:rsidR="00E51051" w:rsidRPr="00473484">
              <w:rPr>
                <w:rFonts w:ascii="Times New Roman" w:eastAsia="等线" w:hAnsi="Times New Roman" w:cs="Times New Roman"/>
                <w:bCs w:val="0"/>
                <w:color w:val="000000" w:themeColor="text1"/>
                <w:sz w:val="18"/>
                <w:szCs w:val="18"/>
                <w:rPrChange w:id="1318" w:author="Xuning Wei12232" w:date="2026-09-05T19:51:00Z">
                  <w:rPr>
                    <w:rFonts w:ascii="Times New Roman" w:eastAsia="等线" w:hAnsi="Times New Roman" w:cs="Times New Roman"/>
                    <w:b/>
                    <w:bCs w:val="0"/>
                    <w:color w:val="000000" w:themeColor="text1"/>
                    <w:sz w:val="18"/>
                    <w:szCs w:val="18"/>
                  </w:rPr>
                </w:rPrChange>
              </w:rPr>
              <w:t xml:space="preserve"> </w:t>
            </w:r>
            <w:r w:rsidR="00E51051" w:rsidRPr="00A54EC0">
              <w:rPr>
                <w:rFonts w:ascii="Times New Roman" w:eastAsia="等线" w:hAnsi="Times New Roman" w:cs="Times New Roman"/>
                <w:bCs w:val="0"/>
                <w:color w:val="000000" w:themeColor="text1"/>
                <w:sz w:val="18"/>
                <w:szCs w:val="18"/>
              </w:rPr>
              <w:t xml:space="preserve">the mixture to </w:t>
            </w:r>
            <w:r w:rsidR="00E51051" w:rsidRPr="00A54EC0">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1319" w:author="Johan Granander" w:date="2026-07-28T14:52:00Z">
              <w:r w:rsidR="003A4FAE"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Maintain for next operation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320" w:author="Johan Granander" w:date="2026-07-28T14:52: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321" w:author="Johan Granander" w:date="2026-07-28T14:52: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Add 2.0 eq. </w:t>
            </w:r>
            <w:proofErr w:type="spellStart"/>
            <w:r w:rsidR="00E51051" w:rsidRPr="00A54EC0">
              <w:rPr>
                <w:rFonts w:ascii="Times New Roman" w:eastAsia="等线" w:hAnsi="Times New Roman" w:cs="Times New Roman"/>
                <w:color w:val="000000" w:themeColor="text1"/>
                <w:sz w:val="18"/>
                <w:szCs w:val="18"/>
              </w:rPr>
              <w:t>Oxyma</w:t>
            </w:r>
            <w:proofErr w:type="spellEnd"/>
            <w:r w:rsidR="00E51051" w:rsidRPr="00A54EC0">
              <w:rPr>
                <w:rFonts w:ascii="Times New Roman" w:eastAsia="等线" w:hAnsi="Times New Roman" w:cs="Times New Roman"/>
                <w:color w:val="000000" w:themeColor="text1"/>
                <w:sz w:val="18"/>
                <w:szCs w:val="18"/>
              </w:rPr>
              <w:t xml:space="preserve"> Pure into </w:t>
            </w:r>
            <w:r w:rsidR="00E51051" w:rsidRPr="00473484">
              <w:rPr>
                <w:rFonts w:ascii="Times New Roman" w:eastAsia="等线" w:hAnsi="Times New Roman" w:cs="Times New Roman"/>
                <w:color w:val="000000" w:themeColor="text1"/>
                <w:sz w:val="18"/>
                <w:szCs w:val="18"/>
                <w:rPrChange w:id="1322" w:author="Xuning Wei12232" w:date="2026-09-05T19:51:00Z">
                  <w:rPr>
                    <w:rFonts w:ascii="Times New Roman" w:eastAsia="等线" w:hAnsi="Times New Roman" w:cs="Times New Roman"/>
                    <w:b/>
                    <w:color w:val="000000" w:themeColor="text1"/>
                    <w:sz w:val="18"/>
                    <w:szCs w:val="18"/>
                  </w:rPr>
                </w:rPrChange>
              </w:rPr>
              <w:t>TJ4S-1213-Sy15-R01</w:t>
            </w:r>
            <w:r w:rsidR="00E51051" w:rsidRPr="00A54EC0">
              <w:rPr>
                <w:rFonts w:ascii="Times New Roman" w:eastAsia="等线" w:hAnsi="Times New Roman" w:cs="Times New Roman"/>
                <w:color w:val="000000" w:themeColor="text1"/>
                <w:sz w:val="18"/>
                <w:szCs w:val="18"/>
              </w:rPr>
              <w:t xml:space="preserve">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323" w:author="Johan Granander" w:date="2026-07-28T14:52: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324" w:author="Johan Granander" w:date="2026-07-28T14:52: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rinse the</w:t>
            </w:r>
            <w:r w:rsidR="00E51051" w:rsidRPr="00473484">
              <w:rPr>
                <w:rFonts w:ascii="Times New Roman" w:eastAsia="等线" w:hAnsi="Times New Roman" w:cs="Times New Roman"/>
                <w:color w:val="000000" w:themeColor="text1"/>
                <w:sz w:val="18"/>
                <w:szCs w:val="18"/>
                <w:rPrChange w:id="1325" w:author="Xuning Wei12232" w:date="2026-09-05T19:51:00Z">
                  <w:rPr>
                    <w:rFonts w:ascii="Times New Roman" w:eastAsia="等线" w:hAnsi="Times New Roman" w:cs="Times New Roman"/>
                    <w:b/>
                    <w:color w:val="000000" w:themeColor="text1"/>
                    <w:sz w:val="18"/>
                    <w:szCs w:val="18"/>
                  </w:rPr>
                </w:rPrChange>
              </w:rPr>
              <w:t xml:space="preserve"> TJ4S-1213-Sy15-R01 </w:t>
            </w:r>
            <w:r w:rsidR="00E51051" w:rsidRPr="00A54EC0">
              <w:rPr>
                <w:rFonts w:ascii="Times New Roman" w:eastAsia="等线" w:hAnsi="Times New Roman" w:cs="Times New Roman"/>
                <w:color w:val="000000" w:themeColor="text1"/>
                <w:sz w:val="18"/>
                <w:szCs w:val="18"/>
              </w:rPr>
              <w:t>with 2.0</w:t>
            </w:r>
            <w:ins w:id="1326" w:author="Johan Granander" w:date="2026-07-28T14:52:00Z">
              <w:r w:rsidR="003A4FAE" w:rsidRPr="00A54EC0">
                <w:rPr>
                  <w:rFonts w:ascii="Times New Roman" w:eastAsia="等线" w:hAnsi="Times New Roman" w:cs="Times New Roman"/>
                  <w:color w:val="000000" w:themeColor="text1"/>
                  <w:sz w:val="18"/>
                  <w:szCs w:val="18"/>
                </w:rPr>
                <w:t xml:space="preserve"> </w:t>
              </w:r>
            </w:ins>
            <w:del w:id="1327" w:author="Johan Granander" w:date="2026-07-28T14:52:00Z">
              <w:r w:rsidR="00E51051" w:rsidRPr="00A54EC0" w:rsidDel="003A4FAE">
                <w:rPr>
                  <w:rFonts w:ascii="Times New Roman" w:eastAsia="等线" w:hAnsi="Times New Roman" w:cs="Times New Roman"/>
                  <w:color w:val="000000" w:themeColor="text1"/>
                  <w:sz w:val="18"/>
                  <w:szCs w:val="18"/>
                </w:rPr>
                <w:delText xml:space="preserve">v </w:delText>
              </w:r>
            </w:del>
            <w:ins w:id="1328" w:author="Johan Granander" w:date="2026-07-28T14:52:00Z">
              <w:r w:rsidR="003A4FAE" w:rsidRPr="00A54EC0">
                <w:rPr>
                  <w:rFonts w:ascii="Times New Roman" w:eastAsia="等线" w:hAnsi="Times New Roman" w:cs="Times New Roman"/>
                  <w:color w:val="000000" w:themeColor="text1"/>
                  <w:sz w:val="18"/>
                  <w:szCs w:val="18"/>
                </w:rPr>
                <w:t xml:space="preserve">V </w:t>
              </w:r>
            </w:ins>
            <w:r w:rsidR="00E51051" w:rsidRPr="00473484">
              <w:rPr>
                <w:rFonts w:ascii="Times New Roman" w:eastAsia="等线" w:hAnsi="Times New Roman" w:cs="Times New Roman"/>
                <w:color w:val="000000" w:themeColor="text1"/>
                <w:sz w:val="18"/>
                <w:szCs w:val="18"/>
              </w:rPr>
              <w:t>DMF (1.896 kg/kg). Add 2.2 eq. DIC into TJ4S-1213-Sy15-R01</w:t>
            </w:r>
            <w:r w:rsidR="00E51051" w:rsidRPr="00473484">
              <w:rPr>
                <w:rFonts w:ascii="Times New Roman" w:eastAsia="等线" w:hAnsi="Times New Roman" w:cs="Times New Roman"/>
                <w:color w:val="000000" w:themeColor="text1"/>
                <w:sz w:val="18"/>
                <w:szCs w:val="18"/>
                <w:rPrChange w:id="1329" w:author="Xuning Wei12232" w:date="2026-09-05T19:51:00Z">
                  <w:rPr>
                    <w:rFonts w:ascii="Times New Roman" w:eastAsia="等线" w:hAnsi="Times New Roman" w:cs="Times New Roman"/>
                    <w:b/>
                    <w:color w:val="000000" w:themeColor="text1"/>
                    <w:sz w:val="18"/>
                    <w:szCs w:val="18"/>
                  </w:rPr>
                </w:rPrChange>
              </w:rPr>
              <w:t xml:space="preserve">, </w:t>
            </w:r>
            <w:r w:rsidR="00E51051" w:rsidRPr="00A54EC0">
              <w:rPr>
                <w:rFonts w:ascii="Times New Roman" w:eastAsia="等线" w:hAnsi="Times New Roman" w:cs="Times New Roman"/>
                <w:color w:val="000000" w:themeColor="text1"/>
                <w:sz w:val="18"/>
                <w:szCs w:val="18"/>
              </w:rPr>
              <w:t xml:space="preserve">the addition rate depends on temperature control. </w:t>
            </w:r>
            <w:r w:rsidR="00870867" w:rsidRPr="00A54EC0">
              <w:rPr>
                <w:rFonts w:ascii="Times New Roman" w:eastAsia="等线" w:hAnsi="Times New Roman" w:cs="Times New Roman"/>
                <w:color w:val="000000" w:themeColor="text1"/>
                <w:sz w:val="18"/>
                <w:szCs w:val="18"/>
              </w:rPr>
              <w:t>Activate for 20±5 min</w:t>
            </w:r>
            <w:r w:rsidR="00E51051" w:rsidRPr="00A54EC0">
              <w:rPr>
                <w:rFonts w:ascii="Times New Roman" w:eastAsia="等线" w:hAnsi="Times New Roman" w:cs="Times New Roman"/>
                <w:color w:val="000000" w:themeColor="text1"/>
                <w:sz w:val="18"/>
                <w:szCs w:val="18"/>
              </w:rPr>
              <w:t xml:space="preserve"> at </w:t>
            </w:r>
            <w:r w:rsidR="00E51051" w:rsidRPr="00473484">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330" w:author="Johan Granander" w:date="2026-07-28T14:53: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331" w:author="Johan Granander" w:date="2026-07-28T14:53: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p>
          <w:p w14:paraId="2B9A4FD4" w14:textId="0CA06999" w:rsidR="00E51051" w:rsidRPr="00473484" w:rsidRDefault="000F5504">
            <w:pPr>
              <w:jc w:val="both"/>
              <w:rPr>
                <w:rFonts w:ascii="Times New Roman" w:eastAsia="等线" w:hAnsi="Times New Roman" w:cs="Times New Roman"/>
                <w:bCs w:val="0"/>
                <w:color w:val="000000" w:themeColor="text1"/>
                <w:kern w:val="0"/>
                <w:sz w:val="18"/>
                <w:szCs w:val="18"/>
                <w:lang w:eastAsia="zh-CN"/>
              </w:rPr>
            </w:pPr>
            <w:ins w:id="1332" w:author="Xuning Wei12232" w:date="2026-07-27T00:55:00Z">
              <w:r w:rsidRPr="00A54EC0">
                <w:rPr>
                  <w:rFonts w:ascii="Times New Roman" w:eastAsia="等线" w:hAnsi="Times New Roman" w:cs="Times New Roman"/>
                  <w:color w:val="000000" w:themeColor="text1"/>
                  <w:sz w:val="18"/>
                  <w:szCs w:val="18"/>
                </w:rP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1333"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334"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335"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1336"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473484">
              <w:rPr>
                <w:rFonts w:ascii="Times New Roman" w:eastAsia="等线" w:hAnsi="Times New Roman" w:cs="Times New Roman"/>
                <w:bCs w:val="0"/>
                <w:color w:val="000000" w:themeColor="text1"/>
                <w:sz w:val="18"/>
                <w:szCs w:val="18"/>
                <w:rPrChange w:id="1337" w:author="Xuning Wei12232" w:date="2026-09-05T19:51:00Z">
                  <w:rPr>
                    <w:rFonts w:ascii="Times New Roman" w:eastAsia="等线" w:hAnsi="Times New Roman" w:cs="Times New Roman"/>
                    <w:b/>
                    <w:bCs w:val="0"/>
                    <w:color w:val="000000" w:themeColor="text1"/>
                    <w:sz w:val="18"/>
                    <w:szCs w:val="18"/>
                  </w:rPr>
                </w:rPrChange>
              </w:rPr>
              <w:t xml:space="preserve"> </w:t>
            </w:r>
            <w:r w:rsidR="005913B9" w:rsidRPr="00A54EC0">
              <w:rPr>
                <w:rFonts w:ascii="Times New Roman" w:eastAsia="等线" w:hAnsi="Times New Roman" w:cs="Times New Roman"/>
                <w:bCs w:val="0"/>
                <w:color w:val="000000" w:themeColor="text1"/>
                <w:sz w:val="18"/>
                <w:szCs w:val="18"/>
                <w:lang w:eastAsia="zh-CN"/>
              </w:rPr>
              <w:t>1.0 V DMF</w:t>
            </w:r>
            <w:r w:rsidR="00ED7347" w:rsidRPr="00A54EC0">
              <w:rPr>
                <w:rFonts w:ascii="Times New Roman" w:eastAsia="等线" w:hAnsi="Times New Roman" w:cs="Times New Roman"/>
                <w:bCs w:val="0"/>
                <w:color w:val="000000" w:themeColor="text1"/>
                <w:sz w:val="18"/>
                <w:szCs w:val="18"/>
                <w:lang w:eastAsia="zh-CN"/>
              </w:rPr>
              <w:t xml:space="preserve"> (0.948 kg/kg)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338"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339"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C63277" w:rsidRPr="00473484" w:rsidDel="0003734C" w14:paraId="12C21BD4" w14:textId="24E5AA86" w:rsidTr="0051270C">
        <w:trPr>
          <w:trHeight w:val="454"/>
          <w:del w:id="1340" w:author="Xuning Wei12232" w:date="2026-07-23T15:37:00Z"/>
          <w:trPrChange w:id="1341"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342"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0E49D88F" w14:textId="37DFE88E" w:rsidR="00E51051" w:rsidRPr="00A54EC0" w:rsidDel="0003734C" w:rsidRDefault="00E51051" w:rsidP="00285F3F">
            <w:pPr>
              <w:jc w:val="both"/>
              <w:rPr>
                <w:del w:id="1343" w:author="Xuning Wei12232" w:date="2026-07-23T15:37:00Z"/>
                <w:rFonts w:ascii="Times New Roman" w:eastAsia="仿宋_GB2312" w:hAnsi="Times New Roman" w:cs="Times New Roman"/>
                <w:b/>
                <w:color w:val="auto"/>
                <w:sz w:val="18"/>
                <w:szCs w:val="18"/>
                <w:lang w:eastAsia="zh-CN"/>
              </w:rPr>
            </w:pPr>
            <w:del w:id="1344" w:author="Xuning Wei12232" w:date="2026-07-23T15:37:00Z">
              <w:r w:rsidRPr="00A54EC0" w:rsidDel="0003734C">
                <w:rPr>
                  <w:rFonts w:ascii="Times New Roman" w:eastAsia="仿宋_GB2312" w:hAnsi="Times New Roman" w:cs="Times New Roman"/>
                  <w:b/>
                  <w:color w:val="auto"/>
                  <w:sz w:val="18"/>
                  <w:szCs w:val="18"/>
                  <w:lang w:eastAsia="zh-CN"/>
                </w:rPr>
                <w:delText>55</w:delText>
              </w:r>
            </w:del>
          </w:p>
        </w:tc>
        <w:tc>
          <w:tcPr>
            <w:tcW w:w="670" w:type="pct"/>
            <w:tcBorders>
              <w:top w:val="single" w:sz="4" w:space="0" w:color="auto"/>
              <w:left w:val="single" w:sz="4" w:space="0" w:color="auto"/>
              <w:bottom w:val="single" w:sz="4" w:space="0" w:color="auto"/>
              <w:right w:val="single" w:sz="4" w:space="0" w:color="auto"/>
            </w:tcBorders>
            <w:vAlign w:val="center"/>
            <w:tcPrChange w:id="1345"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4205A8EF" w14:textId="23E95054" w:rsidR="00E51051" w:rsidRPr="00473484" w:rsidDel="0003734C" w:rsidRDefault="00E51051" w:rsidP="00285F3F">
            <w:pPr>
              <w:jc w:val="both"/>
              <w:rPr>
                <w:del w:id="1346" w:author="Xuning Wei12232" w:date="2026-07-23T15:37:00Z"/>
                <w:rFonts w:ascii="Times New Roman" w:eastAsia="仿宋_GB2312" w:hAnsi="Times New Roman" w:cs="Times New Roman"/>
                <w:color w:val="auto"/>
                <w:sz w:val="18"/>
                <w:szCs w:val="18"/>
              </w:rPr>
            </w:pPr>
            <w:del w:id="1347" w:author="Xuning Wei12232" w:date="2026-07-23T15:37:00Z">
              <w:r w:rsidRPr="00473484" w:rsidDel="0003734C">
                <w:rPr>
                  <w:rFonts w:ascii="Times New Roman" w:eastAsia="仿宋_GB2312" w:hAnsi="Times New Roman" w:cs="Times New Roman"/>
                  <w:color w:val="auto"/>
                  <w:sz w:val="18"/>
                  <w:szCs w:val="18"/>
                </w:rPr>
                <w:delText>Fmoc-L-Val-OH coupling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348"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E2EC17F" w14:textId="5E8EBC96" w:rsidR="00E51051" w:rsidRPr="00A54EC0" w:rsidDel="0003734C" w:rsidRDefault="00ED7347" w:rsidP="00285F3F">
            <w:pPr>
              <w:jc w:val="both"/>
              <w:rPr>
                <w:del w:id="1349" w:author="Xuning Wei12232" w:date="2026-07-23T15:37:00Z"/>
                <w:rFonts w:ascii="Times New Roman" w:eastAsia="仿宋_GB2312" w:hAnsi="Times New Roman" w:cs="Times New Roman"/>
                <w:color w:val="000000" w:themeColor="text1"/>
                <w:sz w:val="18"/>
                <w:szCs w:val="18"/>
              </w:rPr>
            </w:pPr>
            <w:del w:id="1350" w:author="Xuning Wei12232" w:date="2026-07-23T15:37:00Z">
              <w:r w:rsidRPr="00473484" w:rsidDel="0003734C">
                <w:rPr>
                  <w:rFonts w:ascii="Times New Roman" w:eastAsia="仿宋_GB2312" w:hAnsi="Times New Roman" w:cs="Times New Roman"/>
                  <w:color w:val="000000" w:themeColor="text1"/>
                  <w:sz w:val="18"/>
                  <w:szCs w:val="18"/>
                </w:rPr>
                <w:delText>Heat</w:delText>
              </w:r>
              <w:r w:rsidR="00E51051" w:rsidRPr="00473484" w:rsidDel="0003734C">
                <w:rPr>
                  <w:rFonts w:ascii="Times New Roman" w:eastAsia="仿宋_GB2312" w:hAnsi="Times New Roman" w:cs="Times New Roman"/>
                  <w:color w:val="000000" w:themeColor="text1"/>
                  <w:sz w:val="18"/>
                  <w:szCs w:val="18"/>
                </w:rPr>
                <w:delText xml:space="preserve"> the mixture to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Start timing when temperature reaches 20</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The mixture is allowed to react at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xml:space="preserve"> (target: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After 3h</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15min (target</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A54EC0" w:rsidDel="0003734C">
                <w:rPr>
                  <w:rFonts w:ascii="Times New Roman" w:eastAsia="仿宋_GB2312" w:hAnsi="Times New Roman" w:cs="Times New Roman"/>
                  <w:color w:val="000000" w:themeColor="text1"/>
                  <w:sz w:val="18"/>
                  <w:szCs w:val="18"/>
                </w:rPr>
                <w:delText>3h), sample the mixture every 0.5~1h</w:delText>
              </w:r>
              <w:r w:rsidR="00D72765" w:rsidRPr="00A54EC0" w:rsidDel="0003734C">
                <w:rPr>
                  <w:rFonts w:ascii="Times New Roman" w:eastAsia="仿宋_GB2312" w:hAnsi="Times New Roman" w:cs="Times New Roman"/>
                  <w:color w:val="000000" w:themeColor="text1"/>
                  <w:sz w:val="18"/>
                  <w:szCs w:val="18"/>
                </w:rPr>
                <w:delText xml:space="preserve"> for ninhydrin test</w:delText>
              </w:r>
              <w:r w:rsidR="00E51051" w:rsidRPr="00A54EC0" w:rsidDel="0003734C">
                <w:rPr>
                  <w:rFonts w:ascii="Times New Roman" w:eastAsia="仿宋_GB2312" w:hAnsi="Times New Roman" w:cs="Times New Roman"/>
                  <w:color w:val="000000" w:themeColor="text1"/>
                  <w:sz w:val="18"/>
                  <w:szCs w:val="18"/>
                </w:rPr>
                <w:delText xml:space="preserve"> analysis until two consecutive samples test as negative (colorless, react completely</w:delText>
              </w:r>
              <w:r w:rsidR="0051097B" w:rsidRPr="00A54EC0" w:rsidDel="0003734C">
                <w:rPr>
                  <w:rFonts w:ascii="Times New Roman" w:eastAsia="仿宋_GB2312" w:hAnsi="Times New Roman" w:cs="Times New Roman"/>
                  <w:color w:val="000000" w:themeColor="text1"/>
                  <w:sz w:val="18"/>
                  <w:szCs w:val="18"/>
                </w:rPr>
                <w:delText xml:space="preserve">). And the mixture should be stirred </w:delText>
              </w:r>
              <w:r w:rsidR="0051097B" w:rsidRPr="00473484" w:rsidDel="0003734C">
                <w:rPr>
                  <w:rFonts w:ascii="Times New Roman" w:eastAsia="仿宋_GB2312" w:hAnsi="Times New Roman" w:cs="Times New Roman"/>
                  <w:color w:val="000000" w:themeColor="text1"/>
                  <w:sz w:val="18"/>
                  <w:szCs w:val="18"/>
                </w:rPr>
                <w:delText>for coupling time (4h</w:delText>
              </w:r>
              <w:r w:rsidR="0051097B" w:rsidRPr="00473484" w:rsidDel="0003734C">
                <w:rPr>
                  <w:rFonts w:ascii="Times New Roman" w:eastAsia="仿宋_GB2312" w:hAnsi="Times New Roman" w:cs="Times New Roman" w:hint="eastAsia"/>
                  <w:color w:val="000000" w:themeColor="text1"/>
                  <w:sz w:val="18"/>
                  <w:szCs w:val="18"/>
                </w:rPr>
                <w:delText>≤</w:delText>
              </w:r>
              <w:r w:rsidR="0051097B" w:rsidRPr="00473484" w:rsidDel="0003734C">
                <w:rPr>
                  <w:rFonts w:ascii="Times New Roman" w:eastAsia="仿宋_GB2312" w:hAnsi="Times New Roman" w:cs="Times New Roman"/>
                  <w:color w:val="000000" w:themeColor="text1"/>
                  <w:sz w:val="18"/>
                  <w:szCs w:val="18"/>
                </w:rPr>
                <w:delText>Coupling</w:delText>
              </w:r>
              <w:r w:rsidR="0051097B" w:rsidRPr="00A54EC0" w:rsidDel="0003734C">
                <w:rPr>
                  <w:rFonts w:ascii="Times New Roman" w:eastAsia="仿宋_GB2312" w:hAnsi="Times New Roman" w:cs="Times New Roman"/>
                  <w:color w:val="000000" w:themeColor="text1"/>
                  <w:sz w:val="18"/>
                  <w:szCs w:val="18"/>
                </w:rPr>
                <w:delText xml:space="preserve"> </w:delText>
              </w:r>
              <w:r w:rsidR="0051097B" w:rsidRPr="00473484" w:rsidDel="0003734C">
                <w:rPr>
                  <w:rFonts w:ascii="Times New Roman" w:eastAsia="仿宋_GB2312" w:hAnsi="Times New Roman" w:cs="Times New Roman"/>
                  <w:color w:val="000000" w:themeColor="text1"/>
                  <w:sz w:val="18"/>
                  <w:szCs w:val="18"/>
                </w:rPr>
                <w:delText>Time</w:delText>
              </w:r>
              <w:r w:rsidR="0051097B" w:rsidRPr="00473484" w:rsidDel="0003734C">
                <w:rPr>
                  <w:rFonts w:ascii="Times New Roman" w:eastAsia="仿宋_GB2312" w:hAnsi="Times New Roman" w:cs="Times New Roman" w:hint="eastAsia"/>
                  <w:color w:val="000000" w:themeColor="text1"/>
                  <w:sz w:val="18"/>
                  <w:szCs w:val="18"/>
                </w:rPr>
                <w:delText>≤</w:delText>
              </w:r>
              <w:r w:rsidR="0051097B" w:rsidRPr="00473484" w:rsidDel="0003734C">
                <w:rPr>
                  <w:rFonts w:ascii="Times New Roman" w:eastAsia="仿宋_GB2312" w:hAnsi="Times New Roman" w:cs="Times New Roman"/>
                  <w:color w:val="000000" w:themeColor="text1"/>
                  <w:sz w:val="18"/>
                  <w:szCs w:val="18"/>
                </w:rPr>
                <w:delText>10h).</w:delText>
              </w:r>
              <w:r w:rsidR="00E51051" w:rsidRPr="00A54EC0" w:rsidDel="0003734C">
                <w:rPr>
                  <w:rFonts w:ascii="Times New Roman" w:eastAsia="仿宋_GB2312" w:hAnsi="Times New Roman" w:cs="Times New Roman"/>
                  <w:color w:val="000000" w:themeColor="text1"/>
                  <w:sz w:val="18"/>
                  <w:szCs w:val="18"/>
                </w:rPr>
                <w:delText xml:space="preserve"> Stop stirring and turn off the nitrogen. Drain until there is no reaction mixture drip. Move to next operation.</w:delText>
              </w:r>
            </w:del>
          </w:p>
        </w:tc>
      </w:tr>
      <w:tr w:rsidR="00C63277" w:rsidRPr="00473484" w:rsidDel="00396868" w14:paraId="2B1C4D4F" w14:textId="296F443A" w:rsidTr="0051270C">
        <w:trPr>
          <w:trHeight w:val="454"/>
          <w:del w:id="1351" w:author="Xuning Wei12232" w:date="2026-07-23T14:18:00Z"/>
          <w:trPrChange w:id="1352"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353"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426FF3DD" w14:textId="58049AEE" w:rsidR="00E51051" w:rsidRPr="00A54EC0" w:rsidDel="00396868" w:rsidRDefault="00E51051" w:rsidP="00285F3F">
            <w:pPr>
              <w:jc w:val="both"/>
              <w:rPr>
                <w:del w:id="1354" w:author="Xuning Wei12232" w:date="2026-07-23T14:18:00Z"/>
                <w:rFonts w:ascii="Times New Roman" w:eastAsia="仿宋_GB2312" w:hAnsi="Times New Roman" w:cs="Times New Roman"/>
                <w:b/>
                <w:color w:val="auto"/>
                <w:sz w:val="18"/>
                <w:szCs w:val="18"/>
                <w:lang w:eastAsia="zh-CN"/>
              </w:rPr>
            </w:pPr>
            <w:del w:id="1355" w:author="Xuning Wei12232" w:date="2026-07-23T14:18:00Z">
              <w:r w:rsidRPr="00A54EC0" w:rsidDel="00396868">
                <w:rPr>
                  <w:rFonts w:ascii="Times New Roman" w:eastAsia="仿宋_GB2312" w:hAnsi="Times New Roman" w:cs="Times New Roman"/>
                  <w:b/>
                  <w:color w:val="auto"/>
                  <w:sz w:val="18"/>
                  <w:szCs w:val="18"/>
                  <w:lang w:eastAsia="zh-CN"/>
                </w:rPr>
                <w:delText>56</w:delText>
              </w:r>
            </w:del>
          </w:p>
        </w:tc>
        <w:tc>
          <w:tcPr>
            <w:tcW w:w="670" w:type="pct"/>
            <w:tcBorders>
              <w:top w:val="single" w:sz="4" w:space="0" w:color="auto"/>
              <w:left w:val="single" w:sz="4" w:space="0" w:color="auto"/>
              <w:bottom w:val="single" w:sz="4" w:space="0" w:color="auto"/>
              <w:right w:val="single" w:sz="4" w:space="0" w:color="auto"/>
            </w:tcBorders>
            <w:vAlign w:val="center"/>
            <w:tcPrChange w:id="1356"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5BEB396E" w14:textId="18A7823D" w:rsidR="00E51051" w:rsidRPr="00473484" w:rsidDel="00396868" w:rsidRDefault="00E51051" w:rsidP="00285F3F">
            <w:pPr>
              <w:jc w:val="both"/>
              <w:rPr>
                <w:del w:id="1357" w:author="Xuning Wei12232" w:date="2026-07-23T14:18:00Z"/>
                <w:rFonts w:ascii="Times New Roman" w:eastAsia="仿宋_GB2312" w:hAnsi="Times New Roman" w:cs="Times New Roman"/>
                <w:color w:val="auto"/>
                <w:sz w:val="18"/>
                <w:szCs w:val="18"/>
              </w:rPr>
            </w:pPr>
            <w:del w:id="1358" w:author="Xuning Wei12232" w:date="2026-07-23T14:18:00Z">
              <w:r w:rsidRPr="00473484" w:rsidDel="00396868">
                <w:rPr>
                  <w:rFonts w:ascii="Times New Roman" w:eastAsia="仿宋_GB2312" w:hAnsi="Times New Roman" w:cs="Times New Roman"/>
                  <w:color w:val="auto"/>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359"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A070A20" w14:textId="433A2A22" w:rsidR="00E51051" w:rsidRPr="00A54EC0" w:rsidDel="00396868" w:rsidRDefault="005304C8" w:rsidP="00285F3F">
            <w:pPr>
              <w:jc w:val="both"/>
              <w:rPr>
                <w:del w:id="1360" w:author="Xuning Wei12232" w:date="2026-07-23T14:18:00Z"/>
                <w:rFonts w:ascii="Times New Roman" w:eastAsia="仿宋_GB2312" w:hAnsi="Times New Roman" w:cs="Times New Roman"/>
                <w:color w:val="000000" w:themeColor="text1"/>
                <w:sz w:val="18"/>
                <w:szCs w:val="18"/>
              </w:rPr>
            </w:pPr>
            <w:del w:id="1361" w:author="Xuning Wei12232" w:date="2026-07-23T14:18:00Z">
              <w:r w:rsidRPr="00473484" w:rsidDel="00396868">
                <w:rPr>
                  <w:rFonts w:ascii="Times New Roman" w:eastAsia="仿宋_GB2312" w:hAnsi="Times New Roman" w:cs="Times New Roman"/>
                  <w:color w:val="000000" w:themeColor="text1"/>
                  <w:sz w:val="18"/>
                  <w:szCs w:val="18"/>
                </w:rPr>
                <w:delText>Add</w:delText>
              </w:r>
              <w:r w:rsidR="00271FEB" w:rsidRPr="00473484" w:rsidDel="00396868">
                <w:rPr>
                  <w:rFonts w:ascii="Times New Roman" w:eastAsia="仿宋_GB2312" w:hAnsi="Times New Roman" w:cs="Times New Roman"/>
                  <w:color w:val="000000" w:themeColor="text1"/>
                  <w:sz w:val="18"/>
                  <w:szCs w:val="18"/>
                </w:rPr>
                <w:delText xml:space="preserve"> 8.0 V DMF</w:delText>
              </w:r>
              <w:r w:rsidRPr="00473484" w:rsidDel="00396868">
                <w:rPr>
                  <w:rFonts w:ascii="Times New Roman" w:eastAsia="仿宋_GB2312" w:hAnsi="Times New Roman" w:cs="Times New Roman"/>
                  <w:color w:val="000000" w:themeColor="text1"/>
                  <w:sz w:val="18"/>
                  <w:szCs w:val="18"/>
                </w:rPr>
                <w:delText xml:space="preserve"> (7.584 kg/kg)</w:delText>
              </w:r>
              <w:r w:rsidR="00E51051" w:rsidRPr="00473484" w:rsidDel="00396868">
                <w:rPr>
                  <w:rFonts w:ascii="Times New Roman" w:eastAsia="仿宋_GB2312" w:hAnsi="Times New Roman" w:cs="Times New Roman"/>
                  <w:color w:val="000000" w:themeColor="text1"/>
                  <w:sz w:val="18"/>
                  <w:szCs w:val="18"/>
                  <w:lang w:eastAsia="zh-CN"/>
                </w:rPr>
                <w:delText xml:space="preserve">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362"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396868">
                <w:rPr>
                  <w:rFonts w:ascii="Times New Roman" w:eastAsia="仿宋_GB2312" w:hAnsi="Times New Roman" w:cs="Times New Roman"/>
                  <w:color w:val="000000" w:themeColor="text1"/>
                  <w:sz w:val="18"/>
                  <w:szCs w:val="18"/>
                  <w:lang w:eastAsia="zh-CN"/>
                  <w:rPrChange w:id="1363"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396868">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00E51051" w:rsidRPr="00A54EC0" w:rsidDel="00396868">
                <w:rPr>
                  <w:rFonts w:ascii="Times New Roman" w:eastAsia="仿宋_GB2312" w:hAnsi="Times New Roman" w:cs="Times New Roman"/>
                  <w:color w:val="000000" w:themeColor="text1"/>
                  <w:sz w:val="18"/>
                  <w:szCs w:val="18"/>
                  <w:lang w:eastAsia="zh-CN"/>
                </w:rPr>
                <w:delText>. Then</w:delText>
              </w:r>
              <w:r w:rsidR="00E51051" w:rsidRPr="00A54EC0" w:rsidDel="00396868">
                <w:rPr>
                  <w:rFonts w:ascii="Times New Roman" w:hAnsi="Times New Roman" w:cs="Times New Roman"/>
                  <w:color w:val="000000" w:themeColor="text1"/>
                  <w:sz w:val="18"/>
                  <w:szCs w:val="18"/>
                </w:rPr>
                <w:delText xml:space="preserve"> </w:delText>
              </w:r>
              <w:r w:rsidR="00E51051" w:rsidRPr="00473484" w:rsidDel="00396868">
                <w:rPr>
                  <w:rFonts w:ascii="Times New Roman" w:eastAsia="仿宋_GB2312" w:hAnsi="Times New Roman" w:cs="Times New Roman"/>
                  <w:color w:val="000000" w:themeColor="text1"/>
                  <w:sz w:val="18"/>
                  <w:szCs w:val="18"/>
                </w:rPr>
                <w:delText xml:space="preserve">Transfer the </w:delText>
              </w:r>
              <w:r w:rsidR="00E51051" w:rsidRPr="00473484" w:rsidDel="00396868">
                <w:rPr>
                  <w:rFonts w:ascii="Times New Roman" w:eastAsia="仿宋_GB2312" w:hAnsi="Times New Roman" w:cs="Times New Roman"/>
                  <w:color w:val="000000" w:themeColor="text1"/>
                  <w:sz w:val="18"/>
                  <w:szCs w:val="18"/>
                  <w:lang w:eastAsia="zh-CN"/>
                </w:rPr>
                <w:delText xml:space="preserve">DMF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364"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473484" w:rsidDel="00396868">
                <w:rPr>
                  <w:rFonts w:ascii="Times New Roman" w:eastAsia="仿宋_GB2312" w:hAnsi="Times New Roman" w:cs="Times New Roman"/>
                  <w:color w:val="000000" w:themeColor="text1"/>
                  <w:sz w:val="18"/>
                  <w:szCs w:val="18"/>
                  <w:lang w:eastAsia="zh-CN"/>
                  <w:rPrChange w:id="1365" w:author="Xuning Wei12232" w:date="2026-09-05T19:51:00Z">
                    <w:rPr>
                      <w:rFonts w:ascii="Times New Roman" w:eastAsia="仿宋_GB2312" w:hAnsi="Times New Roman" w:cs="Times New Roman"/>
                      <w:b/>
                      <w:color w:val="000000" w:themeColor="text1"/>
                      <w:sz w:val="18"/>
                      <w:szCs w:val="18"/>
                      <w:lang w:eastAsia="zh-CN"/>
                    </w:rPr>
                  </w:rPrChange>
                </w:rPr>
                <w:delText xml:space="preserve">. </w:delText>
              </w:r>
              <w:r w:rsidR="00E51051" w:rsidRPr="00A54EC0" w:rsidDel="00396868">
                <w:rPr>
                  <w:rFonts w:ascii="Times New Roman" w:eastAsia="仿宋_GB2312" w:hAnsi="Times New Roman" w:cs="Times New Roman"/>
                  <w:color w:val="000000" w:themeColor="text1"/>
                  <w:sz w:val="18"/>
                  <w:szCs w:val="18"/>
                </w:rPr>
                <w:delText>Bubble with nitrogen for 5±2 min, then start the stirrer. After stirring for 7±2 min, stop stirring, turn off the nitrogen. Drain until there is no obvious drip. Perform this operation for 3 times.</w:delText>
              </w:r>
            </w:del>
          </w:p>
        </w:tc>
      </w:tr>
      <w:tr w:rsidR="00C63277" w:rsidRPr="00473484" w:rsidDel="00396868" w14:paraId="4D374A8A" w14:textId="468E301B" w:rsidTr="0051270C">
        <w:trPr>
          <w:trHeight w:val="454"/>
          <w:del w:id="1366" w:author="Xuning Wei12232" w:date="2026-07-23T14:18:00Z"/>
          <w:trPrChange w:id="136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368"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0A900682" w14:textId="2C9931CC" w:rsidR="00E51051" w:rsidRPr="00A54EC0" w:rsidDel="00396868" w:rsidRDefault="00E51051" w:rsidP="00285F3F">
            <w:pPr>
              <w:jc w:val="both"/>
              <w:rPr>
                <w:del w:id="1369" w:author="Xuning Wei12232" w:date="2026-07-23T14:18:00Z"/>
                <w:rFonts w:ascii="Times New Roman" w:eastAsia="仿宋_GB2312" w:hAnsi="Times New Roman" w:cs="Times New Roman"/>
                <w:b/>
                <w:color w:val="auto"/>
                <w:sz w:val="18"/>
                <w:szCs w:val="18"/>
                <w:lang w:eastAsia="zh-CN"/>
              </w:rPr>
            </w:pPr>
            <w:del w:id="1370" w:author="Xuning Wei12232" w:date="2026-07-23T14:18:00Z">
              <w:r w:rsidRPr="00A54EC0" w:rsidDel="00396868">
                <w:rPr>
                  <w:rFonts w:ascii="Times New Roman" w:eastAsia="仿宋_GB2312" w:hAnsi="Times New Roman" w:cs="Times New Roman"/>
                  <w:b/>
                  <w:color w:val="auto"/>
                  <w:sz w:val="18"/>
                  <w:szCs w:val="18"/>
                  <w:lang w:eastAsia="zh-CN"/>
                </w:rPr>
                <w:delText>57</w:delText>
              </w:r>
            </w:del>
          </w:p>
        </w:tc>
        <w:tc>
          <w:tcPr>
            <w:tcW w:w="670" w:type="pct"/>
            <w:tcBorders>
              <w:top w:val="single" w:sz="4" w:space="0" w:color="auto"/>
              <w:left w:val="single" w:sz="4" w:space="0" w:color="auto"/>
              <w:bottom w:val="single" w:sz="4" w:space="0" w:color="auto"/>
              <w:right w:val="single" w:sz="4" w:space="0" w:color="auto"/>
            </w:tcBorders>
            <w:vAlign w:val="center"/>
            <w:tcPrChange w:id="1371"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52564EC4" w14:textId="0C1838F4" w:rsidR="00E51051" w:rsidRPr="00473484" w:rsidDel="00396868" w:rsidRDefault="00E51051" w:rsidP="00285F3F">
            <w:pPr>
              <w:jc w:val="both"/>
              <w:rPr>
                <w:del w:id="1372" w:author="Xuning Wei12232" w:date="2026-07-23T14:18:00Z"/>
                <w:rFonts w:ascii="Times New Roman" w:eastAsia="仿宋_GB2312" w:hAnsi="Times New Roman" w:cs="Times New Roman"/>
                <w:color w:val="auto"/>
                <w:sz w:val="18"/>
                <w:szCs w:val="18"/>
              </w:rPr>
            </w:pPr>
            <w:del w:id="1373" w:author="Xuning Wei12232" w:date="2026-07-23T14:18:00Z">
              <w:r w:rsidRPr="00473484" w:rsidDel="00396868">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1374"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54188F1E" w14:textId="50E04399" w:rsidR="00E51051" w:rsidRPr="00A54EC0" w:rsidDel="00396868" w:rsidRDefault="00E51051" w:rsidP="00A57FF9">
            <w:pPr>
              <w:jc w:val="both"/>
              <w:rPr>
                <w:del w:id="1375" w:author="Xuning Wei12232" w:date="2026-07-23T14:18:00Z"/>
                <w:rFonts w:ascii="Times New Roman" w:eastAsia="仿宋_GB2312" w:hAnsi="Times New Roman" w:cs="Times New Roman"/>
                <w:color w:val="auto"/>
                <w:sz w:val="18"/>
                <w:szCs w:val="18"/>
              </w:rPr>
            </w:pPr>
            <w:del w:id="1376" w:author="Xuning Wei12232" w:date="2026-07-23T14:18:00Z">
              <w:r w:rsidRPr="00473484" w:rsidDel="00396868">
                <w:rPr>
                  <w:rFonts w:ascii="Times New Roman" w:eastAsia="仿宋_GB2312" w:hAnsi="Times New Roman" w:cs="Times New Roman"/>
                  <w:color w:val="auto"/>
                  <w:sz w:val="18"/>
                  <w:szCs w:val="18"/>
                </w:rPr>
                <w:delText>Add</w:delText>
              </w:r>
              <w:r w:rsidRPr="00473484" w:rsidDel="00396868">
                <w:rPr>
                  <w:rFonts w:ascii="Times New Roman" w:eastAsia="仿宋_GB2312" w:hAnsi="Times New Roman" w:cs="Times New Roman"/>
                  <w:color w:val="auto"/>
                  <w:sz w:val="18"/>
                  <w:szCs w:val="18"/>
                  <w:lang w:eastAsia="zh-CN"/>
                </w:rPr>
                <w:delText xml:space="preserve"> </w:delText>
              </w:r>
              <w:r w:rsidR="00271FEB" w:rsidRPr="00473484" w:rsidDel="00396868">
                <w:rPr>
                  <w:rFonts w:ascii="Times New Roman" w:eastAsia="仿宋_GB2312" w:hAnsi="Times New Roman" w:cs="Times New Roman"/>
                  <w:bCs w:val="0"/>
                  <w:color w:val="0000FF"/>
                  <w:sz w:val="18"/>
                  <w:szCs w:val="18"/>
                  <w:lang w:eastAsia="zh-CN"/>
                </w:rPr>
                <w:delText xml:space="preserve">8.0 V 20% </w:delText>
              </w:r>
            </w:del>
            <w:del w:id="1377"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1378"/>
              <w:commentRangeStart w:id="1379"/>
              <w:commentRangeStart w:id="1380"/>
              <w:r w:rsidRPr="00473484" w:rsidDel="00EE6870">
                <w:rPr>
                  <w:rFonts w:ascii="Times New Roman" w:eastAsia="仿宋_GB2312" w:hAnsi="Times New Roman" w:cs="Times New Roman"/>
                  <w:bCs w:val="0"/>
                  <w:color w:val="auto"/>
                  <w:sz w:val="18"/>
                  <w:szCs w:val="18"/>
                  <w:lang w:eastAsia="zh-CN"/>
                </w:rPr>
                <w:delText xml:space="preserve"> </w:delText>
              </w:r>
            </w:del>
            <w:commentRangeEnd w:id="1378"/>
            <w:del w:id="1381" w:author="Xuning Wei12232" w:date="2026-07-23T14:18:00Z">
              <w:r w:rsidRPr="00A54EC0" w:rsidDel="00396868">
                <w:rPr>
                  <w:rStyle w:val="aff1"/>
                  <w:rFonts w:ascii="Times New Roman" w:eastAsia="仿宋_GB2312" w:hAnsi="Times New Roman" w:cs="Times New Roman"/>
                  <w:bCs w:val="0"/>
                  <w:color w:val="0000FF"/>
                  <w:sz w:val="18"/>
                  <w:szCs w:val="18"/>
                  <w:lang w:eastAsia="zh-CN"/>
                </w:rPr>
                <w:commentReference w:id="1378"/>
              </w:r>
              <w:commentRangeEnd w:id="1379"/>
              <w:r w:rsidRPr="00A54EC0" w:rsidDel="00396868">
                <w:rPr>
                  <w:rStyle w:val="aff1"/>
                  <w:rFonts w:ascii="Times New Roman" w:eastAsia="仿宋_GB2312" w:hAnsi="Times New Roman" w:cs="Times New Roman"/>
                  <w:bCs w:val="0"/>
                  <w:color w:val="0000FF"/>
                  <w:sz w:val="18"/>
                  <w:szCs w:val="18"/>
                  <w:lang w:eastAsia="zh-CN"/>
                </w:rPr>
                <w:commentReference w:id="1379"/>
              </w:r>
              <w:commentRangeEnd w:id="1380"/>
              <w:r w:rsidRPr="00A54EC0" w:rsidDel="00396868">
                <w:rPr>
                  <w:rStyle w:val="aff1"/>
                  <w:rFonts w:ascii="Times New Roman" w:eastAsia="仿宋_GB2312" w:hAnsi="Times New Roman" w:cs="Times New Roman"/>
                  <w:bCs w:val="0"/>
                  <w:color w:val="0000FF"/>
                  <w:sz w:val="18"/>
                  <w:szCs w:val="18"/>
                  <w:lang w:eastAsia="zh-CN"/>
                </w:rPr>
                <w:commentReference w:id="1380"/>
              </w:r>
              <w:r w:rsidR="00630916" w:rsidRPr="00A54EC0" w:rsidDel="00396868">
                <w:rPr>
                  <w:rFonts w:ascii="Times New Roman" w:eastAsia="仿宋_GB2312" w:hAnsi="Times New Roman" w:cs="Times New Roman"/>
                  <w:bCs w:val="0"/>
                  <w:color w:val="0000FF"/>
                  <w:sz w:val="18"/>
                  <w:szCs w:val="18"/>
                  <w:lang w:eastAsia="zh-CN"/>
                </w:rPr>
                <w:delText>(7.448 kg/kg</w:delText>
              </w:r>
              <w:r w:rsidRPr="00A54EC0" w:rsidDel="00396868">
                <w:rPr>
                  <w:rFonts w:ascii="Times New Roman" w:eastAsia="仿宋_GB2312" w:hAnsi="Times New Roman" w:cs="Times New Roman"/>
                  <w:bCs w:val="0"/>
                  <w:color w:val="auto"/>
                  <w:sz w:val="18"/>
                  <w:szCs w:val="18"/>
                  <w:lang w:eastAsia="zh-CN"/>
                </w:rPr>
                <w:delText xml:space="preserve">) </w:delText>
              </w:r>
              <w:r w:rsidRPr="00A54EC0" w:rsidDel="00396868">
                <w:rPr>
                  <w:rFonts w:ascii="Times New Roman" w:eastAsia="仿宋_GB2312" w:hAnsi="Times New Roman" w:cs="Times New Roman"/>
                  <w:color w:val="auto"/>
                  <w:sz w:val="18"/>
                  <w:szCs w:val="18"/>
                </w:rPr>
                <w:delText>into</w:delText>
              </w:r>
              <w:r w:rsidRPr="00473484" w:rsidDel="00396868">
                <w:rPr>
                  <w:rFonts w:ascii="Times New Roman" w:eastAsia="仿宋_GB2312" w:hAnsi="Times New Roman" w:cs="Times New Roman"/>
                  <w:color w:val="auto"/>
                  <w:sz w:val="18"/>
                  <w:szCs w:val="18"/>
                  <w:rPrChange w:id="1382"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396868">
                <w:rPr>
                  <w:rFonts w:ascii="Times New Roman" w:eastAsia="仿宋_GB2312" w:hAnsi="Times New Roman" w:cs="Times New Roman"/>
                  <w:color w:val="auto"/>
                  <w:sz w:val="18"/>
                  <w:szCs w:val="18"/>
                </w:rPr>
                <w:delText xml:space="preserve">. Bubble with nitrogen for 5±2min, then start the stirrer, adjust to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After stirring for 2h±15 min (target: 2h) at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stop stirring, turn off the nitrogen. Drain until there is no obvious drip. Move to next operation.</w:delText>
              </w:r>
            </w:del>
          </w:p>
        </w:tc>
      </w:tr>
      <w:tr w:rsidR="00C63277" w:rsidRPr="00473484" w:rsidDel="00396868" w14:paraId="325DE824" w14:textId="020A5A1D" w:rsidTr="0051270C">
        <w:trPr>
          <w:trHeight w:val="454"/>
          <w:del w:id="1383" w:author="Xuning Wei12232" w:date="2026-07-23T14:18:00Z"/>
          <w:trPrChange w:id="1384"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385"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0E04B919" w14:textId="57D84862" w:rsidR="00E51051" w:rsidRPr="00A54EC0" w:rsidDel="00396868" w:rsidRDefault="00E51051" w:rsidP="00285F3F">
            <w:pPr>
              <w:jc w:val="both"/>
              <w:rPr>
                <w:del w:id="1386" w:author="Xuning Wei12232" w:date="2026-07-23T14:18:00Z"/>
                <w:rFonts w:ascii="Times New Roman" w:eastAsia="仿宋_GB2312" w:hAnsi="Times New Roman" w:cs="Times New Roman"/>
                <w:b/>
                <w:color w:val="auto"/>
                <w:sz w:val="18"/>
                <w:szCs w:val="18"/>
                <w:lang w:eastAsia="zh-CN"/>
              </w:rPr>
            </w:pPr>
            <w:del w:id="1387" w:author="Xuning Wei12232" w:date="2026-07-23T14:18:00Z">
              <w:r w:rsidRPr="00A54EC0" w:rsidDel="00396868">
                <w:rPr>
                  <w:rFonts w:ascii="Times New Roman" w:eastAsia="仿宋_GB2312" w:hAnsi="Times New Roman" w:cs="Times New Roman"/>
                  <w:b/>
                  <w:color w:val="auto"/>
                  <w:sz w:val="18"/>
                  <w:szCs w:val="18"/>
                  <w:lang w:eastAsia="zh-CN"/>
                </w:rPr>
                <w:delText>58</w:delText>
              </w:r>
            </w:del>
          </w:p>
        </w:tc>
        <w:tc>
          <w:tcPr>
            <w:tcW w:w="670" w:type="pct"/>
            <w:tcBorders>
              <w:top w:val="single" w:sz="4" w:space="0" w:color="auto"/>
              <w:left w:val="single" w:sz="4" w:space="0" w:color="auto"/>
              <w:bottom w:val="single" w:sz="4" w:space="0" w:color="auto"/>
              <w:right w:val="single" w:sz="4" w:space="0" w:color="auto"/>
            </w:tcBorders>
            <w:vAlign w:val="center"/>
            <w:tcPrChange w:id="1388"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663DB079" w14:textId="1F5DC9DF" w:rsidR="00E51051" w:rsidRPr="00473484" w:rsidDel="00396868" w:rsidRDefault="00E51051" w:rsidP="00285F3F">
            <w:pPr>
              <w:jc w:val="both"/>
              <w:rPr>
                <w:del w:id="1389" w:author="Xuning Wei12232" w:date="2026-07-23T14:18:00Z"/>
                <w:rFonts w:ascii="Times New Roman" w:eastAsia="仿宋_GB2312" w:hAnsi="Times New Roman" w:cs="Times New Roman"/>
                <w:color w:val="auto"/>
                <w:sz w:val="18"/>
                <w:szCs w:val="18"/>
              </w:rPr>
            </w:pPr>
            <w:del w:id="1390" w:author="Xuning Wei12232" w:date="2026-07-23T14:18:00Z">
              <w:r w:rsidRPr="00473484" w:rsidDel="00396868">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391"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7A7FB3B" w14:textId="22CF33FE" w:rsidR="00E51051" w:rsidRPr="00A54EC0" w:rsidDel="00396868" w:rsidRDefault="00ED7347" w:rsidP="00285F3F">
            <w:pPr>
              <w:jc w:val="both"/>
              <w:rPr>
                <w:del w:id="1392" w:author="Xuning Wei12232" w:date="2026-07-23T14:18:00Z"/>
                <w:rFonts w:ascii="Times New Roman" w:eastAsia="仿宋_GB2312" w:hAnsi="Times New Roman" w:cs="Times New Roman"/>
                <w:color w:val="000000" w:themeColor="text1"/>
                <w:sz w:val="18"/>
                <w:szCs w:val="18"/>
              </w:rPr>
            </w:pPr>
            <w:del w:id="1393"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10.0 V</w:delText>
              </w:r>
              <w:r w:rsidRPr="00473484" w:rsidDel="00396868">
                <w:rPr>
                  <w:rFonts w:ascii="Times New Roman" w:eastAsia="仿宋_GB2312" w:hAnsi="Times New Roman" w:cs="Times New Roman"/>
                  <w:color w:val="000000" w:themeColor="text1"/>
                  <w:sz w:val="18"/>
                  <w:szCs w:val="18"/>
                </w:rPr>
                <w:delText xml:space="preserve"> Isopropyl Acetate (8.730 kg/kg)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394"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A54EC0" w:rsidDel="00396868">
                <w:rPr>
                  <w:rFonts w:ascii="Times New Roman" w:eastAsia="仿宋_GB2312" w:hAnsi="Times New Roman" w:cs="Times New Roman"/>
                  <w:color w:val="000000" w:themeColor="text1"/>
                  <w:sz w:val="18"/>
                  <w:szCs w:val="18"/>
                </w:rPr>
                <w:delText xml:space="preserve"> Bubble with nitrogen for 5±2min, then start the stirrer. After stirring for 5±2 min, stop stirring, turn off the nitrogen. Drain until there is no obvious drip. Perform this operation for 4 times. Move to next operation. </w:delText>
              </w:r>
            </w:del>
          </w:p>
        </w:tc>
      </w:tr>
      <w:tr w:rsidR="00C63277" w:rsidRPr="00473484" w:rsidDel="00396868" w14:paraId="1649F9F3" w14:textId="08F958E4" w:rsidTr="0051270C">
        <w:trPr>
          <w:trHeight w:val="454"/>
          <w:del w:id="1395" w:author="Xuning Wei12232" w:date="2026-07-23T14:18:00Z"/>
          <w:trPrChange w:id="139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397"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77ECE796" w14:textId="622FBEE9" w:rsidR="00E51051" w:rsidRPr="00A54EC0" w:rsidDel="00396868" w:rsidRDefault="00E51051" w:rsidP="00285F3F">
            <w:pPr>
              <w:jc w:val="both"/>
              <w:rPr>
                <w:del w:id="1398" w:author="Xuning Wei12232" w:date="2026-07-23T14:18:00Z"/>
                <w:rFonts w:ascii="Times New Roman" w:eastAsia="仿宋_GB2312" w:hAnsi="Times New Roman" w:cs="Times New Roman"/>
                <w:b/>
                <w:color w:val="auto"/>
                <w:sz w:val="18"/>
                <w:szCs w:val="18"/>
                <w:lang w:eastAsia="zh-CN"/>
              </w:rPr>
            </w:pPr>
            <w:del w:id="1399" w:author="Xuning Wei12232" w:date="2026-07-23T14:18:00Z">
              <w:r w:rsidRPr="00A54EC0" w:rsidDel="00396868">
                <w:rPr>
                  <w:rFonts w:ascii="Times New Roman" w:eastAsia="仿宋_GB2312" w:hAnsi="Times New Roman" w:cs="Times New Roman"/>
                  <w:b/>
                  <w:color w:val="auto"/>
                  <w:sz w:val="18"/>
                  <w:szCs w:val="18"/>
                  <w:lang w:eastAsia="zh-CN"/>
                </w:rPr>
                <w:delText>59</w:delText>
              </w:r>
            </w:del>
          </w:p>
        </w:tc>
        <w:tc>
          <w:tcPr>
            <w:tcW w:w="670" w:type="pct"/>
            <w:tcBorders>
              <w:top w:val="single" w:sz="4" w:space="0" w:color="auto"/>
              <w:left w:val="single" w:sz="4" w:space="0" w:color="auto"/>
              <w:bottom w:val="single" w:sz="4" w:space="0" w:color="auto"/>
              <w:right w:val="single" w:sz="4" w:space="0" w:color="auto"/>
            </w:tcBorders>
            <w:vAlign w:val="center"/>
            <w:tcPrChange w:id="1400"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567D6EFC" w14:textId="2B2301EC" w:rsidR="00E51051" w:rsidRPr="00473484" w:rsidDel="00396868" w:rsidRDefault="00E51051" w:rsidP="00285F3F">
            <w:pPr>
              <w:jc w:val="both"/>
              <w:rPr>
                <w:del w:id="1401" w:author="Xuning Wei12232" w:date="2026-07-23T14:18:00Z"/>
                <w:rFonts w:ascii="Times New Roman" w:eastAsia="仿宋_GB2312" w:hAnsi="Times New Roman" w:cs="Times New Roman"/>
                <w:color w:val="auto"/>
                <w:sz w:val="18"/>
                <w:szCs w:val="18"/>
              </w:rPr>
            </w:pPr>
            <w:del w:id="1402" w:author="Xuning Wei12232" w:date="2026-07-23T14:18: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403"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25179F60" w14:textId="0EFC87FB" w:rsidR="00E51051" w:rsidRPr="00473484" w:rsidDel="00396868" w:rsidRDefault="00ED7347" w:rsidP="00285F3F">
            <w:pPr>
              <w:jc w:val="both"/>
              <w:rPr>
                <w:del w:id="1404" w:author="Xuning Wei12232" w:date="2026-07-23T14:18:00Z"/>
                <w:rFonts w:ascii="Times New Roman" w:eastAsia="仿宋_GB2312" w:hAnsi="Times New Roman" w:cs="Times New Roman"/>
                <w:color w:val="000000" w:themeColor="text1"/>
                <w:sz w:val="18"/>
                <w:szCs w:val="18"/>
              </w:rPr>
            </w:pPr>
            <w:del w:id="1405"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7741711E" w14:textId="77777777" w:rsidTr="0051270C">
        <w:trPr>
          <w:trHeight w:val="454"/>
          <w:trPrChange w:id="140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407"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149FECB1" w14:textId="6FCE588E" w:rsidR="00E51051" w:rsidRPr="00A54EC0" w:rsidRDefault="00E51051" w:rsidP="00285F3F">
            <w:pPr>
              <w:jc w:val="both"/>
              <w:rPr>
                <w:rFonts w:ascii="Times New Roman" w:eastAsia="仿宋_GB2312" w:hAnsi="Times New Roman" w:cs="Times New Roman"/>
                <w:b/>
                <w:color w:val="auto"/>
                <w:sz w:val="18"/>
                <w:szCs w:val="18"/>
                <w:lang w:eastAsia="zh-CN"/>
              </w:rPr>
            </w:pPr>
            <w:del w:id="1408" w:author="Xuning Wei12232" w:date="2026-07-23T15:39:00Z">
              <w:r w:rsidRPr="00A54EC0" w:rsidDel="006C469E">
                <w:rPr>
                  <w:rFonts w:ascii="Times New Roman" w:eastAsia="仿宋_GB2312" w:hAnsi="Times New Roman" w:cs="Times New Roman"/>
                  <w:b/>
                  <w:color w:val="auto"/>
                  <w:sz w:val="18"/>
                  <w:szCs w:val="18"/>
                  <w:lang w:eastAsia="zh-CN"/>
                </w:rPr>
                <w:delText>60</w:delText>
              </w:r>
            </w:del>
            <w:ins w:id="1409" w:author="Xuning Wei12232" w:date="2026-07-23T15:39:00Z">
              <w:r w:rsidR="006C469E" w:rsidRPr="00A54EC0">
                <w:rPr>
                  <w:rFonts w:ascii="Times New Roman" w:eastAsia="仿宋_GB2312" w:hAnsi="Times New Roman" w:cs="Times New Roman"/>
                  <w:b/>
                  <w:color w:val="auto"/>
                  <w:sz w:val="18"/>
                  <w:szCs w:val="18"/>
                  <w:lang w:eastAsia="zh-CN"/>
                </w:rPr>
                <w:t>31</w:t>
              </w:r>
            </w:ins>
          </w:p>
        </w:tc>
        <w:tc>
          <w:tcPr>
            <w:tcW w:w="670" w:type="pct"/>
            <w:tcBorders>
              <w:top w:val="single" w:sz="4" w:space="0" w:color="auto"/>
              <w:left w:val="single" w:sz="4" w:space="0" w:color="auto"/>
              <w:bottom w:val="single" w:sz="4" w:space="0" w:color="auto"/>
              <w:right w:val="single" w:sz="4" w:space="0" w:color="auto"/>
            </w:tcBorders>
            <w:vAlign w:val="center"/>
            <w:tcPrChange w:id="1410"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5647F5C7" w14:textId="285A58BF"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-L-</w:t>
            </w:r>
            <w:proofErr w:type="spellStart"/>
            <w:r w:rsidRPr="00473484">
              <w:rPr>
                <w:rFonts w:ascii="Times New Roman" w:eastAsia="仿宋_GB2312" w:hAnsi="Times New Roman" w:cs="Times New Roman"/>
                <w:color w:val="auto"/>
                <w:sz w:val="18"/>
                <w:szCs w:val="18"/>
                <w:lang w:eastAsia="zh-CN"/>
              </w:rPr>
              <w:t>Leu</w:t>
            </w:r>
            <w:proofErr w:type="spellEnd"/>
            <w:r w:rsidRPr="00473484">
              <w:rPr>
                <w:rFonts w:ascii="Times New Roman" w:eastAsia="仿宋_GB2312" w:hAnsi="Times New Roman" w:cs="Times New Roman"/>
                <w:color w:val="auto"/>
                <w:sz w:val="18"/>
                <w:szCs w:val="18"/>
                <w:lang w:eastAsia="zh-CN"/>
              </w:rPr>
              <w:t>-OH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1411"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21ACA4F8" w14:textId="2168B584" w:rsidR="00E51051" w:rsidRPr="00473484" w:rsidRDefault="00B159F1" w:rsidP="00285F3F">
            <w:pPr>
              <w:jc w:val="both"/>
              <w:rPr>
                <w:rFonts w:ascii="Times New Roman" w:eastAsia="等线" w:hAnsi="Times New Roman" w:cs="Times New Roman"/>
                <w:bCs w:val="0"/>
                <w:color w:val="000000" w:themeColor="text1"/>
                <w:kern w:val="0"/>
                <w:sz w:val="18"/>
                <w:szCs w:val="18"/>
                <w:lang w:eastAsia="zh-CN"/>
              </w:rPr>
            </w:pPr>
            <w:commentRangeStart w:id="1412"/>
            <w:commentRangeStart w:id="1413"/>
            <w:commentRangeStart w:id="1414"/>
            <w:commentRangeStart w:id="1415"/>
            <w:commentRangeStart w:id="1416"/>
            <w:commentRangeEnd w:id="1412"/>
            <w:ins w:id="1417" w:author="Xuning Wei12232" w:date="2026-07-27T22:44:00Z">
              <w:r w:rsidRPr="00A54EC0">
                <w:rPr>
                  <w:rStyle w:val="aff1"/>
                  <w:rFonts w:ascii="Times New Roman" w:eastAsia="等线" w:hAnsi="Times New Roman" w:cs="Times New Roman"/>
                  <w:color w:val="000000" w:themeColor="text1"/>
                  <w:sz w:val="18"/>
                  <w:szCs w:val="18"/>
                </w:rPr>
                <w:commentReference w:id="1412"/>
              </w:r>
              <w:commentRangeEnd w:id="1413"/>
              <w:r w:rsidRPr="00A54EC0">
                <w:rPr>
                  <w:rStyle w:val="aff1"/>
                  <w:rFonts w:ascii="Times New Roman" w:eastAsia="等线" w:hAnsi="Times New Roman" w:cs="Times New Roman"/>
                  <w:color w:val="000000" w:themeColor="text1"/>
                  <w:sz w:val="18"/>
                  <w:szCs w:val="18"/>
                </w:rPr>
                <w:commentReference w:id="1413"/>
              </w:r>
              <w:commentRangeEnd w:id="1414"/>
              <w:r w:rsidRPr="00A54EC0">
                <w:rPr>
                  <w:rStyle w:val="aff1"/>
                  <w:rFonts w:ascii="Times New Roman" w:eastAsia="等线" w:hAnsi="Times New Roman" w:cs="Times New Roman"/>
                  <w:color w:val="000000" w:themeColor="text1"/>
                  <w:sz w:val="18"/>
                  <w:szCs w:val="18"/>
                </w:rPr>
                <w:commentReference w:id="1414"/>
              </w:r>
              <w:commentRangeEnd w:id="1415"/>
              <w:r w:rsidRPr="00A54EC0">
                <w:rPr>
                  <w:rStyle w:val="aff1"/>
                  <w:rFonts w:ascii="Times New Roman" w:eastAsia="等线" w:hAnsi="Times New Roman" w:cs="Times New Roman"/>
                  <w:color w:val="000000" w:themeColor="text1"/>
                  <w:sz w:val="18"/>
                  <w:szCs w:val="18"/>
                </w:rPr>
                <w:commentReference w:id="1415"/>
              </w:r>
              <w:commentRangeEnd w:id="1416"/>
              <w:r w:rsidRPr="00473484">
                <w:rPr>
                  <w:rStyle w:val="aff1"/>
                  <w:rFonts w:ascii="Times New Roman" w:eastAsia="等线" w:hAnsi="Times New Roman" w:cs="Times New Roman"/>
                  <w:color w:val="000000" w:themeColor="text1"/>
                  <w:sz w:val="18"/>
                  <w:szCs w:val="18"/>
                </w:rPr>
                <w:commentReference w:id="1416"/>
              </w:r>
            </w:ins>
            <w:ins w:id="1418" w:author="Xuning Wei12232" w:date="2026-07-27T00:55:00Z">
              <w:r w:rsidR="000F5504" w:rsidRPr="00A54EC0">
                <w:rPr>
                  <w:rFonts w:ascii="Times New Roman" w:eastAsia="等线" w:hAnsi="Times New Roman" w:cs="Times New Roman"/>
                  <w:color w:val="000000" w:themeColor="text1"/>
                  <w:sz w:val="18"/>
                  <w:szCs w:val="18"/>
                </w:rPr>
                <w:t xml:space="preserve">1. </w:t>
              </w:r>
            </w:ins>
            <w:r w:rsidR="00E51051" w:rsidRPr="00A54EC0">
              <w:rPr>
                <w:rFonts w:ascii="Times New Roman" w:eastAsia="等线" w:hAnsi="Times New Roman" w:cs="Times New Roman"/>
                <w:color w:val="000000" w:themeColor="text1"/>
                <w:sz w:val="18"/>
                <w:szCs w:val="18"/>
              </w:rPr>
              <w:t>Add</w:t>
            </w:r>
            <w:r w:rsidR="00695BBA" w:rsidRPr="00A54EC0">
              <w:rPr>
                <w:rFonts w:ascii="Times New Roman" w:eastAsia="等线" w:hAnsi="Times New Roman" w:cs="Times New Roman"/>
                <w:color w:val="000000" w:themeColor="text1"/>
                <w:sz w:val="18"/>
                <w:szCs w:val="18"/>
              </w:rPr>
              <w:t xml:space="preserve"> </w:t>
            </w:r>
            <w:r w:rsidR="00271FEB" w:rsidRPr="00A54EC0">
              <w:rPr>
                <w:rFonts w:ascii="Times New Roman" w:eastAsia="等线" w:hAnsi="Times New Roman" w:cs="Times New Roman"/>
                <w:color w:val="000000" w:themeColor="text1"/>
                <w:sz w:val="18"/>
                <w:szCs w:val="18"/>
                <w:lang w:eastAsia="zh-CN"/>
              </w:rPr>
              <w:t>5.0 V DMF</w:t>
            </w:r>
            <w:r w:rsidR="009C4EAF" w:rsidRPr="00473484">
              <w:rPr>
                <w:rFonts w:ascii="Times New Roman" w:eastAsia="等线" w:hAnsi="Times New Roman" w:cs="Times New Roman"/>
                <w:color w:val="000000" w:themeColor="text1"/>
                <w:sz w:val="18"/>
                <w:szCs w:val="18"/>
                <w:lang w:eastAsia="zh-CN"/>
              </w:rPr>
              <w:t xml:space="preserve"> (4.740 kg/kg)</w:t>
            </w:r>
            <w:r w:rsidR="00695BBA" w:rsidRPr="00473484">
              <w:rPr>
                <w:rFonts w:ascii="Times New Roman" w:eastAsia="等线" w:hAnsi="Times New Roman" w:cs="Times New Roman"/>
                <w:color w:val="000000" w:themeColor="text1"/>
                <w:sz w:val="18"/>
                <w:szCs w:val="18"/>
              </w:rPr>
              <w:t xml:space="preserve"> </w:t>
            </w:r>
            <w:r w:rsidR="00E51051" w:rsidRPr="00473484">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419"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420"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Start the stirrer. Then add 2.0 eq. </w:t>
            </w:r>
            <w:proofErr w:type="spellStart"/>
            <w:r w:rsidR="00E51051" w:rsidRPr="00A54EC0">
              <w:rPr>
                <w:rFonts w:ascii="Times New Roman" w:eastAsia="等线" w:hAnsi="Times New Roman" w:cs="Times New Roman"/>
                <w:color w:val="000000" w:themeColor="text1"/>
                <w:sz w:val="18"/>
                <w:szCs w:val="18"/>
                <w:lang w:eastAsia="zh-CN"/>
              </w:rPr>
              <w:t>Fmoc</w:t>
            </w:r>
            <w:proofErr w:type="spellEnd"/>
            <w:r w:rsidR="00E51051" w:rsidRPr="00A54EC0">
              <w:rPr>
                <w:rFonts w:ascii="Times New Roman" w:eastAsia="等线" w:hAnsi="Times New Roman" w:cs="Times New Roman"/>
                <w:color w:val="000000" w:themeColor="text1"/>
                <w:sz w:val="18"/>
                <w:szCs w:val="18"/>
                <w:lang w:eastAsia="zh-CN"/>
              </w:rPr>
              <w:t>-L-</w:t>
            </w:r>
            <w:proofErr w:type="spellStart"/>
            <w:r w:rsidR="00E51051" w:rsidRPr="00A54EC0">
              <w:rPr>
                <w:rFonts w:ascii="Times New Roman" w:eastAsia="等线" w:hAnsi="Times New Roman" w:cs="Times New Roman"/>
                <w:color w:val="000000" w:themeColor="text1"/>
                <w:sz w:val="18"/>
                <w:szCs w:val="18"/>
                <w:lang w:eastAsia="zh-CN"/>
              </w:rPr>
              <w:t>Leu</w:t>
            </w:r>
            <w:proofErr w:type="spellEnd"/>
            <w:r w:rsidR="00E51051" w:rsidRPr="00A54EC0">
              <w:rPr>
                <w:rFonts w:ascii="Times New Roman" w:eastAsia="等线" w:hAnsi="Times New Roman" w:cs="Times New Roman"/>
                <w:color w:val="000000" w:themeColor="text1"/>
                <w:sz w:val="18"/>
                <w:szCs w:val="18"/>
                <w:lang w:eastAsia="zh-CN"/>
              </w:rPr>
              <w:t>-OH.</w:t>
            </w:r>
            <w:r w:rsidR="00E51051" w:rsidRPr="00A54EC0">
              <w:rPr>
                <w:rFonts w:ascii="Times New Roman" w:eastAsia="等线" w:hAnsi="Times New Roman" w:cs="Times New Roman"/>
                <w:color w:val="000000" w:themeColor="text1"/>
                <w:sz w:val="18"/>
                <w:szCs w:val="18"/>
              </w:rPr>
              <w:t xml:space="preserve"> </w:t>
            </w:r>
            <w:del w:id="1421"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1422"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lang w:eastAsia="zh-CN"/>
              </w:rPr>
              <w:t xml:space="preserve"> </w:t>
            </w:r>
            <w:ins w:id="1423" w:author="Xuning Wei12232" w:date="2026-07-27T00:56:00Z">
              <w:r w:rsidR="000F5504" w:rsidRPr="00473484">
                <w:rPr>
                  <w:rFonts w:ascii="Times New Roman" w:eastAsia="等线" w:hAnsi="Times New Roman" w:cs="Times New Roman"/>
                  <w:color w:val="000000" w:themeColor="text1"/>
                  <w:sz w:val="18"/>
                  <w:szCs w:val="18"/>
                  <w:lang w:eastAsia="zh-CN"/>
                </w:rPr>
                <w:br/>
                <w:t xml:space="preserve">2. </w:t>
              </w:r>
            </w:ins>
            <w:r w:rsidR="00E51051" w:rsidRPr="00473484">
              <w:rPr>
                <w:rFonts w:ascii="Times New Roman" w:eastAsia="等线" w:hAnsi="Times New Roman" w:cs="Times New Roman"/>
                <w:color w:val="000000" w:themeColor="text1"/>
                <w:sz w:val="18"/>
                <w:szCs w:val="18"/>
                <w:lang w:eastAsia="zh-CN"/>
              </w:rPr>
              <w:t>Adjust</w:t>
            </w:r>
            <w:r w:rsidR="00E51051" w:rsidRPr="00473484">
              <w:rPr>
                <w:rFonts w:ascii="Times New Roman" w:eastAsia="等线" w:hAnsi="Times New Roman" w:cs="Times New Roman"/>
                <w:bCs w:val="0"/>
                <w:color w:val="000000" w:themeColor="text1"/>
                <w:sz w:val="18"/>
                <w:szCs w:val="18"/>
              </w:rPr>
              <w:t xml:space="preserve"> the mixture to </w:t>
            </w:r>
            <w:r w:rsidR="00E51051" w:rsidRPr="00473484">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1424" w:author="Johan Granander" w:date="2026-07-28T14:53:00Z">
              <w:r w:rsidR="003A4FAE"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Maintain for next operation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425" w:author="Johan Granander" w:date="2026-07-28T14:53: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426" w:author="Johan Granander" w:date="2026-07-28T14:53: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lang w:eastAsia="zh-CN"/>
              </w:rPr>
              <w:t xml:space="preserve"> </w:t>
            </w:r>
            <w:r w:rsidR="00271FEB" w:rsidRPr="00A54EC0">
              <w:rPr>
                <w:rFonts w:ascii="Times New Roman" w:eastAsia="等线" w:hAnsi="Times New Roman" w:cs="Times New Roman"/>
                <w:color w:val="000000" w:themeColor="text1"/>
                <w:sz w:val="18"/>
                <w:szCs w:val="18"/>
              </w:rPr>
              <w:t xml:space="preserve">Add 2.0 eq. </w:t>
            </w:r>
            <w:proofErr w:type="spellStart"/>
            <w:r w:rsidR="00271FEB" w:rsidRPr="00A54EC0">
              <w:rPr>
                <w:rFonts w:ascii="Times New Roman" w:eastAsia="等线" w:hAnsi="Times New Roman" w:cs="Times New Roman"/>
                <w:color w:val="000000" w:themeColor="text1"/>
                <w:sz w:val="18"/>
                <w:szCs w:val="18"/>
              </w:rPr>
              <w:t>Oxyma</w:t>
            </w:r>
            <w:r w:rsidR="00E51051" w:rsidRPr="00A54EC0">
              <w:rPr>
                <w:rFonts w:ascii="Times New Roman" w:eastAsia="等线" w:hAnsi="Times New Roman" w:cs="Times New Roman"/>
                <w:color w:val="000000" w:themeColor="text1"/>
                <w:sz w:val="18"/>
                <w:szCs w:val="18"/>
              </w:rPr>
              <w:t>Pure</w:t>
            </w:r>
            <w:proofErr w:type="spellEnd"/>
            <w:r w:rsidR="00E51051" w:rsidRPr="00A54EC0">
              <w:rPr>
                <w:rFonts w:ascii="Times New Roman" w:eastAsia="等线" w:hAnsi="Times New Roman" w:cs="Times New Roman"/>
                <w:color w:val="000000" w:themeColor="text1"/>
                <w:sz w:val="18"/>
                <w:szCs w:val="18"/>
              </w:rPr>
              <w:t xml:space="preserve"> into </w:t>
            </w:r>
            <w:r w:rsidR="00E51051" w:rsidRPr="00473484">
              <w:rPr>
                <w:rFonts w:ascii="Times New Roman" w:eastAsia="等线" w:hAnsi="Times New Roman" w:cs="Times New Roman"/>
                <w:color w:val="000000" w:themeColor="text1"/>
                <w:sz w:val="18"/>
                <w:szCs w:val="18"/>
                <w:rPrChange w:id="1427" w:author="Xuning Wei12232" w:date="2026-09-05T19:51:00Z">
                  <w:rPr>
                    <w:rFonts w:ascii="Times New Roman" w:eastAsia="等线" w:hAnsi="Times New Roman" w:cs="Times New Roman"/>
                    <w:b/>
                    <w:color w:val="000000" w:themeColor="text1"/>
                    <w:sz w:val="18"/>
                    <w:szCs w:val="18"/>
                  </w:rPr>
                </w:rPrChange>
              </w:rPr>
              <w:t>TJ4S-1213-Sy15-R01</w:t>
            </w:r>
            <w:r w:rsidR="00E51051" w:rsidRPr="00A54EC0">
              <w:rPr>
                <w:rFonts w:ascii="Times New Roman" w:eastAsia="等线" w:hAnsi="Times New Roman" w:cs="Times New Roman"/>
                <w:color w:val="000000" w:themeColor="text1"/>
                <w:sz w:val="18"/>
                <w:szCs w:val="18"/>
              </w:rPr>
              <w:t xml:space="preserve">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428" w:author="Johan Granander" w:date="2026-07-28T14:53: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429" w:author="Johan Granander" w:date="2026-07-28T14:53: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rinse the </w:t>
            </w:r>
            <w:r w:rsidR="00E51051" w:rsidRPr="00473484">
              <w:rPr>
                <w:rFonts w:ascii="Times New Roman" w:eastAsia="等线" w:hAnsi="Times New Roman" w:cs="Times New Roman"/>
                <w:color w:val="000000" w:themeColor="text1"/>
                <w:sz w:val="18"/>
                <w:szCs w:val="18"/>
                <w:rPrChange w:id="1430" w:author="Xuning Wei12232" w:date="2026-09-05T19:51:00Z">
                  <w:rPr>
                    <w:rFonts w:ascii="Times New Roman" w:eastAsia="等线" w:hAnsi="Times New Roman" w:cs="Times New Roman"/>
                    <w:b/>
                    <w:color w:val="000000" w:themeColor="text1"/>
                    <w:sz w:val="18"/>
                    <w:szCs w:val="18"/>
                  </w:rPr>
                </w:rPrChange>
              </w:rPr>
              <w:t>TJ4S-1213-Sy15-R01</w:t>
            </w:r>
            <w:r w:rsidR="00E51051" w:rsidRPr="00A54EC0">
              <w:rPr>
                <w:rFonts w:ascii="Times New Roman" w:eastAsia="等线" w:hAnsi="Times New Roman" w:cs="Times New Roman"/>
                <w:color w:val="000000" w:themeColor="text1"/>
                <w:sz w:val="18"/>
                <w:szCs w:val="18"/>
              </w:rPr>
              <w:t xml:space="preserve"> with 2.0</w:t>
            </w:r>
            <w:ins w:id="1431" w:author="Johan Granander" w:date="2026-07-28T14:53:00Z">
              <w:r w:rsidR="003A4FAE" w:rsidRPr="00A54EC0">
                <w:rPr>
                  <w:rFonts w:ascii="Times New Roman" w:eastAsia="等线" w:hAnsi="Times New Roman" w:cs="Times New Roman"/>
                  <w:color w:val="000000" w:themeColor="text1"/>
                  <w:sz w:val="18"/>
                  <w:szCs w:val="18"/>
                </w:rPr>
                <w:t xml:space="preserve"> </w:t>
              </w:r>
            </w:ins>
            <w:del w:id="1432" w:author="Johan Granander" w:date="2026-07-28T14:53:00Z">
              <w:r w:rsidR="00E51051" w:rsidRPr="00A54EC0" w:rsidDel="003A4FAE">
                <w:rPr>
                  <w:rFonts w:ascii="Times New Roman" w:eastAsia="等线" w:hAnsi="Times New Roman" w:cs="Times New Roman"/>
                  <w:color w:val="000000" w:themeColor="text1"/>
                  <w:sz w:val="18"/>
                  <w:szCs w:val="18"/>
                </w:rPr>
                <w:delText xml:space="preserve">v </w:delText>
              </w:r>
            </w:del>
            <w:ins w:id="1433" w:author="Johan Granander" w:date="2026-07-28T14:53:00Z">
              <w:r w:rsidR="003A4FAE" w:rsidRPr="00A54EC0">
                <w:rPr>
                  <w:rFonts w:ascii="Times New Roman" w:eastAsia="等线" w:hAnsi="Times New Roman" w:cs="Times New Roman"/>
                  <w:color w:val="000000" w:themeColor="text1"/>
                  <w:sz w:val="18"/>
                  <w:szCs w:val="18"/>
                </w:rPr>
                <w:t xml:space="preserve">V </w:t>
              </w:r>
            </w:ins>
            <w:r w:rsidR="00E51051" w:rsidRPr="00473484">
              <w:rPr>
                <w:rFonts w:ascii="Times New Roman" w:eastAsia="等线" w:hAnsi="Times New Roman" w:cs="Times New Roman"/>
                <w:color w:val="000000" w:themeColor="text1"/>
                <w:sz w:val="18"/>
                <w:szCs w:val="18"/>
              </w:rPr>
              <w:t xml:space="preserve">DMF (1.896 kg/kg). Add 2.2 eq. DIC into </w:t>
            </w:r>
            <w:r w:rsidR="00E51051" w:rsidRPr="00473484">
              <w:rPr>
                <w:rFonts w:ascii="Times New Roman" w:eastAsia="等线" w:hAnsi="Times New Roman" w:cs="Times New Roman"/>
                <w:color w:val="000000" w:themeColor="text1"/>
                <w:sz w:val="18"/>
                <w:szCs w:val="18"/>
                <w:rPrChange w:id="1434" w:author="Xuning Wei12232" w:date="2026-09-05T19:51:00Z">
                  <w:rPr>
                    <w:rFonts w:ascii="Times New Roman" w:eastAsia="等线" w:hAnsi="Times New Roman" w:cs="Times New Roman"/>
                    <w:b/>
                    <w:color w:val="000000" w:themeColor="text1"/>
                    <w:sz w:val="18"/>
                    <w:szCs w:val="18"/>
                  </w:rPr>
                </w:rPrChange>
              </w:rPr>
              <w:t>TJ4S-1213-Sy15-R01</w:t>
            </w:r>
            <w:r w:rsidR="00E51051" w:rsidRPr="00A54EC0">
              <w:rPr>
                <w:rFonts w:ascii="Times New Roman" w:eastAsia="等线" w:hAnsi="Times New Roman" w:cs="Times New Roman"/>
                <w:color w:val="000000" w:themeColor="text1"/>
                <w:sz w:val="18"/>
                <w:szCs w:val="18"/>
              </w:rPr>
              <w:t xml:space="preserve">, the addition rate depends on temperature control. </w:t>
            </w:r>
            <w:r w:rsidR="00870867" w:rsidRPr="00A54EC0">
              <w:rPr>
                <w:rFonts w:ascii="Times New Roman" w:eastAsia="等线" w:hAnsi="Times New Roman" w:cs="Times New Roman"/>
                <w:color w:val="000000" w:themeColor="text1"/>
                <w:sz w:val="18"/>
                <w:szCs w:val="18"/>
              </w:rPr>
              <w:t>Activate for 20±5 min</w:t>
            </w:r>
            <w:r w:rsidR="00E51051" w:rsidRPr="00A54EC0">
              <w:rPr>
                <w:rFonts w:ascii="Times New Roman" w:eastAsia="等线" w:hAnsi="Times New Roman" w:cs="Times New Roman"/>
                <w:color w:val="000000" w:themeColor="text1"/>
                <w:sz w:val="18"/>
                <w:szCs w:val="18"/>
              </w:rPr>
              <w:t xml:space="preserve"> at </w:t>
            </w:r>
            <w:r w:rsidR="00E51051" w:rsidRPr="00473484">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435" w:author="Johan Granander" w:date="2026-07-28T14:53: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hint="eastAsia"/>
                <w:color w:val="000000" w:themeColor="text1"/>
                <w:sz w:val="18"/>
                <w:szCs w:val="18"/>
              </w:rPr>
              <w:t xml:space="preserve"> (target: </w:t>
            </w:r>
            <w:proofErr w:type="gramStart"/>
            <w:r w:rsidR="00E51051" w:rsidRPr="00A54EC0">
              <w:rPr>
                <w:rFonts w:ascii="Times New Roman" w:eastAsia="等线" w:hAnsi="Times New Roman" w:cs="Times New Roman"/>
                <w:color w:val="000000" w:themeColor="text1"/>
                <w:sz w:val="18"/>
                <w:szCs w:val="18"/>
                <w:lang w:eastAsia="zh-CN"/>
              </w:rPr>
              <w:t>20</w:t>
            </w:r>
            <w:ins w:id="1436" w:author="Johan Granander" w:date="2026-07-28T14:53: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proofErr w:type="gramEnd"/>
            <w:r w:rsidR="00E51051" w:rsidRPr="00473484">
              <w:rPr>
                <w:rFonts w:ascii="Times New Roman" w:eastAsia="等线" w:hAnsi="Times New Roman" w:cs="Times New Roman"/>
                <w:color w:val="000000" w:themeColor="text1"/>
                <w:sz w:val="18"/>
                <w:szCs w:val="18"/>
              </w:rPr>
              <w:t xml:space="preserve">). </w:t>
            </w:r>
            <w:ins w:id="1437" w:author="Xuning Wei12232" w:date="2026-07-27T00:56:00Z">
              <w:r w:rsidR="000F5504"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1438"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439"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440"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1441"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A54EC0">
              <w:rPr>
                <w:rFonts w:ascii="Times New Roman" w:eastAsia="等线" w:hAnsi="Times New Roman" w:cs="Times New Roman"/>
                <w:bCs w:val="0"/>
                <w:color w:val="000000" w:themeColor="text1"/>
                <w:sz w:val="18"/>
                <w:szCs w:val="18"/>
              </w:rPr>
              <w:t xml:space="preserve"> </w:t>
            </w:r>
            <w:r w:rsidR="005913B9" w:rsidRPr="00A54EC0">
              <w:rPr>
                <w:rFonts w:ascii="Times New Roman" w:eastAsia="等线" w:hAnsi="Times New Roman" w:cs="Times New Roman"/>
                <w:bCs w:val="0"/>
                <w:color w:val="000000" w:themeColor="text1"/>
                <w:sz w:val="18"/>
                <w:szCs w:val="18"/>
                <w:lang w:eastAsia="zh-CN"/>
              </w:rPr>
              <w:t>1.0 V DMF</w:t>
            </w:r>
            <w:r w:rsidR="00ED7347" w:rsidRPr="00A54EC0">
              <w:rPr>
                <w:rFonts w:ascii="Times New Roman" w:eastAsia="等线" w:hAnsi="Times New Roman" w:cs="Times New Roman"/>
                <w:bCs w:val="0"/>
                <w:color w:val="000000" w:themeColor="text1"/>
                <w:sz w:val="18"/>
                <w:szCs w:val="18"/>
                <w:lang w:eastAsia="zh-CN"/>
              </w:rPr>
              <w:t xml:space="preserve"> (0.948 kg/kg) </w:t>
            </w:r>
            <w:r w:rsidR="00E51051" w:rsidRPr="00473484">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442"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443"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C63277" w:rsidRPr="00473484" w:rsidDel="0003734C" w14:paraId="3CFC7ED8" w14:textId="00059141" w:rsidTr="0051270C">
        <w:trPr>
          <w:trHeight w:val="454"/>
          <w:del w:id="1444" w:author="Xuning Wei12232" w:date="2026-07-23T15:38:00Z"/>
          <w:trPrChange w:id="1445"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446"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54EEB8AE" w14:textId="40BC09CC" w:rsidR="00E51051" w:rsidRPr="00A54EC0" w:rsidDel="0003734C" w:rsidRDefault="00E51051" w:rsidP="00285F3F">
            <w:pPr>
              <w:jc w:val="both"/>
              <w:rPr>
                <w:del w:id="1447" w:author="Xuning Wei12232" w:date="2026-07-23T15:38:00Z"/>
                <w:rFonts w:ascii="Times New Roman" w:eastAsia="仿宋_GB2312" w:hAnsi="Times New Roman" w:cs="Times New Roman"/>
                <w:b/>
                <w:color w:val="auto"/>
                <w:sz w:val="18"/>
                <w:szCs w:val="18"/>
                <w:lang w:eastAsia="zh-CN"/>
              </w:rPr>
            </w:pPr>
            <w:del w:id="1448" w:author="Xuning Wei12232" w:date="2026-07-23T15:38:00Z">
              <w:r w:rsidRPr="00A54EC0" w:rsidDel="0003734C">
                <w:rPr>
                  <w:rFonts w:ascii="Times New Roman" w:eastAsia="仿宋_GB2312" w:hAnsi="Times New Roman" w:cs="Times New Roman"/>
                  <w:b/>
                  <w:color w:val="auto"/>
                  <w:sz w:val="18"/>
                  <w:szCs w:val="18"/>
                  <w:lang w:eastAsia="zh-CN"/>
                </w:rPr>
                <w:delText>61</w:delText>
              </w:r>
            </w:del>
          </w:p>
        </w:tc>
        <w:tc>
          <w:tcPr>
            <w:tcW w:w="670" w:type="pct"/>
            <w:tcBorders>
              <w:top w:val="single" w:sz="4" w:space="0" w:color="auto"/>
              <w:left w:val="single" w:sz="4" w:space="0" w:color="auto"/>
              <w:bottom w:val="single" w:sz="4" w:space="0" w:color="auto"/>
              <w:right w:val="single" w:sz="4" w:space="0" w:color="auto"/>
            </w:tcBorders>
            <w:vAlign w:val="center"/>
            <w:tcPrChange w:id="1449"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652FBFBA" w14:textId="08D09BE6" w:rsidR="00E51051" w:rsidRPr="00473484" w:rsidDel="0003734C" w:rsidRDefault="00E51051" w:rsidP="00285F3F">
            <w:pPr>
              <w:jc w:val="both"/>
              <w:rPr>
                <w:del w:id="1450" w:author="Xuning Wei12232" w:date="2026-07-23T15:38:00Z"/>
                <w:rFonts w:ascii="Times New Roman" w:eastAsia="仿宋_GB2312" w:hAnsi="Times New Roman" w:cs="Times New Roman"/>
                <w:color w:val="auto"/>
                <w:sz w:val="18"/>
                <w:szCs w:val="18"/>
              </w:rPr>
            </w:pPr>
            <w:del w:id="1451" w:author="Xuning Wei12232" w:date="2026-07-23T15:38:00Z">
              <w:r w:rsidRPr="00473484" w:rsidDel="0003734C">
                <w:rPr>
                  <w:rFonts w:ascii="Times New Roman" w:eastAsia="仿宋_GB2312" w:hAnsi="Times New Roman" w:cs="Times New Roman"/>
                  <w:color w:val="auto"/>
                  <w:sz w:val="18"/>
                  <w:szCs w:val="18"/>
                </w:rPr>
                <w:delText>Fmoc-L-Leu-OH coupling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452"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73DB3E93" w14:textId="50239485" w:rsidR="00E51051" w:rsidRPr="00A54EC0" w:rsidDel="0003734C" w:rsidRDefault="00ED7347" w:rsidP="00285F3F">
            <w:pPr>
              <w:jc w:val="both"/>
              <w:rPr>
                <w:del w:id="1453" w:author="Xuning Wei12232" w:date="2026-07-23T15:38:00Z"/>
                <w:rFonts w:ascii="Times New Roman" w:eastAsia="仿宋_GB2312" w:hAnsi="Times New Roman" w:cs="Times New Roman"/>
                <w:color w:val="000000" w:themeColor="text1"/>
                <w:sz w:val="18"/>
                <w:szCs w:val="18"/>
              </w:rPr>
            </w:pPr>
            <w:del w:id="1454" w:author="Xuning Wei12232" w:date="2026-07-23T15:38:00Z">
              <w:r w:rsidRPr="00473484" w:rsidDel="0003734C">
                <w:rPr>
                  <w:rFonts w:ascii="Times New Roman" w:eastAsia="仿宋_GB2312" w:hAnsi="Times New Roman" w:cs="Times New Roman"/>
                  <w:color w:val="000000" w:themeColor="text1"/>
                  <w:sz w:val="18"/>
                  <w:szCs w:val="18"/>
                </w:rPr>
                <w:delText>Heat</w:delText>
              </w:r>
              <w:r w:rsidR="00E51051" w:rsidRPr="00473484" w:rsidDel="0003734C">
                <w:rPr>
                  <w:rFonts w:ascii="Times New Roman" w:eastAsia="仿宋_GB2312" w:hAnsi="Times New Roman" w:cs="Times New Roman"/>
                  <w:color w:val="000000" w:themeColor="text1"/>
                  <w:sz w:val="18"/>
                  <w:szCs w:val="18"/>
                </w:rPr>
                <w:delText xml:space="preserve"> the mixture to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Start timing when temperature reaches 20</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The mixture is allowed to react at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xml:space="preserve"> (target: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After 3h</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15min (target</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A54EC0" w:rsidDel="0003734C">
                <w:rPr>
                  <w:rFonts w:ascii="Times New Roman" w:eastAsia="仿宋_GB2312" w:hAnsi="Times New Roman" w:cs="Times New Roman"/>
                  <w:color w:val="000000" w:themeColor="text1"/>
                  <w:sz w:val="18"/>
                  <w:szCs w:val="18"/>
                </w:rPr>
                <w:delText>3h), sample the mixture every 0.5~1h</w:delText>
              </w:r>
              <w:r w:rsidR="00D72765" w:rsidRPr="00A54EC0" w:rsidDel="0003734C">
                <w:rPr>
                  <w:rFonts w:ascii="Times New Roman" w:eastAsia="仿宋_GB2312" w:hAnsi="Times New Roman" w:cs="Times New Roman"/>
                  <w:color w:val="000000" w:themeColor="text1"/>
                  <w:sz w:val="18"/>
                  <w:szCs w:val="18"/>
                </w:rPr>
                <w:delText xml:space="preserve"> for ninhydrin test</w:delText>
              </w:r>
              <w:r w:rsidR="00E51051" w:rsidRPr="00A54EC0" w:rsidDel="0003734C">
                <w:rPr>
                  <w:rFonts w:ascii="Times New Roman" w:eastAsia="仿宋_GB2312" w:hAnsi="Times New Roman" w:cs="Times New Roman"/>
                  <w:color w:val="000000" w:themeColor="text1"/>
                  <w:sz w:val="18"/>
                  <w:szCs w:val="18"/>
                </w:rPr>
                <w:delText xml:space="preserve"> analysis until two consecutive samples test as negative (colorless, react completely</w:delText>
              </w:r>
              <w:r w:rsidR="0051097B" w:rsidRPr="00A54EC0" w:rsidDel="0003734C">
                <w:rPr>
                  <w:rFonts w:ascii="Times New Roman" w:eastAsia="仿宋_GB2312" w:hAnsi="Times New Roman" w:cs="Times New Roman"/>
                  <w:color w:val="000000" w:themeColor="text1"/>
                  <w:sz w:val="18"/>
                  <w:szCs w:val="18"/>
                </w:rPr>
                <w:delText xml:space="preserve">). And the mixture should be stirred </w:delText>
              </w:r>
              <w:r w:rsidR="0051097B" w:rsidRPr="00473484" w:rsidDel="0003734C">
                <w:rPr>
                  <w:rFonts w:ascii="Times New Roman" w:eastAsia="仿宋_GB2312" w:hAnsi="Times New Roman" w:cs="Times New Roman"/>
                  <w:color w:val="000000" w:themeColor="text1"/>
                  <w:sz w:val="18"/>
                  <w:szCs w:val="18"/>
                </w:rPr>
                <w:delText>for coupling time (4h</w:delText>
              </w:r>
              <w:r w:rsidR="0051097B" w:rsidRPr="00473484" w:rsidDel="0003734C">
                <w:rPr>
                  <w:rFonts w:ascii="Times New Roman" w:eastAsia="仿宋_GB2312" w:hAnsi="Times New Roman" w:cs="Times New Roman" w:hint="eastAsia"/>
                  <w:color w:val="000000" w:themeColor="text1"/>
                  <w:sz w:val="18"/>
                  <w:szCs w:val="18"/>
                </w:rPr>
                <w:delText>≤</w:delText>
              </w:r>
              <w:r w:rsidR="0051097B" w:rsidRPr="00473484" w:rsidDel="0003734C">
                <w:rPr>
                  <w:rFonts w:ascii="Times New Roman" w:eastAsia="仿宋_GB2312" w:hAnsi="Times New Roman" w:cs="Times New Roman"/>
                  <w:color w:val="000000" w:themeColor="text1"/>
                  <w:sz w:val="18"/>
                  <w:szCs w:val="18"/>
                </w:rPr>
                <w:delText>Coupling</w:delText>
              </w:r>
              <w:r w:rsidR="0051097B" w:rsidRPr="00A54EC0" w:rsidDel="0003734C">
                <w:rPr>
                  <w:rFonts w:ascii="Times New Roman" w:eastAsia="仿宋_GB2312" w:hAnsi="Times New Roman" w:cs="Times New Roman"/>
                  <w:color w:val="000000" w:themeColor="text1"/>
                  <w:sz w:val="18"/>
                  <w:szCs w:val="18"/>
                </w:rPr>
                <w:delText xml:space="preserve"> </w:delText>
              </w:r>
              <w:r w:rsidR="0051097B" w:rsidRPr="00473484" w:rsidDel="0003734C">
                <w:rPr>
                  <w:rFonts w:ascii="Times New Roman" w:eastAsia="仿宋_GB2312" w:hAnsi="Times New Roman" w:cs="Times New Roman"/>
                  <w:color w:val="000000" w:themeColor="text1"/>
                  <w:sz w:val="18"/>
                  <w:szCs w:val="18"/>
                </w:rPr>
                <w:delText>Time</w:delText>
              </w:r>
              <w:r w:rsidR="0051097B" w:rsidRPr="00473484" w:rsidDel="0003734C">
                <w:rPr>
                  <w:rFonts w:ascii="Times New Roman" w:eastAsia="仿宋_GB2312" w:hAnsi="Times New Roman" w:cs="Times New Roman" w:hint="eastAsia"/>
                  <w:color w:val="000000" w:themeColor="text1"/>
                  <w:sz w:val="18"/>
                  <w:szCs w:val="18"/>
                </w:rPr>
                <w:delText>≤</w:delText>
              </w:r>
              <w:r w:rsidR="0051097B" w:rsidRPr="00473484" w:rsidDel="0003734C">
                <w:rPr>
                  <w:rFonts w:ascii="Times New Roman" w:eastAsia="仿宋_GB2312" w:hAnsi="Times New Roman" w:cs="Times New Roman"/>
                  <w:color w:val="000000" w:themeColor="text1"/>
                  <w:sz w:val="18"/>
                  <w:szCs w:val="18"/>
                </w:rPr>
                <w:delText>10h).</w:delText>
              </w:r>
              <w:r w:rsidR="00E51051" w:rsidRPr="00A54EC0" w:rsidDel="0003734C">
                <w:rPr>
                  <w:rFonts w:ascii="Times New Roman" w:eastAsia="仿宋_GB2312" w:hAnsi="Times New Roman" w:cs="Times New Roman"/>
                  <w:color w:val="000000" w:themeColor="text1"/>
                  <w:sz w:val="18"/>
                  <w:szCs w:val="18"/>
                </w:rPr>
                <w:delText xml:space="preserve"> Stop stirring and turn off the nitrogen. Drain until there is no reaction mixture drip. Move to next operation.</w:delText>
              </w:r>
            </w:del>
          </w:p>
        </w:tc>
      </w:tr>
      <w:tr w:rsidR="00C63277" w:rsidRPr="00473484" w:rsidDel="00396868" w14:paraId="21405EC8" w14:textId="6738BA54" w:rsidTr="0051270C">
        <w:trPr>
          <w:trHeight w:val="454"/>
          <w:del w:id="1455" w:author="Xuning Wei12232" w:date="2026-07-23T14:18:00Z"/>
          <w:trPrChange w:id="145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457"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7D302C07" w14:textId="1B090EA0" w:rsidR="00E51051" w:rsidRPr="00A54EC0" w:rsidDel="00396868" w:rsidRDefault="00E51051" w:rsidP="00285F3F">
            <w:pPr>
              <w:jc w:val="both"/>
              <w:rPr>
                <w:del w:id="1458" w:author="Xuning Wei12232" w:date="2026-07-23T14:18:00Z"/>
                <w:rFonts w:ascii="Times New Roman" w:eastAsia="仿宋_GB2312" w:hAnsi="Times New Roman" w:cs="Times New Roman"/>
                <w:b/>
                <w:color w:val="auto"/>
                <w:sz w:val="18"/>
                <w:szCs w:val="18"/>
                <w:lang w:eastAsia="zh-CN"/>
              </w:rPr>
            </w:pPr>
            <w:del w:id="1459" w:author="Xuning Wei12232" w:date="2026-07-23T14:18:00Z">
              <w:r w:rsidRPr="00A54EC0" w:rsidDel="00396868">
                <w:rPr>
                  <w:rFonts w:ascii="Times New Roman" w:eastAsia="仿宋_GB2312" w:hAnsi="Times New Roman" w:cs="Times New Roman"/>
                  <w:b/>
                  <w:color w:val="auto"/>
                  <w:sz w:val="18"/>
                  <w:szCs w:val="18"/>
                  <w:lang w:eastAsia="zh-CN"/>
                </w:rPr>
                <w:delText>62</w:delText>
              </w:r>
            </w:del>
          </w:p>
        </w:tc>
        <w:tc>
          <w:tcPr>
            <w:tcW w:w="670" w:type="pct"/>
            <w:tcBorders>
              <w:top w:val="single" w:sz="4" w:space="0" w:color="auto"/>
              <w:left w:val="single" w:sz="4" w:space="0" w:color="auto"/>
              <w:bottom w:val="single" w:sz="4" w:space="0" w:color="auto"/>
              <w:right w:val="single" w:sz="4" w:space="0" w:color="auto"/>
            </w:tcBorders>
            <w:vAlign w:val="center"/>
            <w:tcPrChange w:id="1460"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3C15F38B" w14:textId="45239648" w:rsidR="00E51051" w:rsidRPr="00473484" w:rsidDel="00396868" w:rsidRDefault="00E51051" w:rsidP="00285F3F">
            <w:pPr>
              <w:jc w:val="both"/>
              <w:rPr>
                <w:del w:id="1461" w:author="Xuning Wei12232" w:date="2026-07-23T14:18:00Z"/>
                <w:rFonts w:ascii="Times New Roman" w:eastAsia="仿宋_GB2312" w:hAnsi="Times New Roman" w:cs="Times New Roman"/>
                <w:color w:val="auto"/>
                <w:sz w:val="18"/>
                <w:szCs w:val="18"/>
              </w:rPr>
            </w:pPr>
            <w:del w:id="1462" w:author="Xuning Wei12232" w:date="2026-07-23T14:18:00Z">
              <w:r w:rsidRPr="00473484" w:rsidDel="00396868">
                <w:rPr>
                  <w:rFonts w:ascii="Times New Roman" w:eastAsia="仿宋_GB2312" w:hAnsi="Times New Roman" w:cs="Times New Roman"/>
                  <w:color w:val="auto"/>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463"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312CDDA9" w14:textId="11864604" w:rsidR="00E51051" w:rsidRPr="00A54EC0" w:rsidDel="00396868" w:rsidRDefault="005304C8" w:rsidP="00285F3F">
            <w:pPr>
              <w:jc w:val="both"/>
              <w:rPr>
                <w:del w:id="1464" w:author="Xuning Wei12232" w:date="2026-07-23T14:18:00Z"/>
                <w:rFonts w:ascii="Times New Roman" w:eastAsia="仿宋_GB2312" w:hAnsi="Times New Roman" w:cs="Times New Roman"/>
                <w:color w:val="000000" w:themeColor="text1"/>
                <w:sz w:val="18"/>
                <w:szCs w:val="18"/>
              </w:rPr>
            </w:pPr>
            <w:del w:id="1465" w:author="Xuning Wei12232" w:date="2026-07-23T14:18:00Z">
              <w:r w:rsidRPr="00473484" w:rsidDel="00396868">
                <w:rPr>
                  <w:rFonts w:ascii="Times New Roman" w:eastAsia="仿宋_GB2312" w:hAnsi="Times New Roman" w:cs="Times New Roman"/>
                  <w:color w:val="000000" w:themeColor="text1"/>
                  <w:sz w:val="18"/>
                  <w:szCs w:val="18"/>
                </w:rPr>
                <w:delText>Add</w:delText>
              </w:r>
              <w:r w:rsidR="00271FEB" w:rsidRPr="00473484" w:rsidDel="00396868">
                <w:rPr>
                  <w:rFonts w:ascii="Times New Roman" w:eastAsia="仿宋_GB2312" w:hAnsi="Times New Roman" w:cs="Times New Roman"/>
                  <w:color w:val="000000" w:themeColor="text1"/>
                  <w:sz w:val="18"/>
                  <w:szCs w:val="18"/>
                </w:rPr>
                <w:delText xml:space="preserve"> 8.0 V DMF</w:delText>
              </w:r>
              <w:r w:rsidRPr="00473484" w:rsidDel="00396868">
                <w:rPr>
                  <w:rFonts w:ascii="Times New Roman" w:eastAsia="仿宋_GB2312" w:hAnsi="Times New Roman" w:cs="Times New Roman"/>
                  <w:color w:val="000000" w:themeColor="text1"/>
                  <w:sz w:val="18"/>
                  <w:szCs w:val="18"/>
                </w:rPr>
                <w:delText xml:space="preserve"> (7.584 kg/kg)</w:delText>
              </w:r>
              <w:r w:rsidR="00E51051" w:rsidRPr="00473484" w:rsidDel="00396868">
                <w:rPr>
                  <w:rFonts w:ascii="Times New Roman" w:eastAsia="仿宋_GB2312" w:hAnsi="Times New Roman" w:cs="Times New Roman"/>
                  <w:color w:val="000000" w:themeColor="text1"/>
                  <w:sz w:val="18"/>
                  <w:szCs w:val="18"/>
                  <w:lang w:eastAsia="zh-CN"/>
                </w:rPr>
                <w:delText xml:space="preserve">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466"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396868">
                <w:rPr>
                  <w:rFonts w:ascii="Times New Roman" w:eastAsia="仿宋_GB2312" w:hAnsi="Times New Roman" w:cs="Times New Roman"/>
                  <w:color w:val="000000" w:themeColor="text1"/>
                  <w:sz w:val="18"/>
                  <w:szCs w:val="18"/>
                  <w:lang w:eastAsia="zh-CN"/>
                  <w:rPrChange w:id="1467"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396868">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00E51051" w:rsidRPr="00A54EC0" w:rsidDel="00396868">
                <w:rPr>
                  <w:rFonts w:ascii="Times New Roman" w:eastAsia="仿宋_GB2312" w:hAnsi="Times New Roman" w:cs="Times New Roman"/>
                  <w:color w:val="000000" w:themeColor="text1"/>
                  <w:sz w:val="18"/>
                  <w:szCs w:val="18"/>
                  <w:lang w:eastAsia="zh-CN"/>
                </w:rPr>
                <w:delText>. Then</w:delText>
              </w:r>
              <w:r w:rsidR="00E51051" w:rsidRPr="00A54EC0" w:rsidDel="00396868">
                <w:rPr>
                  <w:rFonts w:ascii="Times New Roman" w:hAnsi="Times New Roman" w:cs="Times New Roman"/>
                  <w:color w:val="000000" w:themeColor="text1"/>
                  <w:sz w:val="18"/>
                  <w:szCs w:val="18"/>
                </w:rPr>
                <w:delText xml:space="preserve"> </w:delText>
              </w:r>
              <w:r w:rsidR="00E51051" w:rsidRPr="00473484" w:rsidDel="00396868">
                <w:rPr>
                  <w:rFonts w:ascii="Times New Roman" w:eastAsia="仿宋_GB2312" w:hAnsi="Times New Roman" w:cs="Times New Roman"/>
                  <w:color w:val="000000" w:themeColor="text1"/>
                  <w:sz w:val="18"/>
                  <w:szCs w:val="18"/>
                </w:rPr>
                <w:delText xml:space="preserve">Transfer the </w:delText>
              </w:r>
              <w:r w:rsidR="00E51051" w:rsidRPr="00473484" w:rsidDel="00396868">
                <w:rPr>
                  <w:rFonts w:ascii="Times New Roman" w:eastAsia="仿宋_GB2312" w:hAnsi="Times New Roman" w:cs="Times New Roman"/>
                  <w:color w:val="000000" w:themeColor="text1"/>
                  <w:sz w:val="18"/>
                  <w:szCs w:val="18"/>
                  <w:lang w:eastAsia="zh-CN"/>
                </w:rPr>
                <w:delText xml:space="preserve">DMF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468"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473484" w:rsidDel="00396868">
                <w:rPr>
                  <w:rFonts w:ascii="Times New Roman" w:eastAsia="仿宋_GB2312" w:hAnsi="Times New Roman" w:cs="Times New Roman"/>
                  <w:color w:val="000000" w:themeColor="text1"/>
                  <w:sz w:val="18"/>
                  <w:szCs w:val="18"/>
                  <w:lang w:eastAsia="zh-CN"/>
                  <w:rPrChange w:id="1469" w:author="Xuning Wei12232" w:date="2026-09-05T19:51:00Z">
                    <w:rPr>
                      <w:rFonts w:ascii="Times New Roman" w:eastAsia="仿宋_GB2312" w:hAnsi="Times New Roman" w:cs="Times New Roman"/>
                      <w:b/>
                      <w:color w:val="000000" w:themeColor="text1"/>
                      <w:sz w:val="18"/>
                      <w:szCs w:val="18"/>
                      <w:lang w:eastAsia="zh-CN"/>
                    </w:rPr>
                  </w:rPrChange>
                </w:rPr>
                <w:delText xml:space="preserve">. </w:delText>
              </w:r>
              <w:r w:rsidR="00E51051" w:rsidRPr="00A54EC0" w:rsidDel="00396868">
                <w:rPr>
                  <w:rFonts w:ascii="Times New Roman" w:eastAsia="仿宋_GB2312" w:hAnsi="Times New Roman" w:cs="Times New Roman"/>
                  <w:color w:val="000000" w:themeColor="text1"/>
                  <w:sz w:val="18"/>
                  <w:szCs w:val="18"/>
                </w:rPr>
                <w:delText>Bubble with nitrogen for 5±2 min, then start the stirrer. After stirring for 7±2 min, stop stirring, turn off the nitrogen. Drain until there is no obvious drip. Perform this operation for 3 times.</w:delText>
              </w:r>
            </w:del>
          </w:p>
        </w:tc>
      </w:tr>
      <w:tr w:rsidR="00C63277" w:rsidRPr="00473484" w:rsidDel="00396868" w14:paraId="6C8BF765" w14:textId="50B0D332" w:rsidTr="0051270C">
        <w:trPr>
          <w:trHeight w:val="454"/>
          <w:del w:id="1470" w:author="Xuning Wei12232" w:date="2026-07-23T14:18:00Z"/>
          <w:trPrChange w:id="1471"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472"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205FA730" w14:textId="06510F2C" w:rsidR="00E51051" w:rsidRPr="00A54EC0" w:rsidDel="00396868" w:rsidRDefault="00E51051" w:rsidP="00285F3F">
            <w:pPr>
              <w:jc w:val="both"/>
              <w:rPr>
                <w:del w:id="1473" w:author="Xuning Wei12232" w:date="2026-07-23T14:18:00Z"/>
                <w:rFonts w:ascii="Times New Roman" w:eastAsia="仿宋_GB2312" w:hAnsi="Times New Roman" w:cs="Times New Roman"/>
                <w:b/>
                <w:color w:val="auto"/>
                <w:sz w:val="18"/>
                <w:szCs w:val="18"/>
                <w:lang w:eastAsia="zh-CN"/>
              </w:rPr>
            </w:pPr>
            <w:del w:id="1474" w:author="Xuning Wei12232" w:date="2026-07-23T14:18:00Z">
              <w:r w:rsidRPr="00A54EC0" w:rsidDel="00396868">
                <w:rPr>
                  <w:rFonts w:ascii="Times New Roman" w:eastAsia="仿宋_GB2312" w:hAnsi="Times New Roman" w:cs="Times New Roman"/>
                  <w:b/>
                  <w:color w:val="auto"/>
                  <w:sz w:val="18"/>
                  <w:szCs w:val="18"/>
                  <w:lang w:eastAsia="zh-CN"/>
                </w:rPr>
                <w:delText>63</w:delText>
              </w:r>
            </w:del>
          </w:p>
        </w:tc>
        <w:tc>
          <w:tcPr>
            <w:tcW w:w="670" w:type="pct"/>
            <w:tcBorders>
              <w:top w:val="single" w:sz="4" w:space="0" w:color="auto"/>
              <w:left w:val="single" w:sz="4" w:space="0" w:color="auto"/>
              <w:bottom w:val="single" w:sz="4" w:space="0" w:color="auto"/>
              <w:right w:val="single" w:sz="4" w:space="0" w:color="auto"/>
            </w:tcBorders>
            <w:vAlign w:val="center"/>
            <w:tcPrChange w:id="1475"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109DACD7" w14:textId="6EBFB89D" w:rsidR="00E51051" w:rsidRPr="00473484" w:rsidDel="00396868" w:rsidRDefault="00E51051" w:rsidP="00285F3F">
            <w:pPr>
              <w:jc w:val="both"/>
              <w:rPr>
                <w:del w:id="1476" w:author="Xuning Wei12232" w:date="2026-07-23T14:18:00Z"/>
                <w:rFonts w:ascii="Times New Roman" w:eastAsia="仿宋_GB2312" w:hAnsi="Times New Roman" w:cs="Times New Roman"/>
                <w:color w:val="auto"/>
                <w:sz w:val="18"/>
                <w:szCs w:val="18"/>
              </w:rPr>
            </w:pPr>
            <w:del w:id="1477" w:author="Xuning Wei12232" w:date="2026-07-23T14:18:00Z">
              <w:r w:rsidRPr="00473484" w:rsidDel="00396868">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1478"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0BFC63C3" w14:textId="3F418C51" w:rsidR="00E51051" w:rsidRPr="00A54EC0" w:rsidDel="00396868" w:rsidRDefault="005304C8" w:rsidP="00285F3F">
            <w:pPr>
              <w:jc w:val="both"/>
              <w:rPr>
                <w:del w:id="1479" w:author="Xuning Wei12232" w:date="2026-07-23T14:18:00Z"/>
                <w:rFonts w:ascii="Times New Roman" w:eastAsia="仿宋_GB2312" w:hAnsi="Times New Roman" w:cs="Times New Roman"/>
                <w:color w:val="auto"/>
                <w:sz w:val="18"/>
                <w:szCs w:val="18"/>
              </w:rPr>
            </w:pPr>
            <w:del w:id="1480" w:author="Xuning Wei12232" w:date="2026-07-23T14:18:00Z">
              <w:r w:rsidRPr="00473484" w:rsidDel="00396868">
                <w:rPr>
                  <w:rFonts w:ascii="Times New Roman" w:eastAsia="仿宋_GB2312" w:hAnsi="Times New Roman" w:cs="Times New Roman"/>
                  <w:color w:val="auto"/>
                  <w:sz w:val="18"/>
                  <w:szCs w:val="18"/>
                </w:rPr>
                <w:delText xml:space="preserve">Add </w:delText>
              </w:r>
              <w:r w:rsidR="00271FEB" w:rsidRPr="00473484" w:rsidDel="00396868">
                <w:rPr>
                  <w:rFonts w:ascii="Times New Roman" w:eastAsia="仿宋_GB2312" w:hAnsi="Times New Roman" w:cs="Times New Roman"/>
                  <w:color w:val="0000FF"/>
                  <w:sz w:val="18"/>
                  <w:szCs w:val="18"/>
                </w:rPr>
                <w:delText xml:space="preserve">8.0 V 20% </w:delText>
              </w:r>
            </w:del>
            <w:del w:id="1481" w:author="Xuning Wei12232" w:date="2026-06-06T10:54:00Z">
              <w:r w:rsidR="00271FEB" w:rsidRPr="00473484" w:rsidDel="00EE6870">
                <w:rPr>
                  <w:rFonts w:ascii="Times New Roman" w:eastAsia="仿宋_GB2312" w:hAnsi="Times New Roman" w:cs="Times New Roman"/>
                  <w:color w:val="0000FF"/>
                  <w:sz w:val="18"/>
                  <w:szCs w:val="18"/>
                </w:rPr>
                <w:delText>Piperidine Solution</w:delText>
              </w:r>
              <w:r w:rsidRPr="00473484" w:rsidDel="00EE6870">
                <w:rPr>
                  <w:rFonts w:ascii="Times New Roman" w:eastAsia="仿宋_GB2312" w:hAnsi="Times New Roman" w:cs="Times New Roman"/>
                  <w:color w:val="auto"/>
                  <w:sz w:val="18"/>
                  <w:szCs w:val="18"/>
                </w:rPr>
                <w:delText xml:space="preserve"> (7.448 kg/kg)</w:delText>
              </w:r>
            </w:del>
            <w:commentRangeStart w:id="1482"/>
            <w:commentRangeStart w:id="1483"/>
            <w:commentRangeStart w:id="1484"/>
            <w:commentRangeStart w:id="1485"/>
            <w:del w:id="1486" w:author="Xuning Wei12232" w:date="2026-07-23T14:18:00Z">
              <w:r w:rsidR="00E51051" w:rsidRPr="00473484" w:rsidDel="00396868">
                <w:rPr>
                  <w:rFonts w:ascii="Times New Roman" w:eastAsia="仿宋_GB2312" w:hAnsi="Times New Roman" w:cs="Times New Roman"/>
                  <w:bCs w:val="0"/>
                  <w:color w:val="auto"/>
                  <w:sz w:val="18"/>
                  <w:szCs w:val="18"/>
                  <w:lang w:eastAsia="zh-CN"/>
                  <w:rPrChange w:id="1487" w:author="Xuning Wei12232" w:date="2026-09-05T19:51:00Z">
                    <w:rPr>
                      <w:rFonts w:ascii="Times New Roman" w:eastAsia="仿宋_GB2312" w:hAnsi="Times New Roman" w:cs="Times New Roman"/>
                      <w:b/>
                      <w:bCs w:val="0"/>
                      <w:color w:val="auto"/>
                      <w:sz w:val="18"/>
                      <w:szCs w:val="18"/>
                      <w:lang w:eastAsia="zh-CN"/>
                    </w:rPr>
                  </w:rPrChange>
                </w:rPr>
                <w:delText xml:space="preserve"> </w:delText>
              </w:r>
              <w:commentRangeEnd w:id="1482"/>
              <w:r w:rsidR="00E51051" w:rsidRPr="00A54EC0" w:rsidDel="00396868">
                <w:rPr>
                  <w:rStyle w:val="aff1"/>
                  <w:rFonts w:ascii="Times New Roman" w:eastAsia="仿宋_GB2312" w:hAnsi="Times New Roman" w:cs="Times New Roman"/>
                  <w:color w:val="auto"/>
                  <w:sz w:val="18"/>
                  <w:szCs w:val="18"/>
                </w:rPr>
                <w:commentReference w:id="1482"/>
              </w:r>
              <w:commentRangeEnd w:id="1483"/>
              <w:r w:rsidRPr="00A54EC0" w:rsidDel="00396868">
                <w:rPr>
                  <w:rStyle w:val="aff1"/>
                  <w:rFonts w:ascii="Times New Roman" w:eastAsia="仿宋_GB2312" w:hAnsi="Times New Roman" w:cs="Times New Roman"/>
                  <w:color w:val="auto"/>
                  <w:sz w:val="18"/>
                  <w:szCs w:val="18"/>
                </w:rPr>
                <w:commentReference w:id="1483"/>
              </w:r>
              <w:commentRangeEnd w:id="1484"/>
              <w:r w:rsidRPr="00A54EC0" w:rsidDel="00396868">
                <w:rPr>
                  <w:rStyle w:val="aff1"/>
                  <w:rFonts w:ascii="Times New Roman" w:eastAsia="仿宋_GB2312" w:hAnsi="Times New Roman" w:cs="Times New Roman"/>
                  <w:color w:val="auto"/>
                  <w:sz w:val="18"/>
                  <w:szCs w:val="18"/>
                </w:rPr>
                <w:commentReference w:id="1484"/>
              </w:r>
              <w:commentRangeEnd w:id="1485"/>
              <w:r w:rsidRPr="00473484" w:rsidDel="00396868">
                <w:rPr>
                  <w:rStyle w:val="aff1"/>
                  <w:rFonts w:ascii="Times New Roman" w:eastAsia="仿宋_GB2312" w:hAnsi="Times New Roman" w:cs="Times New Roman"/>
                  <w:color w:val="auto"/>
                  <w:sz w:val="18"/>
                  <w:szCs w:val="18"/>
                </w:rPr>
                <w:commentReference w:id="1485"/>
              </w:r>
              <w:r w:rsidR="00E51051" w:rsidRPr="00A54EC0" w:rsidDel="00396868">
                <w:rPr>
                  <w:rFonts w:ascii="Times New Roman" w:eastAsia="仿宋_GB2312" w:hAnsi="Times New Roman" w:cs="Times New Roman"/>
                  <w:color w:val="auto"/>
                  <w:sz w:val="18"/>
                  <w:szCs w:val="18"/>
                </w:rPr>
                <w:delText>into</w:delText>
              </w:r>
              <w:r w:rsidR="00E51051" w:rsidRPr="00473484" w:rsidDel="00396868">
                <w:rPr>
                  <w:rFonts w:ascii="Times New Roman" w:eastAsia="仿宋_GB2312" w:hAnsi="Times New Roman" w:cs="Times New Roman"/>
                  <w:color w:val="auto"/>
                  <w:sz w:val="18"/>
                  <w:szCs w:val="18"/>
                  <w:rPrChange w:id="1488" w:author="Xuning Wei12232" w:date="2026-09-05T19:51:00Z">
                    <w:rPr>
                      <w:rFonts w:ascii="Times New Roman" w:eastAsia="仿宋_GB2312" w:hAnsi="Times New Roman" w:cs="Times New Roman"/>
                      <w:b/>
                      <w:color w:val="auto"/>
                      <w:sz w:val="18"/>
                      <w:szCs w:val="18"/>
                    </w:rPr>
                  </w:rPrChange>
                </w:rPr>
                <w:delText xml:space="preserve"> TJ4S-1213-Sy15</w:delText>
              </w:r>
              <w:r w:rsidR="00E51051" w:rsidRPr="00A54EC0" w:rsidDel="00396868">
                <w:rPr>
                  <w:rFonts w:ascii="Times New Roman" w:eastAsia="仿宋_GB2312" w:hAnsi="Times New Roman" w:cs="Times New Roman"/>
                  <w:color w:val="auto"/>
                  <w:sz w:val="18"/>
                  <w:szCs w:val="18"/>
                </w:rPr>
                <w:delText xml:space="preserve">. Bubble with nitrogen for 5±2min, then start the stirrer, adjust to </w:delText>
              </w:r>
              <w:r w:rsidR="00E51051" w:rsidRPr="00473484" w:rsidDel="00396868">
                <w:rPr>
                  <w:rFonts w:ascii="Times New Roman" w:eastAsia="仿宋_GB2312" w:hAnsi="Times New Roman" w:cs="Times New Roman"/>
                  <w:color w:val="auto"/>
                  <w:sz w:val="18"/>
                  <w:szCs w:val="18"/>
                </w:rPr>
                <w:delText>25</w:delText>
              </w:r>
              <w:r w:rsidR="00E51051" w:rsidRPr="00473484" w:rsidDel="00396868">
                <w:rPr>
                  <w:rFonts w:ascii="Times New Roman" w:eastAsia="仿宋_GB2312" w:hAnsi="Times New Roman" w:cs="Times New Roman" w:hint="eastAsia"/>
                  <w:color w:val="auto"/>
                  <w:sz w:val="18"/>
                  <w:szCs w:val="18"/>
                </w:rPr>
                <w:delText>±</w:delText>
              </w:r>
              <w:r w:rsidR="00E51051" w:rsidRPr="00473484" w:rsidDel="00396868">
                <w:rPr>
                  <w:rFonts w:ascii="Times New Roman" w:eastAsia="仿宋_GB2312" w:hAnsi="Times New Roman" w:cs="Times New Roman"/>
                  <w:color w:val="auto"/>
                  <w:sz w:val="18"/>
                  <w:szCs w:val="18"/>
                </w:rPr>
                <w:delText>5</w:delText>
              </w:r>
              <w:r w:rsidR="00E51051" w:rsidRPr="00473484" w:rsidDel="00396868">
                <w:rPr>
                  <w:rFonts w:ascii="Times New Roman" w:eastAsia="仿宋_GB2312" w:hAnsi="Times New Roman" w:cs="Times New Roman" w:hint="eastAsia"/>
                  <w:color w:val="auto"/>
                  <w:sz w:val="18"/>
                  <w:szCs w:val="18"/>
                </w:rPr>
                <w:delText>℃</w:delText>
              </w:r>
              <w:r w:rsidR="00E51051" w:rsidRPr="00A54EC0" w:rsidDel="00396868">
                <w:rPr>
                  <w:rFonts w:ascii="Times New Roman" w:eastAsia="仿宋_GB2312" w:hAnsi="Times New Roman" w:cs="Times New Roman"/>
                  <w:color w:val="auto"/>
                  <w:sz w:val="18"/>
                  <w:szCs w:val="18"/>
                </w:rPr>
                <w:delText xml:space="preserve"> (target: </w:delText>
              </w:r>
              <w:r w:rsidR="00E51051" w:rsidRPr="00473484" w:rsidDel="00396868">
                <w:rPr>
                  <w:rFonts w:ascii="Times New Roman" w:eastAsia="仿宋_GB2312" w:hAnsi="Times New Roman" w:cs="Times New Roman"/>
                  <w:color w:val="auto"/>
                  <w:sz w:val="18"/>
                  <w:szCs w:val="18"/>
                </w:rPr>
                <w:delText>25</w:delText>
              </w:r>
              <w:r w:rsidR="00E51051" w:rsidRPr="00473484" w:rsidDel="00396868">
                <w:rPr>
                  <w:rFonts w:ascii="Times New Roman" w:eastAsia="仿宋_GB2312" w:hAnsi="Times New Roman" w:cs="Times New Roman" w:hint="eastAsia"/>
                  <w:color w:val="auto"/>
                  <w:sz w:val="18"/>
                  <w:szCs w:val="18"/>
                </w:rPr>
                <w:delText>℃</w:delText>
              </w:r>
              <w:r w:rsidR="00E51051" w:rsidRPr="00473484" w:rsidDel="00396868">
                <w:rPr>
                  <w:rFonts w:ascii="Times New Roman" w:eastAsia="仿宋_GB2312" w:hAnsi="Times New Roman" w:cs="Times New Roman"/>
                  <w:color w:val="auto"/>
                  <w:sz w:val="18"/>
                  <w:szCs w:val="18"/>
                </w:rPr>
                <w:delText>).</w:delText>
              </w:r>
              <w:r w:rsidR="00E51051" w:rsidRPr="00A54EC0" w:rsidDel="00396868">
                <w:rPr>
                  <w:rFonts w:ascii="Times New Roman" w:eastAsia="仿宋_GB2312" w:hAnsi="Times New Roman" w:cs="Times New Roman"/>
                  <w:color w:val="auto"/>
                  <w:sz w:val="18"/>
                  <w:szCs w:val="18"/>
                </w:rPr>
                <w:delText xml:space="preserve"> After stirring for 30±5min (target: 30min), rinse the reactor wall with 0.33 v DMF (0.313kg/kg), after stirring for 90±5min (target: 90min), rinse the reactor wall with 0.33 v DMF</w:delText>
              </w:r>
              <w:r w:rsidR="00271FEB" w:rsidRPr="00A54EC0" w:rsidDel="00396868">
                <w:rPr>
                  <w:rFonts w:ascii="Times New Roman" w:eastAsia="仿宋_GB2312" w:hAnsi="Times New Roman" w:cs="Times New Roman"/>
                  <w:color w:val="auto"/>
                  <w:sz w:val="18"/>
                  <w:szCs w:val="18"/>
                </w:rPr>
                <w:delText xml:space="preserve"> </w:delText>
              </w:r>
              <w:r w:rsidR="00FF0209" w:rsidRPr="00A54EC0" w:rsidDel="00396868">
                <w:rPr>
                  <w:rFonts w:ascii="Times New Roman" w:eastAsia="仿宋_GB2312" w:hAnsi="Times New Roman" w:cs="Times New Roman"/>
                  <w:color w:val="auto"/>
                  <w:sz w:val="18"/>
                  <w:szCs w:val="18"/>
                </w:rPr>
                <w:delText>(0.313kg/kg),</w:delText>
              </w:r>
              <w:r w:rsidR="00E51051" w:rsidRPr="00473484" w:rsidDel="00396868">
                <w:rPr>
                  <w:rFonts w:ascii="Times New Roman" w:eastAsia="仿宋_GB2312" w:hAnsi="Times New Roman" w:cs="Times New Roman"/>
                  <w:color w:val="auto"/>
                  <w:sz w:val="18"/>
                  <w:szCs w:val="18"/>
                </w:rPr>
                <w:delText xml:space="preserve"> After stirring for 2h</w:delText>
              </w:r>
              <w:r w:rsidR="00E51051" w:rsidRPr="00473484" w:rsidDel="00396868">
                <w:rPr>
                  <w:rFonts w:ascii="Times New Roman" w:eastAsia="仿宋_GB2312" w:hAnsi="Times New Roman" w:cs="Times New Roman" w:hint="eastAsia"/>
                  <w:color w:val="auto"/>
                  <w:sz w:val="18"/>
                  <w:szCs w:val="18"/>
                </w:rPr>
                <w:delText>±</w:delText>
              </w:r>
              <w:r w:rsidR="00E51051" w:rsidRPr="00473484" w:rsidDel="00396868">
                <w:rPr>
                  <w:rFonts w:ascii="Times New Roman" w:eastAsia="仿宋_GB2312" w:hAnsi="Times New Roman" w:cs="Times New Roman"/>
                  <w:color w:val="auto"/>
                  <w:sz w:val="18"/>
                  <w:szCs w:val="18"/>
                </w:rPr>
                <w:delText>15 min (target: 2h) at 25</w:delText>
              </w:r>
              <w:r w:rsidR="00E51051" w:rsidRPr="00473484" w:rsidDel="00396868">
                <w:rPr>
                  <w:rFonts w:ascii="Times New Roman" w:eastAsia="仿宋_GB2312" w:hAnsi="Times New Roman" w:cs="Times New Roman" w:hint="eastAsia"/>
                  <w:color w:val="auto"/>
                  <w:sz w:val="18"/>
                  <w:szCs w:val="18"/>
                </w:rPr>
                <w:delText>±</w:delText>
              </w:r>
              <w:r w:rsidR="00E51051" w:rsidRPr="00473484" w:rsidDel="00396868">
                <w:rPr>
                  <w:rFonts w:ascii="Times New Roman" w:eastAsia="仿宋_GB2312" w:hAnsi="Times New Roman" w:cs="Times New Roman"/>
                  <w:color w:val="auto"/>
                  <w:sz w:val="18"/>
                  <w:szCs w:val="18"/>
                </w:rPr>
                <w:delText>5</w:delText>
              </w:r>
              <w:r w:rsidR="00E51051" w:rsidRPr="00473484" w:rsidDel="00396868">
                <w:rPr>
                  <w:rFonts w:ascii="Times New Roman" w:eastAsia="仿宋_GB2312" w:hAnsi="Times New Roman" w:cs="Times New Roman" w:hint="eastAsia"/>
                  <w:color w:val="auto"/>
                  <w:sz w:val="18"/>
                  <w:szCs w:val="18"/>
                </w:rPr>
                <w:delText>℃</w:delText>
              </w:r>
              <w:r w:rsidR="00E51051" w:rsidRPr="00473484" w:rsidDel="00396868">
                <w:rPr>
                  <w:rFonts w:ascii="Times New Roman" w:eastAsia="仿宋_GB2312" w:hAnsi="Times New Roman" w:cs="Times New Roman"/>
                  <w:color w:val="auto"/>
                  <w:sz w:val="18"/>
                  <w:szCs w:val="18"/>
                </w:rPr>
                <w:delText xml:space="preserve"> (target: 25</w:delText>
              </w:r>
              <w:r w:rsidR="00E51051" w:rsidRPr="00473484" w:rsidDel="00396868">
                <w:rPr>
                  <w:rFonts w:ascii="Times New Roman" w:eastAsia="仿宋_GB2312" w:hAnsi="Times New Roman" w:cs="Times New Roman" w:hint="eastAsia"/>
                  <w:color w:val="auto"/>
                  <w:sz w:val="18"/>
                  <w:szCs w:val="18"/>
                </w:rPr>
                <w:delText>℃</w:delText>
              </w:r>
              <w:r w:rsidR="00E51051" w:rsidRPr="00473484" w:rsidDel="00396868">
                <w:rPr>
                  <w:rFonts w:ascii="Times New Roman" w:eastAsia="仿宋_GB2312" w:hAnsi="Times New Roman" w:cs="Times New Roman"/>
                  <w:color w:val="auto"/>
                  <w:sz w:val="18"/>
                  <w:szCs w:val="18"/>
                </w:rPr>
                <w:delText>), stop stirring, turn off the nitrogen. Drain until there is no obvious drip. Move to next operation.</w:delText>
              </w:r>
            </w:del>
          </w:p>
        </w:tc>
      </w:tr>
      <w:tr w:rsidR="00C63277" w:rsidRPr="00473484" w:rsidDel="00396868" w14:paraId="39E3BF7A" w14:textId="02C5EB5B" w:rsidTr="0051270C">
        <w:trPr>
          <w:trHeight w:val="454"/>
          <w:del w:id="1489" w:author="Xuning Wei12232" w:date="2026-07-23T14:18:00Z"/>
          <w:trPrChange w:id="1490"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491"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7E8CC5A5" w14:textId="2AA301DA" w:rsidR="00E51051" w:rsidRPr="00A54EC0" w:rsidDel="00396868" w:rsidRDefault="00E51051" w:rsidP="00285F3F">
            <w:pPr>
              <w:jc w:val="both"/>
              <w:rPr>
                <w:del w:id="1492" w:author="Xuning Wei12232" w:date="2026-07-23T14:18:00Z"/>
                <w:rFonts w:ascii="Times New Roman" w:eastAsia="仿宋_GB2312" w:hAnsi="Times New Roman" w:cs="Times New Roman"/>
                <w:b/>
                <w:color w:val="auto"/>
                <w:sz w:val="18"/>
                <w:szCs w:val="18"/>
                <w:lang w:eastAsia="zh-CN"/>
              </w:rPr>
            </w:pPr>
            <w:del w:id="1493" w:author="Xuning Wei12232" w:date="2026-07-23T14:18:00Z">
              <w:r w:rsidRPr="00A54EC0" w:rsidDel="00396868">
                <w:rPr>
                  <w:rFonts w:ascii="Times New Roman" w:eastAsia="仿宋_GB2312" w:hAnsi="Times New Roman" w:cs="Times New Roman"/>
                  <w:b/>
                  <w:color w:val="auto"/>
                  <w:sz w:val="18"/>
                  <w:szCs w:val="18"/>
                  <w:lang w:eastAsia="zh-CN"/>
                </w:rPr>
                <w:delText>64</w:delText>
              </w:r>
            </w:del>
          </w:p>
        </w:tc>
        <w:tc>
          <w:tcPr>
            <w:tcW w:w="670" w:type="pct"/>
            <w:tcBorders>
              <w:top w:val="single" w:sz="4" w:space="0" w:color="auto"/>
              <w:left w:val="single" w:sz="4" w:space="0" w:color="auto"/>
              <w:bottom w:val="single" w:sz="4" w:space="0" w:color="auto"/>
              <w:right w:val="single" w:sz="4" w:space="0" w:color="auto"/>
            </w:tcBorders>
            <w:vAlign w:val="center"/>
            <w:tcPrChange w:id="1494"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79874E10" w14:textId="4A8AD61F" w:rsidR="00E51051" w:rsidRPr="00473484" w:rsidDel="00396868" w:rsidRDefault="00E51051" w:rsidP="00285F3F">
            <w:pPr>
              <w:jc w:val="both"/>
              <w:rPr>
                <w:del w:id="1495" w:author="Xuning Wei12232" w:date="2026-07-23T14:18:00Z"/>
                <w:rFonts w:ascii="Times New Roman" w:eastAsia="仿宋_GB2312" w:hAnsi="Times New Roman" w:cs="Times New Roman"/>
                <w:color w:val="auto"/>
                <w:sz w:val="18"/>
                <w:szCs w:val="18"/>
              </w:rPr>
            </w:pPr>
            <w:del w:id="1496" w:author="Xuning Wei12232" w:date="2026-07-23T14:18:00Z">
              <w:r w:rsidRPr="00473484" w:rsidDel="00396868">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497"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56CAB738" w14:textId="0888CA4F" w:rsidR="00E51051" w:rsidRPr="00473484" w:rsidDel="00396868" w:rsidRDefault="00ED7347" w:rsidP="00285F3F">
            <w:pPr>
              <w:jc w:val="both"/>
              <w:rPr>
                <w:del w:id="1498" w:author="Xuning Wei12232" w:date="2026-07-23T14:18:00Z"/>
                <w:rFonts w:ascii="Times New Roman" w:eastAsia="仿宋_GB2312" w:hAnsi="Times New Roman" w:cs="Times New Roman"/>
                <w:color w:val="000000" w:themeColor="text1"/>
                <w:sz w:val="18"/>
                <w:szCs w:val="18"/>
              </w:rPr>
            </w:pPr>
            <w:del w:id="1499"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10.0 V</w:delText>
              </w:r>
              <w:r w:rsidRPr="00473484" w:rsidDel="00396868">
                <w:rPr>
                  <w:rFonts w:ascii="Times New Roman" w:eastAsia="仿宋_GB2312" w:hAnsi="Times New Roman" w:cs="Times New Roman"/>
                  <w:color w:val="000000" w:themeColor="text1"/>
                  <w:sz w:val="18"/>
                  <w:szCs w:val="18"/>
                </w:rPr>
                <w:delText xml:space="preserve"> Isopropyl Acetate (8.730 kg/kg)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500"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A54EC0" w:rsidDel="00396868">
                <w:rPr>
                  <w:rFonts w:ascii="Times New Roman" w:eastAsia="仿宋_GB2312" w:hAnsi="Times New Roman" w:cs="Times New Roman"/>
                  <w:color w:val="000000" w:themeColor="text1"/>
                  <w:sz w:val="18"/>
                  <w:szCs w:val="18"/>
                </w:rPr>
                <w:delText xml:space="preserve"> Bubble with nitrogen for 5±2min, then start the stir</w:delText>
              </w:r>
              <w:r w:rsidR="00E51051" w:rsidRPr="00473484" w:rsidDel="00396868">
                <w:rPr>
                  <w:rFonts w:ascii="Times New Roman" w:eastAsia="仿宋_GB2312" w:hAnsi="Times New Roman" w:cs="Times New Roman"/>
                  <w:color w:val="000000" w:themeColor="text1"/>
                  <w:sz w:val="18"/>
                  <w:szCs w:val="18"/>
                </w:rPr>
                <w:delText xml:space="preserve">rer. After stirring for 5±2 min, stop stirring, turn off the nitrogen. Drain until there is no obvious drip. Perform this operation for 4 times. Move to next operation. </w:delText>
              </w:r>
            </w:del>
          </w:p>
        </w:tc>
      </w:tr>
      <w:tr w:rsidR="00C63277" w:rsidRPr="00473484" w:rsidDel="00396868" w14:paraId="2609742C" w14:textId="4538F3D9" w:rsidTr="0051270C">
        <w:trPr>
          <w:trHeight w:val="454"/>
          <w:del w:id="1501" w:author="Xuning Wei12232" w:date="2026-07-23T14:18:00Z"/>
          <w:trPrChange w:id="1502"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503"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54E9F1EF" w14:textId="7DE2AD70" w:rsidR="00E51051" w:rsidRPr="00A54EC0" w:rsidDel="00396868" w:rsidRDefault="00E51051" w:rsidP="00285F3F">
            <w:pPr>
              <w:jc w:val="both"/>
              <w:rPr>
                <w:del w:id="1504" w:author="Xuning Wei12232" w:date="2026-07-23T14:18:00Z"/>
                <w:rFonts w:ascii="Times New Roman" w:eastAsia="仿宋_GB2312" w:hAnsi="Times New Roman" w:cs="Times New Roman"/>
                <w:b/>
                <w:color w:val="auto"/>
                <w:sz w:val="18"/>
                <w:szCs w:val="18"/>
                <w:lang w:eastAsia="zh-CN"/>
              </w:rPr>
            </w:pPr>
            <w:del w:id="1505" w:author="Xuning Wei12232" w:date="2026-07-23T14:18:00Z">
              <w:r w:rsidRPr="00A54EC0" w:rsidDel="00396868">
                <w:rPr>
                  <w:rFonts w:ascii="Times New Roman" w:eastAsia="仿宋_GB2312" w:hAnsi="Times New Roman" w:cs="Times New Roman"/>
                  <w:b/>
                  <w:color w:val="auto"/>
                  <w:sz w:val="18"/>
                  <w:szCs w:val="18"/>
                  <w:lang w:eastAsia="zh-CN"/>
                </w:rPr>
                <w:delText>65</w:delText>
              </w:r>
            </w:del>
          </w:p>
        </w:tc>
        <w:tc>
          <w:tcPr>
            <w:tcW w:w="670" w:type="pct"/>
            <w:tcBorders>
              <w:top w:val="single" w:sz="4" w:space="0" w:color="auto"/>
              <w:left w:val="single" w:sz="4" w:space="0" w:color="auto"/>
              <w:bottom w:val="single" w:sz="4" w:space="0" w:color="auto"/>
              <w:right w:val="single" w:sz="4" w:space="0" w:color="auto"/>
            </w:tcBorders>
            <w:vAlign w:val="center"/>
            <w:tcPrChange w:id="1506"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DF3478D" w14:textId="255DA554" w:rsidR="00E51051" w:rsidRPr="00473484" w:rsidDel="00396868" w:rsidRDefault="00E51051" w:rsidP="00285F3F">
            <w:pPr>
              <w:jc w:val="both"/>
              <w:rPr>
                <w:del w:id="1507" w:author="Xuning Wei12232" w:date="2026-07-23T14:18:00Z"/>
                <w:rFonts w:ascii="Times New Roman" w:eastAsia="仿宋_GB2312" w:hAnsi="Times New Roman" w:cs="Times New Roman"/>
                <w:color w:val="auto"/>
                <w:sz w:val="18"/>
                <w:szCs w:val="18"/>
              </w:rPr>
            </w:pPr>
            <w:del w:id="1508" w:author="Xuning Wei12232" w:date="2026-07-23T14:18: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509"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90CAB03" w14:textId="010C056E" w:rsidR="00E51051" w:rsidRPr="00473484" w:rsidDel="00396868" w:rsidRDefault="00ED7347" w:rsidP="00285F3F">
            <w:pPr>
              <w:jc w:val="both"/>
              <w:rPr>
                <w:del w:id="1510" w:author="Xuning Wei12232" w:date="2026-07-23T14:18:00Z"/>
                <w:rFonts w:ascii="Times New Roman" w:eastAsia="仿宋_GB2312" w:hAnsi="Times New Roman" w:cs="Times New Roman"/>
                <w:color w:val="000000" w:themeColor="text1"/>
                <w:sz w:val="18"/>
                <w:szCs w:val="18"/>
              </w:rPr>
            </w:pPr>
            <w:del w:id="1511"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2507315D" w14:textId="77777777" w:rsidTr="0051270C">
        <w:trPr>
          <w:trHeight w:val="454"/>
          <w:trPrChange w:id="1512"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513"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164EB898" w14:textId="5599FE97" w:rsidR="00E51051" w:rsidRPr="00A54EC0" w:rsidRDefault="00E51051" w:rsidP="00285F3F">
            <w:pPr>
              <w:jc w:val="both"/>
              <w:rPr>
                <w:rFonts w:ascii="Times New Roman" w:eastAsia="仿宋_GB2312" w:hAnsi="Times New Roman" w:cs="Times New Roman"/>
                <w:b/>
                <w:color w:val="auto"/>
                <w:sz w:val="18"/>
                <w:szCs w:val="18"/>
                <w:lang w:eastAsia="zh-CN"/>
              </w:rPr>
            </w:pPr>
            <w:del w:id="1514" w:author="Xuning Wei12232" w:date="2026-07-23T15:39:00Z">
              <w:r w:rsidRPr="00A54EC0" w:rsidDel="006C469E">
                <w:rPr>
                  <w:rFonts w:ascii="Times New Roman" w:eastAsia="仿宋_GB2312" w:hAnsi="Times New Roman" w:cs="Times New Roman"/>
                  <w:b/>
                  <w:color w:val="auto"/>
                  <w:sz w:val="18"/>
                  <w:szCs w:val="18"/>
                  <w:lang w:eastAsia="zh-CN"/>
                </w:rPr>
                <w:delText>66</w:delText>
              </w:r>
            </w:del>
            <w:ins w:id="1515" w:author="Xuning Wei12232" w:date="2026-07-23T15:39:00Z">
              <w:r w:rsidR="006C469E" w:rsidRPr="00A54EC0">
                <w:rPr>
                  <w:rFonts w:ascii="Times New Roman" w:eastAsia="仿宋_GB2312" w:hAnsi="Times New Roman" w:cs="Times New Roman"/>
                  <w:b/>
                  <w:color w:val="auto"/>
                  <w:sz w:val="18"/>
                  <w:szCs w:val="18"/>
                  <w:lang w:eastAsia="zh-CN"/>
                </w:rPr>
                <w:t>32</w:t>
              </w:r>
            </w:ins>
          </w:p>
        </w:tc>
        <w:tc>
          <w:tcPr>
            <w:tcW w:w="670" w:type="pct"/>
            <w:tcBorders>
              <w:top w:val="single" w:sz="4" w:space="0" w:color="auto"/>
              <w:left w:val="single" w:sz="4" w:space="0" w:color="auto"/>
              <w:bottom w:val="single" w:sz="4" w:space="0" w:color="auto"/>
              <w:right w:val="single" w:sz="4" w:space="0" w:color="auto"/>
            </w:tcBorders>
            <w:vAlign w:val="center"/>
            <w:tcPrChange w:id="1516"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650C681F" w14:textId="540F6865"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-L-α-Me-</w:t>
            </w:r>
            <w:proofErr w:type="spellStart"/>
            <w:r w:rsidRPr="00473484">
              <w:rPr>
                <w:rFonts w:ascii="Times New Roman" w:eastAsia="仿宋_GB2312" w:hAnsi="Times New Roman" w:cs="Times New Roman"/>
                <w:color w:val="auto"/>
                <w:sz w:val="18"/>
                <w:szCs w:val="18"/>
                <w:lang w:eastAsia="zh-CN"/>
              </w:rPr>
              <w:t>Phe</w:t>
            </w:r>
            <w:proofErr w:type="spellEnd"/>
            <w:r w:rsidRPr="00473484">
              <w:rPr>
                <w:rFonts w:ascii="Times New Roman" w:eastAsia="仿宋_GB2312" w:hAnsi="Times New Roman" w:cs="Times New Roman"/>
                <w:color w:val="auto"/>
                <w:sz w:val="18"/>
                <w:szCs w:val="18"/>
                <w:lang w:eastAsia="zh-CN"/>
              </w:rPr>
              <w:t xml:space="preserve">-OH </w:t>
            </w:r>
            <w:r w:rsidRPr="00473484">
              <w:rPr>
                <w:rFonts w:ascii="Times New Roman" w:eastAsia="仿宋_GB2312" w:hAnsi="Times New Roman" w:cs="Times New Roman"/>
                <w:color w:val="auto"/>
                <w:sz w:val="18"/>
                <w:szCs w:val="18"/>
                <w:lang w:eastAsia="zh-CN"/>
              </w:rPr>
              <w:lastRenderedPageBreak/>
              <w:t>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1517"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2803635A" w14:textId="49084040" w:rsidR="00E51051" w:rsidRPr="00473484" w:rsidRDefault="00B159F1" w:rsidP="00285F3F">
            <w:pPr>
              <w:jc w:val="both"/>
              <w:rPr>
                <w:rFonts w:ascii="Times New Roman" w:eastAsia="等线" w:hAnsi="Times New Roman" w:cs="Times New Roman"/>
                <w:bCs w:val="0"/>
                <w:color w:val="000000" w:themeColor="text1"/>
                <w:kern w:val="0"/>
                <w:sz w:val="18"/>
                <w:szCs w:val="18"/>
                <w:lang w:eastAsia="zh-CN"/>
              </w:rPr>
            </w:pPr>
            <w:commentRangeStart w:id="1518"/>
            <w:commentRangeStart w:id="1519"/>
            <w:commentRangeStart w:id="1520"/>
            <w:commentRangeStart w:id="1521"/>
            <w:commentRangeStart w:id="1522"/>
            <w:commentRangeEnd w:id="1518"/>
            <w:ins w:id="1523" w:author="Xuning Wei12232" w:date="2026-07-27T22:45:00Z">
              <w:r w:rsidRPr="00A54EC0">
                <w:rPr>
                  <w:rStyle w:val="aff1"/>
                  <w:rFonts w:ascii="Times New Roman" w:eastAsia="等线" w:hAnsi="Times New Roman" w:cs="Times New Roman"/>
                  <w:color w:val="000000" w:themeColor="text1"/>
                  <w:sz w:val="18"/>
                  <w:szCs w:val="18"/>
                </w:rPr>
                <w:lastRenderedPageBreak/>
                <w:commentReference w:id="1518"/>
              </w:r>
              <w:commentRangeEnd w:id="1519"/>
              <w:r w:rsidRPr="00A54EC0">
                <w:rPr>
                  <w:rStyle w:val="aff1"/>
                  <w:rFonts w:ascii="Times New Roman" w:eastAsia="等线" w:hAnsi="Times New Roman" w:cs="Times New Roman"/>
                  <w:color w:val="000000" w:themeColor="text1"/>
                  <w:sz w:val="18"/>
                  <w:szCs w:val="18"/>
                </w:rPr>
                <w:commentReference w:id="1519"/>
              </w:r>
              <w:commentRangeEnd w:id="1520"/>
              <w:r w:rsidRPr="00A54EC0">
                <w:rPr>
                  <w:rStyle w:val="aff1"/>
                  <w:rFonts w:ascii="Times New Roman" w:eastAsia="等线" w:hAnsi="Times New Roman" w:cs="Times New Roman"/>
                  <w:color w:val="000000" w:themeColor="text1"/>
                  <w:sz w:val="18"/>
                  <w:szCs w:val="18"/>
                </w:rPr>
                <w:commentReference w:id="1520"/>
              </w:r>
              <w:commentRangeEnd w:id="1521"/>
              <w:r w:rsidRPr="00473484">
                <w:rPr>
                  <w:rStyle w:val="aff1"/>
                  <w:rFonts w:ascii="Times New Roman" w:eastAsia="等线" w:hAnsi="Times New Roman" w:cs="Times New Roman"/>
                  <w:color w:val="000000" w:themeColor="text1"/>
                  <w:sz w:val="18"/>
                  <w:szCs w:val="18"/>
                </w:rPr>
                <w:commentReference w:id="1521"/>
              </w:r>
              <w:commentRangeEnd w:id="1522"/>
              <w:r w:rsidRPr="00473484">
                <w:rPr>
                  <w:rStyle w:val="aff1"/>
                  <w:rFonts w:ascii="Times New Roman" w:eastAsia="等线" w:hAnsi="Times New Roman" w:cs="Times New Roman"/>
                  <w:color w:val="000000" w:themeColor="text1"/>
                  <w:sz w:val="18"/>
                  <w:szCs w:val="18"/>
                </w:rPr>
                <w:commentReference w:id="1522"/>
              </w:r>
            </w:ins>
            <w:ins w:id="1524" w:author="Xuning Wei12232" w:date="2026-07-27T00:56:00Z">
              <w:r w:rsidR="000F5504" w:rsidRPr="00A54EC0">
                <w:rPr>
                  <w:rFonts w:ascii="Times New Roman" w:eastAsia="等线" w:hAnsi="Times New Roman" w:cs="Times New Roman"/>
                  <w:color w:val="000000" w:themeColor="text1"/>
                  <w:sz w:val="18"/>
                  <w:szCs w:val="18"/>
                </w:rPr>
                <w:t xml:space="preserve">1. </w:t>
              </w:r>
            </w:ins>
            <w:r w:rsidR="00E51051" w:rsidRPr="00A54EC0">
              <w:rPr>
                <w:rFonts w:ascii="Times New Roman" w:eastAsia="等线" w:hAnsi="Times New Roman" w:cs="Times New Roman"/>
                <w:color w:val="000000" w:themeColor="text1"/>
                <w:sz w:val="18"/>
                <w:szCs w:val="18"/>
              </w:rPr>
              <w:t xml:space="preserve">Add </w:t>
            </w:r>
            <w:r w:rsidR="006454CE" w:rsidRPr="00A54EC0">
              <w:rPr>
                <w:rFonts w:ascii="Times New Roman" w:eastAsia="等线" w:hAnsi="Times New Roman" w:cs="Times New Roman"/>
                <w:color w:val="000000" w:themeColor="text1"/>
                <w:sz w:val="18"/>
                <w:szCs w:val="18"/>
                <w:lang w:eastAsia="zh-CN"/>
              </w:rPr>
              <w:t>4.0</w:t>
            </w:r>
            <w:ins w:id="1525" w:author="Johan Granander" w:date="2026-07-28T14:53:00Z">
              <w:r w:rsidR="003A4FAE" w:rsidRPr="00473484">
                <w:rPr>
                  <w:rFonts w:ascii="Times New Roman" w:eastAsia="等线" w:hAnsi="Times New Roman" w:cs="Times New Roman"/>
                  <w:color w:val="000000" w:themeColor="text1"/>
                  <w:sz w:val="18"/>
                  <w:szCs w:val="18"/>
                  <w:lang w:eastAsia="zh-CN"/>
                </w:rPr>
                <w:t xml:space="preserve"> </w:t>
              </w:r>
            </w:ins>
            <w:del w:id="1526" w:author="Johan Granander" w:date="2026-07-28T14:54:00Z">
              <w:r w:rsidR="006454CE" w:rsidRPr="00473484" w:rsidDel="003A4FAE">
                <w:rPr>
                  <w:rFonts w:ascii="Times New Roman" w:eastAsia="等线" w:hAnsi="Times New Roman" w:cs="Times New Roman"/>
                  <w:color w:val="000000" w:themeColor="text1"/>
                  <w:sz w:val="18"/>
                  <w:szCs w:val="18"/>
                  <w:lang w:eastAsia="zh-CN"/>
                </w:rPr>
                <w:delText xml:space="preserve">v </w:delText>
              </w:r>
            </w:del>
            <w:ins w:id="1527" w:author="Johan Granander" w:date="2026-07-28T14:54:00Z">
              <w:r w:rsidR="003A4FAE" w:rsidRPr="00473484">
                <w:rPr>
                  <w:rFonts w:ascii="Times New Roman" w:eastAsia="等线" w:hAnsi="Times New Roman" w:cs="Times New Roman"/>
                  <w:color w:val="000000" w:themeColor="text1"/>
                  <w:sz w:val="18"/>
                  <w:szCs w:val="18"/>
                  <w:lang w:eastAsia="zh-CN"/>
                </w:rPr>
                <w:t xml:space="preserve">V </w:t>
              </w:r>
            </w:ins>
            <w:r w:rsidR="006454CE" w:rsidRPr="00473484">
              <w:rPr>
                <w:rFonts w:ascii="Times New Roman" w:eastAsia="等线" w:hAnsi="Times New Roman" w:cs="Times New Roman"/>
                <w:color w:val="000000" w:themeColor="text1"/>
                <w:sz w:val="18"/>
                <w:szCs w:val="18"/>
                <w:lang w:eastAsia="zh-CN"/>
              </w:rPr>
              <w:t xml:space="preserve">DMF (3.792 </w:t>
            </w:r>
            <w:r w:rsidR="00E51051" w:rsidRPr="00473484">
              <w:rPr>
                <w:rFonts w:ascii="Times New Roman" w:eastAsia="等线" w:hAnsi="Times New Roman" w:cs="Times New Roman"/>
                <w:color w:val="000000" w:themeColor="text1"/>
                <w:sz w:val="18"/>
                <w:szCs w:val="18"/>
                <w:lang w:eastAsia="zh-CN"/>
              </w:rPr>
              <w:t>kg/kg)</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1528"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529"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Start the stirrer. Then add 1.75 eq. </w:t>
            </w:r>
            <w:proofErr w:type="spellStart"/>
            <w:r w:rsidR="00E51051" w:rsidRPr="00A54EC0">
              <w:rPr>
                <w:rFonts w:ascii="Times New Roman" w:eastAsia="等线" w:hAnsi="Times New Roman" w:cs="Times New Roman"/>
                <w:color w:val="000000" w:themeColor="text1"/>
                <w:sz w:val="18"/>
                <w:szCs w:val="18"/>
                <w:lang w:eastAsia="zh-CN"/>
              </w:rPr>
              <w:t>Fmoc</w:t>
            </w:r>
            <w:proofErr w:type="spellEnd"/>
            <w:r w:rsidR="00E51051" w:rsidRPr="00A54EC0">
              <w:rPr>
                <w:rFonts w:ascii="Times New Roman" w:eastAsia="等线" w:hAnsi="Times New Roman" w:cs="Times New Roman"/>
                <w:color w:val="000000" w:themeColor="text1"/>
                <w:sz w:val="18"/>
                <w:szCs w:val="18"/>
                <w:lang w:eastAsia="zh-CN"/>
              </w:rPr>
              <w:t>-L-α-Me-</w:t>
            </w:r>
            <w:proofErr w:type="spellStart"/>
            <w:r w:rsidR="00E51051" w:rsidRPr="00A54EC0">
              <w:rPr>
                <w:rFonts w:ascii="Times New Roman" w:eastAsia="等线" w:hAnsi="Times New Roman" w:cs="Times New Roman"/>
                <w:color w:val="000000" w:themeColor="text1"/>
                <w:sz w:val="18"/>
                <w:szCs w:val="18"/>
                <w:lang w:eastAsia="zh-CN"/>
              </w:rPr>
              <w:t>Phe</w:t>
            </w:r>
            <w:proofErr w:type="spellEnd"/>
            <w:r w:rsidR="00E51051" w:rsidRPr="00A54EC0">
              <w:rPr>
                <w:rFonts w:ascii="Times New Roman" w:eastAsia="等线" w:hAnsi="Times New Roman" w:cs="Times New Roman"/>
                <w:color w:val="000000" w:themeColor="text1"/>
                <w:sz w:val="18"/>
                <w:szCs w:val="18"/>
                <w:lang w:eastAsia="zh-CN"/>
              </w:rPr>
              <w:t>-OH</w:t>
            </w:r>
            <w:r w:rsidR="00E51051" w:rsidRPr="00473484">
              <w:rPr>
                <w:rFonts w:ascii="Times New Roman" w:eastAsia="等线" w:hAnsi="Times New Roman" w:cs="Times New Roman"/>
                <w:color w:val="000000" w:themeColor="text1"/>
                <w:sz w:val="18"/>
                <w:szCs w:val="18"/>
              </w:rPr>
              <w:t xml:space="preserve">. </w:t>
            </w:r>
            <w:del w:id="1530"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1531" w:author="Xuning Wei12232" w:date="2026-09-05T19:50:00Z">
              <w:r w:rsidR="00473484" w:rsidRPr="00473484">
                <w:rPr>
                  <w:rFonts w:ascii="Times New Roman" w:eastAsia="等线" w:hAnsi="Times New Roman" w:cs="Times New Roman"/>
                  <w:color w:val="FF0000"/>
                  <w:sz w:val="18"/>
                  <w:szCs w:val="18"/>
                </w:rPr>
                <w:t>Stir for at least 15 min.</w:t>
              </w:r>
            </w:ins>
            <w:del w:id="1532" w:author="Johan Granander" w:date="2026-07-28T14:54:00Z">
              <w:r w:rsidR="00E51051" w:rsidRPr="00473484" w:rsidDel="003A4FAE">
                <w:rPr>
                  <w:rFonts w:ascii="Times New Roman" w:eastAsia="等线" w:hAnsi="Times New Roman" w:cs="Times New Roman"/>
                  <w:color w:val="000000" w:themeColor="text1"/>
                  <w:sz w:val="18"/>
                  <w:szCs w:val="18"/>
                  <w:lang w:eastAsia="zh-CN"/>
                </w:rPr>
                <w:delText xml:space="preserve"> </w:delText>
              </w:r>
            </w:del>
            <w:ins w:id="1533" w:author="Xuning Wei12232" w:date="2026-07-27T00:56:00Z">
              <w:r w:rsidR="000F5504" w:rsidRPr="00473484">
                <w:rPr>
                  <w:rFonts w:ascii="Times New Roman" w:eastAsia="等线" w:hAnsi="Times New Roman" w:cs="Times New Roman"/>
                  <w:color w:val="000000" w:themeColor="text1"/>
                  <w:sz w:val="18"/>
                  <w:szCs w:val="18"/>
                  <w:lang w:eastAsia="zh-CN"/>
                </w:rPr>
                <w:br/>
                <w:t xml:space="preserve">2. </w:t>
              </w:r>
            </w:ins>
            <w:r w:rsidR="00E51051" w:rsidRPr="00473484">
              <w:rPr>
                <w:rFonts w:ascii="Times New Roman" w:eastAsia="等线" w:hAnsi="Times New Roman" w:cs="Times New Roman"/>
                <w:color w:val="000000" w:themeColor="text1"/>
                <w:sz w:val="18"/>
                <w:szCs w:val="18"/>
                <w:lang w:eastAsia="zh-CN"/>
              </w:rPr>
              <w:t>Adjust</w:t>
            </w:r>
            <w:r w:rsidR="00E51051" w:rsidRPr="00473484">
              <w:rPr>
                <w:rFonts w:ascii="Times New Roman" w:eastAsia="等线" w:hAnsi="Times New Roman" w:cs="Times New Roman"/>
                <w:bCs w:val="0"/>
                <w:color w:val="000000" w:themeColor="text1"/>
                <w:sz w:val="18"/>
                <w:szCs w:val="18"/>
              </w:rPr>
              <w:t xml:space="preserve"> the mixture to </w:t>
            </w:r>
            <w:r w:rsidR="00E51051" w:rsidRPr="00473484">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1534" w:author="Johan Granander" w:date="2026-07-28T14:54:00Z">
              <w:r w:rsidR="003A4FAE"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Maintain for next operation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535" w:author="Johan Granander" w:date="2026-07-28T14:54: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536" w:author="Johan Granander" w:date="2026-07-28T14:54: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Add 1.80 eq. </w:t>
            </w:r>
            <w:proofErr w:type="spellStart"/>
            <w:r w:rsidR="00E51051" w:rsidRPr="00A54EC0">
              <w:rPr>
                <w:rFonts w:ascii="Times New Roman" w:eastAsia="等线" w:hAnsi="Times New Roman" w:cs="Times New Roman"/>
                <w:color w:val="000000" w:themeColor="text1"/>
                <w:sz w:val="18"/>
                <w:szCs w:val="18"/>
              </w:rPr>
              <w:lastRenderedPageBreak/>
              <w:t>OxymaPure</w:t>
            </w:r>
            <w:proofErr w:type="spellEnd"/>
            <w:r w:rsidR="00E51051" w:rsidRPr="00A54EC0">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1537"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538"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539" w:author="Johan Granander" w:date="2026-07-28T14:54: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540" w:author="Johan Granander" w:date="2026-07-28T14:54: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rinse the </w:t>
            </w:r>
            <w:r w:rsidR="00E51051" w:rsidRPr="00473484">
              <w:rPr>
                <w:rFonts w:ascii="Times New Roman" w:eastAsia="仿宋_GB2312" w:hAnsi="Times New Roman" w:cs="Times New Roman"/>
                <w:color w:val="000000" w:themeColor="text1"/>
                <w:sz w:val="18"/>
                <w:szCs w:val="18"/>
                <w:rPrChange w:id="1541"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542"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with 2.0</w:t>
            </w:r>
            <w:ins w:id="1543" w:author="Johan Granander" w:date="2026-07-28T14:54:00Z">
              <w:r w:rsidR="003A4FAE" w:rsidRPr="00A54EC0">
                <w:rPr>
                  <w:rFonts w:ascii="Times New Roman" w:eastAsia="等线" w:hAnsi="Times New Roman" w:cs="Times New Roman"/>
                  <w:color w:val="000000" w:themeColor="text1"/>
                  <w:sz w:val="18"/>
                  <w:szCs w:val="18"/>
                </w:rPr>
                <w:t xml:space="preserve"> </w:t>
              </w:r>
            </w:ins>
            <w:del w:id="1544" w:author="Johan Granander" w:date="2026-07-28T14:54:00Z">
              <w:r w:rsidR="00E51051" w:rsidRPr="00A54EC0" w:rsidDel="003A4FAE">
                <w:rPr>
                  <w:rFonts w:ascii="Times New Roman" w:eastAsia="等线" w:hAnsi="Times New Roman" w:cs="Times New Roman"/>
                  <w:color w:val="000000" w:themeColor="text1"/>
                  <w:sz w:val="18"/>
                  <w:szCs w:val="18"/>
                </w:rPr>
                <w:delText xml:space="preserve">v </w:delText>
              </w:r>
            </w:del>
            <w:ins w:id="1545" w:author="Johan Granander" w:date="2026-07-28T14:54:00Z">
              <w:r w:rsidR="003A4FAE" w:rsidRPr="00473484">
                <w:rPr>
                  <w:rFonts w:ascii="Times New Roman" w:eastAsia="等线" w:hAnsi="Times New Roman" w:cs="Times New Roman"/>
                  <w:color w:val="000000" w:themeColor="text1"/>
                  <w:sz w:val="18"/>
                  <w:szCs w:val="18"/>
                </w:rPr>
                <w:t xml:space="preserve">V </w:t>
              </w:r>
            </w:ins>
            <w:r w:rsidR="00E51051" w:rsidRPr="00473484">
              <w:rPr>
                <w:rFonts w:ascii="Times New Roman" w:eastAsia="等线" w:hAnsi="Times New Roman" w:cs="Times New Roman"/>
                <w:color w:val="000000" w:themeColor="text1"/>
                <w:sz w:val="18"/>
                <w:szCs w:val="18"/>
              </w:rPr>
              <w:t xml:space="preserve">DMF (1.896 kg/kg). Add 2.0 eq. DIC into </w:t>
            </w:r>
            <w:r w:rsidR="00E51051" w:rsidRPr="00473484">
              <w:rPr>
                <w:rFonts w:ascii="Times New Roman" w:eastAsia="仿宋_GB2312" w:hAnsi="Times New Roman" w:cs="Times New Roman"/>
                <w:color w:val="000000" w:themeColor="text1"/>
                <w:sz w:val="18"/>
                <w:szCs w:val="18"/>
                <w:rPrChange w:id="1546"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547"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the addition rate depends on temperature control. </w:t>
            </w:r>
            <w:r w:rsidR="00870867" w:rsidRPr="00A54EC0">
              <w:rPr>
                <w:rFonts w:ascii="Times New Roman" w:eastAsia="等线" w:hAnsi="Times New Roman" w:cs="Times New Roman"/>
                <w:color w:val="000000" w:themeColor="text1"/>
                <w:sz w:val="18"/>
                <w:szCs w:val="18"/>
              </w:rPr>
              <w:t>Activate for 20±5 min</w:t>
            </w:r>
            <w:r w:rsidR="00E51051" w:rsidRPr="00473484">
              <w:rPr>
                <w:rFonts w:ascii="Times New Roman" w:eastAsia="等线" w:hAnsi="Times New Roman" w:cs="Times New Roman"/>
                <w:color w:val="000000" w:themeColor="text1"/>
                <w:sz w:val="18"/>
                <w:szCs w:val="18"/>
              </w:rPr>
              <w:t xml:space="preserve"> at </w:t>
            </w:r>
            <w:r w:rsidR="00E51051" w:rsidRPr="00473484">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548" w:author="Johan Granander" w:date="2026-07-28T14:54: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549" w:author="Johan Granander" w:date="2026-07-28T14:54: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ins w:id="1550" w:author="Xuning Wei12232" w:date="2026-07-27T00:56:00Z">
              <w:r w:rsidR="000F5504"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1551"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552"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553"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1554"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A54EC0">
              <w:rPr>
                <w:rFonts w:ascii="Times New Roman" w:eastAsia="等线" w:hAnsi="Times New Roman" w:cs="Times New Roman"/>
                <w:bCs w:val="0"/>
                <w:color w:val="000000" w:themeColor="text1"/>
                <w:sz w:val="18"/>
                <w:szCs w:val="18"/>
              </w:rPr>
              <w:t xml:space="preserve"> </w:t>
            </w:r>
            <w:r w:rsidR="005913B9" w:rsidRPr="00A54EC0">
              <w:rPr>
                <w:rFonts w:ascii="Times New Roman" w:eastAsia="等线" w:hAnsi="Times New Roman" w:cs="Times New Roman"/>
                <w:bCs w:val="0"/>
                <w:color w:val="000000" w:themeColor="text1"/>
                <w:sz w:val="18"/>
                <w:szCs w:val="18"/>
                <w:lang w:eastAsia="zh-CN"/>
              </w:rPr>
              <w:t>1.0 V DMF</w:t>
            </w:r>
            <w:r w:rsidR="00ED7347" w:rsidRPr="00473484">
              <w:rPr>
                <w:rFonts w:ascii="Times New Roman" w:eastAsia="等线" w:hAnsi="Times New Roman" w:cs="Times New Roman"/>
                <w:bCs w:val="0"/>
                <w:color w:val="000000" w:themeColor="text1"/>
                <w:sz w:val="18"/>
                <w:szCs w:val="18"/>
                <w:lang w:eastAsia="zh-CN"/>
              </w:rPr>
              <w:t xml:space="preserve"> (0.948 kg/kg) </w:t>
            </w:r>
            <w:r w:rsidR="00E51051" w:rsidRPr="00473484">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555"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556"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E51051" w:rsidRPr="00473484" w14:paraId="1AF0D58F" w14:textId="77777777" w:rsidTr="0051270C">
        <w:trPr>
          <w:trHeight w:val="454"/>
          <w:trPrChange w:id="155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558"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5CE067CD" w14:textId="11F397DE" w:rsidR="00E51051" w:rsidRPr="00A54EC0" w:rsidRDefault="00E51051" w:rsidP="00285F3F">
            <w:pPr>
              <w:jc w:val="both"/>
              <w:rPr>
                <w:rFonts w:ascii="Times New Roman" w:eastAsia="仿宋_GB2312" w:hAnsi="Times New Roman" w:cs="Times New Roman"/>
                <w:b/>
                <w:color w:val="auto"/>
                <w:sz w:val="18"/>
                <w:szCs w:val="18"/>
                <w:lang w:eastAsia="zh-CN"/>
              </w:rPr>
            </w:pPr>
            <w:del w:id="1559" w:author="Xuning Wei12232" w:date="2026-07-23T15:39:00Z">
              <w:r w:rsidRPr="00A54EC0" w:rsidDel="006C469E">
                <w:rPr>
                  <w:rFonts w:ascii="Times New Roman" w:eastAsia="仿宋_GB2312" w:hAnsi="Times New Roman" w:cs="Times New Roman"/>
                  <w:b/>
                  <w:color w:val="auto"/>
                  <w:sz w:val="18"/>
                  <w:szCs w:val="18"/>
                  <w:lang w:eastAsia="zh-CN"/>
                </w:rPr>
                <w:lastRenderedPageBreak/>
                <w:delText>67</w:delText>
              </w:r>
            </w:del>
            <w:ins w:id="1560" w:author="Xuning Wei12232" w:date="2026-07-23T15:39:00Z">
              <w:r w:rsidR="006C469E" w:rsidRPr="00A54EC0">
                <w:rPr>
                  <w:rFonts w:ascii="Times New Roman" w:eastAsia="仿宋_GB2312" w:hAnsi="Times New Roman" w:cs="Times New Roman"/>
                  <w:b/>
                  <w:color w:val="auto"/>
                  <w:sz w:val="18"/>
                  <w:szCs w:val="18"/>
                  <w:lang w:eastAsia="zh-CN"/>
                </w:rPr>
                <w:t>33</w:t>
              </w:r>
            </w:ins>
          </w:p>
        </w:tc>
        <w:tc>
          <w:tcPr>
            <w:tcW w:w="670" w:type="pct"/>
            <w:tcBorders>
              <w:top w:val="single" w:sz="4" w:space="0" w:color="auto"/>
              <w:left w:val="single" w:sz="4" w:space="0" w:color="auto"/>
              <w:bottom w:val="single" w:sz="4" w:space="0" w:color="auto"/>
              <w:right w:val="single" w:sz="4" w:space="0" w:color="auto"/>
            </w:tcBorders>
            <w:vAlign w:val="center"/>
            <w:tcPrChange w:id="1561"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27FB1404" w14:textId="47D9ADEF"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rPr>
              <w:t>Fmoc</w:t>
            </w:r>
            <w:proofErr w:type="spellEnd"/>
            <w:r w:rsidRPr="00473484">
              <w:rPr>
                <w:rFonts w:ascii="Times New Roman" w:eastAsia="仿宋_GB2312" w:hAnsi="Times New Roman" w:cs="Times New Roman"/>
                <w:color w:val="auto"/>
                <w:sz w:val="18"/>
                <w:szCs w:val="18"/>
              </w:rPr>
              <w:t>-L-α-Me-</w:t>
            </w:r>
            <w:proofErr w:type="spellStart"/>
            <w:r w:rsidRPr="00473484">
              <w:rPr>
                <w:rFonts w:ascii="Times New Roman" w:eastAsia="仿宋_GB2312" w:hAnsi="Times New Roman" w:cs="Times New Roman"/>
                <w:color w:val="auto"/>
                <w:sz w:val="18"/>
                <w:szCs w:val="18"/>
              </w:rPr>
              <w:t>Phe</w:t>
            </w:r>
            <w:proofErr w:type="spellEnd"/>
            <w:r w:rsidRPr="00473484">
              <w:rPr>
                <w:rFonts w:ascii="Times New Roman" w:eastAsia="仿宋_GB2312" w:hAnsi="Times New Roman" w:cs="Times New Roman"/>
                <w:color w:val="auto"/>
                <w:sz w:val="18"/>
                <w:szCs w:val="18"/>
              </w:rPr>
              <w:t>-OH coupling</w:t>
            </w:r>
          </w:p>
        </w:tc>
        <w:tc>
          <w:tcPr>
            <w:tcW w:w="4054" w:type="pct"/>
            <w:tcBorders>
              <w:top w:val="single" w:sz="4" w:space="0" w:color="auto"/>
              <w:left w:val="single" w:sz="4" w:space="0" w:color="auto"/>
              <w:bottom w:val="single" w:sz="4" w:space="0" w:color="auto"/>
              <w:right w:val="single" w:sz="4" w:space="0" w:color="auto"/>
            </w:tcBorders>
            <w:vAlign w:val="center"/>
            <w:tcPrChange w:id="1562"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663BB08C" w14:textId="555F6D94" w:rsidR="00E51051" w:rsidRPr="00473484" w:rsidRDefault="000F5504" w:rsidP="00285F3F">
            <w:pPr>
              <w:jc w:val="both"/>
              <w:rPr>
                <w:rFonts w:ascii="Times New Roman" w:eastAsia="仿宋_GB2312" w:hAnsi="Times New Roman" w:cs="Times New Roman"/>
                <w:color w:val="000000" w:themeColor="text1"/>
                <w:sz w:val="18"/>
                <w:szCs w:val="18"/>
              </w:rPr>
            </w:pPr>
            <w:ins w:id="1563" w:author="Xuning Wei12232" w:date="2026-07-27T00:56:00Z">
              <w:r w:rsidRPr="00473484">
                <w:rPr>
                  <w:rFonts w:ascii="Times New Roman" w:eastAsia="仿宋_GB2312" w:hAnsi="Times New Roman" w:cs="Times New Roman"/>
                  <w:color w:val="000000" w:themeColor="text1"/>
                  <w:sz w:val="18"/>
                  <w:szCs w:val="18"/>
                </w:rPr>
                <w:t xml:space="preserve">1. </w:t>
              </w:r>
            </w:ins>
            <w:r w:rsidR="00ED7347" w:rsidRPr="00473484">
              <w:rPr>
                <w:rFonts w:ascii="Times New Roman" w:eastAsia="仿宋_GB2312" w:hAnsi="Times New Roman" w:cs="Times New Roman"/>
                <w:color w:val="000000" w:themeColor="text1"/>
                <w:sz w:val="18"/>
                <w:szCs w:val="18"/>
              </w:rPr>
              <w:t>Heat</w:t>
            </w:r>
            <w:r w:rsidR="00E51051" w:rsidRPr="00473484">
              <w:rPr>
                <w:rFonts w:ascii="Times New Roman" w:eastAsia="仿宋_GB2312" w:hAnsi="Times New Roman" w:cs="Times New Roman"/>
                <w:color w:val="000000" w:themeColor="text1"/>
                <w:sz w:val="18"/>
                <w:szCs w:val="18"/>
              </w:rPr>
              <w:t xml:space="preserve"> the mixture to 25</w:t>
            </w:r>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5</w:t>
            </w:r>
            <w:ins w:id="1564" w:author="Johan Granander" w:date="2026-07-28T14:54: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Start timing when temperature reaches 20</w:t>
            </w:r>
            <w:ins w:id="1565" w:author="Johan Granander" w:date="2026-07-28T14:54: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The mixture is allowed to react at 25</w:t>
            </w:r>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5</w:t>
            </w:r>
            <w:ins w:id="1566" w:author="Johan Granander" w:date="2026-07-28T14:54: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xml:space="preserve"> (target: 25</w:t>
            </w:r>
            <w:ins w:id="1567" w:author="Johan Granander" w:date="2026-07-28T14:54: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xml:space="preserve">). </w:t>
            </w:r>
            <w:ins w:id="1568" w:author="Xuning Wei12232" w:date="2026-07-27T00:56:00Z">
              <w:r w:rsidRPr="00A54EC0">
                <w:rPr>
                  <w:rFonts w:ascii="Times New Roman" w:eastAsia="仿宋_GB2312" w:hAnsi="Times New Roman" w:cs="Times New Roman"/>
                  <w:color w:val="000000" w:themeColor="text1"/>
                  <w:sz w:val="18"/>
                  <w:szCs w:val="18"/>
                </w:rPr>
                <w:br/>
                <w:t xml:space="preserve">2. </w:t>
              </w:r>
            </w:ins>
            <w:r w:rsidR="00E51051" w:rsidRPr="00A54EC0">
              <w:rPr>
                <w:rFonts w:ascii="Times New Roman" w:eastAsia="仿宋_GB2312" w:hAnsi="Times New Roman" w:cs="Times New Roman"/>
                <w:color w:val="000000" w:themeColor="text1"/>
                <w:sz w:val="18"/>
                <w:szCs w:val="18"/>
              </w:rPr>
              <w:t>After 4</w:t>
            </w:r>
            <w:ins w:id="1569" w:author="Johan Granander" w:date="2026-07-28T14:54: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h±15</w:t>
            </w:r>
            <w:ins w:id="1570" w:author="Johan Granander" w:date="2026-07-28T14:54:00Z">
              <w:r w:rsidR="003A4FAE"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min (target</w:t>
            </w:r>
            <w:r w:rsidR="00E51051" w:rsidRPr="00473484">
              <w:rPr>
                <w:rFonts w:ascii="Times New Roman" w:eastAsia="仿宋_GB2312" w:hAnsi="Times New Roman" w:cs="Times New Roman" w:hint="eastAsia"/>
                <w:color w:val="000000" w:themeColor="text1"/>
                <w:sz w:val="18"/>
                <w:szCs w:val="18"/>
              </w:rPr>
              <w:t>：</w:t>
            </w:r>
            <w:r w:rsidR="00E51051" w:rsidRPr="00A54EC0">
              <w:rPr>
                <w:rFonts w:ascii="Times New Roman" w:eastAsia="仿宋_GB2312" w:hAnsi="Times New Roman" w:cs="Times New Roman"/>
                <w:color w:val="000000" w:themeColor="text1"/>
                <w:sz w:val="18"/>
                <w:szCs w:val="18"/>
              </w:rPr>
              <w:t>4</w:t>
            </w:r>
            <w:ins w:id="1571" w:author="Johan Granander" w:date="2026-07-28T14:54:00Z">
              <w:r w:rsidR="003A4FAE" w:rsidRPr="00A54EC0">
                <w:rPr>
                  <w:rFonts w:ascii="Times New Roman" w:eastAsia="仿宋_GB2312" w:hAnsi="Times New Roman" w:cs="Times New Roman"/>
                  <w:color w:val="000000" w:themeColor="text1"/>
                  <w:sz w:val="18"/>
                  <w:szCs w:val="18"/>
                </w:rPr>
                <w:t xml:space="preserve"> </w:t>
              </w:r>
            </w:ins>
            <w:r w:rsidR="00E51051" w:rsidRPr="00A54EC0">
              <w:rPr>
                <w:rFonts w:ascii="Times New Roman" w:eastAsia="仿宋_GB2312" w:hAnsi="Times New Roman" w:cs="Times New Roman"/>
                <w:color w:val="000000" w:themeColor="text1"/>
                <w:sz w:val="18"/>
                <w:szCs w:val="18"/>
              </w:rPr>
              <w:t>h), sample the mixture every 0.5~1</w:t>
            </w:r>
            <w:ins w:id="1572" w:author="Johan Granander" w:date="2026-07-28T14:54:00Z">
              <w:r w:rsidR="003A4FAE"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h</w:t>
            </w:r>
            <w:r w:rsidR="00D72765" w:rsidRPr="00473484">
              <w:rPr>
                <w:rFonts w:ascii="Times New Roman" w:eastAsia="仿宋_GB2312" w:hAnsi="Times New Roman" w:cs="Times New Roman"/>
                <w:color w:val="000000" w:themeColor="text1"/>
                <w:sz w:val="18"/>
                <w:szCs w:val="18"/>
              </w:rPr>
              <w:t xml:space="preserve"> for </w:t>
            </w:r>
            <w:proofErr w:type="spellStart"/>
            <w:r w:rsidR="00D72765" w:rsidRPr="00473484">
              <w:rPr>
                <w:rFonts w:ascii="Times New Roman" w:eastAsia="仿宋_GB2312" w:hAnsi="Times New Roman" w:cs="Times New Roman"/>
                <w:color w:val="000000" w:themeColor="text1"/>
                <w:sz w:val="18"/>
                <w:szCs w:val="18"/>
              </w:rPr>
              <w:t>ninhydrin</w:t>
            </w:r>
            <w:proofErr w:type="spellEnd"/>
            <w:r w:rsidR="00D72765" w:rsidRPr="00473484">
              <w:rPr>
                <w:rFonts w:ascii="Times New Roman" w:eastAsia="仿宋_GB2312" w:hAnsi="Times New Roman" w:cs="Times New Roman"/>
                <w:color w:val="000000" w:themeColor="text1"/>
                <w:sz w:val="18"/>
                <w:szCs w:val="18"/>
              </w:rPr>
              <w:t xml:space="preserve"> test</w:t>
            </w:r>
            <w:r w:rsidR="00E51051" w:rsidRPr="00473484">
              <w:rPr>
                <w:rFonts w:ascii="Times New Roman" w:eastAsia="仿宋_GB2312" w:hAnsi="Times New Roman" w:cs="Times New Roman"/>
                <w:color w:val="000000" w:themeColor="text1"/>
                <w:sz w:val="18"/>
                <w:szCs w:val="18"/>
              </w:rPr>
              <w:t xml:space="preserve"> analysis until two consecutive samples test as negative (</w:t>
            </w:r>
            <w:del w:id="1573" w:author="Xuning Wei12232" w:date="2026-09-05T20:03:00Z">
              <w:r w:rsidR="00E51051" w:rsidRPr="00473484" w:rsidDel="000E0A55">
                <w:rPr>
                  <w:rFonts w:ascii="Times New Roman" w:eastAsia="仿宋_GB2312" w:hAnsi="Times New Roman" w:cs="Times New Roman"/>
                  <w:color w:val="000000" w:themeColor="text1"/>
                  <w:sz w:val="18"/>
                  <w:szCs w:val="18"/>
                </w:rPr>
                <w:delText>colorless, react completely</w:delText>
              </w:r>
            </w:del>
            <w:ins w:id="1574" w:author="Xuning Wei12232" w:date="2026-09-05T20:03:00Z">
              <w:r w:rsidR="000E0A55" w:rsidRPr="000E0A55">
                <w:rPr>
                  <w:rFonts w:ascii="Times New Roman" w:eastAsia="仿宋_GB2312" w:hAnsi="Times New Roman" w:cs="Times New Roman"/>
                  <w:color w:val="FF0000"/>
                  <w:sz w:val="18"/>
                  <w:szCs w:val="18"/>
                </w:rPr>
                <w:t xml:space="preserve"> (Yellow to Light pink Report Negative= Complete coupling; Blue to Purple Positive= Incomplete coupling).</w:t>
              </w:r>
            </w:ins>
            <w:r w:rsidR="00E51051" w:rsidRPr="00A54EC0">
              <w:rPr>
                <w:rFonts w:ascii="Times New Roman" w:eastAsia="仿宋_GB2312" w:hAnsi="Times New Roman" w:cs="Times New Roman"/>
                <w:color w:val="000000" w:themeColor="text1"/>
                <w:sz w:val="18"/>
                <w:szCs w:val="18"/>
              </w:rPr>
              <w:t xml:space="preserve">) </w:t>
            </w:r>
            <w:r w:rsidR="006454CE" w:rsidRPr="00A54EC0">
              <w:rPr>
                <w:rFonts w:ascii="Times New Roman" w:eastAsia="仿宋_GB2312" w:hAnsi="Times New Roman" w:cs="Times New Roman"/>
                <w:color w:val="000000" w:themeColor="text1"/>
                <w:sz w:val="18"/>
                <w:szCs w:val="18"/>
              </w:rPr>
              <w:t>and the mixture should be stirred for coupling time (6</w:t>
            </w:r>
            <w:ins w:id="1575" w:author="Johan Granander" w:date="2026-07-28T14:55:00Z">
              <w:r w:rsidR="003A4FAE" w:rsidRPr="00A54EC0">
                <w:rPr>
                  <w:rFonts w:ascii="Times New Roman" w:eastAsia="仿宋_GB2312" w:hAnsi="Times New Roman" w:cs="Times New Roman"/>
                  <w:color w:val="000000" w:themeColor="text1"/>
                  <w:sz w:val="18"/>
                  <w:szCs w:val="18"/>
                </w:rPr>
                <w:t xml:space="preserve"> </w:t>
              </w:r>
            </w:ins>
            <w:proofErr w:type="spellStart"/>
            <w:r w:rsidR="006454CE" w:rsidRPr="00473484">
              <w:rPr>
                <w:rFonts w:ascii="Times New Roman" w:eastAsia="仿宋_GB2312" w:hAnsi="Times New Roman" w:cs="Times New Roman"/>
                <w:color w:val="000000" w:themeColor="text1"/>
                <w:sz w:val="18"/>
                <w:szCs w:val="18"/>
              </w:rPr>
              <w:t>h</w:t>
            </w:r>
            <w:r w:rsidR="006454CE" w:rsidRPr="00473484">
              <w:rPr>
                <w:rFonts w:ascii="Times New Roman" w:eastAsia="仿宋_GB2312" w:hAnsi="Times New Roman" w:cs="Times New Roman" w:hint="eastAsia"/>
                <w:color w:val="000000" w:themeColor="text1"/>
                <w:sz w:val="18"/>
                <w:szCs w:val="18"/>
              </w:rPr>
              <w:t>≤</w:t>
            </w:r>
            <w:r w:rsidR="006454CE" w:rsidRPr="00A54EC0">
              <w:rPr>
                <w:rFonts w:ascii="Times New Roman" w:eastAsia="仿宋_GB2312" w:hAnsi="Times New Roman" w:cs="Times New Roman"/>
                <w:color w:val="000000" w:themeColor="text1"/>
                <w:sz w:val="18"/>
                <w:szCs w:val="18"/>
              </w:rPr>
              <w:t>Coupling</w:t>
            </w:r>
            <w:proofErr w:type="spellEnd"/>
            <w:r w:rsidR="006454CE" w:rsidRPr="00A54EC0">
              <w:rPr>
                <w:rFonts w:ascii="Times New Roman" w:eastAsia="仿宋_GB2312" w:hAnsi="Times New Roman" w:cs="Times New Roman"/>
                <w:color w:val="000000" w:themeColor="text1"/>
                <w:sz w:val="18"/>
                <w:szCs w:val="18"/>
              </w:rPr>
              <w:t xml:space="preserve"> Time</w:t>
            </w:r>
            <w:r w:rsidR="006454CE" w:rsidRPr="00473484">
              <w:rPr>
                <w:rFonts w:ascii="Times New Roman" w:eastAsia="仿宋_GB2312" w:hAnsi="Times New Roman" w:cs="Times New Roman" w:hint="eastAsia"/>
                <w:color w:val="000000" w:themeColor="text1"/>
                <w:sz w:val="18"/>
                <w:szCs w:val="18"/>
              </w:rPr>
              <w:t>≤</w:t>
            </w:r>
            <w:r w:rsidR="006454CE" w:rsidRPr="00A54EC0">
              <w:rPr>
                <w:rFonts w:ascii="Times New Roman" w:eastAsia="仿宋_GB2312" w:hAnsi="Times New Roman" w:cs="Times New Roman"/>
                <w:color w:val="000000" w:themeColor="text1"/>
                <w:sz w:val="18"/>
                <w:szCs w:val="18"/>
              </w:rPr>
              <w:t>14</w:t>
            </w:r>
            <w:ins w:id="1576" w:author="Johan Granander" w:date="2026-07-28T14:55:00Z">
              <w:r w:rsidR="003A4FAE" w:rsidRPr="00A54EC0">
                <w:rPr>
                  <w:rFonts w:ascii="Times New Roman" w:eastAsia="仿宋_GB2312" w:hAnsi="Times New Roman" w:cs="Times New Roman"/>
                  <w:color w:val="000000" w:themeColor="text1"/>
                  <w:sz w:val="18"/>
                  <w:szCs w:val="18"/>
                </w:rPr>
                <w:t xml:space="preserve"> </w:t>
              </w:r>
            </w:ins>
            <w:r w:rsidR="006454CE" w:rsidRPr="00A54EC0">
              <w:rPr>
                <w:rFonts w:ascii="Times New Roman" w:eastAsia="仿宋_GB2312" w:hAnsi="Times New Roman" w:cs="Times New Roman"/>
                <w:color w:val="000000" w:themeColor="text1"/>
                <w:sz w:val="18"/>
                <w:szCs w:val="18"/>
              </w:rPr>
              <w:t>h)</w:t>
            </w:r>
            <w:r w:rsidR="00E51051" w:rsidRPr="00473484">
              <w:rPr>
                <w:rFonts w:ascii="Times New Roman" w:eastAsia="仿宋_GB2312" w:hAnsi="Times New Roman" w:cs="Times New Roman"/>
                <w:color w:val="000000" w:themeColor="text1"/>
                <w:sz w:val="18"/>
                <w:szCs w:val="18"/>
              </w:rPr>
              <w:t xml:space="preserve">. </w:t>
            </w:r>
            <w:ins w:id="1577" w:author="Xuning Wei12232" w:date="2026-07-27T00:56:00Z">
              <w:r w:rsidRPr="00473484">
                <w:rPr>
                  <w:rFonts w:ascii="Times New Roman" w:eastAsia="仿宋_GB2312" w:hAnsi="Times New Roman" w:cs="Times New Roman"/>
                  <w:color w:val="000000" w:themeColor="text1"/>
                  <w:sz w:val="18"/>
                  <w:szCs w:val="18"/>
                </w:rPr>
                <w:br/>
                <w:t xml:space="preserve">3. </w:t>
              </w:r>
            </w:ins>
            <w:r w:rsidR="00E51051" w:rsidRPr="00473484">
              <w:rPr>
                <w:rFonts w:ascii="Times New Roman" w:eastAsia="仿宋_GB2312" w:hAnsi="Times New Roman" w:cs="Times New Roman"/>
                <w:color w:val="000000" w:themeColor="text1"/>
                <w:sz w:val="18"/>
                <w:szCs w:val="18"/>
              </w:rPr>
              <w:t>Stop stirring and turn off the nitrogen. Drain until there is no reaction mixture drip. Move to next operation.</w:t>
            </w:r>
          </w:p>
        </w:tc>
      </w:tr>
      <w:tr w:rsidR="00C63277" w:rsidRPr="00473484" w:rsidDel="00396868" w14:paraId="59AA88C9" w14:textId="0C9369D3" w:rsidTr="0051270C">
        <w:trPr>
          <w:trHeight w:val="454"/>
          <w:del w:id="1578" w:author="Xuning Wei12232" w:date="2026-07-23T14:18:00Z"/>
          <w:trPrChange w:id="1579"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580"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094633DD" w14:textId="442ACA90" w:rsidR="00E51051" w:rsidRPr="00A54EC0" w:rsidDel="00396868" w:rsidRDefault="00E51051" w:rsidP="00285F3F">
            <w:pPr>
              <w:jc w:val="both"/>
              <w:rPr>
                <w:del w:id="1581" w:author="Xuning Wei12232" w:date="2026-07-23T14:18:00Z"/>
                <w:rFonts w:ascii="Times New Roman" w:eastAsia="仿宋_GB2312" w:hAnsi="Times New Roman" w:cs="Times New Roman"/>
                <w:b/>
                <w:color w:val="auto"/>
                <w:sz w:val="18"/>
                <w:szCs w:val="18"/>
                <w:lang w:eastAsia="zh-CN"/>
              </w:rPr>
            </w:pPr>
            <w:del w:id="1582" w:author="Xuning Wei12232" w:date="2026-07-23T14:18:00Z">
              <w:r w:rsidRPr="00A54EC0" w:rsidDel="00396868">
                <w:rPr>
                  <w:rFonts w:ascii="Times New Roman" w:eastAsia="仿宋_GB2312" w:hAnsi="Times New Roman" w:cs="Times New Roman"/>
                  <w:b/>
                  <w:color w:val="auto"/>
                  <w:sz w:val="18"/>
                  <w:szCs w:val="18"/>
                  <w:lang w:eastAsia="zh-CN"/>
                </w:rPr>
                <w:delText>68</w:delText>
              </w:r>
            </w:del>
          </w:p>
        </w:tc>
        <w:tc>
          <w:tcPr>
            <w:tcW w:w="670" w:type="pct"/>
            <w:tcBorders>
              <w:top w:val="single" w:sz="4" w:space="0" w:color="auto"/>
              <w:left w:val="single" w:sz="4" w:space="0" w:color="auto"/>
              <w:bottom w:val="single" w:sz="4" w:space="0" w:color="auto"/>
              <w:right w:val="single" w:sz="4" w:space="0" w:color="auto"/>
            </w:tcBorders>
            <w:vAlign w:val="center"/>
            <w:tcPrChange w:id="1583"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654050AB" w14:textId="63F9CCFA" w:rsidR="00E51051" w:rsidRPr="00473484" w:rsidDel="00396868" w:rsidRDefault="00E51051" w:rsidP="00285F3F">
            <w:pPr>
              <w:jc w:val="both"/>
              <w:rPr>
                <w:del w:id="1584" w:author="Xuning Wei12232" w:date="2026-07-23T14:18:00Z"/>
                <w:rFonts w:ascii="Times New Roman" w:eastAsia="仿宋_GB2312" w:hAnsi="Times New Roman" w:cs="Times New Roman"/>
                <w:color w:val="auto"/>
                <w:sz w:val="18"/>
                <w:szCs w:val="18"/>
              </w:rPr>
            </w:pPr>
            <w:del w:id="1585" w:author="Xuning Wei12232" w:date="2026-07-23T14:18:00Z">
              <w:r w:rsidRPr="00473484" w:rsidDel="00396868">
                <w:rPr>
                  <w:rFonts w:ascii="Times New Roman" w:eastAsia="仿宋_GB2312" w:hAnsi="Times New Roman" w:cs="Times New Roman"/>
                  <w:color w:val="auto"/>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586"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F63907A" w14:textId="39E11FF2" w:rsidR="00E51051" w:rsidRPr="00A54EC0" w:rsidDel="00396868" w:rsidRDefault="005304C8" w:rsidP="00285F3F">
            <w:pPr>
              <w:jc w:val="both"/>
              <w:rPr>
                <w:del w:id="1587" w:author="Xuning Wei12232" w:date="2026-07-23T14:18:00Z"/>
                <w:rFonts w:ascii="Times New Roman" w:eastAsia="仿宋_GB2312" w:hAnsi="Times New Roman" w:cs="Times New Roman"/>
                <w:color w:val="auto"/>
                <w:sz w:val="18"/>
                <w:szCs w:val="18"/>
              </w:rPr>
            </w:pPr>
            <w:del w:id="1588" w:author="Xuning Wei12232" w:date="2026-07-23T14:18:00Z">
              <w:r w:rsidRPr="00473484" w:rsidDel="00396868">
                <w:rPr>
                  <w:rFonts w:ascii="Times New Roman" w:eastAsia="仿宋_GB2312" w:hAnsi="Times New Roman" w:cs="Times New Roman"/>
                  <w:color w:val="auto"/>
                  <w:sz w:val="18"/>
                  <w:szCs w:val="18"/>
                </w:rPr>
                <w:delText>A</w:delText>
              </w:r>
              <w:r w:rsidRPr="00473484" w:rsidDel="00396868">
                <w:rPr>
                  <w:rFonts w:ascii="Times New Roman" w:eastAsia="仿宋_GB2312" w:hAnsi="Times New Roman" w:cs="Times New Roman"/>
                  <w:color w:val="000000" w:themeColor="text1"/>
                  <w:sz w:val="18"/>
                  <w:szCs w:val="18"/>
                </w:rPr>
                <w:delText>dd</w:delText>
              </w:r>
              <w:r w:rsidR="00271FEB" w:rsidRPr="00473484" w:rsidDel="00396868">
                <w:rPr>
                  <w:rFonts w:ascii="Times New Roman" w:eastAsia="仿宋_GB2312" w:hAnsi="Times New Roman" w:cs="Times New Roman"/>
                  <w:color w:val="000000" w:themeColor="text1"/>
                  <w:sz w:val="18"/>
                  <w:szCs w:val="18"/>
                </w:rPr>
                <w:delText xml:space="preserve"> 8.0 V DMF</w:delText>
              </w:r>
              <w:r w:rsidRPr="00473484" w:rsidDel="00396868">
                <w:rPr>
                  <w:rFonts w:ascii="Times New Roman" w:eastAsia="仿宋_GB2312" w:hAnsi="Times New Roman" w:cs="Times New Roman"/>
                  <w:color w:val="000000" w:themeColor="text1"/>
                  <w:sz w:val="18"/>
                  <w:szCs w:val="18"/>
                </w:rPr>
                <w:delText xml:space="preserve"> (7.584 kg/kg)</w:delText>
              </w:r>
              <w:r w:rsidR="00E51051" w:rsidRPr="00473484" w:rsidDel="00396868">
                <w:rPr>
                  <w:rFonts w:ascii="Times New Roman" w:eastAsia="仿宋_GB2312" w:hAnsi="Times New Roman" w:cs="Times New Roman"/>
                  <w:color w:val="000000" w:themeColor="text1"/>
                  <w:sz w:val="18"/>
                  <w:szCs w:val="18"/>
                  <w:lang w:eastAsia="zh-CN"/>
                </w:rPr>
                <w:delText xml:space="preserve">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589"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396868">
                <w:rPr>
                  <w:rFonts w:ascii="Times New Roman" w:eastAsia="仿宋_GB2312" w:hAnsi="Times New Roman" w:cs="Times New Roman"/>
                  <w:color w:val="000000" w:themeColor="text1"/>
                  <w:sz w:val="18"/>
                  <w:szCs w:val="18"/>
                  <w:lang w:eastAsia="zh-CN"/>
                  <w:rPrChange w:id="1590"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396868">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00E51051" w:rsidRPr="00A54EC0" w:rsidDel="00396868">
                <w:rPr>
                  <w:rFonts w:ascii="Times New Roman" w:eastAsia="仿宋_GB2312" w:hAnsi="Times New Roman" w:cs="Times New Roman"/>
                  <w:color w:val="000000" w:themeColor="text1"/>
                  <w:sz w:val="18"/>
                  <w:szCs w:val="18"/>
                  <w:lang w:eastAsia="zh-CN"/>
                </w:rPr>
                <w:delText>. Then</w:delText>
              </w:r>
              <w:r w:rsidR="00E51051" w:rsidRPr="00A54EC0" w:rsidDel="00396868">
                <w:rPr>
                  <w:rFonts w:ascii="Times New Roman" w:hAnsi="Times New Roman" w:cs="Times New Roman"/>
                  <w:color w:val="000000" w:themeColor="text1"/>
                  <w:sz w:val="18"/>
                  <w:szCs w:val="18"/>
                </w:rPr>
                <w:delText xml:space="preserve"> </w:delText>
              </w:r>
              <w:r w:rsidR="00E51051" w:rsidRPr="00473484" w:rsidDel="00396868">
                <w:rPr>
                  <w:rFonts w:ascii="Times New Roman" w:eastAsia="仿宋_GB2312" w:hAnsi="Times New Roman" w:cs="Times New Roman"/>
                  <w:color w:val="000000" w:themeColor="text1"/>
                  <w:sz w:val="18"/>
                  <w:szCs w:val="18"/>
                </w:rPr>
                <w:delText xml:space="preserve">Transfer the </w:delText>
              </w:r>
              <w:r w:rsidR="00E51051" w:rsidRPr="00473484" w:rsidDel="00396868">
                <w:rPr>
                  <w:rFonts w:ascii="Times New Roman" w:eastAsia="仿宋_GB2312" w:hAnsi="Times New Roman" w:cs="Times New Roman"/>
                  <w:color w:val="000000" w:themeColor="text1"/>
                  <w:sz w:val="18"/>
                  <w:szCs w:val="18"/>
                  <w:lang w:eastAsia="zh-CN"/>
                </w:rPr>
                <w:delText xml:space="preserve">DMF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591"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473484" w:rsidDel="00396868">
                <w:rPr>
                  <w:rFonts w:ascii="Times New Roman" w:eastAsia="仿宋_GB2312" w:hAnsi="Times New Roman" w:cs="Times New Roman"/>
                  <w:color w:val="000000" w:themeColor="text1"/>
                  <w:sz w:val="18"/>
                  <w:szCs w:val="18"/>
                  <w:lang w:eastAsia="zh-CN"/>
                  <w:rPrChange w:id="1592" w:author="Xuning Wei12232" w:date="2026-09-05T19:51:00Z">
                    <w:rPr>
                      <w:rFonts w:ascii="Times New Roman" w:eastAsia="仿宋_GB2312" w:hAnsi="Times New Roman" w:cs="Times New Roman"/>
                      <w:b/>
                      <w:color w:val="000000" w:themeColor="text1"/>
                      <w:sz w:val="18"/>
                      <w:szCs w:val="18"/>
                      <w:lang w:eastAsia="zh-CN"/>
                    </w:rPr>
                  </w:rPrChange>
                </w:rPr>
                <w:delText xml:space="preserve">. </w:delText>
              </w:r>
              <w:r w:rsidR="00E51051" w:rsidRPr="00A54EC0" w:rsidDel="00396868">
                <w:rPr>
                  <w:rFonts w:ascii="Times New Roman" w:eastAsia="仿宋_GB2312" w:hAnsi="Times New Roman" w:cs="Times New Roman"/>
                  <w:color w:val="000000" w:themeColor="text1"/>
                  <w:sz w:val="18"/>
                  <w:szCs w:val="18"/>
                </w:rPr>
                <w:delText>Bubble with nitrogen for 5±2 mi</w:delText>
              </w:r>
              <w:r w:rsidR="00E51051" w:rsidRPr="00A54EC0" w:rsidDel="00396868">
                <w:rPr>
                  <w:rFonts w:ascii="Times New Roman" w:eastAsia="仿宋_GB2312" w:hAnsi="Times New Roman" w:cs="Times New Roman"/>
                  <w:color w:val="auto"/>
                  <w:sz w:val="18"/>
                  <w:szCs w:val="18"/>
                </w:rPr>
                <w:delText>n, then start the stirrer. After stirring for 7±2 min, stop stirring, turn off the nitrogen. Drain until there is no obvious drip. Perform this operation for 3 times.</w:delText>
              </w:r>
            </w:del>
          </w:p>
        </w:tc>
      </w:tr>
      <w:tr w:rsidR="00C63277" w:rsidRPr="00473484" w:rsidDel="00396868" w14:paraId="7B3BD0A5" w14:textId="5C815EC1" w:rsidTr="0051270C">
        <w:trPr>
          <w:trHeight w:val="454"/>
          <w:del w:id="1593" w:author="Xuning Wei12232" w:date="2026-07-23T14:18:00Z"/>
          <w:trPrChange w:id="1594"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595"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6F1462CF" w14:textId="0E4F6E24" w:rsidR="00E51051" w:rsidRPr="00A54EC0" w:rsidDel="00396868" w:rsidRDefault="00E51051" w:rsidP="00285F3F">
            <w:pPr>
              <w:jc w:val="both"/>
              <w:rPr>
                <w:del w:id="1596" w:author="Xuning Wei12232" w:date="2026-07-23T14:18:00Z"/>
                <w:rFonts w:ascii="Times New Roman" w:eastAsia="仿宋_GB2312" w:hAnsi="Times New Roman" w:cs="Times New Roman"/>
                <w:b/>
                <w:color w:val="auto"/>
                <w:sz w:val="18"/>
                <w:szCs w:val="18"/>
                <w:lang w:eastAsia="zh-CN"/>
              </w:rPr>
            </w:pPr>
            <w:del w:id="1597" w:author="Xuning Wei12232" w:date="2026-07-23T14:18:00Z">
              <w:r w:rsidRPr="00A54EC0" w:rsidDel="00396868">
                <w:rPr>
                  <w:rFonts w:ascii="Times New Roman" w:eastAsia="仿宋_GB2312" w:hAnsi="Times New Roman" w:cs="Times New Roman"/>
                  <w:b/>
                  <w:color w:val="auto"/>
                  <w:sz w:val="18"/>
                  <w:szCs w:val="18"/>
                  <w:lang w:eastAsia="zh-CN"/>
                </w:rPr>
                <w:delText>69</w:delText>
              </w:r>
            </w:del>
          </w:p>
        </w:tc>
        <w:tc>
          <w:tcPr>
            <w:tcW w:w="670" w:type="pct"/>
            <w:tcBorders>
              <w:top w:val="single" w:sz="4" w:space="0" w:color="auto"/>
              <w:left w:val="single" w:sz="4" w:space="0" w:color="auto"/>
              <w:bottom w:val="single" w:sz="4" w:space="0" w:color="auto"/>
              <w:right w:val="single" w:sz="4" w:space="0" w:color="auto"/>
            </w:tcBorders>
            <w:vAlign w:val="center"/>
            <w:tcPrChange w:id="1598"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7C1F8613" w14:textId="18410E2F" w:rsidR="00E51051" w:rsidRPr="00473484" w:rsidDel="00396868" w:rsidRDefault="00E51051" w:rsidP="00285F3F">
            <w:pPr>
              <w:jc w:val="both"/>
              <w:rPr>
                <w:del w:id="1599" w:author="Xuning Wei12232" w:date="2026-07-23T14:18:00Z"/>
                <w:rFonts w:ascii="Times New Roman" w:eastAsia="仿宋_GB2312" w:hAnsi="Times New Roman" w:cs="Times New Roman"/>
                <w:color w:val="auto"/>
                <w:sz w:val="18"/>
                <w:szCs w:val="18"/>
              </w:rPr>
            </w:pPr>
            <w:del w:id="1600" w:author="Xuning Wei12232" w:date="2026-07-23T14:18:00Z">
              <w:r w:rsidRPr="00473484" w:rsidDel="00396868">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1601"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60676FE0" w14:textId="040C0751" w:rsidR="00E51051" w:rsidRPr="00A54EC0" w:rsidDel="00396868" w:rsidRDefault="00E51051" w:rsidP="00285F3F">
            <w:pPr>
              <w:jc w:val="both"/>
              <w:rPr>
                <w:del w:id="1602" w:author="Xuning Wei12232" w:date="2026-07-23T14:18:00Z"/>
                <w:rFonts w:ascii="Times New Roman" w:eastAsia="仿宋_GB2312" w:hAnsi="Times New Roman" w:cs="Times New Roman"/>
                <w:color w:val="auto"/>
                <w:sz w:val="18"/>
                <w:szCs w:val="18"/>
              </w:rPr>
            </w:pPr>
            <w:del w:id="1603" w:author="Xuning Wei12232" w:date="2026-07-23T14:18:00Z">
              <w:r w:rsidRPr="00473484" w:rsidDel="00396868">
                <w:rPr>
                  <w:rFonts w:ascii="Times New Roman" w:eastAsia="仿宋_GB2312" w:hAnsi="Times New Roman" w:cs="Times New Roman"/>
                  <w:color w:val="auto"/>
                  <w:sz w:val="18"/>
                  <w:szCs w:val="18"/>
                </w:rPr>
                <w:delText>Add</w:delText>
              </w:r>
              <w:r w:rsidRPr="00473484" w:rsidDel="00396868">
                <w:rPr>
                  <w:rFonts w:ascii="Times New Roman" w:eastAsia="仿宋_GB2312" w:hAnsi="Times New Roman" w:cs="Times New Roman"/>
                  <w:color w:val="auto"/>
                  <w:sz w:val="18"/>
                  <w:szCs w:val="18"/>
                  <w:lang w:eastAsia="zh-CN"/>
                </w:rPr>
                <w:delText xml:space="preserve"> </w:delText>
              </w:r>
              <w:r w:rsidR="00271FEB" w:rsidRPr="00473484" w:rsidDel="00396868">
                <w:rPr>
                  <w:rFonts w:ascii="Times New Roman" w:eastAsia="仿宋_GB2312" w:hAnsi="Times New Roman" w:cs="Times New Roman"/>
                  <w:bCs w:val="0"/>
                  <w:color w:val="0000FF"/>
                  <w:sz w:val="18"/>
                  <w:szCs w:val="18"/>
                  <w:lang w:eastAsia="zh-CN"/>
                </w:rPr>
                <w:delText xml:space="preserve">8.0 V 20% </w:delText>
              </w:r>
            </w:del>
            <w:del w:id="1604"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1605"/>
              <w:commentRangeStart w:id="1606"/>
              <w:commentRangeStart w:id="1607"/>
              <w:commentRangeStart w:id="1608"/>
              <w:r w:rsidRPr="00473484" w:rsidDel="00EE6870">
                <w:rPr>
                  <w:rFonts w:ascii="Times New Roman" w:eastAsia="仿宋_GB2312" w:hAnsi="Times New Roman" w:cs="Times New Roman"/>
                  <w:bCs w:val="0"/>
                  <w:color w:val="auto"/>
                  <w:sz w:val="18"/>
                  <w:szCs w:val="18"/>
                  <w:lang w:eastAsia="zh-CN"/>
                </w:rPr>
                <w:delText xml:space="preserve"> </w:delText>
              </w:r>
            </w:del>
            <w:commentRangeEnd w:id="1605"/>
            <w:del w:id="1609" w:author="Xuning Wei12232" w:date="2026-07-23T14:18:00Z">
              <w:r w:rsidRPr="00A54EC0" w:rsidDel="00396868">
                <w:rPr>
                  <w:rStyle w:val="aff1"/>
                  <w:rFonts w:ascii="Times New Roman" w:eastAsia="仿宋_GB2312" w:hAnsi="Times New Roman" w:cs="Times New Roman"/>
                  <w:bCs w:val="0"/>
                  <w:color w:val="0000FF"/>
                  <w:sz w:val="18"/>
                  <w:szCs w:val="18"/>
                  <w:lang w:eastAsia="zh-CN"/>
                </w:rPr>
                <w:commentReference w:id="1605"/>
              </w:r>
              <w:commentRangeEnd w:id="1606"/>
              <w:r w:rsidRPr="00A54EC0" w:rsidDel="00396868">
                <w:rPr>
                  <w:rStyle w:val="aff1"/>
                  <w:rFonts w:ascii="Times New Roman" w:eastAsia="仿宋_GB2312" w:hAnsi="Times New Roman" w:cs="Times New Roman"/>
                  <w:bCs w:val="0"/>
                  <w:color w:val="0000FF"/>
                  <w:sz w:val="18"/>
                  <w:szCs w:val="18"/>
                  <w:lang w:eastAsia="zh-CN"/>
                </w:rPr>
                <w:commentReference w:id="1606"/>
              </w:r>
              <w:commentRangeEnd w:id="1607"/>
              <w:r w:rsidRPr="00A54EC0" w:rsidDel="00396868">
                <w:rPr>
                  <w:rStyle w:val="aff1"/>
                  <w:rFonts w:ascii="Times New Roman" w:eastAsia="仿宋_GB2312" w:hAnsi="Times New Roman" w:cs="Times New Roman"/>
                  <w:bCs w:val="0"/>
                  <w:color w:val="0000FF"/>
                  <w:sz w:val="18"/>
                  <w:szCs w:val="18"/>
                  <w:lang w:eastAsia="zh-CN"/>
                </w:rPr>
                <w:commentReference w:id="1607"/>
              </w:r>
              <w:commentRangeEnd w:id="1608"/>
              <w:r w:rsidRPr="00473484" w:rsidDel="00396868">
                <w:rPr>
                  <w:rStyle w:val="aff1"/>
                  <w:rFonts w:ascii="Times New Roman" w:eastAsia="仿宋_GB2312" w:hAnsi="Times New Roman" w:cs="Times New Roman"/>
                  <w:bCs w:val="0"/>
                  <w:color w:val="0000FF"/>
                  <w:sz w:val="18"/>
                  <w:szCs w:val="18"/>
                  <w:lang w:eastAsia="zh-CN"/>
                </w:rPr>
                <w:commentReference w:id="1608"/>
              </w:r>
              <w:r w:rsidR="00630916" w:rsidRPr="00A54EC0" w:rsidDel="00396868">
                <w:rPr>
                  <w:rFonts w:ascii="Times New Roman" w:eastAsia="仿宋_GB2312" w:hAnsi="Times New Roman" w:cs="Times New Roman"/>
                  <w:bCs w:val="0"/>
                  <w:color w:val="0000FF"/>
                  <w:sz w:val="18"/>
                  <w:szCs w:val="18"/>
                  <w:lang w:eastAsia="zh-CN"/>
                </w:rPr>
                <w:delText>(7.448 kg/kg</w:delText>
              </w:r>
              <w:r w:rsidRPr="00A54EC0" w:rsidDel="00396868">
                <w:rPr>
                  <w:rFonts w:ascii="Times New Roman" w:eastAsia="仿宋_GB2312" w:hAnsi="Times New Roman" w:cs="Times New Roman"/>
                  <w:bCs w:val="0"/>
                  <w:color w:val="auto"/>
                  <w:sz w:val="18"/>
                  <w:szCs w:val="18"/>
                  <w:lang w:eastAsia="zh-CN"/>
                </w:rPr>
                <w:delText xml:space="preserve">) </w:delText>
              </w:r>
              <w:r w:rsidRPr="00A54EC0" w:rsidDel="00396868">
                <w:rPr>
                  <w:rFonts w:ascii="Times New Roman" w:eastAsia="仿宋_GB2312" w:hAnsi="Times New Roman" w:cs="Times New Roman"/>
                  <w:color w:val="auto"/>
                  <w:sz w:val="18"/>
                  <w:szCs w:val="18"/>
                </w:rPr>
                <w:delText>into</w:delText>
              </w:r>
              <w:r w:rsidRPr="00473484" w:rsidDel="00396868">
                <w:rPr>
                  <w:rFonts w:ascii="Times New Roman" w:eastAsia="仿宋_GB2312" w:hAnsi="Times New Roman" w:cs="Times New Roman"/>
                  <w:color w:val="auto"/>
                  <w:sz w:val="18"/>
                  <w:szCs w:val="18"/>
                  <w:rPrChange w:id="1610"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396868">
                <w:rPr>
                  <w:rFonts w:ascii="Times New Roman" w:eastAsia="仿宋_GB2312" w:hAnsi="Times New Roman" w:cs="Times New Roman"/>
                  <w:color w:val="auto"/>
                  <w:sz w:val="18"/>
                  <w:szCs w:val="18"/>
                </w:rPr>
                <w:delText xml:space="preserve">. Bubble with nitrogen for 5±2min, then start the stirrer, adjust to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After stirring for 2h±15 min (target: 2h) at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stop stirring, turn off the nitrogen. Drain until there is no obvious drip. Move to next operation.</w:delText>
              </w:r>
            </w:del>
          </w:p>
        </w:tc>
      </w:tr>
      <w:tr w:rsidR="00C63277" w:rsidRPr="00473484" w:rsidDel="00396868" w14:paraId="5F6055E4" w14:textId="0A579ED5" w:rsidTr="0051270C">
        <w:trPr>
          <w:trHeight w:val="454"/>
          <w:del w:id="1611" w:author="Xuning Wei12232" w:date="2026-07-23T14:18:00Z"/>
          <w:trPrChange w:id="1612"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613"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2E91AF60" w14:textId="6A1CF205" w:rsidR="00E51051" w:rsidRPr="00A54EC0" w:rsidDel="00396868" w:rsidRDefault="00E51051" w:rsidP="00285F3F">
            <w:pPr>
              <w:jc w:val="both"/>
              <w:rPr>
                <w:del w:id="1614" w:author="Xuning Wei12232" w:date="2026-07-23T14:18:00Z"/>
                <w:rFonts w:ascii="Times New Roman" w:eastAsia="仿宋_GB2312" w:hAnsi="Times New Roman" w:cs="Times New Roman"/>
                <w:b/>
                <w:color w:val="auto"/>
                <w:sz w:val="18"/>
                <w:szCs w:val="18"/>
                <w:lang w:eastAsia="zh-CN"/>
              </w:rPr>
            </w:pPr>
            <w:del w:id="1615" w:author="Xuning Wei12232" w:date="2026-07-23T14:18:00Z">
              <w:r w:rsidRPr="00A54EC0" w:rsidDel="00396868">
                <w:rPr>
                  <w:rFonts w:ascii="Times New Roman" w:eastAsia="仿宋_GB2312" w:hAnsi="Times New Roman" w:cs="Times New Roman"/>
                  <w:b/>
                  <w:color w:val="auto"/>
                  <w:sz w:val="18"/>
                  <w:szCs w:val="18"/>
                  <w:lang w:eastAsia="zh-CN"/>
                </w:rPr>
                <w:delText>70</w:delText>
              </w:r>
            </w:del>
          </w:p>
        </w:tc>
        <w:tc>
          <w:tcPr>
            <w:tcW w:w="670" w:type="pct"/>
            <w:tcBorders>
              <w:top w:val="single" w:sz="4" w:space="0" w:color="auto"/>
              <w:left w:val="single" w:sz="4" w:space="0" w:color="auto"/>
              <w:bottom w:val="single" w:sz="4" w:space="0" w:color="auto"/>
              <w:right w:val="single" w:sz="4" w:space="0" w:color="auto"/>
            </w:tcBorders>
            <w:vAlign w:val="center"/>
            <w:tcPrChange w:id="1616"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601BCFC" w14:textId="737D96D6" w:rsidR="00E51051" w:rsidRPr="00473484" w:rsidDel="00396868" w:rsidRDefault="00E51051" w:rsidP="00285F3F">
            <w:pPr>
              <w:jc w:val="both"/>
              <w:rPr>
                <w:del w:id="1617" w:author="Xuning Wei12232" w:date="2026-07-23T14:18:00Z"/>
                <w:rFonts w:ascii="Times New Roman" w:eastAsia="仿宋_GB2312" w:hAnsi="Times New Roman" w:cs="Times New Roman"/>
                <w:color w:val="auto"/>
                <w:sz w:val="18"/>
                <w:szCs w:val="18"/>
              </w:rPr>
            </w:pPr>
            <w:del w:id="1618" w:author="Xuning Wei12232" w:date="2026-07-23T14:18:00Z">
              <w:r w:rsidRPr="00473484" w:rsidDel="00396868">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619"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2BBBD17C" w14:textId="701C578D" w:rsidR="00E51051" w:rsidRPr="00A54EC0" w:rsidDel="00396868" w:rsidRDefault="00ED7347" w:rsidP="00285F3F">
            <w:pPr>
              <w:jc w:val="both"/>
              <w:rPr>
                <w:del w:id="1620" w:author="Xuning Wei12232" w:date="2026-07-23T14:18:00Z"/>
                <w:rFonts w:ascii="Times New Roman" w:eastAsia="仿宋_GB2312" w:hAnsi="Times New Roman" w:cs="Times New Roman"/>
                <w:color w:val="000000" w:themeColor="text1"/>
                <w:sz w:val="18"/>
                <w:szCs w:val="18"/>
              </w:rPr>
            </w:pPr>
            <w:del w:id="1621"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10.0 V</w:delText>
              </w:r>
              <w:r w:rsidRPr="00473484" w:rsidDel="00396868">
                <w:rPr>
                  <w:rFonts w:ascii="Times New Roman" w:eastAsia="仿宋_GB2312" w:hAnsi="Times New Roman" w:cs="Times New Roman"/>
                  <w:color w:val="000000" w:themeColor="text1"/>
                  <w:sz w:val="18"/>
                  <w:szCs w:val="18"/>
                </w:rPr>
                <w:delText xml:space="preserve"> Isopropyl Acetate (8.730 kg/kg)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622"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A54EC0" w:rsidDel="00396868">
                <w:rPr>
                  <w:rFonts w:ascii="Times New Roman" w:eastAsia="仿宋_GB2312" w:hAnsi="Times New Roman" w:cs="Times New Roman"/>
                  <w:color w:val="000000" w:themeColor="text1"/>
                  <w:sz w:val="18"/>
                  <w:szCs w:val="18"/>
                </w:rPr>
                <w:delText xml:space="preserve"> Bubble with nitrogen for 5±2min, then start the stirrer. After stirring for 5±2 min, stop stirring, turn off the nitrogen. Drain until there is no obvious drip. Perform this operation for 4 times. Move to next operation. </w:delText>
              </w:r>
            </w:del>
          </w:p>
        </w:tc>
      </w:tr>
      <w:tr w:rsidR="00C63277" w:rsidRPr="00473484" w:rsidDel="00396868" w14:paraId="41A8DD89" w14:textId="2D491DC9" w:rsidTr="0051270C">
        <w:trPr>
          <w:trHeight w:val="454"/>
          <w:del w:id="1623" w:author="Xuning Wei12232" w:date="2026-07-23T14:18:00Z"/>
          <w:trPrChange w:id="1624"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625"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59857534" w14:textId="5E75065A" w:rsidR="00E51051" w:rsidRPr="00A54EC0" w:rsidDel="00396868" w:rsidRDefault="00E51051" w:rsidP="00285F3F">
            <w:pPr>
              <w:jc w:val="both"/>
              <w:rPr>
                <w:del w:id="1626" w:author="Xuning Wei12232" w:date="2026-07-23T14:18:00Z"/>
                <w:rFonts w:ascii="Times New Roman" w:eastAsia="仿宋_GB2312" w:hAnsi="Times New Roman" w:cs="Times New Roman"/>
                <w:b/>
                <w:color w:val="auto"/>
                <w:sz w:val="18"/>
                <w:szCs w:val="18"/>
                <w:lang w:eastAsia="zh-CN"/>
              </w:rPr>
            </w:pPr>
            <w:del w:id="1627" w:author="Xuning Wei12232" w:date="2026-07-23T14:18:00Z">
              <w:r w:rsidRPr="00A54EC0" w:rsidDel="00396868">
                <w:rPr>
                  <w:rFonts w:ascii="Times New Roman" w:eastAsia="仿宋_GB2312" w:hAnsi="Times New Roman" w:cs="Times New Roman"/>
                  <w:b/>
                  <w:color w:val="auto"/>
                  <w:sz w:val="18"/>
                  <w:szCs w:val="18"/>
                  <w:lang w:eastAsia="zh-CN"/>
                </w:rPr>
                <w:delText>71</w:delText>
              </w:r>
            </w:del>
          </w:p>
        </w:tc>
        <w:tc>
          <w:tcPr>
            <w:tcW w:w="670" w:type="pct"/>
            <w:tcBorders>
              <w:top w:val="single" w:sz="4" w:space="0" w:color="auto"/>
              <w:left w:val="single" w:sz="4" w:space="0" w:color="auto"/>
              <w:bottom w:val="single" w:sz="4" w:space="0" w:color="auto"/>
              <w:right w:val="single" w:sz="4" w:space="0" w:color="auto"/>
            </w:tcBorders>
            <w:vAlign w:val="center"/>
            <w:tcPrChange w:id="1628"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6FEE2068" w14:textId="683051A2" w:rsidR="00E51051" w:rsidRPr="00473484" w:rsidDel="00396868" w:rsidRDefault="00E51051" w:rsidP="00285F3F">
            <w:pPr>
              <w:jc w:val="both"/>
              <w:rPr>
                <w:del w:id="1629" w:author="Xuning Wei12232" w:date="2026-07-23T14:18:00Z"/>
                <w:rFonts w:ascii="Times New Roman" w:eastAsia="仿宋_GB2312" w:hAnsi="Times New Roman" w:cs="Times New Roman"/>
                <w:color w:val="auto"/>
                <w:sz w:val="18"/>
                <w:szCs w:val="18"/>
              </w:rPr>
            </w:pPr>
            <w:del w:id="1630" w:author="Xuning Wei12232" w:date="2026-07-23T14:18: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631"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1D5E31CA" w14:textId="31F8B51E" w:rsidR="00E51051" w:rsidRPr="00473484" w:rsidDel="00396868" w:rsidRDefault="00ED7347" w:rsidP="00285F3F">
            <w:pPr>
              <w:jc w:val="both"/>
              <w:rPr>
                <w:del w:id="1632" w:author="Xuning Wei12232" w:date="2026-07-23T14:18:00Z"/>
                <w:rFonts w:ascii="Times New Roman" w:eastAsia="仿宋_GB2312" w:hAnsi="Times New Roman" w:cs="Times New Roman"/>
                <w:color w:val="000000" w:themeColor="text1"/>
                <w:sz w:val="18"/>
                <w:szCs w:val="18"/>
              </w:rPr>
            </w:pPr>
            <w:del w:id="1633" w:author="Xuning Wei12232" w:date="2026-07-23T14:18: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6D4D7C22" w14:textId="77777777" w:rsidTr="0051270C">
        <w:trPr>
          <w:trHeight w:val="454"/>
          <w:trPrChange w:id="1634"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635"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69156D2D" w14:textId="115AFE4F" w:rsidR="00E51051" w:rsidRPr="00A54EC0" w:rsidRDefault="00E51051" w:rsidP="00285F3F">
            <w:pPr>
              <w:jc w:val="both"/>
              <w:rPr>
                <w:rFonts w:ascii="Times New Roman" w:eastAsia="仿宋_GB2312" w:hAnsi="Times New Roman" w:cs="Times New Roman"/>
                <w:b/>
                <w:color w:val="auto"/>
                <w:sz w:val="18"/>
                <w:szCs w:val="18"/>
                <w:lang w:eastAsia="zh-CN"/>
              </w:rPr>
            </w:pPr>
            <w:del w:id="1636" w:author="Xuning Wei12232" w:date="2026-07-23T15:39:00Z">
              <w:r w:rsidRPr="00A54EC0" w:rsidDel="006C469E">
                <w:rPr>
                  <w:rFonts w:ascii="Times New Roman" w:eastAsia="仿宋_GB2312" w:hAnsi="Times New Roman" w:cs="Times New Roman"/>
                  <w:b/>
                  <w:color w:val="auto"/>
                  <w:sz w:val="18"/>
                  <w:szCs w:val="18"/>
                  <w:lang w:eastAsia="zh-CN"/>
                </w:rPr>
                <w:delText>72</w:delText>
              </w:r>
            </w:del>
            <w:ins w:id="1637" w:author="Xuning Wei12232" w:date="2026-07-23T15:40:00Z">
              <w:r w:rsidR="006C469E" w:rsidRPr="00A54EC0">
                <w:rPr>
                  <w:rFonts w:ascii="Times New Roman" w:eastAsia="仿宋_GB2312" w:hAnsi="Times New Roman" w:cs="Times New Roman"/>
                  <w:b/>
                  <w:color w:val="auto"/>
                  <w:sz w:val="18"/>
                  <w:szCs w:val="18"/>
                  <w:lang w:eastAsia="zh-CN"/>
                </w:rPr>
                <w:t>34</w:t>
              </w:r>
            </w:ins>
          </w:p>
        </w:tc>
        <w:tc>
          <w:tcPr>
            <w:tcW w:w="670" w:type="pct"/>
            <w:tcBorders>
              <w:top w:val="single" w:sz="4" w:space="0" w:color="auto"/>
              <w:left w:val="single" w:sz="4" w:space="0" w:color="auto"/>
              <w:bottom w:val="single" w:sz="4" w:space="0" w:color="auto"/>
              <w:right w:val="single" w:sz="4" w:space="0" w:color="auto"/>
            </w:tcBorders>
            <w:vAlign w:val="center"/>
            <w:tcPrChange w:id="1638"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760A4AE2" w14:textId="18CD4B2A"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-L-</w:t>
            </w:r>
            <w:proofErr w:type="spellStart"/>
            <w:r w:rsidRPr="00473484">
              <w:rPr>
                <w:rFonts w:ascii="Times New Roman" w:eastAsia="仿宋_GB2312" w:hAnsi="Times New Roman" w:cs="Times New Roman"/>
                <w:color w:val="auto"/>
                <w:sz w:val="18"/>
                <w:szCs w:val="18"/>
                <w:lang w:eastAsia="zh-CN"/>
              </w:rPr>
              <w:t>Glu</w:t>
            </w:r>
            <w:proofErr w:type="spellEnd"/>
            <w:r w:rsidRPr="00473484">
              <w:rPr>
                <w:rFonts w:ascii="Times New Roman" w:eastAsia="仿宋_GB2312" w:hAnsi="Times New Roman" w:cs="Times New Roman"/>
                <w:color w:val="auto"/>
                <w:sz w:val="18"/>
                <w:szCs w:val="18"/>
                <w:lang w:eastAsia="zh-CN"/>
              </w:rPr>
              <w:t>(</w:t>
            </w:r>
            <w:proofErr w:type="spellStart"/>
            <w:r w:rsidRPr="00473484">
              <w:rPr>
                <w:rFonts w:ascii="Times New Roman" w:eastAsia="仿宋_GB2312" w:hAnsi="Times New Roman" w:cs="Times New Roman"/>
                <w:color w:val="auto"/>
                <w:sz w:val="18"/>
                <w:szCs w:val="18"/>
                <w:lang w:eastAsia="zh-CN"/>
              </w:rPr>
              <w:t>OtBu</w:t>
            </w:r>
            <w:proofErr w:type="spellEnd"/>
            <w:r w:rsidRPr="00473484">
              <w:rPr>
                <w:rFonts w:ascii="Times New Roman" w:eastAsia="仿宋_GB2312" w:hAnsi="Times New Roman" w:cs="Times New Roman"/>
                <w:color w:val="auto"/>
                <w:sz w:val="18"/>
                <w:szCs w:val="18"/>
                <w:lang w:eastAsia="zh-CN"/>
              </w:rPr>
              <w:t>)-OH·H</w:t>
            </w:r>
            <w:r w:rsidRPr="00473484">
              <w:rPr>
                <w:rFonts w:ascii="Times New Roman" w:eastAsia="仿宋_GB2312" w:hAnsi="Times New Roman" w:cs="Times New Roman"/>
                <w:color w:val="auto"/>
                <w:sz w:val="18"/>
                <w:szCs w:val="18"/>
                <w:vertAlign w:val="subscript"/>
                <w:lang w:eastAsia="zh-CN"/>
              </w:rPr>
              <w:t>2</w:t>
            </w:r>
            <w:r w:rsidRPr="00473484">
              <w:rPr>
                <w:rFonts w:ascii="Times New Roman" w:eastAsia="仿宋_GB2312" w:hAnsi="Times New Roman" w:cs="Times New Roman"/>
                <w:color w:val="auto"/>
                <w:sz w:val="18"/>
                <w:szCs w:val="18"/>
                <w:lang w:eastAsia="zh-CN"/>
              </w:rPr>
              <w:t>O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1639"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03E7C3C1" w14:textId="5C95B309" w:rsidR="00E51051" w:rsidRPr="00473484" w:rsidRDefault="000F5504" w:rsidP="00285F3F">
            <w:pPr>
              <w:jc w:val="both"/>
              <w:rPr>
                <w:rFonts w:ascii="Times New Roman" w:eastAsia="等线" w:hAnsi="Times New Roman" w:cs="Times New Roman"/>
                <w:bCs w:val="0"/>
                <w:color w:val="auto"/>
                <w:kern w:val="0"/>
                <w:sz w:val="18"/>
                <w:szCs w:val="18"/>
                <w:lang w:eastAsia="zh-CN"/>
              </w:rPr>
            </w:pPr>
            <w:ins w:id="1640" w:author="Xuning Wei12232" w:date="2026-07-27T00:57:00Z">
              <w:r w:rsidRPr="00473484">
                <w:rPr>
                  <w:rFonts w:ascii="Times New Roman" w:eastAsia="等线" w:hAnsi="Times New Roman" w:cs="Times New Roman"/>
                  <w:color w:val="auto"/>
                  <w:sz w:val="18"/>
                  <w:szCs w:val="18"/>
                </w:rPr>
                <w:t xml:space="preserve">1. </w:t>
              </w:r>
            </w:ins>
            <w:r w:rsidR="00E51051" w:rsidRPr="00473484">
              <w:rPr>
                <w:rFonts w:ascii="Times New Roman" w:eastAsia="等线" w:hAnsi="Times New Roman" w:cs="Times New Roman"/>
                <w:color w:val="auto"/>
                <w:sz w:val="18"/>
                <w:szCs w:val="18"/>
              </w:rPr>
              <w:t>Add</w:t>
            </w:r>
            <w:r w:rsidR="00695BBA" w:rsidRPr="00473484">
              <w:rPr>
                <w:rFonts w:ascii="Times New Roman" w:eastAsia="等线" w:hAnsi="Times New Roman" w:cs="Times New Roman"/>
                <w:color w:val="000000" w:themeColor="text1"/>
                <w:sz w:val="18"/>
                <w:szCs w:val="18"/>
              </w:rPr>
              <w:t xml:space="preserve"> </w:t>
            </w:r>
            <w:r w:rsidR="00271FEB" w:rsidRPr="00473484">
              <w:rPr>
                <w:rFonts w:ascii="Times New Roman" w:eastAsia="等线" w:hAnsi="Times New Roman" w:cs="Times New Roman"/>
                <w:color w:val="000000" w:themeColor="text1"/>
                <w:sz w:val="18"/>
                <w:szCs w:val="18"/>
                <w:lang w:eastAsia="zh-CN"/>
              </w:rPr>
              <w:t>5.0 V DMF</w:t>
            </w:r>
            <w:r w:rsidR="009C4EAF" w:rsidRPr="00473484">
              <w:rPr>
                <w:rFonts w:ascii="Times New Roman" w:eastAsia="等线" w:hAnsi="Times New Roman" w:cs="Times New Roman"/>
                <w:color w:val="000000" w:themeColor="text1"/>
                <w:sz w:val="18"/>
                <w:szCs w:val="18"/>
                <w:lang w:eastAsia="zh-CN"/>
              </w:rPr>
              <w:t xml:space="preserve"> (4.740 kg/kg)</w:t>
            </w:r>
            <w:r w:rsidR="00695BBA" w:rsidRPr="00473484">
              <w:rPr>
                <w:rFonts w:ascii="Times New Roman" w:eastAsia="等线" w:hAnsi="Times New Roman" w:cs="Times New Roman"/>
                <w:color w:val="000000" w:themeColor="text1"/>
                <w:sz w:val="18"/>
                <w:szCs w:val="18"/>
              </w:rPr>
              <w:t xml:space="preserve"> </w:t>
            </w:r>
            <w:r w:rsidR="00E51051" w:rsidRPr="00473484">
              <w:rPr>
                <w:rFonts w:ascii="Times New Roman" w:eastAsia="等线" w:hAnsi="Times New Roman" w:cs="Times New Roman"/>
                <w:color w:val="000000" w:themeColor="text1"/>
                <w:sz w:val="18"/>
                <w:szCs w:val="18"/>
              </w:rPr>
              <w:t>into</w:t>
            </w:r>
            <w:r w:rsidR="00E51051" w:rsidRPr="00473484">
              <w:rPr>
                <w:rFonts w:ascii="Times New Roman" w:eastAsia="等线" w:hAnsi="Times New Roman" w:cs="Times New Roman"/>
                <w:color w:val="auto"/>
                <w:sz w:val="18"/>
                <w:szCs w:val="18"/>
              </w:rPr>
              <w:t xml:space="preserve"> </w:t>
            </w:r>
            <w:r w:rsidR="00E51051" w:rsidRPr="00473484">
              <w:rPr>
                <w:rFonts w:ascii="Times New Roman" w:eastAsia="仿宋_GB2312" w:hAnsi="Times New Roman" w:cs="Times New Roman"/>
                <w:color w:val="auto"/>
                <w:sz w:val="18"/>
                <w:szCs w:val="18"/>
                <w:rPrChange w:id="1641" w:author="Xuning Wei12232" w:date="2026-09-05T19:51:00Z">
                  <w:rPr>
                    <w:rFonts w:ascii="Times New Roman" w:eastAsia="仿宋_GB2312" w:hAnsi="Times New Roman" w:cs="Times New Roman"/>
                    <w:b/>
                    <w:color w:val="auto"/>
                    <w:sz w:val="18"/>
                    <w:szCs w:val="18"/>
                  </w:rPr>
                </w:rPrChange>
              </w:rPr>
              <w:t>TJ4S-1213-Sy15</w:t>
            </w:r>
            <w:r w:rsidR="00E51051" w:rsidRPr="00473484">
              <w:rPr>
                <w:rFonts w:ascii="Times New Roman" w:eastAsia="仿宋_GB2312" w:hAnsi="Times New Roman" w:cs="Times New Roman"/>
                <w:color w:val="auto"/>
                <w:sz w:val="18"/>
                <w:szCs w:val="18"/>
                <w:lang w:eastAsia="zh-CN"/>
                <w:rPrChange w:id="1642" w:author="Xuning Wei12232" w:date="2026-09-05T19:51:00Z">
                  <w:rPr>
                    <w:rFonts w:ascii="Times New Roman" w:eastAsia="仿宋_GB2312" w:hAnsi="Times New Roman" w:cs="Times New Roman"/>
                    <w:b/>
                    <w:color w:val="auto"/>
                    <w:sz w:val="18"/>
                    <w:szCs w:val="18"/>
                    <w:lang w:eastAsia="zh-CN"/>
                  </w:rPr>
                </w:rPrChange>
              </w:rPr>
              <w:t>-R01</w:t>
            </w:r>
            <w:r w:rsidR="00E51051" w:rsidRPr="00A54EC0">
              <w:rPr>
                <w:rFonts w:ascii="Times New Roman" w:eastAsia="等线" w:hAnsi="Times New Roman" w:cs="Times New Roman"/>
                <w:color w:val="auto"/>
                <w:sz w:val="18"/>
                <w:szCs w:val="18"/>
              </w:rPr>
              <w:t xml:space="preserve">. Start the stirrer. Then add </w:t>
            </w:r>
            <w:r w:rsidR="00630916" w:rsidRPr="00A54EC0">
              <w:rPr>
                <w:rFonts w:ascii="Times New Roman" w:eastAsia="等线" w:hAnsi="Times New Roman" w:cs="Times New Roman"/>
                <w:color w:val="0000FF"/>
                <w:sz w:val="18"/>
                <w:szCs w:val="18"/>
              </w:rPr>
              <w:t xml:space="preserve">2.0 eq. </w:t>
            </w:r>
            <w:commentRangeStart w:id="1643"/>
            <w:commentRangeStart w:id="1644"/>
            <w:proofErr w:type="spellStart"/>
            <w:r w:rsidR="00E51051" w:rsidRPr="00473484">
              <w:rPr>
                <w:rFonts w:ascii="Times New Roman" w:eastAsia="等线" w:hAnsi="Times New Roman" w:cs="Times New Roman"/>
                <w:color w:val="0000FF"/>
                <w:sz w:val="18"/>
                <w:szCs w:val="18"/>
                <w:lang w:eastAsia="zh-CN"/>
              </w:rPr>
              <w:t>F</w:t>
            </w:r>
            <w:r w:rsidR="00E51051" w:rsidRPr="00473484">
              <w:rPr>
                <w:rFonts w:ascii="Times New Roman" w:eastAsia="等线" w:hAnsi="Times New Roman" w:cs="Times New Roman"/>
                <w:color w:val="auto"/>
                <w:sz w:val="18"/>
                <w:szCs w:val="18"/>
                <w:lang w:eastAsia="zh-CN"/>
              </w:rPr>
              <w:t>moc</w:t>
            </w:r>
            <w:proofErr w:type="spellEnd"/>
            <w:r w:rsidR="00E51051" w:rsidRPr="00473484">
              <w:rPr>
                <w:rFonts w:ascii="Times New Roman" w:eastAsia="等线" w:hAnsi="Times New Roman" w:cs="Times New Roman"/>
                <w:color w:val="auto"/>
                <w:sz w:val="18"/>
                <w:szCs w:val="18"/>
                <w:lang w:eastAsia="zh-CN"/>
              </w:rPr>
              <w:t>-L-</w:t>
            </w:r>
            <w:proofErr w:type="spellStart"/>
            <w:proofErr w:type="gramStart"/>
            <w:r w:rsidR="00E51051" w:rsidRPr="00473484">
              <w:rPr>
                <w:rFonts w:ascii="Times New Roman" w:eastAsia="等线" w:hAnsi="Times New Roman" w:cs="Times New Roman"/>
                <w:color w:val="auto"/>
                <w:sz w:val="18"/>
                <w:szCs w:val="18"/>
                <w:lang w:eastAsia="zh-CN"/>
              </w:rPr>
              <w:t>Glu</w:t>
            </w:r>
            <w:proofErr w:type="spellEnd"/>
            <w:r w:rsidR="00E51051" w:rsidRPr="00473484">
              <w:rPr>
                <w:rFonts w:ascii="Times New Roman" w:eastAsia="等线" w:hAnsi="Times New Roman" w:cs="Times New Roman"/>
                <w:color w:val="auto"/>
                <w:sz w:val="18"/>
                <w:szCs w:val="18"/>
                <w:lang w:eastAsia="zh-CN"/>
              </w:rPr>
              <w:t>(</w:t>
            </w:r>
            <w:proofErr w:type="spellStart"/>
            <w:proofErr w:type="gramEnd"/>
            <w:r w:rsidR="00E51051" w:rsidRPr="00473484">
              <w:rPr>
                <w:rFonts w:ascii="Times New Roman" w:eastAsia="等线" w:hAnsi="Times New Roman" w:cs="Times New Roman"/>
                <w:color w:val="auto"/>
                <w:sz w:val="18"/>
                <w:szCs w:val="18"/>
                <w:lang w:eastAsia="zh-CN"/>
              </w:rPr>
              <w:t>OtBu</w:t>
            </w:r>
            <w:proofErr w:type="spellEnd"/>
            <w:r w:rsidR="00E51051" w:rsidRPr="00473484">
              <w:rPr>
                <w:rFonts w:ascii="Times New Roman" w:eastAsia="等线" w:hAnsi="Times New Roman" w:cs="Times New Roman"/>
                <w:color w:val="auto"/>
                <w:sz w:val="18"/>
                <w:szCs w:val="18"/>
                <w:lang w:eastAsia="zh-CN"/>
              </w:rPr>
              <w:t>)-OH·H</w:t>
            </w:r>
            <w:r w:rsidR="00E51051" w:rsidRPr="00473484">
              <w:rPr>
                <w:rFonts w:ascii="Times New Roman" w:eastAsia="等线" w:hAnsi="Times New Roman" w:cs="Times New Roman"/>
                <w:color w:val="auto"/>
                <w:sz w:val="18"/>
                <w:szCs w:val="18"/>
                <w:vertAlign w:val="subscript"/>
                <w:lang w:eastAsia="zh-CN"/>
              </w:rPr>
              <w:t>2</w:t>
            </w:r>
            <w:r w:rsidR="00E51051" w:rsidRPr="00473484">
              <w:rPr>
                <w:rFonts w:ascii="Times New Roman" w:eastAsia="等线" w:hAnsi="Times New Roman" w:cs="Times New Roman"/>
                <w:color w:val="auto"/>
                <w:sz w:val="18"/>
                <w:szCs w:val="18"/>
                <w:lang w:eastAsia="zh-CN"/>
              </w:rPr>
              <w:t>O</w:t>
            </w:r>
            <w:commentRangeEnd w:id="1643"/>
            <w:r w:rsidR="00E51051" w:rsidRPr="00A54EC0">
              <w:rPr>
                <w:rStyle w:val="aff1"/>
                <w:rFonts w:ascii="Times New Roman" w:eastAsia="等线" w:hAnsi="Times New Roman" w:cs="Times New Roman"/>
                <w:color w:val="auto"/>
                <w:sz w:val="18"/>
                <w:szCs w:val="18"/>
              </w:rPr>
              <w:commentReference w:id="1643"/>
            </w:r>
            <w:commentRangeEnd w:id="1644"/>
            <w:r w:rsidR="00E51051" w:rsidRPr="00A54EC0">
              <w:rPr>
                <w:rStyle w:val="aff1"/>
                <w:rFonts w:ascii="Times New Roman" w:eastAsia="等线" w:hAnsi="Times New Roman" w:cs="Times New Roman"/>
                <w:color w:val="auto"/>
                <w:sz w:val="18"/>
                <w:szCs w:val="18"/>
              </w:rPr>
              <w:commentReference w:id="1644"/>
            </w:r>
            <w:r w:rsidR="00E51051" w:rsidRPr="00A54EC0">
              <w:rPr>
                <w:rFonts w:ascii="Times New Roman" w:eastAsia="等线" w:hAnsi="Times New Roman" w:cs="Times New Roman"/>
                <w:color w:val="auto"/>
                <w:sz w:val="18"/>
                <w:szCs w:val="18"/>
              </w:rPr>
              <w:t xml:space="preserve">. </w:t>
            </w:r>
            <w:del w:id="1645" w:author="Xuning Wei12232" w:date="2026-09-05T19:50:00Z">
              <w:r w:rsidR="00E51051" w:rsidRPr="00A54EC0" w:rsidDel="00473484">
                <w:rPr>
                  <w:rFonts w:ascii="Times New Roman" w:eastAsia="等线" w:hAnsi="Times New Roman" w:cs="Times New Roman"/>
                  <w:color w:val="auto"/>
                  <w:sz w:val="18"/>
                  <w:szCs w:val="18"/>
                </w:rPr>
                <w:delText>Stir until dissolved clearly by visual check.</w:delText>
              </w:r>
            </w:del>
            <w:ins w:id="1646" w:author="Xuning Wei12232" w:date="2026-09-05T19:50:00Z">
              <w:r w:rsidR="00473484" w:rsidRPr="00A54EC0">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auto"/>
                <w:sz w:val="18"/>
                <w:szCs w:val="18"/>
                <w:lang w:eastAsia="zh-CN"/>
              </w:rPr>
              <w:t xml:space="preserve"> </w:t>
            </w:r>
            <w:ins w:id="1647" w:author="Xuning Wei12232" w:date="2026-07-27T00:57:00Z">
              <w:r w:rsidRPr="00473484">
                <w:rPr>
                  <w:rFonts w:ascii="Times New Roman" w:eastAsia="等线" w:hAnsi="Times New Roman" w:cs="Times New Roman"/>
                  <w:color w:val="auto"/>
                  <w:sz w:val="18"/>
                  <w:szCs w:val="18"/>
                  <w:lang w:eastAsia="zh-CN"/>
                </w:rPr>
                <w:br/>
                <w:t xml:space="preserve">2. </w:t>
              </w:r>
            </w:ins>
            <w:r w:rsidR="00E51051" w:rsidRPr="00473484">
              <w:rPr>
                <w:rFonts w:ascii="Times New Roman" w:eastAsia="等线" w:hAnsi="Times New Roman" w:cs="Times New Roman"/>
                <w:color w:val="auto"/>
                <w:sz w:val="18"/>
                <w:szCs w:val="18"/>
                <w:lang w:eastAsia="zh-CN"/>
              </w:rPr>
              <w:t>Adjust</w:t>
            </w:r>
            <w:r w:rsidR="00E51051" w:rsidRPr="00473484">
              <w:rPr>
                <w:rFonts w:ascii="Times New Roman" w:eastAsia="等线" w:hAnsi="Times New Roman" w:cs="Times New Roman"/>
                <w:bCs w:val="0"/>
                <w:color w:val="auto"/>
                <w:sz w:val="18"/>
                <w:szCs w:val="18"/>
                <w:rPrChange w:id="1648" w:author="Xuning Wei12232" w:date="2026-09-05T19:51:00Z">
                  <w:rPr>
                    <w:rFonts w:ascii="Times New Roman" w:eastAsia="等线" w:hAnsi="Times New Roman" w:cs="Times New Roman"/>
                    <w:b/>
                    <w:bCs w:val="0"/>
                    <w:color w:val="auto"/>
                    <w:sz w:val="18"/>
                    <w:szCs w:val="18"/>
                  </w:rPr>
                </w:rPrChange>
              </w:rPr>
              <w:t xml:space="preserve"> </w:t>
            </w:r>
            <w:r w:rsidR="00E51051" w:rsidRPr="00A54EC0">
              <w:rPr>
                <w:rFonts w:ascii="Times New Roman" w:eastAsia="等线" w:hAnsi="Times New Roman" w:cs="Times New Roman"/>
                <w:bCs w:val="0"/>
                <w:color w:val="auto"/>
                <w:sz w:val="18"/>
                <w:szCs w:val="18"/>
              </w:rPr>
              <w:t xml:space="preserve">the mixture to </w:t>
            </w:r>
            <w:r w:rsidR="00E51051" w:rsidRPr="00A54EC0">
              <w:rPr>
                <w:rFonts w:ascii="Times New Roman" w:eastAsia="等线" w:hAnsi="Times New Roman" w:cs="Times New Roman"/>
                <w:bCs w:val="0"/>
                <w:color w:val="auto"/>
                <w:sz w:val="18"/>
                <w:szCs w:val="18"/>
                <w:lang w:eastAsia="zh-CN"/>
              </w:rPr>
              <w:t>20</w:t>
            </w:r>
            <w:r w:rsidR="00E51051" w:rsidRPr="00473484">
              <w:rPr>
                <w:rFonts w:ascii="Times New Roman" w:eastAsia="等线" w:hAnsi="Times New Roman" w:cs="Times New Roman" w:hint="eastAsia"/>
                <w:bCs w:val="0"/>
                <w:color w:val="auto"/>
                <w:sz w:val="18"/>
                <w:szCs w:val="18"/>
              </w:rPr>
              <w:t>±</w:t>
            </w:r>
            <w:r w:rsidR="00E51051" w:rsidRPr="00473484">
              <w:rPr>
                <w:rFonts w:ascii="Times New Roman" w:eastAsia="等线" w:hAnsi="Times New Roman" w:cs="Times New Roman"/>
                <w:bCs w:val="0"/>
                <w:color w:val="auto"/>
                <w:sz w:val="18"/>
                <w:szCs w:val="18"/>
              </w:rPr>
              <w:t>5</w:t>
            </w:r>
            <w:ins w:id="1649" w:author="Johan Granander" w:date="2026-07-28T14:55:00Z">
              <w:r w:rsidR="003A4FAE" w:rsidRPr="00A54EC0">
                <w:rPr>
                  <w:rFonts w:ascii="Times New Roman" w:eastAsia="等线" w:hAnsi="Times New Roman" w:cs="Times New Roman"/>
                  <w:bCs w:val="0"/>
                  <w:color w:val="auto"/>
                  <w:sz w:val="18"/>
                  <w:szCs w:val="18"/>
                </w:rPr>
                <w:t xml:space="preserve"> </w:t>
              </w:r>
            </w:ins>
            <w:r w:rsidR="00E51051" w:rsidRPr="00473484">
              <w:rPr>
                <w:rFonts w:ascii="Times New Roman" w:eastAsia="等线" w:hAnsi="Times New Roman" w:cs="Times New Roman" w:hint="eastAsia"/>
                <w:bCs w:val="0"/>
                <w:color w:val="auto"/>
                <w:sz w:val="18"/>
                <w:szCs w:val="18"/>
              </w:rPr>
              <w:t>℃</w:t>
            </w:r>
            <w:r w:rsidR="00E51051" w:rsidRPr="00A54EC0">
              <w:rPr>
                <w:rFonts w:ascii="Times New Roman" w:eastAsia="等线" w:hAnsi="Times New Roman" w:cs="Times New Roman"/>
                <w:color w:val="auto"/>
                <w:sz w:val="18"/>
                <w:szCs w:val="18"/>
              </w:rPr>
              <w:t xml:space="preserve">. Maintain for next operation at </w:t>
            </w:r>
            <w:r w:rsidR="00E51051" w:rsidRPr="00A54EC0">
              <w:rPr>
                <w:rFonts w:ascii="Times New Roman" w:eastAsia="等线" w:hAnsi="Times New Roman" w:cs="Times New Roman"/>
                <w:color w:val="auto"/>
                <w:sz w:val="18"/>
                <w:szCs w:val="18"/>
                <w:lang w:eastAsia="zh-CN"/>
              </w:rPr>
              <w:t>20</w:t>
            </w:r>
            <w:r w:rsidR="00E51051" w:rsidRPr="00473484">
              <w:rPr>
                <w:rFonts w:ascii="Times New Roman" w:eastAsia="等线" w:hAnsi="Times New Roman" w:cs="Times New Roman" w:hint="eastAsia"/>
                <w:color w:val="auto"/>
                <w:sz w:val="18"/>
                <w:szCs w:val="18"/>
              </w:rPr>
              <w:t>±</w:t>
            </w:r>
            <w:r w:rsidR="00E51051" w:rsidRPr="00473484">
              <w:rPr>
                <w:rFonts w:ascii="Times New Roman" w:eastAsia="等线" w:hAnsi="Times New Roman" w:cs="Times New Roman"/>
                <w:color w:val="auto"/>
                <w:sz w:val="18"/>
                <w:szCs w:val="18"/>
              </w:rPr>
              <w:t>5</w:t>
            </w:r>
            <w:ins w:id="1650" w:author="Johan Granander" w:date="2026-07-28T14:55:00Z">
              <w:r w:rsidR="003A4FAE" w:rsidRPr="00A54EC0">
                <w:rPr>
                  <w:rFonts w:ascii="Times New Roman" w:eastAsia="等线" w:hAnsi="Times New Roman" w:cs="Times New Roman"/>
                  <w:color w:val="auto"/>
                  <w:sz w:val="18"/>
                  <w:szCs w:val="18"/>
                </w:rPr>
                <w:t xml:space="preserve"> </w:t>
              </w:r>
            </w:ins>
            <w:r w:rsidR="00E51051" w:rsidRPr="00473484">
              <w:rPr>
                <w:rFonts w:ascii="Times New Roman" w:eastAsia="等线" w:hAnsi="Times New Roman" w:cs="Times New Roman" w:hint="eastAsia"/>
                <w:color w:val="auto"/>
                <w:sz w:val="18"/>
                <w:szCs w:val="18"/>
              </w:rPr>
              <w:t>℃</w:t>
            </w:r>
            <w:r w:rsidR="00E51051" w:rsidRPr="00473484">
              <w:rPr>
                <w:rFonts w:ascii="Times New Roman" w:eastAsia="等线" w:hAnsi="Times New Roman" w:cs="Times New Roman"/>
                <w:color w:val="auto"/>
                <w:sz w:val="18"/>
                <w:szCs w:val="18"/>
              </w:rPr>
              <w:t xml:space="preserve"> (target: </w:t>
            </w:r>
            <w:r w:rsidR="00E51051" w:rsidRPr="00A54EC0">
              <w:rPr>
                <w:rFonts w:ascii="Times New Roman" w:eastAsia="等线" w:hAnsi="Times New Roman" w:cs="Times New Roman"/>
                <w:color w:val="auto"/>
                <w:sz w:val="18"/>
                <w:szCs w:val="18"/>
                <w:lang w:eastAsia="zh-CN"/>
              </w:rPr>
              <w:t>20</w:t>
            </w:r>
            <w:ins w:id="1651" w:author="Johan Granander" w:date="2026-07-28T14:55:00Z">
              <w:r w:rsidR="003A4FAE" w:rsidRPr="00A54EC0">
                <w:rPr>
                  <w:rFonts w:ascii="Times New Roman" w:eastAsia="等线" w:hAnsi="Times New Roman" w:cs="Times New Roman"/>
                  <w:color w:val="auto"/>
                  <w:sz w:val="18"/>
                  <w:szCs w:val="18"/>
                  <w:lang w:eastAsia="zh-CN"/>
                </w:rPr>
                <w:t xml:space="preserve"> </w:t>
              </w:r>
            </w:ins>
            <w:r w:rsidR="00E51051" w:rsidRPr="00473484">
              <w:rPr>
                <w:rFonts w:ascii="Times New Roman" w:eastAsia="等线" w:hAnsi="Times New Roman" w:cs="Times New Roman" w:hint="eastAsia"/>
                <w:color w:val="auto"/>
                <w:sz w:val="18"/>
                <w:szCs w:val="18"/>
              </w:rPr>
              <w:t>℃</w:t>
            </w:r>
            <w:r w:rsidR="00E51051" w:rsidRPr="00473484">
              <w:rPr>
                <w:rFonts w:ascii="Times New Roman" w:eastAsia="等线" w:hAnsi="Times New Roman" w:cs="Times New Roman"/>
                <w:color w:val="auto"/>
                <w:sz w:val="18"/>
                <w:szCs w:val="18"/>
              </w:rPr>
              <w:t>).</w:t>
            </w:r>
            <w:r w:rsidR="00E51051" w:rsidRPr="00A54EC0">
              <w:rPr>
                <w:rFonts w:ascii="Times New Roman" w:eastAsia="等线" w:hAnsi="Times New Roman" w:cs="Times New Roman"/>
                <w:color w:val="auto"/>
                <w:sz w:val="18"/>
                <w:szCs w:val="18"/>
                <w:lang w:eastAsia="zh-CN"/>
              </w:rPr>
              <w:t xml:space="preserve"> </w:t>
            </w:r>
            <w:r w:rsidR="00FF0209" w:rsidRPr="00A54EC0">
              <w:rPr>
                <w:rFonts w:ascii="Times New Roman" w:eastAsia="等线" w:hAnsi="Times New Roman" w:cs="Times New Roman"/>
                <w:color w:val="auto"/>
                <w:sz w:val="18"/>
                <w:szCs w:val="18"/>
              </w:rPr>
              <w:t xml:space="preserve">Add 2.0 eq. </w:t>
            </w:r>
            <w:proofErr w:type="spellStart"/>
            <w:r w:rsidR="00FF0209" w:rsidRPr="00A54EC0">
              <w:rPr>
                <w:rFonts w:ascii="Times New Roman" w:eastAsia="等线" w:hAnsi="Times New Roman" w:cs="Times New Roman"/>
                <w:color w:val="auto"/>
                <w:sz w:val="18"/>
                <w:szCs w:val="18"/>
              </w:rPr>
              <w:t>Oxyma</w:t>
            </w:r>
            <w:proofErr w:type="spellEnd"/>
            <w:ins w:id="1652" w:author="Xuning Wei12232" w:date="2026-07-27T00:57:00Z">
              <w:r w:rsidRPr="00A54EC0">
                <w:rPr>
                  <w:rFonts w:ascii="Times New Roman" w:eastAsia="等线" w:hAnsi="Times New Roman" w:cs="Times New Roman"/>
                  <w:color w:val="auto"/>
                  <w:sz w:val="18"/>
                  <w:szCs w:val="18"/>
                </w:rPr>
                <w:t xml:space="preserve"> </w:t>
              </w:r>
            </w:ins>
            <w:r w:rsidR="00E51051" w:rsidRPr="00473484">
              <w:rPr>
                <w:rFonts w:ascii="Times New Roman" w:eastAsia="等线" w:hAnsi="Times New Roman" w:cs="Times New Roman"/>
                <w:color w:val="auto"/>
                <w:sz w:val="18"/>
                <w:szCs w:val="18"/>
              </w:rPr>
              <w:t xml:space="preserve">Pure into TJ4S-1213-Sy15-R01 at </w:t>
            </w:r>
            <w:r w:rsidR="00E51051" w:rsidRPr="00473484">
              <w:rPr>
                <w:rFonts w:ascii="Times New Roman" w:eastAsia="等线" w:hAnsi="Times New Roman" w:cs="Times New Roman"/>
                <w:color w:val="auto"/>
                <w:sz w:val="18"/>
                <w:szCs w:val="18"/>
                <w:lang w:eastAsia="zh-CN"/>
              </w:rPr>
              <w:t>20</w:t>
            </w:r>
            <w:r w:rsidR="00E51051" w:rsidRPr="00473484">
              <w:rPr>
                <w:rFonts w:ascii="Times New Roman" w:eastAsia="等线" w:hAnsi="Times New Roman" w:cs="Times New Roman" w:hint="eastAsia"/>
                <w:color w:val="auto"/>
                <w:sz w:val="18"/>
                <w:szCs w:val="18"/>
              </w:rPr>
              <w:t>±</w:t>
            </w:r>
            <w:r w:rsidR="00E51051" w:rsidRPr="00473484">
              <w:rPr>
                <w:rFonts w:ascii="Times New Roman" w:eastAsia="等线" w:hAnsi="Times New Roman" w:cs="Times New Roman"/>
                <w:color w:val="auto"/>
                <w:sz w:val="18"/>
                <w:szCs w:val="18"/>
              </w:rPr>
              <w:t>5</w:t>
            </w:r>
            <w:ins w:id="1653" w:author="Johan Granander" w:date="2026-07-28T14:55:00Z">
              <w:r w:rsidR="003A4FAE" w:rsidRPr="00A54EC0">
                <w:rPr>
                  <w:rFonts w:ascii="Times New Roman" w:eastAsia="等线" w:hAnsi="Times New Roman" w:cs="Times New Roman"/>
                  <w:color w:val="auto"/>
                  <w:sz w:val="18"/>
                  <w:szCs w:val="18"/>
                </w:rPr>
                <w:t xml:space="preserve"> </w:t>
              </w:r>
            </w:ins>
            <w:r w:rsidR="00E51051" w:rsidRPr="00473484">
              <w:rPr>
                <w:rFonts w:ascii="Times New Roman" w:eastAsia="等线" w:hAnsi="Times New Roman" w:cs="Times New Roman" w:hint="eastAsia"/>
                <w:color w:val="auto"/>
                <w:sz w:val="18"/>
                <w:szCs w:val="18"/>
              </w:rPr>
              <w:t>℃</w:t>
            </w:r>
            <w:r w:rsidR="00E51051" w:rsidRPr="00473484">
              <w:rPr>
                <w:rFonts w:ascii="Times New Roman" w:eastAsia="等线" w:hAnsi="Times New Roman" w:cs="Times New Roman"/>
                <w:color w:val="auto"/>
                <w:sz w:val="18"/>
                <w:szCs w:val="18"/>
              </w:rPr>
              <w:t xml:space="preserve"> (target: </w:t>
            </w:r>
            <w:r w:rsidR="00E51051" w:rsidRPr="00A54EC0">
              <w:rPr>
                <w:rFonts w:ascii="Times New Roman" w:eastAsia="等线" w:hAnsi="Times New Roman" w:cs="Times New Roman"/>
                <w:color w:val="auto"/>
                <w:sz w:val="18"/>
                <w:szCs w:val="18"/>
                <w:lang w:eastAsia="zh-CN"/>
              </w:rPr>
              <w:t>20</w:t>
            </w:r>
            <w:ins w:id="1654" w:author="Johan Granander" w:date="2026-07-28T14:55:00Z">
              <w:r w:rsidR="003A4FAE" w:rsidRPr="00A54EC0">
                <w:rPr>
                  <w:rFonts w:ascii="Times New Roman" w:eastAsia="等线" w:hAnsi="Times New Roman" w:cs="Times New Roman"/>
                  <w:color w:val="auto"/>
                  <w:sz w:val="18"/>
                  <w:szCs w:val="18"/>
                  <w:lang w:eastAsia="zh-CN"/>
                </w:rPr>
                <w:t xml:space="preserve"> </w:t>
              </w:r>
            </w:ins>
            <w:r w:rsidR="00E51051" w:rsidRPr="00473484">
              <w:rPr>
                <w:rFonts w:ascii="Times New Roman" w:eastAsia="等线" w:hAnsi="Times New Roman" w:cs="Times New Roman" w:hint="eastAsia"/>
                <w:color w:val="auto"/>
                <w:sz w:val="18"/>
                <w:szCs w:val="18"/>
              </w:rPr>
              <w:t>℃</w:t>
            </w:r>
            <w:r w:rsidR="00E51051" w:rsidRPr="00473484">
              <w:rPr>
                <w:rFonts w:ascii="Times New Roman" w:eastAsia="等线" w:hAnsi="Times New Roman" w:cs="Times New Roman"/>
                <w:color w:val="auto"/>
                <w:sz w:val="18"/>
                <w:szCs w:val="18"/>
              </w:rPr>
              <w:t>),</w:t>
            </w:r>
            <w:r w:rsidR="00E51051" w:rsidRPr="00A54EC0">
              <w:rPr>
                <w:rFonts w:ascii="Times New Roman" w:eastAsia="等线" w:hAnsi="Times New Roman" w:cs="Times New Roman"/>
                <w:color w:val="auto"/>
                <w:sz w:val="18"/>
                <w:szCs w:val="18"/>
              </w:rPr>
              <w:t xml:space="preserve"> rinse the</w:t>
            </w:r>
            <w:r w:rsidR="00E51051" w:rsidRPr="00473484">
              <w:rPr>
                <w:rFonts w:ascii="Times New Roman" w:eastAsia="等线" w:hAnsi="Times New Roman" w:cs="Times New Roman"/>
                <w:color w:val="auto"/>
                <w:sz w:val="18"/>
                <w:szCs w:val="18"/>
                <w:rPrChange w:id="1655" w:author="Xuning Wei12232" w:date="2026-09-05T19:51:00Z">
                  <w:rPr>
                    <w:rFonts w:ascii="Times New Roman" w:eastAsia="等线" w:hAnsi="Times New Roman" w:cs="Times New Roman"/>
                    <w:b/>
                    <w:color w:val="auto"/>
                    <w:sz w:val="18"/>
                    <w:szCs w:val="18"/>
                  </w:rPr>
                </w:rPrChange>
              </w:rPr>
              <w:t xml:space="preserve"> TJ4S-1213-Sy15-R01</w:t>
            </w:r>
            <w:r w:rsidR="00E51051" w:rsidRPr="00A54EC0">
              <w:rPr>
                <w:rFonts w:ascii="Times New Roman" w:eastAsia="等线" w:hAnsi="Times New Roman" w:cs="Times New Roman"/>
                <w:color w:val="auto"/>
                <w:sz w:val="18"/>
                <w:szCs w:val="18"/>
              </w:rPr>
              <w:t xml:space="preserve"> with 2.0</w:t>
            </w:r>
            <w:ins w:id="1656" w:author="Johan Granander" w:date="2026-07-28T14:55:00Z">
              <w:r w:rsidR="003A4FAE" w:rsidRPr="00A54EC0">
                <w:rPr>
                  <w:rFonts w:ascii="Times New Roman" w:eastAsia="等线" w:hAnsi="Times New Roman" w:cs="Times New Roman"/>
                  <w:color w:val="auto"/>
                  <w:sz w:val="18"/>
                  <w:szCs w:val="18"/>
                </w:rPr>
                <w:t xml:space="preserve"> </w:t>
              </w:r>
            </w:ins>
            <w:del w:id="1657" w:author="Johan Granander" w:date="2026-07-28T14:55:00Z">
              <w:r w:rsidR="00E51051" w:rsidRPr="00A54EC0" w:rsidDel="003A4FAE">
                <w:rPr>
                  <w:rFonts w:ascii="Times New Roman" w:eastAsia="等线" w:hAnsi="Times New Roman" w:cs="Times New Roman"/>
                  <w:color w:val="auto"/>
                  <w:sz w:val="18"/>
                  <w:szCs w:val="18"/>
                </w:rPr>
                <w:delText xml:space="preserve">v </w:delText>
              </w:r>
            </w:del>
            <w:ins w:id="1658" w:author="Johan Granander" w:date="2026-07-28T14:55:00Z">
              <w:r w:rsidR="003A4FAE" w:rsidRPr="00473484">
                <w:rPr>
                  <w:rFonts w:ascii="Times New Roman" w:eastAsia="等线" w:hAnsi="Times New Roman" w:cs="Times New Roman"/>
                  <w:color w:val="auto"/>
                  <w:sz w:val="18"/>
                  <w:szCs w:val="18"/>
                </w:rPr>
                <w:t xml:space="preserve">V </w:t>
              </w:r>
            </w:ins>
            <w:r w:rsidR="00E51051" w:rsidRPr="00473484">
              <w:rPr>
                <w:rFonts w:ascii="Times New Roman" w:eastAsia="等线" w:hAnsi="Times New Roman" w:cs="Times New Roman"/>
                <w:color w:val="auto"/>
                <w:sz w:val="18"/>
                <w:szCs w:val="18"/>
              </w:rPr>
              <w:t>DMF (1.896 kg/kg). Add 2.2 eq. DIC into TJ4S-1213-Sy15-R01</w:t>
            </w:r>
            <w:r w:rsidR="00E51051" w:rsidRPr="00473484">
              <w:rPr>
                <w:rFonts w:ascii="Times New Roman" w:eastAsia="等线" w:hAnsi="Times New Roman" w:cs="Times New Roman"/>
                <w:color w:val="auto"/>
                <w:sz w:val="18"/>
                <w:szCs w:val="18"/>
                <w:rPrChange w:id="1659" w:author="Xuning Wei12232" w:date="2026-09-05T19:51:00Z">
                  <w:rPr>
                    <w:rFonts w:ascii="Times New Roman" w:eastAsia="等线" w:hAnsi="Times New Roman" w:cs="Times New Roman"/>
                    <w:b/>
                    <w:color w:val="auto"/>
                    <w:sz w:val="18"/>
                    <w:szCs w:val="18"/>
                  </w:rPr>
                </w:rPrChange>
              </w:rPr>
              <w:t>,</w:t>
            </w:r>
            <w:r w:rsidR="00E51051" w:rsidRPr="00A54EC0">
              <w:rPr>
                <w:rFonts w:ascii="Times New Roman" w:eastAsia="等线" w:hAnsi="Times New Roman" w:cs="Times New Roman"/>
                <w:color w:val="auto"/>
                <w:sz w:val="18"/>
                <w:szCs w:val="18"/>
              </w:rPr>
              <w:t xml:space="preserve"> the addition rate depends on temperature control</w:t>
            </w:r>
            <w:r w:rsidR="00E51051" w:rsidRPr="00A54EC0">
              <w:rPr>
                <w:rFonts w:ascii="Times New Roman" w:eastAsia="等线" w:hAnsi="Times New Roman" w:cs="Times New Roman"/>
                <w:color w:val="000000" w:themeColor="text1"/>
                <w:sz w:val="18"/>
                <w:szCs w:val="18"/>
              </w:rPr>
              <w:t xml:space="preserve">. </w:t>
            </w:r>
            <w:r w:rsidR="00870867" w:rsidRPr="00473484">
              <w:rPr>
                <w:rFonts w:ascii="Times New Roman" w:eastAsia="等线" w:hAnsi="Times New Roman" w:cs="Times New Roman"/>
                <w:color w:val="000000" w:themeColor="text1"/>
                <w:sz w:val="18"/>
                <w:szCs w:val="18"/>
              </w:rPr>
              <w:t>Activate for 20±5 min</w:t>
            </w:r>
            <w:r w:rsidR="00E51051" w:rsidRPr="00473484">
              <w:rPr>
                <w:rFonts w:ascii="Times New Roman" w:eastAsia="等线" w:hAnsi="Times New Roman" w:cs="Times New Roman"/>
                <w:color w:val="000000" w:themeColor="text1"/>
                <w:sz w:val="18"/>
                <w:szCs w:val="18"/>
              </w:rPr>
              <w:t xml:space="preserve"> at </w:t>
            </w:r>
            <w:r w:rsidR="00E51051" w:rsidRPr="00473484">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660" w:author="Johan Granander" w:date="2026-07-28T14:55: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661" w:author="Johan Granander" w:date="2026-07-28T14:55: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ins w:id="1662" w:author="Xuning Wei12232" w:date="2026-07-27T00:57:00Z">
              <w:r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1663"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664"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665"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1666"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A54EC0">
              <w:rPr>
                <w:rFonts w:ascii="Times New Roman" w:eastAsia="等线" w:hAnsi="Times New Roman" w:cs="Times New Roman"/>
                <w:bCs w:val="0"/>
                <w:color w:val="000000" w:themeColor="text1"/>
                <w:sz w:val="18"/>
                <w:szCs w:val="18"/>
              </w:rPr>
              <w:t xml:space="preserve"> </w:t>
            </w:r>
            <w:r w:rsidR="005913B9" w:rsidRPr="00A54EC0">
              <w:rPr>
                <w:rFonts w:ascii="Times New Roman" w:eastAsia="等线" w:hAnsi="Times New Roman" w:cs="Times New Roman"/>
                <w:bCs w:val="0"/>
                <w:color w:val="000000" w:themeColor="text1"/>
                <w:sz w:val="18"/>
                <w:szCs w:val="18"/>
                <w:lang w:eastAsia="zh-CN"/>
              </w:rPr>
              <w:t>1.0 V DMF</w:t>
            </w:r>
            <w:r w:rsidR="00ED7347" w:rsidRPr="00473484">
              <w:rPr>
                <w:rFonts w:ascii="Times New Roman" w:eastAsia="等线" w:hAnsi="Times New Roman" w:cs="Times New Roman"/>
                <w:bCs w:val="0"/>
                <w:color w:val="000000" w:themeColor="text1"/>
                <w:sz w:val="18"/>
                <w:szCs w:val="18"/>
                <w:lang w:eastAsia="zh-CN"/>
              </w:rPr>
              <w:t xml:space="preserve"> (0.948 kg/kg) </w:t>
            </w:r>
            <w:r w:rsidR="00E51051" w:rsidRPr="00473484">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667"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668"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r w:rsidR="00E51051" w:rsidRPr="00473484">
              <w:rPr>
                <w:rFonts w:ascii="Times New Roman" w:eastAsia="等线" w:hAnsi="Times New Roman" w:cs="Times New Roman"/>
                <w:color w:val="000000" w:themeColor="text1"/>
                <w:sz w:val="18"/>
                <w:szCs w:val="18"/>
              </w:rPr>
              <w:t>.</w:t>
            </w:r>
          </w:p>
        </w:tc>
      </w:tr>
      <w:tr w:rsidR="00E51051" w:rsidRPr="00473484" w14:paraId="65EB7D1A" w14:textId="77777777" w:rsidTr="0051270C">
        <w:trPr>
          <w:trHeight w:val="454"/>
          <w:trPrChange w:id="1669"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670"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38272248" w14:textId="27A65173" w:rsidR="00E51051" w:rsidRPr="00A54EC0" w:rsidRDefault="00E51051" w:rsidP="00285F3F">
            <w:pPr>
              <w:jc w:val="both"/>
              <w:rPr>
                <w:rFonts w:ascii="Times New Roman" w:eastAsia="仿宋_GB2312" w:hAnsi="Times New Roman" w:cs="Times New Roman"/>
                <w:b/>
                <w:color w:val="auto"/>
                <w:sz w:val="18"/>
                <w:szCs w:val="18"/>
                <w:lang w:eastAsia="zh-CN"/>
              </w:rPr>
            </w:pPr>
            <w:del w:id="1671" w:author="Xuning Wei12232" w:date="2026-07-23T15:40:00Z">
              <w:r w:rsidRPr="00A54EC0" w:rsidDel="006C469E">
                <w:rPr>
                  <w:rFonts w:ascii="Times New Roman" w:eastAsia="仿宋_GB2312" w:hAnsi="Times New Roman" w:cs="Times New Roman"/>
                  <w:b/>
                  <w:color w:val="auto"/>
                  <w:sz w:val="18"/>
                  <w:szCs w:val="18"/>
                  <w:lang w:eastAsia="zh-CN"/>
                </w:rPr>
                <w:delText>73</w:delText>
              </w:r>
            </w:del>
            <w:ins w:id="1672" w:author="Xuning Wei12232" w:date="2026-07-23T15:40:00Z">
              <w:r w:rsidR="006C469E" w:rsidRPr="00A54EC0">
                <w:rPr>
                  <w:rFonts w:ascii="Times New Roman" w:eastAsia="仿宋_GB2312" w:hAnsi="Times New Roman" w:cs="Times New Roman"/>
                  <w:b/>
                  <w:color w:val="auto"/>
                  <w:sz w:val="18"/>
                  <w:szCs w:val="18"/>
                  <w:lang w:eastAsia="zh-CN"/>
                </w:rPr>
                <w:t>35</w:t>
              </w:r>
            </w:ins>
          </w:p>
        </w:tc>
        <w:tc>
          <w:tcPr>
            <w:tcW w:w="670" w:type="pct"/>
            <w:tcBorders>
              <w:top w:val="single" w:sz="4" w:space="0" w:color="auto"/>
              <w:left w:val="single" w:sz="4" w:space="0" w:color="auto"/>
              <w:bottom w:val="single" w:sz="4" w:space="0" w:color="auto"/>
              <w:right w:val="single" w:sz="4" w:space="0" w:color="auto"/>
            </w:tcBorders>
            <w:vAlign w:val="center"/>
            <w:tcPrChange w:id="1673"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505AF9E0" w14:textId="0BE6A07A" w:rsidR="00E51051" w:rsidRPr="00473484" w:rsidRDefault="00E51051" w:rsidP="00285F3F">
            <w:pPr>
              <w:jc w:val="both"/>
              <w:rPr>
                <w:rFonts w:ascii="Times New Roman" w:eastAsia="仿宋_GB2312" w:hAnsi="Times New Roman" w:cs="Times New Roman"/>
                <w:color w:val="000000" w:themeColor="text1"/>
                <w:sz w:val="18"/>
                <w:szCs w:val="18"/>
              </w:rPr>
            </w:pPr>
            <w:proofErr w:type="spellStart"/>
            <w:r w:rsidRPr="00473484">
              <w:rPr>
                <w:rFonts w:ascii="Times New Roman" w:eastAsia="仿宋_GB2312" w:hAnsi="Times New Roman" w:cs="Times New Roman"/>
                <w:color w:val="000000" w:themeColor="text1"/>
                <w:sz w:val="18"/>
                <w:szCs w:val="18"/>
              </w:rPr>
              <w:t>Fmoc</w:t>
            </w:r>
            <w:proofErr w:type="spellEnd"/>
            <w:r w:rsidRPr="00473484">
              <w:rPr>
                <w:rFonts w:ascii="Times New Roman" w:eastAsia="仿宋_GB2312" w:hAnsi="Times New Roman" w:cs="Times New Roman"/>
                <w:color w:val="000000" w:themeColor="text1"/>
                <w:sz w:val="18"/>
                <w:szCs w:val="18"/>
              </w:rPr>
              <w:t>-L-</w:t>
            </w:r>
            <w:proofErr w:type="spellStart"/>
            <w:r w:rsidRPr="00473484">
              <w:rPr>
                <w:rFonts w:ascii="Times New Roman" w:eastAsia="仿宋_GB2312" w:hAnsi="Times New Roman" w:cs="Times New Roman"/>
                <w:color w:val="000000" w:themeColor="text1"/>
                <w:sz w:val="18"/>
                <w:szCs w:val="18"/>
              </w:rPr>
              <w:t>Glu</w:t>
            </w:r>
            <w:proofErr w:type="spellEnd"/>
            <w:r w:rsidRPr="00473484">
              <w:rPr>
                <w:rFonts w:ascii="Times New Roman" w:eastAsia="仿宋_GB2312" w:hAnsi="Times New Roman" w:cs="Times New Roman"/>
                <w:color w:val="000000" w:themeColor="text1"/>
                <w:sz w:val="18"/>
                <w:szCs w:val="18"/>
              </w:rPr>
              <w:t>(</w:t>
            </w:r>
            <w:proofErr w:type="spellStart"/>
            <w:r w:rsidRPr="00473484">
              <w:rPr>
                <w:rFonts w:ascii="Times New Roman" w:eastAsia="仿宋_GB2312" w:hAnsi="Times New Roman" w:cs="Times New Roman"/>
                <w:color w:val="000000" w:themeColor="text1"/>
                <w:sz w:val="18"/>
                <w:szCs w:val="18"/>
              </w:rPr>
              <w:t>OtBu</w:t>
            </w:r>
            <w:proofErr w:type="spellEnd"/>
            <w:r w:rsidRPr="00473484">
              <w:rPr>
                <w:rFonts w:ascii="Times New Roman" w:eastAsia="仿宋_GB2312" w:hAnsi="Times New Roman" w:cs="Times New Roman"/>
                <w:color w:val="000000" w:themeColor="text1"/>
                <w:sz w:val="18"/>
                <w:szCs w:val="18"/>
              </w:rPr>
              <w:t>)-OH·H</w:t>
            </w:r>
            <w:r w:rsidRPr="00473484">
              <w:rPr>
                <w:rFonts w:ascii="Times New Roman" w:eastAsia="仿宋_GB2312" w:hAnsi="Times New Roman" w:cs="Times New Roman"/>
                <w:color w:val="000000" w:themeColor="text1"/>
                <w:sz w:val="18"/>
                <w:szCs w:val="18"/>
                <w:vertAlign w:val="subscript"/>
              </w:rPr>
              <w:t>2</w:t>
            </w:r>
            <w:r w:rsidRPr="00473484">
              <w:rPr>
                <w:rFonts w:ascii="Times New Roman" w:eastAsia="仿宋_GB2312" w:hAnsi="Times New Roman" w:cs="Times New Roman"/>
                <w:color w:val="000000" w:themeColor="text1"/>
                <w:sz w:val="18"/>
                <w:szCs w:val="18"/>
              </w:rPr>
              <w:t>O coupling</w:t>
            </w:r>
          </w:p>
        </w:tc>
        <w:tc>
          <w:tcPr>
            <w:tcW w:w="4054" w:type="pct"/>
            <w:tcBorders>
              <w:top w:val="single" w:sz="4" w:space="0" w:color="auto"/>
              <w:left w:val="single" w:sz="4" w:space="0" w:color="auto"/>
              <w:bottom w:val="single" w:sz="4" w:space="0" w:color="auto"/>
              <w:right w:val="single" w:sz="4" w:space="0" w:color="auto"/>
            </w:tcBorders>
            <w:vAlign w:val="center"/>
            <w:tcPrChange w:id="1674"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4D30D86C" w14:textId="6ABFB19B" w:rsidR="00E51051" w:rsidRPr="00A54EC0" w:rsidRDefault="000F5504">
            <w:pPr>
              <w:jc w:val="both"/>
              <w:rPr>
                <w:rFonts w:ascii="Times New Roman" w:eastAsia="仿宋_GB2312" w:hAnsi="Times New Roman" w:cs="Times New Roman"/>
                <w:color w:val="000000" w:themeColor="text1"/>
                <w:sz w:val="18"/>
                <w:szCs w:val="18"/>
              </w:rPr>
            </w:pPr>
            <w:ins w:id="1675" w:author="Xuning Wei12232" w:date="2026-07-27T00:57:00Z">
              <w:r w:rsidRPr="00473484">
                <w:rPr>
                  <w:rFonts w:ascii="Times New Roman" w:eastAsia="仿宋_GB2312" w:hAnsi="Times New Roman" w:cs="Times New Roman"/>
                  <w:color w:val="000000" w:themeColor="text1"/>
                  <w:sz w:val="18"/>
                  <w:szCs w:val="18"/>
                </w:rPr>
                <w:t xml:space="preserve">1. </w:t>
              </w:r>
            </w:ins>
            <w:r w:rsidR="00ED7347" w:rsidRPr="00473484">
              <w:rPr>
                <w:rFonts w:ascii="Times New Roman" w:eastAsia="仿宋_GB2312" w:hAnsi="Times New Roman" w:cs="Times New Roman"/>
                <w:color w:val="000000" w:themeColor="text1"/>
                <w:sz w:val="18"/>
                <w:szCs w:val="18"/>
              </w:rPr>
              <w:t>Heat</w:t>
            </w:r>
            <w:r w:rsidR="00E51051" w:rsidRPr="00473484">
              <w:rPr>
                <w:rFonts w:ascii="Times New Roman" w:eastAsia="仿宋_GB2312" w:hAnsi="Times New Roman" w:cs="Times New Roman"/>
                <w:color w:val="000000" w:themeColor="text1"/>
                <w:sz w:val="18"/>
                <w:szCs w:val="18"/>
              </w:rPr>
              <w:t xml:space="preserve"> the mixture to 25</w:t>
            </w:r>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5</w:t>
            </w:r>
            <w:ins w:id="1676" w:author="Johan Granander" w:date="2026-07-28T14:55: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Start timing when temperature reaches 20</w:t>
            </w:r>
            <w:ins w:id="1677" w:author="Johan Granander" w:date="2026-07-28T14:55: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The mixture is allowed to react at 25</w:t>
            </w:r>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5</w:t>
            </w:r>
            <w:ins w:id="1678" w:author="Johan Granander" w:date="2026-07-28T14:55: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xml:space="preserve"> (target: 25</w:t>
            </w:r>
            <w:ins w:id="1679" w:author="Johan Granander" w:date="2026-07-28T14:55: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hint="eastAsia"/>
                <w:color w:val="000000" w:themeColor="text1"/>
                <w:sz w:val="18"/>
                <w:szCs w:val="18"/>
              </w:rPr>
              <w:t>℃</w:t>
            </w:r>
            <w:r w:rsidR="00E51051" w:rsidRPr="00473484">
              <w:rPr>
                <w:rFonts w:ascii="Times New Roman" w:eastAsia="仿宋_GB2312" w:hAnsi="Times New Roman" w:cs="Times New Roman"/>
                <w:color w:val="000000" w:themeColor="text1"/>
                <w:sz w:val="18"/>
                <w:szCs w:val="18"/>
              </w:rPr>
              <w:t xml:space="preserve">). </w:t>
            </w:r>
            <w:ins w:id="1680" w:author="Xuning Wei12232" w:date="2026-07-27T00:57:00Z">
              <w:r w:rsidRPr="00A54EC0">
                <w:rPr>
                  <w:rFonts w:ascii="Times New Roman" w:eastAsia="仿宋_GB2312" w:hAnsi="Times New Roman" w:cs="Times New Roman"/>
                  <w:color w:val="000000" w:themeColor="text1"/>
                  <w:sz w:val="18"/>
                  <w:szCs w:val="18"/>
                </w:rPr>
                <w:br/>
                <w:t xml:space="preserve">2. </w:t>
              </w:r>
            </w:ins>
            <w:r w:rsidR="00E51051" w:rsidRPr="00A54EC0">
              <w:rPr>
                <w:rFonts w:ascii="Times New Roman" w:eastAsia="仿宋_GB2312" w:hAnsi="Times New Roman" w:cs="Times New Roman"/>
                <w:color w:val="000000" w:themeColor="text1"/>
                <w:sz w:val="18"/>
                <w:szCs w:val="18"/>
              </w:rPr>
              <w:t>After 6</w:t>
            </w:r>
            <w:ins w:id="1681" w:author="Johan Granander" w:date="2026-07-28T14:55: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h±15</w:t>
            </w:r>
            <w:ins w:id="1682" w:author="Johan Granander" w:date="2026-07-28T14:55:00Z">
              <w:r w:rsidR="003A4FAE"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min (target</w:t>
            </w:r>
            <w:r w:rsidR="00E51051" w:rsidRPr="00473484">
              <w:rPr>
                <w:rFonts w:ascii="Times New Roman" w:eastAsia="仿宋_GB2312" w:hAnsi="Times New Roman" w:cs="Times New Roman" w:hint="eastAsia"/>
                <w:color w:val="000000" w:themeColor="text1"/>
                <w:sz w:val="18"/>
                <w:szCs w:val="18"/>
              </w:rPr>
              <w:t>：</w:t>
            </w:r>
            <w:r w:rsidR="00E51051" w:rsidRPr="00A54EC0">
              <w:rPr>
                <w:rFonts w:ascii="Times New Roman" w:eastAsia="仿宋_GB2312" w:hAnsi="Times New Roman" w:cs="Times New Roman"/>
                <w:color w:val="000000" w:themeColor="text1"/>
                <w:sz w:val="18"/>
                <w:szCs w:val="18"/>
              </w:rPr>
              <w:t>6</w:t>
            </w:r>
            <w:ins w:id="1683" w:author="Johan Granander" w:date="2026-07-28T14:55:00Z">
              <w:r w:rsidR="003A4FAE" w:rsidRPr="00A54EC0">
                <w:rPr>
                  <w:rFonts w:ascii="Times New Roman" w:eastAsia="仿宋_GB2312" w:hAnsi="Times New Roman" w:cs="Times New Roman"/>
                  <w:color w:val="000000" w:themeColor="text1"/>
                  <w:sz w:val="18"/>
                  <w:szCs w:val="18"/>
                </w:rPr>
                <w:t xml:space="preserve"> </w:t>
              </w:r>
            </w:ins>
            <w:r w:rsidR="00E51051" w:rsidRPr="00A54EC0">
              <w:rPr>
                <w:rFonts w:ascii="Times New Roman" w:eastAsia="仿宋_GB2312" w:hAnsi="Times New Roman" w:cs="Times New Roman"/>
                <w:color w:val="000000" w:themeColor="text1"/>
                <w:sz w:val="18"/>
                <w:szCs w:val="18"/>
              </w:rPr>
              <w:t>h), sample the mixture every 0.5~1</w:t>
            </w:r>
            <w:ins w:id="1684" w:author="Johan Granander" w:date="2026-07-28T14:56:00Z">
              <w:r w:rsidR="003A4FAE"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h for bromophenol blue analysis until two consecutive samples test as negative</w:t>
            </w:r>
            <w:r w:rsidR="00630916" w:rsidRPr="00473484">
              <w:rPr>
                <w:rFonts w:ascii="Times New Roman" w:eastAsia="仿宋_GB2312" w:hAnsi="Times New Roman" w:cs="Times New Roman"/>
                <w:color w:val="000000" w:themeColor="text1"/>
                <w:sz w:val="18"/>
                <w:szCs w:val="18"/>
              </w:rPr>
              <w:t xml:space="preserve"> (</w:t>
            </w:r>
            <w:del w:id="1685" w:author="Xuning Wei12232" w:date="2026-09-05T20:09:00Z">
              <w:r w:rsidR="00630916" w:rsidRPr="00473484" w:rsidDel="00A950A7">
                <w:rPr>
                  <w:rFonts w:ascii="Times New Roman" w:eastAsia="仿宋_GB2312" w:hAnsi="Times New Roman" w:cs="Times New Roman"/>
                  <w:color w:val="000000" w:themeColor="text1"/>
                  <w:sz w:val="18"/>
                  <w:szCs w:val="18"/>
                </w:rPr>
                <w:delText>colorless or nearly colorless</w:delText>
              </w:r>
            </w:del>
            <w:ins w:id="1686" w:author="Xuning Wei12232" w:date="2026-09-05T20:09:00Z">
              <w:r w:rsidR="00A950A7" w:rsidRPr="00A950A7">
                <w:rPr>
                  <w:rFonts w:ascii="Times New Roman" w:eastAsia="仿宋_GB2312" w:hAnsi="Times New Roman" w:cs="Times New Roman"/>
                  <w:color w:val="FF0000"/>
                  <w:sz w:val="18"/>
                  <w:szCs w:val="18"/>
                </w:rPr>
                <w:t>Yellow to Orange Report Negative = Complete coupling; Blue to Black Positive = Incomplete coupling</w:t>
              </w:r>
            </w:ins>
            <w:r w:rsidR="00E51051" w:rsidRPr="00A54EC0">
              <w:rPr>
                <w:rFonts w:ascii="Times New Roman" w:eastAsia="仿宋_GB2312" w:hAnsi="Times New Roman" w:cs="Times New Roman"/>
                <w:color w:val="000000" w:themeColor="text1"/>
                <w:sz w:val="18"/>
                <w:szCs w:val="18"/>
              </w:rPr>
              <w:t xml:space="preserve">) </w:t>
            </w:r>
            <w:r w:rsidR="00630916" w:rsidRPr="00A54EC0">
              <w:rPr>
                <w:rFonts w:ascii="Times New Roman" w:eastAsia="仿宋_GB2312" w:hAnsi="Times New Roman" w:cs="Times New Roman"/>
                <w:color w:val="000000" w:themeColor="text1"/>
                <w:sz w:val="18"/>
                <w:szCs w:val="18"/>
              </w:rPr>
              <w:t>and the mixture should be stirred for coupling time (8</w:t>
            </w:r>
            <w:ins w:id="1687" w:author="Johan Granander" w:date="2026-07-28T14:56:00Z">
              <w:r w:rsidR="003A4FAE" w:rsidRPr="00A54EC0">
                <w:rPr>
                  <w:rFonts w:ascii="Times New Roman" w:eastAsia="仿宋_GB2312" w:hAnsi="Times New Roman" w:cs="Times New Roman"/>
                  <w:color w:val="000000" w:themeColor="text1"/>
                  <w:sz w:val="18"/>
                  <w:szCs w:val="18"/>
                </w:rPr>
                <w:t xml:space="preserve"> </w:t>
              </w:r>
            </w:ins>
            <w:r w:rsidR="00630916" w:rsidRPr="00473484">
              <w:rPr>
                <w:rFonts w:ascii="Times New Roman" w:eastAsia="仿宋_GB2312" w:hAnsi="Times New Roman" w:cs="Times New Roman"/>
                <w:color w:val="000000" w:themeColor="text1"/>
                <w:sz w:val="18"/>
                <w:szCs w:val="18"/>
              </w:rPr>
              <w:t>h</w:t>
            </w:r>
            <w:ins w:id="1688" w:author="Xuning Wei12232" w:date="2026-09-05T20:09:00Z">
              <w:r w:rsidR="00A950A7">
                <w:rPr>
                  <w:rFonts w:ascii="Times New Roman" w:eastAsia="仿宋_GB2312" w:hAnsi="Times New Roman" w:cs="Times New Roman"/>
                  <w:color w:val="000000" w:themeColor="text1"/>
                  <w:sz w:val="18"/>
                  <w:szCs w:val="18"/>
                </w:rPr>
                <w:t xml:space="preserve"> </w:t>
              </w:r>
            </w:ins>
            <w:r w:rsidR="00630916" w:rsidRPr="00473484">
              <w:rPr>
                <w:rFonts w:ascii="Times New Roman" w:eastAsia="仿宋_GB2312" w:hAnsi="Times New Roman" w:cs="Times New Roman" w:hint="eastAsia"/>
                <w:color w:val="000000" w:themeColor="text1"/>
                <w:sz w:val="18"/>
                <w:szCs w:val="18"/>
              </w:rPr>
              <w:t>≤</w:t>
            </w:r>
            <w:ins w:id="1689" w:author="Xuning Wei12232" w:date="2026-09-05T20:09:00Z">
              <w:r w:rsidR="00A950A7">
                <w:rPr>
                  <w:rFonts w:ascii="Times New Roman" w:eastAsia="仿宋_GB2312" w:hAnsi="Times New Roman" w:cs="Times New Roman"/>
                  <w:color w:val="000000" w:themeColor="text1"/>
                  <w:sz w:val="18"/>
                  <w:szCs w:val="18"/>
                </w:rPr>
                <w:t xml:space="preserve"> </w:t>
              </w:r>
            </w:ins>
            <w:r w:rsidR="00630916" w:rsidRPr="00A54EC0">
              <w:rPr>
                <w:rFonts w:ascii="Times New Roman" w:eastAsia="仿宋_GB2312" w:hAnsi="Times New Roman" w:cs="Times New Roman"/>
                <w:color w:val="000000" w:themeColor="text1"/>
                <w:sz w:val="18"/>
                <w:szCs w:val="18"/>
              </w:rPr>
              <w:t>Coupling Time</w:t>
            </w:r>
            <w:ins w:id="1690" w:author="Xuning Wei12232" w:date="2026-09-05T20:09:00Z">
              <w:r w:rsidR="00A950A7">
                <w:rPr>
                  <w:rFonts w:ascii="Times New Roman" w:eastAsia="仿宋_GB2312" w:hAnsi="Times New Roman" w:cs="Times New Roman"/>
                  <w:color w:val="000000" w:themeColor="text1"/>
                  <w:sz w:val="18"/>
                  <w:szCs w:val="18"/>
                </w:rPr>
                <w:t xml:space="preserve"> </w:t>
              </w:r>
            </w:ins>
            <w:r w:rsidR="00630916" w:rsidRPr="00473484">
              <w:rPr>
                <w:rFonts w:ascii="Times New Roman" w:eastAsia="仿宋_GB2312" w:hAnsi="Times New Roman" w:cs="Times New Roman" w:hint="eastAsia"/>
                <w:color w:val="000000" w:themeColor="text1"/>
                <w:sz w:val="18"/>
                <w:szCs w:val="18"/>
              </w:rPr>
              <w:t>≤</w:t>
            </w:r>
            <w:ins w:id="1691" w:author="Xuning Wei12232" w:date="2026-09-05T20:09:00Z">
              <w:r w:rsidR="00A950A7">
                <w:rPr>
                  <w:rFonts w:ascii="Times New Roman" w:eastAsia="仿宋_GB2312" w:hAnsi="Times New Roman" w:cs="Times New Roman"/>
                  <w:color w:val="000000" w:themeColor="text1"/>
                  <w:sz w:val="18"/>
                  <w:szCs w:val="18"/>
                </w:rPr>
                <w:t xml:space="preserve"> </w:t>
              </w:r>
            </w:ins>
            <w:r w:rsidR="00630916" w:rsidRPr="00A54EC0">
              <w:rPr>
                <w:rFonts w:ascii="Times New Roman" w:eastAsia="仿宋_GB2312" w:hAnsi="Times New Roman" w:cs="Times New Roman"/>
                <w:color w:val="000000" w:themeColor="text1"/>
                <w:sz w:val="18"/>
                <w:szCs w:val="18"/>
              </w:rPr>
              <w:t>18</w:t>
            </w:r>
            <w:ins w:id="1692" w:author="Johan Granander" w:date="2026-07-28T14:56:00Z">
              <w:r w:rsidR="003A4FAE" w:rsidRPr="00A54EC0">
                <w:rPr>
                  <w:rFonts w:ascii="Times New Roman" w:eastAsia="仿宋_GB2312" w:hAnsi="Times New Roman" w:cs="Times New Roman"/>
                  <w:color w:val="000000" w:themeColor="text1"/>
                  <w:sz w:val="18"/>
                  <w:szCs w:val="18"/>
                </w:rPr>
                <w:t xml:space="preserve"> </w:t>
              </w:r>
            </w:ins>
            <w:r w:rsidR="00630916" w:rsidRPr="00A54EC0">
              <w:rPr>
                <w:rFonts w:ascii="Times New Roman" w:eastAsia="仿宋_GB2312" w:hAnsi="Times New Roman" w:cs="Times New Roman"/>
                <w:color w:val="000000" w:themeColor="text1"/>
                <w:sz w:val="18"/>
                <w:szCs w:val="18"/>
              </w:rPr>
              <w:t>h)</w:t>
            </w:r>
            <w:ins w:id="1693" w:author="Xuning Wei12232" w:date="2026-07-27T00:58:00Z">
              <w:r w:rsidRPr="00473484">
                <w:rPr>
                  <w:rFonts w:ascii="Times New Roman" w:eastAsia="仿宋_GB2312" w:hAnsi="Times New Roman" w:cs="Times New Roman"/>
                  <w:color w:val="000000" w:themeColor="text1"/>
                  <w:sz w:val="18"/>
                  <w:szCs w:val="18"/>
                </w:rPr>
                <w:t>.</w:t>
              </w:r>
              <w:r w:rsidRPr="00473484">
                <w:rPr>
                  <w:rFonts w:ascii="Times New Roman" w:eastAsia="仿宋_GB2312" w:hAnsi="Times New Roman" w:cs="Times New Roman"/>
                  <w:color w:val="000000" w:themeColor="text1"/>
                  <w:sz w:val="18"/>
                  <w:szCs w:val="18"/>
                </w:rPr>
                <w:br/>
                <w:t>3.</w:t>
              </w:r>
            </w:ins>
            <w:del w:id="1694" w:author="Xuning Wei12232" w:date="2026-07-27T00:58:00Z">
              <w:r w:rsidR="00E51051" w:rsidRPr="00473484" w:rsidDel="000F5504">
                <w:rPr>
                  <w:rFonts w:ascii="Times New Roman" w:eastAsia="仿宋_GB2312" w:hAnsi="Times New Roman" w:cs="Times New Roman"/>
                  <w:color w:val="000000" w:themeColor="text1"/>
                  <w:sz w:val="18"/>
                  <w:szCs w:val="18"/>
                </w:rPr>
                <w:delText xml:space="preserve"> </w:delText>
              </w:r>
            </w:del>
            <w:ins w:id="1695" w:author="Xuning Wei12232" w:date="2026-07-27T00:58:00Z">
              <w:r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 xml:space="preserve">Stop stirring and turn off the nitrogen. Drain until there is no reaction mixture drip. </w:t>
            </w:r>
            <w:commentRangeStart w:id="1696"/>
            <w:commentRangeStart w:id="1697"/>
            <w:commentRangeStart w:id="1698"/>
            <w:commentRangeStart w:id="1699"/>
            <w:commentRangeStart w:id="1700"/>
            <w:commentRangeEnd w:id="1696"/>
            <w:ins w:id="1701" w:author="Xuning Wei12232" w:date="2026-07-27T22:45:00Z">
              <w:r w:rsidR="00B159F1" w:rsidRPr="00A54EC0">
                <w:rPr>
                  <w:rStyle w:val="aff1"/>
                  <w:rFonts w:ascii="Times New Roman" w:eastAsia="仿宋_GB2312" w:hAnsi="Times New Roman" w:cs="Times New Roman"/>
                  <w:color w:val="000000" w:themeColor="text1"/>
                  <w:sz w:val="18"/>
                  <w:szCs w:val="18"/>
                </w:rPr>
                <w:commentReference w:id="1696"/>
              </w:r>
              <w:commentRangeEnd w:id="1697"/>
              <w:r w:rsidR="00B159F1" w:rsidRPr="00A54EC0">
                <w:rPr>
                  <w:rStyle w:val="aff1"/>
                  <w:rFonts w:ascii="Times New Roman" w:eastAsia="仿宋_GB2312" w:hAnsi="Times New Roman" w:cs="Times New Roman"/>
                  <w:color w:val="000000" w:themeColor="text1"/>
                  <w:sz w:val="18"/>
                  <w:szCs w:val="18"/>
                </w:rPr>
                <w:commentReference w:id="1697"/>
              </w:r>
              <w:commentRangeEnd w:id="1698"/>
              <w:r w:rsidR="00B159F1" w:rsidRPr="00A54EC0">
                <w:rPr>
                  <w:rStyle w:val="aff1"/>
                  <w:rFonts w:ascii="Times New Roman" w:eastAsia="仿宋_GB2312" w:hAnsi="Times New Roman" w:cs="Times New Roman"/>
                  <w:color w:val="000000" w:themeColor="text1"/>
                  <w:sz w:val="18"/>
                  <w:szCs w:val="18"/>
                </w:rPr>
                <w:commentReference w:id="1698"/>
              </w:r>
              <w:commentRangeEnd w:id="1699"/>
              <w:r w:rsidR="00B159F1" w:rsidRPr="00473484">
                <w:rPr>
                  <w:rStyle w:val="aff1"/>
                  <w:rFonts w:ascii="Times New Roman" w:eastAsia="仿宋_GB2312" w:hAnsi="Times New Roman" w:cs="Times New Roman"/>
                  <w:color w:val="000000" w:themeColor="text1"/>
                  <w:sz w:val="18"/>
                  <w:szCs w:val="18"/>
                </w:rPr>
                <w:commentReference w:id="1699"/>
              </w:r>
              <w:commentRangeEnd w:id="1700"/>
              <w:r w:rsidR="00B159F1" w:rsidRPr="00473484">
                <w:rPr>
                  <w:rStyle w:val="aff1"/>
                  <w:rFonts w:ascii="Times New Roman" w:eastAsia="仿宋_GB2312" w:hAnsi="Times New Roman" w:cs="Times New Roman"/>
                  <w:color w:val="000000" w:themeColor="text1"/>
                  <w:sz w:val="18"/>
                  <w:szCs w:val="18"/>
                </w:rPr>
                <w:commentReference w:id="1700"/>
              </w:r>
            </w:ins>
            <w:del w:id="1702" w:author="Xuning Wei12232" w:date="2026-07-27T00:58:00Z">
              <w:r w:rsidR="00E51051" w:rsidRPr="00A54EC0" w:rsidDel="000F5504">
                <w:rPr>
                  <w:rFonts w:ascii="Times New Roman" w:eastAsia="仿宋_GB2312" w:hAnsi="Times New Roman" w:cs="Times New Roman"/>
                  <w:color w:val="000000" w:themeColor="text1"/>
                  <w:sz w:val="18"/>
                  <w:szCs w:val="18"/>
                </w:rPr>
                <w:delText>Move to next operation.</w:delText>
              </w:r>
            </w:del>
          </w:p>
        </w:tc>
      </w:tr>
      <w:tr w:rsidR="00C63277" w:rsidRPr="00473484" w:rsidDel="00396868" w14:paraId="6D57D40A" w14:textId="6AD940BF" w:rsidTr="0051270C">
        <w:trPr>
          <w:trHeight w:val="454"/>
          <w:del w:id="1703" w:author="Xuning Wei12232" w:date="2026-07-23T14:19:00Z"/>
          <w:trPrChange w:id="1704"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705"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2B1ABDA8" w14:textId="5CFE75F5" w:rsidR="00E51051" w:rsidRPr="00A54EC0" w:rsidDel="00396868" w:rsidRDefault="00E51051" w:rsidP="00285F3F">
            <w:pPr>
              <w:jc w:val="both"/>
              <w:rPr>
                <w:del w:id="1706" w:author="Xuning Wei12232" w:date="2026-07-23T14:19:00Z"/>
                <w:rFonts w:ascii="Times New Roman" w:eastAsia="仿宋_GB2312" w:hAnsi="Times New Roman" w:cs="Times New Roman"/>
                <w:b/>
                <w:color w:val="auto"/>
                <w:sz w:val="18"/>
                <w:szCs w:val="18"/>
                <w:lang w:eastAsia="zh-CN"/>
              </w:rPr>
            </w:pPr>
            <w:del w:id="1707" w:author="Xuning Wei12232" w:date="2026-07-23T14:19:00Z">
              <w:r w:rsidRPr="00A54EC0" w:rsidDel="00396868">
                <w:rPr>
                  <w:rFonts w:ascii="Times New Roman" w:eastAsia="仿宋_GB2312" w:hAnsi="Times New Roman" w:cs="Times New Roman"/>
                  <w:b/>
                  <w:color w:val="auto"/>
                  <w:sz w:val="18"/>
                  <w:szCs w:val="18"/>
                  <w:lang w:eastAsia="zh-CN"/>
                </w:rPr>
                <w:delText>74</w:delText>
              </w:r>
            </w:del>
          </w:p>
        </w:tc>
        <w:tc>
          <w:tcPr>
            <w:tcW w:w="670" w:type="pct"/>
            <w:tcBorders>
              <w:top w:val="single" w:sz="4" w:space="0" w:color="auto"/>
              <w:left w:val="single" w:sz="4" w:space="0" w:color="auto"/>
              <w:bottom w:val="single" w:sz="4" w:space="0" w:color="auto"/>
              <w:right w:val="single" w:sz="4" w:space="0" w:color="auto"/>
            </w:tcBorders>
            <w:vAlign w:val="center"/>
            <w:tcPrChange w:id="1708"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3BEA8D8E" w14:textId="055CDEC1" w:rsidR="00E51051" w:rsidRPr="00473484" w:rsidDel="00396868" w:rsidRDefault="00E51051" w:rsidP="00285F3F">
            <w:pPr>
              <w:jc w:val="both"/>
              <w:rPr>
                <w:del w:id="1709" w:author="Xuning Wei12232" w:date="2026-07-23T14:19:00Z"/>
                <w:rFonts w:ascii="Times New Roman" w:eastAsia="仿宋_GB2312" w:hAnsi="Times New Roman" w:cs="Times New Roman"/>
                <w:color w:val="000000" w:themeColor="text1"/>
                <w:sz w:val="18"/>
                <w:szCs w:val="18"/>
              </w:rPr>
            </w:pPr>
            <w:del w:id="1710" w:author="Xuning Wei12232" w:date="2026-07-23T14:19:00Z">
              <w:r w:rsidRPr="00473484" w:rsidDel="00396868">
                <w:rPr>
                  <w:rFonts w:ascii="Times New Roman" w:eastAsia="仿宋_GB2312" w:hAnsi="Times New Roman" w:cs="Times New Roman"/>
                  <w:color w:val="000000" w:themeColor="text1"/>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711"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30454AEB" w14:textId="3C2ECF73" w:rsidR="00E51051" w:rsidRPr="00A54EC0" w:rsidDel="00396868" w:rsidRDefault="005304C8" w:rsidP="00285F3F">
            <w:pPr>
              <w:jc w:val="both"/>
              <w:rPr>
                <w:del w:id="1712" w:author="Xuning Wei12232" w:date="2026-07-23T14:19:00Z"/>
                <w:rFonts w:ascii="Times New Roman" w:eastAsia="仿宋_GB2312" w:hAnsi="Times New Roman" w:cs="Times New Roman"/>
                <w:color w:val="000000" w:themeColor="text1"/>
                <w:sz w:val="18"/>
                <w:szCs w:val="18"/>
              </w:rPr>
            </w:pPr>
            <w:del w:id="1713" w:author="Xuning Wei12232" w:date="2026-07-23T14:19:00Z">
              <w:r w:rsidRPr="00473484" w:rsidDel="00396868">
                <w:rPr>
                  <w:rFonts w:ascii="Times New Roman" w:eastAsia="仿宋_GB2312" w:hAnsi="Times New Roman" w:cs="Times New Roman"/>
                  <w:color w:val="000000" w:themeColor="text1"/>
                  <w:sz w:val="18"/>
                  <w:szCs w:val="18"/>
                </w:rPr>
                <w:delText>Add</w:delText>
              </w:r>
              <w:r w:rsidR="00271FEB" w:rsidRPr="00473484" w:rsidDel="00396868">
                <w:rPr>
                  <w:rFonts w:ascii="Times New Roman" w:eastAsia="仿宋_GB2312" w:hAnsi="Times New Roman" w:cs="Times New Roman"/>
                  <w:color w:val="000000" w:themeColor="text1"/>
                  <w:sz w:val="18"/>
                  <w:szCs w:val="18"/>
                </w:rPr>
                <w:delText xml:space="preserve"> 8.0 V DMF</w:delText>
              </w:r>
              <w:r w:rsidRPr="00473484" w:rsidDel="00396868">
                <w:rPr>
                  <w:rFonts w:ascii="Times New Roman" w:eastAsia="仿宋_GB2312" w:hAnsi="Times New Roman" w:cs="Times New Roman"/>
                  <w:color w:val="000000" w:themeColor="text1"/>
                  <w:sz w:val="18"/>
                  <w:szCs w:val="18"/>
                </w:rPr>
                <w:delText xml:space="preserve"> (7.584 kg/kg)</w:delText>
              </w:r>
              <w:r w:rsidR="00E51051" w:rsidRPr="00473484" w:rsidDel="00396868">
                <w:rPr>
                  <w:rFonts w:ascii="Times New Roman" w:eastAsia="仿宋_GB2312" w:hAnsi="Times New Roman" w:cs="Times New Roman"/>
                  <w:color w:val="000000" w:themeColor="text1"/>
                  <w:sz w:val="18"/>
                  <w:szCs w:val="18"/>
                  <w:lang w:eastAsia="zh-CN"/>
                </w:rPr>
                <w:delText xml:space="preserve">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714"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396868">
                <w:rPr>
                  <w:rFonts w:ascii="Times New Roman" w:eastAsia="仿宋_GB2312" w:hAnsi="Times New Roman" w:cs="Times New Roman"/>
                  <w:color w:val="000000" w:themeColor="text1"/>
                  <w:sz w:val="18"/>
                  <w:szCs w:val="18"/>
                  <w:lang w:eastAsia="zh-CN"/>
                  <w:rPrChange w:id="1715"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396868">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00E51051" w:rsidRPr="00A54EC0" w:rsidDel="00396868">
                <w:rPr>
                  <w:rFonts w:ascii="Times New Roman" w:eastAsia="仿宋_GB2312" w:hAnsi="Times New Roman" w:cs="Times New Roman"/>
                  <w:color w:val="000000" w:themeColor="text1"/>
                  <w:sz w:val="18"/>
                  <w:szCs w:val="18"/>
                  <w:lang w:eastAsia="zh-CN"/>
                </w:rPr>
                <w:delText>. Then</w:delText>
              </w:r>
              <w:r w:rsidR="00E51051" w:rsidRPr="00A54EC0" w:rsidDel="00396868">
                <w:rPr>
                  <w:rFonts w:ascii="Times New Roman" w:hAnsi="Times New Roman" w:cs="Times New Roman"/>
                  <w:color w:val="000000" w:themeColor="text1"/>
                  <w:sz w:val="18"/>
                  <w:szCs w:val="18"/>
                </w:rPr>
                <w:delText xml:space="preserve"> </w:delText>
              </w:r>
              <w:r w:rsidR="00E51051" w:rsidRPr="00473484" w:rsidDel="00396868">
                <w:rPr>
                  <w:rFonts w:ascii="Times New Roman" w:eastAsia="仿宋_GB2312" w:hAnsi="Times New Roman" w:cs="Times New Roman"/>
                  <w:color w:val="000000" w:themeColor="text1"/>
                  <w:sz w:val="18"/>
                  <w:szCs w:val="18"/>
                </w:rPr>
                <w:delText xml:space="preserve">Transfer the </w:delText>
              </w:r>
              <w:r w:rsidR="00E51051" w:rsidRPr="00473484" w:rsidDel="00396868">
                <w:rPr>
                  <w:rFonts w:ascii="Times New Roman" w:eastAsia="仿宋_GB2312" w:hAnsi="Times New Roman" w:cs="Times New Roman"/>
                  <w:color w:val="000000" w:themeColor="text1"/>
                  <w:sz w:val="18"/>
                  <w:szCs w:val="18"/>
                  <w:lang w:eastAsia="zh-CN"/>
                </w:rPr>
                <w:delText xml:space="preserve">DMF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716"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473484" w:rsidDel="00396868">
                <w:rPr>
                  <w:rFonts w:ascii="Times New Roman" w:eastAsia="仿宋_GB2312" w:hAnsi="Times New Roman" w:cs="Times New Roman"/>
                  <w:color w:val="000000" w:themeColor="text1"/>
                  <w:sz w:val="18"/>
                  <w:szCs w:val="18"/>
                  <w:lang w:eastAsia="zh-CN"/>
                  <w:rPrChange w:id="1717" w:author="Xuning Wei12232" w:date="2026-09-05T19:51:00Z">
                    <w:rPr>
                      <w:rFonts w:ascii="Times New Roman" w:eastAsia="仿宋_GB2312" w:hAnsi="Times New Roman" w:cs="Times New Roman"/>
                      <w:b/>
                      <w:color w:val="000000" w:themeColor="text1"/>
                      <w:sz w:val="18"/>
                      <w:szCs w:val="18"/>
                      <w:lang w:eastAsia="zh-CN"/>
                    </w:rPr>
                  </w:rPrChange>
                </w:rPr>
                <w:delText xml:space="preserve">. </w:delText>
              </w:r>
              <w:r w:rsidR="00E51051" w:rsidRPr="00A54EC0" w:rsidDel="00396868">
                <w:rPr>
                  <w:rFonts w:ascii="Times New Roman" w:eastAsia="仿宋_GB2312" w:hAnsi="Times New Roman" w:cs="Times New Roman"/>
                  <w:color w:val="000000" w:themeColor="text1"/>
                  <w:sz w:val="18"/>
                  <w:szCs w:val="18"/>
                </w:rPr>
                <w:delText>Bubble with nitrogen for 5±2 min, then start the stirrer. After stirring for 7±2 min, stop stirring, turn off the nitrogen. Drain until there is no obvious drip. Perform this operation for 3 times.</w:delText>
              </w:r>
            </w:del>
          </w:p>
        </w:tc>
      </w:tr>
      <w:tr w:rsidR="00C63277" w:rsidRPr="00473484" w:rsidDel="00396868" w14:paraId="5526B0C9" w14:textId="629B8875" w:rsidTr="0051270C">
        <w:trPr>
          <w:trHeight w:val="454"/>
          <w:del w:id="1718" w:author="Xuning Wei12232" w:date="2026-07-23T14:19:00Z"/>
          <w:trPrChange w:id="1719"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720"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70EB7236" w14:textId="2B95D4A7" w:rsidR="00E51051" w:rsidRPr="00A54EC0" w:rsidDel="00396868" w:rsidRDefault="00E51051" w:rsidP="00285F3F">
            <w:pPr>
              <w:jc w:val="both"/>
              <w:rPr>
                <w:del w:id="1721" w:author="Xuning Wei12232" w:date="2026-07-23T14:19:00Z"/>
                <w:rFonts w:ascii="Times New Roman" w:eastAsia="仿宋_GB2312" w:hAnsi="Times New Roman" w:cs="Times New Roman"/>
                <w:b/>
                <w:color w:val="auto"/>
                <w:sz w:val="18"/>
                <w:szCs w:val="18"/>
                <w:lang w:eastAsia="zh-CN"/>
              </w:rPr>
            </w:pPr>
            <w:del w:id="1722" w:author="Xuning Wei12232" w:date="2026-07-23T14:19:00Z">
              <w:r w:rsidRPr="00A54EC0" w:rsidDel="00396868">
                <w:rPr>
                  <w:rFonts w:ascii="Times New Roman" w:eastAsia="仿宋_GB2312" w:hAnsi="Times New Roman" w:cs="Times New Roman"/>
                  <w:b/>
                  <w:color w:val="auto"/>
                  <w:sz w:val="18"/>
                  <w:szCs w:val="18"/>
                  <w:lang w:eastAsia="zh-CN"/>
                </w:rPr>
                <w:delText>75</w:delText>
              </w:r>
            </w:del>
          </w:p>
        </w:tc>
        <w:tc>
          <w:tcPr>
            <w:tcW w:w="670" w:type="pct"/>
            <w:tcBorders>
              <w:top w:val="single" w:sz="4" w:space="0" w:color="auto"/>
              <w:left w:val="single" w:sz="4" w:space="0" w:color="auto"/>
              <w:bottom w:val="single" w:sz="4" w:space="0" w:color="auto"/>
              <w:right w:val="single" w:sz="4" w:space="0" w:color="auto"/>
            </w:tcBorders>
            <w:vAlign w:val="center"/>
            <w:tcPrChange w:id="1723"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13896D11" w14:textId="2E0BC87C" w:rsidR="00E51051" w:rsidRPr="00473484" w:rsidDel="00396868" w:rsidRDefault="00E51051" w:rsidP="00285F3F">
            <w:pPr>
              <w:jc w:val="both"/>
              <w:rPr>
                <w:del w:id="1724" w:author="Xuning Wei12232" w:date="2026-07-23T14:19:00Z"/>
                <w:rFonts w:ascii="Times New Roman" w:eastAsia="仿宋_GB2312" w:hAnsi="Times New Roman" w:cs="Times New Roman"/>
                <w:color w:val="auto"/>
                <w:sz w:val="18"/>
                <w:szCs w:val="18"/>
              </w:rPr>
            </w:pPr>
            <w:del w:id="1725" w:author="Xuning Wei12232" w:date="2026-07-23T14:19:00Z">
              <w:r w:rsidRPr="00473484" w:rsidDel="00396868">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1726"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1A29EAF0" w14:textId="175CEA77" w:rsidR="00E51051" w:rsidRPr="00A54EC0" w:rsidDel="00396868" w:rsidRDefault="00E51051" w:rsidP="00285F3F">
            <w:pPr>
              <w:jc w:val="both"/>
              <w:rPr>
                <w:del w:id="1727" w:author="Xuning Wei12232" w:date="2026-07-23T14:19:00Z"/>
                <w:rFonts w:ascii="Times New Roman" w:eastAsia="仿宋_GB2312" w:hAnsi="Times New Roman" w:cs="Times New Roman"/>
                <w:color w:val="auto"/>
                <w:sz w:val="18"/>
                <w:szCs w:val="18"/>
              </w:rPr>
            </w:pPr>
            <w:del w:id="1728" w:author="Xuning Wei12232" w:date="2026-07-23T14:19:00Z">
              <w:r w:rsidRPr="00473484" w:rsidDel="00396868">
                <w:rPr>
                  <w:rFonts w:ascii="Times New Roman" w:eastAsia="仿宋_GB2312" w:hAnsi="Times New Roman" w:cs="Times New Roman"/>
                  <w:color w:val="auto"/>
                  <w:sz w:val="18"/>
                  <w:szCs w:val="18"/>
                </w:rPr>
                <w:delText>Add</w:delText>
              </w:r>
              <w:r w:rsidRPr="00473484" w:rsidDel="00396868">
                <w:rPr>
                  <w:rFonts w:ascii="Times New Roman" w:eastAsia="仿宋_GB2312" w:hAnsi="Times New Roman" w:cs="Times New Roman"/>
                  <w:color w:val="auto"/>
                  <w:sz w:val="18"/>
                  <w:szCs w:val="18"/>
                  <w:lang w:eastAsia="zh-CN"/>
                </w:rPr>
                <w:delText xml:space="preserve"> </w:delText>
              </w:r>
              <w:r w:rsidR="00271FEB" w:rsidRPr="00473484" w:rsidDel="00396868">
                <w:rPr>
                  <w:rFonts w:ascii="Times New Roman" w:eastAsia="仿宋_GB2312" w:hAnsi="Times New Roman" w:cs="Times New Roman"/>
                  <w:bCs w:val="0"/>
                  <w:color w:val="0000FF"/>
                  <w:sz w:val="18"/>
                  <w:szCs w:val="18"/>
                  <w:lang w:eastAsia="zh-CN"/>
                </w:rPr>
                <w:delText xml:space="preserve">8.0 V 20% </w:delText>
              </w:r>
            </w:del>
            <w:del w:id="1729"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1730"/>
              <w:commentRangeStart w:id="1731"/>
              <w:commentRangeStart w:id="1732"/>
              <w:commentRangeStart w:id="1733"/>
              <w:r w:rsidRPr="00473484" w:rsidDel="00EE6870">
                <w:rPr>
                  <w:rFonts w:ascii="Times New Roman" w:eastAsia="仿宋_GB2312" w:hAnsi="Times New Roman" w:cs="Times New Roman"/>
                  <w:bCs w:val="0"/>
                  <w:color w:val="auto"/>
                  <w:sz w:val="18"/>
                  <w:szCs w:val="18"/>
                  <w:lang w:eastAsia="zh-CN"/>
                </w:rPr>
                <w:delText xml:space="preserve"> </w:delText>
              </w:r>
            </w:del>
            <w:commentRangeEnd w:id="1730"/>
            <w:del w:id="1734" w:author="Xuning Wei12232" w:date="2026-07-23T14:19:00Z">
              <w:r w:rsidRPr="00A54EC0" w:rsidDel="00396868">
                <w:rPr>
                  <w:rStyle w:val="aff1"/>
                  <w:rFonts w:ascii="Times New Roman" w:eastAsia="仿宋_GB2312" w:hAnsi="Times New Roman" w:cs="Times New Roman"/>
                  <w:bCs w:val="0"/>
                  <w:color w:val="0000FF"/>
                  <w:sz w:val="18"/>
                  <w:szCs w:val="18"/>
                  <w:lang w:eastAsia="zh-CN"/>
                </w:rPr>
                <w:commentReference w:id="1730"/>
              </w:r>
              <w:commentRangeEnd w:id="1731"/>
              <w:r w:rsidRPr="00A54EC0" w:rsidDel="00396868">
                <w:rPr>
                  <w:rStyle w:val="aff1"/>
                  <w:rFonts w:ascii="Times New Roman" w:eastAsia="仿宋_GB2312" w:hAnsi="Times New Roman" w:cs="Times New Roman"/>
                  <w:bCs w:val="0"/>
                  <w:color w:val="0000FF"/>
                  <w:sz w:val="18"/>
                  <w:szCs w:val="18"/>
                  <w:lang w:eastAsia="zh-CN"/>
                </w:rPr>
                <w:commentReference w:id="1731"/>
              </w:r>
              <w:commentRangeEnd w:id="1732"/>
              <w:r w:rsidRPr="00A54EC0" w:rsidDel="00396868">
                <w:rPr>
                  <w:rStyle w:val="aff1"/>
                  <w:rFonts w:ascii="Times New Roman" w:eastAsia="仿宋_GB2312" w:hAnsi="Times New Roman" w:cs="Times New Roman"/>
                  <w:bCs w:val="0"/>
                  <w:color w:val="0000FF"/>
                  <w:sz w:val="18"/>
                  <w:szCs w:val="18"/>
                  <w:lang w:eastAsia="zh-CN"/>
                </w:rPr>
                <w:commentReference w:id="1732"/>
              </w:r>
              <w:commentRangeEnd w:id="1733"/>
              <w:r w:rsidRPr="00473484" w:rsidDel="00396868">
                <w:rPr>
                  <w:rStyle w:val="aff1"/>
                  <w:rFonts w:ascii="Times New Roman" w:eastAsia="仿宋_GB2312" w:hAnsi="Times New Roman" w:cs="Times New Roman"/>
                  <w:bCs w:val="0"/>
                  <w:color w:val="0000FF"/>
                  <w:sz w:val="18"/>
                  <w:szCs w:val="18"/>
                  <w:lang w:eastAsia="zh-CN"/>
                </w:rPr>
                <w:commentReference w:id="1733"/>
              </w:r>
              <w:r w:rsidR="00630916" w:rsidRPr="00A54EC0" w:rsidDel="00396868">
                <w:rPr>
                  <w:rFonts w:ascii="Times New Roman" w:eastAsia="仿宋_GB2312" w:hAnsi="Times New Roman" w:cs="Times New Roman"/>
                  <w:bCs w:val="0"/>
                  <w:color w:val="0000FF"/>
                  <w:sz w:val="18"/>
                  <w:szCs w:val="18"/>
                  <w:lang w:eastAsia="zh-CN"/>
                </w:rPr>
                <w:delText>(7.448 kg/kg</w:delText>
              </w:r>
              <w:r w:rsidRPr="00A54EC0" w:rsidDel="00396868">
                <w:rPr>
                  <w:rFonts w:ascii="Times New Roman" w:eastAsia="仿宋_GB2312" w:hAnsi="Times New Roman" w:cs="Times New Roman"/>
                  <w:bCs w:val="0"/>
                  <w:color w:val="auto"/>
                  <w:sz w:val="18"/>
                  <w:szCs w:val="18"/>
                  <w:lang w:eastAsia="zh-CN"/>
                </w:rPr>
                <w:delText xml:space="preserve">) </w:delText>
              </w:r>
              <w:r w:rsidRPr="00A54EC0" w:rsidDel="00396868">
                <w:rPr>
                  <w:rFonts w:ascii="Times New Roman" w:eastAsia="仿宋_GB2312" w:hAnsi="Times New Roman" w:cs="Times New Roman"/>
                  <w:color w:val="auto"/>
                  <w:sz w:val="18"/>
                  <w:szCs w:val="18"/>
                </w:rPr>
                <w:delText>into</w:delText>
              </w:r>
              <w:r w:rsidRPr="00473484" w:rsidDel="00396868">
                <w:rPr>
                  <w:rFonts w:ascii="Times New Roman" w:eastAsia="仿宋_GB2312" w:hAnsi="Times New Roman" w:cs="Times New Roman"/>
                  <w:color w:val="auto"/>
                  <w:sz w:val="18"/>
                  <w:szCs w:val="18"/>
                  <w:rPrChange w:id="1735"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396868">
                <w:rPr>
                  <w:rFonts w:ascii="Times New Roman" w:eastAsia="仿宋_GB2312" w:hAnsi="Times New Roman" w:cs="Times New Roman"/>
                  <w:color w:val="auto"/>
                  <w:sz w:val="18"/>
                  <w:szCs w:val="18"/>
                </w:rPr>
                <w:delText xml:space="preserve">. Bubble with nitrogen for 5±2min, then start the stirrer, adjust to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After stirring for 2h±15 min (target: 2h) at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stop stirring, turn off the nitrogen. Drain until there is no obvious drip. Move to next operation.</w:delText>
              </w:r>
            </w:del>
          </w:p>
        </w:tc>
      </w:tr>
      <w:tr w:rsidR="00C63277" w:rsidRPr="00473484" w:rsidDel="00396868" w14:paraId="74C5D3FD" w14:textId="198F6FD7" w:rsidTr="0051270C">
        <w:trPr>
          <w:trHeight w:val="454"/>
          <w:del w:id="1736" w:author="Xuning Wei12232" w:date="2026-07-23T14:19:00Z"/>
          <w:trPrChange w:id="173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738"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7B2DF0C7" w14:textId="03CED74F" w:rsidR="00E51051" w:rsidRPr="00A54EC0" w:rsidDel="00396868" w:rsidRDefault="00E51051" w:rsidP="00285F3F">
            <w:pPr>
              <w:jc w:val="both"/>
              <w:rPr>
                <w:del w:id="1739" w:author="Xuning Wei12232" w:date="2026-07-23T14:19:00Z"/>
                <w:rFonts w:ascii="Times New Roman" w:eastAsia="仿宋_GB2312" w:hAnsi="Times New Roman" w:cs="Times New Roman"/>
                <w:b/>
                <w:color w:val="auto"/>
                <w:sz w:val="18"/>
                <w:szCs w:val="18"/>
                <w:lang w:eastAsia="zh-CN"/>
              </w:rPr>
            </w:pPr>
            <w:del w:id="1740" w:author="Xuning Wei12232" w:date="2026-07-23T14:19:00Z">
              <w:r w:rsidRPr="00A54EC0" w:rsidDel="00396868">
                <w:rPr>
                  <w:rFonts w:ascii="Times New Roman" w:eastAsia="仿宋_GB2312" w:hAnsi="Times New Roman" w:cs="Times New Roman"/>
                  <w:b/>
                  <w:color w:val="auto"/>
                  <w:sz w:val="18"/>
                  <w:szCs w:val="18"/>
                  <w:lang w:eastAsia="zh-CN"/>
                </w:rPr>
                <w:delText>76</w:delText>
              </w:r>
            </w:del>
          </w:p>
        </w:tc>
        <w:tc>
          <w:tcPr>
            <w:tcW w:w="670" w:type="pct"/>
            <w:tcBorders>
              <w:top w:val="single" w:sz="4" w:space="0" w:color="auto"/>
              <w:left w:val="single" w:sz="4" w:space="0" w:color="auto"/>
              <w:bottom w:val="single" w:sz="4" w:space="0" w:color="auto"/>
              <w:right w:val="single" w:sz="4" w:space="0" w:color="auto"/>
            </w:tcBorders>
            <w:vAlign w:val="center"/>
            <w:tcPrChange w:id="1741"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C7B063E" w14:textId="3126AD45" w:rsidR="00E51051" w:rsidRPr="00473484" w:rsidDel="00396868" w:rsidRDefault="00E51051" w:rsidP="00285F3F">
            <w:pPr>
              <w:jc w:val="both"/>
              <w:rPr>
                <w:del w:id="1742" w:author="Xuning Wei12232" w:date="2026-07-23T14:19:00Z"/>
                <w:rFonts w:ascii="Times New Roman" w:eastAsia="仿宋_GB2312" w:hAnsi="Times New Roman" w:cs="Times New Roman"/>
                <w:color w:val="auto"/>
                <w:sz w:val="18"/>
                <w:szCs w:val="18"/>
              </w:rPr>
            </w:pPr>
            <w:del w:id="1743" w:author="Xuning Wei12232" w:date="2026-07-23T14:19:00Z">
              <w:r w:rsidRPr="00473484" w:rsidDel="00396868">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744"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06AB4D6C" w14:textId="453190DE" w:rsidR="00E51051" w:rsidRPr="00473484" w:rsidDel="00396868" w:rsidRDefault="00ED7347" w:rsidP="00285F3F">
            <w:pPr>
              <w:jc w:val="both"/>
              <w:rPr>
                <w:del w:id="1745" w:author="Xuning Wei12232" w:date="2026-07-23T14:19:00Z"/>
                <w:rFonts w:ascii="Times New Roman" w:eastAsia="仿宋_GB2312" w:hAnsi="Times New Roman" w:cs="Times New Roman"/>
                <w:color w:val="000000" w:themeColor="text1"/>
                <w:sz w:val="18"/>
                <w:szCs w:val="18"/>
              </w:rPr>
            </w:pPr>
            <w:del w:id="1746" w:author="Xuning Wei12232" w:date="2026-07-23T14:19: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10.0 V</w:delText>
              </w:r>
              <w:r w:rsidRPr="00473484" w:rsidDel="00396868">
                <w:rPr>
                  <w:rFonts w:ascii="Times New Roman" w:eastAsia="仿宋_GB2312" w:hAnsi="Times New Roman" w:cs="Times New Roman"/>
                  <w:color w:val="000000" w:themeColor="text1"/>
                  <w:sz w:val="18"/>
                  <w:szCs w:val="18"/>
                </w:rPr>
                <w:delText xml:space="preserve"> Isopropyl Acetate (8.730 kg/kg) </w:delText>
              </w:r>
              <w:r w:rsidR="00E51051" w:rsidRPr="00473484" w:rsidDel="00396868">
                <w:rPr>
                  <w:rFonts w:ascii="Times New Roman" w:eastAsia="仿宋_GB2312" w:hAnsi="Times New Roman" w:cs="Times New Roman"/>
                  <w:color w:val="000000" w:themeColor="text1"/>
                  <w:sz w:val="18"/>
                  <w:szCs w:val="18"/>
                </w:rPr>
                <w:delText xml:space="preserve">into TJ4S-1213-Sy15. Bubble with nitrogen for 5±2min, then start the stirrer. After stirring for 5±2 min, stop stirring, turn off the nitrogen. Drain until there is no obvious drip. Perform this operation for 4 times. Move to next operation. </w:delText>
              </w:r>
            </w:del>
          </w:p>
        </w:tc>
      </w:tr>
      <w:tr w:rsidR="00C63277" w:rsidRPr="00473484" w:rsidDel="00396868" w14:paraId="0156770F" w14:textId="2EEB59CA" w:rsidTr="0051270C">
        <w:trPr>
          <w:trHeight w:val="454"/>
          <w:del w:id="1747" w:author="Xuning Wei12232" w:date="2026-07-23T14:19:00Z"/>
          <w:trPrChange w:id="174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749"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3692AB2B" w14:textId="2EC240C1" w:rsidR="00E51051" w:rsidRPr="00A54EC0" w:rsidDel="00396868" w:rsidRDefault="00E51051" w:rsidP="00285F3F">
            <w:pPr>
              <w:jc w:val="both"/>
              <w:rPr>
                <w:del w:id="1750" w:author="Xuning Wei12232" w:date="2026-07-23T14:19:00Z"/>
                <w:rFonts w:ascii="Times New Roman" w:eastAsia="仿宋_GB2312" w:hAnsi="Times New Roman" w:cs="Times New Roman"/>
                <w:b/>
                <w:color w:val="auto"/>
                <w:sz w:val="18"/>
                <w:szCs w:val="18"/>
                <w:lang w:eastAsia="zh-CN"/>
              </w:rPr>
            </w:pPr>
            <w:del w:id="1751" w:author="Xuning Wei12232" w:date="2026-07-23T14:19:00Z">
              <w:r w:rsidRPr="00A54EC0" w:rsidDel="00396868">
                <w:rPr>
                  <w:rFonts w:ascii="Times New Roman" w:eastAsia="仿宋_GB2312" w:hAnsi="Times New Roman" w:cs="Times New Roman"/>
                  <w:b/>
                  <w:color w:val="auto"/>
                  <w:sz w:val="18"/>
                  <w:szCs w:val="18"/>
                  <w:lang w:eastAsia="zh-CN"/>
                </w:rPr>
                <w:delText>77</w:delText>
              </w:r>
            </w:del>
          </w:p>
        </w:tc>
        <w:tc>
          <w:tcPr>
            <w:tcW w:w="670" w:type="pct"/>
            <w:tcBorders>
              <w:top w:val="single" w:sz="4" w:space="0" w:color="auto"/>
              <w:left w:val="single" w:sz="4" w:space="0" w:color="auto"/>
              <w:bottom w:val="single" w:sz="4" w:space="0" w:color="auto"/>
              <w:right w:val="single" w:sz="4" w:space="0" w:color="auto"/>
            </w:tcBorders>
            <w:vAlign w:val="center"/>
            <w:tcPrChange w:id="1752"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33BD696A" w14:textId="0CB0AFB2" w:rsidR="00E51051" w:rsidRPr="00473484" w:rsidDel="00396868" w:rsidRDefault="00E51051" w:rsidP="00285F3F">
            <w:pPr>
              <w:jc w:val="both"/>
              <w:rPr>
                <w:del w:id="1753" w:author="Xuning Wei12232" w:date="2026-07-23T14:19:00Z"/>
                <w:rFonts w:ascii="Times New Roman" w:eastAsia="仿宋_GB2312" w:hAnsi="Times New Roman" w:cs="Times New Roman"/>
                <w:color w:val="auto"/>
                <w:sz w:val="18"/>
                <w:szCs w:val="18"/>
              </w:rPr>
            </w:pPr>
            <w:del w:id="1754" w:author="Xuning Wei12232" w:date="2026-07-23T14:19: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755"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0481C45B" w14:textId="3897B444" w:rsidR="00E51051" w:rsidRPr="00473484" w:rsidDel="00396868" w:rsidRDefault="00ED7347" w:rsidP="00285F3F">
            <w:pPr>
              <w:jc w:val="both"/>
              <w:rPr>
                <w:del w:id="1756" w:author="Xuning Wei12232" w:date="2026-07-23T14:19:00Z"/>
                <w:rFonts w:ascii="Times New Roman" w:eastAsia="仿宋_GB2312" w:hAnsi="Times New Roman" w:cs="Times New Roman"/>
                <w:color w:val="000000" w:themeColor="text1"/>
                <w:sz w:val="18"/>
                <w:szCs w:val="18"/>
              </w:rPr>
            </w:pPr>
            <w:del w:id="1757" w:author="Xuning Wei12232" w:date="2026-07-23T14:19: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27C097D5" w14:textId="77777777" w:rsidTr="0051270C">
        <w:trPr>
          <w:trHeight w:val="454"/>
          <w:trPrChange w:id="175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759"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3DBB5790" w14:textId="5E400B92" w:rsidR="00E51051" w:rsidRPr="00A54EC0" w:rsidRDefault="00E51051" w:rsidP="00285F3F">
            <w:pPr>
              <w:jc w:val="both"/>
              <w:rPr>
                <w:rFonts w:ascii="Times New Roman" w:eastAsia="仿宋_GB2312" w:hAnsi="Times New Roman" w:cs="Times New Roman"/>
                <w:b/>
                <w:color w:val="auto"/>
                <w:sz w:val="18"/>
                <w:szCs w:val="18"/>
                <w:lang w:eastAsia="zh-CN"/>
              </w:rPr>
            </w:pPr>
            <w:del w:id="1760" w:author="Xuning Wei12232" w:date="2026-07-23T15:40:00Z">
              <w:r w:rsidRPr="00A54EC0" w:rsidDel="006C469E">
                <w:rPr>
                  <w:rFonts w:ascii="Times New Roman" w:eastAsia="仿宋_GB2312" w:hAnsi="Times New Roman" w:cs="Times New Roman"/>
                  <w:b/>
                  <w:color w:val="auto"/>
                  <w:sz w:val="18"/>
                  <w:szCs w:val="18"/>
                  <w:lang w:eastAsia="zh-CN"/>
                </w:rPr>
                <w:delText>78</w:delText>
              </w:r>
            </w:del>
            <w:ins w:id="1761" w:author="Xuning Wei12232" w:date="2026-07-23T15:40:00Z">
              <w:r w:rsidR="006C469E" w:rsidRPr="00A54EC0">
                <w:rPr>
                  <w:rFonts w:ascii="Times New Roman" w:eastAsia="仿宋_GB2312" w:hAnsi="Times New Roman" w:cs="Times New Roman"/>
                  <w:b/>
                  <w:color w:val="auto"/>
                  <w:sz w:val="18"/>
                  <w:szCs w:val="18"/>
                  <w:lang w:eastAsia="zh-CN"/>
                </w:rPr>
                <w:t>36</w:t>
              </w:r>
            </w:ins>
          </w:p>
        </w:tc>
        <w:tc>
          <w:tcPr>
            <w:tcW w:w="670" w:type="pct"/>
            <w:tcBorders>
              <w:top w:val="single" w:sz="4" w:space="0" w:color="auto"/>
              <w:left w:val="single" w:sz="4" w:space="0" w:color="auto"/>
              <w:bottom w:val="single" w:sz="4" w:space="0" w:color="auto"/>
              <w:right w:val="single" w:sz="4" w:space="0" w:color="auto"/>
            </w:tcBorders>
            <w:vAlign w:val="center"/>
            <w:tcPrChange w:id="1762"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571AFB37" w14:textId="2320AE2A"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lang w:eastAsia="zh-CN"/>
              </w:rPr>
              <w:t>Fmoc-L-Ala-OH·H</w:t>
            </w:r>
            <w:r w:rsidRPr="00473484">
              <w:rPr>
                <w:rFonts w:ascii="Times New Roman" w:eastAsia="仿宋_GB2312" w:hAnsi="Times New Roman" w:cs="Times New Roman"/>
                <w:color w:val="auto"/>
                <w:sz w:val="18"/>
                <w:szCs w:val="18"/>
                <w:vertAlign w:val="subscript"/>
                <w:lang w:eastAsia="zh-CN"/>
              </w:rPr>
              <w:t>2</w:t>
            </w:r>
            <w:r w:rsidRPr="00473484">
              <w:rPr>
                <w:rFonts w:ascii="Times New Roman" w:eastAsia="仿宋_GB2312" w:hAnsi="Times New Roman" w:cs="Times New Roman"/>
                <w:color w:val="auto"/>
                <w:sz w:val="18"/>
                <w:szCs w:val="18"/>
                <w:lang w:eastAsia="zh-CN"/>
              </w:rPr>
              <w:t>O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1763"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412446E5" w14:textId="76024DA9" w:rsidR="00E51051" w:rsidRPr="00473484" w:rsidRDefault="004D6407" w:rsidP="00285F3F">
            <w:pPr>
              <w:jc w:val="both"/>
              <w:rPr>
                <w:rFonts w:ascii="Times New Roman" w:eastAsia="等线" w:hAnsi="Times New Roman" w:cs="Times New Roman"/>
                <w:bCs w:val="0"/>
                <w:color w:val="000000" w:themeColor="text1"/>
                <w:kern w:val="0"/>
                <w:sz w:val="18"/>
                <w:szCs w:val="18"/>
                <w:lang w:eastAsia="zh-CN"/>
              </w:rPr>
            </w:pPr>
            <w:ins w:id="1764" w:author="Xuning Wei12232" w:date="2026-07-27T00:58:00Z">
              <w:r w:rsidRPr="00473484">
                <w:rPr>
                  <w:rFonts w:ascii="Times New Roman" w:eastAsia="等线" w:hAnsi="Times New Roman" w:cs="Times New Roman"/>
                  <w:color w:val="000000" w:themeColor="text1"/>
                  <w:sz w:val="18"/>
                  <w:szCs w:val="18"/>
                </w:rPr>
                <w:t xml:space="preserve">1. </w:t>
              </w:r>
            </w:ins>
            <w:r w:rsidR="00E51051" w:rsidRPr="00473484">
              <w:rPr>
                <w:rFonts w:ascii="Times New Roman" w:eastAsia="等线" w:hAnsi="Times New Roman" w:cs="Times New Roman"/>
                <w:color w:val="000000" w:themeColor="text1"/>
                <w:sz w:val="18"/>
                <w:szCs w:val="18"/>
              </w:rPr>
              <w:t>Add</w:t>
            </w:r>
            <w:r w:rsidR="00695BBA" w:rsidRPr="00473484">
              <w:rPr>
                <w:rFonts w:ascii="Times New Roman" w:eastAsia="等线" w:hAnsi="Times New Roman" w:cs="Times New Roman"/>
                <w:color w:val="000000" w:themeColor="text1"/>
                <w:sz w:val="18"/>
                <w:szCs w:val="18"/>
              </w:rPr>
              <w:t xml:space="preserve"> </w:t>
            </w:r>
            <w:r w:rsidR="00271FEB" w:rsidRPr="00473484">
              <w:rPr>
                <w:rFonts w:ascii="Times New Roman" w:eastAsia="等线" w:hAnsi="Times New Roman" w:cs="Times New Roman"/>
                <w:color w:val="000000" w:themeColor="text1"/>
                <w:sz w:val="18"/>
                <w:szCs w:val="18"/>
                <w:lang w:eastAsia="zh-CN"/>
              </w:rPr>
              <w:t>5.0 V DMF</w:t>
            </w:r>
            <w:r w:rsidR="009C4EAF" w:rsidRPr="00473484">
              <w:rPr>
                <w:rFonts w:ascii="Times New Roman" w:eastAsia="等线" w:hAnsi="Times New Roman" w:cs="Times New Roman"/>
                <w:color w:val="000000" w:themeColor="text1"/>
                <w:sz w:val="18"/>
                <w:szCs w:val="18"/>
                <w:lang w:eastAsia="zh-CN"/>
              </w:rPr>
              <w:t xml:space="preserve"> (4.740 kg/kg)</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1765"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766"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Start the stirrer. Then add 2.0 eq. </w:t>
            </w:r>
            <w:r w:rsidR="00E51051" w:rsidRPr="00A54EC0">
              <w:rPr>
                <w:rFonts w:ascii="Times New Roman" w:eastAsia="等线" w:hAnsi="Times New Roman" w:cs="Times New Roman"/>
                <w:color w:val="000000" w:themeColor="text1"/>
                <w:sz w:val="18"/>
                <w:szCs w:val="18"/>
                <w:lang w:eastAsia="zh-CN"/>
              </w:rPr>
              <w:t>Fmoc-L-Ala-OH·H</w:t>
            </w:r>
            <w:r w:rsidR="00E51051" w:rsidRPr="00473484">
              <w:rPr>
                <w:rFonts w:ascii="Times New Roman" w:eastAsia="等线" w:hAnsi="Times New Roman" w:cs="Times New Roman"/>
                <w:color w:val="000000" w:themeColor="text1"/>
                <w:sz w:val="18"/>
                <w:szCs w:val="18"/>
                <w:vertAlign w:val="subscript"/>
                <w:lang w:eastAsia="zh-CN"/>
              </w:rPr>
              <w:t>2</w:t>
            </w:r>
            <w:r w:rsidR="00E51051" w:rsidRPr="00473484">
              <w:rPr>
                <w:rFonts w:ascii="Times New Roman" w:eastAsia="等线" w:hAnsi="Times New Roman" w:cs="Times New Roman"/>
                <w:color w:val="000000" w:themeColor="text1"/>
                <w:sz w:val="18"/>
                <w:szCs w:val="18"/>
                <w:lang w:eastAsia="zh-CN"/>
              </w:rPr>
              <w:t>O</w:t>
            </w:r>
            <w:r w:rsidR="00E51051" w:rsidRPr="00473484">
              <w:rPr>
                <w:rFonts w:ascii="Times New Roman" w:eastAsia="等线" w:hAnsi="Times New Roman" w:cs="Times New Roman"/>
                <w:color w:val="000000" w:themeColor="text1"/>
                <w:sz w:val="18"/>
                <w:szCs w:val="18"/>
              </w:rPr>
              <w:t xml:space="preserve">. </w:t>
            </w:r>
            <w:del w:id="1767"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1768"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lang w:eastAsia="zh-CN"/>
              </w:rPr>
              <w:t xml:space="preserve"> </w:t>
            </w:r>
            <w:ins w:id="1769" w:author="Xuning Wei12232" w:date="2026-07-27T00:58:00Z">
              <w:r w:rsidRPr="00473484">
                <w:rPr>
                  <w:rFonts w:ascii="Times New Roman" w:eastAsia="等线" w:hAnsi="Times New Roman" w:cs="Times New Roman"/>
                  <w:color w:val="000000" w:themeColor="text1"/>
                  <w:sz w:val="18"/>
                  <w:szCs w:val="18"/>
                  <w:lang w:eastAsia="zh-CN"/>
                </w:rPr>
                <w:br/>
                <w:t xml:space="preserve">2. </w:t>
              </w:r>
            </w:ins>
            <w:r w:rsidR="00E51051" w:rsidRPr="00473484">
              <w:rPr>
                <w:rFonts w:ascii="Times New Roman" w:eastAsia="等线" w:hAnsi="Times New Roman" w:cs="Times New Roman"/>
                <w:color w:val="000000" w:themeColor="text1"/>
                <w:sz w:val="18"/>
                <w:szCs w:val="18"/>
                <w:lang w:eastAsia="zh-CN"/>
              </w:rPr>
              <w:t>Adjust</w:t>
            </w:r>
            <w:r w:rsidR="00E51051" w:rsidRPr="00473484">
              <w:rPr>
                <w:rFonts w:ascii="Times New Roman" w:eastAsia="等线" w:hAnsi="Times New Roman" w:cs="Times New Roman"/>
                <w:bCs w:val="0"/>
                <w:color w:val="000000" w:themeColor="text1"/>
                <w:sz w:val="18"/>
                <w:szCs w:val="18"/>
              </w:rPr>
              <w:t xml:space="preserve"> the mixture to </w:t>
            </w:r>
            <w:r w:rsidR="00E51051" w:rsidRPr="00473484">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1770" w:author="Johan Granander" w:date="2026-07-28T14:56:00Z">
              <w:r w:rsidR="003A4FAE"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Maintain for next operation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771" w:author="Johan Granander" w:date="2026-07-28T14:56: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772" w:author="Johan Granander" w:date="2026-07-28T14:56: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Add 2.0 eq. </w:t>
            </w:r>
            <w:proofErr w:type="spellStart"/>
            <w:r w:rsidR="00E51051" w:rsidRPr="00A54EC0">
              <w:rPr>
                <w:rFonts w:ascii="Times New Roman" w:eastAsia="等线" w:hAnsi="Times New Roman" w:cs="Times New Roman"/>
                <w:color w:val="000000" w:themeColor="text1"/>
                <w:sz w:val="18"/>
                <w:szCs w:val="18"/>
              </w:rPr>
              <w:t>Oxyma</w:t>
            </w:r>
            <w:proofErr w:type="spellEnd"/>
            <w:r w:rsidR="00E51051" w:rsidRPr="00A54EC0">
              <w:rPr>
                <w:rFonts w:ascii="Times New Roman" w:eastAsia="等线" w:hAnsi="Times New Roman" w:cs="Times New Roman"/>
                <w:color w:val="000000" w:themeColor="text1"/>
                <w:sz w:val="18"/>
                <w:szCs w:val="18"/>
              </w:rPr>
              <w:t xml:space="preserve"> Pure into </w:t>
            </w:r>
            <w:r w:rsidR="00E51051" w:rsidRPr="00473484">
              <w:rPr>
                <w:rFonts w:ascii="Times New Roman" w:eastAsia="等线" w:hAnsi="Times New Roman" w:cs="Times New Roman"/>
                <w:color w:val="000000" w:themeColor="text1"/>
                <w:sz w:val="18"/>
                <w:szCs w:val="18"/>
                <w:rPrChange w:id="1773" w:author="Xuning Wei12232" w:date="2026-09-05T19:51:00Z">
                  <w:rPr>
                    <w:rFonts w:ascii="Times New Roman" w:eastAsia="等线" w:hAnsi="Times New Roman" w:cs="Times New Roman"/>
                    <w:b/>
                    <w:color w:val="000000" w:themeColor="text1"/>
                    <w:sz w:val="18"/>
                    <w:szCs w:val="18"/>
                  </w:rPr>
                </w:rPrChange>
              </w:rPr>
              <w:t>TJ4S-1213-Sy15-R01</w:t>
            </w:r>
            <w:r w:rsidR="00E51051" w:rsidRPr="00A54EC0">
              <w:rPr>
                <w:rFonts w:ascii="Times New Roman" w:eastAsia="等线" w:hAnsi="Times New Roman" w:cs="Times New Roman"/>
                <w:color w:val="000000" w:themeColor="text1"/>
                <w:sz w:val="18"/>
                <w:szCs w:val="18"/>
              </w:rPr>
              <w:t xml:space="preserve">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774" w:author="Johan Granander" w:date="2026-07-28T14:56: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775" w:author="Johan Granander" w:date="2026-07-28T14:56: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rinse the TJ4S-1213-Sy15-R01 with 2.0</w:t>
            </w:r>
            <w:ins w:id="1776" w:author="Johan Granander" w:date="2026-07-28T14:56:00Z">
              <w:r w:rsidR="003A4FAE" w:rsidRPr="00A54EC0">
                <w:rPr>
                  <w:rFonts w:ascii="Times New Roman" w:eastAsia="等线" w:hAnsi="Times New Roman" w:cs="Times New Roman"/>
                  <w:color w:val="000000" w:themeColor="text1"/>
                  <w:sz w:val="18"/>
                  <w:szCs w:val="18"/>
                </w:rPr>
                <w:t xml:space="preserve"> </w:t>
              </w:r>
            </w:ins>
            <w:del w:id="1777" w:author="Johan Granander" w:date="2026-07-28T14:56:00Z">
              <w:r w:rsidR="00E51051" w:rsidRPr="00473484" w:rsidDel="003A4FAE">
                <w:rPr>
                  <w:rFonts w:ascii="Times New Roman" w:eastAsia="等线" w:hAnsi="Times New Roman" w:cs="Times New Roman"/>
                  <w:color w:val="000000" w:themeColor="text1"/>
                  <w:sz w:val="18"/>
                  <w:szCs w:val="18"/>
                </w:rPr>
                <w:delText xml:space="preserve">v </w:delText>
              </w:r>
            </w:del>
            <w:ins w:id="1778" w:author="Johan Granander" w:date="2026-07-28T14:56:00Z">
              <w:r w:rsidR="003A4FAE" w:rsidRPr="00A54EC0">
                <w:rPr>
                  <w:rFonts w:ascii="Times New Roman" w:eastAsia="等线" w:hAnsi="Times New Roman" w:cs="Times New Roman"/>
                  <w:color w:val="000000" w:themeColor="text1"/>
                  <w:sz w:val="18"/>
                  <w:szCs w:val="18"/>
                </w:rPr>
                <w:t>V</w:t>
              </w:r>
              <w:r w:rsidR="003A4FAE" w:rsidRPr="00473484">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color w:val="000000" w:themeColor="text1"/>
                <w:sz w:val="18"/>
                <w:szCs w:val="18"/>
              </w:rPr>
              <w:t xml:space="preserve">DMF (1.896 kg/kg). Add 2.2 eq. DIC into TJ4S-1213-Sy15-R01, the addition rate depends on temperature control. </w:t>
            </w:r>
            <w:r w:rsidR="00870867" w:rsidRPr="00A54EC0">
              <w:rPr>
                <w:rFonts w:ascii="Times New Roman" w:eastAsia="等线" w:hAnsi="Times New Roman" w:cs="Times New Roman"/>
                <w:color w:val="000000" w:themeColor="text1"/>
                <w:sz w:val="18"/>
                <w:szCs w:val="18"/>
              </w:rPr>
              <w:t>Activate for 20±5 min</w:t>
            </w:r>
            <w:r w:rsidR="00E51051" w:rsidRPr="00A54EC0">
              <w:rPr>
                <w:rFonts w:ascii="Times New Roman" w:eastAsia="等线" w:hAnsi="Times New Roman" w:cs="Times New Roman"/>
                <w:color w:val="000000" w:themeColor="text1"/>
                <w:sz w:val="18"/>
                <w:szCs w:val="18"/>
              </w:rPr>
              <w:t xml:space="preserve">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779" w:author="Johan Granander" w:date="2026-07-28T14:56: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780" w:author="Johan Granander" w:date="2026-07-28T14:56: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ins w:id="1781" w:author="Xuning Wei12232" w:date="2026-07-27T00:58:00Z">
              <w:r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1782"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783"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784"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1785"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473484">
              <w:rPr>
                <w:rFonts w:ascii="Times New Roman" w:eastAsia="等线" w:hAnsi="Times New Roman" w:cs="Times New Roman"/>
                <w:bCs w:val="0"/>
                <w:color w:val="000000" w:themeColor="text1"/>
                <w:sz w:val="18"/>
                <w:szCs w:val="18"/>
                <w:rPrChange w:id="1786" w:author="Xuning Wei12232" w:date="2026-09-05T19:51:00Z">
                  <w:rPr>
                    <w:rFonts w:ascii="Times New Roman" w:eastAsia="等线" w:hAnsi="Times New Roman" w:cs="Times New Roman"/>
                    <w:b/>
                    <w:bCs w:val="0"/>
                    <w:color w:val="000000" w:themeColor="text1"/>
                    <w:sz w:val="18"/>
                    <w:szCs w:val="18"/>
                  </w:rPr>
                </w:rPrChange>
              </w:rPr>
              <w:t xml:space="preserve"> </w:t>
            </w:r>
            <w:r w:rsidR="005913B9" w:rsidRPr="00A54EC0">
              <w:rPr>
                <w:rFonts w:ascii="Times New Roman" w:eastAsia="等线" w:hAnsi="Times New Roman" w:cs="Times New Roman"/>
                <w:bCs w:val="0"/>
                <w:color w:val="000000" w:themeColor="text1"/>
                <w:sz w:val="18"/>
                <w:szCs w:val="18"/>
                <w:lang w:eastAsia="zh-CN"/>
              </w:rPr>
              <w:t>1.0 V DMF</w:t>
            </w:r>
            <w:r w:rsidR="00ED7347" w:rsidRPr="00A54EC0">
              <w:rPr>
                <w:rFonts w:ascii="Times New Roman" w:eastAsia="等线" w:hAnsi="Times New Roman" w:cs="Times New Roman"/>
                <w:bCs w:val="0"/>
                <w:color w:val="000000" w:themeColor="text1"/>
                <w:sz w:val="18"/>
                <w:szCs w:val="18"/>
                <w:lang w:eastAsia="zh-CN"/>
              </w:rPr>
              <w:t xml:space="preserve"> (0.948 kg/kg)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787"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788"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C63277" w:rsidRPr="00473484" w:rsidDel="0003734C" w14:paraId="26FB644B" w14:textId="378A975C" w:rsidTr="0051270C">
        <w:trPr>
          <w:trHeight w:val="454"/>
          <w:del w:id="1789" w:author="Xuning Wei12232" w:date="2026-07-23T15:38:00Z"/>
          <w:trPrChange w:id="1790"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791"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0D160054" w14:textId="6DB2C291" w:rsidR="00E51051" w:rsidRPr="00A54EC0" w:rsidDel="0003734C" w:rsidRDefault="00E51051" w:rsidP="00285F3F">
            <w:pPr>
              <w:jc w:val="both"/>
              <w:rPr>
                <w:del w:id="1792" w:author="Xuning Wei12232" w:date="2026-07-23T15:38:00Z"/>
                <w:rFonts w:ascii="Times New Roman" w:eastAsia="仿宋_GB2312" w:hAnsi="Times New Roman" w:cs="Times New Roman"/>
                <w:b/>
                <w:color w:val="auto"/>
                <w:sz w:val="18"/>
                <w:szCs w:val="18"/>
                <w:lang w:eastAsia="zh-CN"/>
              </w:rPr>
            </w:pPr>
            <w:del w:id="1793" w:author="Xuning Wei12232" w:date="2026-07-23T15:38:00Z">
              <w:r w:rsidRPr="00A54EC0" w:rsidDel="0003734C">
                <w:rPr>
                  <w:rFonts w:ascii="Times New Roman" w:eastAsia="仿宋_GB2312" w:hAnsi="Times New Roman" w:cs="Times New Roman"/>
                  <w:b/>
                  <w:color w:val="auto"/>
                  <w:sz w:val="18"/>
                  <w:szCs w:val="18"/>
                  <w:lang w:eastAsia="zh-CN"/>
                </w:rPr>
                <w:delText>79</w:delText>
              </w:r>
            </w:del>
          </w:p>
        </w:tc>
        <w:tc>
          <w:tcPr>
            <w:tcW w:w="670" w:type="pct"/>
            <w:tcBorders>
              <w:top w:val="single" w:sz="4" w:space="0" w:color="auto"/>
              <w:left w:val="single" w:sz="4" w:space="0" w:color="auto"/>
              <w:bottom w:val="single" w:sz="4" w:space="0" w:color="auto"/>
              <w:right w:val="single" w:sz="4" w:space="0" w:color="auto"/>
            </w:tcBorders>
            <w:vAlign w:val="center"/>
            <w:tcPrChange w:id="1794"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01752E9" w14:textId="2A4890E7" w:rsidR="00E51051" w:rsidRPr="00473484" w:rsidDel="0003734C" w:rsidRDefault="00E51051" w:rsidP="00285F3F">
            <w:pPr>
              <w:jc w:val="both"/>
              <w:rPr>
                <w:del w:id="1795" w:author="Xuning Wei12232" w:date="2026-07-23T15:38:00Z"/>
                <w:rFonts w:ascii="Times New Roman" w:eastAsia="仿宋_GB2312" w:hAnsi="Times New Roman" w:cs="Times New Roman"/>
                <w:color w:val="auto"/>
                <w:sz w:val="18"/>
                <w:szCs w:val="18"/>
              </w:rPr>
            </w:pPr>
            <w:del w:id="1796" w:author="Xuning Wei12232" w:date="2026-07-23T15:38:00Z">
              <w:r w:rsidRPr="00473484" w:rsidDel="0003734C">
                <w:rPr>
                  <w:rFonts w:ascii="Times New Roman" w:eastAsia="仿宋_GB2312" w:hAnsi="Times New Roman" w:cs="Times New Roman"/>
                  <w:color w:val="auto"/>
                  <w:sz w:val="18"/>
                  <w:szCs w:val="18"/>
                </w:rPr>
                <w:delText>Fmoc-L-Ala-OH·H</w:delText>
              </w:r>
              <w:r w:rsidRPr="00473484" w:rsidDel="0003734C">
                <w:rPr>
                  <w:rFonts w:ascii="Times New Roman" w:eastAsia="仿宋_GB2312" w:hAnsi="Times New Roman" w:cs="Times New Roman"/>
                  <w:color w:val="auto"/>
                  <w:sz w:val="18"/>
                  <w:szCs w:val="18"/>
                  <w:vertAlign w:val="subscript"/>
                </w:rPr>
                <w:delText>2</w:delText>
              </w:r>
              <w:r w:rsidRPr="00473484" w:rsidDel="0003734C">
                <w:rPr>
                  <w:rFonts w:ascii="Times New Roman" w:eastAsia="仿宋_GB2312" w:hAnsi="Times New Roman" w:cs="Times New Roman"/>
                  <w:color w:val="auto"/>
                  <w:sz w:val="18"/>
                  <w:szCs w:val="18"/>
                </w:rPr>
                <w:delText>O coupling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797"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39D4778E" w14:textId="65D1AA99" w:rsidR="00E51051" w:rsidRPr="00A54EC0" w:rsidDel="0003734C" w:rsidRDefault="00ED7347" w:rsidP="00285F3F">
            <w:pPr>
              <w:jc w:val="both"/>
              <w:rPr>
                <w:del w:id="1798" w:author="Xuning Wei12232" w:date="2026-07-23T15:38:00Z"/>
                <w:rFonts w:ascii="Times New Roman" w:eastAsia="仿宋_GB2312" w:hAnsi="Times New Roman" w:cs="Times New Roman"/>
                <w:color w:val="000000" w:themeColor="text1"/>
                <w:sz w:val="18"/>
                <w:szCs w:val="18"/>
              </w:rPr>
            </w:pPr>
            <w:del w:id="1799" w:author="Xuning Wei12232" w:date="2026-07-23T15:38:00Z">
              <w:r w:rsidRPr="00473484" w:rsidDel="0003734C">
                <w:rPr>
                  <w:rFonts w:ascii="Times New Roman" w:eastAsia="仿宋_GB2312" w:hAnsi="Times New Roman" w:cs="Times New Roman"/>
                  <w:color w:val="000000" w:themeColor="text1"/>
                  <w:sz w:val="18"/>
                  <w:szCs w:val="18"/>
                </w:rPr>
                <w:delText>Heat</w:delText>
              </w:r>
              <w:r w:rsidR="00E51051" w:rsidRPr="00473484" w:rsidDel="0003734C">
                <w:rPr>
                  <w:rFonts w:ascii="Times New Roman" w:eastAsia="仿宋_GB2312" w:hAnsi="Times New Roman" w:cs="Times New Roman"/>
                  <w:color w:val="000000" w:themeColor="text1"/>
                  <w:sz w:val="18"/>
                  <w:szCs w:val="18"/>
                </w:rPr>
                <w:delText xml:space="preserve"> the mixture to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Start timing when temperature reaches 20</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The mixture is allowed to react at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xml:space="preserve"> (target: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After 3h</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15min (target</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A54EC0" w:rsidDel="0003734C">
                <w:rPr>
                  <w:rFonts w:ascii="Times New Roman" w:eastAsia="仿宋_GB2312" w:hAnsi="Times New Roman" w:cs="Times New Roman"/>
                  <w:color w:val="000000" w:themeColor="text1"/>
                  <w:sz w:val="18"/>
                  <w:szCs w:val="18"/>
                </w:rPr>
                <w:delText>3h), sample the mixture every 0.5~1h</w:delText>
              </w:r>
              <w:r w:rsidR="00D72765" w:rsidRPr="00A54EC0" w:rsidDel="0003734C">
                <w:rPr>
                  <w:rFonts w:ascii="Times New Roman" w:eastAsia="仿宋_GB2312" w:hAnsi="Times New Roman" w:cs="Times New Roman"/>
                  <w:color w:val="000000" w:themeColor="text1"/>
                  <w:sz w:val="18"/>
                  <w:szCs w:val="18"/>
                </w:rPr>
                <w:delText xml:space="preserve"> for ninhydrin test</w:delText>
              </w:r>
              <w:r w:rsidR="00E51051" w:rsidRPr="00A54EC0" w:rsidDel="0003734C">
                <w:rPr>
                  <w:rFonts w:ascii="Times New Roman" w:eastAsia="仿宋_GB2312" w:hAnsi="Times New Roman" w:cs="Times New Roman"/>
                  <w:color w:val="000000" w:themeColor="text1"/>
                  <w:sz w:val="18"/>
                  <w:szCs w:val="18"/>
                </w:rPr>
                <w:delText xml:space="preserve"> analysis until two consecutive samples test as negative (colorless, react completely</w:delText>
              </w:r>
              <w:r w:rsidR="0075165A" w:rsidRPr="00473484" w:rsidDel="0003734C">
                <w:rPr>
                  <w:rFonts w:ascii="Times New Roman" w:eastAsia="仿宋_GB2312" w:hAnsi="Times New Roman" w:cs="Times New Roman"/>
                  <w:color w:val="000000" w:themeColor="text1"/>
                  <w:sz w:val="18"/>
                  <w:szCs w:val="18"/>
                </w:rPr>
                <w:delText>). And the mixture should be stirred for coupling time (4h</w:delText>
              </w:r>
              <w:r w:rsidR="0075165A" w:rsidRPr="00473484" w:rsidDel="0003734C">
                <w:rPr>
                  <w:rFonts w:ascii="Times New Roman" w:eastAsia="仿宋_GB2312" w:hAnsi="Times New Roman" w:cs="Times New Roman" w:hint="eastAsia"/>
                  <w:color w:val="000000" w:themeColor="text1"/>
                  <w:sz w:val="18"/>
                  <w:szCs w:val="18"/>
                </w:rPr>
                <w:delText>≤</w:delText>
              </w:r>
              <w:r w:rsidR="0075165A" w:rsidRPr="00473484" w:rsidDel="0003734C">
                <w:rPr>
                  <w:rFonts w:ascii="Times New Roman" w:eastAsia="仿宋_GB2312" w:hAnsi="Times New Roman" w:cs="Times New Roman"/>
                  <w:color w:val="000000" w:themeColor="text1"/>
                  <w:sz w:val="18"/>
                  <w:szCs w:val="18"/>
                </w:rPr>
                <w:delText>Coupling</w:delText>
              </w:r>
              <w:r w:rsidR="0075165A" w:rsidRPr="00A54EC0" w:rsidDel="0003734C">
                <w:rPr>
                  <w:rFonts w:ascii="Times New Roman" w:eastAsia="仿宋_GB2312" w:hAnsi="Times New Roman" w:cs="Times New Roman"/>
                  <w:color w:val="000000" w:themeColor="text1"/>
                  <w:sz w:val="18"/>
                  <w:szCs w:val="18"/>
                </w:rPr>
                <w:delText xml:space="preserve"> </w:delText>
              </w:r>
              <w:r w:rsidR="0075165A" w:rsidRPr="00473484" w:rsidDel="0003734C">
                <w:rPr>
                  <w:rFonts w:ascii="Times New Roman" w:eastAsia="仿宋_GB2312" w:hAnsi="Times New Roman" w:cs="Times New Roman"/>
                  <w:color w:val="000000" w:themeColor="text1"/>
                  <w:sz w:val="18"/>
                  <w:szCs w:val="18"/>
                </w:rPr>
                <w:delText>Time</w:delText>
              </w:r>
              <w:r w:rsidR="0075165A" w:rsidRPr="00473484" w:rsidDel="0003734C">
                <w:rPr>
                  <w:rFonts w:ascii="Times New Roman" w:eastAsia="仿宋_GB2312" w:hAnsi="Times New Roman" w:cs="Times New Roman" w:hint="eastAsia"/>
                  <w:color w:val="000000" w:themeColor="text1"/>
                  <w:sz w:val="18"/>
                  <w:szCs w:val="18"/>
                </w:rPr>
                <w:delText>≤</w:delText>
              </w:r>
              <w:r w:rsidR="0075165A" w:rsidRPr="00473484" w:rsidDel="0003734C">
                <w:rPr>
                  <w:rFonts w:ascii="Times New Roman" w:eastAsia="仿宋_GB2312" w:hAnsi="Times New Roman" w:cs="Times New Roman"/>
                  <w:color w:val="000000" w:themeColor="text1"/>
                  <w:sz w:val="18"/>
                  <w:szCs w:val="18"/>
                </w:rPr>
                <w:delText>10h).</w:delText>
              </w:r>
              <w:r w:rsidR="00E51051" w:rsidRPr="00A54EC0" w:rsidDel="0003734C">
                <w:rPr>
                  <w:rFonts w:ascii="Times New Roman" w:eastAsia="仿宋_GB2312" w:hAnsi="Times New Roman" w:cs="Times New Roman"/>
                  <w:color w:val="000000" w:themeColor="text1"/>
                  <w:sz w:val="18"/>
                  <w:szCs w:val="18"/>
                </w:rPr>
                <w:delText xml:space="preserve"> Stop stirring and turn off the nitrogen. Drain until there is no reaction mixture drip. Move to next operation.</w:delText>
              </w:r>
            </w:del>
          </w:p>
        </w:tc>
      </w:tr>
      <w:tr w:rsidR="00C63277" w:rsidRPr="00473484" w:rsidDel="00396868" w14:paraId="13025247" w14:textId="5E5227A6" w:rsidTr="0051270C">
        <w:trPr>
          <w:trHeight w:val="454"/>
          <w:del w:id="1800" w:author="Xuning Wei12232" w:date="2026-07-23T14:19:00Z"/>
          <w:trPrChange w:id="1801"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802"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49D2F46E" w14:textId="08AC8B5F" w:rsidR="00E51051" w:rsidRPr="00A54EC0" w:rsidDel="00396868" w:rsidRDefault="00E51051" w:rsidP="00285F3F">
            <w:pPr>
              <w:jc w:val="both"/>
              <w:rPr>
                <w:del w:id="1803" w:author="Xuning Wei12232" w:date="2026-07-23T14:19:00Z"/>
                <w:rFonts w:ascii="Times New Roman" w:eastAsia="仿宋_GB2312" w:hAnsi="Times New Roman" w:cs="Times New Roman"/>
                <w:b/>
                <w:color w:val="auto"/>
                <w:sz w:val="18"/>
                <w:szCs w:val="18"/>
                <w:lang w:eastAsia="zh-CN"/>
              </w:rPr>
            </w:pPr>
            <w:del w:id="1804" w:author="Xuning Wei12232" w:date="2026-07-23T14:19:00Z">
              <w:r w:rsidRPr="00A54EC0" w:rsidDel="00396868">
                <w:rPr>
                  <w:rFonts w:ascii="Times New Roman" w:eastAsia="仿宋_GB2312" w:hAnsi="Times New Roman" w:cs="Times New Roman"/>
                  <w:b/>
                  <w:color w:val="auto"/>
                  <w:sz w:val="18"/>
                  <w:szCs w:val="18"/>
                  <w:lang w:eastAsia="zh-CN"/>
                </w:rPr>
                <w:delText>80</w:delText>
              </w:r>
            </w:del>
          </w:p>
        </w:tc>
        <w:tc>
          <w:tcPr>
            <w:tcW w:w="670" w:type="pct"/>
            <w:tcBorders>
              <w:top w:val="single" w:sz="4" w:space="0" w:color="auto"/>
              <w:left w:val="single" w:sz="4" w:space="0" w:color="auto"/>
              <w:bottom w:val="single" w:sz="4" w:space="0" w:color="auto"/>
              <w:right w:val="single" w:sz="4" w:space="0" w:color="auto"/>
            </w:tcBorders>
            <w:vAlign w:val="center"/>
            <w:tcPrChange w:id="1805"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3CF80317" w14:textId="59881D59" w:rsidR="00E51051" w:rsidRPr="00473484" w:rsidDel="00396868" w:rsidRDefault="00E51051" w:rsidP="00285F3F">
            <w:pPr>
              <w:jc w:val="both"/>
              <w:rPr>
                <w:del w:id="1806" w:author="Xuning Wei12232" w:date="2026-07-23T14:19:00Z"/>
                <w:rFonts w:ascii="Times New Roman" w:eastAsia="仿宋_GB2312" w:hAnsi="Times New Roman" w:cs="Times New Roman"/>
                <w:color w:val="000000" w:themeColor="text1"/>
                <w:sz w:val="18"/>
                <w:szCs w:val="18"/>
              </w:rPr>
            </w:pPr>
            <w:del w:id="1807" w:author="Xuning Wei12232" w:date="2026-07-23T14:19:00Z">
              <w:r w:rsidRPr="00473484" w:rsidDel="00396868">
                <w:rPr>
                  <w:rFonts w:ascii="Times New Roman" w:eastAsia="仿宋_GB2312" w:hAnsi="Times New Roman" w:cs="Times New Roman"/>
                  <w:color w:val="000000" w:themeColor="text1"/>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808"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119B6F1C" w14:textId="6BC0CBAA" w:rsidR="00E51051" w:rsidRPr="00A54EC0" w:rsidDel="00396868" w:rsidRDefault="005304C8" w:rsidP="00285F3F">
            <w:pPr>
              <w:jc w:val="both"/>
              <w:rPr>
                <w:del w:id="1809" w:author="Xuning Wei12232" w:date="2026-07-23T14:19:00Z"/>
                <w:rFonts w:ascii="Times New Roman" w:eastAsia="仿宋_GB2312" w:hAnsi="Times New Roman" w:cs="Times New Roman"/>
                <w:color w:val="000000" w:themeColor="text1"/>
                <w:sz w:val="18"/>
                <w:szCs w:val="18"/>
              </w:rPr>
            </w:pPr>
            <w:del w:id="1810" w:author="Xuning Wei12232" w:date="2026-07-23T14:19:00Z">
              <w:r w:rsidRPr="00473484" w:rsidDel="00396868">
                <w:rPr>
                  <w:rFonts w:ascii="Times New Roman" w:eastAsia="仿宋_GB2312" w:hAnsi="Times New Roman" w:cs="Times New Roman"/>
                  <w:color w:val="000000" w:themeColor="text1"/>
                  <w:sz w:val="18"/>
                  <w:szCs w:val="18"/>
                </w:rPr>
                <w:delText>Add</w:delText>
              </w:r>
              <w:r w:rsidR="00271FEB" w:rsidRPr="00473484" w:rsidDel="00396868">
                <w:rPr>
                  <w:rFonts w:ascii="Times New Roman" w:eastAsia="仿宋_GB2312" w:hAnsi="Times New Roman" w:cs="Times New Roman"/>
                  <w:color w:val="000000" w:themeColor="text1"/>
                  <w:sz w:val="18"/>
                  <w:szCs w:val="18"/>
                </w:rPr>
                <w:delText xml:space="preserve"> 8.0 V DMF</w:delText>
              </w:r>
              <w:r w:rsidRPr="00473484" w:rsidDel="00396868">
                <w:rPr>
                  <w:rFonts w:ascii="Times New Roman" w:eastAsia="仿宋_GB2312" w:hAnsi="Times New Roman" w:cs="Times New Roman"/>
                  <w:color w:val="000000" w:themeColor="text1"/>
                  <w:sz w:val="18"/>
                  <w:szCs w:val="18"/>
                </w:rPr>
                <w:delText xml:space="preserve"> (7.584 kg/kg)</w:delText>
              </w:r>
              <w:r w:rsidR="00E51051" w:rsidRPr="00473484" w:rsidDel="00396868">
                <w:rPr>
                  <w:rFonts w:ascii="Times New Roman" w:eastAsia="仿宋_GB2312" w:hAnsi="Times New Roman" w:cs="Times New Roman"/>
                  <w:color w:val="000000" w:themeColor="text1"/>
                  <w:sz w:val="18"/>
                  <w:szCs w:val="18"/>
                  <w:lang w:eastAsia="zh-CN"/>
                </w:rPr>
                <w:delText xml:space="preserve">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811"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396868">
                <w:rPr>
                  <w:rFonts w:ascii="Times New Roman" w:eastAsia="仿宋_GB2312" w:hAnsi="Times New Roman" w:cs="Times New Roman"/>
                  <w:color w:val="000000" w:themeColor="text1"/>
                  <w:sz w:val="18"/>
                  <w:szCs w:val="18"/>
                  <w:lang w:eastAsia="zh-CN"/>
                  <w:rPrChange w:id="1812"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396868">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00E51051" w:rsidRPr="00A54EC0" w:rsidDel="00396868">
                <w:rPr>
                  <w:rFonts w:ascii="Times New Roman" w:eastAsia="仿宋_GB2312" w:hAnsi="Times New Roman" w:cs="Times New Roman"/>
                  <w:color w:val="000000" w:themeColor="text1"/>
                  <w:sz w:val="18"/>
                  <w:szCs w:val="18"/>
                  <w:lang w:eastAsia="zh-CN"/>
                </w:rPr>
                <w:delText>. Then</w:delText>
              </w:r>
              <w:r w:rsidR="00E51051" w:rsidRPr="00473484" w:rsidDel="00396868">
                <w:rPr>
                  <w:rFonts w:ascii="Times New Roman" w:hAnsi="Times New Roman" w:cs="Times New Roman"/>
                  <w:color w:val="000000" w:themeColor="text1"/>
                  <w:sz w:val="18"/>
                  <w:szCs w:val="18"/>
                </w:rPr>
                <w:delText xml:space="preserve"> </w:delText>
              </w:r>
              <w:r w:rsidR="00E51051" w:rsidRPr="00473484" w:rsidDel="00396868">
                <w:rPr>
                  <w:rFonts w:ascii="Times New Roman" w:eastAsia="仿宋_GB2312" w:hAnsi="Times New Roman" w:cs="Times New Roman"/>
                  <w:color w:val="000000" w:themeColor="text1"/>
                  <w:sz w:val="18"/>
                  <w:szCs w:val="18"/>
                </w:rPr>
                <w:delText xml:space="preserve">Transfer the </w:delText>
              </w:r>
              <w:r w:rsidR="00E51051" w:rsidRPr="00473484" w:rsidDel="00396868">
                <w:rPr>
                  <w:rFonts w:ascii="Times New Roman" w:eastAsia="仿宋_GB2312" w:hAnsi="Times New Roman" w:cs="Times New Roman"/>
                  <w:color w:val="000000" w:themeColor="text1"/>
                  <w:sz w:val="18"/>
                  <w:szCs w:val="18"/>
                  <w:lang w:eastAsia="zh-CN"/>
                </w:rPr>
                <w:delText xml:space="preserve">DMF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813"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473484" w:rsidDel="00396868">
                <w:rPr>
                  <w:rFonts w:ascii="Times New Roman" w:eastAsia="仿宋_GB2312" w:hAnsi="Times New Roman" w:cs="Times New Roman"/>
                  <w:color w:val="000000" w:themeColor="text1"/>
                  <w:sz w:val="18"/>
                  <w:szCs w:val="18"/>
                  <w:lang w:eastAsia="zh-CN"/>
                  <w:rPrChange w:id="1814" w:author="Xuning Wei12232" w:date="2026-09-05T19:51:00Z">
                    <w:rPr>
                      <w:rFonts w:ascii="Times New Roman" w:eastAsia="仿宋_GB2312" w:hAnsi="Times New Roman" w:cs="Times New Roman"/>
                      <w:b/>
                      <w:color w:val="000000" w:themeColor="text1"/>
                      <w:sz w:val="18"/>
                      <w:szCs w:val="18"/>
                      <w:lang w:eastAsia="zh-CN"/>
                    </w:rPr>
                  </w:rPrChange>
                </w:rPr>
                <w:delText xml:space="preserve">. </w:delText>
              </w:r>
              <w:r w:rsidR="00E51051" w:rsidRPr="00A54EC0" w:rsidDel="00396868">
                <w:rPr>
                  <w:rFonts w:ascii="Times New Roman" w:eastAsia="仿宋_GB2312" w:hAnsi="Times New Roman" w:cs="Times New Roman"/>
                  <w:color w:val="000000" w:themeColor="text1"/>
                  <w:sz w:val="18"/>
                  <w:szCs w:val="18"/>
                </w:rPr>
                <w:delText>Bubble with nitrogen for 5±2 min, then start the stirrer. After stirring for 7±2 min, stop stirring, turn off the nitrogen. Drain until there is no obvious drip. Perform this operation for 3 times.</w:delText>
              </w:r>
            </w:del>
          </w:p>
        </w:tc>
      </w:tr>
      <w:tr w:rsidR="00C63277" w:rsidRPr="00473484" w:rsidDel="00396868" w14:paraId="488B10CD" w14:textId="36E74D7D" w:rsidTr="0051270C">
        <w:trPr>
          <w:trHeight w:val="454"/>
          <w:del w:id="1815" w:author="Xuning Wei12232" w:date="2026-07-23T14:19:00Z"/>
          <w:trPrChange w:id="181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817"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5C8F106B" w14:textId="10C804EB" w:rsidR="00E51051" w:rsidRPr="00A54EC0" w:rsidDel="00396868" w:rsidRDefault="00E51051" w:rsidP="00285F3F">
            <w:pPr>
              <w:jc w:val="both"/>
              <w:rPr>
                <w:del w:id="1818" w:author="Xuning Wei12232" w:date="2026-07-23T14:19:00Z"/>
                <w:rFonts w:ascii="Times New Roman" w:eastAsia="仿宋_GB2312" w:hAnsi="Times New Roman" w:cs="Times New Roman"/>
                <w:b/>
                <w:color w:val="auto"/>
                <w:sz w:val="18"/>
                <w:szCs w:val="18"/>
                <w:lang w:eastAsia="zh-CN"/>
              </w:rPr>
            </w:pPr>
            <w:del w:id="1819" w:author="Xuning Wei12232" w:date="2026-07-23T14:19:00Z">
              <w:r w:rsidRPr="00A54EC0" w:rsidDel="00396868">
                <w:rPr>
                  <w:rFonts w:ascii="Times New Roman" w:eastAsia="仿宋_GB2312" w:hAnsi="Times New Roman" w:cs="Times New Roman"/>
                  <w:b/>
                  <w:color w:val="auto"/>
                  <w:sz w:val="18"/>
                  <w:szCs w:val="18"/>
                  <w:lang w:eastAsia="zh-CN"/>
                </w:rPr>
                <w:delText>81</w:delText>
              </w:r>
            </w:del>
          </w:p>
        </w:tc>
        <w:tc>
          <w:tcPr>
            <w:tcW w:w="670" w:type="pct"/>
            <w:tcBorders>
              <w:top w:val="single" w:sz="4" w:space="0" w:color="auto"/>
              <w:left w:val="single" w:sz="4" w:space="0" w:color="auto"/>
              <w:bottom w:val="single" w:sz="4" w:space="0" w:color="auto"/>
              <w:right w:val="single" w:sz="4" w:space="0" w:color="auto"/>
            </w:tcBorders>
            <w:vAlign w:val="center"/>
            <w:tcPrChange w:id="1820"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7775B0AF" w14:textId="64715747" w:rsidR="00E51051" w:rsidRPr="00473484" w:rsidDel="00396868" w:rsidRDefault="00E51051" w:rsidP="00285F3F">
            <w:pPr>
              <w:jc w:val="both"/>
              <w:rPr>
                <w:del w:id="1821" w:author="Xuning Wei12232" w:date="2026-07-23T14:19:00Z"/>
                <w:rFonts w:ascii="Times New Roman" w:eastAsia="仿宋_GB2312" w:hAnsi="Times New Roman" w:cs="Times New Roman"/>
                <w:color w:val="auto"/>
                <w:sz w:val="18"/>
                <w:szCs w:val="18"/>
              </w:rPr>
            </w:pPr>
            <w:del w:id="1822" w:author="Xuning Wei12232" w:date="2026-07-23T14:19:00Z">
              <w:r w:rsidRPr="00473484" w:rsidDel="00396868">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1823"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79082547" w14:textId="4B37CE04" w:rsidR="00E51051" w:rsidRPr="00A54EC0" w:rsidDel="00396868" w:rsidRDefault="00E51051" w:rsidP="00285F3F">
            <w:pPr>
              <w:jc w:val="both"/>
              <w:rPr>
                <w:del w:id="1824" w:author="Xuning Wei12232" w:date="2026-07-23T14:19:00Z"/>
                <w:rFonts w:ascii="Times New Roman" w:eastAsia="仿宋_GB2312" w:hAnsi="Times New Roman" w:cs="Times New Roman"/>
                <w:color w:val="auto"/>
                <w:sz w:val="18"/>
                <w:szCs w:val="18"/>
              </w:rPr>
            </w:pPr>
            <w:del w:id="1825" w:author="Xuning Wei12232" w:date="2026-07-23T14:19:00Z">
              <w:r w:rsidRPr="00473484" w:rsidDel="00396868">
                <w:rPr>
                  <w:rFonts w:ascii="Times New Roman" w:eastAsia="仿宋_GB2312" w:hAnsi="Times New Roman" w:cs="Times New Roman"/>
                  <w:color w:val="auto"/>
                  <w:sz w:val="18"/>
                  <w:szCs w:val="18"/>
                </w:rPr>
                <w:delText>Add</w:delText>
              </w:r>
              <w:r w:rsidRPr="00473484" w:rsidDel="00396868">
                <w:rPr>
                  <w:rFonts w:ascii="Times New Roman" w:eastAsia="仿宋_GB2312" w:hAnsi="Times New Roman" w:cs="Times New Roman"/>
                  <w:color w:val="auto"/>
                  <w:sz w:val="18"/>
                  <w:szCs w:val="18"/>
                  <w:lang w:eastAsia="zh-CN"/>
                </w:rPr>
                <w:delText xml:space="preserve"> </w:delText>
              </w:r>
              <w:r w:rsidR="00271FEB" w:rsidRPr="00473484" w:rsidDel="00396868">
                <w:rPr>
                  <w:rFonts w:ascii="Times New Roman" w:eastAsia="仿宋_GB2312" w:hAnsi="Times New Roman" w:cs="Times New Roman"/>
                  <w:bCs w:val="0"/>
                  <w:color w:val="0000FF"/>
                  <w:sz w:val="18"/>
                  <w:szCs w:val="18"/>
                  <w:lang w:eastAsia="zh-CN"/>
                </w:rPr>
                <w:delText xml:space="preserve">8.0 V 20% </w:delText>
              </w:r>
            </w:del>
            <w:del w:id="1826"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1827"/>
              <w:commentRangeStart w:id="1828"/>
              <w:commentRangeStart w:id="1829"/>
              <w:commentRangeStart w:id="1830"/>
              <w:r w:rsidRPr="00473484" w:rsidDel="00EE6870">
                <w:rPr>
                  <w:rFonts w:ascii="Times New Roman" w:eastAsia="仿宋_GB2312" w:hAnsi="Times New Roman" w:cs="Times New Roman"/>
                  <w:bCs w:val="0"/>
                  <w:color w:val="auto"/>
                  <w:sz w:val="18"/>
                  <w:szCs w:val="18"/>
                  <w:lang w:eastAsia="zh-CN"/>
                </w:rPr>
                <w:delText xml:space="preserve"> </w:delText>
              </w:r>
            </w:del>
            <w:commentRangeEnd w:id="1827"/>
            <w:del w:id="1831" w:author="Xuning Wei12232" w:date="2026-07-23T14:19:00Z">
              <w:r w:rsidRPr="00A54EC0" w:rsidDel="00396868">
                <w:rPr>
                  <w:rStyle w:val="aff1"/>
                  <w:rFonts w:ascii="Times New Roman" w:eastAsia="仿宋_GB2312" w:hAnsi="Times New Roman" w:cs="Times New Roman"/>
                  <w:bCs w:val="0"/>
                  <w:color w:val="0000FF"/>
                  <w:sz w:val="18"/>
                  <w:szCs w:val="18"/>
                  <w:lang w:eastAsia="zh-CN"/>
                </w:rPr>
                <w:commentReference w:id="1827"/>
              </w:r>
              <w:commentRangeEnd w:id="1828"/>
              <w:r w:rsidRPr="00A54EC0" w:rsidDel="00396868">
                <w:rPr>
                  <w:rStyle w:val="aff1"/>
                  <w:rFonts w:ascii="Times New Roman" w:eastAsia="仿宋_GB2312" w:hAnsi="Times New Roman" w:cs="Times New Roman"/>
                  <w:bCs w:val="0"/>
                  <w:color w:val="0000FF"/>
                  <w:sz w:val="18"/>
                  <w:szCs w:val="18"/>
                  <w:lang w:eastAsia="zh-CN"/>
                </w:rPr>
                <w:commentReference w:id="1828"/>
              </w:r>
              <w:commentRangeEnd w:id="1829"/>
              <w:r w:rsidRPr="00A54EC0" w:rsidDel="00396868">
                <w:rPr>
                  <w:rStyle w:val="aff1"/>
                  <w:rFonts w:ascii="Times New Roman" w:eastAsia="仿宋_GB2312" w:hAnsi="Times New Roman" w:cs="Times New Roman"/>
                  <w:bCs w:val="0"/>
                  <w:color w:val="0000FF"/>
                  <w:sz w:val="18"/>
                  <w:szCs w:val="18"/>
                  <w:lang w:eastAsia="zh-CN"/>
                </w:rPr>
                <w:commentReference w:id="1829"/>
              </w:r>
              <w:commentRangeEnd w:id="1830"/>
              <w:r w:rsidRPr="00473484" w:rsidDel="00396868">
                <w:rPr>
                  <w:rStyle w:val="aff1"/>
                  <w:rFonts w:ascii="Times New Roman" w:eastAsia="仿宋_GB2312" w:hAnsi="Times New Roman" w:cs="Times New Roman"/>
                  <w:bCs w:val="0"/>
                  <w:color w:val="0000FF"/>
                  <w:sz w:val="18"/>
                  <w:szCs w:val="18"/>
                  <w:lang w:eastAsia="zh-CN"/>
                </w:rPr>
                <w:commentReference w:id="1830"/>
              </w:r>
              <w:r w:rsidR="00630916" w:rsidRPr="00A54EC0" w:rsidDel="00396868">
                <w:rPr>
                  <w:rFonts w:ascii="Times New Roman" w:eastAsia="仿宋_GB2312" w:hAnsi="Times New Roman" w:cs="Times New Roman"/>
                  <w:bCs w:val="0"/>
                  <w:color w:val="0000FF"/>
                  <w:sz w:val="18"/>
                  <w:szCs w:val="18"/>
                  <w:lang w:eastAsia="zh-CN"/>
                </w:rPr>
                <w:delText>(7.448 kg/kg</w:delText>
              </w:r>
              <w:r w:rsidRPr="00A54EC0" w:rsidDel="00396868">
                <w:rPr>
                  <w:rFonts w:ascii="Times New Roman" w:eastAsia="仿宋_GB2312" w:hAnsi="Times New Roman" w:cs="Times New Roman"/>
                  <w:bCs w:val="0"/>
                  <w:color w:val="auto"/>
                  <w:sz w:val="18"/>
                  <w:szCs w:val="18"/>
                  <w:lang w:eastAsia="zh-CN"/>
                </w:rPr>
                <w:delText xml:space="preserve">) </w:delText>
              </w:r>
              <w:r w:rsidRPr="00A54EC0" w:rsidDel="00396868">
                <w:rPr>
                  <w:rFonts w:ascii="Times New Roman" w:eastAsia="仿宋_GB2312" w:hAnsi="Times New Roman" w:cs="Times New Roman"/>
                  <w:color w:val="auto"/>
                  <w:sz w:val="18"/>
                  <w:szCs w:val="18"/>
                </w:rPr>
                <w:delText>into</w:delText>
              </w:r>
              <w:r w:rsidRPr="00473484" w:rsidDel="00396868">
                <w:rPr>
                  <w:rFonts w:ascii="Times New Roman" w:eastAsia="仿宋_GB2312" w:hAnsi="Times New Roman" w:cs="Times New Roman"/>
                  <w:color w:val="auto"/>
                  <w:sz w:val="18"/>
                  <w:szCs w:val="18"/>
                  <w:rPrChange w:id="1832"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396868">
                <w:rPr>
                  <w:rFonts w:ascii="Times New Roman" w:eastAsia="仿宋_GB2312" w:hAnsi="Times New Roman" w:cs="Times New Roman"/>
                  <w:color w:val="auto"/>
                  <w:sz w:val="18"/>
                  <w:szCs w:val="18"/>
                </w:rPr>
                <w:delText xml:space="preserve">. Bubble with nitrogen for 5±2min, then start the stirrer, adjust to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After stirring for 2h±15 min (target: 2h) at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stop stirring, turn off the nitrogen. Drain until there is no obvious drip. Move to next operation.</w:delText>
              </w:r>
            </w:del>
          </w:p>
        </w:tc>
      </w:tr>
      <w:tr w:rsidR="00C63277" w:rsidRPr="00473484" w:rsidDel="00396868" w14:paraId="2246D3FD" w14:textId="2380EA98" w:rsidTr="0051270C">
        <w:trPr>
          <w:trHeight w:val="454"/>
          <w:del w:id="1833" w:author="Xuning Wei12232" w:date="2026-07-23T14:19:00Z"/>
          <w:trPrChange w:id="1834"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835"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66D03F7E" w14:textId="62948CAD" w:rsidR="00E51051" w:rsidRPr="00A54EC0" w:rsidDel="00396868" w:rsidRDefault="00E51051" w:rsidP="00285F3F">
            <w:pPr>
              <w:jc w:val="both"/>
              <w:rPr>
                <w:del w:id="1836" w:author="Xuning Wei12232" w:date="2026-07-23T14:19:00Z"/>
                <w:rFonts w:ascii="Times New Roman" w:eastAsia="仿宋_GB2312" w:hAnsi="Times New Roman" w:cs="Times New Roman"/>
                <w:b/>
                <w:color w:val="auto"/>
                <w:sz w:val="18"/>
                <w:szCs w:val="18"/>
                <w:lang w:eastAsia="zh-CN"/>
              </w:rPr>
            </w:pPr>
            <w:del w:id="1837" w:author="Xuning Wei12232" w:date="2026-07-23T14:19:00Z">
              <w:r w:rsidRPr="00A54EC0" w:rsidDel="00396868">
                <w:rPr>
                  <w:rFonts w:ascii="Times New Roman" w:eastAsia="仿宋_GB2312" w:hAnsi="Times New Roman" w:cs="Times New Roman"/>
                  <w:b/>
                  <w:color w:val="auto"/>
                  <w:sz w:val="18"/>
                  <w:szCs w:val="18"/>
                  <w:lang w:eastAsia="zh-CN"/>
                </w:rPr>
                <w:delText>82</w:delText>
              </w:r>
            </w:del>
          </w:p>
        </w:tc>
        <w:tc>
          <w:tcPr>
            <w:tcW w:w="670" w:type="pct"/>
            <w:tcBorders>
              <w:top w:val="single" w:sz="4" w:space="0" w:color="auto"/>
              <w:left w:val="single" w:sz="4" w:space="0" w:color="auto"/>
              <w:bottom w:val="single" w:sz="4" w:space="0" w:color="auto"/>
              <w:right w:val="single" w:sz="4" w:space="0" w:color="auto"/>
            </w:tcBorders>
            <w:vAlign w:val="center"/>
            <w:tcPrChange w:id="1838"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5E20BD8E" w14:textId="77E5A1A2" w:rsidR="00E51051" w:rsidRPr="00473484" w:rsidDel="00396868" w:rsidRDefault="00E51051" w:rsidP="00285F3F">
            <w:pPr>
              <w:jc w:val="both"/>
              <w:rPr>
                <w:del w:id="1839" w:author="Xuning Wei12232" w:date="2026-07-23T14:19:00Z"/>
                <w:rFonts w:ascii="Times New Roman" w:eastAsia="仿宋_GB2312" w:hAnsi="Times New Roman" w:cs="Times New Roman"/>
                <w:color w:val="auto"/>
                <w:sz w:val="18"/>
                <w:szCs w:val="18"/>
              </w:rPr>
            </w:pPr>
            <w:del w:id="1840" w:author="Xuning Wei12232" w:date="2026-07-23T14:19:00Z">
              <w:r w:rsidRPr="00473484" w:rsidDel="00396868">
                <w:rPr>
                  <w:rFonts w:ascii="Times New Roman" w:eastAsia="仿宋_GB2312" w:hAnsi="Times New Roman" w:cs="Times New Roman"/>
                  <w:color w:val="auto"/>
                  <w:sz w:val="18"/>
                  <w:szCs w:val="18"/>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841"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2914E94C" w14:textId="4D67D5C6" w:rsidR="00E51051" w:rsidRPr="00A54EC0" w:rsidDel="00396868" w:rsidRDefault="00ED7347" w:rsidP="00285F3F">
            <w:pPr>
              <w:jc w:val="both"/>
              <w:rPr>
                <w:del w:id="1842" w:author="Xuning Wei12232" w:date="2026-07-23T14:19:00Z"/>
                <w:rFonts w:ascii="Times New Roman" w:eastAsia="仿宋_GB2312" w:hAnsi="Times New Roman" w:cs="Times New Roman"/>
                <w:color w:val="000000" w:themeColor="text1"/>
                <w:sz w:val="18"/>
                <w:szCs w:val="18"/>
              </w:rPr>
            </w:pPr>
            <w:del w:id="1843" w:author="Xuning Wei12232" w:date="2026-07-23T14:19: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10.0 V</w:delText>
              </w:r>
              <w:r w:rsidRPr="00473484" w:rsidDel="00396868">
                <w:rPr>
                  <w:rFonts w:ascii="Times New Roman" w:eastAsia="仿宋_GB2312" w:hAnsi="Times New Roman" w:cs="Times New Roman"/>
                  <w:color w:val="000000" w:themeColor="text1"/>
                  <w:sz w:val="18"/>
                  <w:szCs w:val="18"/>
                </w:rPr>
                <w:delText xml:space="preserve"> Isopropyl Acetate (8.730 kg/kg) </w:delText>
              </w:r>
              <w:r w:rsidR="00E51051" w:rsidRPr="00473484" w:rsidDel="00396868">
                <w:rPr>
                  <w:rFonts w:ascii="Times New Roman" w:eastAsia="仿宋_GB2312" w:hAnsi="Times New Roman" w:cs="Times New Roman"/>
                  <w:color w:val="000000" w:themeColor="text1"/>
                  <w:sz w:val="18"/>
                  <w:szCs w:val="18"/>
                </w:rPr>
                <w:delText xml:space="preserve">into </w:delText>
              </w:r>
              <w:r w:rsidR="00E51051" w:rsidRPr="00473484" w:rsidDel="00396868">
                <w:rPr>
                  <w:rFonts w:ascii="Times New Roman" w:eastAsia="仿宋_GB2312" w:hAnsi="Times New Roman" w:cs="Times New Roman"/>
                  <w:color w:val="000000" w:themeColor="text1"/>
                  <w:sz w:val="18"/>
                  <w:szCs w:val="18"/>
                  <w:rPrChange w:id="1844" w:author="Xuning Wei12232" w:date="2026-09-05T19:51:00Z">
                    <w:rPr>
                      <w:rFonts w:ascii="Times New Roman" w:eastAsia="仿宋_GB2312" w:hAnsi="Times New Roman" w:cs="Times New Roman"/>
                      <w:b/>
                      <w:color w:val="000000" w:themeColor="text1"/>
                      <w:sz w:val="18"/>
                      <w:szCs w:val="18"/>
                    </w:rPr>
                  </w:rPrChange>
                </w:rPr>
                <w:delText>TJ4S-1213-Sy15.</w:delText>
              </w:r>
              <w:r w:rsidR="00E51051" w:rsidRPr="00A54EC0" w:rsidDel="00396868">
                <w:rPr>
                  <w:rFonts w:ascii="Times New Roman" w:eastAsia="仿宋_GB2312" w:hAnsi="Times New Roman" w:cs="Times New Roman"/>
                  <w:color w:val="000000" w:themeColor="text1"/>
                  <w:sz w:val="18"/>
                  <w:szCs w:val="18"/>
                </w:rPr>
                <w:delText xml:space="preserve"> Bubble with nitrogen for 5±2min, then start the stirrer. After stirring for 5±2 min, stop stirring, turn off the nitrogen. Drain until there is no obvious drip. Perform this operation for 4 times. Move to next operation. </w:delText>
              </w:r>
            </w:del>
          </w:p>
        </w:tc>
      </w:tr>
      <w:tr w:rsidR="00C63277" w:rsidRPr="00473484" w:rsidDel="00396868" w14:paraId="73E09354" w14:textId="4D9B1CCD" w:rsidTr="0051270C">
        <w:trPr>
          <w:trHeight w:val="454"/>
          <w:del w:id="1845" w:author="Xuning Wei12232" w:date="2026-07-23T14:19:00Z"/>
          <w:trPrChange w:id="184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847"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71ED155E" w14:textId="23B47EA5" w:rsidR="00E51051" w:rsidRPr="00A54EC0" w:rsidDel="00396868" w:rsidRDefault="00E51051" w:rsidP="00285F3F">
            <w:pPr>
              <w:jc w:val="both"/>
              <w:rPr>
                <w:del w:id="1848" w:author="Xuning Wei12232" w:date="2026-07-23T14:19:00Z"/>
                <w:rFonts w:ascii="Times New Roman" w:eastAsia="仿宋_GB2312" w:hAnsi="Times New Roman" w:cs="Times New Roman"/>
                <w:b/>
                <w:color w:val="auto"/>
                <w:sz w:val="18"/>
                <w:szCs w:val="18"/>
                <w:lang w:eastAsia="zh-CN"/>
              </w:rPr>
            </w:pPr>
            <w:del w:id="1849" w:author="Xuning Wei12232" w:date="2026-07-23T14:19:00Z">
              <w:r w:rsidRPr="00A54EC0" w:rsidDel="00396868">
                <w:rPr>
                  <w:rFonts w:ascii="Times New Roman" w:eastAsia="仿宋_GB2312" w:hAnsi="Times New Roman" w:cs="Times New Roman"/>
                  <w:b/>
                  <w:color w:val="auto"/>
                  <w:sz w:val="18"/>
                  <w:szCs w:val="18"/>
                  <w:lang w:eastAsia="zh-CN"/>
                </w:rPr>
                <w:delText>83</w:delText>
              </w:r>
            </w:del>
          </w:p>
        </w:tc>
        <w:tc>
          <w:tcPr>
            <w:tcW w:w="670" w:type="pct"/>
            <w:tcBorders>
              <w:top w:val="single" w:sz="4" w:space="0" w:color="auto"/>
              <w:left w:val="single" w:sz="4" w:space="0" w:color="auto"/>
              <w:bottom w:val="single" w:sz="4" w:space="0" w:color="auto"/>
              <w:right w:val="single" w:sz="4" w:space="0" w:color="auto"/>
            </w:tcBorders>
            <w:vAlign w:val="center"/>
            <w:tcPrChange w:id="1850"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2F599CAD" w14:textId="548E9FCA" w:rsidR="00E51051" w:rsidRPr="00473484" w:rsidDel="00396868" w:rsidRDefault="00E51051" w:rsidP="00285F3F">
            <w:pPr>
              <w:jc w:val="both"/>
              <w:rPr>
                <w:del w:id="1851" w:author="Xuning Wei12232" w:date="2026-07-23T14:19:00Z"/>
                <w:rFonts w:ascii="Times New Roman" w:eastAsia="仿宋_GB2312" w:hAnsi="Times New Roman" w:cs="Times New Roman"/>
                <w:color w:val="auto"/>
                <w:sz w:val="18"/>
                <w:szCs w:val="18"/>
              </w:rPr>
            </w:pPr>
            <w:del w:id="1852" w:author="Xuning Wei12232" w:date="2026-07-23T14:19: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853"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1BDC777C" w14:textId="75656330" w:rsidR="00E51051" w:rsidRPr="00473484" w:rsidDel="00396868" w:rsidRDefault="00ED7347" w:rsidP="00285F3F">
            <w:pPr>
              <w:jc w:val="both"/>
              <w:rPr>
                <w:del w:id="1854" w:author="Xuning Wei12232" w:date="2026-07-23T14:19:00Z"/>
                <w:rFonts w:ascii="Times New Roman" w:eastAsia="仿宋_GB2312" w:hAnsi="Times New Roman" w:cs="Times New Roman"/>
                <w:color w:val="000000" w:themeColor="text1"/>
                <w:sz w:val="18"/>
                <w:szCs w:val="18"/>
              </w:rPr>
            </w:pPr>
            <w:del w:id="1855" w:author="Xuning Wei12232" w:date="2026-07-23T14:19: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03431B15" w14:textId="77777777" w:rsidTr="0051270C">
        <w:trPr>
          <w:trHeight w:val="454"/>
          <w:trPrChange w:id="185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857"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382285D9" w14:textId="3A4A4868" w:rsidR="00E51051" w:rsidRPr="00A54EC0" w:rsidRDefault="00E51051" w:rsidP="00285F3F">
            <w:pPr>
              <w:jc w:val="both"/>
              <w:rPr>
                <w:rFonts w:ascii="Times New Roman" w:eastAsia="仿宋_GB2312" w:hAnsi="Times New Roman" w:cs="Times New Roman"/>
                <w:b/>
                <w:color w:val="auto"/>
                <w:sz w:val="18"/>
                <w:szCs w:val="18"/>
                <w:lang w:eastAsia="zh-CN"/>
              </w:rPr>
            </w:pPr>
            <w:del w:id="1858" w:author="Xuning Wei12232" w:date="2026-07-23T15:40:00Z">
              <w:r w:rsidRPr="00A54EC0" w:rsidDel="006C469E">
                <w:rPr>
                  <w:rFonts w:ascii="Times New Roman" w:eastAsia="仿宋_GB2312" w:hAnsi="Times New Roman" w:cs="Times New Roman"/>
                  <w:b/>
                  <w:color w:val="auto"/>
                  <w:sz w:val="18"/>
                  <w:szCs w:val="18"/>
                  <w:lang w:eastAsia="zh-CN"/>
                </w:rPr>
                <w:delText>84</w:delText>
              </w:r>
            </w:del>
            <w:ins w:id="1859" w:author="Xuning Wei12232" w:date="2026-07-23T15:40:00Z">
              <w:r w:rsidR="006C469E" w:rsidRPr="00A54EC0">
                <w:rPr>
                  <w:rFonts w:ascii="Times New Roman" w:eastAsia="仿宋_GB2312" w:hAnsi="Times New Roman" w:cs="Times New Roman"/>
                  <w:b/>
                  <w:color w:val="auto"/>
                  <w:sz w:val="18"/>
                  <w:szCs w:val="18"/>
                  <w:lang w:eastAsia="zh-CN"/>
                </w:rPr>
                <w:t>37</w:t>
              </w:r>
            </w:ins>
          </w:p>
        </w:tc>
        <w:tc>
          <w:tcPr>
            <w:tcW w:w="670" w:type="pct"/>
            <w:tcBorders>
              <w:top w:val="single" w:sz="4" w:space="0" w:color="auto"/>
              <w:left w:val="single" w:sz="4" w:space="0" w:color="auto"/>
              <w:bottom w:val="single" w:sz="4" w:space="0" w:color="auto"/>
              <w:right w:val="single" w:sz="4" w:space="0" w:color="auto"/>
            </w:tcBorders>
            <w:vAlign w:val="center"/>
            <w:tcPrChange w:id="1860"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1F759586" w14:textId="608934F8"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-L-</w:t>
            </w:r>
            <w:proofErr w:type="spellStart"/>
            <w:r w:rsidRPr="00473484">
              <w:rPr>
                <w:rFonts w:ascii="Times New Roman" w:eastAsia="仿宋_GB2312" w:hAnsi="Times New Roman" w:cs="Times New Roman"/>
                <w:color w:val="auto"/>
                <w:sz w:val="18"/>
                <w:szCs w:val="18"/>
                <w:lang w:eastAsia="zh-CN"/>
              </w:rPr>
              <w:t>Leu</w:t>
            </w:r>
            <w:proofErr w:type="spellEnd"/>
            <w:r w:rsidRPr="00473484">
              <w:rPr>
                <w:rFonts w:ascii="Times New Roman" w:eastAsia="仿宋_GB2312" w:hAnsi="Times New Roman" w:cs="Times New Roman"/>
                <w:color w:val="auto"/>
                <w:sz w:val="18"/>
                <w:szCs w:val="18"/>
                <w:lang w:eastAsia="zh-CN"/>
              </w:rPr>
              <w:t>-OH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1861"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7CF5F84A" w14:textId="516A5417" w:rsidR="00E51051" w:rsidRPr="00473484" w:rsidRDefault="00B159F1">
            <w:pPr>
              <w:jc w:val="both"/>
              <w:rPr>
                <w:rFonts w:ascii="Times New Roman" w:eastAsia="等线" w:hAnsi="Times New Roman" w:cs="Times New Roman"/>
                <w:bCs w:val="0"/>
                <w:color w:val="000000" w:themeColor="text1"/>
                <w:kern w:val="0"/>
                <w:sz w:val="18"/>
                <w:szCs w:val="18"/>
                <w:lang w:eastAsia="zh-CN"/>
              </w:rPr>
            </w:pPr>
            <w:commentRangeStart w:id="1862"/>
            <w:commentRangeStart w:id="1863"/>
            <w:commentRangeStart w:id="1864"/>
            <w:commentRangeStart w:id="1865"/>
            <w:commentRangeStart w:id="1866"/>
            <w:commentRangeEnd w:id="1862"/>
            <w:ins w:id="1867" w:author="Xuning Wei12232" w:date="2026-07-27T22:45:00Z">
              <w:r w:rsidRPr="00A54EC0">
                <w:rPr>
                  <w:rStyle w:val="aff1"/>
                  <w:rFonts w:ascii="Times New Roman" w:eastAsia="等线" w:hAnsi="Times New Roman" w:cs="Times New Roman"/>
                  <w:color w:val="000000" w:themeColor="text1"/>
                  <w:sz w:val="18"/>
                  <w:szCs w:val="18"/>
                </w:rPr>
                <w:commentReference w:id="1862"/>
              </w:r>
              <w:commentRangeEnd w:id="1863"/>
              <w:r w:rsidRPr="00A54EC0">
                <w:rPr>
                  <w:rStyle w:val="aff1"/>
                  <w:rFonts w:ascii="Times New Roman" w:eastAsia="等线" w:hAnsi="Times New Roman" w:cs="Times New Roman"/>
                  <w:color w:val="000000" w:themeColor="text1"/>
                  <w:sz w:val="18"/>
                  <w:szCs w:val="18"/>
                </w:rPr>
                <w:commentReference w:id="1863"/>
              </w:r>
              <w:commentRangeEnd w:id="1864"/>
              <w:r w:rsidRPr="00A54EC0">
                <w:rPr>
                  <w:rStyle w:val="aff1"/>
                  <w:rFonts w:ascii="Times New Roman" w:eastAsia="等线" w:hAnsi="Times New Roman" w:cs="Times New Roman"/>
                  <w:color w:val="000000" w:themeColor="text1"/>
                  <w:sz w:val="18"/>
                  <w:szCs w:val="18"/>
                </w:rPr>
                <w:commentReference w:id="1864"/>
              </w:r>
              <w:commentRangeEnd w:id="1865"/>
              <w:r w:rsidRPr="00473484">
                <w:rPr>
                  <w:rStyle w:val="aff1"/>
                  <w:rFonts w:ascii="Times New Roman" w:eastAsia="等线" w:hAnsi="Times New Roman" w:cs="Times New Roman"/>
                  <w:color w:val="000000" w:themeColor="text1"/>
                  <w:sz w:val="18"/>
                  <w:szCs w:val="18"/>
                </w:rPr>
                <w:commentReference w:id="1865"/>
              </w:r>
              <w:commentRangeEnd w:id="1866"/>
              <w:r w:rsidRPr="00473484">
                <w:rPr>
                  <w:rStyle w:val="aff1"/>
                  <w:rFonts w:ascii="Times New Roman" w:eastAsia="等线" w:hAnsi="Times New Roman" w:cs="Times New Roman"/>
                  <w:color w:val="000000" w:themeColor="text1"/>
                  <w:sz w:val="18"/>
                  <w:szCs w:val="18"/>
                </w:rPr>
                <w:commentReference w:id="1866"/>
              </w:r>
            </w:ins>
            <w:ins w:id="1868" w:author="Xuning Wei12232" w:date="2026-07-27T00:58:00Z">
              <w:r w:rsidR="004D6407" w:rsidRPr="00A54EC0">
                <w:rPr>
                  <w:rFonts w:ascii="Times New Roman" w:eastAsia="等线" w:hAnsi="Times New Roman" w:cs="Times New Roman"/>
                  <w:color w:val="000000" w:themeColor="text1"/>
                  <w:sz w:val="18"/>
                  <w:szCs w:val="18"/>
                </w:rPr>
                <w:t xml:space="preserve">1. </w:t>
              </w:r>
            </w:ins>
            <w:r w:rsidR="00E51051" w:rsidRPr="00A54EC0">
              <w:rPr>
                <w:rFonts w:ascii="Times New Roman" w:eastAsia="等线" w:hAnsi="Times New Roman" w:cs="Times New Roman"/>
                <w:color w:val="000000" w:themeColor="text1"/>
                <w:sz w:val="18"/>
                <w:szCs w:val="18"/>
              </w:rPr>
              <w:t>Add</w:t>
            </w:r>
            <w:r w:rsidR="00695BBA" w:rsidRPr="00A54EC0">
              <w:rPr>
                <w:rFonts w:ascii="Times New Roman" w:eastAsia="等线" w:hAnsi="Times New Roman" w:cs="Times New Roman"/>
                <w:color w:val="000000" w:themeColor="text1"/>
                <w:sz w:val="18"/>
                <w:szCs w:val="18"/>
              </w:rPr>
              <w:t xml:space="preserve"> </w:t>
            </w:r>
            <w:r w:rsidR="00271FEB" w:rsidRPr="00473484">
              <w:rPr>
                <w:rFonts w:ascii="Times New Roman" w:eastAsia="等线" w:hAnsi="Times New Roman" w:cs="Times New Roman"/>
                <w:color w:val="000000" w:themeColor="text1"/>
                <w:sz w:val="18"/>
                <w:szCs w:val="18"/>
                <w:lang w:eastAsia="zh-CN"/>
              </w:rPr>
              <w:t>5.0 V DMF</w:t>
            </w:r>
            <w:r w:rsidR="009C4EAF" w:rsidRPr="00473484">
              <w:rPr>
                <w:rFonts w:ascii="Times New Roman" w:eastAsia="等线" w:hAnsi="Times New Roman" w:cs="Times New Roman"/>
                <w:color w:val="000000" w:themeColor="text1"/>
                <w:sz w:val="18"/>
                <w:szCs w:val="18"/>
                <w:lang w:eastAsia="zh-CN"/>
              </w:rPr>
              <w:t xml:space="preserve"> (4.740 kg/kg)</w:t>
            </w:r>
            <w:r w:rsidR="00E51051" w:rsidRPr="00473484">
              <w:rPr>
                <w:rFonts w:ascii="Times New Roman" w:eastAsia="等线" w:hAnsi="Times New Roman" w:cs="Times New Roman"/>
                <w:color w:val="000000" w:themeColor="text1"/>
                <w:sz w:val="18"/>
                <w:szCs w:val="18"/>
              </w:rPr>
              <w:t xml:space="preserve"> into </w:t>
            </w:r>
            <w:r w:rsidR="00E51051" w:rsidRPr="00473484">
              <w:rPr>
                <w:rFonts w:ascii="Times New Roman" w:eastAsia="仿宋_GB2312" w:hAnsi="Times New Roman" w:cs="Times New Roman"/>
                <w:color w:val="000000" w:themeColor="text1"/>
                <w:sz w:val="18"/>
                <w:szCs w:val="18"/>
                <w:rPrChange w:id="1869"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870"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Start the stirrer. Then add 2.0 eq. </w:t>
            </w:r>
            <w:proofErr w:type="spellStart"/>
            <w:r w:rsidR="00E51051" w:rsidRPr="00A54EC0">
              <w:rPr>
                <w:rFonts w:ascii="Times New Roman" w:eastAsia="等线" w:hAnsi="Times New Roman" w:cs="Times New Roman"/>
                <w:color w:val="000000" w:themeColor="text1"/>
                <w:sz w:val="18"/>
                <w:szCs w:val="18"/>
                <w:lang w:eastAsia="zh-CN"/>
              </w:rPr>
              <w:t>Fmoc</w:t>
            </w:r>
            <w:proofErr w:type="spellEnd"/>
            <w:r w:rsidR="00E51051" w:rsidRPr="00A54EC0">
              <w:rPr>
                <w:rFonts w:ascii="Times New Roman" w:eastAsia="等线" w:hAnsi="Times New Roman" w:cs="Times New Roman"/>
                <w:color w:val="000000" w:themeColor="text1"/>
                <w:sz w:val="18"/>
                <w:szCs w:val="18"/>
                <w:lang w:eastAsia="zh-CN"/>
              </w:rPr>
              <w:t>-L-</w:t>
            </w:r>
            <w:proofErr w:type="spellStart"/>
            <w:r w:rsidR="00E51051" w:rsidRPr="00A54EC0">
              <w:rPr>
                <w:rFonts w:ascii="Times New Roman" w:eastAsia="等线" w:hAnsi="Times New Roman" w:cs="Times New Roman"/>
                <w:color w:val="000000" w:themeColor="text1"/>
                <w:sz w:val="18"/>
                <w:szCs w:val="18"/>
                <w:lang w:eastAsia="zh-CN"/>
              </w:rPr>
              <w:t>Leu</w:t>
            </w:r>
            <w:proofErr w:type="spellEnd"/>
            <w:r w:rsidR="00E51051" w:rsidRPr="00A54EC0">
              <w:rPr>
                <w:rFonts w:ascii="Times New Roman" w:eastAsia="等线" w:hAnsi="Times New Roman" w:cs="Times New Roman"/>
                <w:color w:val="000000" w:themeColor="text1"/>
                <w:sz w:val="18"/>
                <w:szCs w:val="18"/>
                <w:lang w:eastAsia="zh-CN"/>
              </w:rPr>
              <w:t>-OH.</w:t>
            </w:r>
            <w:r w:rsidR="00E51051" w:rsidRPr="00A54EC0">
              <w:rPr>
                <w:rFonts w:ascii="Times New Roman" w:eastAsia="等线" w:hAnsi="Times New Roman" w:cs="Times New Roman"/>
                <w:color w:val="000000" w:themeColor="text1"/>
                <w:sz w:val="18"/>
                <w:szCs w:val="18"/>
              </w:rPr>
              <w:t xml:space="preserve"> </w:t>
            </w:r>
            <w:del w:id="1871"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1872"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lang w:eastAsia="zh-CN"/>
              </w:rPr>
              <w:t xml:space="preserve"> </w:t>
            </w:r>
            <w:ins w:id="1873" w:author="Xuning Wei12232" w:date="2026-07-27T00:58:00Z">
              <w:r w:rsidR="004D6407" w:rsidRPr="00473484">
                <w:rPr>
                  <w:rFonts w:ascii="Times New Roman" w:eastAsia="等线" w:hAnsi="Times New Roman" w:cs="Times New Roman"/>
                  <w:color w:val="000000" w:themeColor="text1"/>
                  <w:sz w:val="18"/>
                  <w:szCs w:val="18"/>
                  <w:lang w:eastAsia="zh-CN"/>
                </w:rPr>
                <w:br/>
                <w:t xml:space="preserve">2. </w:t>
              </w:r>
            </w:ins>
            <w:r w:rsidR="00E51051" w:rsidRPr="00473484">
              <w:rPr>
                <w:rFonts w:ascii="Times New Roman" w:eastAsia="等线" w:hAnsi="Times New Roman" w:cs="Times New Roman"/>
                <w:color w:val="000000" w:themeColor="text1"/>
                <w:sz w:val="18"/>
                <w:szCs w:val="18"/>
                <w:lang w:eastAsia="zh-CN"/>
              </w:rPr>
              <w:t>Adjust</w:t>
            </w:r>
            <w:r w:rsidR="00E51051" w:rsidRPr="00473484">
              <w:rPr>
                <w:rFonts w:ascii="Times New Roman" w:eastAsia="等线" w:hAnsi="Times New Roman" w:cs="Times New Roman"/>
                <w:bCs w:val="0"/>
                <w:color w:val="000000" w:themeColor="text1"/>
                <w:sz w:val="18"/>
                <w:szCs w:val="18"/>
              </w:rPr>
              <w:t xml:space="preserve"> the mixture to </w:t>
            </w:r>
            <w:r w:rsidR="00E51051" w:rsidRPr="00473484">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1874" w:author="Johan Granander" w:date="2026-07-28T14:56:00Z">
              <w:r w:rsidR="003A4FAE"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w:t>
            </w:r>
            <w:del w:id="1875" w:author="Xuning Wei12232" w:date="2026-07-27T00:58:00Z">
              <w:r w:rsidR="00E51051" w:rsidRPr="00A54EC0" w:rsidDel="004D6407">
                <w:rPr>
                  <w:rFonts w:ascii="Times New Roman" w:eastAsia="等线" w:hAnsi="Times New Roman" w:cs="Times New Roman"/>
                  <w:color w:val="000000" w:themeColor="text1"/>
                  <w:sz w:val="18"/>
                  <w:szCs w:val="18"/>
                </w:rPr>
                <w:delText xml:space="preserve"> Maintain for next operation at </w:delText>
              </w:r>
              <w:r w:rsidR="00E51051" w:rsidRPr="00A54EC0" w:rsidDel="004D6407">
                <w:rPr>
                  <w:rFonts w:ascii="Times New Roman" w:eastAsia="等线" w:hAnsi="Times New Roman" w:cs="Times New Roman"/>
                  <w:color w:val="000000" w:themeColor="text1"/>
                  <w:sz w:val="18"/>
                  <w:szCs w:val="18"/>
                  <w:lang w:eastAsia="zh-CN"/>
                </w:rPr>
                <w:delText>20</w:delText>
              </w:r>
              <w:r w:rsidR="00E51051" w:rsidRPr="00473484" w:rsidDel="004D6407">
                <w:rPr>
                  <w:rFonts w:ascii="Times New Roman" w:eastAsia="等线" w:hAnsi="Times New Roman" w:cs="Times New Roman" w:hint="eastAsia"/>
                  <w:color w:val="000000" w:themeColor="text1"/>
                  <w:sz w:val="18"/>
                  <w:szCs w:val="18"/>
                </w:rPr>
                <w:delText>±</w:delText>
              </w:r>
              <w:r w:rsidR="00E51051" w:rsidRPr="00473484" w:rsidDel="004D6407">
                <w:rPr>
                  <w:rFonts w:ascii="Times New Roman" w:eastAsia="等线" w:hAnsi="Times New Roman" w:cs="Times New Roman"/>
                  <w:color w:val="000000" w:themeColor="text1"/>
                  <w:sz w:val="18"/>
                  <w:szCs w:val="18"/>
                </w:rPr>
                <w:delText>5</w:delText>
              </w:r>
              <w:r w:rsidR="00E51051" w:rsidRPr="00473484" w:rsidDel="004D6407">
                <w:rPr>
                  <w:rFonts w:ascii="Times New Roman" w:eastAsia="等线" w:hAnsi="Times New Roman" w:cs="Times New Roman" w:hint="eastAsia"/>
                  <w:color w:val="000000" w:themeColor="text1"/>
                  <w:sz w:val="18"/>
                  <w:szCs w:val="18"/>
                </w:rPr>
                <w:delText>℃</w:delText>
              </w:r>
              <w:r w:rsidR="00E51051" w:rsidRPr="00473484" w:rsidDel="004D6407">
                <w:rPr>
                  <w:rFonts w:ascii="Times New Roman" w:eastAsia="等线" w:hAnsi="Times New Roman" w:cs="Times New Roman"/>
                  <w:color w:val="000000" w:themeColor="text1"/>
                  <w:sz w:val="18"/>
                  <w:szCs w:val="18"/>
                </w:rPr>
                <w:delText xml:space="preserve"> (target: </w:delText>
              </w:r>
              <w:r w:rsidR="00E51051" w:rsidRPr="00A54EC0" w:rsidDel="004D6407">
                <w:rPr>
                  <w:rFonts w:ascii="Times New Roman" w:eastAsia="等线" w:hAnsi="Times New Roman" w:cs="Times New Roman"/>
                  <w:color w:val="000000" w:themeColor="text1"/>
                  <w:sz w:val="18"/>
                  <w:szCs w:val="18"/>
                  <w:lang w:eastAsia="zh-CN"/>
                </w:rPr>
                <w:delText>20</w:delText>
              </w:r>
              <w:r w:rsidR="00E51051" w:rsidRPr="00473484" w:rsidDel="004D6407">
                <w:rPr>
                  <w:rFonts w:ascii="Times New Roman" w:eastAsia="等线" w:hAnsi="Times New Roman" w:cs="Times New Roman" w:hint="eastAsia"/>
                  <w:color w:val="000000" w:themeColor="text1"/>
                  <w:sz w:val="18"/>
                  <w:szCs w:val="18"/>
                </w:rPr>
                <w:delText>℃</w:delText>
              </w:r>
              <w:r w:rsidR="00E51051" w:rsidRPr="00473484" w:rsidDel="004D6407">
                <w:rPr>
                  <w:rFonts w:ascii="Times New Roman" w:eastAsia="等线" w:hAnsi="Times New Roman" w:cs="Times New Roman"/>
                  <w:color w:val="000000" w:themeColor="text1"/>
                  <w:sz w:val="18"/>
                  <w:szCs w:val="18"/>
                </w:rPr>
                <w:delText>)</w:delText>
              </w:r>
            </w:del>
            <w:del w:id="1876" w:author="Xuning Wei12232" w:date="2026-07-27T00:59:00Z">
              <w:r w:rsidR="00E51051" w:rsidRPr="00A54EC0" w:rsidDel="004D6407">
                <w:rPr>
                  <w:rFonts w:ascii="Times New Roman" w:eastAsia="等线" w:hAnsi="Times New Roman" w:cs="Times New Roman"/>
                  <w:color w:val="000000" w:themeColor="text1"/>
                  <w:sz w:val="18"/>
                  <w:szCs w:val="18"/>
                </w:rPr>
                <w:delText>.</w:delText>
              </w:r>
            </w:del>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Add 2.0 eq. </w:t>
            </w:r>
            <w:proofErr w:type="spellStart"/>
            <w:r w:rsidR="00E51051" w:rsidRPr="00A54EC0">
              <w:rPr>
                <w:rFonts w:ascii="Times New Roman" w:eastAsia="等线" w:hAnsi="Times New Roman" w:cs="Times New Roman"/>
                <w:color w:val="000000" w:themeColor="text1"/>
                <w:sz w:val="18"/>
                <w:szCs w:val="18"/>
              </w:rPr>
              <w:t>Oxyma</w:t>
            </w:r>
            <w:proofErr w:type="spellEnd"/>
            <w:r w:rsidR="00E51051" w:rsidRPr="00A54EC0">
              <w:rPr>
                <w:rFonts w:ascii="Times New Roman" w:eastAsia="等线" w:hAnsi="Times New Roman" w:cs="Times New Roman"/>
                <w:color w:val="000000" w:themeColor="text1"/>
                <w:sz w:val="18"/>
                <w:szCs w:val="18"/>
              </w:rPr>
              <w:t xml:space="preserve"> Pure into </w:t>
            </w:r>
            <w:r w:rsidR="00E51051" w:rsidRPr="00473484">
              <w:rPr>
                <w:rFonts w:ascii="Times New Roman" w:eastAsia="等线" w:hAnsi="Times New Roman" w:cs="Times New Roman"/>
                <w:color w:val="000000" w:themeColor="text1"/>
                <w:sz w:val="18"/>
                <w:szCs w:val="18"/>
                <w:rPrChange w:id="1877" w:author="Xuning Wei12232" w:date="2026-09-05T19:51:00Z">
                  <w:rPr>
                    <w:rFonts w:ascii="Times New Roman" w:eastAsia="等线" w:hAnsi="Times New Roman" w:cs="Times New Roman"/>
                    <w:b/>
                    <w:color w:val="000000" w:themeColor="text1"/>
                    <w:sz w:val="18"/>
                    <w:szCs w:val="18"/>
                  </w:rPr>
                </w:rPrChange>
              </w:rPr>
              <w:t xml:space="preserve">TJ4S-1213-Sy15-R01 </w:t>
            </w:r>
            <w:r w:rsidR="00E51051" w:rsidRPr="00A54EC0">
              <w:rPr>
                <w:rFonts w:ascii="Times New Roman" w:eastAsia="等线" w:hAnsi="Times New Roman" w:cs="Times New Roman"/>
                <w:color w:val="000000" w:themeColor="text1"/>
                <w:sz w:val="18"/>
                <w:szCs w:val="18"/>
              </w:rPr>
              <w:t xml:space="preserve">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878" w:author="Johan Granander" w:date="2026-07-28T14:57: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879" w:author="Johan Granander" w:date="2026-07-28T14:57: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rinse the </w:t>
            </w:r>
            <w:r w:rsidR="00E51051" w:rsidRPr="00473484">
              <w:rPr>
                <w:rFonts w:ascii="Times New Roman" w:eastAsia="等线" w:hAnsi="Times New Roman" w:cs="Times New Roman"/>
                <w:color w:val="000000" w:themeColor="text1"/>
                <w:sz w:val="18"/>
                <w:szCs w:val="18"/>
                <w:rPrChange w:id="1880" w:author="Xuning Wei12232" w:date="2026-09-05T19:51:00Z">
                  <w:rPr>
                    <w:rFonts w:ascii="Times New Roman" w:eastAsia="等线" w:hAnsi="Times New Roman" w:cs="Times New Roman"/>
                    <w:b/>
                    <w:color w:val="000000" w:themeColor="text1"/>
                    <w:sz w:val="18"/>
                    <w:szCs w:val="18"/>
                  </w:rPr>
                </w:rPrChange>
              </w:rPr>
              <w:t xml:space="preserve">TJ4S-1213-Sy15-R01 </w:t>
            </w:r>
            <w:r w:rsidR="00E51051" w:rsidRPr="00A54EC0">
              <w:rPr>
                <w:rFonts w:ascii="Times New Roman" w:eastAsia="等线" w:hAnsi="Times New Roman" w:cs="Times New Roman"/>
                <w:color w:val="000000" w:themeColor="text1"/>
                <w:sz w:val="18"/>
                <w:szCs w:val="18"/>
              </w:rPr>
              <w:t>with 2.0</w:t>
            </w:r>
            <w:ins w:id="1881" w:author="Johan Granander" w:date="2026-07-28T14:57:00Z">
              <w:r w:rsidR="003A4FAE" w:rsidRPr="00A54EC0">
                <w:rPr>
                  <w:rFonts w:ascii="Times New Roman" w:eastAsia="等线" w:hAnsi="Times New Roman" w:cs="Times New Roman"/>
                  <w:color w:val="000000" w:themeColor="text1"/>
                  <w:sz w:val="18"/>
                  <w:szCs w:val="18"/>
                </w:rPr>
                <w:t xml:space="preserve"> </w:t>
              </w:r>
            </w:ins>
            <w:del w:id="1882" w:author="Johan Granander" w:date="2026-07-28T14:57:00Z">
              <w:r w:rsidR="00E51051" w:rsidRPr="00A54EC0" w:rsidDel="003A4FAE">
                <w:rPr>
                  <w:rFonts w:ascii="Times New Roman" w:eastAsia="等线" w:hAnsi="Times New Roman" w:cs="Times New Roman"/>
                  <w:color w:val="000000" w:themeColor="text1"/>
                  <w:sz w:val="18"/>
                  <w:szCs w:val="18"/>
                </w:rPr>
                <w:delText xml:space="preserve">v </w:delText>
              </w:r>
            </w:del>
            <w:ins w:id="1883" w:author="Johan Granander" w:date="2026-07-28T14:57:00Z">
              <w:r w:rsidR="003A4FAE" w:rsidRPr="00473484">
                <w:rPr>
                  <w:rFonts w:ascii="Times New Roman" w:eastAsia="等线" w:hAnsi="Times New Roman" w:cs="Times New Roman"/>
                  <w:color w:val="000000" w:themeColor="text1"/>
                  <w:sz w:val="18"/>
                  <w:szCs w:val="18"/>
                </w:rPr>
                <w:t xml:space="preserve">V </w:t>
              </w:r>
            </w:ins>
            <w:r w:rsidR="00E51051" w:rsidRPr="00473484">
              <w:rPr>
                <w:rFonts w:ascii="Times New Roman" w:eastAsia="等线" w:hAnsi="Times New Roman" w:cs="Times New Roman"/>
                <w:color w:val="000000" w:themeColor="text1"/>
                <w:sz w:val="18"/>
                <w:szCs w:val="18"/>
              </w:rPr>
              <w:t>DMF (1.896 kg/kg). Add 2.2 eq. DIC into TJ4S-1213-Sy15-R01</w:t>
            </w:r>
            <w:r w:rsidR="00E51051" w:rsidRPr="00473484">
              <w:rPr>
                <w:rFonts w:ascii="Times New Roman" w:eastAsia="等线" w:hAnsi="Times New Roman" w:cs="Times New Roman"/>
                <w:color w:val="000000" w:themeColor="text1"/>
                <w:sz w:val="18"/>
                <w:szCs w:val="18"/>
                <w:rPrChange w:id="1884" w:author="Xuning Wei12232" w:date="2026-09-05T19:51:00Z">
                  <w:rPr>
                    <w:rFonts w:ascii="Times New Roman" w:eastAsia="等线" w:hAnsi="Times New Roman" w:cs="Times New Roman"/>
                    <w:b/>
                    <w:color w:val="000000" w:themeColor="text1"/>
                    <w:sz w:val="18"/>
                    <w:szCs w:val="18"/>
                  </w:rPr>
                </w:rPrChange>
              </w:rPr>
              <w:t>,</w:t>
            </w:r>
            <w:r w:rsidR="00E51051" w:rsidRPr="00A54EC0">
              <w:rPr>
                <w:rFonts w:ascii="Times New Roman" w:eastAsia="等线" w:hAnsi="Times New Roman" w:cs="Times New Roman"/>
                <w:color w:val="000000" w:themeColor="text1"/>
                <w:sz w:val="18"/>
                <w:szCs w:val="18"/>
              </w:rPr>
              <w:t xml:space="preserve"> the addition rate depends on temperature control. </w:t>
            </w:r>
            <w:r w:rsidR="00870867" w:rsidRPr="00A54EC0">
              <w:rPr>
                <w:rFonts w:ascii="Times New Roman" w:eastAsia="等线" w:hAnsi="Times New Roman" w:cs="Times New Roman"/>
                <w:color w:val="000000" w:themeColor="text1"/>
                <w:sz w:val="18"/>
                <w:szCs w:val="18"/>
              </w:rPr>
              <w:t>Activate for 20±5 min</w:t>
            </w:r>
            <w:r w:rsidR="00E51051" w:rsidRPr="00473484">
              <w:rPr>
                <w:rFonts w:ascii="Times New Roman" w:eastAsia="等线" w:hAnsi="Times New Roman" w:cs="Times New Roman"/>
                <w:color w:val="000000" w:themeColor="text1"/>
                <w:sz w:val="18"/>
                <w:szCs w:val="18"/>
              </w:rPr>
              <w:t xml:space="preserve"> at </w:t>
            </w:r>
            <w:r w:rsidR="00E51051" w:rsidRPr="00473484">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885" w:author="Johan Granander" w:date="2026-07-28T14:57: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886" w:author="Johan Granander" w:date="2026-07-28T14:57: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ins w:id="1887" w:author="Xuning Wei12232" w:date="2026-07-27T00:59:00Z">
              <w:r w:rsidR="004D6407"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1888"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889"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890"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1891"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A54EC0">
              <w:rPr>
                <w:rFonts w:ascii="Times New Roman" w:eastAsia="等线" w:hAnsi="Times New Roman" w:cs="Times New Roman"/>
                <w:bCs w:val="0"/>
                <w:color w:val="000000" w:themeColor="text1"/>
                <w:sz w:val="18"/>
                <w:szCs w:val="18"/>
              </w:rPr>
              <w:t xml:space="preserve"> </w:t>
            </w:r>
            <w:r w:rsidR="005913B9" w:rsidRPr="00A54EC0">
              <w:rPr>
                <w:rFonts w:ascii="Times New Roman" w:eastAsia="等线" w:hAnsi="Times New Roman" w:cs="Times New Roman"/>
                <w:bCs w:val="0"/>
                <w:color w:val="000000" w:themeColor="text1"/>
                <w:sz w:val="18"/>
                <w:szCs w:val="18"/>
                <w:lang w:eastAsia="zh-CN"/>
              </w:rPr>
              <w:t>1.0 V DMF</w:t>
            </w:r>
            <w:r w:rsidR="00ED7347" w:rsidRPr="00473484">
              <w:rPr>
                <w:rFonts w:ascii="Times New Roman" w:eastAsia="等线" w:hAnsi="Times New Roman" w:cs="Times New Roman"/>
                <w:bCs w:val="0"/>
                <w:color w:val="000000" w:themeColor="text1"/>
                <w:sz w:val="18"/>
                <w:szCs w:val="18"/>
                <w:lang w:eastAsia="zh-CN"/>
              </w:rPr>
              <w:t xml:space="preserve"> (0.948 kg/kg) </w:t>
            </w:r>
            <w:r w:rsidR="00E51051" w:rsidRPr="00473484">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892"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893"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C63277" w:rsidRPr="00473484" w:rsidDel="0003734C" w14:paraId="1483C007" w14:textId="1AE7AE8C" w:rsidTr="0051270C">
        <w:trPr>
          <w:trHeight w:val="454"/>
          <w:del w:id="1894" w:author="Xuning Wei12232" w:date="2026-07-23T15:38:00Z"/>
          <w:trPrChange w:id="1895"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896"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6991726F" w14:textId="0E643A7E" w:rsidR="00E51051" w:rsidRPr="00A54EC0" w:rsidDel="0003734C" w:rsidRDefault="00E51051" w:rsidP="00285F3F">
            <w:pPr>
              <w:jc w:val="both"/>
              <w:rPr>
                <w:del w:id="1897" w:author="Xuning Wei12232" w:date="2026-07-23T15:38:00Z"/>
                <w:rFonts w:ascii="Times New Roman" w:eastAsia="仿宋_GB2312" w:hAnsi="Times New Roman" w:cs="Times New Roman"/>
                <w:b/>
                <w:color w:val="auto"/>
                <w:sz w:val="18"/>
                <w:szCs w:val="18"/>
                <w:lang w:eastAsia="zh-CN"/>
              </w:rPr>
            </w:pPr>
            <w:del w:id="1898" w:author="Xuning Wei12232" w:date="2026-07-23T15:38:00Z">
              <w:r w:rsidRPr="00A54EC0" w:rsidDel="0003734C">
                <w:rPr>
                  <w:rFonts w:ascii="Times New Roman" w:eastAsia="仿宋_GB2312" w:hAnsi="Times New Roman" w:cs="Times New Roman"/>
                  <w:b/>
                  <w:color w:val="auto"/>
                  <w:sz w:val="18"/>
                  <w:szCs w:val="18"/>
                  <w:lang w:eastAsia="zh-CN"/>
                </w:rPr>
                <w:delText>85</w:delText>
              </w:r>
            </w:del>
          </w:p>
        </w:tc>
        <w:tc>
          <w:tcPr>
            <w:tcW w:w="670" w:type="pct"/>
            <w:tcBorders>
              <w:top w:val="single" w:sz="4" w:space="0" w:color="auto"/>
              <w:left w:val="single" w:sz="4" w:space="0" w:color="auto"/>
              <w:bottom w:val="single" w:sz="4" w:space="0" w:color="auto"/>
              <w:right w:val="single" w:sz="4" w:space="0" w:color="auto"/>
            </w:tcBorders>
            <w:vAlign w:val="center"/>
            <w:tcPrChange w:id="1899"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0BDFE8CA" w14:textId="36249977" w:rsidR="00E51051" w:rsidRPr="00473484" w:rsidDel="0003734C" w:rsidRDefault="00E51051" w:rsidP="00285F3F">
            <w:pPr>
              <w:jc w:val="both"/>
              <w:rPr>
                <w:del w:id="1900" w:author="Xuning Wei12232" w:date="2026-07-23T15:38:00Z"/>
                <w:rFonts w:ascii="Times New Roman" w:eastAsia="仿宋_GB2312" w:hAnsi="Times New Roman" w:cs="Times New Roman"/>
                <w:color w:val="auto"/>
                <w:sz w:val="18"/>
                <w:szCs w:val="18"/>
              </w:rPr>
            </w:pPr>
            <w:del w:id="1901" w:author="Xuning Wei12232" w:date="2026-07-23T15:38:00Z">
              <w:r w:rsidRPr="00473484" w:rsidDel="0003734C">
                <w:rPr>
                  <w:rFonts w:ascii="Times New Roman" w:eastAsia="仿宋_GB2312" w:hAnsi="Times New Roman" w:cs="Times New Roman"/>
                  <w:color w:val="auto"/>
                  <w:sz w:val="18"/>
                  <w:szCs w:val="18"/>
                </w:rPr>
                <w:delText>Fmoc-L-Leu-OH coupling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902"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27F24668" w14:textId="046E6A11" w:rsidR="00E51051" w:rsidRPr="00A54EC0" w:rsidDel="0003734C" w:rsidRDefault="00ED7347" w:rsidP="00285F3F">
            <w:pPr>
              <w:jc w:val="both"/>
              <w:rPr>
                <w:del w:id="1903" w:author="Xuning Wei12232" w:date="2026-07-23T15:38:00Z"/>
                <w:rFonts w:ascii="Times New Roman" w:eastAsia="仿宋_GB2312" w:hAnsi="Times New Roman" w:cs="Times New Roman"/>
                <w:color w:val="auto"/>
                <w:sz w:val="18"/>
                <w:szCs w:val="18"/>
              </w:rPr>
            </w:pPr>
            <w:del w:id="1904" w:author="Xuning Wei12232" w:date="2026-07-23T15:38:00Z">
              <w:r w:rsidRPr="00473484" w:rsidDel="0003734C">
                <w:rPr>
                  <w:rFonts w:ascii="Times New Roman" w:eastAsia="仿宋_GB2312" w:hAnsi="Times New Roman" w:cs="Times New Roman"/>
                  <w:color w:val="000000" w:themeColor="text1"/>
                  <w:sz w:val="18"/>
                  <w:szCs w:val="18"/>
                </w:rPr>
                <w:delText>Heat</w:delText>
              </w:r>
              <w:r w:rsidR="00E51051" w:rsidRPr="00473484" w:rsidDel="0003734C">
                <w:rPr>
                  <w:rFonts w:ascii="Times New Roman" w:eastAsia="仿宋_GB2312" w:hAnsi="Times New Roman" w:cs="Times New Roman"/>
                  <w:color w:val="000000" w:themeColor="text1"/>
                  <w:sz w:val="18"/>
                  <w:szCs w:val="18"/>
                </w:rPr>
                <w:delText xml:space="preserve"> t</w:delText>
              </w:r>
              <w:r w:rsidR="00E51051" w:rsidRPr="00473484" w:rsidDel="0003734C">
                <w:rPr>
                  <w:rFonts w:ascii="Times New Roman" w:eastAsia="仿宋_GB2312" w:hAnsi="Times New Roman" w:cs="Times New Roman"/>
                  <w:color w:val="auto"/>
                  <w:sz w:val="18"/>
                  <w:szCs w:val="18"/>
                </w:rPr>
                <w:delText>he mixture to 25</w:delText>
              </w:r>
              <w:r w:rsidR="00E51051" w:rsidRPr="00473484" w:rsidDel="0003734C">
                <w:rPr>
                  <w:rFonts w:ascii="Times New Roman" w:eastAsia="仿宋_GB2312" w:hAnsi="Times New Roman" w:cs="Times New Roman" w:hint="eastAsia"/>
                  <w:color w:val="auto"/>
                  <w:sz w:val="18"/>
                  <w:szCs w:val="18"/>
                </w:rPr>
                <w:delText>±</w:delText>
              </w:r>
              <w:r w:rsidR="00E51051" w:rsidRPr="00473484" w:rsidDel="0003734C">
                <w:rPr>
                  <w:rFonts w:ascii="Times New Roman" w:eastAsia="仿宋_GB2312" w:hAnsi="Times New Roman" w:cs="Times New Roman"/>
                  <w:color w:val="auto"/>
                  <w:sz w:val="18"/>
                  <w:szCs w:val="18"/>
                </w:rPr>
                <w:delText>5</w:delText>
              </w:r>
              <w:r w:rsidR="00E51051" w:rsidRPr="00473484" w:rsidDel="0003734C">
                <w:rPr>
                  <w:rFonts w:ascii="Times New Roman" w:eastAsia="仿宋_GB2312" w:hAnsi="Times New Roman" w:cs="Times New Roman" w:hint="eastAsia"/>
                  <w:color w:val="auto"/>
                  <w:sz w:val="18"/>
                  <w:szCs w:val="18"/>
                </w:rPr>
                <w:delText>℃</w:delText>
              </w:r>
              <w:r w:rsidR="00E51051" w:rsidRPr="00473484" w:rsidDel="0003734C">
                <w:rPr>
                  <w:rFonts w:ascii="Times New Roman" w:eastAsia="仿宋_GB2312" w:hAnsi="Times New Roman" w:cs="Times New Roman"/>
                  <w:color w:val="auto"/>
                  <w:sz w:val="18"/>
                  <w:szCs w:val="18"/>
                </w:rPr>
                <w:delText>.</w:delText>
              </w:r>
              <w:r w:rsidR="00E51051" w:rsidRPr="00A54EC0" w:rsidDel="0003734C">
                <w:rPr>
                  <w:rFonts w:ascii="Times New Roman" w:eastAsia="仿宋_GB2312" w:hAnsi="Times New Roman" w:cs="Times New Roman"/>
                  <w:color w:val="auto"/>
                  <w:sz w:val="18"/>
                  <w:szCs w:val="18"/>
                </w:rPr>
                <w:delText xml:space="preserve"> Start timing when temperature reaches </w:delText>
              </w:r>
              <w:r w:rsidR="00E51051" w:rsidRPr="00473484" w:rsidDel="0003734C">
                <w:rPr>
                  <w:rFonts w:ascii="Times New Roman" w:eastAsia="仿宋_GB2312" w:hAnsi="Times New Roman" w:cs="Times New Roman"/>
                  <w:color w:val="auto"/>
                  <w:sz w:val="18"/>
                  <w:szCs w:val="18"/>
                </w:rPr>
                <w:delText>20</w:delText>
              </w:r>
              <w:r w:rsidR="00E51051" w:rsidRPr="00473484" w:rsidDel="0003734C">
                <w:rPr>
                  <w:rFonts w:ascii="Times New Roman" w:eastAsia="仿宋_GB2312" w:hAnsi="Times New Roman" w:cs="Times New Roman" w:hint="eastAsia"/>
                  <w:color w:val="auto"/>
                  <w:sz w:val="18"/>
                  <w:szCs w:val="18"/>
                </w:rPr>
                <w:delText>℃</w:delText>
              </w:r>
              <w:r w:rsidR="00E51051" w:rsidRPr="00473484" w:rsidDel="0003734C">
                <w:rPr>
                  <w:rFonts w:ascii="Times New Roman" w:eastAsia="仿宋_GB2312" w:hAnsi="Times New Roman" w:cs="Times New Roman"/>
                  <w:color w:val="auto"/>
                  <w:sz w:val="18"/>
                  <w:szCs w:val="18"/>
                </w:rPr>
                <w:delText>.</w:delText>
              </w:r>
              <w:r w:rsidR="00E51051" w:rsidRPr="00A54EC0" w:rsidDel="0003734C">
                <w:rPr>
                  <w:rFonts w:ascii="Times New Roman" w:eastAsia="仿宋_GB2312" w:hAnsi="Times New Roman" w:cs="Times New Roman"/>
                  <w:color w:val="auto"/>
                  <w:sz w:val="18"/>
                  <w:szCs w:val="18"/>
                </w:rPr>
                <w:delText xml:space="preserve"> The mixture is allowed to react at </w:delText>
              </w:r>
              <w:r w:rsidR="00E51051" w:rsidRPr="00473484" w:rsidDel="0003734C">
                <w:rPr>
                  <w:rFonts w:ascii="Times New Roman" w:eastAsia="仿宋_GB2312" w:hAnsi="Times New Roman" w:cs="Times New Roman"/>
                  <w:color w:val="auto"/>
                  <w:sz w:val="18"/>
                  <w:szCs w:val="18"/>
                </w:rPr>
                <w:delText>25</w:delText>
              </w:r>
              <w:r w:rsidR="00E51051" w:rsidRPr="00473484" w:rsidDel="0003734C">
                <w:rPr>
                  <w:rFonts w:ascii="Times New Roman" w:eastAsia="仿宋_GB2312" w:hAnsi="Times New Roman" w:cs="Times New Roman" w:hint="eastAsia"/>
                  <w:color w:val="auto"/>
                  <w:sz w:val="18"/>
                  <w:szCs w:val="18"/>
                </w:rPr>
                <w:delText>±</w:delText>
              </w:r>
              <w:r w:rsidR="00E51051" w:rsidRPr="00473484" w:rsidDel="0003734C">
                <w:rPr>
                  <w:rFonts w:ascii="Times New Roman" w:eastAsia="仿宋_GB2312" w:hAnsi="Times New Roman" w:cs="Times New Roman"/>
                  <w:color w:val="auto"/>
                  <w:sz w:val="18"/>
                  <w:szCs w:val="18"/>
                </w:rPr>
                <w:delText>5</w:delText>
              </w:r>
              <w:r w:rsidR="00E51051" w:rsidRPr="00473484" w:rsidDel="0003734C">
                <w:rPr>
                  <w:rFonts w:ascii="Times New Roman" w:eastAsia="仿宋_GB2312" w:hAnsi="Times New Roman" w:cs="Times New Roman" w:hint="eastAsia"/>
                  <w:color w:val="auto"/>
                  <w:sz w:val="18"/>
                  <w:szCs w:val="18"/>
                </w:rPr>
                <w:delText>℃</w:delText>
              </w:r>
              <w:r w:rsidR="00E51051" w:rsidRPr="00A54EC0" w:rsidDel="0003734C">
                <w:rPr>
                  <w:rFonts w:ascii="Times New Roman" w:eastAsia="仿宋_GB2312" w:hAnsi="Times New Roman" w:cs="Times New Roman"/>
                  <w:color w:val="auto"/>
                  <w:sz w:val="18"/>
                  <w:szCs w:val="18"/>
                </w:rPr>
                <w:delText xml:space="preserve"> (target: </w:delText>
              </w:r>
              <w:r w:rsidR="00E51051" w:rsidRPr="00473484" w:rsidDel="0003734C">
                <w:rPr>
                  <w:rFonts w:ascii="Times New Roman" w:eastAsia="仿宋_GB2312" w:hAnsi="Times New Roman" w:cs="Times New Roman"/>
                  <w:color w:val="auto"/>
                  <w:sz w:val="18"/>
                  <w:szCs w:val="18"/>
                </w:rPr>
                <w:delText>25</w:delText>
              </w:r>
              <w:r w:rsidR="00E51051" w:rsidRPr="00473484" w:rsidDel="0003734C">
                <w:rPr>
                  <w:rFonts w:ascii="Times New Roman" w:eastAsia="仿宋_GB2312" w:hAnsi="Times New Roman" w:cs="Times New Roman" w:hint="eastAsia"/>
                  <w:color w:val="auto"/>
                  <w:sz w:val="18"/>
                  <w:szCs w:val="18"/>
                </w:rPr>
                <w:delText>℃</w:delText>
              </w:r>
              <w:r w:rsidR="00E51051" w:rsidRPr="00473484" w:rsidDel="0003734C">
                <w:rPr>
                  <w:rFonts w:ascii="Times New Roman" w:eastAsia="仿宋_GB2312" w:hAnsi="Times New Roman" w:cs="Times New Roman"/>
                  <w:color w:val="auto"/>
                  <w:sz w:val="18"/>
                  <w:szCs w:val="18"/>
                </w:rPr>
                <w:delText>).</w:delText>
              </w:r>
              <w:r w:rsidR="00E51051" w:rsidRPr="00A54EC0" w:rsidDel="0003734C">
                <w:rPr>
                  <w:rFonts w:ascii="Times New Roman" w:eastAsia="仿宋_GB2312" w:hAnsi="Times New Roman" w:cs="Times New Roman"/>
                  <w:color w:val="auto"/>
                  <w:sz w:val="18"/>
                  <w:szCs w:val="18"/>
                </w:rPr>
                <w:delText xml:space="preserve"> After 3</w:delText>
              </w:r>
              <w:r w:rsidR="00E51051" w:rsidRPr="00A54EC0" w:rsidDel="0003734C">
                <w:rPr>
                  <w:rFonts w:ascii="Times New Roman" w:eastAsia="仿宋_GB2312" w:hAnsi="Times New Roman" w:cs="Times New Roman"/>
                  <w:color w:val="000000" w:themeColor="text1"/>
                  <w:sz w:val="18"/>
                  <w:szCs w:val="18"/>
                </w:rPr>
                <w:delText>h±15min (target</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A54EC0" w:rsidDel="0003734C">
                <w:rPr>
                  <w:rFonts w:ascii="Times New Roman" w:eastAsia="仿宋_GB2312" w:hAnsi="Times New Roman" w:cs="Times New Roman"/>
                  <w:color w:val="000000" w:themeColor="text1"/>
                  <w:sz w:val="18"/>
                  <w:szCs w:val="18"/>
                </w:rPr>
                <w:delText>3h), sample the mixture every 0.5~1h</w:delText>
              </w:r>
              <w:r w:rsidR="00D72765" w:rsidRPr="00A54EC0" w:rsidDel="0003734C">
                <w:rPr>
                  <w:rFonts w:ascii="Times New Roman" w:eastAsia="仿宋_GB2312" w:hAnsi="Times New Roman" w:cs="Times New Roman"/>
                  <w:color w:val="000000" w:themeColor="text1"/>
                  <w:sz w:val="18"/>
                  <w:szCs w:val="18"/>
                </w:rPr>
                <w:delText xml:space="preserve"> for ninhydrin test</w:delText>
              </w:r>
              <w:r w:rsidR="00E51051" w:rsidRPr="00A54EC0" w:rsidDel="0003734C">
                <w:rPr>
                  <w:rFonts w:ascii="Times New Roman" w:eastAsia="仿宋_GB2312" w:hAnsi="Times New Roman" w:cs="Times New Roman"/>
                  <w:color w:val="000000" w:themeColor="text1"/>
                  <w:sz w:val="18"/>
                  <w:szCs w:val="18"/>
                </w:rPr>
                <w:delText xml:space="preserve"> analysis until two consecutive samples test as negative (colorless, react completely</w:delText>
              </w:r>
              <w:r w:rsidR="0075165A" w:rsidRPr="00473484" w:rsidDel="0003734C">
                <w:rPr>
                  <w:rFonts w:ascii="Times New Roman" w:eastAsia="仿宋_GB2312" w:hAnsi="Times New Roman" w:cs="Times New Roman"/>
                  <w:color w:val="000000" w:themeColor="text1"/>
                  <w:sz w:val="18"/>
                  <w:szCs w:val="18"/>
                </w:rPr>
                <w:delText>). And the mixture should be stirred for coupling time (4h</w:delText>
              </w:r>
              <w:r w:rsidR="0075165A" w:rsidRPr="00473484" w:rsidDel="0003734C">
                <w:rPr>
                  <w:rFonts w:ascii="Times New Roman" w:eastAsia="仿宋_GB2312" w:hAnsi="Times New Roman" w:cs="Times New Roman" w:hint="eastAsia"/>
                  <w:color w:val="000000" w:themeColor="text1"/>
                  <w:sz w:val="18"/>
                  <w:szCs w:val="18"/>
                </w:rPr>
                <w:delText>≤</w:delText>
              </w:r>
              <w:r w:rsidR="0075165A" w:rsidRPr="00473484" w:rsidDel="0003734C">
                <w:rPr>
                  <w:rFonts w:ascii="Times New Roman" w:eastAsia="仿宋_GB2312" w:hAnsi="Times New Roman" w:cs="Times New Roman"/>
                  <w:color w:val="000000" w:themeColor="text1"/>
                  <w:sz w:val="18"/>
                  <w:szCs w:val="18"/>
                </w:rPr>
                <w:delText>Coupling</w:delText>
              </w:r>
              <w:r w:rsidR="0075165A" w:rsidRPr="00A54EC0" w:rsidDel="0003734C">
                <w:rPr>
                  <w:rFonts w:ascii="Times New Roman" w:eastAsia="仿宋_GB2312" w:hAnsi="Times New Roman" w:cs="Times New Roman"/>
                  <w:color w:val="000000" w:themeColor="text1"/>
                  <w:sz w:val="18"/>
                  <w:szCs w:val="18"/>
                </w:rPr>
                <w:delText xml:space="preserve"> </w:delText>
              </w:r>
              <w:r w:rsidR="0075165A" w:rsidRPr="00473484" w:rsidDel="0003734C">
                <w:rPr>
                  <w:rFonts w:ascii="Times New Roman" w:eastAsia="仿宋_GB2312" w:hAnsi="Times New Roman" w:cs="Times New Roman"/>
                  <w:color w:val="000000" w:themeColor="text1"/>
                  <w:sz w:val="18"/>
                  <w:szCs w:val="18"/>
                </w:rPr>
                <w:delText>Time</w:delText>
              </w:r>
              <w:r w:rsidR="0075165A" w:rsidRPr="00473484" w:rsidDel="0003734C">
                <w:rPr>
                  <w:rFonts w:ascii="Times New Roman" w:eastAsia="仿宋_GB2312" w:hAnsi="Times New Roman" w:cs="Times New Roman" w:hint="eastAsia"/>
                  <w:color w:val="000000" w:themeColor="text1"/>
                  <w:sz w:val="18"/>
                  <w:szCs w:val="18"/>
                </w:rPr>
                <w:delText>≤</w:delText>
              </w:r>
              <w:r w:rsidR="0075165A" w:rsidRPr="00473484" w:rsidDel="0003734C">
                <w:rPr>
                  <w:rFonts w:ascii="Times New Roman" w:eastAsia="仿宋_GB2312" w:hAnsi="Times New Roman" w:cs="Times New Roman"/>
                  <w:color w:val="000000" w:themeColor="text1"/>
                  <w:sz w:val="18"/>
                  <w:szCs w:val="18"/>
                </w:rPr>
                <w:delText>10h).</w:delText>
              </w:r>
              <w:r w:rsidR="00E51051" w:rsidRPr="00A54EC0" w:rsidDel="0003734C">
                <w:rPr>
                  <w:rFonts w:ascii="Times New Roman" w:eastAsia="仿宋_GB2312" w:hAnsi="Times New Roman" w:cs="Times New Roman"/>
                  <w:color w:val="000000" w:themeColor="text1"/>
                  <w:sz w:val="18"/>
                  <w:szCs w:val="18"/>
                </w:rPr>
                <w:delText xml:space="preserve"> Stop stirring and turn off the nitrogen. Drain until there is no reaction mixture drip. Move to next operation.</w:delText>
              </w:r>
            </w:del>
          </w:p>
        </w:tc>
      </w:tr>
      <w:tr w:rsidR="00C63277" w:rsidRPr="00473484" w:rsidDel="00396868" w14:paraId="2F759BF9" w14:textId="477872FD" w:rsidTr="0051270C">
        <w:trPr>
          <w:trHeight w:val="454"/>
          <w:del w:id="1905" w:author="Xuning Wei12232" w:date="2026-07-23T14:19:00Z"/>
          <w:trPrChange w:id="1906"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907"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1F5AE7C1" w14:textId="0B496C16" w:rsidR="00E51051" w:rsidRPr="00A54EC0" w:rsidDel="00396868" w:rsidRDefault="00E51051" w:rsidP="00285F3F">
            <w:pPr>
              <w:jc w:val="both"/>
              <w:rPr>
                <w:del w:id="1908" w:author="Xuning Wei12232" w:date="2026-07-23T14:19:00Z"/>
                <w:rFonts w:ascii="Times New Roman" w:eastAsia="仿宋_GB2312" w:hAnsi="Times New Roman" w:cs="Times New Roman"/>
                <w:b/>
                <w:color w:val="auto"/>
                <w:sz w:val="18"/>
                <w:szCs w:val="18"/>
                <w:lang w:eastAsia="zh-CN"/>
              </w:rPr>
            </w:pPr>
            <w:del w:id="1909" w:author="Xuning Wei12232" w:date="2026-07-23T14:19:00Z">
              <w:r w:rsidRPr="00A54EC0" w:rsidDel="00396868">
                <w:rPr>
                  <w:rFonts w:ascii="Times New Roman" w:eastAsia="仿宋_GB2312" w:hAnsi="Times New Roman" w:cs="Times New Roman"/>
                  <w:b/>
                  <w:color w:val="auto"/>
                  <w:sz w:val="18"/>
                  <w:szCs w:val="18"/>
                  <w:lang w:eastAsia="zh-CN"/>
                </w:rPr>
                <w:delText>86</w:delText>
              </w:r>
            </w:del>
          </w:p>
        </w:tc>
        <w:tc>
          <w:tcPr>
            <w:tcW w:w="670" w:type="pct"/>
            <w:tcBorders>
              <w:top w:val="single" w:sz="4" w:space="0" w:color="auto"/>
              <w:left w:val="single" w:sz="4" w:space="0" w:color="auto"/>
              <w:bottom w:val="single" w:sz="4" w:space="0" w:color="auto"/>
              <w:right w:val="single" w:sz="4" w:space="0" w:color="auto"/>
            </w:tcBorders>
            <w:vAlign w:val="center"/>
            <w:tcPrChange w:id="1910"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7D79A928" w14:textId="72DCF6C6" w:rsidR="00E51051" w:rsidRPr="00473484" w:rsidDel="00396868" w:rsidRDefault="00E51051" w:rsidP="00285F3F">
            <w:pPr>
              <w:jc w:val="both"/>
              <w:rPr>
                <w:del w:id="1911" w:author="Xuning Wei12232" w:date="2026-07-23T14:19:00Z"/>
                <w:rFonts w:ascii="Times New Roman" w:eastAsia="仿宋_GB2312" w:hAnsi="Times New Roman" w:cs="Times New Roman"/>
                <w:color w:val="auto"/>
                <w:sz w:val="18"/>
                <w:szCs w:val="18"/>
              </w:rPr>
            </w:pPr>
            <w:del w:id="1912" w:author="Xuning Wei12232" w:date="2026-07-23T14:19:00Z">
              <w:r w:rsidRPr="00473484" w:rsidDel="00396868">
                <w:rPr>
                  <w:rFonts w:ascii="Times New Roman" w:eastAsia="仿宋_GB2312" w:hAnsi="Times New Roman" w:cs="Times New Roman"/>
                  <w:color w:val="auto"/>
                  <w:sz w:val="18"/>
                  <w:szCs w:val="18"/>
                  <w:lang w:eastAsia="zh-CN"/>
                </w:rPr>
                <w:delText>Wash resin</w:delText>
              </w:r>
            </w:del>
          </w:p>
        </w:tc>
        <w:tc>
          <w:tcPr>
            <w:tcW w:w="4054" w:type="pct"/>
            <w:tcBorders>
              <w:top w:val="single" w:sz="4" w:space="0" w:color="auto"/>
              <w:left w:val="single" w:sz="4" w:space="0" w:color="auto"/>
              <w:bottom w:val="single" w:sz="4" w:space="0" w:color="auto"/>
              <w:right w:val="single" w:sz="4" w:space="0" w:color="auto"/>
            </w:tcBorders>
            <w:vAlign w:val="center"/>
            <w:tcPrChange w:id="1913"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3F5B5FC3" w14:textId="2F255D49" w:rsidR="00E51051" w:rsidRPr="00A54EC0" w:rsidDel="00396868" w:rsidRDefault="005304C8" w:rsidP="00285F3F">
            <w:pPr>
              <w:jc w:val="both"/>
              <w:rPr>
                <w:del w:id="1914" w:author="Xuning Wei12232" w:date="2026-07-23T14:19:00Z"/>
                <w:rFonts w:ascii="Times New Roman" w:eastAsia="仿宋_GB2312" w:hAnsi="Times New Roman" w:cs="Times New Roman"/>
                <w:color w:val="auto"/>
                <w:sz w:val="18"/>
                <w:szCs w:val="18"/>
              </w:rPr>
            </w:pPr>
            <w:del w:id="1915" w:author="Xuning Wei12232" w:date="2026-07-23T14:19:00Z">
              <w:r w:rsidRPr="00473484" w:rsidDel="00396868">
                <w:rPr>
                  <w:rFonts w:ascii="Times New Roman" w:eastAsia="仿宋_GB2312" w:hAnsi="Times New Roman" w:cs="Times New Roman"/>
                  <w:color w:val="auto"/>
                  <w:sz w:val="18"/>
                  <w:szCs w:val="18"/>
                </w:rPr>
                <w:delText>Add</w:delText>
              </w:r>
              <w:r w:rsidR="00271FEB" w:rsidRPr="00473484" w:rsidDel="00396868">
                <w:rPr>
                  <w:rFonts w:ascii="Times New Roman" w:eastAsia="仿宋_GB2312" w:hAnsi="Times New Roman" w:cs="Times New Roman"/>
                  <w:color w:val="0000FF"/>
                  <w:sz w:val="18"/>
                  <w:szCs w:val="18"/>
                </w:rPr>
                <w:delText xml:space="preserve"> </w:delText>
              </w:r>
              <w:r w:rsidR="00271FEB" w:rsidRPr="00473484" w:rsidDel="00396868">
                <w:rPr>
                  <w:rFonts w:ascii="Times New Roman" w:eastAsia="仿宋_GB2312" w:hAnsi="Times New Roman" w:cs="Times New Roman"/>
                  <w:color w:val="000000" w:themeColor="text1"/>
                  <w:sz w:val="18"/>
                  <w:szCs w:val="18"/>
                </w:rPr>
                <w:delText>8.0 V DMF</w:delText>
              </w:r>
              <w:r w:rsidRPr="00473484" w:rsidDel="00396868">
                <w:rPr>
                  <w:rFonts w:ascii="Times New Roman" w:eastAsia="仿宋_GB2312" w:hAnsi="Times New Roman" w:cs="Times New Roman"/>
                  <w:color w:val="000000" w:themeColor="text1"/>
                  <w:sz w:val="18"/>
                  <w:szCs w:val="18"/>
                </w:rPr>
                <w:delText xml:space="preserve"> (7.584 kg/kg)</w:delText>
              </w:r>
              <w:r w:rsidR="00E51051" w:rsidRPr="00473484" w:rsidDel="00396868">
                <w:rPr>
                  <w:rFonts w:ascii="Times New Roman" w:eastAsia="仿宋_GB2312" w:hAnsi="Times New Roman" w:cs="Times New Roman"/>
                  <w:color w:val="000000" w:themeColor="text1"/>
                  <w:sz w:val="18"/>
                  <w:szCs w:val="18"/>
                  <w:lang w:eastAsia="zh-CN"/>
                </w:rPr>
                <w:delText xml:space="preserve"> </w:delText>
              </w:r>
              <w:r w:rsidR="00E51051" w:rsidRPr="00473484" w:rsidDel="00396868">
                <w:rPr>
                  <w:rFonts w:ascii="Times New Roman" w:eastAsia="仿宋_GB2312" w:hAnsi="Times New Roman" w:cs="Times New Roman"/>
                  <w:color w:val="000000" w:themeColor="text1"/>
                  <w:sz w:val="18"/>
                  <w:szCs w:val="18"/>
                </w:rPr>
                <w:delText>into</w:delText>
              </w:r>
              <w:r w:rsidR="00E51051" w:rsidRPr="00473484" w:rsidDel="00396868">
                <w:rPr>
                  <w:rFonts w:ascii="Times New Roman" w:eastAsia="仿宋_GB2312" w:hAnsi="Times New Roman" w:cs="Times New Roman"/>
                  <w:color w:val="000000" w:themeColor="text1"/>
                  <w:sz w:val="18"/>
                  <w:szCs w:val="18"/>
                  <w:rPrChange w:id="1916" w:author="Xuning Wei12232" w:date="2026-09-05T19:51:00Z">
                    <w:rPr>
                      <w:rFonts w:ascii="Times New Roman" w:eastAsia="仿宋_GB2312" w:hAnsi="Times New Roman" w:cs="Times New Roman"/>
                      <w:b/>
                      <w:color w:val="000000" w:themeColor="text1"/>
                      <w:sz w:val="18"/>
                      <w:szCs w:val="18"/>
                    </w:rPr>
                  </w:rPrChange>
                </w:rPr>
                <w:delText xml:space="preserve"> TJ4S-1213-Sy15</w:delText>
              </w:r>
              <w:r w:rsidR="00E51051" w:rsidRPr="00473484" w:rsidDel="00396868">
                <w:rPr>
                  <w:rFonts w:ascii="Times New Roman" w:eastAsia="仿宋_GB2312" w:hAnsi="Times New Roman" w:cs="Times New Roman"/>
                  <w:color w:val="000000" w:themeColor="text1"/>
                  <w:sz w:val="18"/>
                  <w:szCs w:val="18"/>
                  <w:lang w:eastAsia="zh-CN"/>
                  <w:rPrChange w:id="1917" w:author="Xuning Wei12232" w:date="2026-09-05T19:51:00Z">
                    <w:rPr>
                      <w:rFonts w:ascii="Times New Roman" w:eastAsia="仿宋_GB2312" w:hAnsi="Times New Roman" w:cs="Times New Roman"/>
                      <w:b/>
                      <w:color w:val="000000" w:themeColor="text1"/>
                      <w:sz w:val="18"/>
                      <w:szCs w:val="18"/>
                      <w:lang w:eastAsia="zh-CN"/>
                    </w:rPr>
                  </w:rPrChange>
                </w:rPr>
                <w:delText>-R01</w:delText>
              </w:r>
              <w:r w:rsidR="00E51051" w:rsidRPr="00A54EC0" w:rsidDel="00396868">
                <w:rPr>
                  <w:rFonts w:ascii="Times New Roman" w:eastAsia="仿宋_GB2312" w:hAnsi="Times New Roman" w:cs="Times New Roman"/>
                  <w:color w:val="000000" w:themeColor="text1"/>
                  <w:sz w:val="18"/>
                  <w:szCs w:val="18"/>
                </w:rPr>
                <w:delText>. Bubble with nitrogen for 5±2 min, then start the stirrer. After stirring for 5±2 min, stop sti</w:delText>
              </w:r>
              <w:r w:rsidR="00E51051" w:rsidRPr="00A54EC0" w:rsidDel="00396868">
                <w:rPr>
                  <w:rFonts w:ascii="Times New Roman" w:eastAsia="仿宋_GB2312" w:hAnsi="Times New Roman" w:cs="Times New Roman"/>
                  <w:color w:val="auto"/>
                  <w:sz w:val="18"/>
                  <w:szCs w:val="18"/>
                </w:rPr>
                <w:delText>rring, turn off the nitrogen</w:delText>
              </w:r>
              <w:r w:rsidR="00E51051" w:rsidRPr="00473484" w:rsidDel="00396868">
                <w:rPr>
                  <w:rFonts w:ascii="Times New Roman" w:eastAsia="仿宋_GB2312" w:hAnsi="Times New Roman" w:cs="Times New Roman"/>
                  <w:color w:val="auto"/>
                  <w:sz w:val="18"/>
                  <w:szCs w:val="18"/>
                  <w:lang w:eastAsia="zh-CN"/>
                </w:rPr>
                <w:delText>. Then</w:delText>
              </w:r>
              <w:r w:rsidR="00E51051" w:rsidRPr="00473484" w:rsidDel="00396868">
                <w:rPr>
                  <w:rFonts w:ascii="Times New Roman" w:hAnsi="Times New Roman" w:cs="Times New Roman"/>
                  <w:color w:val="auto"/>
                  <w:sz w:val="18"/>
                  <w:szCs w:val="18"/>
                </w:rPr>
                <w:delText xml:space="preserve"> </w:delText>
              </w:r>
              <w:r w:rsidR="00E51051" w:rsidRPr="00473484" w:rsidDel="00396868">
                <w:rPr>
                  <w:rFonts w:ascii="Times New Roman" w:eastAsia="仿宋_GB2312" w:hAnsi="Times New Roman" w:cs="Times New Roman"/>
                  <w:color w:val="auto"/>
                  <w:sz w:val="18"/>
                  <w:szCs w:val="18"/>
                </w:rPr>
                <w:delText xml:space="preserve">Transfer the </w:delText>
              </w:r>
              <w:r w:rsidR="00E51051" w:rsidRPr="00473484" w:rsidDel="00396868">
                <w:rPr>
                  <w:rFonts w:ascii="Times New Roman" w:eastAsia="仿宋_GB2312" w:hAnsi="Times New Roman" w:cs="Times New Roman"/>
                  <w:color w:val="auto"/>
                  <w:sz w:val="18"/>
                  <w:szCs w:val="18"/>
                  <w:lang w:eastAsia="zh-CN"/>
                </w:rPr>
                <w:delText xml:space="preserve">DMF </w:delText>
              </w:r>
              <w:r w:rsidR="00E51051" w:rsidRPr="00473484" w:rsidDel="00396868">
                <w:rPr>
                  <w:rFonts w:ascii="Times New Roman" w:eastAsia="仿宋_GB2312" w:hAnsi="Times New Roman" w:cs="Times New Roman"/>
                  <w:color w:val="auto"/>
                  <w:sz w:val="18"/>
                  <w:szCs w:val="18"/>
                </w:rPr>
                <w:delText xml:space="preserve">into </w:delText>
              </w:r>
              <w:r w:rsidR="00E51051" w:rsidRPr="00473484" w:rsidDel="00396868">
                <w:rPr>
                  <w:rFonts w:ascii="Times New Roman" w:eastAsia="仿宋_GB2312" w:hAnsi="Times New Roman" w:cs="Times New Roman"/>
                  <w:color w:val="auto"/>
                  <w:sz w:val="18"/>
                  <w:szCs w:val="18"/>
                  <w:rPrChange w:id="1918" w:author="Xuning Wei12232" w:date="2026-09-05T19:51:00Z">
                    <w:rPr>
                      <w:rFonts w:ascii="Times New Roman" w:eastAsia="仿宋_GB2312" w:hAnsi="Times New Roman" w:cs="Times New Roman"/>
                      <w:b/>
                      <w:color w:val="auto"/>
                      <w:sz w:val="18"/>
                      <w:szCs w:val="18"/>
                    </w:rPr>
                  </w:rPrChange>
                </w:rPr>
                <w:delText>TJ4S-1213-Sy15</w:delText>
              </w:r>
              <w:r w:rsidR="00E51051" w:rsidRPr="00473484" w:rsidDel="00396868">
                <w:rPr>
                  <w:rFonts w:ascii="Times New Roman" w:eastAsia="仿宋_GB2312" w:hAnsi="Times New Roman" w:cs="Times New Roman"/>
                  <w:color w:val="auto"/>
                  <w:sz w:val="18"/>
                  <w:szCs w:val="18"/>
                  <w:lang w:eastAsia="zh-CN"/>
                  <w:rPrChange w:id="1919" w:author="Xuning Wei12232" w:date="2026-09-05T19:51:00Z">
                    <w:rPr>
                      <w:rFonts w:ascii="Times New Roman" w:eastAsia="仿宋_GB2312" w:hAnsi="Times New Roman" w:cs="Times New Roman"/>
                      <w:b/>
                      <w:color w:val="auto"/>
                      <w:sz w:val="18"/>
                      <w:szCs w:val="18"/>
                      <w:lang w:eastAsia="zh-CN"/>
                    </w:rPr>
                  </w:rPrChange>
                </w:rPr>
                <w:delText xml:space="preserve">. </w:delText>
              </w:r>
              <w:r w:rsidR="00E51051" w:rsidRPr="00A54EC0" w:rsidDel="00396868">
                <w:rPr>
                  <w:rFonts w:ascii="Times New Roman" w:eastAsia="仿宋_GB2312" w:hAnsi="Times New Roman" w:cs="Times New Roman"/>
                  <w:color w:val="auto"/>
                  <w:sz w:val="18"/>
                  <w:szCs w:val="18"/>
                </w:rPr>
                <w:delText>Bubble with nitrogen for 5±2 min, then start the stirrer. After stirring for 7±2 min, stop stirring, turn off the nitrogen. Drain until there is no obvious drip. Perform this operation for 3 times.</w:delText>
              </w:r>
            </w:del>
          </w:p>
        </w:tc>
      </w:tr>
      <w:tr w:rsidR="00C63277" w:rsidRPr="00473484" w:rsidDel="00396868" w14:paraId="5DEAE438" w14:textId="484FB9A6" w:rsidTr="0051270C">
        <w:trPr>
          <w:trHeight w:val="454"/>
          <w:del w:id="1920" w:author="Xuning Wei12232" w:date="2026-07-23T14:19:00Z"/>
          <w:trPrChange w:id="1921"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922"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38132EC0" w14:textId="72E039F6" w:rsidR="00E51051" w:rsidRPr="00A54EC0" w:rsidDel="00396868" w:rsidRDefault="00E51051" w:rsidP="00285F3F">
            <w:pPr>
              <w:jc w:val="both"/>
              <w:rPr>
                <w:del w:id="1923" w:author="Xuning Wei12232" w:date="2026-07-23T14:19:00Z"/>
                <w:rFonts w:ascii="Times New Roman" w:eastAsia="仿宋_GB2312" w:hAnsi="Times New Roman" w:cs="Times New Roman"/>
                <w:b/>
                <w:color w:val="auto"/>
                <w:sz w:val="18"/>
                <w:szCs w:val="18"/>
                <w:lang w:eastAsia="zh-CN"/>
              </w:rPr>
            </w:pPr>
            <w:del w:id="1924" w:author="Xuning Wei12232" w:date="2026-07-23T14:19:00Z">
              <w:r w:rsidRPr="00A54EC0" w:rsidDel="00396868">
                <w:rPr>
                  <w:rFonts w:ascii="Times New Roman" w:eastAsia="仿宋_GB2312" w:hAnsi="Times New Roman" w:cs="Times New Roman"/>
                  <w:b/>
                  <w:color w:val="auto"/>
                  <w:sz w:val="18"/>
                  <w:szCs w:val="18"/>
                  <w:lang w:eastAsia="zh-CN"/>
                </w:rPr>
                <w:delText>87</w:delText>
              </w:r>
            </w:del>
          </w:p>
        </w:tc>
        <w:tc>
          <w:tcPr>
            <w:tcW w:w="670" w:type="pct"/>
            <w:tcBorders>
              <w:top w:val="single" w:sz="4" w:space="0" w:color="auto"/>
              <w:left w:val="single" w:sz="4" w:space="0" w:color="auto"/>
              <w:bottom w:val="single" w:sz="4" w:space="0" w:color="auto"/>
              <w:right w:val="single" w:sz="4" w:space="0" w:color="auto"/>
            </w:tcBorders>
            <w:vAlign w:val="center"/>
            <w:tcPrChange w:id="1925"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52F5433B" w14:textId="1F1C7B58" w:rsidR="00E51051" w:rsidRPr="00473484" w:rsidDel="00396868" w:rsidRDefault="00E51051" w:rsidP="00285F3F">
            <w:pPr>
              <w:jc w:val="both"/>
              <w:rPr>
                <w:del w:id="1926" w:author="Xuning Wei12232" w:date="2026-07-23T14:19:00Z"/>
                <w:rFonts w:ascii="Times New Roman" w:eastAsia="仿宋_GB2312" w:hAnsi="Times New Roman" w:cs="Times New Roman"/>
                <w:color w:val="auto"/>
                <w:sz w:val="18"/>
                <w:szCs w:val="18"/>
              </w:rPr>
            </w:pPr>
            <w:del w:id="1927" w:author="Xuning Wei12232" w:date="2026-07-23T14:19:00Z">
              <w:r w:rsidRPr="00473484" w:rsidDel="00396868">
                <w:rPr>
                  <w:rFonts w:ascii="Times New Roman" w:eastAsia="仿宋_GB2312" w:hAnsi="Times New Roman" w:cs="Times New Roman"/>
                  <w:color w:val="auto"/>
                  <w:sz w:val="18"/>
                  <w:szCs w:val="18"/>
                </w:rPr>
                <w:delText>De-Fmoc</w:delText>
              </w:r>
            </w:del>
          </w:p>
        </w:tc>
        <w:tc>
          <w:tcPr>
            <w:tcW w:w="4054" w:type="pct"/>
            <w:tcBorders>
              <w:top w:val="single" w:sz="4" w:space="0" w:color="auto"/>
              <w:left w:val="single" w:sz="4" w:space="0" w:color="auto"/>
              <w:bottom w:val="single" w:sz="4" w:space="0" w:color="auto"/>
              <w:right w:val="single" w:sz="4" w:space="0" w:color="auto"/>
            </w:tcBorders>
            <w:vAlign w:val="center"/>
            <w:tcPrChange w:id="1928"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26211337" w14:textId="2B571F12" w:rsidR="00E51051" w:rsidRPr="00A54EC0" w:rsidDel="00396868" w:rsidRDefault="00E51051" w:rsidP="00285F3F">
            <w:pPr>
              <w:jc w:val="both"/>
              <w:rPr>
                <w:del w:id="1929" w:author="Xuning Wei12232" w:date="2026-07-23T14:19:00Z"/>
                <w:rFonts w:ascii="Times New Roman" w:eastAsia="仿宋_GB2312" w:hAnsi="Times New Roman" w:cs="Times New Roman"/>
                <w:color w:val="auto"/>
                <w:sz w:val="18"/>
                <w:szCs w:val="18"/>
              </w:rPr>
            </w:pPr>
            <w:del w:id="1930" w:author="Xuning Wei12232" w:date="2026-07-23T14:19:00Z">
              <w:r w:rsidRPr="00473484" w:rsidDel="00396868">
                <w:rPr>
                  <w:rFonts w:ascii="Times New Roman" w:eastAsia="仿宋_GB2312" w:hAnsi="Times New Roman" w:cs="Times New Roman"/>
                  <w:color w:val="auto"/>
                  <w:sz w:val="18"/>
                  <w:szCs w:val="18"/>
                </w:rPr>
                <w:delText>Add</w:delText>
              </w:r>
              <w:r w:rsidRPr="00473484" w:rsidDel="00396868">
                <w:rPr>
                  <w:rFonts w:ascii="Times New Roman" w:eastAsia="仿宋_GB2312" w:hAnsi="Times New Roman" w:cs="Times New Roman"/>
                  <w:color w:val="auto"/>
                  <w:sz w:val="18"/>
                  <w:szCs w:val="18"/>
                  <w:lang w:eastAsia="zh-CN"/>
                </w:rPr>
                <w:delText xml:space="preserve"> </w:delText>
              </w:r>
              <w:r w:rsidR="00271FEB" w:rsidRPr="00473484" w:rsidDel="00396868">
                <w:rPr>
                  <w:rFonts w:ascii="Times New Roman" w:eastAsia="仿宋_GB2312" w:hAnsi="Times New Roman" w:cs="Times New Roman"/>
                  <w:bCs w:val="0"/>
                  <w:color w:val="0000FF"/>
                  <w:sz w:val="18"/>
                  <w:szCs w:val="18"/>
                  <w:lang w:eastAsia="zh-CN"/>
                </w:rPr>
                <w:delText xml:space="preserve">8.0 V 20% </w:delText>
              </w:r>
            </w:del>
            <w:del w:id="1931" w:author="Xuning Wei12232" w:date="2026-06-06T10:54:00Z">
              <w:r w:rsidR="00271FEB" w:rsidRPr="00473484" w:rsidDel="00EE6870">
                <w:rPr>
                  <w:rFonts w:ascii="Times New Roman" w:eastAsia="仿宋_GB2312" w:hAnsi="Times New Roman" w:cs="Times New Roman"/>
                  <w:bCs w:val="0"/>
                  <w:color w:val="0000FF"/>
                  <w:sz w:val="18"/>
                  <w:szCs w:val="18"/>
                  <w:lang w:eastAsia="zh-CN"/>
                </w:rPr>
                <w:delText>Piperidine Solution</w:delText>
              </w:r>
              <w:commentRangeStart w:id="1932"/>
              <w:commentRangeStart w:id="1933"/>
              <w:commentRangeStart w:id="1934"/>
              <w:commentRangeStart w:id="1935"/>
              <w:r w:rsidRPr="00473484" w:rsidDel="00EE6870">
                <w:rPr>
                  <w:rFonts w:ascii="Times New Roman" w:eastAsia="仿宋_GB2312" w:hAnsi="Times New Roman" w:cs="Times New Roman"/>
                  <w:bCs w:val="0"/>
                  <w:color w:val="auto"/>
                  <w:sz w:val="18"/>
                  <w:szCs w:val="18"/>
                  <w:lang w:eastAsia="zh-CN"/>
                </w:rPr>
                <w:delText xml:space="preserve"> </w:delText>
              </w:r>
            </w:del>
            <w:commentRangeEnd w:id="1932"/>
            <w:del w:id="1936" w:author="Xuning Wei12232" w:date="2026-07-23T14:19:00Z">
              <w:r w:rsidRPr="00A54EC0" w:rsidDel="00396868">
                <w:rPr>
                  <w:rStyle w:val="aff1"/>
                  <w:rFonts w:ascii="Times New Roman" w:eastAsia="仿宋_GB2312" w:hAnsi="Times New Roman" w:cs="Times New Roman"/>
                  <w:bCs w:val="0"/>
                  <w:color w:val="0000FF"/>
                  <w:sz w:val="18"/>
                  <w:szCs w:val="18"/>
                  <w:lang w:eastAsia="zh-CN"/>
                </w:rPr>
                <w:commentReference w:id="1932"/>
              </w:r>
              <w:commentRangeEnd w:id="1933"/>
              <w:r w:rsidRPr="00A54EC0" w:rsidDel="00396868">
                <w:rPr>
                  <w:rStyle w:val="aff1"/>
                  <w:rFonts w:ascii="Times New Roman" w:eastAsia="仿宋_GB2312" w:hAnsi="Times New Roman" w:cs="Times New Roman"/>
                  <w:bCs w:val="0"/>
                  <w:color w:val="0000FF"/>
                  <w:sz w:val="18"/>
                  <w:szCs w:val="18"/>
                  <w:lang w:eastAsia="zh-CN"/>
                </w:rPr>
                <w:commentReference w:id="1933"/>
              </w:r>
              <w:commentRangeEnd w:id="1934"/>
              <w:r w:rsidRPr="00A54EC0" w:rsidDel="00396868">
                <w:rPr>
                  <w:rStyle w:val="aff1"/>
                  <w:rFonts w:ascii="Times New Roman" w:eastAsia="仿宋_GB2312" w:hAnsi="Times New Roman" w:cs="Times New Roman"/>
                  <w:bCs w:val="0"/>
                  <w:color w:val="0000FF"/>
                  <w:sz w:val="18"/>
                  <w:szCs w:val="18"/>
                  <w:lang w:eastAsia="zh-CN"/>
                </w:rPr>
                <w:commentReference w:id="1934"/>
              </w:r>
              <w:commentRangeEnd w:id="1935"/>
              <w:r w:rsidRPr="00473484" w:rsidDel="00396868">
                <w:rPr>
                  <w:rStyle w:val="aff1"/>
                  <w:rFonts w:ascii="Times New Roman" w:eastAsia="仿宋_GB2312" w:hAnsi="Times New Roman" w:cs="Times New Roman"/>
                  <w:bCs w:val="0"/>
                  <w:color w:val="0000FF"/>
                  <w:sz w:val="18"/>
                  <w:szCs w:val="18"/>
                  <w:lang w:eastAsia="zh-CN"/>
                </w:rPr>
                <w:commentReference w:id="1935"/>
              </w:r>
              <w:r w:rsidR="00630916" w:rsidRPr="00A54EC0" w:rsidDel="00396868">
                <w:rPr>
                  <w:rFonts w:ascii="Times New Roman" w:eastAsia="仿宋_GB2312" w:hAnsi="Times New Roman" w:cs="Times New Roman"/>
                  <w:bCs w:val="0"/>
                  <w:color w:val="0000FF"/>
                  <w:sz w:val="18"/>
                  <w:szCs w:val="18"/>
                  <w:lang w:eastAsia="zh-CN"/>
                </w:rPr>
                <w:delText>(7.448 kg/kg</w:delText>
              </w:r>
              <w:r w:rsidRPr="00A54EC0" w:rsidDel="00396868">
                <w:rPr>
                  <w:rFonts w:ascii="Times New Roman" w:eastAsia="仿宋_GB2312" w:hAnsi="Times New Roman" w:cs="Times New Roman"/>
                  <w:bCs w:val="0"/>
                  <w:color w:val="auto"/>
                  <w:sz w:val="18"/>
                  <w:szCs w:val="18"/>
                  <w:lang w:eastAsia="zh-CN"/>
                </w:rPr>
                <w:delText xml:space="preserve">) </w:delText>
              </w:r>
              <w:r w:rsidRPr="00A54EC0" w:rsidDel="00396868">
                <w:rPr>
                  <w:rFonts w:ascii="Times New Roman" w:eastAsia="仿宋_GB2312" w:hAnsi="Times New Roman" w:cs="Times New Roman"/>
                  <w:color w:val="auto"/>
                  <w:sz w:val="18"/>
                  <w:szCs w:val="18"/>
                </w:rPr>
                <w:delText>into</w:delText>
              </w:r>
              <w:r w:rsidRPr="00473484" w:rsidDel="00396868">
                <w:rPr>
                  <w:rFonts w:ascii="Times New Roman" w:eastAsia="仿宋_GB2312" w:hAnsi="Times New Roman" w:cs="Times New Roman"/>
                  <w:color w:val="auto"/>
                  <w:sz w:val="18"/>
                  <w:szCs w:val="18"/>
                  <w:rPrChange w:id="1937" w:author="Xuning Wei12232" w:date="2026-09-05T19:51:00Z">
                    <w:rPr>
                      <w:rFonts w:ascii="Times New Roman" w:eastAsia="仿宋_GB2312" w:hAnsi="Times New Roman" w:cs="Times New Roman"/>
                      <w:b/>
                      <w:color w:val="auto"/>
                      <w:sz w:val="18"/>
                      <w:szCs w:val="18"/>
                    </w:rPr>
                  </w:rPrChange>
                </w:rPr>
                <w:delText xml:space="preserve"> TJ4S-1213-Sy15</w:delText>
              </w:r>
              <w:r w:rsidRPr="00A54EC0" w:rsidDel="00396868">
                <w:rPr>
                  <w:rFonts w:ascii="Times New Roman" w:eastAsia="仿宋_GB2312" w:hAnsi="Times New Roman" w:cs="Times New Roman"/>
                  <w:color w:val="auto"/>
                  <w:sz w:val="18"/>
                  <w:szCs w:val="18"/>
                </w:rPr>
                <w:delText xml:space="preserve">. Bubble with nitrogen for 5±2min, then start the stirrer, adjust to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After stirring for 2h±15 min (target: 2h) at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5</w:delText>
              </w:r>
              <w:r w:rsidRPr="00473484" w:rsidDel="00396868">
                <w:rPr>
                  <w:rFonts w:ascii="Times New Roman" w:eastAsia="仿宋_GB2312" w:hAnsi="Times New Roman" w:cs="Times New Roman" w:hint="eastAsia"/>
                  <w:color w:val="auto"/>
                  <w:sz w:val="18"/>
                  <w:szCs w:val="18"/>
                </w:rPr>
                <w:delText>℃</w:delText>
              </w:r>
              <w:r w:rsidRPr="00A54EC0" w:rsidDel="00396868">
                <w:rPr>
                  <w:rFonts w:ascii="Times New Roman" w:eastAsia="仿宋_GB2312" w:hAnsi="Times New Roman" w:cs="Times New Roman"/>
                  <w:color w:val="auto"/>
                  <w:sz w:val="18"/>
                  <w:szCs w:val="18"/>
                </w:rPr>
                <w:delText xml:space="preserve"> (target: </w:delText>
              </w:r>
              <w:r w:rsidRPr="00473484" w:rsidDel="00396868">
                <w:rPr>
                  <w:rFonts w:ascii="Times New Roman" w:eastAsia="仿宋_GB2312" w:hAnsi="Times New Roman" w:cs="Times New Roman"/>
                  <w:color w:val="auto"/>
                  <w:sz w:val="18"/>
                  <w:szCs w:val="18"/>
                </w:rPr>
                <w:delText>25</w:delText>
              </w:r>
              <w:r w:rsidRPr="00473484" w:rsidDel="00396868">
                <w:rPr>
                  <w:rFonts w:ascii="Times New Roman" w:eastAsia="仿宋_GB2312" w:hAnsi="Times New Roman" w:cs="Times New Roman" w:hint="eastAsia"/>
                  <w:color w:val="auto"/>
                  <w:sz w:val="18"/>
                  <w:szCs w:val="18"/>
                </w:rPr>
                <w:delText>℃</w:delText>
              </w:r>
              <w:r w:rsidRPr="00473484" w:rsidDel="00396868">
                <w:rPr>
                  <w:rFonts w:ascii="Times New Roman" w:eastAsia="仿宋_GB2312" w:hAnsi="Times New Roman" w:cs="Times New Roman"/>
                  <w:color w:val="auto"/>
                  <w:sz w:val="18"/>
                  <w:szCs w:val="18"/>
                </w:rPr>
                <w:delText>),</w:delText>
              </w:r>
              <w:r w:rsidRPr="00A54EC0" w:rsidDel="00396868">
                <w:rPr>
                  <w:rFonts w:ascii="Times New Roman" w:eastAsia="仿宋_GB2312" w:hAnsi="Times New Roman" w:cs="Times New Roman"/>
                  <w:color w:val="auto"/>
                  <w:sz w:val="18"/>
                  <w:szCs w:val="18"/>
                </w:rPr>
                <w:delText xml:space="preserve"> stop stirring, turn off the nitrogen. Drain until there is no obvious drip. Move to next operation.</w:delText>
              </w:r>
            </w:del>
          </w:p>
        </w:tc>
      </w:tr>
      <w:tr w:rsidR="00E51051" w:rsidRPr="00473484" w14:paraId="071D16F0" w14:textId="77777777" w:rsidTr="0051270C">
        <w:trPr>
          <w:trHeight w:val="454"/>
          <w:trPrChange w:id="1938"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939"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1BEA2E27" w14:textId="4E59DB7D" w:rsidR="00E51051" w:rsidRPr="00A54EC0" w:rsidRDefault="00E51051" w:rsidP="00285F3F">
            <w:pPr>
              <w:jc w:val="both"/>
              <w:rPr>
                <w:rFonts w:ascii="Times New Roman" w:eastAsia="仿宋_GB2312" w:hAnsi="Times New Roman" w:cs="Times New Roman"/>
                <w:b/>
                <w:color w:val="auto"/>
                <w:sz w:val="18"/>
                <w:szCs w:val="18"/>
                <w:lang w:eastAsia="zh-CN"/>
              </w:rPr>
            </w:pPr>
            <w:del w:id="1940" w:author="Xuning Wei12232" w:date="2026-07-23T15:40:00Z">
              <w:r w:rsidRPr="00A54EC0" w:rsidDel="006C469E">
                <w:rPr>
                  <w:rFonts w:ascii="Times New Roman" w:eastAsia="仿宋_GB2312" w:hAnsi="Times New Roman" w:cs="Times New Roman"/>
                  <w:b/>
                  <w:color w:val="auto"/>
                  <w:sz w:val="18"/>
                  <w:szCs w:val="18"/>
                  <w:lang w:eastAsia="zh-CN"/>
                </w:rPr>
                <w:delText>88</w:delText>
              </w:r>
            </w:del>
            <w:ins w:id="1941" w:author="Xuning Wei12232" w:date="2026-07-23T15:40:00Z">
              <w:r w:rsidR="006C469E" w:rsidRPr="00A54EC0">
                <w:rPr>
                  <w:rFonts w:ascii="Times New Roman" w:eastAsia="仿宋_GB2312" w:hAnsi="Times New Roman" w:cs="Times New Roman"/>
                  <w:b/>
                  <w:color w:val="auto"/>
                  <w:sz w:val="18"/>
                  <w:szCs w:val="18"/>
                  <w:lang w:eastAsia="zh-CN"/>
                </w:rPr>
                <w:t>38</w:t>
              </w:r>
            </w:ins>
          </w:p>
        </w:tc>
        <w:tc>
          <w:tcPr>
            <w:tcW w:w="670" w:type="pct"/>
            <w:tcBorders>
              <w:top w:val="single" w:sz="4" w:space="0" w:color="auto"/>
              <w:left w:val="single" w:sz="4" w:space="0" w:color="auto"/>
              <w:bottom w:val="single" w:sz="4" w:space="0" w:color="auto"/>
              <w:right w:val="single" w:sz="4" w:space="0" w:color="auto"/>
            </w:tcBorders>
            <w:vAlign w:val="center"/>
            <w:tcPrChange w:id="1942"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01F94DA3" w14:textId="511FE452"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Wash resin</w:t>
            </w:r>
          </w:p>
        </w:tc>
        <w:tc>
          <w:tcPr>
            <w:tcW w:w="4054" w:type="pct"/>
            <w:tcBorders>
              <w:top w:val="single" w:sz="4" w:space="0" w:color="auto"/>
              <w:left w:val="single" w:sz="4" w:space="0" w:color="auto"/>
              <w:bottom w:val="single" w:sz="4" w:space="0" w:color="auto"/>
              <w:right w:val="single" w:sz="4" w:space="0" w:color="auto"/>
            </w:tcBorders>
            <w:vAlign w:val="center"/>
            <w:tcPrChange w:id="1943"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542413EC" w14:textId="35CF02DC" w:rsidR="00E51051" w:rsidRPr="00A54EC0" w:rsidRDefault="004D6407">
            <w:pPr>
              <w:jc w:val="both"/>
              <w:rPr>
                <w:rFonts w:ascii="Times New Roman" w:eastAsia="仿宋_GB2312" w:hAnsi="Times New Roman" w:cs="Times New Roman"/>
                <w:color w:val="000000" w:themeColor="text1"/>
                <w:sz w:val="18"/>
                <w:szCs w:val="18"/>
              </w:rPr>
            </w:pPr>
            <w:ins w:id="1944" w:author="Xuning Wei12232" w:date="2026-07-27T00:59:00Z">
              <w:r w:rsidRPr="00473484">
                <w:rPr>
                  <w:rFonts w:ascii="Times New Roman" w:eastAsia="仿宋_GB2312" w:hAnsi="Times New Roman" w:cs="Times New Roman"/>
                  <w:color w:val="000000" w:themeColor="text1"/>
                  <w:sz w:val="18"/>
                  <w:szCs w:val="18"/>
                </w:rPr>
                <w:t xml:space="preserve">1. </w:t>
              </w:r>
            </w:ins>
            <w:r w:rsidR="00ED7347" w:rsidRPr="00473484">
              <w:rPr>
                <w:rFonts w:ascii="Times New Roman" w:eastAsia="仿宋_GB2312" w:hAnsi="Times New Roman" w:cs="Times New Roman"/>
                <w:color w:val="000000" w:themeColor="text1"/>
                <w:sz w:val="18"/>
                <w:szCs w:val="18"/>
              </w:rPr>
              <w:t xml:space="preserve">Add </w:t>
            </w:r>
            <w:r w:rsidR="00271FEB" w:rsidRPr="00473484">
              <w:rPr>
                <w:rFonts w:ascii="Times New Roman" w:eastAsia="仿宋_GB2312" w:hAnsi="Times New Roman" w:cs="Times New Roman"/>
                <w:color w:val="000000" w:themeColor="text1"/>
                <w:sz w:val="18"/>
                <w:szCs w:val="18"/>
              </w:rPr>
              <w:t>10.0 V</w:t>
            </w:r>
            <w:r w:rsidR="00ED7347" w:rsidRPr="00473484">
              <w:rPr>
                <w:rFonts w:ascii="Times New Roman" w:eastAsia="仿宋_GB2312" w:hAnsi="Times New Roman" w:cs="Times New Roman"/>
                <w:color w:val="000000" w:themeColor="text1"/>
                <w:sz w:val="18"/>
                <w:szCs w:val="18"/>
              </w:rPr>
              <w:t xml:space="preserve"> Isopropyl Acetate (8.730 kg/kg) </w:t>
            </w:r>
            <w:r w:rsidR="00E51051" w:rsidRPr="00473484">
              <w:rPr>
                <w:rFonts w:ascii="Times New Roman" w:eastAsia="仿宋_GB2312" w:hAnsi="Times New Roman" w:cs="Times New Roman"/>
                <w:color w:val="000000" w:themeColor="text1"/>
                <w:sz w:val="18"/>
                <w:szCs w:val="18"/>
                <w:lang w:eastAsia="zh-CN"/>
              </w:rPr>
              <w:t xml:space="preserve">into </w:t>
            </w:r>
            <w:r w:rsidR="00E51051" w:rsidRPr="00473484">
              <w:rPr>
                <w:rFonts w:ascii="Times New Roman" w:eastAsia="仿宋_GB2312" w:hAnsi="Times New Roman" w:cs="Times New Roman"/>
                <w:color w:val="000000" w:themeColor="text1"/>
                <w:sz w:val="18"/>
                <w:szCs w:val="18"/>
                <w:lang w:eastAsia="zh-CN"/>
                <w:rPrChange w:id="1945" w:author="Xuning Wei12232" w:date="2026-09-05T19:51:00Z">
                  <w:rPr>
                    <w:rFonts w:ascii="Times New Roman" w:eastAsia="仿宋_GB2312" w:hAnsi="Times New Roman" w:cs="Times New Roman"/>
                    <w:b/>
                    <w:color w:val="000000" w:themeColor="text1"/>
                    <w:sz w:val="18"/>
                    <w:szCs w:val="18"/>
                    <w:lang w:eastAsia="zh-CN"/>
                  </w:rPr>
                </w:rPrChange>
              </w:rPr>
              <w:t>TJ4S-1213-Sy15</w:t>
            </w:r>
            <w:r w:rsidR="00E51051" w:rsidRPr="00A54EC0">
              <w:rPr>
                <w:rFonts w:ascii="Times New Roman" w:eastAsia="仿宋_GB2312" w:hAnsi="Times New Roman" w:cs="Times New Roman"/>
                <w:color w:val="000000" w:themeColor="text1"/>
                <w:sz w:val="18"/>
                <w:szCs w:val="18"/>
                <w:lang w:eastAsia="zh-CN"/>
              </w:rPr>
              <w:t>. Bubble with nitrogen for 5±2</w:t>
            </w:r>
            <w:ins w:id="1946" w:author="Johan Granander" w:date="2026-07-28T14:57:00Z">
              <w:r w:rsidR="003A4FAE" w:rsidRPr="00A54EC0">
                <w:rPr>
                  <w:rFonts w:ascii="Times New Roman" w:eastAsia="仿宋_GB2312" w:hAnsi="Times New Roman" w:cs="Times New Roman"/>
                  <w:color w:val="000000" w:themeColor="text1"/>
                  <w:sz w:val="18"/>
                  <w:szCs w:val="18"/>
                  <w:lang w:eastAsia="zh-CN"/>
                </w:rPr>
                <w:t xml:space="preserve"> </w:t>
              </w:r>
            </w:ins>
            <w:r w:rsidR="00E51051" w:rsidRPr="00A54EC0">
              <w:rPr>
                <w:rFonts w:ascii="Times New Roman" w:eastAsia="仿宋_GB2312" w:hAnsi="Times New Roman" w:cs="Times New Roman"/>
                <w:color w:val="000000" w:themeColor="text1"/>
                <w:sz w:val="18"/>
                <w:szCs w:val="18"/>
                <w:lang w:eastAsia="zh-CN"/>
              </w:rPr>
              <w:t xml:space="preserve">min, then start the stirrer. </w:t>
            </w:r>
            <w:ins w:id="1947" w:author="Xuning Wei12232" w:date="2026-07-27T00:59:00Z">
              <w:r w:rsidRPr="00473484">
                <w:rPr>
                  <w:rFonts w:ascii="Times New Roman" w:eastAsia="仿宋_GB2312" w:hAnsi="Times New Roman" w:cs="Times New Roman"/>
                  <w:color w:val="000000" w:themeColor="text1"/>
                  <w:sz w:val="18"/>
                  <w:szCs w:val="18"/>
                  <w:lang w:eastAsia="zh-CN"/>
                </w:rPr>
                <w:br/>
                <w:t xml:space="preserve">2. </w:t>
              </w:r>
            </w:ins>
            <w:r w:rsidR="00E51051" w:rsidRPr="00473484">
              <w:rPr>
                <w:rFonts w:ascii="Times New Roman" w:eastAsia="仿宋_GB2312" w:hAnsi="Times New Roman" w:cs="Times New Roman"/>
                <w:color w:val="000000" w:themeColor="text1"/>
                <w:sz w:val="18"/>
                <w:szCs w:val="18"/>
                <w:lang w:eastAsia="zh-CN"/>
              </w:rPr>
              <w:t xml:space="preserve">After stirring for 5±2min, stop stirring, turn off the nitrogen. Drain until there is no obvious drip. </w:t>
            </w:r>
            <w:ins w:id="1948" w:author="Xuning Wei12232" w:date="2026-07-27T00:59:00Z">
              <w:r w:rsidRPr="00473484">
                <w:rPr>
                  <w:rFonts w:ascii="Times New Roman" w:eastAsia="仿宋_GB2312" w:hAnsi="Times New Roman" w:cs="Times New Roman"/>
                  <w:color w:val="000000" w:themeColor="text1"/>
                  <w:sz w:val="18"/>
                  <w:szCs w:val="18"/>
                  <w:lang w:eastAsia="zh-CN"/>
                </w:rPr>
                <w:br/>
                <w:t xml:space="preserve">3. </w:t>
              </w:r>
            </w:ins>
            <w:del w:id="1949" w:author="Johan Granander" w:date="2026-05-04T11:38:00Z">
              <w:r w:rsidR="00E51051" w:rsidRPr="00473484" w:rsidDel="00A12AFB">
                <w:rPr>
                  <w:rFonts w:ascii="Times New Roman" w:eastAsia="仿宋_GB2312" w:hAnsi="Times New Roman" w:cs="Times New Roman"/>
                  <w:color w:val="000000" w:themeColor="text1"/>
                  <w:sz w:val="18"/>
                  <w:szCs w:val="18"/>
                  <w:lang w:eastAsia="zh-CN"/>
                </w:rPr>
                <w:delText xml:space="preserve">Move to next operation. </w:delText>
              </w:r>
            </w:del>
            <w:r w:rsidR="00E51051" w:rsidRPr="00473484">
              <w:rPr>
                <w:rFonts w:ascii="Times New Roman" w:eastAsia="仿宋_GB2312" w:hAnsi="Times New Roman" w:cs="Times New Roman"/>
                <w:color w:val="000000" w:themeColor="text1"/>
                <w:sz w:val="18"/>
                <w:szCs w:val="18"/>
                <w:lang w:eastAsia="zh-CN"/>
              </w:rPr>
              <w:t xml:space="preserve">Perform this operation </w:t>
            </w:r>
            <w:del w:id="1950" w:author="Johan Granander" w:date="2026-05-04T11:38:00Z">
              <w:r w:rsidR="00E51051" w:rsidRPr="00473484" w:rsidDel="00A12AFB">
                <w:rPr>
                  <w:rFonts w:ascii="Times New Roman" w:eastAsia="仿宋_GB2312" w:hAnsi="Times New Roman" w:cs="Times New Roman"/>
                  <w:color w:val="000000" w:themeColor="text1"/>
                  <w:sz w:val="18"/>
                  <w:szCs w:val="18"/>
                  <w:lang w:eastAsia="zh-CN"/>
                </w:rPr>
                <w:delText xml:space="preserve">for </w:delText>
              </w:r>
            </w:del>
            <w:r w:rsidR="00E51051" w:rsidRPr="00473484">
              <w:rPr>
                <w:rFonts w:ascii="Times New Roman" w:eastAsia="仿宋_GB2312" w:hAnsi="Times New Roman" w:cs="Times New Roman"/>
                <w:color w:val="000000" w:themeColor="text1"/>
                <w:sz w:val="18"/>
                <w:szCs w:val="18"/>
                <w:lang w:eastAsia="zh-CN"/>
              </w:rPr>
              <w:t>10 times,</w:t>
            </w:r>
            <w:r w:rsidR="00E51051" w:rsidRPr="00473484">
              <w:rPr>
                <w:rFonts w:ascii="Times New Roman" w:hAnsi="Times New Roman" w:cs="Times New Roman"/>
                <w:color w:val="000000" w:themeColor="text1"/>
                <w:sz w:val="18"/>
                <w:szCs w:val="18"/>
              </w:rPr>
              <w:t xml:space="preserve"> </w:t>
            </w:r>
            <w:r w:rsidR="00E51051" w:rsidRPr="00473484">
              <w:rPr>
                <w:rFonts w:ascii="Times New Roman" w:eastAsia="仿宋_GB2312" w:hAnsi="Times New Roman" w:cs="Times New Roman"/>
                <w:color w:val="000000" w:themeColor="text1"/>
                <w:sz w:val="18"/>
                <w:szCs w:val="18"/>
                <w:lang w:eastAsia="zh-CN"/>
              </w:rPr>
              <w:t xml:space="preserve">Starting with the 10th wash, sample the isopropyl acetate washing solution during stirring and develop with </w:t>
            </w:r>
            <w:proofErr w:type="spellStart"/>
            <w:r w:rsidR="00E51051" w:rsidRPr="00473484">
              <w:rPr>
                <w:rFonts w:ascii="Times New Roman" w:eastAsia="仿宋_GB2312" w:hAnsi="Times New Roman" w:cs="Times New Roman"/>
                <w:color w:val="000000" w:themeColor="text1"/>
                <w:sz w:val="18"/>
                <w:szCs w:val="18"/>
                <w:lang w:eastAsia="zh-CN"/>
              </w:rPr>
              <w:t>chloranil</w:t>
            </w:r>
            <w:proofErr w:type="spellEnd"/>
            <w:r w:rsidR="00E51051" w:rsidRPr="00473484">
              <w:rPr>
                <w:rFonts w:ascii="Times New Roman" w:eastAsia="仿宋_GB2312" w:hAnsi="Times New Roman" w:cs="Times New Roman"/>
                <w:color w:val="000000" w:themeColor="text1"/>
                <w:sz w:val="18"/>
                <w:szCs w:val="18"/>
                <w:lang w:eastAsia="zh-CN"/>
              </w:rPr>
              <w:t>, compare the color with the standard 500</w:t>
            </w:r>
            <w:ins w:id="1951" w:author="Johan Granander" w:date="2026-07-28T14:57:00Z">
              <w:r w:rsidR="003A4FAE" w:rsidRPr="00473484">
                <w:rPr>
                  <w:rFonts w:ascii="Times New Roman" w:eastAsia="仿宋_GB2312" w:hAnsi="Times New Roman" w:cs="Times New Roman"/>
                  <w:color w:val="000000" w:themeColor="text1"/>
                  <w:sz w:val="18"/>
                  <w:szCs w:val="18"/>
                  <w:lang w:eastAsia="zh-CN"/>
                </w:rPr>
                <w:t xml:space="preserve"> </w:t>
              </w:r>
            </w:ins>
            <w:r w:rsidR="00E51051" w:rsidRPr="00473484">
              <w:rPr>
                <w:rFonts w:ascii="Times New Roman" w:eastAsia="仿宋_GB2312" w:hAnsi="Times New Roman" w:cs="Times New Roman"/>
                <w:color w:val="000000" w:themeColor="text1"/>
                <w:sz w:val="18"/>
                <w:szCs w:val="18"/>
                <w:lang w:eastAsia="zh-CN"/>
              </w:rPr>
              <w:t xml:space="preserve">ppm </w:t>
            </w:r>
            <w:del w:id="1952" w:author="Xuning Wei12232" w:date="2026-06-06T10:54:00Z">
              <w:r w:rsidR="00E51051" w:rsidRPr="00473484" w:rsidDel="00EE6870">
                <w:rPr>
                  <w:rFonts w:ascii="Times New Roman" w:eastAsia="仿宋_GB2312" w:hAnsi="Times New Roman" w:cs="Times New Roman"/>
                  <w:color w:val="000000" w:themeColor="text1"/>
                  <w:sz w:val="18"/>
                  <w:szCs w:val="18"/>
                  <w:lang w:eastAsia="zh-CN"/>
                </w:rPr>
                <w:delText xml:space="preserve">piperidine solution </w:delText>
              </w:r>
            </w:del>
            <w:proofErr w:type="spellStart"/>
            <w:ins w:id="1953" w:author="Xuning Wei12232" w:date="2026-06-06T10:54:00Z">
              <w:r w:rsidR="00EE6870" w:rsidRPr="00473484">
                <w:rPr>
                  <w:rFonts w:ascii="Times New Roman" w:eastAsia="仿宋_GB2312" w:hAnsi="Times New Roman" w:cs="Times New Roman"/>
                  <w:color w:val="0000FF"/>
                  <w:sz w:val="18"/>
                  <w:szCs w:val="18"/>
                  <w:lang w:eastAsia="zh-CN"/>
                </w:rPr>
                <w:t>Piperidine</w:t>
              </w:r>
            </w:ins>
            <w:proofErr w:type="spellEnd"/>
            <w:ins w:id="1954" w:author="Xuning Wei12232" w:date="2026-06-06T11:02:00Z">
              <w:r w:rsidR="0081153C" w:rsidRPr="00473484">
                <w:rPr>
                  <w:rFonts w:ascii="Times New Roman" w:eastAsia="仿宋_GB2312" w:hAnsi="Times New Roman" w:cs="Times New Roman"/>
                  <w:color w:val="0000FF"/>
                  <w:sz w:val="18"/>
                  <w:szCs w:val="18"/>
                  <w:lang w:eastAsia="zh-CN"/>
                </w:rPr>
                <w:t xml:space="preserve"> in </w:t>
              </w:r>
              <w:r w:rsidR="0081153C" w:rsidRPr="00473484">
                <w:rPr>
                  <w:rFonts w:ascii="Times New Roman" w:eastAsia="仿宋_GB2312" w:hAnsi="Times New Roman" w:cs="Times New Roman"/>
                  <w:color w:val="000000" w:themeColor="text1"/>
                  <w:sz w:val="18"/>
                  <w:szCs w:val="18"/>
                </w:rPr>
                <w:t>Isopropyl Acetate</w:t>
              </w:r>
            </w:ins>
            <w:ins w:id="1955" w:author="Xuning Wei12232" w:date="2026-06-06T10:55:00Z">
              <w:r w:rsidR="00EE6870" w:rsidRPr="00473484">
                <w:rPr>
                  <w:rFonts w:ascii="Times New Roman" w:eastAsia="仿宋_GB2312" w:hAnsi="Times New Roman" w:cs="Times New Roman"/>
                  <w:color w:val="0000FF"/>
                  <w:sz w:val="18"/>
                  <w:szCs w:val="18"/>
                  <w:lang w:eastAsia="zh-CN"/>
                </w:rPr>
                <w:t xml:space="preserve"> </w:t>
              </w:r>
            </w:ins>
            <w:r w:rsidR="00E51051" w:rsidRPr="00473484">
              <w:rPr>
                <w:rFonts w:ascii="Times New Roman" w:eastAsia="仿宋_GB2312" w:hAnsi="Times New Roman" w:cs="Times New Roman"/>
                <w:color w:val="000000" w:themeColor="text1"/>
                <w:sz w:val="18"/>
                <w:szCs w:val="18"/>
                <w:lang w:eastAsia="zh-CN"/>
              </w:rPr>
              <w:t>as reference solution.</w:t>
            </w:r>
            <w:del w:id="1956" w:author="Xuning Wei12232" w:date="2026-07-27T01:00:00Z">
              <w:r w:rsidR="00E51051" w:rsidRPr="00473484" w:rsidDel="004D6407">
                <w:rPr>
                  <w:rFonts w:ascii="Times New Roman" w:eastAsia="仿宋_GB2312" w:hAnsi="Times New Roman" w:cs="Times New Roman"/>
                  <w:color w:val="000000" w:themeColor="text1"/>
                  <w:sz w:val="18"/>
                  <w:szCs w:val="18"/>
                  <w:lang w:eastAsia="zh-CN"/>
                </w:rPr>
                <w:delText xml:space="preserve"> If the color is darker than the reference solution, repeat the IPAC wash twice. Sample again. Repeat until the color of the washing solution’s chloranil test is lighter or consistent with the reference solution</w:delText>
              </w:r>
            </w:del>
            <w:ins w:id="1957" w:author="Johan Granander" w:date="2026-05-04T11:38:00Z">
              <w:del w:id="1958" w:author="Xuning Wei12232" w:date="2026-07-27T01:00:00Z">
                <w:r w:rsidR="00E51051" w:rsidRPr="00473484" w:rsidDel="004D6407">
                  <w:rPr>
                    <w:rFonts w:ascii="Times New Roman" w:eastAsia="仿宋_GB2312" w:hAnsi="Times New Roman" w:cs="Times New Roman"/>
                    <w:color w:val="000000" w:themeColor="text1"/>
                    <w:sz w:val="18"/>
                    <w:szCs w:val="18"/>
                    <w:lang w:eastAsia="zh-CN"/>
                  </w:rPr>
                  <w:delText xml:space="preserve"> </w:delText>
                </w:r>
              </w:del>
            </w:ins>
            <w:del w:id="1959" w:author="Xuning Wei12232" w:date="2026-07-27T01:00:00Z">
              <w:r w:rsidR="00E51051" w:rsidRPr="00473484" w:rsidDel="004D6407">
                <w:rPr>
                  <w:rFonts w:ascii="Times New Roman" w:eastAsia="仿宋_GB2312" w:hAnsi="Times New Roman" w:cs="Times New Roman"/>
                  <w:color w:val="000000" w:themeColor="text1"/>
                  <w:sz w:val="18"/>
                  <w:szCs w:val="18"/>
                  <w:lang w:eastAsia="zh-CN"/>
                </w:rPr>
                <w:delText>and then move to next operation.</w:delText>
              </w:r>
            </w:del>
            <w:r w:rsidR="00E51051" w:rsidRPr="00473484">
              <w:rPr>
                <w:rFonts w:ascii="Times New Roman" w:eastAsia="仿宋_GB2312" w:hAnsi="Times New Roman" w:cs="Times New Roman"/>
                <w:color w:val="000000" w:themeColor="text1"/>
                <w:sz w:val="18"/>
                <w:szCs w:val="18"/>
              </w:rPr>
              <w:t xml:space="preserve"> </w:t>
            </w:r>
            <w:commentRangeStart w:id="1960"/>
            <w:commentRangeStart w:id="1961"/>
            <w:commentRangeStart w:id="1962"/>
            <w:commentRangeStart w:id="1963"/>
            <w:commentRangeStart w:id="1964"/>
            <w:commentRangeEnd w:id="1960"/>
            <w:ins w:id="1965" w:author="Xuning Wei12232" w:date="2026-07-27T22:45:00Z">
              <w:r w:rsidR="00B159F1" w:rsidRPr="00A54EC0">
                <w:rPr>
                  <w:rStyle w:val="aff1"/>
                  <w:rFonts w:ascii="Times New Roman" w:eastAsia="仿宋_GB2312" w:hAnsi="Times New Roman" w:cs="Times New Roman"/>
                  <w:color w:val="000000" w:themeColor="text1"/>
                  <w:sz w:val="18"/>
                  <w:szCs w:val="18"/>
                </w:rPr>
                <w:commentReference w:id="1960"/>
              </w:r>
              <w:commentRangeEnd w:id="1961"/>
              <w:r w:rsidR="00B159F1" w:rsidRPr="00A54EC0">
                <w:rPr>
                  <w:rStyle w:val="aff1"/>
                  <w:rFonts w:ascii="Times New Roman" w:eastAsia="仿宋_GB2312" w:hAnsi="Times New Roman" w:cs="Times New Roman"/>
                  <w:color w:val="000000" w:themeColor="text1"/>
                  <w:sz w:val="18"/>
                  <w:szCs w:val="18"/>
                </w:rPr>
                <w:commentReference w:id="1961"/>
              </w:r>
              <w:commentRangeEnd w:id="1962"/>
              <w:r w:rsidR="00B159F1" w:rsidRPr="00A54EC0">
                <w:rPr>
                  <w:rStyle w:val="aff1"/>
                  <w:rFonts w:ascii="Times New Roman" w:eastAsia="仿宋_GB2312" w:hAnsi="Times New Roman" w:cs="Times New Roman"/>
                  <w:color w:val="000000" w:themeColor="text1"/>
                  <w:sz w:val="18"/>
                  <w:szCs w:val="18"/>
                </w:rPr>
                <w:commentReference w:id="1962"/>
              </w:r>
              <w:commentRangeEnd w:id="1963"/>
              <w:r w:rsidR="00B159F1" w:rsidRPr="00473484">
                <w:rPr>
                  <w:rStyle w:val="aff1"/>
                  <w:rFonts w:ascii="Times New Roman" w:eastAsia="仿宋_GB2312" w:hAnsi="Times New Roman" w:cs="Times New Roman"/>
                  <w:color w:val="000000" w:themeColor="text1"/>
                  <w:sz w:val="18"/>
                  <w:szCs w:val="18"/>
                </w:rPr>
                <w:commentReference w:id="1963"/>
              </w:r>
              <w:commentRangeEnd w:id="1964"/>
              <w:r w:rsidR="00B159F1" w:rsidRPr="00473484">
                <w:rPr>
                  <w:rStyle w:val="aff1"/>
                  <w:rFonts w:ascii="Times New Roman" w:eastAsia="仿宋_GB2312" w:hAnsi="Times New Roman" w:cs="Times New Roman"/>
                  <w:color w:val="000000" w:themeColor="text1"/>
                  <w:sz w:val="18"/>
                  <w:szCs w:val="18"/>
                </w:rPr>
                <w:commentReference w:id="1964"/>
              </w:r>
            </w:ins>
          </w:p>
        </w:tc>
      </w:tr>
      <w:tr w:rsidR="00C63277" w:rsidRPr="00473484" w:rsidDel="00396868" w14:paraId="666AC3F9" w14:textId="1A5C23A9" w:rsidTr="0051270C">
        <w:trPr>
          <w:trHeight w:val="454"/>
          <w:del w:id="1966" w:author="Xuning Wei12232" w:date="2026-07-23T14:19:00Z"/>
          <w:trPrChange w:id="196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968"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5AB5DF53" w14:textId="1A074700" w:rsidR="00E51051" w:rsidRPr="00A54EC0" w:rsidDel="00396868" w:rsidRDefault="00E51051" w:rsidP="00285F3F">
            <w:pPr>
              <w:jc w:val="both"/>
              <w:rPr>
                <w:del w:id="1969" w:author="Xuning Wei12232" w:date="2026-07-23T14:19:00Z"/>
                <w:rFonts w:ascii="Times New Roman" w:eastAsia="仿宋_GB2312" w:hAnsi="Times New Roman" w:cs="Times New Roman"/>
                <w:b/>
                <w:color w:val="auto"/>
                <w:sz w:val="18"/>
                <w:szCs w:val="18"/>
                <w:lang w:eastAsia="zh-CN"/>
              </w:rPr>
            </w:pPr>
            <w:del w:id="1970" w:author="Xuning Wei12232" w:date="2026-07-23T14:19:00Z">
              <w:r w:rsidRPr="00A54EC0" w:rsidDel="00396868">
                <w:rPr>
                  <w:rFonts w:ascii="Times New Roman" w:eastAsia="仿宋_GB2312" w:hAnsi="Times New Roman" w:cs="Times New Roman"/>
                  <w:b/>
                  <w:color w:val="auto"/>
                  <w:sz w:val="18"/>
                  <w:szCs w:val="18"/>
                  <w:lang w:eastAsia="zh-CN"/>
                </w:rPr>
                <w:delText>89</w:delText>
              </w:r>
            </w:del>
          </w:p>
        </w:tc>
        <w:tc>
          <w:tcPr>
            <w:tcW w:w="670" w:type="pct"/>
            <w:tcBorders>
              <w:top w:val="single" w:sz="4" w:space="0" w:color="auto"/>
              <w:left w:val="single" w:sz="4" w:space="0" w:color="auto"/>
              <w:bottom w:val="single" w:sz="4" w:space="0" w:color="auto"/>
              <w:right w:val="single" w:sz="4" w:space="0" w:color="auto"/>
            </w:tcBorders>
            <w:vAlign w:val="center"/>
            <w:tcPrChange w:id="1971"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0E454D38" w14:textId="1B138D1D" w:rsidR="00E51051" w:rsidRPr="00473484" w:rsidDel="00396868" w:rsidRDefault="00E51051" w:rsidP="00285F3F">
            <w:pPr>
              <w:jc w:val="both"/>
              <w:rPr>
                <w:del w:id="1972" w:author="Xuning Wei12232" w:date="2026-07-23T14:19:00Z"/>
                <w:rFonts w:ascii="Times New Roman" w:eastAsia="仿宋_GB2312" w:hAnsi="Times New Roman" w:cs="Times New Roman"/>
                <w:color w:val="auto"/>
                <w:sz w:val="18"/>
                <w:szCs w:val="18"/>
              </w:rPr>
            </w:pPr>
            <w:del w:id="1973" w:author="Xuning Wei12232" w:date="2026-07-23T14:19:00Z">
              <w:r w:rsidRPr="00473484" w:rsidDel="00396868">
                <w:rPr>
                  <w:rFonts w:ascii="Times New Roman" w:eastAsia="仿宋_GB2312" w:hAnsi="Times New Roman" w:cs="Times New Roman"/>
                  <w:color w:val="auto"/>
                  <w:sz w:val="18"/>
                  <w:szCs w:val="18"/>
                  <w:lang w:eastAsia="zh-CN"/>
                </w:rPr>
                <w:delText>Re-swelling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1974"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13B01D8F" w14:textId="0D914DA3" w:rsidR="00E51051" w:rsidRPr="00473484" w:rsidDel="00396868" w:rsidRDefault="00ED7347" w:rsidP="00285F3F">
            <w:pPr>
              <w:jc w:val="both"/>
              <w:rPr>
                <w:del w:id="1975" w:author="Xuning Wei12232" w:date="2026-07-23T14:19:00Z"/>
                <w:rFonts w:ascii="Times New Roman" w:eastAsia="仿宋_GB2312" w:hAnsi="Times New Roman" w:cs="Times New Roman"/>
                <w:color w:val="000000" w:themeColor="text1"/>
                <w:sz w:val="18"/>
                <w:szCs w:val="18"/>
              </w:rPr>
            </w:pPr>
            <w:del w:id="1976" w:author="Xuning Wei12232" w:date="2026-07-23T14:19:00Z">
              <w:r w:rsidRPr="00473484" w:rsidDel="00396868">
                <w:rPr>
                  <w:rFonts w:ascii="Times New Roman" w:eastAsia="仿宋_GB2312" w:hAnsi="Times New Roman" w:cs="Times New Roman"/>
                  <w:color w:val="000000" w:themeColor="text1"/>
                  <w:sz w:val="18"/>
                  <w:szCs w:val="18"/>
                </w:rPr>
                <w:delText xml:space="preserve">Add </w:delText>
              </w:r>
              <w:r w:rsidR="00271FEB" w:rsidRPr="00473484" w:rsidDel="00396868">
                <w:rPr>
                  <w:rFonts w:ascii="Times New Roman" w:eastAsia="仿宋_GB2312" w:hAnsi="Times New Roman" w:cs="Times New Roman"/>
                  <w:color w:val="000000" w:themeColor="text1"/>
                  <w:sz w:val="18"/>
                  <w:szCs w:val="18"/>
                </w:rPr>
                <w:delText>12.0 V DMF</w:delText>
              </w:r>
              <w:r w:rsidRPr="00473484" w:rsidDel="00396868">
                <w:rPr>
                  <w:rFonts w:ascii="Times New Roman" w:eastAsia="仿宋_GB2312" w:hAnsi="Times New Roman" w:cs="Times New Roman"/>
                  <w:color w:val="000000" w:themeColor="text1"/>
                  <w:sz w:val="18"/>
                  <w:szCs w:val="18"/>
                </w:rPr>
                <w:delText xml:space="preserve"> (11.376 kg/kg) into TJ4S-1213-Sy15</w:delText>
              </w:r>
              <w:r w:rsidR="00E51051" w:rsidRPr="00473484" w:rsidDel="00396868">
                <w:rPr>
                  <w:rFonts w:ascii="Times New Roman" w:eastAsia="仿宋_GB2312" w:hAnsi="Times New Roman" w:cs="Times New Roman"/>
                  <w:color w:val="000000" w:themeColor="text1"/>
                  <w:sz w:val="18"/>
                  <w:szCs w:val="18"/>
                </w:rPr>
                <w:delText>. Bubble with nitrogen for 5±2 min, then start the stirrer. After stirring for 10±2 min, stop stirring, turn off the nitrogen. Drain until there is no obvious drip. Perform this operation for 2 times. Move to next operation.</w:delText>
              </w:r>
            </w:del>
          </w:p>
        </w:tc>
      </w:tr>
      <w:tr w:rsidR="00E51051" w:rsidRPr="00473484" w14:paraId="11772A0C" w14:textId="77777777" w:rsidTr="0051270C">
        <w:trPr>
          <w:trHeight w:val="454"/>
          <w:trPrChange w:id="1977"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1978"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1AC333EA" w14:textId="6AABF95F" w:rsidR="00E51051" w:rsidRPr="00A54EC0" w:rsidRDefault="00E51051" w:rsidP="00285F3F">
            <w:pPr>
              <w:jc w:val="both"/>
              <w:rPr>
                <w:rFonts w:ascii="Times New Roman" w:eastAsia="仿宋_GB2312" w:hAnsi="Times New Roman" w:cs="Times New Roman"/>
                <w:b/>
                <w:color w:val="auto"/>
                <w:sz w:val="18"/>
                <w:szCs w:val="18"/>
                <w:lang w:eastAsia="zh-CN"/>
              </w:rPr>
            </w:pPr>
            <w:del w:id="1979" w:author="Xuning Wei12232" w:date="2026-07-23T15:40:00Z">
              <w:r w:rsidRPr="00A54EC0" w:rsidDel="006C469E">
                <w:rPr>
                  <w:rFonts w:ascii="Times New Roman" w:eastAsia="仿宋_GB2312" w:hAnsi="Times New Roman" w:cs="Times New Roman"/>
                  <w:b/>
                  <w:color w:val="auto"/>
                  <w:sz w:val="18"/>
                  <w:szCs w:val="18"/>
                  <w:lang w:eastAsia="zh-CN"/>
                </w:rPr>
                <w:delText>90</w:delText>
              </w:r>
            </w:del>
            <w:ins w:id="1980" w:author="Xuning Wei12232" w:date="2026-07-23T15:40:00Z">
              <w:r w:rsidR="006C469E" w:rsidRPr="00A54EC0">
                <w:rPr>
                  <w:rFonts w:ascii="Times New Roman" w:eastAsia="仿宋_GB2312" w:hAnsi="Times New Roman" w:cs="Times New Roman"/>
                  <w:b/>
                  <w:color w:val="auto"/>
                  <w:sz w:val="18"/>
                  <w:szCs w:val="18"/>
                  <w:lang w:eastAsia="zh-CN"/>
                </w:rPr>
                <w:t>39</w:t>
              </w:r>
            </w:ins>
          </w:p>
        </w:tc>
        <w:tc>
          <w:tcPr>
            <w:tcW w:w="670" w:type="pct"/>
            <w:tcBorders>
              <w:top w:val="single" w:sz="4" w:space="0" w:color="auto"/>
              <w:left w:val="single" w:sz="4" w:space="0" w:color="auto"/>
              <w:bottom w:val="single" w:sz="4" w:space="0" w:color="auto"/>
              <w:right w:val="single" w:sz="4" w:space="0" w:color="auto"/>
            </w:tcBorders>
            <w:vAlign w:val="center"/>
            <w:tcPrChange w:id="1981"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4DAB4830" w14:textId="0352F0F3" w:rsidR="00E51051" w:rsidRPr="00473484" w:rsidRDefault="00E51051" w:rsidP="00285F3F">
            <w:pPr>
              <w:jc w:val="both"/>
              <w:rPr>
                <w:rFonts w:ascii="Times New Roman" w:eastAsia="仿宋_GB2312" w:hAnsi="Times New Roman" w:cs="Times New Roman"/>
                <w:color w:val="auto"/>
                <w:sz w:val="18"/>
                <w:szCs w:val="18"/>
              </w:rPr>
            </w:pPr>
            <w:proofErr w:type="spellStart"/>
            <w:r w:rsidRPr="00473484">
              <w:rPr>
                <w:rFonts w:ascii="Times New Roman" w:eastAsia="仿宋_GB2312" w:hAnsi="Times New Roman" w:cs="Times New Roman"/>
                <w:color w:val="auto"/>
                <w:sz w:val="18"/>
                <w:szCs w:val="18"/>
                <w:lang w:eastAsia="zh-CN"/>
              </w:rPr>
              <w:t>Fmoc</w:t>
            </w:r>
            <w:proofErr w:type="spellEnd"/>
            <w:r w:rsidRPr="00473484">
              <w:rPr>
                <w:rFonts w:ascii="Times New Roman" w:eastAsia="仿宋_GB2312" w:hAnsi="Times New Roman" w:cs="Times New Roman"/>
                <w:color w:val="auto"/>
                <w:sz w:val="18"/>
                <w:szCs w:val="18"/>
                <w:lang w:eastAsia="zh-CN"/>
              </w:rPr>
              <w:t xml:space="preserve">-L- </w:t>
            </w:r>
            <w:proofErr w:type="spellStart"/>
            <w:r w:rsidRPr="00473484">
              <w:rPr>
                <w:rFonts w:ascii="Times New Roman" w:eastAsia="仿宋_GB2312" w:hAnsi="Times New Roman" w:cs="Times New Roman"/>
                <w:color w:val="auto"/>
                <w:sz w:val="18"/>
                <w:szCs w:val="18"/>
                <w:lang w:eastAsia="zh-CN"/>
              </w:rPr>
              <w:t>Orn</w:t>
            </w:r>
            <w:proofErr w:type="spellEnd"/>
            <w:r w:rsidRPr="00473484">
              <w:rPr>
                <w:rFonts w:ascii="Times New Roman" w:eastAsia="仿宋_GB2312" w:hAnsi="Times New Roman" w:cs="Times New Roman"/>
                <w:color w:val="auto"/>
                <w:sz w:val="18"/>
                <w:szCs w:val="18"/>
                <w:lang w:eastAsia="zh-CN"/>
              </w:rPr>
              <w:t>(</w:t>
            </w:r>
            <w:proofErr w:type="spellStart"/>
            <w:r w:rsidRPr="00473484">
              <w:rPr>
                <w:rFonts w:ascii="Times New Roman" w:eastAsia="仿宋_GB2312" w:hAnsi="Times New Roman" w:cs="Times New Roman"/>
                <w:color w:val="auto"/>
                <w:sz w:val="18"/>
                <w:szCs w:val="18"/>
                <w:lang w:eastAsia="zh-CN"/>
              </w:rPr>
              <w:t>Boc</w:t>
            </w:r>
            <w:proofErr w:type="spellEnd"/>
            <w:r w:rsidRPr="00473484">
              <w:rPr>
                <w:rFonts w:ascii="Times New Roman" w:eastAsia="仿宋_GB2312" w:hAnsi="Times New Roman" w:cs="Times New Roman"/>
                <w:color w:val="auto"/>
                <w:sz w:val="18"/>
                <w:szCs w:val="18"/>
                <w:lang w:eastAsia="zh-CN"/>
              </w:rPr>
              <w:t>)-OH activation and transfer</w:t>
            </w:r>
          </w:p>
        </w:tc>
        <w:tc>
          <w:tcPr>
            <w:tcW w:w="4054" w:type="pct"/>
            <w:tcBorders>
              <w:top w:val="single" w:sz="4" w:space="0" w:color="auto"/>
              <w:left w:val="single" w:sz="4" w:space="0" w:color="auto"/>
              <w:bottom w:val="single" w:sz="4" w:space="0" w:color="auto"/>
              <w:right w:val="single" w:sz="4" w:space="0" w:color="auto"/>
            </w:tcBorders>
            <w:vAlign w:val="center"/>
            <w:tcPrChange w:id="1982"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3EFD2B69" w14:textId="7728CE65" w:rsidR="00E51051" w:rsidRPr="00473484" w:rsidRDefault="004D6407" w:rsidP="00285F3F">
            <w:pPr>
              <w:jc w:val="both"/>
              <w:rPr>
                <w:rFonts w:ascii="Times New Roman" w:eastAsia="仿宋_GB2312" w:hAnsi="Times New Roman" w:cs="Times New Roman"/>
                <w:color w:val="000000" w:themeColor="text1"/>
                <w:sz w:val="18"/>
                <w:szCs w:val="18"/>
              </w:rPr>
            </w:pPr>
            <w:ins w:id="1983" w:author="Xuning Wei12232" w:date="2026-07-27T01:00:00Z">
              <w:r w:rsidRPr="00473484">
                <w:rPr>
                  <w:rFonts w:ascii="Times New Roman" w:eastAsia="等线" w:hAnsi="Times New Roman" w:cs="Times New Roman"/>
                  <w:color w:val="000000" w:themeColor="text1"/>
                  <w:sz w:val="18"/>
                  <w:szCs w:val="18"/>
                </w:rPr>
                <w:t xml:space="preserve">1. </w:t>
              </w:r>
            </w:ins>
            <w:r w:rsidR="00E51051" w:rsidRPr="00473484">
              <w:rPr>
                <w:rFonts w:ascii="Times New Roman" w:eastAsia="等线" w:hAnsi="Times New Roman" w:cs="Times New Roman"/>
                <w:color w:val="000000" w:themeColor="text1"/>
                <w:sz w:val="18"/>
                <w:szCs w:val="18"/>
              </w:rPr>
              <w:t>Add</w:t>
            </w:r>
            <w:r w:rsidR="00695BBA" w:rsidRPr="00473484">
              <w:rPr>
                <w:rFonts w:ascii="Times New Roman" w:eastAsia="等线" w:hAnsi="Times New Roman" w:cs="Times New Roman"/>
                <w:color w:val="000000" w:themeColor="text1"/>
                <w:sz w:val="18"/>
                <w:szCs w:val="18"/>
              </w:rPr>
              <w:t xml:space="preserve"> </w:t>
            </w:r>
            <w:r w:rsidR="00271FEB" w:rsidRPr="00473484">
              <w:rPr>
                <w:rFonts w:ascii="Times New Roman" w:eastAsia="等线" w:hAnsi="Times New Roman" w:cs="Times New Roman"/>
                <w:color w:val="000000" w:themeColor="text1"/>
                <w:sz w:val="18"/>
                <w:szCs w:val="18"/>
                <w:lang w:eastAsia="zh-CN"/>
              </w:rPr>
              <w:t>5.0 V DMF</w:t>
            </w:r>
            <w:r w:rsidR="009C4EAF" w:rsidRPr="00473484">
              <w:rPr>
                <w:rFonts w:ascii="Times New Roman" w:eastAsia="等线" w:hAnsi="Times New Roman" w:cs="Times New Roman"/>
                <w:color w:val="000000" w:themeColor="text1"/>
                <w:sz w:val="18"/>
                <w:szCs w:val="18"/>
                <w:lang w:eastAsia="zh-CN"/>
              </w:rPr>
              <w:t xml:space="preserve"> (4.740 kg/kg)</w:t>
            </w:r>
            <w:r w:rsidR="00695BBA" w:rsidRPr="00473484">
              <w:rPr>
                <w:rFonts w:ascii="Times New Roman" w:eastAsia="等线" w:hAnsi="Times New Roman" w:cs="Times New Roman"/>
                <w:color w:val="000000" w:themeColor="text1"/>
                <w:sz w:val="18"/>
                <w:szCs w:val="18"/>
              </w:rPr>
              <w:t xml:space="preserve"> </w:t>
            </w:r>
            <w:r w:rsidR="00E51051" w:rsidRPr="00473484">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1984"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1985"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Start the stirrer. Then add 2.0 eq. </w:t>
            </w:r>
            <w:proofErr w:type="spellStart"/>
            <w:r w:rsidR="00E51051" w:rsidRPr="00A54EC0">
              <w:rPr>
                <w:rFonts w:ascii="Times New Roman" w:eastAsia="等线" w:hAnsi="Times New Roman" w:cs="Times New Roman"/>
                <w:color w:val="000000" w:themeColor="text1"/>
                <w:sz w:val="18"/>
                <w:szCs w:val="18"/>
                <w:lang w:eastAsia="zh-CN"/>
              </w:rPr>
              <w:t>Fmoc</w:t>
            </w:r>
            <w:proofErr w:type="spellEnd"/>
            <w:r w:rsidR="00E51051" w:rsidRPr="00A54EC0">
              <w:rPr>
                <w:rFonts w:ascii="Times New Roman" w:eastAsia="等线" w:hAnsi="Times New Roman" w:cs="Times New Roman"/>
                <w:color w:val="000000" w:themeColor="text1"/>
                <w:sz w:val="18"/>
                <w:szCs w:val="18"/>
                <w:lang w:eastAsia="zh-CN"/>
              </w:rPr>
              <w:t>-L-</w:t>
            </w:r>
            <w:proofErr w:type="spellStart"/>
            <w:proofErr w:type="gramStart"/>
            <w:r w:rsidR="00E51051" w:rsidRPr="00A54EC0">
              <w:rPr>
                <w:rFonts w:ascii="Times New Roman" w:eastAsia="等线" w:hAnsi="Times New Roman" w:cs="Times New Roman"/>
                <w:color w:val="000000" w:themeColor="text1"/>
                <w:sz w:val="18"/>
                <w:szCs w:val="18"/>
                <w:lang w:eastAsia="zh-CN"/>
              </w:rPr>
              <w:t>Orn</w:t>
            </w:r>
            <w:proofErr w:type="spellEnd"/>
            <w:r w:rsidR="00E51051" w:rsidRPr="00A54EC0">
              <w:rPr>
                <w:rFonts w:ascii="Times New Roman" w:eastAsia="等线" w:hAnsi="Times New Roman" w:cs="Times New Roman"/>
                <w:color w:val="000000" w:themeColor="text1"/>
                <w:sz w:val="18"/>
                <w:szCs w:val="18"/>
                <w:lang w:eastAsia="zh-CN"/>
              </w:rPr>
              <w:t>(</w:t>
            </w:r>
            <w:proofErr w:type="spellStart"/>
            <w:proofErr w:type="gramEnd"/>
            <w:r w:rsidR="00E51051" w:rsidRPr="00A54EC0">
              <w:rPr>
                <w:rFonts w:ascii="Times New Roman" w:eastAsia="等线" w:hAnsi="Times New Roman" w:cs="Times New Roman"/>
                <w:color w:val="000000" w:themeColor="text1"/>
                <w:sz w:val="18"/>
                <w:szCs w:val="18"/>
                <w:lang w:eastAsia="zh-CN"/>
              </w:rPr>
              <w:t>Boc</w:t>
            </w:r>
            <w:proofErr w:type="spellEnd"/>
            <w:r w:rsidR="00E51051" w:rsidRPr="00A54EC0">
              <w:rPr>
                <w:rFonts w:ascii="Times New Roman" w:eastAsia="等线" w:hAnsi="Times New Roman" w:cs="Times New Roman"/>
                <w:color w:val="000000" w:themeColor="text1"/>
                <w:sz w:val="18"/>
                <w:szCs w:val="18"/>
                <w:lang w:eastAsia="zh-CN"/>
              </w:rPr>
              <w:t>)-OH (0.909 kg/</w:t>
            </w:r>
            <w:proofErr w:type="spellStart"/>
            <w:r w:rsidR="00E51051" w:rsidRPr="00A54EC0">
              <w:rPr>
                <w:rFonts w:ascii="Times New Roman" w:eastAsia="等线" w:hAnsi="Times New Roman" w:cs="Times New Roman"/>
                <w:color w:val="000000" w:themeColor="text1"/>
                <w:sz w:val="18"/>
                <w:szCs w:val="18"/>
                <w:lang w:eastAsia="zh-CN"/>
              </w:rPr>
              <w:t>mol</w:t>
            </w:r>
            <w:proofErr w:type="spellEnd"/>
            <w:r w:rsidR="00E51051" w:rsidRPr="00A54EC0">
              <w:rPr>
                <w:rFonts w:ascii="Times New Roman" w:eastAsia="等线" w:hAnsi="Times New Roman" w:cs="Times New Roman"/>
                <w:color w:val="000000" w:themeColor="text1"/>
                <w:sz w:val="18"/>
                <w:szCs w:val="18"/>
                <w:lang w:eastAsia="zh-CN"/>
              </w:rPr>
              <w:t>).</w:t>
            </w:r>
            <w:r w:rsidR="00E51051" w:rsidRPr="00473484">
              <w:rPr>
                <w:rFonts w:ascii="Times New Roman" w:eastAsia="等线" w:hAnsi="Times New Roman" w:cs="Times New Roman"/>
                <w:color w:val="000000" w:themeColor="text1"/>
                <w:sz w:val="18"/>
                <w:szCs w:val="18"/>
              </w:rPr>
              <w:t xml:space="preserve"> </w:t>
            </w:r>
            <w:del w:id="1986" w:author="Xuning Wei12232" w:date="2026-09-05T19:50:00Z">
              <w:r w:rsidR="00E51051" w:rsidRPr="00473484" w:rsidDel="00473484">
                <w:rPr>
                  <w:rFonts w:ascii="Times New Roman" w:eastAsia="等线" w:hAnsi="Times New Roman" w:cs="Times New Roman"/>
                  <w:color w:val="000000" w:themeColor="text1"/>
                  <w:sz w:val="18"/>
                  <w:szCs w:val="18"/>
                </w:rPr>
                <w:delText>Stir until dissolved clearly by visual check.</w:delText>
              </w:r>
            </w:del>
            <w:ins w:id="1987" w:author="Xuning Wei12232" w:date="2026-09-05T19:50:00Z">
              <w:r w:rsidR="00473484" w:rsidRPr="00473484">
                <w:rPr>
                  <w:rFonts w:ascii="Times New Roman" w:eastAsia="等线" w:hAnsi="Times New Roman" w:cs="Times New Roman"/>
                  <w:color w:val="FF0000"/>
                  <w:sz w:val="18"/>
                  <w:szCs w:val="18"/>
                </w:rPr>
                <w:t>Stir for at least 15 min.</w:t>
              </w:r>
            </w:ins>
            <w:r w:rsidR="00E51051" w:rsidRPr="00473484">
              <w:rPr>
                <w:rFonts w:ascii="Times New Roman" w:eastAsia="等线" w:hAnsi="Times New Roman" w:cs="Times New Roman"/>
                <w:color w:val="000000" w:themeColor="text1"/>
                <w:sz w:val="18"/>
                <w:szCs w:val="18"/>
                <w:lang w:eastAsia="zh-CN"/>
              </w:rPr>
              <w:t xml:space="preserve"> </w:t>
            </w:r>
            <w:ins w:id="1988" w:author="Xuning Wei12232" w:date="2026-07-27T01:00:00Z">
              <w:r w:rsidRPr="00473484">
                <w:rPr>
                  <w:rFonts w:ascii="Times New Roman" w:eastAsia="等线" w:hAnsi="Times New Roman" w:cs="Times New Roman"/>
                  <w:color w:val="000000" w:themeColor="text1"/>
                  <w:sz w:val="18"/>
                  <w:szCs w:val="18"/>
                  <w:lang w:eastAsia="zh-CN"/>
                </w:rPr>
                <w:br/>
                <w:t xml:space="preserve">2. </w:t>
              </w:r>
            </w:ins>
            <w:r w:rsidR="00E51051" w:rsidRPr="00473484">
              <w:rPr>
                <w:rFonts w:ascii="Times New Roman" w:eastAsia="等线" w:hAnsi="Times New Roman" w:cs="Times New Roman"/>
                <w:color w:val="000000" w:themeColor="text1"/>
                <w:sz w:val="18"/>
                <w:szCs w:val="18"/>
                <w:lang w:eastAsia="zh-CN"/>
              </w:rPr>
              <w:t>Adjust</w:t>
            </w:r>
            <w:r w:rsidR="00E51051" w:rsidRPr="00473484">
              <w:rPr>
                <w:rFonts w:ascii="Times New Roman" w:eastAsia="等线" w:hAnsi="Times New Roman" w:cs="Times New Roman"/>
                <w:bCs w:val="0"/>
                <w:color w:val="000000" w:themeColor="text1"/>
                <w:sz w:val="18"/>
                <w:szCs w:val="18"/>
              </w:rPr>
              <w:t xml:space="preserve"> the mixture to </w:t>
            </w:r>
            <w:r w:rsidR="00E51051" w:rsidRPr="00473484">
              <w:rPr>
                <w:rFonts w:ascii="Times New Roman" w:eastAsia="等线" w:hAnsi="Times New Roman" w:cs="Times New Roman"/>
                <w:bCs w:val="0"/>
                <w:color w:val="000000" w:themeColor="text1"/>
                <w:sz w:val="18"/>
                <w:szCs w:val="18"/>
                <w:lang w:eastAsia="zh-CN"/>
              </w:rPr>
              <w:t>20</w:t>
            </w:r>
            <w:r w:rsidR="00E51051" w:rsidRPr="00473484">
              <w:rPr>
                <w:rFonts w:ascii="Times New Roman" w:eastAsia="等线" w:hAnsi="Times New Roman" w:cs="Times New Roman" w:hint="eastAsia"/>
                <w:bCs w:val="0"/>
                <w:color w:val="000000" w:themeColor="text1"/>
                <w:sz w:val="18"/>
                <w:szCs w:val="18"/>
              </w:rPr>
              <w:t>±</w:t>
            </w:r>
            <w:r w:rsidR="00E51051" w:rsidRPr="00473484">
              <w:rPr>
                <w:rFonts w:ascii="Times New Roman" w:eastAsia="等线" w:hAnsi="Times New Roman" w:cs="Times New Roman"/>
                <w:bCs w:val="0"/>
                <w:color w:val="000000" w:themeColor="text1"/>
                <w:sz w:val="18"/>
                <w:szCs w:val="18"/>
              </w:rPr>
              <w:t>5</w:t>
            </w:r>
            <w:ins w:id="1989" w:author="Johan Granander" w:date="2026-07-28T14:57:00Z">
              <w:r w:rsidR="003A4FAE" w:rsidRPr="00A54EC0">
                <w:rPr>
                  <w:rFonts w:ascii="Times New Roman" w:eastAsia="等线" w:hAnsi="Times New Roman" w:cs="Times New Roman"/>
                  <w:bCs w:val="0"/>
                  <w:color w:val="000000" w:themeColor="text1"/>
                  <w:sz w:val="18"/>
                  <w:szCs w:val="18"/>
                </w:rPr>
                <w:t xml:space="preserve"> </w:t>
              </w:r>
            </w:ins>
            <w:r w:rsidR="00E51051" w:rsidRPr="00473484">
              <w:rPr>
                <w:rFonts w:ascii="Times New Roman" w:eastAsia="等线" w:hAnsi="Times New Roman" w:cs="Times New Roman" w:hint="eastAsia"/>
                <w:bCs w:val="0"/>
                <w:color w:val="000000" w:themeColor="text1"/>
                <w:sz w:val="18"/>
                <w:szCs w:val="18"/>
              </w:rPr>
              <w:t>℃</w:t>
            </w:r>
            <w:r w:rsidR="00E51051" w:rsidRPr="00A54EC0">
              <w:rPr>
                <w:rFonts w:ascii="Times New Roman" w:eastAsia="等线" w:hAnsi="Times New Roman" w:cs="Times New Roman"/>
                <w:color w:val="000000" w:themeColor="text1"/>
                <w:sz w:val="18"/>
                <w:szCs w:val="18"/>
              </w:rPr>
              <w:t xml:space="preserve">. Maintain for next operation 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990" w:author="Johan Granander" w:date="2026-07-28T14:57: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991" w:author="Johan Granander" w:date="2026-07-28T14:57: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w:t>
            </w:r>
            <w:r w:rsidR="00E51051" w:rsidRPr="00A54EC0">
              <w:rPr>
                <w:rFonts w:ascii="Times New Roman" w:eastAsia="等线" w:hAnsi="Times New Roman" w:cs="Times New Roman"/>
                <w:color w:val="000000" w:themeColor="text1"/>
                <w:sz w:val="18"/>
                <w:szCs w:val="18"/>
                <w:lang w:eastAsia="zh-CN"/>
              </w:rPr>
              <w:t xml:space="preserve"> </w:t>
            </w:r>
            <w:r w:rsidR="00E51051" w:rsidRPr="00A54EC0">
              <w:rPr>
                <w:rFonts w:ascii="Times New Roman" w:eastAsia="等线" w:hAnsi="Times New Roman" w:cs="Times New Roman"/>
                <w:color w:val="000000" w:themeColor="text1"/>
                <w:sz w:val="18"/>
                <w:szCs w:val="18"/>
              </w:rPr>
              <w:t xml:space="preserve">Add 2.0 eq. </w:t>
            </w:r>
            <w:proofErr w:type="spellStart"/>
            <w:r w:rsidR="00E51051" w:rsidRPr="00A54EC0">
              <w:rPr>
                <w:rFonts w:ascii="Times New Roman" w:eastAsia="等线" w:hAnsi="Times New Roman" w:cs="Times New Roman"/>
                <w:color w:val="000000" w:themeColor="text1"/>
                <w:sz w:val="18"/>
                <w:szCs w:val="18"/>
              </w:rPr>
              <w:t>Oxyma</w:t>
            </w:r>
            <w:proofErr w:type="spellEnd"/>
            <w:r w:rsidR="00E51051" w:rsidRPr="00A54EC0">
              <w:rPr>
                <w:rFonts w:ascii="Times New Roman" w:eastAsia="等线" w:hAnsi="Times New Roman" w:cs="Times New Roman"/>
                <w:color w:val="000000" w:themeColor="text1"/>
                <w:sz w:val="18"/>
                <w:szCs w:val="18"/>
              </w:rPr>
              <w:t xml:space="preserve"> Pure into</w:t>
            </w:r>
            <w:r w:rsidR="00E51051" w:rsidRPr="00473484">
              <w:rPr>
                <w:rFonts w:ascii="Times New Roman" w:eastAsia="等线" w:hAnsi="Times New Roman" w:cs="Times New Roman"/>
                <w:color w:val="000000" w:themeColor="text1"/>
                <w:sz w:val="18"/>
                <w:szCs w:val="18"/>
                <w:rPrChange w:id="1992" w:author="Xuning Wei12232" w:date="2026-09-05T19:51:00Z">
                  <w:rPr>
                    <w:rFonts w:ascii="Times New Roman" w:eastAsia="等线" w:hAnsi="Times New Roman" w:cs="Times New Roman"/>
                    <w:b/>
                    <w:color w:val="000000" w:themeColor="text1"/>
                    <w:sz w:val="18"/>
                    <w:szCs w:val="18"/>
                  </w:rPr>
                </w:rPrChange>
              </w:rPr>
              <w:t xml:space="preserve"> TJ4S-1213-Sy15-R01 </w:t>
            </w:r>
            <w:r w:rsidR="00E51051" w:rsidRPr="00A54EC0">
              <w:rPr>
                <w:rFonts w:ascii="Times New Roman" w:eastAsia="等线" w:hAnsi="Times New Roman" w:cs="Times New Roman"/>
                <w:color w:val="000000" w:themeColor="text1"/>
                <w:sz w:val="18"/>
                <w:szCs w:val="18"/>
              </w:rPr>
              <w:t xml:space="preserve">at </w:t>
            </w:r>
            <w:r w:rsidR="00E51051" w:rsidRPr="00A54EC0">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993" w:author="Johan Granander" w:date="2026-07-28T14:57: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1994" w:author="Johan Granander" w:date="2026-07-28T14:57: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rinse the </w:t>
            </w:r>
            <w:r w:rsidR="00E51051" w:rsidRPr="00473484">
              <w:rPr>
                <w:rFonts w:ascii="Times New Roman" w:eastAsia="等线" w:hAnsi="Times New Roman" w:cs="Times New Roman"/>
                <w:color w:val="000000" w:themeColor="text1"/>
                <w:sz w:val="18"/>
                <w:szCs w:val="18"/>
                <w:rPrChange w:id="1995" w:author="Xuning Wei12232" w:date="2026-09-05T19:51:00Z">
                  <w:rPr>
                    <w:rFonts w:ascii="Times New Roman" w:eastAsia="等线" w:hAnsi="Times New Roman" w:cs="Times New Roman"/>
                    <w:b/>
                    <w:color w:val="000000" w:themeColor="text1"/>
                    <w:sz w:val="18"/>
                    <w:szCs w:val="18"/>
                  </w:rPr>
                </w:rPrChange>
              </w:rPr>
              <w:t xml:space="preserve">TJ4S-1213-Sy15-R01 </w:t>
            </w:r>
            <w:r w:rsidR="00E51051" w:rsidRPr="00A54EC0">
              <w:rPr>
                <w:rFonts w:ascii="Times New Roman" w:eastAsia="等线" w:hAnsi="Times New Roman" w:cs="Times New Roman"/>
                <w:color w:val="000000" w:themeColor="text1"/>
                <w:sz w:val="18"/>
                <w:szCs w:val="18"/>
              </w:rPr>
              <w:t>with 2.0</w:t>
            </w:r>
            <w:ins w:id="1996" w:author="Johan Granander" w:date="2026-07-28T14:57:00Z">
              <w:r w:rsidR="003A4FAE" w:rsidRPr="00A54EC0">
                <w:rPr>
                  <w:rFonts w:ascii="Times New Roman" w:eastAsia="等线" w:hAnsi="Times New Roman" w:cs="Times New Roman"/>
                  <w:color w:val="000000" w:themeColor="text1"/>
                  <w:sz w:val="18"/>
                  <w:szCs w:val="18"/>
                </w:rPr>
                <w:t xml:space="preserve"> </w:t>
              </w:r>
            </w:ins>
            <w:del w:id="1997" w:author="Johan Granander" w:date="2026-07-28T14:57:00Z">
              <w:r w:rsidR="00E51051" w:rsidRPr="00A54EC0" w:rsidDel="003A4FAE">
                <w:rPr>
                  <w:rFonts w:ascii="Times New Roman" w:eastAsia="等线" w:hAnsi="Times New Roman" w:cs="Times New Roman"/>
                  <w:color w:val="000000" w:themeColor="text1"/>
                  <w:sz w:val="18"/>
                  <w:szCs w:val="18"/>
                </w:rPr>
                <w:delText xml:space="preserve">v </w:delText>
              </w:r>
            </w:del>
            <w:ins w:id="1998" w:author="Johan Granander" w:date="2026-07-28T14:57:00Z">
              <w:r w:rsidR="003A4FAE" w:rsidRPr="00473484">
                <w:rPr>
                  <w:rFonts w:ascii="Times New Roman" w:eastAsia="等线" w:hAnsi="Times New Roman" w:cs="Times New Roman"/>
                  <w:color w:val="000000" w:themeColor="text1"/>
                  <w:sz w:val="18"/>
                  <w:szCs w:val="18"/>
                </w:rPr>
                <w:t xml:space="preserve">V </w:t>
              </w:r>
            </w:ins>
            <w:r w:rsidR="00E51051" w:rsidRPr="00473484">
              <w:rPr>
                <w:rFonts w:ascii="Times New Roman" w:eastAsia="等线" w:hAnsi="Times New Roman" w:cs="Times New Roman"/>
                <w:color w:val="000000" w:themeColor="text1"/>
                <w:sz w:val="18"/>
                <w:szCs w:val="18"/>
              </w:rPr>
              <w:t xml:space="preserve">DMF (1.896 </w:t>
            </w:r>
            <w:r w:rsidR="00E51051" w:rsidRPr="00473484">
              <w:rPr>
                <w:rFonts w:ascii="Times New Roman" w:eastAsia="等线" w:hAnsi="Times New Roman" w:cs="Times New Roman"/>
                <w:color w:val="000000" w:themeColor="text1"/>
                <w:sz w:val="18"/>
                <w:szCs w:val="18"/>
              </w:rPr>
              <w:lastRenderedPageBreak/>
              <w:t xml:space="preserve">kg/kg). Add 2.2 eq. DIC into TJ4S-1213-Sy15-R01, the addition rate depends on temperature control. </w:t>
            </w:r>
            <w:r w:rsidR="00870867" w:rsidRPr="00473484">
              <w:rPr>
                <w:rFonts w:ascii="Times New Roman" w:eastAsia="等线" w:hAnsi="Times New Roman" w:cs="Times New Roman"/>
                <w:color w:val="000000" w:themeColor="text1"/>
                <w:sz w:val="18"/>
                <w:szCs w:val="18"/>
              </w:rPr>
              <w:t>Activate for 20±5 min</w:t>
            </w:r>
            <w:r w:rsidR="00E51051" w:rsidRPr="00473484">
              <w:rPr>
                <w:rFonts w:ascii="Times New Roman" w:eastAsia="等线" w:hAnsi="Times New Roman" w:cs="Times New Roman"/>
                <w:color w:val="000000" w:themeColor="text1"/>
                <w:sz w:val="18"/>
                <w:szCs w:val="18"/>
              </w:rPr>
              <w:t xml:space="preserve"> at </w:t>
            </w:r>
            <w:r w:rsidR="00E51051" w:rsidRPr="00473484">
              <w:rPr>
                <w:rFonts w:ascii="Times New Roman" w:eastAsia="等线" w:hAnsi="Times New Roman" w:cs="Times New Roman"/>
                <w:color w:val="000000" w:themeColor="text1"/>
                <w:sz w:val="18"/>
                <w:szCs w:val="18"/>
                <w:lang w:eastAsia="zh-CN"/>
              </w:rPr>
              <w:t>20</w:t>
            </w:r>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5</w:t>
            </w:r>
            <w:ins w:id="1999" w:author="Johan Granander" w:date="2026-07-28T14:58:00Z">
              <w:r w:rsidR="003A4FAE" w:rsidRPr="00A54EC0">
                <w:rPr>
                  <w:rFonts w:ascii="Times New Roman" w:eastAsia="等线" w:hAnsi="Times New Roman" w:cs="Times New Roman"/>
                  <w:color w:val="000000" w:themeColor="text1"/>
                  <w:sz w:val="18"/>
                  <w:szCs w:val="18"/>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(target: </w:t>
            </w:r>
            <w:r w:rsidR="00E51051" w:rsidRPr="00A54EC0">
              <w:rPr>
                <w:rFonts w:ascii="Times New Roman" w:eastAsia="等线" w:hAnsi="Times New Roman" w:cs="Times New Roman"/>
                <w:color w:val="000000" w:themeColor="text1"/>
                <w:sz w:val="18"/>
                <w:szCs w:val="18"/>
                <w:lang w:eastAsia="zh-CN"/>
              </w:rPr>
              <w:t>20</w:t>
            </w:r>
            <w:ins w:id="2000" w:author="Johan Granander" w:date="2026-07-28T14:58:00Z">
              <w:r w:rsidR="003A4FAE" w:rsidRPr="00A54EC0">
                <w:rPr>
                  <w:rFonts w:ascii="Times New Roman" w:eastAsia="等线" w:hAnsi="Times New Roman" w:cs="Times New Roman"/>
                  <w:color w:val="000000" w:themeColor="text1"/>
                  <w:sz w:val="18"/>
                  <w:szCs w:val="18"/>
                  <w:lang w:eastAsia="zh-CN"/>
                </w:rPr>
                <w:t xml:space="preserve"> </w:t>
              </w:r>
            </w:ins>
            <w:r w:rsidR="00E51051" w:rsidRPr="00473484">
              <w:rPr>
                <w:rFonts w:ascii="Times New Roman" w:eastAsia="等线" w:hAnsi="Times New Roman" w:cs="Times New Roman" w:hint="eastAsia"/>
                <w:color w:val="000000" w:themeColor="text1"/>
                <w:sz w:val="18"/>
                <w:szCs w:val="18"/>
              </w:rPr>
              <w:t>℃</w:t>
            </w:r>
            <w:r w:rsidR="00E51051" w:rsidRPr="00473484">
              <w:rPr>
                <w:rFonts w:ascii="Times New Roman" w:eastAsia="等线" w:hAnsi="Times New Roman" w:cs="Times New Roman"/>
                <w:color w:val="000000" w:themeColor="text1"/>
                <w:sz w:val="18"/>
                <w:szCs w:val="18"/>
              </w:rPr>
              <w:t xml:space="preserve">). </w:t>
            </w:r>
            <w:ins w:id="2001" w:author="Xuning Wei12232" w:date="2026-07-27T01:00:00Z">
              <w:r w:rsidRPr="00A54EC0">
                <w:rPr>
                  <w:rFonts w:ascii="Times New Roman" w:eastAsia="等线" w:hAnsi="Times New Roman" w:cs="Times New Roman"/>
                  <w:color w:val="000000" w:themeColor="text1"/>
                  <w:sz w:val="18"/>
                  <w:szCs w:val="18"/>
                </w:rPr>
                <w:br/>
                <w:t xml:space="preserve">3. </w:t>
              </w:r>
            </w:ins>
            <w:r w:rsidR="00E51051" w:rsidRPr="00A54EC0">
              <w:rPr>
                <w:rFonts w:ascii="Times New Roman" w:eastAsia="等线" w:hAnsi="Times New Roman" w:cs="Times New Roman"/>
                <w:color w:val="000000" w:themeColor="text1"/>
                <w:sz w:val="18"/>
                <w:szCs w:val="18"/>
              </w:rPr>
              <w:t xml:space="preserve">Transfer the mixture in </w:t>
            </w:r>
            <w:r w:rsidR="00E51051" w:rsidRPr="00473484">
              <w:rPr>
                <w:rFonts w:ascii="Times New Roman" w:eastAsia="仿宋_GB2312" w:hAnsi="Times New Roman" w:cs="Times New Roman"/>
                <w:color w:val="000000" w:themeColor="text1"/>
                <w:sz w:val="18"/>
                <w:szCs w:val="18"/>
                <w:rPrChange w:id="2002"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2003" w:author="Xuning Wei12232" w:date="2026-09-05T19:51:00Z">
                  <w:rPr>
                    <w:rFonts w:ascii="Times New Roman" w:eastAsia="仿宋_GB2312" w:hAnsi="Times New Roman" w:cs="Times New Roman"/>
                    <w:b/>
                    <w:color w:val="000000" w:themeColor="text1"/>
                    <w:sz w:val="18"/>
                    <w:szCs w:val="18"/>
                    <w:lang w:eastAsia="zh-CN"/>
                  </w:rPr>
                </w:rPrChange>
              </w:rPr>
              <w:t xml:space="preserve">-R01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2004" w:author="Xuning Wei12232" w:date="2026-09-05T19:51:00Z">
                  <w:rPr>
                    <w:rFonts w:ascii="Times New Roman" w:eastAsia="仿宋_GB2312" w:hAnsi="Times New Roman" w:cs="Times New Roman"/>
                    <w:b/>
                    <w:color w:val="000000" w:themeColor="text1"/>
                    <w:sz w:val="18"/>
                    <w:szCs w:val="18"/>
                  </w:rPr>
                </w:rPrChange>
              </w:rPr>
              <w:t>TJ4S-1213-Sy1</w:t>
            </w:r>
            <w:r w:rsidR="00E51051" w:rsidRPr="00473484">
              <w:rPr>
                <w:rFonts w:ascii="Times New Roman" w:eastAsia="仿宋_GB2312" w:hAnsi="Times New Roman" w:cs="Times New Roman"/>
                <w:color w:val="000000" w:themeColor="text1"/>
                <w:sz w:val="18"/>
                <w:szCs w:val="18"/>
                <w:lang w:eastAsia="zh-CN"/>
                <w:rPrChange w:id="2005" w:author="Xuning Wei12232" w:date="2026-09-05T19:51:00Z">
                  <w:rPr>
                    <w:rFonts w:ascii="Times New Roman" w:eastAsia="仿宋_GB2312" w:hAnsi="Times New Roman" w:cs="Times New Roman"/>
                    <w:b/>
                    <w:color w:val="000000" w:themeColor="text1"/>
                    <w:sz w:val="18"/>
                    <w:szCs w:val="18"/>
                    <w:lang w:eastAsia="zh-CN"/>
                  </w:rPr>
                </w:rPrChange>
              </w:rPr>
              <w:t>5</w:t>
            </w:r>
            <w:r w:rsidR="00E51051" w:rsidRPr="00A54EC0">
              <w:rPr>
                <w:rFonts w:ascii="Times New Roman" w:eastAsia="等线" w:hAnsi="Times New Roman" w:cs="Times New Roman"/>
                <w:color w:val="000000" w:themeColor="text1"/>
                <w:sz w:val="18"/>
                <w:szCs w:val="18"/>
              </w:rPr>
              <w:t>. Add</w:t>
            </w:r>
            <w:r w:rsidR="00E51051" w:rsidRPr="00473484">
              <w:rPr>
                <w:rFonts w:ascii="Times New Roman" w:eastAsia="等线" w:hAnsi="Times New Roman" w:cs="Times New Roman"/>
                <w:bCs w:val="0"/>
                <w:color w:val="000000" w:themeColor="text1"/>
                <w:sz w:val="18"/>
                <w:szCs w:val="18"/>
                <w:rPrChange w:id="2006" w:author="Xuning Wei12232" w:date="2026-09-05T19:51:00Z">
                  <w:rPr>
                    <w:rFonts w:ascii="Times New Roman" w:eastAsia="等线" w:hAnsi="Times New Roman" w:cs="Times New Roman"/>
                    <w:b/>
                    <w:bCs w:val="0"/>
                    <w:color w:val="000000" w:themeColor="text1"/>
                    <w:sz w:val="18"/>
                    <w:szCs w:val="18"/>
                  </w:rPr>
                </w:rPrChange>
              </w:rPr>
              <w:t xml:space="preserve"> </w:t>
            </w:r>
            <w:r w:rsidR="005913B9" w:rsidRPr="00A54EC0">
              <w:rPr>
                <w:rFonts w:ascii="Times New Roman" w:eastAsia="等线" w:hAnsi="Times New Roman" w:cs="Times New Roman"/>
                <w:bCs w:val="0"/>
                <w:color w:val="000000" w:themeColor="text1"/>
                <w:sz w:val="18"/>
                <w:szCs w:val="18"/>
                <w:lang w:eastAsia="zh-CN"/>
              </w:rPr>
              <w:t>1.0 V DMF</w:t>
            </w:r>
            <w:r w:rsidR="00ED7347" w:rsidRPr="00A54EC0">
              <w:rPr>
                <w:rFonts w:ascii="Times New Roman" w:eastAsia="等线" w:hAnsi="Times New Roman" w:cs="Times New Roman"/>
                <w:bCs w:val="0"/>
                <w:color w:val="000000" w:themeColor="text1"/>
                <w:sz w:val="18"/>
                <w:szCs w:val="18"/>
                <w:lang w:eastAsia="zh-CN"/>
              </w:rPr>
              <w:t xml:space="preserve"> (0.948 kg/kg) </w:t>
            </w:r>
            <w:r w:rsidR="00E51051" w:rsidRPr="00A54EC0">
              <w:rPr>
                <w:rFonts w:ascii="Times New Roman" w:eastAsia="等线" w:hAnsi="Times New Roman" w:cs="Times New Roman"/>
                <w:color w:val="000000" w:themeColor="text1"/>
                <w:sz w:val="18"/>
                <w:szCs w:val="18"/>
              </w:rPr>
              <w:t xml:space="preserve">into </w:t>
            </w:r>
            <w:r w:rsidR="00E51051" w:rsidRPr="00473484">
              <w:rPr>
                <w:rFonts w:ascii="Times New Roman" w:eastAsia="仿宋_GB2312" w:hAnsi="Times New Roman" w:cs="Times New Roman"/>
                <w:color w:val="000000" w:themeColor="text1"/>
                <w:sz w:val="18"/>
                <w:szCs w:val="18"/>
                <w:rPrChange w:id="2007" w:author="Xuning Wei12232" w:date="2026-09-05T19:51:00Z">
                  <w:rPr>
                    <w:rFonts w:ascii="Times New Roman" w:eastAsia="仿宋_GB2312" w:hAnsi="Times New Roman" w:cs="Times New Roman"/>
                    <w:b/>
                    <w:color w:val="000000" w:themeColor="text1"/>
                    <w:sz w:val="18"/>
                    <w:szCs w:val="18"/>
                  </w:rPr>
                </w:rPrChange>
              </w:rPr>
              <w:t>TJ4S-1213-Sy15</w:t>
            </w:r>
            <w:r w:rsidR="00E51051" w:rsidRPr="00473484">
              <w:rPr>
                <w:rFonts w:ascii="Times New Roman" w:eastAsia="仿宋_GB2312" w:hAnsi="Times New Roman" w:cs="Times New Roman"/>
                <w:color w:val="000000" w:themeColor="text1"/>
                <w:sz w:val="18"/>
                <w:szCs w:val="18"/>
                <w:lang w:eastAsia="zh-CN"/>
                <w:rPrChange w:id="2008" w:author="Xuning Wei12232" w:date="2026-09-05T19:51:00Z">
                  <w:rPr>
                    <w:rFonts w:ascii="Times New Roman" w:eastAsia="仿宋_GB2312" w:hAnsi="Times New Roman" w:cs="Times New Roman"/>
                    <w:b/>
                    <w:color w:val="000000" w:themeColor="text1"/>
                    <w:sz w:val="18"/>
                    <w:szCs w:val="18"/>
                    <w:lang w:eastAsia="zh-CN"/>
                  </w:rPr>
                </w:rPrChange>
              </w:rPr>
              <w:t>-R01</w:t>
            </w:r>
            <w:r w:rsidR="00E51051" w:rsidRPr="00A54EC0">
              <w:rPr>
                <w:rFonts w:ascii="Times New Roman" w:eastAsia="等线" w:hAnsi="Times New Roman" w:cs="Times New Roman"/>
                <w:color w:val="000000" w:themeColor="text1"/>
                <w:sz w:val="18"/>
                <w:szCs w:val="18"/>
              </w:rPr>
              <w:t xml:space="preserve"> to rinse the wall</w:t>
            </w:r>
            <w:r w:rsidR="005350B1" w:rsidRPr="00A54EC0">
              <w:rPr>
                <w:rFonts w:ascii="Times New Roman" w:eastAsia="等线" w:hAnsi="Times New Roman" w:cs="Times New Roman"/>
                <w:color w:val="000000" w:themeColor="text1"/>
                <w:sz w:val="18"/>
                <w:szCs w:val="18"/>
              </w:rPr>
              <w:t>. Bubble with nitrogen to the synthesis reactor (TJ4S-1213-Sy15) for 5±2 min, then start the agitator. Transfer the mixture in activation tank (TJ4S-1213-Sy15-R01) into synthesis reactor (TJ4S-1213-Sy15)</w:t>
            </w:r>
          </w:p>
        </w:tc>
      </w:tr>
      <w:tr w:rsidR="00C63277" w:rsidRPr="00473484" w:rsidDel="0003734C" w14:paraId="4C37F611" w14:textId="16F64167" w:rsidTr="0051270C">
        <w:trPr>
          <w:trHeight w:val="454"/>
          <w:del w:id="2009" w:author="Xuning Wei12232" w:date="2026-07-23T15:38:00Z"/>
          <w:trPrChange w:id="2010" w:author="Xuning Wei12232" w:date="2026-07-26T21:43:00Z">
            <w:trPr>
              <w:trHeight w:val="454"/>
            </w:trPr>
          </w:trPrChange>
        </w:trPr>
        <w:tc>
          <w:tcPr>
            <w:tcW w:w="275" w:type="pct"/>
            <w:tcBorders>
              <w:top w:val="single" w:sz="4" w:space="0" w:color="auto"/>
              <w:left w:val="single" w:sz="4" w:space="0" w:color="auto"/>
              <w:bottom w:val="single" w:sz="4" w:space="0" w:color="auto"/>
              <w:right w:val="single" w:sz="4" w:space="0" w:color="auto"/>
            </w:tcBorders>
            <w:vAlign w:val="center"/>
            <w:tcPrChange w:id="2011" w:author="Xuning Wei12232" w:date="2026-07-26T21:43:00Z">
              <w:tcPr>
                <w:tcW w:w="275" w:type="pct"/>
                <w:gridSpan w:val="2"/>
                <w:tcBorders>
                  <w:top w:val="single" w:sz="4" w:space="0" w:color="auto"/>
                  <w:left w:val="single" w:sz="4" w:space="0" w:color="auto"/>
                  <w:bottom w:val="single" w:sz="4" w:space="0" w:color="auto"/>
                  <w:right w:val="single" w:sz="4" w:space="0" w:color="auto"/>
                </w:tcBorders>
                <w:vAlign w:val="center"/>
              </w:tcPr>
            </w:tcPrChange>
          </w:tcPr>
          <w:p w14:paraId="07884B1D" w14:textId="35D8B8CB" w:rsidR="00E51051" w:rsidRPr="00A54EC0" w:rsidDel="0003734C" w:rsidRDefault="00E51051" w:rsidP="00285F3F">
            <w:pPr>
              <w:jc w:val="both"/>
              <w:rPr>
                <w:del w:id="2012" w:author="Xuning Wei12232" w:date="2026-07-23T15:38:00Z"/>
                <w:rFonts w:ascii="Times New Roman" w:eastAsia="仿宋_GB2312" w:hAnsi="Times New Roman" w:cs="Times New Roman"/>
                <w:b/>
                <w:color w:val="auto"/>
                <w:sz w:val="18"/>
                <w:szCs w:val="18"/>
                <w:lang w:eastAsia="zh-CN"/>
              </w:rPr>
            </w:pPr>
            <w:del w:id="2013" w:author="Xuning Wei12232" w:date="2026-07-23T15:38:00Z">
              <w:r w:rsidRPr="00A54EC0" w:rsidDel="0003734C">
                <w:rPr>
                  <w:rFonts w:ascii="Times New Roman" w:eastAsia="仿宋_GB2312" w:hAnsi="Times New Roman" w:cs="Times New Roman"/>
                  <w:b/>
                  <w:color w:val="auto"/>
                  <w:sz w:val="18"/>
                  <w:szCs w:val="18"/>
                  <w:lang w:eastAsia="zh-CN"/>
                </w:rPr>
                <w:lastRenderedPageBreak/>
                <w:delText>91</w:delText>
              </w:r>
            </w:del>
          </w:p>
        </w:tc>
        <w:tc>
          <w:tcPr>
            <w:tcW w:w="670" w:type="pct"/>
            <w:tcBorders>
              <w:top w:val="single" w:sz="4" w:space="0" w:color="auto"/>
              <w:left w:val="single" w:sz="4" w:space="0" w:color="auto"/>
              <w:bottom w:val="single" w:sz="4" w:space="0" w:color="auto"/>
              <w:right w:val="single" w:sz="4" w:space="0" w:color="auto"/>
            </w:tcBorders>
            <w:vAlign w:val="center"/>
            <w:tcPrChange w:id="2014" w:author="Xuning Wei12232" w:date="2026-07-26T21:43:00Z">
              <w:tcPr>
                <w:tcW w:w="671" w:type="pct"/>
                <w:tcBorders>
                  <w:top w:val="single" w:sz="4" w:space="0" w:color="auto"/>
                  <w:left w:val="single" w:sz="4" w:space="0" w:color="auto"/>
                  <w:bottom w:val="single" w:sz="4" w:space="0" w:color="auto"/>
                  <w:right w:val="single" w:sz="4" w:space="0" w:color="auto"/>
                </w:tcBorders>
                <w:vAlign w:val="center"/>
              </w:tcPr>
            </w:tcPrChange>
          </w:tcPr>
          <w:p w14:paraId="12B63F7A" w14:textId="6347EC06" w:rsidR="00E51051" w:rsidRPr="00473484" w:rsidDel="0003734C" w:rsidRDefault="00E51051" w:rsidP="00285F3F">
            <w:pPr>
              <w:jc w:val="both"/>
              <w:rPr>
                <w:del w:id="2015" w:author="Xuning Wei12232" w:date="2026-07-23T15:38:00Z"/>
                <w:rFonts w:ascii="Times New Roman" w:eastAsia="仿宋_GB2312" w:hAnsi="Times New Roman" w:cs="Times New Roman"/>
                <w:color w:val="auto"/>
                <w:sz w:val="18"/>
                <w:szCs w:val="18"/>
                <w:lang w:eastAsia="zh-CN"/>
              </w:rPr>
            </w:pPr>
            <w:del w:id="2016" w:author="Xuning Wei12232" w:date="2026-07-23T15:38:00Z">
              <w:r w:rsidRPr="00473484" w:rsidDel="0003734C">
                <w:rPr>
                  <w:rFonts w:ascii="Times New Roman" w:eastAsia="仿宋_GB2312" w:hAnsi="Times New Roman" w:cs="Times New Roman"/>
                  <w:color w:val="auto"/>
                  <w:sz w:val="18"/>
                  <w:szCs w:val="18"/>
                  <w:lang w:eastAsia="zh-CN"/>
                </w:rPr>
                <w:delText>Fmoc-L- Orn(Boc)-OH</w:delText>
              </w:r>
              <w:r w:rsidRPr="00473484" w:rsidDel="0003734C">
                <w:rPr>
                  <w:rFonts w:ascii="Times New Roman" w:eastAsia="仿宋_GB2312" w:hAnsi="Times New Roman" w:cs="Times New Roman"/>
                  <w:color w:val="auto"/>
                  <w:sz w:val="18"/>
                  <w:szCs w:val="18"/>
                </w:rPr>
                <w:delText xml:space="preserve"> coupling</w:delText>
              </w:r>
            </w:del>
          </w:p>
        </w:tc>
        <w:tc>
          <w:tcPr>
            <w:tcW w:w="4054" w:type="pct"/>
            <w:tcBorders>
              <w:top w:val="single" w:sz="4" w:space="0" w:color="auto"/>
              <w:left w:val="single" w:sz="4" w:space="0" w:color="auto"/>
              <w:bottom w:val="single" w:sz="4" w:space="0" w:color="auto"/>
              <w:right w:val="single" w:sz="4" w:space="0" w:color="auto"/>
            </w:tcBorders>
            <w:vAlign w:val="center"/>
            <w:tcPrChange w:id="2017" w:author="Xuning Wei12232" w:date="2026-07-26T21:43:00Z">
              <w:tcPr>
                <w:tcW w:w="4053" w:type="pct"/>
                <w:gridSpan w:val="2"/>
                <w:tcBorders>
                  <w:top w:val="single" w:sz="4" w:space="0" w:color="auto"/>
                  <w:left w:val="single" w:sz="4" w:space="0" w:color="auto"/>
                  <w:bottom w:val="single" w:sz="4" w:space="0" w:color="auto"/>
                  <w:right w:val="single" w:sz="4" w:space="0" w:color="auto"/>
                </w:tcBorders>
                <w:vAlign w:val="center"/>
              </w:tcPr>
            </w:tcPrChange>
          </w:tcPr>
          <w:p w14:paraId="74ADD7AD" w14:textId="2333D81B" w:rsidR="00E51051" w:rsidRPr="00A54EC0" w:rsidDel="0003734C" w:rsidRDefault="00ED7347" w:rsidP="00285F3F">
            <w:pPr>
              <w:jc w:val="both"/>
              <w:rPr>
                <w:del w:id="2018" w:author="Xuning Wei12232" w:date="2026-07-23T15:38:00Z"/>
                <w:rFonts w:ascii="Times New Roman" w:eastAsia="等线" w:hAnsi="Times New Roman" w:cs="Times New Roman"/>
                <w:color w:val="000000" w:themeColor="text1"/>
                <w:sz w:val="18"/>
                <w:szCs w:val="18"/>
              </w:rPr>
            </w:pPr>
            <w:del w:id="2019" w:author="Xuning Wei12232" w:date="2026-07-23T15:38:00Z">
              <w:r w:rsidRPr="00473484" w:rsidDel="0003734C">
                <w:rPr>
                  <w:rFonts w:ascii="Times New Roman" w:eastAsia="仿宋_GB2312" w:hAnsi="Times New Roman" w:cs="Times New Roman"/>
                  <w:color w:val="000000" w:themeColor="text1"/>
                  <w:sz w:val="18"/>
                  <w:szCs w:val="18"/>
                </w:rPr>
                <w:delText>Heat</w:delText>
              </w:r>
              <w:r w:rsidR="00E51051" w:rsidRPr="00473484" w:rsidDel="0003734C">
                <w:rPr>
                  <w:rFonts w:ascii="Times New Roman" w:eastAsia="仿宋_GB2312" w:hAnsi="Times New Roman" w:cs="Times New Roman"/>
                  <w:color w:val="000000" w:themeColor="text1"/>
                  <w:sz w:val="18"/>
                  <w:szCs w:val="18"/>
                </w:rPr>
                <w:delText xml:space="preserve"> the mixture to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Start timing when temperature reaches 20</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The mixture is allowed to react at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xml:space="preserve"> (target: 25</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 After 3h</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473484" w:rsidDel="0003734C">
                <w:rPr>
                  <w:rFonts w:ascii="Times New Roman" w:eastAsia="仿宋_GB2312" w:hAnsi="Times New Roman" w:cs="Times New Roman"/>
                  <w:color w:val="000000" w:themeColor="text1"/>
                  <w:sz w:val="18"/>
                  <w:szCs w:val="18"/>
                </w:rPr>
                <w:delText>15min (target</w:delText>
              </w:r>
              <w:r w:rsidR="00E51051" w:rsidRPr="00473484" w:rsidDel="0003734C">
                <w:rPr>
                  <w:rFonts w:ascii="Times New Roman" w:eastAsia="仿宋_GB2312" w:hAnsi="Times New Roman" w:cs="Times New Roman" w:hint="eastAsia"/>
                  <w:color w:val="000000" w:themeColor="text1"/>
                  <w:sz w:val="18"/>
                  <w:szCs w:val="18"/>
                </w:rPr>
                <w:delText>：</w:delText>
              </w:r>
              <w:r w:rsidR="00E51051" w:rsidRPr="00A54EC0" w:rsidDel="0003734C">
                <w:rPr>
                  <w:rFonts w:ascii="Times New Roman" w:eastAsia="仿宋_GB2312" w:hAnsi="Times New Roman" w:cs="Times New Roman"/>
                  <w:color w:val="000000" w:themeColor="text1"/>
                  <w:sz w:val="18"/>
                  <w:szCs w:val="18"/>
                </w:rPr>
                <w:delText>3h), sample the mixture every 0.5~1h</w:delText>
              </w:r>
              <w:r w:rsidR="00D72765" w:rsidRPr="00A54EC0" w:rsidDel="0003734C">
                <w:rPr>
                  <w:rFonts w:ascii="Times New Roman" w:eastAsia="仿宋_GB2312" w:hAnsi="Times New Roman" w:cs="Times New Roman"/>
                  <w:color w:val="000000" w:themeColor="text1"/>
                  <w:sz w:val="18"/>
                  <w:szCs w:val="18"/>
                </w:rPr>
                <w:delText xml:space="preserve"> for ninhydrin test</w:delText>
              </w:r>
              <w:r w:rsidR="00E51051" w:rsidRPr="00A54EC0" w:rsidDel="0003734C">
                <w:rPr>
                  <w:rFonts w:ascii="Times New Roman" w:eastAsia="仿宋_GB2312" w:hAnsi="Times New Roman" w:cs="Times New Roman"/>
                  <w:color w:val="000000" w:themeColor="text1"/>
                  <w:sz w:val="18"/>
                  <w:szCs w:val="18"/>
                </w:rPr>
                <w:delText xml:space="preserve"> analysis until two consecutive samples test as negative (colorless, react completely</w:delText>
              </w:r>
              <w:r w:rsidR="0075165A" w:rsidRPr="00473484" w:rsidDel="0003734C">
                <w:rPr>
                  <w:rFonts w:ascii="Times New Roman" w:eastAsia="仿宋_GB2312" w:hAnsi="Times New Roman" w:cs="Times New Roman"/>
                  <w:color w:val="000000" w:themeColor="text1"/>
                  <w:sz w:val="18"/>
                  <w:szCs w:val="18"/>
                </w:rPr>
                <w:delText>). And the mixture should be stirred for coupling time (4h</w:delText>
              </w:r>
              <w:r w:rsidR="0075165A" w:rsidRPr="00473484" w:rsidDel="0003734C">
                <w:rPr>
                  <w:rFonts w:ascii="Times New Roman" w:eastAsia="仿宋_GB2312" w:hAnsi="Times New Roman" w:cs="Times New Roman" w:hint="eastAsia"/>
                  <w:color w:val="000000" w:themeColor="text1"/>
                  <w:sz w:val="18"/>
                  <w:szCs w:val="18"/>
                </w:rPr>
                <w:delText>≤</w:delText>
              </w:r>
              <w:r w:rsidR="0075165A" w:rsidRPr="00473484" w:rsidDel="0003734C">
                <w:rPr>
                  <w:rFonts w:ascii="Times New Roman" w:eastAsia="仿宋_GB2312" w:hAnsi="Times New Roman" w:cs="Times New Roman"/>
                  <w:color w:val="000000" w:themeColor="text1"/>
                  <w:sz w:val="18"/>
                  <w:szCs w:val="18"/>
                </w:rPr>
                <w:delText>Coupling</w:delText>
              </w:r>
              <w:r w:rsidR="0075165A" w:rsidRPr="00A54EC0" w:rsidDel="0003734C">
                <w:rPr>
                  <w:rFonts w:ascii="Times New Roman" w:eastAsia="仿宋_GB2312" w:hAnsi="Times New Roman" w:cs="Times New Roman"/>
                  <w:color w:val="000000" w:themeColor="text1"/>
                  <w:sz w:val="18"/>
                  <w:szCs w:val="18"/>
                </w:rPr>
                <w:delText xml:space="preserve"> </w:delText>
              </w:r>
              <w:r w:rsidR="0075165A" w:rsidRPr="00473484" w:rsidDel="0003734C">
                <w:rPr>
                  <w:rFonts w:ascii="Times New Roman" w:eastAsia="仿宋_GB2312" w:hAnsi="Times New Roman" w:cs="Times New Roman"/>
                  <w:color w:val="000000" w:themeColor="text1"/>
                  <w:sz w:val="18"/>
                  <w:szCs w:val="18"/>
                </w:rPr>
                <w:delText>Time</w:delText>
              </w:r>
              <w:r w:rsidR="0075165A" w:rsidRPr="00473484" w:rsidDel="0003734C">
                <w:rPr>
                  <w:rFonts w:ascii="Times New Roman" w:eastAsia="仿宋_GB2312" w:hAnsi="Times New Roman" w:cs="Times New Roman" w:hint="eastAsia"/>
                  <w:color w:val="000000" w:themeColor="text1"/>
                  <w:sz w:val="18"/>
                  <w:szCs w:val="18"/>
                </w:rPr>
                <w:delText>≤</w:delText>
              </w:r>
              <w:r w:rsidR="0075165A" w:rsidRPr="00473484" w:rsidDel="0003734C">
                <w:rPr>
                  <w:rFonts w:ascii="Times New Roman" w:eastAsia="仿宋_GB2312" w:hAnsi="Times New Roman" w:cs="Times New Roman"/>
                  <w:color w:val="000000" w:themeColor="text1"/>
                  <w:sz w:val="18"/>
                  <w:szCs w:val="18"/>
                </w:rPr>
                <w:delText>10h).</w:delText>
              </w:r>
              <w:r w:rsidR="00E51051" w:rsidRPr="00A54EC0" w:rsidDel="0003734C">
                <w:rPr>
                  <w:rFonts w:ascii="Times New Roman" w:eastAsia="仿宋_GB2312" w:hAnsi="Times New Roman" w:cs="Times New Roman"/>
                  <w:color w:val="000000" w:themeColor="text1"/>
                  <w:sz w:val="18"/>
                  <w:szCs w:val="18"/>
                </w:rPr>
                <w:delText xml:space="preserve"> Stop stirring and turn off the nitrogen. Drain until there is no reaction mixture drip. Move to next operation.</w:delText>
              </w:r>
            </w:del>
          </w:p>
        </w:tc>
      </w:tr>
      <w:tr w:rsidR="00E51051" w:rsidRPr="00473484" w14:paraId="21DCA650" w14:textId="77777777" w:rsidTr="0051270C">
        <w:trPr>
          <w:trHeight w:val="567"/>
          <w:trPrChange w:id="2020" w:author="Xuning Wei12232" w:date="2026-07-26T21:43:00Z">
            <w:trPr>
              <w:trHeight w:val="567"/>
            </w:trPr>
          </w:trPrChange>
        </w:trPr>
        <w:tc>
          <w:tcPr>
            <w:tcW w:w="275" w:type="pct"/>
            <w:tcBorders>
              <w:top w:val="single" w:sz="4" w:space="0" w:color="auto"/>
              <w:left w:val="single" w:sz="4" w:space="0" w:color="auto"/>
              <w:bottom w:val="single" w:sz="4" w:space="0" w:color="auto"/>
              <w:right w:val="single" w:sz="4" w:space="0" w:color="auto"/>
            </w:tcBorders>
            <w:vAlign w:val="center"/>
            <w:tcPrChange w:id="2021"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11361257" w14:textId="3C759A70" w:rsidR="00E51051" w:rsidRPr="00A54EC0" w:rsidRDefault="00E51051" w:rsidP="00285F3F">
            <w:pPr>
              <w:jc w:val="both"/>
              <w:rPr>
                <w:rFonts w:ascii="Times New Roman" w:eastAsia="仿宋_GB2312" w:hAnsi="Times New Roman" w:cs="Times New Roman"/>
                <w:b/>
                <w:color w:val="auto"/>
                <w:sz w:val="18"/>
                <w:szCs w:val="18"/>
                <w:lang w:eastAsia="zh-CN"/>
              </w:rPr>
            </w:pPr>
            <w:del w:id="2022" w:author="Xuning Wei12232" w:date="2026-07-23T15:40:00Z">
              <w:r w:rsidRPr="00A54EC0" w:rsidDel="006C469E">
                <w:rPr>
                  <w:rFonts w:ascii="Times New Roman" w:eastAsia="仿宋_GB2312" w:hAnsi="Times New Roman" w:cs="Times New Roman"/>
                  <w:b/>
                  <w:color w:val="auto"/>
                  <w:sz w:val="18"/>
                  <w:szCs w:val="18"/>
                  <w:lang w:eastAsia="zh-CN"/>
                </w:rPr>
                <w:delText>92</w:delText>
              </w:r>
            </w:del>
            <w:ins w:id="2023" w:author="Xuning Wei12232" w:date="2026-07-23T15:40:00Z">
              <w:r w:rsidR="006C469E" w:rsidRPr="00A54EC0">
                <w:rPr>
                  <w:rFonts w:ascii="Times New Roman" w:eastAsia="仿宋_GB2312" w:hAnsi="Times New Roman" w:cs="Times New Roman"/>
                  <w:b/>
                  <w:color w:val="auto"/>
                  <w:sz w:val="18"/>
                  <w:szCs w:val="18"/>
                  <w:lang w:eastAsia="zh-CN"/>
                </w:rPr>
                <w:t>40</w:t>
              </w:r>
            </w:ins>
          </w:p>
        </w:tc>
        <w:tc>
          <w:tcPr>
            <w:tcW w:w="670" w:type="pct"/>
            <w:tcBorders>
              <w:top w:val="single" w:sz="4" w:space="0" w:color="auto"/>
              <w:left w:val="single" w:sz="4" w:space="0" w:color="auto"/>
              <w:bottom w:val="single" w:sz="4" w:space="0" w:color="auto"/>
              <w:right w:val="single" w:sz="4" w:space="0" w:color="auto"/>
            </w:tcBorders>
            <w:vAlign w:val="center"/>
            <w:tcPrChange w:id="2024"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5D54246A" w14:textId="6E9CCC8B" w:rsidR="00E51051" w:rsidRPr="00473484" w:rsidRDefault="00E51051" w:rsidP="00285F3F">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Wash resin</w:t>
            </w:r>
          </w:p>
        </w:tc>
        <w:tc>
          <w:tcPr>
            <w:tcW w:w="4054" w:type="pct"/>
            <w:tcBorders>
              <w:top w:val="single" w:sz="4" w:space="0" w:color="auto"/>
              <w:left w:val="single" w:sz="4" w:space="0" w:color="auto"/>
              <w:bottom w:val="single" w:sz="4" w:space="0" w:color="auto"/>
              <w:right w:val="single" w:sz="4" w:space="0" w:color="auto"/>
            </w:tcBorders>
            <w:vAlign w:val="center"/>
            <w:tcPrChange w:id="2025"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3283CC24" w14:textId="3565ABC4" w:rsidR="004D6407" w:rsidRPr="00473484" w:rsidRDefault="004D6407" w:rsidP="00285F3F">
            <w:pPr>
              <w:jc w:val="both"/>
              <w:rPr>
                <w:ins w:id="2026" w:author="Xuning Wei12232" w:date="2026-07-27T01:00:00Z"/>
                <w:rFonts w:ascii="Times New Roman" w:eastAsia="仿宋_GB2312" w:hAnsi="Times New Roman" w:cs="Times New Roman"/>
                <w:color w:val="000000" w:themeColor="text1"/>
                <w:sz w:val="18"/>
                <w:szCs w:val="18"/>
              </w:rPr>
            </w:pPr>
            <w:ins w:id="2027" w:author="Xuning Wei12232" w:date="2026-07-27T01:00:00Z">
              <w:r w:rsidRPr="00473484">
                <w:rPr>
                  <w:rFonts w:ascii="Times New Roman" w:eastAsia="仿宋_GB2312" w:hAnsi="Times New Roman" w:cs="Times New Roman"/>
                  <w:color w:val="000000" w:themeColor="text1"/>
                  <w:sz w:val="18"/>
                  <w:szCs w:val="18"/>
                </w:rPr>
                <w:t xml:space="preserve">1. </w:t>
              </w:r>
            </w:ins>
            <w:r w:rsidR="00E51051" w:rsidRPr="00473484">
              <w:rPr>
                <w:rFonts w:ascii="Times New Roman" w:eastAsia="仿宋_GB2312" w:hAnsi="Times New Roman" w:cs="Times New Roman"/>
                <w:color w:val="000000" w:themeColor="text1"/>
                <w:sz w:val="18"/>
                <w:szCs w:val="18"/>
              </w:rPr>
              <w:t>Add 10</w:t>
            </w:r>
            <w:ins w:id="2028" w:author="Xuning Wei12232" w:date="2026-07-27T01:00:00Z">
              <w:r w:rsidRPr="00473484">
                <w:rPr>
                  <w:rFonts w:ascii="Times New Roman" w:eastAsia="仿宋_GB2312" w:hAnsi="Times New Roman" w:cs="Times New Roman"/>
                  <w:color w:val="000000" w:themeColor="text1"/>
                  <w:sz w:val="18"/>
                  <w:szCs w:val="18"/>
                </w:rPr>
                <w:t>.0</w:t>
              </w:r>
            </w:ins>
            <w:r w:rsidR="00E51051" w:rsidRPr="00473484">
              <w:rPr>
                <w:rFonts w:ascii="Times New Roman" w:eastAsia="仿宋_GB2312" w:hAnsi="Times New Roman" w:cs="Times New Roman"/>
                <w:color w:val="000000" w:themeColor="text1"/>
                <w:sz w:val="18"/>
                <w:szCs w:val="18"/>
              </w:rPr>
              <w:t xml:space="preserve"> v </w:t>
            </w:r>
            <w:r w:rsidR="00E51051" w:rsidRPr="00473484">
              <w:rPr>
                <w:rFonts w:ascii="Times New Roman" w:eastAsia="仿宋_GB2312" w:hAnsi="Times New Roman" w:cs="Times New Roman"/>
                <w:color w:val="000000" w:themeColor="text1"/>
                <w:sz w:val="18"/>
                <w:szCs w:val="18"/>
                <w:lang w:eastAsia="zh-CN"/>
              </w:rPr>
              <w:t>IPAC</w:t>
            </w:r>
            <w:r w:rsidR="00E51051" w:rsidRPr="00473484">
              <w:rPr>
                <w:rFonts w:ascii="Times New Roman" w:eastAsia="仿宋_GB2312" w:hAnsi="Times New Roman" w:cs="Times New Roman"/>
                <w:color w:val="000000" w:themeColor="text1"/>
                <w:sz w:val="18"/>
                <w:szCs w:val="18"/>
              </w:rPr>
              <w:t xml:space="preserve"> (8.730</w:t>
            </w:r>
            <w:ins w:id="2029" w:author="Johan Granander" w:date="2026-07-28T14:58:00Z">
              <w:r w:rsidR="003A4FAE"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 xml:space="preserve">kg/kg) into </w:t>
            </w:r>
            <w:r w:rsidR="00E51051" w:rsidRPr="00473484">
              <w:rPr>
                <w:rFonts w:ascii="Times New Roman" w:eastAsia="仿宋_GB2312" w:hAnsi="Times New Roman" w:cs="Times New Roman"/>
                <w:color w:val="000000" w:themeColor="text1"/>
                <w:sz w:val="18"/>
                <w:szCs w:val="18"/>
                <w:rPrChange w:id="2030" w:author="Xuning Wei12232" w:date="2026-09-05T19:51:00Z">
                  <w:rPr>
                    <w:rFonts w:ascii="Times New Roman" w:eastAsia="仿宋_GB2312" w:hAnsi="Times New Roman" w:cs="Times New Roman"/>
                    <w:b/>
                    <w:color w:val="000000" w:themeColor="text1"/>
                    <w:sz w:val="18"/>
                    <w:szCs w:val="18"/>
                  </w:rPr>
                </w:rPrChange>
              </w:rPr>
              <w:t>TJ4S-1213-Sy15</w:t>
            </w:r>
            <w:r w:rsidR="00E51051" w:rsidRPr="00A54EC0">
              <w:rPr>
                <w:rFonts w:ascii="Times New Roman" w:eastAsia="仿宋_GB2312" w:hAnsi="Times New Roman" w:cs="Times New Roman"/>
                <w:color w:val="000000" w:themeColor="text1"/>
                <w:sz w:val="18"/>
                <w:szCs w:val="18"/>
              </w:rPr>
              <w:t>. Bubble with nitrogen for 5±2</w:t>
            </w:r>
            <w:ins w:id="2031" w:author="Johan Granander" w:date="2026-07-28T14:58:00Z">
              <w:r w:rsidR="003A4FAE"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 xml:space="preserve">min, then start the stirrer. </w:t>
            </w:r>
            <w:ins w:id="2032" w:author="Xuning Wei12232" w:date="2026-07-27T01:01:00Z">
              <w:r w:rsidRPr="00473484">
                <w:rPr>
                  <w:rFonts w:ascii="Times New Roman" w:eastAsia="仿宋_GB2312" w:hAnsi="Times New Roman" w:cs="Times New Roman"/>
                  <w:color w:val="000000" w:themeColor="text1"/>
                  <w:sz w:val="18"/>
                  <w:szCs w:val="18"/>
                </w:rPr>
                <w:br/>
              </w:r>
            </w:ins>
            <w:ins w:id="2033" w:author="Xuning Wei12232" w:date="2026-07-27T01:00:00Z">
              <w:r w:rsidRPr="00473484">
                <w:rPr>
                  <w:rFonts w:ascii="Times New Roman" w:eastAsia="仿宋_GB2312" w:hAnsi="Times New Roman" w:cs="Times New Roman"/>
                  <w:color w:val="000000" w:themeColor="text1"/>
                  <w:sz w:val="18"/>
                  <w:szCs w:val="18"/>
                </w:rPr>
                <w:t xml:space="preserve">2. </w:t>
              </w:r>
            </w:ins>
            <w:r w:rsidR="00E51051" w:rsidRPr="00473484">
              <w:rPr>
                <w:rFonts w:ascii="Times New Roman" w:eastAsia="仿宋_GB2312" w:hAnsi="Times New Roman" w:cs="Times New Roman"/>
                <w:color w:val="000000" w:themeColor="text1"/>
                <w:sz w:val="18"/>
                <w:szCs w:val="18"/>
              </w:rPr>
              <w:t>After stirring for 10±2</w:t>
            </w:r>
            <w:ins w:id="2034" w:author="Johan Granander" w:date="2026-07-28T14:58:00Z">
              <w:r w:rsidR="003A4FAE"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 xml:space="preserve">min, stop stirring, turn off the nitrogen. </w:t>
            </w:r>
          </w:p>
          <w:p w14:paraId="626A44C2" w14:textId="7D8A221B" w:rsidR="00E51051" w:rsidRPr="00473484" w:rsidRDefault="004D6407" w:rsidP="00285F3F">
            <w:pPr>
              <w:jc w:val="both"/>
              <w:rPr>
                <w:rFonts w:ascii="Times New Roman" w:eastAsia="仿宋_GB2312" w:hAnsi="Times New Roman" w:cs="Times New Roman"/>
                <w:color w:val="000000" w:themeColor="text1"/>
                <w:sz w:val="18"/>
                <w:szCs w:val="18"/>
              </w:rPr>
            </w:pPr>
            <w:ins w:id="2035" w:author="Xuning Wei12232" w:date="2026-07-27T01:01:00Z">
              <w:r w:rsidRPr="00473484">
                <w:rPr>
                  <w:rFonts w:ascii="Times New Roman" w:eastAsia="仿宋_GB2312" w:hAnsi="Times New Roman" w:cs="Times New Roman"/>
                  <w:color w:val="000000" w:themeColor="text1"/>
                  <w:sz w:val="18"/>
                  <w:szCs w:val="18"/>
                </w:rPr>
                <w:t xml:space="preserve">3. </w:t>
              </w:r>
            </w:ins>
            <w:r w:rsidR="00E51051" w:rsidRPr="00473484">
              <w:rPr>
                <w:rFonts w:ascii="Times New Roman" w:eastAsia="仿宋_GB2312" w:hAnsi="Times New Roman" w:cs="Times New Roman"/>
                <w:color w:val="000000" w:themeColor="text1"/>
                <w:sz w:val="18"/>
                <w:szCs w:val="18"/>
              </w:rPr>
              <w:t xml:space="preserve">Drain until there is no obvious drip. Perform this operation </w:t>
            </w:r>
            <w:del w:id="2036" w:author="Johan Granander" w:date="2026-05-04T11:40:00Z">
              <w:r w:rsidR="00E51051" w:rsidRPr="00473484" w:rsidDel="00C14412">
                <w:rPr>
                  <w:rFonts w:ascii="Times New Roman" w:eastAsia="仿宋_GB2312" w:hAnsi="Times New Roman" w:cs="Times New Roman"/>
                  <w:color w:val="000000" w:themeColor="text1"/>
                  <w:sz w:val="18"/>
                  <w:szCs w:val="18"/>
                </w:rPr>
                <w:delText xml:space="preserve">for </w:delText>
              </w:r>
            </w:del>
            <w:r w:rsidR="00E51051" w:rsidRPr="00473484">
              <w:rPr>
                <w:rFonts w:ascii="Times New Roman" w:eastAsia="仿宋_GB2312" w:hAnsi="Times New Roman" w:cs="Times New Roman"/>
                <w:color w:val="000000" w:themeColor="text1"/>
                <w:sz w:val="18"/>
                <w:szCs w:val="18"/>
              </w:rPr>
              <w:t>5 times.</w:t>
            </w:r>
          </w:p>
        </w:tc>
      </w:tr>
      <w:tr w:rsidR="00E51051" w:rsidRPr="00473484" w14:paraId="7FE38068" w14:textId="77777777" w:rsidTr="0051270C">
        <w:trPr>
          <w:trHeight w:val="384"/>
          <w:trPrChange w:id="2037" w:author="Xuning Wei12232" w:date="2026-07-26T21:43:00Z">
            <w:trPr>
              <w:trHeight w:val="384"/>
            </w:trPr>
          </w:trPrChange>
        </w:trPr>
        <w:tc>
          <w:tcPr>
            <w:tcW w:w="275" w:type="pct"/>
            <w:tcBorders>
              <w:top w:val="single" w:sz="4" w:space="0" w:color="auto"/>
              <w:left w:val="single" w:sz="4" w:space="0" w:color="auto"/>
              <w:bottom w:val="single" w:sz="4" w:space="0" w:color="auto"/>
              <w:right w:val="single" w:sz="4" w:space="0" w:color="auto"/>
            </w:tcBorders>
            <w:vAlign w:val="center"/>
            <w:tcPrChange w:id="2038"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396DFF7D" w14:textId="77CD1E8C" w:rsidR="00E51051" w:rsidRPr="00A54EC0" w:rsidRDefault="00E51051" w:rsidP="00285F3F">
            <w:pPr>
              <w:jc w:val="both"/>
              <w:rPr>
                <w:rFonts w:ascii="Times New Roman" w:eastAsia="仿宋_GB2312" w:hAnsi="Times New Roman" w:cs="Times New Roman"/>
                <w:b/>
                <w:color w:val="auto"/>
                <w:sz w:val="18"/>
                <w:szCs w:val="18"/>
                <w:lang w:eastAsia="zh-CN"/>
              </w:rPr>
            </w:pPr>
            <w:del w:id="2039" w:author="Xuning Wei12232" w:date="2026-07-23T15:40:00Z">
              <w:r w:rsidRPr="00A54EC0" w:rsidDel="006C469E">
                <w:rPr>
                  <w:rFonts w:ascii="Times New Roman" w:eastAsia="仿宋_GB2312" w:hAnsi="Times New Roman" w:cs="Times New Roman"/>
                  <w:b/>
                  <w:color w:val="auto"/>
                  <w:sz w:val="18"/>
                  <w:szCs w:val="18"/>
                  <w:lang w:eastAsia="zh-CN"/>
                </w:rPr>
                <w:delText>93</w:delText>
              </w:r>
            </w:del>
            <w:ins w:id="2040" w:author="Xuning Wei12232" w:date="2026-07-23T15:40:00Z">
              <w:r w:rsidR="006C469E" w:rsidRPr="00A54EC0">
                <w:rPr>
                  <w:rFonts w:ascii="Times New Roman" w:eastAsia="仿宋_GB2312" w:hAnsi="Times New Roman" w:cs="Times New Roman"/>
                  <w:b/>
                  <w:color w:val="auto"/>
                  <w:sz w:val="18"/>
                  <w:szCs w:val="18"/>
                  <w:lang w:eastAsia="zh-CN"/>
                </w:rPr>
                <w:t>41</w:t>
              </w:r>
            </w:ins>
          </w:p>
        </w:tc>
        <w:tc>
          <w:tcPr>
            <w:tcW w:w="670" w:type="pct"/>
            <w:tcBorders>
              <w:top w:val="single" w:sz="4" w:space="0" w:color="auto"/>
              <w:left w:val="single" w:sz="4" w:space="0" w:color="auto"/>
              <w:bottom w:val="single" w:sz="4" w:space="0" w:color="auto"/>
              <w:right w:val="single" w:sz="4" w:space="0" w:color="auto"/>
            </w:tcBorders>
            <w:vAlign w:val="center"/>
            <w:tcPrChange w:id="2041"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4BEF3F97" w14:textId="2E0DFBAC" w:rsidR="00E51051" w:rsidRPr="00473484" w:rsidRDefault="00E51051" w:rsidP="00285F3F">
            <w:pPr>
              <w:jc w:val="both"/>
              <w:rPr>
                <w:rFonts w:ascii="Times New Roman" w:eastAsia="仿宋_GB2312" w:hAnsi="Times New Roman" w:cs="Times New Roman"/>
                <w:color w:val="auto"/>
                <w:sz w:val="18"/>
                <w:szCs w:val="18"/>
                <w:lang w:eastAsia="zh-CN"/>
              </w:rPr>
            </w:pPr>
            <w:r w:rsidRPr="00473484">
              <w:rPr>
                <w:rFonts w:ascii="Times New Roman" w:eastAsia="仿宋_GB2312" w:hAnsi="Times New Roman" w:cs="Times New Roman"/>
                <w:color w:val="auto"/>
                <w:sz w:val="18"/>
                <w:szCs w:val="18"/>
              </w:rPr>
              <w:t>Wash resin</w:t>
            </w:r>
          </w:p>
        </w:tc>
        <w:tc>
          <w:tcPr>
            <w:tcW w:w="4054" w:type="pct"/>
            <w:tcBorders>
              <w:top w:val="single" w:sz="4" w:space="0" w:color="auto"/>
              <w:left w:val="single" w:sz="4" w:space="0" w:color="auto"/>
              <w:bottom w:val="single" w:sz="4" w:space="0" w:color="auto"/>
              <w:right w:val="single" w:sz="4" w:space="0" w:color="auto"/>
            </w:tcBorders>
            <w:vAlign w:val="center"/>
            <w:tcPrChange w:id="2042"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2109AD77" w14:textId="3DC3250E" w:rsidR="00E51051" w:rsidRPr="00473484" w:rsidRDefault="004D6407" w:rsidP="00285F3F">
            <w:pPr>
              <w:jc w:val="both"/>
              <w:rPr>
                <w:rFonts w:ascii="Times New Roman" w:eastAsia="仿宋_GB2312" w:hAnsi="Times New Roman" w:cs="Times New Roman"/>
                <w:color w:val="000000" w:themeColor="text1"/>
                <w:sz w:val="18"/>
                <w:szCs w:val="18"/>
              </w:rPr>
            </w:pPr>
            <w:ins w:id="2043" w:author="Xuning Wei12232" w:date="2026-07-27T01:01:00Z">
              <w:r w:rsidRPr="00473484">
                <w:rPr>
                  <w:rFonts w:ascii="Times New Roman" w:eastAsia="仿宋_GB2312" w:hAnsi="Times New Roman" w:cs="Times New Roman"/>
                  <w:color w:val="000000" w:themeColor="text1"/>
                  <w:sz w:val="18"/>
                  <w:szCs w:val="18"/>
                </w:rPr>
                <w:t xml:space="preserve">1. </w:t>
              </w:r>
            </w:ins>
            <w:r w:rsidR="00E51051" w:rsidRPr="00473484">
              <w:rPr>
                <w:rFonts w:ascii="Times New Roman" w:eastAsia="仿宋_GB2312" w:hAnsi="Times New Roman" w:cs="Times New Roman"/>
                <w:color w:val="000000" w:themeColor="text1"/>
                <w:sz w:val="18"/>
                <w:szCs w:val="18"/>
              </w:rPr>
              <w:t xml:space="preserve">Add </w:t>
            </w:r>
            <w:r w:rsidR="00271FEB" w:rsidRPr="00473484">
              <w:rPr>
                <w:rFonts w:ascii="Times New Roman" w:eastAsia="仿宋_GB2312" w:hAnsi="Times New Roman" w:cs="Times New Roman"/>
                <w:color w:val="000000" w:themeColor="text1"/>
                <w:sz w:val="18"/>
                <w:szCs w:val="18"/>
              </w:rPr>
              <w:t>10.0 V</w:t>
            </w:r>
            <w:r w:rsidR="00E51051" w:rsidRPr="00473484">
              <w:rPr>
                <w:rFonts w:ascii="Times New Roman" w:eastAsia="仿宋_GB2312" w:hAnsi="Times New Roman" w:cs="Times New Roman"/>
                <w:color w:val="000000" w:themeColor="text1"/>
                <w:sz w:val="18"/>
                <w:szCs w:val="18"/>
              </w:rPr>
              <w:t xml:space="preserve"> Toluene (8.720 kg/kg) into</w:t>
            </w:r>
            <w:r w:rsidR="00E51051" w:rsidRPr="00473484">
              <w:rPr>
                <w:rFonts w:ascii="Times New Roman" w:eastAsia="等线" w:hAnsi="Times New Roman" w:cs="Times New Roman"/>
                <w:color w:val="000000" w:themeColor="text1"/>
                <w:sz w:val="18"/>
                <w:szCs w:val="18"/>
              </w:rPr>
              <w:t xml:space="preserve"> </w:t>
            </w:r>
            <w:r w:rsidR="00E51051" w:rsidRPr="00473484">
              <w:rPr>
                <w:rFonts w:ascii="Times New Roman" w:eastAsia="仿宋_GB2312" w:hAnsi="Times New Roman" w:cs="Times New Roman"/>
                <w:color w:val="000000" w:themeColor="text1"/>
                <w:sz w:val="18"/>
                <w:szCs w:val="18"/>
                <w:rPrChange w:id="2044" w:author="Xuning Wei12232" w:date="2026-09-05T19:51:00Z">
                  <w:rPr>
                    <w:rFonts w:ascii="Times New Roman" w:eastAsia="仿宋_GB2312" w:hAnsi="Times New Roman" w:cs="Times New Roman"/>
                    <w:b/>
                    <w:color w:val="000000" w:themeColor="text1"/>
                    <w:sz w:val="18"/>
                    <w:szCs w:val="18"/>
                  </w:rPr>
                </w:rPrChange>
              </w:rPr>
              <w:t>TJ4S-1213-Sy15</w:t>
            </w:r>
            <w:r w:rsidR="00E51051" w:rsidRPr="00A54EC0">
              <w:rPr>
                <w:rFonts w:ascii="Times New Roman" w:eastAsia="仿宋_GB2312" w:hAnsi="Times New Roman" w:cs="Times New Roman"/>
                <w:color w:val="000000" w:themeColor="text1"/>
                <w:sz w:val="18"/>
                <w:szCs w:val="18"/>
              </w:rPr>
              <w:t xml:space="preserve"> by </w:t>
            </w:r>
            <w:del w:id="2045" w:author="Xuning Wei12232" w:date="2026-09-05T20:29:00Z">
              <w:r w:rsidR="00E51051" w:rsidRPr="00E339D9" w:rsidDel="00E339D9">
                <w:rPr>
                  <w:rFonts w:ascii="Times New Roman" w:eastAsia="仿宋_GB2312" w:hAnsi="Times New Roman" w:cs="Times New Roman"/>
                  <w:color w:val="FF0000"/>
                  <w:sz w:val="18"/>
                  <w:szCs w:val="18"/>
                  <w:rPrChange w:id="2046" w:author="Xuning Wei12232" w:date="2026-09-05T20:29:00Z">
                    <w:rPr>
                      <w:rFonts w:ascii="Times New Roman" w:eastAsia="仿宋_GB2312" w:hAnsi="Times New Roman" w:cs="Times New Roman"/>
                      <w:color w:val="000000" w:themeColor="text1"/>
                      <w:sz w:val="18"/>
                      <w:szCs w:val="18"/>
                    </w:rPr>
                  </w:rPrChange>
                </w:rPr>
                <w:delText>manually weighing.</w:delText>
              </w:r>
            </w:del>
            <w:ins w:id="2047" w:author="Xuning Wei12232" w:date="2026-09-05T20:29:00Z">
              <w:r w:rsidR="00E339D9" w:rsidRPr="00E339D9">
                <w:rPr>
                  <w:rFonts w:ascii="Times New Roman" w:eastAsia="仿宋_GB2312" w:hAnsi="Times New Roman" w:cs="Times New Roman"/>
                  <w:color w:val="FF0000"/>
                  <w:sz w:val="18"/>
                  <w:szCs w:val="18"/>
                </w:rPr>
                <w:t>insert tube and diaphragm pump.</w:t>
              </w:r>
            </w:ins>
            <w:r w:rsidR="00E51051" w:rsidRPr="00A54EC0">
              <w:rPr>
                <w:rFonts w:ascii="Times New Roman" w:eastAsia="仿宋_GB2312" w:hAnsi="Times New Roman" w:cs="Times New Roman"/>
                <w:color w:val="000000" w:themeColor="text1"/>
                <w:sz w:val="18"/>
                <w:szCs w:val="18"/>
              </w:rPr>
              <w:t xml:space="preserve"> Bubble with nitrogen for 5±2</w:t>
            </w:r>
            <w:ins w:id="2048" w:author="Johan Granander" w:date="2026-07-28T14:58:00Z">
              <w:r w:rsidR="003A4FAE" w:rsidRPr="00A54EC0">
                <w:rPr>
                  <w:rFonts w:ascii="Times New Roman" w:eastAsia="仿宋_GB2312" w:hAnsi="Times New Roman" w:cs="Times New Roman"/>
                  <w:color w:val="000000" w:themeColor="text1"/>
                  <w:sz w:val="18"/>
                  <w:szCs w:val="18"/>
                </w:rPr>
                <w:t xml:space="preserve"> </w:t>
              </w:r>
            </w:ins>
            <w:r w:rsidR="00E51051" w:rsidRPr="00A54EC0">
              <w:rPr>
                <w:rFonts w:ascii="Times New Roman" w:eastAsia="仿宋_GB2312" w:hAnsi="Times New Roman" w:cs="Times New Roman"/>
                <w:color w:val="000000" w:themeColor="text1"/>
                <w:sz w:val="18"/>
                <w:szCs w:val="18"/>
              </w:rPr>
              <w:t>min, then start the stirrer. After stirring for 25±5</w:t>
            </w:r>
            <w:ins w:id="2049" w:author="Johan Granander" w:date="2026-07-28T14:58:00Z">
              <w:r w:rsidR="003A4FAE"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 xml:space="preserve">min, stop stirring, turn off the nitrogen. Drain until there is no obvious drip. </w:t>
            </w:r>
          </w:p>
          <w:p w14:paraId="2736DD9D" w14:textId="70D1F336" w:rsidR="00E51051" w:rsidRPr="00473484" w:rsidRDefault="004D6407" w:rsidP="00285F3F">
            <w:pPr>
              <w:jc w:val="both"/>
              <w:rPr>
                <w:rFonts w:ascii="Times New Roman" w:eastAsia="仿宋_GB2312" w:hAnsi="Times New Roman" w:cs="Times New Roman"/>
                <w:color w:val="000000" w:themeColor="text1"/>
                <w:sz w:val="18"/>
                <w:szCs w:val="18"/>
              </w:rPr>
            </w:pPr>
            <w:ins w:id="2050" w:author="Xuning Wei12232" w:date="2026-07-27T01:01:00Z">
              <w:r w:rsidRPr="00473484">
                <w:rPr>
                  <w:rFonts w:ascii="Times New Roman" w:eastAsia="仿宋_GB2312" w:hAnsi="Times New Roman" w:cs="Times New Roman"/>
                  <w:color w:val="000000" w:themeColor="text1"/>
                  <w:sz w:val="18"/>
                  <w:szCs w:val="18"/>
                </w:rPr>
                <w:t xml:space="preserve">2. </w:t>
              </w:r>
            </w:ins>
            <w:r w:rsidR="00E51051" w:rsidRPr="00473484">
              <w:rPr>
                <w:rFonts w:ascii="Times New Roman" w:eastAsia="仿宋_GB2312" w:hAnsi="Times New Roman" w:cs="Times New Roman"/>
                <w:color w:val="000000" w:themeColor="text1"/>
                <w:sz w:val="18"/>
                <w:szCs w:val="18"/>
              </w:rPr>
              <w:t xml:space="preserve">Add </w:t>
            </w:r>
            <w:r w:rsidR="00271FEB" w:rsidRPr="00473484">
              <w:rPr>
                <w:rFonts w:ascii="Times New Roman" w:eastAsia="仿宋_GB2312" w:hAnsi="Times New Roman" w:cs="Times New Roman"/>
                <w:color w:val="000000" w:themeColor="text1"/>
                <w:sz w:val="18"/>
                <w:szCs w:val="18"/>
              </w:rPr>
              <w:t>10.0 V</w:t>
            </w:r>
            <w:r w:rsidR="00E51051" w:rsidRPr="00473484">
              <w:rPr>
                <w:rFonts w:ascii="Times New Roman" w:eastAsia="仿宋_GB2312" w:hAnsi="Times New Roman" w:cs="Times New Roman"/>
                <w:color w:val="000000" w:themeColor="text1"/>
                <w:sz w:val="18"/>
                <w:szCs w:val="18"/>
              </w:rPr>
              <w:t xml:space="preserve"> MTBE (7.410 kg/kg) into </w:t>
            </w:r>
            <w:r w:rsidR="00E51051" w:rsidRPr="00473484">
              <w:rPr>
                <w:rFonts w:ascii="Times New Roman" w:eastAsia="仿宋_GB2312" w:hAnsi="Times New Roman" w:cs="Times New Roman"/>
                <w:color w:val="000000" w:themeColor="text1"/>
                <w:sz w:val="18"/>
                <w:szCs w:val="18"/>
                <w:rPrChange w:id="2051" w:author="Xuning Wei12232" w:date="2026-09-05T19:51:00Z">
                  <w:rPr>
                    <w:rFonts w:ascii="Times New Roman" w:eastAsia="仿宋_GB2312" w:hAnsi="Times New Roman" w:cs="Times New Roman"/>
                    <w:b/>
                    <w:color w:val="000000" w:themeColor="text1"/>
                    <w:sz w:val="18"/>
                    <w:szCs w:val="18"/>
                  </w:rPr>
                </w:rPrChange>
              </w:rPr>
              <w:t>TJ4S-1213-Sy15</w:t>
            </w:r>
            <w:r w:rsidR="00E51051" w:rsidRPr="00A54EC0">
              <w:rPr>
                <w:rFonts w:ascii="Times New Roman" w:eastAsia="仿宋_GB2312" w:hAnsi="Times New Roman" w:cs="Times New Roman"/>
                <w:color w:val="000000" w:themeColor="text1"/>
                <w:sz w:val="18"/>
                <w:szCs w:val="18"/>
              </w:rPr>
              <w:t>. Bubble with nitrogen for 5±2</w:t>
            </w:r>
            <w:ins w:id="2052" w:author="Johan Granander" w:date="2026-07-28T14:58:00Z">
              <w:r w:rsidR="00CE1A94" w:rsidRPr="00A54EC0">
                <w:rPr>
                  <w:rFonts w:ascii="Times New Roman" w:eastAsia="仿宋_GB2312" w:hAnsi="Times New Roman" w:cs="Times New Roman"/>
                  <w:color w:val="000000" w:themeColor="text1"/>
                  <w:sz w:val="18"/>
                  <w:szCs w:val="18"/>
                </w:rPr>
                <w:t xml:space="preserve"> </w:t>
              </w:r>
            </w:ins>
            <w:r w:rsidR="00E51051" w:rsidRPr="00A54EC0">
              <w:rPr>
                <w:rFonts w:ascii="Times New Roman" w:eastAsia="仿宋_GB2312" w:hAnsi="Times New Roman" w:cs="Times New Roman"/>
                <w:color w:val="000000" w:themeColor="text1"/>
                <w:sz w:val="18"/>
                <w:szCs w:val="18"/>
              </w:rPr>
              <w:t>min, then start the stirrer. After stirring for 15±5</w:t>
            </w:r>
            <w:ins w:id="2053" w:author="Johan Granander" w:date="2026-07-28T14:58:00Z">
              <w:r w:rsidR="00CE1A94"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 xml:space="preserve">min, stop stirring, turn off the nitrogen. Drain until there is no obvious drip. </w:t>
            </w:r>
          </w:p>
          <w:p w14:paraId="1B114497" w14:textId="127B5197" w:rsidR="00E51051" w:rsidRPr="00473484" w:rsidDel="00373622" w:rsidRDefault="004D6407">
            <w:pPr>
              <w:jc w:val="both"/>
              <w:rPr>
                <w:del w:id="2054" w:author="Xuning Wei12232" w:date="2026-06-06T11:28:00Z"/>
                <w:rFonts w:ascii="Times New Roman" w:eastAsia="仿宋_GB2312" w:hAnsi="Times New Roman" w:cs="Times New Roman"/>
                <w:color w:val="000000" w:themeColor="text1"/>
                <w:sz w:val="18"/>
                <w:szCs w:val="18"/>
              </w:rPr>
            </w:pPr>
            <w:ins w:id="2055" w:author="Xuning Wei12232" w:date="2026-07-27T01:01:00Z">
              <w:r w:rsidRPr="00473484">
                <w:rPr>
                  <w:rFonts w:ascii="Times New Roman" w:eastAsia="仿宋_GB2312" w:hAnsi="Times New Roman" w:cs="Times New Roman"/>
                  <w:color w:val="000000" w:themeColor="text1"/>
                  <w:sz w:val="18"/>
                  <w:szCs w:val="18"/>
                </w:rPr>
                <w:t xml:space="preserve">3. </w:t>
              </w:r>
            </w:ins>
            <w:commentRangeStart w:id="2056"/>
            <w:commentRangeStart w:id="2057"/>
            <w:commentRangeStart w:id="2058"/>
            <w:commentRangeStart w:id="2059"/>
            <w:r w:rsidR="00E51051" w:rsidRPr="00473484">
              <w:rPr>
                <w:rFonts w:ascii="Times New Roman" w:eastAsia="仿宋_GB2312" w:hAnsi="Times New Roman" w:cs="Times New Roman"/>
                <w:color w:val="000000" w:themeColor="text1"/>
                <w:sz w:val="18"/>
                <w:szCs w:val="18"/>
              </w:rPr>
              <w:t xml:space="preserve">Add </w:t>
            </w:r>
            <w:r w:rsidR="00271FEB" w:rsidRPr="00473484">
              <w:rPr>
                <w:rFonts w:ascii="Times New Roman" w:eastAsia="仿宋_GB2312" w:hAnsi="Times New Roman" w:cs="Times New Roman"/>
                <w:color w:val="000000" w:themeColor="text1"/>
                <w:sz w:val="18"/>
                <w:szCs w:val="18"/>
              </w:rPr>
              <w:t>10.0 V</w:t>
            </w:r>
            <w:r w:rsidR="00E51051" w:rsidRPr="00473484">
              <w:rPr>
                <w:rFonts w:ascii="Times New Roman" w:eastAsia="仿宋_GB2312" w:hAnsi="Times New Roman" w:cs="Times New Roman"/>
                <w:color w:val="000000" w:themeColor="text1"/>
                <w:sz w:val="18"/>
                <w:szCs w:val="18"/>
              </w:rPr>
              <w:t xml:space="preserve"> MTBE (7.410 kg/kg) into</w:t>
            </w:r>
            <w:r w:rsidR="00E51051" w:rsidRPr="00473484">
              <w:rPr>
                <w:rFonts w:ascii="Times New Roman" w:eastAsia="等线" w:hAnsi="Times New Roman" w:cs="Times New Roman"/>
                <w:color w:val="000000" w:themeColor="text1"/>
                <w:sz w:val="18"/>
                <w:szCs w:val="18"/>
              </w:rPr>
              <w:t xml:space="preserve"> </w:t>
            </w:r>
            <w:r w:rsidR="00E51051" w:rsidRPr="00473484">
              <w:rPr>
                <w:rFonts w:ascii="Times New Roman" w:eastAsia="仿宋_GB2312" w:hAnsi="Times New Roman" w:cs="Times New Roman"/>
                <w:color w:val="000000" w:themeColor="text1"/>
                <w:sz w:val="18"/>
                <w:szCs w:val="18"/>
                <w:rPrChange w:id="2060" w:author="Xuning Wei12232" w:date="2026-09-05T19:51:00Z">
                  <w:rPr>
                    <w:rFonts w:ascii="Times New Roman" w:eastAsia="仿宋_GB2312" w:hAnsi="Times New Roman" w:cs="Times New Roman"/>
                    <w:b/>
                    <w:color w:val="000000" w:themeColor="text1"/>
                    <w:sz w:val="18"/>
                    <w:szCs w:val="18"/>
                  </w:rPr>
                </w:rPrChange>
              </w:rPr>
              <w:t>TJ4S-1213-Sy15</w:t>
            </w:r>
            <w:r w:rsidR="00E51051" w:rsidRPr="00A54EC0">
              <w:rPr>
                <w:rFonts w:ascii="Times New Roman" w:eastAsia="仿宋_GB2312" w:hAnsi="Times New Roman" w:cs="Times New Roman"/>
                <w:color w:val="000000" w:themeColor="text1"/>
                <w:sz w:val="18"/>
                <w:szCs w:val="18"/>
              </w:rPr>
              <w:t>. Bubble with nitrogen for 5±2</w:t>
            </w:r>
            <w:ins w:id="2061" w:author="Johan Granander" w:date="2026-07-28T14:58:00Z">
              <w:r w:rsidR="00CE1A94" w:rsidRPr="00A54EC0">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min, then start the stirrer. After stirring for 15±5</w:t>
            </w:r>
            <w:ins w:id="2062" w:author="Johan Granander" w:date="2026-07-28T14:58:00Z">
              <w:r w:rsidR="00CE1A94" w:rsidRPr="00473484">
                <w:rPr>
                  <w:rFonts w:ascii="Times New Roman" w:eastAsia="仿宋_GB2312" w:hAnsi="Times New Roman" w:cs="Times New Roman"/>
                  <w:color w:val="000000" w:themeColor="text1"/>
                  <w:sz w:val="18"/>
                  <w:szCs w:val="18"/>
                </w:rPr>
                <w:t xml:space="preserve"> </w:t>
              </w:r>
            </w:ins>
            <w:r w:rsidR="00E51051" w:rsidRPr="00473484">
              <w:rPr>
                <w:rFonts w:ascii="Times New Roman" w:eastAsia="仿宋_GB2312" w:hAnsi="Times New Roman" w:cs="Times New Roman"/>
                <w:color w:val="000000" w:themeColor="text1"/>
                <w:sz w:val="18"/>
                <w:szCs w:val="18"/>
              </w:rPr>
              <w:t xml:space="preserve">min, stop stirring, turn off the nitrogen. Drain until there is no obvious drip. </w:t>
            </w:r>
            <w:commentRangeEnd w:id="2056"/>
            <w:r w:rsidR="00E51051" w:rsidRPr="00A54EC0">
              <w:rPr>
                <w:rStyle w:val="aff1"/>
                <w:rFonts w:ascii="Times New Roman" w:eastAsia="仿宋_GB2312" w:hAnsi="Times New Roman" w:cs="Times New Roman"/>
                <w:color w:val="000000" w:themeColor="text1"/>
                <w:sz w:val="18"/>
                <w:szCs w:val="18"/>
              </w:rPr>
              <w:commentReference w:id="2056"/>
            </w:r>
            <w:commentRangeEnd w:id="2057"/>
            <w:r w:rsidR="00E51051" w:rsidRPr="00A54EC0">
              <w:rPr>
                <w:rStyle w:val="aff1"/>
                <w:rFonts w:ascii="Times New Roman" w:eastAsia="仿宋_GB2312" w:hAnsi="Times New Roman" w:cs="Times New Roman"/>
                <w:color w:val="000000" w:themeColor="text1"/>
                <w:sz w:val="18"/>
                <w:szCs w:val="18"/>
              </w:rPr>
              <w:commentReference w:id="2057"/>
            </w:r>
            <w:commentRangeEnd w:id="2058"/>
            <w:r w:rsidR="00E51051" w:rsidRPr="00A54EC0">
              <w:rPr>
                <w:rStyle w:val="aff1"/>
                <w:rFonts w:ascii="Times New Roman" w:eastAsia="仿宋_GB2312" w:hAnsi="Times New Roman" w:cs="Times New Roman"/>
                <w:color w:val="000000" w:themeColor="text1"/>
                <w:sz w:val="18"/>
                <w:szCs w:val="18"/>
              </w:rPr>
              <w:commentReference w:id="2058"/>
            </w:r>
            <w:commentRangeEnd w:id="2059"/>
            <w:r w:rsidR="00E51051" w:rsidRPr="00473484">
              <w:rPr>
                <w:rStyle w:val="aff1"/>
                <w:rFonts w:ascii="Times New Roman" w:eastAsia="仿宋_GB2312" w:hAnsi="Times New Roman" w:cs="Times New Roman"/>
                <w:color w:val="000000" w:themeColor="text1"/>
                <w:sz w:val="18"/>
                <w:szCs w:val="18"/>
              </w:rPr>
              <w:commentReference w:id="2059"/>
            </w:r>
            <w:del w:id="2063" w:author="Xuning Wei12232" w:date="2026-06-06T13:19:00Z">
              <w:r w:rsidR="00E51051" w:rsidRPr="00A54EC0" w:rsidDel="00E46E60">
                <w:rPr>
                  <w:rFonts w:ascii="Times New Roman" w:eastAsia="仿宋_GB2312" w:hAnsi="Times New Roman" w:cs="Times New Roman"/>
                  <w:color w:val="000000" w:themeColor="text1"/>
                  <w:sz w:val="18"/>
                  <w:szCs w:val="18"/>
                </w:rPr>
                <w:delText xml:space="preserve">Move to next operation. </w:delText>
              </w:r>
              <w:r w:rsidR="00E51051" w:rsidRPr="00A54EC0" w:rsidDel="00E46E60">
                <w:rPr>
                  <w:rFonts w:ascii="Times New Roman" w:eastAsia="仿宋_GB2312" w:hAnsi="Times New Roman" w:cs="Times New Roman"/>
                  <w:color w:val="000000" w:themeColor="text1"/>
                  <w:sz w:val="18"/>
                  <w:szCs w:val="18"/>
                </w:rPr>
                <w:br/>
              </w:r>
            </w:del>
          </w:p>
          <w:p w14:paraId="34677440" w14:textId="74FEB5D5" w:rsidR="00E51051" w:rsidRPr="00473484" w:rsidRDefault="00E51051">
            <w:pPr>
              <w:jc w:val="both"/>
              <w:rPr>
                <w:rFonts w:ascii="Times New Roman" w:eastAsia="仿宋_GB2312" w:hAnsi="Times New Roman" w:cs="Times New Roman"/>
                <w:color w:val="000000" w:themeColor="text1"/>
                <w:sz w:val="18"/>
                <w:szCs w:val="18"/>
                <w:lang w:eastAsia="zh-CN"/>
              </w:rPr>
            </w:pPr>
            <w:del w:id="2064" w:author="Xuning Wei12232" w:date="2026-06-06T11:28:00Z">
              <w:r w:rsidRPr="00473484" w:rsidDel="00373622">
                <w:rPr>
                  <w:rFonts w:ascii="Times New Roman" w:eastAsia="仿宋_GB2312" w:hAnsi="Times New Roman" w:cs="Times New Roman"/>
                  <w:color w:val="000000" w:themeColor="text1"/>
                  <w:sz w:val="18"/>
                  <w:szCs w:val="18"/>
                </w:rPr>
                <w:delText>Repeat the above wash sequence 1 time.</w:delText>
              </w:r>
            </w:del>
          </w:p>
        </w:tc>
      </w:tr>
      <w:tr w:rsidR="00373622" w:rsidRPr="00473484" w14:paraId="76FC21F6" w14:textId="77777777" w:rsidTr="0051270C">
        <w:trPr>
          <w:trHeight w:val="384"/>
          <w:ins w:id="2065" w:author="Xuning Wei12232" w:date="2026-06-06T11:28:00Z"/>
          <w:trPrChange w:id="2066" w:author="Xuning Wei12232" w:date="2026-07-26T21:43:00Z">
            <w:trPr>
              <w:trHeight w:val="384"/>
            </w:trPr>
          </w:trPrChange>
        </w:trPr>
        <w:tc>
          <w:tcPr>
            <w:tcW w:w="275" w:type="pct"/>
            <w:tcBorders>
              <w:top w:val="single" w:sz="4" w:space="0" w:color="auto"/>
              <w:left w:val="single" w:sz="4" w:space="0" w:color="auto"/>
              <w:bottom w:val="single" w:sz="4" w:space="0" w:color="auto"/>
              <w:right w:val="single" w:sz="4" w:space="0" w:color="auto"/>
            </w:tcBorders>
            <w:vAlign w:val="center"/>
            <w:tcPrChange w:id="2067"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54590529" w14:textId="57D0CD46" w:rsidR="00373622" w:rsidRPr="00A54EC0" w:rsidRDefault="006C469E" w:rsidP="00373622">
            <w:pPr>
              <w:jc w:val="both"/>
              <w:rPr>
                <w:ins w:id="2068" w:author="Xuning Wei12232" w:date="2026-06-06T11:28:00Z"/>
                <w:rFonts w:ascii="Times New Roman" w:eastAsia="仿宋_GB2312" w:hAnsi="Times New Roman" w:cs="Times New Roman"/>
                <w:b/>
                <w:color w:val="auto"/>
                <w:sz w:val="18"/>
                <w:szCs w:val="18"/>
                <w:lang w:eastAsia="zh-CN"/>
              </w:rPr>
            </w:pPr>
            <w:ins w:id="2069" w:author="Xuning Wei12232" w:date="2026-07-23T15:40:00Z">
              <w:r w:rsidRPr="00A54EC0">
                <w:rPr>
                  <w:rFonts w:ascii="Times New Roman" w:eastAsia="仿宋_GB2312" w:hAnsi="Times New Roman" w:cs="Times New Roman"/>
                  <w:b/>
                  <w:color w:val="auto"/>
                  <w:sz w:val="18"/>
                  <w:szCs w:val="18"/>
                  <w:lang w:eastAsia="zh-CN"/>
                </w:rPr>
                <w:t>42</w:t>
              </w:r>
            </w:ins>
          </w:p>
        </w:tc>
        <w:tc>
          <w:tcPr>
            <w:tcW w:w="670" w:type="pct"/>
            <w:tcBorders>
              <w:top w:val="single" w:sz="4" w:space="0" w:color="auto"/>
              <w:left w:val="single" w:sz="4" w:space="0" w:color="auto"/>
              <w:bottom w:val="single" w:sz="4" w:space="0" w:color="auto"/>
              <w:right w:val="single" w:sz="4" w:space="0" w:color="auto"/>
            </w:tcBorders>
            <w:vAlign w:val="center"/>
            <w:tcPrChange w:id="2070"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7627E3F6" w14:textId="5D6F6D17" w:rsidR="00373622" w:rsidRPr="00473484" w:rsidRDefault="00373622" w:rsidP="00373622">
            <w:pPr>
              <w:jc w:val="both"/>
              <w:rPr>
                <w:ins w:id="2071" w:author="Xuning Wei12232" w:date="2026-06-06T11:28:00Z"/>
                <w:rFonts w:ascii="Times New Roman" w:eastAsia="仿宋_GB2312" w:hAnsi="Times New Roman" w:cs="Times New Roman"/>
                <w:color w:val="0000FF"/>
                <w:sz w:val="18"/>
                <w:szCs w:val="18"/>
                <w:rPrChange w:id="2072" w:author="Xuning Wei12232" w:date="2026-09-05T19:51:00Z">
                  <w:rPr>
                    <w:ins w:id="2073" w:author="Xuning Wei12232" w:date="2026-06-06T11:28:00Z"/>
                    <w:rFonts w:ascii="Times New Roman" w:eastAsia="仿宋_GB2312" w:hAnsi="Times New Roman" w:cs="Times New Roman"/>
                    <w:color w:val="auto"/>
                    <w:sz w:val="18"/>
                    <w:szCs w:val="18"/>
                  </w:rPr>
                </w:rPrChange>
              </w:rPr>
            </w:pPr>
            <w:ins w:id="2074" w:author="Xuning Wei12232" w:date="2026-06-06T11:28:00Z">
              <w:r w:rsidRPr="00473484">
                <w:rPr>
                  <w:rFonts w:ascii="Times New Roman" w:eastAsia="仿宋_GB2312" w:hAnsi="Times New Roman" w:cs="Times New Roman"/>
                  <w:color w:val="0000FF"/>
                  <w:sz w:val="18"/>
                  <w:szCs w:val="18"/>
                  <w:rPrChange w:id="2075" w:author="Xuning Wei12232" w:date="2026-09-05T19:51:00Z">
                    <w:rPr>
                      <w:rFonts w:ascii="Times New Roman" w:eastAsia="仿宋_GB2312" w:hAnsi="Times New Roman" w:cs="Times New Roman"/>
                      <w:color w:val="auto"/>
                      <w:sz w:val="18"/>
                      <w:szCs w:val="18"/>
                    </w:rPr>
                  </w:rPrChange>
                </w:rPr>
                <w:t>Wash resin</w:t>
              </w:r>
            </w:ins>
          </w:p>
        </w:tc>
        <w:tc>
          <w:tcPr>
            <w:tcW w:w="4054" w:type="pct"/>
            <w:tcBorders>
              <w:top w:val="single" w:sz="4" w:space="0" w:color="auto"/>
              <w:left w:val="single" w:sz="4" w:space="0" w:color="auto"/>
              <w:bottom w:val="single" w:sz="4" w:space="0" w:color="auto"/>
              <w:right w:val="single" w:sz="4" w:space="0" w:color="auto"/>
            </w:tcBorders>
            <w:vAlign w:val="center"/>
            <w:tcPrChange w:id="2076"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52D80BD0" w14:textId="1DE68863" w:rsidR="00373622" w:rsidRPr="00473484" w:rsidRDefault="004D6407" w:rsidP="00373622">
            <w:pPr>
              <w:jc w:val="both"/>
              <w:rPr>
                <w:ins w:id="2077" w:author="Xuning Wei12232" w:date="2026-06-06T11:28:00Z"/>
                <w:rFonts w:ascii="Times New Roman" w:eastAsia="仿宋_GB2312" w:hAnsi="Times New Roman" w:cs="Times New Roman"/>
                <w:color w:val="0000FF"/>
                <w:sz w:val="18"/>
                <w:szCs w:val="18"/>
                <w:rPrChange w:id="2078" w:author="Xuning Wei12232" w:date="2026-09-05T19:51:00Z">
                  <w:rPr>
                    <w:ins w:id="2079" w:author="Xuning Wei12232" w:date="2026-06-06T11:28:00Z"/>
                    <w:rFonts w:ascii="Times New Roman" w:eastAsia="仿宋_GB2312" w:hAnsi="Times New Roman" w:cs="Times New Roman"/>
                    <w:color w:val="FF0000"/>
                    <w:sz w:val="18"/>
                    <w:szCs w:val="18"/>
                  </w:rPr>
                </w:rPrChange>
              </w:rPr>
            </w:pPr>
            <w:ins w:id="2080" w:author="Xuning Wei12232" w:date="2026-07-27T01:01:00Z">
              <w:r w:rsidRPr="00A54EC0">
                <w:rPr>
                  <w:rFonts w:ascii="Times New Roman" w:eastAsia="仿宋_GB2312" w:hAnsi="Times New Roman" w:cs="Times New Roman"/>
                  <w:color w:val="0000FF"/>
                  <w:sz w:val="18"/>
                  <w:szCs w:val="18"/>
                </w:rPr>
                <w:t xml:space="preserve">1. </w:t>
              </w:r>
            </w:ins>
            <w:ins w:id="2081" w:author="Xuning Wei12232" w:date="2026-06-06T11:28:00Z">
              <w:r w:rsidR="00373622" w:rsidRPr="00473484">
                <w:rPr>
                  <w:rFonts w:ascii="Times New Roman" w:eastAsia="仿宋_GB2312" w:hAnsi="Times New Roman" w:cs="Times New Roman"/>
                  <w:color w:val="0000FF"/>
                  <w:sz w:val="18"/>
                  <w:szCs w:val="18"/>
                  <w:rPrChange w:id="2082" w:author="Xuning Wei12232" w:date="2026-09-05T19:51:00Z">
                    <w:rPr>
                      <w:rFonts w:ascii="Times New Roman" w:eastAsia="仿宋_GB2312" w:hAnsi="Times New Roman" w:cs="Times New Roman"/>
                      <w:color w:val="000000" w:themeColor="text1"/>
                      <w:sz w:val="18"/>
                      <w:szCs w:val="18"/>
                    </w:rPr>
                  </w:rPrChange>
                </w:rPr>
                <w:t>Add 10.0 V Toluene (8.720 kg/kg)</w:t>
              </w:r>
              <w:r w:rsidR="00373622" w:rsidRPr="00473484">
                <w:rPr>
                  <w:rFonts w:ascii="Times New Roman" w:eastAsia="仿宋_GB2312" w:hAnsi="Times New Roman" w:cs="Times New Roman"/>
                  <w:color w:val="0000FF"/>
                  <w:sz w:val="18"/>
                  <w:szCs w:val="18"/>
                  <w:rPrChange w:id="2083" w:author="Xuning Wei12232" w:date="2026-09-05T19:51:00Z">
                    <w:rPr>
                      <w:rFonts w:ascii="Times New Roman" w:eastAsia="仿宋_GB2312" w:hAnsi="Times New Roman" w:cs="Times New Roman"/>
                      <w:color w:val="FF0000"/>
                      <w:sz w:val="18"/>
                      <w:szCs w:val="18"/>
                    </w:rPr>
                  </w:rPrChange>
                </w:rPr>
                <w:t xml:space="preserve"> into</w:t>
              </w:r>
              <w:r w:rsidR="00373622" w:rsidRPr="00473484">
                <w:rPr>
                  <w:rFonts w:ascii="Times New Roman" w:eastAsia="等线" w:hAnsi="Times New Roman" w:cs="Times New Roman"/>
                  <w:color w:val="0000FF"/>
                  <w:sz w:val="18"/>
                  <w:szCs w:val="18"/>
                  <w:rPrChange w:id="2084" w:author="Xuning Wei12232" w:date="2026-09-05T19:51:00Z">
                    <w:rPr>
                      <w:rFonts w:ascii="Times New Roman" w:eastAsia="等线" w:hAnsi="Times New Roman" w:cs="Times New Roman"/>
                      <w:color w:val="FF0000"/>
                      <w:sz w:val="18"/>
                      <w:szCs w:val="18"/>
                    </w:rPr>
                  </w:rPrChange>
                </w:rPr>
                <w:t xml:space="preserve"> </w:t>
              </w:r>
              <w:r w:rsidR="00373622" w:rsidRPr="00473484">
                <w:rPr>
                  <w:rFonts w:ascii="Times New Roman" w:eastAsia="仿宋_GB2312" w:hAnsi="Times New Roman" w:cs="Times New Roman"/>
                  <w:color w:val="0000FF"/>
                  <w:sz w:val="18"/>
                  <w:szCs w:val="18"/>
                  <w:rPrChange w:id="2085" w:author="Xuning Wei12232" w:date="2026-09-05T19:51:00Z">
                    <w:rPr>
                      <w:rFonts w:ascii="Times New Roman" w:eastAsia="仿宋_GB2312" w:hAnsi="Times New Roman" w:cs="Times New Roman"/>
                      <w:b/>
                      <w:color w:val="FF0000"/>
                      <w:sz w:val="18"/>
                      <w:szCs w:val="18"/>
                    </w:rPr>
                  </w:rPrChange>
                </w:rPr>
                <w:t>TJ4S-1213-Sy15</w:t>
              </w:r>
              <w:r w:rsidR="00373622" w:rsidRPr="00473484">
                <w:rPr>
                  <w:rFonts w:ascii="Times New Roman" w:eastAsia="仿宋_GB2312" w:hAnsi="Times New Roman" w:cs="Times New Roman"/>
                  <w:color w:val="0000FF"/>
                  <w:sz w:val="18"/>
                  <w:szCs w:val="18"/>
                  <w:rPrChange w:id="2086" w:author="Xuning Wei12232" w:date="2026-09-05T19:51:00Z">
                    <w:rPr>
                      <w:rFonts w:ascii="Times New Roman" w:eastAsia="仿宋_GB2312" w:hAnsi="Times New Roman" w:cs="Times New Roman"/>
                      <w:color w:val="FF0000"/>
                      <w:sz w:val="18"/>
                      <w:szCs w:val="18"/>
                    </w:rPr>
                  </w:rPrChange>
                </w:rPr>
                <w:t xml:space="preserve"> by</w:t>
              </w:r>
            </w:ins>
            <w:ins w:id="2087" w:author="Xuning Wei12232" w:date="2026-09-05T20:29:00Z">
              <w:r w:rsidR="00E339D9" w:rsidRPr="00E339D9">
                <w:rPr>
                  <w:rFonts w:ascii="Times New Roman" w:eastAsia="仿宋_GB2312" w:hAnsi="Times New Roman" w:cs="Times New Roman"/>
                  <w:color w:val="FF0000"/>
                  <w:sz w:val="18"/>
                  <w:szCs w:val="18"/>
                </w:rPr>
                <w:t xml:space="preserve"> insert tube and diaphragm pump.</w:t>
              </w:r>
            </w:ins>
            <w:ins w:id="2088" w:author="Xuning Wei12232" w:date="2026-06-06T11:28:00Z">
              <w:r w:rsidR="00373622" w:rsidRPr="00473484">
                <w:rPr>
                  <w:rFonts w:ascii="Times New Roman" w:eastAsia="仿宋_GB2312" w:hAnsi="Times New Roman" w:cs="Times New Roman"/>
                  <w:color w:val="0000FF"/>
                  <w:sz w:val="18"/>
                  <w:szCs w:val="18"/>
                  <w:rPrChange w:id="2089" w:author="Xuning Wei12232" w:date="2026-09-05T19:51:00Z">
                    <w:rPr>
                      <w:rFonts w:ascii="Times New Roman" w:eastAsia="仿宋_GB2312" w:hAnsi="Times New Roman" w:cs="Times New Roman"/>
                      <w:color w:val="FF0000"/>
                      <w:sz w:val="18"/>
                      <w:szCs w:val="18"/>
                    </w:rPr>
                  </w:rPrChange>
                </w:rPr>
                <w:t xml:space="preserve"> Bubble with nitrogen for 5±2</w:t>
              </w:r>
            </w:ins>
            <w:ins w:id="2090" w:author="Johan Granander" w:date="2026-07-28T14:59:00Z">
              <w:r w:rsidR="00CE1A94" w:rsidRPr="00A54EC0">
                <w:rPr>
                  <w:rFonts w:ascii="Times New Roman" w:eastAsia="仿宋_GB2312" w:hAnsi="Times New Roman" w:cs="Times New Roman"/>
                  <w:color w:val="0000FF"/>
                  <w:sz w:val="18"/>
                  <w:szCs w:val="18"/>
                </w:rPr>
                <w:t xml:space="preserve"> </w:t>
              </w:r>
            </w:ins>
            <w:ins w:id="2091" w:author="Xuning Wei12232" w:date="2026-06-06T11:28:00Z">
              <w:r w:rsidR="00373622" w:rsidRPr="00473484">
                <w:rPr>
                  <w:rFonts w:ascii="Times New Roman" w:eastAsia="仿宋_GB2312" w:hAnsi="Times New Roman" w:cs="Times New Roman"/>
                  <w:color w:val="0000FF"/>
                  <w:sz w:val="18"/>
                  <w:szCs w:val="18"/>
                  <w:rPrChange w:id="2092" w:author="Xuning Wei12232" w:date="2026-09-05T19:51:00Z">
                    <w:rPr>
                      <w:rFonts w:ascii="Times New Roman" w:eastAsia="仿宋_GB2312" w:hAnsi="Times New Roman" w:cs="Times New Roman"/>
                      <w:color w:val="FF0000"/>
                      <w:sz w:val="18"/>
                      <w:szCs w:val="18"/>
                    </w:rPr>
                  </w:rPrChange>
                </w:rPr>
                <w:t>min, then start the stirrer. After stirring for 25±5</w:t>
              </w:r>
            </w:ins>
            <w:ins w:id="2093" w:author="Johan Granander" w:date="2026-07-28T14:59:00Z">
              <w:r w:rsidR="00CE1A94" w:rsidRPr="00A54EC0">
                <w:rPr>
                  <w:rFonts w:ascii="Times New Roman" w:eastAsia="仿宋_GB2312" w:hAnsi="Times New Roman" w:cs="Times New Roman"/>
                  <w:color w:val="0000FF"/>
                  <w:sz w:val="18"/>
                  <w:szCs w:val="18"/>
                </w:rPr>
                <w:t xml:space="preserve"> </w:t>
              </w:r>
            </w:ins>
            <w:ins w:id="2094" w:author="Xuning Wei12232" w:date="2026-06-06T11:28:00Z">
              <w:r w:rsidR="00373622" w:rsidRPr="00473484">
                <w:rPr>
                  <w:rFonts w:ascii="Times New Roman" w:eastAsia="仿宋_GB2312" w:hAnsi="Times New Roman" w:cs="Times New Roman"/>
                  <w:color w:val="0000FF"/>
                  <w:sz w:val="18"/>
                  <w:szCs w:val="18"/>
                  <w:rPrChange w:id="2095" w:author="Xuning Wei12232" w:date="2026-09-05T19:51:00Z">
                    <w:rPr>
                      <w:rFonts w:ascii="Times New Roman" w:eastAsia="仿宋_GB2312" w:hAnsi="Times New Roman" w:cs="Times New Roman"/>
                      <w:color w:val="FF0000"/>
                      <w:sz w:val="18"/>
                      <w:szCs w:val="18"/>
                    </w:rPr>
                  </w:rPrChange>
                </w:rPr>
                <w:t xml:space="preserve">min, stop stirring, turn off the nitrogen. Drain until there is no obvious drip. </w:t>
              </w:r>
            </w:ins>
          </w:p>
          <w:p w14:paraId="454A024E" w14:textId="427B9878" w:rsidR="00373622" w:rsidRPr="00473484" w:rsidRDefault="004D6407" w:rsidP="00373622">
            <w:pPr>
              <w:jc w:val="both"/>
              <w:rPr>
                <w:ins w:id="2096" w:author="Xuning Wei12232" w:date="2026-06-06T11:28:00Z"/>
                <w:rFonts w:ascii="Times New Roman" w:eastAsia="仿宋_GB2312" w:hAnsi="Times New Roman" w:cs="Times New Roman"/>
                <w:color w:val="0000FF"/>
                <w:sz w:val="18"/>
                <w:szCs w:val="18"/>
                <w:rPrChange w:id="2097" w:author="Xuning Wei12232" w:date="2026-09-05T19:51:00Z">
                  <w:rPr>
                    <w:ins w:id="2098" w:author="Xuning Wei12232" w:date="2026-06-06T11:28:00Z"/>
                    <w:rFonts w:ascii="Times New Roman" w:eastAsia="仿宋_GB2312" w:hAnsi="Times New Roman" w:cs="Times New Roman"/>
                    <w:color w:val="FF0000"/>
                    <w:sz w:val="18"/>
                    <w:szCs w:val="18"/>
                  </w:rPr>
                </w:rPrChange>
              </w:rPr>
            </w:pPr>
            <w:ins w:id="2099" w:author="Xuning Wei12232" w:date="2026-07-27T01:01:00Z">
              <w:r w:rsidRPr="00A54EC0">
                <w:rPr>
                  <w:rFonts w:ascii="Times New Roman" w:eastAsia="仿宋_GB2312" w:hAnsi="Times New Roman" w:cs="Times New Roman"/>
                  <w:color w:val="0000FF"/>
                  <w:sz w:val="18"/>
                  <w:szCs w:val="18"/>
                </w:rPr>
                <w:t xml:space="preserve">2. </w:t>
              </w:r>
            </w:ins>
            <w:ins w:id="2100" w:author="Xuning Wei12232" w:date="2026-06-06T11:28:00Z">
              <w:r w:rsidR="00373622" w:rsidRPr="00473484">
                <w:rPr>
                  <w:rFonts w:ascii="Times New Roman" w:eastAsia="仿宋_GB2312" w:hAnsi="Times New Roman" w:cs="Times New Roman"/>
                  <w:color w:val="0000FF"/>
                  <w:sz w:val="18"/>
                  <w:szCs w:val="18"/>
                  <w:rPrChange w:id="2101" w:author="Xuning Wei12232" w:date="2026-09-05T19:51:00Z">
                    <w:rPr>
                      <w:rFonts w:ascii="Times New Roman" w:eastAsia="仿宋_GB2312" w:hAnsi="Times New Roman" w:cs="Times New Roman"/>
                      <w:color w:val="FF0000"/>
                      <w:sz w:val="18"/>
                      <w:szCs w:val="18"/>
                    </w:rPr>
                  </w:rPrChange>
                </w:rPr>
                <w:t xml:space="preserve">Add 10.0 V MTBE (7.410 kg/kg) into </w:t>
              </w:r>
              <w:r w:rsidR="00373622" w:rsidRPr="00473484">
                <w:rPr>
                  <w:rFonts w:ascii="Times New Roman" w:eastAsia="仿宋_GB2312" w:hAnsi="Times New Roman" w:cs="Times New Roman"/>
                  <w:color w:val="0000FF"/>
                  <w:sz w:val="18"/>
                  <w:szCs w:val="18"/>
                  <w:rPrChange w:id="2102" w:author="Xuning Wei12232" w:date="2026-09-05T19:51:00Z">
                    <w:rPr>
                      <w:rFonts w:ascii="Times New Roman" w:eastAsia="仿宋_GB2312" w:hAnsi="Times New Roman" w:cs="Times New Roman"/>
                      <w:b/>
                      <w:color w:val="FF0000"/>
                      <w:sz w:val="18"/>
                      <w:szCs w:val="18"/>
                    </w:rPr>
                  </w:rPrChange>
                </w:rPr>
                <w:t>TJ4S-1213-Sy15</w:t>
              </w:r>
              <w:r w:rsidR="00373622" w:rsidRPr="00473484">
                <w:rPr>
                  <w:rFonts w:ascii="Times New Roman" w:eastAsia="仿宋_GB2312" w:hAnsi="Times New Roman" w:cs="Times New Roman"/>
                  <w:color w:val="0000FF"/>
                  <w:sz w:val="18"/>
                  <w:szCs w:val="18"/>
                  <w:rPrChange w:id="2103" w:author="Xuning Wei12232" w:date="2026-09-05T19:51:00Z">
                    <w:rPr>
                      <w:rFonts w:ascii="Times New Roman" w:eastAsia="仿宋_GB2312" w:hAnsi="Times New Roman" w:cs="Times New Roman"/>
                      <w:color w:val="FF0000"/>
                      <w:sz w:val="18"/>
                      <w:szCs w:val="18"/>
                    </w:rPr>
                  </w:rPrChange>
                </w:rPr>
                <w:t>. Bubble with nitrogen for 5±2</w:t>
              </w:r>
            </w:ins>
            <w:ins w:id="2104" w:author="Johan Granander" w:date="2026-07-28T14:59:00Z">
              <w:r w:rsidR="00CE1A94" w:rsidRPr="00A54EC0">
                <w:rPr>
                  <w:rFonts w:ascii="Times New Roman" w:eastAsia="仿宋_GB2312" w:hAnsi="Times New Roman" w:cs="Times New Roman"/>
                  <w:color w:val="0000FF"/>
                  <w:sz w:val="18"/>
                  <w:szCs w:val="18"/>
                </w:rPr>
                <w:t xml:space="preserve"> </w:t>
              </w:r>
            </w:ins>
            <w:ins w:id="2105" w:author="Xuning Wei12232" w:date="2026-06-06T11:28:00Z">
              <w:r w:rsidR="00373622" w:rsidRPr="00473484">
                <w:rPr>
                  <w:rFonts w:ascii="Times New Roman" w:eastAsia="仿宋_GB2312" w:hAnsi="Times New Roman" w:cs="Times New Roman"/>
                  <w:color w:val="0000FF"/>
                  <w:sz w:val="18"/>
                  <w:szCs w:val="18"/>
                  <w:rPrChange w:id="2106" w:author="Xuning Wei12232" w:date="2026-09-05T19:51:00Z">
                    <w:rPr>
                      <w:rFonts w:ascii="Times New Roman" w:eastAsia="仿宋_GB2312" w:hAnsi="Times New Roman" w:cs="Times New Roman"/>
                      <w:color w:val="FF0000"/>
                      <w:sz w:val="18"/>
                      <w:szCs w:val="18"/>
                    </w:rPr>
                  </w:rPrChange>
                </w:rPr>
                <w:t>min, then start the stirrer. After stirring for 15±5</w:t>
              </w:r>
            </w:ins>
            <w:ins w:id="2107" w:author="Johan Granander" w:date="2026-07-28T14:59:00Z">
              <w:r w:rsidR="00CE1A94" w:rsidRPr="00A54EC0">
                <w:rPr>
                  <w:rFonts w:ascii="Times New Roman" w:eastAsia="仿宋_GB2312" w:hAnsi="Times New Roman" w:cs="Times New Roman"/>
                  <w:color w:val="0000FF"/>
                  <w:sz w:val="18"/>
                  <w:szCs w:val="18"/>
                </w:rPr>
                <w:t xml:space="preserve"> </w:t>
              </w:r>
            </w:ins>
            <w:ins w:id="2108" w:author="Xuning Wei12232" w:date="2026-06-06T11:28:00Z">
              <w:r w:rsidR="00373622" w:rsidRPr="00473484">
                <w:rPr>
                  <w:rFonts w:ascii="Times New Roman" w:eastAsia="仿宋_GB2312" w:hAnsi="Times New Roman" w:cs="Times New Roman"/>
                  <w:color w:val="0000FF"/>
                  <w:sz w:val="18"/>
                  <w:szCs w:val="18"/>
                  <w:rPrChange w:id="2109" w:author="Xuning Wei12232" w:date="2026-09-05T19:51:00Z">
                    <w:rPr>
                      <w:rFonts w:ascii="Times New Roman" w:eastAsia="仿宋_GB2312" w:hAnsi="Times New Roman" w:cs="Times New Roman"/>
                      <w:color w:val="FF0000"/>
                      <w:sz w:val="18"/>
                      <w:szCs w:val="18"/>
                    </w:rPr>
                  </w:rPrChange>
                </w:rPr>
                <w:t xml:space="preserve">min, stop stirring, turn off the nitrogen. Drain until there is no obvious drip. </w:t>
              </w:r>
            </w:ins>
          </w:p>
          <w:p w14:paraId="73614E0C" w14:textId="4F43E6E4" w:rsidR="000A0A08" w:rsidRPr="00473484" w:rsidRDefault="004D6407">
            <w:pPr>
              <w:jc w:val="both"/>
              <w:rPr>
                <w:ins w:id="2110" w:author="Xuning Wei12232" w:date="2026-06-06T11:28:00Z"/>
                <w:rFonts w:ascii="Times New Roman" w:eastAsia="仿宋_GB2312" w:hAnsi="Times New Roman" w:cs="Times New Roman"/>
                <w:color w:val="0000FF"/>
                <w:sz w:val="18"/>
                <w:szCs w:val="18"/>
                <w:rPrChange w:id="2111" w:author="Xuning Wei12232" w:date="2026-09-05T19:51:00Z">
                  <w:rPr>
                    <w:ins w:id="2112" w:author="Xuning Wei12232" w:date="2026-06-06T11:28:00Z"/>
                    <w:rFonts w:ascii="Times New Roman" w:eastAsia="仿宋_GB2312" w:hAnsi="Times New Roman" w:cs="Times New Roman"/>
                    <w:color w:val="000000" w:themeColor="text1"/>
                    <w:sz w:val="18"/>
                    <w:szCs w:val="18"/>
                  </w:rPr>
                </w:rPrChange>
              </w:rPr>
            </w:pPr>
            <w:ins w:id="2113" w:author="Xuning Wei12232" w:date="2026-07-27T01:01:00Z">
              <w:r w:rsidRPr="00A54EC0">
                <w:rPr>
                  <w:rFonts w:ascii="Times New Roman" w:eastAsia="仿宋_GB2312" w:hAnsi="Times New Roman" w:cs="Times New Roman"/>
                  <w:color w:val="0000FF"/>
                  <w:sz w:val="18"/>
                  <w:szCs w:val="18"/>
                </w:rPr>
                <w:t xml:space="preserve">3. </w:t>
              </w:r>
            </w:ins>
            <w:ins w:id="2114" w:author="Xuning Wei12232" w:date="2026-06-06T11:28:00Z">
              <w:r w:rsidR="00373622" w:rsidRPr="00473484">
                <w:rPr>
                  <w:rFonts w:ascii="Times New Roman" w:eastAsia="仿宋_GB2312" w:hAnsi="Times New Roman" w:cs="Times New Roman"/>
                  <w:color w:val="0000FF"/>
                  <w:sz w:val="18"/>
                  <w:szCs w:val="18"/>
                  <w:rPrChange w:id="2115" w:author="Xuning Wei12232" w:date="2026-09-05T19:51:00Z">
                    <w:rPr>
                      <w:rFonts w:ascii="Times New Roman" w:eastAsia="仿宋_GB2312" w:hAnsi="Times New Roman" w:cs="Times New Roman"/>
                      <w:color w:val="000000" w:themeColor="text1"/>
                      <w:sz w:val="18"/>
                      <w:szCs w:val="18"/>
                    </w:rPr>
                  </w:rPrChange>
                </w:rPr>
                <w:t>Add 10.0 V MTBE (7.410 kg/kg) into</w:t>
              </w:r>
              <w:r w:rsidR="00373622" w:rsidRPr="00473484">
                <w:rPr>
                  <w:rFonts w:ascii="Times New Roman" w:eastAsia="等线" w:hAnsi="Times New Roman" w:cs="Times New Roman"/>
                  <w:color w:val="0000FF"/>
                  <w:sz w:val="18"/>
                  <w:szCs w:val="18"/>
                  <w:rPrChange w:id="2116" w:author="Xuning Wei12232" w:date="2026-09-05T19:51:00Z">
                    <w:rPr>
                      <w:rFonts w:ascii="Times New Roman" w:eastAsia="等线" w:hAnsi="Times New Roman" w:cs="Times New Roman"/>
                      <w:color w:val="000000" w:themeColor="text1"/>
                      <w:sz w:val="18"/>
                      <w:szCs w:val="18"/>
                    </w:rPr>
                  </w:rPrChange>
                </w:rPr>
                <w:t xml:space="preserve"> </w:t>
              </w:r>
              <w:r w:rsidR="00373622" w:rsidRPr="00473484">
                <w:rPr>
                  <w:rFonts w:ascii="Times New Roman" w:eastAsia="仿宋_GB2312" w:hAnsi="Times New Roman" w:cs="Times New Roman"/>
                  <w:color w:val="0000FF"/>
                  <w:sz w:val="18"/>
                  <w:szCs w:val="18"/>
                  <w:rPrChange w:id="2117" w:author="Xuning Wei12232" w:date="2026-09-05T19:51:00Z">
                    <w:rPr>
                      <w:rFonts w:ascii="Times New Roman" w:eastAsia="仿宋_GB2312" w:hAnsi="Times New Roman" w:cs="Times New Roman"/>
                      <w:b/>
                      <w:color w:val="000000" w:themeColor="text1"/>
                      <w:sz w:val="18"/>
                      <w:szCs w:val="18"/>
                    </w:rPr>
                  </w:rPrChange>
                </w:rPr>
                <w:t>TJ4S-1213-Sy15</w:t>
              </w:r>
              <w:r w:rsidR="00373622" w:rsidRPr="00473484">
                <w:rPr>
                  <w:rFonts w:ascii="Times New Roman" w:eastAsia="仿宋_GB2312" w:hAnsi="Times New Roman" w:cs="Times New Roman"/>
                  <w:color w:val="0000FF"/>
                  <w:sz w:val="18"/>
                  <w:szCs w:val="18"/>
                  <w:rPrChange w:id="2118" w:author="Xuning Wei12232" w:date="2026-09-05T19:51:00Z">
                    <w:rPr>
                      <w:rFonts w:ascii="Times New Roman" w:eastAsia="仿宋_GB2312" w:hAnsi="Times New Roman" w:cs="Times New Roman"/>
                      <w:color w:val="000000" w:themeColor="text1"/>
                      <w:sz w:val="18"/>
                      <w:szCs w:val="18"/>
                    </w:rPr>
                  </w:rPrChange>
                </w:rPr>
                <w:t>. Bubble with nitrogen for 5±2</w:t>
              </w:r>
            </w:ins>
            <w:ins w:id="2119" w:author="Johan Granander" w:date="2026-07-28T14:59:00Z">
              <w:r w:rsidR="00CE1A94" w:rsidRPr="00A54EC0">
                <w:rPr>
                  <w:rFonts w:ascii="Times New Roman" w:eastAsia="仿宋_GB2312" w:hAnsi="Times New Roman" w:cs="Times New Roman"/>
                  <w:color w:val="0000FF"/>
                  <w:sz w:val="18"/>
                  <w:szCs w:val="18"/>
                </w:rPr>
                <w:t xml:space="preserve"> </w:t>
              </w:r>
            </w:ins>
            <w:ins w:id="2120" w:author="Xuning Wei12232" w:date="2026-06-06T11:28:00Z">
              <w:r w:rsidR="00373622" w:rsidRPr="00473484">
                <w:rPr>
                  <w:rFonts w:ascii="Times New Roman" w:eastAsia="仿宋_GB2312" w:hAnsi="Times New Roman" w:cs="Times New Roman"/>
                  <w:color w:val="0000FF"/>
                  <w:sz w:val="18"/>
                  <w:szCs w:val="18"/>
                  <w:rPrChange w:id="2121" w:author="Xuning Wei12232" w:date="2026-09-05T19:51:00Z">
                    <w:rPr>
                      <w:rFonts w:ascii="Times New Roman" w:eastAsia="仿宋_GB2312" w:hAnsi="Times New Roman" w:cs="Times New Roman"/>
                      <w:color w:val="000000" w:themeColor="text1"/>
                      <w:sz w:val="18"/>
                      <w:szCs w:val="18"/>
                    </w:rPr>
                  </w:rPrChange>
                </w:rPr>
                <w:t>min, then start the stirrer. After stirring for 15±5</w:t>
              </w:r>
            </w:ins>
            <w:ins w:id="2122" w:author="Johan Granander" w:date="2026-07-28T14:59:00Z">
              <w:r w:rsidR="00CE1A94" w:rsidRPr="00A54EC0">
                <w:rPr>
                  <w:rFonts w:ascii="Times New Roman" w:eastAsia="仿宋_GB2312" w:hAnsi="Times New Roman" w:cs="Times New Roman"/>
                  <w:color w:val="0000FF"/>
                  <w:sz w:val="18"/>
                  <w:szCs w:val="18"/>
                </w:rPr>
                <w:t xml:space="preserve"> </w:t>
              </w:r>
            </w:ins>
            <w:ins w:id="2123" w:author="Xuning Wei12232" w:date="2026-06-06T11:28:00Z">
              <w:r w:rsidR="00373622" w:rsidRPr="00473484">
                <w:rPr>
                  <w:rFonts w:ascii="Times New Roman" w:eastAsia="仿宋_GB2312" w:hAnsi="Times New Roman" w:cs="Times New Roman"/>
                  <w:color w:val="0000FF"/>
                  <w:sz w:val="18"/>
                  <w:szCs w:val="18"/>
                  <w:rPrChange w:id="2124" w:author="Xuning Wei12232" w:date="2026-09-05T19:51:00Z">
                    <w:rPr>
                      <w:rFonts w:ascii="Times New Roman" w:eastAsia="仿宋_GB2312" w:hAnsi="Times New Roman" w:cs="Times New Roman"/>
                      <w:color w:val="000000" w:themeColor="text1"/>
                      <w:sz w:val="18"/>
                      <w:szCs w:val="18"/>
                    </w:rPr>
                  </w:rPrChange>
                </w:rPr>
                <w:t xml:space="preserve">min, stop stirring, turn off the nitrogen. Drain until there is no obvious drip. </w:t>
              </w:r>
              <w:r w:rsidR="00373622" w:rsidRPr="00473484">
                <w:rPr>
                  <w:rFonts w:ascii="Times New Roman" w:eastAsia="仿宋_GB2312" w:hAnsi="Times New Roman" w:cs="Times New Roman"/>
                  <w:color w:val="0000FF"/>
                  <w:sz w:val="18"/>
                  <w:szCs w:val="18"/>
                  <w:rPrChange w:id="2125" w:author="Xuning Wei12232" w:date="2026-09-05T19:51:00Z">
                    <w:rPr>
                      <w:rFonts w:ascii="Times New Roman" w:eastAsia="仿宋_GB2312" w:hAnsi="Times New Roman" w:cs="Times New Roman"/>
                      <w:color w:val="000000" w:themeColor="text1"/>
                      <w:sz w:val="18"/>
                      <w:szCs w:val="18"/>
                    </w:rPr>
                  </w:rPrChange>
                </w:rPr>
                <w:br/>
              </w:r>
            </w:ins>
            <w:ins w:id="2126" w:author="Xuning Wei12232" w:date="2026-07-27T01:01:00Z">
              <w:r w:rsidRPr="00A54EC0">
                <w:rPr>
                  <w:rFonts w:ascii="Times New Roman" w:eastAsia="仿宋_GB2312" w:hAnsi="Times New Roman" w:cs="Times New Roman"/>
                  <w:color w:val="0000FF"/>
                  <w:sz w:val="18"/>
                  <w:szCs w:val="18"/>
                </w:rPr>
                <w:t xml:space="preserve">4. </w:t>
              </w:r>
            </w:ins>
            <w:ins w:id="2127" w:author="Xuning Wei12232" w:date="2026-06-06T13:15:00Z">
              <w:r w:rsidR="00E46E60" w:rsidRPr="00A54EC0">
                <w:rPr>
                  <w:rFonts w:ascii="Times New Roman" w:eastAsia="仿宋_GB2312" w:hAnsi="Times New Roman" w:cs="Times New Roman"/>
                  <w:color w:val="0000FF"/>
                  <w:sz w:val="18"/>
                  <w:szCs w:val="18"/>
                </w:rPr>
                <w:t xml:space="preserve">Sample the MTBE washing solution during the second stirring and develop with </w:t>
              </w:r>
              <w:proofErr w:type="spellStart"/>
              <w:r w:rsidR="00E46E60" w:rsidRPr="00A54EC0">
                <w:rPr>
                  <w:rFonts w:ascii="Times New Roman" w:eastAsia="仿宋_GB2312" w:hAnsi="Times New Roman" w:cs="Times New Roman"/>
                  <w:color w:val="0000FF"/>
                  <w:sz w:val="18"/>
                  <w:szCs w:val="18"/>
                </w:rPr>
                <w:t>chloranil</w:t>
              </w:r>
              <w:proofErr w:type="spellEnd"/>
              <w:r w:rsidR="00E46E60" w:rsidRPr="00A54EC0">
                <w:rPr>
                  <w:rFonts w:ascii="Times New Roman" w:eastAsia="仿宋_GB2312" w:hAnsi="Times New Roman" w:cs="Times New Roman"/>
                  <w:color w:val="0000FF"/>
                  <w:sz w:val="18"/>
                  <w:szCs w:val="18"/>
                </w:rPr>
                <w:t xml:space="preserve">, compare the color with the standard 500 ppm </w:t>
              </w:r>
              <w:proofErr w:type="spellStart"/>
              <w:r w:rsidR="00E46E60" w:rsidRPr="00A54EC0">
                <w:rPr>
                  <w:rFonts w:ascii="Times New Roman" w:eastAsia="仿宋_GB2312" w:hAnsi="Times New Roman" w:cs="Times New Roman"/>
                  <w:color w:val="0000FF"/>
                  <w:sz w:val="18"/>
                  <w:szCs w:val="18"/>
                </w:rPr>
                <w:t>piperidine</w:t>
              </w:r>
            </w:ins>
            <w:proofErr w:type="spellEnd"/>
            <w:ins w:id="2128" w:author="Xuning Wei12232" w:date="2026-06-06T13:16:00Z">
              <w:r w:rsidR="00E46E60" w:rsidRPr="00473484">
                <w:rPr>
                  <w:rFonts w:ascii="Times New Roman" w:eastAsia="仿宋_GB2312" w:hAnsi="Times New Roman" w:cs="Times New Roman"/>
                  <w:color w:val="0000FF"/>
                  <w:sz w:val="18"/>
                  <w:szCs w:val="18"/>
                </w:rPr>
                <w:t xml:space="preserve"> in </w:t>
              </w:r>
            </w:ins>
            <w:ins w:id="2129" w:author="Xuning Wei12232" w:date="2026-06-06T13:15:00Z">
              <w:r w:rsidR="00E46E60" w:rsidRPr="00473484">
                <w:rPr>
                  <w:rFonts w:ascii="Times New Roman" w:eastAsia="仿宋_GB2312" w:hAnsi="Times New Roman" w:cs="Times New Roman"/>
                  <w:color w:val="0000FF"/>
                  <w:sz w:val="18"/>
                  <w:szCs w:val="18"/>
                </w:rPr>
                <w:t>MTBE solution as reference solution.</w:t>
              </w:r>
            </w:ins>
          </w:p>
        </w:tc>
      </w:tr>
      <w:tr w:rsidR="00373622" w:rsidRPr="00473484" w14:paraId="5357B567" w14:textId="77777777" w:rsidTr="0051270C">
        <w:trPr>
          <w:trHeight w:val="384"/>
          <w:trPrChange w:id="2130" w:author="Xuning Wei12232" w:date="2026-07-26T21:43:00Z">
            <w:trPr>
              <w:trHeight w:val="384"/>
            </w:trPr>
          </w:trPrChange>
        </w:trPr>
        <w:tc>
          <w:tcPr>
            <w:tcW w:w="275" w:type="pct"/>
            <w:tcBorders>
              <w:top w:val="single" w:sz="4" w:space="0" w:color="auto"/>
              <w:left w:val="single" w:sz="4" w:space="0" w:color="auto"/>
              <w:bottom w:val="single" w:sz="4" w:space="0" w:color="auto"/>
              <w:right w:val="single" w:sz="4" w:space="0" w:color="auto"/>
            </w:tcBorders>
            <w:vAlign w:val="center"/>
            <w:tcPrChange w:id="2131"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28E50AC1" w14:textId="714ED036" w:rsidR="00373622" w:rsidRPr="00473484" w:rsidRDefault="00373622" w:rsidP="00373622">
            <w:pPr>
              <w:jc w:val="both"/>
              <w:rPr>
                <w:rFonts w:ascii="Times New Roman" w:eastAsia="仿宋_GB2312" w:hAnsi="Times New Roman" w:cs="Times New Roman"/>
                <w:b/>
                <w:color w:val="auto"/>
                <w:sz w:val="18"/>
                <w:szCs w:val="18"/>
                <w:lang w:eastAsia="zh-CN"/>
              </w:rPr>
            </w:pPr>
            <w:del w:id="2132" w:author="Xuning Wei12232" w:date="2026-07-23T15:40:00Z">
              <w:r w:rsidRPr="00A54EC0" w:rsidDel="006C469E">
                <w:rPr>
                  <w:rFonts w:ascii="Times New Roman" w:eastAsia="仿宋_GB2312" w:hAnsi="Times New Roman" w:cs="Times New Roman"/>
                  <w:b/>
                  <w:color w:val="auto"/>
                  <w:sz w:val="18"/>
                  <w:szCs w:val="18"/>
                  <w:lang w:eastAsia="zh-CN"/>
                </w:rPr>
                <w:delText>9</w:delText>
              </w:r>
            </w:del>
            <w:ins w:id="2133" w:author="Xuning Wei12232" w:date="2026-07-23T15:40:00Z">
              <w:r w:rsidR="006C469E" w:rsidRPr="00A54EC0">
                <w:rPr>
                  <w:rFonts w:ascii="Times New Roman" w:eastAsia="仿宋_GB2312" w:hAnsi="Times New Roman" w:cs="Times New Roman"/>
                  <w:b/>
                  <w:color w:val="auto"/>
                  <w:sz w:val="18"/>
                  <w:szCs w:val="18"/>
                  <w:lang w:eastAsia="zh-CN"/>
                </w:rPr>
                <w:t>43</w:t>
              </w:r>
            </w:ins>
            <w:del w:id="2134" w:author="Xuning Wei12232" w:date="2026-06-06T11:29:00Z">
              <w:r w:rsidRPr="00A54EC0" w:rsidDel="00373622">
                <w:rPr>
                  <w:rFonts w:ascii="Times New Roman" w:eastAsia="仿宋_GB2312" w:hAnsi="Times New Roman" w:cs="Times New Roman"/>
                  <w:b/>
                  <w:color w:val="auto"/>
                  <w:sz w:val="18"/>
                  <w:szCs w:val="18"/>
                  <w:lang w:eastAsia="zh-CN"/>
                </w:rPr>
                <w:delText>4</w:delText>
              </w:r>
            </w:del>
          </w:p>
        </w:tc>
        <w:tc>
          <w:tcPr>
            <w:tcW w:w="670" w:type="pct"/>
            <w:tcBorders>
              <w:top w:val="single" w:sz="4" w:space="0" w:color="auto"/>
              <w:left w:val="single" w:sz="4" w:space="0" w:color="auto"/>
              <w:bottom w:val="single" w:sz="4" w:space="0" w:color="auto"/>
              <w:right w:val="single" w:sz="4" w:space="0" w:color="auto"/>
            </w:tcBorders>
            <w:vAlign w:val="center"/>
            <w:tcPrChange w:id="2135"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7B784818" w14:textId="471A6B23" w:rsidR="00373622" w:rsidRPr="00473484" w:rsidRDefault="00373622" w:rsidP="00373622">
            <w:pPr>
              <w:jc w:val="both"/>
              <w:rPr>
                <w:rFonts w:ascii="Times New Roman" w:eastAsia="仿宋_GB2312" w:hAnsi="Times New Roman" w:cs="Times New Roman"/>
                <w:color w:val="auto"/>
                <w:sz w:val="18"/>
                <w:szCs w:val="18"/>
                <w:lang w:eastAsia="zh-CN"/>
              </w:rPr>
            </w:pPr>
            <w:r w:rsidRPr="00473484">
              <w:rPr>
                <w:rFonts w:ascii="Times New Roman" w:eastAsia="仿宋_GB2312" w:hAnsi="Times New Roman" w:cs="Times New Roman"/>
                <w:color w:val="auto"/>
                <w:sz w:val="18"/>
                <w:szCs w:val="18"/>
                <w:lang w:eastAsia="zh-CN"/>
              </w:rPr>
              <w:t>Drying</w:t>
            </w:r>
          </w:p>
        </w:tc>
        <w:tc>
          <w:tcPr>
            <w:tcW w:w="4054" w:type="pct"/>
            <w:tcBorders>
              <w:top w:val="single" w:sz="4" w:space="0" w:color="auto"/>
              <w:left w:val="single" w:sz="4" w:space="0" w:color="auto"/>
              <w:bottom w:val="single" w:sz="4" w:space="0" w:color="auto"/>
              <w:right w:val="single" w:sz="4" w:space="0" w:color="auto"/>
            </w:tcBorders>
            <w:vAlign w:val="center"/>
            <w:tcPrChange w:id="2136"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474F7E4E" w14:textId="737F9EFC" w:rsidR="00373622" w:rsidRPr="00A54EC0" w:rsidRDefault="004D6407" w:rsidP="00373622">
            <w:pPr>
              <w:jc w:val="both"/>
              <w:rPr>
                <w:rFonts w:ascii="Times New Roman" w:eastAsia="仿宋_GB2312" w:hAnsi="Times New Roman" w:cs="Times New Roman"/>
                <w:color w:val="auto"/>
                <w:sz w:val="18"/>
                <w:szCs w:val="18"/>
              </w:rPr>
            </w:pPr>
            <w:ins w:id="2137" w:author="Xuning Wei12232" w:date="2026-07-27T01:01:00Z">
              <w:r w:rsidRPr="00473484">
                <w:rPr>
                  <w:rFonts w:ascii="Times New Roman" w:eastAsia="仿宋_GB2312" w:hAnsi="Times New Roman" w:cs="Times New Roman"/>
                  <w:color w:val="auto"/>
                  <w:sz w:val="18"/>
                  <w:szCs w:val="18"/>
                </w:rPr>
                <w:t xml:space="preserve">1. </w:t>
              </w:r>
            </w:ins>
            <w:r w:rsidR="00373622" w:rsidRPr="00473484">
              <w:rPr>
                <w:rFonts w:ascii="Times New Roman" w:eastAsia="仿宋_GB2312" w:hAnsi="Times New Roman" w:cs="Times New Roman"/>
                <w:color w:val="auto"/>
                <w:sz w:val="18"/>
                <w:szCs w:val="18"/>
              </w:rPr>
              <w:t>Sweep with nitrogen above, ni</w:t>
            </w:r>
            <w:r w:rsidR="00373622" w:rsidRPr="000F6A4A">
              <w:rPr>
                <w:rFonts w:ascii="Times New Roman" w:eastAsia="仿宋_GB2312" w:hAnsi="Times New Roman" w:cs="Times New Roman"/>
                <w:color w:val="auto"/>
                <w:sz w:val="18"/>
                <w:szCs w:val="18"/>
              </w:rPr>
              <w:t>trogen flow</w:t>
            </w:r>
            <w:ins w:id="2138" w:author="Xuning Wei12232" w:date="2026-09-05T20:12:00Z">
              <w:r w:rsidR="000F6A4A">
                <w:rPr>
                  <w:rFonts w:ascii="Times New Roman" w:eastAsia="仿宋_GB2312" w:hAnsi="Times New Roman" w:cs="Times New Roman"/>
                  <w:color w:val="auto"/>
                  <w:sz w:val="18"/>
                  <w:szCs w:val="18"/>
                </w:rPr>
                <w:t xml:space="preserve"> </w:t>
              </w:r>
              <w:r w:rsidR="000F6A4A">
                <w:rPr>
                  <w:rFonts w:ascii="Times New Roman" w:eastAsia="仿宋_GB2312" w:hAnsi="Times New Roman" w:cs="Times New Roman" w:hint="eastAsia"/>
                  <w:color w:val="auto"/>
                  <w:sz w:val="18"/>
                  <w:szCs w:val="18"/>
                  <w:lang w:eastAsia="zh-CN"/>
                </w:rPr>
                <w:t>(</w:t>
              </w:r>
            </w:ins>
            <w:ins w:id="2139" w:author="Xuning Wei12232" w:date="2026-09-05T20:13:00Z">
              <w:r w:rsidR="000F6A4A" w:rsidRPr="00012B05">
                <w:rPr>
                  <w:rFonts w:ascii="Times New Roman" w:eastAsia="仿宋_GB2312" w:hAnsi="Times New Roman" w:cs="Times New Roman"/>
                  <w:color w:val="auto"/>
                  <w:sz w:val="18"/>
                  <w:szCs w:val="18"/>
                </w:rPr>
                <w:t>11~15 m</w:t>
              </w:r>
              <w:r w:rsidR="000F6A4A" w:rsidRPr="00012B05">
                <w:rPr>
                  <w:rFonts w:ascii="Times New Roman" w:eastAsia="仿宋_GB2312" w:hAnsi="Times New Roman" w:cs="Times New Roman"/>
                  <w:color w:val="auto"/>
                  <w:sz w:val="18"/>
                  <w:szCs w:val="18"/>
                  <w:vertAlign w:val="superscript"/>
                </w:rPr>
                <w:t>3</w:t>
              </w:r>
              <w:r w:rsidR="000F6A4A" w:rsidRPr="00012B05">
                <w:rPr>
                  <w:rFonts w:ascii="Times New Roman" w:eastAsia="仿宋_GB2312" w:hAnsi="Times New Roman" w:cs="Times New Roman"/>
                  <w:color w:val="auto"/>
                  <w:sz w:val="18"/>
                  <w:szCs w:val="18"/>
                </w:rPr>
                <w:t>/h target: 14 m</w:t>
              </w:r>
              <w:r w:rsidR="000F6A4A" w:rsidRPr="00012B05">
                <w:rPr>
                  <w:rFonts w:ascii="Times New Roman" w:eastAsia="仿宋_GB2312" w:hAnsi="Times New Roman" w:cs="Times New Roman"/>
                  <w:color w:val="auto"/>
                  <w:sz w:val="18"/>
                  <w:szCs w:val="18"/>
                  <w:vertAlign w:val="superscript"/>
                </w:rPr>
                <w:t>3</w:t>
              </w:r>
              <w:r w:rsidR="000F6A4A" w:rsidRPr="00012B05">
                <w:rPr>
                  <w:rFonts w:ascii="Times New Roman" w:eastAsia="仿宋_GB2312" w:hAnsi="Times New Roman" w:cs="Times New Roman"/>
                  <w:color w:val="auto"/>
                  <w:sz w:val="18"/>
                  <w:szCs w:val="18"/>
                </w:rPr>
                <w:t>/h</w:t>
              </w:r>
              <w:r w:rsidR="000F6A4A">
                <w:rPr>
                  <w:rFonts w:ascii="Times New Roman" w:eastAsia="仿宋_GB2312" w:hAnsi="Times New Roman" w:cs="Times New Roman"/>
                  <w:color w:val="auto"/>
                  <w:sz w:val="18"/>
                  <w:szCs w:val="18"/>
                  <w:lang w:eastAsia="zh-CN"/>
                </w:rPr>
                <w:t>)</w:t>
              </w:r>
            </w:ins>
            <w:del w:id="2140" w:author="Xuning Wei12232" w:date="2026-09-05T20:12:00Z">
              <w:r w:rsidR="00373622" w:rsidRPr="000F6A4A" w:rsidDel="000F6A4A">
                <w:rPr>
                  <w:rFonts w:ascii="Times New Roman" w:eastAsia="仿宋_GB2312" w:hAnsi="Times New Roman" w:cs="Times New Roman" w:hint="eastAsia"/>
                  <w:color w:val="auto"/>
                  <w:sz w:val="18"/>
                  <w:szCs w:val="18"/>
                </w:rPr>
                <w:delText>（</w:delText>
              </w:r>
            </w:del>
            <w:del w:id="2141" w:author="Xuning Wei12232" w:date="2026-09-05T20:13:00Z">
              <w:r w:rsidR="00373622" w:rsidRPr="00A54EC0" w:rsidDel="000F6A4A">
                <w:rPr>
                  <w:rFonts w:ascii="Times New Roman" w:eastAsia="仿宋_GB2312" w:hAnsi="Times New Roman" w:cs="Times New Roman"/>
                  <w:color w:val="auto"/>
                  <w:sz w:val="18"/>
                  <w:szCs w:val="18"/>
                </w:rPr>
                <w:delText>11~15 m</w:delText>
              </w:r>
              <w:r w:rsidR="00373622" w:rsidRPr="00A54EC0" w:rsidDel="000F6A4A">
                <w:rPr>
                  <w:rFonts w:ascii="Times New Roman" w:eastAsia="仿宋_GB2312" w:hAnsi="Times New Roman" w:cs="Times New Roman"/>
                  <w:color w:val="auto"/>
                  <w:sz w:val="18"/>
                  <w:szCs w:val="18"/>
                  <w:vertAlign w:val="superscript"/>
                </w:rPr>
                <w:delText>3</w:delText>
              </w:r>
              <w:r w:rsidR="00373622" w:rsidRPr="00A54EC0" w:rsidDel="000F6A4A">
                <w:rPr>
                  <w:rFonts w:ascii="Times New Roman" w:eastAsia="仿宋_GB2312" w:hAnsi="Times New Roman" w:cs="Times New Roman"/>
                  <w:color w:val="auto"/>
                  <w:sz w:val="18"/>
                  <w:szCs w:val="18"/>
                </w:rPr>
                <w:delText>/h target: 14 m</w:delText>
              </w:r>
              <w:r w:rsidR="00373622" w:rsidRPr="000F6A4A" w:rsidDel="000F6A4A">
                <w:rPr>
                  <w:rFonts w:ascii="Times New Roman" w:eastAsia="仿宋_GB2312" w:hAnsi="Times New Roman" w:cs="Times New Roman"/>
                  <w:color w:val="auto"/>
                  <w:sz w:val="18"/>
                  <w:szCs w:val="18"/>
                  <w:vertAlign w:val="superscript"/>
                </w:rPr>
                <w:delText>3</w:delText>
              </w:r>
              <w:r w:rsidR="00373622" w:rsidRPr="000F6A4A" w:rsidDel="000F6A4A">
                <w:rPr>
                  <w:rFonts w:ascii="Times New Roman" w:eastAsia="仿宋_GB2312" w:hAnsi="Times New Roman" w:cs="Times New Roman"/>
                  <w:color w:val="auto"/>
                  <w:sz w:val="18"/>
                  <w:szCs w:val="18"/>
                </w:rPr>
                <w:delText>/h</w:delText>
              </w:r>
            </w:del>
            <w:ins w:id="2142" w:author="Xuning Wei12232" w:date="2026-09-05T20:13:00Z">
              <w:r w:rsidR="000F6A4A">
                <w:rPr>
                  <w:rFonts w:ascii="Times New Roman" w:eastAsia="仿宋_GB2312" w:hAnsi="Times New Roman" w:cs="Times New Roman"/>
                  <w:color w:val="auto"/>
                  <w:sz w:val="18"/>
                  <w:szCs w:val="18"/>
                </w:rPr>
                <w:t xml:space="preserve"> </w:t>
              </w:r>
              <w:proofErr w:type="gramStart"/>
              <w:r w:rsidR="000F6A4A">
                <w:rPr>
                  <w:rFonts w:ascii="Times New Roman" w:eastAsia="仿宋_GB2312" w:hAnsi="Times New Roman" w:cs="Times New Roman"/>
                  <w:color w:val="auto"/>
                  <w:sz w:val="18"/>
                  <w:szCs w:val="18"/>
                  <w:lang w:eastAsia="zh-CN"/>
                </w:rPr>
                <w:t>a</w:t>
              </w:r>
            </w:ins>
            <w:proofErr w:type="gramEnd"/>
            <w:del w:id="2143" w:author="Xuning Wei12232" w:date="2026-09-05T20:12:00Z">
              <w:r w:rsidR="00373622" w:rsidRPr="000F6A4A" w:rsidDel="000F6A4A">
                <w:rPr>
                  <w:rFonts w:ascii="Times New Roman" w:eastAsia="仿宋_GB2312" w:hAnsi="Times New Roman" w:cs="Times New Roman" w:hint="eastAsia"/>
                  <w:color w:val="auto"/>
                  <w:sz w:val="18"/>
                  <w:szCs w:val="18"/>
                </w:rPr>
                <w:delText>）</w:delText>
              </w:r>
              <w:r w:rsidR="00373622" w:rsidRPr="00A54EC0" w:rsidDel="000F6A4A">
                <w:rPr>
                  <w:rFonts w:ascii="Times New Roman" w:eastAsia="仿宋_GB2312" w:hAnsi="Times New Roman" w:cs="Times New Roman"/>
                  <w:color w:val="auto"/>
                  <w:sz w:val="18"/>
                  <w:szCs w:val="18"/>
                </w:rPr>
                <w:delText xml:space="preserve"> a</w:delText>
              </w:r>
            </w:del>
            <w:r w:rsidR="00373622" w:rsidRPr="00A54EC0">
              <w:rPr>
                <w:rFonts w:ascii="Times New Roman" w:eastAsia="仿宋_GB2312" w:hAnsi="Times New Roman" w:cs="Times New Roman"/>
                <w:color w:val="auto"/>
                <w:sz w:val="18"/>
                <w:szCs w:val="18"/>
              </w:rPr>
              <w:t>nd vacuum underneath at T</w:t>
            </w:r>
            <w:r w:rsidR="00373622" w:rsidRPr="00473484">
              <w:rPr>
                <w:rFonts w:ascii="Times New Roman" w:eastAsia="仿宋_GB2312" w:hAnsi="Times New Roman" w:cs="Times New Roman" w:hint="eastAsia"/>
                <w:color w:val="auto"/>
                <w:sz w:val="18"/>
                <w:szCs w:val="18"/>
              </w:rPr>
              <w:t>≤</w:t>
            </w:r>
            <w:r w:rsidR="00373622" w:rsidRPr="00A54EC0">
              <w:rPr>
                <w:rFonts w:ascii="Times New Roman" w:eastAsia="仿宋_GB2312" w:hAnsi="Times New Roman" w:cs="Times New Roman"/>
                <w:color w:val="auto"/>
                <w:sz w:val="18"/>
                <w:szCs w:val="18"/>
              </w:rPr>
              <w:t>30</w:t>
            </w:r>
            <w:ins w:id="2144" w:author="Johan Granander" w:date="2026-07-28T14:59:00Z">
              <w:r w:rsidR="00CE1A94" w:rsidRPr="00A54EC0">
                <w:rPr>
                  <w:rFonts w:ascii="Times New Roman" w:eastAsia="仿宋_GB2312" w:hAnsi="Times New Roman" w:cs="Times New Roman"/>
                  <w:color w:val="auto"/>
                  <w:sz w:val="18"/>
                  <w:szCs w:val="18"/>
                </w:rPr>
                <w:t xml:space="preserve"> </w:t>
              </w:r>
            </w:ins>
            <w:r w:rsidR="00373622" w:rsidRPr="00473484">
              <w:rPr>
                <w:rFonts w:ascii="Times New Roman" w:eastAsia="仿宋_GB2312" w:hAnsi="Times New Roman" w:cs="Times New Roman" w:hint="eastAsia"/>
                <w:color w:val="auto"/>
                <w:sz w:val="18"/>
                <w:szCs w:val="18"/>
              </w:rPr>
              <w:t>℃</w:t>
            </w:r>
            <w:r w:rsidR="00373622" w:rsidRPr="00A54EC0">
              <w:rPr>
                <w:rFonts w:ascii="Times New Roman" w:eastAsia="仿宋_GB2312" w:hAnsi="Times New Roman" w:cs="Times New Roman"/>
                <w:color w:val="auto"/>
                <w:sz w:val="18"/>
                <w:szCs w:val="18"/>
              </w:rPr>
              <w:t xml:space="preserve"> by jacket. </w:t>
            </w:r>
            <w:ins w:id="2145" w:author="Xuning Wei12232" w:date="2026-07-27T01:02:00Z">
              <w:r w:rsidRPr="00A54EC0">
                <w:rPr>
                  <w:rFonts w:ascii="Times New Roman" w:eastAsia="仿宋_GB2312" w:hAnsi="Times New Roman" w:cs="Times New Roman"/>
                  <w:color w:val="auto"/>
                  <w:sz w:val="18"/>
                  <w:szCs w:val="18"/>
                </w:rPr>
                <w:br/>
                <w:t xml:space="preserve">2. </w:t>
              </w:r>
            </w:ins>
            <w:r w:rsidR="00373622" w:rsidRPr="00A54EC0">
              <w:rPr>
                <w:rFonts w:ascii="Times New Roman" w:eastAsia="仿宋_GB2312" w:hAnsi="Times New Roman" w:cs="Times New Roman"/>
                <w:color w:val="auto"/>
                <w:sz w:val="18"/>
                <w:szCs w:val="18"/>
              </w:rPr>
              <w:t xml:space="preserve">After drying for </w:t>
            </w:r>
            <w:del w:id="2146" w:author="Xuning Wei12232" w:date="2026-09-05T20:11:00Z">
              <w:r w:rsidR="00373622" w:rsidRPr="00473484" w:rsidDel="000F6A4A">
                <w:rPr>
                  <w:rFonts w:ascii="Times New Roman" w:eastAsia="仿宋_GB2312" w:hAnsi="Times New Roman" w:cs="Times New Roman"/>
                  <w:color w:val="auto"/>
                  <w:sz w:val="18"/>
                  <w:szCs w:val="18"/>
                </w:rPr>
                <w:delText>12</w:delText>
              </w:r>
            </w:del>
            <w:ins w:id="2147" w:author="Johan Granander" w:date="2026-07-28T14:59:00Z">
              <w:del w:id="2148" w:author="Xuning Wei12232" w:date="2026-09-05T20:11:00Z">
                <w:r w:rsidR="00CE1A94" w:rsidRPr="00473484" w:rsidDel="000F6A4A">
                  <w:rPr>
                    <w:rFonts w:ascii="Times New Roman" w:eastAsia="仿宋_GB2312" w:hAnsi="Times New Roman" w:cs="Times New Roman"/>
                    <w:color w:val="auto"/>
                    <w:sz w:val="18"/>
                    <w:szCs w:val="18"/>
                  </w:rPr>
                  <w:delText xml:space="preserve"> </w:delText>
                </w:r>
              </w:del>
            </w:ins>
            <w:del w:id="2149" w:author="Xuning Wei12232" w:date="2026-09-05T20:11:00Z">
              <w:r w:rsidR="00373622" w:rsidRPr="00473484" w:rsidDel="000F6A4A">
                <w:rPr>
                  <w:rFonts w:ascii="Times New Roman" w:eastAsia="仿宋_GB2312" w:hAnsi="Times New Roman" w:cs="Times New Roman"/>
                  <w:color w:val="auto"/>
                  <w:sz w:val="18"/>
                  <w:szCs w:val="18"/>
                </w:rPr>
                <w:delText>h</w:delText>
              </w:r>
            </w:del>
            <w:ins w:id="2150" w:author="Xuning Wei12232" w:date="2026-09-05T20:11:00Z">
              <w:r w:rsidR="000F6A4A" w:rsidRPr="000F6A4A">
                <w:rPr>
                  <w:rFonts w:ascii="Times New Roman" w:eastAsia="仿宋_GB2312" w:hAnsi="Times New Roman" w:cs="Times New Roman"/>
                  <w:color w:val="FF0000"/>
                  <w:sz w:val="18"/>
                  <w:szCs w:val="18"/>
                </w:rPr>
                <w:t>16 h±2 h</w:t>
              </w:r>
            </w:ins>
            <w:r w:rsidR="00373622" w:rsidRPr="00A54EC0">
              <w:rPr>
                <w:rFonts w:ascii="Times New Roman" w:eastAsia="仿宋_GB2312" w:hAnsi="Times New Roman" w:cs="Times New Roman"/>
                <w:color w:val="auto"/>
                <w:sz w:val="18"/>
                <w:szCs w:val="18"/>
              </w:rPr>
              <w:t>, sample the solid for LOD analysis every 6±4</w:t>
            </w:r>
            <w:ins w:id="2151" w:author="Johan Granander" w:date="2026-07-28T14:59:00Z">
              <w:r w:rsidR="00CE1A94" w:rsidRPr="00A54EC0">
                <w:rPr>
                  <w:rFonts w:ascii="Times New Roman" w:eastAsia="仿宋_GB2312" w:hAnsi="Times New Roman" w:cs="Times New Roman"/>
                  <w:color w:val="auto"/>
                  <w:sz w:val="18"/>
                  <w:szCs w:val="18"/>
                </w:rPr>
                <w:t xml:space="preserve"> </w:t>
              </w:r>
            </w:ins>
            <w:r w:rsidR="00373622" w:rsidRPr="00A54EC0">
              <w:rPr>
                <w:rFonts w:ascii="Times New Roman" w:eastAsia="仿宋_GB2312" w:hAnsi="Times New Roman" w:cs="Times New Roman"/>
                <w:color w:val="auto"/>
                <w:sz w:val="18"/>
                <w:szCs w:val="18"/>
              </w:rPr>
              <w:t>h until LOD</w:t>
            </w:r>
            <w:r w:rsidR="00373622" w:rsidRPr="00473484">
              <w:rPr>
                <w:rFonts w:ascii="Times New Roman" w:eastAsia="仿宋_GB2312" w:hAnsi="Times New Roman" w:cs="Times New Roman" w:hint="eastAsia"/>
                <w:color w:val="auto"/>
                <w:sz w:val="18"/>
                <w:szCs w:val="18"/>
              </w:rPr>
              <w:t>≤</w:t>
            </w:r>
            <w:r w:rsidR="00373622" w:rsidRPr="00A54EC0">
              <w:rPr>
                <w:rFonts w:ascii="Times New Roman" w:eastAsia="仿宋_GB2312" w:hAnsi="Times New Roman" w:cs="Times New Roman"/>
                <w:color w:val="auto"/>
                <w:sz w:val="18"/>
                <w:szCs w:val="18"/>
              </w:rPr>
              <w:t>10.0%.</w:t>
            </w:r>
          </w:p>
          <w:p w14:paraId="75DA50B9" w14:textId="57629CBE" w:rsidR="00373622" w:rsidRPr="00473484" w:rsidRDefault="00373622" w:rsidP="00373622">
            <w:pPr>
              <w:jc w:val="both"/>
              <w:rPr>
                <w:rFonts w:ascii="Times New Roman" w:eastAsia="仿宋_GB2312" w:hAnsi="Times New Roman" w:cs="Times New Roman"/>
                <w:color w:val="auto"/>
                <w:sz w:val="18"/>
                <w:szCs w:val="18"/>
                <w:lang w:eastAsia="zh-CN"/>
              </w:rPr>
            </w:pPr>
            <w:r w:rsidRPr="00473484">
              <w:rPr>
                <w:rFonts w:ascii="Times New Roman" w:eastAsia="仿宋_GB2312" w:hAnsi="Times New Roman" w:cs="Times New Roman"/>
                <w:color w:val="auto"/>
                <w:sz w:val="18"/>
                <w:szCs w:val="18"/>
              </w:rPr>
              <w:t>Note: After drying 6</w:t>
            </w:r>
            <w:ins w:id="2152" w:author="Johan Granander" w:date="2026-07-28T14:59:00Z">
              <w:r w:rsidR="00CE1A94" w:rsidRPr="00473484">
                <w:rPr>
                  <w:rFonts w:ascii="Times New Roman" w:eastAsia="仿宋_GB2312" w:hAnsi="Times New Roman" w:cs="Times New Roman"/>
                  <w:color w:val="auto"/>
                  <w:sz w:val="18"/>
                  <w:szCs w:val="18"/>
                </w:rPr>
                <w:t xml:space="preserve"> </w:t>
              </w:r>
            </w:ins>
            <w:r w:rsidRPr="00473484">
              <w:rPr>
                <w:rFonts w:ascii="Times New Roman" w:eastAsia="仿宋_GB2312" w:hAnsi="Times New Roman" w:cs="Times New Roman"/>
                <w:color w:val="auto"/>
                <w:sz w:val="18"/>
                <w:szCs w:val="18"/>
              </w:rPr>
              <w:t>h, begin to stir the solid for 2~5 min at a speed of 7±2</w:t>
            </w:r>
            <w:ins w:id="2153" w:author="Johan Granander" w:date="2026-07-28T14:59:00Z">
              <w:r w:rsidR="00CE1A94" w:rsidRPr="00473484">
                <w:rPr>
                  <w:rFonts w:ascii="Times New Roman" w:eastAsia="仿宋_GB2312" w:hAnsi="Times New Roman" w:cs="Times New Roman"/>
                  <w:color w:val="auto"/>
                  <w:sz w:val="18"/>
                  <w:szCs w:val="18"/>
                </w:rPr>
                <w:t xml:space="preserve"> </w:t>
              </w:r>
            </w:ins>
            <w:r w:rsidRPr="00473484">
              <w:rPr>
                <w:rFonts w:ascii="Times New Roman" w:eastAsia="仿宋_GB2312" w:hAnsi="Times New Roman" w:cs="Times New Roman"/>
                <w:color w:val="auto"/>
                <w:sz w:val="18"/>
                <w:szCs w:val="18"/>
              </w:rPr>
              <w:t>rpm (reference) every 4±1</w:t>
            </w:r>
            <w:ins w:id="2154" w:author="Johan Granander" w:date="2026-07-28T14:59:00Z">
              <w:r w:rsidR="00CE1A94" w:rsidRPr="00473484">
                <w:rPr>
                  <w:rFonts w:ascii="Times New Roman" w:eastAsia="仿宋_GB2312" w:hAnsi="Times New Roman" w:cs="Times New Roman"/>
                  <w:color w:val="auto"/>
                  <w:sz w:val="18"/>
                  <w:szCs w:val="18"/>
                </w:rPr>
                <w:t xml:space="preserve"> </w:t>
              </w:r>
            </w:ins>
            <w:r w:rsidRPr="00473484">
              <w:rPr>
                <w:rFonts w:ascii="Times New Roman" w:eastAsia="仿宋_GB2312" w:hAnsi="Times New Roman" w:cs="Times New Roman"/>
                <w:color w:val="auto"/>
                <w:sz w:val="18"/>
                <w:szCs w:val="18"/>
              </w:rPr>
              <w:t xml:space="preserve">h. </w:t>
            </w:r>
          </w:p>
        </w:tc>
      </w:tr>
      <w:tr w:rsidR="00373622" w:rsidRPr="00473484" w14:paraId="2AD9DB08" w14:textId="77777777" w:rsidTr="0051270C">
        <w:trPr>
          <w:trHeight w:val="384"/>
          <w:trPrChange w:id="2155" w:author="Xuning Wei12232" w:date="2026-07-26T21:43:00Z">
            <w:trPr>
              <w:trHeight w:val="384"/>
            </w:trPr>
          </w:trPrChange>
        </w:trPr>
        <w:tc>
          <w:tcPr>
            <w:tcW w:w="275" w:type="pct"/>
            <w:tcBorders>
              <w:top w:val="single" w:sz="4" w:space="0" w:color="auto"/>
              <w:left w:val="single" w:sz="4" w:space="0" w:color="auto"/>
              <w:bottom w:val="single" w:sz="4" w:space="0" w:color="auto"/>
              <w:right w:val="single" w:sz="4" w:space="0" w:color="auto"/>
            </w:tcBorders>
            <w:vAlign w:val="center"/>
            <w:tcPrChange w:id="2156" w:author="Xuning Wei12232" w:date="2026-07-26T21:43:00Z">
              <w:tcPr>
                <w:tcW w:w="230" w:type="pct"/>
                <w:tcBorders>
                  <w:top w:val="single" w:sz="4" w:space="0" w:color="auto"/>
                  <w:left w:val="single" w:sz="4" w:space="0" w:color="auto"/>
                  <w:bottom w:val="single" w:sz="4" w:space="0" w:color="auto"/>
                  <w:right w:val="single" w:sz="4" w:space="0" w:color="auto"/>
                </w:tcBorders>
                <w:vAlign w:val="center"/>
              </w:tcPr>
            </w:tcPrChange>
          </w:tcPr>
          <w:p w14:paraId="3E1DD91F" w14:textId="3F987C81" w:rsidR="00373622" w:rsidRPr="00A54EC0" w:rsidRDefault="00373622" w:rsidP="00373622">
            <w:pPr>
              <w:jc w:val="both"/>
              <w:rPr>
                <w:rFonts w:ascii="Times New Roman" w:eastAsia="仿宋_GB2312" w:hAnsi="Times New Roman" w:cs="Times New Roman"/>
                <w:b/>
                <w:color w:val="auto"/>
                <w:sz w:val="18"/>
                <w:szCs w:val="18"/>
                <w:lang w:eastAsia="zh-CN"/>
              </w:rPr>
            </w:pPr>
            <w:del w:id="2157" w:author="Xuning Wei12232" w:date="2026-07-23T15:40:00Z">
              <w:r w:rsidRPr="00473484" w:rsidDel="006C469E">
                <w:rPr>
                  <w:rFonts w:ascii="Times New Roman" w:eastAsia="仿宋_GB2312" w:hAnsi="Times New Roman" w:cs="Times New Roman"/>
                  <w:b/>
                  <w:color w:val="auto"/>
                  <w:sz w:val="18"/>
                  <w:szCs w:val="18"/>
                  <w:lang w:eastAsia="zh-CN"/>
                </w:rPr>
                <w:delText>9</w:delText>
              </w:r>
            </w:del>
            <w:ins w:id="2158" w:author="Xuning Wei12232" w:date="2026-07-23T15:40:00Z">
              <w:r w:rsidR="006C469E" w:rsidRPr="00A54EC0">
                <w:rPr>
                  <w:rFonts w:ascii="Times New Roman" w:eastAsia="仿宋_GB2312" w:hAnsi="Times New Roman" w:cs="Times New Roman"/>
                  <w:b/>
                  <w:color w:val="auto"/>
                  <w:sz w:val="18"/>
                  <w:szCs w:val="18"/>
                  <w:lang w:eastAsia="zh-CN"/>
                </w:rPr>
                <w:t>44</w:t>
              </w:r>
            </w:ins>
            <w:del w:id="2159" w:author="Xuning Wei12232" w:date="2026-06-06T11:29:00Z">
              <w:r w:rsidRPr="00A54EC0" w:rsidDel="00373622">
                <w:rPr>
                  <w:rFonts w:ascii="Times New Roman" w:eastAsia="仿宋_GB2312" w:hAnsi="Times New Roman" w:cs="Times New Roman"/>
                  <w:b/>
                  <w:color w:val="auto"/>
                  <w:sz w:val="18"/>
                  <w:szCs w:val="18"/>
                  <w:lang w:eastAsia="zh-CN"/>
                </w:rPr>
                <w:delText>5</w:delText>
              </w:r>
            </w:del>
          </w:p>
        </w:tc>
        <w:tc>
          <w:tcPr>
            <w:tcW w:w="670" w:type="pct"/>
            <w:tcBorders>
              <w:top w:val="single" w:sz="4" w:space="0" w:color="auto"/>
              <w:left w:val="single" w:sz="4" w:space="0" w:color="auto"/>
              <w:bottom w:val="single" w:sz="4" w:space="0" w:color="auto"/>
              <w:right w:val="single" w:sz="4" w:space="0" w:color="auto"/>
            </w:tcBorders>
            <w:vAlign w:val="center"/>
            <w:tcPrChange w:id="2160" w:author="Xuning Wei12232" w:date="2026-07-26T21:43:00Z">
              <w:tcPr>
                <w:tcW w:w="777" w:type="pct"/>
                <w:gridSpan w:val="3"/>
                <w:tcBorders>
                  <w:top w:val="single" w:sz="4" w:space="0" w:color="auto"/>
                  <w:left w:val="single" w:sz="4" w:space="0" w:color="auto"/>
                  <w:bottom w:val="single" w:sz="4" w:space="0" w:color="auto"/>
                  <w:right w:val="single" w:sz="4" w:space="0" w:color="auto"/>
                </w:tcBorders>
                <w:vAlign w:val="center"/>
              </w:tcPr>
            </w:tcPrChange>
          </w:tcPr>
          <w:p w14:paraId="1A1F609E" w14:textId="5CDE6703" w:rsidR="00373622" w:rsidRPr="00473484" w:rsidRDefault="00373622" w:rsidP="00373622">
            <w:pPr>
              <w:jc w:val="both"/>
              <w:rPr>
                <w:rFonts w:ascii="Times New Roman" w:eastAsia="仿宋_GB2312" w:hAnsi="Times New Roman" w:cs="Times New Roman"/>
                <w:color w:val="auto"/>
                <w:sz w:val="18"/>
                <w:szCs w:val="18"/>
                <w:lang w:eastAsia="zh-CN"/>
              </w:rPr>
            </w:pPr>
            <w:r w:rsidRPr="00473484">
              <w:rPr>
                <w:rFonts w:ascii="Times New Roman" w:eastAsia="仿宋_GB2312" w:hAnsi="Times New Roman" w:cs="Times New Roman"/>
                <w:color w:val="auto"/>
                <w:sz w:val="18"/>
                <w:szCs w:val="18"/>
                <w:lang w:eastAsia="zh-CN"/>
              </w:rPr>
              <w:t>Collect</w:t>
            </w:r>
          </w:p>
        </w:tc>
        <w:tc>
          <w:tcPr>
            <w:tcW w:w="4054" w:type="pct"/>
            <w:tcBorders>
              <w:top w:val="single" w:sz="4" w:space="0" w:color="auto"/>
              <w:left w:val="single" w:sz="4" w:space="0" w:color="auto"/>
              <w:bottom w:val="single" w:sz="4" w:space="0" w:color="auto"/>
              <w:right w:val="single" w:sz="4" w:space="0" w:color="auto"/>
            </w:tcBorders>
            <w:vAlign w:val="center"/>
            <w:tcPrChange w:id="2161" w:author="Xuning Wei12232" w:date="2026-07-26T21:43:00Z">
              <w:tcPr>
                <w:tcW w:w="3993" w:type="pct"/>
                <w:tcBorders>
                  <w:top w:val="single" w:sz="4" w:space="0" w:color="auto"/>
                  <w:left w:val="single" w:sz="4" w:space="0" w:color="auto"/>
                  <w:bottom w:val="single" w:sz="4" w:space="0" w:color="auto"/>
                  <w:right w:val="single" w:sz="4" w:space="0" w:color="auto"/>
                </w:tcBorders>
                <w:vAlign w:val="center"/>
              </w:tcPr>
            </w:tcPrChange>
          </w:tcPr>
          <w:p w14:paraId="40CA4585" w14:textId="2E9F95C3" w:rsidR="00373622" w:rsidRPr="00A54EC0" w:rsidRDefault="00373622" w:rsidP="00A54EC0">
            <w:pPr>
              <w:jc w:val="both"/>
              <w:rPr>
                <w:rFonts w:ascii="Times New Roman" w:eastAsia="仿宋_GB2312" w:hAnsi="Times New Roman" w:cs="Times New Roman"/>
                <w:color w:val="auto"/>
                <w:sz w:val="18"/>
                <w:szCs w:val="18"/>
              </w:rPr>
            </w:pPr>
            <w:r w:rsidRPr="00473484">
              <w:rPr>
                <w:rFonts w:ascii="Times New Roman" w:eastAsia="仿宋_GB2312" w:hAnsi="Times New Roman" w:cs="Times New Roman"/>
                <w:color w:val="auto"/>
                <w:sz w:val="18"/>
                <w:szCs w:val="18"/>
              </w:rPr>
              <w:t>Put intermediate into double LDPE bags, number and weigh,</w:t>
            </w:r>
            <w:r w:rsidRPr="00953C79">
              <w:rPr>
                <w:rFonts w:ascii="Times New Roman" w:eastAsia="仿宋_GB2312" w:hAnsi="Times New Roman" w:cs="Times New Roman"/>
                <w:color w:val="auto"/>
                <w:sz w:val="18"/>
                <w:szCs w:val="18"/>
              </w:rPr>
              <w:t xml:space="preserve"> </w:t>
            </w:r>
            <w:ins w:id="2162" w:author="Xuning Wei12232" w:date="2026-09-05T20:15:00Z">
              <w:r w:rsidR="00953C79" w:rsidRPr="00F1407D">
                <w:rPr>
                  <w:rFonts w:ascii="Times New Roman" w:eastAsia="仿宋_GB2312" w:hAnsi="Times New Roman" w:cs="Times New Roman"/>
                  <w:color w:val="FF0000"/>
                  <w:sz w:val="18"/>
                  <w:szCs w:val="18"/>
                  <w:rPrChange w:id="2163" w:author="Xuning Wei12232" w:date="2026-09-05T20:16:00Z">
                    <w:rPr>
                      <w:rFonts w:ascii="Times New Roman" w:eastAsia="仿宋_GB2312" w:hAnsi="Times New Roman" w:cs="Times New Roman"/>
                      <w:color w:val="auto"/>
                      <w:sz w:val="18"/>
                      <w:szCs w:val="18"/>
                    </w:rPr>
                  </w:rPrChange>
                </w:rPr>
                <w:t xml:space="preserve">inner layer of pharmaceutical grade LDPE powder feeding bags, and outer pharmaceutical grade LDPE bag, the desiccant between the two layers, purge the inside of the package with nitrogen, seal the </w:t>
              </w:r>
            </w:ins>
            <w:ins w:id="2164" w:author="Xuning Wei12232" w:date="2026-09-05T20:16:00Z">
              <w:r w:rsidR="006C3DE4" w:rsidRPr="00F1407D">
                <w:rPr>
                  <w:rFonts w:ascii="Times New Roman" w:eastAsia="仿宋_GB2312" w:hAnsi="Times New Roman" w:cs="Times New Roman"/>
                  <w:color w:val="FF0000"/>
                  <w:sz w:val="18"/>
                  <w:szCs w:val="18"/>
                  <w:rPrChange w:id="2165" w:author="Xuning Wei12232" w:date="2026-09-05T20:16:00Z">
                    <w:rPr>
                      <w:rFonts w:ascii="Times New Roman" w:eastAsia="仿宋_GB2312" w:hAnsi="Times New Roman" w:cs="Times New Roman"/>
                      <w:color w:val="auto"/>
                      <w:sz w:val="18"/>
                      <w:szCs w:val="18"/>
                    </w:rPr>
                  </w:rPrChange>
                </w:rPr>
                <w:t>in-process Intermediate</w:t>
              </w:r>
            </w:ins>
            <w:ins w:id="2166" w:author="Xuning Wei12232" w:date="2026-09-05T20:15:00Z">
              <w:r w:rsidR="00953C79" w:rsidRPr="00F1407D">
                <w:rPr>
                  <w:rFonts w:ascii="Times New Roman" w:eastAsia="仿宋_GB2312" w:hAnsi="Times New Roman" w:cs="Times New Roman"/>
                  <w:color w:val="FF0000"/>
                  <w:sz w:val="18"/>
                  <w:szCs w:val="18"/>
                  <w:rPrChange w:id="2167" w:author="Xuning Wei12232" w:date="2026-09-05T20:16:00Z">
                    <w:rPr>
                      <w:rFonts w:ascii="Times New Roman" w:eastAsia="仿宋_GB2312" w:hAnsi="Times New Roman" w:cs="Times New Roman"/>
                      <w:color w:val="auto"/>
                      <w:sz w:val="18"/>
                      <w:szCs w:val="18"/>
                    </w:rPr>
                  </w:rPrChange>
                </w:rPr>
                <w:t xml:space="preserve"> i</w:t>
              </w:r>
              <w:r w:rsidR="00953C79" w:rsidRPr="00953C79">
                <w:rPr>
                  <w:rFonts w:ascii="Times New Roman" w:eastAsia="仿宋_GB2312" w:hAnsi="Times New Roman" w:cs="Times New Roman"/>
                  <w:color w:val="auto"/>
                  <w:sz w:val="18"/>
                  <w:szCs w:val="18"/>
                </w:rPr>
                <w:t>n HDPE drums for temporary storage.</w:t>
              </w:r>
            </w:ins>
            <w:del w:id="2168" w:author="Xuning Wei12232" w:date="2026-09-05T20:15:00Z">
              <w:r w:rsidRPr="00953C79" w:rsidDel="00953C79">
                <w:rPr>
                  <w:rFonts w:ascii="Times New Roman" w:eastAsia="仿宋_GB2312" w:hAnsi="Times New Roman" w:cs="Times New Roman"/>
                  <w:color w:val="auto"/>
                  <w:sz w:val="18"/>
                  <w:szCs w:val="18"/>
                </w:rPr>
                <w:delText xml:space="preserve">inner layer of low-density polyethylene bag, desiccant between the </w:delText>
              </w:r>
              <w:r w:rsidRPr="00A54EC0" w:rsidDel="00953C79">
                <w:rPr>
                  <w:rFonts w:ascii="Times New Roman" w:eastAsia="仿宋_GB2312" w:hAnsi="Times New Roman" w:cs="Times New Roman"/>
                  <w:color w:val="auto"/>
                  <w:sz w:val="18"/>
                  <w:szCs w:val="18"/>
                </w:rPr>
                <w:delText>two layers, purge the inside of the package with nitrogen, seal for temporary storage.</w:delText>
              </w:r>
            </w:del>
          </w:p>
        </w:tc>
      </w:tr>
    </w:tbl>
    <w:p w14:paraId="42723699" w14:textId="77777777" w:rsidR="00E06CDB" w:rsidRDefault="00E06CDB" w:rsidP="00EB14A7">
      <w:pPr>
        <w:rPr>
          <w:rFonts w:ascii="Times New Roman" w:eastAsia="仿宋_GB2312" w:hAnsi="Times New Roman" w:cs="Times New Roman"/>
          <w:b/>
          <w:color w:val="auto"/>
          <w:sz w:val="20"/>
          <w:szCs w:val="20"/>
        </w:rPr>
      </w:pPr>
    </w:p>
    <w:p w14:paraId="0D255DF0" w14:textId="77777777" w:rsidR="00E06CDB" w:rsidRDefault="00E06CDB">
      <w:pPr>
        <w:rPr>
          <w:rFonts w:ascii="Times New Roman" w:eastAsia="仿宋_GB2312" w:hAnsi="Times New Roman" w:cs="Times New Roman"/>
          <w:b/>
          <w:color w:val="auto"/>
          <w:sz w:val="20"/>
          <w:szCs w:val="20"/>
        </w:rPr>
      </w:pPr>
      <w:r>
        <w:rPr>
          <w:rFonts w:ascii="Times New Roman" w:eastAsia="仿宋_GB2312" w:hAnsi="Times New Roman" w:cs="Times New Roman"/>
          <w:b/>
          <w:color w:val="auto"/>
          <w:sz w:val="20"/>
          <w:szCs w:val="20"/>
        </w:rPr>
        <w:br w:type="page"/>
      </w:r>
    </w:p>
    <w:p w14:paraId="789A8DDA" w14:textId="15C15E00" w:rsidR="00FE2CC7" w:rsidRPr="008B3C39" w:rsidRDefault="00EB14A7" w:rsidP="00E06CDB">
      <w:pPr>
        <w:jc w:val="center"/>
        <w:rPr>
          <w:rFonts w:ascii="Times New Roman" w:eastAsia="仿宋_GB2312" w:hAnsi="Times New Roman" w:cs="Times New Roman"/>
          <w:b/>
          <w:color w:val="auto"/>
          <w:sz w:val="20"/>
          <w:szCs w:val="20"/>
        </w:rPr>
      </w:pPr>
      <w:r w:rsidRPr="008B3C39">
        <w:rPr>
          <w:rFonts w:ascii="Times New Roman" w:eastAsia="仿宋_GB2312" w:hAnsi="Times New Roman" w:cs="Times New Roman"/>
          <w:b/>
          <w:color w:val="auto"/>
          <w:sz w:val="20"/>
          <w:szCs w:val="20"/>
        </w:rPr>
        <w:lastRenderedPageBreak/>
        <w:br/>
      </w:r>
      <w:r w:rsidR="00010358" w:rsidRPr="008B3C39">
        <w:rPr>
          <w:rFonts w:ascii="Times New Roman" w:eastAsia="仿宋_GB2312" w:hAnsi="Times New Roman" w:cs="Times New Roman"/>
          <w:b/>
          <w:color w:val="auto"/>
          <w:sz w:val="20"/>
          <w:szCs w:val="20"/>
        </w:rPr>
        <w:t xml:space="preserve">Figure 1: </w:t>
      </w:r>
      <w:r w:rsidR="00010358" w:rsidRPr="008B3C39">
        <w:rPr>
          <w:rFonts w:ascii="Times New Roman" w:eastAsia="仿宋_GB2312" w:hAnsi="Times New Roman" w:cs="Times New Roman"/>
          <w:b/>
          <w:color w:val="000000" w:themeColor="text1"/>
          <w:sz w:val="20"/>
          <w:szCs w:val="20"/>
        </w:rPr>
        <w:t xml:space="preserve">Equipment Flow Chart for </w:t>
      </w:r>
      <w:r w:rsidR="004E38C4" w:rsidRPr="00FC1D51">
        <w:rPr>
          <w:rFonts w:ascii="Times New Roman" w:eastAsia="仿宋_GB2312" w:hAnsi="Times New Roman" w:cs="Times New Roman"/>
          <w:b/>
          <w:color w:val="0000FF"/>
          <w:sz w:val="20"/>
          <w:szCs w:val="20"/>
        </w:rPr>
        <w:t>ASYM-1</w:t>
      </w:r>
      <w:r w:rsidR="00FC1D51" w:rsidRPr="00FC1D51">
        <w:rPr>
          <w:rFonts w:ascii="Times New Roman" w:eastAsia="仿宋_GB2312" w:hAnsi="Times New Roman" w:cs="Times New Roman"/>
          <w:b/>
          <w:color w:val="0000FF"/>
          <w:sz w:val="20"/>
          <w:szCs w:val="20"/>
        </w:rPr>
        <w:t>41366</w:t>
      </w:r>
      <w:r w:rsidR="00EB3332" w:rsidRPr="008B3C39">
        <w:rPr>
          <w:rFonts w:ascii="Times New Roman" w:eastAsia="仿宋_GB2312" w:hAnsi="Times New Roman" w:cs="Times New Roman"/>
          <w:b/>
          <w:color w:val="000000" w:themeColor="text1"/>
          <w:sz w:val="20"/>
          <w:szCs w:val="20"/>
          <w:lang w:eastAsia="zh-CN"/>
        </w:rPr>
        <w:t xml:space="preserve"> </w:t>
      </w:r>
      <w:r w:rsidR="00010358" w:rsidRPr="008B3C39">
        <w:rPr>
          <w:rFonts w:ascii="Times New Roman" w:eastAsia="仿宋_GB2312" w:hAnsi="Times New Roman" w:cs="Times New Roman"/>
          <w:b/>
          <w:color w:val="000000" w:themeColor="text1"/>
          <w:sz w:val="20"/>
          <w:szCs w:val="20"/>
        </w:rPr>
        <w:t>Manufacture</w:t>
      </w:r>
      <w:r w:rsidR="00010358" w:rsidRPr="008B3C39">
        <w:rPr>
          <w:rFonts w:ascii="Times New Roman" w:eastAsia="仿宋_GB2312" w:hAnsi="Times New Roman" w:cs="Times New Roman"/>
          <w:b/>
          <w:color w:val="auto"/>
          <w:sz w:val="20"/>
          <w:szCs w:val="20"/>
        </w:rPr>
        <w:t xml:space="preserve"> (Step </w:t>
      </w:r>
      <w:r w:rsidR="00522220" w:rsidRPr="008B3C39">
        <w:rPr>
          <w:rFonts w:ascii="Times New Roman" w:eastAsia="仿宋_GB2312" w:hAnsi="Times New Roman" w:cs="Times New Roman"/>
          <w:b/>
          <w:color w:val="auto"/>
          <w:sz w:val="20"/>
          <w:szCs w:val="20"/>
        </w:rPr>
        <w:t>1</w:t>
      </w:r>
      <w:ins w:id="2169" w:author="Xuning Wei12232" w:date="2026-07-26T21:06:00Z">
        <w:r w:rsidR="00704764">
          <w:rPr>
            <w:rFonts w:ascii="Times New Roman" w:eastAsia="仿宋_GB2312" w:hAnsi="Times New Roman" w:cs="Times New Roman"/>
            <w:b/>
            <w:color w:val="auto"/>
            <w:sz w:val="20"/>
            <w:szCs w:val="20"/>
          </w:rPr>
          <w:t xml:space="preserve"> of CPo140020-03</w:t>
        </w:r>
      </w:ins>
      <w:r w:rsidR="00010358" w:rsidRPr="008B3C39">
        <w:rPr>
          <w:rFonts w:ascii="Times New Roman" w:eastAsia="仿宋_GB2312" w:hAnsi="Times New Roman" w:cs="Times New Roman"/>
          <w:b/>
          <w:color w:val="auto"/>
          <w:sz w:val="20"/>
          <w:szCs w:val="20"/>
        </w:rPr>
        <w:t>)</w:t>
      </w:r>
      <w:r w:rsidR="00010358" w:rsidRPr="008B3C39">
        <w:rPr>
          <w:rFonts w:ascii="Times New Roman" w:hAnsi="Times New Roman" w:cs="Times New Roman"/>
          <w:color w:val="auto"/>
          <w:lang w:eastAsia="zh-CN"/>
        </w:rPr>
        <w:t xml:space="preserve"> </w:t>
      </w:r>
      <w:r w:rsidR="006D2D83" w:rsidRPr="008B3C39">
        <w:rPr>
          <w:rFonts w:ascii="Times New Roman" w:eastAsiaTheme="minorEastAsia" w:hAnsi="Times New Roman" w:cs="Times New Roman"/>
          <w:color w:val="auto"/>
          <w:lang w:eastAsia="zh-CN"/>
        </w:rPr>
        <w:t>：</w:t>
      </w:r>
    </w:p>
    <w:p w14:paraId="7C0150EC" w14:textId="466748F7" w:rsidR="00EB14A7" w:rsidRPr="008B3C39" w:rsidRDefault="00EB14A7" w:rsidP="00EB14A7">
      <w:pPr>
        <w:rPr>
          <w:rFonts w:ascii="Times New Roman" w:eastAsiaTheme="minorEastAsia" w:hAnsi="Times New Roman" w:cs="Times New Roman"/>
          <w:lang w:eastAsia="zh-CN"/>
        </w:rPr>
      </w:pPr>
    </w:p>
    <w:p w14:paraId="7C290E4E" w14:textId="4C69EE8F" w:rsidR="00B83D29" w:rsidRPr="008B3C39" w:rsidRDefault="00E06CDB" w:rsidP="00E26599">
      <w:pPr>
        <w:spacing w:line="360" w:lineRule="auto"/>
        <w:jc w:val="center"/>
        <w:rPr>
          <w:rFonts w:ascii="Times New Roman" w:eastAsia="仿宋_GB2312" w:hAnsi="Times New Roman" w:cs="Times New Roman"/>
          <w:color w:val="auto"/>
          <w:sz w:val="24"/>
          <w:lang w:eastAsia="zh-CN"/>
        </w:rPr>
        <w:sectPr w:rsidR="00B83D29" w:rsidRPr="008B3C39" w:rsidSect="00E9793E">
          <w:headerReference w:type="even" r:id="rId20"/>
          <w:headerReference w:type="default" r:id="rId21"/>
          <w:headerReference w:type="first" r:id="rId22"/>
          <w:pgSz w:w="11907" w:h="16839"/>
          <w:pgMar w:top="1077" w:right="720" w:bottom="1440" w:left="720" w:header="720" w:footer="720" w:gutter="0"/>
          <w:cols w:space="720"/>
          <w:docGrid w:linePitch="360"/>
        </w:sectPr>
      </w:pPr>
      <w:del w:id="2173" w:author="Xuning Wei12232" w:date="2026-07-27T09:46:00Z">
        <w:r w:rsidDel="00EC2CAF">
          <w:rPr>
            <w:rFonts w:ascii="Times New Roman" w:eastAsia="仿宋_GB2312" w:hAnsi="Times New Roman" w:cs="Times New Roman"/>
            <w:noProof/>
            <w:color w:val="auto"/>
            <w:sz w:val="24"/>
            <w:lang w:eastAsia="zh-CN"/>
          </w:rPr>
          <w:drawing>
            <wp:inline distT="0" distB="0" distL="0" distR="0" wp14:anchorId="5CA9F10A" wp14:editId="3F45445B">
              <wp:extent cx="6799838" cy="3146612"/>
              <wp:effectExtent l="0" t="0" r="127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26042" cy="3158738"/>
                      </a:xfrm>
                      <a:prstGeom prst="rect">
                        <a:avLst/>
                      </a:prstGeom>
                      <a:noFill/>
                    </pic:spPr>
                  </pic:pic>
                </a:graphicData>
              </a:graphic>
            </wp:inline>
          </w:drawing>
        </w:r>
      </w:del>
      <w:ins w:id="2174" w:author="Xuning Wei12232" w:date="2026-07-27T09:46:00Z">
        <w:r w:rsidR="00EC2CAF" w:rsidRPr="0004149E">
          <w:rPr>
            <w:rFonts w:ascii="Times New Roman" w:eastAsia="仿宋_GB2312" w:hAnsi="Times New Roman" w:cs="Times New Roman"/>
            <w:b/>
            <w:noProof/>
            <w:color w:val="000000" w:themeColor="text1"/>
            <w:szCs w:val="21"/>
            <w:lang w:eastAsia="zh-CN"/>
          </w:rPr>
          <w:drawing>
            <wp:inline distT="0" distB="0" distL="0" distR="0" wp14:anchorId="16F1CBCD" wp14:editId="552447DF">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ins>
    </w:p>
    <w:p w14:paraId="035244D3" w14:textId="42F34354" w:rsidR="00813D53" w:rsidRPr="008B3C39" w:rsidRDefault="00010358">
      <w:pPr>
        <w:pStyle w:val="1"/>
        <w:numPr>
          <w:ilvl w:val="0"/>
          <w:numId w:val="8"/>
        </w:numPr>
        <w:pPrChange w:id="2175" w:author="He Han" w:date="2026-08-27T14:29:00Z">
          <w:pPr>
            <w:pStyle w:val="1"/>
          </w:pPr>
        </w:pPrChange>
      </w:pPr>
      <w:bookmarkStart w:id="2176" w:name="_Toc456872390"/>
      <w:bookmarkStart w:id="2177" w:name="_Toc226991294"/>
      <w:r w:rsidRPr="008B3C39">
        <w:lastRenderedPageBreak/>
        <w:t>Equipment List</w:t>
      </w:r>
      <w:bookmarkEnd w:id="2176"/>
      <w:bookmarkEnd w:id="2177"/>
    </w:p>
    <w:p w14:paraId="3FB71259" w14:textId="70929F14" w:rsidR="008C744D" w:rsidRPr="008B3C39" w:rsidRDefault="00010358" w:rsidP="008C744D">
      <w:pPr>
        <w:spacing w:beforeLines="50" w:before="120" w:afterLines="50" w:after="120"/>
        <w:ind w:leftChars="150" w:left="315"/>
        <w:contextualSpacing/>
        <w:jc w:val="both"/>
        <w:rPr>
          <w:rFonts w:ascii="Times New Roman" w:eastAsia="仿宋_GB2312" w:hAnsi="Times New Roman" w:cs="Times New Roman"/>
          <w:color w:val="auto"/>
          <w:sz w:val="20"/>
          <w:szCs w:val="20"/>
        </w:rPr>
      </w:pPr>
      <w:r w:rsidRPr="008B3C39">
        <w:rPr>
          <w:rFonts w:ascii="Times New Roman" w:eastAsia="仿宋_GB2312" w:hAnsi="Times New Roman" w:cs="Times New Roman"/>
          <w:color w:val="auto"/>
          <w:sz w:val="20"/>
          <w:szCs w:val="20"/>
        </w:rPr>
        <w:t xml:space="preserve">The equipment to be used are summarized in </w:t>
      </w:r>
      <w:r w:rsidRPr="008B3C39">
        <w:rPr>
          <w:rFonts w:ascii="Times New Roman" w:eastAsia="仿宋_GB2312" w:hAnsi="Times New Roman" w:cs="Times New Roman"/>
          <w:b/>
          <w:i/>
          <w:color w:val="auto"/>
          <w:sz w:val="20"/>
          <w:szCs w:val="20"/>
        </w:rPr>
        <w:t>Table 6-1</w:t>
      </w:r>
      <w:r w:rsidRPr="008B3C39">
        <w:rPr>
          <w:rFonts w:ascii="Times New Roman" w:eastAsia="仿宋_GB2312" w:hAnsi="Times New Roman" w:cs="Times New Roman"/>
          <w:color w:val="auto"/>
          <w:sz w:val="20"/>
          <w:szCs w:val="20"/>
        </w:rPr>
        <w:t xml:space="preserve"> and indicated in </w:t>
      </w:r>
      <w:r w:rsidRPr="008B3C39">
        <w:rPr>
          <w:rFonts w:ascii="Times New Roman" w:eastAsia="仿宋_GB2312" w:hAnsi="Times New Roman" w:cs="Times New Roman"/>
          <w:b/>
          <w:i/>
          <w:color w:val="auto"/>
          <w:sz w:val="20"/>
          <w:szCs w:val="20"/>
        </w:rPr>
        <w:t>Figure 1</w:t>
      </w:r>
      <w:r w:rsidRPr="008B3C39">
        <w:rPr>
          <w:rFonts w:ascii="Times New Roman" w:eastAsia="仿宋_GB2312" w:hAnsi="Times New Roman" w:cs="Times New Roman"/>
          <w:color w:val="auto"/>
          <w:sz w:val="20"/>
          <w:szCs w:val="20"/>
        </w:rPr>
        <w:t xml:space="preserve"> below.</w:t>
      </w:r>
    </w:p>
    <w:p w14:paraId="4C545369" w14:textId="17FEA8F8" w:rsidR="008C744D" w:rsidRPr="008B3C39" w:rsidRDefault="00010358" w:rsidP="008C744D">
      <w:pPr>
        <w:spacing w:beforeLines="100" w:before="240" w:afterLines="50" w:after="120"/>
        <w:contextualSpacing/>
        <w:jc w:val="center"/>
        <w:rPr>
          <w:rFonts w:ascii="Times New Roman" w:eastAsia="仿宋_GB2312" w:hAnsi="Times New Roman" w:cs="Times New Roman"/>
          <w:b/>
          <w:color w:val="auto"/>
          <w:szCs w:val="21"/>
        </w:rPr>
      </w:pPr>
      <w:r w:rsidRPr="008B3C39">
        <w:rPr>
          <w:rFonts w:ascii="Times New Roman" w:eastAsia="仿宋_GB2312" w:hAnsi="Times New Roman" w:cs="Times New Roman"/>
          <w:b/>
          <w:color w:val="auto"/>
          <w:sz w:val="20"/>
          <w:szCs w:val="20"/>
        </w:rPr>
        <w:t>Table 6</w:t>
      </w:r>
      <w:r w:rsidRPr="008B3C39">
        <w:rPr>
          <w:rFonts w:ascii="Times New Roman" w:eastAsia="仿宋_GB2312" w:hAnsi="Times New Roman" w:cs="Times New Roman"/>
          <w:b/>
          <w:color w:val="auto"/>
          <w:sz w:val="20"/>
          <w:szCs w:val="20"/>
          <w:lang w:eastAsia="zh-CN"/>
        </w:rPr>
        <w:t>-</w:t>
      </w:r>
      <w:r w:rsidRPr="008B3C39">
        <w:rPr>
          <w:rFonts w:ascii="Times New Roman" w:eastAsia="仿宋_GB2312" w:hAnsi="Times New Roman" w:cs="Times New Roman"/>
          <w:b/>
          <w:color w:val="auto"/>
          <w:sz w:val="20"/>
          <w:szCs w:val="20"/>
        </w:rPr>
        <w:t xml:space="preserve">1: Equipment List for </w:t>
      </w:r>
      <w:r w:rsidR="004E38C4" w:rsidRPr="008B3C39">
        <w:rPr>
          <w:rFonts w:ascii="Times New Roman" w:eastAsia="仿宋_GB2312" w:hAnsi="Times New Roman" w:cs="Times New Roman"/>
          <w:b/>
          <w:color w:val="auto"/>
          <w:sz w:val="20"/>
          <w:szCs w:val="20"/>
        </w:rPr>
        <w:t>ASYM-1</w:t>
      </w:r>
      <w:r w:rsidR="00251EE4" w:rsidRPr="008B3C39">
        <w:rPr>
          <w:rFonts w:ascii="Times New Roman" w:eastAsia="仿宋_GB2312" w:hAnsi="Times New Roman" w:cs="Times New Roman"/>
          <w:b/>
          <w:color w:val="auto"/>
          <w:sz w:val="20"/>
          <w:szCs w:val="20"/>
        </w:rPr>
        <w:t>41366</w:t>
      </w:r>
      <w:r w:rsidRPr="008B3C39">
        <w:rPr>
          <w:rFonts w:ascii="Times New Roman" w:eastAsia="仿宋_GB2312" w:hAnsi="Times New Roman" w:cs="Times New Roman"/>
          <w:b/>
          <w:color w:val="auto"/>
          <w:szCs w:val="21"/>
        </w:rPr>
        <w:t xml:space="preserve"> (step </w:t>
      </w:r>
      <w:r w:rsidR="00251EE4" w:rsidRPr="008B3C39">
        <w:rPr>
          <w:rFonts w:ascii="Times New Roman" w:eastAsia="仿宋_GB2312" w:hAnsi="Times New Roman" w:cs="Times New Roman"/>
          <w:b/>
          <w:color w:val="auto"/>
          <w:szCs w:val="21"/>
        </w:rPr>
        <w:t>1</w:t>
      </w:r>
      <w:r w:rsidRPr="008B3C39">
        <w:rPr>
          <w:rFonts w:ascii="Times New Roman" w:eastAsia="仿宋_GB2312" w:hAnsi="Times New Roman" w:cs="Times New Roman"/>
          <w:b/>
          <w:color w:val="auto"/>
          <w:szCs w:val="21"/>
        </w:rPr>
        <w:t xml:space="preserve"> of </w:t>
      </w:r>
      <w:r w:rsidR="00E16333" w:rsidRPr="008B3C39">
        <w:rPr>
          <w:rFonts w:ascii="Times New Roman" w:eastAsia="仿宋_GB2312" w:hAnsi="Times New Roman" w:cs="Times New Roman"/>
          <w:b/>
          <w:color w:val="auto"/>
          <w:szCs w:val="21"/>
        </w:rPr>
        <w:t>CPo</w:t>
      </w:r>
      <w:r w:rsidR="00AE5B3E" w:rsidRPr="008B3C39">
        <w:rPr>
          <w:rFonts w:ascii="Times New Roman" w:eastAsia="仿宋_GB2312" w:hAnsi="Times New Roman" w:cs="Times New Roman"/>
          <w:b/>
          <w:color w:val="auto"/>
          <w:szCs w:val="21"/>
        </w:rPr>
        <w:t>1</w:t>
      </w:r>
      <w:r w:rsidR="00251EE4" w:rsidRPr="008B3C39">
        <w:rPr>
          <w:rFonts w:ascii="Times New Roman" w:eastAsia="仿宋_GB2312" w:hAnsi="Times New Roman" w:cs="Times New Roman"/>
          <w:b/>
          <w:color w:val="auto"/>
          <w:szCs w:val="21"/>
        </w:rPr>
        <w:t>40020</w:t>
      </w:r>
      <w:r w:rsidRPr="008B3C39">
        <w:rPr>
          <w:rFonts w:ascii="Times New Roman" w:eastAsia="仿宋_GB2312" w:hAnsi="Times New Roman" w:cs="Times New Roman"/>
          <w:b/>
          <w:color w:val="auto"/>
          <w:szCs w:val="21"/>
        </w:rPr>
        <w:t>-03)</w:t>
      </w:r>
      <w:bookmarkStart w:id="2178" w:name="_GoBack"/>
      <w:bookmarkEnd w:id="2178"/>
    </w:p>
    <w:tbl>
      <w:tblPr>
        <w:tblStyle w:val="af5"/>
        <w:tblpPr w:leftFromText="180" w:rightFromText="180" w:vertAnchor="text" w:tblpXSpec="center" w:tblpY="1"/>
        <w:tblOverlap w:val="never"/>
        <w:tblW w:w="5000" w:type="pct"/>
        <w:tblLayout w:type="fixed"/>
        <w:tblLook w:val="04A0" w:firstRow="1" w:lastRow="0" w:firstColumn="1" w:lastColumn="0" w:noHBand="0" w:noVBand="1"/>
      </w:tblPr>
      <w:tblGrid>
        <w:gridCol w:w="1556"/>
        <w:gridCol w:w="2267"/>
        <w:gridCol w:w="2413"/>
        <w:gridCol w:w="914"/>
        <w:gridCol w:w="3307"/>
      </w:tblGrid>
      <w:tr w:rsidR="00987F75" w:rsidRPr="008B3C39" w14:paraId="3AD45CAE" w14:textId="77777777" w:rsidTr="00032BAE">
        <w:trPr>
          <w:trHeight w:val="397"/>
          <w:tblHeader/>
        </w:trPr>
        <w:tc>
          <w:tcPr>
            <w:tcW w:w="744" w:type="pct"/>
            <w:shd w:val="clear" w:color="auto" w:fill="D9D9D9" w:themeFill="background1" w:themeFillShade="D9"/>
            <w:vAlign w:val="center"/>
          </w:tcPr>
          <w:p w14:paraId="6B71A0A6" w14:textId="77777777" w:rsidR="00813D53" w:rsidRPr="008B3C39" w:rsidRDefault="00010358" w:rsidP="0009339C">
            <w:pPr>
              <w:jc w:val="center"/>
              <w:rPr>
                <w:rFonts w:ascii="Times New Roman" w:eastAsia="仿宋_GB2312" w:hAnsi="Times New Roman" w:cs="Times New Roman"/>
                <w:b/>
                <w:color w:val="auto"/>
                <w:sz w:val="18"/>
                <w:szCs w:val="18"/>
              </w:rPr>
            </w:pPr>
            <w:r w:rsidRPr="008B3C39">
              <w:rPr>
                <w:rFonts w:ascii="Times New Roman" w:eastAsia="仿宋_GB2312" w:hAnsi="Times New Roman" w:cs="Times New Roman"/>
                <w:b/>
                <w:color w:val="auto"/>
                <w:sz w:val="18"/>
                <w:szCs w:val="18"/>
              </w:rPr>
              <w:t>Equipment</w:t>
            </w:r>
          </w:p>
          <w:p w14:paraId="012CFB91" w14:textId="77777777" w:rsidR="00813D53" w:rsidRPr="008B3C39" w:rsidRDefault="00010358" w:rsidP="0009339C">
            <w:pPr>
              <w:jc w:val="center"/>
              <w:rPr>
                <w:rFonts w:ascii="Times New Roman" w:eastAsia="仿宋_GB2312" w:hAnsi="Times New Roman" w:cs="Times New Roman"/>
                <w:b/>
                <w:color w:val="auto"/>
                <w:sz w:val="18"/>
                <w:szCs w:val="18"/>
              </w:rPr>
            </w:pPr>
            <w:r w:rsidRPr="008B3C39">
              <w:rPr>
                <w:rFonts w:ascii="Times New Roman" w:eastAsia="仿宋_GB2312" w:hAnsi="Times New Roman" w:cs="Times New Roman"/>
                <w:b/>
                <w:color w:val="auto"/>
                <w:sz w:val="18"/>
                <w:szCs w:val="18"/>
              </w:rPr>
              <w:t>Name</w:t>
            </w:r>
          </w:p>
        </w:tc>
        <w:tc>
          <w:tcPr>
            <w:tcW w:w="1084" w:type="pct"/>
            <w:shd w:val="clear" w:color="auto" w:fill="D9D9D9" w:themeFill="background1" w:themeFillShade="D9"/>
            <w:vAlign w:val="center"/>
          </w:tcPr>
          <w:p w14:paraId="35BB9583" w14:textId="77777777" w:rsidR="00813D53" w:rsidRPr="008B3C39" w:rsidRDefault="00010358" w:rsidP="0009339C">
            <w:pPr>
              <w:jc w:val="center"/>
              <w:rPr>
                <w:rFonts w:ascii="Times New Roman" w:eastAsia="仿宋_GB2312" w:hAnsi="Times New Roman" w:cs="Times New Roman"/>
                <w:b/>
                <w:color w:val="auto"/>
                <w:sz w:val="18"/>
                <w:szCs w:val="18"/>
              </w:rPr>
            </w:pPr>
            <w:r w:rsidRPr="008B3C39">
              <w:rPr>
                <w:rFonts w:ascii="Times New Roman" w:eastAsia="仿宋_GB2312" w:hAnsi="Times New Roman" w:cs="Times New Roman"/>
                <w:b/>
                <w:color w:val="auto"/>
                <w:sz w:val="18"/>
                <w:szCs w:val="18"/>
              </w:rPr>
              <w:t>Equipment</w:t>
            </w:r>
          </w:p>
          <w:p w14:paraId="78638007" w14:textId="77777777" w:rsidR="00813D53" w:rsidRPr="008B3C39" w:rsidRDefault="00010358" w:rsidP="0009339C">
            <w:pPr>
              <w:jc w:val="center"/>
              <w:rPr>
                <w:rFonts w:ascii="Times New Roman" w:eastAsia="仿宋_GB2312" w:hAnsi="Times New Roman" w:cs="Times New Roman"/>
                <w:b/>
                <w:color w:val="auto"/>
                <w:sz w:val="18"/>
                <w:szCs w:val="18"/>
              </w:rPr>
            </w:pPr>
            <w:r w:rsidRPr="008B3C39">
              <w:rPr>
                <w:rFonts w:ascii="Times New Roman" w:eastAsia="仿宋_GB2312" w:hAnsi="Times New Roman" w:cs="Times New Roman"/>
                <w:b/>
                <w:color w:val="auto"/>
                <w:sz w:val="18"/>
                <w:szCs w:val="18"/>
              </w:rPr>
              <w:t>Code</w:t>
            </w:r>
          </w:p>
        </w:tc>
        <w:tc>
          <w:tcPr>
            <w:tcW w:w="1154" w:type="pct"/>
            <w:shd w:val="clear" w:color="auto" w:fill="D9D9D9" w:themeFill="background1" w:themeFillShade="D9"/>
            <w:vAlign w:val="center"/>
          </w:tcPr>
          <w:p w14:paraId="1C33961D" w14:textId="77777777" w:rsidR="00813D53" w:rsidRPr="008B3C39" w:rsidRDefault="00010358" w:rsidP="0009339C">
            <w:pPr>
              <w:jc w:val="center"/>
              <w:rPr>
                <w:rFonts w:ascii="Times New Roman" w:eastAsia="仿宋_GB2312" w:hAnsi="Times New Roman" w:cs="Times New Roman"/>
                <w:b/>
                <w:color w:val="auto"/>
                <w:sz w:val="18"/>
                <w:szCs w:val="18"/>
              </w:rPr>
            </w:pPr>
            <w:r w:rsidRPr="008B3C39">
              <w:rPr>
                <w:rFonts w:ascii="Times New Roman" w:eastAsia="仿宋_GB2312" w:hAnsi="Times New Roman" w:cs="Times New Roman"/>
                <w:b/>
                <w:color w:val="auto"/>
                <w:sz w:val="18"/>
                <w:szCs w:val="18"/>
              </w:rPr>
              <w:t>Intended Use</w:t>
            </w:r>
          </w:p>
        </w:tc>
        <w:tc>
          <w:tcPr>
            <w:tcW w:w="437" w:type="pct"/>
            <w:shd w:val="clear" w:color="auto" w:fill="D9D9D9" w:themeFill="background1" w:themeFillShade="D9"/>
            <w:vAlign w:val="center"/>
          </w:tcPr>
          <w:p w14:paraId="02129CE6" w14:textId="58EEEB98" w:rsidR="00813D53" w:rsidRPr="008B3C39" w:rsidRDefault="00010358" w:rsidP="0009339C">
            <w:pPr>
              <w:jc w:val="center"/>
              <w:rPr>
                <w:rFonts w:ascii="Times New Roman" w:eastAsia="仿宋_GB2312" w:hAnsi="Times New Roman" w:cs="Times New Roman"/>
                <w:b/>
                <w:color w:val="auto"/>
                <w:sz w:val="18"/>
                <w:szCs w:val="18"/>
              </w:rPr>
            </w:pPr>
            <w:r w:rsidRPr="008B3C39">
              <w:rPr>
                <w:rFonts w:ascii="Times New Roman" w:eastAsia="仿宋_GB2312" w:hAnsi="Times New Roman" w:cs="Times New Roman"/>
                <w:b/>
                <w:color w:val="auto"/>
                <w:sz w:val="18"/>
                <w:szCs w:val="18"/>
              </w:rPr>
              <w:t>Equipment Size</w:t>
            </w:r>
          </w:p>
        </w:tc>
        <w:tc>
          <w:tcPr>
            <w:tcW w:w="1581" w:type="pct"/>
            <w:shd w:val="clear" w:color="auto" w:fill="D9D9D9" w:themeFill="background1" w:themeFillShade="D9"/>
            <w:vAlign w:val="center"/>
          </w:tcPr>
          <w:p w14:paraId="1F19C62D" w14:textId="77777777" w:rsidR="00813D53" w:rsidRPr="008B3C39" w:rsidRDefault="00010358" w:rsidP="0009339C">
            <w:pPr>
              <w:jc w:val="center"/>
              <w:rPr>
                <w:rFonts w:ascii="Times New Roman" w:eastAsia="仿宋_GB2312" w:hAnsi="Times New Roman" w:cs="Times New Roman"/>
                <w:b/>
                <w:color w:val="auto"/>
                <w:sz w:val="18"/>
                <w:szCs w:val="18"/>
              </w:rPr>
            </w:pPr>
            <w:r w:rsidRPr="008B3C39">
              <w:rPr>
                <w:rFonts w:ascii="Times New Roman" w:eastAsia="仿宋_GB2312" w:hAnsi="Times New Roman" w:cs="Times New Roman"/>
                <w:b/>
                <w:color w:val="auto"/>
                <w:sz w:val="18"/>
                <w:szCs w:val="18"/>
              </w:rPr>
              <w:t>MOC</w:t>
            </w:r>
          </w:p>
        </w:tc>
      </w:tr>
      <w:tr w:rsidR="00EE1557" w:rsidRPr="00032BAE" w14:paraId="40B33EF3" w14:textId="77777777" w:rsidTr="00032BAE">
        <w:trPr>
          <w:trHeight w:val="620"/>
          <w:ins w:id="2179" w:author="Xuning Wei12232" w:date="2026-07-27T09:48:00Z"/>
        </w:trPr>
        <w:tc>
          <w:tcPr>
            <w:tcW w:w="744" w:type="pct"/>
            <w:vAlign w:val="center"/>
          </w:tcPr>
          <w:p w14:paraId="7F746737" w14:textId="7523EEF3" w:rsidR="00EE1557" w:rsidRPr="00032BAE" w:rsidRDefault="00EE1557">
            <w:pPr>
              <w:jc w:val="center"/>
              <w:rPr>
                <w:ins w:id="2180" w:author="Xuning Wei12232" w:date="2026-07-27T09:48:00Z"/>
                <w:rFonts w:ascii="Times New Roman" w:hAnsi="Times New Roman" w:cs="Times New Roman"/>
                <w:color w:val="auto"/>
                <w:sz w:val="18"/>
                <w:szCs w:val="18"/>
                <w:shd w:val="clear" w:color="auto" w:fill="FFFFFF"/>
              </w:rPr>
              <w:pPrChange w:id="2181" w:author="He Han" w:date="2026-08-27T14:29:00Z">
                <w:pPr>
                  <w:framePr w:hSpace="180" w:wrap="around" w:vAnchor="text" w:hAnchor="text" w:xAlign="center" w:y="1"/>
                  <w:suppressOverlap/>
                  <w:jc w:val="both"/>
                </w:pPr>
              </w:pPrChange>
            </w:pPr>
            <w:ins w:id="2182" w:author="Xuning Wei12232" w:date="2026-07-27T09:48:00Z">
              <w:r w:rsidRPr="00937F85">
                <w:rPr>
                  <w:rFonts w:ascii="Times New Roman" w:hAnsi="Times New Roman" w:cs="Times New Roman"/>
                  <w:color w:val="auto"/>
                  <w:sz w:val="18"/>
                  <w:szCs w:val="18"/>
                  <w:shd w:val="clear" w:color="auto" w:fill="FFFFFF"/>
                </w:rPr>
                <w:t>Glovebox</w:t>
              </w:r>
            </w:ins>
          </w:p>
        </w:tc>
        <w:tc>
          <w:tcPr>
            <w:tcW w:w="1084" w:type="pct"/>
            <w:vAlign w:val="center"/>
          </w:tcPr>
          <w:p w14:paraId="25E14F8D" w14:textId="77777777" w:rsidR="00EE1557" w:rsidRDefault="00EE1557" w:rsidP="00F13227">
            <w:pPr>
              <w:jc w:val="center"/>
              <w:rPr>
                <w:ins w:id="2183" w:author="Xuning Wei12232" w:date="2026-07-27T09:48:00Z"/>
                <w:rFonts w:ascii="Times New Roman" w:hAnsi="Times New Roman" w:cs="Times New Roman"/>
                <w:color w:val="0000FF"/>
                <w:sz w:val="18"/>
                <w:szCs w:val="18"/>
                <w:shd w:val="clear" w:color="auto" w:fill="FFFFFF"/>
              </w:rPr>
            </w:pPr>
            <w:ins w:id="2184" w:author="Xuning Wei12232" w:date="2026-07-27T09:48:00Z">
              <w:r w:rsidRPr="00E10C03">
                <w:rPr>
                  <w:rFonts w:ascii="Times New Roman" w:hAnsi="Times New Roman" w:cs="Times New Roman"/>
                  <w:color w:val="0000FF"/>
                  <w:sz w:val="18"/>
                  <w:szCs w:val="18"/>
                  <w:shd w:val="clear" w:color="auto" w:fill="FFFFFF"/>
                </w:rPr>
                <w:t>TJ4S-12</w:t>
              </w:r>
              <w:r>
                <w:rPr>
                  <w:rFonts w:ascii="Times New Roman" w:hAnsi="Times New Roman" w:cs="Times New Roman"/>
                  <w:color w:val="0000FF"/>
                  <w:sz w:val="18"/>
                  <w:szCs w:val="18"/>
                  <w:shd w:val="clear" w:color="auto" w:fill="FFFFFF"/>
                </w:rPr>
                <w:t>00</w:t>
              </w:r>
              <w:r w:rsidRPr="00E10C03">
                <w:rPr>
                  <w:rFonts w:ascii="Times New Roman" w:hAnsi="Times New Roman" w:cs="Times New Roman"/>
                  <w:color w:val="0000FF"/>
                  <w:sz w:val="18"/>
                  <w:szCs w:val="18"/>
                  <w:shd w:val="clear" w:color="auto" w:fill="FFFFFF"/>
                </w:rPr>
                <w:t>-GB01</w:t>
              </w:r>
            </w:ins>
          </w:p>
          <w:p w14:paraId="4FB59483" w14:textId="77777777" w:rsidR="00EE1557" w:rsidRDefault="00EE1557" w:rsidP="003871F3">
            <w:pPr>
              <w:jc w:val="center"/>
              <w:rPr>
                <w:ins w:id="2185" w:author="Xuning Wei12232" w:date="2026-07-27T09:48:00Z"/>
                <w:rFonts w:ascii="Times New Roman" w:hAnsi="Times New Roman" w:cs="Times New Roman"/>
                <w:color w:val="0000FF"/>
                <w:sz w:val="18"/>
                <w:szCs w:val="18"/>
                <w:shd w:val="clear" w:color="auto" w:fill="FFFFFF"/>
              </w:rPr>
            </w:pPr>
            <w:ins w:id="2186" w:author="Xuning Wei12232" w:date="2026-07-27T09:48:00Z">
              <w:r w:rsidRPr="00E10C03">
                <w:rPr>
                  <w:rFonts w:ascii="Times New Roman" w:hAnsi="Times New Roman" w:cs="Times New Roman"/>
                  <w:color w:val="0000FF"/>
                  <w:sz w:val="18"/>
                  <w:szCs w:val="18"/>
                  <w:shd w:val="clear" w:color="auto" w:fill="FFFFFF"/>
                </w:rPr>
                <w:t>TJ4S-12</w:t>
              </w:r>
              <w:r>
                <w:rPr>
                  <w:rFonts w:ascii="Times New Roman" w:hAnsi="Times New Roman" w:cs="Times New Roman"/>
                  <w:color w:val="0000FF"/>
                  <w:sz w:val="18"/>
                  <w:szCs w:val="18"/>
                  <w:shd w:val="clear" w:color="auto" w:fill="FFFFFF"/>
                </w:rPr>
                <w:t>00</w:t>
              </w:r>
              <w:r w:rsidRPr="00E10C03">
                <w:rPr>
                  <w:rFonts w:ascii="Times New Roman" w:hAnsi="Times New Roman" w:cs="Times New Roman"/>
                  <w:color w:val="0000FF"/>
                  <w:sz w:val="18"/>
                  <w:szCs w:val="18"/>
                  <w:shd w:val="clear" w:color="auto" w:fill="FFFFFF"/>
                </w:rPr>
                <w:t>-GB0</w:t>
              </w:r>
              <w:r>
                <w:rPr>
                  <w:rFonts w:ascii="Times New Roman" w:hAnsi="Times New Roman" w:cs="Times New Roman"/>
                  <w:color w:val="0000FF"/>
                  <w:sz w:val="18"/>
                  <w:szCs w:val="18"/>
                  <w:shd w:val="clear" w:color="auto" w:fill="FFFFFF"/>
                </w:rPr>
                <w:t>2</w:t>
              </w:r>
            </w:ins>
          </w:p>
          <w:p w14:paraId="040F3997" w14:textId="77777777" w:rsidR="00EE1557" w:rsidRDefault="00EE1557" w:rsidP="00A54EC0">
            <w:pPr>
              <w:jc w:val="center"/>
              <w:rPr>
                <w:ins w:id="2187" w:author="Xuning Wei12232" w:date="2026-07-27T09:48:00Z"/>
                <w:rFonts w:ascii="Times New Roman" w:hAnsi="Times New Roman" w:cs="Times New Roman"/>
                <w:color w:val="0000FF"/>
                <w:sz w:val="18"/>
                <w:szCs w:val="18"/>
                <w:shd w:val="clear" w:color="auto" w:fill="FFFFFF"/>
              </w:rPr>
            </w:pPr>
            <w:ins w:id="2188" w:author="Xuning Wei12232" w:date="2026-07-27T09:48:00Z">
              <w:r w:rsidRPr="00E10C03">
                <w:rPr>
                  <w:rFonts w:ascii="Times New Roman" w:hAnsi="Times New Roman" w:cs="Times New Roman"/>
                  <w:color w:val="0000FF"/>
                  <w:sz w:val="18"/>
                  <w:szCs w:val="18"/>
                  <w:shd w:val="clear" w:color="auto" w:fill="FFFFFF"/>
                </w:rPr>
                <w:t>TJ4S-12</w:t>
              </w:r>
              <w:r>
                <w:rPr>
                  <w:rFonts w:ascii="Times New Roman" w:hAnsi="Times New Roman" w:cs="Times New Roman"/>
                  <w:color w:val="0000FF"/>
                  <w:sz w:val="18"/>
                  <w:szCs w:val="18"/>
                  <w:shd w:val="clear" w:color="auto" w:fill="FFFFFF"/>
                </w:rPr>
                <w:t>00</w:t>
              </w:r>
              <w:r w:rsidRPr="00E10C03">
                <w:rPr>
                  <w:rFonts w:ascii="Times New Roman" w:hAnsi="Times New Roman" w:cs="Times New Roman"/>
                  <w:color w:val="0000FF"/>
                  <w:sz w:val="18"/>
                  <w:szCs w:val="18"/>
                  <w:shd w:val="clear" w:color="auto" w:fill="FFFFFF"/>
                </w:rPr>
                <w:t>-GB0</w:t>
              </w:r>
              <w:r>
                <w:rPr>
                  <w:rFonts w:ascii="Times New Roman" w:hAnsi="Times New Roman" w:cs="Times New Roman"/>
                  <w:color w:val="0000FF"/>
                  <w:sz w:val="18"/>
                  <w:szCs w:val="18"/>
                  <w:shd w:val="clear" w:color="auto" w:fill="FFFFFF"/>
                </w:rPr>
                <w:t>3</w:t>
              </w:r>
            </w:ins>
          </w:p>
          <w:p w14:paraId="2FA89FAB" w14:textId="5720FAB8" w:rsidR="00EE1557" w:rsidRPr="00032BAE" w:rsidRDefault="00EE1557">
            <w:pPr>
              <w:jc w:val="center"/>
              <w:rPr>
                <w:ins w:id="2189" w:author="Xuning Wei12232" w:date="2026-07-27T09:48:00Z"/>
                <w:rFonts w:ascii="Times New Roman" w:hAnsi="Times New Roman" w:cs="Times New Roman"/>
                <w:color w:val="auto"/>
                <w:sz w:val="18"/>
                <w:szCs w:val="18"/>
                <w:shd w:val="clear" w:color="auto" w:fill="FFFFFF"/>
              </w:rPr>
              <w:pPrChange w:id="2190" w:author="He Han" w:date="2026-08-27T14:30:00Z">
                <w:pPr>
                  <w:framePr w:hSpace="180" w:wrap="around" w:vAnchor="text" w:hAnchor="text" w:xAlign="center" w:y="1"/>
                  <w:suppressOverlap/>
                  <w:jc w:val="both"/>
                </w:pPr>
              </w:pPrChange>
            </w:pPr>
            <w:ins w:id="2191" w:author="Xuning Wei12232" w:date="2026-07-27T09:48:00Z">
              <w:r w:rsidRPr="00E10C03">
                <w:rPr>
                  <w:rFonts w:ascii="Times New Roman" w:hAnsi="Times New Roman" w:cs="Times New Roman"/>
                  <w:color w:val="0000FF"/>
                  <w:sz w:val="18"/>
                  <w:szCs w:val="18"/>
                  <w:shd w:val="clear" w:color="auto" w:fill="FFFFFF"/>
                </w:rPr>
                <w:t>TJ4S-12</w:t>
              </w:r>
              <w:r>
                <w:rPr>
                  <w:rFonts w:ascii="Times New Roman" w:hAnsi="Times New Roman" w:cs="Times New Roman"/>
                  <w:color w:val="0000FF"/>
                  <w:sz w:val="18"/>
                  <w:szCs w:val="18"/>
                  <w:shd w:val="clear" w:color="auto" w:fill="FFFFFF"/>
                </w:rPr>
                <w:t>00</w:t>
              </w:r>
              <w:r w:rsidRPr="00E10C03">
                <w:rPr>
                  <w:rFonts w:ascii="Times New Roman" w:hAnsi="Times New Roman" w:cs="Times New Roman"/>
                  <w:color w:val="0000FF"/>
                  <w:sz w:val="18"/>
                  <w:szCs w:val="18"/>
                  <w:shd w:val="clear" w:color="auto" w:fill="FFFFFF"/>
                </w:rPr>
                <w:t>-GB0</w:t>
              </w:r>
              <w:r>
                <w:rPr>
                  <w:rFonts w:ascii="Times New Roman" w:hAnsi="Times New Roman" w:cs="Times New Roman"/>
                  <w:color w:val="0000FF"/>
                  <w:sz w:val="18"/>
                  <w:szCs w:val="18"/>
                  <w:shd w:val="clear" w:color="auto" w:fill="FFFFFF"/>
                </w:rPr>
                <w:t>5</w:t>
              </w:r>
            </w:ins>
          </w:p>
        </w:tc>
        <w:tc>
          <w:tcPr>
            <w:tcW w:w="1154" w:type="pct"/>
            <w:vAlign w:val="center"/>
          </w:tcPr>
          <w:p w14:paraId="7302322B" w14:textId="730EC089" w:rsidR="00EE1557" w:rsidRPr="00032BAE" w:rsidRDefault="00EE1557" w:rsidP="00172E06">
            <w:pPr>
              <w:jc w:val="center"/>
              <w:rPr>
                <w:ins w:id="2192" w:author="Xuning Wei12232" w:date="2026-07-27T09:48:00Z"/>
                <w:rFonts w:ascii="Times New Roman" w:hAnsi="Times New Roman" w:cs="Times New Roman"/>
                <w:color w:val="auto"/>
                <w:sz w:val="18"/>
                <w:szCs w:val="18"/>
                <w:shd w:val="clear" w:color="auto" w:fill="FFFFFF"/>
              </w:rPr>
              <w:pPrChange w:id="2193" w:author="He Han" w:date="2026-09-20T11:11:00Z">
                <w:pPr>
                  <w:framePr w:hSpace="180" w:wrap="around" w:vAnchor="text" w:hAnchor="text" w:xAlign="center" w:y="1"/>
                  <w:suppressOverlap/>
                  <w:jc w:val="both"/>
                </w:pPr>
              </w:pPrChange>
            </w:pPr>
            <w:ins w:id="2194" w:author="Xuning Wei12232" w:date="2026-07-27T09:48:00Z">
              <w:r w:rsidRPr="29C395B1">
                <w:rPr>
                  <w:rFonts w:ascii="Times New Roman" w:hAnsi="Times New Roman" w:cs="Times New Roman"/>
                  <w:color w:val="auto"/>
                  <w:sz w:val="18"/>
                  <w:szCs w:val="18"/>
                </w:rPr>
                <w:t>Dispense</w:t>
              </w:r>
              <w:r w:rsidRPr="00937F85">
                <w:rPr>
                  <w:rFonts w:ascii="Times New Roman" w:eastAsia="仿宋_GB2312" w:hAnsi="Times New Roman" w:cs="Times New Roman"/>
                  <w:sz w:val="18"/>
                  <w:szCs w:val="18"/>
                </w:rPr>
                <w:t xml:space="preserve"> amino acid, </w:t>
              </w:r>
              <w:del w:id="2195" w:author="He Han" w:date="2026-09-20T11:11:00Z">
                <w:r w:rsidRPr="00937F85" w:rsidDel="00172E06">
                  <w:rPr>
                    <w:rFonts w:ascii="Times New Roman" w:eastAsia="仿宋_GB2312" w:hAnsi="Times New Roman" w:cs="Times New Roman"/>
                    <w:sz w:val="18"/>
                    <w:szCs w:val="18"/>
                  </w:rPr>
                  <w:delText>Sieber</w:delText>
                </w:r>
              </w:del>
            </w:ins>
            <w:ins w:id="2196" w:author="He Han" w:date="2026-09-20T11:11:00Z">
              <w:r w:rsidR="00172E06">
                <w:rPr>
                  <w:rFonts w:ascii="Times New Roman" w:eastAsia="仿宋_GB2312" w:hAnsi="Times New Roman" w:cs="Times New Roman"/>
                  <w:sz w:val="18"/>
                  <w:szCs w:val="18"/>
                </w:rPr>
                <w:t>2-</w:t>
              </w:r>
            </w:ins>
            <w:ins w:id="2197" w:author="He Han" w:date="2026-09-20T11:12:00Z">
              <w:r w:rsidR="00172E06">
                <w:rPr>
                  <w:rFonts w:ascii="Times New Roman" w:eastAsia="仿宋_GB2312" w:hAnsi="Times New Roman" w:cs="Times New Roman" w:hint="eastAsia"/>
                  <w:sz w:val="18"/>
                  <w:szCs w:val="18"/>
                  <w:lang w:eastAsia="zh-CN"/>
                </w:rPr>
                <w:t>CTC</w:t>
              </w:r>
            </w:ins>
            <w:ins w:id="2198" w:author="Xuning Wei12232" w:date="2026-07-27T09:48:00Z">
              <w:del w:id="2199" w:author="He Han" w:date="2026-09-20T11:12:00Z">
                <w:r w:rsidRPr="00937F85" w:rsidDel="00172E06">
                  <w:rPr>
                    <w:rFonts w:ascii="Times New Roman" w:eastAsia="仿宋_GB2312" w:hAnsi="Times New Roman" w:cs="Times New Roman"/>
                    <w:sz w:val="18"/>
                    <w:szCs w:val="18"/>
                  </w:rPr>
                  <w:delText xml:space="preserve"> Amide</w:delText>
                </w:r>
              </w:del>
              <w:r w:rsidRPr="00937F85">
                <w:rPr>
                  <w:rFonts w:ascii="Times New Roman" w:eastAsia="仿宋_GB2312" w:hAnsi="Times New Roman" w:cs="Times New Roman"/>
                  <w:sz w:val="18"/>
                  <w:szCs w:val="18"/>
                </w:rPr>
                <w:t xml:space="preserve"> resin and </w:t>
              </w:r>
              <w:proofErr w:type="spellStart"/>
              <w:r w:rsidRPr="00937F85">
                <w:rPr>
                  <w:rFonts w:ascii="Times New Roman" w:eastAsia="仿宋_GB2312" w:hAnsi="Times New Roman" w:cs="Times New Roman"/>
                  <w:sz w:val="18"/>
                  <w:szCs w:val="18"/>
                </w:rPr>
                <w:t>Oxyma</w:t>
              </w:r>
              <w:proofErr w:type="spellEnd"/>
            </w:ins>
          </w:p>
        </w:tc>
        <w:tc>
          <w:tcPr>
            <w:tcW w:w="437" w:type="pct"/>
            <w:vAlign w:val="center"/>
          </w:tcPr>
          <w:p w14:paraId="364B8DAA" w14:textId="04945169" w:rsidR="00EE1557" w:rsidRPr="00032BAE" w:rsidRDefault="00EE1557">
            <w:pPr>
              <w:jc w:val="center"/>
              <w:rPr>
                <w:ins w:id="2200" w:author="Xuning Wei12232" w:date="2026-07-27T09:48:00Z"/>
                <w:rFonts w:ascii="Times New Roman" w:hAnsi="Times New Roman" w:cs="Times New Roman"/>
                <w:color w:val="auto"/>
                <w:sz w:val="18"/>
                <w:szCs w:val="18"/>
                <w:shd w:val="clear" w:color="auto" w:fill="FFFFFF"/>
              </w:rPr>
              <w:pPrChange w:id="2201" w:author="He Han" w:date="2026-08-27T14:30:00Z">
                <w:pPr>
                  <w:framePr w:hSpace="180" w:wrap="around" w:vAnchor="text" w:hAnchor="text" w:xAlign="center" w:y="1"/>
                  <w:suppressOverlap/>
                  <w:jc w:val="both"/>
                </w:pPr>
              </w:pPrChange>
            </w:pPr>
            <w:ins w:id="2202" w:author="Xuning Wei12232" w:date="2026-07-27T09:48:00Z">
              <w:r w:rsidRPr="00927B28">
                <w:rPr>
                  <w:rFonts w:ascii="Times New Roman" w:eastAsiaTheme="minorEastAsia" w:hAnsi="Times New Roman" w:cs="Times New Roman" w:hint="eastAsia"/>
                  <w:color w:val="0000FF"/>
                  <w:sz w:val="18"/>
                  <w:szCs w:val="18"/>
                  <w:shd w:val="clear" w:color="auto" w:fill="FFFFFF"/>
                  <w:lang w:eastAsia="zh-CN"/>
                </w:rPr>
                <w:t>5</w:t>
              </w:r>
              <w:r w:rsidRPr="00927B28">
                <w:rPr>
                  <w:rFonts w:ascii="Times New Roman" w:eastAsiaTheme="minorEastAsia" w:hAnsi="Times New Roman" w:cs="Times New Roman"/>
                  <w:color w:val="0000FF"/>
                  <w:sz w:val="18"/>
                  <w:szCs w:val="18"/>
                  <w:shd w:val="clear" w:color="auto" w:fill="FFFFFF"/>
                  <w:lang w:eastAsia="zh-CN"/>
                </w:rPr>
                <w:t>0</w:t>
              </w:r>
            </w:ins>
            <w:ins w:id="2203" w:author="Johan Granander" w:date="2026-07-28T13:30:00Z">
              <w:r w:rsidR="00045CD1">
                <w:rPr>
                  <w:rFonts w:ascii="Times New Roman" w:eastAsiaTheme="minorEastAsia" w:hAnsi="Times New Roman" w:cs="Times New Roman"/>
                  <w:color w:val="0000FF"/>
                  <w:sz w:val="18"/>
                  <w:szCs w:val="18"/>
                  <w:shd w:val="clear" w:color="auto" w:fill="FFFFFF"/>
                  <w:lang w:eastAsia="zh-CN"/>
                </w:rPr>
                <w:t xml:space="preserve"> </w:t>
              </w:r>
            </w:ins>
            <w:ins w:id="2204" w:author="Xuning Wei12232" w:date="2026-07-27T09:48:00Z">
              <w:r w:rsidRPr="00927B28">
                <w:rPr>
                  <w:rFonts w:ascii="Times New Roman" w:eastAsiaTheme="minorEastAsia" w:hAnsi="Times New Roman" w:cs="Times New Roman"/>
                  <w:color w:val="0000FF"/>
                  <w:sz w:val="18"/>
                  <w:szCs w:val="18"/>
                  <w:shd w:val="clear" w:color="auto" w:fill="FFFFFF"/>
                  <w:lang w:eastAsia="zh-CN"/>
                </w:rPr>
                <w:t>L</w:t>
              </w:r>
            </w:ins>
          </w:p>
        </w:tc>
        <w:tc>
          <w:tcPr>
            <w:tcW w:w="1581" w:type="pct"/>
            <w:vAlign w:val="center"/>
          </w:tcPr>
          <w:p w14:paraId="4F88ECAB" w14:textId="36E9C3C7" w:rsidR="00EE1557" w:rsidRPr="00ED598B" w:rsidRDefault="00ED598B" w:rsidP="00EE1557">
            <w:pPr>
              <w:rPr>
                <w:ins w:id="2205" w:author="Xuning Wei12232" w:date="2026-07-27T09:48:00Z"/>
                <w:rFonts w:ascii="Times New Roman" w:hAnsi="Times New Roman" w:cs="Times New Roman"/>
                <w:color w:val="0000FF"/>
                <w:sz w:val="18"/>
                <w:szCs w:val="18"/>
                <w:shd w:val="clear" w:color="auto" w:fill="FFFFFF"/>
                <w:rPrChange w:id="2206" w:author="Xuning Wei12232" w:date="2026-07-27T11:48:00Z">
                  <w:rPr>
                    <w:ins w:id="2207" w:author="Xuning Wei12232" w:date="2026-07-27T09:48:00Z"/>
                    <w:rFonts w:ascii="Times New Roman" w:hAnsi="Times New Roman" w:cs="Times New Roman"/>
                    <w:color w:val="auto"/>
                    <w:sz w:val="18"/>
                    <w:szCs w:val="18"/>
                    <w:shd w:val="clear" w:color="auto" w:fill="FFFFFF"/>
                  </w:rPr>
                </w:rPrChange>
              </w:rPr>
            </w:pPr>
            <w:ins w:id="2208" w:author="Xuning Wei12232" w:date="2026-07-27T11:46:00Z">
              <w:r>
                <w:rPr>
                  <w:rFonts w:ascii="Times New Roman" w:hAnsi="Times New Roman" w:cs="Times New Roman"/>
                  <w:color w:val="auto"/>
                  <w:sz w:val="18"/>
                  <w:szCs w:val="18"/>
                  <w:shd w:val="clear" w:color="auto" w:fill="FFFFFF"/>
                </w:rPr>
                <w:t>I</w:t>
              </w:r>
            </w:ins>
            <w:ins w:id="2209" w:author="Xuning Wei12232" w:date="2026-07-27T09:48:00Z">
              <w:r w:rsidR="00EE1557" w:rsidRPr="00ED598B">
                <w:rPr>
                  <w:rFonts w:ascii="Times New Roman" w:hAnsi="Times New Roman" w:cs="Times New Roman"/>
                  <w:color w:val="0000FF"/>
                  <w:sz w:val="18"/>
                  <w:szCs w:val="18"/>
                  <w:shd w:val="clear" w:color="auto" w:fill="FFFFFF"/>
                  <w:rPrChange w:id="2210" w:author="Xuning Wei12232" w:date="2026-07-27T11:48:00Z">
                    <w:rPr>
                      <w:rFonts w:ascii="Times New Roman" w:hAnsi="Times New Roman" w:cs="Times New Roman"/>
                      <w:color w:val="auto"/>
                      <w:sz w:val="18"/>
                      <w:szCs w:val="18"/>
                      <w:shd w:val="clear" w:color="auto" w:fill="FFFFFF"/>
                    </w:rPr>
                  </w:rPrChange>
                </w:rPr>
                <w:t xml:space="preserve">nner surface, </w:t>
              </w:r>
              <w:r w:rsidRPr="00ED598B">
                <w:rPr>
                  <w:rFonts w:ascii="Times New Roman" w:hAnsi="Times New Roman" w:cs="Times New Roman"/>
                  <w:color w:val="0000FF"/>
                  <w:sz w:val="18"/>
                  <w:szCs w:val="18"/>
                  <w:shd w:val="clear" w:color="auto" w:fill="FFFFFF"/>
                  <w:rPrChange w:id="2211" w:author="Xuning Wei12232" w:date="2026-07-27T11:48:00Z">
                    <w:rPr>
                      <w:rFonts w:ascii="Times New Roman" w:hAnsi="Times New Roman" w:cs="Times New Roman"/>
                      <w:color w:val="auto"/>
                      <w:sz w:val="18"/>
                      <w:szCs w:val="18"/>
                      <w:shd w:val="clear" w:color="auto" w:fill="FFFFFF"/>
                    </w:rPr>
                  </w:rPrChange>
                </w:rPr>
                <w:t>rigid connection piece</w:t>
              </w:r>
            </w:ins>
            <w:ins w:id="2212" w:author="Xuning Wei12232" w:date="2026-07-27T11:46:00Z">
              <w:r w:rsidRPr="00ED598B">
                <w:rPr>
                  <w:rFonts w:ascii="Times New Roman" w:hAnsi="Times New Roman" w:cs="Times New Roman"/>
                  <w:color w:val="0000FF"/>
                  <w:sz w:val="18"/>
                  <w:szCs w:val="18"/>
                  <w:shd w:val="clear" w:color="auto" w:fill="FFFFFF"/>
                  <w:rPrChange w:id="2213" w:author="Xuning Wei12232" w:date="2026-07-27T11:48:00Z">
                    <w:rPr>
                      <w:rFonts w:ascii="Times New Roman" w:hAnsi="Times New Roman" w:cs="Times New Roman"/>
                      <w:color w:val="auto"/>
                      <w:sz w:val="18"/>
                      <w:szCs w:val="18"/>
                      <w:shd w:val="clear" w:color="auto" w:fill="FFFFFF"/>
                    </w:rPr>
                  </w:rPrChange>
                </w:rPr>
                <w:t xml:space="preserve">: </w:t>
              </w:r>
              <w:r w:rsidRPr="00ED598B">
                <w:rPr>
                  <w:rFonts w:ascii="Times New Roman" w:hAnsi="Times New Roman" w:cs="Times New Roman"/>
                  <w:color w:val="0000FF"/>
                  <w:sz w:val="18"/>
                  <w:szCs w:val="18"/>
                  <w:shd w:val="clear" w:color="auto" w:fill="FFFFFF"/>
                  <w:rPrChange w:id="2214" w:author="Xuning Wei12232" w:date="2026-07-27T11:48:00Z">
                    <w:rPr>
                      <w:rFonts w:ascii="Times New Roman" w:hAnsi="Times New Roman" w:cs="Times New Roman"/>
                      <w:b/>
                      <w:color w:val="auto"/>
                      <w:sz w:val="18"/>
                      <w:szCs w:val="18"/>
                      <w:shd w:val="clear" w:color="auto" w:fill="FFFFFF"/>
                    </w:rPr>
                  </w:rPrChange>
                </w:rPr>
                <w:t>316L</w:t>
              </w:r>
            </w:ins>
          </w:p>
          <w:p w14:paraId="52EC4CBD" w14:textId="0B2A2F22" w:rsidR="00EE1557" w:rsidRPr="00ED598B" w:rsidRDefault="00ED598B" w:rsidP="00EE1557">
            <w:pPr>
              <w:rPr>
                <w:ins w:id="2215" w:author="Xuning Wei12232" w:date="2026-07-27T09:48:00Z"/>
                <w:rFonts w:ascii="Times New Roman" w:hAnsi="Times New Roman" w:cs="Times New Roman"/>
                <w:color w:val="0000FF"/>
                <w:sz w:val="18"/>
                <w:szCs w:val="18"/>
                <w:shd w:val="clear" w:color="auto" w:fill="FFFFFF"/>
                <w:lang w:val="sv-SE"/>
                <w:rPrChange w:id="2216" w:author="Xuning Wei12232" w:date="2026-07-27T11:48:00Z">
                  <w:rPr>
                    <w:ins w:id="2217" w:author="Xuning Wei12232" w:date="2026-07-27T09:48:00Z"/>
                    <w:rFonts w:ascii="Times New Roman" w:hAnsi="Times New Roman" w:cs="Times New Roman"/>
                    <w:color w:val="auto"/>
                    <w:sz w:val="18"/>
                    <w:szCs w:val="18"/>
                    <w:shd w:val="clear" w:color="auto" w:fill="FFFFFF"/>
                    <w:lang w:val="sv-SE"/>
                  </w:rPr>
                </w:rPrChange>
              </w:rPr>
            </w:pPr>
            <w:ins w:id="2218" w:author="Xuning Wei12232" w:date="2026-07-27T11:46:00Z">
              <w:r w:rsidRPr="00ED598B">
                <w:rPr>
                  <w:rFonts w:ascii="Times New Roman" w:hAnsi="Times New Roman" w:cs="Times New Roman"/>
                  <w:color w:val="0000FF"/>
                  <w:sz w:val="18"/>
                  <w:szCs w:val="18"/>
                  <w:shd w:val="clear" w:color="auto" w:fill="FFFFFF"/>
                  <w:lang w:val="sv-SE"/>
                  <w:rPrChange w:id="2219" w:author="Xuning Wei12232" w:date="2026-07-27T11:48:00Z">
                    <w:rPr>
                      <w:rFonts w:ascii="Times New Roman" w:hAnsi="Times New Roman" w:cs="Times New Roman"/>
                      <w:color w:val="auto"/>
                      <w:sz w:val="18"/>
                      <w:szCs w:val="18"/>
                      <w:shd w:val="clear" w:color="auto" w:fill="FFFFFF"/>
                      <w:lang w:val="sv-SE"/>
                    </w:rPr>
                  </w:rPrChange>
                </w:rPr>
                <w:t>G</w:t>
              </w:r>
            </w:ins>
            <w:ins w:id="2220" w:author="Xuning Wei12232" w:date="2026-07-27T09:48:00Z">
              <w:r w:rsidRPr="00ED598B">
                <w:rPr>
                  <w:rFonts w:ascii="Times New Roman" w:hAnsi="Times New Roman" w:cs="Times New Roman"/>
                  <w:color w:val="0000FF"/>
                  <w:sz w:val="18"/>
                  <w:szCs w:val="18"/>
                  <w:shd w:val="clear" w:color="auto" w:fill="FFFFFF"/>
                  <w:lang w:val="sv-SE"/>
                  <w:rPrChange w:id="2221" w:author="Xuning Wei12232" w:date="2026-07-27T11:48:00Z">
                    <w:rPr>
                      <w:rFonts w:ascii="Times New Roman" w:hAnsi="Times New Roman" w:cs="Times New Roman"/>
                      <w:color w:val="auto"/>
                      <w:sz w:val="18"/>
                      <w:szCs w:val="18"/>
                      <w:shd w:val="clear" w:color="auto" w:fill="FFFFFF"/>
                      <w:lang w:val="sv-SE"/>
                    </w:rPr>
                  </w:rPrChange>
                </w:rPr>
                <w:t>asket</w:t>
              </w:r>
            </w:ins>
            <w:ins w:id="2222" w:author="Xuning Wei12232" w:date="2026-07-27T11:46:00Z">
              <w:r w:rsidRPr="00ED598B">
                <w:rPr>
                  <w:rFonts w:ascii="Times New Roman" w:hAnsi="Times New Roman" w:cs="Times New Roman"/>
                  <w:color w:val="0000FF"/>
                  <w:sz w:val="18"/>
                  <w:szCs w:val="18"/>
                  <w:shd w:val="clear" w:color="auto" w:fill="FFFFFF"/>
                  <w:lang w:val="sv-SE"/>
                  <w:rPrChange w:id="2223" w:author="Xuning Wei12232" w:date="2026-07-27T11:48:00Z">
                    <w:rPr>
                      <w:rFonts w:ascii="Times New Roman" w:hAnsi="Times New Roman" w:cs="Times New Roman"/>
                      <w:color w:val="auto"/>
                      <w:sz w:val="18"/>
                      <w:szCs w:val="18"/>
                      <w:shd w:val="clear" w:color="auto" w:fill="FFFFFF"/>
                      <w:lang w:val="sv-SE"/>
                    </w:rPr>
                  </w:rPrChange>
                </w:rPr>
                <w:t>:</w:t>
              </w:r>
              <w:r w:rsidRPr="00ED598B">
                <w:rPr>
                  <w:rFonts w:ascii="Times New Roman" w:hAnsi="Times New Roman" w:cs="Times New Roman"/>
                  <w:color w:val="0000FF"/>
                  <w:sz w:val="18"/>
                  <w:szCs w:val="18"/>
                  <w:shd w:val="clear" w:color="auto" w:fill="FFFFFF"/>
                  <w:lang w:val="sv-SE"/>
                  <w:rPrChange w:id="2224" w:author="Xuning Wei12232" w:date="2026-07-27T11:48:00Z">
                    <w:rPr>
                      <w:rFonts w:ascii="Times New Roman" w:hAnsi="Times New Roman" w:cs="Times New Roman"/>
                      <w:b/>
                      <w:color w:val="auto"/>
                      <w:sz w:val="18"/>
                      <w:szCs w:val="18"/>
                      <w:shd w:val="clear" w:color="auto" w:fill="FFFFFF"/>
                      <w:lang w:val="sv-SE"/>
                    </w:rPr>
                  </w:rPrChange>
                </w:rPr>
                <w:t xml:space="preserve"> PTFE</w:t>
              </w:r>
              <w:r w:rsidRPr="00ED598B">
                <w:rPr>
                  <w:rFonts w:ascii="Times New Roman" w:hAnsi="Times New Roman" w:cs="Times New Roman"/>
                  <w:color w:val="0000FF"/>
                  <w:sz w:val="18"/>
                  <w:szCs w:val="18"/>
                  <w:shd w:val="clear" w:color="auto" w:fill="FFFFFF"/>
                  <w:lang w:val="sv-SE"/>
                  <w:rPrChange w:id="2225" w:author="Xuning Wei12232" w:date="2026-07-27T11:48:00Z">
                    <w:rPr>
                      <w:rFonts w:ascii="Times New Roman" w:hAnsi="Times New Roman" w:cs="Times New Roman"/>
                      <w:color w:val="auto"/>
                      <w:sz w:val="18"/>
                      <w:szCs w:val="18"/>
                      <w:shd w:val="clear" w:color="auto" w:fill="FFFFFF"/>
                      <w:lang w:val="sv-SE"/>
                    </w:rPr>
                  </w:rPrChange>
                </w:rPr>
                <w:t xml:space="preserve"> </w:t>
              </w:r>
            </w:ins>
          </w:p>
          <w:p w14:paraId="4E48C8B9" w14:textId="21148800" w:rsidR="00EE1557" w:rsidRPr="00ED598B" w:rsidRDefault="00ED598B" w:rsidP="00EE1557">
            <w:pPr>
              <w:rPr>
                <w:ins w:id="2226" w:author="Xuning Wei12232" w:date="2026-07-27T09:48:00Z"/>
                <w:rFonts w:ascii="Times New Roman" w:eastAsiaTheme="minorEastAsia" w:hAnsi="Times New Roman" w:cs="Times New Roman"/>
                <w:color w:val="0000FF"/>
                <w:sz w:val="18"/>
                <w:szCs w:val="18"/>
                <w:shd w:val="clear" w:color="auto" w:fill="FFFFFF"/>
                <w:lang w:val="sv-SE" w:eastAsia="zh-CN"/>
                <w:rPrChange w:id="2227" w:author="Xuning Wei12232" w:date="2026-07-27T11:48:00Z">
                  <w:rPr>
                    <w:ins w:id="2228" w:author="Xuning Wei12232" w:date="2026-07-27T09:48:00Z"/>
                    <w:rFonts w:ascii="Times New Roman" w:eastAsiaTheme="minorEastAsia" w:hAnsi="Times New Roman" w:cs="Times New Roman"/>
                    <w:color w:val="auto"/>
                    <w:sz w:val="18"/>
                    <w:szCs w:val="18"/>
                    <w:shd w:val="clear" w:color="auto" w:fill="FFFFFF"/>
                    <w:lang w:val="sv-SE" w:eastAsia="zh-CN"/>
                  </w:rPr>
                </w:rPrChange>
              </w:rPr>
            </w:pPr>
            <w:ins w:id="2229" w:author="Xuning Wei12232" w:date="2026-07-27T11:47:00Z">
              <w:r w:rsidRPr="00ED598B">
                <w:rPr>
                  <w:rFonts w:ascii="Times New Roman" w:hAnsi="Times New Roman" w:cs="Times New Roman"/>
                  <w:color w:val="0000FF"/>
                  <w:sz w:val="18"/>
                  <w:szCs w:val="18"/>
                  <w:shd w:val="clear" w:color="auto" w:fill="FFFFFF"/>
                  <w:lang w:val="sv-SE"/>
                  <w:rPrChange w:id="2230" w:author="Xuning Wei12232" w:date="2026-07-27T11:48:00Z">
                    <w:rPr>
                      <w:rFonts w:ascii="Times New Roman" w:hAnsi="Times New Roman" w:cs="Times New Roman"/>
                      <w:color w:val="auto"/>
                      <w:sz w:val="18"/>
                      <w:szCs w:val="18"/>
                      <w:shd w:val="clear" w:color="auto" w:fill="FFFFFF"/>
                      <w:lang w:val="sv-SE"/>
                    </w:rPr>
                  </w:rPrChange>
                </w:rPr>
                <w:t>S</w:t>
              </w:r>
            </w:ins>
            <w:ins w:id="2231" w:author="Xuning Wei12232" w:date="2026-07-27T09:48:00Z">
              <w:r w:rsidR="00EE1557" w:rsidRPr="00ED598B">
                <w:rPr>
                  <w:rFonts w:ascii="Times New Roman" w:hAnsi="Times New Roman" w:cs="Times New Roman"/>
                  <w:color w:val="0000FF"/>
                  <w:sz w:val="18"/>
                  <w:szCs w:val="18"/>
                  <w:shd w:val="clear" w:color="auto" w:fill="FFFFFF"/>
                  <w:lang w:val="sv-SE"/>
                  <w:rPrChange w:id="2232" w:author="Xuning Wei12232" w:date="2026-07-27T11:48:00Z">
                    <w:rPr>
                      <w:rFonts w:ascii="Times New Roman" w:hAnsi="Times New Roman" w:cs="Times New Roman"/>
                      <w:color w:val="auto"/>
                      <w:sz w:val="18"/>
                      <w:szCs w:val="18"/>
                      <w:shd w:val="clear" w:color="auto" w:fill="FFFFFF"/>
                      <w:lang w:val="sv-SE"/>
                    </w:rPr>
                  </w:rPrChange>
                </w:rPr>
                <w:t>ight glass</w:t>
              </w:r>
            </w:ins>
            <w:ins w:id="2233" w:author="Xuning Wei12232" w:date="2026-07-27T11:47:00Z">
              <w:r w:rsidRPr="00ED598B">
                <w:rPr>
                  <w:rFonts w:ascii="Times New Roman" w:eastAsiaTheme="minorEastAsia" w:hAnsi="Times New Roman" w:cs="Times New Roman"/>
                  <w:color w:val="0000FF"/>
                  <w:sz w:val="18"/>
                  <w:szCs w:val="18"/>
                  <w:shd w:val="clear" w:color="auto" w:fill="FFFFFF"/>
                  <w:lang w:val="sv-SE" w:eastAsia="zh-CN"/>
                  <w:rPrChange w:id="2234" w:author="Xuning Wei12232" w:date="2026-07-27T11:48:00Z">
                    <w:rPr>
                      <w:rFonts w:ascii="Times New Roman" w:eastAsiaTheme="minorEastAsia" w:hAnsi="Times New Roman" w:cs="Times New Roman"/>
                      <w:color w:val="auto"/>
                      <w:sz w:val="18"/>
                      <w:szCs w:val="18"/>
                      <w:shd w:val="clear" w:color="auto" w:fill="FFFFFF"/>
                      <w:lang w:val="sv-SE" w:eastAsia="zh-CN"/>
                    </w:rPr>
                  </w:rPrChange>
                </w:rPr>
                <w:t>:</w:t>
              </w:r>
              <w:r w:rsidRPr="00ED598B">
                <w:rPr>
                  <w:rFonts w:ascii="Times New Roman" w:hAnsi="Times New Roman" w:cs="Times New Roman"/>
                  <w:color w:val="0000FF"/>
                  <w:sz w:val="18"/>
                  <w:szCs w:val="18"/>
                  <w:shd w:val="clear" w:color="auto" w:fill="FFFFFF"/>
                  <w:lang w:val="sv-SE"/>
                  <w:rPrChange w:id="2235" w:author="Xuning Wei12232" w:date="2026-07-27T11:48:00Z">
                    <w:rPr>
                      <w:rFonts w:ascii="Times New Roman" w:hAnsi="Times New Roman" w:cs="Times New Roman"/>
                      <w:b/>
                      <w:color w:val="auto"/>
                      <w:sz w:val="18"/>
                      <w:szCs w:val="18"/>
                      <w:shd w:val="clear" w:color="auto" w:fill="FFFFFF"/>
                      <w:lang w:val="sv-SE"/>
                    </w:rPr>
                  </w:rPrChange>
                </w:rPr>
                <w:t>G</w:t>
              </w:r>
              <w:r w:rsidRPr="00ED598B">
                <w:rPr>
                  <w:rFonts w:ascii="Times New Roman" w:hAnsi="Times New Roman" w:cs="Times New Roman"/>
                  <w:color w:val="0000FF"/>
                  <w:sz w:val="18"/>
                  <w:szCs w:val="18"/>
                  <w:shd w:val="clear" w:color="auto" w:fill="FFFFFF"/>
                  <w:lang w:val="sv-SE"/>
                  <w:rPrChange w:id="2236" w:author="Xuning Wei12232" w:date="2026-07-27T11:48:00Z">
                    <w:rPr>
                      <w:rFonts w:ascii="Times New Roman" w:hAnsi="Times New Roman" w:cs="Times New Roman"/>
                      <w:b/>
                      <w:color w:val="0000FF"/>
                      <w:sz w:val="18"/>
                      <w:szCs w:val="18"/>
                      <w:shd w:val="clear" w:color="auto" w:fill="FFFFFF"/>
                      <w:lang w:val="sv-SE"/>
                    </w:rPr>
                  </w:rPrChange>
                </w:rPr>
                <w:t>lass</w:t>
              </w:r>
              <w:r w:rsidRPr="00ED598B">
                <w:rPr>
                  <w:rFonts w:ascii="Times New Roman" w:hAnsi="Times New Roman" w:cs="Times New Roman"/>
                  <w:color w:val="0000FF"/>
                  <w:sz w:val="18"/>
                  <w:szCs w:val="18"/>
                  <w:shd w:val="clear" w:color="auto" w:fill="FFFFFF"/>
                  <w:lang w:val="sv-SE"/>
                  <w:rPrChange w:id="2237" w:author="Xuning Wei12232" w:date="2026-07-27T11:48:00Z">
                    <w:rPr>
                      <w:rFonts w:ascii="Times New Roman" w:hAnsi="Times New Roman" w:cs="Times New Roman"/>
                      <w:color w:val="auto"/>
                      <w:sz w:val="18"/>
                      <w:szCs w:val="18"/>
                      <w:shd w:val="clear" w:color="auto" w:fill="FFFFFF"/>
                      <w:lang w:val="sv-SE"/>
                    </w:rPr>
                  </w:rPrChange>
                </w:rPr>
                <w:t xml:space="preserve"> </w:t>
              </w:r>
            </w:ins>
          </w:p>
          <w:p w14:paraId="6B53B70B" w14:textId="45933E1F" w:rsidR="00EE1557" w:rsidRPr="00CE01D9" w:rsidRDefault="00CE01D9" w:rsidP="00EE1557">
            <w:pPr>
              <w:rPr>
                <w:ins w:id="2238" w:author="Xuning Wei12232" w:date="2026-07-27T09:48:00Z"/>
                <w:rFonts w:ascii="Times New Roman" w:hAnsi="Times New Roman" w:cs="Times New Roman"/>
                <w:color w:val="FF0000"/>
                <w:sz w:val="18"/>
                <w:szCs w:val="18"/>
                <w:shd w:val="clear" w:color="auto" w:fill="FFFFFF"/>
                <w:rPrChange w:id="2239" w:author="Xuning Wei12232" w:date="2026-09-05T20:25:00Z">
                  <w:rPr>
                    <w:ins w:id="2240" w:author="Xuning Wei12232" w:date="2026-07-27T09:48:00Z"/>
                    <w:rFonts w:ascii="Times New Roman" w:eastAsiaTheme="minorEastAsia" w:hAnsi="Times New Roman" w:cs="Times New Roman"/>
                    <w:b/>
                    <w:color w:val="auto"/>
                    <w:sz w:val="18"/>
                    <w:szCs w:val="18"/>
                    <w:shd w:val="clear" w:color="auto" w:fill="FFFFFF"/>
                    <w:lang w:eastAsia="zh-CN"/>
                  </w:rPr>
                </w:rPrChange>
              </w:rPr>
            </w:pPr>
            <w:ins w:id="2241" w:author="Xuning Wei12232" w:date="2026-09-05T20:26:00Z">
              <w:r w:rsidRPr="004C5939">
                <w:rPr>
                  <w:rFonts w:ascii="Times New Roman" w:hAnsi="Times New Roman" w:cs="Times New Roman"/>
                  <w:color w:val="0000FF"/>
                  <w:sz w:val="18"/>
                  <w:szCs w:val="18"/>
                  <w:shd w:val="clear" w:color="auto" w:fill="FFFFFF"/>
                </w:rPr>
                <w:t xml:space="preserve">Dispensing scoop: </w:t>
              </w:r>
            </w:ins>
            <w:ins w:id="2242" w:author="Xuning Wei12232" w:date="2026-09-05T20:25:00Z">
              <w:r w:rsidRPr="00CE01D9">
                <w:rPr>
                  <w:rFonts w:ascii="Times New Roman" w:hAnsi="Times New Roman" w:cs="Times New Roman"/>
                  <w:color w:val="FF0000"/>
                  <w:sz w:val="18"/>
                  <w:szCs w:val="18"/>
                  <w:shd w:val="clear" w:color="auto" w:fill="FFFFFF"/>
                </w:rPr>
                <w:t>304 SS</w:t>
              </w:r>
            </w:ins>
          </w:p>
          <w:p w14:paraId="05A216B6" w14:textId="51874367" w:rsidR="00EE1557" w:rsidRPr="00ED598B" w:rsidRDefault="00ED598B" w:rsidP="00EE1557">
            <w:pPr>
              <w:rPr>
                <w:ins w:id="2243" w:author="Xuning Wei12232" w:date="2026-07-27T09:48:00Z"/>
                <w:rFonts w:ascii="Times New Roman" w:hAnsi="Times New Roman" w:cs="Times New Roman"/>
                <w:color w:val="0000FF"/>
                <w:sz w:val="18"/>
                <w:szCs w:val="18"/>
                <w:shd w:val="clear" w:color="auto" w:fill="FFFFFF"/>
                <w:rPrChange w:id="2244" w:author="Xuning Wei12232" w:date="2026-07-27T11:48:00Z">
                  <w:rPr>
                    <w:ins w:id="2245" w:author="Xuning Wei12232" w:date="2026-07-27T09:48:00Z"/>
                    <w:rFonts w:ascii="Times New Roman" w:hAnsi="Times New Roman" w:cs="Times New Roman"/>
                    <w:color w:val="auto"/>
                    <w:sz w:val="18"/>
                    <w:szCs w:val="18"/>
                    <w:shd w:val="clear" w:color="auto" w:fill="FFFFFF"/>
                  </w:rPr>
                </w:rPrChange>
              </w:rPr>
            </w:pPr>
            <w:ins w:id="2246" w:author="Xuning Wei12232" w:date="2026-07-27T11:47:00Z">
              <w:r w:rsidRPr="00ED598B">
                <w:rPr>
                  <w:rFonts w:ascii="Times New Roman" w:hAnsi="Times New Roman" w:cs="Times New Roman"/>
                  <w:color w:val="0000FF"/>
                  <w:sz w:val="18"/>
                  <w:szCs w:val="18"/>
                  <w:shd w:val="clear" w:color="auto" w:fill="FFFFFF"/>
                  <w:rPrChange w:id="2247" w:author="Xuning Wei12232" w:date="2026-07-27T11:48:00Z">
                    <w:rPr>
                      <w:rFonts w:ascii="Times New Roman" w:hAnsi="Times New Roman" w:cs="Times New Roman"/>
                      <w:color w:val="auto"/>
                      <w:sz w:val="18"/>
                      <w:szCs w:val="18"/>
                      <w:shd w:val="clear" w:color="auto" w:fill="FFFFFF"/>
                    </w:rPr>
                  </w:rPrChange>
                </w:rPr>
                <w:t>F</w:t>
              </w:r>
            </w:ins>
            <w:ins w:id="2248" w:author="Xuning Wei12232" w:date="2026-07-27T09:48:00Z">
              <w:r w:rsidR="00EE1557" w:rsidRPr="00ED598B">
                <w:rPr>
                  <w:rFonts w:ascii="Times New Roman" w:hAnsi="Times New Roman" w:cs="Times New Roman"/>
                  <w:color w:val="0000FF"/>
                  <w:sz w:val="18"/>
                  <w:szCs w:val="18"/>
                  <w:shd w:val="clear" w:color="auto" w:fill="FFFFFF"/>
                  <w:rPrChange w:id="2249" w:author="Xuning Wei12232" w:date="2026-07-27T11:48:00Z">
                    <w:rPr>
                      <w:rFonts w:ascii="Times New Roman" w:hAnsi="Times New Roman" w:cs="Times New Roman"/>
                      <w:color w:val="auto"/>
                      <w:sz w:val="18"/>
                      <w:szCs w:val="18"/>
                      <w:shd w:val="clear" w:color="auto" w:fill="FFFFFF"/>
                    </w:rPr>
                  </w:rPrChange>
                </w:rPr>
                <w:t xml:space="preserve">ilter </w:t>
              </w:r>
              <w:r w:rsidR="00EE1557" w:rsidRPr="00ED598B">
                <w:rPr>
                  <w:rFonts w:ascii="Times New Roman" w:hAnsi="Times New Roman" w:cs="Times New Roman"/>
                  <w:color w:val="0000FF"/>
                  <w:sz w:val="18"/>
                  <w:szCs w:val="18"/>
                  <w:shd w:val="clear" w:color="auto" w:fill="FFFFFF"/>
                </w:rPr>
                <w:t>cartridg</w:t>
              </w:r>
              <w:r w:rsidR="00EE1557" w:rsidRPr="00ED598B">
                <w:rPr>
                  <w:rFonts w:ascii="Times New Roman" w:hAnsi="Times New Roman" w:cs="Times New Roman"/>
                  <w:color w:val="0000FF"/>
                  <w:sz w:val="18"/>
                  <w:szCs w:val="18"/>
                </w:rPr>
                <w:t>e</w:t>
              </w:r>
            </w:ins>
            <w:ins w:id="2250" w:author="Xuning Wei12232" w:date="2026-07-27T11:47:00Z">
              <w:r w:rsidRPr="00ED598B">
                <w:rPr>
                  <w:rFonts w:ascii="Times New Roman" w:hAnsi="Times New Roman" w:cs="Times New Roman"/>
                  <w:color w:val="0000FF"/>
                  <w:sz w:val="18"/>
                  <w:szCs w:val="18"/>
                  <w:rPrChange w:id="2251" w:author="Xuning Wei12232" w:date="2026-07-27T11:48:00Z">
                    <w:rPr>
                      <w:rFonts w:ascii="Times New Roman" w:hAnsi="Times New Roman" w:cs="Times New Roman"/>
                      <w:color w:val="auto"/>
                      <w:sz w:val="18"/>
                      <w:szCs w:val="18"/>
                    </w:rPr>
                  </w:rPrChange>
                </w:rPr>
                <w:t>:</w:t>
              </w:r>
              <w:r w:rsidRPr="00ED598B">
                <w:rPr>
                  <w:rFonts w:ascii="Times New Roman" w:hAnsi="Times New Roman" w:cs="Times New Roman"/>
                  <w:color w:val="0000FF"/>
                  <w:sz w:val="18"/>
                  <w:szCs w:val="18"/>
                  <w:shd w:val="clear" w:color="auto" w:fill="FFFFFF"/>
                  <w:rPrChange w:id="2252" w:author="Xuning Wei12232" w:date="2026-07-27T11:48:00Z">
                    <w:rPr>
                      <w:rFonts w:ascii="Times New Roman" w:hAnsi="Times New Roman" w:cs="Times New Roman"/>
                      <w:b/>
                      <w:color w:val="auto"/>
                      <w:sz w:val="18"/>
                      <w:szCs w:val="18"/>
                      <w:shd w:val="clear" w:color="auto" w:fill="FFFFFF"/>
                    </w:rPr>
                  </w:rPrChange>
                </w:rPr>
                <w:t xml:space="preserve"> PP</w:t>
              </w:r>
              <w:r w:rsidRPr="00ED598B">
                <w:rPr>
                  <w:rFonts w:ascii="Times New Roman" w:hAnsi="Times New Roman" w:cs="Times New Roman"/>
                  <w:color w:val="0000FF"/>
                  <w:sz w:val="18"/>
                  <w:szCs w:val="18"/>
                  <w:shd w:val="clear" w:color="auto" w:fill="FFFFFF"/>
                  <w:rPrChange w:id="2253" w:author="Xuning Wei12232" w:date="2026-07-27T11:48:00Z">
                    <w:rPr>
                      <w:rFonts w:ascii="Times New Roman" w:hAnsi="Times New Roman" w:cs="Times New Roman"/>
                      <w:color w:val="auto"/>
                      <w:sz w:val="18"/>
                      <w:szCs w:val="18"/>
                      <w:shd w:val="clear" w:color="auto" w:fill="FFFFFF"/>
                    </w:rPr>
                  </w:rPrChange>
                </w:rPr>
                <w:t xml:space="preserve"> </w:t>
              </w:r>
            </w:ins>
          </w:p>
          <w:p w14:paraId="0B8677EC" w14:textId="22E6567C" w:rsidR="00EE1557" w:rsidRPr="00032BAE" w:rsidRDefault="00ED598B" w:rsidP="00EE1557">
            <w:pPr>
              <w:jc w:val="both"/>
              <w:rPr>
                <w:ins w:id="2254" w:author="Xuning Wei12232" w:date="2026-07-27T09:48:00Z"/>
                <w:rFonts w:ascii="Times New Roman" w:hAnsi="Times New Roman" w:cs="Times New Roman"/>
                <w:color w:val="auto"/>
                <w:sz w:val="18"/>
                <w:szCs w:val="18"/>
                <w:shd w:val="clear" w:color="auto" w:fill="FFFFFF"/>
              </w:rPr>
            </w:pPr>
            <w:ins w:id="2255" w:author="Xuning Wei12232" w:date="2026-07-27T11:47:00Z">
              <w:r w:rsidRPr="00ED598B">
                <w:rPr>
                  <w:rFonts w:ascii="Times New Roman" w:hAnsi="Times New Roman" w:cs="Times New Roman"/>
                  <w:color w:val="0000FF"/>
                  <w:sz w:val="18"/>
                  <w:szCs w:val="18"/>
                  <w:shd w:val="clear" w:color="auto" w:fill="FFFFFF"/>
                  <w:rPrChange w:id="2256" w:author="Xuning Wei12232" w:date="2026-07-27T11:48:00Z">
                    <w:rPr>
                      <w:rFonts w:ascii="Times New Roman" w:hAnsi="Times New Roman" w:cs="Times New Roman"/>
                      <w:color w:val="auto"/>
                      <w:sz w:val="18"/>
                      <w:szCs w:val="18"/>
                      <w:shd w:val="clear" w:color="auto" w:fill="FFFFFF"/>
                    </w:rPr>
                  </w:rPrChange>
                </w:rPr>
                <w:t>G</w:t>
              </w:r>
            </w:ins>
            <w:ins w:id="2257" w:author="Xuning Wei12232" w:date="2026-07-27T09:48:00Z">
              <w:r w:rsidRPr="00ED598B">
                <w:rPr>
                  <w:rFonts w:ascii="Times New Roman" w:hAnsi="Times New Roman" w:cs="Times New Roman"/>
                  <w:color w:val="0000FF"/>
                  <w:sz w:val="18"/>
                  <w:szCs w:val="18"/>
                  <w:shd w:val="clear" w:color="auto" w:fill="FFFFFF"/>
                  <w:rPrChange w:id="2258" w:author="Xuning Wei12232" w:date="2026-07-27T11:48:00Z">
                    <w:rPr>
                      <w:rFonts w:ascii="Times New Roman" w:hAnsi="Times New Roman" w:cs="Times New Roman"/>
                      <w:color w:val="auto"/>
                      <w:sz w:val="18"/>
                      <w:szCs w:val="18"/>
                      <w:shd w:val="clear" w:color="auto" w:fill="FFFFFF"/>
                    </w:rPr>
                  </w:rPrChange>
                </w:rPr>
                <w:t>loves</w:t>
              </w:r>
            </w:ins>
            <w:ins w:id="2259" w:author="Xuning Wei12232" w:date="2026-07-27T11:47:00Z">
              <w:r w:rsidRPr="00ED598B">
                <w:rPr>
                  <w:rFonts w:ascii="Times New Roman" w:hAnsi="Times New Roman" w:cs="Times New Roman"/>
                  <w:color w:val="0000FF"/>
                  <w:sz w:val="18"/>
                  <w:szCs w:val="18"/>
                  <w:shd w:val="clear" w:color="auto" w:fill="FFFFFF"/>
                  <w:rPrChange w:id="2260" w:author="Xuning Wei12232" w:date="2026-07-27T11:48:00Z">
                    <w:rPr>
                      <w:rFonts w:ascii="Times New Roman" w:hAnsi="Times New Roman" w:cs="Times New Roman"/>
                      <w:color w:val="auto"/>
                      <w:sz w:val="18"/>
                      <w:szCs w:val="18"/>
                      <w:shd w:val="clear" w:color="auto" w:fill="FFFFFF"/>
                    </w:rPr>
                  </w:rPrChange>
                </w:rPr>
                <w:t xml:space="preserve">: </w:t>
              </w:r>
              <w:r w:rsidRPr="00ED598B">
                <w:rPr>
                  <w:rFonts w:ascii="Times New Roman" w:hAnsi="Times New Roman" w:cs="Times New Roman"/>
                  <w:color w:val="0000FF"/>
                  <w:sz w:val="18"/>
                  <w:szCs w:val="18"/>
                  <w:shd w:val="clear" w:color="auto" w:fill="FFFFFF"/>
                  <w:rPrChange w:id="2261" w:author="Xuning Wei12232" w:date="2026-07-27T11:48:00Z">
                    <w:rPr>
                      <w:rFonts w:ascii="Times New Roman" w:hAnsi="Times New Roman" w:cs="Times New Roman"/>
                      <w:b/>
                      <w:color w:val="auto"/>
                      <w:sz w:val="18"/>
                      <w:szCs w:val="18"/>
                      <w:shd w:val="clear" w:color="auto" w:fill="FFFFFF"/>
                    </w:rPr>
                  </w:rPrChange>
                </w:rPr>
                <w:t>CSPE</w:t>
              </w:r>
            </w:ins>
          </w:p>
        </w:tc>
      </w:tr>
      <w:tr w:rsidR="00EE1557" w:rsidRPr="00032BAE" w14:paraId="58B925DF" w14:textId="77777777" w:rsidTr="00032BAE">
        <w:trPr>
          <w:trHeight w:val="620"/>
          <w:ins w:id="2262" w:author="Xuning Wei12232" w:date="2026-07-27T09:48:00Z"/>
        </w:trPr>
        <w:tc>
          <w:tcPr>
            <w:tcW w:w="744" w:type="pct"/>
            <w:vAlign w:val="center"/>
          </w:tcPr>
          <w:p w14:paraId="3C5C2F2A" w14:textId="604376E0" w:rsidR="00EE1557" w:rsidRPr="00032BAE" w:rsidRDefault="00EE1557">
            <w:pPr>
              <w:jc w:val="center"/>
              <w:rPr>
                <w:ins w:id="2263" w:author="Xuning Wei12232" w:date="2026-07-27T09:48:00Z"/>
                <w:rFonts w:ascii="Times New Roman" w:hAnsi="Times New Roman" w:cs="Times New Roman"/>
                <w:color w:val="auto"/>
                <w:sz w:val="18"/>
                <w:szCs w:val="18"/>
                <w:shd w:val="clear" w:color="auto" w:fill="FFFFFF"/>
              </w:rPr>
              <w:pPrChange w:id="2264" w:author="He Han" w:date="2026-08-27T14:29:00Z">
                <w:pPr>
                  <w:framePr w:hSpace="180" w:wrap="around" w:vAnchor="text" w:hAnchor="text" w:xAlign="center" w:y="1"/>
                  <w:suppressOverlap/>
                  <w:jc w:val="both"/>
                </w:pPr>
              </w:pPrChange>
            </w:pPr>
            <w:ins w:id="2265" w:author="Xuning Wei12232" w:date="2026-07-27T09:48:00Z">
              <w:r w:rsidRPr="004C5939">
                <w:rPr>
                  <w:rFonts w:ascii="Times New Roman" w:hAnsi="Times New Roman" w:cs="Times New Roman"/>
                  <w:color w:val="0000FF"/>
                  <w:sz w:val="18"/>
                  <w:szCs w:val="18"/>
                  <w:shd w:val="clear" w:color="auto" w:fill="FFFFFF"/>
                </w:rPr>
                <w:t>Glovebox</w:t>
              </w:r>
            </w:ins>
          </w:p>
        </w:tc>
        <w:tc>
          <w:tcPr>
            <w:tcW w:w="1084" w:type="pct"/>
            <w:vAlign w:val="center"/>
          </w:tcPr>
          <w:p w14:paraId="378A34CD" w14:textId="173465B1" w:rsidR="00EE1557" w:rsidRPr="00032BAE" w:rsidRDefault="00EE1557">
            <w:pPr>
              <w:jc w:val="center"/>
              <w:rPr>
                <w:ins w:id="2266" w:author="Xuning Wei12232" w:date="2026-07-27T09:48:00Z"/>
                <w:rFonts w:ascii="Times New Roman" w:hAnsi="Times New Roman" w:cs="Times New Roman"/>
                <w:color w:val="auto"/>
                <w:sz w:val="18"/>
                <w:szCs w:val="18"/>
                <w:shd w:val="clear" w:color="auto" w:fill="FFFFFF"/>
              </w:rPr>
              <w:pPrChange w:id="2267" w:author="He Han" w:date="2026-08-27T14:30:00Z">
                <w:pPr>
                  <w:framePr w:hSpace="180" w:wrap="around" w:vAnchor="text" w:hAnchor="text" w:xAlign="center" w:y="1"/>
                  <w:suppressOverlap/>
                  <w:jc w:val="both"/>
                </w:pPr>
              </w:pPrChange>
            </w:pPr>
            <w:ins w:id="2268" w:author="Xuning Wei12232" w:date="2026-07-27T09:48:00Z">
              <w:r w:rsidRPr="00717091">
                <w:rPr>
                  <w:rFonts w:ascii="Times New Roman" w:hAnsi="Times New Roman" w:cs="Times New Roman"/>
                  <w:color w:val="0000FF"/>
                  <w:sz w:val="18"/>
                  <w:szCs w:val="18"/>
                  <w:shd w:val="clear" w:color="auto" w:fill="FFFFFF"/>
                </w:rPr>
                <w:t>TJ4S-12</w:t>
              </w:r>
              <w:r>
                <w:rPr>
                  <w:rFonts w:ascii="Times New Roman" w:hAnsi="Times New Roman" w:cs="Times New Roman"/>
                  <w:color w:val="0000FF"/>
                  <w:sz w:val="18"/>
                  <w:szCs w:val="18"/>
                  <w:shd w:val="clear" w:color="auto" w:fill="FFFFFF"/>
                </w:rPr>
                <w:t>00</w:t>
              </w:r>
              <w:r w:rsidRPr="004C5939">
                <w:rPr>
                  <w:rFonts w:ascii="Times New Roman" w:hAnsi="Times New Roman" w:cs="Times New Roman"/>
                  <w:color w:val="0000FF"/>
                  <w:sz w:val="18"/>
                  <w:szCs w:val="18"/>
                  <w:shd w:val="clear" w:color="auto" w:fill="FFFFFF"/>
                </w:rPr>
                <w:t>-GB0</w:t>
              </w:r>
              <w:r>
                <w:rPr>
                  <w:rFonts w:ascii="Times New Roman" w:hAnsi="Times New Roman" w:cs="Times New Roman"/>
                  <w:color w:val="0000FF"/>
                  <w:sz w:val="18"/>
                  <w:szCs w:val="18"/>
                  <w:shd w:val="clear" w:color="auto" w:fill="FFFFFF"/>
                </w:rPr>
                <w:t>4</w:t>
              </w:r>
            </w:ins>
          </w:p>
        </w:tc>
        <w:tc>
          <w:tcPr>
            <w:tcW w:w="1154" w:type="pct"/>
            <w:vAlign w:val="center"/>
          </w:tcPr>
          <w:p w14:paraId="4C186E72" w14:textId="1BABE854" w:rsidR="00EE1557" w:rsidRPr="00032BAE" w:rsidRDefault="00EE1557" w:rsidP="00172E06">
            <w:pPr>
              <w:jc w:val="center"/>
              <w:rPr>
                <w:ins w:id="2269" w:author="Xuning Wei12232" w:date="2026-07-27T09:48:00Z"/>
                <w:rFonts w:ascii="Times New Roman" w:hAnsi="Times New Roman" w:cs="Times New Roman"/>
                <w:color w:val="auto"/>
                <w:sz w:val="18"/>
                <w:szCs w:val="18"/>
                <w:shd w:val="clear" w:color="auto" w:fill="FFFFFF"/>
              </w:rPr>
              <w:pPrChange w:id="2270" w:author="He Han" w:date="2026-09-20T11:12:00Z">
                <w:pPr>
                  <w:framePr w:hSpace="180" w:wrap="around" w:vAnchor="text" w:hAnchor="text" w:xAlign="center" w:y="1"/>
                  <w:suppressOverlap/>
                  <w:jc w:val="both"/>
                </w:pPr>
              </w:pPrChange>
            </w:pPr>
            <w:ins w:id="2271" w:author="Xuning Wei12232" w:date="2026-07-27T09:48:00Z">
              <w:r w:rsidRPr="004C5939">
                <w:rPr>
                  <w:rFonts w:ascii="Times New Roman" w:hAnsi="Times New Roman" w:cs="Times New Roman"/>
                  <w:color w:val="0000FF"/>
                  <w:sz w:val="18"/>
                  <w:szCs w:val="18"/>
                  <w:shd w:val="clear" w:color="auto" w:fill="FFFFFF"/>
                </w:rPr>
                <w:t>Dispense</w:t>
              </w:r>
              <w:r w:rsidRPr="004C5939">
                <w:rPr>
                  <w:rFonts w:ascii="Times New Roman" w:eastAsia="仿宋_GB2312" w:hAnsi="Times New Roman" w:cs="Times New Roman"/>
                  <w:color w:val="0000FF"/>
                  <w:sz w:val="18"/>
                  <w:szCs w:val="18"/>
                </w:rPr>
                <w:t xml:space="preserve"> amino acid, </w:t>
              </w:r>
              <w:del w:id="2272" w:author="He Han" w:date="2026-09-20T11:12:00Z">
                <w:r w:rsidRPr="004C5939" w:rsidDel="00172E06">
                  <w:rPr>
                    <w:rFonts w:ascii="Times New Roman" w:eastAsia="仿宋_GB2312" w:hAnsi="Times New Roman" w:cs="Times New Roman"/>
                    <w:color w:val="0000FF"/>
                    <w:sz w:val="18"/>
                    <w:szCs w:val="18"/>
                  </w:rPr>
                  <w:delText>Sieber</w:delText>
                </w:r>
              </w:del>
            </w:ins>
            <w:ins w:id="2273" w:author="He Han" w:date="2026-09-20T11:12:00Z">
              <w:r w:rsidR="00172E06">
                <w:rPr>
                  <w:rFonts w:ascii="Times New Roman" w:eastAsia="仿宋_GB2312" w:hAnsi="Times New Roman" w:cs="Times New Roman"/>
                  <w:color w:val="0000FF"/>
                  <w:sz w:val="18"/>
                  <w:szCs w:val="18"/>
                </w:rPr>
                <w:t>2-</w:t>
              </w:r>
              <w:r w:rsidR="00172E06">
                <w:rPr>
                  <w:rFonts w:ascii="Times New Roman" w:eastAsia="仿宋_GB2312" w:hAnsi="Times New Roman" w:cs="Times New Roman" w:hint="eastAsia"/>
                  <w:color w:val="0000FF"/>
                  <w:sz w:val="18"/>
                  <w:szCs w:val="18"/>
                  <w:lang w:eastAsia="zh-CN"/>
                </w:rPr>
                <w:t>CTC</w:t>
              </w:r>
            </w:ins>
            <w:ins w:id="2274" w:author="Xuning Wei12232" w:date="2026-07-27T09:48:00Z">
              <w:del w:id="2275" w:author="He Han" w:date="2026-09-20T11:12:00Z">
                <w:r w:rsidRPr="004C5939" w:rsidDel="00172E06">
                  <w:rPr>
                    <w:rFonts w:ascii="Times New Roman" w:eastAsia="仿宋_GB2312" w:hAnsi="Times New Roman" w:cs="Times New Roman"/>
                    <w:color w:val="0000FF"/>
                    <w:sz w:val="18"/>
                    <w:szCs w:val="18"/>
                  </w:rPr>
                  <w:delText xml:space="preserve"> Amide</w:delText>
                </w:r>
              </w:del>
              <w:r w:rsidRPr="004C5939">
                <w:rPr>
                  <w:rFonts w:ascii="Times New Roman" w:eastAsia="仿宋_GB2312" w:hAnsi="Times New Roman" w:cs="Times New Roman"/>
                  <w:color w:val="0000FF"/>
                  <w:sz w:val="18"/>
                  <w:szCs w:val="18"/>
                </w:rPr>
                <w:t xml:space="preserve"> resin and </w:t>
              </w:r>
              <w:proofErr w:type="spellStart"/>
              <w:r w:rsidRPr="004C5939">
                <w:rPr>
                  <w:rFonts w:ascii="Times New Roman" w:eastAsia="仿宋_GB2312" w:hAnsi="Times New Roman" w:cs="Times New Roman"/>
                  <w:color w:val="0000FF"/>
                  <w:sz w:val="18"/>
                  <w:szCs w:val="18"/>
                </w:rPr>
                <w:t>Oxyma</w:t>
              </w:r>
              <w:proofErr w:type="spellEnd"/>
            </w:ins>
          </w:p>
        </w:tc>
        <w:tc>
          <w:tcPr>
            <w:tcW w:w="437" w:type="pct"/>
            <w:vAlign w:val="center"/>
          </w:tcPr>
          <w:p w14:paraId="6051DA50" w14:textId="3756EE9B" w:rsidR="00EE1557" w:rsidRPr="00032BAE" w:rsidRDefault="00EE1557">
            <w:pPr>
              <w:jc w:val="center"/>
              <w:rPr>
                <w:ins w:id="2276" w:author="Xuning Wei12232" w:date="2026-07-27T09:48:00Z"/>
                <w:rFonts w:ascii="Times New Roman" w:hAnsi="Times New Roman" w:cs="Times New Roman"/>
                <w:color w:val="auto"/>
                <w:sz w:val="18"/>
                <w:szCs w:val="18"/>
                <w:shd w:val="clear" w:color="auto" w:fill="FFFFFF"/>
              </w:rPr>
              <w:pPrChange w:id="2277" w:author="He Han" w:date="2026-08-27T14:30:00Z">
                <w:pPr>
                  <w:framePr w:hSpace="180" w:wrap="around" w:vAnchor="text" w:hAnchor="text" w:xAlign="center" w:y="1"/>
                  <w:suppressOverlap/>
                  <w:jc w:val="both"/>
                </w:pPr>
              </w:pPrChange>
            </w:pPr>
            <w:ins w:id="2278" w:author="Xuning Wei12232" w:date="2026-07-27T09:48:00Z">
              <w:r w:rsidRPr="00927B28">
                <w:rPr>
                  <w:rFonts w:ascii="Times New Roman" w:eastAsiaTheme="minorEastAsia" w:hAnsi="Times New Roman" w:cs="Times New Roman" w:hint="eastAsia"/>
                  <w:color w:val="0000FF"/>
                  <w:sz w:val="18"/>
                  <w:szCs w:val="18"/>
                  <w:shd w:val="clear" w:color="auto" w:fill="FFFFFF"/>
                  <w:lang w:eastAsia="zh-CN"/>
                </w:rPr>
                <w:t>5</w:t>
              </w:r>
              <w:r w:rsidRPr="00927B28">
                <w:rPr>
                  <w:rFonts w:ascii="Times New Roman" w:eastAsiaTheme="minorEastAsia" w:hAnsi="Times New Roman" w:cs="Times New Roman"/>
                  <w:color w:val="0000FF"/>
                  <w:sz w:val="18"/>
                  <w:szCs w:val="18"/>
                  <w:shd w:val="clear" w:color="auto" w:fill="FFFFFF"/>
                  <w:lang w:eastAsia="zh-CN"/>
                </w:rPr>
                <w:t>0</w:t>
              </w:r>
            </w:ins>
            <w:ins w:id="2279" w:author="Johan Granander" w:date="2026-07-28T13:30:00Z">
              <w:r w:rsidR="00045CD1">
                <w:rPr>
                  <w:rFonts w:ascii="Times New Roman" w:eastAsiaTheme="minorEastAsia" w:hAnsi="Times New Roman" w:cs="Times New Roman"/>
                  <w:color w:val="0000FF"/>
                  <w:sz w:val="18"/>
                  <w:szCs w:val="18"/>
                  <w:shd w:val="clear" w:color="auto" w:fill="FFFFFF"/>
                  <w:lang w:eastAsia="zh-CN"/>
                </w:rPr>
                <w:t xml:space="preserve"> </w:t>
              </w:r>
            </w:ins>
            <w:ins w:id="2280" w:author="Xuning Wei12232" w:date="2026-07-27T09:48:00Z">
              <w:r w:rsidRPr="00927B28">
                <w:rPr>
                  <w:rFonts w:ascii="Times New Roman" w:eastAsiaTheme="minorEastAsia" w:hAnsi="Times New Roman" w:cs="Times New Roman"/>
                  <w:color w:val="0000FF"/>
                  <w:sz w:val="18"/>
                  <w:szCs w:val="18"/>
                  <w:shd w:val="clear" w:color="auto" w:fill="FFFFFF"/>
                  <w:lang w:eastAsia="zh-CN"/>
                </w:rPr>
                <w:t>L</w:t>
              </w:r>
            </w:ins>
          </w:p>
        </w:tc>
        <w:tc>
          <w:tcPr>
            <w:tcW w:w="1581" w:type="pct"/>
            <w:vAlign w:val="center"/>
          </w:tcPr>
          <w:p w14:paraId="7501AEB9" w14:textId="0800F973" w:rsidR="00EE1557" w:rsidRPr="004C5939" w:rsidRDefault="00ED598B" w:rsidP="00EE1557">
            <w:pPr>
              <w:rPr>
                <w:ins w:id="2281" w:author="Xuning Wei12232" w:date="2026-07-27T09:48:00Z"/>
                <w:rFonts w:ascii="Times New Roman" w:hAnsi="Times New Roman" w:cs="Times New Roman"/>
                <w:color w:val="0000FF"/>
                <w:sz w:val="18"/>
                <w:szCs w:val="18"/>
                <w:shd w:val="clear" w:color="auto" w:fill="FFFFFF"/>
              </w:rPr>
            </w:pPr>
            <w:ins w:id="2282" w:author="Xuning Wei12232" w:date="2026-07-27T11:48:00Z">
              <w:r>
                <w:rPr>
                  <w:rFonts w:ascii="Times New Roman" w:hAnsi="Times New Roman" w:cs="Times New Roman"/>
                  <w:color w:val="0000FF"/>
                  <w:sz w:val="18"/>
                  <w:szCs w:val="18"/>
                  <w:shd w:val="clear" w:color="auto" w:fill="FFFFFF"/>
                </w:rPr>
                <w:t>I</w:t>
              </w:r>
            </w:ins>
            <w:ins w:id="2283" w:author="Xuning Wei12232" w:date="2026-07-27T09:48:00Z">
              <w:r w:rsidR="00EE1557" w:rsidRPr="004C5939">
                <w:rPr>
                  <w:rFonts w:ascii="Times New Roman" w:hAnsi="Times New Roman" w:cs="Times New Roman"/>
                  <w:color w:val="0000FF"/>
                  <w:sz w:val="18"/>
                  <w:szCs w:val="18"/>
                  <w:shd w:val="clear" w:color="auto" w:fill="FFFFFF"/>
                </w:rPr>
                <w:t xml:space="preserve">nner </w:t>
              </w:r>
              <w:r>
                <w:rPr>
                  <w:rFonts w:ascii="Times New Roman" w:hAnsi="Times New Roman" w:cs="Times New Roman"/>
                  <w:color w:val="0000FF"/>
                  <w:sz w:val="18"/>
                  <w:szCs w:val="18"/>
                  <w:shd w:val="clear" w:color="auto" w:fill="FFFFFF"/>
                </w:rPr>
                <w:t>surface, rigid connection piece</w:t>
              </w:r>
            </w:ins>
            <w:ins w:id="2284" w:author="Xuning Wei12232" w:date="2026-07-27T11:48:00Z">
              <w:r>
                <w:rPr>
                  <w:rFonts w:ascii="Times New Roman" w:hAnsi="Times New Roman" w:cs="Times New Roman"/>
                  <w:color w:val="0000FF"/>
                  <w:sz w:val="18"/>
                  <w:szCs w:val="18"/>
                  <w:shd w:val="clear" w:color="auto" w:fill="FFFFFF"/>
                </w:rPr>
                <w:t xml:space="preserve">: </w:t>
              </w:r>
              <w:proofErr w:type="spellStart"/>
              <w:r w:rsidRPr="00ED598B">
                <w:rPr>
                  <w:rFonts w:ascii="Times New Roman" w:hAnsi="Times New Roman" w:cs="Times New Roman"/>
                  <w:color w:val="0000FF"/>
                  <w:sz w:val="18"/>
                  <w:szCs w:val="18"/>
                  <w:shd w:val="clear" w:color="auto" w:fill="FFFFFF"/>
                  <w:lang w:val="en-IE"/>
                  <w:rPrChange w:id="2285" w:author="Xuning Wei12232" w:date="2026-07-27T11:49:00Z">
                    <w:rPr>
                      <w:rFonts w:ascii="Times New Roman" w:hAnsi="Times New Roman" w:cs="Times New Roman"/>
                      <w:b/>
                      <w:color w:val="0000FF"/>
                      <w:sz w:val="18"/>
                      <w:szCs w:val="18"/>
                      <w:shd w:val="clear" w:color="auto" w:fill="FFFFFF"/>
                      <w:lang w:val="en-IE"/>
                    </w:rPr>
                  </w:rPrChange>
                </w:rPr>
                <w:t>H</w:t>
              </w:r>
              <w:r w:rsidRPr="00ED598B">
                <w:rPr>
                  <w:rFonts w:asciiTheme="minorEastAsia" w:eastAsiaTheme="minorEastAsia" w:hAnsiTheme="minorEastAsia" w:cs="Times New Roman"/>
                  <w:color w:val="0000FF"/>
                  <w:sz w:val="18"/>
                  <w:szCs w:val="18"/>
                  <w:shd w:val="clear" w:color="auto" w:fill="FFFFFF"/>
                  <w:lang w:val="en-IE" w:eastAsia="zh-CN"/>
                  <w:rPrChange w:id="2286" w:author="Xuning Wei12232" w:date="2026-07-27T11:49:00Z">
                    <w:rPr>
                      <w:rFonts w:asciiTheme="minorEastAsia" w:eastAsiaTheme="minorEastAsia" w:hAnsiTheme="minorEastAsia" w:cs="Times New Roman"/>
                      <w:b/>
                      <w:color w:val="0000FF"/>
                      <w:sz w:val="18"/>
                      <w:szCs w:val="18"/>
                      <w:shd w:val="clear" w:color="auto" w:fill="FFFFFF"/>
                      <w:lang w:val="en-IE" w:eastAsia="zh-CN"/>
                    </w:rPr>
                  </w:rPrChange>
                </w:rPr>
                <w:t>alar</w:t>
              </w:r>
            </w:ins>
            <w:proofErr w:type="spellEnd"/>
          </w:p>
          <w:p w14:paraId="4F984900" w14:textId="77777777" w:rsidR="00ED598B" w:rsidRPr="004C5939" w:rsidRDefault="00ED598B" w:rsidP="00ED598B">
            <w:pPr>
              <w:rPr>
                <w:ins w:id="2287" w:author="Xuning Wei12232" w:date="2026-07-27T11:48:00Z"/>
                <w:rFonts w:ascii="Times New Roman" w:hAnsi="Times New Roman" w:cs="Times New Roman"/>
                <w:color w:val="0000FF"/>
                <w:sz w:val="18"/>
                <w:szCs w:val="18"/>
                <w:shd w:val="clear" w:color="auto" w:fill="FFFFFF"/>
                <w:lang w:val="sv-SE"/>
              </w:rPr>
            </w:pPr>
            <w:ins w:id="2288" w:author="Xuning Wei12232" w:date="2026-07-27T11:48:00Z">
              <w:r w:rsidRPr="004C5939">
                <w:rPr>
                  <w:rFonts w:ascii="Times New Roman" w:hAnsi="Times New Roman" w:cs="Times New Roman"/>
                  <w:color w:val="0000FF"/>
                  <w:sz w:val="18"/>
                  <w:szCs w:val="18"/>
                  <w:shd w:val="clear" w:color="auto" w:fill="FFFFFF"/>
                  <w:lang w:val="sv-SE"/>
                </w:rPr>
                <w:t xml:space="preserve">Gasket: PTFE </w:t>
              </w:r>
            </w:ins>
          </w:p>
          <w:p w14:paraId="20356955" w14:textId="77777777" w:rsidR="00ED598B" w:rsidRPr="004C5939" w:rsidRDefault="00ED598B" w:rsidP="00ED598B">
            <w:pPr>
              <w:rPr>
                <w:ins w:id="2289" w:author="Xuning Wei12232" w:date="2026-07-27T11:48:00Z"/>
                <w:rFonts w:ascii="Times New Roman" w:eastAsiaTheme="minorEastAsia" w:hAnsi="Times New Roman" w:cs="Times New Roman"/>
                <w:color w:val="0000FF"/>
                <w:sz w:val="18"/>
                <w:szCs w:val="18"/>
                <w:shd w:val="clear" w:color="auto" w:fill="FFFFFF"/>
                <w:lang w:val="sv-SE" w:eastAsia="zh-CN"/>
              </w:rPr>
            </w:pPr>
            <w:ins w:id="2290" w:author="Xuning Wei12232" w:date="2026-07-27T11:48:00Z">
              <w:r w:rsidRPr="004C5939">
                <w:rPr>
                  <w:rFonts w:ascii="Times New Roman" w:hAnsi="Times New Roman" w:cs="Times New Roman"/>
                  <w:color w:val="0000FF"/>
                  <w:sz w:val="18"/>
                  <w:szCs w:val="18"/>
                  <w:shd w:val="clear" w:color="auto" w:fill="FFFFFF"/>
                  <w:lang w:val="sv-SE"/>
                </w:rPr>
                <w:t>Sight glass</w:t>
              </w:r>
              <w:r w:rsidRPr="004C5939">
                <w:rPr>
                  <w:rFonts w:ascii="Times New Roman" w:eastAsiaTheme="minorEastAsia" w:hAnsi="Times New Roman" w:cs="Times New Roman"/>
                  <w:color w:val="0000FF"/>
                  <w:sz w:val="18"/>
                  <w:szCs w:val="18"/>
                  <w:shd w:val="clear" w:color="auto" w:fill="FFFFFF"/>
                  <w:lang w:val="sv-SE" w:eastAsia="zh-CN"/>
                </w:rPr>
                <w:t>:</w:t>
              </w:r>
              <w:r w:rsidRPr="004C5939">
                <w:rPr>
                  <w:rFonts w:ascii="Times New Roman" w:hAnsi="Times New Roman" w:cs="Times New Roman"/>
                  <w:color w:val="0000FF"/>
                  <w:sz w:val="18"/>
                  <w:szCs w:val="18"/>
                  <w:shd w:val="clear" w:color="auto" w:fill="FFFFFF"/>
                  <w:lang w:val="sv-SE"/>
                </w:rPr>
                <w:t xml:space="preserve">Glass </w:t>
              </w:r>
            </w:ins>
          </w:p>
          <w:p w14:paraId="3C169DAC" w14:textId="0C6CD501" w:rsidR="00ED598B" w:rsidRPr="004C5939" w:rsidRDefault="00ED598B" w:rsidP="00ED598B">
            <w:pPr>
              <w:rPr>
                <w:ins w:id="2291" w:author="Xuning Wei12232" w:date="2026-07-27T11:48:00Z"/>
                <w:rFonts w:ascii="Times New Roman" w:hAnsi="Times New Roman" w:cs="Times New Roman"/>
                <w:color w:val="0000FF"/>
                <w:sz w:val="18"/>
                <w:szCs w:val="18"/>
                <w:shd w:val="clear" w:color="auto" w:fill="FFFFFF"/>
              </w:rPr>
            </w:pPr>
            <w:ins w:id="2292" w:author="Xuning Wei12232" w:date="2026-07-27T11:48:00Z">
              <w:r w:rsidRPr="004C5939">
                <w:rPr>
                  <w:rFonts w:ascii="Times New Roman" w:hAnsi="Times New Roman" w:cs="Times New Roman"/>
                  <w:color w:val="0000FF"/>
                  <w:sz w:val="18"/>
                  <w:szCs w:val="18"/>
                  <w:shd w:val="clear" w:color="auto" w:fill="FFFFFF"/>
                </w:rPr>
                <w:t xml:space="preserve">Dispensing scoop: </w:t>
              </w:r>
            </w:ins>
            <w:ins w:id="2293" w:author="Xuning Wei12232" w:date="2026-09-05T20:27:00Z">
              <w:r w:rsidR="00CE01D9" w:rsidRPr="00CE01D9">
                <w:rPr>
                  <w:rFonts w:ascii="Times New Roman" w:hAnsi="Times New Roman" w:cs="Times New Roman"/>
                  <w:color w:val="FF0000"/>
                  <w:sz w:val="18"/>
                  <w:szCs w:val="18"/>
                  <w:shd w:val="clear" w:color="auto" w:fill="FFFFFF"/>
                </w:rPr>
                <w:t>304 SS</w:t>
              </w:r>
            </w:ins>
          </w:p>
          <w:p w14:paraId="4AABA760" w14:textId="77777777" w:rsidR="00ED598B" w:rsidRPr="004C5939" w:rsidRDefault="00ED598B" w:rsidP="00ED598B">
            <w:pPr>
              <w:rPr>
                <w:ins w:id="2294" w:author="Xuning Wei12232" w:date="2026-07-27T11:48:00Z"/>
                <w:rFonts w:ascii="Times New Roman" w:hAnsi="Times New Roman" w:cs="Times New Roman"/>
                <w:color w:val="0000FF"/>
                <w:sz w:val="18"/>
                <w:szCs w:val="18"/>
                <w:shd w:val="clear" w:color="auto" w:fill="FFFFFF"/>
              </w:rPr>
            </w:pPr>
            <w:ins w:id="2295" w:author="Xuning Wei12232" w:date="2026-07-27T11:48:00Z">
              <w:r w:rsidRPr="004C5939">
                <w:rPr>
                  <w:rFonts w:ascii="Times New Roman" w:hAnsi="Times New Roman" w:cs="Times New Roman"/>
                  <w:color w:val="0000FF"/>
                  <w:sz w:val="18"/>
                  <w:szCs w:val="18"/>
                  <w:shd w:val="clear" w:color="auto" w:fill="FFFFFF"/>
                </w:rPr>
                <w:t>Filter cartridg</w:t>
              </w:r>
              <w:r w:rsidRPr="004C5939">
                <w:rPr>
                  <w:rFonts w:ascii="Times New Roman" w:hAnsi="Times New Roman" w:cs="Times New Roman"/>
                  <w:color w:val="0000FF"/>
                  <w:sz w:val="18"/>
                  <w:szCs w:val="18"/>
                </w:rPr>
                <w:t>e:</w:t>
              </w:r>
              <w:r w:rsidRPr="004C5939">
                <w:rPr>
                  <w:rFonts w:ascii="Times New Roman" w:hAnsi="Times New Roman" w:cs="Times New Roman"/>
                  <w:color w:val="0000FF"/>
                  <w:sz w:val="18"/>
                  <w:szCs w:val="18"/>
                  <w:shd w:val="clear" w:color="auto" w:fill="FFFFFF"/>
                </w:rPr>
                <w:t xml:space="preserve"> PP </w:t>
              </w:r>
            </w:ins>
          </w:p>
          <w:p w14:paraId="3F31132B" w14:textId="332D0756" w:rsidR="00EE1557" w:rsidRPr="00032BAE" w:rsidRDefault="00ED598B">
            <w:pPr>
              <w:rPr>
                <w:ins w:id="2296" w:author="Xuning Wei12232" w:date="2026-07-27T09:48:00Z"/>
                <w:rFonts w:ascii="Times New Roman" w:hAnsi="Times New Roman" w:cs="Times New Roman"/>
                <w:color w:val="auto"/>
                <w:sz w:val="18"/>
                <w:szCs w:val="18"/>
                <w:shd w:val="clear" w:color="auto" w:fill="FFFFFF"/>
              </w:rPr>
              <w:pPrChange w:id="2297" w:author="Xuning Wei12232" w:date="2026-07-27T11:49:00Z">
                <w:pPr>
                  <w:framePr w:hSpace="180" w:wrap="around" w:vAnchor="text" w:hAnchor="text" w:xAlign="center" w:y="1"/>
                  <w:suppressOverlap/>
                  <w:jc w:val="both"/>
                </w:pPr>
              </w:pPrChange>
            </w:pPr>
            <w:ins w:id="2298" w:author="Xuning Wei12232" w:date="2026-07-27T11:48:00Z">
              <w:r w:rsidRPr="004C5939">
                <w:rPr>
                  <w:rFonts w:ascii="Times New Roman" w:hAnsi="Times New Roman" w:cs="Times New Roman"/>
                  <w:color w:val="0000FF"/>
                  <w:sz w:val="18"/>
                  <w:szCs w:val="18"/>
                  <w:shd w:val="clear" w:color="auto" w:fill="FFFFFF"/>
                </w:rPr>
                <w:t>Gloves: CSPE</w:t>
              </w:r>
              <w:r w:rsidRPr="004C5939">
                <w:rPr>
                  <w:rFonts w:ascii="Times New Roman" w:hAnsi="Times New Roman" w:cs="Times New Roman"/>
                  <w:b/>
                  <w:color w:val="0000FF"/>
                  <w:sz w:val="18"/>
                  <w:szCs w:val="18"/>
                  <w:shd w:val="clear" w:color="auto" w:fill="FFFFFF"/>
                  <w:lang w:val="sv-SE"/>
                </w:rPr>
                <w:t xml:space="preserve"> </w:t>
              </w:r>
            </w:ins>
          </w:p>
        </w:tc>
      </w:tr>
      <w:tr w:rsidR="00032BAE" w:rsidRPr="00032BAE" w14:paraId="17992FC5" w14:textId="77777777" w:rsidTr="00032BAE">
        <w:trPr>
          <w:trHeight w:val="620"/>
        </w:trPr>
        <w:tc>
          <w:tcPr>
            <w:tcW w:w="744" w:type="pct"/>
            <w:vAlign w:val="center"/>
          </w:tcPr>
          <w:p w14:paraId="5AA4A96E" w14:textId="682857BC" w:rsidR="00813D53" w:rsidRPr="00032BAE" w:rsidRDefault="00251EE4">
            <w:pPr>
              <w:jc w:val="center"/>
              <w:rPr>
                <w:rFonts w:ascii="Times New Roman" w:hAnsi="Times New Roman" w:cs="Times New Roman"/>
                <w:color w:val="auto"/>
                <w:sz w:val="18"/>
                <w:szCs w:val="18"/>
                <w:shd w:val="clear" w:color="auto" w:fill="FFFFFF"/>
              </w:rPr>
              <w:pPrChange w:id="2299" w:author="He Han" w:date="2026-08-27T14:29: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 xml:space="preserve">Synthesis </w:t>
            </w:r>
            <w:r w:rsidR="00010358" w:rsidRPr="00032BAE">
              <w:rPr>
                <w:rFonts w:ascii="Times New Roman" w:hAnsi="Times New Roman" w:cs="Times New Roman"/>
                <w:color w:val="auto"/>
                <w:sz w:val="18"/>
                <w:szCs w:val="18"/>
                <w:shd w:val="clear" w:color="auto" w:fill="FFFFFF"/>
              </w:rPr>
              <w:t>Reactor</w:t>
            </w:r>
          </w:p>
        </w:tc>
        <w:tc>
          <w:tcPr>
            <w:tcW w:w="1084" w:type="pct"/>
            <w:vAlign w:val="center"/>
          </w:tcPr>
          <w:p w14:paraId="7A04C6C9" w14:textId="684E0647" w:rsidR="00813D53" w:rsidRPr="00032BAE" w:rsidRDefault="00251EE4">
            <w:pPr>
              <w:jc w:val="center"/>
              <w:rPr>
                <w:rFonts w:ascii="Times New Roman" w:hAnsi="Times New Roman" w:cs="Times New Roman"/>
                <w:color w:val="auto"/>
                <w:sz w:val="18"/>
                <w:szCs w:val="18"/>
                <w:shd w:val="clear" w:color="auto" w:fill="FFFFFF"/>
              </w:rPr>
              <w:pPrChange w:id="2300"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TJ4S</w:t>
            </w:r>
            <w:r w:rsidR="00010358" w:rsidRPr="00032BAE">
              <w:rPr>
                <w:rFonts w:ascii="Times New Roman" w:hAnsi="Times New Roman" w:cs="Times New Roman"/>
                <w:color w:val="auto"/>
                <w:sz w:val="18"/>
                <w:szCs w:val="18"/>
                <w:shd w:val="clear" w:color="auto" w:fill="FFFFFF"/>
              </w:rPr>
              <w:t>-12</w:t>
            </w:r>
            <w:r w:rsidRPr="00032BAE">
              <w:rPr>
                <w:rFonts w:ascii="Times New Roman" w:hAnsi="Times New Roman" w:cs="Times New Roman"/>
                <w:color w:val="auto"/>
                <w:sz w:val="18"/>
                <w:szCs w:val="18"/>
                <w:shd w:val="clear" w:color="auto" w:fill="FFFFFF"/>
              </w:rPr>
              <w:t>13</w:t>
            </w:r>
            <w:r w:rsidR="00010358" w:rsidRPr="00032BAE">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Sy15</w:t>
            </w:r>
          </w:p>
        </w:tc>
        <w:tc>
          <w:tcPr>
            <w:tcW w:w="1154" w:type="pct"/>
            <w:vAlign w:val="center"/>
          </w:tcPr>
          <w:p w14:paraId="244B0774" w14:textId="037FFB77" w:rsidR="00813D53" w:rsidRPr="00032BAE" w:rsidRDefault="00B21691">
            <w:pPr>
              <w:jc w:val="center"/>
              <w:rPr>
                <w:rFonts w:ascii="Times New Roman" w:hAnsi="Times New Roman" w:cs="Times New Roman"/>
                <w:color w:val="auto"/>
                <w:sz w:val="18"/>
                <w:szCs w:val="18"/>
                <w:shd w:val="clear" w:color="auto" w:fill="FFFFFF"/>
              </w:rPr>
              <w:pPrChange w:id="2301"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Solid-phase synthesis&amp;</w:t>
            </w:r>
            <w:r w:rsidRPr="00032BAE">
              <w:rPr>
                <w:rFonts w:ascii="Times New Roman" w:hAnsi="Times New Roman" w:cs="Times New Roman"/>
                <w:color w:val="auto"/>
              </w:rPr>
              <w:t xml:space="preserve"> </w:t>
            </w:r>
            <w:r w:rsidRPr="00032BAE">
              <w:rPr>
                <w:rFonts w:ascii="Times New Roman" w:hAnsi="Times New Roman" w:cs="Times New Roman"/>
                <w:color w:val="auto"/>
                <w:sz w:val="18"/>
                <w:szCs w:val="18"/>
                <w:shd w:val="clear" w:color="auto" w:fill="FFFFFF"/>
              </w:rPr>
              <w:t>Dry</w:t>
            </w:r>
          </w:p>
        </w:tc>
        <w:tc>
          <w:tcPr>
            <w:tcW w:w="437" w:type="pct"/>
            <w:vAlign w:val="center"/>
          </w:tcPr>
          <w:p w14:paraId="6D69BF7C" w14:textId="57FFF9D9" w:rsidR="00813D53" w:rsidRPr="00032BAE" w:rsidRDefault="00251EE4">
            <w:pPr>
              <w:jc w:val="center"/>
              <w:rPr>
                <w:rFonts w:ascii="Times New Roman" w:hAnsi="Times New Roman" w:cs="Times New Roman"/>
                <w:color w:val="auto"/>
                <w:sz w:val="18"/>
                <w:szCs w:val="18"/>
                <w:shd w:val="clear" w:color="auto" w:fill="FFFFFF"/>
              </w:rPr>
              <w:pPrChange w:id="2302"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30</w:t>
            </w:r>
            <w:r w:rsidR="00010358" w:rsidRPr="00032BAE">
              <w:rPr>
                <w:rFonts w:ascii="Times New Roman" w:hAnsi="Times New Roman" w:cs="Times New Roman"/>
                <w:color w:val="auto"/>
                <w:sz w:val="18"/>
                <w:szCs w:val="18"/>
                <w:shd w:val="clear" w:color="auto" w:fill="FFFFFF"/>
              </w:rPr>
              <w:t>00</w:t>
            </w:r>
            <w:ins w:id="2303" w:author="Johan Granander" w:date="2026-07-28T13:30:00Z">
              <w:r w:rsidR="00045CD1">
                <w:rPr>
                  <w:rFonts w:ascii="Times New Roman" w:hAnsi="Times New Roman" w:cs="Times New Roman"/>
                  <w:color w:val="auto"/>
                  <w:sz w:val="18"/>
                  <w:szCs w:val="18"/>
                  <w:shd w:val="clear" w:color="auto" w:fill="FFFFFF"/>
                </w:rPr>
                <w:t xml:space="preserve"> </w:t>
              </w:r>
            </w:ins>
            <w:r w:rsidR="00010358" w:rsidRPr="00032BAE">
              <w:rPr>
                <w:rFonts w:ascii="Times New Roman" w:hAnsi="Times New Roman" w:cs="Times New Roman"/>
                <w:color w:val="auto"/>
                <w:sz w:val="18"/>
                <w:szCs w:val="18"/>
                <w:shd w:val="clear" w:color="auto" w:fill="FFFFFF"/>
              </w:rPr>
              <w:t>L</w:t>
            </w:r>
          </w:p>
        </w:tc>
        <w:tc>
          <w:tcPr>
            <w:tcW w:w="1581" w:type="pct"/>
            <w:vAlign w:val="center"/>
          </w:tcPr>
          <w:p w14:paraId="085D4FC3" w14:textId="2C4D5560" w:rsidR="000347E2" w:rsidRPr="00032BAE" w:rsidRDefault="00CB6962" w:rsidP="0030647B">
            <w:pPr>
              <w:jc w:val="both"/>
              <w:rPr>
                <w:rFonts w:ascii="Times New Roman" w:hAnsi="Times New Roman" w:cs="Times New Roman"/>
                <w:color w:val="auto"/>
                <w:sz w:val="18"/>
                <w:szCs w:val="18"/>
                <w:shd w:val="clear" w:color="auto" w:fill="FFFFFF"/>
              </w:rPr>
            </w:pPr>
            <w:commentRangeStart w:id="2304"/>
            <w:commentRangeStart w:id="2305"/>
            <w:commentRangeStart w:id="2306"/>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commentRangeEnd w:id="2304"/>
            <w:r>
              <w:rPr>
                <w:rStyle w:val="aff1"/>
                <w:rFonts w:ascii="Times New Roman" w:hAnsi="Times New Roman" w:cs="Times New Roman"/>
                <w:color w:val="auto"/>
                <w:sz w:val="18"/>
                <w:szCs w:val="18"/>
                <w:shd w:val="clear" w:color="auto" w:fill="FFFFFF"/>
              </w:rPr>
              <w:commentReference w:id="2304"/>
            </w:r>
            <w:commentRangeEnd w:id="2305"/>
            <w:r>
              <w:rPr>
                <w:rStyle w:val="aff1"/>
                <w:rFonts w:ascii="Times New Roman" w:hAnsi="Times New Roman" w:cs="Times New Roman"/>
                <w:color w:val="auto"/>
                <w:sz w:val="18"/>
                <w:szCs w:val="18"/>
                <w:shd w:val="clear" w:color="auto" w:fill="FFFFFF"/>
              </w:rPr>
              <w:commentReference w:id="2305"/>
            </w:r>
            <w:commentRangeEnd w:id="2306"/>
            <w:r w:rsidR="00A54EC0">
              <w:rPr>
                <w:rStyle w:val="aff1"/>
              </w:rPr>
              <w:commentReference w:id="2306"/>
            </w:r>
            <w:r>
              <w:rPr>
                <w:rFonts w:ascii="Times New Roman" w:hAnsi="Times New Roman" w:cs="Times New Roman"/>
                <w:color w:val="auto"/>
                <w:sz w:val="18"/>
                <w:szCs w:val="18"/>
                <w:shd w:val="clear" w:color="auto" w:fill="FFFFFF"/>
              </w:rPr>
              <w:t>:</w:t>
            </w:r>
            <w:r w:rsidR="000347E2" w:rsidRPr="00032BAE">
              <w:rPr>
                <w:rFonts w:ascii="Times New Roman" w:hAnsi="Times New Roman" w:cs="Times New Roman"/>
                <w:color w:val="auto"/>
                <w:sz w:val="18"/>
                <w:szCs w:val="18"/>
                <w:shd w:val="clear" w:color="auto" w:fill="FFFFFF"/>
              </w:rPr>
              <w:t xml:space="preserve"> </w:t>
            </w:r>
            <w:proofErr w:type="spellStart"/>
            <w:ins w:id="2307" w:author="Xuning Wei12232" w:date="2026-07-27T17:13:00Z">
              <w:r w:rsidR="00AF1C85" w:rsidRPr="00AF1C85">
                <w:rPr>
                  <w:rFonts w:ascii="Times New Roman" w:hAnsi="Times New Roman" w:cs="Times New Roman"/>
                  <w:color w:val="auto"/>
                  <w:sz w:val="18"/>
                  <w:szCs w:val="18"/>
                  <w:shd w:val="clear" w:color="auto" w:fill="FFFFFF"/>
                </w:rPr>
                <w:t>Hastelloy</w:t>
              </w:r>
              <w:proofErr w:type="spellEnd"/>
              <w:r w:rsidR="00AF1C85" w:rsidRPr="00032BAE">
                <w:rPr>
                  <w:rFonts w:ascii="Times New Roman" w:hAnsi="Times New Roman" w:cs="Times New Roman"/>
                  <w:color w:val="auto"/>
                  <w:sz w:val="18"/>
                  <w:szCs w:val="18"/>
                  <w:shd w:val="clear" w:color="auto" w:fill="FFFFFF"/>
                </w:rPr>
                <w:t xml:space="preserve"> </w:t>
              </w:r>
            </w:ins>
            <w:ins w:id="2308" w:author="Xuning Wei12232" w:date="2026-07-27T17:14:00Z">
              <w:r w:rsidR="00AF1C85">
                <w:rPr>
                  <w:rFonts w:ascii="Times New Roman" w:hAnsi="Times New Roman" w:cs="Times New Roman"/>
                  <w:color w:val="auto"/>
                  <w:sz w:val="18"/>
                  <w:szCs w:val="18"/>
                  <w:shd w:val="clear" w:color="auto" w:fill="FFFFFF"/>
                </w:rPr>
                <w:t>(</w:t>
              </w:r>
            </w:ins>
            <w:r w:rsidR="00161EA5" w:rsidRPr="00032BAE">
              <w:rPr>
                <w:rFonts w:ascii="Times New Roman" w:hAnsi="Times New Roman" w:cs="Times New Roman"/>
                <w:color w:val="auto"/>
                <w:sz w:val="18"/>
                <w:szCs w:val="18"/>
                <w:shd w:val="clear" w:color="auto" w:fill="FFFFFF"/>
              </w:rPr>
              <w:t>C-276</w:t>
            </w:r>
            <w:ins w:id="2309" w:author="Xuning Wei12232" w:date="2026-07-27T17:14:00Z">
              <w:r w:rsidR="00AF1C85">
                <w:rPr>
                  <w:rFonts w:ascii="Times New Roman" w:hAnsi="Times New Roman" w:cs="Times New Roman"/>
                  <w:color w:val="auto"/>
                  <w:sz w:val="18"/>
                  <w:szCs w:val="18"/>
                  <w:shd w:val="clear" w:color="auto" w:fill="FFFFFF"/>
                </w:rPr>
                <w:t>)</w:t>
              </w:r>
            </w:ins>
          </w:p>
          <w:p w14:paraId="7973D403" w14:textId="7C6B0B71" w:rsidR="004634A5" w:rsidRPr="004634A5" w:rsidRDefault="000347E2" w:rsidP="002B446D">
            <w:pPr>
              <w:jc w:val="both"/>
              <w:rPr>
                <w:rFonts w:ascii="Times New Roman" w:eastAsiaTheme="minorEastAsia" w:hAnsi="Times New Roman" w:cs="Times New Roman"/>
                <w:color w:val="auto"/>
                <w:sz w:val="18"/>
                <w:szCs w:val="18"/>
                <w:shd w:val="clear" w:color="auto" w:fill="FFFFFF"/>
                <w:lang w:eastAsia="zh-CN"/>
              </w:rPr>
            </w:pPr>
            <w:r w:rsidRPr="00032BAE">
              <w:rPr>
                <w:rFonts w:ascii="Times New Roman" w:hAnsi="Times New Roman" w:cs="Times New Roman"/>
                <w:color w:val="auto"/>
                <w:sz w:val="18"/>
                <w:szCs w:val="18"/>
                <w:shd w:val="clear" w:color="auto" w:fill="FFFFFF"/>
              </w:rPr>
              <w:t xml:space="preserve">Agitator material: </w:t>
            </w:r>
            <w:proofErr w:type="spellStart"/>
            <w:ins w:id="2310" w:author="Xuning Wei12232" w:date="2026-07-27T17:13:00Z">
              <w:r w:rsidR="00AF1C85" w:rsidRPr="00AF1C85">
                <w:rPr>
                  <w:rFonts w:ascii="Times New Roman" w:hAnsi="Times New Roman" w:cs="Times New Roman"/>
                  <w:color w:val="auto"/>
                  <w:sz w:val="18"/>
                  <w:szCs w:val="18"/>
                  <w:shd w:val="clear" w:color="auto" w:fill="FFFFFF"/>
                </w:rPr>
                <w:t>Hastelloy</w:t>
              </w:r>
              <w:proofErr w:type="spellEnd"/>
              <w:r w:rsidR="00AF1C85">
                <w:rPr>
                  <w:rFonts w:ascii="Times New Roman" w:hAnsi="Times New Roman" w:cs="Times New Roman"/>
                  <w:color w:val="auto"/>
                  <w:sz w:val="18"/>
                  <w:szCs w:val="18"/>
                  <w:shd w:val="clear" w:color="auto" w:fill="FFFFFF"/>
                </w:rPr>
                <w:t xml:space="preserve"> (</w:t>
              </w:r>
            </w:ins>
            <w:del w:id="2311" w:author="Xuning Wei12232" w:date="2026-07-27T11:15:00Z">
              <w:r w:rsidR="00161EA5" w:rsidRPr="00032BAE" w:rsidDel="0027075E">
                <w:rPr>
                  <w:rFonts w:ascii="Times New Roman" w:hAnsi="Times New Roman" w:cs="Times New Roman"/>
                  <w:color w:val="auto"/>
                  <w:sz w:val="18"/>
                  <w:szCs w:val="18"/>
                  <w:shd w:val="clear" w:color="auto" w:fill="FFFFFF"/>
                </w:rPr>
                <w:delText>C-276</w:delText>
              </w:r>
            </w:del>
            <w:ins w:id="2312" w:author="Xuning Wei12232" w:date="2026-07-27T11:15:00Z">
              <w:r w:rsidR="0027075E">
                <w:rPr>
                  <w:rFonts w:ascii="Times New Roman" w:hAnsi="Times New Roman" w:cs="Times New Roman"/>
                  <w:color w:val="auto"/>
                  <w:sz w:val="18"/>
                  <w:szCs w:val="18"/>
                  <w:shd w:val="clear" w:color="auto" w:fill="FFFFFF"/>
                </w:rPr>
                <w:t>N10276</w:t>
              </w:r>
            </w:ins>
            <w:ins w:id="2313" w:author="Xuning Wei12232" w:date="2026-07-27T17:13:00Z">
              <w:r w:rsidR="00AF1C85">
                <w:rPr>
                  <w:rFonts w:ascii="Times New Roman" w:hAnsi="Times New Roman" w:cs="Times New Roman"/>
                  <w:color w:val="auto"/>
                  <w:sz w:val="18"/>
                  <w:szCs w:val="18"/>
                  <w:shd w:val="clear" w:color="auto" w:fill="FFFFFF"/>
                </w:rPr>
                <w:t>)</w:t>
              </w:r>
            </w:ins>
            <w:r w:rsidR="002B446D">
              <w:rPr>
                <w:rFonts w:ascii="Times New Roman" w:hAnsi="Times New Roman" w:cs="Times New Roman"/>
                <w:color w:val="auto"/>
                <w:sz w:val="18"/>
                <w:szCs w:val="18"/>
                <w:shd w:val="clear" w:color="auto" w:fill="FFFFFF"/>
              </w:rPr>
              <w:br/>
            </w:r>
            <w:r w:rsidR="002B446D" w:rsidRPr="002B446D">
              <w:rPr>
                <w:rFonts w:ascii="Times New Roman" w:hAnsi="Times New Roman" w:cs="Times New Roman"/>
                <w:color w:val="0000FF"/>
                <w:sz w:val="18"/>
                <w:szCs w:val="18"/>
                <w:shd w:val="clear" w:color="auto" w:fill="FFFFFF"/>
              </w:rPr>
              <w:t>Sieve plate: HC-22</w:t>
            </w:r>
          </w:p>
          <w:p w14:paraId="6122861C" w14:textId="3E91ECDC" w:rsidR="004634A5" w:rsidRPr="002B446D" w:rsidRDefault="004634A5" w:rsidP="0030647B">
            <w:pPr>
              <w:jc w:val="both"/>
              <w:rPr>
                <w:rFonts w:ascii="Times New Roman" w:hAnsi="Times New Roman" w:cs="Times New Roman"/>
                <w:color w:val="0000FF"/>
                <w:sz w:val="18"/>
                <w:szCs w:val="18"/>
                <w:shd w:val="clear" w:color="auto" w:fill="FFFFFF"/>
              </w:rPr>
            </w:pPr>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 xml:space="preserve">tion </w:t>
            </w:r>
            <w:r w:rsidRPr="00A15181">
              <w:rPr>
                <w:rFonts w:ascii="Times New Roman" w:hAnsi="Times New Roman" w:cs="Times New Roman"/>
                <w:color w:val="0000FF"/>
                <w:sz w:val="18"/>
                <w:szCs w:val="18"/>
                <w:shd w:val="clear" w:color="auto" w:fill="FFFFFF"/>
              </w:rPr>
              <w:t>pipi</w:t>
            </w:r>
            <w:r w:rsidRPr="00060BEF">
              <w:rPr>
                <w:rFonts w:ascii="Times New Roman" w:hAnsi="Times New Roman" w:cs="Times New Roman"/>
                <w:color w:val="0000FF"/>
                <w:sz w:val="18"/>
                <w:szCs w:val="18"/>
                <w:shd w:val="pct15" w:color="auto" w:fill="FFFFFF"/>
              </w:rPr>
              <w:t xml:space="preserve">ng: </w:t>
            </w:r>
            <w:proofErr w:type="spellStart"/>
            <w:ins w:id="2314" w:author="Xuning Wei12232" w:date="2026-07-27T17:15:00Z">
              <w:r w:rsidR="00AF1C85" w:rsidRPr="00060BEF">
                <w:rPr>
                  <w:rFonts w:ascii="Times New Roman" w:hAnsi="Times New Roman" w:cs="Times New Roman"/>
                  <w:color w:val="auto"/>
                  <w:sz w:val="18"/>
                  <w:szCs w:val="18"/>
                  <w:shd w:val="clear" w:color="auto" w:fill="FFFFFF"/>
                </w:rPr>
                <w:t>Ha</w:t>
              </w:r>
              <w:r w:rsidR="00AF1C85" w:rsidRPr="00AF1C85">
                <w:rPr>
                  <w:rFonts w:ascii="Times New Roman" w:hAnsi="Times New Roman" w:cs="Times New Roman"/>
                  <w:color w:val="auto"/>
                  <w:sz w:val="18"/>
                  <w:szCs w:val="18"/>
                  <w:shd w:val="clear" w:color="auto" w:fill="FFFFFF"/>
                </w:rPr>
                <w:t>stelloy</w:t>
              </w:r>
              <w:proofErr w:type="spellEnd"/>
              <w:r w:rsidR="00AF1C85" w:rsidRPr="00032BAE">
                <w:rPr>
                  <w:rFonts w:ascii="Times New Roman" w:hAnsi="Times New Roman" w:cs="Times New Roman"/>
                  <w:color w:val="auto"/>
                  <w:sz w:val="18"/>
                  <w:szCs w:val="18"/>
                  <w:shd w:val="clear" w:color="auto" w:fill="FFFFFF"/>
                </w:rPr>
                <w:t xml:space="preserve"> </w:t>
              </w:r>
              <w:r w:rsidR="00AF1C85">
                <w:rPr>
                  <w:rFonts w:ascii="Times New Roman" w:hAnsi="Times New Roman" w:cs="Times New Roman"/>
                  <w:color w:val="auto"/>
                  <w:sz w:val="18"/>
                  <w:szCs w:val="18"/>
                  <w:shd w:val="clear" w:color="auto" w:fill="FFFFFF"/>
                </w:rPr>
                <w:t>(</w:t>
              </w:r>
              <w:r w:rsidR="00AF1C85" w:rsidRPr="00032BAE">
                <w:rPr>
                  <w:rFonts w:ascii="Times New Roman" w:hAnsi="Times New Roman" w:cs="Times New Roman"/>
                  <w:color w:val="auto"/>
                  <w:sz w:val="18"/>
                  <w:szCs w:val="18"/>
                  <w:shd w:val="clear" w:color="auto" w:fill="FFFFFF"/>
                </w:rPr>
                <w:t>C-276</w:t>
              </w:r>
              <w:r w:rsidR="00AF1C85">
                <w:rPr>
                  <w:rFonts w:ascii="Times New Roman" w:hAnsi="Times New Roman" w:cs="Times New Roman"/>
                  <w:color w:val="auto"/>
                  <w:sz w:val="18"/>
                  <w:szCs w:val="18"/>
                  <w:shd w:val="clear" w:color="auto" w:fill="FFFFFF"/>
                </w:rPr>
                <w:t>)</w:t>
              </w:r>
            </w:ins>
            <w:del w:id="2315" w:author="Xuning Wei12232" w:date="2026-07-27T17:15:00Z">
              <w:r w:rsidR="006F51C6" w:rsidRPr="006F51C6" w:rsidDel="00AF1C85">
                <w:rPr>
                  <w:rFonts w:ascii="Times New Roman" w:hAnsi="Times New Roman" w:cs="Times New Roman"/>
                  <w:color w:val="0000FF"/>
                  <w:sz w:val="18"/>
                  <w:szCs w:val="18"/>
                  <w:shd w:val="pct15" w:color="auto" w:fill="FFFFFF"/>
                </w:rPr>
                <w:delText>C-276</w:delText>
              </w:r>
            </w:del>
          </w:p>
          <w:p w14:paraId="1AC057C5" w14:textId="77777777" w:rsidR="000347E2" w:rsidRPr="00032BAE" w:rsidRDefault="000347E2" w:rsidP="0030647B">
            <w:pPr>
              <w:jc w:val="both"/>
              <w:rPr>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Sight glass: Glass</w:t>
            </w:r>
          </w:p>
          <w:p w14:paraId="5FF3D923" w14:textId="38BE447B" w:rsidR="000347E2" w:rsidRPr="00032BAE" w:rsidRDefault="007D4F0A" w:rsidP="0030647B">
            <w:pPr>
              <w:jc w:val="both"/>
              <w:rPr>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 xml:space="preserve">Transfer pump </w:t>
            </w:r>
            <w:del w:id="2316" w:author="Johan Granander" w:date="2026-05-04T11:46:00Z">
              <w:r w:rsidRPr="00032BAE" w:rsidDel="00EF6CB3">
                <w:rPr>
                  <w:rFonts w:ascii="Times New Roman" w:hAnsi="Times New Roman" w:cs="Times New Roman"/>
                  <w:color w:val="auto"/>
                  <w:sz w:val="18"/>
                  <w:szCs w:val="18"/>
                  <w:shd w:val="clear" w:color="auto" w:fill="FFFFFF"/>
                </w:rPr>
                <w:delText>material:SS</w:delText>
              </w:r>
            </w:del>
            <w:ins w:id="2317" w:author="Johan Granander" w:date="2026-05-04T11:46:00Z">
              <w:r w:rsidR="00EF6CB3" w:rsidRPr="00032BAE">
                <w:rPr>
                  <w:rFonts w:ascii="Times New Roman" w:hAnsi="Times New Roman" w:cs="Times New Roman"/>
                  <w:color w:val="auto"/>
                  <w:sz w:val="18"/>
                  <w:szCs w:val="18"/>
                  <w:shd w:val="clear" w:color="auto" w:fill="FFFFFF"/>
                </w:rPr>
                <w:t>material: SS</w:t>
              </w:r>
            </w:ins>
            <w:r w:rsidRPr="00032BAE">
              <w:rPr>
                <w:rFonts w:ascii="Times New Roman" w:hAnsi="Times New Roman" w:cs="Times New Roman"/>
                <w:color w:val="auto"/>
                <w:sz w:val="18"/>
                <w:szCs w:val="18"/>
                <w:shd w:val="clear" w:color="auto" w:fill="FFFFFF"/>
              </w:rPr>
              <w:t>316+PTFE</w:t>
            </w:r>
            <w:r w:rsidR="000347E2" w:rsidRPr="00032BAE">
              <w:rPr>
                <w:rFonts w:ascii="Times New Roman" w:hAnsi="Times New Roman" w:cs="Times New Roman"/>
                <w:color w:val="auto"/>
                <w:sz w:val="18"/>
                <w:szCs w:val="18"/>
                <w:shd w:val="clear" w:color="auto" w:fill="FFFFFF"/>
              </w:rPr>
              <w:t>,</w:t>
            </w:r>
          </w:p>
          <w:p w14:paraId="28DDF2E0" w14:textId="2F4066ED" w:rsidR="000347E2" w:rsidRPr="00032BAE" w:rsidRDefault="00A02028" w:rsidP="0030647B">
            <w:pPr>
              <w:jc w:val="both"/>
              <w:rPr>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 xml:space="preserve">Thermometer well material: </w:t>
            </w:r>
            <w:proofErr w:type="spellStart"/>
            <w:ins w:id="2318" w:author="Xuning Wei12232" w:date="2026-07-27T17:14:00Z">
              <w:r w:rsidR="00AF1C85" w:rsidRPr="00AF1C85">
                <w:rPr>
                  <w:rFonts w:ascii="Times New Roman" w:hAnsi="Times New Roman" w:cs="Times New Roman"/>
                  <w:color w:val="auto"/>
                  <w:sz w:val="18"/>
                  <w:szCs w:val="18"/>
                  <w:shd w:val="clear" w:color="auto" w:fill="FFFFFF"/>
                </w:rPr>
                <w:t>Hastelloy</w:t>
              </w:r>
              <w:proofErr w:type="spellEnd"/>
              <w:r w:rsidR="00AF1C85" w:rsidRPr="00032BAE">
                <w:rPr>
                  <w:rFonts w:ascii="Times New Roman" w:hAnsi="Times New Roman" w:cs="Times New Roman"/>
                  <w:color w:val="auto"/>
                  <w:sz w:val="18"/>
                  <w:szCs w:val="18"/>
                  <w:shd w:val="clear" w:color="auto" w:fill="FFFFFF"/>
                </w:rPr>
                <w:t xml:space="preserve"> </w:t>
              </w:r>
            </w:ins>
            <w:ins w:id="2319" w:author="Xuning Wei12232" w:date="2026-07-27T17:15:00Z">
              <w:r w:rsidR="00AF1C85">
                <w:rPr>
                  <w:rFonts w:ascii="Times New Roman" w:hAnsi="Times New Roman" w:cs="Times New Roman"/>
                  <w:color w:val="auto"/>
                  <w:sz w:val="18"/>
                  <w:szCs w:val="18"/>
                  <w:shd w:val="clear" w:color="auto" w:fill="FFFFFF"/>
                </w:rPr>
                <w:t>(</w:t>
              </w:r>
            </w:ins>
            <w:ins w:id="2320" w:author="Xuning Wei12232" w:date="2026-07-27T17:14:00Z">
              <w:r w:rsidR="00AF1C85" w:rsidRPr="00032BAE">
                <w:rPr>
                  <w:rFonts w:ascii="Times New Roman" w:hAnsi="Times New Roman" w:cs="Times New Roman"/>
                  <w:color w:val="auto"/>
                  <w:sz w:val="18"/>
                  <w:szCs w:val="18"/>
                  <w:shd w:val="clear" w:color="auto" w:fill="FFFFFF"/>
                </w:rPr>
                <w:t>C-276</w:t>
              </w:r>
              <w:r w:rsidR="00AF1C85">
                <w:rPr>
                  <w:rFonts w:ascii="Times New Roman" w:hAnsi="Times New Roman" w:cs="Times New Roman"/>
                  <w:color w:val="auto"/>
                  <w:sz w:val="18"/>
                  <w:szCs w:val="18"/>
                  <w:shd w:val="clear" w:color="auto" w:fill="FFFFFF"/>
                </w:rPr>
                <w:t>)</w:t>
              </w:r>
            </w:ins>
            <w:del w:id="2321" w:author="Xuning Wei12232" w:date="2026-07-27T17:14:00Z">
              <w:r w:rsidR="00161EA5" w:rsidRPr="00032BAE" w:rsidDel="00AF1C85">
                <w:rPr>
                  <w:rFonts w:ascii="Times New Roman" w:hAnsi="Times New Roman" w:cs="Times New Roman"/>
                  <w:color w:val="auto"/>
                  <w:sz w:val="18"/>
                  <w:szCs w:val="18"/>
                  <w:shd w:val="clear" w:color="auto" w:fill="FFFFFF"/>
                </w:rPr>
                <w:delText>C-276</w:delText>
              </w:r>
            </w:del>
          </w:p>
          <w:p w14:paraId="65BB4913" w14:textId="507FC8A4" w:rsidR="000347E2" w:rsidRPr="00032BAE" w:rsidRDefault="000347E2" w:rsidP="0030647B">
            <w:pPr>
              <w:jc w:val="both"/>
              <w:rPr>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 xml:space="preserve">Pipeline material: </w:t>
            </w:r>
            <w:r w:rsidR="007D4F0A" w:rsidRPr="00032BAE">
              <w:rPr>
                <w:rFonts w:ascii="Times New Roman" w:hAnsi="Times New Roman" w:cs="Times New Roman"/>
                <w:color w:val="auto"/>
                <w:sz w:val="18"/>
                <w:szCs w:val="18"/>
                <w:shd w:val="clear" w:color="auto" w:fill="FFFFFF"/>
              </w:rPr>
              <w:t>316L</w:t>
            </w:r>
          </w:p>
          <w:p w14:paraId="5CEF459A" w14:textId="49FF398A" w:rsidR="000347E2" w:rsidRPr="001556CB" w:rsidRDefault="000347E2" w:rsidP="0030647B">
            <w:pPr>
              <w:jc w:val="both"/>
              <w:rPr>
                <w:rFonts w:ascii="Times New Roman" w:hAnsi="Times New Roman" w:cs="Times New Roman"/>
                <w:color w:val="FF0000"/>
                <w:sz w:val="18"/>
                <w:szCs w:val="18"/>
                <w:shd w:val="clear" w:color="auto" w:fill="FFFFFF"/>
                <w:rPrChange w:id="2322" w:author="Johan Granander" w:date="2026-07-28T13:29:00Z">
                  <w:rPr>
                    <w:rFonts w:ascii="Times New Roman" w:hAnsi="Times New Roman" w:cs="Times New Roman"/>
                    <w:color w:val="auto"/>
                    <w:sz w:val="18"/>
                    <w:szCs w:val="18"/>
                    <w:shd w:val="clear" w:color="auto" w:fill="FFFFFF"/>
                    <w:lang w:val="sv-SE"/>
                  </w:rPr>
                </w:rPrChange>
              </w:rPr>
            </w:pPr>
            <w:r w:rsidRPr="001556CB">
              <w:rPr>
                <w:rFonts w:ascii="Times New Roman" w:hAnsi="Times New Roman" w:cs="Times New Roman"/>
                <w:color w:val="FF0000"/>
                <w:sz w:val="18"/>
                <w:szCs w:val="18"/>
                <w:shd w:val="clear" w:color="auto" w:fill="FFFFFF"/>
                <w:rPrChange w:id="2323" w:author="Johan Granander" w:date="2026-07-28T13:29:00Z">
                  <w:rPr>
                    <w:rFonts w:ascii="Times New Roman" w:hAnsi="Times New Roman" w:cs="Times New Roman"/>
                    <w:color w:val="auto"/>
                    <w:sz w:val="18"/>
                    <w:szCs w:val="18"/>
                    <w:shd w:val="clear" w:color="auto" w:fill="FFFFFF"/>
                    <w:lang w:val="sv-SE"/>
                  </w:rPr>
                </w:rPrChange>
              </w:rPr>
              <w:t>Sealing ring:</w:t>
            </w:r>
            <w:del w:id="2324" w:author="Xuning Wei12232" w:date="2026-07-27T09:56:00Z">
              <w:r w:rsidRPr="001556CB" w:rsidDel="003353CB">
                <w:rPr>
                  <w:rFonts w:ascii="Times New Roman" w:hAnsi="Times New Roman" w:cs="Times New Roman"/>
                  <w:color w:val="FF0000"/>
                  <w:sz w:val="18"/>
                  <w:szCs w:val="18"/>
                  <w:shd w:val="clear" w:color="auto" w:fill="FFFFFF"/>
                  <w:rPrChange w:id="2325" w:author="Johan Granander" w:date="2026-07-28T13:29:00Z">
                    <w:rPr>
                      <w:rFonts w:ascii="Times New Roman" w:hAnsi="Times New Roman" w:cs="Times New Roman"/>
                      <w:color w:val="auto"/>
                      <w:sz w:val="18"/>
                      <w:szCs w:val="18"/>
                      <w:shd w:val="clear" w:color="auto" w:fill="FFFFFF"/>
                      <w:lang w:val="sv-SE"/>
                    </w:rPr>
                  </w:rPrChange>
                </w:rPr>
                <w:delText xml:space="preserve"> </w:delText>
              </w:r>
            </w:del>
            <w:ins w:id="2326" w:author="Xuning Wei12232" w:date="2026-07-27T09:56:00Z">
              <w:r w:rsidR="003353CB" w:rsidRPr="004A66B5">
                <w:rPr>
                  <w:rFonts w:ascii="Times New Roman" w:hAnsi="Times New Roman" w:cs="Times New Roman"/>
                  <w:b/>
                  <w:color w:val="0000FF"/>
                  <w:sz w:val="18"/>
                  <w:szCs w:val="18"/>
                  <w:shd w:val="clear" w:color="auto" w:fill="FFFFFF"/>
                </w:rPr>
                <w:t xml:space="preserve"> </w:t>
              </w:r>
            </w:ins>
            <w:ins w:id="2327" w:author="Xuning Wei12232" w:date="2026-07-27T11:15:00Z">
              <w:r w:rsidR="0027075E">
                <w:rPr>
                  <w:rFonts w:ascii="Times New Roman" w:hAnsi="Times New Roman" w:cs="Times New Roman"/>
                  <w:b/>
                  <w:color w:val="0000FF"/>
                  <w:sz w:val="18"/>
                  <w:szCs w:val="18"/>
                  <w:shd w:val="clear" w:color="auto" w:fill="FFFFFF"/>
                </w:rPr>
                <w:t>PTF</w:t>
              </w:r>
            </w:ins>
            <w:ins w:id="2328" w:author="Xuning Wei12232" w:date="2026-07-27T11:16:00Z">
              <w:r w:rsidR="0027075E">
                <w:rPr>
                  <w:rFonts w:ascii="Times New Roman" w:hAnsi="Times New Roman" w:cs="Times New Roman"/>
                  <w:b/>
                  <w:color w:val="0000FF"/>
                  <w:sz w:val="18"/>
                  <w:szCs w:val="18"/>
                  <w:shd w:val="clear" w:color="auto" w:fill="FFFFFF"/>
                </w:rPr>
                <w:t>E</w:t>
              </w:r>
            </w:ins>
            <w:del w:id="2329" w:author="Xuning Wei12232" w:date="2026-07-27T09:56:00Z">
              <w:r w:rsidRPr="001556CB" w:rsidDel="003353CB">
                <w:rPr>
                  <w:rFonts w:ascii="Times New Roman" w:hAnsi="Times New Roman" w:cs="Times New Roman"/>
                  <w:color w:val="FF0000"/>
                  <w:sz w:val="18"/>
                  <w:szCs w:val="18"/>
                  <w:shd w:val="clear" w:color="auto" w:fill="FFFFFF"/>
                  <w:rPrChange w:id="2330" w:author="Johan Granander" w:date="2026-07-28T13:29:00Z">
                    <w:rPr>
                      <w:rFonts w:ascii="Times New Roman" w:hAnsi="Times New Roman" w:cs="Times New Roman"/>
                      <w:color w:val="auto"/>
                      <w:sz w:val="18"/>
                      <w:szCs w:val="18"/>
                      <w:shd w:val="clear" w:color="auto" w:fill="FFFFFF"/>
                      <w:lang w:val="sv-SE"/>
                    </w:rPr>
                  </w:rPrChange>
                </w:rPr>
                <w:delText>PTFE</w:delText>
              </w:r>
            </w:del>
          </w:p>
          <w:p w14:paraId="624E0DC5" w14:textId="7D839E3B" w:rsidR="000347E2" w:rsidRPr="001556CB" w:rsidRDefault="000347E2" w:rsidP="0030647B">
            <w:pPr>
              <w:jc w:val="both"/>
              <w:rPr>
                <w:rFonts w:ascii="Times New Roman" w:hAnsi="Times New Roman" w:cs="Times New Roman"/>
                <w:color w:val="auto"/>
                <w:sz w:val="18"/>
                <w:szCs w:val="18"/>
                <w:shd w:val="clear" w:color="auto" w:fill="FFFFFF"/>
                <w:rPrChange w:id="2331" w:author="Johan Granander" w:date="2026-07-28T13:29:00Z">
                  <w:rPr>
                    <w:rFonts w:ascii="Times New Roman" w:hAnsi="Times New Roman" w:cs="Times New Roman"/>
                    <w:color w:val="auto"/>
                    <w:sz w:val="18"/>
                    <w:szCs w:val="18"/>
                    <w:shd w:val="clear" w:color="auto" w:fill="FFFFFF"/>
                    <w:lang w:val="sv-SE"/>
                  </w:rPr>
                </w:rPrChange>
              </w:rPr>
            </w:pPr>
            <w:r w:rsidRPr="001556CB">
              <w:rPr>
                <w:rFonts w:ascii="Times New Roman" w:hAnsi="Times New Roman" w:cs="Times New Roman"/>
                <w:color w:val="auto"/>
                <w:sz w:val="18"/>
                <w:szCs w:val="18"/>
                <w:shd w:val="clear" w:color="auto" w:fill="FFFFFF"/>
                <w:rPrChange w:id="2332" w:author="Johan Granander" w:date="2026-07-28T13:29:00Z">
                  <w:rPr>
                    <w:rFonts w:ascii="Times New Roman" w:hAnsi="Times New Roman" w:cs="Times New Roman"/>
                    <w:color w:val="auto"/>
                    <w:sz w:val="18"/>
                    <w:szCs w:val="18"/>
                    <w:shd w:val="clear" w:color="auto" w:fill="FFFFFF"/>
                    <w:lang w:val="sv-SE"/>
                  </w:rPr>
                </w:rPrChange>
              </w:rPr>
              <w:t>Mass flow meter: SS</w:t>
            </w:r>
          </w:p>
          <w:p w14:paraId="39CB9ABE" w14:textId="5141236E" w:rsidR="005166B6" w:rsidRPr="00032BAE" w:rsidRDefault="00B30918" w:rsidP="0030647B">
            <w:pPr>
              <w:jc w:val="both"/>
              <w:rPr>
                <w:rFonts w:ascii="Times New Roman" w:hAnsi="Times New Roman" w:cs="Times New Roman"/>
                <w:b/>
                <w:color w:val="auto"/>
                <w:sz w:val="18"/>
                <w:szCs w:val="18"/>
                <w:shd w:val="clear" w:color="auto" w:fill="FFFFFF"/>
              </w:rPr>
            </w:pPr>
            <w:r w:rsidRPr="00032BAE">
              <w:rPr>
                <w:rFonts w:ascii="Times New Roman" w:hAnsi="Times New Roman" w:cs="Times New Roman"/>
                <w:color w:val="auto"/>
                <w:sz w:val="18"/>
                <w:szCs w:val="18"/>
                <w:shd w:val="clear" w:color="auto" w:fill="FFFFFF"/>
              </w:rPr>
              <w:t>Valve material: 304 &amp; 316L</w:t>
            </w:r>
          </w:p>
          <w:p w14:paraId="5B63DD53" w14:textId="5FDC783A" w:rsidR="00650E89" w:rsidRPr="00032BAE" w:rsidRDefault="00650E89" w:rsidP="0030647B">
            <w:pPr>
              <w:jc w:val="both"/>
              <w:rPr>
                <w:rFonts w:ascii="Times New Roman" w:eastAsiaTheme="minorEastAsia" w:hAnsi="Times New Roman" w:cs="Times New Roman"/>
                <w:color w:val="auto"/>
                <w:sz w:val="18"/>
                <w:szCs w:val="18"/>
                <w:shd w:val="clear" w:color="auto" w:fill="FFFFFF"/>
                <w:lang w:eastAsia="zh-CN"/>
              </w:rPr>
            </w:pPr>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p>
          <w:p w14:paraId="37CE805D" w14:textId="77777777" w:rsidR="00813D53" w:rsidRDefault="007D4F0A" w:rsidP="0030647B">
            <w:pPr>
              <w:jc w:val="both"/>
              <w:rPr>
                <w:ins w:id="2333" w:author="Xuning Wei12232" w:date="2026-07-27T11:44:00Z"/>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Waste discharge pump material: SS316+PTFE</w:t>
            </w:r>
          </w:p>
          <w:p w14:paraId="2935FF8B" w14:textId="4E03AFC9" w:rsidR="00927DCD" w:rsidRPr="00032BAE" w:rsidRDefault="00FA0EF9" w:rsidP="00A15181">
            <w:pPr>
              <w:jc w:val="both"/>
              <w:rPr>
                <w:rFonts w:ascii="Times New Roman" w:hAnsi="Times New Roman" w:cs="Times New Roman"/>
                <w:color w:val="auto"/>
                <w:sz w:val="18"/>
                <w:szCs w:val="18"/>
                <w:shd w:val="clear" w:color="auto" w:fill="FFFFFF"/>
              </w:rPr>
            </w:pPr>
            <w:ins w:id="2334" w:author="Xuning Wei12232" w:date="2026-07-27T11:44:00Z">
              <w:r w:rsidRPr="00FA0EF9">
                <w:rPr>
                  <w:rFonts w:ascii="Times New Roman" w:hAnsi="Times New Roman" w:cs="Times New Roman"/>
                  <w:color w:val="0000FF"/>
                  <w:sz w:val="18"/>
                  <w:szCs w:val="18"/>
                </w:rPr>
                <w:t xml:space="preserve">Mechanical </w:t>
              </w:r>
              <w:r w:rsidRPr="00FA0EF9">
                <w:rPr>
                  <w:rFonts w:ascii="Times New Roman" w:hAnsi="Times New Roman" w:cs="Times New Roman"/>
                  <w:color w:val="0000FF"/>
                  <w:sz w:val="18"/>
                  <w:szCs w:val="18"/>
                  <w:rPrChange w:id="2335" w:author="Xuning Wei12232" w:date="2026-07-27T11:45:00Z">
                    <w:rPr>
                      <w:rFonts w:ascii="Times New Roman" w:hAnsi="Times New Roman" w:cs="Times New Roman"/>
                      <w:color w:val="auto"/>
                      <w:sz w:val="18"/>
                      <w:szCs w:val="18"/>
                    </w:rPr>
                  </w:rPrChange>
                </w:rPr>
                <w:t xml:space="preserve">seal: </w:t>
              </w:r>
              <w:r w:rsidRPr="00FA0EF9">
                <w:rPr>
                  <w:rFonts w:ascii="Times New Roman" w:hAnsi="Times New Roman" w:cs="Times New Roman"/>
                  <w:color w:val="0000FF"/>
                  <w:sz w:val="18"/>
                  <w:szCs w:val="18"/>
                  <w:shd w:val="clear" w:color="auto" w:fill="FFFFFF"/>
                  <w:rPrChange w:id="2336" w:author="Xuning Wei12232" w:date="2026-07-27T11:45:00Z">
                    <w:rPr>
                      <w:rFonts w:ascii="Times New Roman" w:hAnsi="Times New Roman" w:cs="Times New Roman"/>
                      <w:b/>
                      <w:color w:val="auto"/>
                      <w:sz w:val="18"/>
                      <w:szCs w:val="18"/>
                      <w:shd w:val="clear" w:color="auto" w:fill="FFFFFF"/>
                    </w:rPr>
                  </w:rPrChange>
                </w:rPr>
                <w:t>3</w:t>
              </w:r>
              <w:r w:rsidRPr="00FA0EF9">
                <w:rPr>
                  <w:rFonts w:ascii="Times New Roman" w:hAnsi="Times New Roman" w:cs="Times New Roman"/>
                  <w:color w:val="0000FF"/>
                  <w:sz w:val="18"/>
                  <w:szCs w:val="18"/>
                  <w:shd w:val="clear" w:color="auto" w:fill="FFFFFF"/>
                  <w:rPrChange w:id="2337" w:author="Xuning Wei12232" w:date="2026-07-27T11:45:00Z">
                    <w:rPr>
                      <w:rFonts w:ascii="Times New Roman" w:hAnsi="Times New Roman" w:cs="Times New Roman"/>
                      <w:color w:val="auto"/>
                      <w:sz w:val="18"/>
                      <w:szCs w:val="18"/>
                      <w:shd w:val="clear" w:color="auto" w:fill="FFFFFF"/>
                    </w:rPr>
                  </w:rPrChange>
                </w:rPr>
                <w:t>04SS &amp; PTFE &amp; FFKM</w:t>
              </w:r>
              <w:r w:rsidRPr="00FA0EF9">
                <w:rPr>
                  <w:rFonts w:ascii="Times New Roman" w:hAnsi="Times New Roman" w:cs="Times New Roman"/>
                  <w:color w:val="0000FF"/>
                  <w:sz w:val="18"/>
                  <w:szCs w:val="18"/>
                  <w:shd w:val="clear" w:color="auto" w:fill="FFFFFF"/>
                  <w:rPrChange w:id="2338" w:author="Xuning Wei12232" w:date="2026-07-27T11:45:00Z">
                    <w:rPr>
                      <w:rFonts w:ascii="Times New Roman" w:hAnsi="Times New Roman" w:cs="Times New Roman"/>
                      <w:b/>
                      <w:color w:val="0000FF"/>
                      <w:sz w:val="18"/>
                      <w:szCs w:val="18"/>
                      <w:shd w:val="clear" w:color="auto" w:fill="FFFFFF"/>
                    </w:rPr>
                  </w:rPrChange>
                </w:rPr>
                <w:t xml:space="preserve"> </w:t>
              </w:r>
            </w:ins>
            <w:ins w:id="2339" w:author="Xuning Wei12232" w:date="2026-07-27T11:45:00Z">
              <w:r w:rsidRPr="00FA0EF9">
                <w:rPr>
                  <w:rFonts w:ascii="Times New Roman" w:hAnsi="Times New Roman" w:cs="Times New Roman"/>
                  <w:color w:val="0000FF"/>
                  <w:sz w:val="18"/>
                  <w:szCs w:val="18"/>
                  <w:shd w:val="clear" w:color="auto" w:fill="FFFFFF"/>
                  <w:rPrChange w:id="2340" w:author="Xuning Wei12232" w:date="2026-07-27T11:45:00Z">
                    <w:rPr>
                      <w:rFonts w:ascii="Times New Roman" w:hAnsi="Times New Roman" w:cs="Times New Roman"/>
                      <w:b/>
                      <w:color w:val="0000FF"/>
                      <w:sz w:val="18"/>
                      <w:szCs w:val="18"/>
                      <w:shd w:val="clear" w:color="auto" w:fill="FFFFFF"/>
                    </w:rPr>
                  </w:rPrChange>
                </w:rPr>
                <w:t>G</w:t>
              </w:r>
            </w:ins>
            <w:ins w:id="2341" w:author="Xuning Wei12232" w:date="2026-07-27T11:44:00Z">
              <w:r w:rsidR="00927DCD" w:rsidRPr="00FA0EF9">
                <w:rPr>
                  <w:rFonts w:ascii="Times New Roman" w:hAnsi="Times New Roman" w:cs="Times New Roman"/>
                  <w:color w:val="0000FF"/>
                  <w:sz w:val="18"/>
                  <w:szCs w:val="18"/>
                  <w:shd w:val="clear" w:color="auto" w:fill="FFFFFF"/>
                  <w:rPrChange w:id="2342" w:author="Xuning Wei12232" w:date="2026-07-27T11:45:00Z">
                    <w:rPr>
                      <w:rFonts w:ascii="Times New Roman" w:hAnsi="Times New Roman" w:cs="Times New Roman"/>
                      <w:color w:val="auto"/>
                      <w:sz w:val="18"/>
                      <w:szCs w:val="18"/>
                      <w:shd w:val="clear" w:color="auto" w:fill="FFFFFF"/>
                    </w:rPr>
                  </w:rPrChange>
                </w:rPr>
                <w:t>loves</w:t>
              </w:r>
            </w:ins>
            <w:ins w:id="2343" w:author="Xuning Wei12232" w:date="2026-07-27T11:45:00Z">
              <w:r w:rsidRPr="00FA0EF9">
                <w:rPr>
                  <w:rFonts w:ascii="Times New Roman" w:hAnsi="Times New Roman" w:cs="Times New Roman"/>
                  <w:color w:val="0000FF"/>
                  <w:sz w:val="18"/>
                  <w:szCs w:val="18"/>
                  <w:shd w:val="clear" w:color="auto" w:fill="FFFFFF"/>
                </w:rPr>
                <w:t>:</w:t>
              </w:r>
              <w:r w:rsidRPr="00FA0EF9">
                <w:rPr>
                  <w:rFonts w:ascii="Times New Roman" w:hAnsi="Times New Roman" w:cs="Times New Roman"/>
                  <w:color w:val="0000FF"/>
                  <w:sz w:val="18"/>
                  <w:szCs w:val="18"/>
                  <w:shd w:val="clear" w:color="auto" w:fill="FFFFFF"/>
                  <w:rPrChange w:id="2344" w:author="Xuning Wei12232" w:date="2026-07-27T11:45:00Z">
                    <w:rPr>
                      <w:rFonts w:ascii="Times New Roman" w:hAnsi="Times New Roman" w:cs="Times New Roman"/>
                      <w:b/>
                      <w:color w:val="0000FF"/>
                      <w:sz w:val="18"/>
                      <w:szCs w:val="18"/>
                      <w:shd w:val="clear" w:color="auto" w:fill="FFFFFF"/>
                    </w:rPr>
                  </w:rPrChange>
                </w:rPr>
                <w:t xml:space="preserve"> CSPE</w:t>
              </w:r>
              <w:r w:rsidRPr="00FA0EF9">
                <w:rPr>
                  <w:rFonts w:ascii="Times New Roman" w:hAnsi="Times New Roman" w:cs="Times New Roman"/>
                  <w:color w:val="0000FF"/>
                  <w:sz w:val="18"/>
                  <w:szCs w:val="18"/>
                  <w:shd w:val="clear" w:color="auto" w:fill="FFFFFF"/>
                </w:rPr>
                <w:t xml:space="preserve"> </w:t>
              </w:r>
            </w:ins>
          </w:p>
        </w:tc>
      </w:tr>
      <w:tr w:rsidR="00032BAE" w:rsidRPr="00032BAE" w14:paraId="04FE4683" w14:textId="77777777" w:rsidTr="00032BAE">
        <w:trPr>
          <w:trHeight w:val="397"/>
        </w:trPr>
        <w:tc>
          <w:tcPr>
            <w:tcW w:w="744" w:type="pct"/>
            <w:vAlign w:val="center"/>
          </w:tcPr>
          <w:p w14:paraId="2533CFB5" w14:textId="4E1DCFA6" w:rsidR="00650E89" w:rsidRPr="00032BAE" w:rsidRDefault="00EB3332">
            <w:pPr>
              <w:jc w:val="center"/>
              <w:rPr>
                <w:rFonts w:ascii="Times New Roman" w:hAnsi="Times New Roman" w:cs="Times New Roman"/>
                <w:color w:val="auto"/>
                <w:sz w:val="18"/>
                <w:szCs w:val="18"/>
                <w:shd w:val="clear" w:color="auto" w:fill="FFFFFF"/>
              </w:rPr>
              <w:pPrChange w:id="2345" w:author="He Han" w:date="2026-08-27T14:29: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Activation</w:t>
            </w:r>
            <w:r w:rsidR="00BA3796" w:rsidRPr="00032BAE">
              <w:rPr>
                <w:rFonts w:ascii="Times New Roman" w:hAnsi="Times New Roman" w:cs="Times New Roman"/>
                <w:color w:val="auto"/>
                <w:sz w:val="18"/>
                <w:szCs w:val="18"/>
                <w:shd w:val="clear" w:color="auto" w:fill="FFFFFF"/>
              </w:rPr>
              <w:t xml:space="preserve"> </w:t>
            </w:r>
            <w:r w:rsidR="007524B2" w:rsidRPr="00032BAE">
              <w:rPr>
                <w:rFonts w:ascii="Times New Roman" w:hAnsi="Times New Roman" w:cs="Times New Roman"/>
                <w:color w:val="auto"/>
                <w:sz w:val="18"/>
                <w:szCs w:val="18"/>
                <w:shd w:val="clear" w:color="auto" w:fill="FFFFFF"/>
              </w:rPr>
              <w:t>Tank</w:t>
            </w:r>
          </w:p>
        </w:tc>
        <w:tc>
          <w:tcPr>
            <w:tcW w:w="1084" w:type="pct"/>
            <w:vAlign w:val="center"/>
          </w:tcPr>
          <w:p w14:paraId="4FB40794" w14:textId="2894AB97" w:rsidR="00650E89" w:rsidRPr="00032BAE" w:rsidRDefault="00257D1E">
            <w:pPr>
              <w:jc w:val="center"/>
              <w:rPr>
                <w:rFonts w:ascii="Times New Roman" w:hAnsi="Times New Roman" w:cs="Times New Roman"/>
                <w:color w:val="auto"/>
                <w:sz w:val="18"/>
                <w:szCs w:val="18"/>
                <w:shd w:val="clear" w:color="auto" w:fill="FFFFFF"/>
              </w:rPr>
              <w:pPrChange w:id="2346"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TJ4S-1213-Sy15-R01</w:t>
            </w:r>
          </w:p>
        </w:tc>
        <w:tc>
          <w:tcPr>
            <w:tcW w:w="1154" w:type="pct"/>
            <w:vAlign w:val="center"/>
          </w:tcPr>
          <w:p w14:paraId="489394C7" w14:textId="198AE43B" w:rsidR="00650E89" w:rsidRPr="00032BAE" w:rsidRDefault="005B5919">
            <w:pPr>
              <w:jc w:val="center"/>
              <w:rPr>
                <w:rFonts w:ascii="Times New Roman" w:hAnsi="Times New Roman" w:cs="Times New Roman"/>
                <w:color w:val="auto"/>
                <w:sz w:val="18"/>
                <w:szCs w:val="18"/>
                <w:shd w:val="clear" w:color="auto" w:fill="FFFFFF"/>
              </w:rPr>
              <w:pPrChange w:id="2347"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Dissolve and activate</w:t>
            </w:r>
          </w:p>
        </w:tc>
        <w:tc>
          <w:tcPr>
            <w:tcW w:w="437" w:type="pct"/>
            <w:vAlign w:val="center"/>
          </w:tcPr>
          <w:p w14:paraId="60BF723A" w14:textId="2BE92C0A" w:rsidR="00650E89" w:rsidRPr="00032BAE" w:rsidRDefault="00650E89">
            <w:pPr>
              <w:jc w:val="center"/>
              <w:rPr>
                <w:rFonts w:ascii="Times New Roman" w:hAnsi="Times New Roman" w:cs="Times New Roman"/>
                <w:color w:val="auto"/>
                <w:sz w:val="18"/>
                <w:szCs w:val="18"/>
                <w:shd w:val="clear" w:color="auto" w:fill="FFFFFF"/>
              </w:rPr>
              <w:pPrChange w:id="2348"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1500</w:t>
            </w:r>
            <w:ins w:id="2349" w:author="Johan Granander" w:date="2026-07-28T13:30:00Z">
              <w:r w:rsidR="00045CD1">
                <w:rPr>
                  <w:rFonts w:ascii="Times New Roman" w:hAnsi="Times New Roman" w:cs="Times New Roman"/>
                  <w:color w:val="auto"/>
                  <w:sz w:val="18"/>
                  <w:szCs w:val="18"/>
                  <w:shd w:val="clear" w:color="auto" w:fill="FFFFFF"/>
                </w:rPr>
                <w:t xml:space="preserve"> </w:t>
              </w:r>
            </w:ins>
            <w:r w:rsidRPr="00032BAE">
              <w:rPr>
                <w:rFonts w:ascii="Times New Roman" w:hAnsi="Times New Roman" w:cs="Times New Roman"/>
                <w:color w:val="auto"/>
                <w:sz w:val="18"/>
                <w:szCs w:val="18"/>
                <w:shd w:val="clear" w:color="auto" w:fill="FFFFFF"/>
              </w:rPr>
              <w:t>L</w:t>
            </w:r>
          </w:p>
        </w:tc>
        <w:tc>
          <w:tcPr>
            <w:tcW w:w="1581" w:type="pct"/>
            <w:vAlign w:val="center"/>
          </w:tcPr>
          <w:p w14:paraId="45775066" w14:textId="56190C73" w:rsidR="00650E89" w:rsidRPr="00032BAE" w:rsidRDefault="00650E89" w:rsidP="0030647B">
            <w:pPr>
              <w:jc w:val="both"/>
              <w:rPr>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Tank material:</w:t>
            </w:r>
            <w:del w:id="2350" w:author="Xuning Wei12232" w:date="2026-07-27T17:16:00Z">
              <w:r w:rsidRPr="00032BAE" w:rsidDel="00AF1C85">
                <w:rPr>
                  <w:rFonts w:ascii="Times New Roman" w:hAnsi="Times New Roman" w:cs="Times New Roman"/>
                  <w:color w:val="auto"/>
                  <w:sz w:val="18"/>
                  <w:szCs w:val="18"/>
                  <w:shd w:val="clear" w:color="auto" w:fill="FFFFFF"/>
                </w:rPr>
                <w:delText xml:space="preserve"> </w:delText>
              </w:r>
            </w:del>
            <w:ins w:id="2351" w:author="Xuning Wei12232" w:date="2026-07-27T17:15:00Z">
              <w:r w:rsidR="00AF1C85" w:rsidRPr="00AF1C85">
                <w:rPr>
                  <w:rFonts w:ascii="Times New Roman" w:hAnsi="Times New Roman" w:cs="Times New Roman"/>
                  <w:color w:val="auto"/>
                  <w:sz w:val="18"/>
                  <w:szCs w:val="18"/>
                  <w:shd w:val="clear" w:color="auto" w:fill="FFFFFF"/>
                </w:rPr>
                <w:t xml:space="preserve"> </w:t>
              </w:r>
              <w:proofErr w:type="spellStart"/>
              <w:r w:rsidR="00AF1C85" w:rsidRPr="00AF1C85">
                <w:rPr>
                  <w:rFonts w:ascii="Times New Roman" w:hAnsi="Times New Roman" w:cs="Times New Roman"/>
                  <w:color w:val="auto"/>
                  <w:sz w:val="18"/>
                  <w:szCs w:val="18"/>
                  <w:shd w:val="clear" w:color="auto" w:fill="FFFFFF"/>
                </w:rPr>
                <w:t>Hastelloy</w:t>
              </w:r>
              <w:proofErr w:type="spellEnd"/>
              <w:r w:rsidR="00AF1C85" w:rsidRPr="00032BAE">
                <w:rPr>
                  <w:rFonts w:ascii="Times New Roman" w:hAnsi="Times New Roman" w:cs="Times New Roman"/>
                  <w:color w:val="auto"/>
                  <w:sz w:val="18"/>
                  <w:szCs w:val="18"/>
                  <w:shd w:val="clear" w:color="auto" w:fill="FFFFFF"/>
                </w:rPr>
                <w:t xml:space="preserve"> </w:t>
              </w:r>
              <w:r w:rsidR="00AF1C85">
                <w:rPr>
                  <w:rFonts w:ascii="Times New Roman" w:hAnsi="Times New Roman" w:cs="Times New Roman"/>
                  <w:color w:val="auto"/>
                  <w:sz w:val="18"/>
                  <w:szCs w:val="18"/>
                  <w:shd w:val="clear" w:color="auto" w:fill="FFFFFF"/>
                </w:rPr>
                <w:t>(</w:t>
              </w:r>
              <w:r w:rsidR="00AF1C85" w:rsidRPr="00032BAE">
                <w:rPr>
                  <w:rFonts w:ascii="Times New Roman" w:hAnsi="Times New Roman" w:cs="Times New Roman"/>
                  <w:color w:val="auto"/>
                  <w:sz w:val="18"/>
                  <w:szCs w:val="18"/>
                  <w:shd w:val="clear" w:color="auto" w:fill="FFFFFF"/>
                </w:rPr>
                <w:t>C-276</w:t>
              </w:r>
              <w:r w:rsidR="00AF1C85">
                <w:rPr>
                  <w:rFonts w:ascii="Times New Roman" w:hAnsi="Times New Roman" w:cs="Times New Roman"/>
                  <w:color w:val="auto"/>
                  <w:sz w:val="18"/>
                  <w:szCs w:val="18"/>
                  <w:shd w:val="clear" w:color="auto" w:fill="FFFFFF"/>
                </w:rPr>
                <w:t>)</w:t>
              </w:r>
            </w:ins>
            <w:del w:id="2352" w:author="Xuning Wei12232" w:date="2026-07-27T17:15:00Z">
              <w:r w:rsidR="00161EA5" w:rsidRPr="00032BAE" w:rsidDel="00AF1C85">
                <w:rPr>
                  <w:rFonts w:ascii="Times New Roman" w:hAnsi="Times New Roman" w:cs="Times New Roman"/>
                  <w:color w:val="auto"/>
                  <w:sz w:val="18"/>
                  <w:szCs w:val="18"/>
                  <w:shd w:val="clear" w:color="auto" w:fill="FFFFFF"/>
                </w:rPr>
                <w:delText>C-276</w:delText>
              </w:r>
            </w:del>
          </w:p>
          <w:p w14:paraId="092247D7" w14:textId="77777777" w:rsidR="00AF1C85" w:rsidRDefault="00A02028" w:rsidP="0030647B">
            <w:pPr>
              <w:jc w:val="both"/>
              <w:rPr>
                <w:ins w:id="2353" w:author="Xuning Wei12232" w:date="2026-07-27T17:16:00Z"/>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Agitator material:</w:t>
            </w:r>
            <w:ins w:id="2354" w:author="Xuning Wei12232" w:date="2026-07-27T17:15:00Z">
              <w:r w:rsidR="00AF1C85" w:rsidRPr="00AF1C85">
                <w:rPr>
                  <w:rFonts w:ascii="Times New Roman" w:hAnsi="Times New Roman" w:cs="Times New Roman"/>
                  <w:color w:val="auto"/>
                  <w:sz w:val="18"/>
                  <w:szCs w:val="18"/>
                  <w:shd w:val="clear" w:color="auto" w:fill="FFFFFF"/>
                </w:rPr>
                <w:t xml:space="preserve"> </w:t>
              </w:r>
              <w:proofErr w:type="spellStart"/>
              <w:r w:rsidR="00AF1C85" w:rsidRPr="00AF1C85">
                <w:rPr>
                  <w:rFonts w:ascii="Times New Roman" w:hAnsi="Times New Roman" w:cs="Times New Roman"/>
                  <w:color w:val="auto"/>
                  <w:sz w:val="18"/>
                  <w:szCs w:val="18"/>
                  <w:shd w:val="clear" w:color="auto" w:fill="FFFFFF"/>
                </w:rPr>
                <w:t>Hastelloy</w:t>
              </w:r>
              <w:proofErr w:type="spellEnd"/>
              <w:r w:rsidR="00AF1C85" w:rsidRPr="00032BAE">
                <w:rPr>
                  <w:rFonts w:ascii="Times New Roman" w:hAnsi="Times New Roman" w:cs="Times New Roman"/>
                  <w:color w:val="auto"/>
                  <w:sz w:val="18"/>
                  <w:szCs w:val="18"/>
                  <w:shd w:val="clear" w:color="auto" w:fill="FFFFFF"/>
                </w:rPr>
                <w:t xml:space="preserve"> </w:t>
              </w:r>
              <w:r w:rsidR="00AF1C85">
                <w:rPr>
                  <w:rFonts w:ascii="Times New Roman" w:hAnsi="Times New Roman" w:cs="Times New Roman"/>
                  <w:color w:val="auto"/>
                  <w:sz w:val="18"/>
                  <w:szCs w:val="18"/>
                  <w:shd w:val="clear" w:color="auto" w:fill="FFFFFF"/>
                </w:rPr>
                <w:t>(</w:t>
              </w:r>
              <w:r w:rsidR="00AF1C85" w:rsidRPr="00032BAE">
                <w:rPr>
                  <w:rFonts w:ascii="Times New Roman" w:hAnsi="Times New Roman" w:cs="Times New Roman"/>
                  <w:color w:val="auto"/>
                  <w:sz w:val="18"/>
                  <w:szCs w:val="18"/>
                  <w:shd w:val="clear" w:color="auto" w:fill="FFFFFF"/>
                </w:rPr>
                <w:t>C-276</w:t>
              </w:r>
              <w:r w:rsidR="00AF1C85">
                <w:rPr>
                  <w:rFonts w:ascii="Times New Roman" w:hAnsi="Times New Roman" w:cs="Times New Roman"/>
                  <w:color w:val="auto"/>
                  <w:sz w:val="18"/>
                  <w:szCs w:val="18"/>
                  <w:shd w:val="clear" w:color="auto" w:fill="FFFFFF"/>
                </w:rPr>
                <w:t>)</w:t>
              </w:r>
            </w:ins>
            <w:del w:id="2355" w:author="Xuning Wei12232" w:date="2026-07-27T17:15:00Z">
              <w:r w:rsidRPr="00032BAE" w:rsidDel="00AF1C85">
                <w:rPr>
                  <w:rFonts w:ascii="Times New Roman" w:hAnsi="Times New Roman" w:cs="Times New Roman"/>
                  <w:color w:val="auto"/>
                  <w:sz w:val="18"/>
                  <w:szCs w:val="18"/>
                  <w:shd w:val="clear" w:color="auto" w:fill="FFFFFF"/>
                </w:rPr>
                <w:delText xml:space="preserve"> </w:delText>
              </w:r>
              <w:r w:rsidR="00161EA5" w:rsidRPr="00032BAE" w:rsidDel="00AF1C85">
                <w:rPr>
                  <w:rFonts w:ascii="Times New Roman" w:hAnsi="Times New Roman" w:cs="Times New Roman"/>
                  <w:color w:val="auto"/>
                  <w:sz w:val="18"/>
                  <w:szCs w:val="18"/>
                  <w:shd w:val="clear" w:color="auto" w:fill="FFFFFF"/>
                </w:rPr>
                <w:delText>C-276</w:delText>
              </w:r>
              <w:r w:rsidRPr="00032BAE" w:rsidDel="00AF1C85">
                <w:rPr>
                  <w:rFonts w:ascii="Times New Roman" w:hAnsi="Times New Roman" w:cs="Times New Roman"/>
                  <w:color w:val="auto"/>
                  <w:sz w:val="18"/>
                  <w:szCs w:val="18"/>
                  <w:shd w:val="clear" w:color="auto" w:fill="FFFFFF"/>
                </w:rPr>
                <w:delText xml:space="preserve"> </w:delText>
              </w:r>
            </w:del>
            <w:r w:rsidR="00650E89" w:rsidRPr="00032BAE">
              <w:rPr>
                <w:rFonts w:ascii="Times New Roman" w:hAnsi="Times New Roman" w:cs="Times New Roman"/>
                <w:color w:val="auto"/>
                <w:sz w:val="18"/>
                <w:szCs w:val="18"/>
                <w:shd w:val="clear" w:color="auto" w:fill="FFFFFF"/>
              </w:rPr>
              <w:br/>
              <w:t>Sight glass: Glass</w:t>
            </w:r>
            <w:r w:rsidR="00650E89" w:rsidRPr="00032BAE">
              <w:rPr>
                <w:rFonts w:ascii="Times New Roman" w:hAnsi="Times New Roman" w:cs="Times New Roman"/>
                <w:color w:val="auto"/>
                <w:sz w:val="18"/>
                <w:szCs w:val="18"/>
                <w:shd w:val="clear" w:color="auto" w:fill="FFFFFF"/>
              </w:rPr>
              <w:br/>
              <w:t xml:space="preserve">Thermometer well material: </w:t>
            </w:r>
            <w:proofErr w:type="spellStart"/>
            <w:ins w:id="2356" w:author="Xuning Wei12232" w:date="2026-07-27T17:16:00Z">
              <w:r w:rsidR="00AF1C85" w:rsidRPr="00AF1C85">
                <w:rPr>
                  <w:rFonts w:ascii="Times New Roman" w:hAnsi="Times New Roman" w:cs="Times New Roman"/>
                  <w:color w:val="auto"/>
                  <w:sz w:val="18"/>
                  <w:szCs w:val="18"/>
                  <w:shd w:val="clear" w:color="auto" w:fill="FFFFFF"/>
                </w:rPr>
                <w:t>Hastelloy</w:t>
              </w:r>
              <w:proofErr w:type="spellEnd"/>
              <w:r w:rsidR="00AF1C85" w:rsidRPr="00032BAE">
                <w:rPr>
                  <w:rFonts w:ascii="Times New Roman" w:hAnsi="Times New Roman" w:cs="Times New Roman"/>
                  <w:color w:val="auto"/>
                  <w:sz w:val="18"/>
                  <w:szCs w:val="18"/>
                  <w:shd w:val="clear" w:color="auto" w:fill="FFFFFF"/>
                </w:rPr>
                <w:t xml:space="preserve"> </w:t>
              </w:r>
              <w:r w:rsidR="00AF1C85">
                <w:rPr>
                  <w:rFonts w:ascii="Times New Roman" w:hAnsi="Times New Roman" w:cs="Times New Roman"/>
                  <w:color w:val="auto"/>
                  <w:sz w:val="18"/>
                  <w:szCs w:val="18"/>
                  <w:shd w:val="clear" w:color="auto" w:fill="FFFFFF"/>
                </w:rPr>
                <w:t>(</w:t>
              </w:r>
              <w:r w:rsidR="00AF1C85" w:rsidRPr="00032BAE">
                <w:rPr>
                  <w:rFonts w:ascii="Times New Roman" w:hAnsi="Times New Roman" w:cs="Times New Roman"/>
                  <w:color w:val="auto"/>
                  <w:sz w:val="18"/>
                  <w:szCs w:val="18"/>
                  <w:shd w:val="clear" w:color="auto" w:fill="FFFFFF"/>
                </w:rPr>
                <w:t>C-276</w:t>
              </w:r>
              <w:r w:rsidR="00AF1C85">
                <w:rPr>
                  <w:rFonts w:ascii="Times New Roman" w:hAnsi="Times New Roman" w:cs="Times New Roman"/>
                  <w:color w:val="auto"/>
                  <w:sz w:val="18"/>
                  <w:szCs w:val="18"/>
                  <w:shd w:val="clear" w:color="auto" w:fill="FFFFFF"/>
                </w:rPr>
                <w:t>)</w:t>
              </w:r>
            </w:ins>
            <w:del w:id="2357" w:author="Xuning Wei12232" w:date="2026-07-27T17:16:00Z">
              <w:r w:rsidR="00161EA5" w:rsidRPr="00032BAE" w:rsidDel="00AF1C85">
                <w:rPr>
                  <w:rFonts w:ascii="Times New Roman" w:hAnsi="Times New Roman" w:cs="Times New Roman"/>
                  <w:color w:val="auto"/>
                  <w:sz w:val="18"/>
                  <w:szCs w:val="18"/>
                  <w:shd w:val="clear" w:color="auto" w:fill="FFFFFF"/>
                </w:rPr>
                <w:delText>C-276</w:delText>
              </w:r>
            </w:del>
            <w:r w:rsidRPr="00032BAE">
              <w:rPr>
                <w:rFonts w:ascii="Times New Roman" w:hAnsi="Times New Roman" w:cs="Times New Roman"/>
                <w:color w:val="auto"/>
                <w:sz w:val="18"/>
                <w:szCs w:val="18"/>
                <w:shd w:val="clear" w:color="auto" w:fill="FFFFFF"/>
              </w:rPr>
              <w:t xml:space="preserve"> </w:t>
            </w:r>
          </w:p>
          <w:p w14:paraId="5AFFD5C6" w14:textId="12DED1C6" w:rsidR="00650E89" w:rsidRPr="00032BAE" w:rsidRDefault="00650E89" w:rsidP="0030647B">
            <w:pPr>
              <w:jc w:val="both"/>
              <w:rPr>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 xml:space="preserve">Pipeline material: </w:t>
            </w:r>
            <w:r w:rsidR="007D4F0A" w:rsidRPr="00032BAE">
              <w:rPr>
                <w:rFonts w:ascii="Times New Roman" w:hAnsi="Times New Roman" w:cs="Times New Roman"/>
                <w:color w:val="auto"/>
                <w:sz w:val="18"/>
                <w:szCs w:val="18"/>
                <w:shd w:val="clear" w:color="auto" w:fill="FFFFFF"/>
              </w:rPr>
              <w:t>316L</w:t>
            </w:r>
          </w:p>
          <w:p w14:paraId="23B8FE13" w14:textId="77777777" w:rsidR="00650E89" w:rsidRPr="00032BAE" w:rsidRDefault="00650E89" w:rsidP="0030647B">
            <w:pPr>
              <w:jc w:val="both"/>
              <w:rPr>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Sealing ring: PTFE</w:t>
            </w:r>
          </w:p>
          <w:p w14:paraId="0AF7DD05" w14:textId="31DCE665" w:rsidR="00650E89" w:rsidRPr="00032BAE" w:rsidRDefault="00650E89" w:rsidP="0030647B">
            <w:pPr>
              <w:jc w:val="both"/>
              <w:rPr>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 xml:space="preserve">Mass flow meter: </w:t>
            </w:r>
            <w:r w:rsidR="004E118C" w:rsidRPr="00032BAE">
              <w:rPr>
                <w:rFonts w:ascii="Times New Roman" w:hAnsi="Times New Roman" w:cs="Times New Roman"/>
                <w:color w:val="auto"/>
                <w:sz w:val="18"/>
                <w:szCs w:val="18"/>
                <w:shd w:val="clear" w:color="auto" w:fill="FFFFFF"/>
              </w:rPr>
              <w:t>SS</w:t>
            </w:r>
          </w:p>
          <w:p w14:paraId="1B175865" w14:textId="4E02B670" w:rsidR="005166B6" w:rsidRPr="00032BAE" w:rsidRDefault="00B30918" w:rsidP="0030647B">
            <w:pPr>
              <w:jc w:val="both"/>
              <w:rPr>
                <w:rFonts w:ascii="Times New Roman" w:hAnsi="Times New Roman" w:cs="Times New Roman"/>
                <w:color w:val="auto"/>
                <w:sz w:val="18"/>
                <w:szCs w:val="18"/>
                <w:shd w:val="clear" w:color="auto" w:fill="FFFFFF"/>
              </w:rPr>
            </w:pPr>
            <w:r w:rsidRPr="00032BAE">
              <w:rPr>
                <w:rFonts w:ascii="Times New Roman" w:hAnsi="Times New Roman" w:cs="Times New Roman"/>
                <w:color w:val="auto"/>
                <w:sz w:val="18"/>
                <w:szCs w:val="18"/>
                <w:shd w:val="clear" w:color="auto" w:fill="FFFFFF"/>
              </w:rPr>
              <w:t>Valve material: 304 &amp; 316L</w:t>
            </w:r>
          </w:p>
          <w:p w14:paraId="6F281481" w14:textId="5084CEEC" w:rsidR="00650E89" w:rsidRPr="00032BAE" w:rsidRDefault="005166B6" w:rsidP="0030647B">
            <w:pPr>
              <w:jc w:val="both"/>
              <w:rPr>
                <w:rFonts w:ascii="Times New Roman" w:eastAsiaTheme="minorEastAsia" w:hAnsi="Times New Roman" w:cs="Times New Roman"/>
                <w:color w:val="auto"/>
                <w:sz w:val="18"/>
                <w:szCs w:val="18"/>
                <w:shd w:val="clear" w:color="auto" w:fill="FFFFFF"/>
                <w:lang w:eastAsia="zh-CN"/>
              </w:rPr>
            </w:pPr>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p>
          <w:p w14:paraId="61858582" w14:textId="77777777" w:rsidR="00650E89" w:rsidRDefault="005166B6" w:rsidP="0030647B">
            <w:pPr>
              <w:jc w:val="both"/>
              <w:rPr>
                <w:ins w:id="2358" w:author="Xuning Wei12232" w:date="2026-07-27T11:46:00Z"/>
                <w:rFonts w:ascii="Times New Roman" w:eastAsiaTheme="minorEastAsia" w:hAnsi="Times New Roman" w:cs="Times New Roman"/>
                <w:bCs w:val="0"/>
                <w:color w:val="auto"/>
                <w:sz w:val="18"/>
                <w:szCs w:val="18"/>
                <w:shd w:val="clear" w:color="auto" w:fill="FFFFFF"/>
                <w:lang w:eastAsia="zh-CN"/>
              </w:rPr>
            </w:pPr>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p>
          <w:p w14:paraId="2B8E1667" w14:textId="01B44052" w:rsidR="00C24B03" w:rsidRPr="00032BAE" w:rsidRDefault="00C24B03" w:rsidP="0030647B">
            <w:pPr>
              <w:jc w:val="both"/>
              <w:rPr>
                <w:rFonts w:ascii="Times New Roman" w:hAnsi="Times New Roman" w:cs="Times New Roman"/>
                <w:bCs w:val="0"/>
                <w:color w:val="auto"/>
                <w:sz w:val="18"/>
                <w:szCs w:val="18"/>
                <w:shd w:val="clear" w:color="auto" w:fill="FFFFFF"/>
              </w:rPr>
            </w:pPr>
            <w:ins w:id="2359" w:author="Xuning Wei12232" w:date="2026-07-27T11:46: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r>
      <w:tr w:rsidR="00032BAE" w:rsidRPr="00032BAE" w14:paraId="61F19F98" w14:textId="77777777" w:rsidTr="00032BAE">
        <w:trPr>
          <w:trHeight w:val="397"/>
        </w:trPr>
        <w:tc>
          <w:tcPr>
            <w:tcW w:w="744" w:type="pct"/>
            <w:vMerge w:val="restart"/>
            <w:vAlign w:val="center"/>
          </w:tcPr>
          <w:p w14:paraId="6ACA675A" w14:textId="591DD49B" w:rsidR="008053EC" w:rsidRPr="00032BAE" w:rsidRDefault="008053EC">
            <w:pPr>
              <w:jc w:val="center"/>
              <w:rPr>
                <w:rFonts w:ascii="Times New Roman" w:hAnsi="Times New Roman" w:cs="Times New Roman"/>
                <w:color w:val="auto"/>
                <w:sz w:val="18"/>
                <w:szCs w:val="18"/>
                <w:shd w:val="clear" w:color="auto" w:fill="FFFFFF"/>
              </w:rPr>
              <w:pPrChange w:id="2360" w:author="He Han" w:date="2026-08-27T14:29: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Storage Tank</w:t>
            </w:r>
            <w:r w:rsidR="0004371E" w:rsidRPr="00032BAE">
              <w:rPr>
                <w:rFonts w:ascii="Times New Roman" w:hAnsi="Times New Roman" w:cs="Times New Roman"/>
                <w:color w:val="auto"/>
                <w:sz w:val="18"/>
                <w:szCs w:val="18"/>
                <w:shd w:val="clear" w:color="auto" w:fill="FFFFFF"/>
              </w:rPr>
              <w:t>s</w:t>
            </w:r>
          </w:p>
        </w:tc>
        <w:tc>
          <w:tcPr>
            <w:tcW w:w="1084" w:type="pct"/>
            <w:vAlign w:val="center"/>
          </w:tcPr>
          <w:p w14:paraId="71EBD487" w14:textId="5BDB8DBE" w:rsidR="008053EC" w:rsidRPr="00032BAE" w:rsidRDefault="008053EC">
            <w:pPr>
              <w:jc w:val="center"/>
              <w:rPr>
                <w:rFonts w:ascii="Times New Roman" w:eastAsiaTheme="minorEastAsia" w:hAnsi="Times New Roman" w:cs="Times New Roman"/>
                <w:color w:val="auto"/>
                <w:sz w:val="18"/>
                <w:szCs w:val="18"/>
                <w:shd w:val="clear" w:color="auto" w:fill="FFFFFF"/>
                <w:lang w:eastAsia="zh-CN"/>
              </w:rPr>
              <w:pPrChange w:id="2361" w:author="He Han" w:date="2026-08-27T14:30:00Z">
                <w:pPr>
                  <w:framePr w:hSpace="180" w:wrap="around" w:vAnchor="text" w:hAnchor="text" w:xAlign="center" w:y="1"/>
                  <w:suppressOverlap/>
                  <w:jc w:val="both"/>
                </w:pPr>
              </w:pPrChange>
            </w:pPr>
            <w:r w:rsidRPr="00032BAE">
              <w:rPr>
                <w:rFonts w:ascii="Times New Roman" w:eastAsiaTheme="minorEastAsia" w:hAnsi="Times New Roman" w:cs="Times New Roman"/>
                <w:color w:val="auto"/>
                <w:sz w:val="18"/>
                <w:szCs w:val="18"/>
                <w:shd w:val="clear" w:color="auto" w:fill="FFFFFF"/>
                <w:lang w:eastAsia="zh-CN"/>
              </w:rPr>
              <w:t>T</w:t>
            </w:r>
            <w:r w:rsidR="00C2031D" w:rsidRPr="00032BAE">
              <w:rPr>
                <w:rFonts w:ascii="Times New Roman" w:eastAsiaTheme="minorEastAsia" w:hAnsi="Times New Roman" w:cs="Times New Roman"/>
                <w:color w:val="auto"/>
                <w:sz w:val="18"/>
                <w:szCs w:val="18"/>
                <w:shd w:val="clear" w:color="auto" w:fill="FFFFFF"/>
                <w:lang w:eastAsia="zh-CN"/>
              </w:rPr>
              <w:t>J4S-1213-SPS01-AT01</w:t>
            </w:r>
          </w:p>
        </w:tc>
        <w:tc>
          <w:tcPr>
            <w:tcW w:w="1154" w:type="pct"/>
            <w:vAlign w:val="center"/>
          </w:tcPr>
          <w:p w14:paraId="7CF7F909" w14:textId="77777777" w:rsidR="00BA3796" w:rsidRPr="00032BAE" w:rsidRDefault="008053EC">
            <w:pPr>
              <w:jc w:val="center"/>
              <w:rPr>
                <w:rFonts w:ascii="Times New Roman" w:hAnsi="Times New Roman" w:cs="Times New Roman"/>
                <w:color w:val="auto"/>
                <w:sz w:val="18"/>
                <w:szCs w:val="18"/>
                <w:shd w:val="clear" w:color="auto" w:fill="FFFFFF"/>
              </w:rPr>
              <w:pPrChange w:id="2362"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Storage of Prepared</w:t>
            </w:r>
          </w:p>
          <w:p w14:paraId="7F4525C4" w14:textId="68722A0E" w:rsidR="008053EC" w:rsidRPr="00032BAE" w:rsidRDefault="008053EC">
            <w:pPr>
              <w:jc w:val="center"/>
              <w:rPr>
                <w:rFonts w:ascii="Times New Roman" w:hAnsi="Times New Roman" w:cs="Times New Roman"/>
                <w:color w:val="auto"/>
                <w:sz w:val="18"/>
                <w:szCs w:val="18"/>
                <w:shd w:val="clear" w:color="auto" w:fill="FFFFFF"/>
              </w:rPr>
              <w:pPrChange w:id="2363"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De-</w:t>
            </w:r>
            <w:proofErr w:type="spellStart"/>
            <w:r w:rsidRPr="00032BAE">
              <w:rPr>
                <w:rFonts w:ascii="Times New Roman" w:hAnsi="Times New Roman" w:cs="Times New Roman"/>
                <w:color w:val="auto"/>
                <w:sz w:val="18"/>
                <w:szCs w:val="18"/>
                <w:shd w:val="clear" w:color="auto" w:fill="FFFFFF"/>
              </w:rPr>
              <w:t>Fmoc</w:t>
            </w:r>
            <w:proofErr w:type="spellEnd"/>
            <w:r w:rsidRPr="00032BAE">
              <w:rPr>
                <w:rFonts w:ascii="Times New Roman" w:hAnsi="Times New Roman" w:cs="Times New Roman"/>
                <w:color w:val="auto"/>
                <w:sz w:val="18"/>
                <w:szCs w:val="18"/>
                <w:shd w:val="clear" w:color="auto" w:fill="FFFFFF"/>
              </w:rPr>
              <w:t xml:space="preserve"> Solution</w:t>
            </w:r>
          </w:p>
        </w:tc>
        <w:tc>
          <w:tcPr>
            <w:tcW w:w="437" w:type="pct"/>
            <w:vAlign w:val="center"/>
          </w:tcPr>
          <w:p w14:paraId="1AC6D19B" w14:textId="76849467" w:rsidR="008053EC" w:rsidRPr="00032BAE" w:rsidRDefault="008053EC">
            <w:pPr>
              <w:jc w:val="center"/>
              <w:rPr>
                <w:rFonts w:ascii="Times New Roman" w:hAnsi="Times New Roman" w:cs="Times New Roman"/>
                <w:color w:val="auto"/>
                <w:sz w:val="18"/>
                <w:szCs w:val="18"/>
                <w:shd w:val="clear" w:color="auto" w:fill="FFFFFF"/>
              </w:rPr>
              <w:pPrChange w:id="2364"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3000 L</w:t>
            </w:r>
          </w:p>
        </w:tc>
        <w:tc>
          <w:tcPr>
            <w:tcW w:w="1581" w:type="pct"/>
            <w:vAlign w:val="center"/>
          </w:tcPr>
          <w:p w14:paraId="127B415C" w14:textId="5201E362" w:rsidR="008053EC" w:rsidRPr="00AF0827" w:rsidDel="00966BA5" w:rsidRDefault="00966BA5" w:rsidP="0030647B">
            <w:pPr>
              <w:jc w:val="both"/>
              <w:rPr>
                <w:del w:id="2365" w:author="Xuning Wei12232" w:date="2026-07-27T11:38:00Z"/>
                <w:rFonts w:ascii="Times New Roman" w:hAnsi="Times New Roman" w:cs="Times New Roman"/>
                <w:color w:val="auto"/>
                <w:sz w:val="18"/>
                <w:szCs w:val="18"/>
                <w:shd w:val="clear" w:color="auto" w:fill="FFFFFF"/>
              </w:rPr>
            </w:pPr>
            <w:ins w:id="2366" w:author="Xuning Wei12232" w:date="2026-07-27T11:38:00Z">
              <w:r>
                <w:rPr>
                  <w:rFonts w:ascii="Times New Roman" w:hAnsi="Times New Roman" w:cs="Times New Roman"/>
                  <w:color w:val="auto"/>
                  <w:sz w:val="18"/>
                  <w:szCs w:val="18"/>
                  <w:shd w:val="clear" w:color="auto" w:fill="FFFFFF"/>
                </w:rPr>
                <w:t>I</w:t>
              </w:r>
              <w:r w:rsidRPr="00937F85">
                <w:rPr>
                  <w:rFonts w:ascii="Times New Roman" w:hAnsi="Times New Roman" w:cs="Times New Roman"/>
                  <w:color w:val="auto"/>
                  <w:sz w:val="18"/>
                  <w:szCs w:val="18"/>
                  <w:shd w:val="clear" w:color="auto" w:fill="FFFFFF"/>
                </w:rPr>
                <w:t>nner surface, temperature probe, agitator, pipeline, transfer pump, mass flowmeter, valve</w:t>
              </w:r>
              <w:r>
                <w:rPr>
                  <w:rFonts w:ascii="Times New Roman" w:hAnsi="Times New Roman" w:cs="Times New Roman"/>
                  <w:color w:val="auto"/>
                  <w:sz w:val="18"/>
                  <w:szCs w:val="18"/>
                  <w:shd w:val="clear" w:color="auto" w:fill="FFFFFF"/>
                </w:rPr>
                <w:t xml:space="preserve">: </w:t>
              </w:r>
              <w:r w:rsidRPr="00966BA5">
                <w:rPr>
                  <w:rFonts w:ascii="Times New Roman" w:eastAsia="FangSong" w:hAnsi="Times New Roman" w:cs="Times New Roman"/>
                  <w:color w:val="auto"/>
                  <w:sz w:val="18"/>
                  <w:szCs w:val="18"/>
                  <w:lang w:eastAsia="zh-CN"/>
                  <w:rPrChange w:id="2367" w:author="Xuning Wei12232" w:date="2026-07-27T11:39:00Z">
                    <w:rPr>
                      <w:rFonts w:ascii="Times New Roman" w:eastAsia="FangSong" w:hAnsi="Times New Roman" w:cs="Times New Roman"/>
                      <w:b/>
                      <w:color w:val="auto"/>
                      <w:sz w:val="18"/>
                      <w:szCs w:val="18"/>
                      <w:lang w:eastAsia="zh-CN"/>
                    </w:rPr>
                  </w:rPrChange>
                </w:rPr>
                <w:t>304 SS</w:t>
              </w:r>
              <w:r w:rsidRPr="00966BA5" w:rsidDel="00966BA5">
                <w:rPr>
                  <w:rFonts w:ascii="Times New Roman" w:hAnsi="Times New Roman" w:cs="Times New Roman"/>
                  <w:color w:val="auto"/>
                  <w:sz w:val="18"/>
                  <w:szCs w:val="18"/>
                  <w:shd w:val="clear" w:color="auto" w:fill="FFFFFF"/>
                </w:rPr>
                <w:t xml:space="preserve"> </w:t>
              </w:r>
              <w:r w:rsidRPr="00AF0827" w:rsidDel="00966BA5">
                <w:rPr>
                  <w:rFonts w:ascii="Times New Roman" w:hAnsi="Times New Roman" w:cs="Times New Roman"/>
                  <w:color w:val="auto"/>
                  <w:sz w:val="18"/>
                  <w:szCs w:val="18"/>
                  <w:shd w:val="clear" w:color="auto" w:fill="FFFFFF"/>
                </w:rPr>
                <w:t xml:space="preserve"> </w:t>
              </w:r>
            </w:ins>
            <w:del w:id="2368" w:author="Xuning Wei12232" w:date="2026-07-27T11:38:00Z">
              <w:r w:rsidR="00D57C5B" w:rsidRPr="00AF0827" w:rsidDel="00966BA5">
                <w:rPr>
                  <w:rFonts w:ascii="Times New Roman" w:hAnsi="Times New Roman" w:cs="Times New Roman"/>
                  <w:color w:val="auto"/>
                  <w:sz w:val="18"/>
                  <w:szCs w:val="18"/>
                  <w:shd w:val="clear" w:color="auto" w:fill="FFFFFF"/>
                </w:rPr>
                <w:delText>Tank material: S304</w:delText>
              </w:r>
              <w:r w:rsidR="00D50B6D" w:rsidRPr="00AF0827" w:rsidDel="00966BA5">
                <w:rPr>
                  <w:rFonts w:ascii="Times New Roman" w:hAnsi="Times New Roman" w:cs="Times New Roman"/>
                  <w:color w:val="auto"/>
                  <w:sz w:val="18"/>
                  <w:szCs w:val="18"/>
                  <w:shd w:val="clear" w:color="auto" w:fill="FFFFFF"/>
                </w:rPr>
                <w:delText>08</w:delText>
              </w:r>
            </w:del>
          </w:p>
          <w:p w14:paraId="1D871388" w14:textId="35F92400" w:rsidR="008053EC" w:rsidRPr="00AF0827" w:rsidDel="00966BA5" w:rsidRDefault="00D57C5B" w:rsidP="0030647B">
            <w:pPr>
              <w:jc w:val="both"/>
              <w:rPr>
                <w:del w:id="2369" w:author="Xuning Wei12232" w:date="2026-07-27T11:38:00Z"/>
                <w:rFonts w:ascii="Times New Roman" w:hAnsi="Times New Roman" w:cs="Times New Roman"/>
                <w:color w:val="auto"/>
                <w:sz w:val="18"/>
                <w:szCs w:val="18"/>
                <w:shd w:val="clear" w:color="auto" w:fill="FFFFFF"/>
              </w:rPr>
            </w:pPr>
            <w:del w:id="2370" w:author="Xuning Wei12232" w:date="2026-07-27T11:38:00Z">
              <w:r w:rsidRPr="00AF0827" w:rsidDel="00966BA5">
                <w:rPr>
                  <w:rFonts w:ascii="Times New Roman" w:hAnsi="Times New Roman" w:cs="Times New Roman"/>
                  <w:color w:val="auto"/>
                  <w:sz w:val="18"/>
                  <w:szCs w:val="18"/>
                  <w:shd w:val="clear" w:color="auto" w:fill="FFFFFF"/>
                </w:rPr>
                <w:delText>Agitator material: S304</w:delText>
              </w:r>
              <w:r w:rsidR="00D50B6D" w:rsidRPr="00AF0827" w:rsidDel="00966BA5">
                <w:rPr>
                  <w:rFonts w:ascii="Times New Roman" w:hAnsi="Times New Roman" w:cs="Times New Roman"/>
                  <w:color w:val="auto"/>
                  <w:sz w:val="18"/>
                  <w:szCs w:val="18"/>
                  <w:shd w:val="clear" w:color="auto" w:fill="FFFFFF"/>
                </w:rPr>
                <w:delText>08</w:delText>
              </w:r>
            </w:del>
          </w:p>
          <w:p w14:paraId="7378359D" w14:textId="1CDBCA69" w:rsidR="008053EC" w:rsidRPr="00AF0827" w:rsidDel="00966BA5" w:rsidRDefault="00D57C5B" w:rsidP="0030647B">
            <w:pPr>
              <w:jc w:val="both"/>
              <w:rPr>
                <w:del w:id="2371" w:author="Xuning Wei12232" w:date="2026-07-27T11:38:00Z"/>
                <w:rFonts w:ascii="Times New Roman" w:hAnsi="Times New Roman" w:cs="Times New Roman"/>
                <w:color w:val="auto"/>
                <w:sz w:val="18"/>
                <w:szCs w:val="18"/>
                <w:shd w:val="clear" w:color="auto" w:fill="FFFFFF"/>
              </w:rPr>
            </w:pPr>
            <w:del w:id="2372" w:author="Xuning Wei12232" w:date="2026-07-27T11:38:00Z">
              <w:r w:rsidRPr="00AF0827" w:rsidDel="00966BA5">
                <w:rPr>
                  <w:rFonts w:ascii="Times New Roman" w:hAnsi="Times New Roman" w:cs="Times New Roman"/>
                  <w:color w:val="auto"/>
                  <w:sz w:val="18"/>
                  <w:szCs w:val="18"/>
                  <w:shd w:val="clear" w:color="auto" w:fill="FFFFFF"/>
                </w:rPr>
                <w:delText>Upper/lower cover: S304</w:delText>
              </w:r>
              <w:r w:rsidR="00ED2144" w:rsidRPr="00AF0827" w:rsidDel="00966BA5">
                <w:rPr>
                  <w:rFonts w:ascii="Times New Roman" w:hAnsi="Times New Roman" w:cs="Times New Roman"/>
                  <w:color w:val="auto"/>
                  <w:sz w:val="18"/>
                  <w:szCs w:val="18"/>
                  <w:shd w:val="clear" w:color="auto" w:fill="FFFFFF"/>
                </w:rPr>
                <w:delText>08</w:delText>
              </w:r>
            </w:del>
          </w:p>
          <w:p w14:paraId="0EB942D9" w14:textId="4F61A32C" w:rsidR="008053EC" w:rsidRPr="003A4FAE" w:rsidDel="00966BA5" w:rsidRDefault="00D50B6D" w:rsidP="0030647B">
            <w:pPr>
              <w:jc w:val="both"/>
              <w:rPr>
                <w:del w:id="2373" w:author="Xuning Wei12232" w:date="2026-07-27T11:38:00Z"/>
                <w:rFonts w:ascii="Times New Roman" w:hAnsi="Times New Roman" w:cs="Times New Roman"/>
                <w:color w:val="auto"/>
                <w:sz w:val="18"/>
                <w:szCs w:val="18"/>
                <w:shd w:val="clear" w:color="auto" w:fill="FFFFFF"/>
                <w:lang w:val="en-IE"/>
                <w:rPrChange w:id="2374" w:author="Johan Granander" w:date="2026-07-28T14:39:00Z">
                  <w:rPr>
                    <w:del w:id="2375" w:author="Xuning Wei12232" w:date="2026-07-27T11:38:00Z"/>
                    <w:rFonts w:ascii="Times New Roman" w:hAnsi="Times New Roman" w:cs="Times New Roman"/>
                    <w:color w:val="auto"/>
                    <w:sz w:val="18"/>
                    <w:szCs w:val="18"/>
                    <w:shd w:val="clear" w:color="auto" w:fill="FFFFFF"/>
                  </w:rPr>
                </w:rPrChange>
              </w:rPr>
            </w:pPr>
            <w:del w:id="2376" w:author="Xuning Wei12232" w:date="2026-07-27T11:38:00Z">
              <w:r w:rsidRPr="003A4FAE" w:rsidDel="00966BA5">
                <w:rPr>
                  <w:rFonts w:ascii="Times New Roman" w:hAnsi="Times New Roman" w:cs="Times New Roman"/>
                  <w:color w:val="auto"/>
                  <w:sz w:val="18"/>
                  <w:szCs w:val="18"/>
                  <w:shd w:val="clear" w:color="auto" w:fill="FFFFFF"/>
                  <w:lang w:val="en-IE"/>
                  <w:rPrChange w:id="2377" w:author="Johan Granander" w:date="2026-07-28T14:39:00Z">
                    <w:rPr>
                      <w:rFonts w:ascii="Times New Roman" w:hAnsi="Times New Roman" w:cs="Times New Roman"/>
                      <w:color w:val="auto"/>
                      <w:sz w:val="18"/>
                      <w:szCs w:val="18"/>
                      <w:shd w:val="clear" w:color="auto" w:fill="FFFFFF"/>
                    </w:rPr>
                  </w:rPrChange>
                </w:rPr>
                <w:delText>Pump material:  SS</w:delText>
              </w:r>
            </w:del>
          </w:p>
          <w:p w14:paraId="739529D5" w14:textId="6FBDC0CC" w:rsidR="008053EC" w:rsidRPr="003A4FAE" w:rsidDel="00966BA5" w:rsidRDefault="008053EC" w:rsidP="0030647B">
            <w:pPr>
              <w:jc w:val="both"/>
              <w:rPr>
                <w:del w:id="2378" w:author="Xuning Wei12232" w:date="2026-07-27T11:38:00Z"/>
                <w:rFonts w:ascii="Times New Roman" w:hAnsi="Times New Roman" w:cs="Times New Roman"/>
                <w:color w:val="auto"/>
                <w:sz w:val="18"/>
                <w:szCs w:val="18"/>
                <w:shd w:val="clear" w:color="auto" w:fill="FFFFFF"/>
                <w:lang w:val="en-IE"/>
                <w:rPrChange w:id="2379" w:author="Johan Granander" w:date="2026-07-28T14:39:00Z">
                  <w:rPr>
                    <w:del w:id="2380" w:author="Xuning Wei12232" w:date="2026-07-27T11:38:00Z"/>
                    <w:rFonts w:ascii="Times New Roman" w:hAnsi="Times New Roman" w:cs="Times New Roman"/>
                    <w:color w:val="auto"/>
                    <w:sz w:val="18"/>
                    <w:szCs w:val="18"/>
                    <w:shd w:val="clear" w:color="auto" w:fill="FFFFFF"/>
                  </w:rPr>
                </w:rPrChange>
              </w:rPr>
            </w:pPr>
            <w:del w:id="2381" w:author="Xuning Wei12232" w:date="2026-07-27T11:38:00Z">
              <w:r w:rsidRPr="003A4FAE" w:rsidDel="00966BA5">
                <w:rPr>
                  <w:rFonts w:ascii="Times New Roman" w:hAnsi="Times New Roman" w:cs="Times New Roman"/>
                  <w:color w:val="auto"/>
                  <w:sz w:val="18"/>
                  <w:szCs w:val="18"/>
                  <w:shd w:val="clear" w:color="auto" w:fill="FFFFFF"/>
                  <w:lang w:val="en-IE"/>
                  <w:rPrChange w:id="2382" w:author="Johan Granander" w:date="2026-07-28T14:39:00Z">
                    <w:rPr>
                      <w:rFonts w:ascii="Times New Roman" w:hAnsi="Times New Roman" w:cs="Times New Roman"/>
                      <w:color w:val="auto"/>
                      <w:sz w:val="18"/>
                      <w:szCs w:val="18"/>
                      <w:shd w:val="clear" w:color="auto" w:fill="FFFFFF"/>
                    </w:rPr>
                  </w:rPrChange>
                </w:rPr>
                <w:delText>Mass flow meter: SS</w:delText>
              </w:r>
            </w:del>
          </w:p>
          <w:p w14:paraId="33EB2099" w14:textId="5A196059" w:rsidR="008053EC" w:rsidRPr="00AF0827" w:rsidDel="00966BA5" w:rsidRDefault="008053EC" w:rsidP="0030647B">
            <w:pPr>
              <w:jc w:val="both"/>
              <w:rPr>
                <w:del w:id="2383" w:author="Xuning Wei12232" w:date="2026-07-27T11:38:00Z"/>
                <w:rFonts w:ascii="Times New Roman" w:hAnsi="Times New Roman" w:cs="Times New Roman"/>
                <w:color w:val="auto"/>
                <w:sz w:val="18"/>
                <w:szCs w:val="18"/>
                <w:shd w:val="clear" w:color="auto" w:fill="FFFFFF"/>
              </w:rPr>
            </w:pPr>
            <w:del w:id="2384" w:author="Xuning Wei12232" w:date="2026-07-27T11:38:00Z">
              <w:r w:rsidRPr="00AF0827" w:rsidDel="00966BA5">
                <w:rPr>
                  <w:rFonts w:ascii="Times New Roman" w:hAnsi="Times New Roman" w:cs="Times New Roman"/>
                  <w:color w:val="auto"/>
                  <w:sz w:val="18"/>
                  <w:szCs w:val="18"/>
                  <w:shd w:val="clear" w:color="auto" w:fill="FFFFFF"/>
                </w:rPr>
                <w:delText xml:space="preserve">Pipeline material: </w:delText>
              </w:r>
              <w:r w:rsidR="007D4F0A" w:rsidRPr="00AF0827" w:rsidDel="00966BA5">
                <w:rPr>
                  <w:rFonts w:ascii="Times New Roman" w:hAnsi="Times New Roman" w:cs="Times New Roman"/>
                  <w:color w:val="auto"/>
                  <w:sz w:val="18"/>
                  <w:szCs w:val="18"/>
                  <w:shd w:val="clear" w:color="auto" w:fill="FFFFFF"/>
                </w:rPr>
                <w:delText>316L</w:delText>
              </w:r>
            </w:del>
          </w:p>
          <w:p w14:paraId="3B8B2527" w14:textId="6F54D503" w:rsidR="008053EC" w:rsidRPr="00AF0827" w:rsidDel="00966BA5" w:rsidRDefault="00D57C5B" w:rsidP="0030647B">
            <w:pPr>
              <w:jc w:val="both"/>
              <w:rPr>
                <w:del w:id="2385" w:author="Xuning Wei12232" w:date="2026-07-27T11:38:00Z"/>
                <w:rFonts w:ascii="Times New Roman" w:hAnsi="Times New Roman" w:cs="Times New Roman"/>
                <w:color w:val="auto"/>
                <w:sz w:val="18"/>
                <w:szCs w:val="18"/>
                <w:shd w:val="clear" w:color="auto" w:fill="FFFFFF"/>
              </w:rPr>
            </w:pPr>
            <w:del w:id="2386" w:author="Xuning Wei12232" w:date="2026-07-27T11:38:00Z">
              <w:r w:rsidRPr="00AF0827" w:rsidDel="00966BA5">
                <w:rPr>
                  <w:rFonts w:ascii="Times New Roman" w:hAnsi="Times New Roman" w:cs="Times New Roman"/>
                  <w:color w:val="auto"/>
                  <w:sz w:val="18"/>
                  <w:szCs w:val="18"/>
                  <w:shd w:val="clear" w:color="auto" w:fill="FFFFFF"/>
                </w:rPr>
                <w:delText xml:space="preserve">Gaskets and </w:delText>
              </w:r>
              <w:r w:rsidR="008053EC" w:rsidRPr="00AF0827" w:rsidDel="00966BA5">
                <w:rPr>
                  <w:rFonts w:ascii="Times New Roman" w:hAnsi="Times New Roman" w:cs="Times New Roman"/>
                  <w:color w:val="auto"/>
                  <w:sz w:val="18"/>
                  <w:szCs w:val="18"/>
                  <w:shd w:val="clear" w:color="auto" w:fill="FFFFFF"/>
                </w:rPr>
                <w:delText>Sealing ring: PTFE</w:delText>
              </w:r>
            </w:del>
          </w:p>
          <w:p w14:paraId="644F6D35" w14:textId="0B704772" w:rsidR="00966BA5" w:rsidRDefault="008053EC" w:rsidP="00A15181">
            <w:pPr>
              <w:jc w:val="both"/>
              <w:rPr>
                <w:ins w:id="2387" w:author="Xuning Wei12232" w:date="2026-07-27T11:37:00Z"/>
                <w:rFonts w:ascii="Times New Roman" w:hAnsi="Times New Roman" w:cs="Times New Roman"/>
                <w:color w:val="auto"/>
                <w:sz w:val="18"/>
                <w:szCs w:val="18"/>
                <w:shd w:val="clear" w:color="auto" w:fill="FFFFFF"/>
              </w:rPr>
            </w:pPr>
            <w:del w:id="2388" w:author="Xuning Wei12232" w:date="2026-07-27T11:38:00Z">
              <w:r w:rsidRPr="00AF0827" w:rsidDel="00966BA5">
                <w:rPr>
                  <w:rFonts w:ascii="Times New Roman" w:hAnsi="Times New Roman" w:cs="Times New Roman"/>
                  <w:color w:val="auto"/>
                  <w:sz w:val="18"/>
                  <w:szCs w:val="18"/>
                  <w:shd w:val="clear" w:color="auto" w:fill="FFFFFF"/>
                </w:rPr>
                <w:delText xml:space="preserve">Valve material: </w:delText>
              </w:r>
              <w:r w:rsidR="00D57C5B" w:rsidRPr="00AF0827" w:rsidDel="00966BA5">
                <w:rPr>
                  <w:rFonts w:ascii="Times New Roman" w:hAnsi="Times New Roman" w:cs="Times New Roman"/>
                  <w:color w:val="auto"/>
                  <w:sz w:val="18"/>
                  <w:szCs w:val="18"/>
                  <w:shd w:val="clear" w:color="auto" w:fill="FFFFFF"/>
                </w:rPr>
                <w:delText>304&amp;316L</w:delText>
              </w:r>
            </w:del>
            <w:ins w:id="2389" w:author="Xuning Wei12232" w:date="2026-07-27T11:35:00Z">
              <w:r w:rsidR="0032037C">
                <w:rPr>
                  <w:rFonts w:ascii="Times New Roman" w:hAnsi="Times New Roman" w:cs="Times New Roman"/>
                  <w:color w:val="0000FF"/>
                  <w:sz w:val="18"/>
                  <w:szCs w:val="18"/>
                </w:rPr>
                <w:t>M</w:t>
              </w:r>
              <w:commentRangeStart w:id="2390"/>
              <w:commentRangeStart w:id="2391"/>
              <w:r w:rsidR="0032037C" w:rsidRPr="004C5939">
                <w:rPr>
                  <w:rFonts w:ascii="Times New Roman" w:hAnsi="Times New Roman" w:cs="Times New Roman"/>
                  <w:color w:val="0000FF"/>
                  <w:sz w:val="18"/>
                  <w:szCs w:val="18"/>
                </w:rPr>
                <w:t>echan</w:t>
              </w:r>
              <w:commentRangeEnd w:id="2390"/>
              <w:r w:rsidR="0032037C" w:rsidRPr="004C5939">
                <w:rPr>
                  <w:rStyle w:val="aff1"/>
                  <w:rFonts w:ascii="Times New Roman" w:hAnsi="Times New Roman" w:cs="Times New Roman"/>
                  <w:color w:val="0000FF"/>
                  <w:sz w:val="18"/>
                  <w:szCs w:val="18"/>
                </w:rPr>
                <w:commentReference w:id="2390"/>
              </w:r>
              <w:commentRangeEnd w:id="2391"/>
              <w:r w:rsidR="0032037C" w:rsidRPr="004C5939">
                <w:rPr>
                  <w:rStyle w:val="aff1"/>
                  <w:rFonts w:ascii="Times New Roman" w:hAnsi="Times New Roman" w:cs="Times New Roman"/>
                  <w:color w:val="0000FF"/>
                  <w:sz w:val="18"/>
                  <w:szCs w:val="18"/>
                </w:rPr>
                <w:commentReference w:id="2391"/>
              </w:r>
              <w:r w:rsidR="0032037C" w:rsidRPr="004C5939">
                <w:rPr>
                  <w:rFonts w:ascii="Times New Roman" w:hAnsi="Times New Roman" w:cs="Times New Roman"/>
                  <w:color w:val="0000FF"/>
                  <w:sz w:val="18"/>
                  <w:szCs w:val="18"/>
                </w:rPr>
                <w:t xml:space="preserve">ical </w:t>
              </w:r>
              <w:r w:rsidR="0032037C" w:rsidRPr="335F2C10">
                <w:rPr>
                  <w:rFonts w:ascii="Times New Roman" w:hAnsi="Times New Roman" w:cs="Times New Roman"/>
                  <w:color w:val="auto"/>
                  <w:sz w:val="18"/>
                  <w:szCs w:val="18"/>
                </w:rPr>
                <w:t>seal</w:t>
              </w:r>
              <w:r w:rsidR="0032037C">
                <w:rPr>
                  <w:rFonts w:ascii="Times New Roman" w:hAnsi="Times New Roman" w:cs="Times New Roman"/>
                  <w:color w:val="auto"/>
                  <w:sz w:val="18"/>
                  <w:szCs w:val="18"/>
                </w:rPr>
                <w:t xml:space="preserve">: </w:t>
              </w:r>
              <w:r w:rsidR="0032037C" w:rsidRPr="0032037C">
                <w:rPr>
                  <w:rFonts w:ascii="Times New Roman" w:hAnsi="Times New Roman" w:cs="Times New Roman"/>
                  <w:color w:val="auto"/>
                  <w:sz w:val="18"/>
                  <w:szCs w:val="18"/>
                  <w:shd w:val="clear" w:color="auto" w:fill="FFFFFF"/>
                  <w:rPrChange w:id="2392" w:author="Xuning Wei12232" w:date="2026-07-27T11:35:00Z">
                    <w:rPr>
                      <w:rFonts w:ascii="Times New Roman" w:hAnsi="Times New Roman" w:cs="Times New Roman"/>
                      <w:b/>
                      <w:color w:val="auto"/>
                      <w:sz w:val="18"/>
                      <w:szCs w:val="18"/>
                      <w:shd w:val="clear" w:color="auto" w:fill="FFFFFF"/>
                    </w:rPr>
                  </w:rPrChange>
                </w:rPr>
                <w:t>304SS &amp; PTFE &amp; FFKM</w:t>
              </w:r>
            </w:ins>
          </w:p>
          <w:p w14:paraId="03D85A28" w14:textId="3FC035E9" w:rsidR="00966BA5" w:rsidRPr="00937F85" w:rsidRDefault="00966BA5" w:rsidP="00966BA5">
            <w:pPr>
              <w:rPr>
                <w:ins w:id="2393" w:author="Xuning Wei12232" w:date="2026-07-27T11:37:00Z"/>
                <w:rFonts w:ascii="Times New Roman" w:eastAsiaTheme="minorEastAsia" w:hAnsi="Times New Roman" w:cs="Times New Roman"/>
                <w:color w:val="auto"/>
                <w:sz w:val="18"/>
                <w:szCs w:val="18"/>
                <w:shd w:val="clear" w:color="auto" w:fill="FFFFFF"/>
                <w:lang w:eastAsia="zh-CN"/>
              </w:rPr>
            </w:pPr>
            <w:ins w:id="2394" w:author="Xuning Wei12232" w:date="2026-07-27T11:37:00Z">
              <w:r>
                <w:rPr>
                  <w:rFonts w:ascii="Times New Roman" w:hAnsi="Times New Roman" w:cs="Times New Roman"/>
                  <w:color w:val="auto"/>
                  <w:sz w:val="18"/>
                  <w:szCs w:val="18"/>
                  <w:shd w:val="clear" w:color="auto" w:fill="FFFFFF"/>
                </w:rPr>
                <w:t>S</w:t>
              </w:r>
              <w:r w:rsidRPr="00937F85">
                <w:rPr>
                  <w:rFonts w:ascii="Times New Roman" w:hAnsi="Times New Roman" w:cs="Times New Roman"/>
                  <w:color w:val="auto"/>
                  <w:sz w:val="18"/>
                  <w:szCs w:val="18"/>
                  <w:shd w:val="clear" w:color="auto" w:fill="FFFFFF"/>
                </w:rPr>
                <w:t>ight glass</w:t>
              </w:r>
              <w:r>
                <w:rPr>
                  <w:rFonts w:ascii="Times New Roman" w:eastAsiaTheme="minorEastAsia" w:hAnsi="Times New Roman" w:cs="Times New Roman"/>
                  <w:color w:val="auto"/>
                  <w:sz w:val="18"/>
                  <w:szCs w:val="18"/>
                  <w:shd w:val="clear" w:color="auto" w:fill="FFFFFF"/>
                  <w:lang w:eastAsia="zh-CN"/>
                </w:rPr>
                <w:t xml:space="preserve">: </w:t>
              </w:r>
              <w:r w:rsidRPr="00966BA5">
                <w:rPr>
                  <w:rFonts w:ascii="Times New Roman" w:hAnsi="Times New Roman" w:cs="Times New Roman"/>
                  <w:color w:val="auto"/>
                  <w:sz w:val="18"/>
                  <w:szCs w:val="18"/>
                  <w:shd w:val="clear" w:color="auto" w:fill="FFFFFF"/>
                  <w:rPrChange w:id="2395" w:author="Xuning Wei12232" w:date="2026-07-27T11:37:00Z">
                    <w:rPr>
                      <w:rFonts w:ascii="Times New Roman" w:hAnsi="Times New Roman" w:cs="Times New Roman"/>
                      <w:b/>
                      <w:color w:val="auto"/>
                      <w:sz w:val="18"/>
                      <w:szCs w:val="18"/>
                      <w:shd w:val="clear" w:color="auto" w:fill="FFFFFF"/>
                    </w:rPr>
                  </w:rPrChange>
                </w:rPr>
                <w:t>G</w:t>
              </w:r>
              <w:r w:rsidRPr="001556CB">
                <w:rPr>
                  <w:rFonts w:ascii="Times New Roman" w:hAnsi="Times New Roman" w:cs="Times New Roman"/>
                  <w:color w:val="0000FF"/>
                  <w:sz w:val="18"/>
                  <w:szCs w:val="18"/>
                  <w:shd w:val="clear" w:color="auto" w:fill="FFFFFF"/>
                  <w:lang w:val="en-IE"/>
                  <w:rPrChange w:id="2396" w:author="Johan Granander" w:date="2026-07-28T13:30:00Z">
                    <w:rPr>
                      <w:rFonts w:ascii="Times New Roman" w:hAnsi="Times New Roman" w:cs="Times New Roman"/>
                      <w:b/>
                      <w:color w:val="0000FF"/>
                      <w:sz w:val="18"/>
                      <w:szCs w:val="18"/>
                      <w:shd w:val="clear" w:color="auto" w:fill="FFFFFF"/>
                      <w:lang w:val="sv-SE"/>
                    </w:rPr>
                  </w:rPrChange>
                </w:rPr>
                <w:t>lass</w:t>
              </w:r>
              <w:r w:rsidRPr="00966BA5">
                <w:rPr>
                  <w:rFonts w:ascii="Times New Roman" w:hAnsi="Times New Roman" w:cs="Times New Roman"/>
                  <w:color w:val="auto"/>
                  <w:sz w:val="18"/>
                  <w:szCs w:val="18"/>
                  <w:shd w:val="clear" w:color="auto" w:fill="FFFFFF"/>
                </w:rPr>
                <w:t xml:space="preserve"> </w:t>
              </w:r>
            </w:ins>
          </w:p>
          <w:p w14:paraId="0F83F62E" w14:textId="77777777" w:rsidR="0032037C" w:rsidRDefault="00966BA5" w:rsidP="00A15181">
            <w:pPr>
              <w:jc w:val="both"/>
              <w:rPr>
                <w:ins w:id="2397" w:author="Xuning Wei12232" w:date="2026-07-27T11:39:00Z"/>
                <w:rFonts w:ascii="Times New Roman" w:hAnsi="Times New Roman" w:cs="Times New Roman"/>
                <w:color w:val="auto"/>
                <w:sz w:val="18"/>
                <w:szCs w:val="18"/>
                <w:shd w:val="clear" w:color="auto" w:fill="FFFFFF"/>
              </w:rPr>
            </w:pPr>
            <w:ins w:id="2398" w:author="Xuning Wei12232" w:date="2026-07-27T11:37:00Z">
              <w:r>
                <w:rPr>
                  <w:rFonts w:ascii="Times New Roman" w:hAnsi="Times New Roman" w:cs="Times New Roman"/>
                  <w:color w:val="auto"/>
                  <w:sz w:val="18"/>
                  <w:szCs w:val="18"/>
                  <w:shd w:val="clear" w:color="auto" w:fill="FFFFFF"/>
                </w:rPr>
                <w:t>V</w:t>
              </w:r>
              <w:r w:rsidRPr="00937F85">
                <w:rPr>
                  <w:rFonts w:ascii="Times New Roman" w:hAnsi="Times New Roman" w:cs="Times New Roman"/>
                  <w:color w:val="auto"/>
                  <w:sz w:val="18"/>
                  <w:szCs w:val="18"/>
                  <w:shd w:val="clear" w:color="auto" w:fill="FFFFFF"/>
                </w:rPr>
                <w:t>alve, gasket, including manway gaskets and gaskets on all inlet valve manifolds</w:t>
              </w:r>
              <w:r>
                <w:rPr>
                  <w:rFonts w:ascii="Times New Roman" w:hAnsi="Times New Roman" w:cs="Times New Roman"/>
                  <w:color w:val="auto"/>
                  <w:sz w:val="18"/>
                  <w:szCs w:val="18"/>
                  <w:shd w:val="clear" w:color="auto" w:fill="FFFFFF"/>
                </w:rPr>
                <w:t xml:space="preserve">: </w:t>
              </w:r>
            </w:ins>
            <w:ins w:id="2399" w:author="Xuning Wei12232" w:date="2026-07-27T11:38:00Z">
              <w:r w:rsidRPr="00AF0827">
                <w:rPr>
                  <w:rFonts w:ascii="Times New Roman" w:hAnsi="Times New Roman" w:cs="Times New Roman"/>
                  <w:color w:val="auto"/>
                  <w:sz w:val="18"/>
                  <w:szCs w:val="18"/>
                  <w:shd w:val="clear" w:color="auto" w:fill="FFFFFF"/>
                </w:rPr>
                <w:t xml:space="preserve"> PTFE</w:t>
              </w:r>
            </w:ins>
          </w:p>
          <w:p w14:paraId="442C4B28" w14:textId="12012378" w:rsidR="00966BA5" w:rsidRPr="00AF0827" w:rsidRDefault="00966BA5" w:rsidP="00045CD1">
            <w:pPr>
              <w:jc w:val="both"/>
              <w:rPr>
                <w:rFonts w:ascii="Times New Roman" w:hAnsi="Times New Roman" w:cs="Times New Roman"/>
                <w:color w:val="auto"/>
                <w:sz w:val="18"/>
                <w:szCs w:val="18"/>
                <w:shd w:val="clear" w:color="auto" w:fill="FFFFFF"/>
              </w:rPr>
            </w:pPr>
            <w:ins w:id="2400" w:author="Xuning Wei12232" w:date="2026-07-27T11:39:00Z">
              <w:r>
                <w:rPr>
                  <w:rFonts w:ascii="Times New Roman" w:hAnsi="Times New Roman" w:cs="Times New Roman"/>
                  <w:color w:val="0000FF"/>
                  <w:sz w:val="18"/>
                  <w:szCs w:val="18"/>
                </w:rPr>
                <w:t>M</w:t>
              </w:r>
              <w:r w:rsidRPr="004C5939">
                <w:rPr>
                  <w:rFonts w:ascii="Times New Roman" w:hAnsi="Times New Roman" w:cs="Times New Roman"/>
                  <w:color w:val="0000FF"/>
                  <w:sz w:val="18"/>
                  <w:szCs w:val="18"/>
                </w:rPr>
                <w:t xml:space="preserve">echanical </w:t>
              </w:r>
              <w:r w:rsidRPr="335F2C10">
                <w:rPr>
                  <w:rFonts w:ascii="Times New Roman" w:hAnsi="Times New Roman" w:cs="Times New Roman"/>
                  <w:color w:val="auto"/>
                  <w:sz w:val="18"/>
                  <w:szCs w:val="18"/>
                </w:rPr>
                <w:t>seal</w:t>
              </w:r>
              <w:r>
                <w:rPr>
                  <w:rFonts w:ascii="Times New Roman" w:hAnsi="Times New Roman" w:cs="Times New Roman"/>
                  <w:color w:val="auto"/>
                  <w:sz w:val="18"/>
                  <w:szCs w:val="18"/>
                </w:rPr>
                <w:t xml:space="preserve">: </w:t>
              </w:r>
              <w:r>
                <w:rPr>
                  <w:rFonts w:ascii="Times New Roman" w:hAnsi="Times New Roman" w:cs="Times New Roman"/>
                  <w:b/>
                  <w:color w:val="auto"/>
                  <w:sz w:val="18"/>
                  <w:szCs w:val="18"/>
                  <w:shd w:val="clear" w:color="auto" w:fill="FFFFFF"/>
                </w:rPr>
                <w:t>3</w:t>
              </w:r>
              <w:r w:rsidRPr="00966BA5">
                <w:rPr>
                  <w:rFonts w:ascii="Times New Roman" w:hAnsi="Times New Roman" w:cs="Times New Roman"/>
                  <w:color w:val="auto"/>
                  <w:sz w:val="18"/>
                  <w:szCs w:val="18"/>
                  <w:shd w:val="clear" w:color="auto" w:fill="FFFFFF"/>
                  <w:rPrChange w:id="2401" w:author="Xuning Wei12232" w:date="2026-07-27T11:40:00Z">
                    <w:rPr>
                      <w:rFonts w:ascii="Times New Roman" w:hAnsi="Times New Roman" w:cs="Times New Roman"/>
                      <w:b/>
                      <w:color w:val="auto"/>
                      <w:sz w:val="18"/>
                      <w:szCs w:val="18"/>
                      <w:shd w:val="clear" w:color="auto" w:fill="FFFFFF"/>
                    </w:rPr>
                  </w:rPrChange>
                </w:rPr>
                <w:t>04SS &amp; PTFE &amp; FFKM</w:t>
              </w:r>
            </w:ins>
          </w:p>
        </w:tc>
      </w:tr>
      <w:tr w:rsidR="00032BAE" w:rsidRPr="00032BAE" w14:paraId="145DB388" w14:textId="77777777" w:rsidTr="00032BAE">
        <w:trPr>
          <w:trHeight w:val="397"/>
        </w:trPr>
        <w:tc>
          <w:tcPr>
            <w:tcW w:w="744" w:type="pct"/>
            <w:vMerge/>
            <w:vAlign w:val="center"/>
          </w:tcPr>
          <w:p w14:paraId="1C085A20" w14:textId="77777777" w:rsidR="008053EC" w:rsidRPr="00032BAE" w:rsidRDefault="008053EC" w:rsidP="0030647B">
            <w:pPr>
              <w:jc w:val="both"/>
              <w:rPr>
                <w:rFonts w:ascii="Times New Roman" w:hAnsi="Times New Roman" w:cs="Times New Roman"/>
                <w:color w:val="auto"/>
                <w:sz w:val="18"/>
                <w:szCs w:val="18"/>
                <w:shd w:val="clear" w:color="auto" w:fill="FFFFFF"/>
              </w:rPr>
            </w:pPr>
          </w:p>
        </w:tc>
        <w:tc>
          <w:tcPr>
            <w:tcW w:w="1084" w:type="pct"/>
            <w:vAlign w:val="center"/>
          </w:tcPr>
          <w:p w14:paraId="077648C8" w14:textId="101F8D72" w:rsidR="008053EC" w:rsidRPr="00032BAE" w:rsidRDefault="008053EC">
            <w:pPr>
              <w:jc w:val="center"/>
              <w:rPr>
                <w:rFonts w:ascii="Times New Roman" w:eastAsiaTheme="minorEastAsia" w:hAnsi="Times New Roman" w:cs="Times New Roman"/>
                <w:color w:val="auto"/>
                <w:sz w:val="18"/>
                <w:szCs w:val="18"/>
                <w:shd w:val="clear" w:color="auto" w:fill="FFFFFF"/>
                <w:lang w:eastAsia="zh-CN"/>
              </w:rPr>
              <w:pPrChange w:id="2402" w:author="He Han" w:date="2026-08-27T14:30:00Z">
                <w:pPr>
                  <w:framePr w:hSpace="180" w:wrap="around" w:vAnchor="text" w:hAnchor="text" w:xAlign="center" w:y="1"/>
                  <w:suppressOverlap/>
                  <w:jc w:val="both"/>
                </w:pPr>
              </w:pPrChange>
            </w:pPr>
            <w:commentRangeStart w:id="2403"/>
            <w:commentRangeStart w:id="2404"/>
            <w:commentRangeStart w:id="2405"/>
            <w:commentRangeStart w:id="2406"/>
            <w:r w:rsidRPr="00032BAE">
              <w:rPr>
                <w:rFonts w:ascii="Times New Roman" w:eastAsiaTheme="minorEastAsia" w:hAnsi="Times New Roman" w:cs="Times New Roman"/>
                <w:color w:val="auto"/>
                <w:sz w:val="18"/>
                <w:szCs w:val="18"/>
                <w:shd w:val="clear" w:color="auto" w:fill="FFFFFF"/>
                <w:lang w:eastAsia="zh-CN"/>
              </w:rPr>
              <w:t>TJ4S-1213-SPS01-AT02</w:t>
            </w:r>
            <w:commentRangeEnd w:id="2403"/>
            <w:r w:rsidR="00DD3AB1" w:rsidRPr="00032BAE">
              <w:rPr>
                <w:rStyle w:val="aff1"/>
                <w:rFonts w:ascii="Times New Roman" w:eastAsiaTheme="minorEastAsia" w:hAnsi="Times New Roman" w:cs="Times New Roman"/>
                <w:color w:val="auto"/>
                <w:sz w:val="18"/>
                <w:szCs w:val="18"/>
                <w:shd w:val="clear" w:color="auto" w:fill="FFFFFF"/>
                <w:lang w:eastAsia="zh-CN"/>
              </w:rPr>
              <w:commentReference w:id="2403"/>
            </w:r>
            <w:commentRangeEnd w:id="2404"/>
            <w:r w:rsidRPr="00032BAE">
              <w:rPr>
                <w:rStyle w:val="aff1"/>
                <w:rFonts w:ascii="Times New Roman" w:eastAsiaTheme="minorEastAsia" w:hAnsi="Times New Roman" w:cs="Times New Roman"/>
                <w:color w:val="auto"/>
                <w:sz w:val="18"/>
                <w:szCs w:val="18"/>
                <w:shd w:val="clear" w:color="auto" w:fill="FFFFFF"/>
                <w:lang w:eastAsia="zh-CN"/>
              </w:rPr>
              <w:commentReference w:id="2404"/>
            </w:r>
            <w:commentRangeEnd w:id="2405"/>
            <w:r w:rsidRPr="00032BAE">
              <w:rPr>
                <w:rStyle w:val="aff1"/>
                <w:rFonts w:ascii="Times New Roman" w:eastAsiaTheme="minorEastAsia" w:hAnsi="Times New Roman" w:cs="Times New Roman"/>
                <w:color w:val="auto"/>
                <w:sz w:val="18"/>
                <w:szCs w:val="18"/>
                <w:shd w:val="clear" w:color="auto" w:fill="FFFFFF"/>
                <w:lang w:eastAsia="zh-CN"/>
              </w:rPr>
              <w:commentReference w:id="2405"/>
            </w:r>
            <w:commentRangeEnd w:id="2406"/>
            <w:r w:rsidRPr="00032BAE">
              <w:rPr>
                <w:rStyle w:val="aff1"/>
                <w:rFonts w:ascii="Times New Roman" w:eastAsiaTheme="minorEastAsia" w:hAnsi="Times New Roman" w:cs="Times New Roman"/>
                <w:color w:val="auto"/>
                <w:sz w:val="18"/>
                <w:szCs w:val="18"/>
                <w:shd w:val="clear" w:color="auto" w:fill="FFFFFF"/>
                <w:lang w:eastAsia="zh-CN"/>
              </w:rPr>
              <w:commentReference w:id="2406"/>
            </w:r>
          </w:p>
        </w:tc>
        <w:tc>
          <w:tcPr>
            <w:tcW w:w="1154" w:type="pct"/>
            <w:vAlign w:val="center"/>
          </w:tcPr>
          <w:p w14:paraId="3B129334" w14:textId="77777777" w:rsidR="00BA3796" w:rsidRPr="00032BAE" w:rsidRDefault="008053EC">
            <w:pPr>
              <w:jc w:val="center"/>
              <w:rPr>
                <w:rFonts w:ascii="Times New Roman" w:hAnsi="Times New Roman" w:cs="Times New Roman"/>
                <w:color w:val="auto"/>
                <w:sz w:val="18"/>
                <w:szCs w:val="18"/>
                <w:shd w:val="clear" w:color="auto" w:fill="FFFFFF"/>
              </w:rPr>
              <w:pPrChange w:id="2407"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Storage of Prepared</w:t>
            </w:r>
          </w:p>
          <w:p w14:paraId="5FD2DB40" w14:textId="49546C94" w:rsidR="008053EC" w:rsidRPr="00032BAE" w:rsidRDefault="008053EC">
            <w:pPr>
              <w:jc w:val="center"/>
              <w:rPr>
                <w:rFonts w:ascii="Times New Roman" w:hAnsi="Times New Roman" w:cs="Times New Roman"/>
                <w:color w:val="auto"/>
                <w:sz w:val="18"/>
                <w:szCs w:val="18"/>
                <w:shd w:val="clear" w:color="auto" w:fill="FFFFFF"/>
              </w:rPr>
              <w:pPrChange w:id="2408"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De-</w:t>
            </w:r>
            <w:proofErr w:type="spellStart"/>
            <w:r w:rsidRPr="00032BAE">
              <w:rPr>
                <w:rFonts w:ascii="Times New Roman" w:hAnsi="Times New Roman" w:cs="Times New Roman"/>
                <w:color w:val="auto"/>
                <w:sz w:val="18"/>
                <w:szCs w:val="18"/>
                <w:shd w:val="clear" w:color="auto" w:fill="FFFFFF"/>
              </w:rPr>
              <w:t>Fmoc</w:t>
            </w:r>
            <w:proofErr w:type="spellEnd"/>
            <w:r w:rsidRPr="00032BAE">
              <w:rPr>
                <w:rFonts w:ascii="Times New Roman" w:hAnsi="Times New Roman" w:cs="Times New Roman"/>
                <w:color w:val="auto"/>
                <w:sz w:val="18"/>
                <w:szCs w:val="18"/>
                <w:shd w:val="clear" w:color="auto" w:fill="FFFFFF"/>
              </w:rPr>
              <w:t xml:space="preserve"> Solution</w:t>
            </w:r>
          </w:p>
        </w:tc>
        <w:tc>
          <w:tcPr>
            <w:tcW w:w="437" w:type="pct"/>
            <w:vAlign w:val="center"/>
          </w:tcPr>
          <w:p w14:paraId="373201BD" w14:textId="1980EB8C" w:rsidR="008053EC" w:rsidRPr="00032BAE" w:rsidRDefault="008053EC">
            <w:pPr>
              <w:jc w:val="center"/>
              <w:rPr>
                <w:rFonts w:ascii="Times New Roman" w:hAnsi="Times New Roman" w:cs="Times New Roman"/>
                <w:color w:val="auto"/>
                <w:sz w:val="18"/>
                <w:szCs w:val="18"/>
                <w:shd w:val="clear" w:color="auto" w:fill="FFFFFF"/>
              </w:rPr>
              <w:pPrChange w:id="2409"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3000 L</w:t>
            </w:r>
          </w:p>
        </w:tc>
        <w:tc>
          <w:tcPr>
            <w:tcW w:w="1581" w:type="pct"/>
            <w:vAlign w:val="center"/>
          </w:tcPr>
          <w:p w14:paraId="76429E3A" w14:textId="77777777" w:rsidR="00966BA5" w:rsidRDefault="00966BA5" w:rsidP="00966BA5">
            <w:pPr>
              <w:jc w:val="both"/>
              <w:rPr>
                <w:ins w:id="2410" w:author="Xuning Wei12232" w:date="2026-07-27T11:40:00Z"/>
                <w:rFonts w:ascii="Times New Roman" w:hAnsi="Times New Roman" w:cs="Times New Roman"/>
                <w:color w:val="auto"/>
                <w:sz w:val="18"/>
                <w:szCs w:val="18"/>
                <w:shd w:val="clear" w:color="auto" w:fill="FFFFFF"/>
              </w:rPr>
            </w:pPr>
            <w:ins w:id="2411" w:author="Xuning Wei12232" w:date="2026-07-27T11:40:00Z">
              <w:r>
                <w:rPr>
                  <w:rFonts w:ascii="Times New Roman" w:hAnsi="Times New Roman" w:cs="Times New Roman"/>
                  <w:color w:val="auto"/>
                  <w:sz w:val="18"/>
                  <w:szCs w:val="18"/>
                  <w:shd w:val="clear" w:color="auto" w:fill="FFFFFF"/>
                </w:rPr>
                <w:t>I</w:t>
              </w:r>
              <w:r w:rsidRPr="00937F85">
                <w:rPr>
                  <w:rFonts w:ascii="Times New Roman" w:hAnsi="Times New Roman" w:cs="Times New Roman"/>
                  <w:color w:val="auto"/>
                  <w:sz w:val="18"/>
                  <w:szCs w:val="18"/>
                  <w:shd w:val="clear" w:color="auto" w:fill="FFFFFF"/>
                </w:rPr>
                <w:t>nner surface, temperature probe, agitator, pipeline, transfer pump, mass flowmeter, valve</w:t>
              </w:r>
              <w:r>
                <w:rPr>
                  <w:rFonts w:ascii="Times New Roman" w:hAnsi="Times New Roman" w:cs="Times New Roman"/>
                  <w:color w:val="auto"/>
                  <w:sz w:val="18"/>
                  <w:szCs w:val="18"/>
                  <w:shd w:val="clear" w:color="auto" w:fill="FFFFFF"/>
                </w:rPr>
                <w:t xml:space="preserve">: </w:t>
              </w:r>
              <w:r w:rsidRPr="004C5939">
                <w:rPr>
                  <w:rFonts w:ascii="Times New Roman" w:eastAsia="FangSong" w:hAnsi="Times New Roman" w:cs="Times New Roman"/>
                  <w:color w:val="auto"/>
                  <w:sz w:val="18"/>
                  <w:szCs w:val="18"/>
                  <w:lang w:eastAsia="zh-CN"/>
                </w:rPr>
                <w:t>304 SS</w:t>
              </w:r>
              <w:r w:rsidRPr="004C5939" w:rsidDel="00966BA5">
                <w:rPr>
                  <w:rFonts w:ascii="Times New Roman" w:hAnsi="Times New Roman" w:cs="Times New Roman"/>
                  <w:color w:val="auto"/>
                  <w:sz w:val="18"/>
                  <w:szCs w:val="18"/>
                  <w:shd w:val="clear" w:color="auto" w:fill="FFFFFF"/>
                </w:rPr>
                <w:t xml:space="preserve"> </w:t>
              </w:r>
              <w:r w:rsidRPr="00AF0827" w:rsidDel="00966BA5">
                <w:rPr>
                  <w:rFonts w:ascii="Times New Roman" w:hAnsi="Times New Roman" w:cs="Times New Roman"/>
                  <w:color w:val="auto"/>
                  <w:sz w:val="18"/>
                  <w:szCs w:val="18"/>
                  <w:shd w:val="clear" w:color="auto" w:fill="FFFFFF"/>
                </w:rPr>
                <w:t xml:space="preserve"> </w:t>
              </w:r>
              <w:r>
                <w:rPr>
                  <w:rFonts w:ascii="Times New Roman" w:hAnsi="Times New Roman" w:cs="Times New Roman"/>
                  <w:color w:val="0000FF"/>
                  <w:sz w:val="18"/>
                  <w:szCs w:val="18"/>
                </w:rPr>
                <w:t>M</w:t>
              </w:r>
              <w:r w:rsidRPr="004C5939">
                <w:rPr>
                  <w:rFonts w:ascii="Times New Roman" w:hAnsi="Times New Roman" w:cs="Times New Roman"/>
                  <w:color w:val="0000FF"/>
                  <w:sz w:val="18"/>
                  <w:szCs w:val="18"/>
                </w:rPr>
                <w:t xml:space="preserve">echanical </w:t>
              </w:r>
              <w:r w:rsidRPr="335F2C10">
                <w:rPr>
                  <w:rFonts w:ascii="Times New Roman" w:hAnsi="Times New Roman" w:cs="Times New Roman"/>
                  <w:color w:val="auto"/>
                  <w:sz w:val="18"/>
                  <w:szCs w:val="18"/>
                </w:rPr>
                <w:t>seal</w:t>
              </w:r>
              <w:r>
                <w:rPr>
                  <w:rFonts w:ascii="Times New Roman" w:hAnsi="Times New Roman" w:cs="Times New Roman"/>
                  <w:color w:val="auto"/>
                  <w:sz w:val="18"/>
                  <w:szCs w:val="18"/>
                </w:rPr>
                <w:t xml:space="preserve">: </w:t>
              </w:r>
              <w:r w:rsidRPr="004C5939">
                <w:rPr>
                  <w:rFonts w:ascii="Times New Roman" w:hAnsi="Times New Roman" w:cs="Times New Roman"/>
                  <w:color w:val="auto"/>
                  <w:sz w:val="18"/>
                  <w:szCs w:val="18"/>
                  <w:shd w:val="clear" w:color="auto" w:fill="FFFFFF"/>
                </w:rPr>
                <w:t>304SS &amp; PTFE &amp; FFKM</w:t>
              </w:r>
            </w:ins>
          </w:p>
          <w:p w14:paraId="74BD0BBB" w14:textId="77777777" w:rsidR="00966BA5" w:rsidRPr="00937F85" w:rsidRDefault="00966BA5" w:rsidP="00966BA5">
            <w:pPr>
              <w:rPr>
                <w:ins w:id="2412" w:author="Xuning Wei12232" w:date="2026-07-27T11:40:00Z"/>
                <w:rFonts w:ascii="Times New Roman" w:eastAsiaTheme="minorEastAsia" w:hAnsi="Times New Roman" w:cs="Times New Roman"/>
                <w:color w:val="auto"/>
                <w:sz w:val="18"/>
                <w:szCs w:val="18"/>
                <w:shd w:val="clear" w:color="auto" w:fill="FFFFFF"/>
                <w:lang w:eastAsia="zh-CN"/>
              </w:rPr>
            </w:pPr>
            <w:ins w:id="2413" w:author="Xuning Wei12232" w:date="2026-07-27T11:40:00Z">
              <w:r>
                <w:rPr>
                  <w:rFonts w:ascii="Times New Roman" w:hAnsi="Times New Roman" w:cs="Times New Roman"/>
                  <w:color w:val="auto"/>
                  <w:sz w:val="18"/>
                  <w:szCs w:val="18"/>
                  <w:shd w:val="clear" w:color="auto" w:fill="FFFFFF"/>
                </w:rPr>
                <w:t>S</w:t>
              </w:r>
              <w:r w:rsidRPr="00937F85">
                <w:rPr>
                  <w:rFonts w:ascii="Times New Roman" w:hAnsi="Times New Roman" w:cs="Times New Roman"/>
                  <w:color w:val="auto"/>
                  <w:sz w:val="18"/>
                  <w:szCs w:val="18"/>
                  <w:shd w:val="clear" w:color="auto" w:fill="FFFFFF"/>
                </w:rPr>
                <w:t>ight glass</w:t>
              </w:r>
              <w:r>
                <w:rPr>
                  <w:rFonts w:ascii="Times New Roman" w:eastAsiaTheme="minorEastAsia" w:hAnsi="Times New Roman" w:cs="Times New Roman"/>
                  <w:color w:val="auto"/>
                  <w:sz w:val="18"/>
                  <w:szCs w:val="18"/>
                  <w:shd w:val="clear" w:color="auto" w:fill="FFFFFF"/>
                  <w:lang w:eastAsia="zh-CN"/>
                </w:rPr>
                <w:t xml:space="preserve">: </w:t>
              </w:r>
              <w:r w:rsidRPr="004C5939">
                <w:rPr>
                  <w:rFonts w:ascii="Times New Roman" w:hAnsi="Times New Roman" w:cs="Times New Roman"/>
                  <w:color w:val="auto"/>
                  <w:sz w:val="18"/>
                  <w:szCs w:val="18"/>
                  <w:shd w:val="clear" w:color="auto" w:fill="FFFFFF"/>
                </w:rPr>
                <w:t>G</w:t>
              </w:r>
              <w:r w:rsidRPr="001556CB">
                <w:rPr>
                  <w:rFonts w:ascii="Times New Roman" w:hAnsi="Times New Roman" w:cs="Times New Roman"/>
                  <w:color w:val="0000FF"/>
                  <w:sz w:val="18"/>
                  <w:szCs w:val="18"/>
                  <w:shd w:val="clear" w:color="auto" w:fill="FFFFFF"/>
                  <w:lang w:val="en-IE"/>
                  <w:rPrChange w:id="2414" w:author="Johan Granander" w:date="2026-07-28T13:30:00Z">
                    <w:rPr>
                      <w:rFonts w:ascii="Times New Roman" w:hAnsi="Times New Roman" w:cs="Times New Roman"/>
                      <w:color w:val="0000FF"/>
                      <w:sz w:val="18"/>
                      <w:szCs w:val="18"/>
                      <w:shd w:val="clear" w:color="auto" w:fill="FFFFFF"/>
                      <w:lang w:val="sv-SE"/>
                    </w:rPr>
                  </w:rPrChange>
                </w:rPr>
                <w:t>lass</w:t>
              </w:r>
              <w:r w:rsidRPr="004C5939">
                <w:rPr>
                  <w:rFonts w:ascii="Times New Roman" w:hAnsi="Times New Roman" w:cs="Times New Roman"/>
                  <w:color w:val="auto"/>
                  <w:sz w:val="18"/>
                  <w:szCs w:val="18"/>
                  <w:shd w:val="clear" w:color="auto" w:fill="FFFFFF"/>
                </w:rPr>
                <w:t xml:space="preserve"> </w:t>
              </w:r>
            </w:ins>
          </w:p>
          <w:p w14:paraId="1377FE18" w14:textId="77777777" w:rsidR="00966BA5" w:rsidRDefault="00966BA5" w:rsidP="00966BA5">
            <w:pPr>
              <w:jc w:val="both"/>
              <w:rPr>
                <w:ins w:id="2415" w:author="Xuning Wei12232" w:date="2026-07-27T11:40:00Z"/>
                <w:rFonts w:ascii="Times New Roman" w:hAnsi="Times New Roman" w:cs="Times New Roman"/>
                <w:color w:val="auto"/>
                <w:sz w:val="18"/>
                <w:szCs w:val="18"/>
                <w:shd w:val="clear" w:color="auto" w:fill="FFFFFF"/>
              </w:rPr>
            </w:pPr>
            <w:ins w:id="2416" w:author="Xuning Wei12232" w:date="2026-07-27T11:40:00Z">
              <w:r>
                <w:rPr>
                  <w:rFonts w:ascii="Times New Roman" w:hAnsi="Times New Roman" w:cs="Times New Roman"/>
                  <w:color w:val="auto"/>
                  <w:sz w:val="18"/>
                  <w:szCs w:val="18"/>
                  <w:shd w:val="clear" w:color="auto" w:fill="FFFFFF"/>
                </w:rPr>
                <w:t>V</w:t>
              </w:r>
              <w:r w:rsidRPr="00937F85">
                <w:rPr>
                  <w:rFonts w:ascii="Times New Roman" w:hAnsi="Times New Roman" w:cs="Times New Roman"/>
                  <w:color w:val="auto"/>
                  <w:sz w:val="18"/>
                  <w:szCs w:val="18"/>
                  <w:shd w:val="clear" w:color="auto" w:fill="FFFFFF"/>
                </w:rPr>
                <w:t>alve, gasket, including manway gaskets and gaskets on all inlet valve manifolds</w:t>
              </w:r>
              <w:r>
                <w:rPr>
                  <w:rFonts w:ascii="Times New Roman" w:hAnsi="Times New Roman" w:cs="Times New Roman"/>
                  <w:color w:val="auto"/>
                  <w:sz w:val="18"/>
                  <w:szCs w:val="18"/>
                  <w:shd w:val="clear" w:color="auto" w:fill="FFFFFF"/>
                </w:rPr>
                <w:t xml:space="preserve">: </w:t>
              </w:r>
              <w:r w:rsidRPr="00AF0827">
                <w:rPr>
                  <w:rFonts w:ascii="Times New Roman" w:hAnsi="Times New Roman" w:cs="Times New Roman"/>
                  <w:color w:val="auto"/>
                  <w:sz w:val="18"/>
                  <w:szCs w:val="18"/>
                  <w:shd w:val="clear" w:color="auto" w:fill="FFFFFF"/>
                </w:rPr>
                <w:t xml:space="preserve"> PTFE</w:t>
              </w:r>
            </w:ins>
          </w:p>
          <w:p w14:paraId="716987D8" w14:textId="7D5BAD9D" w:rsidR="00D57C5B" w:rsidRPr="00AF0827" w:rsidDel="00966BA5" w:rsidRDefault="00966BA5" w:rsidP="00966BA5">
            <w:pPr>
              <w:jc w:val="both"/>
              <w:rPr>
                <w:del w:id="2417" w:author="Xuning Wei12232" w:date="2026-07-27T11:40:00Z"/>
                <w:rFonts w:ascii="Times New Roman" w:hAnsi="Times New Roman" w:cs="Times New Roman"/>
                <w:color w:val="auto"/>
                <w:sz w:val="18"/>
                <w:szCs w:val="18"/>
                <w:shd w:val="clear" w:color="auto" w:fill="FFFFFF"/>
              </w:rPr>
            </w:pPr>
            <w:ins w:id="2418" w:author="Xuning Wei12232" w:date="2026-07-27T11:40:00Z">
              <w:r>
                <w:rPr>
                  <w:rFonts w:ascii="Times New Roman" w:hAnsi="Times New Roman" w:cs="Times New Roman"/>
                  <w:color w:val="0000FF"/>
                  <w:sz w:val="18"/>
                  <w:szCs w:val="18"/>
                </w:rPr>
                <w:t>M</w:t>
              </w:r>
              <w:r w:rsidRPr="004C5939">
                <w:rPr>
                  <w:rFonts w:ascii="Times New Roman" w:hAnsi="Times New Roman" w:cs="Times New Roman"/>
                  <w:color w:val="0000FF"/>
                  <w:sz w:val="18"/>
                  <w:szCs w:val="18"/>
                </w:rPr>
                <w:t xml:space="preserve">echanical </w:t>
              </w:r>
              <w:r w:rsidRPr="335F2C10">
                <w:rPr>
                  <w:rFonts w:ascii="Times New Roman" w:hAnsi="Times New Roman" w:cs="Times New Roman"/>
                  <w:color w:val="auto"/>
                  <w:sz w:val="18"/>
                  <w:szCs w:val="18"/>
                </w:rPr>
                <w:t>seal</w:t>
              </w:r>
              <w:r>
                <w:rPr>
                  <w:rFonts w:ascii="Times New Roman" w:hAnsi="Times New Roman" w:cs="Times New Roman"/>
                  <w:color w:val="auto"/>
                  <w:sz w:val="18"/>
                  <w:szCs w:val="18"/>
                </w:rPr>
                <w:t xml:space="preserve">: </w:t>
              </w:r>
              <w:r>
                <w:rPr>
                  <w:rFonts w:ascii="Times New Roman" w:hAnsi="Times New Roman" w:cs="Times New Roman"/>
                  <w:b/>
                  <w:color w:val="auto"/>
                  <w:sz w:val="18"/>
                  <w:szCs w:val="18"/>
                  <w:shd w:val="clear" w:color="auto" w:fill="FFFFFF"/>
                </w:rPr>
                <w:t>3</w:t>
              </w:r>
              <w:r w:rsidRPr="004C5939">
                <w:rPr>
                  <w:rFonts w:ascii="Times New Roman" w:hAnsi="Times New Roman" w:cs="Times New Roman"/>
                  <w:color w:val="auto"/>
                  <w:sz w:val="18"/>
                  <w:szCs w:val="18"/>
                  <w:shd w:val="clear" w:color="auto" w:fill="FFFFFF"/>
                </w:rPr>
                <w:t>04SS &amp; PTFE &amp; FFKM</w:t>
              </w:r>
            </w:ins>
            <w:del w:id="2419" w:author="Xuning Wei12232" w:date="2026-07-27T11:40:00Z">
              <w:r w:rsidR="00D57C5B" w:rsidRPr="00AF0827" w:rsidDel="00966BA5">
                <w:rPr>
                  <w:rFonts w:ascii="Times New Roman" w:hAnsi="Times New Roman" w:cs="Times New Roman"/>
                  <w:color w:val="auto"/>
                  <w:sz w:val="18"/>
                  <w:szCs w:val="18"/>
                  <w:shd w:val="clear" w:color="auto" w:fill="FFFFFF"/>
                </w:rPr>
                <w:delText>Tank material: S304</w:delText>
              </w:r>
              <w:r w:rsidR="00D50B6D" w:rsidRPr="00AF0827" w:rsidDel="00966BA5">
                <w:rPr>
                  <w:rFonts w:ascii="Times New Roman" w:hAnsi="Times New Roman" w:cs="Times New Roman"/>
                  <w:color w:val="auto"/>
                  <w:sz w:val="18"/>
                  <w:szCs w:val="18"/>
                  <w:shd w:val="clear" w:color="auto" w:fill="FFFFFF"/>
                </w:rPr>
                <w:delText>08</w:delText>
              </w:r>
            </w:del>
          </w:p>
          <w:p w14:paraId="788D58E2" w14:textId="6A4A1939" w:rsidR="00D57C5B" w:rsidRPr="00AF0827" w:rsidDel="00966BA5" w:rsidRDefault="00D57C5B" w:rsidP="0030647B">
            <w:pPr>
              <w:jc w:val="both"/>
              <w:rPr>
                <w:del w:id="2420" w:author="Xuning Wei12232" w:date="2026-07-27T11:40:00Z"/>
                <w:rFonts w:ascii="Times New Roman" w:hAnsi="Times New Roman" w:cs="Times New Roman"/>
                <w:color w:val="auto"/>
                <w:sz w:val="18"/>
                <w:szCs w:val="18"/>
                <w:shd w:val="clear" w:color="auto" w:fill="FFFFFF"/>
              </w:rPr>
            </w:pPr>
            <w:del w:id="2421" w:author="Xuning Wei12232" w:date="2026-07-27T11:40:00Z">
              <w:r w:rsidRPr="00AF0827" w:rsidDel="00966BA5">
                <w:rPr>
                  <w:rFonts w:ascii="Times New Roman" w:hAnsi="Times New Roman" w:cs="Times New Roman"/>
                  <w:color w:val="auto"/>
                  <w:sz w:val="18"/>
                  <w:szCs w:val="18"/>
                  <w:shd w:val="clear" w:color="auto" w:fill="FFFFFF"/>
                </w:rPr>
                <w:delText>Agitator material: S304</w:delText>
              </w:r>
              <w:r w:rsidR="00D50B6D" w:rsidRPr="00AF0827" w:rsidDel="00966BA5">
                <w:rPr>
                  <w:rFonts w:ascii="Times New Roman" w:hAnsi="Times New Roman" w:cs="Times New Roman"/>
                  <w:color w:val="auto"/>
                  <w:sz w:val="18"/>
                  <w:szCs w:val="18"/>
                  <w:shd w:val="clear" w:color="auto" w:fill="FFFFFF"/>
                </w:rPr>
                <w:delText>08</w:delText>
              </w:r>
            </w:del>
          </w:p>
          <w:p w14:paraId="6197DA33" w14:textId="0CEB5C52" w:rsidR="00D57C5B" w:rsidRPr="00AF0827" w:rsidDel="00966BA5" w:rsidRDefault="00D57C5B" w:rsidP="0030647B">
            <w:pPr>
              <w:jc w:val="both"/>
              <w:rPr>
                <w:del w:id="2422" w:author="Xuning Wei12232" w:date="2026-07-27T11:40:00Z"/>
                <w:rFonts w:ascii="Times New Roman" w:hAnsi="Times New Roman" w:cs="Times New Roman"/>
                <w:color w:val="auto"/>
                <w:sz w:val="18"/>
                <w:szCs w:val="18"/>
                <w:shd w:val="clear" w:color="auto" w:fill="FFFFFF"/>
              </w:rPr>
            </w:pPr>
            <w:del w:id="2423" w:author="Xuning Wei12232" w:date="2026-07-27T11:40:00Z">
              <w:r w:rsidRPr="00AF0827" w:rsidDel="00966BA5">
                <w:rPr>
                  <w:rFonts w:ascii="Times New Roman" w:hAnsi="Times New Roman" w:cs="Times New Roman"/>
                  <w:color w:val="auto"/>
                  <w:sz w:val="18"/>
                  <w:szCs w:val="18"/>
                  <w:shd w:val="clear" w:color="auto" w:fill="FFFFFF"/>
                </w:rPr>
                <w:delText>Upper/lower cover: S304</w:delText>
              </w:r>
              <w:r w:rsidR="00ED2144" w:rsidRPr="00AF0827" w:rsidDel="00966BA5">
                <w:rPr>
                  <w:rFonts w:ascii="Times New Roman" w:hAnsi="Times New Roman" w:cs="Times New Roman"/>
                  <w:color w:val="auto"/>
                  <w:sz w:val="18"/>
                  <w:szCs w:val="18"/>
                  <w:shd w:val="clear" w:color="auto" w:fill="FFFFFF"/>
                </w:rPr>
                <w:delText>08</w:delText>
              </w:r>
            </w:del>
          </w:p>
          <w:p w14:paraId="199AB95C" w14:textId="3481669A" w:rsidR="00D57C5B" w:rsidRPr="001556CB" w:rsidDel="00966BA5" w:rsidRDefault="00D50B6D" w:rsidP="0030647B">
            <w:pPr>
              <w:jc w:val="both"/>
              <w:rPr>
                <w:del w:id="2424" w:author="Xuning Wei12232" w:date="2026-07-27T11:40:00Z"/>
                <w:rFonts w:ascii="Times New Roman" w:hAnsi="Times New Roman" w:cs="Times New Roman"/>
                <w:color w:val="auto"/>
                <w:sz w:val="18"/>
                <w:szCs w:val="18"/>
                <w:shd w:val="clear" w:color="auto" w:fill="FFFFFF"/>
                <w:lang w:val="en-IE"/>
                <w:rPrChange w:id="2425" w:author="Johan Granander" w:date="2026-07-28T13:30:00Z">
                  <w:rPr>
                    <w:del w:id="2426" w:author="Xuning Wei12232" w:date="2026-07-27T11:40:00Z"/>
                    <w:rFonts w:ascii="Times New Roman" w:hAnsi="Times New Roman" w:cs="Times New Roman"/>
                    <w:color w:val="auto"/>
                    <w:sz w:val="18"/>
                    <w:szCs w:val="18"/>
                    <w:shd w:val="clear" w:color="auto" w:fill="FFFFFF"/>
                  </w:rPr>
                </w:rPrChange>
              </w:rPr>
            </w:pPr>
            <w:del w:id="2427" w:author="Xuning Wei12232" w:date="2026-07-27T11:40:00Z">
              <w:r w:rsidRPr="001556CB" w:rsidDel="00966BA5">
                <w:rPr>
                  <w:rFonts w:ascii="Times New Roman" w:hAnsi="Times New Roman" w:cs="Times New Roman"/>
                  <w:color w:val="auto"/>
                  <w:sz w:val="18"/>
                  <w:szCs w:val="18"/>
                  <w:shd w:val="clear" w:color="auto" w:fill="FFFFFF"/>
                  <w:lang w:val="en-IE"/>
                  <w:rPrChange w:id="2428" w:author="Johan Granander" w:date="2026-07-28T13:30:00Z">
                    <w:rPr>
                      <w:rFonts w:ascii="Times New Roman" w:hAnsi="Times New Roman" w:cs="Times New Roman"/>
                      <w:color w:val="auto"/>
                      <w:sz w:val="18"/>
                      <w:szCs w:val="18"/>
                      <w:shd w:val="clear" w:color="auto" w:fill="FFFFFF"/>
                    </w:rPr>
                  </w:rPrChange>
                </w:rPr>
                <w:delText>Pump material:  SS</w:delText>
              </w:r>
            </w:del>
          </w:p>
          <w:p w14:paraId="5FC5C84D" w14:textId="6349E29B" w:rsidR="00D57C5B" w:rsidRPr="001556CB" w:rsidDel="00966BA5" w:rsidRDefault="00D57C5B" w:rsidP="0030647B">
            <w:pPr>
              <w:jc w:val="both"/>
              <w:rPr>
                <w:del w:id="2429" w:author="Xuning Wei12232" w:date="2026-07-27T11:40:00Z"/>
                <w:rFonts w:ascii="Times New Roman" w:hAnsi="Times New Roman" w:cs="Times New Roman"/>
                <w:color w:val="auto"/>
                <w:sz w:val="18"/>
                <w:szCs w:val="18"/>
                <w:shd w:val="clear" w:color="auto" w:fill="FFFFFF"/>
                <w:lang w:val="en-IE"/>
                <w:rPrChange w:id="2430" w:author="Johan Granander" w:date="2026-07-28T13:30:00Z">
                  <w:rPr>
                    <w:del w:id="2431" w:author="Xuning Wei12232" w:date="2026-07-27T11:40:00Z"/>
                    <w:rFonts w:ascii="Times New Roman" w:hAnsi="Times New Roman" w:cs="Times New Roman"/>
                    <w:color w:val="auto"/>
                    <w:sz w:val="18"/>
                    <w:szCs w:val="18"/>
                    <w:shd w:val="clear" w:color="auto" w:fill="FFFFFF"/>
                  </w:rPr>
                </w:rPrChange>
              </w:rPr>
            </w:pPr>
            <w:del w:id="2432" w:author="Xuning Wei12232" w:date="2026-07-27T11:40:00Z">
              <w:r w:rsidRPr="001556CB" w:rsidDel="00966BA5">
                <w:rPr>
                  <w:rFonts w:ascii="Times New Roman" w:hAnsi="Times New Roman" w:cs="Times New Roman"/>
                  <w:color w:val="auto"/>
                  <w:sz w:val="18"/>
                  <w:szCs w:val="18"/>
                  <w:shd w:val="clear" w:color="auto" w:fill="FFFFFF"/>
                  <w:lang w:val="en-IE"/>
                  <w:rPrChange w:id="2433" w:author="Johan Granander" w:date="2026-07-28T13:30:00Z">
                    <w:rPr>
                      <w:rFonts w:ascii="Times New Roman" w:hAnsi="Times New Roman" w:cs="Times New Roman"/>
                      <w:color w:val="auto"/>
                      <w:sz w:val="18"/>
                      <w:szCs w:val="18"/>
                      <w:shd w:val="clear" w:color="auto" w:fill="FFFFFF"/>
                    </w:rPr>
                  </w:rPrChange>
                </w:rPr>
                <w:delText>Mass flow meter: SS</w:delText>
              </w:r>
            </w:del>
          </w:p>
          <w:p w14:paraId="41A20F8F" w14:textId="31D5EA66" w:rsidR="00D57C5B" w:rsidRPr="00AF0827" w:rsidDel="00966BA5" w:rsidRDefault="00D57C5B" w:rsidP="0030647B">
            <w:pPr>
              <w:jc w:val="both"/>
              <w:rPr>
                <w:del w:id="2434" w:author="Xuning Wei12232" w:date="2026-07-27T11:40:00Z"/>
                <w:rFonts w:ascii="Times New Roman" w:hAnsi="Times New Roman" w:cs="Times New Roman"/>
                <w:color w:val="auto"/>
                <w:sz w:val="18"/>
                <w:szCs w:val="18"/>
                <w:shd w:val="clear" w:color="auto" w:fill="FFFFFF"/>
              </w:rPr>
            </w:pPr>
            <w:del w:id="2435" w:author="Xuning Wei12232" w:date="2026-07-27T11:40:00Z">
              <w:r w:rsidRPr="00AF0827" w:rsidDel="00966BA5">
                <w:rPr>
                  <w:rFonts w:ascii="Times New Roman" w:hAnsi="Times New Roman" w:cs="Times New Roman"/>
                  <w:color w:val="auto"/>
                  <w:sz w:val="18"/>
                  <w:szCs w:val="18"/>
                  <w:shd w:val="clear" w:color="auto" w:fill="FFFFFF"/>
                </w:rPr>
                <w:delText xml:space="preserve">Pipeline material: </w:delText>
              </w:r>
              <w:r w:rsidR="007D4F0A" w:rsidRPr="00AF0827" w:rsidDel="00966BA5">
                <w:rPr>
                  <w:rFonts w:ascii="Times New Roman" w:hAnsi="Times New Roman" w:cs="Times New Roman"/>
                  <w:color w:val="auto"/>
                  <w:sz w:val="18"/>
                  <w:szCs w:val="18"/>
                  <w:shd w:val="clear" w:color="auto" w:fill="FFFFFF"/>
                </w:rPr>
                <w:delText>316L</w:delText>
              </w:r>
            </w:del>
          </w:p>
          <w:p w14:paraId="013BB5C6" w14:textId="4327D986" w:rsidR="00D57C5B" w:rsidRPr="00AF0827" w:rsidDel="00966BA5" w:rsidRDefault="00D57C5B" w:rsidP="0030647B">
            <w:pPr>
              <w:jc w:val="both"/>
              <w:rPr>
                <w:del w:id="2436" w:author="Xuning Wei12232" w:date="2026-07-27T11:40:00Z"/>
                <w:rFonts w:ascii="Times New Roman" w:hAnsi="Times New Roman" w:cs="Times New Roman"/>
                <w:color w:val="auto"/>
                <w:sz w:val="18"/>
                <w:szCs w:val="18"/>
                <w:shd w:val="clear" w:color="auto" w:fill="FFFFFF"/>
              </w:rPr>
            </w:pPr>
            <w:del w:id="2437" w:author="Xuning Wei12232" w:date="2026-07-27T11:40:00Z">
              <w:r w:rsidRPr="00AF0827" w:rsidDel="00966BA5">
                <w:rPr>
                  <w:rFonts w:ascii="Times New Roman" w:hAnsi="Times New Roman" w:cs="Times New Roman"/>
                  <w:color w:val="auto"/>
                  <w:sz w:val="18"/>
                  <w:szCs w:val="18"/>
                  <w:shd w:val="clear" w:color="auto" w:fill="FFFFFF"/>
                </w:rPr>
                <w:delText>Gaskets and Sealing ring: PTFE</w:delText>
              </w:r>
            </w:del>
          </w:p>
          <w:p w14:paraId="1479812F" w14:textId="0E83EDB3" w:rsidR="008053EC" w:rsidRPr="00AF0827" w:rsidRDefault="00D57C5B" w:rsidP="0030647B">
            <w:pPr>
              <w:jc w:val="both"/>
              <w:rPr>
                <w:rFonts w:ascii="Times New Roman" w:hAnsi="Times New Roman" w:cs="Times New Roman"/>
                <w:color w:val="auto"/>
                <w:sz w:val="18"/>
                <w:szCs w:val="18"/>
                <w:shd w:val="clear" w:color="auto" w:fill="FFFFFF"/>
              </w:rPr>
            </w:pPr>
            <w:del w:id="2438" w:author="Xuning Wei12232" w:date="2026-07-27T11:40:00Z">
              <w:r w:rsidRPr="00AF0827" w:rsidDel="00966BA5">
                <w:rPr>
                  <w:rFonts w:ascii="Times New Roman" w:hAnsi="Times New Roman" w:cs="Times New Roman"/>
                  <w:color w:val="auto"/>
                  <w:sz w:val="18"/>
                  <w:szCs w:val="18"/>
                  <w:shd w:val="clear" w:color="auto" w:fill="FFFFFF"/>
                </w:rPr>
                <w:delText xml:space="preserve">Valve material: </w:delText>
              </w:r>
              <w:r w:rsidR="00ED2144" w:rsidRPr="00AF0827" w:rsidDel="00966BA5">
                <w:rPr>
                  <w:rFonts w:ascii="Times New Roman" w:hAnsi="Times New Roman" w:cs="Times New Roman"/>
                  <w:color w:val="auto"/>
                  <w:sz w:val="18"/>
                  <w:szCs w:val="18"/>
                  <w:shd w:val="clear" w:color="auto" w:fill="FFFFFF"/>
                </w:rPr>
                <w:delText>3</w:delText>
              </w:r>
              <w:r w:rsidRPr="00AF0827" w:rsidDel="00966BA5">
                <w:rPr>
                  <w:rFonts w:ascii="Times New Roman" w:hAnsi="Times New Roman" w:cs="Times New Roman"/>
                  <w:color w:val="auto"/>
                  <w:sz w:val="18"/>
                  <w:szCs w:val="18"/>
                  <w:shd w:val="clear" w:color="auto" w:fill="FFFFFF"/>
                </w:rPr>
                <w:delText>04&amp;316L</w:delText>
              </w:r>
            </w:del>
          </w:p>
        </w:tc>
      </w:tr>
      <w:tr w:rsidR="0027075E" w:rsidRPr="00032BAE" w14:paraId="5D9820CD" w14:textId="77777777" w:rsidTr="00032BAE">
        <w:trPr>
          <w:trHeight w:val="397"/>
          <w:ins w:id="2439" w:author="Xuning Wei12232" w:date="2026-07-27T11:17:00Z"/>
        </w:trPr>
        <w:tc>
          <w:tcPr>
            <w:tcW w:w="744" w:type="pct"/>
            <w:vAlign w:val="center"/>
          </w:tcPr>
          <w:p w14:paraId="3364F8CF" w14:textId="1BDC605E" w:rsidR="0027075E" w:rsidRPr="00032BAE" w:rsidRDefault="0027075E">
            <w:pPr>
              <w:jc w:val="center"/>
              <w:rPr>
                <w:ins w:id="2440" w:author="Xuning Wei12232" w:date="2026-07-27T11:17:00Z"/>
                <w:rFonts w:ascii="Times New Roman" w:hAnsi="Times New Roman" w:cs="Times New Roman"/>
                <w:color w:val="auto"/>
                <w:sz w:val="18"/>
                <w:szCs w:val="18"/>
                <w:shd w:val="clear" w:color="auto" w:fill="FFFFFF"/>
              </w:rPr>
              <w:pPrChange w:id="2441" w:author="He Han" w:date="2026-08-27T14:30:00Z">
                <w:pPr>
                  <w:framePr w:hSpace="180" w:wrap="around" w:vAnchor="text" w:hAnchor="text" w:xAlign="center" w:y="1"/>
                  <w:suppressOverlap/>
                  <w:jc w:val="both"/>
                </w:pPr>
              </w:pPrChange>
            </w:pPr>
            <w:ins w:id="2442" w:author="Xuning Wei12232" w:date="2026-07-27T11:17:00Z">
              <w:r w:rsidRPr="00032BAE">
                <w:rPr>
                  <w:rFonts w:ascii="Times New Roman" w:hAnsi="Times New Roman" w:cs="Times New Roman"/>
                  <w:color w:val="auto"/>
                  <w:sz w:val="18"/>
                  <w:szCs w:val="18"/>
                  <w:shd w:val="clear" w:color="auto" w:fill="FFFFFF"/>
                </w:rPr>
                <w:t>Glass-line Reactor</w:t>
              </w:r>
            </w:ins>
          </w:p>
        </w:tc>
        <w:tc>
          <w:tcPr>
            <w:tcW w:w="1084" w:type="pct"/>
            <w:vAlign w:val="center"/>
          </w:tcPr>
          <w:p w14:paraId="43A9F949" w14:textId="7069B96E" w:rsidR="0027075E" w:rsidRPr="00032BAE" w:rsidRDefault="0027075E">
            <w:pPr>
              <w:jc w:val="center"/>
              <w:rPr>
                <w:ins w:id="2443" w:author="Xuning Wei12232" w:date="2026-07-27T11:17:00Z"/>
                <w:rFonts w:ascii="Times New Roman" w:hAnsi="Times New Roman" w:cs="Times New Roman"/>
                <w:color w:val="auto"/>
                <w:sz w:val="18"/>
                <w:szCs w:val="18"/>
                <w:shd w:val="clear" w:color="auto" w:fill="FFFFFF"/>
              </w:rPr>
              <w:pPrChange w:id="2444" w:author="He Han" w:date="2026-08-27T14:30:00Z">
                <w:pPr>
                  <w:framePr w:hSpace="180" w:wrap="around" w:vAnchor="text" w:hAnchor="text" w:xAlign="center" w:y="1"/>
                  <w:suppressOverlap/>
                  <w:jc w:val="both"/>
                </w:pPr>
              </w:pPrChange>
            </w:pPr>
            <w:ins w:id="2445" w:author="Xuning Wei12232" w:date="2026-07-27T11:17:00Z">
              <w:r w:rsidRPr="00032BAE">
                <w:rPr>
                  <w:rFonts w:ascii="Times New Roman" w:hAnsi="Times New Roman" w:cs="Times New Roman"/>
                  <w:color w:val="auto"/>
                  <w:sz w:val="18"/>
                  <w:szCs w:val="18"/>
                  <w:shd w:val="clear" w:color="auto" w:fill="FFFFFF"/>
                </w:rPr>
                <w:t>TJ4S-1213-R2</w:t>
              </w:r>
              <w:r>
                <w:rPr>
                  <w:rFonts w:ascii="Times New Roman" w:hAnsi="Times New Roman" w:cs="Times New Roman"/>
                  <w:color w:val="auto"/>
                  <w:sz w:val="18"/>
                  <w:szCs w:val="18"/>
                  <w:shd w:val="clear" w:color="auto" w:fill="FFFFFF"/>
                </w:rPr>
                <w:t>2</w:t>
              </w:r>
            </w:ins>
          </w:p>
        </w:tc>
        <w:tc>
          <w:tcPr>
            <w:tcW w:w="1154" w:type="pct"/>
            <w:vAlign w:val="center"/>
          </w:tcPr>
          <w:p w14:paraId="6ACD486C" w14:textId="11380439" w:rsidR="0027075E" w:rsidRPr="00032BAE" w:rsidRDefault="0027075E">
            <w:pPr>
              <w:jc w:val="center"/>
              <w:rPr>
                <w:ins w:id="2446" w:author="Xuning Wei12232" w:date="2026-07-27T11:17:00Z"/>
                <w:rFonts w:ascii="Times New Roman" w:hAnsi="Times New Roman" w:cs="Times New Roman"/>
                <w:color w:val="auto"/>
                <w:sz w:val="18"/>
                <w:szCs w:val="18"/>
                <w:shd w:val="clear" w:color="auto" w:fill="FFFFFF"/>
              </w:rPr>
              <w:pPrChange w:id="2447" w:author="He Han" w:date="2026-08-27T14:30:00Z">
                <w:pPr>
                  <w:framePr w:hSpace="180" w:wrap="around" w:vAnchor="text" w:hAnchor="text" w:xAlign="center" w:y="1"/>
                  <w:suppressOverlap/>
                  <w:jc w:val="both"/>
                </w:pPr>
              </w:pPrChange>
            </w:pPr>
            <w:ins w:id="2448" w:author="Xuning Wei12232" w:date="2026-07-27T11:25:00Z">
              <w:r w:rsidRPr="0004149E">
                <w:rPr>
                  <w:rFonts w:ascii="Times New Roman" w:eastAsia="仿宋_GB2312" w:hAnsi="Times New Roman" w:cs="Times New Roman"/>
                  <w:bCs w:val="0"/>
                  <w:color w:val="000000" w:themeColor="text1"/>
                  <w:sz w:val="18"/>
                  <w:szCs w:val="18"/>
                  <w:lang w:eastAsia="zh-CN"/>
                </w:rPr>
                <w:t>Prepared</w:t>
              </w:r>
              <w:r>
                <w:rPr>
                  <w:rFonts w:ascii="Times New Roman" w:eastAsia="仿宋_GB2312" w:hAnsi="Times New Roman" w:cs="Times New Roman"/>
                  <w:bCs w:val="0"/>
                  <w:color w:val="000000" w:themeColor="text1"/>
                  <w:sz w:val="18"/>
                  <w:szCs w:val="18"/>
                  <w:lang w:eastAsia="zh-CN"/>
                </w:rPr>
                <w:t xml:space="preserve"> </w:t>
              </w:r>
              <w:r w:rsidRPr="0004149E">
                <w:rPr>
                  <w:rFonts w:ascii="Times New Roman" w:eastAsia="仿宋_GB2312" w:hAnsi="Times New Roman" w:cs="Times New Roman"/>
                  <w:bCs w:val="0"/>
                  <w:color w:val="000000" w:themeColor="text1"/>
                  <w:sz w:val="18"/>
                  <w:szCs w:val="18"/>
                  <w:lang w:eastAsia="zh-CN"/>
                </w:rPr>
                <w:t>Ac</w:t>
              </w:r>
              <w:r w:rsidRPr="0004149E">
                <w:rPr>
                  <w:rFonts w:ascii="Times New Roman" w:eastAsia="仿宋_GB2312" w:hAnsi="Times New Roman" w:cs="Times New Roman"/>
                  <w:bCs w:val="0"/>
                  <w:color w:val="000000" w:themeColor="text1"/>
                  <w:sz w:val="18"/>
                  <w:szCs w:val="18"/>
                  <w:vertAlign w:val="subscript"/>
                  <w:lang w:eastAsia="zh-CN"/>
                </w:rPr>
                <w:t>2</w:t>
              </w:r>
              <w:r w:rsidRPr="0004149E">
                <w:rPr>
                  <w:rFonts w:ascii="Times New Roman" w:eastAsia="仿宋_GB2312" w:hAnsi="Times New Roman" w:cs="Times New Roman"/>
                  <w:bCs w:val="0"/>
                  <w:color w:val="000000" w:themeColor="text1"/>
                  <w:sz w:val="18"/>
                  <w:szCs w:val="18"/>
                  <w:lang w:eastAsia="zh-CN"/>
                </w:rPr>
                <w:t>O</w:t>
              </w:r>
              <w:r>
                <w:rPr>
                  <w:rFonts w:ascii="Times New Roman" w:eastAsia="仿宋_GB2312" w:hAnsi="Times New Roman" w:cs="Times New Roman"/>
                  <w:bCs w:val="0"/>
                  <w:color w:val="000000" w:themeColor="text1"/>
                  <w:sz w:val="18"/>
                  <w:szCs w:val="18"/>
                  <w:lang w:eastAsia="zh-CN"/>
                </w:rPr>
                <w:t xml:space="preserve"> </w:t>
              </w:r>
              <w:r w:rsidRPr="0004149E">
                <w:rPr>
                  <w:rFonts w:ascii="Times New Roman" w:eastAsia="仿宋_GB2312" w:hAnsi="Times New Roman" w:cs="Times New Roman"/>
                  <w:bCs w:val="0"/>
                  <w:color w:val="000000" w:themeColor="text1"/>
                  <w:sz w:val="18"/>
                  <w:szCs w:val="18"/>
                  <w:lang w:eastAsia="zh-CN"/>
                </w:rPr>
                <w:t>/</w:t>
              </w:r>
              <w:r>
                <w:rPr>
                  <w:rFonts w:ascii="Times New Roman" w:eastAsia="仿宋_GB2312" w:hAnsi="Times New Roman" w:cs="Times New Roman"/>
                  <w:bCs w:val="0"/>
                  <w:color w:val="000000" w:themeColor="text1"/>
                  <w:sz w:val="18"/>
                  <w:szCs w:val="18"/>
                  <w:lang w:eastAsia="zh-CN"/>
                </w:rPr>
                <w:t xml:space="preserve"> </w:t>
              </w:r>
              <w:r w:rsidRPr="0004149E">
                <w:rPr>
                  <w:rFonts w:ascii="Times New Roman" w:eastAsia="仿宋_GB2312" w:hAnsi="Times New Roman" w:cs="Times New Roman"/>
                  <w:bCs w:val="0"/>
                  <w:color w:val="000000" w:themeColor="text1"/>
                  <w:sz w:val="18"/>
                  <w:szCs w:val="18"/>
                  <w:lang w:eastAsia="zh-CN"/>
                </w:rPr>
                <w:t>Pyridine /</w:t>
              </w:r>
              <w:r>
                <w:rPr>
                  <w:rFonts w:ascii="Times New Roman" w:eastAsia="仿宋_GB2312" w:hAnsi="Times New Roman" w:cs="Times New Roman"/>
                  <w:bCs w:val="0"/>
                  <w:color w:val="000000" w:themeColor="text1"/>
                  <w:sz w:val="18"/>
                  <w:szCs w:val="18"/>
                  <w:lang w:eastAsia="zh-CN"/>
                </w:rPr>
                <w:t xml:space="preserve"> </w:t>
              </w:r>
              <w:r w:rsidRPr="0004149E">
                <w:rPr>
                  <w:rFonts w:ascii="Times New Roman" w:eastAsia="仿宋_GB2312" w:hAnsi="Times New Roman" w:cs="Times New Roman"/>
                  <w:bCs w:val="0"/>
                  <w:color w:val="000000" w:themeColor="text1"/>
                  <w:sz w:val="18"/>
                  <w:szCs w:val="18"/>
                  <w:lang w:eastAsia="zh-CN"/>
                </w:rPr>
                <w:t>DMF solution</w:t>
              </w:r>
            </w:ins>
          </w:p>
        </w:tc>
        <w:tc>
          <w:tcPr>
            <w:tcW w:w="437" w:type="pct"/>
            <w:vAlign w:val="center"/>
          </w:tcPr>
          <w:p w14:paraId="60604E72" w14:textId="2981249A" w:rsidR="0027075E" w:rsidRPr="00032BAE" w:rsidRDefault="0027075E">
            <w:pPr>
              <w:jc w:val="center"/>
              <w:rPr>
                <w:ins w:id="2449" w:author="Xuning Wei12232" w:date="2026-07-27T11:17:00Z"/>
                <w:rFonts w:ascii="Times New Roman" w:eastAsiaTheme="minorEastAsia" w:hAnsi="Times New Roman" w:cs="Times New Roman"/>
                <w:color w:val="auto"/>
                <w:sz w:val="18"/>
                <w:szCs w:val="18"/>
                <w:shd w:val="clear" w:color="auto" w:fill="FFFFFF"/>
                <w:lang w:eastAsia="zh-CN"/>
              </w:rPr>
              <w:pPrChange w:id="2450" w:author="He Han" w:date="2026-08-27T14:30:00Z">
                <w:pPr>
                  <w:framePr w:hSpace="180" w:wrap="around" w:vAnchor="text" w:hAnchor="text" w:xAlign="center" w:y="1"/>
                  <w:suppressOverlap/>
                  <w:jc w:val="both"/>
                </w:pPr>
              </w:pPrChange>
            </w:pPr>
            <w:ins w:id="2451" w:author="Xuning Wei12232" w:date="2026-07-27T11:24:00Z">
              <w:r>
                <w:rPr>
                  <w:rFonts w:ascii="Times New Roman" w:eastAsiaTheme="minorEastAsia" w:hAnsi="Times New Roman" w:cs="Times New Roman"/>
                  <w:color w:val="auto"/>
                  <w:sz w:val="18"/>
                  <w:szCs w:val="18"/>
                  <w:shd w:val="clear" w:color="auto" w:fill="FFFFFF"/>
                  <w:lang w:eastAsia="zh-CN"/>
                </w:rPr>
                <w:t>10</w:t>
              </w:r>
            </w:ins>
            <w:ins w:id="2452" w:author="Xuning Wei12232" w:date="2026-07-27T11:17:00Z">
              <w:r w:rsidRPr="00032BAE">
                <w:rPr>
                  <w:rFonts w:ascii="Times New Roman" w:eastAsiaTheme="minorEastAsia" w:hAnsi="Times New Roman" w:cs="Times New Roman"/>
                  <w:color w:val="auto"/>
                  <w:sz w:val="18"/>
                  <w:szCs w:val="18"/>
                  <w:shd w:val="clear" w:color="auto" w:fill="FFFFFF"/>
                  <w:lang w:eastAsia="zh-CN"/>
                </w:rPr>
                <w:t>00</w:t>
              </w:r>
            </w:ins>
            <w:ins w:id="2453" w:author="Johan Granander" w:date="2026-07-28T13:30:00Z">
              <w:r w:rsidR="00045CD1">
                <w:rPr>
                  <w:rFonts w:ascii="Times New Roman" w:eastAsiaTheme="minorEastAsia" w:hAnsi="Times New Roman" w:cs="Times New Roman"/>
                  <w:color w:val="auto"/>
                  <w:sz w:val="18"/>
                  <w:szCs w:val="18"/>
                  <w:shd w:val="clear" w:color="auto" w:fill="FFFFFF"/>
                  <w:lang w:eastAsia="zh-CN"/>
                </w:rPr>
                <w:t xml:space="preserve"> </w:t>
              </w:r>
            </w:ins>
            <w:ins w:id="2454" w:author="Xuning Wei12232" w:date="2026-07-27T11:17:00Z">
              <w:r w:rsidRPr="00032BAE">
                <w:rPr>
                  <w:rFonts w:ascii="Times New Roman" w:eastAsiaTheme="minorEastAsia" w:hAnsi="Times New Roman" w:cs="Times New Roman"/>
                  <w:color w:val="auto"/>
                  <w:sz w:val="18"/>
                  <w:szCs w:val="18"/>
                  <w:shd w:val="clear" w:color="auto" w:fill="FFFFFF"/>
                  <w:lang w:eastAsia="zh-CN"/>
                </w:rPr>
                <w:t>L</w:t>
              </w:r>
            </w:ins>
          </w:p>
        </w:tc>
        <w:tc>
          <w:tcPr>
            <w:tcW w:w="1581" w:type="pct"/>
            <w:vAlign w:val="center"/>
          </w:tcPr>
          <w:p w14:paraId="1B8B8662" w14:textId="3B42A22C" w:rsidR="0027075E" w:rsidRPr="00032BAE" w:rsidRDefault="00E91DE1" w:rsidP="0027075E">
            <w:pPr>
              <w:jc w:val="both"/>
              <w:rPr>
                <w:ins w:id="2455" w:author="Xuning Wei12232" w:date="2026-07-27T11:17:00Z"/>
                <w:rFonts w:ascii="Times New Roman" w:eastAsiaTheme="minorEastAsia" w:hAnsi="Times New Roman" w:cs="Times New Roman"/>
                <w:color w:val="auto"/>
                <w:sz w:val="18"/>
                <w:szCs w:val="18"/>
                <w:shd w:val="clear" w:color="auto" w:fill="FFFFFF"/>
                <w:lang w:eastAsia="zh-CN"/>
              </w:rPr>
            </w:pPr>
            <w:ins w:id="2456" w:author="Xuning Wei12232" w:date="2026-07-27T11:42:00Z">
              <w:r>
                <w:rPr>
                  <w:rFonts w:ascii="Times New Roman" w:hAnsi="Times New Roman" w:cs="Times New Roman"/>
                  <w:color w:val="0000FF"/>
                  <w:sz w:val="18"/>
                  <w:szCs w:val="18"/>
                  <w:shd w:val="clear" w:color="auto" w:fill="FFFFFF"/>
                </w:rPr>
                <w:t>I</w:t>
              </w:r>
            </w:ins>
            <w:ins w:id="2457" w:author="Xuning Wei12232" w:date="2026-07-27T11:41:00Z">
              <w:r w:rsidRPr="004C5939">
                <w:rPr>
                  <w:rFonts w:ascii="Times New Roman" w:hAnsi="Times New Roman" w:cs="Times New Roman"/>
                  <w:color w:val="0000FF"/>
                  <w:sz w:val="18"/>
                  <w:szCs w:val="18"/>
                  <w:shd w:val="clear" w:color="auto" w:fill="FFFFFF"/>
                </w:rPr>
                <w:t xml:space="preserve">nner surface, valve, temperature probe, </w:t>
              </w:r>
              <w:r w:rsidRPr="0025665E">
                <w:rPr>
                  <w:rFonts w:ascii="Times New Roman" w:hAnsi="Times New Roman" w:cs="Times New Roman"/>
                  <w:color w:val="0000FF"/>
                  <w:sz w:val="18"/>
                  <w:szCs w:val="18"/>
                  <w:shd w:val="clear" w:color="auto" w:fill="FFFFFF"/>
                </w:rPr>
                <w:t>agitator</w:t>
              </w:r>
            </w:ins>
            <w:ins w:id="2458" w:author="Xuning Wei12232" w:date="2026-07-27T11:17:00Z">
              <w:r w:rsidR="0027075E" w:rsidRPr="00032BAE">
                <w:rPr>
                  <w:rFonts w:ascii="Times New Roman" w:eastAsiaTheme="minorEastAsia" w:hAnsi="Times New Roman" w:cs="Times New Roman"/>
                  <w:color w:val="auto"/>
                  <w:sz w:val="18"/>
                  <w:szCs w:val="18"/>
                  <w:shd w:val="clear" w:color="auto" w:fill="FFFFFF"/>
                  <w:lang w:eastAsia="zh-CN"/>
                </w:rPr>
                <w:t>: Glass-lined</w:t>
              </w:r>
            </w:ins>
          </w:p>
          <w:p w14:paraId="69AE44F3" w14:textId="55E4250B" w:rsidR="0027075E" w:rsidRPr="00032BAE" w:rsidRDefault="00E91DE1" w:rsidP="00A15181">
            <w:pPr>
              <w:jc w:val="both"/>
              <w:rPr>
                <w:ins w:id="2459" w:author="Xuning Wei12232" w:date="2026-07-27T11:17:00Z"/>
                <w:rFonts w:ascii="Times New Roman" w:eastAsiaTheme="minorEastAsia" w:hAnsi="Times New Roman" w:cs="Times New Roman"/>
                <w:color w:val="auto"/>
                <w:sz w:val="18"/>
                <w:szCs w:val="18"/>
                <w:shd w:val="clear" w:color="auto" w:fill="FFFFFF"/>
                <w:lang w:eastAsia="zh-CN"/>
              </w:rPr>
            </w:pPr>
            <w:ins w:id="2460" w:author="Xuning Wei12232" w:date="2026-07-27T11:42:00Z">
              <w:r>
                <w:rPr>
                  <w:rFonts w:ascii="Times New Roman" w:hAnsi="Times New Roman" w:cs="Times New Roman"/>
                  <w:color w:val="0000FF"/>
                  <w:sz w:val="18"/>
                  <w:szCs w:val="18"/>
                </w:rPr>
                <w:t>M</w:t>
              </w:r>
              <w:r w:rsidRPr="451895E0">
                <w:rPr>
                  <w:rFonts w:ascii="Times New Roman" w:hAnsi="Times New Roman" w:cs="Times New Roman"/>
                  <w:color w:val="0000FF"/>
                  <w:sz w:val="18"/>
                  <w:szCs w:val="18"/>
                </w:rPr>
                <w:t xml:space="preserve">echanical </w:t>
              </w:r>
              <w:r>
                <w:rPr>
                  <w:rFonts w:ascii="Times New Roman" w:hAnsi="Times New Roman" w:cs="Times New Roman"/>
                  <w:color w:val="0000FF"/>
                  <w:sz w:val="18"/>
                  <w:szCs w:val="18"/>
                </w:rPr>
                <w:t xml:space="preserve">seal: </w:t>
              </w:r>
              <w:r w:rsidRPr="00E91DE1">
                <w:rPr>
                  <w:rFonts w:ascii="Times New Roman" w:hAnsi="Times New Roman" w:cs="Times New Roman"/>
                  <w:color w:val="0000FF"/>
                  <w:sz w:val="18"/>
                  <w:szCs w:val="18"/>
                  <w:rPrChange w:id="2461" w:author="Xuning Wei12232" w:date="2026-07-27T11:42:00Z">
                    <w:rPr>
                      <w:rFonts w:ascii="Times New Roman" w:hAnsi="Times New Roman" w:cs="Times New Roman"/>
                      <w:b/>
                      <w:color w:val="0000FF"/>
                      <w:sz w:val="18"/>
                      <w:szCs w:val="18"/>
                    </w:rPr>
                  </w:rPrChange>
                </w:rPr>
                <w:t>GL</w:t>
              </w:r>
              <w:r w:rsidRPr="00E91DE1">
                <w:rPr>
                  <w:rFonts w:ascii="Times New Roman" w:hAnsi="Times New Roman" w:cs="Times New Roman"/>
                  <w:color w:val="auto"/>
                  <w:sz w:val="18"/>
                  <w:szCs w:val="18"/>
                  <w:rPrChange w:id="2462" w:author="Xuning Wei12232" w:date="2026-07-27T11:42:00Z">
                    <w:rPr>
                      <w:rFonts w:ascii="Times New Roman" w:hAnsi="Times New Roman" w:cs="Times New Roman"/>
                      <w:b/>
                      <w:color w:val="auto"/>
                      <w:sz w:val="18"/>
                      <w:szCs w:val="18"/>
                    </w:rPr>
                  </w:rPrChange>
                </w:rPr>
                <w:t xml:space="preserve"> </w:t>
              </w:r>
              <w:r w:rsidRPr="00E91DE1">
                <w:rPr>
                  <w:rFonts w:ascii="Times New Roman" w:hAnsi="Times New Roman" w:cs="Times New Roman"/>
                  <w:color w:val="0000FF"/>
                  <w:sz w:val="18"/>
                  <w:szCs w:val="18"/>
                  <w:rPrChange w:id="2463" w:author="Xuning Wei12232" w:date="2026-07-27T11:42:00Z">
                    <w:rPr>
                      <w:rFonts w:ascii="Times New Roman" w:hAnsi="Times New Roman" w:cs="Times New Roman"/>
                      <w:b/>
                      <w:color w:val="0000FF"/>
                      <w:sz w:val="18"/>
                      <w:szCs w:val="18"/>
                    </w:rPr>
                  </w:rPrChange>
                </w:rPr>
                <w:t>&amp; PTFE &amp; FFKM</w:t>
              </w:r>
            </w:ins>
          </w:p>
        </w:tc>
      </w:tr>
      <w:tr w:rsidR="0027075E" w:rsidRPr="00032BAE" w14:paraId="56CBD5EA" w14:textId="77777777" w:rsidTr="00032BAE">
        <w:trPr>
          <w:trHeight w:val="397"/>
        </w:trPr>
        <w:tc>
          <w:tcPr>
            <w:tcW w:w="744" w:type="pct"/>
            <w:vAlign w:val="center"/>
          </w:tcPr>
          <w:p w14:paraId="56B45C66" w14:textId="3D28933C" w:rsidR="0027075E" w:rsidRPr="00032BAE" w:rsidRDefault="0027075E">
            <w:pPr>
              <w:jc w:val="center"/>
              <w:rPr>
                <w:rFonts w:ascii="Times New Roman" w:hAnsi="Times New Roman" w:cs="Times New Roman"/>
                <w:color w:val="auto"/>
                <w:sz w:val="18"/>
                <w:szCs w:val="18"/>
                <w:shd w:val="clear" w:color="auto" w:fill="FFFFFF"/>
              </w:rPr>
              <w:pPrChange w:id="2464" w:author="He Han" w:date="2026-08-27T14:30:00Z">
                <w:pPr>
                  <w:framePr w:hSpace="180" w:wrap="around" w:vAnchor="text" w:hAnchor="text" w:xAlign="center" w:y="1"/>
                  <w:suppressOverlap/>
                  <w:jc w:val="both"/>
                </w:pPr>
              </w:pPrChange>
            </w:pPr>
            <w:ins w:id="2465" w:author="Xuning Wei12232" w:date="2026-07-27T11:24:00Z">
              <w:r w:rsidRPr="0004149E">
                <w:rPr>
                  <w:rFonts w:ascii="Times New Roman" w:eastAsia="仿宋_GB2312" w:hAnsi="Times New Roman" w:cs="Times New Roman"/>
                  <w:bCs w:val="0"/>
                  <w:color w:val="000000" w:themeColor="text1"/>
                  <w:sz w:val="18"/>
                  <w:szCs w:val="18"/>
                  <w:lang w:eastAsia="zh-CN"/>
                </w:rPr>
                <w:t>Storage tank</w:t>
              </w:r>
            </w:ins>
            <w:del w:id="2466" w:author="Xuning Wei12232" w:date="2026-07-27T11:24:00Z">
              <w:r w:rsidRPr="00032BAE" w:rsidDel="0027075E">
                <w:rPr>
                  <w:rFonts w:ascii="Times New Roman" w:hAnsi="Times New Roman" w:cs="Times New Roman"/>
                  <w:color w:val="auto"/>
                  <w:sz w:val="18"/>
                  <w:szCs w:val="18"/>
                  <w:shd w:val="clear" w:color="auto" w:fill="FFFFFF"/>
                </w:rPr>
                <w:delText>Glass-line Reactor</w:delText>
              </w:r>
            </w:del>
          </w:p>
        </w:tc>
        <w:tc>
          <w:tcPr>
            <w:tcW w:w="1084" w:type="pct"/>
            <w:vAlign w:val="center"/>
          </w:tcPr>
          <w:p w14:paraId="604986E0" w14:textId="7C723F9D" w:rsidR="0027075E" w:rsidRPr="00032BAE" w:rsidRDefault="0027075E">
            <w:pPr>
              <w:jc w:val="center"/>
              <w:rPr>
                <w:rFonts w:ascii="Times New Roman" w:eastAsia="仿宋_GB2312" w:hAnsi="Times New Roman" w:cs="Times New Roman"/>
                <w:b/>
                <w:color w:val="auto"/>
                <w:sz w:val="20"/>
                <w:szCs w:val="20"/>
              </w:rPr>
              <w:pPrChange w:id="2467"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TJ4S-12</w:t>
            </w:r>
            <w:ins w:id="2468" w:author="Xuning Wei12232" w:date="2026-07-27T11:24:00Z">
              <w:r>
                <w:rPr>
                  <w:rFonts w:ascii="Times New Roman" w:hAnsi="Times New Roman" w:cs="Times New Roman"/>
                  <w:color w:val="auto"/>
                  <w:sz w:val="18"/>
                  <w:szCs w:val="18"/>
                  <w:shd w:val="clear" w:color="auto" w:fill="FFFFFF"/>
                </w:rPr>
                <w:t>00-AT02</w:t>
              </w:r>
            </w:ins>
            <w:del w:id="2469" w:author="Xuning Wei12232" w:date="2026-07-27T11:24:00Z">
              <w:r w:rsidRPr="00032BAE" w:rsidDel="0027075E">
                <w:rPr>
                  <w:rFonts w:ascii="Times New Roman" w:hAnsi="Times New Roman" w:cs="Times New Roman"/>
                  <w:color w:val="auto"/>
                  <w:sz w:val="18"/>
                  <w:szCs w:val="18"/>
                  <w:shd w:val="clear" w:color="auto" w:fill="FFFFFF"/>
                </w:rPr>
                <w:delText>13-R2</w:delText>
              </w:r>
            </w:del>
            <w:del w:id="2470" w:author="Xuning Wei12232" w:date="2026-07-27T11:16:00Z">
              <w:r w:rsidRPr="00032BAE" w:rsidDel="0027075E">
                <w:rPr>
                  <w:rFonts w:ascii="Times New Roman" w:hAnsi="Times New Roman" w:cs="Times New Roman"/>
                  <w:color w:val="auto"/>
                  <w:sz w:val="18"/>
                  <w:szCs w:val="18"/>
                  <w:shd w:val="clear" w:color="auto" w:fill="FFFFFF"/>
                </w:rPr>
                <w:delText>1</w:delText>
              </w:r>
            </w:del>
          </w:p>
        </w:tc>
        <w:tc>
          <w:tcPr>
            <w:tcW w:w="1154" w:type="pct"/>
            <w:vAlign w:val="center"/>
          </w:tcPr>
          <w:p w14:paraId="7FC826B3" w14:textId="7F46EC3B" w:rsidR="0027075E" w:rsidRPr="00032BAE" w:rsidRDefault="0027075E">
            <w:pPr>
              <w:jc w:val="center"/>
              <w:rPr>
                <w:rFonts w:ascii="Times New Roman" w:hAnsi="Times New Roman" w:cs="Times New Roman"/>
                <w:color w:val="auto"/>
                <w:sz w:val="18"/>
                <w:szCs w:val="18"/>
                <w:shd w:val="clear" w:color="auto" w:fill="FFFFFF"/>
              </w:rPr>
              <w:pPrChange w:id="2471" w:author="He Han" w:date="2026-08-27T14:30:00Z">
                <w:pPr>
                  <w:framePr w:hSpace="180" w:wrap="around" w:vAnchor="text" w:hAnchor="text" w:xAlign="center" w:y="1"/>
                  <w:suppressOverlap/>
                  <w:jc w:val="both"/>
                </w:pPr>
              </w:pPrChange>
            </w:pPr>
            <w:r w:rsidRPr="00032BAE">
              <w:rPr>
                <w:rFonts w:ascii="Times New Roman" w:hAnsi="Times New Roman" w:cs="Times New Roman"/>
                <w:color w:val="auto"/>
                <w:sz w:val="18"/>
                <w:szCs w:val="18"/>
                <w:shd w:val="clear" w:color="auto" w:fill="FFFFFF"/>
              </w:rPr>
              <w:t>Prepared</w:t>
            </w:r>
            <w:r w:rsidRPr="00032BAE">
              <w:rPr>
                <w:rFonts w:ascii="Times New Roman" w:eastAsia="仿宋_GB2312" w:hAnsi="Times New Roman" w:cs="Times New Roman"/>
                <w:color w:val="auto"/>
                <w:sz w:val="18"/>
                <w:szCs w:val="18"/>
              </w:rPr>
              <w:t xml:space="preserve"> </w:t>
            </w:r>
            <w:proofErr w:type="spellStart"/>
            <w:r w:rsidRPr="00032BAE">
              <w:rPr>
                <w:rFonts w:ascii="Times New Roman" w:eastAsia="仿宋_GB2312" w:hAnsi="Times New Roman" w:cs="Times New Roman"/>
                <w:color w:val="auto"/>
                <w:sz w:val="18"/>
                <w:szCs w:val="18"/>
              </w:rPr>
              <w:t>OxymaPure</w:t>
            </w:r>
            <w:proofErr w:type="spellEnd"/>
            <w:r w:rsidRPr="00032BAE">
              <w:rPr>
                <w:rFonts w:ascii="Times New Roman" w:eastAsia="仿宋_GB2312" w:hAnsi="Times New Roman" w:cs="Times New Roman"/>
                <w:color w:val="auto"/>
                <w:sz w:val="18"/>
                <w:szCs w:val="18"/>
              </w:rPr>
              <w:t>/ DMF solution</w:t>
            </w:r>
          </w:p>
        </w:tc>
        <w:tc>
          <w:tcPr>
            <w:tcW w:w="437" w:type="pct"/>
            <w:vAlign w:val="center"/>
          </w:tcPr>
          <w:p w14:paraId="3C818D60" w14:textId="574D3AF4" w:rsidR="0027075E" w:rsidRPr="00032BAE" w:rsidRDefault="005A15C4">
            <w:pPr>
              <w:jc w:val="center"/>
              <w:rPr>
                <w:rFonts w:ascii="Times New Roman" w:eastAsiaTheme="minorEastAsia" w:hAnsi="Times New Roman" w:cs="Times New Roman"/>
                <w:color w:val="auto"/>
                <w:sz w:val="18"/>
                <w:szCs w:val="18"/>
                <w:shd w:val="clear" w:color="auto" w:fill="FFFFFF"/>
                <w:lang w:eastAsia="zh-CN"/>
              </w:rPr>
              <w:pPrChange w:id="2472" w:author="He Han" w:date="2026-08-27T14:30:00Z">
                <w:pPr>
                  <w:framePr w:hSpace="180" w:wrap="around" w:vAnchor="text" w:hAnchor="text" w:xAlign="center" w:y="1"/>
                  <w:suppressOverlap/>
                  <w:jc w:val="both"/>
                </w:pPr>
              </w:pPrChange>
            </w:pPr>
            <w:ins w:id="2473" w:author="Xuning Wei12232" w:date="2026-07-27T11:28:00Z">
              <w:r>
                <w:rPr>
                  <w:rFonts w:ascii="Times New Roman" w:eastAsiaTheme="minorEastAsia" w:hAnsi="Times New Roman" w:cs="Times New Roman"/>
                  <w:color w:val="auto"/>
                  <w:sz w:val="18"/>
                  <w:szCs w:val="18"/>
                  <w:shd w:val="clear" w:color="auto" w:fill="FFFFFF"/>
                  <w:lang w:eastAsia="zh-CN"/>
                </w:rPr>
                <w:t>5</w:t>
              </w:r>
            </w:ins>
            <w:del w:id="2474" w:author="Xuning Wei12232" w:date="2026-07-27T11:28:00Z">
              <w:r w:rsidR="0027075E" w:rsidRPr="00032BAE" w:rsidDel="005A15C4">
                <w:rPr>
                  <w:rFonts w:ascii="Times New Roman" w:eastAsiaTheme="minorEastAsia" w:hAnsi="Times New Roman" w:cs="Times New Roman"/>
                  <w:color w:val="auto"/>
                  <w:sz w:val="18"/>
                  <w:szCs w:val="18"/>
                  <w:shd w:val="clear" w:color="auto" w:fill="FFFFFF"/>
                  <w:lang w:eastAsia="zh-CN"/>
                </w:rPr>
                <w:delText>2</w:delText>
              </w:r>
            </w:del>
            <w:r w:rsidR="0027075E" w:rsidRPr="00032BAE">
              <w:rPr>
                <w:rFonts w:ascii="Times New Roman" w:eastAsiaTheme="minorEastAsia" w:hAnsi="Times New Roman" w:cs="Times New Roman"/>
                <w:color w:val="auto"/>
                <w:sz w:val="18"/>
                <w:szCs w:val="18"/>
                <w:shd w:val="clear" w:color="auto" w:fill="FFFFFF"/>
                <w:lang w:eastAsia="zh-CN"/>
              </w:rPr>
              <w:t>00</w:t>
            </w:r>
            <w:ins w:id="2475" w:author="Johan Granander" w:date="2026-07-28T13:30:00Z">
              <w:r w:rsidR="00045CD1">
                <w:rPr>
                  <w:rFonts w:ascii="Times New Roman" w:eastAsiaTheme="minorEastAsia" w:hAnsi="Times New Roman" w:cs="Times New Roman"/>
                  <w:color w:val="auto"/>
                  <w:sz w:val="18"/>
                  <w:szCs w:val="18"/>
                  <w:shd w:val="clear" w:color="auto" w:fill="FFFFFF"/>
                  <w:lang w:eastAsia="zh-CN"/>
                </w:rPr>
                <w:t xml:space="preserve"> </w:t>
              </w:r>
            </w:ins>
            <w:r w:rsidR="0027075E" w:rsidRPr="00032BAE">
              <w:rPr>
                <w:rFonts w:ascii="Times New Roman" w:eastAsiaTheme="minorEastAsia" w:hAnsi="Times New Roman" w:cs="Times New Roman"/>
                <w:color w:val="auto"/>
                <w:sz w:val="18"/>
                <w:szCs w:val="18"/>
                <w:shd w:val="clear" w:color="auto" w:fill="FFFFFF"/>
                <w:lang w:eastAsia="zh-CN"/>
              </w:rPr>
              <w:t>L</w:t>
            </w:r>
          </w:p>
        </w:tc>
        <w:tc>
          <w:tcPr>
            <w:tcW w:w="1581" w:type="pct"/>
            <w:vAlign w:val="center"/>
          </w:tcPr>
          <w:p w14:paraId="650EC318" w14:textId="7B3B1CDB" w:rsidR="0027075E" w:rsidRPr="00032BAE" w:rsidRDefault="0027075E" w:rsidP="0027075E">
            <w:pPr>
              <w:jc w:val="both"/>
              <w:rPr>
                <w:rFonts w:ascii="Times New Roman" w:eastAsiaTheme="minorEastAsia" w:hAnsi="Times New Roman" w:cs="Times New Roman"/>
                <w:color w:val="auto"/>
                <w:sz w:val="18"/>
                <w:szCs w:val="18"/>
                <w:shd w:val="clear" w:color="auto" w:fill="FFFFFF"/>
                <w:lang w:eastAsia="zh-CN"/>
              </w:rPr>
            </w:pPr>
            <w:r w:rsidRPr="00032BAE">
              <w:rPr>
                <w:rFonts w:ascii="Times New Roman" w:eastAsiaTheme="minorEastAsia" w:hAnsi="Times New Roman" w:cs="Times New Roman"/>
                <w:color w:val="auto"/>
                <w:sz w:val="18"/>
                <w:szCs w:val="18"/>
                <w:shd w:val="clear" w:color="auto" w:fill="FFFFFF"/>
                <w:lang w:eastAsia="zh-CN"/>
              </w:rPr>
              <w:t xml:space="preserve">Materials of body: </w:t>
            </w:r>
            <w:proofErr w:type="spellStart"/>
            <w:ins w:id="2476" w:author="Xuning Wei12232" w:date="2026-07-27T17:16:00Z">
              <w:r w:rsidR="00AF1C85" w:rsidRPr="00AF1C85">
                <w:rPr>
                  <w:rFonts w:ascii="Times New Roman" w:hAnsi="Times New Roman" w:cs="Times New Roman"/>
                  <w:color w:val="auto"/>
                  <w:sz w:val="18"/>
                  <w:szCs w:val="18"/>
                  <w:shd w:val="clear" w:color="auto" w:fill="FFFFFF"/>
                </w:rPr>
                <w:t>Hastelloy</w:t>
              </w:r>
              <w:proofErr w:type="spellEnd"/>
              <w:r w:rsidR="00AF1C85" w:rsidRPr="00032BAE">
                <w:rPr>
                  <w:rFonts w:ascii="Times New Roman" w:hAnsi="Times New Roman" w:cs="Times New Roman"/>
                  <w:color w:val="auto"/>
                  <w:sz w:val="18"/>
                  <w:szCs w:val="18"/>
                  <w:shd w:val="clear" w:color="auto" w:fill="FFFFFF"/>
                </w:rPr>
                <w:t xml:space="preserve"> </w:t>
              </w:r>
              <w:r w:rsidR="00AF1C85">
                <w:rPr>
                  <w:rFonts w:ascii="Times New Roman" w:hAnsi="Times New Roman" w:cs="Times New Roman"/>
                  <w:color w:val="auto"/>
                  <w:sz w:val="18"/>
                  <w:szCs w:val="18"/>
                  <w:shd w:val="clear" w:color="auto" w:fill="FFFFFF"/>
                </w:rPr>
                <w:t>(</w:t>
              </w:r>
              <w:r w:rsidR="00AF1C85" w:rsidRPr="00032BAE">
                <w:rPr>
                  <w:rFonts w:ascii="Times New Roman" w:hAnsi="Times New Roman" w:cs="Times New Roman"/>
                  <w:color w:val="auto"/>
                  <w:sz w:val="18"/>
                  <w:szCs w:val="18"/>
                  <w:shd w:val="clear" w:color="auto" w:fill="FFFFFF"/>
                </w:rPr>
                <w:t>C-276</w:t>
              </w:r>
              <w:r w:rsidR="00AF1C85">
                <w:rPr>
                  <w:rFonts w:ascii="Times New Roman" w:hAnsi="Times New Roman" w:cs="Times New Roman"/>
                  <w:color w:val="auto"/>
                  <w:sz w:val="18"/>
                  <w:szCs w:val="18"/>
                  <w:shd w:val="clear" w:color="auto" w:fill="FFFFFF"/>
                </w:rPr>
                <w:t>)</w:t>
              </w:r>
            </w:ins>
            <w:del w:id="2477" w:author="Xuning Wei12232" w:date="2026-07-27T11:29:00Z">
              <w:r w:rsidRPr="00032BAE" w:rsidDel="005A15C4">
                <w:rPr>
                  <w:rFonts w:ascii="Times New Roman" w:eastAsiaTheme="minorEastAsia" w:hAnsi="Times New Roman" w:cs="Times New Roman"/>
                  <w:color w:val="auto"/>
                  <w:sz w:val="18"/>
                  <w:szCs w:val="18"/>
                  <w:shd w:val="clear" w:color="auto" w:fill="FFFFFF"/>
                  <w:lang w:eastAsia="zh-CN"/>
                </w:rPr>
                <w:delText>Glass-lined</w:delText>
              </w:r>
            </w:del>
          </w:p>
          <w:p w14:paraId="0E1FA427" w14:textId="61A5FAAA" w:rsidR="0027075E" w:rsidRPr="00032BAE" w:rsidDel="005A15C4" w:rsidRDefault="005A15C4" w:rsidP="0027075E">
            <w:pPr>
              <w:jc w:val="both"/>
              <w:rPr>
                <w:del w:id="2478" w:author="Xuning Wei12232" w:date="2026-07-27T11:30:00Z"/>
                <w:rFonts w:ascii="Times New Roman" w:eastAsiaTheme="minorEastAsia" w:hAnsi="Times New Roman" w:cs="Times New Roman"/>
                <w:color w:val="auto"/>
                <w:sz w:val="18"/>
                <w:szCs w:val="18"/>
                <w:shd w:val="clear" w:color="auto" w:fill="FFFFFF"/>
                <w:lang w:eastAsia="zh-CN"/>
              </w:rPr>
            </w:pPr>
            <w:ins w:id="2479" w:author="Xuning Wei12232" w:date="2026-07-27T11:30:00Z">
              <w:r w:rsidRPr="00032BAE">
                <w:rPr>
                  <w:rFonts w:ascii="Times New Roman" w:eastAsiaTheme="minorEastAsia" w:hAnsi="Times New Roman" w:cs="Times New Roman"/>
                  <w:color w:val="auto"/>
                  <w:sz w:val="18"/>
                  <w:szCs w:val="18"/>
                  <w:shd w:val="clear" w:color="auto" w:fill="FFFFFF"/>
                  <w:lang w:eastAsia="zh-CN"/>
                </w:rPr>
                <w:t xml:space="preserve">Material of agitator: </w:t>
              </w:r>
            </w:ins>
            <w:proofErr w:type="spellStart"/>
            <w:ins w:id="2480" w:author="Xuning Wei12232" w:date="2026-07-27T17:17:00Z">
              <w:r w:rsidR="00AF1C85" w:rsidRPr="00AF1C85">
                <w:rPr>
                  <w:rFonts w:ascii="Times New Roman" w:hAnsi="Times New Roman" w:cs="Times New Roman"/>
                  <w:color w:val="auto"/>
                  <w:sz w:val="18"/>
                  <w:szCs w:val="18"/>
                  <w:shd w:val="clear" w:color="auto" w:fill="FFFFFF"/>
                </w:rPr>
                <w:t>Hastelloy</w:t>
              </w:r>
              <w:proofErr w:type="spellEnd"/>
              <w:r w:rsidR="00AF1C85" w:rsidRPr="00032BAE">
                <w:rPr>
                  <w:rFonts w:ascii="Times New Roman" w:hAnsi="Times New Roman" w:cs="Times New Roman"/>
                  <w:color w:val="auto"/>
                  <w:sz w:val="18"/>
                  <w:szCs w:val="18"/>
                  <w:shd w:val="clear" w:color="auto" w:fill="FFFFFF"/>
                </w:rPr>
                <w:t xml:space="preserve"> </w:t>
              </w:r>
              <w:r w:rsidR="00AF1C85">
                <w:rPr>
                  <w:rFonts w:ascii="Times New Roman" w:hAnsi="Times New Roman" w:cs="Times New Roman"/>
                  <w:color w:val="auto"/>
                  <w:sz w:val="18"/>
                  <w:szCs w:val="18"/>
                  <w:shd w:val="clear" w:color="auto" w:fill="FFFFFF"/>
                </w:rPr>
                <w:t>(</w:t>
              </w:r>
              <w:r w:rsidR="00AF1C85" w:rsidRPr="00032BAE">
                <w:rPr>
                  <w:rFonts w:ascii="Times New Roman" w:hAnsi="Times New Roman" w:cs="Times New Roman"/>
                  <w:color w:val="auto"/>
                  <w:sz w:val="18"/>
                  <w:szCs w:val="18"/>
                  <w:shd w:val="clear" w:color="auto" w:fill="FFFFFF"/>
                </w:rPr>
                <w:t>C-276</w:t>
              </w:r>
              <w:r w:rsidR="00AF1C85">
                <w:rPr>
                  <w:rFonts w:ascii="Times New Roman" w:hAnsi="Times New Roman" w:cs="Times New Roman"/>
                  <w:color w:val="auto"/>
                  <w:sz w:val="18"/>
                  <w:szCs w:val="18"/>
                  <w:shd w:val="clear" w:color="auto" w:fill="FFFFFF"/>
                </w:rPr>
                <w:t>)</w:t>
              </w:r>
            </w:ins>
            <w:del w:id="2481" w:author="Xuning Wei12232" w:date="2026-07-27T11:30:00Z">
              <w:r w:rsidR="0027075E" w:rsidRPr="00032BAE" w:rsidDel="005A15C4">
                <w:rPr>
                  <w:rFonts w:ascii="Times New Roman" w:eastAsiaTheme="minorEastAsia" w:hAnsi="Times New Roman" w:cs="Times New Roman"/>
                  <w:color w:val="auto"/>
                  <w:sz w:val="18"/>
                  <w:szCs w:val="18"/>
                  <w:shd w:val="clear" w:color="auto" w:fill="FFFFFF"/>
                  <w:lang w:eastAsia="zh-CN"/>
                </w:rPr>
                <w:delText>Temperature tube: Glass-lined</w:delText>
              </w:r>
            </w:del>
          </w:p>
          <w:p w14:paraId="51196887" w14:textId="6C616268" w:rsidR="0027075E" w:rsidRPr="00032BAE" w:rsidRDefault="0027075E" w:rsidP="00A15181">
            <w:pPr>
              <w:jc w:val="both"/>
              <w:rPr>
                <w:rFonts w:ascii="Times New Roman" w:eastAsiaTheme="minorEastAsia" w:hAnsi="Times New Roman" w:cs="Times New Roman"/>
                <w:color w:val="auto"/>
                <w:sz w:val="18"/>
                <w:szCs w:val="18"/>
                <w:shd w:val="clear" w:color="auto" w:fill="FFFFFF"/>
                <w:lang w:eastAsia="zh-CN"/>
              </w:rPr>
            </w:pPr>
            <w:del w:id="2482" w:author="Xuning Wei12232" w:date="2026-07-27T11:30:00Z">
              <w:r w:rsidRPr="00032BAE" w:rsidDel="005A15C4">
                <w:rPr>
                  <w:rFonts w:ascii="Times New Roman" w:eastAsiaTheme="minorEastAsia" w:hAnsi="Times New Roman" w:cs="Times New Roman"/>
                  <w:color w:val="auto"/>
                  <w:sz w:val="18"/>
                  <w:szCs w:val="18"/>
                  <w:shd w:val="clear" w:color="auto" w:fill="FFFFFF"/>
                  <w:lang w:eastAsia="zh-CN"/>
                </w:rPr>
                <w:delText xml:space="preserve">Material of agitator: </w:delText>
              </w:r>
            </w:del>
            <w:del w:id="2483" w:author="Xuning Wei12232" w:date="2026-07-27T11:29:00Z">
              <w:r w:rsidRPr="00032BAE" w:rsidDel="005A15C4">
                <w:rPr>
                  <w:rFonts w:ascii="Times New Roman" w:eastAsiaTheme="minorEastAsia" w:hAnsi="Times New Roman" w:cs="Times New Roman"/>
                  <w:color w:val="auto"/>
                  <w:sz w:val="18"/>
                  <w:szCs w:val="18"/>
                  <w:shd w:val="clear" w:color="auto" w:fill="FFFFFF"/>
                  <w:lang w:eastAsia="zh-CN"/>
                </w:rPr>
                <w:delText>Glass-lined</w:delText>
              </w:r>
            </w:del>
          </w:p>
        </w:tc>
      </w:tr>
      <w:tr w:rsidR="0027075E" w:rsidRPr="00032BAE" w:rsidDel="00AA2BB0" w14:paraId="1E0C87BB" w14:textId="4A8BE7C9" w:rsidTr="00032BAE">
        <w:trPr>
          <w:trHeight w:val="397"/>
          <w:del w:id="2484" w:author="Xuning Wei12232" w:date="2026-07-27T11:41:00Z"/>
        </w:trPr>
        <w:tc>
          <w:tcPr>
            <w:tcW w:w="744" w:type="pct"/>
            <w:vAlign w:val="center"/>
          </w:tcPr>
          <w:p w14:paraId="0D8464CF" w14:textId="00649F9D" w:rsidR="0027075E" w:rsidRPr="00032BAE" w:rsidDel="00AA2BB0" w:rsidRDefault="0027075E" w:rsidP="0027075E">
            <w:pPr>
              <w:jc w:val="both"/>
              <w:rPr>
                <w:del w:id="2485" w:author="Xuning Wei12232" w:date="2026-07-27T11:41:00Z"/>
                <w:rFonts w:ascii="Times New Roman" w:hAnsi="Times New Roman" w:cs="Times New Roman"/>
                <w:color w:val="auto"/>
                <w:sz w:val="18"/>
                <w:szCs w:val="18"/>
                <w:shd w:val="clear" w:color="auto" w:fill="FFFFFF"/>
              </w:rPr>
            </w:pPr>
            <w:del w:id="2486" w:author="Xuning Wei12232" w:date="2026-07-27T11:16:00Z">
              <w:r w:rsidRPr="00032BAE" w:rsidDel="0027075E">
                <w:rPr>
                  <w:rFonts w:ascii="Times New Roman" w:hAnsi="Times New Roman" w:cs="Times New Roman"/>
                  <w:color w:val="auto"/>
                  <w:sz w:val="18"/>
                  <w:szCs w:val="18"/>
                  <w:shd w:val="clear" w:color="auto" w:fill="FFFFFF"/>
                </w:rPr>
                <w:delText>Sampling Tools</w:delText>
              </w:r>
            </w:del>
          </w:p>
        </w:tc>
        <w:tc>
          <w:tcPr>
            <w:tcW w:w="1084" w:type="pct"/>
            <w:vAlign w:val="center"/>
          </w:tcPr>
          <w:p w14:paraId="43A18014" w14:textId="08AE1AED" w:rsidR="0027075E" w:rsidRPr="00032BAE" w:rsidDel="0027075E" w:rsidRDefault="0027075E" w:rsidP="0027075E">
            <w:pPr>
              <w:jc w:val="both"/>
              <w:rPr>
                <w:del w:id="2487" w:author="Xuning Wei12232" w:date="2026-07-27T11:16:00Z"/>
                <w:rFonts w:ascii="Times New Roman" w:eastAsiaTheme="minorEastAsia" w:hAnsi="Times New Roman" w:cs="Times New Roman"/>
                <w:color w:val="auto"/>
                <w:sz w:val="18"/>
                <w:szCs w:val="18"/>
                <w:shd w:val="clear" w:color="auto" w:fill="FFFFFF"/>
                <w:lang w:eastAsia="zh-CN"/>
              </w:rPr>
            </w:pPr>
            <w:del w:id="2488"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p w14:paraId="2B1C23D4" w14:textId="2F4BEC47" w:rsidR="0027075E" w:rsidRPr="00032BAE" w:rsidDel="00AA2BB0" w:rsidRDefault="0027075E" w:rsidP="0027075E">
            <w:pPr>
              <w:jc w:val="both"/>
              <w:rPr>
                <w:del w:id="2489" w:author="Xuning Wei12232" w:date="2026-07-27T11:41:00Z"/>
                <w:rFonts w:ascii="Times New Roman" w:eastAsiaTheme="minorEastAsia" w:hAnsi="Times New Roman" w:cs="Times New Roman"/>
                <w:color w:val="auto"/>
                <w:sz w:val="18"/>
                <w:szCs w:val="18"/>
                <w:shd w:val="clear" w:color="auto" w:fill="FFFFFF"/>
                <w:lang w:eastAsia="zh-CN"/>
              </w:rPr>
            </w:pPr>
            <w:del w:id="2490"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(Movable equipment)</w:delText>
              </w:r>
            </w:del>
          </w:p>
        </w:tc>
        <w:tc>
          <w:tcPr>
            <w:tcW w:w="1154" w:type="pct"/>
            <w:vAlign w:val="center"/>
          </w:tcPr>
          <w:p w14:paraId="7197528E" w14:textId="0EB43A03" w:rsidR="0027075E" w:rsidRPr="00032BAE" w:rsidDel="00AA2BB0" w:rsidRDefault="0027075E" w:rsidP="0027075E">
            <w:pPr>
              <w:jc w:val="both"/>
              <w:rPr>
                <w:del w:id="2491" w:author="Xuning Wei12232" w:date="2026-07-27T11:41:00Z"/>
                <w:rFonts w:ascii="Times New Roman" w:hAnsi="Times New Roman" w:cs="Times New Roman"/>
                <w:color w:val="auto"/>
                <w:sz w:val="18"/>
                <w:szCs w:val="18"/>
                <w:shd w:val="clear" w:color="auto" w:fill="FFFFFF"/>
              </w:rPr>
            </w:pPr>
            <w:del w:id="2492" w:author="Xuning Wei12232" w:date="2026-07-27T11:16:00Z">
              <w:r w:rsidRPr="00032BAE" w:rsidDel="0027075E">
                <w:rPr>
                  <w:rFonts w:ascii="Times New Roman" w:hAnsi="Times New Roman" w:cs="Times New Roman"/>
                  <w:color w:val="auto"/>
                  <w:sz w:val="18"/>
                  <w:szCs w:val="18"/>
                  <w:shd w:val="clear" w:color="auto" w:fill="FFFFFF"/>
                </w:rPr>
                <w:delText>Sampling</w:delText>
              </w:r>
            </w:del>
          </w:p>
        </w:tc>
        <w:tc>
          <w:tcPr>
            <w:tcW w:w="437" w:type="pct"/>
            <w:vAlign w:val="center"/>
          </w:tcPr>
          <w:p w14:paraId="215471C9" w14:textId="33223B44" w:rsidR="0027075E" w:rsidRPr="00032BAE" w:rsidDel="00AA2BB0" w:rsidRDefault="0027075E" w:rsidP="0027075E">
            <w:pPr>
              <w:jc w:val="both"/>
              <w:rPr>
                <w:del w:id="2493" w:author="Xuning Wei12232" w:date="2026-07-27T11:41:00Z"/>
                <w:rFonts w:ascii="Times New Roman" w:eastAsiaTheme="minorEastAsia" w:hAnsi="Times New Roman" w:cs="Times New Roman"/>
                <w:color w:val="auto"/>
                <w:sz w:val="18"/>
                <w:szCs w:val="18"/>
                <w:shd w:val="clear" w:color="auto" w:fill="FFFFFF"/>
                <w:lang w:eastAsia="zh-CN"/>
              </w:rPr>
            </w:pPr>
            <w:del w:id="2494"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tc>
        <w:tc>
          <w:tcPr>
            <w:tcW w:w="1581" w:type="pct"/>
            <w:vAlign w:val="center"/>
          </w:tcPr>
          <w:p w14:paraId="33BA631E" w14:textId="426B16DF" w:rsidR="0027075E" w:rsidRPr="00032BAE" w:rsidDel="0027075E" w:rsidRDefault="0027075E" w:rsidP="0027075E">
            <w:pPr>
              <w:jc w:val="both"/>
              <w:rPr>
                <w:del w:id="2495" w:author="Xuning Wei12232" w:date="2026-07-27T11:16:00Z"/>
                <w:rFonts w:ascii="Times New Roman" w:hAnsi="Times New Roman" w:cs="Times New Roman"/>
                <w:color w:val="auto"/>
                <w:sz w:val="18"/>
                <w:szCs w:val="18"/>
                <w:shd w:val="clear" w:color="auto" w:fill="FFFFFF"/>
              </w:rPr>
            </w:pPr>
            <w:del w:id="2496" w:author="Xuning Wei12232" w:date="2026-07-27T11:16:00Z">
              <w:r w:rsidRPr="00032BAE" w:rsidDel="0027075E">
                <w:rPr>
                  <w:rFonts w:ascii="Times New Roman" w:hAnsi="Times New Roman" w:cs="Times New Roman"/>
                  <w:color w:val="auto"/>
                  <w:sz w:val="18"/>
                  <w:szCs w:val="18"/>
                  <w:shd w:val="clear" w:color="auto" w:fill="FFFFFF"/>
                </w:rPr>
                <w:delText>Pipeline of Liquid sampler :</w:delText>
              </w:r>
            </w:del>
            <w:ins w:id="2497" w:author="Johan Granander" w:date="2026-05-04T11:46:00Z">
              <w:del w:id="2498" w:author="Xuning Wei12232" w:date="2026-07-27T11:16:00Z">
                <w:r w:rsidRPr="00032BAE" w:rsidDel="0027075E">
                  <w:rPr>
                    <w:rFonts w:ascii="Times New Roman" w:hAnsi="Times New Roman" w:cs="Times New Roman"/>
                    <w:color w:val="auto"/>
                    <w:sz w:val="18"/>
                    <w:szCs w:val="18"/>
                    <w:shd w:val="clear" w:color="auto" w:fill="FFFFFF"/>
                  </w:rPr>
                  <w:delText>sampler:</w:delText>
                </w:r>
              </w:del>
            </w:ins>
            <w:del w:id="2499" w:author="Xuning Wei12232" w:date="2026-07-27T11:16:00Z">
              <w:r w:rsidRPr="00032BAE" w:rsidDel="0027075E">
                <w:rPr>
                  <w:rFonts w:ascii="Times New Roman" w:hAnsi="Times New Roman" w:cs="Times New Roman"/>
                  <w:color w:val="auto"/>
                  <w:sz w:val="18"/>
                  <w:szCs w:val="18"/>
                  <w:shd w:val="clear" w:color="auto" w:fill="FFFFFF"/>
                </w:rPr>
                <w:delText xml:space="preserve"> SS</w:delText>
              </w:r>
            </w:del>
          </w:p>
          <w:p w14:paraId="3D0D85C4" w14:textId="7A60601A" w:rsidR="0027075E" w:rsidRPr="00032BAE" w:rsidDel="0027075E" w:rsidRDefault="0027075E" w:rsidP="0027075E">
            <w:pPr>
              <w:jc w:val="both"/>
              <w:rPr>
                <w:del w:id="2500" w:author="Xuning Wei12232" w:date="2026-07-27T11:16:00Z"/>
                <w:rFonts w:ascii="Times New Roman" w:eastAsia="FangSong" w:hAnsi="Times New Roman" w:cs="Times New Roman"/>
                <w:color w:val="auto"/>
                <w:sz w:val="18"/>
                <w:szCs w:val="18"/>
                <w:lang w:eastAsia="zh-CN"/>
              </w:rPr>
            </w:pPr>
            <w:del w:id="2501" w:author="Xuning Wei12232" w:date="2026-07-27T11:16:00Z">
              <w:r w:rsidRPr="00032BAE" w:rsidDel="0027075E">
                <w:rPr>
                  <w:rFonts w:ascii="Times New Roman" w:eastAsia="FangSong" w:hAnsi="Times New Roman" w:cs="Times New Roman"/>
                  <w:color w:val="auto"/>
                  <w:sz w:val="18"/>
                  <w:szCs w:val="18"/>
                  <w:lang w:eastAsia="zh-CN"/>
                </w:rPr>
                <w:delText>Collected Rake: SS &amp; PTFE</w:delText>
              </w:r>
            </w:del>
          </w:p>
          <w:p w14:paraId="2403AA3A" w14:textId="5E53C8CB" w:rsidR="0027075E" w:rsidRPr="00032BAE" w:rsidDel="0027075E" w:rsidRDefault="0027075E" w:rsidP="0027075E">
            <w:pPr>
              <w:jc w:val="both"/>
              <w:rPr>
                <w:del w:id="2502" w:author="Xuning Wei12232" w:date="2026-07-27T11:16:00Z"/>
                <w:rFonts w:ascii="Times New Roman" w:eastAsia="FangSong" w:hAnsi="Times New Roman" w:cs="Times New Roman"/>
                <w:color w:val="auto"/>
                <w:sz w:val="18"/>
                <w:szCs w:val="18"/>
                <w:lang w:eastAsia="zh-CN"/>
              </w:rPr>
            </w:pPr>
            <w:del w:id="2503" w:author="Xuning Wei12232" w:date="2026-07-27T11:16:00Z">
              <w:r w:rsidRPr="00032BAE" w:rsidDel="0027075E">
                <w:rPr>
                  <w:rFonts w:ascii="Times New Roman" w:eastAsia="FangSong" w:hAnsi="Times New Roman" w:cs="Times New Roman"/>
                  <w:color w:val="auto"/>
                  <w:sz w:val="18"/>
                  <w:szCs w:val="18"/>
                  <w:lang w:eastAsia="zh-CN"/>
                </w:rPr>
                <w:delText>Single-neck sampling bottle: Glass</w:delText>
              </w:r>
            </w:del>
          </w:p>
          <w:p w14:paraId="187A11E0" w14:textId="43485FB1" w:rsidR="0027075E" w:rsidRPr="00032BAE" w:rsidDel="00AA2BB0" w:rsidRDefault="0027075E" w:rsidP="0027075E">
            <w:pPr>
              <w:jc w:val="both"/>
              <w:rPr>
                <w:del w:id="2504" w:author="Xuning Wei12232" w:date="2026-07-27T11:41:00Z"/>
                <w:rFonts w:ascii="Times New Roman" w:eastAsia="FangSong" w:hAnsi="Times New Roman" w:cs="Times New Roman"/>
                <w:color w:val="auto"/>
                <w:sz w:val="18"/>
                <w:szCs w:val="18"/>
                <w:lang w:eastAsia="zh-CN"/>
              </w:rPr>
            </w:pPr>
            <w:del w:id="2505" w:author="Xuning Wei12232" w:date="2026-07-27T11:16:00Z">
              <w:r w:rsidRPr="00032BAE" w:rsidDel="0027075E">
                <w:rPr>
                  <w:rFonts w:ascii="Times New Roman" w:eastAsia="FangSong" w:hAnsi="Times New Roman" w:cs="Times New Roman"/>
                  <w:color w:val="auto"/>
                  <w:sz w:val="18"/>
                  <w:szCs w:val="18"/>
                  <w:lang w:eastAsia="zh-CN"/>
                </w:rPr>
                <w:delText>Roasting Material Sampler: HSS</w:delText>
              </w:r>
            </w:del>
          </w:p>
        </w:tc>
      </w:tr>
      <w:tr w:rsidR="0027075E" w:rsidRPr="00032BAE" w:rsidDel="00AA2BB0" w14:paraId="7D024E2D" w14:textId="2010508B" w:rsidTr="00032BAE">
        <w:trPr>
          <w:trHeight w:val="397"/>
          <w:del w:id="2506" w:author="Xuning Wei12232" w:date="2026-07-27T11:41:00Z"/>
        </w:trPr>
        <w:tc>
          <w:tcPr>
            <w:tcW w:w="744" w:type="pct"/>
            <w:vAlign w:val="center"/>
          </w:tcPr>
          <w:p w14:paraId="61BFE41A" w14:textId="7447E5BB" w:rsidR="0027075E" w:rsidRPr="00032BAE" w:rsidDel="00AA2BB0" w:rsidRDefault="0027075E" w:rsidP="0027075E">
            <w:pPr>
              <w:jc w:val="both"/>
              <w:rPr>
                <w:del w:id="2507" w:author="Xuning Wei12232" w:date="2026-07-27T11:41:00Z"/>
                <w:rFonts w:ascii="Times New Roman" w:eastAsiaTheme="minorEastAsia" w:hAnsi="Times New Roman" w:cs="Times New Roman"/>
                <w:color w:val="auto"/>
                <w:sz w:val="18"/>
                <w:szCs w:val="18"/>
                <w:shd w:val="clear" w:color="auto" w:fill="FFFFFF"/>
                <w:lang w:eastAsia="zh-CN"/>
              </w:rPr>
            </w:pPr>
            <w:del w:id="2508"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Connect the pipeline</w:delText>
              </w:r>
            </w:del>
          </w:p>
        </w:tc>
        <w:tc>
          <w:tcPr>
            <w:tcW w:w="1084" w:type="pct"/>
            <w:vAlign w:val="center"/>
          </w:tcPr>
          <w:p w14:paraId="77174010" w14:textId="05451D5D" w:rsidR="0027075E" w:rsidRPr="00032BAE" w:rsidDel="00AA2BB0" w:rsidRDefault="0027075E" w:rsidP="0027075E">
            <w:pPr>
              <w:jc w:val="both"/>
              <w:rPr>
                <w:del w:id="2509" w:author="Xuning Wei12232" w:date="2026-07-27T11:41:00Z"/>
                <w:rFonts w:ascii="Times New Roman" w:eastAsiaTheme="minorEastAsia" w:hAnsi="Times New Roman" w:cs="Times New Roman"/>
                <w:color w:val="auto"/>
                <w:sz w:val="18"/>
                <w:szCs w:val="18"/>
                <w:shd w:val="clear" w:color="auto" w:fill="FFFFFF"/>
                <w:lang w:eastAsia="zh-CN"/>
              </w:rPr>
            </w:pPr>
            <w:del w:id="2510"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tc>
        <w:tc>
          <w:tcPr>
            <w:tcW w:w="1154" w:type="pct"/>
            <w:vAlign w:val="center"/>
          </w:tcPr>
          <w:p w14:paraId="52019F6C" w14:textId="478437F3" w:rsidR="0027075E" w:rsidRPr="00032BAE" w:rsidDel="00AA2BB0" w:rsidRDefault="0027075E" w:rsidP="0027075E">
            <w:pPr>
              <w:jc w:val="both"/>
              <w:rPr>
                <w:del w:id="2511" w:author="Xuning Wei12232" w:date="2026-07-27T11:41:00Z"/>
                <w:rFonts w:ascii="Times New Roman" w:hAnsi="Times New Roman" w:cs="Times New Roman"/>
                <w:color w:val="auto"/>
                <w:sz w:val="18"/>
                <w:szCs w:val="18"/>
                <w:shd w:val="clear" w:color="auto" w:fill="FFFFFF"/>
              </w:rPr>
            </w:pPr>
            <w:del w:id="2512" w:author="Xuning Wei12232" w:date="2026-07-27T11:16:00Z">
              <w:r w:rsidRPr="00032BAE" w:rsidDel="0027075E">
                <w:rPr>
                  <w:rFonts w:ascii="Times New Roman" w:hAnsi="Times New Roman" w:cs="Times New Roman"/>
                  <w:color w:val="auto"/>
                  <w:sz w:val="18"/>
                  <w:szCs w:val="18"/>
                  <w:shd w:val="clear" w:color="auto" w:fill="FFFFFF"/>
                </w:rPr>
                <w:delText>Transfer the liquid</w:delText>
              </w:r>
            </w:del>
          </w:p>
        </w:tc>
        <w:tc>
          <w:tcPr>
            <w:tcW w:w="437" w:type="pct"/>
            <w:vAlign w:val="center"/>
          </w:tcPr>
          <w:p w14:paraId="234DC495" w14:textId="366343D6" w:rsidR="0027075E" w:rsidRPr="00032BAE" w:rsidDel="00AA2BB0" w:rsidRDefault="0027075E" w:rsidP="0027075E">
            <w:pPr>
              <w:jc w:val="both"/>
              <w:rPr>
                <w:del w:id="2513" w:author="Xuning Wei12232" w:date="2026-07-27T11:41:00Z"/>
                <w:rFonts w:ascii="Times New Roman" w:eastAsiaTheme="minorEastAsia" w:hAnsi="Times New Roman" w:cs="Times New Roman"/>
                <w:color w:val="auto"/>
                <w:sz w:val="18"/>
                <w:szCs w:val="18"/>
                <w:shd w:val="clear" w:color="auto" w:fill="FFFFFF"/>
                <w:lang w:eastAsia="zh-CN"/>
              </w:rPr>
            </w:pPr>
            <w:del w:id="2514"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tc>
        <w:tc>
          <w:tcPr>
            <w:tcW w:w="1581" w:type="pct"/>
            <w:vAlign w:val="center"/>
          </w:tcPr>
          <w:p w14:paraId="7C227A3E" w14:textId="256ED87F" w:rsidR="0027075E" w:rsidRPr="00032BAE" w:rsidDel="0027075E" w:rsidRDefault="0027075E" w:rsidP="0027075E">
            <w:pPr>
              <w:jc w:val="both"/>
              <w:rPr>
                <w:del w:id="2515" w:author="Xuning Wei12232" w:date="2026-07-27T11:16:00Z"/>
                <w:rFonts w:ascii="Times New Roman" w:hAnsi="Times New Roman" w:cs="Times New Roman"/>
                <w:color w:val="auto"/>
                <w:sz w:val="18"/>
                <w:szCs w:val="18"/>
                <w:shd w:val="clear" w:color="auto" w:fill="FFFFFF"/>
              </w:rPr>
            </w:pPr>
            <w:del w:id="2516" w:author="Xuning Wei12232" w:date="2026-07-27T11:16:00Z">
              <w:r w:rsidRPr="00032BAE" w:rsidDel="0027075E">
                <w:rPr>
                  <w:rFonts w:ascii="Times New Roman" w:hAnsi="Times New Roman" w:cs="Times New Roman"/>
                  <w:color w:val="auto"/>
                  <w:sz w:val="18"/>
                  <w:szCs w:val="18"/>
                  <w:shd w:val="clear" w:color="auto" w:fill="FFFFFF"/>
                </w:rPr>
                <w:delText>Pipelines except peristaltic pump: SS</w:delText>
              </w:r>
            </w:del>
          </w:p>
          <w:p w14:paraId="1BFABBC6" w14:textId="192E4B6D" w:rsidR="0027075E" w:rsidRPr="00032BAE" w:rsidDel="00AA2BB0" w:rsidRDefault="0027075E" w:rsidP="0027075E">
            <w:pPr>
              <w:jc w:val="both"/>
              <w:rPr>
                <w:del w:id="2517" w:author="Xuning Wei12232" w:date="2026-07-27T11:41:00Z"/>
                <w:rFonts w:ascii="Times New Roman" w:hAnsi="Times New Roman" w:cs="Times New Roman"/>
                <w:color w:val="auto"/>
                <w:sz w:val="18"/>
                <w:szCs w:val="18"/>
                <w:shd w:val="clear" w:color="auto" w:fill="FFFFFF"/>
              </w:rPr>
            </w:pPr>
            <w:del w:id="2518" w:author="Xuning Wei12232" w:date="2026-07-27T11:16:00Z">
              <w:r w:rsidRPr="00032BAE" w:rsidDel="0027075E">
                <w:rPr>
                  <w:rFonts w:ascii="Times New Roman" w:hAnsi="Times New Roman" w:cs="Times New Roman"/>
                  <w:color w:val="auto"/>
                  <w:sz w:val="18"/>
                  <w:szCs w:val="18"/>
                  <w:shd w:val="clear" w:color="auto" w:fill="FFFFFF"/>
                </w:rPr>
                <w:delText>Pipelines for peristaltic pump: Latex/PTFE</w:delText>
              </w:r>
            </w:del>
          </w:p>
        </w:tc>
      </w:tr>
      <w:tr w:rsidR="0027075E" w:rsidRPr="00032BAE" w:rsidDel="00AA2BB0" w14:paraId="2508941C" w14:textId="7201538D" w:rsidTr="00032BAE">
        <w:trPr>
          <w:trHeight w:val="897"/>
          <w:del w:id="2519" w:author="Xuning Wei12232" w:date="2026-07-27T11:41:00Z"/>
        </w:trPr>
        <w:tc>
          <w:tcPr>
            <w:tcW w:w="744" w:type="pct"/>
            <w:vAlign w:val="center"/>
          </w:tcPr>
          <w:p w14:paraId="5B8D2AC4" w14:textId="2CEEA3F6" w:rsidR="0027075E" w:rsidRPr="00032BAE" w:rsidDel="00AA2BB0" w:rsidRDefault="0027075E" w:rsidP="0027075E">
            <w:pPr>
              <w:jc w:val="both"/>
              <w:rPr>
                <w:del w:id="2520" w:author="Xuning Wei12232" w:date="2026-07-27T11:41:00Z"/>
                <w:rFonts w:ascii="Times New Roman" w:eastAsiaTheme="minorEastAsia" w:hAnsi="Times New Roman" w:cs="Times New Roman"/>
                <w:color w:val="auto"/>
                <w:sz w:val="18"/>
                <w:szCs w:val="18"/>
                <w:shd w:val="clear" w:color="auto" w:fill="FFFFFF"/>
                <w:lang w:eastAsia="zh-CN"/>
              </w:rPr>
            </w:pPr>
            <w:del w:id="2521"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Dispensing scoop</w:delText>
              </w:r>
            </w:del>
          </w:p>
        </w:tc>
        <w:tc>
          <w:tcPr>
            <w:tcW w:w="1084" w:type="pct"/>
            <w:vAlign w:val="center"/>
          </w:tcPr>
          <w:p w14:paraId="51AE8695" w14:textId="5A14E86F" w:rsidR="0027075E" w:rsidRPr="00032BAE" w:rsidDel="00AA2BB0" w:rsidRDefault="0027075E" w:rsidP="0027075E">
            <w:pPr>
              <w:jc w:val="both"/>
              <w:rPr>
                <w:del w:id="2522" w:author="Xuning Wei12232" w:date="2026-07-27T11:41:00Z"/>
                <w:rFonts w:ascii="Times New Roman" w:eastAsiaTheme="minorEastAsia" w:hAnsi="Times New Roman" w:cs="Times New Roman"/>
                <w:color w:val="auto"/>
                <w:sz w:val="18"/>
                <w:szCs w:val="18"/>
                <w:shd w:val="clear" w:color="auto" w:fill="FFFFFF"/>
                <w:lang w:eastAsia="zh-CN"/>
              </w:rPr>
            </w:pPr>
            <w:del w:id="2523"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tc>
        <w:tc>
          <w:tcPr>
            <w:tcW w:w="1154" w:type="pct"/>
            <w:vAlign w:val="center"/>
          </w:tcPr>
          <w:p w14:paraId="2F6DD2C1" w14:textId="6F25E2E2" w:rsidR="0027075E" w:rsidRPr="00032BAE" w:rsidDel="00AA2BB0" w:rsidRDefault="0027075E" w:rsidP="0027075E">
            <w:pPr>
              <w:jc w:val="both"/>
              <w:rPr>
                <w:del w:id="2524" w:author="Xuning Wei12232" w:date="2026-07-27T11:41:00Z"/>
                <w:rFonts w:ascii="Times New Roman" w:hAnsi="Times New Roman" w:cs="Times New Roman"/>
                <w:color w:val="auto"/>
                <w:sz w:val="18"/>
                <w:szCs w:val="18"/>
                <w:shd w:val="clear" w:color="auto" w:fill="FFFFFF"/>
              </w:rPr>
            </w:pPr>
            <w:del w:id="2525" w:author="Xuning Wei12232" w:date="2026-07-27T11:16:00Z">
              <w:r w:rsidRPr="00032BAE" w:rsidDel="0027075E">
                <w:rPr>
                  <w:rFonts w:ascii="Times New Roman" w:hAnsi="Times New Roman" w:cs="Times New Roman"/>
                  <w:color w:val="auto"/>
                  <w:sz w:val="18"/>
                  <w:szCs w:val="18"/>
                  <w:shd w:val="clear" w:color="auto" w:fill="FFFFFF"/>
                </w:rPr>
                <w:delText>Material dispensing</w:delText>
              </w:r>
            </w:del>
          </w:p>
        </w:tc>
        <w:tc>
          <w:tcPr>
            <w:tcW w:w="437" w:type="pct"/>
            <w:vAlign w:val="center"/>
          </w:tcPr>
          <w:p w14:paraId="233AFAAD" w14:textId="1B7DDBE9" w:rsidR="0027075E" w:rsidRPr="00032BAE" w:rsidDel="00AA2BB0" w:rsidRDefault="0027075E" w:rsidP="0027075E">
            <w:pPr>
              <w:jc w:val="both"/>
              <w:rPr>
                <w:del w:id="2526" w:author="Xuning Wei12232" w:date="2026-07-27T11:41:00Z"/>
                <w:rFonts w:ascii="Times New Roman" w:eastAsiaTheme="minorEastAsia" w:hAnsi="Times New Roman" w:cs="Times New Roman"/>
                <w:color w:val="auto"/>
                <w:sz w:val="18"/>
                <w:szCs w:val="18"/>
                <w:shd w:val="clear" w:color="auto" w:fill="FFFFFF"/>
                <w:lang w:eastAsia="zh-CN"/>
              </w:rPr>
            </w:pPr>
            <w:del w:id="2527"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tc>
        <w:tc>
          <w:tcPr>
            <w:tcW w:w="1581" w:type="pct"/>
            <w:vAlign w:val="center"/>
          </w:tcPr>
          <w:p w14:paraId="183E31C8" w14:textId="466A2B06" w:rsidR="0027075E" w:rsidRPr="00032BAE" w:rsidDel="00AA2BB0" w:rsidRDefault="0027075E" w:rsidP="0027075E">
            <w:pPr>
              <w:jc w:val="both"/>
              <w:rPr>
                <w:del w:id="2528" w:author="Xuning Wei12232" w:date="2026-07-27T11:41:00Z"/>
                <w:rFonts w:ascii="Times New Roman" w:hAnsi="Times New Roman" w:cs="Times New Roman"/>
                <w:color w:val="auto"/>
                <w:sz w:val="18"/>
                <w:szCs w:val="18"/>
                <w:shd w:val="clear" w:color="auto" w:fill="FFFFFF"/>
              </w:rPr>
            </w:pPr>
            <w:del w:id="2529" w:author="Xuning Wei12232" w:date="2026-07-27T11:16:00Z">
              <w:r w:rsidRPr="00032BAE" w:rsidDel="0027075E">
                <w:rPr>
                  <w:rFonts w:ascii="Times New Roman" w:hAnsi="Times New Roman" w:cs="Times New Roman"/>
                  <w:color w:val="auto"/>
                  <w:sz w:val="18"/>
                  <w:szCs w:val="18"/>
                  <w:shd w:val="clear" w:color="auto" w:fill="FFFFFF"/>
                </w:rPr>
                <w:delText>Polycarbonate</w:delText>
              </w:r>
            </w:del>
          </w:p>
        </w:tc>
      </w:tr>
      <w:tr w:rsidR="0027075E" w:rsidRPr="00032BAE" w:rsidDel="00AA2BB0" w14:paraId="3844DA28" w14:textId="3BFC5F79" w:rsidTr="00032BAE">
        <w:trPr>
          <w:trHeight w:val="897"/>
          <w:del w:id="2530" w:author="Xuning Wei12232" w:date="2026-07-27T11:41:00Z"/>
        </w:trPr>
        <w:tc>
          <w:tcPr>
            <w:tcW w:w="744" w:type="pct"/>
            <w:vAlign w:val="center"/>
          </w:tcPr>
          <w:p w14:paraId="6D69706A" w14:textId="37EF4847" w:rsidR="0027075E" w:rsidRPr="00032BAE" w:rsidDel="00AA2BB0" w:rsidRDefault="0027075E" w:rsidP="0027075E">
            <w:pPr>
              <w:jc w:val="both"/>
              <w:rPr>
                <w:del w:id="2531" w:author="Xuning Wei12232" w:date="2026-07-27T11:41:00Z"/>
                <w:rFonts w:ascii="Times New Roman" w:eastAsiaTheme="minorEastAsia" w:hAnsi="Times New Roman" w:cs="Times New Roman"/>
                <w:color w:val="auto"/>
                <w:sz w:val="18"/>
                <w:szCs w:val="18"/>
                <w:shd w:val="clear" w:color="auto" w:fill="FFFFFF"/>
                <w:lang w:eastAsia="zh-CN"/>
              </w:rPr>
            </w:pPr>
            <w:del w:id="2532"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Solvent Storage Tank</w:delText>
              </w:r>
            </w:del>
          </w:p>
        </w:tc>
        <w:tc>
          <w:tcPr>
            <w:tcW w:w="1084" w:type="pct"/>
            <w:vAlign w:val="center"/>
          </w:tcPr>
          <w:p w14:paraId="010A7664" w14:textId="71B48F9A" w:rsidR="0027075E" w:rsidRPr="00032BAE" w:rsidDel="00AA2BB0" w:rsidRDefault="0027075E" w:rsidP="0027075E">
            <w:pPr>
              <w:jc w:val="both"/>
              <w:rPr>
                <w:del w:id="2533" w:author="Xuning Wei12232" w:date="2026-07-27T11:41:00Z"/>
                <w:rFonts w:ascii="Times New Roman" w:eastAsiaTheme="minorEastAsia" w:hAnsi="Times New Roman" w:cs="Times New Roman"/>
                <w:color w:val="auto"/>
                <w:sz w:val="18"/>
                <w:szCs w:val="18"/>
                <w:shd w:val="clear" w:color="auto" w:fill="FFFFFF"/>
                <w:lang w:eastAsia="zh-CN"/>
              </w:rPr>
            </w:pPr>
            <w:del w:id="2534"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tc>
        <w:tc>
          <w:tcPr>
            <w:tcW w:w="1154" w:type="pct"/>
            <w:vAlign w:val="center"/>
          </w:tcPr>
          <w:p w14:paraId="331C5957" w14:textId="7A971A6C" w:rsidR="0027075E" w:rsidRPr="00032BAE" w:rsidDel="0027075E" w:rsidRDefault="0027075E" w:rsidP="0027075E">
            <w:pPr>
              <w:jc w:val="both"/>
              <w:rPr>
                <w:del w:id="2535" w:author="Xuning Wei12232" w:date="2026-07-27T11:16:00Z"/>
                <w:rFonts w:ascii="Times New Roman" w:eastAsiaTheme="minorEastAsia" w:hAnsi="Times New Roman" w:cs="Times New Roman"/>
                <w:color w:val="auto"/>
                <w:sz w:val="18"/>
                <w:szCs w:val="18"/>
                <w:shd w:val="clear" w:color="auto" w:fill="FFFFFF"/>
                <w:lang w:eastAsia="zh-CN"/>
              </w:rPr>
            </w:pPr>
            <w:del w:id="2536"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Storage fresh solvent</w:delText>
              </w:r>
            </w:del>
          </w:p>
          <w:p w14:paraId="096C92C1" w14:textId="36F5EF8C" w:rsidR="0027075E" w:rsidRPr="00032BAE" w:rsidDel="00AA2BB0" w:rsidRDefault="0027075E" w:rsidP="0027075E">
            <w:pPr>
              <w:jc w:val="both"/>
              <w:rPr>
                <w:del w:id="2537" w:author="Xuning Wei12232" w:date="2026-07-27T11:41:00Z"/>
                <w:rFonts w:ascii="Times New Roman" w:eastAsiaTheme="minorEastAsia" w:hAnsi="Times New Roman" w:cs="Times New Roman"/>
                <w:color w:val="auto"/>
                <w:sz w:val="18"/>
                <w:szCs w:val="18"/>
                <w:shd w:val="clear" w:color="auto" w:fill="FFFFFF"/>
                <w:lang w:eastAsia="zh-CN"/>
              </w:rPr>
            </w:pPr>
            <w:del w:id="2538"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(DMF, IPAc, MTBE)</w:delText>
              </w:r>
            </w:del>
          </w:p>
        </w:tc>
        <w:tc>
          <w:tcPr>
            <w:tcW w:w="437" w:type="pct"/>
            <w:vAlign w:val="center"/>
          </w:tcPr>
          <w:p w14:paraId="2546A0FA" w14:textId="13F39738" w:rsidR="0027075E" w:rsidRPr="00032BAE" w:rsidDel="00AA2BB0" w:rsidRDefault="0027075E" w:rsidP="0027075E">
            <w:pPr>
              <w:jc w:val="both"/>
              <w:rPr>
                <w:del w:id="2539" w:author="Xuning Wei12232" w:date="2026-07-27T11:41:00Z"/>
                <w:rFonts w:ascii="Times New Roman" w:eastAsiaTheme="minorEastAsia" w:hAnsi="Times New Roman" w:cs="Times New Roman"/>
                <w:color w:val="auto"/>
                <w:sz w:val="18"/>
                <w:szCs w:val="18"/>
                <w:shd w:val="clear" w:color="auto" w:fill="FFFFFF"/>
                <w:lang w:eastAsia="zh-CN"/>
              </w:rPr>
            </w:pPr>
            <w:del w:id="2540"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tc>
        <w:tc>
          <w:tcPr>
            <w:tcW w:w="1581" w:type="pct"/>
            <w:vAlign w:val="center"/>
          </w:tcPr>
          <w:p w14:paraId="7F1835A7" w14:textId="04047E0D" w:rsidR="0027075E" w:rsidRPr="00032BAE" w:rsidDel="0027075E" w:rsidRDefault="0027075E" w:rsidP="0027075E">
            <w:pPr>
              <w:jc w:val="both"/>
              <w:rPr>
                <w:del w:id="2541" w:author="Xuning Wei12232" w:date="2026-07-27T11:16:00Z"/>
                <w:rFonts w:ascii="Times New Roman" w:eastAsiaTheme="minorEastAsia" w:hAnsi="Times New Roman" w:cs="Times New Roman"/>
                <w:b/>
                <w:color w:val="auto"/>
                <w:sz w:val="18"/>
                <w:szCs w:val="18"/>
                <w:shd w:val="clear" w:color="auto" w:fill="FFFFFF"/>
                <w:lang w:eastAsia="zh-CN"/>
              </w:rPr>
            </w:pPr>
            <w:del w:id="2542" w:author="Xuning Wei12232" w:date="2026-07-27T11:16:00Z">
              <w:r w:rsidRPr="00032BAE" w:rsidDel="0027075E">
                <w:rPr>
                  <w:rFonts w:ascii="Times New Roman" w:eastAsiaTheme="minorEastAsia" w:hAnsi="Times New Roman" w:cs="Times New Roman"/>
                  <w:b/>
                  <w:color w:val="auto"/>
                  <w:sz w:val="18"/>
                  <w:szCs w:val="18"/>
                  <w:shd w:val="clear" w:color="auto" w:fill="FFFFFF"/>
                  <w:lang w:eastAsia="zh-CN"/>
                </w:rPr>
                <w:delText xml:space="preserve">SS </w:delText>
              </w:r>
              <w:r w:rsidRPr="00032BAE" w:rsidDel="0027075E">
                <w:rPr>
                  <w:rFonts w:ascii="Times New Roman" w:hAnsi="Times New Roman" w:cs="Times New Roman"/>
                  <w:color w:val="auto"/>
                  <w:sz w:val="18"/>
                  <w:szCs w:val="18"/>
                  <w:shd w:val="clear" w:color="auto" w:fill="FFFFFF"/>
                </w:rPr>
                <w:delText>(inner surface, pump</w:delText>
              </w:r>
              <w:r w:rsidRPr="00032BAE" w:rsidDel="0027075E">
                <w:rPr>
                  <w:rFonts w:ascii="Times New Roman" w:eastAsiaTheme="minorEastAsia" w:hAnsi="Times New Roman" w:cs="Times New Roman"/>
                  <w:color w:val="auto"/>
                  <w:sz w:val="18"/>
                  <w:szCs w:val="18"/>
                  <w:shd w:val="clear" w:color="auto" w:fill="FFFFFF"/>
                  <w:lang w:eastAsia="zh-CN"/>
                </w:rPr>
                <w:delText>)</w:delText>
              </w:r>
            </w:del>
          </w:p>
          <w:p w14:paraId="5ECF48C5" w14:textId="7C78ADCB" w:rsidR="0027075E" w:rsidRPr="00032BAE" w:rsidDel="0027075E" w:rsidRDefault="0027075E" w:rsidP="0027075E">
            <w:pPr>
              <w:jc w:val="both"/>
              <w:rPr>
                <w:del w:id="2543" w:author="Xuning Wei12232" w:date="2026-07-27T11:16:00Z"/>
                <w:rFonts w:ascii="Times New Roman" w:eastAsiaTheme="minorEastAsia" w:hAnsi="Times New Roman" w:cs="Times New Roman"/>
                <w:color w:val="auto"/>
                <w:sz w:val="18"/>
                <w:szCs w:val="18"/>
                <w:shd w:val="clear" w:color="auto" w:fill="FFFFFF"/>
                <w:lang w:eastAsia="zh-CN"/>
              </w:rPr>
            </w:pPr>
            <w:del w:id="2544" w:author="Xuning Wei12232" w:date="2026-07-27T11:16:00Z">
              <w:r w:rsidRPr="00032BAE" w:rsidDel="0027075E">
                <w:rPr>
                  <w:rFonts w:ascii="Times New Roman" w:hAnsi="Times New Roman" w:cs="Times New Roman"/>
                  <w:b/>
                  <w:color w:val="auto"/>
                  <w:sz w:val="18"/>
                  <w:szCs w:val="18"/>
                  <w:shd w:val="clear" w:color="auto" w:fill="FFFFFF"/>
                </w:rPr>
                <w:delText>316SS</w:delText>
              </w:r>
              <w:r w:rsidRPr="00032BAE" w:rsidDel="0027075E">
                <w:rPr>
                  <w:rFonts w:ascii="Times New Roman" w:hAnsi="Times New Roman" w:cs="Times New Roman"/>
                  <w:color w:val="auto"/>
                  <w:sz w:val="18"/>
                  <w:szCs w:val="18"/>
                  <w:shd w:val="clear" w:color="auto" w:fill="FFFFFF"/>
                </w:rPr>
                <w:delText xml:space="preserve"> (flowmeter</w:delText>
              </w:r>
              <w:r w:rsidRPr="00032BAE" w:rsidDel="0027075E">
                <w:rPr>
                  <w:rFonts w:ascii="Times New Roman" w:eastAsiaTheme="minorEastAsia" w:hAnsi="Times New Roman" w:cs="Times New Roman"/>
                  <w:color w:val="auto"/>
                  <w:sz w:val="18"/>
                  <w:szCs w:val="18"/>
                  <w:shd w:val="clear" w:color="auto" w:fill="FFFFFF"/>
                  <w:lang w:eastAsia="zh-CN"/>
                </w:rPr>
                <w:delText>)</w:delText>
              </w:r>
            </w:del>
          </w:p>
          <w:p w14:paraId="51278635" w14:textId="1053A94C" w:rsidR="0027075E" w:rsidRPr="00032BAE" w:rsidDel="0027075E" w:rsidRDefault="0027075E" w:rsidP="0027075E">
            <w:pPr>
              <w:jc w:val="both"/>
              <w:rPr>
                <w:del w:id="2545" w:author="Xuning Wei12232" w:date="2026-07-27T11:16:00Z"/>
                <w:rFonts w:ascii="Times New Roman" w:eastAsiaTheme="minorEastAsia" w:hAnsi="Times New Roman" w:cs="Times New Roman"/>
                <w:color w:val="auto"/>
                <w:sz w:val="18"/>
                <w:szCs w:val="18"/>
                <w:shd w:val="clear" w:color="auto" w:fill="FFFFFF"/>
                <w:lang w:eastAsia="zh-CN"/>
              </w:rPr>
            </w:pPr>
            <w:del w:id="2546" w:author="Xuning Wei12232" w:date="2026-07-27T11:16:00Z">
              <w:r w:rsidRPr="00032BAE" w:rsidDel="0027075E">
                <w:rPr>
                  <w:rFonts w:ascii="Times New Roman" w:eastAsia="FangSong" w:hAnsi="Times New Roman" w:cs="Times New Roman"/>
                  <w:b/>
                  <w:color w:val="auto"/>
                  <w:sz w:val="18"/>
                  <w:szCs w:val="18"/>
                  <w:lang w:eastAsia="zh-CN"/>
                </w:rPr>
                <w:delText>304SS</w:delText>
              </w:r>
              <w:r w:rsidRPr="00032BAE" w:rsidDel="0027075E">
                <w:rPr>
                  <w:rFonts w:ascii="Times New Roman" w:eastAsiaTheme="minorEastAsia" w:hAnsi="Times New Roman" w:cs="Times New Roman"/>
                  <w:color w:val="auto"/>
                  <w:sz w:val="18"/>
                  <w:szCs w:val="18"/>
                  <w:shd w:val="clear" w:color="auto" w:fill="FFFFFF"/>
                  <w:lang w:eastAsia="zh-CN"/>
                </w:rPr>
                <w:delText xml:space="preserve"> </w:delText>
              </w:r>
              <w:r w:rsidRPr="00032BAE" w:rsidDel="0027075E">
                <w:rPr>
                  <w:rFonts w:ascii="Times New Roman" w:eastAsia="FangSong" w:hAnsi="Times New Roman" w:cs="Times New Roman"/>
                  <w:color w:val="auto"/>
                  <w:sz w:val="18"/>
                  <w:szCs w:val="18"/>
                  <w:lang w:eastAsia="zh-CN"/>
                </w:rPr>
                <w:delText>(</w:delText>
              </w:r>
              <w:r w:rsidRPr="00032BAE" w:rsidDel="0027075E">
                <w:rPr>
                  <w:rFonts w:ascii="Times New Roman" w:hAnsi="Times New Roman" w:cs="Times New Roman"/>
                  <w:color w:val="auto"/>
                  <w:sz w:val="18"/>
                  <w:szCs w:val="18"/>
                  <w:shd w:val="clear" w:color="auto" w:fill="FFFFFF"/>
                </w:rPr>
                <w:delText>pipe line, valve</w:delText>
              </w:r>
              <w:r w:rsidRPr="00032BAE" w:rsidDel="0027075E">
                <w:rPr>
                  <w:rFonts w:ascii="Times New Roman" w:eastAsia="FangSong" w:hAnsi="Times New Roman" w:cs="Times New Roman"/>
                  <w:color w:val="auto"/>
                  <w:sz w:val="18"/>
                  <w:szCs w:val="18"/>
                  <w:lang w:eastAsia="zh-CN"/>
                </w:rPr>
                <w:delText>)</w:delText>
              </w:r>
            </w:del>
          </w:p>
          <w:p w14:paraId="219A51E7" w14:textId="02FCEC28" w:rsidR="0027075E" w:rsidRPr="00032BAE" w:rsidDel="00AA2BB0" w:rsidRDefault="0027075E" w:rsidP="0027075E">
            <w:pPr>
              <w:jc w:val="both"/>
              <w:rPr>
                <w:del w:id="2547" w:author="Xuning Wei12232" w:date="2026-07-27T11:41:00Z"/>
                <w:rFonts w:ascii="Times New Roman" w:hAnsi="Times New Roman" w:cs="Times New Roman"/>
                <w:color w:val="auto"/>
                <w:sz w:val="18"/>
                <w:szCs w:val="18"/>
                <w:shd w:val="clear" w:color="auto" w:fill="FFFFFF"/>
              </w:rPr>
            </w:pPr>
            <w:del w:id="2548" w:author="Xuning Wei12232" w:date="2026-07-27T11:16:00Z">
              <w:r w:rsidRPr="00032BAE" w:rsidDel="0027075E">
                <w:rPr>
                  <w:rFonts w:ascii="Times New Roman" w:hAnsi="Times New Roman" w:cs="Times New Roman"/>
                  <w:b/>
                  <w:color w:val="auto"/>
                  <w:sz w:val="18"/>
                  <w:szCs w:val="18"/>
                  <w:shd w:val="clear" w:color="auto" w:fill="FFFFFF"/>
                </w:rPr>
                <w:delText>PTFE</w:delText>
              </w:r>
              <w:r w:rsidRPr="00032BAE" w:rsidDel="0027075E">
                <w:rPr>
                  <w:rFonts w:ascii="Times New Roman" w:hAnsi="Times New Roman" w:cs="Times New Roman"/>
                  <w:color w:val="auto"/>
                  <w:sz w:val="18"/>
                  <w:szCs w:val="18"/>
                  <w:shd w:val="clear" w:color="auto" w:fill="FFFFFF"/>
                </w:rPr>
                <w:delText xml:space="preserve"> (gasket)</w:delText>
              </w:r>
            </w:del>
          </w:p>
        </w:tc>
      </w:tr>
      <w:tr w:rsidR="0027075E" w:rsidRPr="00032BAE" w:rsidDel="00AA2BB0" w14:paraId="4CB8B313" w14:textId="0D0E0EC3" w:rsidTr="00032BAE">
        <w:trPr>
          <w:trHeight w:val="897"/>
          <w:del w:id="2549" w:author="Xuning Wei12232" w:date="2026-07-27T11:41:00Z"/>
        </w:trPr>
        <w:tc>
          <w:tcPr>
            <w:tcW w:w="744" w:type="pct"/>
            <w:vAlign w:val="center"/>
          </w:tcPr>
          <w:p w14:paraId="5D74A740" w14:textId="5BE76D7D" w:rsidR="0027075E" w:rsidRPr="00032BAE" w:rsidDel="00AA2BB0" w:rsidRDefault="0027075E" w:rsidP="0027075E">
            <w:pPr>
              <w:jc w:val="both"/>
              <w:rPr>
                <w:del w:id="2550" w:author="Xuning Wei12232" w:date="2026-07-27T11:41:00Z"/>
                <w:rFonts w:ascii="Times New Roman" w:eastAsiaTheme="minorEastAsia" w:hAnsi="Times New Roman" w:cs="Times New Roman"/>
                <w:color w:val="auto"/>
                <w:sz w:val="18"/>
                <w:szCs w:val="18"/>
                <w:shd w:val="clear" w:color="auto" w:fill="FFFFFF"/>
                <w:lang w:eastAsia="zh-CN"/>
              </w:rPr>
            </w:pPr>
            <w:del w:id="2551" w:author="Xuning Wei12232" w:date="2026-07-27T11:16:00Z">
              <w:r w:rsidRPr="00032BAE" w:rsidDel="0027075E">
                <w:rPr>
                  <w:rFonts w:ascii="Times New Roman" w:eastAsia="FangSong" w:hAnsi="Times New Roman" w:cs="Times New Roman"/>
                  <w:color w:val="auto"/>
                  <w:sz w:val="18"/>
                  <w:szCs w:val="20"/>
                </w:rPr>
                <w:delText>Powder feeding bag</w:delText>
              </w:r>
            </w:del>
          </w:p>
        </w:tc>
        <w:tc>
          <w:tcPr>
            <w:tcW w:w="1084" w:type="pct"/>
            <w:vAlign w:val="center"/>
          </w:tcPr>
          <w:p w14:paraId="5F4117BE" w14:textId="58603EA8" w:rsidR="0027075E" w:rsidRPr="00032BAE" w:rsidDel="00AA2BB0" w:rsidRDefault="0027075E" w:rsidP="0027075E">
            <w:pPr>
              <w:jc w:val="both"/>
              <w:rPr>
                <w:del w:id="2552" w:author="Xuning Wei12232" w:date="2026-07-27T11:41:00Z"/>
                <w:rFonts w:ascii="Times New Roman" w:eastAsiaTheme="minorEastAsia" w:hAnsi="Times New Roman" w:cs="Times New Roman"/>
                <w:color w:val="auto"/>
                <w:sz w:val="18"/>
                <w:szCs w:val="18"/>
                <w:shd w:val="clear" w:color="auto" w:fill="FFFFFF"/>
                <w:lang w:eastAsia="zh-CN"/>
              </w:rPr>
            </w:pPr>
            <w:del w:id="2553"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tc>
        <w:tc>
          <w:tcPr>
            <w:tcW w:w="1154" w:type="pct"/>
            <w:vAlign w:val="center"/>
          </w:tcPr>
          <w:p w14:paraId="5F38B787" w14:textId="7F50A299" w:rsidR="0027075E" w:rsidRPr="00032BAE" w:rsidDel="00AA2BB0" w:rsidRDefault="0027075E" w:rsidP="0027075E">
            <w:pPr>
              <w:jc w:val="both"/>
              <w:rPr>
                <w:del w:id="2554" w:author="Xuning Wei12232" w:date="2026-07-27T11:41:00Z"/>
                <w:rFonts w:ascii="Times New Roman" w:eastAsiaTheme="minorEastAsia" w:hAnsi="Times New Roman" w:cs="Times New Roman"/>
                <w:color w:val="auto"/>
                <w:sz w:val="18"/>
                <w:szCs w:val="18"/>
                <w:shd w:val="clear" w:color="auto" w:fill="FFFFFF"/>
                <w:lang w:eastAsia="zh-CN"/>
              </w:rPr>
            </w:pPr>
            <w:del w:id="2555" w:author="Xuning Wei12232" w:date="2026-07-27T11:16:00Z">
              <w:r w:rsidRPr="00032BAE" w:rsidDel="0027075E">
                <w:rPr>
                  <w:rFonts w:ascii="Times New Roman" w:eastAsia="FangSong" w:hAnsi="Times New Roman" w:cs="Times New Roman"/>
                  <w:color w:val="auto"/>
                  <w:sz w:val="18"/>
                  <w:szCs w:val="20"/>
                </w:rPr>
                <w:delText>Add solid materials</w:delText>
              </w:r>
            </w:del>
          </w:p>
        </w:tc>
        <w:tc>
          <w:tcPr>
            <w:tcW w:w="437" w:type="pct"/>
            <w:vAlign w:val="center"/>
          </w:tcPr>
          <w:p w14:paraId="1DE59847" w14:textId="537AB32E" w:rsidR="0027075E" w:rsidRPr="00032BAE" w:rsidDel="00AA2BB0" w:rsidRDefault="0027075E" w:rsidP="0027075E">
            <w:pPr>
              <w:jc w:val="both"/>
              <w:rPr>
                <w:del w:id="2556" w:author="Xuning Wei12232" w:date="2026-07-27T11:41:00Z"/>
                <w:rFonts w:ascii="Times New Roman" w:eastAsiaTheme="minorEastAsia" w:hAnsi="Times New Roman" w:cs="Times New Roman"/>
                <w:color w:val="auto"/>
                <w:sz w:val="18"/>
                <w:szCs w:val="18"/>
                <w:shd w:val="clear" w:color="auto" w:fill="FFFFFF"/>
                <w:lang w:eastAsia="zh-CN"/>
              </w:rPr>
            </w:pPr>
            <w:del w:id="2557" w:author="Xuning Wei12232" w:date="2026-07-27T11:16:00Z">
              <w:r w:rsidRPr="00032BAE" w:rsidDel="0027075E">
                <w:rPr>
                  <w:rFonts w:ascii="Times New Roman" w:eastAsia="FangSong" w:hAnsi="Times New Roman" w:cs="Times New Roman"/>
                  <w:color w:val="auto"/>
                  <w:sz w:val="18"/>
                  <w:szCs w:val="20"/>
                  <w:lang w:eastAsia="zh-CN"/>
                </w:rPr>
                <w:delText>N/A</w:delText>
              </w:r>
            </w:del>
          </w:p>
        </w:tc>
        <w:tc>
          <w:tcPr>
            <w:tcW w:w="1581" w:type="pct"/>
            <w:vAlign w:val="center"/>
          </w:tcPr>
          <w:p w14:paraId="0C0F944B" w14:textId="2538BF42" w:rsidR="0027075E" w:rsidRPr="00032BAE" w:rsidDel="00AA2BB0" w:rsidRDefault="0027075E" w:rsidP="0027075E">
            <w:pPr>
              <w:jc w:val="both"/>
              <w:rPr>
                <w:del w:id="2558" w:author="Xuning Wei12232" w:date="2026-07-27T11:41:00Z"/>
                <w:rFonts w:ascii="Times New Roman" w:hAnsi="Times New Roman" w:cs="Times New Roman"/>
                <w:color w:val="auto"/>
                <w:sz w:val="18"/>
                <w:szCs w:val="18"/>
                <w:shd w:val="clear" w:color="auto" w:fill="FFFFFF"/>
              </w:rPr>
            </w:pPr>
            <w:del w:id="2559" w:author="Xuning Wei12232" w:date="2026-07-27T11:16:00Z">
              <w:r w:rsidRPr="00032BAE" w:rsidDel="0027075E">
                <w:rPr>
                  <w:rFonts w:ascii="Times New Roman" w:hAnsi="Times New Roman" w:cs="Times New Roman"/>
                  <w:color w:val="auto"/>
                  <w:sz w:val="18"/>
                  <w:szCs w:val="18"/>
                  <w:shd w:val="clear" w:color="auto" w:fill="FFFFFF"/>
                </w:rPr>
                <w:delText>LDPE</w:delText>
              </w:r>
            </w:del>
          </w:p>
        </w:tc>
      </w:tr>
      <w:tr w:rsidR="0027075E" w:rsidRPr="00032BAE" w:rsidDel="00AA2BB0" w14:paraId="23C1CE2B" w14:textId="26EA276F" w:rsidTr="00032BAE">
        <w:trPr>
          <w:trHeight w:val="897"/>
          <w:del w:id="2560" w:author="Xuning Wei12232" w:date="2026-07-27T11:41:00Z"/>
        </w:trPr>
        <w:tc>
          <w:tcPr>
            <w:tcW w:w="744" w:type="pct"/>
            <w:vAlign w:val="center"/>
          </w:tcPr>
          <w:p w14:paraId="237601B1" w14:textId="6F5902C3" w:rsidR="0027075E" w:rsidRPr="00032BAE" w:rsidDel="00AA2BB0" w:rsidRDefault="0027075E" w:rsidP="0027075E">
            <w:pPr>
              <w:jc w:val="both"/>
              <w:rPr>
                <w:del w:id="2561" w:author="Xuning Wei12232" w:date="2026-07-27T11:41:00Z"/>
                <w:rFonts w:ascii="Times New Roman" w:eastAsiaTheme="minorEastAsia" w:hAnsi="Times New Roman" w:cs="Times New Roman"/>
                <w:color w:val="auto"/>
                <w:sz w:val="18"/>
                <w:szCs w:val="18"/>
                <w:shd w:val="clear" w:color="auto" w:fill="FFFFFF"/>
                <w:lang w:eastAsia="zh-CN"/>
              </w:rPr>
            </w:pPr>
            <w:del w:id="2562" w:author="Xuning Wei12232" w:date="2026-07-27T11:16:00Z">
              <w:r w:rsidRPr="00032BAE" w:rsidDel="0027075E">
                <w:rPr>
                  <w:rFonts w:ascii="Times New Roman" w:eastAsia="FangSong" w:hAnsi="Times New Roman" w:cs="Times New Roman"/>
                  <w:color w:val="auto"/>
                  <w:sz w:val="18"/>
                  <w:szCs w:val="20"/>
                </w:rPr>
                <w:delText>Diaphragm pump</w:delText>
              </w:r>
            </w:del>
          </w:p>
        </w:tc>
        <w:tc>
          <w:tcPr>
            <w:tcW w:w="1084" w:type="pct"/>
            <w:vAlign w:val="center"/>
          </w:tcPr>
          <w:p w14:paraId="3B7CFAC5" w14:textId="3C0F0941" w:rsidR="0027075E" w:rsidRPr="00032BAE" w:rsidDel="0027075E" w:rsidRDefault="0027075E" w:rsidP="0027075E">
            <w:pPr>
              <w:jc w:val="both"/>
              <w:rPr>
                <w:del w:id="2563" w:author="Xuning Wei12232" w:date="2026-07-27T11:16:00Z"/>
                <w:rFonts w:ascii="Times New Roman" w:eastAsiaTheme="minorEastAsia" w:hAnsi="Times New Roman" w:cs="Times New Roman"/>
                <w:color w:val="auto"/>
                <w:sz w:val="18"/>
                <w:szCs w:val="18"/>
                <w:shd w:val="clear" w:color="auto" w:fill="FFFFFF"/>
                <w:lang w:eastAsia="zh-CN"/>
              </w:rPr>
            </w:pPr>
            <w:del w:id="2564"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N/A</w:delText>
              </w:r>
            </w:del>
          </w:p>
          <w:p w14:paraId="012B9894" w14:textId="44CBEE52" w:rsidR="0027075E" w:rsidRPr="00032BAE" w:rsidDel="00AA2BB0" w:rsidRDefault="0027075E" w:rsidP="0027075E">
            <w:pPr>
              <w:jc w:val="both"/>
              <w:rPr>
                <w:del w:id="2565" w:author="Xuning Wei12232" w:date="2026-07-27T11:41:00Z"/>
                <w:rFonts w:ascii="Times New Roman" w:eastAsiaTheme="minorEastAsia" w:hAnsi="Times New Roman" w:cs="Times New Roman"/>
                <w:color w:val="auto"/>
                <w:sz w:val="18"/>
                <w:szCs w:val="18"/>
                <w:shd w:val="clear" w:color="auto" w:fill="FFFFFF"/>
                <w:lang w:eastAsia="zh-CN"/>
              </w:rPr>
            </w:pPr>
            <w:del w:id="2566" w:author="Xuning Wei12232" w:date="2026-07-27T11:16:00Z">
              <w:r w:rsidRPr="00032BAE" w:rsidDel="0027075E">
                <w:rPr>
                  <w:rFonts w:ascii="Times New Roman" w:eastAsiaTheme="minorEastAsia" w:hAnsi="Times New Roman" w:cs="Times New Roman"/>
                  <w:color w:val="auto"/>
                  <w:sz w:val="18"/>
                  <w:szCs w:val="18"/>
                  <w:shd w:val="clear" w:color="auto" w:fill="FFFFFF"/>
                  <w:lang w:eastAsia="zh-CN"/>
                </w:rPr>
                <w:delText>(Movable equipment)</w:delText>
              </w:r>
            </w:del>
          </w:p>
        </w:tc>
        <w:tc>
          <w:tcPr>
            <w:tcW w:w="1154" w:type="pct"/>
            <w:vAlign w:val="center"/>
          </w:tcPr>
          <w:p w14:paraId="00891EDD" w14:textId="5E82A6D0" w:rsidR="0027075E" w:rsidRPr="00032BAE" w:rsidDel="00AA2BB0" w:rsidRDefault="0027075E" w:rsidP="0027075E">
            <w:pPr>
              <w:jc w:val="both"/>
              <w:rPr>
                <w:del w:id="2567" w:author="Xuning Wei12232" w:date="2026-07-27T11:41:00Z"/>
                <w:rFonts w:ascii="Times New Roman" w:eastAsiaTheme="minorEastAsia" w:hAnsi="Times New Roman" w:cs="Times New Roman"/>
                <w:color w:val="auto"/>
                <w:sz w:val="18"/>
                <w:szCs w:val="18"/>
                <w:shd w:val="clear" w:color="auto" w:fill="FFFFFF"/>
                <w:lang w:eastAsia="zh-CN"/>
              </w:rPr>
            </w:pPr>
            <w:del w:id="2568" w:author="Xuning Wei12232" w:date="2026-07-27T11:16:00Z">
              <w:r w:rsidRPr="00032BAE" w:rsidDel="0027075E">
                <w:rPr>
                  <w:rFonts w:ascii="Times New Roman" w:eastAsia="FangSong" w:hAnsi="Times New Roman" w:cs="Times New Roman"/>
                  <w:color w:val="auto"/>
                  <w:sz w:val="18"/>
                  <w:szCs w:val="20"/>
                </w:rPr>
                <w:delText>Add liquid materials</w:delText>
              </w:r>
            </w:del>
          </w:p>
        </w:tc>
        <w:tc>
          <w:tcPr>
            <w:tcW w:w="437" w:type="pct"/>
            <w:vAlign w:val="center"/>
          </w:tcPr>
          <w:p w14:paraId="2771C780" w14:textId="55467066" w:rsidR="0027075E" w:rsidRPr="00032BAE" w:rsidDel="00AA2BB0" w:rsidRDefault="0027075E" w:rsidP="0027075E">
            <w:pPr>
              <w:jc w:val="both"/>
              <w:rPr>
                <w:del w:id="2569" w:author="Xuning Wei12232" w:date="2026-07-27T11:41:00Z"/>
                <w:rFonts w:ascii="Times New Roman" w:eastAsiaTheme="minorEastAsia" w:hAnsi="Times New Roman" w:cs="Times New Roman"/>
                <w:color w:val="auto"/>
                <w:sz w:val="18"/>
                <w:szCs w:val="18"/>
                <w:shd w:val="clear" w:color="auto" w:fill="FFFFFF"/>
                <w:lang w:eastAsia="zh-CN"/>
              </w:rPr>
            </w:pPr>
            <w:del w:id="2570" w:author="Xuning Wei12232" w:date="2026-07-27T11:16:00Z">
              <w:r w:rsidRPr="00032BAE" w:rsidDel="0027075E">
                <w:rPr>
                  <w:rFonts w:ascii="Times New Roman" w:eastAsia="FangSong" w:hAnsi="Times New Roman" w:cs="Times New Roman"/>
                  <w:color w:val="auto"/>
                  <w:sz w:val="18"/>
                  <w:szCs w:val="20"/>
                  <w:lang w:eastAsia="zh-CN"/>
                </w:rPr>
                <w:delText>N/A</w:delText>
              </w:r>
            </w:del>
          </w:p>
        </w:tc>
        <w:tc>
          <w:tcPr>
            <w:tcW w:w="1581" w:type="pct"/>
            <w:vAlign w:val="center"/>
          </w:tcPr>
          <w:p w14:paraId="52FF35DA" w14:textId="0A52D60B" w:rsidR="0027075E" w:rsidRPr="00032BAE" w:rsidDel="00AA2BB0" w:rsidRDefault="0027075E" w:rsidP="0027075E">
            <w:pPr>
              <w:jc w:val="both"/>
              <w:rPr>
                <w:del w:id="2571" w:author="Xuning Wei12232" w:date="2026-07-27T11:41:00Z"/>
                <w:rFonts w:ascii="Times New Roman" w:hAnsi="Times New Roman" w:cs="Times New Roman"/>
                <w:color w:val="auto"/>
                <w:sz w:val="18"/>
                <w:szCs w:val="18"/>
                <w:shd w:val="clear" w:color="auto" w:fill="FFFFFF"/>
              </w:rPr>
            </w:pPr>
            <w:del w:id="2572" w:author="Xuning Wei12232" w:date="2026-07-27T11:16:00Z">
              <w:r w:rsidRPr="00032BAE" w:rsidDel="0027075E">
                <w:rPr>
                  <w:rFonts w:ascii="Times New Roman" w:eastAsia="FangSong" w:hAnsi="Times New Roman" w:cs="Times New Roman"/>
                  <w:color w:val="auto"/>
                  <w:sz w:val="18"/>
                  <w:szCs w:val="20"/>
                </w:rPr>
                <w:delText>SS</w:delText>
              </w:r>
            </w:del>
          </w:p>
        </w:tc>
      </w:tr>
    </w:tbl>
    <w:p w14:paraId="58AC018B" w14:textId="148AD5A6" w:rsidR="00DC0800" w:rsidRPr="00032BAE" w:rsidRDefault="00DC0800" w:rsidP="00DC0800">
      <w:pPr>
        <w:rPr>
          <w:rFonts w:ascii="Times New Roman" w:hAnsi="Times New Roman" w:cs="Times New Roman"/>
          <w:color w:val="auto"/>
        </w:rPr>
      </w:pPr>
      <w:bookmarkStart w:id="2573" w:name="_Toc456872391"/>
      <w:r w:rsidRPr="00032BAE">
        <w:rPr>
          <w:rFonts w:ascii="Times New Roman" w:hAnsi="Times New Roman" w:cs="Times New Roman"/>
          <w:color w:val="auto"/>
        </w:rPr>
        <w:br w:type="page"/>
      </w:r>
    </w:p>
    <w:bookmarkEnd w:id="2573"/>
    <w:p w14:paraId="3E4F6DC3" w14:textId="2FE87F7B" w:rsidR="008B6C38" w:rsidRPr="008B3C39" w:rsidRDefault="008B6C38" w:rsidP="008B6C38">
      <w:pPr>
        <w:spacing w:beforeLines="50" w:before="120" w:afterLines="50" w:after="120"/>
        <w:ind w:leftChars="150" w:left="315"/>
        <w:contextualSpacing/>
        <w:jc w:val="both"/>
        <w:rPr>
          <w:rFonts w:ascii="Times New Roman" w:eastAsia="仿宋_GB2312" w:hAnsi="Times New Roman" w:cs="Times New Roman"/>
          <w:b/>
          <w:i/>
          <w:color w:val="auto"/>
          <w:sz w:val="20"/>
          <w:szCs w:val="20"/>
        </w:rPr>
        <w:sectPr w:rsidR="008B6C38" w:rsidRPr="008B3C39" w:rsidSect="00E9793E">
          <w:pgSz w:w="11907" w:h="16839"/>
          <w:pgMar w:top="1077" w:right="720" w:bottom="1440" w:left="720" w:header="720" w:footer="720" w:gutter="0"/>
          <w:cols w:space="720"/>
          <w:docGrid w:linePitch="360"/>
        </w:sectPr>
      </w:pPr>
    </w:p>
    <w:p w14:paraId="7B1E3107" w14:textId="666B14AD" w:rsidR="008B6C38" w:rsidRPr="00032BAE" w:rsidRDefault="008B6C38">
      <w:pPr>
        <w:pStyle w:val="1"/>
        <w:numPr>
          <w:ilvl w:val="0"/>
          <w:numId w:val="8"/>
        </w:numPr>
        <w:pPrChange w:id="2574" w:author="He Han" w:date="2026-08-27T15:28:00Z">
          <w:pPr>
            <w:pStyle w:val="1"/>
          </w:pPr>
        </w:pPrChange>
      </w:pPr>
      <w:bookmarkStart w:id="2575" w:name="_Toc226991295"/>
      <w:r w:rsidRPr="008B3C39">
        <w:lastRenderedPageBreak/>
        <w:t>Suit</w:t>
      </w:r>
      <w:r w:rsidRPr="00032BAE">
        <w:t>ability Assessment on Function &amp; Capacity</w:t>
      </w:r>
      <w:bookmarkEnd w:id="2575"/>
      <w:r w:rsidRPr="00032BAE">
        <w:t xml:space="preserve"> </w:t>
      </w:r>
    </w:p>
    <w:p w14:paraId="504BCCEF" w14:textId="15F0B39F" w:rsidR="008B6C38" w:rsidRPr="00032BAE" w:rsidRDefault="00C57D5B" w:rsidP="008B6C38">
      <w:pPr>
        <w:spacing w:beforeLines="50" w:before="120" w:afterLines="50" w:after="120"/>
        <w:ind w:leftChars="150" w:left="315"/>
        <w:contextualSpacing/>
        <w:jc w:val="both"/>
        <w:rPr>
          <w:rFonts w:ascii="Times New Roman" w:eastAsia="仿宋_GB2312" w:hAnsi="Times New Roman" w:cs="Times New Roman"/>
          <w:color w:val="auto"/>
          <w:sz w:val="20"/>
          <w:szCs w:val="20"/>
          <w:lang w:eastAsia="zh-CN"/>
        </w:rPr>
      </w:pPr>
      <w:r w:rsidRPr="00032BAE">
        <w:rPr>
          <w:rFonts w:ascii="Times New Roman" w:eastAsia="仿宋_GB2312" w:hAnsi="Times New Roman" w:cs="Times New Roman"/>
          <w:color w:val="auto"/>
          <w:sz w:val="20"/>
          <w:szCs w:val="20"/>
        </w:rPr>
        <w:t>The suitability assessment is based on the</w:t>
      </w:r>
      <w:r w:rsidRPr="00032BAE">
        <w:rPr>
          <w:rFonts w:ascii="Times New Roman" w:hAnsi="Times New Roman" w:cs="Times New Roman"/>
          <w:color w:val="auto"/>
        </w:rPr>
        <w:t xml:space="preserve"> </w:t>
      </w:r>
      <w:del w:id="2576" w:author="Johan Granander" w:date="2026-05-04T11:47:00Z">
        <w:r w:rsidRPr="00032BAE" w:rsidDel="002D4595">
          <w:rPr>
            <w:rFonts w:ascii="Times New Roman" w:eastAsia="仿宋_GB2312" w:hAnsi="Times New Roman" w:cs="Times New Roman"/>
            <w:color w:val="auto"/>
            <w:sz w:val="20"/>
            <w:szCs w:val="20"/>
          </w:rPr>
          <w:delText>bench mark</w:delText>
        </w:r>
      </w:del>
      <w:ins w:id="2577" w:author="Johan Granander" w:date="2026-05-04T11:47:00Z">
        <w:r w:rsidR="002D4595" w:rsidRPr="00032BAE">
          <w:rPr>
            <w:rFonts w:ascii="Times New Roman" w:eastAsia="仿宋_GB2312" w:hAnsi="Times New Roman" w:cs="Times New Roman"/>
            <w:color w:val="auto"/>
            <w:sz w:val="20"/>
            <w:szCs w:val="20"/>
          </w:rPr>
          <w:t>benchmark</w:t>
        </w:r>
      </w:ins>
      <w:r w:rsidRPr="00032BAE">
        <w:rPr>
          <w:rFonts w:ascii="Times New Roman" w:eastAsia="仿宋_GB2312" w:hAnsi="Times New Roman" w:cs="Times New Roman"/>
          <w:color w:val="auto"/>
          <w:sz w:val="20"/>
          <w:szCs w:val="20"/>
        </w:rPr>
        <w:t xml:space="preserve"> material CTC resin with</w:t>
      </w:r>
      <w:ins w:id="2578" w:author="Xuning Wei12232" w:date="2026-07-27T12:26:00Z">
        <w:r w:rsidR="00634E9B">
          <w:rPr>
            <w:rFonts w:ascii="Times New Roman" w:eastAsia="仿宋_GB2312" w:hAnsi="Times New Roman" w:cs="Times New Roman"/>
            <w:color w:val="auto"/>
            <w:sz w:val="20"/>
            <w:szCs w:val="20"/>
          </w:rPr>
          <w:t xml:space="preserve"> </w:t>
        </w:r>
      </w:ins>
      <w:del w:id="2579" w:author="Xuning Wei12232" w:date="2026-07-27T12:26:00Z">
        <w:r w:rsidRPr="00032BAE" w:rsidDel="00634E9B">
          <w:rPr>
            <w:rFonts w:ascii="Times New Roman" w:eastAsia="仿宋_GB2312" w:hAnsi="Times New Roman" w:cs="Times New Roman"/>
            <w:color w:val="auto"/>
            <w:sz w:val="20"/>
            <w:szCs w:val="20"/>
          </w:rPr>
          <w:delText xml:space="preserve"> a substitution degree of 1.</w:delText>
        </w:r>
      </w:del>
      <w:del w:id="2580" w:author="Xuning Wei12232" w:date="2026-07-27T12:24:00Z">
        <w:r w:rsidRPr="00032BAE" w:rsidDel="00634E9B">
          <w:rPr>
            <w:rFonts w:ascii="Times New Roman" w:eastAsia="仿宋_GB2312" w:hAnsi="Times New Roman" w:cs="Times New Roman"/>
            <w:color w:val="auto"/>
            <w:sz w:val="20"/>
            <w:szCs w:val="20"/>
          </w:rPr>
          <w:delText>13m</w:delText>
        </w:r>
        <w:r w:rsidR="005226D3" w:rsidDel="00634E9B">
          <w:rPr>
            <w:rFonts w:ascii="Times New Roman" w:eastAsia="仿宋_GB2312" w:hAnsi="Times New Roman" w:cs="Times New Roman"/>
            <w:color w:val="auto"/>
            <w:sz w:val="20"/>
            <w:szCs w:val="20"/>
          </w:rPr>
          <w:delText>mol</w:delText>
        </w:r>
      </w:del>
      <w:del w:id="2581" w:author="Xuning Wei12232" w:date="2026-07-27T12:26:00Z">
        <w:r w:rsidR="005226D3" w:rsidDel="00634E9B">
          <w:rPr>
            <w:rFonts w:ascii="Times New Roman" w:eastAsia="仿宋_GB2312" w:hAnsi="Times New Roman" w:cs="Times New Roman"/>
            <w:color w:val="auto"/>
            <w:sz w:val="20"/>
            <w:szCs w:val="20"/>
          </w:rPr>
          <w:delText xml:space="preserve">/g, </w:delText>
        </w:r>
      </w:del>
      <w:r w:rsidR="005226D3">
        <w:rPr>
          <w:rFonts w:ascii="Times New Roman" w:eastAsia="仿宋_GB2312" w:hAnsi="Times New Roman" w:cs="Times New Roman"/>
          <w:color w:val="auto"/>
          <w:sz w:val="20"/>
          <w:szCs w:val="20"/>
        </w:rPr>
        <w:t xml:space="preserve">a feeding amount of </w:t>
      </w:r>
      <w:del w:id="2582" w:author="Xuning Wei12232" w:date="2026-07-27T12:24:00Z">
        <w:r w:rsidR="005226D3" w:rsidDel="00634E9B">
          <w:rPr>
            <w:rFonts w:ascii="Times New Roman" w:eastAsia="仿宋_GB2312" w:hAnsi="Times New Roman" w:cs="Times New Roman"/>
            <w:color w:val="auto"/>
            <w:sz w:val="20"/>
            <w:szCs w:val="20"/>
          </w:rPr>
          <w:delText>51.8</w:delText>
        </w:r>
        <w:r w:rsidR="005D51CE" w:rsidRPr="00032BAE" w:rsidDel="00634E9B">
          <w:rPr>
            <w:rFonts w:ascii="Times New Roman" w:eastAsia="仿宋_GB2312" w:hAnsi="Times New Roman" w:cs="Times New Roman"/>
            <w:color w:val="auto"/>
            <w:sz w:val="20"/>
            <w:szCs w:val="20"/>
          </w:rPr>
          <w:delText>4</w:delText>
        </w:r>
        <w:r w:rsidRPr="00032BAE" w:rsidDel="00634E9B">
          <w:rPr>
            <w:rFonts w:ascii="Times New Roman" w:eastAsia="仿宋_GB2312" w:hAnsi="Times New Roman" w:cs="Times New Roman"/>
            <w:color w:val="auto"/>
            <w:sz w:val="20"/>
            <w:szCs w:val="20"/>
          </w:rPr>
          <w:delText xml:space="preserve"> </w:delText>
        </w:r>
        <w:r w:rsidRPr="00032BAE" w:rsidDel="00634E9B">
          <w:rPr>
            <w:rFonts w:ascii="Times New Roman" w:eastAsia="仿宋_GB2312" w:hAnsi="Times New Roman" w:cs="Times New Roman"/>
            <w:color w:val="auto"/>
            <w:sz w:val="20"/>
            <w:szCs w:val="20"/>
            <w:lang w:eastAsia="zh-CN"/>
          </w:rPr>
          <w:delText>mol</w:delText>
        </w:r>
        <w:r w:rsidRPr="00032BAE" w:rsidDel="00634E9B">
          <w:rPr>
            <w:rFonts w:ascii="Times New Roman" w:eastAsia="仿宋_GB2312" w:hAnsi="Times New Roman" w:cs="Times New Roman"/>
            <w:color w:val="auto"/>
            <w:sz w:val="20"/>
            <w:szCs w:val="20"/>
          </w:rPr>
          <w:delText xml:space="preserve"> (</w:delText>
        </w:r>
      </w:del>
      <w:r w:rsidR="005D51CE" w:rsidRPr="00032BAE">
        <w:rPr>
          <w:rFonts w:ascii="Times New Roman" w:eastAsia="仿宋_GB2312" w:hAnsi="Times New Roman" w:cs="Times New Roman"/>
          <w:color w:val="auto"/>
          <w:sz w:val="20"/>
          <w:szCs w:val="20"/>
        </w:rPr>
        <w:t>48.00</w:t>
      </w:r>
      <w:ins w:id="2583" w:author="Xuning Wei12232" w:date="2026-07-27T12:24:00Z">
        <w:r w:rsidR="00634E9B">
          <w:rPr>
            <w:rFonts w:ascii="Times New Roman" w:eastAsia="仿宋_GB2312" w:hAnsi="Times New Roman" w:cs="Times New Roman"/>
            <w:color w:val="auto"/>
            <w:sz w:val="20"/>
            <w:szCs w:val="20"/>
          </w:rPr>
          <w:t xml:space="preserve"> </w:t>
        </w:r>
      </w:ins>
      <w:r w:rsidRPr="00032BAE">
        <w:rPr>
          <w:rFonts w:ascii="Times New Roman" w:eastAsia="仿宋_GB2312" w:hAnsi="Times New Roman" w:cs="Times New Roman"/>
          <w:color w:val="auto"/>
          <w:sz w:val="20"/>
          <w:szCs w:val="20"/>
        </w:rPr>
        <w:t>kg</w:t>
      </w:r>
      <w:ins w:id="2584" w:author="Xuning Wei12232" w:date="2026-07-27T12:25:00Z">
        <w:r w:rsidR="00634E9B">
          <w:rPr>
            <w:rFonts w:ascii="Times New Roman" w:eastAsia="仿宋_GB2312" w:hAnsi="Times New Roman" w:cs="Times New Roman"/>
            <w:color w:val="auto"/>
            <w:sz w:val="20"/>
            <w:szCs w:val="20"/>
          </w:rPr>
          <w:t xml:space="preserve"> (</w:t>
        </w:r>
      </w:ins>
      <w:ins w:id="2585" w:author="Xuning Wei12232" w:date="2026-07-27T12:26:00Z">
        <w:r w:rsidR="00634E9B">
          <w:rPr>
            <w:rFonts w:ascii="Times New Roman" w:eastAsia="仿宋_GB2312" w:hAnsi="Times New Roman" w:cs="Times New Roman"/>
            <w:color w:val="auto"/>
            <w:sz w:val="20"/>
            <w:szCs w:val="20"/>
          </w:rPr>
          <w:t xml:space="preserve">51.84 </w:t>
        </w:r>
        <w:proofErr w:type="spellStart"/>
        <w:r w:rsidR="00634E9B">
          <w:rPr>
            <w:rFonts w:ascii="Times New Roman" w:eastAsia="仿宋_GB2312" w:hAnsi="Times New Roman" w:cs="Times New Roman"/>
            <w:color w:val="auto"/>
            <w:sz w:val="20"/>
            <w:szCs w:val="20"/>
          </w:rPr>
          <w:t>mol</w:t>
        </w:r>
      </w:ins>
      <w:proofErr w:type="spellEnd"/>
      <w:ins w:id="2586" w:author="Xuning Wei12232" w:date="2026-07-27T12:25:00Z">
        <w:r w:rsidR="00634E9B">
          <w:rPr>
            <w:rFonts w:ascii="Times New Roman" w:eastAsia="仿宋_GB2312" w:hAnsi="Times New Roman" w:cs="Times New Roman"/>
            <w:color w:val="auto"/>
            <w:sz w:val="20"/>
            <w:szCs w:val="20"/>
          </w:rPr>
          <w:t>)</w:t>
        </w:r>
      </w:ins>
      <w:ins w:id="2587" w:author="Xuning Wei12232" w:date="2026-07-27T12:26:00Z">
        <w:r w:rsidR="00634E9B">
          <w:rPr>
            <w:rFonts w:ascii="Times New Roman" w:eastAsia="仿宋_GB2312" w:hAnsi="Times New Roman" w:cs="Times New Roman"/>
            <w:color w:val="auto"/>
            <w:sz w:val="20"/>
            <w:szCs w:val="20"/>
          </w:rPr>
          <w:t xml:space="preserve"> i</w:t>
        </w:r>
      </w:ins>
      <w:ins w:id="2588" w:author="Xuning Wei12232" w:date="2026-07-27T12:27:00Z">
        <w:r w:rsidR="00634E9B">
          <w:rPr>
            <w:rFonts w:ascii="Times New Roman" w:eastAsia="仿宋_GB2312" w:hAnsi="Times New Roman" w:cs="Times New Roman"/>
            <w:color w:val="auto"/>
            <w:sz w:val="20"/>
            <w:szCs w:val="20"/>
          </w:rPr>
          <w:t>nput.</w:t>
        </w:r>
      </w:ins>
      <w:del w:id="2589" w:author="Xuning Wei12232" w:date="2026-07-27T12:24:00Z">
        <w:r w:rsidRPr="00032BAE" w:rsidDel="00634E9B">
          <w:rPr>
            <w:rFonts w:ascii="Times New Roman" w:eastAsia="仿宋_GB2312" w:hAnsi="Times New Roman" w:cs="Times New Roman"/>
            <w:color w:val="auto"/>
            <w:sz w:val="20"/>
            <w:szCs w:val="20"/>
          </w:rPr>
          <w:delText>)</w:delText>
        </w:r>
      </w:del>
      <w:del w:id="2590" w:author="Xuning Wei12232" w:date="2026-07-27T12:26:00Z">
        <w:r w:rsidRPr="00032BAE" w:rsidDel="00634E9B">
          <w:rPr>
            <w:rFonts w:ascii="Times New Roman" w:eastAsia="仿宋_GB2312" w:hAnsi="Times New Roman" w:cs="Times New Roman"/>
            <w:color w:val="auto"/>
            <w:sz w:val="20"/>
            <w:szCs w:val="20"/>
          </w:rPr>
          <w:delText>, and a b</w:delText>
        </w:r>
      </w:del>
      <w:del w:id="2591" w:author="Xuning Wei12232" w:date="2026-07-27T12:27:00Z">
        <w:r w:rsidRPr="00032BAE" w:rsidDel="00634E9B">
          <w:rPr>
            <w:rFonts w:ascii="Times New Roman" w:eastAsia="仿宋_GB2312" w:hAnsi="Times New Roman" w:cs="Times New Roman"/>
            <w:color w:val="auto"/>
            <w:sz w:val="20"/>
            <w:szCs w:val="20"/>
          </w:rPr>
          <w:delText xml:space="preserve">atch output of </w:delText>
        </w:r>
        <w:r w:rsidR="005D51CE" w:rsidRPr="00032BAE" w:rsidDel="00634E9B">
          <w:rPr>
            <w:rFonts w:ascii="Times New Roman" w:eastAsia="仿宋_GB2312" w:hAnsi="Times New Roman" w:cs="Times New Roman"/>
            <w:color w:val="auto"/>
            <w:sz w:val="20"/>
            <w:szCs w:val="20"/>
          </w:rPr>
          <w:delText>150.00</w:delText>
        </w:r>
        <w:r w:rsidR="005D51CE" w:rsidRPr="00032BAE" w:rsidDel="00634E9B">
          <w:rPr>
            <w:rFonts w:ascii="Times New Roman" w:eastAsia="仿宋_GB2312" w:hAnsi="Times New Roman" w:cs="Times New Roman"/>
            <w:color w:val="auto"/>
            <w:sz w:val="20"/>
            <w:szCs w:val="20"/>
            <w:lang w:eastAsia="zh-CN"/>
          </w:rPr>
          <w:delText>kg</w:delText>
        </w:r>
        <w:r w:rsidR="005D51CE" w:rsidRPr="00032BAE" w:rsidDel="00634E9B">
          <w:rPr>
            <w:rFonts w:ascii="Times New Roman" w:eastAsia="仿宋_GB2312" w:hAnsi="Times New Roman" w:cs="Times New Roman"/>
            <w:color w:val="auto"/>
            <w:sz w:val="20"/>
            <w:szCs w:val="20"/>
          </w:rPr>
          <w:delText>~190.00</w:delText>
        </w:r>
        <w:r w:rsidRPr="00032BAE" w:rsidDel="00634E9B">
          <w:rPr>
            <w:rFonts w:ascii="Times New Roman" w:eastAsia="仿宋_GB2312" w:hAnsi="Times New Roman" w:cs="Times New Roman"/>
            <w:color w:val="auto"/>
            <w:sz w:val="20"/>
            <w:szCs w:val="20"/>
          </w:rPr>
          <w:delText>kg</w:delText>
        </w:r>
        <w:r w:rsidRPr="00032BAE" w:rsidDel="00634E9B">
          <w:rPr>
            <w:rFonts w:ascii="Times New Roman" w:eastAsia="仿宋_GB2312" w:hAnsi="Times New Roman" w:cs="Times New Roman"/>
            <w:color w:val="auto"/>
            <w:sz w:val="20"/>
            <w:szCs w:val="20"/>
            <w:lang w:eastAsia="zh-CN"/>
          </w:rPr>
          <w:delText>.</w:delText>
        </w:r>
      </w:del>
      <w:r w:rsidR="008B6C38" w:rsidRPr="00032BAE">
        <w:rPr>
          <w:rFonts w:ascii="Times New Roman" w:eastAsia="仿宋_GB2312" w:hAnsi="Times New Roman" w:cs="Times New Roman"/>
          <w:color w:val="auto"/>
          <w:sz w:val="20"/>
          <w:szCs w:val="20"/>
          <w:lang w:eastAsia="zh-CN"/>
        </w:rPr>
        <w:t xml:space="preserve"> </w:t>
      </w:r>
    </w:p>
    <w:p w14:paraId="23AF431F" w14:textId="77777777" w:rsidR="00634E9B" w:rsidRPr="00937F85" w:rsidRDefault="00634E9B" w:rsidP="00634E9B">
      <w:pPr>
        <w:pStyle w:val="2"/>
        <w:rPr>
          <w:ins w:id="2592" w:author="Xuning Wei12232" w:date="2026-07-27T12:27:00Z"/>
          <w:rFonts w:ascii="Times New Roman" w:eastAsia="仿宋_GB2312" w:hAnsi="Times New Roman" w:cs="Times New Roman"/>
          <w:color w:val="auto"/>
        </w:rPr>
      </w:pPr>
      <w:bookmarkStart w:id="2593" w:name="_Toc226532508"/>
      <w:ins w:id="2594" w:author="Xuning Wei12232" w:date="2026-07-27T12:27:00Z">
        <w:r w:rsidRPr="00937F85">
          <w:rPr>
            <w:rFonts w:ascii="Times New Roman" w:eastAsia="仿宋_GB2312" w:hAnsi="Times New Roman" w:cs="Times New Roman"/>
            <w:color w:val="auto"/>
          </w:rPr>
          <w:t>Assessment on function &amp; capacity for Glove box</w:t>
        </w:r>
        <w:bookmarkEnd w:id="2593"/>
      </w:ins>
    </w:p>
    <w:p w14:paraId="15AEC4F2" w14:textId="77777777" w:rsidR="00634E9B" w:rsidRPr="00634E9B" w:rsidRDefault="00634E9B" w:rsidP="00634E9B">
      <w:pPr>
        <w:spacing w:beforeLines="50" w:before="120" w:after="50" w:line="319" w:lineRule="auto"/>
        <w:ind w:leftChars="134" w:left="281"/>
        <w:contextualSpacing/>
        <w:jc w:val="both"/>
        <w:rPr>
          <w:ins w:id="2595" w:author="Xuning Wei12232" w:date="2026-07-27T12:27:00Z"/>
          <w:rFonts w:ascii="Times New Roman" w:eastAsia="仿宋_GB2312" w:hAnsi="Times New Roman" w:cs="Times New Roman"/>
          <w:color w:val="0000FF"/>
          <w:sz w:val="20"/>
          <w:szCs w:val="20"/>
          <w:rPrChange w:id="2596" w:author="Xuning Wei12232" w:date="2026-07-27T12:29:00Z">
            <w:rPr>
              <w:ins w:id="2597" w:author="Xuning Wei12232" w:date="2026-07-27T12:27:00Z"/>
              <w:rFonts w:ascii="Times New Roman" w:eastAsia="仿宋_GB2312" w:hAnsi="Times New Roman" w:cs="Times New Roman"/>
              <w:color w:val="auto"/>
              <w:sz w:val="20"/>
              <w:szCs w:val="20"/>
            </w:rPr>
          </w:rPrChange>
        </w:rPr>
      </w:pPr>
      <w:ins w:id="2598" w:author="Xuning Wei12232" w:date="2026-07-27T12:27:00Z">
        <w:r w:rsidRPr="00634E9B">
          <w:rPr>
            <w:rFonts w:ascii="Times New Roman" w:eastAsia="仿宋_GB2312" w:hAnsi="Times New Roman" w:cs="Times New Roman"/>
            <w:color w:val="0000FF"/>
            <w:sz w:val="20"/>
            <w:szCs w:val="20"/>
            <w:rPrChange w:id="2599" w:author="Xuning Wei12232" w:date="2026-07-27T12:29:00Z">
              <w:rPr>
                <w:rFonts w:ascii="Times New Roman" w:eastAsia="仿宋_GB2312" w:hAnsi="Times New Roman" w:cs="Times New Roman"/>
                <w:color w:val="auto"/>
                <w:sz w:val="20"/>
                <w:szCs w:val="20"/>
              </w:rPr>
            </w:rPrChange>
          </w:rPr>
          <w:t xml:space="preserve">See </w:t>
        </w:r>
        <w:r w:rsidRPr="00634E9B">
          <w:rPr>
            <w:rFonts w:ascii="Times New Roman" w:eastAsia="仿宋_GB2312" w:hAnsi="Times New Roman" w:cs="Times New Roman"/>
            <w:b/>
            <w:i/>
            <w:color w:val="0000FF"/>
            <w:sz w:val="20"/>
            <w:szCs w:val="20"/>
            <w:rPrChange w:id="2600" w:author="Xuning Wei12232" w:date="2026-07-27T12:29:00Z">
              <w:rPr>
                <w:rFonts w:ascii="Times New Roman" w:eastAsia="仿宋_GB2312" w:hAnsi="Times New Roman" w:cs="Times New Roman"/>
                <w:b/>
                <w:i/>
                <w:color w:val="auto"/>
                <w:sz w:val="20"/>
                <w:szCs w:val="20"/>
              </w:rPr>
            </w:rPrChange>
          </w:rPr>
          <w:t>Table 7</w:t>
        </w:r>
        <w:r w:rsidRPr="00634E9B">
          <w:rPr>
            <w:rFonts w:ascii="Times New Roman" w:eastAsia="仿宋_GB2312" w:hAnsi="Times New Roman" w:cs="Times New Roman"/>
            <w:b/>
            <w:i/>
            <w:color w:val="0000FF"/>
            <w:sz w:val="20"/>
            <w:szCs w:val="20"/>
            <w:lang w:eastAsia="zh-CN"/>
            <w:rPrChange w:id="2601" w:author="Xuning Wei12232" w:date="2026-07-27T12:29:00Z">
              <w:rPr>
                <w:rFonts w:ascii="Times New Roman" w:eastAsia="仿宋_GB2312" w:hAnsi="Times New Roman" w:cs="Times New Roman"/>
                <w:b/>
                <w:i/>
                <w:color w:val="auto"/>
                <w:sz w:val="20"/>
                <w:szCs w:val="20"/>
                <w:lang w:eastAsia="zh-CN"/>
              </w:rPr>
            </w:rPrChange>
          </w:rPr>
          <w:t>-</w:t>
        </w:r>
        <w:r w:rsidRPr="00634E9B">
          <w:rPr>
            <w:rFonts w:ascii="Times New Roman" w:eastAsia="仿宋_GB2312" w:hAnsi="Times New Roman" w:cs="Times New Roman"/>
            <w:b/>
            <w:i/>
            <w:color w:val="0000FF"/>
            <w:sz w:val="20"/>
            <w:szCs w:val="20"/>
            <w:rPrChange w:id="2602" w:author="Xuning Wei12232" w:date="2026-07-27T12:29:00Z">
              <w:rPr>
                <w:rFonts w:ascii="Times New Roman" w:eastAsia="仿宋_GB2312" w:hAnsi="Times New Roman" w:cs="Times New Roman"/>
                <w:b/>
                <w:i/>
                <w:color w:val="auto"/>
                <w:sz w:val="20"/>
                <w:szCs w:val="20"/>
              </w:rPr>
            </w:rPrChange>
          </w:rPr>
          <w:t>1</w:t>
        </w:r>
      </w:ins>
    </w:p>
    <w:p w14:paraId="6CC632BB" w14:textId="77777777" w:rsidR="00634E9B" w:rsidRPr="00634E9B" w:rsidRDefault="00634E9B" w:rsidP="00634E9B">
      <w:pPr>
        <w:jc w:val="center"/>
        <w:rPr>
          <w:ins w:id="2603" w:author="Xuning Wei12232" w:date="2026-07-27T12:27:00Z"/>
          <w:rFonts w:ascii="Times New Roman" w:eastAsia="仿宋_GB2312" w:hAnsi="Times New Roman" w:cs="Times New Roman"/>
          <w:b/>
          <w:color w:val="0000FF"/>
          <w:sz w:val="20"/>
          <w:szCs w:val="20"/>
          <w:rPrChange w:id="2604" w:author="Xuning Wei12232" w:date="2026-07-27T12:29:00Z">
            <w:rPr>
              <w:ins w:id="2605" w:author="Xuning Wei12232" w:date="2026-07-27T12:27:00Z"/>
              <w:rFonts w:ascii="Times New Roman" w:eastAsia="仿宋_GB2312" w:hAnsi="Times New Roman" w:cs="Times New Roman"/>
              <w:b/>
              <w:color w:val="auto"/>
              <w:sz w:val="20"/>
              <w:szCs w:val="20"/>
            </w:rPr>
          </w:rPrChange>
        </w:rPr>
      </w:pPr>
      <w:ins w:id="2606" w:author="Xuning Wei12232" w:date="2026-07-27T12:27:00Z">
        <w:r w:rsidRPr="00634E9B">
          <w:rPr>
            <w:rFonts w:ascii="Times New Roman" w:eastAsia="仿宋_GB2312" w:hAnsi="Times New Roman" w:cs="Times New Roman"/>
            <w:b/>
            <w:color w:val="0000FF"/>
            <w:sz w:val="20"/>
            <w:szCs w:val="20"/>
            <w:lang w:eastAsia="zh-CN"/>
            <w:rPrChange w:id="2607" w:author="Xuning Wei12232" w:date="2026-07-27T12:29:00Z">
              <w:rPr>
                <w:rFonts w:ascii="Times New Roman" w:eastAsia="仿宋_GB2312" w:hAnsi="Times New Roman" w:cs="Times New Roman"/>
                <w:b/>
                <w:color w:val="auto"/>
                <w:sz w:val="20"/>
                <w:szCs w:val="20"/>
                <w:lang w:eastAsia="zh-CN"/>
              </w:rPr>
            </w:rPrChange>
          </w:rPr>
          <w:t xml:space="preserve">Table 7-1: </w:t>
        </w:r>
        <w:r w:rsidRPr="00634E9B">
          <w:rPr>
            <w:rFonts w:ascii="Times New Roman" w:eastAsia="仿宋_GB2312" w:hAnsi="Times New Roman" w:cs="Times New Roman"/>
            <w:b/>
            <w:color w:val="0000FF"/>
            <w:sz w:val="20"/>
            <w:szCs w:val="20"/>
            <w:rPrChange w:id="2608" w:author="Xuning Wei12232" w:date="2026-07-27T12:29:00Z">
              <w:rPr>
                <w:rFonts w:ascii="Times New Roman" w:eastAsia="仿宋_GB2312" w:hAnsi="Times New Roman" w:cs="Times New Roman"/>
                <w:b/>
                <w:color w:val="auto"/>
                <w:sz w:val="20"/>
                <w:szCs w:val="20"/>
              </w:rPr>
            </w:rPrChange>
          </w:rPr>
          <w:t xml:space="preserve">Equipment Suitability Assessment on Function for Glove box </w:t>
        </w:r>
      </w:ins>
    </w:p>
    <w:tbl>
      <w:tblPr>
        <w:tblW w:w="14029" w:type="dxa"/>
        <w:tblLayout w:type="fixed"/>
        <w:tblLook w:val="04A0" w:firstRow="1" w:lastRow="0" w:firstColumn="1" w:lastColumn="0" w:noHBand="0" w:noVBand="1"/>
      </w:tblPr>
      <w:tblGrid>
        <w:gridCol w:w="708"/>
        <w:gridCol w:w="1125"/>
        <w:gridCol w:w="2840"/>
        <w:gridCol w:w="3969"/>
        <w:gridCol w:w="992"/>
        <w:gridCol w:w="993"/>
        <w:gridCol w:w="3402"/>
      </w:tblGrid>
      <w:tr w:rsidR="00634E9B" w:rsidRPr="00634E9B" w14:paraId="2756F405" w14:textId="77777777" w:rsidTr="00CD20E8">
        <w:trPr>
          <w:trHeight w:val="349"/>
          <w:tblHeader/>
          <w:ins w:id="2609" w:author="Xuning Wei12232" w:date="2026-07-27T12:27:00Z"/>
        </w:trPr>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952054" w14:textId="77777777" w:rsidR="00634E9B" w:rsidRPr="00634E9B" w:rsidRDefault="00634E9B" w:rsidP="00CD20E8">
            <w:pPr>
              <w:spacing w:line="276" w:lineRule="auto"/>
              <w:jc w:val="center"/>
              <w:rPr>
                <w:ins w:id="2610" w:author="Xuning Wei12232" w:date="2026-07-27T12:27:00Z"/>
                <w:rFonts w:ascii="Times New Roman" w:eastAsia="FangSong" w:hAnsi="Times New Roman" w:cs="Times New Roman"/>
                <w:b/>
                <w:color w:val="0000FF"/>
                <w:kern w:val="0"/>
                <w:sz w:val="18"/>
                <w:szCs w:val="18"/>
                <w:rPrChange w:id="2611" w:author="Xuning Wei12232" w:date="2026-07-27T12:29:00Z">
                  <w:rPr>
                    <w:ins w:id="2612" w:author="Xuning Wei12232" w:date="2026-07-27T12:27:00Z"/>
                    <w:rFonts w:ascii="Times New Roman" w:eastAsia="FangSong" w:hAnsi="Times New Roman" w:cs="Times New Roman"/>
                    <w:b/>
                    <w:color w:val="auto"/>
                    <w:kern w:val="0"/>
                    <w:sz w:val="18"/>
                    <w:szCs w:val="18"/>
                  </w:rPr>
                </w:rPrChange>
              </w:rPr>
            </w:pPr>
            <w:ins w:id="2613" w:author="Xuning Wei12232" w:date="2026-07-27T12:27:00Z">
              <w:r w:rsidRPr="00634E9B">
                <w:rPr>
                  <w:rFonts w:ascii="Times New Roman" w:eastAsia="FangSong" w:hAnsi="Times New Roman" w:cs="Times New Roman"/>
                  <w:b/>
                  <w:color w:val="0000FF"/>
                  <w:kern w:val="0"/>
                  <w:sz w:val="18"/>
                  <w:szCs w:val="18"/>
                  <w:lang w:eastAsia="zh-CN"/>
                  <w:rPrChange w:id="2614" w:author="Xuning Wei12232" w:date="2026-07-27T12:29:00Z">
                    <w:rPr>
                      <w:rFonts w:ascii="Times New Roman" w:eastAsia="FangSong" w:hAnsi="Times New Roman" w:cs="Times New Roman"/>
                      <w:b/>
                      <w:color w:val="auto"/>
                      <w:kern w:val="0"/>
                      <w:sz w:val="18"/>
                      <w:szCs w:val="18"/>
                      <w:lang w:eastAsia="zh-CN"/>
                    </w:rPr>
                  </w:rPrChange>
                </w:rPr>
                <w:t>S/N</w:t>
              </w:r>
            </w:ins>
          </w:p>
        </w:tc>
        <w:tc>
          <w:tcPr>
            <w:tcW w:w="3965"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1605FBAD" w14:textId="77777777" w:rsidR="00634E9B" w:rsidRPr="00634E9B" w:rsidRDefault="00634E9B" w:rsidP="00CD20E8">
            <w:pPr>
              <w:spacing w:line="276" w:lineRule="auto"/>
              <w:jc w:val="center"/>
              <w:rPr>
                <w:ins w:id="2615" w:author="Xuning Wei12232" w:date="2026-07-27T12:27:00Z"/>
                <w:rFonts w:ascii="Times New Roman" w:eastAsia="FangSong" w:hAnsi="Times New Roman" w:cs="Times New Roman"/>
                <w:b/>
                <w:color w:val="0000FF"/>
                <w:kern w:val="0"/>
                <w:sz w:val="18"/>
                <w:szCs w:val="18"/>
                <w:rPrChange w:id="2616" w:author="Xuning Wei12232" w:date="2026-07-27T12:29:00Z">
                  <w:rPr>
                    <w:ins w:id="2617" w:author="Xuning Wei12232" w:date="2026-07-27T12:27:00Z"/>
                    <w:rFonts w:ascii="Times New Roman" w:eastAsia="FangSong" w:hAnsi="Times New Roman" w:cs="Times New Roman"/>
                    <w:b/>
                    <w:color w:val="auto"/>
                    <w:kern w:val="0"/>
                    <w:sz w:val="18"/>
                    <w:szCs w:val="18"/>
                  </w:rPr>
                </w:rPrChange>
              </w:rPr>
            </w:pPr>
            <w:ins w:id="2618" w:author="Xuning Wei12232" w:date="2026-07-27T12:27:00Z">
              <w:r w:rsidRPr="00634E9B">
                <w:rPr>
                  <w:rFonts w:ascii="Times New Roman" w:eastAsia="仿宋_GB2312" w:hAnsi="Times New Roman" w:cs="Times New Roman"/>
                  <w:b/>
                  <w:color w:val="0000FF"/>
                  <w:kern w:val="0"/>
                  <w:sz w:val="18"/>
                  <w:szCs w:val="18"/>
                  <w:rPrChange w:id="2619" w:author="Xuning Wei12232" w:date="2026-07-27T12:29:00Z">
                    <w:rPr>
                      <w:rFonts w:ascii="Times New Roman" w:eastAsia="仿宋_GB2312" w:hAnsi="Times New Roman" w:cs="Times New Roman"/>
                      <w:b/>
                      <w:color w:val="auto"/>
                      <w:kern w:val="0"/>
                      <w:sz w:val="18"/>
                      <w:szCs w:val="18"/>
                    </w:rPr>
                  </w:rPrChange>
                </w:rPr>
                <w:t>Process Requirements</w:t>
              </w:r>
              <w:r w:rsidRPr="00634E9B">
                <w:rPr>
                  <w:rFonts w:ascii="Times New Roman" w:eastAsia="FangSong" w:hAnsi="Times New Roman" w:cs="Times New Roman"/>
                  <w:b/>
                  <w:color w:val="0000FF"/>
                  <w:kern w:val="0"/>
                  <w:sz w:val="18"/>
                  <w:szCs w:val="18"/>
                  <w:rPrChange w:id="2620" w:author="Xuning Wei12232" w:date="2026-07-27T12:29:00Z">
                    <w:rPr>
                      <w:rFonts w:ascii="Times New Roman" w:eastAsia="FangSong" w:hAnsi="Times New Roman" w:cs="Times New Roman"/>
                      <w:b/>
                      <w:color w:val="auto"/>
                      <w:kern w:val="0"/>
                      <w:sz w:val="18"/>
                      <w:szCs w:val="18"/>
                    </w:rPr>
                  </w:rPrChange>
                </w:rPr>
                <w:t xml:space="preserve"> </w:t>
              </w:r>
            </w:ins>
          </w:p>
        </w:tc>
        <w:tc>
          <w:tcPr>
            <w:tcW w:w="3969"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7E94E86C" w14:textId="77777777" w:rsidR="00634E9B" w:rsidRPr="00634E9B" w:rsidRDefault="00634E9B" w:rsidP="00CD20E8">
            <w:pPr>
              <w:spacing w:line="276" w:lineRule="auto"/>
              <w:jc w:val="center"/>
              <w:rPr>
                <w:ins w:id="2621" w:author="Xuning Wei12232" w:date="2026-07-27T12:27:00Z"/>
                <w:rFonts w:ascii="Times New Roman" w:eastAsia="FangSong" w:hAnsi="Times New Roman" w:cs="Times New Roman"/>
                <w:b/>
                <w:color w:val="0000FF"/>
                <w:kern w:val="0"/>
                <w:sz w:val="18"/>
                <w:szCs w:val="18"/>
                <w:rPrChange w:id="2622" w:author="Xuning Wei12232" w:date="2026-07-27T12:29:00Z">
                  <w:rPr>
                    <w:ins w:id="2623" w:author="Xuning Wei12232" w:date="2026-07-27T12:27:00Z"/>
                    <w:rFonts w:ascii="Times New Roman" w:eastAsia="FangSong" w:hAnsi="Times New Roman" w:cs="Times New Roman"/>
                    <w:b/>
                    <w:color w:val="auto"/>
                    <w:kern w:val="0"/>
                    <w:sz w:val="18"/>
                    <w:szCs w:val="18"/>
                  </w:rPr>
                </w:rPrChange>
              </w:rPr>
            </w:pPr>
            <w:ins w:id="2624" w:author="Xuning Wei12232" w:date="2026-07-27T12:27:00Z">
              <w:r w:rsidRPr="00634E9B">
                <w:rPr>
                  <w:rFonts w:ascii="Times New Roman" w:eastAsia="仿宋_GB2312" w:hAnsi="Times New Roman" w:cs="Times New Roman"/>
                  <w:b/>
                  <w:color w:val="0000FF"/>
                  <w:kern w:val="0"/>
                  <w:sz w:val="18"/>
                  <w:szCs w:val="18"/>
                  <w:rPrChange w:id="2625" w:author="Xuning Wei12232" w:date="2026-07-27T12:29:00Z">
                    <w:rPr>
                      <w:rFonts w:ascii="Times New Roman" w:eastAsia="仿宋_GB2312" w:hAnsi="Times New Roman" w:cs="Times New Roman"/>
                      <w:b/>
                      <w:color w:val="auto"/>
                      <w:kern w:val="0"/>
                      <w:sz w:val="18"/>
                      <w:szCs w:val="18"/>
                    </w:rPr>
                  </w:rPrChange>
                </w:rPr>
                <w:t>Equipment characteristics</w:t>
              </w:r>
            </w:ins>
          </w:p>
        </w:tc>
        <w:tc>
          <w:tcPr>
            <w:tcW w:w="1985"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31A56980" w14:textId="77777777" w:rsidR="00634E9B" w:rsidRPr="00634E9B" w:rsidRDefault="00634E9B" w:rsidP="00CD20E8">
            <w:pPr>
              <w:spacing w:line="276" w:lineRule="auto"/>
              <w:jc w:val="center"/>
              <w:rPr>
                <w:ins w:id="2626" w:author="Xuning Wei12232" w:date="2026-07-27T12:27:00Z"/>
                <w:rFonts w:ascii="Times New Roman" w:eastAsia="FangSong" w:hAnsi="Times New Roman" w:cs="Times New Roman"/>
                <w:b/>
                <w:color w:val="0000FF"/>
                <w:kern w:val="0"/>
                <w:sz w:val="18"/>
                <w:szCs w:val="18"/>
                <w:rPrChange w:id="2627" w:author="Xuning Wei12232" w:date="2026-07-27T12:29:00Z">
                  <w:rPr>
                    <w:ins w:id="2628" w:author="Xuning Wei12232" w:date="2026-07-27T12:27:00Z"/>
                    <w:rFonts w:ascii="Times New Roman" w:eastAsia="FangSong" w:hAnsi="Times New Roman" w:cs="Times New Roman"/>
                    <w:b/>
                    <w:color w:val="auto"/>
                    <w:kern w:val="0"/>
                    <w:sz w:val="18"/>
                    <w:szCs w:val="18"/>
                  </w:rPr>
                </w:rPrChange>
              </w:rPr>
            </w:pPr>
            <w:ins w:id="2629" w:author="Xuning Wei12232" w:date="2026-07-27T12:27:00Z">
              <w:r w:rsidRPr="00634E9B">
                <w:rPr>
                  <w:rFonts w:ascii="Times New Roman" w:eastAsia="仿宋_GB2312" w:hAnsi="Times New Roman" w:cs="Times New Roman"/>
                  <w:b/>
                  <w:color w:val="0000FF"/>
                  <w:kern w:val="0"/>
                  <w:sz w:val="18"/>
                  <w:szCs w:val="18"/>
                  <w:rPrChange w:id="2630" w:author="Xuning Wei12232" w:date="2026-07-27T12:29:00Z">
                    <w:rPr>
                      <w:rFonts w:ascii="Times New Roman" w:eastAsia="仿宋_GB2312" w:hAnsi="Times New Roman" w:cs="Times New Roman"/>
                      <w:b/>
                      <w:color w:val="auto"/>
                      <w:kern w:val="0"/>
                      <w:sz w:val="18"/>
                      <w:szCs w:val="18"/>
                    </w:rPr>
                  </w:rPrChange>
                </w:rPr>
                <w:t>Feasibility</w:t>
              </w:r>
            </w:ins>
          </w:p>
        </w:tc>
        <w:tc>
          <w:tcPr>
            <w:tcW w:w="3402"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1CD2D7D" w14:textId="77777777" w:rsidR="00634E9B" w:rsidRPr="00634E9B" w:rsidRDefault="00634E9B" w:rsidP="00CD20E8">
            <w:pPr>
              <w:spacing w:line="276" w:lineRule="auto"/>
              <w:jc w:val="center"/>
              <w:rPr>
                <w:ins w:id="2631" w:author="Xuning Wei12232" w:date="2026-07-27T12:27:00Z"/>
                <w:rFonts w:ascii="Times New Roman" w:eastAsia="FangSong" w:hAnsi="Times New Roman" w:cs="Times New Roman"/>
                <w:b/>
                <w:color w:val="0000FF"/>
                <w:kern w:val="0"/>
                <w:sz w:val="18"/>
                <w:szCs w:val="18"/>
                <w:rPrChange w:id="2632" w:author="Xuning Wei12232" w:date="2026-07-27T12:29:00Z">
                  <w:rPr>
                    <w:ins w:id="2633" w:author="Xuning Wei12232" w:date="2026-07-27T12:27:00Z"/>
                    <w:rFonts w:ascii="Times New Roman" w:eastAsia="FangSong" w:hAnsi="Times New Roman" w:cs="Times New Roman"/>
                    <w:b/>
                    <w:color w:val="auto"/>
                    <w:kern w:val="0"/>
                    <w:sz w:val="18"/>
                    <w:szCs w:val="18"/>
                  </w:rPr>
                </w:rPrChange>
              </w:rPr>
            </w:pPr>
            <w:ins w:id="2634" w:author="Xuning Wei12232" w:date="2026-07-27T12:27:00Z">
              <w:r w:rsidRPr="00634E9B">
                <w:rPr>
                  <w:rFonts w:ascii="Times New Roman" w:eastAsia="仿宋_GB2312" w:hAnsi="Times New Roman" w:cs="Times New Roman"/>
                  <w:b/>
                  <w:color w:val="0000FF"/>
                  <w:kern w:val="0"/>
                  <w:sz w:val="18"/>
                  <w:szCs w:val="18"/>
                  <w:rPrChange w:id="2635" w:author="Xuning Wei12232" w:date="2026-07-27T12:29:00Z">
                    <w:rPr>
                      <w:rFonts w:ascii="Times New Roman" w:eastAsia="仿宋_GB2312" w:hAnsi="Times New Roman" w:cs="Times New Roman"/>
                      <w:b/>
                      <w:color w:val="auto"/>
                      <w:kern w:val="0"/>
                      <w:sz w:val="18"/>
                      <w:szCs w:val="18"/>
                    </w:rPr>
                  </w:rPrChange>
                </w:rPr>
                <w:t>Justifications</w:t>
              </w:r>
            </w:ins>
          </w:p>
        </w:tc>
      </w:tr>
      <w:tr w:rsidR="00634E9B" w:rsidRPr="00634E9B" w14:paraId="76E60A66" w14:textId="77777777" w:rsidTr="00CD20E8">
        <w:trPr>
          <w:trHeight w:val="595"/>
          <w:ins w:id="2636" w:author="Xuning Wei12232" w:date="2026-07-27T12:27:00Z"/>
        </w:trPr>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DC34F7" w14:textId="77777777" w:rsidR="00634E9B" w:rsidRPr="00634E9B" w:rsidRDefault="00634E9B" w:rsidP="00CD20E8">
            <w:pPr>
              <w:spacing w:line="276" w:lineRule="auto"/>
              <w:jc w:val="center"/>
              <w:rPr>
                <w:ins w:id="2637" w:author="Xuning Wei12232" w:date="2026-07-27T12:27:00Z"/>
                <w:rFonts w:ascii="Times New Roman" w:eastAsia="FangSong" w:hAnsi="Times New Roman" w:cs="Times New Roman"/>
                <w:color w:val="0000FF"/>
                <w:kern w:val="0"/>
                <w:sz w:val="18"/>
                <w:szCs w:val="18"/>
                <w:rPrChange w:id="2638" w:author="Xuning Wei12232" w:date="2026-07-27T12:29:00Z">
                  <w:rPr>
                    <w:ins w:id="2639" w:author="Xuning Wei12232" w:date="2026-07-27T12:27:00Z"/>
                    <w:rFonts w:ascii="Times New Roman" w:eastAsia="FangSong" w:hAnsi="Times New Roman" w:cs="Times New Roman"/>
                    <w:color w:val="auto"/>
                    <w:kern w:val="0"/>
                    <w:sz w:val="18"/>
                    <w:szCs w:val="18"/>
                  </w:rPr>
                </w:rPrChange>
              </w:rPr>
            </w:pPr>
            <w:ins w:id="2640" w:author="Xuning Wei12232" w:date="2026-07-27T12:27:00Z">
              <w:r w:rsidRPr="00634E9B">
                <w:rPr>
                  <w:rFonts w:ascii="Times New Roman" w:eastAsia="FangSong" w:hAnsi="Times New Roman" w:cs="Times New Roman"/>
                  <w:color w:val="0000FF"/>
                  <w:kern w:val="0"/>
                  <w:sz w:val="18"/>
                  <w:szCs w:val="18"/>
                  <w:rPrChange w:id="2641" w:author="Xuning Wei12232" w:date="2026-07-27T12:29:00Z">
                    <w:rPr>
                      <w:rFonts w:ascii="Times New Roman" w:eastAsia="FangSong" w:hAnsi="Times New Roman" w:cs="Times New Roman"/>
                      <w:color w:val="auto"/>
                      <w:kern w:val="0"/>
                      <w:sz w:val="18"/>
                      <w:szCs w:val="18"/>
                    </w:rPr>
                  </w:rPrChange>
                </w:rPr>
                <w:t>1</w:t>
              </w:r>
            </w:ins>
          </w:p>
        </w:tc>
        <w:tc>
          <w:tcPr>
            <w:tcW w:w="1125" w:type="dxa"/>
            <w:tcBorders>
              <w:top w:val="single" w:sz="4" w:space="0" w:color="auto"/>
              <w:left w:val="nil"/>
              <w:bottom w:val="single" w:sz="4" w:space="0" w:color="auto"/>
              <w:right w:val="single" w:sz="4" w:space="0" w:color="auto"/>
            </w:tcBorders>
            <w:shd w:val="clear" w:color="auto" w:fill="FFFFFF" w:themeFill="background1"/>
            <w:vAlign w:val="center"/>
          </w:tcPr>
          <w:p w14:paraId="13E8B6B5" w14:textId="77777777" w:rsidR="00634E9B" w:rsidRPr="00634E9B" w:rsidRDefault="00634E9B" w:rsidP="00CD20E8">
            <w:pPr>
              <w:spacing w:line="240" w:lineRule="exact"/>
              <w:contextualSpacing/>
              <w:rPr>
                <w:ins w:id="2642" w:author="Xuning Wei12232" w:date="2026-07-27T12:27:00Z"/>
                <w:rFonts w:ascii="Times New Roman" w:eastAsia="仿宋_GB2312" w:hAnsi="Times New Roman" w:cs="Times New Roman"/>
                <w:color w:val="0000FF"/>
                <w:sz w:val="18"/>
                <w:szCs w:val="18"/>
                <w:rPrChange w:id="2643" w:author="Xuning Wei12232" w:date="2026-07-27T12:29:00Z">
                  <w:rPr>
                    <w:ins w:id="2644" w:author="Xuning Wei12232" w:date="2026-07-27T12:27:00Z"/>
                    <w:rFonts w:ascii="Times New Roman" w:eastAsia="仿宋_GB2312" w:hAnsi="Times New Roman" w:cs="Times New Roman"/>
                    <w:color w:val="auto"/>
                    <w:sz w:val="18"/>
                    <w:szCs w:val="18"/>
                  </w:rPr>
                </w:rPrChange>
              </w:rPr>
            </w:pPr>
            <w:ins w:id="2645" w:author="Xuning Wei12232" w:date="2026-07-27T12:27:00Z">
              <w:r w:rsidRPr="00634E9B">
                <w:rPr>
                  <w:rFonts w:ascii="Times New Roman" w:eastAsia="仿宋_GB2312" w:hAnsi="Times New Roman" w:cs="Times New Roman"/>
                  <w:color w:val="0000FF"/>
                  <w:sz w:val="18"/>
                  <w:szCs w:val="18"/>
                  <w:rPrChange w:id="2646" w:author="Xuning Wei12232" w:date="2026-07-27T12:29:00Z">
                    <w:rPr>
                      <w:rFonts w:ascii="Times New Roman" w:eastAsia="仿宋_GB2312" w:hAnsi="Times New Roman" w:cs="Times New Roman"/>
                      <w:color w:val="auto"/>
                      <w:sz w:val="18"/>
                      <w:szCs w:val="18"/>
                    </w:rPr>
                  </w:rPrChange>
                </w:rPr>
                <w:t>Operations</w:t>
              </w:r>
            </w:ins>
          </w:p>
        </w:tc>
        <w:tc>
          <w:tcPr>
            <w:tcW w:w="2840" w:type="dxa"/>
            <w:tcBorders>
              <w:top w:val="single" w:sz="4" w:space="0" w:color="auto"/>
              <w:left w:val="nil"/>
              <w:bottom w:val="single" w:sz="4" w:space="0" w:color="auto"/>
              <w:right w:val="single" w:sz="4" w:space="0" w:color="auto"/>
            </w:tcBorders>
            <w:shd w:val="clear" w:color="auto" w:fill="FFFFFF" w:themeFill="background1"/>
            <w:vAlign w:val="center"/>
          </w:tcPr>
          <w:p w14:paraId="61B60276" w14:textId="77777777" w:rsidR="00634E9B" w:rsidRPr="00634E9B" w:rsidRDefault="00634E9B" w:rsidP="00CD20E8">
            <w:pPr>
              <w:spacing w:line="276" w:lineRule="auto"/>
              <w:jc w:val="center"/>
              <w:rPr>
                <w:ins w:id="2647" w:author="Xuning Wei12232" w:date="2026-07-27T12:27:00Z"/>
                <w:rFonts w:ascii="Times New Roman" w:eastAsia="仿宋_GB2312" w:hAnsi="Times New Roman" w:cs="Times New Roman"/>
                <w:color w:val="0000FF"/>
                <w:sz w:val="18"/>
                <w:szCs w:val="18"/>
                <w:rPrChange w:id="2648" w:author="Xuning Wei12232" w:date="2026-07-27T12:29:00Z">
                  <w:rPr>
                    <w:ins w:id="2649" w:author="Xuning Wei12232" w:date="2026-07-27T12:27:00Z"/>
                    <w:rFonts w:ascii="Times New Roman" w:eastAsia="仿宋_GB2312" w:hAnsi="Times New Roman" w:cs="Times New Roman"/>
                    <w:color w:val="auto"/>
                    <w:sz w:val="18"/>
                    <w:szCs w:val="18"/>
                  </w:rPr>
                </w:rPrChange>
              </w:rPr>
            </w:pPr>
            <w:ins w:id="2650" w:author="Xuning Wei12232" w:date="2026-07-27T12:27:00Z">
              <w:r w:rsidRPr="00634E9B">
                <w:rPr>
                  <w:rFonts w:ascii="Times New Roman" w:hAnsi="Times New Roman" w:cs="Times New Roman"/>
                  <w:color w:val="0000FF"/>
                  <w:sz w:val="18"/>
                  <w:szCs w:val="18"/>
                  <w:shd w:val="clear" w:color="auto" w:fill="FFFFFF"/>
                  <w:rPrChange w:id="2651" w:author="Xuning Wei12232" w:date="2026-07-27T12:29:00Z">
                    <w:rPr>
                      <w:rFonts w:ascii="Times New Roman" w:hAnsi="Times New Roman" w:cs="Times New Roman"/>
                      <w:color w:val="auto"/>
                      <w:sz w:val="18"/>
                      <w:szCs w:val="18"/>
                      <w:shd w:val="clear" w:color="auto" w:fill="FFFFFF"/>
                    </w:rPr>
                  </w:rPrChange>
                </w:rPr>
                <w:t>Material</w:t>
              </w:r>
              <w:r w:rsidRPr="00634E9B">
                <w:rPr>
                  <w:rFonts w:ascii="Times New Roman" w:hAnsi="Times New Roman" w:cs="Times New Roman"/>
                  <w:color w:val="0000FF"/>
                  <w:sz w:val="18"/>
                  <w:szCs w:val="18"/>
                  <w:shd w:val="clear" w:color="auto" w:fill="FFFFFF"/>
                </w:rPr>
                <w:t xml:space="preserve"> dispensing</w:t>
              </w:r>
              <w:r w:rsidRPr="00634E9B">
                <w:rPr>
                  <w:rFonts w:ascii="Times New Roman" w:hAnsi="Times New Roman" w:cs="Times New Roman"/>
                  <w:color w:val="0000FF"/>
                  <w:sz w:val="18"/>
                  <w:szCs w:val="18"/>
                  <w:shd w:val="clear" w:color="auto" w:fill="FFFFFF"/>
                  <w:rPrChange w:id="2652" w:author="Xuning Wei12232" w:date="2026-07-27T12:29:00Z">
                    <w:rPr>
                      <w:rFonts w:ascii="Times New Roman" w:hAnsi="Times New Roman" w:cs="Times New Roman"/>
                      <w:color w:val="auto"/>
                      <w:sz w:val="18"/>
                      <w:szCs w:val="18"/>
                      <w:shd w:val="clear" w:color="auto" w:fill="FFFFFF"/>
                    </w:rPr>
                  </w:rPrChange>
                </w:rPr>
                <w:t>, Close</w:t>
              </w:r>
              <w:r w:rsidRPr="00634E9B">
                <w:rPr>
                  <w:rFonts w:ascii="Times New Roman" w:hAnsi="Times New Roman" w:cs="Times New Roman"/>
                  <w:color w:val="0000FF"/>
                  <w:sz w:val="18"/>
                  <w:szCs w:val="18"/>
                  <w:shd w:val="clear" w:color="auto" w:fill="FFFFFF"/>
                </w:rPr>
                <w:t>d operation is available</w:t>
              </w:r>
              <w:r w:rsidRPr="00634E9B">
                <w:rPr>
                  <w:color w:val="0000FF"/>
                </w:rPr>
                <w:t>.</w:t>
              </w:r>
            </w:ins>
          </w:p>
        </w:tc>
        <w:tc>
          <w:tcPr>
            <w:tcW w:w="3969" w:type="dxa"/>
            <w:tcBorders>
              <w:top w:val="single" w:sz="4" w:space="0" w:color="auto"/>
              <w:left w:val="nil"/>
              <w:bottom w:val="single" w:sz="4" w:space="0" w:color="auto"/>
              <w:right w:val="single" w:sz="4" w:space="0" w:color="auto"/>
            </w:tcBorders>
            <w:shd w:val="clear" w:color="auto" w:fill="FFFFFF" w:themeFill="background1"/>
            <w:vAlign w:val="center"/>
          </w:tcPr>
          <w:p w14:paraId="1E89585D" w14:textId="77777777" w:rsidR="00634E9B" w:rsidRPr="00634E9B" w:rsidRDefault="00634E9B" w:rsidP="00CD20E8">
            <w:pPr>
              <w:spacing w:line="276" w:lineRule="auto"/>
              <w:jc w:val="both"/>
              <w:rPr>
                <w:ins w:id="2653" w:author="Xuning Wei12232" w:date="2026-07-27T12:27:00Z"/>
                <w:rFonts w:ascii="Times New Roman" w:eastAsia="仿宋_GB2312" w:hAnsi="Times New Roman" w:cs="Times New Roman"/>
                <w:color w:val="0000FF"/>
                <w:sz w:val="18"/>
                <w:szCs w:val="18"/>
                <w:rPrChange w:id="2654" w:author="Xuning Wei12232" w:date="2026-07-27T12:29:00Z">
                  <w:rPr>
                    <w:ins w:id="2655" w:author="Xuning Wei12232" w:date="2026-07-27T12:27:00Z"/>
                    <w:rFonts w:ascii="Times New Roman" w:eastAsia="仿宋_GB2312" w:hAnsi="Times New Roman" w:cs="Times New Roman"/>
                    <w:color w:val="auto"/>
                    <w:sz w:val="18"/>
                    <w:szCs w:val="18"/>
                  </w:rPr>
                </w:rPrChange>
              </w:rPr>
            </w:pPr>
            <w:ins w:id="2656" w:author="Xuning Wei12232" w:date="2026-07-27T12:27:00Z">
              <w:r w:rsidRPr="00634E9B">
                <w:rPr>
                  <w:rFonts w:ascii="Times New Roman" w:eastAsia="仿宋_GB2312" w:hAnsi="Times New Roman" w:cs="Times New Roman"/>
                  <w:color w:val="0000FF"/>
                  <w:sz w:val="18"/>
                  <w:szCs w:val="18"/>
                  <w:rPrChange w:id="2657" w:author="Xuning Wei12232" w:date="2026-07-27T12:29:00Z">
                    <w:rPr>
                      <w:rFonts w:ascii="Times New Roman" w:eastAsia="仿宋_GB2312" w:hAnsi="Times New Roman" w:cs="Times New Roman"/>
                      <w:color w:val="auto"/>
                      <w:sz w:val="18"/>
                      <w:szCs w:val="18"/>
                    </w:rPr>
                  </w:rPrChange>
                </w:rPr>
                <w:t xml:space="preserve">Glovebox can meet </w:t>
              </w:r>
              <w:r w:rsidRPr="00634E9B">
                <w:rPr>
                  <w:rFonts w:ascii="Times New Roman" w:hAnsi="Times New Roman" w:cs="Times New Roman"/>
                  <w:color w:val="0000FF"/>
                  <w:sz w:val="18"/>
                  <w:szCs w:val="18"/>
                  <w:shd w:val="clear" w:color="auto" w:fill="FFFFFF"/>
                </w:rPr>
                <w:t>dispensing</w:t>
              </w:r>
              <w:r w:rsidRPr="00634E9B">
                <w:rPr>
                  <w:rFonts w:ascii="Times New Roman" w:eastAsia="仿宋_GB2312" w:hAnsi="Times New Roman" w:cs="Times New Roman"/>
                  <w:color w:val="0000FF"/>
                  <w:sz w:val="18"/>
                  <w:szCs w:val="18"/>
                  <w:rPrChange w:id="2658" w:author="Xuning Wei12232" w:date="2026-07-27T12:29:00Z">
                    <w:rPr>
                      <w:rFonts w:ascii="Times New Roman" w:eastAsia="仿宋_GB2312" w:hAnsi="Times New Roman" w:cs="Times New Roman"/>
                      <w:color w:val="auto"/>
                      <w:sz w:val="18"/>
                      <w:szCs w:val="18"/>
                    </w:rPr>
                  </w:rPrChange>
                </w:rPr>
                <w:t xml:space="preserve"> operation requirement.</w:t>
              </w:r>
            </w:ins>
          </w:p>
          <w:p w14:paraId="160FA60E" w14:textId="77777777" w:rsidR="00634E9B" w:rsidRPr="00634E9B" w:rsidRDefault="00634E9B" w:rsidP="00CD20E8">
            <w:pPr>
              <w:spacing w:line="276" w:lineRule="auto"/>
              <w:jc w:val="both"/>
              <w:rPr>
                <w:ins w:id="2659" w:author="Xuning Wei12232" w:date="2026-07-27T12:27:00Z"/>
                <w:rFonts w:ascii="Times New Roman" w:eastAsia="仿宋_GB2312" w:hAnsi="Times New Roman" w:cs="Times New Roman"/>
                <w:color w:val="0000FF"/>
                <w:sz w:val="18"/>
                <w:szCs w:val="18"/>
                <w:rPrChange w:id="2660" w:author="Xuning Wei12232" w:date="2026-07-27T12:29:00Z">
                  <w:rPr>
                    <w:ins w:id="2661" w:author="Xuning Wei12232" w:date="2026-07-27T12:27:00Z"/>
                    <w:rFonts w:ascii="Times New Roman" w:eastAsia="仿宋_GB2312" w:hAnsi="Times New Roman" w:cs="Times New Roman"/>
                    <w:color w:val="auto"/>
                    <w:sz w:val="18"/>
                    <w:szCs w:val="18"/>
                  </w:rPr>
                </w:rPrChange>
              </w:rPr>
            </w:pPr>
            <w:ins w:id="2662" w:author="Xuning Wei12232" w:date="2026-07-27T12:27:00Z">
              <w:r w:rsidRPr="00634E9B">
                <w:rPr>
                  <w:rFonts w:ascii="Times New Roman" w:eastAsia="仿宋_GB2312" w:hAnsi="Times New Roman" w:cs="Times New Roman"/>
                  <w:color w:val="0000FF"/>
                  <w:sz w:val="18"/>
                  <w:szCs w:val="18"/>
                </w:rPr>
                <w:t>The equipment is equipped with a dedicated transition chamber. Materials are transferred into the glove box in an isolated manner through the transition chamber. The entire dispensing process is fully closed and controlled to effectively prevent the materials from contacting ambient air and contaminants.</w:t>
              </w:r>
            </w:ins>
          </w:p>
        </w:tc>
        <w:tc>
          <w:tcPr>
            <w:tcW w:w="992" w:type="dxa"/>
            <w:tcBorders>
              <w:top w:val="nil"/>
              <w:left w:val="nil"/>
              <w:bottom w:val="single" w:sz="4" w:space="0" w:color="auto"/>
              <w:right w:val="single" w:sz="4" w:space="0" w:color="auto"/>
            </w:tcBorders>
            <w:shd w:val="clear" w:color="auto" w:fill="FFFFFF" w:themeFill="background1"/>
            <w:vAlign w:val="center"/>
          </w:tcPr>
          <w:p w14:paraId="71621863" w14:textId="77777777" w:rsidR="00634E9B" w:rsidRPr="00634E9B" w:rsidRDefault="000B6761" w:rsidP="00CD20E8">
            <w:pPr>
              <w:spacing w:line="276" w:lineRule="auto"/>
              <w:jc w:val="center"/>
              <w:rPr>
                <w:ins w:id="2663" w:author="Xuning Wei12232" w:date="2026-07-27T12:27:00Z"/>
                <w:rFonts w:ascii="Times New Roman" w:eastAsia="仿宋_GB2312" w:hAnsi="Times New Roman" w:cs="Times New Roman"/>
                <w:color w:val="0000FF"/>
                <w:sz w:val="18"/>
                <w:szCs w:val="18"/>
                <w:rPrChange w:id="2664" w:author="Xuning Wei12232" w:date="2026-07-27T12:29:00Z">
                  <w:rPr>
                    <w:ins w:id="2665" w:author="Xuning Wei12232" w:date="2026-07-27T12:27:00Z"/>
                    <w:rFonts w:ascii="Times New Roman" w:eastAsia="仿宋_GB2312" w:hAnsi="Times New Roman" w:cs="Times New Roman"/>
                    <w:color w:val="auto"/>
                    <w:sz w:val="18"/>
                    <w:szCs w:val="18"/>
                  </w:rPr>
                </w:rPrChange>
              </w:rPr>
            </w:pPr>
            <w:customXmlInsRangeStart w:id="2666" w:author="Xuning Wei12232" w:date="2026-07-27T12:27:00Z"/>
            <w:sdt>
              <w:sdtPr>
                <w:rPr>
                  <w:rFonts w:ascii="Times New Roman" w:eastAsia="仿宋_GB2312" w:hAnsi="Times New Roman" w:cs="Times New Roman"/>
                  <w:color w:val="0000FF"/>
                  <w:sz w:val="18"/>
                  <w:szCs w:val="18"/>
                </w:rPr>
                <w:id w:val="1497462360"/>
                <w14:checkbox>
                  <w14:checked w14:val="1"/>
                  <w14:checkedState w14:val="2612" w14:font="MS Gothic"/>
                  <w14:uncheckedState w14:val="2610" w14:font="MS Gothic"/>
                </w14:checkbox>
              </w:sdtPr>
              <w:sdtEndPr/>
              <w:sdtContent>
                <w:customXmlInsRangeEnd w:id="2666"/>
                <w:ins w:id="2667" w:author="Xuning Wei12232" w:date="2026-07-27T12:27:00Z">
                  <w:r w:rsidR="00634E9B" w:rsidRPr="00634E9B">
                    <w:rPr>
                      <w:rFonts w:ascii="Segoe UI Symbol" w:eastAsia="仿宋_GB2312" w:hAnsi="Segoe UI Symbol" w:cs="Segoe UI Symbol"/>
                      <w:color w:val="0000FF"/>
                      <w:sz w:val="18"/>
                      <w:szCs w:val="18"/>
                      <w:rPrChange w:id="2668" w:author="Xuning Wei12232" w:date="2026-07-27T12:29:00Z">
                        <w:rPr>
                          <w:rFonts w:ascii="Segoe UI Symbol" w:eastAsia="仿宋_GB2312" w:hAnsi="Segoe UI Symbol" w:cs="Segoe UI Symbol"/>
                          <w:color w:val="auto"/>
                          <w:sz w:val="18"/>
                          <w:szCs w:val="18"/>
                        </w:rPr>
                      </w:rPrChange>
                    </w:rPr>
                    <w:t>☒</w:t>
                  </w:r>
                </w:ins>
                <w:customXmlInsRangeStart w:id="2669" w:author="Xuning Wei12232" w:date="2026-07-27T12:27:00Z"/>
              </w:sdtContent>
            </w:sdt>
            <w:customXmlInsRangeEnd w:id="2669"/>
            <w:ins w:id="2670" w:author="Xuning Wei12232" w:date="2026-07-27T12:27:00Z">
              <w:r w:rsidR="00634E9B" w:rsidRPr="00634E9B">
                <w:rPr>
                  <w:rFonts w:ascii="Times New Roman" w:eastAsia="仿宋_GB2312" w:hAnsi="Times New Roman" w:cs="Times New Roman"/>
                  <w:color w:val="0000FF"/>
                  <w:sz w:val="18"/>
                  <w:szCs w:val="18"/>
                  <w:rPrChange w:id="2671" w:author="Xuning Wei12232" w:date="2026-07-27T12:29:00Z">
                    <w:rPr>
                      <w:rFonts w:ascii="Times New Roman" w:eastAsia="仿宋_GB2312" w:hAnsi="Times New Roman" w:cs="Times New Roman"/>
                      <w:color w:val="auto"/>
                      <w:sz w:val="18"/>
                      <w:szCs w:val="18"/>
                    </w:rPr>
                  </w:rPrChange>
                </w:rPr>
                <w:t>Yes</w:t>
              </w:r>
            </w:ins>
          </w:p>
        </w:tc>
        <w:tc>
          <w:tcPr>
            <w:tcW w:w="993" w:type="dxa"/>
            <w:tcBorders>
              <w:top w:val="nil"/>
              <w:left w:val="nil"/>
              <w:bottom w:val="single" w:sz="4" w:space="0" w:color="auto"/>
              <w:right w:val="single" w:sz="4" w:space="0" w:color="auto"/>
            </w:tcBorders>
            <w:shd w:val="clear" w:color="auto" w:fill="FFFFFF" w:themeFill="background1"/>
            <w:vAlign w:val="center"/>
          </w:tcPr>
          <w:p w14:paraId="5B4E7BBC" w14:textId="77777777" w:rsidR="00634E9B" w:rsidRPr="00634E9B" w:rsidRDefault="000B6761" w:rsidP="00CD20E8">
            <w:pPr>
              <w:spacing w:line="276" w:lineRule="auto"/>
              <w:jc w:val="center"/>
              <w:rPr>
                <w:ins w:id="2672" w:author="Xuning Wei12232" w:date="2026-07-27T12:27:00Z"/>
                <w:rFonts w:ascii="Times New Roman" w:eastAsia="仿宋_GB2312" w:hAnsi="Times New Roman" w:cs="Times New Roman"/>
                <w:color w:val="0000FF"/>
                <w:sz w:val="18"/>
                <w:szCs w:val="18"/>
                <w:rPrChange w:id="2673" w:author="Xuning Wei12232" w:date="2026-07-27T12:29:00Z">
                  <w:rPr>
                    <w:ins w:id="2674" w:author="Xuning Wei12232" w:date="2026-07-27T12:27:00Z"/>
                    <w:rFonts w:ascii="Times New Roman" w:eastAsia="仿宋_GB2312" w:hAnsi="Times New Roman" w:cs="Times New Roman"/>
                    <w:color w:val="auto"/>
                    <w:sz w:val="18"/>
                    <w:szCs w:val="18"/>
                  </w:rPr>
                </w:rPrChange>
              </w:rPr>
            </w:pPr>
            <w:customXmlInsRangeStart w:id="2675" w:author="Xuning Wei12232" w:date="2026-07-27T12:27:00Z"/>
            <w:sdt>
              <w:sdtPr>
                <w:rPr>
                  <w:rFonts w:ascii="Times New Roman" w:eastAsia="仿宋_GB2312" w:hAnsi="Times New Roman" w:cs="Times New Roman"/>
                  <w:color w:val="0000FF"/>
                  <w:sz w:val="18"/>
                  <w:szCs w:val="18"/>
                </w:rPr>
                <w:id w:val="1887754546"/>
                <w14:checkbox>
                  <w14:checked w14:val="0"/>
                  <w14:checkedState w14:val="2612" w14:font="MS Gothic"/>
                  <w14:uncheckedState w14:val="2610" w14:font="MS Gothic"/>
                </w14:checkbox>
              </w:sdtPr>
              <w:sdtEndPr/>
              <w:sdtContent>
                <w:customXmlInsRangeEnd w:id="2675"/>
                <w:ins w:id="2676" w:author="Xuning Wei12232" w:date="2026-07-27T12:27:00Z">
                  <w:r w:rsidR="00634E9B" w:rsidRPr="00634E9B">
                    <w:rPr>
                      <w:rFonts w:ascii="Segoe UI Symbol" w:eastAsia="仿宋_GB2312" w:hAnsi="Segoe UI Symbol" w:cs="Segoe UI Symbol"/>
                      <w:color w:val="0000FF"/>
                      <w:sz w:val="18"/>
                      <w:szCs w:val="18"/>
                      <w:rPrChange w:id="2677" w:author="Xuning Wei12232" w:date="2026-07-27T12:29:00Z">
                        <w:rPr>
                          <w:rFonts w:ascii="Segoe UI Symbol" w:eastAsia="仿宋_GB2312" w:hAnsi="Segoe UI Symbol" w:cs="Segoe UI Symbol"/>
                          <w:color w:val="auto"/>
                          <w:sz w:val="18"/>
                          <w:szCs w:val="18"/>
                        </w:rPr>
                      </w:rPrChange>
                    </w:rPr>
                    <w:t>☐</w:t>
                  </w:r>
                </w:ins>
                <w:customXmlInsRangeStart w:id="2678" w:author="Xuning Wei12232" w:date="2026-07-27T12:27:00Z"/>
              </w:sdtContent>
            </w:sdt>
            <w:customXmlInsRangeEnd w:id="2678"/>
            <w:ins w:id="2679" w:author="Xuning Wei12232" w:date="2026-07-27T12:27:00Z">
              <w:r w:rsidR="00634E9B" w:rsidRPr="00634E9B">
                <w:rPr>
                  <w:rFonts w:ascii="Times New Roman" w:eastAsia="仿宋_GB2312" w:hAnsi="Times New Roman" w:cs="Times New Roman"/>
                  <w:color w:val="0000FF"/>
                  <w:sz w:val="18"/>
                  <w:szCs w:val="18"/>
                  <w:rPrChange w:id="2680" w:author="Xuning Wei12232" w:date="2026-07-27T12:29:00Z">
                    <w:rPr>
                      <w:rFonts w:ascii="Times New Roman" w:eastAsia="仿宋_GB2312" w:hAnsi="Times New Roman" w:cs="Times New Roman"/>
                      <w:color w:val="auto"/>
                      <w:sz w:val="18"/>
                      <w:szCs w:val="18"/>
                    </w:rPr>
                  </w:rPrChange>
                </w:rPr>
                <w:t xml:space="preserve"> No</w:t>
              </w:r>
            </w:ins>
          </w:p>
        </w:tc>
        <w:tc>
          <w:tcPr>
            <w:tcW w:w="3402" w:type="dxa"/>
            <w:tcBorders>
              <w:top w:val="nil"/>
              <w:left w:val="nil"/>
              <w:bottom w:val="single" w:sz="4" w:space="0" w:color="auto"/>
              <w:right w:val="single" w:sz="4" w:space="0" w:color="auto"/>
            </w:tcBorders>
            <w:shd w:val="clear" w:color="auto" w:fill="FFFFFF" w:themeFill="background1"/>
            <w:vAlign w:val="center"/>
          </w:tcPr>
          <w:p w14:paraId="6CEDB92E" w14:textId="77777777" w:rsidR="00634E9B" w:rsidRPr="00634E9B" w:rsidRDefault="00634E9B" w:rsidP="00CD20E8">
            <w:pPr>
              <w:spacing w:line="276" w:lineRule="auto"/>
              <w:rPr>
                <w:ins w:id="2681" w:author="Xuning Wei12232" w:date="2026-07-27T12:27:00Z"/>
                <w:rFonts w:ascii="Times New Roman" w:eastAsia="仿宋_GB2312" w:hAnsi="Times New Roman" w:cs="Times New Roman"/>
                <w:color w:val="0000FF"/>
                <w:sz w:val="18"/>
                <w:szCs w:val="18"/>
                <w:rPrChange w:id="2682" w:author="Xuning Wei12232" w:date="2026-07-27T12:29:00Z">
                  <w:rPr>
                    <w:ins w:id="2683" w:author="Xuning Wei12232" w:date="2026-07-27T12:27:00Z"/>
                    <w:rFonts w:ascii="Times New Roman" w:eastAsia="仿宋_GB2312" w:hAnsi="Times New Roman" w:cs="Times New Roman"/>
                    <w:color w:val="auto"/>
                    <w:sz w:val="18"/>
                    <w:szCs w:val="18"/>
                  </w:rPr>
                </w:rPrChange>
              </w:rPr>
            </w:pPr>
            <w:ins w:id="2684" w:author="Xuning Wei12232" w:date="2026-07-27T12:27:00Z">
              <w:r w:rsidRPr="00634E9B">
                <w:rPr>
                  <w:rFonts w:ascii="Times New Roman" w:eastAsia="仿宋_GB2312" w:hAnsi="Times New Roman" w:cs="Times New Roman"/>
                  <w:color w:val="0000FF"/>
                  <w:sz w:val="18"/>
                  <w:szCs w:val="18"/>
                </w:rPr>
                <w:t xml:space="preserve">This glove box enables fully enclosed and isolated operations throughout the entire dispensing process. The system continuously purges nitrogen to maintain an inert protective atmosphere, effectively isolating ambient air, moisture and extraneous foreign matter. The operational status of the equipment complies with process control requirements and GMP compliance standards. It state the qualified OBE level </w:t>
              </w:r>
              <w:r w:rsidRPr="00634E9B">
                <w:rPr>
                  <w:rFonts w:ascii="Times New Roman" w:eastAsia="仿宋_GB2312" w:hAnsi="Times New Roman" w:cs="Times New Roman" w:hint="eastAsia"/>
                  <w:color w:val="0000FF"/>
                  <w:sz w:val="18"/>
                  <w:szCs w:val="18"/>
                  <w:lang w:eastAsia="zh-CN"/>
                </w:rPr>
                <w:t>Ⅲ</w:t>
              </w:r>
              <w:r w:rsidRPr="00634E9B">
                <w:rPr>
                  <w:rFonts w:ascii="Times New Roman" w:eastAsia="仿宋_GB2312" w:hAnsi="Times New Roman" w:cs="Times New Roman"/>
                  <w:color w:val="0000FF"/>
                  <w:sz w:val="18"/>
                  <w:szCs w:val="18"/>
                  <w:lang w:eastAsia="zh-CN"/>
                </w:rPr>
                <w:t>.</w:t>
              </w:r>
            </w:ins>
          </w:p>
        </w:tc>
      </w:tr>
      <w:tr w:rsidR="00634E9B" w:rsidRPr="00634E9B" w14:paraId="4D2052CE" w14:textId="77777777" w:rsidTr="00CD20E8">
        <w:trPr>
          <w:trHeight w:val="595"/>
          <w:ins w:id="2685" w:author="Xuning Wei12232" w:date="2026-07-27T12:27:00Z"/>
        </w:trPr>
        <w:tc>
          <w:tcPr>
            <w:tcW w:w="7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29F273" w14:textId="77777777" w:rsidR="00634E9B" w:rsidRPr="00634E9B" w:rsidRDefault="00634E9B" w:rsidP="00CD20E8">
            <w:pPr>
              <w:spacing w:line="276" w:lineRule="auto"/>
              <w:jc w:val="center"/>
              <w:rPr>
                <w:ins w:id="2686" w:author="Xuning Wei12232" w:date="2026-07-27T12:27:00Z"/>
                <w:rFonts w:ascii="Times New Roman" w:eastAsia="FangSong" w:hAnsi="Times New Roman" w:cs="Times New Roman"/>
                <w:color w:val="0000FF"/>
                <w:kern w:val="0"/>
                <w:sz w:val="18"/>
                <w:szCs w:val="18"/>
                <w:rPrChange w:id="2687" w:author="Xuning Wei12232" w:date="2026-07-27T12:29:00Z">
                  <w:rPr>
                    <w:ins w:id="2688" w:author="Xuning Wei12232" w:date="2026-07-27T12:27:00Z"/>
                    <w:rFonts w:ascii="Times New Roman" w:eastAsia="FangSong" w:hAnsi="Times New Roman" w:cs="Times New Roman"/>
                    <w:color w:val="auto"/>
                    <w:kern w:val="0"/>
                    <w:sz w:val="18"/>
                    <w:szCs w:val="18"/>
                  </w:rPr>
                </w:rPrChange>
              </w:rPr>
            </w:pPr>
            <w:ins w:id="2689" w:author="Xuning Wei12232" w:date="2026-07-27T12:27:00Z">
              <w:r w:rsidRPr="00634E9B">
                <w:rPr>
                  <w:rFonts w:ascii="Times New Roman" w:eastAsia="FangSong" w:hAnsi="Times New Roman" w:cs="Times New Roman"/>
                  <w:color w:val="0000FF"/>
                  <w:kern w:val="0"/>
                  <w:sz w:val="18"/>
                  <w:szCs w:val="18"/>
                  <w:rPrChange w:id="2690" w:author="Xuning Wei12232" w:date="2026-07-27T12:29:00Z">
                    <w:rPr>
                      <w:rFonts w:ascii="Times New Roman" w:eastAsia="FangSong" w:hAnsi="Times New Roman" w:cs="Times New Roman"/>
                      <w:color w:val="auto"/>
                      <w:kern w:val="0"/>
                      <w:sz w:val="18"/>
                      <w:szCs w:val="18"/>
                    </w:rPr>
                  </w:rPrChange>
                </w:rPr>
                <w:t>2</w:t>
              </w:r>
            </w:ins>
          </w:p>
        </w:tc>
        <w:tc>
          <w:tcPr>
            <w:tcW w:w="1125" w:type="dxa"/>
            <w:tcBorders>
              <w:top w:val="single" w:sz="4" w:space="0" w:color="auto"/>
              <w:left w:val="nil"/>
              <w:bottom w:val="single" w:sz="4" w:space="0" w:color="auto"/>
              <w:right w:val="single" w:sz="4" w:space="0" w:color="auto"/>
            </w:tcBorders>
            <w:shd w:val="clear" w:color="auto" w:fill="FFFFFF" w:themeFill="background1"/>
            <w:vAlign w:val="center"/>
          </w:tcPr>
          <w:p w14:paraId="4E47084F" w14:textId="77777777" w:rsidR="00634E9B" w:rsidRPr="00AF4EC5" w:rsidRDefault="00634E9B" w:rsidP="00CD20E8">
            <w:pPr>
              <w:spacing w:line="240" w:lineRule="exact"/>
              <w:contextualSpacing/>
              <w:rPr>
                <w:ins w:id="2691" w:author="Xuning Wei12232" w:date="2026-07-27T12:27:00Z"/>
                <w:rFonts w:ascii="Times New Roman" w:eastAsia="仿宋_GB2312" w:hAnsi="Times New Roman" w:cs="Times New Roman"/>
                <w:color w:val="0000FF"/>
                <w:sz w:val="18"/>
                <w:szCs w:val="18"/>
                <w:rPrChange w:id="2692" w:author="Xuning Wei12232" w:date="2026-07-27T12:29:00Z">
                  <w:rPr>
                    <w:ins w:id="2693" w:author="Xuning Wei12232" w:date="2026-07-27T12:27:00Z"/>
                    <w:rFonts w:ascii="Times New Roman" w:eastAsia="仿宋_GB2312" w:hAnsi="Times New Roman" w:cs="Times New Roman"/>
                    <w:color w:val="auto"/>
                    <w:sz w:val="18"/>
                    <w:szCs w:val="18"/>
                  </w:rPr>
                </w:rPrChange>
              </w:rPr>
            </w:pPr>
            <w:ins w:id="2694" w:author="Xuning Wei12232" w:date="2026-07-27T12:27:00Z">
              <w:r w:rsidRPr="00AF4EC5">
                <w:rPr>
                  <w:rFonts w:ascii="Times New Roman" w:eastAsia="仿宋_GB2312" w:hAnsi="Times New Roman" w:cs="Times New Roman"/>
                  <w:color w:val="0000FF"/>
                  <w:sz w:val="18"/>
                  <w:szCs w:val="18"/>
                  <w:rPrChange w:id="2695" w:author="Xuning Wei12232" w:date="2026-07-27T12:29:00Z">
                    <w:rPr>
                      <w:rFonts w:ascii="Times New Roman" w:eastAsia="仿宋_GB2312" w:hAnsi="Times New Roman" w:cs="Times New Roman"/>
                      <w:color w:val="auto"/>
                      <w:sz w:val="18"/>
                      <w:szCs w:val="18"/>
                    </w:rPr>
                  </w:rPrChange>
                </w:rPr>
                <w:t>Process Design</w:t>
              </w:r>
            </w:ins>
          </w:p>
        </w:tc>
        <w:tc>
          <w:tcPr>
            <w:tcW w:w="2840" w:type="dxa"/>
            <w:tcBorders>
              <w:top w:val="single" w:sz="4" w:space="0" w:color="auto"/>
              <w:left w:val="nil"/>
              <w:bottom w:val="single" w:sz="4" w:space="0" w:color="auto"/>
              <w:right w:val="single" w:sz="4" w:space="0" w:color="auto"/>
            </w:tcBorders>
            <w:shd w:val="clear" w:color="auto" w:fill="FFFFFF" w:themeFill="background1"/>
            <w:vAlign w:val="center"/>
          </w:tcPr>
          <w:p w14:paraId="16169325" w14:textId="77777777" w:rsidR="00634E9B" w:rsidRPr="00AF4EC5" w:rsidRDefault="00634E9B" w:rsidP="00CD20E8">
            <w:pPr>
              <w:spacing w:line="276" w:lineRule="auto"/>
              <w:rPr>
                <w:ins w:id="2696" w:author="Xuning Wei12232" w:date="2026-07-27T12:27:00Z"/>
                <w:rFonts w:ascii="Times New Roman" w:eastAsia="仿宋_GB2312" w:hAnsi="Times New Roman" w:cs="Times New Roman"/>
                <w:color w:val="0000FF"/>
                <w:sz w:val="18"/>
                <w:szCs w:val="18"/>
                <w:rPrChange w:id="2697" w:author="Xuning Wei12232" w:date="2026-07-27T12:29:00Z">
                  <w:rPr>
                    <w:ins w:id="2698" w:author="Xuning Wei12232" w:date="2026-07-27T12:27:00Z"/>
                    <w:rFonts w:ascii="Times New Roman" w:eastAsia="仿宋_GB2312" w:hAnsi="Times New Roman" w:cs="Times New Roman"/>
                    <w:color w:val="auto"/>
                    <w:sz w:val="18"/>
                    <w:szCs w:val="18"/>
                  </w:rPr>
                </w:rPrChange>
              </w:rPr>
            </w:pPr>
            <w:ins w:id="2699" w:author="Xuning Wei12232" w:date="2026-07-27T12:27:00Z">
              <w:r w:rsidRPr="00AF4EC5">
                <w:rPr>
                  <w:rFonts w:ascii="Times New Roman" w:eastAsia="仿宋_GB2312" w:hAnsi="Times New Roman" w:cs="Times New Roman"/>
                  <w:color w:val="0000FF"/>
                  <w:sz w:val="18"/>
                  <w:szCs w:val="18"/>
                  <w:rPrChange w:id="2700" w:author="Xuning Wei12232" w:date="2026-07-27T12:29:00Z">
                    <w:rPr>
                      <w:rFonts w:ascii="Times New Roman" w:eastAsia="仿宋_GB2312" w:hAnsi="Times New Roman" w:cs="Times New Roman"/>
                      <w:color w:val="auto"/>
                      <w:sz w:val="18"/>
                      <w:szCs w:val="18"/>
                    </w:rPr>
                  </w:rPrChange>
                </w:rPr>
                <w:t>Nitrogen protection/Inert:</w:t>
              </w:r>
              <w:r w:rsidRPr="00AF4EC5">
                <w:rPr>
                  <w:rFonts w:ascii="Times New Roman" w:eastAsia="仿宋_GB2312" w:hAnsi="Times New Roman" w:cs="Times New Roman"/>
                  <w:color w:val="0000FF"/>
                  <w:sz w:val="18"/>
                  <w:szCs w:val="18"/>
                </w:rPr>
                <w:t xml:space="preserve"> oxygen content ≤1.0%.</w:t>
              </w:r>
            </w:ins>
          </w:p>
        </w:tc>
        <w:tc>
          <w:tcPr>
            <w:tcW w:w="3969" w:type="dxa"/>
            <w:tcBorders>
              <w:top w:val="single" w:sz="4" w:space="0" w:color="auto"/>
              <w:left w:val="nil"/>
              <w:bottom w:val="single" w:sz="4" w:space="0" w:color="auto"/>
              <w:right w:val="single" w:sz="4" w:space="0" w:color="auto"/>
            </w:tcBorders>
            <w:shd w:val="clear" w:color="auto" w:fill="FFFFFF" w:themeFill="background1"/>
            <w:vAlign w:val="center"/>
          </w:tcPr>
          <w:p w14:paraId="7B17C11D" w14:textId="77777777" w:rsidR="00634E9B" w:rsidRPr="00AF4EC5" w:rsidRDefault="00634E9B" w:rsidP="00CD20E8">
            <w:pPr>
              <w:spacing w:line="276" w:lineRule="auto"/>
              <w:jc w:val="both"/>
              <w:rPr>
                <w:ins w:id="2701" w:author="Xuning Wei12232" w:date="2026-07-27T12:27:00Z"/>
                <w:rFonts w:ascii="Times New Roman" w:eastAsia="仿宋_GB2312" w:hAnsi="Times New Roman" w:cs="Times New Roman"/>
                <w:color w:val="0000FF"/>
                <w:sz w:val="18"/>
                <w:szCs w:val="18"/>
                <w:rPrChange w:id="2702" w:author="Xuning Wei12232" w:date="2026-07-27T12:29:00Z">
                  <w:rPr>
                    <w:ins w:id="2703" w:author="Xuning Wei12232" w:date="2026-07-27T12:27:00Z"/>
                    <w:rFonts w:ascii="Times New Roman" w:eastAsia="仿宋_GB2312" w:hAnsi="Times New Roman" w:cs="Times New Roman"/>
                    <w:color w:val="auto"/>
                    <w:sz w:val="18"/>
                    <w:szCs w:val="18"/>
                  </w:rPr>
                </w:rPrChange>
              </w:rPr>
            </w:pPr>
            <w:ins w:id="2704" w:author="Xuning Wei12232" w:date="2026-07-27T12:27:00Z">
              <w:r w:rsidRPr="00AF4EC5">
                <w:rPr>
                  <w:rFonts w:ascii="Times New Roman" w:eastAsia="仿宋_GB2312" w:hAnsi="Times New Roman" w:cs="Times New Roman"/>
                  <w:color w:val="0000FF"/>
                  <w:sz w:val="18"/>
                  <w:szCs w:val="18"/>
                  <w:rPrChange w:id="2705" w:author="Xuning Wei12232" w:date="2026-07-27T12:29:00Z">
                    <w:rPr>
                      <w:rFonts w:ascii="Times New Roman" w:eastAsia="仿宋_GB2312" w:hAnsi="Times New Roman" w:cs="Times New Roman"/>
                      <w:color w:val="auto"/>
                      <w:sz w:val="18"/>
                      <w:szCs w:val="18"/>
                    </w:rPr>
                  </w:rPrChange>
                </w:rPr>
                <w:t>The equipment has the function of protection under nitrogen flow</w:t>
              </w:r>
            </w:ins>
          </w:p>
          <w:p w14:paraId="59586B19" w14:textId="77777777" w:rsidR="00634E9B" w:rsidRPr="00AF4EC5" w:rsidRDefault="00634E9B" w:rsidP="00CD20E8">
            <w:pPr>
              <w:spacing w:line="276" w:lineRule="auto"/>
              <w:jc w:val="both"/>
              <w:rPr>
                <w:ins w:id="2706" w:author="Xuning Wei12232" w:date="2026-07-27T12:27:00Z"/>
                <w:rFonts w:ascii="Times New Roman" w:eastAsia="仿宋_GB2312" w:hAnsi="Times New Roman" w:cs="Times New Roman"/>
                <w:color w:val="0000FF"/>
                <w:sz w:val="18"/>
                <w:szCs w:val="18"/>
                <w:rPrChange w:id="2707" w:author="Xuning Wei12232" w:date="2026-07-27T12:29:00Z">
                  <w:rPr>
                    <w:ins w:id="2708" w:author="Xuning Wei12232" w:date="2026-07-27T12:27:00Z"/>
                    <w:rFonts w:ascii="Times New Roman" w:eastAsia="仿宋_GB2312" w:hAnsi="Times New Roman" w:cs="Times New Roman"/>
                    <w:color w:val="auto"/>
                    <w:sz w:val="18"/>
                    <w:szCs w:val="18"/>
                  </w:rPr>
                </w:rPrChange>
              </w:rPr>
            </w:pPr>
            <w:ins w:id="2709" w:author="Xuning Wei12232" w:date="2026-07-27T12:27:00Z">
              <w:r w:rsidRPr="00AF4EC5">
                <w:rPr>
                  <w:rFonts w:ascii="Times New Roman" w:eastAsia="仿宋_GB2312" w:hAnsi="Times New Roman" w:cs="Times New Roman"/>
                  <w:color w:val="0000FF"/>
                  <w:sz w:val="18"/>
                  <w:szCs w:val="18"/>
                </w:rPr>
                <w:t>Control range of oxygen content of the equipment: ≤1.0%.</w:t>
              </w:r>
            </w:ins>
          </w:p>
        </w:tc>
        <w:tc>
          <w:tcPr>
            <w:tcW w:w="992" w:type="dxa"/>
            <w:tcBorders>
              <w:top w:val="nil"/>
              <w:left w:val="nil"/>
              <w:bottom w:val="single" w:sz="4" w:space="0" w:color="auto"/>
              <w:right w:val="single" w:sz="4" w:space="0" w:color="auto"/>
            </w:tcBorders>
            <w:shd w:val="clear" w:color="auto" w:fill="FFFFFF" w:themeFill="background1"/>
            <w:vAlign w:val="center"/>
          </w:tcPr>
          <w:p w14:paraId="301177C6" w14:textId="77777777" w:rsidR="00634E9B" w:rsidRPr="00634E9B" w:rsidRDefault="000B6761" w:rsidP="00CD20E8">
            <w:pPr>
              <w:spacing w:line="276" w:lineRule="auto"/>
              <w:jc w:val="center"/>
              <w:rPr>
                <w:ins w:id="2710" w:author="Xuning Wei12232" w:date="2026-07-27T12:27:00Z"/>
                <w:rFonts w:ascii="Times New Roman" w:eastAsia="仿宋_GB2312" w:hAnsi="Times New Roman" w:cs="Times New Roman"/>
                <w:color w:val="0000FF"/>
                <w:sz w:val="18"/>
                <w:szCs w:val="18"/>
                <w:rPrChange w:id="2711" w:author="Xuning Wei12232" w:date="2026-07-27T12:29:00Z">
                  <w:rPr>
                    <w:ins w:id="2712" w:author="Xuning Wei12232" w:date="2026-07-27T12:27:00Z"/>
                    <w:rFonts w:ascii="Times New Roman" w:eastAsia="仿宋_GB2312" w:hAnsi="Times New Roman" w:cs="Times New Roman"/>
                    <w:color w:val="auto"/>
                    <w:sz w:val="18"/>
                    <w:szCs w:val="18"/>
                  </w:rPr>
                </w:rPrChange>
              </w:rPr>
            </w:pPr>
            <w:customXmlInsRangeStart w:id="2713" w:author="Xuning Wei12232" w:date="2026-07-27T12:27:00Z"/>
            <w:sdt>
              <w:sdtPr>
                <w:rPr>
                  <w:rFonts w:ascii="Times New Roman" w:eastAsia="仿宋_GB2312" w:hAnsi="Times New Roman" w:cs="Times New Roman"/>
                  <w:color w:val="0000FF"/>
                  <w:sz w:val="18"/>
                  <w:szCs w:val="18"/>
                </w:rPr>
                <w:id w:val="-1084674373"/>
                <w14:checkbox>
                  <w14:checked w14:val="1"/>
                  <w14:checkedState w14:val="2612" w14:font="MS Gothic"/>
                  <w14:uncheckedState w14:val="2610" w14:font="MS Gothic"/>
                </w14:checkbox>
              </w:sdtPr>
              <w:sdtEndPr/>
              <w:sdtContent>
                <w:customXmlInsRangeEnd w:id="2713"/>
                <w:ins w:id="2714" w:author="Xuning Wei12232" w:date="2026-07-27T12:27:00Z">
                  <w:r w:rsidR="00634E9B" w:rsidRPr="00634E9B">
                    <w:rPr>
                      <w:rFonts w:ascii="Segoe UI Symbol" w:eastAsia="MS Gothic" w:hAnsi="Segoe UI Symbol" w:cs="Segoe UI Symbol"/>
                      <w:color w:val="0000FF"/>
                      <w:sz w:val="18"/>
                      <w:szCs w:val="18"/>
                      <w:rPrChange w:id="2715" w:author="Xuning Wei12232" w:date="2026-07-27T12:29:00Z">
                        <w:rPr>
                          <w:rFonts w:ascii="Segoe UI Symbol" w:eastAsia="MS Gothic" w:hAnsi="Segoe UI Symbol" w:cs="Segoe UI Symbol"/>
                          <w:color w:val="auto"/>
                          <w:sz w:val="18"/>
                          <w:szCs w:val="18"/>
                        </w:rPr>
                      </w:rPrChange>
                    </w:rPr>
                    <w:t>☒</w:t>
                  </w:r>
                </w:ins>
                <w:customXmlInsRangeStart w:id="2716" w:author="Xuning Wei12232" w:date="2026-07-27T12:27:00Z"/>
              </w:sdtContent>
            </w:sdt>
            <w:customXmlInsRangeEnd w:id="2716"/>
            <w:ins w:id="2717" w:author="Xuning Wei12232" w:date="2026-07-27T12:27:00Z">
              <w:r w:rsidR="00634E9B" w:rsidRPr="00634E9B">
                <w:rPr>
                  <w:rFonts w:ascii="Times New Roman" w:eastAsia="仿宋_GB2312" w:hAnsi="Times New Roman" w:cs="Times New Roman"/>
                  <w:color w:val="0000FF"/>
                  <w:sz w:val="18"/>
                  <w:szCs w:val="18"/>
                  <w:rPrChange w:id="2718" w:author="Xuning Wei12232" w:date="2026-07-27T12:29:00Z">
                    <w:rPr>
                      <w:rFonts w:ascii="Times New Roman" w:eastAsia="仿宋_GB2312" w:hAnsi="Times New Roman" w:cs="Times New Roman"/>
                      <w:color w:val="auto"/>
                      <w:sz w:val="18"/>
                      <w:szCs w:val="18"/>
                    </w:rPr>
                  </w:rPrChange>
                </w:rPr>
                <w:t>Yes</w:t>
              </w:r>
            </w:ins>
          </w:p>
        </w:tc>
        <w:tc>
          <w:tcPr>
            <w:tcW w:w="993" w:type="dxa"/>
            <w:tcBorders>
              <w:top w:val="nil"/>
              <w:left w:val="nil"/>
              <w:bottom w:val="single" w:sz="4" w:space="0" w:color="auto"/>
              <w:right w:val="single" w:sz="4" w:space="0" w:color="auto"/>
            </w:tcBorders>
            <w:shd w:val="clear" w:color="auto" w:fill="FFFFFF" w:themeFill="background1"/>
            <w:vAlign w:val="center"/>
          </w:tcPr>
          <w:p w14:paraId="292CAAAB" w14:textId="77777777" w:rsidR="00634E9B" w:rsidRPr="00634E9B" w:rsidRDefault="000B6761" w:rsidP="00CD20E8">
            <w:pPr>
              <w:spacing w:line="276" w:lineRule="auto"/>
              <w:jc w:val="center"/>
              <w:rPr>
                <w:ins w:id="2719" w:author="Xuning Wei12232" w:date="2026-07-27T12:27:00Z"/>
                <w:rFonts w:ascii="Times New Roman" w:eastAsia="仿宋_GB2312" w:hAnsi="Times New Roman" w:cs="Times New Roman"/>
                <w:color w:val="0000FF"/>
                <w:sz w:val="18"/>
                <w:szCs w:val="18"/>
                <w:rPrChange w:id="2720" w:author="Xuning Wei12232" w:date="2026-07-27T12:29:00Z">
                  <w:rPr>
                    <w:ins w:id="2721" w:author="Xuning Wei12232" w:date="2026-07-27T12:27:00Z"/>
                    <w:rFonts w:ascii="Times New Roman" w:eastAsia="仿宋_GB2312" w:hAnsi="Times New Roman" w:cs="Times New Roman"/>
                    <w:color w:val="auto"/>
                    <w:sz w:val="18"/>
                    <w:szCs w:val="18"/>
                  </w:rPr>
                </w:rPrChange>
              </w:rPr>
            </w:pPr>
            <w:customXmlInsRangeStart w:id="2722" w:author="Xuning Wei12232" w:date="2026-07-27T12:27:00Z"/>
            <w:sdt>
              <w:sdtPr>
                <w:rPr>
                  <w:rFonts w:ascii="Times New Roman" w:eastAsia="仿宋_GB2312" w:hAnsi="Times New Roman" w:cs="Times New Roman"/>
                  <w:color w:val="0000FF"/>
                  <w:sz w:val="18"/>
                  <w:szCs w:val="18"/>
                </w:rPr>
                <w:id w:val="392159609"/>
                <w14:checkbox>
                  <w14:checked w14:val="0"/>
                  <w14:checkedState w14:val="2612" w14:font="MS Gothic"/>
                  <w14:uncheckedState w14:val="2610" w14:font="MS Gothic"/>
                </w14:checkbox>
              </w:sdtPr>
              <w:sdtEndPr/>
              <w:sdtContent>
                <w:customXmlInsRangeEnd w:id="2722"/>
                <w:ins w:id="2723" w:author="Xuning Wei12232" w:date="2026-07-27T12:27:00Z">
                  <w:r w:rsidR="00634E9B" w:rsidRPr="00634E9B">
                    <w:rPr>
                      <w:rFonts w:ascii="Segoe UI Symbol" w:eastAsia="MS Gothic" w:hAnsi="Segoe UI Symbol" w:cs="Segoe UI Symbol"/>
                      <w:color w:val="0000FF"/>
                      <w:sz w:val="18"/>
                      <w:szCs w:val="18"/>
                      <w:rPrChange w:id="2724" w:author="Xuning Wei12232" w:date="2026-07-27T12:29:00Z">
                        <w:rPr>
                          <w:rFonts w:ascii="Segoe UI Symbol" w:eastAsia="MS Gothic" w:hAnsi="Segoe UI Symbol" w:cs="Segoe UI Symbol"/>
                          <w:color w:val="auto"/>
                          <w:sz w:val="18"/>
                          <w:szCs w:val="18"/>
                        </w:rPr>
                      </w:rPrChange>
                    </w:rPr>
                    <w:t>☐</w:t>
                  </w:r>
                </w:ins>
                <w:customXmlInsRangeStart w:id="2725" w:author="Xuning Wei12232" w:date="2026-07-27T12:27:00Z"/>
              </w:sdtContent>
            </w:sdt>
            <w:customXmlInsRangeEnd w:id="2725"/>
            <w:ins w:id="2726" w:author="Xuning Wei12232" w:date="2026-07-27T12:27:00Z">
              <w:r w:rsidR="00634E9B" w:rsidRPr="00634E9B">
                <w:rPr>
                  <w:rFonts w:ascii="Times New Roman" w:eastAsia="仿宋_GB2312" w:hAnsi="Times New Roman" w:cs="Times New Roman"/>
                  <w:color w:val="0000FF"/>
                  <w:sz w:val="18"/>
                  <w:szCs w:val="18"/>
                  <w:rPrChange w:id="2727" w:author="Xuning Wei12232" w:date="2026-07-27T12:29:00Z">
                    <w:rPr>
                      <w:rFonts w:ascii="Times New Roman" w:eastAsia="仿宋_GB2312" w:hAnsi="Times New Roman" w:cs="Times New Roman"/>
                      <w:color w:val="auto"/>
                      <w:sz w:val="18"/>
                      <w:szCs w:val="18"/>
                    </w:rPr>
                  </w:rPrChange>
                </w:rPr>
                <w:t xml:space="preserve"> No</w:t>
              </w:r>
            </w:ins>
          </w:p>
        </w:tc>
        <w:tc>
          <w:tcPr>
            <w:tcW w:w="3402" w:type="dxa"/>
            <w:tcBorders>
              <w:top w:val="nil"/>
              <w:left w:val="nil"/>
              <w:bottom w:val="single" w:sz="4" w:space="0" w:color="auto"/>
              <w:right w:val="single" w:sz="4" w:space="0" w:color="auto"/>
            </w:tcBorders>
            <w:shd w:val="clear" w:color="auto" w:fill="FFFFFF" w:themeFill="background1"/>
            <w:vAlign w:val="center"/>
          </w:tcPr>
          <w:p w14:paraId="319C1D64" w14:textId="77777777" w:rsidR="00634E9B" w:rsidRPr="00634E9B" w:rsidRDefault="00634E9B" w:rsidP="00CD20E8">
            <w:pPr>
              <w:spacing w:line="276" w:lineRule="auto"/>
              <w:rPr>
                <w:ins w:id="2728" w:author="Xuning Wei12232" w:date="2026-07-27T12:27:00Z"/>
                <w:rFonts w:ascii="Times New Roman" w:eastAsia="仿宋_GB2312" w:hAnsi="Times New Roman" w:cs="Times New Roman"/>
                <w:color w:val="0000FF"/>
                <w:sz w:val="18"/>
                <w:szCs w:val="18"/>
                <w:rPrChange w:id="2729" w:author="Xuning Wei12232" w:date="2026-07-27T12:29:00Z">
                  <w:rPr>
                    <w:ins w:id="2730" w:author="Xuning Wei12232" w:date="2026-07-27T12:27:00Z"/>
                    <w:rFonts w:ascii="Times New Roman" w:eastAsia="仿宋_GB2312" w:hAnsi="Times New Roman" w:cs="Times New Roman"/>
                    <w:color w:val="auto"/>
                    <w:sz w:val="18"/>
                    <w:szCs w:val="18"/>
                  </w:rPr>
                </w:rPrChange>
              </w:rPr>
            </w:pPr>
            <w:ins w:id="2731" w:author="Xuning Wei12232" w:date="2026-07-27T12:27:00Z">
              <w:r w:rsidRPr="00634E9B">
                <w:rPr>
                  <w:rFonts w:ascii="Times New Roman" w:eastAsia="仿宋_GB2312" w:hAnsi="Times New Roman" w:cs="Times New Roman"/>
                  <w:color w:val="0000FF"/>
                  <w:sz w:val="18"/>
                  <w:szCs w:val="18"/>
                </w:rPr>
                <w:t>The oxygen content control range of the equipment meets the process requirements.</w:t>
              </w:r>
            </w:ins>
          </w:p>
        </w:tc>
      </w:tr>
    </w:tbl>
    <w:p w14:paraId="6C157BA1" w14:textId="77777777" w:rsidR="00634E9B" w:rsidRPr="00634E9B" w:rsidRDefault="00634E9B" w:rsidP="00634E9B">
      <w:pPr>
        <w:snapToGrid w:val="0"/>
        <w:spacing w:beforeLines="50" w:before="120" w:afterLines="50" w:after="120"/>
        <w:rPr>
          <w:ins w:id="2732" w:author="Xuning Wei12232" w:date="2026-07-27T12:27:00Z"/>
          <w:rFonts w:ascii="Times New Roman" w:eastAsia="仿宋_GB2312" w:hAnsi="Times New Roman" w:cs="Times New Roman"/>
          <w:color w:val="0000FF"/>
          <w:kern w:val="0"/>
          <w:sz w:val="20"/>
          <w:szCs w:val="20"/>
          <w:lang w:eastAsia="zh-CN"/>
          <w:rPrChange w:id="2733" w:author="Xuning Wei12232" w:date="2026-07-27T12:29:00Z">
            <w:rPr>
              <w:ins w:id="2734" w:author="Xuning Wei12232" w:date="2026-07-27T12:27:00Z"/>
              <w:rFonts w:ascii="Times New Roman" w:eastAsia="仿宋_GB2312" w:hAnsi="Times New Roman" w:cs="Times New Roman"/>
              <w:color w:val="auto"/>
              <w:kern w:val="0"/>
              <w:sz w:val="20"/>
              <w:szCs w:val="20"/>
              <w:lang w:eastAsia="zh-CN"/>
            </w:rPr>
          </w:rPrChange>
        </w:rPr>
      </w:pPr>
    </w:p>
    <w:p w14:paraId="0F34C4AE" w14:textId="77777777" w:rsidR="00634E9B" w:rsidRPr="00634E9B" w:rsidRDefault="00634E9B" w:rsidP="00634E9B">
      <w:pPr>
        <w:pStyle w:val="2"/>
        <w:rPr>
          <w:ins w:id="2735" w:author="Xuning Wei12232" w:date="2026-07-27T12:27:00Z"/>
          <w:rFonts w:ascii="Times New Roman" w:eastAsia="仿宋_GB2312" w:hAnsi="Times New Roman" w:cs="Times New Roman"/>
          <w:color w:val="0000FF"/>
          <w:rPrChange w:id="2736" w:author="Xuning Wei12232" w:date="2026-07-27T12:29:00Z">
            <w:rPr>
              <w:ins w:id="2737" w:author="Xuning Wei12232" w:date="2026-07-27T12:27:00Z"/>
              <w:rFonts w:ascii="Times New Roman" w:eastAsia="仿宋_GB2312" w:hAnsi="Times New Roman" w:cs="Times New Roman"/>
              <w:color w:val="auto"/>
            </w:rPr>
          </w:rPrChange>
        </w:rPr>
      </w:pPr>
      <w:bookmarkStart w:id="2738" w:name="_Toc226532509"/>
      <w:ins w:id="2739" w:author="Xuning Wei12232" w:date="2026-07-27T12:27:00Z">
        <w:r w:rsidRPr="00634E9B">
          <w:rPr>
            <w:rFonts w:ascii="Times New Roman" w:eastAsia="仿宋_GB2312" w:hAnsi="Times New Roman" w:cs="Times New Roman"/>
            <w:color w:val="0000FF"/>
            <w:rPrChange w:id="2740" w:author="Xuning Wei12232" w:date="2026-07-27T12:29:00Z">
              <w:rPr>
                <w:rFonts w:ascii="Times New Roman" w:eastAsia="仿宋_GB2312" w:hAnsi="Times New Roman" w:cs="Times New Roman"/>
                <w:color w:val="auto"/>
              </w:rPr>
            </w:rPrChange>
          </w:rPr>
          <w:t xml:space="preserve">Assessment on function &amp; capacity for </w:t>
        </w:r>
        <w:r w:rsidRPr="00634E9B">
          <w:rPr>
            <w:rFonts w:ascii="Times New Roman" w:eastAsia="仿宋_GB2312" w:hAnsi="Times New Roman" w:cs="Times New Roman"/>
            <w:color w:val="0000FF"/>
          </w:rPr>
          <w:t>Agitator</w:t>
        </w:r>
        <w:r w:rsidRPr="00634E9B" w:rsidDel="00FC6EA1">
          <w:rPr>
            <w:rFonts w:ascii="Times New Roman" w:eastAsia="仿宋_GB2312" w:hAnsi="Times New Roman" w:cs="Times New Roman"/>
            <w:color w:val="0000FF"/>
            <w:rPrChange w:id="2741" w:author="Xuning Wei12232" w:date="2026-07-27T12:29:00Z">
              <w:rPr>
                <w:rFonts w:ascii="Times New Roman" w:eastAsia="仿宋_GB2312" w:hAnsi="Times New Roman" w:cs="Times New Roman"/>
                <w:color w:val="auto"/>
              </w:rPr>
            </w:rPrChange>
          </w:rPr>
          <w:t xml:space="preserve"> </w:t>
        </w:r>
        <w:r w:rsidRPr="00634E9B">
          <w:rPr>
            <w:rFonts w:ascii="Times New Roman" w:eastAsia="仿宋_GB2312" w:hAnsi="Times New Roman" w:cs="Times New Roman"/>
            <w:color w:val="0000FF"/>
            <w:rPrChange w:id="2742" w:author="Xuning Wei12232" w:date="2026-07-27T12:29:00Z">
              <w:rPr>
                <w:rFonts w:ascii="Times New Roman" w:eastAsia="仿宋_GB2312" w:hAnsi="Times New Roman" w:cs="Times New Roman"/>
                <w:color w:val="auto"/>
              </w:rPr>
            </w:rPrChange>
          </w:rPr>
          <w:t>tank TJ4S-1213-SPS01-AT01</w:t>
        </w:r>
        <w:bookmarkEnd w:id="2738"/>
      </w:ins>
    </w:p>
    <w:p w14:paraId="7669FDFB" w14:textId="77777777" w:rsidR="00634E9B" w:rsidRPr="00634E9B" w:rsidRDefault="00634E9B" w:rsidP="00634E9B">
      <w:pPr>
        <w:spacing w:beforeLines="50" w:before="120" w:after="50" w:line="319" w:lineRule="auto"/>
        <w:ind w:leftChars="134" w:left="281"/>
        <w:contextualSpacing/>
        <w:jc w:val="both"/>
        <w:rPr>
          <w:ins w:id="2743" w:author="Xuning Wei12232" w:date="2026-07-27T12:27:00Z"/>
          <w:rFonts w:ascii="Times New Roman" w:eastAsia="仿宋_GB2312" w:hAnsi="Times New Roman" w:cs="Times New Roman"/>
          <w:color w:val="0000FF"/>
          <w:sz w:val="20"/>
          <w:szCs w:val="20"/>
          <w:rPrChange w:id="2744" w:author="Xuning Wei12232" w:date="2026-07-27T12:29:00Z">
            <w:rPr>
              <w:ins w:id="2745" w:author="Xuning Wei12232" w:date="2026-07-27T12:27:00Z"/>
              <w:rFonts w:ascii="Times New Roman" w:eastAsia="仿宋_GB2312" w:hAnsi="Times New Roman" w:cs="Times New Roman"/>
              <w:color w:val="auto"/>
              <w:sz w:val="20"/>
              <w:szCs w:val="20"/>
            </w:rPr>
          </w:rPrChange>
        </w:rPr>
      </w:pPr>
      <w:ins w:id="2746" w:author="Xuning Wei12232" w:date="2026-07-27T12:27:00Z">
        <w:r w:rsidRPr="00634E9B">
          <w:rPr>
            <w:rFonts w:ascii="Times New Roman" w:eastAsia="仿宋_GB2312" w:hAnsi="Times New Roman" w:cs="Times New Roman"/>
            <w:color w:val="0000FF"/>
            <w:sz w:val="20"/>
            <w:szCs w:val="20"/>
            <w:rPrChange w:id="2747" w:author="Xuning Wei12232" w:date="2026-07-27T12:29:00Z">
              <w:rPr>
                <w:rFonts w:ascii="Times New Roman" w:eastAsia="仿宋_GB2312" w:hAnsi="Times New Roman" w:cs="Times New Roman"/>
                <w:color w:val="auto"/>
                <w:sz w:val="20"/>
                <w:szCs w:val="20"/>
              </w:rPr>
            </w:rPrChange>
          </w:rPr>
          <w:t xml:space="preserve">See </w:t>
        </w:r>
        <w:r w:rsidRPr="00634E9B">
          <w:rPr>
            <w:rFonts w:ascii="Times New Roman" w:eastAsia="仿宋_GB2312" w:hAnsi="Times New Roman" w:cs="Times New Roman"/>
            <w:b/>
            <w:i/>
            <w:color w:val="0000FF"/>
            <w:sz w:val="20"/>
            <w:szCs w:val="20"/>
            <w:rPrChange w:id="2748" w:author="Xuning Wei12232" w:date="2026-07-27T12:29:00Z">
              <w:rPr>
                <w:rFonts w:ascii="Times New Roman" w:eastAsia="仿宋_GB2312" w:hAnsi="Times New Roman" w:cs="Times New Roman"/>
                <w:b/>
                <w:i/>
                <w:color w:val="auto"/>
                <w:sz w:val="20"/>
                <w:szCs w:val="20"/>
              </w:rPr>
            </w:rPrChange>
          </w:rPr>
          <w:t>Table 7</w:t>
        </w:r>
        <w:r w:rsidRPr="00634E9B">
          <w:rPr>
            <w:rFonts w:ascii="Times New Roman" w:eastAsia="仿宋_GB2312" w:hAnsi="Times New Roman" w:cs="Times New Roman"/>
            <w:b/>
            <w:i/>
            <w:color w:val="0000FF"/>
            <w:sz w:val="20"/>
            <w:szCs w:val="20"/>
            <w:lang w:eastAsia="zh-CN"/>
            <w:rPrChange w:id="2749" w:author="Xuning Wei12232" w:date="2026-07-27T12:29:00Z">
              <w:rPr>
                <w:rFonts w:ascii="Times New Roman" w:eastAsia="仿宋_GB2312" w:hAnsi="Times New Roman" w:cs="Times New Roman"/>
                <w:b/>
                <w:i/>
                <w:color w:val="auto"/>
                <w:sz w:val="20"/>
                <w:szCs w:val="20"/>
                <w:lang w:eastAsia="zh-CN"/>
              </w:rPr>
            </w:rPrChange>
          </w:rPr>
          <w:t>-</w:t>
        </w:r>
        <w:r w:rsidRPr="00634E9B">
          <w:rPr>
            <w:rFonts w:ascii="Times New Roman" w:eastAsia="仿宋_GB2312" w:hAnsi="Times New Roman" w:cs="Times New Roman"/>
            <w:b/>
            <w:i/>
            <w:color w:val="0000FF"/>
            <w:sz w:val="20"/>
            <w:szCs w:val="20"/>
            <w:rPrChange w:id="2750" w:author="Xuning Wei12232" w:date="2026-07-27T12:29:00Z">
              <w:rPr>
                <w:rFonts w:ascii="Times New Roman" w:eastAsia="仿宋_GB2312" w:hAnsi="Times New Roman" w:cs="Times New Roman"/>
                <w:b/>
                <w:i/>
                <w:color w:val="auto"/>
                <w:sz w:val="20"/>
                <w:szCs w:val="20"/>
              </w:rPr>
            </w:rPrChange>
          </w:rPr>
          <w:t>2</w:t>
        </w:r>
      </w:ins>
    </w:p>
    <w:p w14:paraId="5B417DEB" w14:textId="77777777" w:rsidR="00634E9B" w:rsidRPr="00634E9B" w:rsidRDefault="00634E9B" w:rsidP="00634E9B">
      <w:pPr>
        <w:jc w:val="center"/>
        <w:rPr>
          <w:ins w:id="2751" w:author="Xuning Wei12232" w:date="2026-07-27T12:27:00Z"/>
          <w:rFonts w:ascii="Times New Roman" w:eastAsia="仿宋_GB2312" w:hAnsi="Times New Roman" w:cs="Times New Roman"/>
          <w:b/>
          <w:color w:val="0000FF"/>
          <w:sz w:val="20"/>
          <w:szCs w:val="20"/>
          <w:rPrChange w:id="2752" w:author="Xuning Wei12232" w:date="2026-07-27T12:29:00Z">
            <w:rPr>
              <w:ins w:id="2753" w:author="Xuning Wei12232" w:date="2026-07-27T12:27:00Z"/>
              <w:rFonts w:ascii="Times New Roman" w:eastAsia="仿宋_GB2312" w:hAnsi="Times New Roman" w:cs="Times New Roman"/>
              <w:b/>
              <w:color w:val="auto"/>
              <w:sz w:val="20"/>
              <w:szCs w:val="20"/>
            </w:rPr>
          </w:rPrChange>
        </w:rPr>
      </w:pPr>
      <w:ins w:id="2754" w:author="Xuning Wei12232" w:date="2026-07-27T12:27:00Z">
        <w:r w:rsidRPr="00634E9B">
          <w:rPr>
            <w:rFonts w:ascii="Times New Roman" w:eastAsia="仿宋_GB2312" w:hAnsi="Times New Roman" w:cs="Times New Roman"/>
            <w:b/>
            <w:color w:val="0000FF"/>
            <w:sz w:val="20"/>
            <w:szCs w:val="20"/>
            <w:lang w:eastAsia="zh-CN"/>
            <w:rPrChange w:id="2755" w:author="Xuning Wei12232" w:date="2026-07-27T12:29:00Z">
              <w:rPr>
                <w:rFonts w:ascii="Times New Roman" w:eastAsia="仿宋_GB2312" w:hAnsi="Times New Roman" w:cs="Times New Roman"/>
                <w:b/>
                <w:color w:val="auto"/>
                <w:sz w:val="20"/>
                <w:szCs w:val="20"/>
                <w:lang w:eastAsia="zh-CN"/>
              </w:rPr>
            </w:rPrChange>
          </w:rPr>
          <w:t xml:space="preserve">Table 7-2: </w:t>
        </w:r>
        <w:r w:rsidRPr="00634E9B">
          <w:rPr>
            <w:rFonts w:ascii="Times New Roman" w:eastAsia="仿宋_GB2312" w:hAnsi="Times New Roman" w:cs="Times New Roman"/>
            <w:b/>
            <w:color w:val="0000FF"/>
            <w:sz w:val="20"/>
            <w:szCs w:val="20"/>
            <w:rPrChange w:id="2756" w:author="Xuning Wei12232" w:date="2026-07-27T12:29:00Z">
              <w:rPr>
                <w:rFonts w:ascii="Times New Roman" w:eastAsia="仿宋_GB2312" w:hAnsi="Times New Roman" w:cs="Times New Roman"/>
                <w:b/>
                <w:color w:val="auto"/>
                <w:sz w:val="20"/>
                <w:szCs w:val="20"/>
              </w:rPr>
            </w:rPrChange>
          </w:rPr>
          <w:t xml:space="preserve">Equipment Suitability Assessment on Function &amp; Capacity for </w:t>
        </w:r>
        <w:r w:rsidRPr="00634E9B">
          <w:rPr>
            <w:rFonts w:ascii="Times New Roman" w:eastAsia="仿宋_GB2312" w:hAnsi="Times New Roman" w:cs="Times New Roman"/>
            <w:b/>
            <w:color w:val="0000FF"/>
            <w:sz w:val="20"/>
            <w:szCs w:val="20"/>
          </w:rPr>
          <w:t xml:space="preserve">Agitator tank TJ4S-1213-SPS01-AT01 </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2015"/>
        <w:gridCol w:w="3160"/>
        <w:gridCol w:w="3876"/>
        <w:gridCol w:w="741"/>
        <w:gridCol w:w="744"/>
        <w:gridCol w:w="3277"/>
      </w:tblGrid>
      <w:tr w:rsidR="00634E9B" w:rsidRPr="00634E9B" w14:paraId="4B14ECAE" w14:textId="77777777" w:rsidTr="00CD20E8">
        <w:trPr>
          <w:trHeight w:val="397"/>
          <w:tblHeader/>
          <w:jc w:val="center"/>
          <w:ins w:id="2757" w:author="Xuning Wei12232" w:date="2026-07-27T12:27:00Z"/>
        </w:trPr>
        <w:tc>
          <w:tcPr>
            <w:tcW w:w="174" w:type="pct"/>
            <w:shd w:val="clear" w:color="auto" w:fill="D9D9D9" w:themeFill="background1" w:themeFillShade="D9"/>
            <w:vAlign w:val="center"/>
          </w:tcPr>
          <w:p w14:paraId="7A888466" w14:textId="77777777" w:rsidR="00634E9B" w:rsidRPr="00634E9B" w:rsidRDefault="00634E9B" w:rsidP="00CD20E8">
            <w:pPr>
              <w:spacing w:line="240" w:lineRule="exact"/>
              <w:contextualSpacing/>
              <w:jc w:val="center"/>
              <w:rPr>
                <w:ins w:id="2758" w:author="Xuning Wei12232" w:date="2026-07-27T12:27:00Z"/>
                <w:rFonts w:ascii="Times New Roman" w:eastAsia="仿宋_GB2312" w:hAnsi="Times New Roman" w:cs="Times New Roman"/>
                <w:b/>
                <w:color w:val="0000FF"/>
                <w:kern w:val="0"/>
                <w:sz w:val="18"/>
                <w:szCs w:val="18"/>
                <w:rPrChange w:id="2759" w:author="Xuning Wei12232" w:date="2026-07-27T12:29:00Z">
                  <w:rPr>
                    <w:ins w:id="2760" w:author="Xuning Wei12232" w:date="2026-07-27T12:27:00Z"/>
                    <w:rFonts w:ascii="Times New Roman" w:eastAsia="仿宋_GB2312" w:hAnsi="Times New Roman" w:cs="Times New Roman"/>
                    <w:b/>
                    <w:color w:val="auto"/>
                    <w:kern w:val="0"/>
                    <w:sz w:val="18"/>
                    <w:szCs w:val="18"/>
                  </w:rPr>
                </w:rPrChange>
              </w:rPr>
            </w:pPr>
            <w:ins w:id="2761" w:author="Xuning Wei12232" w:date="2026-07-27T12:27:00Z">
              <w:r w:rsidRPr="00634E9B">
                <w:rPr>
                  <w:rFonts w:ascii="Times New Roman" w:eastAsia="仿宋_GB2312" w:hAnsi="Times New Roman" w:cs="Times New Roman"/>
                  <w:b/>
                  <w:color w:val="0000FF"/>
                  <w:kern w:val="0"/>
                  <w:sz w:val="18"/>
                  <w:szCs w:val="18"/>
                  <w:rPrChange w:id="2762" w:author="Xuning Wei12232" w:date="2026-07-27T12:29:00Z">
                    <w:rPr>
                      <w:rFonts w:ascii="Times New Roman" w:eastAsia="仿宋_GB2312" w:hAnsi="Times New Roman" w:cs="Times New Roman"/>
                      <w:b/>
                      <w:color w:val="auto"/>
                      <w:kern w:val="0"/>
                      <w:sz w:val="18"/>
                      <w:szCs w:val="18"/>
                    </w:rPr>
                  </w:rPrChange>
                </w:rPr>
                <w:lastRenderedPageBreak/>
                <w:t>S/N</w:t>
              </w:r>
            </w:ins>
          </w:p>
        </w:tc>
        <w:tc>
          <w:tcPr>
            <w:tcW w:w="1808" w:type="pct"/>
            <w:gridSpan w:val="2"/>
            <w:shd w:val="clear" w:color="auto" w:fill="D9D9D9" w:themeFill="background1" w:themeFillShade="D9"/>
            <w:vAlign w:val="center"/>
          </w:tcPr>
          <w:p w14:paraId="624C29B3" w14:textId="77777777" w:rsidR="00634E9B" w:rsidRPr="00634E9B" w:rsidRDefault="00634E9B" w:rsidP="00CD20E8">
            <w:pPr>
              <w:spacing w:line="240" w:lineRule="exact"/>
              <w:contextualSpacing/>
              <w:jc w:val="center"/>
              <w:rPr>
                <w:ins w:id="2763" w:author="Xuning Wei12232" w:date="2026-07-27T12:27:00Z"/>
                <w:rFonts w:ascii="Times New Roman" w:eastAsia="仿宋_GB2312" w:hAnsi="Times New Roman" w:cs="Times New Roman"/>
                <w:b/>
                <w:color w:val="0000FF"/>
                <w:kern w:val="0"/>
                <w:sz w:val="18"/>
                <w:szCs w:val="18"/>
                <w:rPrChange w:id="2764" w:author="Xuning Wei12232" w:date="2026-07-27T12:29:00Z">
                  <w:rPr>
                    <w:ins w:id="2765" w:author="Xuning Wei12232" w:date="2026-07-27T12:27:00Z"/>
                    <w:rFonts w:ascii="Times New Roman" w:eastAsia="仿宋_GB2312" w:hAnsi="Times New Roman" w:cs="Times New Roman"/>
                    <w:b/>
                    <w:color w:val="auto"/>
                    <w:kern w:val="0"/>
                    <w:sz w:val="18"/>
                    <w:szCs w:val="18"/>
                  </w:rPr>
                </w:rPrChange>
              </w:rPr>
            </w:pPr>
            <w:ins w:id="2766" w:author="Xuning Wei12232" w:date="2026-07-27T12:27:00Z">
              <w:r w:rsidRPr="00634E9B">
                <w:rPr>
                  <w:rFonts w:ascii="Times New Roman" w:eastAsia="仿宋_GB2312" w:hAnsi="Times New Roman" w:cs="Times New Roman"/>
                  <w:b/>
                  <w:color w:val="0000FF"/>
                  <w:kern w:val="0"/>
                  <w:sz w:val="18"/>
                  <w:szCs w:val="18"/>
                  <w:rPrChange w:id="2767" w:author="Xuning Wei12232" w:date="2026-07-27T12:29:00Z">
                    <w:rPr>
                      <w:rFonts w:ascii="Times New Roman" w:eastAsia="仿宋_GB2312" w:hAnsi="Times New Roman" w:cs="Times New Roman"/>
                      <w:b/>
                      <w:color w:val="auto"/>
                      <w:kern w:val="0"/>
                      <w:sz w:val="18"/>
                      <w:szCs w:val="18"/>
                    </w:rPr>
                  </w:rPrChange>
                </w:rPr>
                <w:t>Process Requirements</w:t>
              </w:r>
            </w:ins>
          </w:p>
        </w:tc>
        <w:tc>
          <w:tcPr>
            <w:tcW w:w="1354" w:type="pct"/>
            <w:shd w:val="clear" w:color="auto" w:fill="D9D9D9" w:themeFill="background1" w:themeFillShade="D9"/>
            <w:vAlign w:val="center"/>
          </w:tcPr>
          <w:p w14:paraId="1EE8A08E" w14:textId="77777777" w:rsidR="00634E9B" w:rsidRPr="00634E9B" w:rsidRDefault="00634E9B" w:rsidP="00CD20E8">
            <w:pPr>
              <w:spacing w:line="240" w:lineRule="exact"/>
              <w:contextualSpacing/>
              <w:jc w:val="center"/>
              <w:rPr>
                <w:ins w:id="2768" w:author="Xuning Wei12232" w:date="2026-07-27T12:27:00Z"/>
                <w:rFonts w:ascii="Times New Roman" w:eastAsia="仿宋_GB2312" w:hAnsi="Times New Roman" w:cs="Times New Roman"/>
                <w:b/>
                <w:color w:val="0000FF"/>
                <w:kern w:val="0"/>
                <w:sz w:val="18"/>
                <w:szCs w:val="18"/>
                <w:rPrChange w:id="2769" w:author="Xuning Wei12232" w:date="2026-07-27T12:29:00Z">
                  <w:rPr>
                    <w:ins w:id="2770" w:author="Xuning Wei12232" w:date="2026-07-27T12:27:00Z"/>
                    <w:rFonts w:ascii="Times New Roman" w:eastAsia="仿宋_GB2312" w:hAnsi="Times New Roman" w:cs="Times New Roman"/>
                    <w:b/>
                    <w:color w:val="auto"/>
                    <w:kern w:val="0"/>
                    <w:sz w:val="18"/>
                    <w:szCs w:val="18"/>
                  </w:rPr>
                </w:rPrChange>
              </w:rPr>
            </w:pPr>
            <w:ins w:id="2771" w:author="Xuning Wei12232" w:date="2026-07-27T12:27:00Z">
              <w:r w:rsidRPr="00634E9B">
                <w:rPr>
                  <w:rFonts w:ascii="Times New Roman" w:eastAsia="仿宋_GB2312" w:hAnsi="Times New Roman" w:cs="Times New Roman"/>
                  <w:b/>
                  <w:color w:val="0000FF"/>
                  <w:kern w:val="0"/>
                  <w:sz w:val="18"/>
                  <w:szCs w:val="18"/>
                  <w:rPrChange w:id="2772" w:author="Xuning Wei12232" w:date="2026-07-27T12:29:00Z">
                    <w:rPr>
                      <w:rFonts w:ascii="Times New Roman" w:eastAsia="仿宋_GB2312" w:hAnsi="Times New Roman" w:cs="Times New Roman"/>
                      <w:b/>
                      <w:color w:val="auto"/>
                      <w:kern w:val="0"/>
                      <w:sz w:val="18"/>
                      <w:szCs w:val="18"/>
                    </w:rPr>
                  </w:rPrChange>
                </w:rPr>
                <w:t>Equipment Characteristics</w:t>
              </w:r>
            </w:ins>
          </w:p>
        </w:tc>
        <w:tc>
          <w:tcPr>
            <w:tcW w:w="519" w:type="pct"/>
            <w:gridSpan w:val="2"/>
            <w:shd w:val="clear" w:color="auto" w:fill="D9D9D9" w:themeFill="background1" w:themeFillShade="D9"/>
            <w:vAlign w:val="center"/>
          </w:tcPr>
          <w:p w14:paraId="5D6429F9" w14:textId="77777777" w:rsidR="00634E9B" w:rsidRPr="00634E9B" w:rsidRDefault="00634E9B" w:rsidP="00CD20E8">
            <w:pPr>
              <w:spacing w:line="240" w:lineRule="exact"/>
              <w:contextualSpacing/>
              <w:jc w:val="center"/>
              <w:rPr>
                <w:ins w:id="2773" w:author="Xuning Wei12232" w:date="2026-07-27T12:27:00Z"/>
                <w:rFonts w:ascii="Times New Roman" w:eastAsia="仿宋_GB2312" w:hAnsi="Times New Roman" w:cs="Times New Roman"/>
                <w:b/>
                <w:color w:val="0000FF"/>
                <w:kern w:val="0"/>
                <w:sz w:val="18"/>
                <w:szCs w:val="18"/>
                <w:rPrChange w:id="2774" w:author="Xuning Wei12232" w:date="2026-07-27T12:29:00Z">
                  <w:rPr>
                    <w:ins w:id="2775" w:author="Xuning Wei12232" w:date="2026-07-27T12:27:00Z"/>
                    <w:rFonts w:ascii="Times New Roman" w:eastAsia="仿宋_GB2312" w:hAnsi="Times New Roman" w:cs="Times New Roman"/>
                    <w:b/>
                    <w:color w:val="auto"/>
                    <w:kern w:val="0"/>
                    <w:sz w:val="18"/>
                    <w:szCs w:val="18"/>
                  </w:rPr>
                </w:rPrChange>
              </w:rPr>
            </w:pPr>
            <w:ins w:id="2776" w:author="Xuning Wei12232" w:date="2026-07-27T12:27:00Z">
              <w:r w:rsidRPr="00634E9B">
                <w:rPr>
                  <w:rFonts w:ascii="Times New Roman" w:eastAsia="仿宋_GB2312" w:hAnsi="Times New Roman" w:cs="Times New Roman"/>
                  <w:b/>
                  <w:color w:val="0000FF"/>
                  <w:kern w:val="0"/>
                  <w:sz w:val="18"/>
                  <w:szCs w:val="18"/>
                  <w:rPrChange w:id="2777" w:author="Xuning Wei12232" w:date="2026-07-27T12:29:00Z">
                    <w:rPr>
                      <w:rFonts w:ascii="Times New Roman" w:eastAsia="仿宋_GB2312" w:hAnsi="Times New Roman" w:cs="Times New Roman"/>
                      <w:b/>
                      <w:color w:val="auto"/>
                      <w:kern w:val="0"/>
                      <w:sz w:val="18"/>
                      <w:szCs w:val="18"/>
                    </w:rPr>
                  </w:rPrChange>
                </w:rPr>
                <w:t>Feasibility</w:t>
              </w:r>
            </w:ins>
          </w:p>
        </w:tc>
        <w:tc>
          <w:tcPr>
            <w:tcW w:w="1145" w:type="pct"/>
            <w:shd w:val="clear" w:color="auto" w:fill="D9D9D9" w:themeFill="background1" w:themeFillShade="D9"/>
            <w:vAlign w:val="center"/>
          </w:tcPr>
          <w:p w14:paraId="66AB0CBF" w14:textId="77777777" w:rsidR="00634E9B" w:rsidRPr="00634E9B" w:rsidRDefault="00634E9B" w:rsidP="00CD20E8">
            <w:pPr>
              <w:spacing w:line="240" w:lineRule="exact"/>
              <w:contextualSpacing/>
              <w:jc w:val="center"/>
              <w:rPr>
                <w:ins w:id="2778" w:author="Xuning Wei12232" w:date="2026-07-27T12:27:00Z"/>
                <w:rFonts w:ascii="Times New Roman" w:eastAsia="仿宋_GB2312" w:hAnsi="Times New Roman" w:cs="Times New Roman"/>
                <w:b/>
                <w:color w:val="0000FF"/>
                <w:kern w:val="0"/>
                <w:sz w:val="18"/>
                <w:szCs w:val="18"/>
                <w:rPrChange w:id="2779" w:author="Xuning Wei12232" w:date="2026-07-27T12:29:00Z">
                  <w:rPr>
                    <w:ins w:id="2780" w:author="Xuning Wei12232" w:date="2026-07-27T12:27:00Z"/>
                    <w:rFonts w:ascii="Times New Roman" w:eastAsia="仿宋_GB2312" w:hAnsi="Times New Roman" w:cs="Times New Roman"/>
                    <w:b/>
                    <w:color w:val="auto"/>
                    <w:kern w:val="0"/>
                    <w:sz w:val="18"/>
                    <w:szCs w:val="18"/>
                  </w:rPr>
                </w:rPrChange>
              </w:rPr>
            </w:pPr>
            <w:ins w:id="2781" w:author="Xuning Wei12232" w:date="2026-07-27T12:27:00Z">
              <w:r w:rsidRPr="00634E9B">
                <w:rPr>
                  <w:rFonts w:ascii="Times New Roman" w:eastAsia="仿宋_GB2312" w:hAnsi="Times New Roman" w:cs="Times New Roman"/>
                  <w:b/>
                  <w:color w:val="0000FF"/>
                  <w:kern w:val="0"/>
                  <w:sz w:val="18"/>
                  <w:szCs w:val="18"/>
                  <w:rPrChange w:id="2782" w:author="Xuning Wei12232" w:date="2026-07-27T12:29:00Z">
                    <w:rPr>
                      <w:rFonts w:ascii="Times New Roman" w:eastAsia="仿宋_GB2312" w:hAnsi="Times New Roman" w:cs="Times New Roman"/>
                      <w:b/>
                      <w:color w:val="auto"/>
                      <w:kern w:val="0"/>
                      <w:sz w:val="18"/>
                      <w:szCs w:val="18"/>
                    </w:rPr>
                  </w:rPrChange>
                </w:rPr>
                <w:t>Justifications</w:t>
              </w:r>
            </w:ins>
          </w:p>
        </w:tc>
      </w:tr>
      <w:tr w:rsidR="00634E9B" w:rsidRPr="00634E9B" w14:paraId="3B994A82" w14:textId="77777777" w:rsidTr="00CD20E8">
        <w:trPr>
          <w:trHeight w:val="397"/>
          <w:jc w:val="center"/>
          <w:ins w:id="2783" w:author="Xuning Wei12232" w:date="2026-07-27T12:27:00Z"/>
        </w:trPr>
        <w:tc>
          <w:tcPr>
            <w:tcW w:w="174" w:type="pct"/>
            <w:shd w:val="clear" w:color="auto" w:fill="FFFFFF" w:themeFill="background1"/>
            <w:vAlign w:val="center"/>
          </w:tcPr>
          <w:p w14:paraId="7CC89B43" w14:textId="77777777" w:rsidR="00634E9B" w:rsidRPr="00634E9B" w:rsidRDefault="00634E9B" w:rsidP="00CD20E8">
            <w:pPr>
              <w:spacing w:line="240" w:lineRule="exact"/>
              <w:contextualSpacing/>
              <w:jc w:val="center"/>
              <w:rPr>
                <w:ins w:id="2784" w:author="Xuning Wei12232" w:date="2026-07-27T12:27:00Z"/>
                <w:rFonts w:ascii="Times New Roman" w:eastAsia="仿宋_GB2312" w:hAnsi="Times New Roman" w:cs="Times New Roman"/>
                <w:color w:val="0000FF"/>
                <w:kern w:val="0"/>
                <w:sz w:val="18"/>
                <w:szCs w:val="18"/>
                <w:rPrChange w:id="2785" w:author="Xuning Wei12232" w:date="2026-07-27T12:29:00Z">
                  <w:rPr>
                    <w:ins w:id="2786" w:author="Xuning Wei12232" w:date="2026-07-27T12:27:00Z"/>
                    <w:rFonts w:ascii="Times New Roman" w:eastAsia="仿宋_GB2312" w:hAnsi="Times New Roman" w:cs="Times New Roman"/>
                    <w:color w:val="auto"/>
                    <w:kern w:val="0"/>
                    <w:sz w:val="18"/>
                    <w:szCs w:val="18"/>
                  </w:rPr>
                </w:rPrChange>
              </w:rPr>
            </w:pPr>
            <w:ins w:id="2787" w:author="Xuning Wei12232" w:date="2026-07-27T12:27:00Z">
              <w:r w:rsidRPr="00634E9B">
                <w:rPr>
                  <w:rFonts w:ascii="Times New Roman" w:eastAsia="仿宋_GB2312" w:hAnsi="Times New Roman" w:cs="Times New Roman"/>
                  <w:color w:val="0000FF"/>
                  <w:kern w:val="0"/>
                  <w:sz w:val="18"/>
                  <w:szCs w:val="18"/>
                  <w:rPrChange w:id="2788" w:author="Xuning Wei12232" w:date="2026-07-27T12:29:00Z">
                    <w:rPr>
                      <w:rFonts w:ascii="Times New Roman" w:eastAsia="仿宋_GB2312" w:hAnsi="Times New Roman" w:cs="Times New Roman"/>
                      <w:color w:val="auto"/>
                      <w:kern w:val="0"/>
                      <w:sz w:val="18"/>
                      <w:szCs w:val="18"/>
                    </w:rPr>
                  </w:rPrChange>
                </w:rPr>
                <w:t>1</w:t>
              </w:r>
            </w:ins>
          </w:p>
        </w:tc>
        <w:tc>
          <w:tcPr>
            <w:tcW w:w="704" w:type="pct"/>
            <w:shd w:val="clear" w:color="auto" w:fill="FFFFFF" w:themeFill="background1"/>
            <w:vAlign w:val="center"/>
          </w:tcPr>
          <w:p w14:paraId="36F94131" w14:textId="77777777" w:rsidR="00634E9B" w:rsidRPr="00634E9B" w:rsidRDefault="00634E9B" w:rsidP="00CD20E8">
            <w:pPr>
              <w:spacing w:line="240" w:lineRule="exact"/>
              <w:contextualSpacing/>
              <w:rPr>
                <w:ins w:id="2789" w:author="Xuning Wei12232" w:date="2026-07-27T12:27:00Z"/>
                <w:rFonts w:ascii="Times New Roman" w:eastAsia="仿宋_GB2312" w:hAnsi="Times New Roman" w:cs="Times New Roman"/>
                <w:color w:val="0000FF"/>
                <w:sz w:val="18"/>
                <w:szCs w:val="18"/>
                <w:rPrChange w:id="2790" w:author="Xuning Wei12232" w:date="2026-07-27T12:29:00Z">
                  <w:rPr>
                    <w:ins w:id="2791" w:author="Xuning Wei12232" w:date="2026-07-27T12:27:00Z"/>
                    <w:rFonts w:ascii="Times New Roman" w:eastAsia="仿宋_GB2312" w:hAnsi="Times New Roman" w:cs="Times New Roman"/>
                    <w:color w:val="auto"/>
                    <w:sz w:val="18"/>
                    <w:szCs w:val="18"/>
                  </w:rPr>
                </w:rPrChange>
              </w:rPr>
            </w:pPr>
            <w:ins w:id="2792" w:author="Xuning Wei12232" w:date="2026-07-27T12:27:00Z">
              <w:r w:rsidRPr="00634E9B">
                <w:rPr>
                  <w:rFonts w:ascii="Times New Roman" w:eastAsia="仿宋_GB2312" w:hAnsi="Times New Roman" w:cs="Times New Roman"/>
                  <w:color w:val="0000FF"/>
                  <w:sz w:val="18"/>
                  <w:szCs w:val="18"/>
                  <w:rPrChange w:id="2793" w:author="Xuning Wei12232" w:date="2026-07-27T12:29:00Z">
                    <w:rPr>
                      <w:rFonts w:ascii="Times New Roman" w:eastAsia="仿宋_GB2312" w:hAnsi="Times New Roman" w:cs="Times New Roman"/>
                      <w:color w:val="auto"/>
                      <w:sz w:val="18"/>
                      <w:szCs w:val="18"/>
                    </w:rPr>
                  </w:rPrChange>
                </w:rPr>
                <w:t>Operations</w:t>
              </w:r>
            </w:ins>
          </w:p>
        </w:tc>
        <w:tc>
          <w:tcPr>
            <w:tcW w:w="1104" w:type="pct"/>
            <w:shd w:val="clear" w:color="auto" w:fill="FFFFFF" w:themeFill="background1"/>
            <w:vAlign w:val="center"/>
          </w:tcPr>
          <w:p w14:paraId="1346C55A" w14:textId="77777777" w:rsidR="00634E9B" w:rsidRPr="00634E9B" w:rsidRDefault="00634E9B" w:rsidP="00CD20E8">
            <w:pPr>
              <w:spacing w:line="240" w:lineRule="exact"/>
              <w:contextualSpacing/>
              <w:jc w:val="both"/>
              <w:rPr>
                <w:ins w:id="2794" w:author="Xuning Wei12232" w:date="2026-07-27T12:27:00Z"/>
                <w:rFonts w:ascii="Times New Roman" w:eastAsia="仿宋_GB2312" w:hAnsi="Times New Roman" w:cs="Times New Roman"/>
                <w:color w:val="0000FF"/>
                <w:sz w:val="18"/>
                <w:szCs w:val="18"/>
                <w:rPrChange w:id="2795" w:author="Xuning Wei12232" w:date="2026-07-27T12:29:00Z">
                  <w:rPr>
                    <w:ins w:id="2796" w:author="Xuning Wei12232" w:date="2026-07-27T12:27:00Z"/>
                    <w:rFonts w:ascii="Times New Roman" w:eastAsia="仿宋_GB2312" w:hAnsi="Times New Roman" w:cs="Times New Roman"/>
                    <w:color w:val="auto"/>
                    <w:sz w:val="18"/>
                    <w:szCs w:val="18"/>
                  </w:rPr>
                </w:rPrChange>
              </w:rPr>
            </w:pPr>
            <w:ins w:id="2797" w:author="Xuning Wei12232" w:date="2026-07-27T12:27:00Z">
              <w:r w:rsidRPr="00634E9B">
                <w:rPr>
                  <w:rFonts w:ascii="Times New Roman" w:eastAsia="仿宋_GB2312" w:hAnsi="Times New Roman" w:cs="Times New Roman"/>
                  <w:color w:val="0000FF"/>
                  <w:sz w:val="18"/>
                  <w:szCs w:val="18"/>
                  <w:rPrChange w:id="2798" w:author="Xuning Wei12232" w:date="2026-07-27T12:29:00Z">
                    <w:rPr>
                      <w:rFonts w:ascii="Times New Roman" w:eastAsia="仿宋_GB2312" w:hAnsi="Times New Roman" w:cs="Times New Roman"/>
                      <w:color w:val="auto"/>
                      <w:sz w:val="18"/>
                      <w:szCs w:val="18"/>
                    </w:rPr>
                  </w:rPrChange>
                </w:rPr>
                <w:t>Stirring, solvent addition (bulk), internal temperature control, transfer to downstream reactor</w:t>
              </w:r>
            </w:ins>
          </w:p>
        </w:tc>
        <w:tc>
          <w:tcPr>
            <w:tcW w:w="1354" w:type="pct"/>
            <w:shd w:val="clear" w:color="auto" w:fill="FFFFFF" w:themeFill="background1"/>
            <w:vAlign w:val="center"/>
          </w:tcPr>
          <w:p w14:paraId="1D0DCB4A" w14:textId="77777777" w:rsidR="00634E9B" w:rsidRPr="00634E9B" w:rsidRDefault="00634E9B" w:rsidP="00CD20E8">
            <w:pPr>
              <w:spacing w:line="240" w:lineRule="exact"/>
              <w:contextualSpacing/>
              <w:jc w:val="both"/>
              <w:rPr>
                <w:ins w:id="2799" w:author="Xuning Wei12232" w:date="2026-07-27T12:27:00Z"/>
                <w:rFonts w:ascii="Times New Roman" w:eastAsia="仿宋_GB2312" w:hAnsi="Times New Roman" w:cs="Times New Roman"/>
                <w:color w:val="0000FF"/>
                <w:sz w:val="18"/>
                <w:szCs w:val="18"/>
                <w:rPrChange w:id="2800" w:author="Xuning Wei12232" w:date="2026-07-27T12:29:00Z">
                  <w:rPr>
                    <w:ins w:id="2801" w:author="Xuning Wei12232" w:date="2026-07-27T12:27:00Z"/>
                    <w:rFonts w:ascii="Times New Roman" w:eastAsia="仿宋_GB2312" w:hAnsi="Times New Roman" w:cs="Times New Roman"/>
                    <w:color w:val="auto"/>
                    <w:sz w:val="18"/>
                    <w:szCs w:val="18"/>
                  </w:rPr>
                </w:rPrChange>
              </w:rPr>
            </w:pPr>
            <w:ins w:id="2802" w:author="Xuning Wei12232" w:date="2026-07-27T12:27:00Z">
              <w:r w:rsidRPr="00634E9B">
                <w:rPr>
                  <w:rFonts w:ascii="Times New Roman" w:eastAsia="仿宋_GB2312" w:hAnsi="Times New Roman" w:cs="Times New Roman"/>
                  <w:color w:val="0000FF"/>
                  <w:sz w:val="18"/>
                  <w:szCs w:val="18"/>
                </w:rPr>
                <w:t>Agitator</w:t>
              </w:r>
              <w:r w:rsidRPr="00634E9B">
                <w:rPr>
                  <w:rFonts w:ascii="Times New Roman" w:eastAsia="仿宋_GB2312" w:hAnsi="Times New Roman" w:cs="Times New Roman"/>
                  <w:color w:val="0000FF"/>
                  <w:sz w:val="18"/>
                  <w:szCs w:val="18"/>
                  <w:rPrChange w:id="2803" w:author="Xuning Wei12232" w:date="2026-07-27T12:29:00Z">
                    <w:rPr>
                      <w:rFonts w:ascii="Times New Roman" w:eastAsia="仿宋_GB2312" w:hAnsi="Times New Roman" w:cs="Times New Roman"/>
                      <w:color w:val="auto"/>
                      <w:sz w:val="18"/>
                      <w:szCs w:val="18"/>
                    </w:rPr>
                  </w:rPrChange>
                </w:rPr>
                <w:t xml:space="preserve"> tank has the functions of Stirring, solvent addition (bulk), internal temperature control, and transfer to downstream reactor</w:t>
              </w:r>
            </w:ins>
          </w:p>
        </w:tc>
        <w:tc>
          <w:tcPr>
            <w:tcW w:w="259" w:type="pct"/>
            <w:shd w:val="clear" w:color="auto" w:fill="FFFFFF" w:themeFill="background1"/>
            <w:vAlign w:val="center"/>
          </w:tcPr>
          <w:p w14:paraId="353C9533" w14:textId="77777777" w:rsidR="00634E9B" w:rsidRPr="00634E9B" w:rsidRDefault="000B6761" w:rsidP="00CD20E8">
            <w:pPr>
              <w:spacing w:line="240" w:lineRule="exact"/>
              <w:contextualSpacing/>
              <w:jc w:val="both"/>
              <w:rPr>
                <w:ins w:id="2804" w:author="Xuning Wei12232" w:date="2026-07-27T12:27:00Z"/>
                <w:rFonts w:ascii="Times New Roman" w:eastAsia="仿宋_GB2312" w:hAnsi="Times New Roman" w:cs="Times New Roman"/>
                <w:color w:val="0000FF"/>
                <w:sz w:val="18"/>
                <w:szCs w:val="18"/>
                <w:rPrChange w:id="2805" w:author="Xuning Wei12232" w:date="2026-07-27T12:29:00Z">
                  <w:rPr>
                    <w:ins w:id="2806" w:author="Xuning Wei12232" w:date="2026-07-27T12:27:00Z"/>
                    <w:rFonts w:ascii="Times New Roman" w:eastAsia="仿宋_GB2312" w:hAnsi="Times New Roman" w:cs="Times New Roman"/>
                    <w:color w:val="auto"/>
                    <w:sz w:val="18"/>
                    <w:szCs w:val="18"/>
                  </w:rPr>
                </w:rPrChange>
              </w:rPr>
            </w:pPr>
            <w:customXmlInsRangeStart w:id="2807" w:author="Xuning Wei12232" w:date="2026-07-27T12:27:00Z"/>
            <w:sdt>
              <w:sdtPr>
                <w:rPr>
                  <w:rFonts w:ascii="Times New Roman" w:eastAsia="仿宋_GB2312" w:hAnsi="Times New Roman" w:cs="Times New Roman"/>
                  <w:color w:val="0000FF"/>
                  <w:sz w:val="18"/>
                  <w:szCs w:val="18"/>
                </w:rPr>
                <w:id w:val="-577445343"/>
                <w14:checkbox>
                  <w14:checked w14:val="1"/>
                  <w14:checkedState w14:val="2612" w14:font="MS Gothic"/>
                  <w14:uncheckedState w14:val="2610" w14:font="MS Gothic"/>
                </w14:checkbox>
              </w:sdtPr>
              <w:sdtEndPr/>
              <w:sdtContent>
                <w:customXmlInsRangeEnd w:id="2807"/>
                <w:ins w:id="2808" w:author="Xuning Wei12232" w:date="2026-07-27T12:27:00Z">
                  <w:r w:rsidR="00634E9B" w:rsidRPr="00634E9B">
                    <w:rPr>
                      <w:rFonts w:ascii="Segoe UI Symbol" w:eastAsia="MS Gothic" w:hAnsi="Segoe UI Symbol" w:cs="Segoe UI Symbol"/>
                      <w:color w:val="0000FF"/>
                      <w:sz w:val="18"/>
                      <w:szCs w:val="18"/>
                      <w:rPrChange w:id="2809" w:author="Xuning Wei12232" w:date="2026-07-27T12:29:00Z">
                        <w:rPr>
                          <w:rFonts w:ascii="Segoe UI Symbol" w:eastAsia="MS Gothic" w:hAnsi="Segoe UI Symbol" w:cs="Segoe UI Symbol"/>
                          <w:color w:val="auto"/>
                          <w:sz w:val="18"/>
                          <w:szCs w:val="18"/>
                        </w:rPr>
                      </w:rPrChange>
                    </w:rPr>
                    <w:t>☒</w:t>
                  </w:r>
                </w:ins>
                <w:customXmlInsRangeStart w:id="2810" w:author="Xuning Wei12232" w:date="2026-07-27T12:27:00Z"/>
              </w:sdtContent>
            </w:sdt>
            <w:customXmlInsRangeEnd w:id="2810"/>
            <w:ins w:id="2811" w:author="Xuning Wei12232" w:date="2026-07-27T12:27:00Z">
              <w:r w:rsidR="00634E9B" w:rsidRPr="00634E9B">
                <w:rPr>
                  <w:rFonts w:ascii="Times New Roman" w:eastAsia="仿宋_GB2312" w:hAnsi="Times New Roman" w:cs="Times New Roman"/>
                  <w:color w:val="0000FF"/>
                  <w:sz w:val="18"/>
                  <w:szCs w:val="18"/>
                  <w:rPrChange w:id="2812"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
          <w:p w14:paraId="70348BA8" w14:textId="77777777" w:rsidR="00634E9B" w:rsidRPr="00634E9B" w:rsidRDefault="000B6761" w:rsidP="00CD20E8">
            <w:pPr>
              <w:spacing w:line="240" w:lineRule="exact"/>
              <w:contextualSpacing/>
              <w:jc w:val="both"/>
              <w:rPr>
                <w:ins w:id="2813" w:author="Xuning Wei12232" w:date="2026-07-27T12:27:00Z"/>
                <w:rFonts w:ascii="Times New Roman" w:eastAsia="仿宋_GB2312" w:hAnsi="Times New Roman" w:cs="Times New Roman"/>
                <w:color w:val="0000FF"/>
                <w:sz w:val="18"/>
                <w:szCs w:val="18"/>
                <w:rPrChange w:id="2814" w:author="Xuning Wei12232" w:date="2026-07-27T12:29:00Z">
                  <w:rPr>
                    <w:ins w:id="2815" w:author="Xuning Wei12232" w:date="2026-07-27T12:27:00Z"/>
                    <w:rFonts w:ascii="Times New Roman" w:eastAsia="仿宋_GB2312" w:hAnsi="Times New Roman" w:cs="Times New Roman"/>
                    <w:color w:val="auto"/>
                    <w:sz w:val="18"/>
                    <w:szCs w:val="18"/>
                  </w:rPr>
                </w:rPrChange>
              </w:rPr>
            </w:pPr>
            <w:customXmlInsRangeStart w:id="2816" w:author="Xuning Wei12232" w:date="2026-07-27T12:27:00Z"/>
            <w:sdt>
              <w:sdtPr>
                <w:rPr>
                  <w:rFonts w:ascii="Times New Roman" w:eastAsia="仿宋_GB2312" w:hAnsi="Times New Roman" w:cs="Times New Roman"/>
                  <w:color w:val="0000FF"/>
                  <w:sz w:val="18"/>
                  <w:szCs w:val="18"/>
                </w:rPr>
                <w:id w:val="1723945476"/>
                <w14:checkbox>
                  <w14:checked w14:val="0"/>
                  <w14:checkedState w14:val="2612" w14:font="MS Gothic"/>
                  <w14:uncheckedState w14:val="2610" w14:font="MS Gothic"/>
                </w14:checkbox>
              </w:sdtPr>
              <w:sdtEndPr/>
              <w:sdtContent>
                <w:customXmlInsRangeEnd w:id="2816"/>
                <w:ins w:id="2817" w:author="Xuning Wei12232" w:date="2026-07-27T12:27:00Z">
                  <w:r w:rsidR="00634E9B" w:rsidRPr="00634E9B">
                    <w:rPr>
                      <w:rFonts w:ascii="Segoe UI Symbol" w:eastAsia="仿宋_GB2312" w:hAnsi="Segoe UI Symbol" w:cs="Segoe UI Symbol"/>
                      <w:color w:val="0000FF"/>
                      <w:sz w:val="18"/>
                      <w:szCs w:val="18"/>
                      <w:rPrChange w:id="2818" w:author="Xuning Wei12232" w:date="2026-07-27T12:29:00Z">
                        <w:rPr>
                          <w:rFonts w:ascii="Segoe UI Symbol" w:eastAsia="仿宋_GB2312" w:hAnsi="Segoe UI Symbol" w:cs="Segoe UI Symbol"/>
                          <w:color w:val="auto"/>
                          <w:sz w:val="18"/>
                          <w:szCs w:val="18"/>
                        </w:rPr>
                      </w:rPrChange>
                    </w:rPr>
                    <w:t>☐</w:t>
                  </w:r>
                </w:ins>
                <w:customXmlInsRangeStart w:id="2819" w:author="Xuning Wei12232" w:date="2026-07-27T12:27:00Z"/>
              </w:sdtContent>
            </w:sdt>
            <w:customXmlInsRangeEnd w:id="2819"/>
            <w:ins w:id="2820" w:author="Xuning Wei12232" w:date="2026-07-27T12:27:00Z">
              <w:r w:rsidR="00634E9B" w:rsidRPr="00634E9B">
                <w:rPr>
                  <w:rFonts w:ascii="Times New Roman" w:eastAsia="仿宋_GB2312" w:hAnsi="Times New Roman" w:cs="Times New Roman"/>
                  <w:color w:val="0000FF"/>
                  <w:sz w:val="18"/>
                  <w:szCs w:val="18"/>
                  <w:rPrChange w:id="2821"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
          <w:p w14:paraId="2ADEACD6" w14:textId="77777777" w:rsidR="00634E9B" w:rsidRPr="00634E9B" w:rsidRDefault="00634E9B" w:rsidP="00CD20E8">
            <w:pPr>
              <w:spacing w:line="240" w:lineRule="exact"/>
              <w:contextualSpacing/>
              <w:jc w:val="both"/>
              <w:rPr>
                <w:ins w:id="2822" w:author="Xuning Wei12232" w:date="2026-07-27T12:27:00Z"/>
                <w:rFonts w:ascii="Times New Roman" w:eastAsia="仿宋_GB2312" w:hAnsi="Times New Roman" w:cs="Times New Roman"/>
                <w:color w:val="0000FF"/>
                <w:sz w:val="18"/>
                <w:szCs w:val="18"/>
                <w:rPrChange w:id="2823" w:author="Xuning Wei12232" w:date="2026-07-27T12:29:00Z">
                  <w:rPr>
                    <w:ins w:id="2824" w:author="Xuning Wei12232" w:date="2026-07-27T12:27:00Z"/>
                    <w:rFonts w:ascii="Times New Roman" w:eastAsia="仿宋_GB2312" w:hAnsi="Times New Roman" w:cs="Times New Roman"/>
                    <w:color w:val="auto"/>
                    <w:sz w:val="18"/>
                    <w:szCs w:val="18"/>
                  </w:rPr>
                </w:rPrChange>
              </w:rPr>
            </w:pPr>
            <w:ins w:id="2825" w:author="Xuning Wei12232" w:date="2026-07-27T12:27:00Z">
              <w:r w:rsidRPr="00634E9B">
                <w:rPr>
                  <w:rFonts w:ascii="Times New Roman" w:eastAsia="仿宋_GB2312" w:hAnsi="Times New Roman" w:cs="Times New Roman"/>
                  <w:color w:val="0000FF"/>
                  <w:sz w:val="18"/>
                  <w:szCs w:val="18"/>
                  <w:rPrChange w:id="2826" w:author="Xuning Wei12232" w:date="2026-07-27T12:29:00Z">
                    <w:rPr>
                      <w:rFonts w:ascii="Times New Roman" w:eastAsia="仿宋_GB2312" w:hAnsi="Times New Roman" w:cs="Times New Roman"/>
                      <w:color w:val="auto"/>
                      <w:sz w:val="18"/>
                      <w:szCs w:val="18"/>
                    </w:rPr>
                  </w:rPrChange>
                </w:rPr>
                <w:t xml:space="preserve">N/A </w:t>
              </w:r>
            </w:ins>
          </w:p>
        </w:tc>
      </w:tr>
      <w:tr w:rsidR="00634E9B" w:rsidRPr="00634E9B" w14:paraId="6F93F73A" w14:textId="77777777" w:rsidTr="00CD20E8">
        <w:trPr>
          <w:trHeight w:val="397"/>
          <w:jc w:val="center"/>
          <w:ins w:id="2827" w:author="Xuning Wei12232" w:date="2026-07-27T12:27:00Z"/>
        </w:trPr>
        <w:tc>
          <w:tcPr>
            <w:tcW w:w="174" w:type="pct"/>
            <w:shd w:val="clear" w:color="auto" w:fill="FFFFFF" w:themeFill="background1"/>
            <w:vAlign w:val="center"/>
          </w:tcPr>
          <w:p w14:paraId="02CC42FC" w14:textId="77777777" w:rsidR="00634E9B" w:rsidRPr="00634E9B" w:rsidRDefault="00634E9B" w:rsidP="00CD20E8">
            <w:pPr>
              <w:spacing w:line="240" w:lineRule="exact"/>
              <w:contextualSpacing/>
              <w:jc w:val="center"/>
              <w:rPr>
                <w:ins w:id="2828" w:author="Xuning Wei12232" w:date="2026-07-27T12:27:00Z"/>
                <w:rFonts w:ascii="Times New Roman" w:eastAsia="仿宋_GB2312" w:hAnsi="Times New Roman" w:cs="Times New Roman"/>
                <w:color w:val="0000FF"/>
                <w:kern w:val="0"/>
                <w:sz w:val="18"/>
                <w:szCs w:val="18"/>
                <w:lang w:eastAsia="zh-CN"/>
                <w:rPrChange w:id="2829" w:author="Xuning Wei12232" w:date="2026-07-27T12:29:00Z">
                  <w:rPr>
                    <w:ins w:id="2830" w:author="Xuning Wei12232" w:date="2026-07-27T12:27:00Z"/>
                    <w:rFonts w:ascii="Times New Roman" w:eastAsia="仿宋_GB2312" w:hAnsi="Times New Roman" w:cs="Times New Roman"/>
                    <w:color w:val="auto"/>
                    <w:kern w:val="0"/>
                    <w:sz w:val="18"/>
                    <w:szCs w:val="18"/>
                    <w:lang w:eastAsia="zh-CN"/>
                  </w:rPr>
                </w:rPrChange>
              </w:rPr>
            </w:pPr>
            <w:ins w:id="2831" w:author="Xuning Wei12232" w:date="2026-07-27T12:27:00Z">
              <w:r w:rsidRPr="00634E9B">
                <w:rPr>
                  <w:rFonts w:ascii="Times New Roman" w:eastAsia="仿宋_GB2312" w:hAnsi="Times New Roman" w:cs="Times New Roman"/>
                  <w:color w:val="0000FF"/>
                  <w:kern w:val="0"/>
                  <w:sz w:val="18"/>
                  <w:szCs w:val="18"/>
                  <w:lang w:eastAsia="zh-CN"/>
                  <w:rPrChange w:id="2832" w:author="Xuning Wei12232" w:date="2026-07-27T12:29:00Z">
                    <w:rPr>
                      <w:rFonts w:ascii="Times New Roman" w:eastAsia="仿宋_GB2312" w:hAnsi="Times New Roman" w:cs="Times New Roman"/>
                      <w:color w:val="auto"/>
                      <w:kern w:val="0"/>
                      <w:sz w:val="18"/>
                      <w:szCs w:val="18"/>
                      <w:lang w:eastAsia="zh-CN"/>
                    </w:rPr>
                  </w:rPrChange>
                </w:rPr>
                <w:t>2</w:t>
              </w:r>
            </w:ins>
          </w:p>
        </w:tc>
        <w:tc>
          <w:tcPr>
            <w:tcW w:w="704" w:type="pct"/>
            <w:shd w:val="clear" w:color="auto" w:fill="FFFFFF" w:themeFill="background1"/>
            <w:vAlign w:val="center"/>
          </w:tcPr>
          <w:p w14:paraId="71326448" w14:textId="77777777" w:rsidR="00634E9B" w:rsidRPr="00634E9B" w:rsidRDefault="00634E9B" w:rsidP="00CD20E8">
            <w:pPr>
              <w:spacing w:line="240" w:lineRule="exact"/>
              <w:contextualSpacing/>
              <w:rPr>
                <w:ins w:id="2833" w:author="Xuning Wei12232" w:date="2026-07-27T12:27:00Z"/>
                <w:rFonts w:ascii="Times New Roman" w:eastAsia="仿宋_GB2312" w:hAnsi="Times New Roman" w:cs="Times New Roman"/>
                <w:color w:val="0000FF"/>
                <w:sz w:val="18"/>
                <w:szCs w:val="18"/>
                <w:rPrChange w:id="2834" w:author="Xuning Wei12232" w:date="2026-07-27T12:29:00Z">
                  <w:rPr>
                    <w:ins w:id="2835" w:author="Xuning Wei12232" w:date="2026-07-27T12:27:00Z"/>
                    <w:rFonts w:ascii="Times New Roman" w:eastAsia="仿宋_GB2312" w:hAnsi="Times New Roman" w:cs="Times New Roman"/>
                    <w:color w:val="auto"/>
                    <w:sz w:val="18"/>
                    <w:szCs w:val="18"/>
                  </w:rPr>
                </w:rPrChange>
              </w:rPr>
            </w:pPr>
            <w:ins w:id="2836" w:author="Xuning Wei12232" w:date="2026-07-27T12:27:00Z">
              <w:r w:rsidRPr="00634E9B">
                <w:rPr>
                  <w:rFonts w:ascii="Times New Roman" w:eastAsia="仿宋_GB2312" w:hAnsi="Times New Roman" w:cs="Times New Roman"/>
                  <w:color w:val="0000FF"/>
                  <w:sz w:val="18"/>
                  <w:szCs w:val="18"/>
                </w:rPr>
                <w:t>Stirring</w:t>
              </w:r>
            </w:ins>
          </w:p>
        </w:tc>
        <w:tc>
          <w:tcPr>
            <w:tcW w:w="1104" w:type="pct"/>
            <w:shd w:val="clear" w:color="auto" w:fill="FFFFFF" w:themeFill="background1"/>
            <w:vAlign w:val="center"/>
          </w:tcPr>
          <w:p w14:paraId="353E1AD7" w14:textId="77777777" w:rsidR="00634E9B" w:rsidRPr="00634E9B" w:rsidRDefault="00634E9B" w:rsidP="00CD20E8">
            <w:pPr>
              <w:spacing w:line="240" w:lineRule="exact"/>
              <w:contextualSpacing/>
              <w:jc w:val="both"/>
              <w:rPr>
                <w:ins w:id="2837" w:author="Xuning Wei12232" w:date="2026-07-27T12:27:00Z"/>
                <w:rFonts w:ascii="Times New Roman" w:eastAsia="仿宋_GB2312" w:hAnsi="Times New Roman" w:cs="Times New Roman"/>
                <w:color w:val="0000FF"/>
                <w:sz w:val="18"/>
                <w:szCs w:val="18"/>
                <w:rPrChange w:id="2838" w:author="Xuning Wei12232" w:date="2026-07-27T12:29:00Z">
                  <w:rPr>
                    <w:ins w:id="2839" w:author="Xuning Wei12232" w:date="2026-07-27T12:27:00Z"/>
                    <w:rFonts w:ascii="Times New Roman" w:eastAsia="仿宋_GB2312" w:hAnsi="Times New Roman" w:cs="Times New Roman"/>
                    <w:color w:val="auto"/>
                    <w:sz w:val="18"/>
                    <w:szCs w:val="18"/>
                  </w:rPr>
                </w:rPrChange>
              </w:rPr>
            </w:pPr>
            <w:ins w:id="2840" w:author="Xuning Wei12232" w:date="2026-07-27T12:27:00Z">
              <w:r w:rsidRPr="00634E9B">
                <w:rPr>
                  <w:rFonts w:ascii="Times New Roman" w:eastAsia="仿宋_GB2312" w:hAnsi="Times New Roman" w:cs="Times New Roman"/>
                  <w:color w:val="0000FF"/>
                  <w:sz w:val="18"/>
                  <w:szCs w:val="18"/>
                </w:rPr>
                <w:t>N/A</w:t>
              </w:r>
            </w:ins>
          </w:p>
        </w:tc>
        <w:tc>
          <w:tcPr>
            <w:tcW w:w="1354" w:type="pct"/>
            <w:shd w:val="clear" w:color="auto" w:fill="FFFFFF" w:themeFill="background1"/>
            <w:vAlign w:val="center"/>
          </w:tcPr>
          <w:p w14:paraId="2A987E40" w14:textId="77777777" w:rsidR="00634E9B" w:rsidRPr="00634E9B" w:rsidRDefault="00634E9B" w:rsidP="00CD20E8">
            <w:pPr>
              <w:spacing w:line="240" w:lineRule="exact"/>
              <w:contextualSpacing/>
              <w:rPr>
                <w:ins w:id="2841" w:author="Xuning Wei12232" w:date="2026-07-27T12:27:00Z"/>
                <w:rFonts w:ascii="Times New Roman" w:eastAsia="仿宋_GB2312" w:hAnsi="Times New Roman" w:cs="Times New Roman"/>
                <w:color w:val="0000FF"/>
                <w:sz w:val="18"/>
                <w:szCs w:val="18"/>
              </w:rPr>
            </w:pPr>
            <w:ins w:id="2842" w:author="Xuning Wei12232" w:date="2026-07-27T12:27:00Z">
              <w:r w:rsidRPr="00634E9B">
                <w:rPr>
                  <w:rFonts w:ascii="Times New Roman" w:eastAsia="仿宋_GB2312" w:hAnsi="Times New Roman" w:cs="Times New Roman"/>
                  <w:color w:val="0000FF"/>
                  <w:sz w:val="18"/>
                  <w:szCs w:val="18"/>
                </w:rPr>
                <w:t>Agitator type: double-layer propeller type</w:t>
              </w:r>
            </w:ins>
          </w:p>
          <w:p w14:paraId="3730366A" w14:textId="77777777" w:rsidR="00634E9B" w:rsidRPr="00634E9B" w:rsidRDefault="00634E9B" w:rsidP="00CD20E8">
            <w:pPr>
              <w:spacing w:line="240" w:lineRule="exact"/>
              <w:contextualSpacing/>
              <w:jc w:val="both"/>
              <w:rPr>
                <w:ins w:id="2843" w:author="Xuning Wei12232" w:date="2026-07-27T12:27:00Z"/>
                <w:rFonts w:ascii="Times New Roman" w:eastAsia="仿宋_GB2312" w:hAnsi="Times New Roman" w:cs="Times New Roman"/>
                <w:color w:val="0000FF"/>
                <w:sz w:val="18"/>
                <w:szCs w:val="18"/>
                <w:rPrChange w:id="2844" w:author="Xuning Wei12232" w:date="2026-07-27T12:29:00Z">
                  <w:rPr>
                    <w:ins w:id="2845" w:author="Xuning Wei12232" w:date="2026-07-27T12:27:00Z"/>
                    <w:rFonts w:ascii="Times New Roman" w:eastAsia="仿宋_GB2312" w:hAnsi="Times New Roman" w:cs="Times New Roman"/>
                    <w:color w:val="auto"/>
                    <w:sz w:val="18"/>
                    <w:szCs w:val="18"/>
                  </w:rPr>
                </w:rPrChange>
              </w:rPr>
            </w:pPr>
            <w:ins w:id="2846" w:author="Xuning Wei12232" w:date="2026-07-27T12:27:00Z">
              <w:r w:rsidRPr="00634E9B">
                <w:rPr>
                  <w:rFonts w:ascii="Times New Roman" w:eastAsia="仿宋_GB2312" w:hAnsi="Times New Roman" w:cs="Times New Roman"/>
                  <w:color w:val="0000FF"/>
                  <w:sz w:val="18"/>
                  <w:szCs w:val="18"/>
                </w:rPr>
                <w:t>The range of agitation speed of equipment capability: 20~120 rpm</w:t>
              </w:r>
            </w:ins>
          </w:p>
        </w:tc>
        <w:tc>
          <w:tcPr>
            <w:tcW w:w="259" w:type="pct"/>
            <w:shd w:val="clear" w:color="auto" w:fill="FFFFFF" w:themeFill="background1"/>
            <w:vAlign w:val="center"/>
          </w:tcPr>
          <w:p w14:paraId="4FA46031" w14:textId="77777777" w:rsidR="00634E9B" w:rsidRPr="00634E9B" w:rsidRDefault="00634E9B" w:rsidP="00CD20E8">
            <w:pPr>
              <w:spacing w:line="240" w:lineRule="exact"/>
              <w:contextualSpacing/>
              <w:jc w:val="both"/>
              <w:rPr>
                <w:ins w:id="2847" w:author="Xuning Wei12232" w:date="2026-07-27T12:27:00Z"/>
                <w:rFonts w:ascii="Times New Roman" w:eastAsia="仿宋_GB2312" w:hAnsi="Times New Roman" w:cs="Times New Roman"/>
                <w:color w:val="0000FF"/>
                <w:sz w:val="18"/>
                <w:szCs w:val="18"/>
                <w:rPrChange w:id="2848" w:author="Xuning Wei12232" w:date="2026-07-27T12:29:00Z">
                  <w:rPr>
                    <w:ins w:id="2849" w:author="Xuning Wei12232" w:date="2026-07-27T12:27:00Z"/>
                    <w:rFonts w:ascii="Times New Roman" w:eastAsia="仿宋_GB2312" w:hAnsi="Times New Roman" w:cs="Times New Roman"/>
                    <w:color w:val="auto"/>
                    <w:sz w:val="18"/>
                    <w:szCs w:val="18"/>
                  </w:rPr>
                </w:rPrChange>
              </w:rPr>
            </w:pPr>
            <w:ins w:id="2850"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Yes</w:t>
              </w:r>
            </w:ins>
          </w:p>
        </w:tc>
        <w:tc>
          <w:tcPr>
            <w:tcW w:w="260" w:type="pct"/>
            <w:shd w:val="clear" w:color="auto" w:fill="FFFFFF" w:themeFill="background1"/>
            <w:vAlign w:val="center"/>
          </w:tcPr>
          <w:p w14:paraId="700B0FEA" w14:textId="77777777" w:rsidR="00634E9B" w:rsidRPr="00634E9B" w:rsidRDefault="00634E9B" w:rsidP="00CD20E8">
            <w:pPr>
              <w:spacing w:line="240" w:lineRule="exact"/>
              <w:contextualSpacing/>
              <w:jc w:val="both"/>
              <w:rPr>
                <w:ins w:id="2851" w:author="Xuning Wei12232" w:date="2026-07-27T12:27:00Z"/>
                <w:rFonts w:ascii="Times New Roman" w:eastAsia="仿宋_GB2312" w:hAnsi="Times New Roman" w:cs="Times New Roman"/>
                <w:color w:val="0000FF"/>
                <w:sz w:val="18"/>
                <w:szCs w:val="18"/>
                <w:rPrChange w:id="2852" w:author="Xuning Wei12232" w:date="2026-07-27T12:29:00Z">
                  <w:rPr>
                    <w:ins w:id="2853" w:author="Xuning Wei12232" w:date="2026-07-27T12:27:00Z"/>
                    <w:rFonts w:ascii="Times New Roman" w:eastAsia="仿宋_GB2312" w:hAnsi="Times New Roman" w:cs="Times New Roman"/>
                    <w:color w:val="auto"/>
                    <w:sz w:val="18"/>
                    <w:szCs w:val="18"/>
                  </w:rPr>
                </w:rPrChange>
              </w:rPr>
            </w:pPr>
            <w:ins w:id="2854" w:author="Xuning Wei12232" w:date="2026-07-27T12:27:00Z">
              <w:r w:rsidRPr="00634E9B">
                <w:rPr>
                  <w:rFonts w:ascii="Segoe UI Symbol" w:eastAsia="仿宋_GB2312" w:hAnsi="Segoe UI Symbol" w:cs="Segoe UI Symbol"/>
                  <w:color w:val="0000FF"/>
                  <w:sz w:val="18"/>
                  <w:szCs w:val="18"/>
                </w:rPr>
                <w:t>☐</w:t>
              </w:r>
              <w:r w:rsidRPr="00634E9B">
                <w:rPr>
                  <w:rFonts w:ascii="Times New Roman" w:eastAsia="仿宋_GB2312" w:hAnsi="Times New Roman" w:cs="Times New Roman"/>
                  <w:color w:val="0000FF"/>
                  <w:sz w:val="18"/>
                  <w:szCs w:val="18"/>
                </w:rPr>
                <w:t xml:space="preserve"> No</w:t>
              </w:r>
            </w:ins>
          </w:p>
        </w:tc>
        <w:tc>
          <w:tcPr>
            <w:tcW w:w="1145" w:type="pct"/>
            <w:shd w:val="clear" w:color="auto" w:fill="FFFFFF" w:themeFill="background1"/>
            <w:vAlign w:val="center"/>
          </w:tcPr>
          <w:p w14:paraId="736E7539" w14:textId="77777777" w:rsidR="00634E9B" w:rsidRPr="00634E9B" w:rsidRDefault="00634E9B" w:rsidP="00CD20E8">
            <w:pPr>
              <w:spacing w:line="240" w:lineRule="exact"/>
              <w:contextualSpacing/>
              <w:jc w:val="both"/>
              <w:rPr>
                <w:ins w:id="2855" w:author="Xuning Wei12232" w:date="2026-07-27T12:27:00Z"/>
                <w:rFonts w:ascii="Times New Roman" w:eastAsia="仿宋_GB2312" w:hAnsi="Times New Roman" w:cs="Times New Roman"/>
                <w:color w:val="0000FF"/>
                <w:sz w:val="18"/>
                <w:szCs w:val="18"/>
                <w:rPrChange w:id="2856" w:author="Xuning Wei12232" w:date="2026-07-27T12:29:00Z">
                  <w:rPr>
                    <w:ins w:id="2857" w:author="Xuning Wei12232" w:date="2026-07-27T12:27:00Z"/>
                    <w:rFonts w:ascii="Times New Roman" w:eastAsia="仿宋_GB2312" w:hAnsi="Times New Roman" w:cs="Times New Roman"/>
                    <w:color w:val="auto"/>
                    <w:sz w:val="18"/>
                    <w:szCs w:val="18"/>
                  </w:rPr>
                </w:rPrChange>
              </w:rPr>
            </w:pPr>
            <w:ins w:id="2858" w:author="Xuning Wei12232" w:date="2026-07-27T12:27:00Z">
              <w:r w:rsidRPr="00634E9B">
                <w:rPr>
                  <w:rFonts w:ascii="Times New Roman" w:eastAsia="仿宋_GB2312" w:hAnsi="Times New Roman" w:cs="Times New Roman"/>
                  <w:color w:val="0000FF"/>
                  <w:sz w:val="18"/>
                  <w:szCs w:val="18"/>
                </w:rPr>
                <w:t>N/A</w:t>
              </w:r>
            </w:ins>
          </w:p>
        </w:tc>
      </w:tr>
      <w:tr w:rsidR="00634E9B" w:rsidRPr="00634E9B" w14:paraId="50DABCA2" w14:textId="77777777" w:rsidTr="00CD20E8">
        <w:trPr>
          <w:trHeight w:val="897"/>
          <w:jc w:val="center"/>
          <w:ins w:id="2859" w:author="Xuning Wei12232" w:date="2026-07-27T12:27:00Z"/>
        </w:trPr>
        <w:tc>
          <w:tcPr>
            <w:tcW w:w="174" w:type="pct"/>
            <w:shd w:val="clear" w:color="auto" w:fill="FFFFFF" w:themeFill="background1"/>
            <w:vAlign w:val="center"/>
          </w:tcPr>
          <w:p w14:paraId="1A805F16" w14:textId="77777777" w:rsidR="00634E9B" w:rsidRPr="00634E9B" w:rsidRDefault="00634E9B" w:rsidP="00CD20E8">
            <w:pPr>
              <w:spacing w:line="240" w:lineRule="exact"/>
              <w:contextualSpacing/>
              <w:jc w:val="center"/>
              <w:rPr>
                <w:ins w:id="2860" w:author="Xuning Wei12232" w:date="2026-07-27T12:27:00Z"/>
                <w:rFonts w:ascii="Times New Roman" w:eastAsia="仿宋_GB2312" w:hAnsi="Times New Roman" w:cs="Times New Roman"/>
                <w:color w:val="0000FF"/>
                <w:kern w:val="0"/>
                <w:sz w:val="18"/>
                <w:szCs w:val="18"/>
                <w:rPrChange w:id="2861" w:author="Xuning Wei12232" w:date="2026-07-27T12:29:00Z">
                  <w:rPr>
                    <w:ins w:id="2862" w:author="Xuning Wei12232" w:date="2026-07-27T12:27:00Z"/>
                    <w:rFonts w:ascii="Times New Roman" w:eastAsia="仿宋_GB2312" w:hAnsi="Times New Roman" w:cs="Times New Roman"/>
                    <w:color w:val="auto"/>
                    <w:kern w:val="0"/>
                    <w:sz w:val="18"/>
                    <w:szCs w:val="18"/>
                  </w:rPr>
                </w:rPrChange>
              </w:rPr>
            </w:pPr>
            <w:ins w:id="2863" w:author="Xuning Wei12232" w:date="2026-07-27T12:27:00Z">
              <w:r w:rsidRPr="00634E9B">
                <w:rPr>
                  <w:rFonts w:ascii="Times New Roman" w:eastAsia="仿宋_GB2312" w:hAnsi="Times New Roman" w:cs="Times New Roman"/>
                  <w:color w:val="0000FF"/>
                  <w:kern w:val="0"/>
                  <w:sz w:val="18"/>
                  <w:szCs w:val="18"/>
                  <w:rPrChange w:id="2864" w:author="Xuning Wei12232" w:date="2026-07-27T12:29:00Z">
                    <w:rPr>
                      <w:rFonts w:ascii="Times New Roman" w:eastAsia="仿宋_GB2312" w:hAnsi="Times New Roman" w:cs="Times New Roman"/>
                      <w:color w:val="auto"/>
                      <w:kern w:val="0"/>
                      <w:sz w:val="18"/>
                      <w:szCs w:val="18"/>
                    </w:rPr>
                  </w:rPrChange>
                </w:rPr>
                <w:t>3</w:t>
              </w:r>
            </w:ins>
          </w:p>
        </w:tc>
        <w:tc>
          <w:tcPr>
            <w:tcW w:w="704" w:type="pct"/>
            <w:shd w:val="clear" w:color="auto" w:fill="FFFFFF" w:themeFill="background1"/>
            <w:vAlign w:val="center"/>
          </w:tcPr>
          <w:p w14:paraId="49CCA1F0" w14:textId="77777777" w:rsidR="00634E9B" w:rsidRPr="00634E9B" w:rsidRDefault="00634E9B" w:rsidP="00CD20E8">
            <w:pPr>
              <w:spacing w:line="240" w:lineRule="exact"/>
              <w:contextualSpacing/>
              <w:rPr>
                <w:ins w:id="2865" w:author="Xuning Wei12232" w:date="2026-07-27T12:27:00Z"/>
                <w:rFonts w:ascii="Times New Roman" w:eastAsia="仿宋_GB2312" w:hAnsi="Times New Roman" w:cs="Times New Roman"/>
                <w:color w:val="0000FF"/>
                <w:sz w:val="18"/>
                <w:szCs w:val="18"/>
                <w:rPrChange w:id="2866" w:author="Xuning Wei12232" w:date="2026-07-27T12:29:00Z">
                  <w:rPr>
                    <w:ins w:id="2867" w:author="Xuning Wei12232" w:date="2026-07-27T12:27:00Z"/>
                    <w:rFonts w:ascii="Times New Roman" w:eastAsia="仿宋_GB2312" w:hAnsi="Times New Roman" w:cs="Times New Roman"/>
                    <w:color w:val="auto"/>
                    <w:sz w:val="18"/>
                    <w:szCs w:val="18"/>
                  </w:rPr>
                </w:rPrChange>
              </w:rPr>
            </w:pPr>
            <w:ins w:id="2868" w:author="Xuning Wei12232" w:date="2026-07-27T12:27:00Z">
              <w:r w:rsidRPr="00634E9B">
                <w:rPr>
                  <w:rFonts w:ascii="Times New Roman" w:eastAsia="仿宋_GB2312" w:hAnsi="Times New Roman" w:cs="Times New Roman"/>
                  <w:color w:val="0000FF"/>
                  <w:sz w:val="18"/>
                  <w:szCs w:val="18"/>
                  <w:rPrChange w:id="2869" w:author="Xuning Wei12232" w:date="2026-07-27T12:29:00Z">
                    <w:rPr>
                      <w:rFonts w:ascii="Times New Roman" w:eastAsia="仿宋_GB2312" w:hAnsi="Times New Roman" w:cs="Times New Roman"/>
                      <w:color w:val="auto"/>
                      <w:sz w:val="18"/>
                      <w:szCs w:val="18"/>
                    </w:rPr>
                  </w:rPrChange>
                </w:rPr>
                <w:t>Stirring volume</w:t>
              </w:r>
            </w:ins>
          </w:p>
        </w:tc>
        <w:tc>
          <w:tcPr>
            <w:tcW w:w="1104" w:type="pct"/>
            <w:shd w:val="clear" w:color="auto" w:fill="FFFFFF" w:themeFill="background1"/>
            <w:vAlign w:val="center"/>
          </w:tcPr>
          <w:p w14:paraId="4A6D50F3" w14:textId="77777777" w:rsidR="00634E9B" w:rsidRPr="00634E9B" w:rsidRDefault="00634E9B" w:rsidP="00CD20E8">
            <w:pPr>
              <w:spacing w:line="240" w:lineRule="exact"/>
              <w:contextualSpacing/>
              <w:jc w:val="both"/>
              <w:rPr>
                <w:ins w:id="2870" w:author="Xuning Wei12232" w:date="2026-07-27T12:27:00Z"/>
                <w:rFonts w:ascii="Times New Roman" w:eastAsia="仿宋_GB2312" w:hAnsi="Times New Roman" w:cs="Times New Roman"/>
                <w:color w:val="0000FF"/>
                <w:sz w:val="18"/>
                <w:szCs w:val="18"/>
              </w:rPr>
            </w:pPr>
            <w:ins w:id="2871" w:author="Xuning Wei12232" w:date="2026-07-27T12:27:00Z">
              <w:r w:rsidRPr="00634E9B">
                <w:rPr>
                  <w:rFonts w:ascii="Times New Roman" w:eastAsia="仿宋_GB2312" w:hAnsi="Times New Roman" w:cs="Times New Roman"/>
                  <w:color w:val="0000FF"/>
                  <w:sz w:val="18"/>
                  <w:szCs w:val="18"/>
                </w:rPr>
                <w:t>Min batch volume: 500 L</w:t>
              </w:r>
            </w:ins>
          </w:p>
          <w:p w14:paraId="5EC74F2B" w14:textId="77777777" w:rsidR="00634E9B" w:rsidRPr="00634E9B" w:rsidRDefault="00634E9B" w:rsidP="00CD20E8">
            <w:pPr>
              <w:spacing w:line="240" w:lineRule="exact"/>
              <w:contextualSpacing/>
              <w:jc w:val="both"/>
              <w:rPr>
                <w:ins w:id="2872" w:author="Xuning Wei12232" w:date="2026-07-27T12:27:00Z"/>
                <w:rFonts w:ascii="Times New Roman" w:eastAsia="仿宋_GB2312" w:hAnsi="Times New Roman" w:cs="Times New Roman"/>
                <w:color w:val="0000FF"/>
                <w:sz w:val="18"/>
                <w:szCs w:val="18"/>
              </w:rPr>
            </w:pPr>
            <w:ins w:id="2873" w:author="Xuning Wei12232" w:date="2026-07-27T12:27:00Z">
              <w:r w:rsidRPr="00634E9B">
                <w:rPr>
                  <w:rFonts w:ascii="Times New Roman" w:eastAsia="仿宋_GB2312" w:hAnsi="Times New Roman" w:cs="Times New Roman"/>
                  <w:color w:val="0000FF"/>
                  <w:sz w:val="18"/>
                  <w:szCs w:val="18"/>
                </w:rPr>
                <w:t>Max batch volume: 2300 L</w:t>
              </w:r>
            </w:ins>
          </w:p>
        </w:tc>
        <w:tc>
          <w:tcPr>
            <w:tcW w:w="1354" w:type="pct"/>
            <w:shd w:val="clear" w:color="auto" w:fill="FFFFFF" w:themeFill="background1"/>
            <w:vAlign w:val="center"/>
          </w:tcPr>
          <w:p w14:paraId="1F351D1C" w14:textId="77777777" w:rsidR="00634E9B" w:rsidRPr="00634E9B" w:rsidRDefault="00634E9B" w:rsidP="00CD20E8">
            <w:pPr>
              <w:spacing w:line="240" w:lineRule="exact"/>
              <w:contextualSpacing/>
              <w:rPr>
                <w:ins w:id="2874" w:author="Xuning Wei12232" w:date="2026-07-27T12:27:00Z"/>
                <w:rFonts w:ascii="Times New Roman" w:eastAsia="仿宋_GB2312" w:hAnsi="Times New Roman" w:cs="Times New Roman"/>
                <w:color w:val="0000FF"/>
                <w:sz w:val="18"/>
                <w:szCs w:val="18"/>
              </w:rPr>
            </w:pPr>
            <w:ins w:id="2875" w:author="Xuning Wei12232" w:date="2026-07-27T12:27:00Z">
              <w:r w:rsidRPr="00634E9B">
                <w:rPr>
                  <w:rFonts w:ascii="Times New Roman" w:eastAsia="仿宋_GB2312" w:hAnsi="Times New Roman" w:cs="Times New Roman"/>
                  <w:color w:val="0000FF"/>
                  <w:sz w:val="18"/>
                  <w:szCs w:val="18"/>
                </w:rPr>
                <w:t>Minimum volume of the stirrer can reach at rest: 308.7L;</w:t>
              </w:r>
            </w:ins>
          </w:p>
          <w:p w14:paraId="53AA71A5" w14:textId="77777777" w:rsidR="00634E9B" w:rsidRPr="00634E9B" w:rsidRDefault="00634E9B" w:rsidP="00CD20E8">
            <w:pPr>
              <w:spacing w:line="240" w:lineRule="exact"/>
              <w:contextualSpacing/>
              <w:rPr>
                <w:ins w:id="2876" w:author="Xuning Wei12232" w:date="2026-07-27T12:27:00Z"/>
                <w:rFonts w:ascii="Times New Roman" w:eastAsia="仿宋_GB2312" w:hAnsi="Times New Roman" w:cs="Times New Roman"/>
                <w:color w:val="0000FF"/>
                <w:sz w:val="18"/>
                <w:szCs w:val="18"/>
              </w:rPr>
            </w:pPr>
            <w:ins w:id="2877" w:author="Xuning Wei12232" w:date="2026-07-27T12:27:00Z">
              <w:r w:rsidRPr="00634E9B">
                <w:rPr>
                  <w:rFonts w:ascii="Times New Roman" w:eastAsia="仿宋_GB2312" w:hAnsi="Times New Roman" w:cs="Times New Roman"/>
                  <w:color w:val="0000FF"/>
                  <w:sz w:val="18"/>
                  <w:szCs w:val="18"/>
                </w:rPr>
                <w:t>Minimum volume of the stirrer can reach at maximum speed: 289.2 L.</w:t>
              </w:r>
            </w:ins>
          </w:p>
          <w:p w14:paraId="4CD6A2CE" w14:textId="77777777" w:rsidR="00634E9B" w:rsidRPr="00634E9B" w:rsidRDefault="00634E9B" w:rsidP="00CD20E8">
            <w:pPr>
              <w:spacing w:line="240" w:lineRule="exact"/>
              <w:contextualSpacing/>
              <w:rPr>
                <w:ins w:id="2878" w:author="Xuning Wei12232" w:date="2026-07-27T12:27:00Z"/>
                <w:rFonts w:ascii="Times New Roman" w:eastAsia="仿宋_GB2312" w:hAnsi="Times New Roman" w:cs="Times New Roman"/>
                <w:color w:val="0000FF"/>
                <w:sz w:val="18"/>
                <w:szCs w:val="18"/>
                <w:lang w:eastAsia="zh-CN"/>
                <w:rPrChange w:id="2879" w:author="Xuning Wei12232" w:date="2026-07-27T12:29:00Z">
                  <w:rPr>
                    <w:ins w:id="2880" w:author="Xuning Wei12232" w:date="2026-07-27T12:27:00Z"/>
                    <w:rFonts w:ascii="Times New Roman" w:eastAsia="仿宋_GB2312" w:hAnsi="Times New Roman" w:cs="Times New Roman"/>
                    <w:color w:val="auto"/>
                    <w:sz w:val="18"/>
                    <w:szCs w:val="18"/>
                    <w:lang w:eastAsia="zh-CN"/>
                  </w:rPr>
                </w:rPrChange>
              </w:rPr>
            </w:pPr>
            <w:ins w:id="2881" w:author="Xuning Wei12232" w:date="2026-07-27T12:27:00Z">
              <w:r w:rsidRPr="00634E9B">
                <w:rPr>
                  <w:rFonts w:ascii="Times New Roman" w:eastAsia="仿宋_GB2312" w:hAnsi="Times New Roman" w:cs="Times New Roman"/>
                  <w:color w:val="0000FF"/>
                  <w:sz w:val="18"/>
                  <w:szCs w:val="18"/>
                </w:rPr>
                <w:t>Maximum working volume: 3000 L</w:t>
              </w:r>
            </w:ins>
          </w:p>
        </w:tc>
        <w:tc>
          <w:tcPr>
            <w:tcW w:w="259" w:type="pct"/>
            <w:shd w:val="clear" w:color="auto" w:fill="FFFFFF" w:themeFill="background1"/>
            <w:vAlign w:val="center"/>
          </w:tcPr>
          <w:p w14:paraId="613086D6" w14:textId="77777777" w:rsidR="00634E9B" w:rsidRPr="00634E9B" w:rsidRDefault="000B6761" w:rsidP="00CD20E8">
            <w:pPr>
              <w:spacing w:line="240" w:lineRule="exact"/>
              <w:contextualSpacing/>
              <w:jc w:val="both"/>
              <w:rPr>
                <w:ins w:id="2882" w:author="Xuning Wei12232" w:date="2026-07-27T12:27:00Z"/>
                <w:rFonts w:ascii="Times New Roman" w:eastAsia="仿宋_GB2312" w:hAnsi="Times New Roman" w:cs="Times New Roman"/>
                <w:color w:val="0000FF"/>
                <w:sz w:val="18"/>
                <w:szCs w:val="18"/>
                <w:rPrChange w:id="2883" w:author="Xuning Wei12232" w:date="2026-07-27T12:29:00Z">
                  <w:rPr>
                    <w:ins w:id="2884" w:author="Xuning Wei12232" w:date="2026-07-27T12:27:00Z"/>
                    <w:rFonts w:ascii="Times New Roman" w:eastAsia="仿宋_GB2312" w:hAnsi="Times New Roman" w:cs="Times New Roman"/>
                    <w:color w:val="auto"/>
                    <w:sz w:val="18"/>
                    <w:szCs w:val="18"/>
                  </w:rPr>
                </w:rPrChange>
              </w:rPr>
            </w:pPr>
            <w:customXmlInsRangeStart w:id="2885" w:author="Xuning Wei12232" w:date="2026-07-27T12:27:00Z"/>
            <w:sdt>
              <w:sdtPr>
                <w:rPr>
                  <w:rFonts w:ascii="Times New Roman" w:eastAsia="仿宋_GB2312" w:hAnsi="Times New Roman" w:cs="Times New Roman"/>
                  <w:color w:val="0000FF"/>
                  <w:sz w:val="18"/>
                  <w:szCs w:val="18"/>
                </w:rPr>
                <w:id w:val="-519622943"/>
                <w14:checkbox>
                  <w14:checked w14:val="1"/>
                  <w14:checkedState w14:val="2612" w14:font="MS Gothic"/>
                  <w14:uncheckedState w14:val="2610" w14:font="MS Gothic"/>
                </w14:checkbox>
              </w:sdtPr>
              <w:sdtEndPr/>
              <w:sdtContent>
                <w:customXmlInsRangeEnd w:id="2885"/>
                <w:ins w:id="2886" w:author="Xuning Wei12232" w:date="2026-07-27T12:27:00Z">
                  <w:r w:rsidR="00634E9B" w:rsidRPr="00634E9B">
                    <w:rPr>
                      <w:rFonts w:ascii="Segoe UI Symbol" w:eastAsia="MS Gothic" w:hAnsi="Segoe UI Symbol" w:cs="Segoe UI Symbol"/>
                      <w:color w:val="0000FF"/>
                      <w:sz w:val="18"/>
                      <w:szCs w:val="18"/>
                      <w:rPrChange w:id="2887" w:author="Xuning Wei12232" w:date="2026-07-27T12:29:00Z">
                        <w:rPr>
                          <w:rFonts w:ascii="Segoe UI Symbol" w:eastAsia="MS Gothic" w:hAnsi="Segoe UI Symbol" w:cs="Segoe UI Symbol"/>
                          <w:color w:val="auto"/>
                          <w:sz w:val="18"/>
                          <w:szCs w:val="18"/>
                        </w:rPr>
                      </w:rPrChange>
                    </w:rPr>
                    <w:t>☒</w:t>
                  </w:r>
                </w:ins>
                <w:customXmlInsRangeStart w:id="2888" w:author="Xuning Wei12232" w:date="2026-07-27T12:27:00Z"/>
              </w:sdtContent>
            </w:sdt>
            <w:customXmlInsRangeEnd w:id="2888"/>
            <w:ins w:id="2889" w:author="Xuning Wei12232" w:date="2026-07-27T12:27:00Z">
              <w:r w:rsidR="00634E9B" w:rsidRPr="00634E9B">
                <w:rPr>
                  <w:rFonts w:ascii="Times New Roman" w:eastAsia="仿宋_GB2312" w:hAnsi="Times New Roman" w:cs="Times New Roman"/>
                  <w:color w:val="0000FF"/>
                  <w:sz w:val="18"/>
                  <w:szCs w:val="18"/>
                  <w:rPrChange w:id="2890"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
          <w:p w14:paraId="1DB19CF5" w14:textId="77777777" w:rsidR="00634E9B" w:rsidRPr="00634E9B" w:rsidRDefault="000B6761" w:rsidP="00CD20E8">
            <w:pPr>
              <w:spacing w:line="240" w:lineRule="exact"/>
              <w:contextualSpacing/>
              <w:jc w:val="both"/>
              <w:rPr>
                <w:ins w:id="2891" w:author="Xuning Wei12232" w:date="2026-07-27T12:27:00Z"/>
                <w:rFonts w:ascii="Times New Roman" w:eastAsia="仿宋_GB2312" w:hAnsi="Times New Roman" w:cs="Times New Roman"/>
                <w:color w:val="0000FF"/>
                <w:sz w:val="18"/>
                <w:szCs w:val="18"/>
                <w:rPrChange w:id="2892" w:author="Xuning Wei12232" w:date="2026-07-27T12:29:00Z">
                  <w:rPr>
                    <w:ins w:id="2893" w:author="Xuning Wei12232" w:date="2026-07-27T12:27:00Z"/>
                    <w:rFonts w:ascii="Times New Roman" w:eastAsia="仿宋_GB2312" w:hAnsi="Times New Roman" w:cs="Times New Roman"/>
                    <w:color w:val="auto"/>
                    <w:sz w:val="18"/>
                    <w:szCs w:val="18"/>
                  </w:rPr>
                </w:rPrChange>
              </w:rPr>
            </w:pPr>
            <w:customXmlInsRangeStart w:id="2894" w:author="Xuning Wei12232" w:date="2026-07-27T12:27:00Z"/>
            <w:sdt>
              <w:sdtPr>
                <w:rPr>
                  <w:rFonts w:ascii="Times New Roman" w:eastAsia="仿宋_GB2312" w:hAnsi="Times New Roman" w:cs="Times New Roman"/>
                  <w:color w:val="0000FF"/>
                  <w:sz w:val="18"/>
                  <w:szCs w:val="18"/>
                </w:rPr>
                <w:id w:val="-937756752"/>
                <w14:checkbox>
                  <w14:checked w14:val="0"/>
                  <w14:checkedState w14:val="2612" w14:font="MS Gothic"/>
                  <w14:uncheckedState w14:val="2610" w14:font="MS Gothic"/>
                </w14:checkbox>
              </w:sdtPr>
              <w:sdtEndPr/>
              <w:sdtContent>
                <w:customXmlInsRangeEnd w:id="2894"/>
                <w:ins w:id="2895" w:author="Xuning Wei12232" w:date="2026-07-27T12:27:00Z">
                  <w:r w:rsidR="00634E9B" w:rsidRPr="00634E9B">
                    <w:rPr>
                      <w:rFonts w:ascii="Segoe UI Symbol" w:eastAsia="仿宋_GB2312" w:hAnsi="Segoe UI Symbol" w:cs="Segoe UI Symbol"/>
                      <w:color w:val="0000FF"/>
                      <w:sz w:val="18"/>
                      <w:szCs w:val="18"/>
                      <w:rPrChange w:id="2896" w:author="Xuning Wei12232" w:date="2026-07-27T12:29:00Z">
                        <w:rPr>
                          <w:rFonts w:ascii="Segoe UI Symbol" w:eastAsia="仿宋_GB2312" w:hAnsi="Segoe UI Symbol" w:cs="Segoe UI Symbol"/>
                          <w:color w:val="auto"/>
                          <w:sz w:val="18"/>
                          <w:szCs w:val="18"/>
                        </w:rPr>
                      </w:rPrChange>
                    </w:rPr>
                    <w:t>☐</w:t>
                  </w:r>
                </w:ins>
                <w:customXmlInsRangeStart w:id="2897" w:author="Xuning Wei12232" w:date="2026-07-27T12:27:00Z"/>
              </w:sdtContent>
            </w:sdt>
            <w:customXmlInsRangeEnd w:id="2897"/>
            <w:ins w:id="2898" w:author="Xuning Wei12232" w:date="2026-07-27T12:27:00Z">
              <w:r w:rsidR="00634E9B" w:rsidRPr="00634E9B">
                <w:rPr>
                  <w:rFonts w:ascii="Times New Roman" w:eastAsia="仿宋_GB2312" w:hAnsi="Times New Roman" w:cs="Times New Roman"/>
                  <w:color w:val="0000FF"/>
                  <w:sz w:val="18"/>
                  <w:szCs w:val="18"/>
                  <w:rPrChange w:id="2899"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
          <w:p w14:paraId="41DF14FB" w14:textId="77777777" w:rsidR="00634E9B" w:rsidRPr="00634E9B" w:rsidRDefault="00634E9B" w:rsidP="00CD20E8">
            <w:pPr>
              <w:spacing w:line="240" w:lineRule="exact"/>
              <w:contextualSpacing/>
              <w:rPr>
                <w:ins w:id="2900" w:author="Xuning Wei12232" w:date="2026-07-27T12:27:00Z"/>
                <w:rFonts w:ascii="Times New Roman" w:eastAsia="仿宋_GB2312" w:hAnsi="Times New Roman" w:cs="Times New Roman"/>
                <w:color w:val="0000FF"/>
                <w:sz w:val="18"/>
                <w:szCs w:val="18"/>
              </w:rPr>
            </w:pPr>
            <w:ins w:id="2901" w:author="Xuning Wei12232" w:date="2026-07-27T12:27:00Z">
              <w:r w:rsidRPr="00634E9B">
                <w:rPr>
                  <w:rFonts w:ascii="Times New Roman" w:eastAsia="仿宋_GB2312" w:hAnsi="Times New Roman" w:cs="Times New Roman"/>
                  <w:color w:val="0000FF"/>
                  <w:sz w:val="18"/>
                  <w:szCs w:val="18"/>
                </w:rPr>
                <w:t xml:space="preserve">The solution preparation process is controlled by the DCS system. When the liquid volume in the tank drops below 5% (Approx. 300 L), operators initiate preparation via the DCS system. The total batch volume for each </w:t>
              </w:r>
              <w:proofErr w:type="spellStart"/>
              <w:r w:rsidRPr="00634E9B">
                <w:rPr>
                  <w:rFonts w:ascii="Times New Roman" w:eastAsia="仿宋_GB2312" w:hAnsi="Times New Roman" w:cs="Times New Roman"/>
                  <w:color w:val="0000FF"/>
                  <w:sz w:val="18"/>
                  <w:szCs w:val="18"/>
                </w:rPr>
                <w:t>piperidine</w:t>
              </w:r>
              <w:proofErr w:type="spellEnd"/>
              <w:r w:rsidRPr="00634E9B">
                <w:rPr>
                  <w:rFonts w:ascii="Times New Roman" w:eastAsia="仿宋_GB2312" w:hAnsi="Times New Roman" w:cs="Times New Roman"/>
                  <w:color w:val="0000FF"/>
                  <w:sz w:val="18"/>
                  <w:szCs w:val="18"/>
                </w:rPr>
                <w:t xml:space="preserve">/DMF solution preparation ranges: 500~2000 L (The system automatically calculates the volumes of DMF and </w:t>
              </w:r>
              <w:proofErr w:type="spellStart"/>
              <w:r w:rsidRPr="00634E9B">
                <w:rPr>
                  <w:rFonts w:ascii="Times New Roman" w:eastAsia="仿宋_GB2312" w:hAnsi="Times New Roman" w:cs="Times New Roman"/>
                  <w:color w:val="0000FF"/>
                  <w:sz w:val="18"/>
                  <w:szCs w:val="18"/>
                </w:rPr>
                <w:t>piperidine</w:t>
              </w:r>
              <w:proofErr w:type="spellEnd"/>
              <w:r w:rsidRPr="00634E9B">
                <w:rPr>
                  <w:rFonts w:ascii="Times New Roman" w:eastAsia="仿宋_GB2312" w:hAnsi="Times New Roman" w:cs="Times New Roman"/>
                  <w:color w:val="0000FF"/>
                  <w:sz w:val="18"/>
                  <w:szCs w:val="18"/>
                </w:rPr>
                <w:t xml:space="preserve"> based on the target concentration of 20%, and computes the feeding mass accordingly.), and interlocks are installed between flowmeters and transfer valves. The valves automatically close to stop feeding once the set target value is reached.</w:t>
              </w:r>
            </w:ins>
          </w:p>
          <w:p w14:paraId="2634C0F2" w14:textId="77777777" w:rsidR="00634E9B" w:rsidRPr="00634E9B" w:rsidRDefault="00634E9B" w:rsidP="00CD20E8">
            <w:pPr>
              <w:spacing w:line="240" w:lineRule="exact"/>
              <w:contextualSpacing/>
              <w:rPr>
                <w:ins w:id="2902" w:author="Xuning Wei12232" w:date="2026-07-27T12:27:00Z"/>
                <w:rFonts w:ascii="Times New Roman" w:eastAsia="仿宋_GB2312" w:hAnsi="Times New Roman" w:cs="Times New Roman"/>
                <w:color w:val="0000FF"/>
                <w:sz w:val="18"/>
                <w:szCs w:val="18"/>
                <w:rPrChange w:id="2903" w:author="Xuning Wei12232" w:date="2026-07-27T12:29:00Z">
                  <w:rPr>
                    <w:ins w:id="2904" w:author="Xuning Wei12232" w:date="2026-07-27T12:27:00Z"/>
                    <w:rFonts w:ascii="Times New Roman" w:eastAsia="仿宋_GB2312" w:hAnsi="Times New Roman" w:cs="Times New Roman"/>
                    <w:color w:val="auto"/>
                    <w:sz w:val="18"/>
                    <w:szCs w:val="18"/>
                  </w:rPr>
                </w:rPrChange>
              </w:rPr>
            </w:pPr>
            <w:ins w:id="2905" w:author="Xuning Wei12232" w:date="2026-07-27T12:27:00Z">
              <w:r w:rsidRPr="00634E9B">
                <w:rPr>
                  <w:rFonts w:ascii="Times New Roman" w:eastAsia="仿宋_GB2312" w:hAnsi="Times New Roman" w:cs="Times New Roman"/>
                  <w:color w:val="0000FF"/>
                  <w:sz w:val="18"/>
                  <w:szCs w:val="18"/>
                  <w:rPrChange w:id="2906" w:author="Xuning Wei12232" w:date="2026-07-27T12:29:00Z">
                    <w:rPr>
                      <w:rFonts w:ascii="Times New Roman" w:eastAsia="仿宋_GB2312" w:hAnsi="Times New Roman" w:cs="Times New Roman"/>
                      <w:color w:val="auto"/>
                      <w:sz w:val="18"/>
                      <w:szCs w:val="18"/>
                    </w:rPr>
                  </w:rPrChange>
                </w:rPr>
                <w:t xml:space="preserve">The set solution preparation limit is greater than the minimum </w:t>
              </w:r>
              <w:proofErr w:type="spellStart"/>
              <w:r w:rsidRPr="00634E9B">
                <w:rPr>
                  <w:rFonts w:ascii="Times New Roman" w:eastAsia="仿宋_GB2312" w:hAnsi="Times New Roman" w:cs="Times New Roman"/>
                  <w:color w:val="0000FF"/>
                  <w:sz w:val="18"/>
                  <w:szCs w:val="18"/>
                  <w:rPrChange w:id="2907" w:author="Xuning Wei12232" w:date="2026-07-27T12:29:00Z">
                    <w:rPr>
                      <w:rFonts w:ascii="Times New Roman" w:eastAsia="仿宋_GB2312" w:hAnsi="Times New Roman" w:cs="Times New Roman"/>
                      <w:color w:val="auto"/>
                      <w:sz w:val="18"/>
                      <w:szCs w:val="18"/>
                    </w:rPr>
                  </w:rPrChange>
                </w:rPr>
                <w:t>stirrable</w:t>
              </w:r>
              <w:proofErr w:type="spellEnd"/>
              <w:r w:rsidRPr="00634E9B">
                <w:rPr>
                  <w:rFonts w:ascii="Times New Roman" w:eastAsia="仿宋_GB2312" w:hAnsi="Times New Roman" w:cs="Times New Roman"/>
                  <w:color w:val="0000FF"/>
                  <w:sz w:val="18"/>
                  <w:szCs w:val="18"/>
                  <w:rPrChange w:id="2908" w:author="Xuning Wei12232" w:date="2026-07-27T12:29:00Z">
                    <w:rPr>
                      <w:rFonts w:ascii="Times New Roman" w:eastAsia="仿宋_GB2312" w:hAnsi="Times New Roman" w:cs="Times New Roman"/>
                      <w:color w:val="auto"/>
                      <w:sz w:val="18"/>
                      <w:szCs w:val="18"/>
                    </w:rPr>
                  </w:rPrChange>
                </w:rPr>
                <w:t xml:space="preserve"> volume of the equipment and less than the equipment volume of 3000 L. The equipment meets the process requirements</w:t>
              </w:r>
            </w:ins>
          </w:p>
        </w:tc>
      </w:tr>
      <w:tr w:rsidR="00634E9B" w:rsidRPr="00634E9B" w14:paraId="0B874994" w14:textId="77777777" w:rsidTr="00CD20E8">
        <w:trPr>
          <w:trHeight w:val="54"/>
          <w:jc w:val="center"/>
          <w:ins w:id="2909" w:author="Xuning Wei12232" w:date="2026-07-27T12:27:00Z"/>
        </w:trPr>
        <w:tc>
          <w:tcPr>
            <w:tcW w:w="174" w:type="pct"/>
            <w:shd w:val="clear" w:color="auto" w:fill="FFFFFF" w:themeFill="background1"/>
            <w:vAlign w:val="center"/>
          </w:tcPr>
          <w:p w14:paraId="72837FF2" w14:textId="77777777" w:rsidR="00634E9B" w:rsidRPr="00634E9B" w:rsidRDefault="00634E9B" w:rsidP="00CD20E8">
            <w:pPr>
              <w:spacing w:line="240" w:lineRule="exact"/>
              <w:contextualSpacing/>
              <w:jc w:val="center"/>
              <w:rPr>
                <w:ins w:id="2910" w:author="Xuning Wei12232" w:date="2026-07-27T12:27:00Z"/>
                <w:rFonts w:ascii="Times New Roman" w:eastAsia="仿宋_GB2312" w:hAnsi="Times New Roman" w:cs="Times New Roman"/>
                <w:color w:val="0000FF"/>
                <w:kern w:val="0"/>
                <w:sz w:val="18"/>
                <w:szCs w:val="18"/>
                <w:lang w:eastAsia="zh-CN"/>
                <w:rPrChange w:id="2911" w:author="Xuning Wei12232" w:date="2026-07-27T12:29:00Z">
                  <w:rPr>
                    <w:ins w:id="2912" w:author="Xuning Wei12232" w:date="2026-07-27T12:27:00Z"/>
                    <w:rFonts w:ascii="Times New Roman" w:eastAsia="仿宋_GB2312" w:hAnsi="Times New Roman" w:cs="Times New Roman"/>
                    <w:color w:val="auto"/>
                    <w:kern w:val="0"/>
                    <w:sz w:val="18"/>
                    <w:szCs w:val="18"/>
                    <w:lang w:eastAsia="zh-CN"/>
                  </w:rPr>
                </w:rPrChange>
              </w:rPr>
            </w:pPr>
            <w:ins w:id="2913" w:author="Xuning Wei12232" w:date="2026-07-27T12:27:00Z">
              <w:r w:rsidRPr="00634E9B">
                <w:rPr>
                  <w:rFonts w:ascii="Times New Roman" w:eastAsia="仿宋_GB2312" w:hAnsi="Times New Roman" w:cs="Times New Roman"/>
                  <w:color w:val="0000FF"/>
                  <w:kern w:val="0"/>
                  <w:sz w:val="18"/>
                  <w:szCs w:val="18"/>
                  <w:lang w:eastAsia="zh-CN"/>
                  <w:rPrChange w:id="2914" w:author="Xuning Wei12232" w:date="2026-07-27T12:29:00Z">
                    <w:rPr>
                      <w:rFonts w:ascii="Times New Roman" w:eastAsia="仿宋_GB2312" w:hAnsi="Times New Roman" w:cs="Times New Roman"/>
                      <w:color w:val="auto"/>
                      <w:kern w:val="0"/>
                      <w:sz w:val="18"/>
                      <w:szCs w:val="18"/>
                      <w:lang w:eastAsia="zh-CN"/>
                    </w:rPr>
                  </w:rPrChange>
                </w:rPr>
                <w:t>4</w:t>
              </w:r>
            </w:ins>
          </w:p>
        </w:tc>
        <w:tc>
          <w:tcPr>
            <w:tcW w:w="704" w:type="pct"/>
            <w:shd w:val="clear" w:color="auto" w:fill="FFFFFF" w:themeFill="background1"/>
            <w:vAlign w:val="center"/>
          </w:tcPr>
          <w:p w14:paraId="39D052BD" w14:textId="77777777" w:rsidR="00634E9B" w:rsidRPr="00634E9B" w:rsidRDefault="00634E9B" w:rsidP="00CD20E8">
            <w:pPr>
              <w:spacing w:line="240" w:lineRule="exact"/>
              <w:contextualSpacing/>
              <w:rPr>
                <w:ins w:id="2915" w:author="Xuning Wei12232" w:date="2026-07-27T12:27:00Z"/>
                <w:rFonts w:ascii="Times New Roman" w:eastAsia="仿宋_GB2312" w:hAnsi="Times New Roman" w:cs="Times New Roman"/>
                <w:color w:val="0000FF"/>
                <w:sz w:val="18"/>
                <w:szCs w:val="18"/>
                <w:rPrChange w:id="2916" w:author="Xuning Wei12232" w:date="2026-07-27T12:29:00Z">
                  <w:rPr>
                    <w:ins w:id="2917" w:author="Xuning Wei12232" w:date="2026-07-27T12:27:00Z"/>
                    <w:rFonts w:ascii="Times New Roman" w:eastAsia="仿宋_GB2312" w:hAnsi="Times New Roman" w:cs="Times New Roman"/>
                    <w:color w:val="auto"/>
                    <w:sz w:val="18"/>
                    <w:szCs w:val="18"/>
                  </w:rPr>
                </w:rPrChange>
              </w:rPr>
            </w:pPr>
            <w:ins w:id="2918" w:author="Xuning Wei12232" w:date="2026-07-27T12:27:00Z">
              <w:r w:rsidRPr="00634E9B">
                <w:rPr>
                  <w:rFonts w:ascii="Times New Roman" w:eastAsia="仿宋_GB2312" w:hAnsi="Times New Roman" w:cs="Times New Roman"/>
                  <w:color w:val="0000FF"/>
                  <w:sz w:val="18"/>
                  <w:szCs w:val="18"/>
                  <w:rPrChange w:id="2919" w:author="Xuning Wei12232" w:date="2026-07-27T12:29:00Z">
                    <w:rPr>
                      <w:rFonts w:ascii="Times New Roman" w:eastAsia="仿宋_GB2312" w:hAnsi="Times New Roman" w:cs="Times New Roman"/>
                      <w:color w:val="auto"/>
                      <w:sz w:val="18"/>
                      <w:szCs w:val="18"/>
                    </w:rPr>
                  </w:rPrChange>
                </w:rPr>
                <w:t>Temperature measurement</w:t>
              </w:r>
            </w:ins>
          </w:p>
        </w:tc>
        <w:tc>
          <w:tcPr>
            <w:tcW w:w="1104" w:type="pct"/>
            <w:shd w:val="clear" w:color="auto" w:fill="FFFFFF" w:themeFill="background1"/>
            <w:vAlign w:val="center"/>
          </w:tcPr>
          <w:p w14:paraId="0802DED3" w14:textId="77777777" w:rsidR="00634E9B" w:rsidRPr="00634E9B" w:rsidRDefault="00634E9B" w:rsidP="00CD20E8">
            <w:pPr>
              <w:spacing w:line="240" w:lineRule="exact"/>
              <w:contextualSpacing/>
              <w:jc w:val="both"/>
              <w:rPr>
                <w:ins w:id="2920" w:author="Xuning Wei12232" w:date="2026-07-27T12:27:00Z"/>
                <w:rFonts w:ascii="Times New Roman" w:eastAsia="仿宋_GB2312" w:hAnsi="Times New Roman" w:cs="Times New Roman"/>
                <w:color w:val="0000FF"/>
                <w:sz w:val="18"/>
                <w:szCs w:val="18"/>
                <w:lang w:eastAsia="zh-CN"/>
                <w:rPrChange w:id="2921" w:author="Xuning Wei12232" w:date="2026-07-27T12:29:00Z">
                  <w:rPr>
                    <w:ins w:id="2922" w:author="Xuning Wei12232" w:date="2026-07-27T12:27:00Z"/>
                    <w:rFonts w:ascii="Times New Roman" w:eastAsia="仿宋_GB2312" w:hAnsi="Times New Roman" w:cs="Times New Roman"/>
                    <w:color w:val="auto"/>
                    <w:sz w:val="18"/>
                    <w:szCs w:val="18"/>
                    <w:lang w:eastAsia="zh-CN"/>
                  </w:rPr>
                </w:rPrChange>
              </w:rPr>
            </w:pPr>
            <w:ins w:id="2923" w:author="Xuning Wei12232" w:date="2026-07-27T12:27:00Z">
              <w:r w:rsidRPr="00634E9B">
                <w:rPr>
                  <w:rFonts w:ascii="Times New Roman" w:eastAsia="仿宋_GB2312" w:hAnsi="Times New Roman" w:cs="Times New Roman"/>
                  <w:color w:val="0000FF"/>
                  <w:sz w:val="18"/>
                  <w:szCs w:val="18"/>
                  <w:lang w:eastAsia="zh-CN"/>
                  <w:rPrChange w:id="2924" w:author="Xuning Wei12232" w:date="2026-07-27T12:29:00Z">
                    <w:rPr>
                      <w:rFonts w:ascii="Times New Roman" w:eastAsia="仿宋_GB2312" w:hAnsi="Times New Roman" w:cs="Times New Roman"/>
                      <w:color w:val="auto"/>
                      <w:sz w:val="18"/>
                      <w:szCs w:val="18"/>
                      <w:lang w:eastAsia="zh-CN"/>
                    </w:rPr>
                  </w:rPrChange>
                </w:rPr>
                <w:t>No requirements</w:t>
              </w:r>
              <w:r w:rsidRPr="00634E9B">
                <w:rPr>
                  <w:rFonts w:ascii="Times New Roman" w:eastAsia="仿宋_GB2312" w:hAnsi="Times New Roman" w:cs="Times New Roman"/>
                  <w:color w:val="0000FF"/>
                  <w:sz w:val="18"/>
                  <w:szCs w:val="18"/>
                  <w:rPrChange w:id="2925" w:author="Xuning Wei12232" w:date="2026-07-27T12:29:00Z">
                    <w:rPr>
                      <w:rFonts w:ascii="Times New Roman" w:eastAsia="仿宋_GB2312" w:hAnsi="Times New Roman" w:cs="Times New Roman"/>
                      <w:color w:val="auto"/>
                      <w:sz w:val="18"/>
                      <w:szCs w:val="18"/>
                    </w:rPr>
                  </w:rPrChange>
                </w:rPr>
                <w:t xml:space="preserve"> of temperature from process</w:t>
              </w:r>
            </w:ins>
          </w:p>
        </w:tc>
        <w:tc>
          <w:tcPr>
            <w:tcW w:w="1354" w:type="pct"/>
            <w:shd w:val="clear" w:color="auto" w:fill="FFFFFF" w:themeFill="background1"/>
            <w:vAlign w:val="center"/>
          </w:tcPr>
          <w:p w14:paraId="712B0709" w14:textId="77777777" w:rsidR="00634E9B" w:rsidRPr="00634E9B" w:rsidRDefault="00634E9B" w:rsidP="00CD20E8">
            <w:pPr>
              <w:spacing w:line="240" w:lineRule="exact"/>
              <w:contextualSpacing/>
              <w:rPr>
                <w:ins w:id="2926" w:author="Xuning Wei12232" w:date="2026-07-27T12:27:00Z"/>
                <w:rFonts w:ascii="Times New Roman" w:eastAsia="仿宋_GB2312" w:hAnsi="Times New Roman" w:cs="Times New Roman"/>
                <w:color w:val="0000FF"/>
                <w:sz w:val="18"/>
                <w:szCs w:val="18"/>
              </w:rPr>
            </w:pPr>
            <w:ins w:id="2927" w:author="Xuning Wei12232" w:date="2026-07-27T12:27:00Z">
              <w:r w:rsidRPr="00634E9B">
                <w:rPr>
                  <w:rFonts w:ascii="Times New Roman" w:eastAsia="仿宋_GB2312" w:hAnsi="Times New Roman" w:cs="Times New Roman"/>
                  <w:color w:val="0000FF"/>
                  <w:sz w:val="18"/>
                  <w:szCs w:val="18"/>
                </w:rPr>
                <w:t>Minimum volume of the thermometer tube can reach at rest: 416.9 L;</w:t>
              </w:r>
            </w:ins>
          </w:p>
          <w:p w14:paraId="1AB9E1ED" w14:textId="77777777" w:rsidR="00634E9B" w:rsidRPr="00634E9B" w:rsidRDefault="00634E9B" w:rsidP="00CD20E8">
            <w:pPr>
              <w:spacing w:line="240" w:lineRule="exact"/>
              <w:contextualSpacing/>
              <w:rPr>
                <w:ins w:id="2928" w:author="Xuning Wei12232" w:date="2026-07-27T12:27:00Z"/>
                <w:rFonts w:ascii="Times New Roman" w:eastAsia="仿宋_GB2312" w:hAnsi="Times New Roman" w:cs="Times New Roman"/>
                <w:color w:val="0000FF"/>
                <w:sz w:val="18"/>
                <w:szCs w:val="18"/>
                <w:rPrChange w:id="2929" w:author="Xuning Wei12232" w:date="2026-07-27T12:29:00Z">
                  <w:rPr>
                    <w:ins w:id="2930" w:author="Xuning Wei12232" w:date="2026-07-27T12:27:00Z"/>
                    <w:rFonts w:ascii="Times New Roman" w:eastAsia="仿宋_GB2312" w:hAnsi="Times New Roman" w:cs="Times New Roman"/>
                    <w:color w:val="auto"/>
                    <w:sz w:val="18"/>
                    <w:szCs w:val="18"/>
                  </w:rPr>
                </w:rPrChange>
              </w:rPr>
            </w:pPr>
            <w:ins w:id="2931" w:author="Xuning Wei12232" w:date="2026-07-27T12:27:00Z">
              <w:r w:rsidRPr="00634E9B">
                <w:rPr>
                  <w:rFonts w:ascii="Times New Roman" w:eastAsia="仿宋_GB2312" w:hAnsi="Times New Roman" w:cs="Times New Roman"/>
                  <w:color w:val="0000FF"/>
                  <w:sz w:val="18"/>
                  <w:szCs w:val="18"/>
                </w:rPr>
                <w:t>Minimum volume of the thermometer tube can reach at maximum speed: 356.8L.</w:t>
              </w:r>
            </w:ins>
          </w:p>
        </w:tc>
        <w:tc>
          <w:tcPr>
            <w:tcW w:w="259" w:type="pct"/>
            <w:shd w:val="clear" w:color="auto" w:fill="FFFFFF" w:themeFill="background1"/>
            <w:vAlign w:val="center"/>
          </w:tcPr>
          <w:p w14:paraId="681D0C19" w14:textId="77777777" w:rsidR="00634E9B" w:rsidRPr="00634E9B" w:rsidRDefault="000B6761" w:rsidP="00CD20E8">
            <w:pPr>
              <w:spacing w:line="240" w:lineRule="exact"/>
              <w:contextualSpacing/>
              <w:jc w:val="both"/>
              <w:rPr>
                <w:ins w:id="2932" w:author="Xuning Wei12232" w:date="2026-07-27T12:27:00Z"/>
                <w:rFonts w:ascii="Times New Roman" w:eastAsia="仿宋_GB2312" w:hAnsi="Times New Roman" w:cs="Times New Roman"/>
                <w:color w:val="0000FF"/>
                <w:sz w:val="18"/>
                <w:szCs w:val="18"/>
                <w:rPrChange w:id="2933" w:author="Xuning Wei12232" w:date="2026-07-27T12:29:00Z">
                  <w:rPr>
                    <w:ins w:id="2934" w:author="Xuning Wei12232" w:date="2026-07-27T12:27:00Z"/>
                    <w:rFonts w:ascii="Times New Roman" w:eastAsia="仿宋_GB2312" w:hAnsi="Times New Roman" w:cs="Times New Roman"/>
                    <w:color w:val="auto"/>
                    <w:sz w:val="18"/>
                    <w:szCs w:val="18"/>
                  </w:rPr>
                </w:rPrChange>
              </w:rPr>
            </w:pPr>
            <w:customXmlInsRangeStart w:id="2935" w:author="Xuning Wei12232" w:date="2026-07-27T12:27:00Z"/>
            <w:sdt>
              <w:sdtPr>
                <w:rPr>
                  <w:rFonts w:ascii="Times New Roman" w:eastAsia="仿宋_GB2312" w:hAnsi="Times New Roman" w:cs="Times New Roman"/>
                  <w:color w:val="0000FF"/>
                  <w:sz w:val="18"/>
                  <w:szCs w:val="18"/>
                </w:rPr>
                <w:id w:val="-1670629467"/>
                <w14:checkbox>
                  <w14:checked w14:val="1"/>
                  <w14:checkedState w14:val="2612" w14:font="MS Gothic"/>
                  <w14:uncheckedState w14:val="2610" w14:font="MS Gothic"/>
                </w14:checkbox>
              </w:sdtPr>
              <w:sdtEndPr/>
              <w:sdtContent>
                <w:customXmlInsRangeEnd w:id="2935"/>
                <w:ins w:id="2936" w:author="Xuning Wei12232" w:date="2026-07-27T12:27:00Z">
                  <w:r w:rsidR="00634E9B" w:rsidRPr="00634E9B">
                    <w:rPr>
                      <w:rFonts w:ascii="Segoe UI Symbol" w:eastAsia="MS Gothic" w:hAnsi="Segoe UI Symbol" w:cs="Segoe UI Symbol"/>
                      <w:color w:val="0000FF"/>
                      <w:sz w:val="18"/>
                      <w:szCs w:val="18"/>
                      <w:rPrChange w:id="2937" w:author="Xuning Wei12232" w:date="2026-07-27T12:29:00Z">
                        <w:rPr>
                          <w:rFonts w:ascii="Segoe UI Symbol" w:eastAsia="MS Gothic" w:hAnsi="Segoe UI Symbol" w:cs="Segoe UI Symbol"/>
                          <w:color w:val="auto"/>
                          <w:sz w:val="18"/>
                          <w:szCs w:val="18"/>
                        </w:rPr>
                      </w:rPrChange>
                    </w:rPr>
                    <w:t>☒</w:t>
                  </w:r>
                </w:ins>
                <w:customXmlInsRangeStart w:id="2938" w:author="Xuning Wei12232" w:date="2026-07-27T12:27:00Z"/>
              </w:sdtContent>
            </w:sdt>
            <w:customXmlInsRangeEnd w:id="2938"/>
            <w:ins w:id="2939" w:author="Xuning Wei12232" w:date="2026-07-27T12:27:00Z">
              <w:r w:rsidR="00634E9B" w:rsidRPr="00634E9B">
                <w:rPr>
                  <w:rFonts w:ascii="Times New Roman" w:eastAsia="仿宋_GB2312" w:hAnsi="Times New Roman" w:cs="Times New Roman"/>
                  <w:color w:val="0000FF"/>
                  <w:sz w:val="18"/>
                  <w:szCs w:val="18"/>
                  <w:rPrChange w:id="2940"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
          <w:p w14:paraId="3D661477" w14:textId="77777777" w:rsidR="00634E9B" w:rsidRPr="00634E9B" w:rsidRDefault="000B6761" w:rsidP="00CD20E8">
            <w:pPr>
              <w:spacing w:line="240" w:lineRule="exact"/>
              <w:contextualSpacing/>
              <w:jc w:val="both"/>
              <w:rPr>
                <w:ins w:id="2941" w:author="Xuning Wei12232" w:date="2026-07-27T12:27:00Z"/>
                <w:rFonts w:ascii="Times New Roman" w:eastAsia="仿宋_GB2312" w:hAnsi="Times New Roman" w:cs="Times New Roman"/>
                <w:color w:val="0000FF"/>
                <w:sz w:val="18"/>
                <w:szCs w:val="18"/>
                <w:rPrChange w:id="2942" w:author="Xuning Wei12232" w:date="2026-07-27T12:29:00Z">
                  <w:rPr>
                    <w:ins w:id="2943" w:author="Xuning Wei12232" w:date="2026-07-27T12:27:00Z"/>
                    <w:rFonts w:ascii="Times New Roman" w:eastAsia="仿宋_GB2312" w:hAnsi="Times New Roman" w:cs="Times New Roman"/>
                    <w:color w:val="auto"/>
                    <w:sz w:val="18"/>
                    <w:szCs w:val="18"/>
                  </w:rPr>
                </w:rPrChange>
              </w:rPr>
            </w:pPr>
            <w:customXmlInsRangeStart w:id="2944" w:author="Xuning Wei12232" w:date="2026-07-27T12:27:00Z"/>
            <w:sdt>
              <w:sdtPr>
                <w:rPr>
                  <w:rFonts w:ascii="Times New Roman" w:eastAsia="仿宋_GB2312" w:hAnsi="Times New Roman" w:cs="Times New Roman"/>
                  <w:color w:val="0000FF"/>
                  <w:sz w:val="18"/>
                  <w:szCs w:val="18"/>
                </w:rPr>
                <w:id w:val="-193850216"/>
                <w14:checkbox>
                  <w14:checked w14:val="0"/>
                  <w14:checkedState w14:val="2612" w14:font="MS Gothic"/>
                  <w14:uncheckedState w14:val="2610" w14:font="MS Gothic"/>
                </w14:checkbox>
              </w:sdtPr>
              <w:sdtEndPr/>
              <w:sdtContent>
                <w:customXmlInsRangeEnd w:id="2944"/>
                <w:ins w:id="2945" w:author="Xuning Wei12232" w:date="2026-07-27T12:27:00Z">
                  <w:r w:rsidR="00634E9B" w:rsidRPr="00634E9B">
                    <w:rPr>
                      <w:rFonts w:ascii="Segoe UI Symbol" w:eastAsia="MS Gothic" w:hAnsi="Segoe UI Symbol" w:cs="Segoe UI Symbol"/>
                      <w:color w:val="0000FF"/>
                      <w:sz w:val="18"/>
                      <w:szCs w:val="18"/>
                      <w:rPrChange w:id="2946" w:author="Xuning Wei12232" w:date="2026-07-27T12:29:00Z">
                        <w:rPr>
                          <w:rFonts w:ascii="Segoe UI Symbol" w:eastAsia="MS Gothic" w:hAnsi="Segoe UI Symbol" w:cs="Segoe UI Symbol"/>
                          <w:color w:val="auto"/>
                          <w:sz w:val="18"/>
                          <w:szCs w:val="18"/>
                        </w:rPr>
                      </w:rPrChange>
                    </w:rPr>
                    <w:t>☐</w:t>
                  </w:r>
                </w:ins>
                <w:customXmlInsRangeStart w:id="2947" w:author="Xuning Wei12232" w:date="2026-07-27T12:27:00Z"/>
              </w:sdtContent>
            </w:sdt>
            <w:customXmlInsRangeEnd w:id="2947"/>
            <w:ins w:id="2948" w:author="Xuning Wei12232" w:date="2026-07-27T12:27:00Z">
              <w:r w:rsidR="00634E9B" w:rsidRPr="00634E9B">
                <w:rPr>
                  <w:rFonts w:ascii="Times New Roman" w:eastAsia="仿宋_GB2312" w:hAnsi="Times New Roman" w:cs="Times New Roman"/>
                  <w:color w:val="0000FF"/>
                  <w:sz w:val="18"/>
                  <w:szCs w:val="18"/>
                  <w:rPrChange w:id="2949"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
          <w:p w14:paraId="102BFCF7" w14:textId="77777777" w:rsidR="00634E9B" w:rsidRPr="00634E9B" w:rsidRDefault="00634E9B" w:rsidP="00CD20E8">
            <w:pPr>
              <w:spacing w:line="240" w:lineRule="exact"/>
              <w:contextualSpacing/>
              <w:rPr>
                <w:ins w:id="2950" w:author="Xuning Wei12232" w:date="2026-07-27T12:27:00Z"/>
                <w:rFonts w:ascii="Times New Roman" w:eastAsia="仿宋_GB2312" w:hAnsi="Times New Roman" w:cs="Times New Roman"/>
                <w:color w:val="0000FF"/>
                <w:sz w:val="18"/>
                <w:szCs w:val="18"/>
              </w:rPr>
            </w:pPr>
            <w:ins w:id="2951" w:author="Xuning Wei12232" w:date="2026-07-27T12:27:00Z">
              <w:r w:rsidRPr="00634E9B">
                <w:rPr>
                  <w:rFonts w:ascii="Times New Roman" w:eastAsia="仿宋_GB2312" w:hAnsi="Times New Roman" w:cs="Times New Roman"/>
                  <w:color w:val="0000FF"/>
                  <w:sz w:val="18"/>
                  <w:szCs w:val="18"/>
                </w:rPr>
                <w:t>Temperature regulated via heat exchanger. At a solvent flow rate of 12 m³/h, the solvent passes through the heat exchanger, with its temperature rising from -15 °C to 20 °C.</w:t>
              </w:r>
            </w:ins>
          </w:p>
          <w:p w14:paraId="02943A25" w14:textId="77777777" w:rsidR="00634E9B" w:rsidRPr="00634E9B" w:rsidRDefault="00634E9B" w:rsidP="00CD20E8">
            <w:pPr>
              <w:spacing w:line="240" w:lineRule="exact"/>
              <w:contextualSpacing/>
              <w:jc w:val="both"/>
              <w:rPr>
                <w:ins w:id="2952" w:author="Xuning Wei12232" w:date="2026-07-27T12:27:00Z"/>
                <w:rFonts w:ascii="Times New Roman" w:eastAsia="仿宋_GB2312" w:hAnsi="Times New Roman" w:cs="Times New Roman"/>
                <w:color w:val="0000FF"/>
                <w:sz w:val="18"/>
                <w:szCs w:val="18"/>
              </w:rPr>
            </w:pPr>
            <w:ins w:id="2953" w:author="Xuning Wei12232" w:date="2026-07-27T12:27:00Z">
              <w:r w:rsidRPr="00634E9B">
                <w:rPr>
                  <w:rFonts w:ascii="Times New Roman" w:eastAsia="仿宋_GB2312" w:hAnsi="Times New Roman" w:cs="Times New Roman"/>
                  <w:color w:val="0000FF"/>
                  <w:sz w:val="18"/>
                  <w:szCs w:val="18"/>
                </w:rPr>
                <w:lastRenderedPageBreak/>
                <w:t>At a solvent flow rate of 20 m³/h, the solvent flows through the heat exchanger, and its temperature drops from 45 °C to 33 °C.</w:t>
              </w:r>
            </w:ins>
          </w:p>
        </w:tc>
      </w:tr>
      <w:tr w:rsidR="00634E9B" w:rsidRPr="00634E9B" w14:paraId="6CE77656" w14:textId="77777777" w:rsidTr="00CD20E8">
        <w:trPr>
          <w:trHeight w:val="54"/>
          <w:jc w:val="center"/>
          <w:ins w:id="2954" w:author="Xuning Wei12232" w:date="2026-07-27T12:27:00Z"/>
        </w:trPr>
        <w:tc>
          <w:tcPr>
            <w:tcW w:w="174" w:type="pct"/>
            <w:vMerge w:val="restart"/>
            <w:shd w:val="clear" w:color="auto" w:fill="FFFFFF" w:themeFill="background1"/>
            <w:vAlign w:val="center"/>
          </w:tcPr>
          <w:p w14:paraId="601E65B8" w14:textId="77777777" w:rsidR="00634E9B" w:rsidRPr="00634E9B" w:rsidDel="008A65CA" w:rsidRDefault="00634E9B" w:rsidP="00CD20E8">
            <w:pPr>
              <w:spacing w:line="240" w:lineRule="exact"/>
              <w:contextualSpacing/>
              <w:jc w:val="center"/>
              <w:rPr>
                <w:ins w:id="2955" w:author="Xuning Wei12232" w:date="2026-07-27T12:27:00Z"/>
                <w:rFonts w:ascii="Times New Roman" w:eastAsia="仿宋_GB2312" w:hAnsi="Times New Roman" w:cs="Times New Roman"/>
                <w:color w:val="0000FF"/>
                <w:kern w:val="0"/>
                <w:sz w:val="18"/>
                <w:szCs w:val="18"/>
                <w:lang w:eastAsia="zh-CN"/>
                <w:rPrChange w:id="2956" w:author="Xuning Wei12232" w:date="2026-07-27T12:29:00Z">
                  <w:rPr>
                    <w:ins w:id="2957" w:author="Xuning Wei12232" w:date="2026-07-27T12:27:00Z"/>
                    <w:rFonts w:ascii="Times New Roman" w:eastAsia="仿宋_GB2312" w:hAnsi="Times New Roman" w:cs="Times New Roman"/>
                    <w:color w:val="auto"/>
                    <w:kern w:val="0"/>
                    <w:sz w:val="18"/>
                    <w:szCs w:val="18"/>
                    <w:lang w:eastAsia="zh-CN"/>
                  </w:rPr>
                </w:rPrChange>
              </w:rPr>
            </w:pPr>
            <w:ins w:id="2958" w:author="Xuning Wei12232" w:date="2026-07-27T12:27:00Z">
              <w:r w:rsidRPr="00634E9B">
                <w:rPr>
                  <w:rFonts w:ascii="Times New Roman" w:eastAsia="仿宋_GB2312" w:hAnsi="Times New Roman" w:cs="Times New Roman"/>
                  <w:color w:val="0000FF"/>
                  <w:kern w:val="0"/>
                  <w:sz w:val="18"/>
                  <w:szCs w:val="18"/>
                  <w:lang w:eastAsia="zh-CN"/>
                  <w:rPrChange w:id="2959" w:author="Xuning Wei12232" w:date="2026-07-27T12:29:00Z">
                    <w:rPr>
                      <w:rFonts w:ascii="Times New Roman" w:eastAsia="仿宋_GB2312" w:hAnsi="Times New Roman" w:cs="Times New Roman"/>
                      <w:color w:val="auto"/>
                      <w:kern w:val="0"/>
                      <w:sz w:val="18"/>
                      <w:szCs w:val="18"/>
                      <w:lang w:eastAsia="zh-CN"/>
                    </w:rPr>
                  </w:rPrChange>
                </w:rPr>
                <w:lastRenderedPageBreak/>
                <w:t>5</w:t>
              </w:r>
            </w:ins>
          </w:p>
        </w:tc>
        <w:tc>
          <w:tcPr>
            <w:tcW w:w="704" w:type="pct"/>
            <w:vMerge w:val="restart"/>
            <w:shd w:val="clear" w:color="auto" w:fill="FFFFFF" w:themeFill="background1"/>
            <w:vAlign w:val="center"/>
          </w:tcPr>
          <w:p w14:paraId="09312219" w14:textId="77777777" w:rsidR="00634E9B" w:rsidRPr="00634E9B" w:rsidRDefault="00634E9B" w:rsidP="00CD20E8">
            <w:pPr>
              <w:spacing w:line="240" w:lineRule="exact"/>
              <w:contextualSpacing/>
              <w:rPr>
                <w:ins w:id="2960" w:author="Xuning Wei12232" w:date="2026-07-27T12:27:00Z"/>
                <w:rFonts w:ascii="Times New Roman" w:eastAsia="仿宋_GB2312" w:hAnsi="Times New Roman" w:cs="Times New Roman"/>
                <w:color w:val="0000FF"/>
                <w:sz w:val="18"/>
                <w:szCs w:val="18"/>
                <w:rPrChange w:id="2961" w:author="Xuning Wei12232" w:date="2026-07-27T12:29:00Z">
                  <w:rPr>
                    <w:ins w:id="2962" w:author="Xuning Wei12232" w:date="2026-07-27T12:27:00Z"/>
                    <w:rFonts w:ascii="Times New Roman" w:eastAsia="仿宋_GB2312" w:hAnsi="Times New Roman" w:cs="Times New Roman"/>
                    <w:color w:val="auto"/>
                    <w:sz w:val="18"/>
                    <w:szCs w:val="18"/>
                  </w:rPr>
                </w:rPrChange>
              </w:rPr>
            </w:pPr>
            <w:ins w:id="2963" w:author="Xuning Wei12232" w:date="2026-07-27T12:27:00Z">
              <w:r w:rsidRPr="00634E9B">
                <w:rPr>
                  <w:rFonts w:ascii="Times New Roman" w:eastAsia="仿宋_GB2312" w:hAnsi="Times New Roman" w:cs="Times New Roman"/>
                  <w:color w:val="0000FF"/>
                  <w:sz w:val="18"/>
                  <w:szCs w:val="18"/>
                  <w:rPrChange w:id="2964" w:author="Xuning Wei12232" w:date="2026-07-27T12:29:00Z">
                    <w:rPr>
                      <w:rFonts w:ascii="Times New Roman" w:eastAsia="仿宋_GB2312" w:hAnsi="Times New Roman" w:cs="Times New Roman"/>
                      <w:color w:val="auto"/>
                      <w:sz w:val="18"/>
                      <w:szCs w:val="18"/>
                    </w:rPr>
                  </w:rPrChange>
                </w:rPr>
                <w:t>Solution charging</w:t>
              </w:r>
            </w:ins>
          </w:p>
        </w:tc>
        <w:tc>
          <w:tcPr>
            <w:tcW w:w="1104" w:type="pct"/>
            <w:shd w:val="clear" w:color="auto" w:fill="FFFFFF" w:themeFill="background1"/>
            <w:vAlign w:val="center"/>
          </w:tcPr>
          <w:p w14:paraId="3CF5D09B" w14:textId="77777777" w:rsidR="00634E9B" w:rsidRPr="00634E9B" w:rsidRDefault="00634E9B" w:rsidP="00CD20E8">
            <w:pPr>
              <w:spacing w:line="240" w:lineRule="exact"/>
              <w:contextualSpacing/>
              <w:rPr>
                <w:ins w:id="2965" w:author="Xuning Wei12232" w:date="2026-07-27T12:27:00Z"/>
                <w:rFonts w:ascii="Times New Roman" w:eastAsia="仿宋_GB2312" w:hAnsi="Times New Roman" w:cs="Times New Roman"/>
                <w:color w:val="0000FF"/>
                <w:sz w:val="18"/>
                <w:szCs w:val="18"/>
                <w:lang w:eastAsia="zh-CN"/>
                <w:rPrChange w:id="2966" w:author="Xuning Wei12232" w:date="2026-07-27T12:29:00Z">
                  <w:rPr>
                    <w:ins w:id="2967" w:author="Xuning Wei12232" w:date="2026-07-27T12:27:00Z"/>
                    <w:rFonts w:ascii="Times New Roman" w:eastAsia="仿宋_GB2312" w:hAnsi="Times New Roman" w:cs="Times New Roman"/>
                    <w:color w:val="auto"/>
                    <w:sz w:val="18"/>
                    <w:szCs w:val="18"/>
                    <w:lang w:eastAsia="zh-CN"/>
                  </w:rPr>
                </w:rPrChange>
              </w:rPr>
            </w:pPr>
            <w:ins w:id="2968" w:author="Xuning Wei12232" w:date="2026-07-27T12:27:00Z">
              <w:r w:rsidRPr="00634E9B">
                <w:rPr>
                  <w:rFonts w:ascii="Times New Roman" w:eastAsia="仿宋_GB2312" w:hAnsi="Times New Roman" w:cs="Times New Roman"/>
                  <w:color w:val="0000FF"/>
                  <w:sz w:val="18"/>
                  <w:szCs w:val="18"/>
                  <w:lang w:eastAsia="zh-CN"/>
                </w:rPr>
                <w:t>DMF charging amount (DMF density: 0.948 kg/L): 400~1600 L ; (379.20~1516.80 kg)</w:t>
              </w:r>
            </w:ins>
          </w:p>
        </w:tc>
        <w:tc>
          <w:tcPr>
            <w:tcW w:w="1354" w:type="pct"/>
            <w:shd w:val="clear" w:color="auto" w:fill="FFFFFF" w:themeFill="background1"/>
            <w:vAlign w:val="center"/>
          </w:tcPr>
          <w:p w14:paraId="3D5094A3" w14:textId="77777777" w:rsidR="00634E9B" w:rsidRPr="00634E9B" w:rsidRDefault="00634E9B" w:rsidP="00CD20E8">
            <w:pPr>
              <w:spacing w:line="240" w:lineRule="exact"/>
              <w:contextualSpacing/>
              <w:rPr>
                <w:ins w:id="2969" w:author="Xuning Wei12232" w:date="2026-07-27T12:27:00Z"/>
                <w:rFonts w:ascii="Times New Roman" w:eastAsia="仿宋_GB2312" w:hAnsi="Times New Roman" w:cs="Times New Roman"/>
                <w:color w:val="0000FF"/>
                <w:sz w:val="18"/>
                <w:szCs w:val="18"/>
              </w:rPr>
            </w:pPr>
            <w:ins w:id="2970" w:author="Xuning Wei12232" w:date="2026-07-27T12:27:00Z">
              <w:r w:rsidRPr="00634E9B">
                <w:rPr>
                  <w:rFonts w:ascii="Times New Roman" w:eastAsia="仿宋_GB2312" w:hAnsi="Times New Roman" w:cs="Times New Roman"/>
                  <w:color w:val="0000FF"/>
                  <w:sz w:val="18"/>
                  <w:szCs w:val="18"/>
                </w:rPr>
                <w:t>Charging accuracy of DMF is within ±1.5% when the charging amount is more than 400 L.</w:t>
              </w:r>
            </w:ins>
          </w:p>
        </w:tc>
        <w:tc>
          <w:tcPr>
            <w:tcW w:w="259" w:type="pct"/>
            <w:shd w:val="clear" w:color="auto" w:fill="FFFFFF" w:themeFill="background1"/>
            <w:vAlign w:val="center"/>
          </w:tcPr>
          <w:p w14:paraId="5763123F" w14:textId="77777777" w:rsidR="00634E9B" w:rsidRPr="00634E9B" w:rsidRDefault="00634E9B" w:rsidP="00CD20E8">
            <w:pPr>
              <w:spacing w:line="240" w:lineRule="exact"/>
              <w:contextualSpacing/>
              <w:jc w:val="both"/>
              <w:rPr>
                <w:ins w:id="2971" w:author="Xuning Wei12232" w:date="2026-07-27T12:27:00Z"/>
                <w:rFonts w:ascii="Times New Roman" w:eastAsia="仿宋_GB2312" w:hAnsi="Times New Roman" w:cs="Times New Roman"/>
                <w:color w:val="0000FF"/>
                <w:sz w:val="18"/>
                <w:szCs w:val="18"/>
                <w:rPrChange w:id="2972" w:author="Xuning Wei12232" w:date="2026-07-27T12:29:00Z">
                  <w:rPr>
                    <w:ins w:id="2973" w:author="Xuning Wei12232" w:date="2026-07-27T12:27:00Z"/>
                    <w:rFonts w:ascii="Times New Roman" w:eastAsia="仿宋_GB2312" w:hAnsi="Times New Roman" w:cs="Times New Roman"/>
                    <w:color w:val="auto"/>
                    <w:sz w:val="18"/>
                    <w:szCs w:val="18"/>
                  </w:rPr>
                </w:rPrChange>
              </w:rPr>
            </w:pPr>
            <w:ins w:id="2974"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Yes</w:t>
              </w:r>
            </w:ins>
          </w:p>
        </w:tc>
        <w:tc>
          <w:tcPr>
            <w:tcW w:w="260" w:type="pct"/>
            <w:shd w:val="clear" w:color="auto" w:fill="FFFFFF" w:themeFill="background1"/>
            <w:vAlign w:val="center"/>
          </w:tcPr>
          <w:p w14:paraId="0EBFDD59" w14:textId="77777777" w:rsidR="00634E9B" w:rsidRPr="00634E9B" w:rsidRDefault="00634E9B" w:rsidP="00CD20E8">
            <w:pPr>
              <w:spacing w:line="240" w:lineRule="exact"/>
              <w:contextualSpacing/>
              <w:jc w:val="both"/>
              <w:rPr>
                <w:ins w:id="2975" w:author="Xuning Wei12232" w:date="2026-07-27T12:27:00Z"/>
                <w:rFonts w:ascii="Times New Roman" w:eastAsia="仿宋_GB2312" w:hAnsi="Times New Roman" w:cs="Times New Roman"/>
                <w:color w:val="0000FF"/>
                <w:sz w:val="18"/>
                <w:szCs w:val="18"/>
                <w:rPrChange w:id="2976" w:author="Xuning Wei12232" w:date="2026-07-27T12:29:00Z">
                  <w:rPr>
                    <w:ins w:id="2977" w:author="Xuning Wei12232" w:date="2026-07-27T12:27:00Z"/>
                    <w:rFonts w:ascii="Times New Roman" w:eastAsia="仿宋_GB2312" w:hAnsi="Times New Roman" w:cs="Times New Roman"/>
                    <w:color w:val="auto"/>
                    <w:sz w:val="18"/>
                    <w:szCs w:val="18"/>
                  </w:rPr>
                </w:rPrChange>
              </w:rPr>
            </w:pPr>
            <w:ins w:id="2978"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 xml:space="preserve"> No</w:t>
              </w:r>
            </w:ins>
          </w:p>
        </w:tc>
        <w:tc>
          <w:tcPr>
            <w:tcW w:w="1145" w:type="pct"/>
            <w:vMerge w:val="restart"/>
            <w:shd w:val="clear" w:color="auto" w:fill="FFFFFF" w:themeFill="background1"/>
            <w:vAlign w:val="center"/>
          </w:tcPr>
          <w:p w14:paraId="719B465E" w14:textId="77777777" w:rsidR="00634E9B" w:rsidRPr="00634E9B" w:rsidRDefault="00634E9B" w:rsidP="00CD20E8">
            <w:pPr>
              <w:spacing w:line="240" w:lineRule="exact"/>
              <w:contextualSpacing/>
              <w:jc w:val="both"/>
              <w:rPr>
                <w:ins w:id="2979" w:author="Xuning Wei12232" w:date="2026-07-27T12:27:00Z"/>
                <w:rFonts w:ascii="Times New Roman" w:eastAsia="仿宋_GB2312" w:hAnsi="Times New Roman" w:cs="Times New Roman"/>
                <w:color w:val="0000FF"/>
                <w:sz w:val="18"/>
                <w:szCs w:val="18"/>
                <w:rPrChange w:id="2980" w:author="Xuning Wei12232" w:date="2026-07-27T12:29:00Z">
                  <w:rPr>
                    <w:ins w:id="2981" w:author="Xuning Wei12232" w:date="2026-07-27T12:27:00Z"/>
                    <w:rFonts w:ascii="Times New Roman" w:eastAsia="仿宋_GB2312" w:hAnsi="Times New Roman" w:cs="Times New Roman"/>
                    <w:color w:val="auto"/>
                    <w:sz w:val="18"/>
                    <w:szCs w:val="18"/>
                  </w:rPr>
                </w:rPrChange>
              </w:rPr>
            </w:pPr>
            <w:ins w:id="2982" w:author="Xuning Wei12232" w:date="2026-07-27T12:27:00Z">
              <w:r w:rsidRPr="00634E9B">
                <w:rPr>
                  <w:rFonts w:ascii="Times New Roman" w:eastAsia="仿宋_GB2312" w:hAnsi="Times New Roman" w:cs="Times New Roman"/>
                  <w:color w:val="0000FF"/>
                  <w:sz w:val="18"/>
                  <w:szCs w:val="18"/>
                </w:rPr>
                <w:t xml:space="preserve">Based on charging accuracy calculation, the concentration of </w:t>
              </w:r>
              <w:proofErr w:type="spellStart"/>
              <w:r w:rsidRPr="00634E9B">
                <w:rPr>
                  <w:rFonts w:ascii="Times New Roman" w:eastAsia="仿宋_GB2312" w:hAnsi="Times New Roman" w:cs="Times New Roman"/>
                  <w:color w:val="0000FF"/>
                  <w:sz w:val="18"/>
                  <w:szCs w:val="18"/>
                </w:rPr>
                <w:t>Piperidine</w:t>
              </w:r>
              <w:proofErr w:type="spellEnd"/>
              <w:r w:rsidRPr="00634E9B">
                <w:rPr>
                  <w:rFonts w:ascii="Times New Roman" w:eastAsia="仿宋_GB2312" w:hAnsi="Times New Roman" w:cs="Times New Roman"/>
                  <w:color w:val="0000FF"/>
                  <w:sz w:val="18"/>
                  <w:szCs w:val="18"/>
                </w:rPr>
                <w:t>/DMF mixed solution is controlled within 19.5%~20.5%. The NOR range is 15%~20%, which complies with process requirements.</w:t>
              </w:r>
            </w:ins>
          </w:p>
        </w:tc>
      </w:tr>
      <w:tr w:rsidR="00634E9B" w:rsidRPr="00634E9B" w14:paraId="5BD3D4FD" w14:textId="77777777" w:rsidTr="00CD20E8">
        <w:trPr>
          <w:trHeight w:val="54"/>
          <w:jc w:val="center"/>
          <w:ins w:id="2983" w:author="Xuning Wei12232" w:date="2026-07-27T12:27:00Z"/>
        </w:trPr>
        <w:tc>
          <w:tcPr>
            <w:tcW w:w="174" w:type="pct"/>
            <w:vMerge/>
            <w:vAlign w:val="center"/>
          </w:tcPr>
          <w:p w14:paraId="06B3BA8E" w14:textId="77777777" w:rsidR="00634E9B" w:rsidRPr="00634E9B" w:rsidRDefault="00634E9B" w:rsidP="00CD20E8">
            <w:pPr>
              <w:spacing w:line="240" w:lineRule="exact"/>
              <w:contextualSpacing/>
              <w:jc w:val="center"/>
              <w:rPr>
                <w:ins w:id="2984" w:author="Xuning Wei12232" w:date="2026-07-27T12:27:00Z"/>
                <w:rFonts w:ascii="Times New Roman" w:eastAsia="仿宋_GB2312" w:hAnsi="Times New Roman" w:cs="Times New Roman"/>
                <w:color w:val="0000FF"/>
                <w:kern w:val="0"/>
                <w:sz w:val="18"/>
                <w:szCs w:val="18"/>
                <w:lang w:eastAsia="zh-CN"/>
                <w:rPrChange w:id="2985" w:author="Xuning Wei12232" w:date="2026-07-27T12:29:00Z">
                  <w:rPr>
                    <w:ins w:id="2986" w:author="Xuning Wei12232" w:date="2026-07-27T12:27:00Z"/>
                    <w:rFonts w:ascii="Times New Roman" w:eastAsia="仿宋_GB2312" w:hAnsi="Times New Roman" w:cs="Times New Roman"/>
                    <w:color w:val="auto"/>
                    <w:kern w:val="0"/>
                    <w:sz w:val="18"/>
                    <w:szCs w:val="18"/>
                    <w:lang w:eastAsia="zh-CN"/>
                  </w:rPr>
                </w:rPrChange>
              </w:rPr>
            </w:pPr>
          </w:p>
        </w:tc>
        <w:tc>
          <w:tcPr>
            <w:tcW w:w="704" w:type="pct"/>
            <w:vMerge/>
            <w:vAlign w:val="center"/>
          </w:tcPr>
          <w:p w14:paraId="3808900F" w14:textId="77777777" w:rsidR="00634E9B" w:rsidRPr="00634E9B" w:rsidRDefault="00634E9B" w:rsidP="00CD20E8">
            <w:pPr>
              <w:spacing w:line="240" w:lineRule="exact"/>
              <w:contextualSpacing/>
              <w:rPr>
                <w:ins w:id="2987" w:author="Xuning Wei12232" w:date="2026-07-27T12:27:00Z"/>
                <w:rFonts w:ascii="Times New Roman" w:eastAsia="仿宋_GB2312" w:hAnsi="Times New Roman" w:cs="Times New Roman"/>
                <w:color w:val="0000FF"/>
                <w:sz w:val="18"/>
                <w:szCs w:val="18"/>
                <w:rPrChange w:id="2988" w:author="Xuning Wei12232" w:date="2026-07-27T12:29:00Z">
                  <w:rPr>
                    <w:ins w:id="2989" w:author="Xuning Wei12232" w:date="2026-07-27T12:27:00Z"/>
                    <w:rFonts w:ascii="Times New Roman" w:eastAsia="仿宋_GB2312" w:hAnsi="Times New Roman" w:cs="Times New Roman"/>
                    <w:color w:val="auto"/>
                    <w:sz w:val="18"/>
                    <w:szCs w:val="18"/>
                  </w:rPr>
                </w:rPrChange>
              </w:rPr>
            </w:pPr>
          </w:p>
        </w:tc>
        <w:tc>
          <w:tcPr>
            <w:tcW w:w="1104" w:type="pct"/>
            <w:shd w:val="clear" w:color="auto" w:fill="FFFFFF" w:themeFill="background1"/>
            <w:vAlign w:val="center"/>
          </w:tcPr>
          <w:p w14:paraId="3B8B6B50" w14:textId="77777777" w:rsidR="00634E9B" w:rsidRPr="00634E9B" w:rsidRDefault="00634E9B" w:rsidP="00CD20E8">
            <w:pPr>
              <w:spacing w:line="240" w:lineRule="exact"/>
              <w:contextualSpacing/>
              <w:rPr>
                <w:ins w:id="2990" w:author="Xuning Wei12232" w:date="2026-07-27T12:27:00Z"/>
                <w:rFonts w:ascii="Times New Roman" w:eastAsia="仿宋_GB2312" w:hAnsi="Times New Roman" w:cs="Times New Roman"/>
                <w:color w:val="0000FF"/>
                <w:sz w:val="18"/>
                <w:szCs w:val="18"/>
                <w:lang w:eastAsia="zh-CN"/>
              </w:rPr>
            </w:pPr>
            <w:proofErr w:type="spellStart"/>
            <w:ins w:id="2991" w:author="Xuning Wei12232" w:date="2026-07-27T12:27:00Z">
              <w:r w:rsidRPr="00634E9B">
                <w:rPr>
                  <w:rFonts w:ascii="Times New Roman" w:eastAsia="仿宋_GB2312" w:hAnsi="Times New Roman" w:cs="Times New Roman"/>
                  <w:color w:val="0000FF"/>
                  <w:sz w:val="18"/>
                  <w:szCs w:val="18"/>
                  <w:lang w:eastAsia="zh-CN"/>
                </w:rPr>
                <w:t>Piperidine</w:t>
              </w:r>
              <w:proofErr w:type="spellEnd"/>
              <w:r w:rsidRPr="00634E9B">
                <w:rPr>
                  <w:rFonts w:ascii="Times New Roman" w:eastAsia="仿宋_GB2312" w:hAnsi="Times New Roman" w:cs="Times New Roman"/>
                  <w:color w:val="0000FF"/>
                  <w:sz w:val="18"/>
                  <w:szCs w:val="18"/>
                  <w:lang w:eastAsia="zh-CN"/>
                </w:rPr>
                <w:t xml:space="preserve"> charging amount (</w:t>
              </w:r>
              <w:proofErr w:type="spellStart"/>
              <w:r w:rsidRPr="00634E9B">
                <w:rPr>
                  <w:rFonts w:ascii="Times New Roman" w:eastAsia="仿宋_GB2312" w:hAnsi="Times New Roman" w:cs="Times New Roman"/>
                  <w:color w:val="0000FF"/>
                  <w:sz w:val="18"/>
                  <w:szCs w:val="18"/>
                  <w:lang w:eastAsia="zh-CN"/>
                </w:rPr>
                <w:t>Piperidine</w:t>
              </w:r>
              <w:proofErr w:type="spellEnd"/>
              <w:r w:rsidRPr="00634E9B">
                <w:rPr>
                  <w:rFonts w:ascii="Times New Roman" w:eastAsia="仿宋_GB2312" w:hAnsi="Times New Roman" w:cs="Times New Roman"/>
                  <w:color w:val="0000FF"/>
                  <w:sz w:val="18"/>
                  <w:szCs w:val="18"/>
                  <w:lang w:eastAsia="zh-CN"/>
                </w:rPr>
                <w:t xml:space="preserve"> density: 0.862 kg/L): 100~400 L; (86.20~344.8 kg) </w:t>
              </w:r>
            </w:ins>
          </w:p>
        </w:tc>
        <w:tc>
          <w:tcPr>
            <w:tcW w:w="1354" w:type="pct"/>
            <w:shd w:val="clear" w:color="auto" w:fill="FFFFFF" w:themeFill="background1"/>
            <w:vAlign w:val="center"/>
          </w:tcPr>
          <w:p w14:paraId="6EA0AA0F" w14:textId="77777777" w:rsidR="00634E9B" w:rsidRPr="00634E9B" w:rsidRDefault="00634E9B" w:rsidP="00CD20E8">
            <w:pPr>
              <w:spacing w:line="240" w:lineRule="exact"/>
              <w:contextualSpacing/>
              <w:rPr>
                <w:ins w:id="2992" w:author="Xuning Wei12232" w:date="2026-07-27T12:27:00Z"/>
                <w:rFonts w:ascii="Times New Roman" w:eastAsia="仿宋_GB2312" w:hAnsi="Times New Roman" w:cs="Times New Roman"/>
                <w:color w:val="0000FF"/>
                <w:sz w:val="18"/>
                <w:szCs w:val="18"/>
              </w:rPr>
            </w:pPr>
            <w:ins w:id="2993" w:author="Xuning Wei12232" w:date="2026-07-27T12:27:00Z">
              <w:r w:rsidRPr="00634E9B">
                <w:rPr>
                  <w:rFonts w:ascii="Times New Roman" w:eastAsia="仿宋_GB2312" w:hAnsi="Times New Roman" w:cs="Times New Roman"/>
                  <w:color w:val="0000FF"/>
                  <w:sz w:val="18"/>
                  <w:szCs w:val="18"/>
                </w:rPr>
                <w:t xml:space="preserve">Charging accuracy of </w:t>
              </w:r>
              <w:proofErr w:type="spellStart"/>
              <w:r w:rsidRPr="00634E9B">
                <w:rPr>
                  <w:rFonts w:ascii="Times New Roman" w:eastAsia="仿宋_GB2312" w:hAnsi="Times New Roman" w:cs="Times New Roman"/>
                  <w:color w:val="0000FF"/>
                  <w:sz w:val="18"/>
                  <w:szCs w:val="18"/>
                  <w:lang w:eastAsia="zh-CN"/>
                </w:rPr>
                <w:t>Piperidine</w:t>
              </w:r>
              <w:proofErr w:type="spellEnd"/>
              <w:r w:rsidRPr="00634E9B">
                <w:rPr>
                  <w:rFonts w:ascii="Times New Roman" w:eastAsia="仿宋_GB2312" w:hAnsi="Times New Roman" w:cs="Times New Roman"/>
                  <w:color w:val="0000FF"/>
                  <w:sz w:val="18"/>
                  <w:szCs w:val="18"/>
                </w:rPr>
                <w:t xml:space="preserve"> is within ±1.5% when the charging amount is more than 100 L.</w:t>
              </w:r>
            </w:ins>
          </w:p>
        </w:tc>
        <w:tc>
          <w:tcPr>
            <w:tcW w:w="259" w:type="pct"/>
            <w:shd w:val="clear" w:color="auto" w:fill="FFFFFF" w:themeFill="background1"/>
            <w:vAlign w:val="center"/>
          </w:tcPr>
          <w:p w14:paraId="24A90506" w14:textId="77777777" w:rsidR="00634E9B" w:rsidRPr="00634E9B" w:rsidRDefault="00634E9B" w:rsidP="00CD20E8">
            <w:pPr>
              <w:spacing w:line="240" w:lineRule="exact"/>
              <w:contextualSpacing/>
              <w:jc w:val="both"/>
              <w:rPr>
                <w:ins w:id="2994" w:author="Xuning Wei12232" w:date="2026-07-27T12:27:00Z"/>
                <w:rFonts w:ascii="Times New Roman" w:eastAsia="仿宋_GB2312" w:hAnsi="Times New Roman" w:cs="Times New Roman"/>
                <w:color w:val="0000FF"/>
                <w:sz w:val="18"/>
                <w:szCs w:val="18"/>
                <w:rPrChange w:id="2995" w:author="Xuning Wei12232" w:date="2026-07-27T12:29:00Z">
                  <w:rPr>
                    <w:ins w:id="2996" w:author="Xuning Wei12232" w:date="2026-07-27T12:27:00Z"/>
                    <w:rFonts w:ascii="Times New Roman" w:eastAsia="仿宋_GB2312" w:hAnsi="Times New Roman" w:cs="Times New Roman"/>
                    <w:color w:val="auto"/>
                    <w:sz w:val="18"/>
                    <w:szCs w:val="18"/>
                  </w:rPr>
                </w:rPrChange>
              </w:rPr>
            </w:pPr>
            <w:ins w:id="2997"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Yes</w:t>
              </w:r>
            </w:ins>
          </w:p>
        </w:tc>
        <w:tc>
          <w:tcPr>
            <w:tcW w:w="260" w:type="pct"/>
            <w:shd w:val="clear" w:color="auto" w:fill="FFFFFF" w:themeFill="background1"/>
            <w:vAlign w:val="center"/>
          </w:tcPr>
          <w:p w14:paraId="03328F86" w14:textId="77777777" w:rsidR="00634E9B" w:rsidRPr="00634E9B" w:rsidRDefault="00634E9B" w:rsidP="00CD20E8">
            <w:pPr>
              <w:spacing w:line="240" w:lineRule="exact"/>
              <w:contextualSpacing/>
              <w:jc w:val="both"/>
              <w:rPr>
                <w:ins w:id="2998" w:author="Xuning Wei12232" w:date="2026-07-27T12:27:00Z"/>
                <w:rFonts w:ascii="Times New Roman" w:eastAsia="仿宋_GB2312" w:hAnsi="Times New Roman" w:cs="Times New Roman"/>
                <w:color w:val="0000FF"/>
                <w:sz w:val="18"/>
                <w:szCs w:val="18"/>
                <w:rPrChange w:id="2999" w:author="Xuning Wei12232" w:date="2026-07-27T12:29:00Z">
                  <w:rPr>
                    <w:ins w:id="3000" w:author="Xuning Wei12232" w:date="2026-07-27T12:27:00Z"/>
                    <w:rFonts w:ascii="Times New Roman" w:eastAsia="仿宋_GB2312" w:hAnsi="Times New Roman" w:cs="Times New Roman"/>
                    <w:color w:val="auto"/>
                    <w:sz w:val="18"/>
                    <w:szCs w:val="18"/>
                  </w:rPr>
                </w:rPrChange>
              </w:rPr>
            </w:pPr>
            <w:ins w:id="3001"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 xml:space="preserve"> No</w:t>
              </w:r>
            </w:ins>
          </w:p>
        </w:tc>
        <w:tc>
          <w:tcPr>
            <w:tcW w:w="1145" w:type="pct"/>
            <w:vMerge/>
            <w:vAlign w:val="center"/>
          </w:tcPr>
          <w:p w14:paraId="45B8C113" w14:textId="77777777" w:rsidR="00634E9B" w:rsidRPr="00634E9B" w:rsidRDefault="00634E9B" w:rsidP="00CD20E8">
            <w:pPr>
              <w:spacing w:line="240" w:lineRule="exact"/>
              <w:contextualSpacing/>
              <w:jc w:val="both"/>
              <w:rPr>
                <w:ins w:id="3002" w:author="Xuning Wei12232" w:date="2026-07-27T12:27:00Z"/>
                <w:rFonts w:ascii="Times New Roman" w:eastAsia="仿宋_GB2312" w:hAnsi="Times New Roman" w:cs="Times New Roman"/>
                <w:color w:val="0000FF"/>
                <w:sz w:val="18"/>
                <w:szCs w:val="18"/>
                <w:rPrChange w:id="3003" w:author="Xuning Wei12232" w:date="2026-07-27T12:29:00Z">
                  <w:rPr>
                    <w:ins w:id="3004" w:author="Xuning Wei12232" w:date="2026-07-27T12:27:00Z"/>
                    <w:rFonts w:ascii="Times New Roman" w:eastAsia="仿宋_GB2312" w:hAnsi="Times New Roman" w:cs="Times New Roman"/>
                    <w:color w:val="auto"/>
                    <w:sz w:val="18"/>
                    <w:szCs w:val="18"/>
                  </w:rPr>
                </w:rPrChange>
              </w:rPr>
            </w:pPr>
          </w:p>
        </w:tc>
      </w:tr>
      <w:tr w:rsidR="00634E9B" w:rsidRPr="00634E9B" w14:paraId="570F11A9" w14:textId="77777777" w:rsidTr="00CD20E8">
        <w:trPr>
          <w:trHeight w:val="397"/>
          <w:jc w:val="center"/>
          <w:ins w:id="3005" w:author="Xuning Wei12232" w:date="2026-07-27T12:27:00Z"/>
        </w:trPr>
        <w:tc>
          <w:tcPr>
            <w:tcW w:w="174" w:type="pct"/>
            <w:vMerge w:val="restart"/>
            <w:shd w:val="clear" w:color="auto" w:fill="FFFFFF" w:themeFill="background1"/>
            <w:vAlign w:val="center"/>
          </w:tcPr>
          <w:p w14:paraId="689ECBA5" w14:textId="77777777" w:rsidR="00634E9B" w:rsidRPr="00634E9B" w:rsidRDefault="00634E9B" w:rsidP="00CD20E8">
            <w:pPr>
              <w:spacing w:line="240" w:lineRule="exact"/>
              <w:contextualSpacing/>
              <w:jc w:val="center"/>
              <w:rPr>
                <w:ins w:id="3006" w:author="Xuning Wei12232" w:date="2026-07-27T12:27:00Z"/>
                <w:rFonts w:ascii="Times New Roman" w:eastAsia="仿宋_GB2312" w:hAnsi="Times New Roman" w:cs="Times New Roman"/>
                <w:color w:val="0000FF"/>
                <w:kern w:val="0"/>
                <w:sz w:val="18"/>
                <w:szCs w:val="18"/>
                <w:rPrChange w:id="3007" w:author="Xuning Wei12232" w:date="2026-07-27T12:29:00Z">
                  <w:rPr>
                    <w:ins w:id="3008" w:author="Xuning Wei12232" w:date="2026-07-27T12:27:00Z"/>
                    <w:rFonts w:ascii="Times New Roman" w:eastAsia="仿宋_GB2312" w:hAnsi="Times New Roman" w:cs="Times New Roman"/>
                    <w:color w:val="auto"/>
                    <w:kern w:val="0"/>
                    <w:sz w:val="18"/>
                    <w:szCs w:val="18"/>
                  </w:rPr>
                </w:rPrChange>
              </w:rPr>
            </w:pPr>
            <w:ins w:id="3009" w:author="Xuning Wei12232" w:date="2026-07-27T12:27:00Z">
              <w:r w:rsidRPr="00634E9B">
                <w:rPr>
                  <w:rFonts w:ascii="Times New Roman" w:eastAsia="仿宋_GB2312" w:hAnsi="Times New Roman" w:cs="Times New Roman"/>
                  <w:color w:val="0000FF"/>
                  <w:kern w:val="0"/>
                  <w:sz w:val="18"/>
                  <w:szCs w:val="18"/>
                  <w:rPrChange w:id="3010" w:author="Xuning Wei12232" w:date="2026-07-27T12:29:00Z">
                    <w:rPr>
                      <w:rFonts w:ascii="Times New Roman" w:eastAsia="仿宋_GB2312" w:hAnsi="Times New Roman" w:cs="Times New Roman"/>
                      <w:color w:val="auto"/>
                      <w:kern w:val="0"/>
                      <w:sz w:val="18"/>
                      <w:szCs w:val="18"/>
                    </w:rPr>
                  </w:rPrChange>
                </w:rPr>
                <w:t>6</w:t>
              </w:r>
            </w:ins>
          </w:p>
        </w:tc>
        <w:tc>
          <w:tcPr>
            <w:tcW w:w="704" w:type="pct"/>
            <w:vMerge w:val="restart"/>
            <w:shd w:val="clear" w:color="auto" w:fill="FFFFFF" w:themeFill="background1"/>
            <w:vAlign w:val="center"/>
          </w:tcPr>
          <w:p w14:paraId="2EF75BB3" w14:textId="77777777" w:rsidR="00634E9B" w:rsidRPr="00634E9B" w:rsidRDefault="00634E9B" w:rsidP="00CD20E8">
            <w:pPr>
              <w:spacing w:line="240" w:lineRule="exact"/>
              <w:contextualSpacing/>
              <w:rPr>
                <w:ins w:id="3011" w:author="Xuning Wei12232" w:date="2026-07-27T12:27:00Z"/>
                <w:rFonts w:ascii="Times New Roman" w:eastAsia="仿宋_GB2312" w:hAnsi="Times New Roman" w:cs="Times New Roman"/>
                <w:color w:val="0000FF"/>
                <w:sz w:val="18"/>
                <w:szCs w:val="18"/>
                <w:rPrChange w:id="3012" w:author="Xuning Wei12232" w:date="2026-07-27T12:29:00Z">
                  <w:rPr>
                    <w:ins w:id="3013" w:author="Xuning Wei12232" w:date="2026-07-27T12:27:00Z"/>
                    <w:rFonts w:ascii="Times New Roman" w:eastAsia="仿宋_GB2312" w:hAnsi="Times New Roman" w:cs="Times New Roman"/>
                    <w:color w:val="auto"/>
                    <w:sz w:val="18"/>
                    <w:szCs w:val="18"/>
                  </w:rPr>
                </w:rPrChange>
              </w:rPr>
            </w:pPr>
            <w:ins w:id="3014" w:author="Xuning Wei12232" w:date="2026-07-27T12:27:00Z">
              <w:r w:rsidRPr="00634E9B">
                <w:rPr>
                  <w:rFonts w:ascii="Times New Roman" w:eastAsia="仿宋_GB2312" w:hAnsi="Times New Roman" w:cs="Times New Roman"/>
                  <w:color w:val="0000FF"/>
                  <w:sz w:val="18"/>
                  <w:szCs w:val="18"/>
                  <w:rPrChange w:id="3015" w:author="Xuning Wei12232" w:date="2026-07-27T12:29:00Z">
                    <w:rPr>
                      <w:rFonts w:ascii="Times New Roman" w:eastAsia="仿宋_GB2312" w:hAnsi="Times New Roman" w:cs="Times New Roman"/>
                      <w:color w:val="auto"/>
                      <w:sz w:val="18"/>
                      <w:szCs w:val="18"/>
                    </w:rPr>
                  </w:rPrChange>
                </w:rPr>
                <w:t>Process Design</w:t>
              </w:r>
            </w:ins>
          </w:p>
        </w:tc>
        <w:tc>
          <w:tcPr>
            <w:tcW w:w="1104" w:type="pct"/>
            <w:shd w:val="clear" w:color="auto" w:fill="FFFFFF" w:themeFill="background1"/>
            <w:vAlign w:val="center"/>
          </w:tcPr>
          <w:p w14:paraId="6285A4F0" w14:textId="77777777" w:rsidR="00634E9B" w:rsidRPr="000134D8" w:rsidRDefault="00634E9B" w:rsidP="00CD20E8">
            <w:pPr>
              <w:spacing w:line="240" w:lineRule="exact"/>
              <w:contextualSpacing/>
              <w:rPr>
                <w:ins w:id="3016" w:author="Xuning Wei12232" w:date="2026-07-27T12:27:00Z"/>
                <w:rFonts w:ascii="Times New Roman" w:eastAsia="仿宋_GB2312" w:hAnsi="Times New Roman" w:cs="Times New Roman"/>
                <w:color w:val="0000FF"/>
                <w:sz w:val="18"/>
                <w:szCs w:val="18"/>
                <w:rPrChange w:id="3017" w:author="Xuning Wei12232" w:date="2026-07-27T12:29:00Z">
                  <w:rPr>
                    <w:ins w:id="3018" w:author="Xuning Wei12232" w:date="2026-07-27T12:27:00Z"/>
                    <w:rFonts w:ascii="Times New Roman" w:eastAsia="仿宋_GB2312" w:hAnsi="Times New Roman" w:cs="Times New Roman"/>
                    <w:color w:val="auto"/>
                    <w:sz w:val="18"/>
                    <w:szCs w:val="18"/>
                  </w:rPr>
                </w:rPrChange>
              </w:rPr>
            </w:pPr>
            <w:ins w:id="3019" w:author="Xuning Wei12232" w:date="2026-07-27T12:27:00Z">
              <w:r w:rsidRPr="000134D8">
                <w:rPr>
                  <w:rFonts w:ascii="Times New Roman" w:eastAsia="仿宋_GB2312" w:hAnsi="Times New Roman" w:cs="Times New Roman"/>
                  <w:color w:val="0000FF"/>
                  <w:sz w:val="18"/>
                  <w:szCs w:val="18"/>
                  <w:rPrChange w:id="3020" w:author="Xuning Wei12232" w:date="2026-07-27T12:29:00Z">
                    <w:rPr>
                      <w:rFonts w:ascii="Times New Roman" w:eastAsia="仿宋_GB2312" w:hAnsi="Times New Roman" w:cs="Times New Roman"/>
                      <w:color w:val="auto"/>
                      <w:sz w:val="18"/>
                      <w:szCs w:val="18"/>
                    </w:rPr>
                  </w:rPrChange>
                </w:rPr>
                <w:t>Nitrogen protection/Inert:</w:t>
              </w:r>
              <w:r w:rsidRPr="000134D8">
                <w:rPr>
                  <w:rFonts w:ascii="Times New Roman" w:eastAsia="仿宋_GB2312" w:hAnsi="Times New Roman" w:cs="Times New Roman"/>
                  <w:color w:val="0000FF"/>
                  <w:sz w:val="18"/>
                  <w:szCs w:val="18"/>
                </w:rPr>
                <w:t xml:space="preserve"> oxygen content ≤1.0%.</w:t>
              </w:r>
            </w:ins>
          </w:p>
        </w:tc>
        <w:tc>
          <w:tcPr>
            <w:tcW w:w="1354" w:type="pct"/>
            <w:shd w:val="clear" w:color="auto" w:fill="FFFFFF" w:themeFill="background1"/>
            <w:vAlign w:val="center"/>
          </w:tcPr>
          <w:p w14:paraId="3C156CE5" w14:textId="77777777" w:rsidR="00634E9B" w:rsidRPr="000134D8" w:rsidRDefault="00634E9B" w:rsidP="00CD20E8">
            <w:pPr>
              <w:spacing w:line="240" w:lineRule="exact"/>
              <w:contextualSpacing/>
              <w:jc w:val="both"/>
              <w:rPr>
                <w:ins w:id="3021" w:author="Xuning Wei12232" w:date="2026-07-27T12:27:00Z"/>
                <w:rFonts w:ascii="Times New Roman" w:eastAsia="仿宋_GB2312" w:hAnsi="Times New Roman" w:cs="Times New Roman"/>
                <w:color w:val="0000FF"/>
                <w:sz w:val="18"/>
                <w:szCs w:val="18"/>
                <w:rPrChange w:id="3022" w:author="Xuning Wei12232" w:date="2026-07-27T12:29:00Z">
                  <w:rPr>
                    <w:ins w:id="3023" w:author="Xuning Wei12232" w:date="2026-07-27T12:27:00Z"/>
                    <w:rFonts w:ascii="Times New Roman" w:eastAsia="仿宋_GB2312" w:hAnsi="Times New Roman" w:cs="Times New Roman"/>
                    <w:color w:val="auto"/>
                    <w:sz w:val="18"/>
                    <w:szCs w:val="18"/>
                  </w:rPr>
                </w:rPrChange>
              </w:rPr>
            </w:pPr>
            <w:ins w:id="3024" w:author="Xuning Wei12232" w:date="2026-07-27T12:27:00Z">
              <w:r w:rsidRPr="000134D8">
                <w:rPr>
                  <w:rFonts w:ascii="Times New Roman" w:eastAsia="仿宋_GB2312" w:hAnsi="Times New Roman" w:cs="Times New Roman"/>
                  <w:color w:val="0000FF"/>
                  <w:sz w:val="18"/>
                  <w:szCs w:val="18"/>
                  <w:rPrChange w:id="3025" w:author="Xuning Wei12232" w:date="2026-07-27T12:29:00Z">
                    <w:rPr>
                      <w:rFonts w:ascii="Times New Roman" w:eastAsia="仿宋_GB2312" w:hAnsi="Times New Roman" w:cs="Times New Roman"/>
                      <w:color w:val="auto"/>
                      <w:sz w:val="18"/>
                      <w:szCs w:val="18"/>
                    </w:rPr>
                  </w:rPrChange>
                </w:rPr>
                <w:t>The equipment has the function of protection under nitrogen flow or static pressure</w:t>
              </w:r>
            </w:ins>
          </w:p>
          <w:p w14:paraId="1CFF61A3" w14:textId="77777777" w:rsidR="00634E9B" w:rsidRPr="000134D8" w:rsidRDefault="00634E9B" w:rsidP="00CD20E8">
            <w:pPr>
              <w:spacing w:line="240" w:lineRule="exact"/>
              <w:contextualSpacing/>
              <w:jc w:val="both"/>
              <w:rPr>
                <w:ins w:id="3026" w:author="Xuning Wei12232" w:date="2026-07-27T12:27:00Z"/>
                <w:rFonts w:ascii="Times New Roman" w:eastAsia="仿宋_GB2312" w:hAnsi="Times New Roman" w:cs="Times New Roman"/>
                <w:color w:val="0000FF"/>
                <w:sz w:val="18"/>
                <w:szCs w:val="18"/>
                <w:rPrChange w:id="3027" w:author="Xuning Wei12232" w:date="2026-07-27T12:29:00Z">
                  <w:rPr>
                    <w:ins w:id="3028" w:author="Xuning Wei12232" w:date="2026-07-27T12:27:00Z"/>
                    <w:rFonts w:ascii="Times New Roman" w:eastAsia="仿宋_GB2312" w:hAnsi="Times New Roman" w:cs="Times New Roman"/>
                    <w:color w:val="auto"/>
                    <w:sz w:val="18"/>
                    <w:szCs w:val="18"/>
                  </w:rPr>
                </w:rPrChange>
              </w:rPr>
            </w:pPr>
            <w:ins w:id="3029" w:author="Xuning Wei12232" w:date="2026-07-27T12:27:00Z">
              <w:r w:rsidRPr="000134D8">
                <w:rPr>
                  <w:rFonts w:ascii="Times New Roman" w:eastAsia="仿宋_GB2312" w:hAnsi="Times New Roman" w:cs="Times New Roman"/>
                  <w:color w:val="0000FF"/>
                  <w:sz w:val="18"/>
                  <w:szCs w:val="18"/>
                </w:rPr>
                <w:t>Control range of oxygen content of the equipment: ≤1.0%</w:t>
              </w:r>
            </w:ins>
          </w:p>
        </w:tc>
        <w:tc>
          <w:tcPr>
            <w:tcW w:w="259" w:type="pct"/>
            <w:shd w:val="clear" w:color="auto" w:fill="FFFFFF" w:themeFill="background1"/>
            <w:vAlign w:val="center"/>
          </w:tcPr>
          <w:p w14:paraId="0C5178E5" w14:textId="77777777" w:rsidR="00634E9B" w:rsidRPr="00634E9B" w:rsidRDefault="000B6761" w:rsidP="00CD20E8">
            <w:pPr>
              <w:spacing w:line="240" w:lineRule="exact"/>
              <w:contextualSpacing/>
              <w:jc w:val="both"/>
              <w:rPr>
                <w:ins w:id="3030" w:author="Xuning Wei12232" w:date="2026-07-27T12:27:00Z"/>
                <w:rFonts w:ascii="Times New Roman" w:eastAsia="仿宋_GB2312" w:hAnsi="Times New Roman" w:cs="Times New Roman"/>
                <w:color w:val="0000FF"/>
                <w:sz w:val="18"/>
                <w:szCs w:val="18"/>
                <w:rPrChange w:id="3031" w:author="Xuning Wei12232" w:date="2026-07-27T12:29:00Z">
                  <w:rPr>
                    <w:ins w:id="3032" w:author="Xuning Wei12232" w:date="2026-07-27T12:27:00Z"/>
                    <w:rFonts w:ascii="Times New Roman" w:eastAsia="仿宋_GB2312" w:hAnsi="Times New Roman" w:cs="Times New Roman"/>
                    <w:color w:val="auto"/>
                    <w:sz w:val="18"/>
                    <w:szCs w:val="18"/>
                  </w:rPr>
                </w:rPrChange>
              </w:rPr>
            </w:pPr>
            <w:customXmlInsRangeStart w:id="3033" w:author="Xuning Wei12232" w:date="2026-07-27T12:27:00Z"/>
            <w:sdt>
              <w:sdtPr>
                <w:rPr>
                  <w:rFonts w:ascii="Times New Roman" w:eastAsia="仿宋_GB2312" w:hAnsi="Times New Roman" w:cs="Times New Roman"/>
                  <w:color w:val="0000FF"/>
                  <w:sz w:val="18"/>
                  <w:szCs w:val="18"/>
                </w:rPr>
                <w:id w:val="71565353"/>
                <w14:checkbox>
                  <w14:checked w14:val="1"/>
                  <w14:checkedState w14:val="2612" w14:font="MS Gothic"/>
                  <w14:uncheckedState w14:val="2610" w14:font="MS Gothic"/>
                </w14:checkbox>
              </w:sdtPr>
              <w:sdtEndPr/>
              <w:sdtContent>
                <w:customXmlInsRangeEnd w:id="3033"/>
                <w:ins w:id="3034" w:author="Xuning Wei12232" w:date="2026-07-27T12:27:00Z">
                  <w:r w:rsidR="00634E9B" w:rsidRPr="00634E9B">
                    <w:rPr>
                      <w:rFonts w:ascii="Segoe UI Symbol" w:eastAsia="MS Gothic" w:hAnsi="Segoe UI Symbol" w:cs="Segoe UI Symbol"/>
                      <w:color w:val="0000FF"/>
                      <w:sz w:val="18"/>
                      <w:szCs w:val="18"/>
                      <w:rPrChange w:id="3035" w:author="Xuning Wei12232" w:date="2026-07-27T12:29:00Z">
                        <w:rPr>
                          <w:rFonts w:ascii="Segoe UI Symbol" w:eastAsia="MS Gothic" w:hAnsi="Segoe UI Symbol" w:cs="Segoe UI Symbol"/>
                          <w:color w:val="auto"/>
                          <w:sz w:val="18"/>
                          <w:szCs w:val="18"/>
                        </w:rPr>
                      </w:rPrChange>
                    </w:rPr>
                    <w:t>☒</w:t>
                  </w:r>
                </w:ins>
                <w:customXmlInsRangeStart w:id="3036" w:author="Xuning Wei12232" w:date="2026-07-27T12:27:00Z"/>
              </w:sdtContent>
            </w:sdt>
            <w:customXmlInsRangeEnd w:id="3036"/>
            <w:ins w:id="3037" w:author="Xuning Wei12232" w:date="2026-07-27T12:27:00Z">
              <w:r w:rsidR="00634E9B" w:rsidRPr="00634E9B">
                <w:rPr>
                  <w:rFonts w:ascii="Times New Roman" w:eastAsia="仿宋_GB2312" w:hAnsi="Times New Roman" w:cs="Times New Roman"/>
                  <w:color w:val="0000FF"/>
                  <w:sz w:val="18"/>
                  <w:szCs w:val="18"/>
                  <w:rPrChange w:id="3038"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
          <w:p w14:paraId="2C979207" w14:textId="77777777" w:rsidR="00634E9B" w:rsidRPr="00634E9B" w:rsidRDefault="000B6761" w:rsidP="00CD20E8">
            <w:pPr>
              <w:spacing w:line="240" w:lineRule="exact"/>
              <w:contextualSpacing/>
              <w:jc w:val="both"/>
              <w:rPr>
                <w:ins w:id="3039" w:author="Xuning Wei12232" w:date="2026-07-27T12:27:00Z"/>
                <w:rFonts w:ascii="Times New Roman" w:eastAsia="仿宋_GB2312" w:hAnsi="Times New Roman" w:cs="Times New Roman"/>
                <w:color w:val="0000FF"/>
                <w:sz w:val="18"/>
                <w:szCs w:val="18"/>
                <w:rPrChange w:id="3040" w:author="Xuning Wei12232" w:date="2026-07-27T12:29:00Z">
                  <w:rPr>
                    <w:ins w:id="3041" w:author="Xuning Wei12232" w:date="2026-07-27T12:27:00Z"/>
                    <w:rFonts w:ascii="Times New Roman" w:eastAsia="仿宋_GB2312" w:hAnsi="Times New Roman" w:cs="Times New Roman"/>
                    <w:color w:val="auto"/>
                    <w:sz w:val="18"/>
                    <w:szCs w:val="18"/>
                  </w:rPr>
                </w:rPrChange>
              </w:rPr>
            </w:pPr>
            <w:customXmlInsRangeStart w:id="3042" w:author="Xuning Wei12232" w:date="2026-07-27T12:27:00Z"/>
            <w:sdt>
              <w:sdtPr>
                <w:rPr>
                  <w:rFonts w:ascii="Times New Roman" w:eastAsia="仿宋_GB2312" w:hAnsi="Times New Roman" w:cs="Times New Roman"/>
                  <w:color w:val="0000FF"/>
                  <w:sz w:val="18"/>
                  <w:szCs w:val="18"/>
                </w:rPr>
                <w:id w:val="2008937292"/>
                <w14:checkbox>
                  <w14:checked w14:val="0"/>
                  <w14:checkedState w14:val="2612" w14:font="MS Gothic"/>
                  <w14:uncheckedState w14:val="2610" w14:font="MS Gothic"/>
                </w14:checkbox>
              </w:sdtPr>
              <w:sdtEndPr/>
              <w:sdtContent>
                <w:customXmlInsRangeEnd w:id="3042"/>
                <w:ins w:id="3043" w:author="Xuning Wei12232" w:date="2026-07-27T12:27:00Z">
                  <w:r w:rsidR="00634E9B" w:rsidRPr="00634E9B">
                    <w:rPr>
                      <w:rFonts w:ascii="Segoe UI Symbol" w:eastAsia="仿宋_GB2312" w:hAnsi="Segoe UI Symbol" w:cs="Segoe UI Symbol"/>
                      <w:color w:val="0000FF"/>
                      <w:sz w:val="18"/>
                      <w:szCs w:val="18"/>
                      <w:rPrChange w:id="3044" w:author="Xuning Wei12232" w:date="2026-07-27T12:29:00Z">
                        <w:rPr>
                          <w:rFonts w:ascii="Segoe UI Symbol" w:eastAsia="仿宋_GB2312" w:hAnsi="Segoe UI Symbol" w:cs="Segoe UI Symbol"/>
                          <w:color w:val="auto"/>
                          <w:sz w:val="18"/>
                          <w:szCs w:val="18"/>
                        </w:rPr>
                      </w:rPrChange>
                    </w:rPr>
                    <w:t>☐</w:t>
                  </w:r>
                </w:ins>
                <w:customXmlInsRangeStart w:id="3045" w:author="Xuning Wei12232" w:date="2026-07-27T12:27:00Z"/>
              </w:sdtContent>
            </w:sdt>
            <w:customXmlInsRangeEnd w:id="3045"/>
            <w:ins w:id="3046" w:author="Xuning Wei12232" w:date="2026-07-27T12:27:00Z">
              <w:r w:rsidR="00634E9B" w:rsidRPr="00634E9B">
                <w:rPr>
                  <w:rFonts w:ascii="Times New Roman" w:eastAsia="仿宋_GB2312" w:hAnsi="Times New Roman" w:cs="Times New Roman"/>
                  <w:color w:val="0000FF"/>
                  <w:sz w:val="18"/>
                  <w:szCs w:val="18"/>
                  <w:rPrChange w:id="3047"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
          <w:p w14:paraId="4DC9F028" w14:textId="77777777" w:rsidR="00634E9B" w:rsidRPr="00634E9B" w:rsidRDefault="00634E9B" w:rsidP="00CD20E8">
            <w:pPr>
              <w:spacing w:line="240" w:lineRule="exact"/>
              <w:contextualSpacing/>
              <w:jc w:val="both"/>
              <w:rPr>
                <w:ins w:id="3048" w:author="Xuning Wei12232" w:date="2026-07-27T12:27:00Z"/>
                <w:rFonts w:ascii="Times New Roman" w:eastAsia="仿宋_GB2312" w:hAnsi="Times New Roman" w:cs="Times New Roman"/>
                <w:color w:val="0000FF"/>
                <w:sz w:val="18"/>
                <w:szCs w:val="18"/>
                <w:rPrChange w:id="3049" w:author="Xuning Wei12232" w:date="2026-07-27T12:29:00Z">
                  <w:rPr>
                    <w:ins w:id="3050" w:author="Xuning Wei12232" w:date="2026-07-27T12:27:00Z"/>
                    <w:rFonts w:ascii="Times New Roman" w:eastAsia="仿宋_GB2312" w:hAnsi="Times New Roman" w:cs="Times New Roman"/>
                    <w:color w:val="auto"/>
                    <w:sz w:val="18"/>
                    <w:szCs w:val="18"/>
                  </w:rPr>
                </w:rPrChange>
              </w:rPr>
            </w:pPr>
            <w:ins w:id="3051" w:author="Xuning Wei12232" w:date="2026-07-27T12:27:00Z">
              <w:r w:rsidRPr="00634E9B">
                <w:rPr>
                  <w:rFonts w:ascii="Times New Roman" w:eastAsia="仿宋_GB2312" w:hAnsi="Times New Roman" w:cs="Times New Roman"/>
                  <w:color w:val="0000FF"/>
                  <w:sz w:val="18"/>
                  <w:szCs w:val="18"/>
                </w:rPr>
                <w:t>The oxygen content control range of the equipment meets the process requirements.</w:t>
              </w:r>
            </w:ins>
          </w:p>
        </w:tc>
      </w:tr>
      <w:tr w:rsidR="00634E9B" w:rsidRPr="00634E9B" w14:paraId="5CFBC202" w14:textId="77777777" w:rsidTr="00CD20E8">
        <w:trPr>
          <w:trHeight w:val="397"/>
          <w:jc w:val="center"/>
          <w:ins w:id="3052" w:author="Xuning Wei12232" w:date="2026-07-27T12:27:00Z"/>
        </w:trPr>
        <w:tc>
          <w:tcPr>
            <w:tcW w:w="174" w:type="pct"/>
            <w:vMerge/>
            <w:vAlign w:val="center"/>
          </w:tcPr>
          <w:p w14:paraId="78256625" w14:textId="77777777" w:rsidR="00634E9B" w:rsidRPr="00634E9B" w:rsidRDefault="00634E9B" w:rsidP="00CD20E8">
            <w:pPr>
              <w:spacing w:line="240" w:lineRule="exact"/>
              <w:contextualSpacing/>
              <w:jc w:val="center"/>
              <w:rPr>
                <w:ins w:id="3053" w:author="Xuning Wei12232" w:date="2026-07-27T12:27:00Z"/>
                <w:rFonts w:ascii="Times New Roman" w:eastAsia="仿宋_GB2312" w:hAnsi="Times New Roman" w:cs="Times New Roman"/>
                <w:color w:val="0000FF"/>
                <w:kern w:val="0"/>
                <w:sz w:val="18"/>
                <w:szCs w:val="18"/>
                <w:rPrChange w:id="3054" w:author="Xuning Wei12232" w:date="2026-07-27T12:29:00Z">
                  <w:rPr>
                    <w:ins w:id="3055" w:author="Xuning Wei12232" w:date="2026-07-27T12:27:00Z"/>
                    <w:rFonts w:ascii="Times New Roman" w:eastAsia="仿宋_GB2312" w:hAnsi="Times New Roman" w:cs="Times New Roman"/>
                    <w:color w:val="auto"/>
                    <w:kern w:val="0"/>
                    <w:sz w:val="18"/>
                    <w:szCs w:val="18"/>
                  </w:rPr>
                </w:rPrChange>
              </w:rPr>
            </w:pPr>
          </w:p>
        </w:tc>
        <w:tc>
          <w:tcPr>
            <w:tcW w:w="704" w:type="pct"/>
            <w:vMerge/>
            <w:vAlign w:val="center"/>
          </w:tcPr>
          <w:p w14:paraId="4DCC8CE8" w14:textId="77777777" w:rsidR="00634E9B" w:rsidRPr="00634E9B" w:rsidRDefault="00634E9B" w:rsidP="00CD20E8">
            <w:pPr>
              <w:spacing w:line="240" w:lineRule="exact"/>
              <w:contextualSpacing/>
              <w:rPr>
                <w:ins w:id="3056" w:author="Xuning Wei12232" w:date="2026-07-27T12:27:00Z"/>
                <w:rFonts w:ascii="Times New Roman" w:eastAsia="仿宋_GB2312" w:hAnsi="Times New Roman" w:cs="Times New Roman"/>
                <w:color w:val="0000FF"/>
                <w:sz w:val="18"/>
                <w:szCs w:val="18"/>
                <w:rPrChange w:id="3057" w:author="Xuning Wei12232" w:date="2026-07-27T12:29:00Z">
                  <w:rPr>
                    <w:ins w:id="3058" w:author="Xuning Wei12232" w:date="2026-07-27T12:27:00Z"/>
                    <w:rFonts w:ascii="Times New Roman" w:eastAsia="仿宋_GB2312" w:hAnsi="Times New Roman" w:cs="Times New Roman"/>
                    <w:color w:val="auto"/>
                    <w:sz w:val="18"/>
                    <w:szCs w:val="18"/>
                  </w:rPr>
                </w:rPrChange>
              </w:rPr>
            </w:pPr>
          </w:p>
        </w:tc>
        <w:tc>
          <w:tcPr>
            <w:tcW w:w="1104" w:type="pct"/>
            <w:shd w:val="clear" w:color="auto" w:fill="FFFFFF" w:themeFill="background1"/>
            <w:vAlign w:val="center"/>
          </w:tcPr>
          <w:p w14:paraId="3B4676AD" w14:textId="77777777" w:rsidR="00634E9B" w:rsidRPr="00634E9B" w:rsidRDefault="00634E9B" w:rsidP="00CD20E8">
            <w:pPr>
              <w:spacing w:line="240" w:lineRule="exact"/>
              <w:contextualSpacing/>
              <w:jc w:val="both"/>
              <w:rPr>
                <w:ins w:id="3059" w:author="Xuning Wei12232" w:date="2026-07-27T12:27:00Z"/>
                <w:rFonts w:ascii="Times New Roman" w:eastAsia="仿宋_GB2312" w:hAnsi="Times New Roman" w:cs="Times New Roman"/>
                <w:color w:val="0000FF"/>
                <w:sz w:val="18"/>
                <w:szCs w:val="18"/>
                <w:rPrChange w:id="3060" w:author="Xuning Wei12232" w:date="2026-07-27T12:29:00Z">
                  <w:rPr>
                    <w:ins w:id="3061" w:author="Xuning Wei12232" w:date="2026-07-27T12:27:00Z"/>
                    <w:rFonts w:ascii="Times New Roman" w:eastAsia="仿宋_GB2312" w:hAnsi="Times New Roman" w:cs="Times New Roman"/>
                    <w:color w:val="auto"/>
                    <w:sz w:val="18"/>
                    <w:szCs w:val="18"/>
                  </w:rPr>
                </w:rPrChange>
              </w:rPr>
            </w:pPr>
            <w:ins w:id="3062" w:author="Xuning Wei12232" w:date="2026-07-27T12:27:00Z">
              <w:r w:rsidRPr="00634E9B">
                <w:rPr>
                  <w:rFonts w:ascii="Times New Roman" w:eastAsia="仿宋_GB2312" w:hAnsi="Times New Roman" w:cs="Times New Roman"/>
                  <w:color w:val="0000FF"/>
                  <w:sz w:val="18"/>
                  <w:szCs w:val="18"/>
                  <w:lang w:eastAsia="zh-CN"/>
                  <w:rPrChange w:id="3063" w:author="Xuning Wei12232" w:date="2026-07-27T12:29:00Z">
                    <w:rPr>
                      <w:rFonts w:ascii="Times New Roman" w:eastAsia="仿宋_GB2312" w:hAnsi="Times New Roman" w:cs="Times New Roman"/>
                      <w:color w:val="auto"/>
                      <w:sz w:val="18"/>
                      <w:szCs w:val="18"/>
                      <w:lang w:eastAsia="zh-CN"/>
                    </w:rPr>
                  </w:rPrChange>
                </w:rPr>
                <w:t>Liquid charge</w:t>
              </w:r>
            </w:ins>
          </w:p>
        </w:tc>
        <w:tc>
          <w:tcPr>
            <w:tcW w:w="1354" w:type="pct"/>
            <w:shd w:val="clear" w:color="auto" w:fill="FFFFFF" w:themeFill="background1"/>
            <w:vAlign w:val="center"/>
          </w:tcPr>
          <w:p w14:paraId="19438EE3" w14:textId="77777777" w:rsidR="00634E9B" w:rsidRPr="00634E9B" w:rsidRDefault="00634E9B" w:rsidP="00CD20E8">
            <w:pPr>
              <w:spacing w:line="240" w:lineRule="exact"/>
              <w:contextualSpacing/>
              <w:jc w:val="both"/>
              <w:rPr>
                <w:ins w:id="3064" w:author="Xuning Wei12232" w:date="2026-07-27T12:27:00Z"/>
                <w:rFonts w:ascii="Times New Roman" w:eastAsia="仿宋_GB2312" w:hAnsi="Times New Roman" w:cs="Times New Roman"/>
                <w:color w:val="0000FF"/>
                <w:sz w:val="18"/>
                <w:szCs w:val="18"/>
                <w:lang w:eastAsia="zh-CN"/>
                <w:rPrChange w:id="3065" w:author="Xuning Wei12232" w:date="2026-07-27T12:29:00Z">
                  <w:rPr>
                    <w:ins w:id="3066" w:author="Xuning Wei12232" w:date="2026-07-27T12:27:00Z"/>
                    <w:rFonts w:ascii="Times New Roman" w:eastAsia="仿宋_GB2312" w:hAnsi="Times New Roman" w:cs="Times New Roman"/>
                    <w:color w:val="auto"/>
                    <w:sz w:val="18"/>
                    <w:szCs w:val="18"/>
                    <w:lang w:eastAsia="zh-CN"/>
                  </w:rPr>
                </w:rPrChange>
              </w:rPr>
            </w:pPr>
            <w:ins w:id="3067" w:author="Xuning Wei12232" w:date="2026-07-27T12:27:00Z">
              <w:r w:rsidRPr="00634E9B">
                <w:rPr>
                  <w:rFonts w:ascii="Times New Roman" w:eastAsia="仿宋_GB2312" w:hAnsi="Times New Roman" w:cs="Times New Roman"/>
                  <w:color w:val="0000FF"/>
                  <w:sz w:val="18"/>
                  <w:szCs w:val="18"/>
                  <w:rPrChange w:id="3068" w:author="Xuning Wei12232" w:date="2026-07-27T12:29:00Z">
                    <w:rPr>
                      <w:rFonts w:ascii="Times New Roman" w:eastAsia="仿宋_GB2312" w:hAnsi="Times New Roman" w:cs="Times New Roman"/>
                      <w:color w:val="auto"/>
                      <w:sz w:val="18"/>
                      <w:szCs w:val="18"/>
                    </w:rPr>
                  </w:rPrChange>
                </w:rPr>
                <w:t>Dedicated pipeline for charging</w:t>
              </w:r>
            </w:ins>
          </w:p>
        </w:tc>
        <w:tc>
          <w:tcPr>
            <w:tcW w:w="259" w:type="pct"/>
            <w:shd w:val="clear" w:color="auto" w:fill="FFFFFF" w:themeFill="background1"/>
            <w:vAlign w:val="center"/>
          </w:tcPr>
          <w:p w14:paraId="4FCD4B3E" w14:textId="77777777" w:rsidR="00634E9B" w:rsidRPr="00634E9B" w:rsidRDefault="000B6761" w:rsidP="00CD20E8">
            <w:pPr>
              <w:spacing w:line="240" w:lineRule="exact"/>
              <w:contextualSpacing/>
              <w:jc w:val="both"/>
              <w:rPr>
                <w:ins w:id="3069" w:author="Xuning Wei12232" w:date="2026-07-27T12:27:00Z"/>
                <w:rFonts w:ascii="Times New Roman" w:eastAsia="仿宋_GB2312" w:hAnsi="Times New Roman" w:cs="Times New Roman"/>
                <w:color w:val="0000FF"/>
                <w:sz w:val="18"/>
                <w:szCs w:val="18"/>
                <w:rPrChange w:id="3070" w:author="Xuning Wei12232" w:date="2026-07-27T12:29:00Z">
                  <w:rPr>
                    <w:ins w:id="3071" w:author="Xuning Wei12232" w:date="2026-07-27T12:27:00Z"/>
                    <w:rFonts w:ascii="Times New Roman" w:eastAsia="仿宋_GB2312" w:hAnsi="Times New Roman" w:cs="Times New Roman"/>
                    <w:color w:val="auto"/>
                    <w:sz w:val="18"/>
                    <w:szCs w:val="18"/>
                  </w:rPr>
                </w:rPrChange>
              </w:rPr>
            </w:pPr>
            <w:customXmlInsRangeStart w:id="3072" w:author="Xuning Wei12232" w:date="2026-07-27T12:27:00Z"/>
            <w:sdt>
              <w:sdtPr>
                <w:rPr>
                  <w:rFonts w:ascii="Times New Roman" w:eastAsia="仿宋_GB2312" w:hAnsi="Times New Roman" w:cs="Times New Roman"/>
                  <w:color w:val="0000FF"/>
                  <w:sz w:val="18"/>
                  <w:szCs w:val="18"/>
                </w:rPr>
                <w:id w:val="1935240650"/>
                <w14:checkbox>
                  <w14:checked w14:val="1"/>
                  <w14:checkedState w14:val="2612" w14:font="MS Gothic"/>
                  <w14:uncheckedState w14:val="2610" w14:font="MS Gothic"/>
                </w14:checkbox>
              </w:sdtPr>
              <w:sdtEndPr/>
              <w:sdtContent>
                <w:customXmlInsRangeEnd w:id="3072"/>
                <w:ins w:id="3073" w:author="Xuning Wei12232" w:date="2026-07-27T12:27:00Z">
                  <w:r w:rsidR="00634E9B" w:rsidRPr="00634E9B">
                    <w:rPr>
                      <w:rFonts w:ascii="Segoe UI Symbol" w:eastAsia="MS Gothic" w:hAnsi="Segoe UI Symbol" w:cs="Segoe UI Symbol"/>
                      <w:color w:val="0000FF"/>
                      <w:sz w:val="18"/>
                      <w:szCs w:val="18"/>
                      <w:rPrChange w:id="3074" w:author="Xuning Wei12232" w:date="2026-07-27T12:29:00Z">
                        <w:rPr>
                          <w:rFonts w:ascii="Segoe UI Symbol" w:eastAsia="MS Gothic" w:hAnsi="Segoe UI Symbol" w:cs="Segoe UI Symbol"/>
                          <w:color w:val="auto"/>
                          <w:sz w:val="18"/>
                          <w:szCs w:val="18"/>
                        </w:rPr>
                      </w:rPrChange>
                    </w:rPr>
                    <w:t>☒</w:t>
                  </w:r>
                </w:ins>
                <w:customXmlInsRangeStart w:id="3075" w:author="Xuning Wei12232" w:date="2026-07-27T12:27:00Z"/>
              </w:sdtContent>
            </w:sdt>
            <w:customXmlInsRangeEnd w:id="3075"/>
            <w:ins w:id="3076" w:author="Xuning Wei12232" w:date="2026-07-27T12:27:00Z">
              <w:r w:rsidR="00634E9B" w:rsidRPr="00634E9B">
                <w:rPr>
                  <w:rFonts w:ascii="Times New Roman" w:eastAsia="仿宋_GB2312" w:hAnsi="Times New Roman" w:cs="Times New Roman"/>
                  <w:color w:val="0000FF"/>
                  <w:sz w:val="18"/>
                  <w:szCs w:val="18"/>
                  <w:rPrChange w:id="3077" w:author="Xuning Wei12232" w:date="2026-07-27T12:29:00Z">
                    <w:rPr>
                      <w:rFonts w:ascii="Times New Roman" w:eastAsia="仿宋_GB2312" w:hAnsi="Times New Roman" w:cs="Times New Roman"/>
                      <w:color w:val="auto"/>
                      <w:sz w:val="18"/>
                      <w:szCs w:val="18"/>
                    </w:rPr>
                  </w:rPrChange>
                </w:rPr>
                <w:t>Yes</w:t>
              </w:r>
            </w:ins>
          </w:p>
        </w:tc>
        <w:tc>
          <w:tcPr>
            <w:tcW w:w="260" w:type="pct"/>
            <w:shd w:val="clear" w:color="auto" w:fill="FFFFFF" w:themeFill="background1"/>
            <w:vAlign w:val="center"/>
          </w:tcPr>
          <w:p w14:paraId="11CC6CE2" w14:textId="77777777" w:rsidR="00634E9B" w:rsidRPr="00634E9B" w:rsidRDefault="000B6761" w:rsidP="00CD20E8">
            <w:pPr>
              <w:spacing w:line="240" w:lineRule="exact"/>
              <w:contextualSpacing/>
              <w:jc w:val="both"/>
              <w:rPr>
                <w:ins w:id="3078" w:author="Xuning Wei12232" w:date="2026-07-27T12:27:00Z"/>
                <w:rFonts w:ascii="Times New Roman" w:eastAsia="仿宋_GB2312" w:hAnsi="Times New Roman" w:cs="Times New Roman"/>
                <w:color w:val="0000FF"/>
                <w:sz w:val="18"/>
                <w:szCs w:val="18"/>
                <w:rPrChange w:id="3079" w:author="Xuning Wei12232" w:date="2026-07-27T12:29:00Z">
                  <w:rPr>
                    <w:ins w:id="3080" w:author="Xuning Wei12232" w:date="2026-07-27T12:27:00Z"/>
                    <w:rFonts w:ascii="Times New Roman" w:eastAsia="仿宋_GB2312" w:hAnsi="Times New Roman" w:cs="Times New Roman"/>
                    <w:color w:val="auto"/>
                    <w:sz w:val="18"/>
                    <w:szCs w:val="18"/>
                  </w:rPr>
                </w:rPrChange>
              </w:rPr>
            </w:pPr>
            <w:customXmlInsRangeStart w:id="3081" w:author="Xuning Wei12232" w:date="2026-07-27T12:27:00Z"/>
            <w:sdt>
              <w:sdtPr>
                <w:rPr>
                  <w:rFonts w:ascii="Times New Roman" w:eastAsia="仿宋_GB2312" w:hAnsi="Times New Roman" w:cs="Times New Roman"/>
                  <w:color w:val="0000FF"/>
                  <w:sz w:val="18"/>
                  <w:szCs w:val="18"/>
                </w:rPr>
                <w:id w:val="633595392"/>
                <w14:checkbox>
                  <w14:checked w14:val="0"/>
                  <w14:checkedState w14:val="2612" w14:font="MS Gothic"/>
                  <w14:uncheckedState w14:val="2610" w14:font="MS Gothic"/>
                </w14:checkbox>
              </w:sdtPr>
              <w:sdtEndPr/>
              <w:sdtContent>
                <w:customXmlInsRangeEnd w:id="3081"/>
                <w:ins w:id="3082" w:author="Xuning Wei12232" w:date="2026-07-27T12:27:00Z">
                  <w:r w:rsidR="00634E9B" w:rsidRPr="00634E9B">
                    <w:rPr>
                      <w:rFonts w:ascii="Segoe UI Symbol" w:eastAsia="仿宋_GB2312" w:hAnsi="Segoe UI Symbol" w:cs="Segoe UI Symbol"/>
                      <w:color w:val="0000FF"/>
                      <w:sz w:val="18"/>
                      <w:szCs w:val="18"/>
                      <w:rPrChange w:id="3083" w:author="Xuning Wei12232" w:date="2026-07-27T12:29:00Z">
                        <w:rPr>
                          <w:rFonts w:ascii="Segoe UI Symbol" w:eastAsia="仿宋_GB2312" w:hAnsi="Segoe UI Symbol" w:cs="Segoe UI Symbol"/>
                          <w:color w:val="auto"/>
                          <w:sz w:val="18"/>
                          <w:szCs w:val="18"/>
                        </w:rPr>
                      </w:rPrChange>
                    </w:rPr>
                    <w:t>☐</w:t>
                  </w:r>
                </w:ins>
                <w:customXmlInsRangeStart w:id="3084" w:author="Xuning Wei12232" w:date="2026-07-27T12:27:00Z"/>
              </w:sdtContent>
            </w:sdt>
            <w:customXmlInsRangeEnd w:id="3084"/>
            <w:ins w:id="3085" w:author="Xuning Wei12232" w:date="2026-07-27T12:27:00Z">
              <w:r w:rsidR="00634E9B" w:rsidRPr="00634E9B">
                <w:rPr>
                  <w:rFonts w:ascii="Times New Roman" w:eastAsia="仿宋_GB2312" w:hAnsi="Times New Roman" w:cs="Times New Roman"/>
                  <w:color w:val="0000FF"/>
                  <w:sz w:val="18"/>
                  <w:szCs w:val="18"/>
                  <w:rPrChange w:id="3086" w:author="Xuning Wei12232" w:date="2026-07-27T12:29:00Z">
                    <w:rPr>
                      <w:rFonts w:ascii="Times New Roman" w:eastAsia="仿宋_GB2312" w:hAnsi="Times New Roman" w:cs="Times New Roman"/>
                      <w:color w:val="auto"/>
                      <w:sz w:val="18"/>
                      <w:szCs w:val="18"/>
                    </w:rPr>
                  </w:rPrChange>
                </w:rPr>
                <w:t xml:space="preserve"> No</w:t>
              </w:r>
            </w:ins>
          </w:p>
        </w:tc>
        <w:tc>
          <w:tcPr>
            <w:tcW w:w="1145" w:type="pct"/>
            <w:shd w:val="clear" w:color="auto" w:fill="FFFFFF" w:themeFill="background1"/>
            <w:vAlign w:val="center"/>
          </w:tcPr>
          <w:p w14:paraId="6A79C808" w14:textId="77777777" w:rsidR="00634E9B" w:rsidRPr="00634E9B" w:rsidRDefault="00634E9B" w:rsidP="00CD20E8">
            <w:pPr>
              <w:spacing w:line="240" w:lineRule="exact"/>
              <w:contextualSpacing/>
              <w:jc w:val="both"/>
              <w:rPr>
                <w:ins w:id="3087" w:author="Xuning Wei12232" w:date="2026-07-27T12:27:00Z"/>
                <w:rFonts w:ascii="Times New Roman" w:eastAsia="仿宋_GB2312" w:hAnsi="Times New Roman" w:cs="Times New Roman"/>
                <w:color w:val="0000FF"/>
                <w:sz w:val="18"/>
                <w:szCs w:val="18"/>
                <w:rPrChange w:id="3088" w:author="Xuning Wei12232" w:date="2026-07-27T12:29:00Z">
                  <w:rPr>
                    <w:ins w:id="3089" w:author="Xuning Wei12232" w:date="2026-07-27T12:27:00Z"/>
                    <w:rFonts w:ascii="Times New Roman" w:eastAsia="仿宋_GB2312" w:hAnsi="Times New Roman" w:cs="Times New Roman"/>
                    <w:color w:val="auto"/>
                    <w:sz w:val="18"/>
                    <w:szCs w:val="18"/>
                  </w:rPr>
                </w:rPrChange>
              </w:rPr>
            </w:pPr>
            <w:ins w:id="3090" w:author="Xuning Wei12232" w:date="2026-07-27T12:27:00Z">
              <w:r w:rsidRPr="00634E9B">
                <w:rPr>
                  <w:rFonts w:ascii="Times New Roman" w:eastAsia="仿宋_GB2312" w:hAnsi="Times New Roman" w:cs="Times New Roman"/>
                  <w:color w:val="0000FF"/>
                  <w:sz w:val="18"/>
                  <w:szCs w:val="18"/>
                  <w:rPrChange w:id="3091" w:author="Xuning Wei12232" w:date="2026-07-27T12:29:00Z">
                    <w:rPr>
                      <w:rFonts w:ascii="Times New Roman" w:eastAsia="仿宋_GB2312" w:hAnsi="Times New Roman" w:cs="Times New Roman"/>
                      <w:color w:val="auto"/>
                      <w:sz w:val="18"/>
                      <w:szCs w:val="18"/>
                    </w:rPr>
                  </w:rPrChange>
                </w:rPr>
                <w:t>N/A</w:t>
              </w:r>
            </w:ins>
          </w:p>
        </w:tc>
      </w:tr>
    </w:tbl>
    <w:p w14:paraId="414E9E2B" w14:textId="77777777" w:rsidR="00634E9B" w:rsidRPr="00634E9B" w:rsidRDefault="00634E9B" w:rsidP="00634E9B">
      <w:pPr>
        <w:snapToGrid w:val="0"/>
        <w:rPr>
          <w:ins w:id="3092" w:author="Xuning Wei12232" w:date="2026-07-27T12:27:00Z"/>
          <w:rFonts w:ascii="Times New Roman" w:eastAsia="仿宋_GB2312" w:hAnsi="Times New Roman" w:cs="Times New Roman"/>
          <w:color w:val="0000FF"/>
          <w:sz w:val="20"/>
          <w:szCs w:val="20"/>
          <w:lang w:eastAsia="zh-CN"/>
          <w:rPrChange w:id="3093" w:author="Xuning Wei12232" w:date="2026-07-27T12:29:00Z">
            <w:rPr>
              <w:ins w:id="3094" w:author="Xuning Wei12232" w:date="2026-07-27T12:27:00Z"/>
              <w:rFonts w:ascii="Times New Roman" w:eastAsia="仿宋_GB2312" w:hAnsi="Times New Roman" w:cs="Times New Roman"/>
              <w:color w:val="auto"/>
              <w:sz w:val="20"/>
              <w:szCs w:val="20"/>
              <w:lang w:eastAsia="zh-CN"/>
            </w:rPr>
          </w:rPrChange>
        </w:rPr>
      </w:pPr>
      <w:ins w:id="3095" w:author="Xuning Wei12232" w:date="2026-07-27T12:27:00Z">
        <w:r w:rsidRPr="00634E9B">
          <w:rPr>
            <w:rFonts w:ascii="Times New Roman" w:eastAsia="仿宋_GB2312" w:hAnsi="Times New Roman" w:cs="Times New Roman"/>
            <w:color w:val="0000FF"/>
            <w:sz w:val="20"/>
            <w:szCs w:val="20"/>
            <w:lang w:eastAsia="zh-CN"/>
            <w:rPrChange w:id="3096" w:author="Xuning Wei12232" w:date="2026-07-27T12:29:00Z">
              <w:rPr>
                <w:rFonts w:ascii="Times New Roman" w:eastAsia="仿宋_GB2312" w:hAnsi="Times New Roman" w:cs="Times New Roman"/>
                <w:color w:val="auto"/>
                <w:sz w:val="20"/>
                <w:szCs w:val="20"/>
                <w:lang w:eastAsia="zh-CN"/>
              </w:rPr>
            </w:rPrChange>
          </w:rPr>
          <w:t>Note: Refers to equipment qualification document SVP-TJ4-392.01-002</w:t>
        </w:r>
      </w:ins>
    </w:p>
    <w:p w14:paraId="0016B07E" w14:textId="77777777" w:rsidR="00634E9B" w:rsidRPr="00634E9B" w:rsidRDefault="00634E9B" w:rsidP="00634E9B">
      <w:pPr>
        <w:pStyle w:val="2"/>
        <w:rPr>
          <w:ins w:id="3097" w:author="Xuning Wei12232" w:date="2026-07-27T12:27:00Z"/>
          <w:rFonts w:ascii="Times New Roman" w:eastAsia="仿宋_GB2312" w:hAnsi="Times New Roman" w:cs="Times New Roman"/>
          <w:color w:val="0000FF"/>
          <w:rPrChange w:id="3098" w:author="Xuning Wei12232" w:date="2026-07-27T12:29:00Z">
            <w:rPr>
              <w:ins w:id="3099" w:author="Xuning Wei12232" w:date="2026-07-27T12:27:00Z"/>
              <w:rFonts w:ascii="Times New Roman" w:eastAsia="仿宋_GB2312" w:hAnsi="Times New Roman" w:cs="Times New Roman"/>
              <w:color w:val="auto"/>
            </w:rPr>
          </w:rPrChange>
        </w:rPr>
      </w:pPr>
      <w:bookmarkStart w:id="3100" w:name="_Toc226532510"/>
      <w:ins w:id="3101" w:author="Xuning Wei12232" w:date="2026-07-27T12:27:00Z">
        <w:r w:rsidRPr="00634E9B">
          <w:rPr>
            <w:rFonts w:ascii="Times New Roman" w:eastAsia="仿宋_GB2312" w:hAnsi="Times New Roman" w:cs="Times New Roman"/>
            <w:color w:val="0000FF"/>
            <w:rPrChange w:id="3102" w:author="Xuning Wei12232" w:date="2026-07-27T12:29:00Z">
              <w:rPr>
                <w:rFonts w:ascii="Times New Roman" w:eastAsia="仿宋_GB2312" w:hAnsi="Times New Roman" w:cs="Times New Roman"/>
                <w:color w:val="auto"/>
              </w:rPr>
            </w:rPrChange>
          </w:rPr>
          <w:t xml:space="preserve">Assessment on function &amp; capacity for </w:t>
        </w:r>
        <w:r w:rsidRPr="00634E9B">
          <w:rPr>
            <w:rFonts w:ascii="Times New Roman" w:eastAsia="仿宋_GB2312" w:hAnsi="Times New Roman" w:cs="Times New Roman"/>
            <w:color w:val="0000FF"/>
          </w:rPr>
          <w:t>Agitator</w:t>
        </w:r>
        <w:r w:rsidRPr="00634E9B">
          <w:rPr>
            <w:rFonts w:ascii="Times New Roman" w:eastAsia="仿宋_GB2312" w:hAnsi="Times New Roman" w:cs="Times New Roman"/>
            <w:color w:val="0000FF"/>
            <w:rPrChange w:id="3103" w:author="Xuning Wei12232" w:date="2026-07-27T12:29:00Z">
              <w:rPr>
                <w:rFonts w:ascii="Times New Roman" w:eastAsia="仿宋_GB2312" w:hAnsi="Times New Roman" w:cs="Times New Roman"/>
                <w:color w:val="auto"/>
              </w:rPr>
            </w:rPrChange>
          </w:rPr>
          <w:t xml:space="preserve"> tank TJ4S-1213-SPS01-AT02</w:t>
        </w:r>
        <w:bookmarkEnd w:id="3100"/>
      </w:ins>
    </w:p>
    <w:p w14:paraId="017D6F39" w14:textId="77777777" w:rsidR="00634E9B" w:rsidRPr="00634E9B" w:rsidRDefault="00634E9B" w:rsidP="00634E9B">
      <w:pPr>
        <w:spacing w:beforeLines="50" w:before="120" w:after="50" w:line="319" w:lineRule="auto"/>
        <w:ind w:leftChars="134" w:left="281"/>
        <w:contextualSpacing/>
        <w:jc w:val="both"/>
        <w:rPr>
          <w:ins w:id="3104" w:author="Xuning Wei12232" w:date="2026-07-27T12:27:00Z"/>
          <w:rFonts w:ascii="Times New Roman" w:eastAsia="仿宋_GB2312" w:hAnsi="Times New Roman" w:cs="Times New Roman"/>
          <w:color w:val="0000FF"/>
          <w:sz w:val="20"/>
          <w:szCs w:val="20"/>
          <w:rPrChange w:id="3105" w:author="Xuning Wei12232" w:date="2026-07-27T12:29:00Z">
            <w:rPr>
              <w:ins w:id="3106" w:author="Xuning Wei12232" w:date="2026-07-27T12:27:00Z"/>
              <w:rFonts w:ascii="Times New Roman" w:eastAsia="仿宋_GB2312" w:hAnsi="Times New Roman" w:cs="Times New Roman"/>
              <w:color w:val="auto"/>
              <w:sz w:val="20"/>
              <w:szCs w:val="20"/>
            </w:rPr>
          </w:rPrChange>
        </w:rPr>
      </w:pPr>
      <w:ins w:id="3107" w:author="Xuning Wei12232" w:date="2026-07-27T12:27:00Z">
        <w:r w:rsidRPr="00634E9B">
          <w:rPr>
            <w:rFonts w:ascii="Times New Roman" w:eastAsia="仿宋_GB2312" w:hAnsi="Times New Roman" w:cs="Times New Roman"/>
            <w:color w:val="0000FF"/>
            <w:sz w:val="20"/>
            <w:szCs w:val="20"/>
            <w:rPrChange w:id="3108" w:author="Xuning Wei12232" w:date="2026-07-27T12:29:00Z">
              <w:rPr>
                <w:rFonts w:ascii="Times New Roman" w:eastAsia="仿宋_GB2312" w:hAnsi="Times New Roman" w:cs="Times New Roman"/>
                <w:color w:val="auto"/>
                <w:sz w:val="20"/>
                <w:szCs w:val="20"/>
              </w:rPr>
            </w:rPrChange>
          </w:rPr>
          <w:t xml:space="preserve">See </w:t>
        </w:r>
        <w:r w:rsidRPr="00634E9B">
          <w:rPr>
            <w:rFonts w:ascii="Times New Roman" w:eastAsia="仿宋_GB2312" w:hAnsi="Times New Roman" w:cs="Times New Roman"/>
            <w:b/>
            <w:i/>
            <w:color w:val="0000FF"/>
            <w:sz w:val="20"/>
            <w:szCs w:val="20"/>
            <w:rPrChange w:id="3109" w:author="Xuning Wei12232" w:date="2026-07-27T12:29:00Z">
              <w:rPr>
                <w:rFonts w:ascii="Times New Roman" w:eastAsia="仿宋_GB2312" w:hAnsi="Times New Roman" w:cs="Times New Roman"/>
                <w:b/>
                <w:i/>
                <w:color w:val="auto"/>
                <w:sz w:val="20"/>
                <w:szCs w:val="20"/>
              </w:rPr>
            </w:rPrChange>
          </w:rPr>
          <w:t>Table 7</w:t>
        </w:r>
        <w:r w:rsidRPr="00634E9B">
          <w:rPr>
            <w:rFonts w:ascii="Times New Roman" w:eastAsia="仿宋_GB2312" w:hAnsi="Times New Roman" w:cs="Times New Roman"/>
            <w:b/>
            <w:i/>
            <w:color w:val="0000FF"/>
            <w:sz w:val="20"/>
            <w:szCs w:val="20"/>
            <w:lang w:eastAsia="zh-CN"/>
            <w:rPrChange w:id="3110" w:author="Xuning Wei12232" w:date="2026-07-27T12:29:00Z">
              <w:rPr>
                <w:rFonts w:ascii="Times New Roman" w:eastAsia="仿宋_GB2312" w:hAnsi="Times New Roman" w:cs="Times New Roman"/>
                <w:b/>
                <w:i/>
                <w:color w:val="auto"/>
                <w:sz w:val="20"/>
                <w:szCs w:val="20"/>
                <w:lang w:eastAsia="zh-CN"/>
              </w:rPr>
            </w:rPrChange>
          </w:rPr>
          <w:t>-</w:t>
        </w:r>
        <w:r w:rsidRPr="00634E9B">
          <w:rPr>
            <w:rFonts w:ascii="Times New Roman" w:eastAsia="仿宋_GB2312" w:hAnsi="Times New Roman" w:cs="Times New Roman"/>
            <w:b/>
            <w:i/>
            <w:color w:val="0000FF"/>
            <w:sz w:val="20"/>
            <w:szCs w:val="20"/>
            <w:rPrChange w:id="3111" w:author="Xuning Wei12232" w:date="2026-07-27T12:29:00Z">
              <w:rPr>
                <w:rFonts w:ascii="Times New Roman" w:eastAsia="仿宋_GB2312" w:hAnsi="Times New Roman" w:cs="Times New Roman"/>
                <w:b/>
                <w:i/>
                <w:color w:val="auto"/>
                <w:sz w:val="20"/>
                <w:szCs w:val="20"/>
              </w:rPr>
            </w:rPrChange>
          </w:rPr>
          <w:t>3</w:t>
        </w:r>
      </w:ins>
    </w:p>
    <w:p w14:paraId="44209FF2" w14:textId="77777777" w:rsidR="00634E9B" w:rsidRPr="00634E9B" w:rsidRDefault="00634E9B" w:rsidP="00634E9B">
      <w:pPr>
        <w:jc w:val="center"/>
        <w:rPr>
          <w:ins w:id="3112" w:author="Xuning Wei12232" w:date="2026-07-27T12:27:00Z"/>
          <w:rFonts w:ascii="Times New Roman" w:eastAsia="仿宋_GB2312" w:hAnsi="Times New Roman" w:cs="Times New Roman"/>
          <w:color w:val="0000FF"/>
          <w:sz w:val="20"/>
          <w:szCs w:val="20"/>
          <w:lang w:eastAsia="zh-CN"/>
          <w:rPrChange w:id="3113" w:author="Xuning Wei12232" w:date="2026-07-27T12:29:00Z">
            <w:rPr>
              <w:ins w:id="3114" w:author="Xuning Wei12232" w:date="2026-07-27T12:27:00Z"/>
              <w:rFonts w:ascii="Times New Roman" w:eastAsia="仿宋_GB2312" w:hAnsi="Times New Roman" w:cs="Times New Roman"/>
              <w:color w:val="auto"/>
              <w:sz w:val="20"/>
              <w:szCs w:val="20"/>
              <w:lang w:eastAsia="zh-CN"/>
            </w:rPr>
          </w:rPrChange>
        </w:rPr>
      </w:pPr>
      <w:ins w:id="3115" w:author="Xuning Wei12232" w:date="2026-07-27T12:27:00Z">
        <w:r w:rsidRPr="00634E9B">
          <w:rPr>
            <w:rFonts w:ascii="Times New Roman" w:eastAsia="仿宋_GB2312" w:hAnsi="Times New Roman" w:cs="Times New Roman"/>
            <w:b/>
            <w:color w:val="0000FF"/>
            <w:sz w:val="20"/>
            <w:szCs w:val="20"/>
            <w:lang w:eastAsia="zh-CN"/>
            <w:rPrChange w:id="3116" w:author="Xuning Wei12232" w:date="2026-07-27T12:29:00Z">
              <w:rPr>
                <w:rFonts w:ascii="Times New Roman" w:eastAsia="仿宋_GB2312" w:hAnsi="Times New Roman" w:cs="Times New Roman"/>
                <w:b/>
                <w:color w:val="auto"/>
                <w:sz w:val="20"/>
                <w:szCs w:val="20"/>
                <w:lang w:eastAsia="zh-CN"/>
              </w:rPr>
            </w:rPrChange>
          </w:rPr>
          <w:t xml:space="preserve">Table 7-3: </w:t>
        </w:r>
        <w:r w:rsidRPr="00634E9B">
          <w:rPr>
            <w:rFonts w:ascii="Times New Roman" w:eastAsia="仿宋_GB2312" w:hAnsi="Times New Roman" w:cs="Times New Roman"/>
            <w:b/>
            <w:color w:val="0000FF"/>
            <w:sz w:val="20"/>
            <w:szCs w:val="20"/>
            <w:rPrChange w:id="3117" w:author="Xuning Wei12232" w:date="2026-07-27T12:29:00Z">
              <w:rPr>
                <w:rFonts w:ascii="Times New Roman" w:eastAsia="仿宋_GB2312" w:hAnsi="Times New Roman" w:cs="Times New Roman"/>
                <w:b/>
                <w:color w:val="auto"/>
                <w:sz w:val="20"/>
                <w:szCs w:val="20"/>
              </w:rPr>
            </w:rPrChange>
          </w:rPr>
          <w:t xml:space="preserve">Equipment Suitability Assessment on Function &amp; Capacity for </w:t>
        </w:r>
        <w:r w:rsidRPr="00634E9B">
          <w:rPr>
            <w:rFonts w:ascii="Times New Roman" w:eastAsia="仿宋_GB2312" w:hAnsi="Times New Roman" w:cs="Times New Roman"/>
            <w:b/>
            <w:color w:val="0000FF"/>
            <w:sz w:val="20"/>
            <w:szCs w:val="20"/>
          </w:rPr>
          <w:t>Agitator</w:t>
        </w:r>
        <w:r w:rsidRPr="00634E9B">
          <w:rPr>
            <w:rFonts w:ascii="Times New Roman" w:eastAsia="仿宋_GB2312" w:hAnsi="Times New Roman" w:cs="Times New Roman"/>
            <w:b/>
            <w:color w:val="0000FF"/>
            <w:sz w:val="20"/>
            <w:szCs w:val="20"/>
            <w:rPrChange w:id="3118" w:author="Xuning Wei12232" w:date="2026-07-27T12:29:00Z">
              <w:rPr>
                <w:rFonts w:ascii="Times New Roman" w:eastAsia="仿宋_GB2312" w:hAnsi="Times New Roman" w:cs="Times New Roman"/>
                <w:b/>
                <w:color w:val="auto"/>
                <w:sz w:val="20"/>
                <w:szCs w:val="20"/>
              </w:rPr>
            </w:rPrChange>
          </w:rPr>
          <w:t xml:space="preserve"> tank TJ4S-1213-SPS01-AT02</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1297"/>
        <w:gridCol w:w="3398"/>
        <w:gridCol w:w="3996"/>
        <w:gridCol w:w="862"/>
        <w:gridCol w:w="864"/>
        <w:gridCol w:w="3398"/>
      </w:tblGrid>
      <w:tr w:rsidR="00634E9B" w:rsidRPr="00634E9B" w14:paraId="62A4E28D" w14:textId="77777777" w:rsidTr="00CD20E8">
        <w:trPr>
          <w:trHeight w:val="397"/>
          <w:tblHeader/>
          <w:jc w:val="center"/>
          <w:ins w:id="3119" w:author="Xuning Wei12232" w:date="2026-07-27T12:27:00Z"/>
        </w:trPr>
        <w:tc>
          <w:tcPr>
            <w:tcW w:w="174" w:type="pct"/>
            <w:shd w:val="clear" w:color="auto" w:fill="D9D9D9" w:themeFill="background1" w:themeFillShade="D9"/>
            <w:vAlign w:val="center"/>
          </w:tcPr>
          <w:p w14:paraId="32A4DDED" w14:textId="77777777" w:rsidR="00634E9B" w:rsidRPr="00634E9B" w:rsidRDefault="00634E9B" w:rsidP="00CD20E8">
            <w:pPr>
              <w:spacing w:line="240" w:lineRule="exact"/>
              <w:contextualSpacing/>
              <w:jc w:val="center"/>
              <w:rPr>
                <w:ins w:id="3120" w:author="Xuning Wei12232" w:date="2026-07-27T12:27:00Z"/>
                <w:rFonts w:ascii="Times New Roman" w:eastAsia="仿宋_GB2312" w:hAnsi="Times New Roman" w:cs="Times New Roman"/>
                <w:b/>
                <w:color w:val="0000FF"/>
                <w:kern w:val="0"/>
                <w:sz w:val="18"/>
                <w:szCs w:val="18"/>
                <w:rPrChange w:id="3121" w:author="Xuning Wei12232" w:date="2026-07-27T12:29:00Z">
                  <w:rPr>
                    <w:ins w:id="3122" w:author="Xuning Wei12232" w:date="2026-07-27T12:27:00Z"/>
                    <w:rFonts w:ascii="Times New Roman" w:eastAsia="仿宋_GB2312" w:hAnsi="Times New Roman" w:cs="Times New Roman"/>
                    <w:b/>
                    <w:color w:val="auto"/>
                    <w:kern w:val="0"/>
                    <w:sz w:val="18"/>
                    <w:szCs w:val="18"/>
                  </w:rPr>
                </w:rPrChange>
              </w:rPr>
            </w:pPr>
            <w:ins w:id="3123" w:author="Xuning Wei12232" w:date="2026-07-27T12:27:00Z">
              <w:r w:rsidRPr="00634E9B">
                <w:rPr>
                  <w:rFonts w:ascii="Times New Roman" w:eastAsia="仿宋_GB2312" w:hAnsi="Times New Roman" w:cs="Times New Roman"/>
                  <w:b/>
                  <w:color w:val="0000FF"/>
                  <w:kern w:val="0"/>
                  <w:sz w:val="18"/>
                  <w:szCs w:val="18"/>
                  <w:rPrChange w:id="3124" w:author="Xuning Wei12232" w:date="2026-07-27T12:29:00Z">
                    <w:rPr>
                      <w:rFonts w:ascii="Times New Roman" w:eastAsia="仿宋_GB2312" w:hAnsi="Times New Roman" w:cs="Times New Roman"/>
                      <w:b/>
                      <w:color w:val="auto"/>
                      <w:kern w:val="0"/>
                      <w:sz w:val="18"/>
                      <w:szCs w:val="18"/>
                    </w:rPr>
                  </w:rPrChange>
                </w:rPr>
                <w:t>S/N</w:t>
              </w:r>
            </w:ins>
          </w:p>
        </w:tc>
        <w:tc>
          <w:tcPr>
            <w:tcW w:w="1640" w:type="pct"/>
            <w:gridSpan w:val="2"/>
            <w:shd w:val="clear" w:color="auto" w:fill="D9D9D9" w:themeFill="background1" w:themeFillShade="D9"/>
            <w:vAlign w:val="center"/>
          </w:tcPr>
          <w:p w14:paraId="79E28F2E" w14:textId="77777777" w:rsidR="00634E9B" w:rsidRPr="00634E9B" w:rsidRDefault="00634E9B" w:rsidP="00CD20E8">
            <w:pPr>
              <w:spacing w:line="240" w:lineRule="exact"/>
              <w:contextualSpacing/>
              <w:jc w:val="center"/>
              <w:rPr>
                <w:ins w:id="3125" w:author="Xuning Wei12232" w:date="2026-07-27T12:27:00Z"/>
                <w:rFonts w:ascii="Times New Roman" w:eastAsia="仿宋_GB2312" w:hAnsi="Times New Roman" w:cs="Times New Roman"/>
                <w:b/>
                <w:color w:val="0000FF"/>
                <w:kern w:val="0"/>
                <w:sz w:val="18"/>
                <w:szCs w:val="18"/>
                <w:rPrChange w:id="3126" w:author="Xuning Wei12232" w:date="2026-07-27T12:29:00Z">
                  <w:rPr>
                    <w:ins w:id="3127" w:author="Xuning Wei12232" w:date="2026-07-27T12:27:00Z"/>
                    <w:rFonts w:ascii="Times New Roman" w:eastAsia="仿宋_GB2312" w:hAnsi="Times New Roman" w:cs="Times New Roman"/>
                    <w:b/>
                    <w:color w:val="auto"/>
                    <w:kern w:val="0"/>
                    <w:sz w:val="18"/>
                    <w:szCs w:val="18"/>
                  </w:rPr>
                </w:rPrChange>
              </w:rPr>
            </w:pPr>
            <w:ins w:id="3128" w:author="Xuning Wei12232" w:date="2026-07-27T12:27:00Z">
              <w:r w:rsidRPr="00634E9B">
                <w:rPr>
                  <w:rFonts w:ascii="Times New Roman" w:eastAsia="仿宋_GB2312" w:hAnsi="Times New Roman" w:cs="Times New Roman"/>
                  <w:b/>
                  <w:color w:val="0000FF"/>
                  <w:kern w:val="0"/>
                  <w:sz w:val="18"/>
                  <w:szCs w:val="18"/>
                  <w:rPrChange w:id="3129" w:author="Xuning Wei12232" w:date="2026-07-27T12:29:00Z">
                    <w:rPr>
                      <w:rFonts w:ascii="Times New Roman" w:eastAsia="仿宋_GB2312" w:hAnsi="Times New Roman" w:cs="Times New Roman"/>
                      <w:b/>
                      <w:color w:val="auto"/>
                      <w:kern w:val="0"/>
                      <w:sz w:val="18"/>
                      <w:szCs w:val="18"/>
                    </w:rPr>
                  </w:rPrChange>
                </w:rPr>
                <w:t>Process Requirements</w:t>
              </w:r>
            </w:ins>
          </w:p>
        </w:tc>
        <w:tc>
          <w:tcPr>
            <w:tcW w:w="1396" w:type="pct"/>
            <w:shd w:val="clear" w:color="auto" w:fill="D9D9D9" w:themeFill="background1" w:themeFillShade="D9"/>
            <w:vAlign w:val="center"/>
          </w:tcPr>
          <w:p w14:paraId="039BDFDC" w14:textId="77777777" w:rsidR="00634E9B" w:rsidRPr="00634E9B" w:rsidRDefault="00634E9B" w:rsidP="00CD20E8">
            <w:pPr>
              <w:spacing w:line="240" w:lineRule="exact"/>
              <w:contextualSpacing/>
              <w:jc w:val="center"/>
              <w:rPr>
                <w:ins w:id="3130" w:author="Xuning Wei12232" w:date="2026-07-27T12:27:00Z"/>
                <w:rFonts w:ascii="Times New Roman" w:eastAsia="仿宋_GB2312" w:hAnsi="Times New Roman" w:cs="Times New Roman"/>
                <w:b/>
                <w:color w:val="0000FF"/>
                <w:kern w:val="0"/>
                <w:sz w:val="18"/>
                <w:szCs w:val="18"/>
                <w:rPrChange w:id="3131" w:author="Xuning Wei12232" w:date="2026-07-27T12:29:00Z">
                  <w:rPr>
                    <w:ins w:id="3132" w:author="Xuning Wei12232" w:date="2026-07-27T12:27:00Z"/>
                    <w:rFonts w:ascii="Times New Roman" w:eastAsia="仿宋_GB2312" w:hAnsi="Times New Roman" w:cs="Times New Roman"/>
                    <w:b/>
                    <w:color w:val="auto"/>
                    <w:kern w:val="0"/>
                    <w:sz w:val="18"/>
                    <w:szCs w:val="18"/>
                  </w:rPr>
                </w:rPrChange>
              </w:rPr>
            </w:pPr>
            <w:ins w:id="3133" w:author="Xuning Wei12232" w:date="2026-07-27T12:27:00Z">
              <w:r w:rsidRPr="00634E9B">
                <w:rPr>
                  <w:rFonts w:ascii="Times New Roman" w:eastAsia="仿宋_GB2312" w:hAnsi="Times New Roman" w:cs="Times New Roman"/>
                  <w:b/>
                  <w:color w:val="0000FF"/>
                  <w:kern w:val="0"/>
                  <w:sz w:val="18"/>
                  <w:szCs w:val="18"/>
                  <w:rPrChange w:id="3134" w:author="Xuning Wei12232" w:date="2026-07-27T12:29:00Z">
                    <w:rPr>
                      <w:rFonts w:ascii="Times New Roman" w:eastAsia="仿宋_GB2312" w:hAnsi="Times New Roman" w:cs="Times New Roman"/>
                      <w:b/>
                      <w:color w:val="auto"/>
                      <w:kern w:val="0"/>
                      <w:sz w:val="18"/>
                      <w:szCs w:val="18"/>
                    </w:rPr>
                  </w:rPrChange>
                </w:rPr>
                <w:t>Equipment Characteristics</w:t>
              </w:r>
            </w:ins>
          </w:p>
        </w:tc>
        <w:tc>
          <w:tcPr>
            <w:tcW w:w="603" w:type="pct"/>
            <w:gridSpan w:val="2"/>
            <w:shd w:val="clear" w:color="auto" w:fill="D9D9D9" w:themeFill="background1" w:themeFillShade="D9"/>
            <w:vAlign w:val="center"/>
          </w:tcPr>
          <w:p w14:paraId="0DE7B00D" w14:textId="77777777" w:rsidR="00634E9B" w:rsidRPr="00634E9B" w:rsidRDefault="00634E9B" w:rsidP="00CD20E8">
            <w:pPr>
              <w:spacing w:line="240" w:lineRule="exact"/>
              <w:contextualSpacing/>
              <w:jc w:val="center"/>
              <w:rPr>
                <w:ins w:id="3135" w:author="Xuning Wei12232" w:date="2026-07-27T12:27:00Z"/>
                <w:rFonts w:ascii="Times New Roman" w:eastAsia="仿宋_GB2312" w:hAnsi="Times New Roman" w:cs="Times New Roman"/>
                <w:b/>
                <w:color w:val="0000FF"/>
                <w:kern w:val="0"/>
                <w:sz w:val="18"/>
                <w:szCs w:val="18"/>
                <w:rPrChange w:id="3136" w:author="Xuning Wei12232" w:date="2026-07-27T12:29:00Z">
                  <w:rPr>
                    <w:ins w:id="3137" w:author="Xuning Wei12232" w:date="2026-07-27T12:27:00Z"/>
                    <w:rFonts w:ascii="Times New Roman" w:eastAsia="仿宋_GB2312" w:hAnsi="Times New Roman" w:cs="Times New Roman"/>
                    <w:b/>
                    <w:color w:val="auto"/>
                    <w:kern w:val="0"/>
                    <w:sz w:val="18"/>
                    <w:szCs w:val="18"/>
                  </w:rPr>
                </w:rPrChange>
              </w:rPr>
            </w:pPr>
            <w:ins w:id="3138" w:author="Xuning Wei12232" w:date="2026-07-27T12:27:00Z">
              <w:r w:rsidRPr="00634E9B">
                <w:rPr>
                  <w:rFonts w:ascii="Times New Roman" w:eastAsia="仿宋_GB2312" w:hAnsi="Times New Roman" w:cs="Times New Roman"/>
                  <w:b/>
                  <w:color w:val="0000FF"/>
                  <w:kern w:val="0"/>
                  <w:sz w:val="18"/>
                  <w:szCs w:val="18"/>
                  <w:rPrChange w:id="3139" w:author="Xuning Wei12232" w:date="2026-07-27T12:29:00Z">
                    <w:rPr>
                      <w:rFonts w:ascii="Times New Roman" w:eastAsia="仿宋_GB2312" w:hAnsi="Times New Roman" w:cs="Times New Roman"/>
                      <w:b/>
                      <w:color w:val="auto"/>
                      <w:kern w:val="0"/>
                      <w:sz w:val="18"/>
                      <w:szCs w:val="18"/>
                    </w:rPr>
                  </w:rPrChange>
                </w:rPr>
                <w:t>Feasibility</w:t>
              </w:r>
            </w:ins>
          </w:p>
        </w:tc>
        <w:tc>
          <w:tcPr>
            <w:tcW w:w="1187" w:type="pct"/>
            <w:shd w:val="clear" w:color="auto" w:fill="D9D9D9" w:themeFill="background1" w:themeFillShade="D9"/>
            <w:vAlign w:val="center"/>
          </w:tcPr>
          <w:p w14:paraId="0C598DE3" w14:textId="77777777" w:rsidR="00634E9B" w:rsidRPr="00634E9B" w:rsidRDefault="00634E9B" w:rsidP="00CD20E8">
            <w:pPr>
              <w:spacing w:line="240" w:lineRule="exact"/>
              <w:contextualSpacing/>
              <w:jc w:val="center"/>
              <w:rPr>
                <w:ins w:id="3140" w:author="Xuning Wei12232" w:date="2026-07-27T12:27:00Z"/>
                <w:rFonts w:ascii="Times New Roman" w:eastAsia="仿宋_GB2312" w:hAnsi="Times New Roman" w:cs="Times New Roman"/>
                <w:b/>
                <w:color w:val="0000FF"/>
                <w:kern w:val="0"/>
                <w:sz w:val="18"/>
                <w:szCs w:val="18"/>
                <w:rPrChange w:id="3141" w:author="Xuning Wei12232" w:date="2026-07-27T12:29:00Z">
                  <w:rPr>
                    <w:ins w:id="3142" w:author="Xuning Wei12232" w:date="2026-07-27T12:27:00Z"/>
                    <w:rFonts w:ascii="Times New Roman" w:eastAsia="仿宋_GB2312" w:hAnsi="Times New Roman" w:cs="Times New Roman"/>
                    <w:b/>
                    <w:color w:val="auto"/>
                    <w:kern w:val="0"/>
                    <w:sz w:val="18"/>
                    <w:szCs w:val="18"/>
                  </w:rPr>
                </w:rPrChange>
              </w:rPr>
            </w:pPr>
            <w:ins w:id="3143" w:author="Xuning Wei12232" w:date="2026-07-27T12:27:00Z">
              <w:r w:rsidRPr="00634E9B">
                <w:rPr>
                  <w:rFonts w:ascii="Times New Roman" w:eastAsia="仿宋_GB2312" w:hAnsi="Times New Roman" w:cs="Times New Roman"/>
                  <w:b/>
                  <w:color w:val="0000FF"/>
                  <w:kern w:val="0"/>
                  <w:sz w:val="18"/>
                  <w:szCs w:val="18"/>
                  <w:rPrChange w:id="3144" w:author="Xuning Wei12232" w:date="2026-07-27T12:29:00Z">
                    <w:rPr>
                      <w:rFonts w:ascii="Times New Roman" w:eastAsia="仿宋_GB2312" w:hAnsi="Times New Roman" w:cs="Times New Roman"/>
                      <w:b/>
                      <w:color w:val="auto"/>
                      <w:kern w:val="0"/>
                      <w:sz w:val="18"/>
                      <w:szCs w:val="18"/>
                    </w:rPr>
                  </w:rPrChange>
                </w:rPr>
                <w:t>Justifications</w:t>
              </w:r>
            </w:ins>
          </w:p>
        </w:tc>
      </w:tr>
      <w:tr w:rsidR="00634E9B" w:rsidRPr="00634E9B" w14:paraId="50312AAD" w14:textId="77777777" w:rsidTr="00CD20E8">
        <w:trPr>
          <w:trHeight w:val="397"/>
          <w:jc w:val="center"/>
          <w:ins w:id="3145" w:author="Xuning Wei12232" w:date="2026-07-27T12:27:00Z"/>
        </w:trPr>
        <w:tc>
          <w:tcPr>
            <w:tcW w:w="174" w:type="pct"/>
            <w:shd w:val="clear" w:color="auto" w:fill="FFFFFF" w:themeFill="background1"/>
            <w:vAlign w:val="center"/>
          </w:tcPr>
          <w:p w14:paraId="6A94380D" w14:textId="77777777" w:rsidR="00634E9B" w:rsidRPr="00634E9B" w:rsidRDefault="00634E9B" w:rsidP="00CD20E8">
            <w:pPr>
              <w:spacing w:line="240" w:lineRule="exact"/>
              <w:contextualSpacing/>
              <w:jc w:val="center"/>
              <w:rPr>
                <w:ins w:id="3146" w:author="Xuning Wei12232" w:date="2026-07-27T12:27:00Z"/>
                <w:rFonts w:ascii="Times New Roman" w:eastAsia="仿宋_GB2312" w:hAnsi="Times New Roman" w:cs="Times New Roman"/>
                <w:color w:val="0000FF"/>
                <w:kern w:val="0"/>
                <w:sz w:val="18"/>
                <w:szCs w:val="18"/>
                <w:rPrChange w:id="3147" w:author="Xuning Wei12232" w:date="2026-07-27T12:29:00Z">
                  <w:rPr>
                    <w:ins w:id="3148" w:author="Xuning Wei12232" w:date="2026-07-27T12:27:00Z"/>
                    <w:rFonts w:ascii="Times New Roman" w:eastAsia="仿宋_GB2312" w:hAnsi="Times New Roman" w:cs="Times New Roman"/>
                    <w:color w:val="auto"/>
                    <w:kern w:val="0"/>
                    <w:sz w:val="18"/>
                    <w:szCs w:val="18"/>
                  </w:rPr>
                </w:rPrChange>
              </w:rPr>
            </w:pPr>
            <w:ins w:id="3149" w:author="Xuning Wei12232" w:date="2026-07-27T12:27:00Z">
              <w:r w:rsidRPr="00634E9B">
                <w:rPr>
                  <w:rFonts w:ascii="Times New Roman" w:eastAsia="仿宋_GB2312" w:hAnsi="Times New Roman" w:cs="Times New Roman"/>
                  <w:color w:val="0000FF"/>
                  <w:kern w:val="0"/>
                  <w:sz w:val="18"/>
                  <w:szCs w:val="18"/>
                  <w:rPrChange w:id="3150" w:author="Xuning Wei12232" w:date="2026-07-27T12:29:00Z">
                    <w:rPr>
                      <w:rFonts w:ascii="Times New Roman" w:eastAsia="仿宋_GB2312" w:hAnsi="Times New Roman" w:cs="Times New Roman"/>
                      <w:color w:val="auto"/>
                      <w:kern w:val="0"/>
                      <w:sz w:val="18"/>
                      <w:szCs w:val="18"/>
                    </w:rPr>
                  </w:rPrChange>
                </w:rPr>
                <w:t>1</w:t>
              </w:r>
            </w:ins>
          </w:p>
        </w:tc>
        <w:tc>
          <w:tcPr>
            <w:tcW w:w="453" w:type="pct"/>
            <w:shd w:val="clear" w:color="auto" w:fill="FFFFFF" w:themeFill="background1"/>
            <w:vAlign w:val="center"/>
          </w:tcPr>
          <w:p w14:paraId="53373C17" w14:textId="77777777" w:rsidR="00634E9B" w:rsidRPr="00634E9B" w:rsidRDefault="00634E9B" w:rsidP="00CD20E8">
            <w:pPr>
              <w:spacing w:line="240" w:lineRule="exact"/>
              <w:contextualSpacing/>
              <w:rPr>
                <w:ins w:id="3151" w:author="Xuning Wei12232" w:date="2026-07-27T12:27:00Z"/>
                <w:rFonts w:ascii="Times New Roman" w:eastAsia="仿宋_GB2312" w:hAnsi="Times New Roman" w:cs="Times New Roman"/>
                <w:color w:val="0000FF"/>
                <w:sz w:val="18"/>
                <w:szCs w:val="18"/>
                <w:rPrChange w:id="3152" w:author="Xuning Wei12232" w:date="2026-07-27T12:29:00Z">
                  <w:rPr>
                    <w:ins w:id="3153" w:author="Xuning Wei12232" w:date="2026-07-27T12:27:00Z"/>
                    <w:rFonts w:ascii="Times New Roman" w:eastAsia="仿宋_GB2312" w:hAnsi="Times New Roman" w:cs="Times New Roman"/>
                    <w:color w:val="auto"/>
                    <w:sz w:val="18"/>
                    <w:szCs w:val="18"/>
                  </w:rPr>
                </w:rPrChange>
              </w:rPr>
            </w:pPr>
            <w:ins w:id="3154" w:author="Xuning Wei12232" w:date="2026-07-27T12:27:00Z">
              <w:r w:rsidRPr="00634E9B">
                <w:rPr>
                  <w:rFonts w:ascii="Times New Roman" w:eastAsia="仿宋_GB2312" w:hAnsi="Times New Roman" w:cs="Times New Roman"/>
                  <w:color w:val="0000FF"/>
                  <w:sz w:val="18"/>
                  <w:szCs w:val="18"/>
                  <w:rPrChange w:id="3155" w:author="Xuning Wei12232" w:date="2026-07-27T12:29:00Z">
                    <w:rPr>
                      <w:rFonts w:ascii="Times New Roman" w:eastAsia="仿宋_GB2312" w:hAnsi="Times New Roman" w:cs="Times New Roman"/>
                      <w:color w:val="auto"/>
                      <w:sz w:val="18"/>
                      <w:szCs w:val="18"/>
                    </w:rPr>
                  </w:rPrChange>
                </w:rPr>
                <w:t>Operations</w:t>
              </w:r>
            </w:ins>
          </w:p>
        </w:tc>
        <w:tc>
          <w:tcPr>
            <w:tcW w:w="1187" w:type="pct"/>
            <w:shd w:val="clear" w:color="auto" w:fill="FFFFFF" w:themeFill="background1"/>
            <w:vAlign w:val="center"/>
          </w:tcPr>
          <w:p w14:paraId="09091161" w14:textId="77777777" w:rsidR="00634E9B" w:rsidRPr="00634E9B" w:rsidRDefault="00634E9B" w:rsidP="00CD20E8">
            <w:pPr>
              <w:spacing w:line="240" w:lineRule="exact"/>
              <w:contextualSpacing/>
              <w:jc w:val="both"/>
              <w:rPr>
                <w:ins w:id="3156" w:author="Xuning Wei12232" w:date="2026-07-27T12:27:00Z"/>
                <w:rFonts w:ascii="Times New Roman" w:eastAsia="仿宋_GB2312" w:hAnsi="Times New Roman" w:cs="Times New Roman"/>
                <w:color w:val="0000FF"/>
                <w:sz w:val="18"/>
                <w:szCs w:val="18"/>
                <w:rPrChange w:id="3157" w:author="Xuning Wei12232" w:date="2026-07-27T12:29:00Z">
                  <w:rPr>
                    <w:ins w:id="3158" w:author="Xuning Wei12232" w:date="2026-07-27T12:27:00Z"/>
                    <w:rFonts w:ascii="Times New Roman" w:eastAsia="仿宋_GB2312" w:hAnsi="Times New Roman" w:cs="Times New Roman"/>
                    <w:color w:val="auto"/>
                    <w:sz w:val="18"/>
                    <w:szCs w:val="18"/>
                  </w:rPr>
                </w:rPrChange>
              </w:rPr>
            </w:pPr>
            <w:ins w:id="3159" w:author="Xuning Wei12232" w:date="2026-07-27T12:27:00Z">
              <w:r w:rsidRPr="00634E9B">
                <w:rPr>
                  <w:rFonts w:ascii="Times New Roman" w:eastAsia="仿宋_GB2312" w:hAnsi="Times New Roman" w:cs="Times New Roman"/>
                  <w:color w:val="0000FF"/>
                  <w:sz w:val="18"/>
                  <w:szCs w:val="18"/>
                  <w:rPrChange w:id="3160" w:author="Xuning Wei12232" w:date="2026-07-27T12:29:00Z">
                    <w:rPr>
                      <w:rFonts w:ascii="Times New Roman" w:eastAsia="仿宋_GB2312" w:hAnsi="Times New Roman" w:cs="Times New Roman"/>
                      <w:color w:val="auto"/>
                      <w:sz w:val="18"/>
                      <w:szCs w:val="18"/>
                    </w:rPr>
                  </w:rPrChange>
                </w:rPr>
                <w:t>Stirring, solvent addition (bulk), internal temperature control, transfer to downstream reactor</w:t>
              </w:r>
            </w:ins>
          </w:p>
        </w:tc>
        <w:tc>
          <w:tcPr>
            <w:tcW w:w="1396" w:type="pct"/>
            <w:shd w:val="clear" w:color="auto" w:fill="FFFFFF" w:themeFill="background1"/>
            <w:vAlign w:val="center"/>
          </w:tcPr>
          <w:p w14:paraId="3BEC739B" w14:textId="77777777" w:rsidR="00634E9B" w:rsidRPr="00634E9B" w:rsidRDefault="00634E9B" w:rsidP="00CD20E8">
            <w:pPr>
              <w:spacing w:line="240" w:lineRule="exact"/>
              <w:contextualSpacing/>
              <w:jc w:val="both"/>
              <w:rPr>
                <w:ins w:id="3161" w:author="Xuning Wei12232" w:date="2026-07-27T12:27:00Z"/>
                <w:rFonts w:ascii="Times New Roman" w:eastAsia="仿宋_GB2312" w:hAnsi="Times New Roman" w:cs="Times New Roman"/>
                <w:color w:val="0000FF"/>
                <w:sz w:val="18"/>
                <w:szCs w:val="18"/>
                <w:rPrChange w:id="3162" w:author="Xuning Wei12232" w:date="2026-07-27T12:29:00Z">
                  <w:rPr>
                    <w:ins w:id="3163" w:author="Xuning Wei12232" w:date="2026-07-27T12:27:00Z"/>
                    <w:rFonts w:ascii="Times New Roman" w:eastAsia="仿宋_GB2312" w:hAnsi="Times New Roman" w:cs="Times New Roman"/>
                    <w:color w:val="auto"/>
                    <w:sz w:val="18"/>
                    <w:szCs w:val="18"/>
                  </w:rPr>
                </w:rPrChange>
              </w:rPr>
            </w:pPr>
            <w:ins w:id="3164" w:author="Xuning Wei12232" w:date="2026-07-27T12:27:00Z">
              <w:r w:rsidRPr="00634E9B">
                <w:rPr>
                  <w:rFonts w:ascii="Times New Roman" w:eastAsia="仿宋_GB2312" w:hAnsi="Times New Roman" w:cs="Times New Roman"/>
                  <w:color w:val="0000FF"/>
                  <w:sz w:val="18"/>
                  <w:szCs w:val="18"/>
                </w:rPr>
                <w:t>Agitator</w:t>
              </w:r>
              <w:r w:rsidRPr="00634E9B">
                <w:rPr>
                  <w:rFonts w:ascii="Times New Roman" w:eastAsia="仿宋_GB2312" w:hAnsi="Times New Roman" w:cs="Times New Roman"/>
                  <w:color w:val="0000FF"/>
                  <w:sz w:val="18"/>
                  <w:szCs w:val="18"/>
                  <w:rPrChange w:id="3165" w:author="Xuning Wei12232" w:date="2026-07-27T12:29:00Z">
                    <w:rPr>
                      <w:rFonts w:ascii="Times New Roman" w:eastAsia="仿宋_GB2312" w:hAnsi="Times New Roman" w:cs="Times New Roman"/>
                      <w:color w:val="auto"/>
                      <w:sz w:val="18"/>
                      <w:szCs w:val="18"/>
                    </w:rPr>
                  </w:rPrChange>
                </w:rPr>
                <w:t xml:space="preserve"> tank has the functions of Stirring, solvent addition (bulk), internal temperature control, and transfer to downstream reactor</w:t>
              </w:r>
            </w:ins>
          </w:p>
        </w:tc>
        <w:tc>
          <w:tcPr>
            <w:tcW w:w="301" w:type="pct"/>
            <w:shd w:val="clear" w:color="auto" w:fill="FFFFFF" w:themeFill="background1"/>
            <w:vAlign w:val="center"/>
          </w:tcPr>
          <w:p w14:paraId="791BD214" w14:textId="77777777" w:rsidR="00634E9B" w:rsidRPr="00634E9B" w:rsidRDefault="000B6761" w:rsidP="00CD20E8">
            <w:pPr>
              <w:spacing w:line="240" w:lineRule="exact"/>
              <w:contextualSpacing/>
              <w:jc w:val="both"/>
              <w:rPr>
                <w:ins w:id="3166" w:author="Xuning Wei12232" w:date="2026-07-27T12:27:00Z"/>
                <w:rFonts w:ascii="Times New Roman" w:eastAsia="仿宋_GB2312" w:hAnsi="Times New Roman" w:cs="Times New Roman"/>
                <w:color w:val="0000FF"/>
                <w:sz w:val="18"/>
                <w:szCs w:val="18"/>
                <w:rPrChange w:id="3167" w:author="Xuning Wei12232" w:date="2026-07-27T12:29:00Z">
                  <w:rPr>
                    <w:ins w:id="3168" w:author="Xuning Wei12232" w:date="2026-07-27T12:27:00Z"/>
                    <w:rFonts w:ascii="Times New Roman" w:eastAsia="仿宋_GB2312" w:hAnsi="Times New Roman" w:cs="Times New Roman"/>
                    <w:color w:val="auto"/>
                    <w:sz w:val="18"/>
                    <w:szCs w:val="18"/>
                  </w:rPr>
                </w:rPrChange>
              </w:rPr>
            </w:pPr>
            <w:customXmlInsRangeStart w:id="3169" w:author="Xuning Wei12232" w:date="2026-07-27T12:27:00Z"/>
            <w:sdt>
              <w:sdtPr>
                <w:rPr>
                  <w:rFonts w:ascii="Times New Roman" w:eastAsia="仿宋_GB2312" w:hAnsi="Times New Roman" w:cs="Times New Roman"/>
                  <w:color w:val="0000FF"/>
                  <w:sz w:val="18"/>
                  <w:szCs w:val="18"/>
                </w:rPr>
                <w:id w:val="61458113"/>
                <w14:checkbox>
                  <w14:checked w14:val="1"/>
                  <w14:checkedState w14:val="2612" w14:font="MS Gothic"/>
                  <w14:uncheckedState w14:val="2610" w14:font="MS Gothic"/>
                </w14:checkbox>
              </w:sdtPr>
              <w:sdtEndPr/>
              <w:sdtContent>
                <w:customXmlInsRangeEnd w:id="3169"/>
                <w:ins w:id="3170" w:author="Xuning Wei12232" w:date="2026-07-27T12:27:00Z">
                  <w:r w:rsidR="00634E9B" w:rsidRPr="00634E9B">
                    <w:rPr>
                      <w:rFonts w:ascii="Segoe UI Symbol" w:eastAsia="MS Gothic" w:hAnsi="Segoe UI Symbol" w:cs="Segoe UI Symbol"/>
                      <w:color w:val="0000FF"/>
                      <w:sz w:val="18"/>
                      <w:szCs w:val="18"/>
                      <w:rPrChange w:id="3171" w:author="Xuning Wei12232" w:date="2026-07-27T12:29:00Z">
                        <w:rPr>
                          <w:rFonts w:ascii="Segoe UI Symbol" w:eastAsia="MS Gothic" w:hAnsi="Segoe UI Symbol" w:cs="Segoe UI Symbol"/>
                          <w:color w:val="auto"/>
                          <w:sz w:val="18"/>
                          <w:szCs w:val="18"/>
                        </w:rPr>
                      </w:rPrChange>
                    </w:rPr>
                    <w:t>☒</w:t>
                  </w:r>
                </w:ins>
                <w:customXmlInsRangeStart w:id="3172" w:author="Xuning Wei12232" w:date="2026-07-27T12:27:00Z"/>
              </w:sdtContent>
            </w:sdt>
            <w:customXmlInsRangeEnd w:id="3172"/>
            <w:ins w:id="3173" w:author="Xuning Wei12232" w:date="2026-07-27T12:27:00Z">
              <w:r w:rsidR="00634E9B" w:rsidRPr="00634E9B">
                <w:rPr>
                  <w:rFonts w:ascii="Times New Roman" w:eastAsia="仿宋_GB2312" w:hAnsi="Times New Roman" w:cs="Times New Roman"/>
                  <w:color w:val="0000FF"/>
                  <w:sz w:val="18"/>
                  <w:szCs w:val="18"/>
                  <w:rPrChange w:id="3174" w:author="Xuning Wei12232" w:date="2026-07-27T12:29:00Z">
                    <w:rPr>
                      <w:rFonts w:ascii="Times New Roman" w:eastAsia="仿宋_GB2312" w:hAnsi="Times New Roman" w:cs="Times New Roman"/>
                      <w:color w:val="auto"/>
                      <w:sz w:val="18"/>
                      <w:szCs w:val="18"/>
                    </w:rPr>
                  </w:rPrChange>
                </w:rPr>
                <w:t>Yes</w:t>
              </w:r>
            </w:ins>
          </w:p>
        </w:tc>
        <w:tc>
          <w:tcPr>
            <w:tcW w:w="302" w:type="pct"/>
            <w:shd w:val="clear" w:color="auto" w:fill="FFFFFF" w:themeFill="background1"/>
            <w:vAlign w:val="center"/>
          </w:tcPr>
          <w:p w14:paraId="3B574220" w14:textId="77777777" w:rsidR="00634E9B" w:rsidRPr="00634E9B" w:rsidRDefault="000B6761" w:rsidP="00CD20E8">
            <w:pPr>
              <w:spacing w:line="240" w:lineRule="exact"/>
              <w:contextualSpacing/>
              <w:jc w:val="both"/>
              <w:rPr>
                <w:ins w:id="3175" w:author="Xuning Wei12232" w:date="2026-07-27T12:27:00Z"/>
                <w:rFonts w:ascii="Times New Roman" w:eastAsia="仿宋_GB2312" w:hAnsi="Times New Roman" w:cs="Times New Roman"/>
                <w:color w:val="0000FF"/>
                <w:sz w:val="18"/>
                <w:szCs w:val="18"/>
                <w:rPrChange w:id="3176" w:author="Xuning Wei12232" w:date="2026-07-27T12:29:00Z">
                  <w:rPr>
                    <w:ins w:id="3177" w:author="Xuning Wei12232" w:date="2026-07-27T12:27:00Z"/>
                    <w:rFonts w:ascii="Times New Roman" w:eastAsia="仿宋_GB2312" w:hAnsi="Times New Roman" w:cs="Times New Roman"/>
                    <w:color w:val="auto"/>
                    <w:sz w:val="18"/>
                    <w:szCs w:val="18"/>
                  </w:rPr>
                </w:rPrChange>
              </w:rPr>
            </w:pPr>
            <w:customXmlInsRangeStart w:id="3178" w:author="Xuning Wei12232" w:date="2026-07-27T12:27:00Z"/>
            <w:sdt>
              <w:sdtPr>
                <w:rPr>
                  <w:rFonts w:ascii="Times New Roman" w:eastAsia="仿宋_GB2312" w:hAnsi="Times New Roman" w:cs="Times New Roman"/>
                  <w:color w:val="0000FF"/>
                  <w:sz w:val="18"/>
                  <w:szCs w:val="18"/>
                </w:rPr>
                <w:id w:val="1226647423"/>
                <w14:checkbox>
                  <w14:checked w14:val="0"/>
                  <w14:checkedState w14:val="2612" w14:font="MS Gothic"/>
                  <w14:uncheckedState w14:val="2610" w14:font="MS Gothic"/>
                </w14:checkbox>
              </w:sdtPr>
              <w:sdtEndPr/>
              <w:sdtContent>
                <w:customXmlInsRangeEnd w:id="3178"/>
                <w:ins w:id="3179" w:author="Xuning Wei12232" w:date="2026-07-27T12:27:00Z">
                  <w:r w:rsidR="00634E9B" w:rsidRPr="00634E9B">
                    <w:rPr>
                      <w:rFonts w:ascii="Segoe UI Symbol" w:eastAsia="仿宋_GB2312" w:hAnsi="Segoe UI Symbol" w:cs="Segoe UI Symbol"/>
                      <w:color w:val="0000FF"/>
                      <w:sz w:val="18"/>
                      <w:szCs w:val="18"/>
                      <w:rPrChange w:id="3180" w:author="Xuning Wei12232" w:date="2026-07-27T12:29:00Z">
                        <w:rPr>
                          <w:rFonts w:ascii="Segoe UI Symbol" w:eastAsia="仿宋_GB2312" w:hAnsi="Segoe UI Symbol" w:cs="Segoe UI Symbol"/>
                          <w:color w:val="auto"/>
                          <w:sz w:val="18"/>
                          <w:szCs w:val="18"/>
                        </w:rPr>
                      </w:rPrChange>
                    </w:rPr>
                    <w:t>☐</w:t>
                  </w:r>
                </w:ins>
                <w:customXmlInsRangeStart w:id="3181" w:author="Xuning Wei12232" w:date="2026-07-27T12:27:00Z"/>
              </w:sdtContent>
            </w:sdt>
            <w:customXmlInsRangeEnd w:id="3181"/>
            <w:ins w:id="3182" w:author="Xuning Wei12232" w:date="2026-07-27T12:27:00Z">
              <w:r w:rsidR="00634E9B" w:rsidRPr="00634E9B">
                <w:rPr>
                  <w:rFonts w:ascii="Times New Roman" w:eastAsia="仿宋_GB2312" w:hAnsi="Times New Roman" w:cs="Times New Roman"/>
                  <w:color w:val="0000FF"/>
                  <w:sz w:val="18"/>
                  <w:szCs w:val="18"/>
                  <w:rPrChange w:id="3183" w:author="Xuning Wei12232" w:date="2026-07-27T12:29:00Z">
                    <w:rPr>
                      <w:rFonts w:ascii="Times New Roman" w:eastAsia="仿宋_GB2312" w:hAnsi="Times New Roman" w:cs="Times New Roman"/>
                      <w:color w:val="auto"/>
                      <w:sz w:val="18"/>
                      <w:szCs w:val="18"/>
                    </w:rPr>
                  </w:rPrChange>
                </w:rPr>
                <w:t xml:space="preserve"> No</w:t>
              </w:r>
            </w:ins>
          </w:p>
        </w:tc>
        <w:tc>
          <w:tcPr>
            <w:tcW w:w="1187" w:type="pct"/>
            <w:shd w:val="clear" w:color="auto" w:fill="FFFFFF" w:themeFill="background1"/>
            <w:vAlign w:val="center"/>
          </w:tcPr>
          <w:p w14:paraId="1D909F04" w14:textId="77777777" w:rsidR="00634E9B" w:rsidRPr="00634E9B" w:rsidRDefault="00634E9B" w:rsidP="00CD20E8">
            <w:pPr>
              <w:spacing w:line="240" w:lineRule="exact"/>
              <w:contextualSpacing/>
              <w:jc w:val="both"/>
              <w:rPr>
                <w:ins w:id="3184" w:author="Xuning Wei12232" w:date="2026-07-27T12:27:00Z"/>
                <w:rFonts w:ascii="Times New Roman" w:eastAsia="仿宋_GB2312" w:hAnsi="Times New Roman" w:cs="Times New Roman"/>
                <w:color w:val="0000FF"/>
                <w:sz w:val="18"/>
                <w:szCs w:val="18"/>
                <w:rPrChange w:id="3185" w:author="Xuning Wei12232" w:date="2026-07-27T12:29:00Z">
                  <w:rPr>
                    <w:ins w:id="3186" w:author="Xuning Wei12232" w:date="2026-07-27T12:27:00Z"/>
                    <w:rFonts w:ascii="Times New Roman" w:eastAsia="仿宋_GB2312" w:hAnsi="Times New Roman" w:cs="Times New Roman"/>
                    <w:color w:val="auto"/>
                    <w:sz w:val="18"/>
                    <w:szCs w:val="18"/>
                  </w:rPr>
                </w:rPrChange>
              </w:rPr>
            </w:pPr>
            <w:ins w:id="3187" w:author="Xuning Wei12232" w:date="2026-07-27T12:27:00Z">
              <w:r w:rsidRPr="00634E9B">
                <w:rPr>
                  <w:rFonts w:ascii="Times New Roman" w:eastAsia="仿宋_GB2312" w:hAnsi="Times New Roman" w:cs="Times New Roman"/>
                  <w:color w:val="0000FF"/>
                  <w:sz w:val="18"/>
                  <w:szCs w:val="18"/>
                  <w:rPrChange w:id="3188" w:author="Xuning Wei12232" w:date="2026-07-27T12:29:00Z">
                    <w:rPr>
                      <w:rFonts w:ascii="Times New Roman" w:eastAsia="仿宋_GB2312" w:hAnsi="Times New Roman" w:cs="Times New Roman"/>
                      <w:color w:val="auto"/>
                      <w:sz w:val="18"/>
                      <w:szCs w:val="18"/>
                    </w:rPr>
                  </w:rPrChange>
                </w:rPr>
                <w:t xml:space="preserve">N/A </w:t>
              </w:r>
            </w:ins>
          </w:p>
        </w:tc>
      </w:tr>
      <w:tr w:rsidR="00634E9B" w:rsidRPr="00634E9B" w14:paraId="18C9717B" w14:textId="77777777" w:rsidTr="00CD20E8">
        <w:trPr>
          <w:trHeight w:val="397"/>
          <w:jc w:val="center"/>
          <w:ins w:id="3189" w:author="Xuning Wei12232" w:date="2026-07-27T12:27:00Z"/>
        </w:trPr>
        <w:tc>
          <w:tcPr>
            <w:tcW w:w="174" w:type="pct"/>
            <w:shd w:val="clear" w:color="auto" w:fill="FFFFFF" w:themeFill="background1"/>
            <w:vAlign w:val="center"/>
          </w:tcPr>
          <w:p w14:paraId="093F20F8" w14:textId="77777777" w:rsidR="00634E9B" w:rsidRPr="00634E9B" w:rsidRDefault="00634E9B" w:rsidP="00CD20E8">
            <w:pPr>
              <w:spacing w:line="240" w:lineRule="exact"/>
              <w:contextualSpacing/>
              <w:jc w:val="center"/>
              <w:rPr>
                <w:ins w:id="3190" w:author="Xuning Wei12232" w:date="2026-07-27T12:27:00Z"/>
                <w:rFonts w:ascii="Times New Roman" w:eastAsia="仿宋_GB2312" w:hAnsi="Times New Roman" w:cs="Times New Roman"/>
                <w:color w:val="0000FF"/>
                <w:kern w:val="0"/>
                <w:sz w:val="18"/>
                <w:szCs w:val="18"/>
                <w:lang w:eastAsia="zh-CN"/>
                <w:rPrChange w:id="3191" w:author="Xuning Wei12232" w:date="2026-07-27T12:29:00Z">
                  <w:rPr>
                    <w:ins w:id="3192" w:author="Xuning Wei12232" w:date="2026-07-27T12:27:00Z"/>
                    <w:rFonts w:ascii="Times New Roman" w:eastAsia="仿宋_GB2312" w:hAnsi="Times New Roman" w:cs="Times New Roman"/>
                    <w:color w:val="auto"/>
                    <w:kern w:val="0"/>
                    <w:sz w:val="18"/>
                    <w:szCs w:val="18"/>
                    <w:lang w:eastAsia="zh-CN"/>
                  </w:rPr>
                </w:rPrChange>
              </w:rPr>
            </w:pPr>
            <w:ins w:id="3193" w:author="Xuning Wei12232" w:date="2026-07-27T12:27:00Z">
              <w:r w:rsidRPr="00634E9B">
                <w:rPr>
                  <w:rFonts w:ascii="Times New Roman" w:eastAsia="仿宋_GB2312" w:hAnsi="Times New Roman" w:cs="Times New Roman"/>
                  <w:color w:val="0000FF"/>
                  <w:kern w:val="0"/>
                  <w:sz w:val="18"/>
                  <w:szCs w:val="18"/>
                  <w:lang w:eastAsia="zh-CN"/>
                  <w:rPrChange w:id="3194" w:author="Xuning Wei12232" w:date="2026-07-27T12:29:00Z">
                    <w:rPr>
                      <w:rFonts w:ascii="Times New Roman" w:eastAsia="仿宋_GB2312" w:hAnsi="Times New Roman" w:cs="Times New Roman"/>
                      <w:color w:val="auto"/>
                      <w:kern w:val="0"/>
                      <w:sz w:val="18"/>
                      <w:szCs w:val="18"/>
                      <w:lang w:eastAsia="zh-CN"/>
                    </w:rPr>
                  </w:rPrChange>
                </w:rPr>
                <w:t>2</w:t>
              </w:r>
            </w:ins>
          </w:p>
        </w:tc>
        <w:tc>
          <w:tcPr>
            <w:tcW w:w="453" w:type="pct"/>
            <w:shd w:val="clear" w:color="auto" w:fill="FFFFFF" w:themeFill="background1"/>
            <w:vAlign w:val="center"/>
          </w:tcPr>
          <w:p w14:paraId="55E06FB5" w14:textId="77777777" w:rsidR="00634E9B" w:rsidRPr="00634E9B" w:rsidRDefault="00634E9B" w:rsidP="00CD20E8">
            <w:pPr>
              <w:spacing w:line="240" w:lineRule="exact"/>
              <w:contextualSpacing/>
              <w:rPr>
                <w:ins w:id="3195" w:author="Xuning Wei12232" w:date="2026-07-27T12:27:00Z"/>
                <w:rFonts w:ascii="Times New Roman" w:eastAsia="仿宋_GB2312" w:hAnsi="Times New Roman" w:cs="Times New Roman"/>
                <w:color w:val="0000FF"/>
                <w:sz w:val="18"/>
                <w:szCs w:val="18"/>
                <w:rPrChange w:id="3196" w:author="Xuning Wei12232" w:date="2026-07-27T12:29:00Z">
                  <w:rPr>
                    <w:ins w:id="3197" w:author="Xuning Wei12232" w:date="2026-07-27T12:27:00Z"/>
                    <w:rFonts w:ascii="Times New Roman" w:eastAsia="仿宋_GB2312" w:hAnsi="Times New Roman" w:cs="Times New Roman"/>
                    <w:color w:val="auto"/>
                    <w:sz w:val="18"/>
                    <w:szCs w:val="18"/>
                  </w:rPr>
                </w:rPrChange>
              </w:rPr>
            </w:pPr>
            <w:ins w:id="3198" w:author="Xuning Wei12232" w:date="2026-07-27T12:27:00Z">
              <w:r w:rsidRPr="00634E9B">
                <w:rPr>
                  <w:rFonts w:ascii="Times New Roman" w:eastAsia="仿宋_GB2312" w:hAnsi="Times New Roman" w:cs="Times New Roman"/>
                  <w:color w:val="0000FF"/>
                  <w:sz w:val="18"/>
                  <w:szCs w:val="18"/>
                </w:rPr>
                <w:t>Stirring</w:t>
              </w:r>
            </w:ins>
          </w:p>
        </w:tc>
        <w:tc>
          <w:tcPr>
            <w:tcW w:w="1187" w:type="pct"/>
            <w:shd w:val="clear" w:color="auto" w:fill="FFFFFF" w:themeFill="background1"/>
            <w:vAlign w:val="center"/>
          </w:tcPr>
          <w:p w14:paraId="1E2A53A3" w14:textId="77777777" w:rsidR="00634E9B" w:rsidRPr="00634E9B" w:rsidRDefault="00634E9B" w:rsidP="00CD20E8">
            <w:pPr>
              <w:spacing w:line="240" w:lineRule="exact"/>
              <w:contextualSpacing/>
              <w:jc w:val="both"/>
              <w:rPr>
                <w:ins w:id="3199" w:author="Xuning Wei12232" w:date="2026-07-27T12:27:00Z"/>
                <w:rFonts w:ascii="Times New Roman" w:eastAsia="仿宋_GB2312" w:hAnsi="Times New Roman" w:cs="Times New Roman"/>
                <w:color w:val="0000FF"/>
                <w:sz w:val="18"/>
                <w:szCs w:val="18"/>
                <w:rPrChange w:id="3200" w:author="Xuning Wei12232" w:date="2026-07-27T12:29:00Z">
                  <w:rPr>
                    <w:ins w:id="3201" w:author="Xuning Wei12232" w:date="2026-07-27T12:27:00Z"/>
                    <w:rFonts w:ascii="Times New Roman" w:eastAsia="仿宋_GB2312" w:hAnsi="Times New Roman" w:cs="Times New Roman"/>
                    <w:color w:val="auto"/>
                    <w:sz w:val="18"/>
                    <w:szCs w:val="18"/>
                  </w:rPr>
                </w:rPrChange>
              </w:rPr>
            </w:pPr>
            <w:ins w:id="3202" w:author="Xuning Wei12232" w:date="2026-07-27T12:27:00Z">
              <w:r w:rsidRPr="00634E9B">
                <w:rPr>
                  <w:rFonts w:ascii="Times New Roman" w:eastAsia="仿宋_GB2312" w:hAnsi="Times New Roman" w:cs="Times New Roman"/>
                  <w:color w:val="0000FF"/>
                  <w:sz w:val="18"/>
                  <w:szCs w:val="18"/>
                </w:rPr>
                <w:t>N/A</w:t>
              </w:r>
            </w:ins>
          </w:p>
        </w:tc>
        <w:tc>
          <w:tcPr>
            <w:tcW w:w="1396" w:type="pct"/>
            <w:shd w:val="clear" w:color="auto" w:fill="FFFFFF" w:themeFill="background1"/>
            <w:vAlign w:val="center"/>
          </w:tcPr>
          <w:p w14:paraId="58D768BC" w14:textId="77777777" w:rsidR="00634E9B" w:rsidRPr="00634E9B" w:rsidRDefault="00634E9B" w:rsidP="00CD20E8">
            <w:pPr>
              <w:spacing w:line="240" w:lineRule="exact"/>
              <w:contextualSpacing/>
              <w:rPr>
                <w:ins w:id="3203" w:author="Xuning Wei12232" w:date="2026-07-27T12:27:00Z"/>
                <w:rFonts w:ascii="Times New Roman" w:eastAsia="仿宋_GB2312" w:hAnsi="Times New Roman" w:cs="Times New Roman"/>
                <w:color w:val="0000FF"/>
                <w:sz w:val="18"/>
                <w:szCs w:val="18"/>
              </w:rPr>
            </w:pPr>
            <w:ins w:id="3204" w:author="Xuning Wei12232" w:date="2026-07-27T12:27:00Z">
              <w:r w:rsidRPr="00634E9B">
                <w:rPr>
                  <w:rFonts w:ascii="Times New Roman" w:eastAsia="仿宋_GB2312" w:hAnsi="Times New Roman" w:cs="Times New Roman"/>
                  <w:color w:val="0000FF"/>
                  <w:sz w:val="18"/>
                  <w:szCs w:val="18"/>
                </w:rPr>
                <w:t>Agitator type: double-layer propeller type</w:t>
              </w:r>
            </w:ins>
          </w:p>
          <w:p w14:paraId="5AD9C9F0" w14:textId="77777777" w:rsidR="00634E9B" w:rsidRPr="00634E9B" w:rsidRDefault="00634E9B" w:rsidP="00CD20E8">
            <w:pPr>
              <w:spacing w:line="240" w:lineRule="exact"/>
              <w:contextualSpacing/>
              <w:jc w:val="both"/>
              <w:rPr>
                <w:ins w:id="3205" w:author="Xuning Wei12232" w:date="2026-07-27T12:27:00Z"/>
                <w:rFonts w:ascii="Times New Roman" w:eastAsia="仿宋_GB2312" w:hAnsi="Times New Roman" w:cs="Times New Roman"/>
                <w:color w:val="0000FF"/>
                <w:sz w:val="18"/>
                <w:szCs w:val="18"/>
                <w:rPrChange w:id="3206" w:author="Xuning Wei12232" w:date="2026-07-27T12:29:00Z">
                  <w:rPr>
                    <w:ins w:id="3207" w:author="Xuning Wei12232" w:date="2026-07-27T12:27:00Z"/>
                    <w:rFonts w:ascii="Times New Roman" w:eastAsia="仿宋_GB2312" w:hAnsi="Times New Roman" w:cs="Times New Roman"/>
                    <w:color w:val="auto"/>
                    <w:sz w:val="18"/>
                    <w:szCs w:val="18"/>
                  </w:rPr>
                </w:rPrChange>
              </w:rPr>
            </w:pPr>
            <w:ins w:id="3208" w:author="Xuning Wei12232" w:date="2026-07-27T12:27:00Z">
              <w:r w:rsidRPr="00634E9B">
                <w:rPr>
                  <w:rFonts w:ascii="Times New Roman" w:eastAsia="仿宋_GB2312" w:hAnsi="Times New Roman" w:cs="Times New Roman"/>
                  <w:color w:val="0000FF"/>
                  <w:sz w:val="18"/>
                  <w:szCs w:val="18"/>
                </w:rPr>
                <w:t>The range of agitation speed of equipment capability: 20~120 rpm</w:t>
              </w:r>
            </w:ins>
          </w:p>
        </w:tc>
        <w:tc>
          <w:tcPr>
            <w:tcW w:w="301" w:type="pct"/>
            <w:shd w:val="clear" w:color="auto" w:fill="FFFFFF" w:themeFill="background1"/>
            <w:vAlign w:val="center"/>
          </w:tcPr>
          <w:p w14:paraId="7024EDA0" w14:textId="77777777" w:rsidR="00634E9B" w:rsidRPr="00634E9B" w:rsidRDefault="00634E9B" w:rsidP="00CD20E8">
            <w:pPr>
              <w:spacing w:line="240" w:lineRule="exact"/>
              <w:contextualSpacing/>
              <w:jc w:val="both"/>
              <w:rPr>
                <w:ins w:id="3209" w:author="Xuning Wei12232" w:date="2026-07-27T12:27:00Z"/>
                <w:rFonts w:ascii="Times New Roman" w:eastAsia="仿宋_GB2312" w:hAnsi="Times New Roman" w:cs="Times New Roman"/>
                <w:color w:val="0000FF"/>
                <w:sz w:val="18"/>
                <w:szCs w:val="18"/>
                <w:rPrChange w:id="3210" w:author="Xuning Wei12232" w:date="2026-07-27T12:29:00Z">
                  <w:rPr>
                    <w:ins w:id="3211" w:author="Xuning Wei12232" w:date="2026-07-27T12:27:00Z"/>
                    <w:rFonts w:ascii="Times New Roman" w:eastAsia="仿宋_GB2312" w:hAnsi="Times New Roman" w:cs="Times New Roman"/>
                    <w:color w:val="auto"/>
                    <w:sz w:val="18"/>
                    <w:szCs w:val="18"/>
                  </w:rPr>
                </w:rPrChange>
              </w:rPr>
            </w:pPr>
            <w:ins w:id="3212"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Yes</w:t>
              </w:r>
            </w:ins>
          </w:p>
        </w:tc>
        <w:tc>
          <w:tcPr>
            <w:tcW w:w="302" w:type="pct"/>
            <w:shd w:val="clear" w:color="auto" w:fill="FFFFFF" w:themeFill="background1"/>
            <w:vAlign w:val="center"/>
          </w:tcPr>
          <w:p w14:paraId="53BD137A" w14:textId="77777777" w:rsidR="00634E9B" w:rsidRPr="00634E9B" w:rsidRDefault="00634E9B" w:rsidP="00CD20E8">
            <w:pPr>
              <w:spacing w:line="240" w:lineRule="exact"/>
              <w:contextualSpacing/>
              <w:jc w:val="both"/>
              <w:rPr>
                <w:ins w:id="3213" w:author="Xuning Wei12232" w:date="2026-07-27T12:27:00Z"/>
                <w:rFonts w:ascii="Times New Roman" w:eastAsia="仿宋_GB2312" w:hAnsi="Times New Roman" w:cs="Times New Roman"/>
                <w:color w:val="0000FF"/>
                <w:sz w:val="18"/>
                <w:szCs w:val="18"/>
                <w:rPrChange w:id="3214" w:author="Xuning Wei12232" w:date="2026-07-27T12:29:00Z">
                  <w:rPr>
                    <w:ins w:id="3215" w:author="Xuning Wei12232" w:date="2026-07-27T12:27:00Z"/>
                    <w:rFonts w:ascii="Times New Roman" w:eastAsia="仿宋_GB2312" w:hAnsi="Times New Roman" w:cs="Times New Roman"/>
                    <w:color w:val="auto"/>
                    <w:sz w:val="18"/>
                    <w:szCs w:val="18"/>
                  </w:rPr>
                </w:rPrChange>
              </w:rPr>
            </w:pPr>
            <w:ins w:id="3216" w:author="Xuning Wei12232" w:date="2026-07-27T12:27:00Z">
              <w:r w:rsidRPr="00634E9B">
                <w:rPr>
                  <w:rFonts w:ascii="Segoe UI Symbol" w:eastAsia="仿宋_GB2312" w:hAnsi="Segoe UI Symbol" w:cs="Segoe UI Symbol"/>
                  <w:color w:val="0000FF"/>
                  <w:sz w:val="18"/>
                  <w:szCs w:val="18"/>
                </w:rPr>
                <w:t>☐</w:t>
              </w:r>
              <w:r w:rsidRPr="00634E9B">
                <w:rPr>
                  <w:rFonts w:ascii="Times New Roman" w:eastAsia="仿宋_GB2312" w:hAnsi="Times New Roman" w:cs="Times New Roman"/>
                  <w:color w:val="0000FF"/>
                  <w:sz w:val="18"/>
                  <w:szCs w:val="18"/>
                </w:rPr>
                <w:t xml:space="preserve"> No</w:t>
              </w:r>
            </w:ins>
          </w:p>
        </w:tc>
        <w:tc>
          <w:tcPr>
            <w:tcW w:w="1187" w:type="pct"/>
            <w:shd w:val="clear" w:color="auto" w:fill="FFFFFF" w:themeFill="background1"/>
            <w:vAlign w:val="center"/>
          </w:tcPr>
          <w:p w14:paraId="17A10F02" w14:textId="77777777" w:rsidR="00634E9B" w:rsidRPr="00634E9B" w:rsidRDefault="00634E9B" w:rsidP="00CD20E8">
            <w:pPr>
              <w:spacing w:line="240" w:lineRule="exact"/>
              <w:contextualSpacing/>
              <w:jc w:val="both"/>
              <w:rPr>
                <w:ins w:id="3217" w:author="Xuning Wei12232" w:date="2026-07-27T12:27:00Z"/>
                <w:rFonts w:ascii="Times New Roman" w:eastAsia="仿宋_GB2312" w:hAnsi="Times New Roman" w:cs="Times New Roman"/>
                <w:color w:val="0000FF"/>
                <w:sz w:val="18"/>
                <w:szCs w:val="18"/>
                <w:rPrChange w:id="3218" w:author="Xuning Wei12232" w:date="2026-07-27T12:29:00Z">
                  <w:rPr>
                    <w:ins w:id="3219" w:author="Xuning Wei12232" w:date="2026-07-27T12:27:00Z"/>
                    <w:rFonts w:ascii="Times New Roman" w:eastAsia="仿宋_GB2312" w:hAnsi="Times New Roman" w:cs="Times New Roman"/>
                    <w:color w:val="auto"/>
                    <w:sz w:val="18"/>
                    <w:szCs w:val="18"/>
                  </w:rPr>
                </w:rPrChange>
              </w:rPr>
            </w:pPr>
            <w:ins w:id="3220" w:author="Xuning Wei12232" w:date="2026-07-27T12:27:00Z">
              <w:r w:rsidRPr="00634E9B">
                <w:rPr>
                  <w:rFonts w:ascii="Times New Roman" w:eastAsia="仿宋_GB2312" w:hAnsi="Times New Roman" w:cs="Times New Roman"/>
                  <w:color w:val="0000FF"/>
                  <w:sz w:val="18"/>
                  <w:szCs w:val="18"/>
                  <w:rPrChange w:id="3221" w:author="Xuning Wei12232" w:date="2026-07-27T12:29:00Z">
                    <w:rPr>
                      <w:rFonts w:ascii="Times New Roman" w:eastAsia="仿宋_GB2312" w:hAnsi="Times New Roman" w:cs="Times New Roman"/>
                      <w:color w:val="auto"/>
                      <w:sz w:val="18"/>
                      <w:szCs w:val="18"/>
                    </w:rPr>
                  </w:rPrChange>
                </w:rPr>
                <w:t>N/A</w:t>
              </w:r>
            </w:ins>
          </w:p>
        </w:tc>
      </w:tr>
      <w:tr w:rsidR="00634E9B" w:rsidRPr="00634E9B" w14:paraId="30C3AE12" w14:textId="77777777" w:rsidTr="00CD20E8">
        <w:trPr>
          <w:trHeight w:val="877"/>
          <w:jc w:val="center"/>
          <w:ins w:id="3222" w:author="Xuning Wei12232" w:date="2026-07-27T12:27:00Z"/>
        </w:trPr>
        <w:tc>
          <w:tcPr>
            <w:tcW w:w="174" w:type="pct"/>
            <w:shd w:val="clear" w:color="auto" w:fill="FFFFFF" w:themeFill="background1"/>
            <w:vAlign w:val="center"/>
          </w:tcPr>
          <w:p w14:paraId="0313468A" w14:textId="77777777" w:rsidR="00634E9B" w:rsidRPr="00634E9B" w:rsidRDefault="00634E9B" w:rsidP="00CD20E8">
            <w:pPr>
              <w:spacing w:line="240" w:lineRule="exact"/>
              <w:contextualSpacing/>
              <w:jc w:val="center"/>
              <w:rPr>
                <w:ins w:id="3223" w:author="Xuning Wei12232" w:date="2026-07-27T12:27:00Z"/>
                <w:rFonts w:ascii="Times New Roman" w:eastAsia="仿宋_GB2312" w:hAnsi="Times New Roman" w:cs="Times New Roman"/>
                <w:color w:val="0000FF"/>
                <w:kern w:val="0"/>
                <w:sz w:val="18"/>
                <w:szCs w:val="18"/>
                <w:rPrChange w:id="3224" w:author="Xuning Wei12232" w:date="2026-07-27T12:29:00Z">
                  <w:rPr>
                    <w:ins w:id="3225" w:author="Xuning Wei12232" w:date="2026-07-27T12:27:00Z"/>
                    <w:rFonts w:ascii="Times New Roman" w:eastAsia="仿宋_GB2312" w:hAnsi="Times New Roman" w:cs="Times New Roman"/>
                    <w:color w:val="auto"/>
                    <w:kern w:val="0"/>
                    <w:sz w:val="18"/>
                    <w:szCs w:val="18"/>
                  </w:rPr>
                </w:rPrChange>
              </w:rPr>
            </w:pPr>
            <w:ins w:id="3226" w:author="Xuning Wei12232" w:date="2026-07-27T12:27:00Z">
              <w:r w:rsidRPr="00634E9B">
                <w:rPr>
                  <w:rFonts w:ascii="Times New Roman" w:eastAsia="仿宋_GB2312" w:hAnsi="Times New Roman" w:cs="Times New Roman"/>
                  <w:color w:val="0000FF"/>
                  <w:kern w:val="0"/>
                  <w:sz w:val="18"/>
                  <w:szCs w:val="18"/>
                  <w:rPrChange w:id="3227" w:author="Xuning Wei12232" w:date="2026-07-27T12:29:00Z">
                    <w:rPr>
                      <w:rFonts w:ascii="Times New Roman" w:eastAsia="仿宋_GB2312" w:hAnsi="Times New Roman" w:cs="Times New Roman"/>
                      <w:color w:val="auto"/>
                      <w:kern w:val="0"/>
                      <w:sz w:val="18"/>
                      <w:szCs w:val="18"/>
                    </w:rPr>
                  </w:rPrChange>
                </w:rPr>
                <w:lastRenderedPageBreak/>
                <w:t>3</w:t>
              </w:r>
            </w:ins>
          </w:p>
        </w:tc>
        <w:tc>
          <w:tcPr>
            <w:tcW w:w="453" w:type="pct"/>
            <w:shd w:val="clear" w:color="auto" w:fill="FFFFFF" w:themeFill="background1"/>
            <w:vAlign w:val="center"/>
          </w:tcPr>
          <w:p w14:paraId="1585E138" w14:textId="77777777" w:rsidR="00634E9B" w:rsidRPr="00634E9B" w:rsidRDefault="00634E9B" w:rsidP="00CD20E8">
            <w:pPr>
              <w:spacing w:line="240" w:lineRule="exact"/>
              <w:contextualSpacing/>
              <w:rPr>
                <w:ins w:id="3228" w:author="Xuning Wei12232" w:date="2026-07-27T12:27:00Z"/>
                <w:rFonts w:ascii="Times New Roman" w:eastAsia="仿宋_GB2312" w:hAnsi="Times New Roman" w:cs="Times New Roman"/>
                <w:color w:val="0000FF"/>
                <w:sz w:val="18"/>
                <w:szCs w:val="18"/>
                <w:rPrChange w:id="3229" w:author="Xuning Wei12232" w:date="2026-07-27T12:29:00Z">
                  <w:rPr>
                    <w:ins w:id="3230" w:author="Xuning Wei12232" w:date="2026-07-27T12:27:00Z"/>
                    <w:rFonts w:ascii="Times New Roman" w:eastAsia="仿宋_GB2312" w:hAnsi="Times New Roman" w:cs="Times New Roman"/>
                    <w:color w:val="auto"/>
                    <w:sz w:val="18"/>
                    <w:szCs w:val="18"/>
                  </w:rPr>
                </w:rPrChange>
              </w:rPr>
            </w:pPr>
            <w:ins w:id="3231" w:author="Xuning Wei12232" w:date="2026-07-27T12:27:00Z">
              <w:r w:rsidRPr="00634E9B">
                <w:rPr>
                  <w:rFonts w:ascii="Times New Roman" w:eastAsia="仿宋_GB2312" w:hAnsi="Times New Roman" w:cs="Times New Roman"/>
                  <w:color w:val="0000FF"/>
                  <w:sz w:val="18"/>
                  <w:szCs w:val="18"/>
                  <w:rPrChange w:id="3232" w:author="Xuning Wei12232" w:date="2026-07-27T12:29:00Z">
                    <w:rPr>
                      <w:rFonts w:ascii="Times New Roman" w:eastAsia="仿宋_GB2312" w:hAnsi="Times New Roman" w:cs="Times New Roman"/>
                      <w:color w:val="auto"/>
                      <w:sz w:val="18"/>
                      <w:szCs w:val="18"/>
                    </w:rPr>
                  </w:rPrChange>
                </w:rPr>
                <w:t>Stirring volume</w:t>
              </w:r>
            </w:ins>
          </w:p>
        </w:tc>
        <w:tc>
          <w:tcPr>
            <w:tcW w:w="1187" w:type="pct"/>
            <w:shd w:val="clear" w:color="auto" w:fill="FFFFFF" w:themeFill="background1"/>
            <w:vAlign w:val="center"/>
          </w:tcPr>
          <w:p w14:paraId="4C1DE6F4" w14:textId="77777777" w:rsidR="00634E9B" w:rsidRPr="00634E9B" w:rsidRDefault="00634E9B" w:rsidP="00CD20E8">
            <w:pPr>
              <w:spacing w:line="240" w:lineRule="exact"/>
              <w:contextualSpacing/>
              <w:jc w:val="both"/>
              <w:rPr>
                <w:ins w:id="3233" w:author="Xuning Wei12232" w:date="2026-07-27T12:27:00Z"/>
                <w:rFonts w:ascii="Times New Roman" w:eastAsia="仿宋_GB2312" w:hAnsi="Times New Roman" w:cs="Times New Roman"/>
                <w:color w:val="0000FF"/>
                <w:sz w:val="18"/>
                <w:szCs w:val="18"/>
              </w:rPr>
            </w:pPr>
            <w:ins w:id="3234" w:author="Xuning Wei12232" w:date="2026-07-27T12:27:00Z">
              <w:r w:rsidRPr="00634E9B">
                <w:rPr>
                  <w:rFonts w:ascii="Times New Roman" w:eastAsia="仿宋_GB2312" w:hAnsi="Times New Roman" w:cs="Times New Roman"/>
                  <w:color w:val="0000FF"/>
                  <w:sz w:val="18"/>
                  <w:szCs w:val="18"/>
                  <w:rPrChange w:id="3235" w:author="Xuning Wei12232" w:date="2026-07-27T12:29:00Z">
                    <w:rPr>
                      <w:rFonts w:ascii="Times New Roman" w:eastAsia="仿宋_GB2312" w:hAnsi="Times New Roman" w:cs="Times New Roman"/>
                      <w:color w:val="auto"/>
                      <w:sz w:val="18"/>
                      <w:szCs w:val="18"/>
                    </w:rPr>
                  </w:rPrChange>
                </w:rPr>
                <w:t xml:space="preserve"> </w:t>
              </w:r>
              <w:r w:rsidRPr="00634E9B">
                <w:rPr>
                  <w:rFonts w:ascii="Times New Roman" w:eastAsia="仿宋_GB2312" w:hAnsi="Times New Roman" w:cs="Times New Roman"/>
                  <w:color w:val="0000FF"/>
                  <w:sz w:val="18"/>
                  <w:szCs w:val="18"/>
                </w:rPr>
                <w:t>Min batch volume: 500 L</w:t>
              </w:r>
            </w:ins>
          </w:p>
          <w:p w14:paraId="323205AB" w14:textId="77777777" w:rsidR="00634E9B" w:rsidRPr="00634E9B" w:rsidRDefault="00634E9B" w:rsidP="00CD20E8">
            <w:pPr>
              <w:spacing w:line="240" w:lineRule="exact"/>
              <w:contextualSpacing/>
              <w:jc w:val="both"/>
              <w:rPr>
                <w:ins w:id="3236" w:author="Xuning Wei12232" w:date="2026-07-27T12:27:00Z"/>
                <w:rFonts w:ascii="Times New Roman" w:eastAsia="仿宋_GB2312" w:hAnsi="Times New Roman" w:cs="Times New Roman"/>
                <w:color w:val="0000FF"/>
                <w:sz w:val="18"/>
                <w:szCs w:val="18"/>
                <w:rPrChange w:id="3237" w:author="Xuning Wei12232" w:date="2026-07-27T12:29:00Z">
                  <w:rPr>
                    <w:ins w:id="3238" w:author="Xuning Wei12232" w:date="2026-07-27T12:27:00Z"/>
                    <w:rFonts w:ascii="Times New Roman" w:eastAsia="仿宋_GB2312" w:hAnsi="Times New Roman" w:cs="Times New Roman"/>
                    <w:color w:val="auto"/>
                    <w:sz w:val="18"/>
                    <w:szCs w:val="18"/>
                  </w:rPr>
                </w:rPrChange>
              </w:rPr>
            </w:pPr>
            <w:ins w:id="3239" w:author="Xuning Wei12232" w:date="2026-07-27T12:27:00Z">
              <w:r w:rsidRPr="00634E9B">
                <w:rPr>
                  <w:rFonts w:ascii="Times New Roman" w:eastAsia="仿宋_GB2312" w:hAnsi="Times New Roman" w:cs="Times New Roman"/>
                  <w:color w:val="0000FF"/>
                  <w:sz w:val="18"/>
                  <w:szCs w:val="18"/>
                </w:rPr>
                <w:t>Max batch volume: 2300 L</w:t>
              </w:r>
            </w:ins>
          </w:p>
        </w:tc>
        <w:tc>
          <w:tcPr>
            <w:tcW w:w="1396" w:type="pct"/>
            <w:shd w:val="clear" w:color="auto" w:fill="FFFFFF" w:themeFill="background1"/>
            <w:vAlign w:val="center"/>
          </w:tcPr>
          <w:p w14:paraId="44104198" w14:textId="77777777" w:rsidR="00634E9B" w:rsidRPr="00634E9B" w:rsidRDefault="00634E9B" w:rsidP="00CD20E8">
            <w:pPr>
              <w:spacing w:line="240" w:lineRule="exact"/>
              <w:contextualSpacing/>
              <w:rPr>
                <w:ins w:id="3240" w:author="Xuning Wei12232" w:date="2026-07-27T12:27:00Z"/>
                <w:rFonts w:ascii="Times New Roman" w:eastAsia="仿宋_GB2312" w:hAnsi="Times New Roman" w:cs="Times New Roman"/>
                <w:color w:val="0000FF"/>
                <w:sz w:val="18"/>
                <w:szCs w:val="18"/>
              </w:rPr>
            </w:pPr>
            <w:ins w:id="3241" w:author="Xuning Wei12232" w:date="2026-07-27T12:27:00Z">
              <w:r w:rsidRPr="00634E9B">
                <w:rPr>
                  <w:rFonts w:ascii="Times New Roman" w:eastAsia="仿宋_GB2312" w:hAnsi="Times New Roman" w:cs="Times New Roman"/>
                  <w:color w:val="0000FF"/>
                  <w:sz w:val="18"/>
                  <w:szCs w:val="18"/>
                </w:rPr>
                <w:t>Minimum volume of the stirrer can reach at rest: 309.3 L;</w:t>
              </w:r>
            </w:ins>
          </w:p>
          <w:p w14:paraId="3EB14135" w14:textId="77777777" w:rsidR="00634E9B" w:rsidRPr="00634E9B" w:rsidRDefault="00634E9B" w:rsidP="00CD20E8">
            <w:pPr>
              <w:spacing w:line="240" w:lineRule="exact"/>
              <w:contextualSpacing/>
              <w:rPr>
                <w:ins w:id="3242" w:author="Xuning Wei12232" w:date="2026-07-27T12:27:00Z"/>
                <w:rFonts w:ascii="Times New Roman" w:eastAsia="仿宋_GB2312" w:hAnsi="Times New Roman" w:cs="Times New Roman"/>
                <w:color w:val="0000FF"/>
                <w:sz w:val="18"/>
                <w:szCs w:val="18"/>
                <w:lang w:eastAsia="zh-CN"/>
              </w:rPr>
            </w:pPr>
            <w:ins w:id="3243" w:author="Xuning Wei12232" w:date="2026-07-27T12:27:00Z">
              <w:r w:rsidRPr="00634E9B">
                <w:rPr>
                  <w:rFonts w:ascii="Times New Roman" w:eastAsia="仿宋_GB2312" w:hAnsi="Times New Roman" w:cs="Times New Roman"/>
                  <w:color w:val="0000FF"/>
                  <w:sz w:val="18"/>
                  <w:szCs w:val="18"/>
                </w:rPr>
                <w:t xml:space="preserve">Minimum volume of the stirrer can reach at maximum speed: </w:t>
              </w:r>
              <w:r w:rsidRPr="00634E9B">
                <w:rPr>
                  <w:rFonts w:ascii="Times New Roman" w:eastAsia="仿宋_GB2312" w:hAnsi="Times New Roman" w:cs="Times New Roman"/>
                  <w:color w:val="0000FF"/>
                  <w:sz w:val="18"/>
                  <w:szCs w:val="18"/>
                  <w:lang w:eastAsia="zh-CN"/>
                </w:rPr>
                <w:t>317.1 L.</w:t>
              </w:r>
            </w:ins>
          </w:p>
          <w:p w14:paraId="311F51B1" w14:textId="77777777" w:rsidR="00634E9B" w:rsidRPr="00634E9B" w:rsidRDefault="00634E9B" w:rsidP="00CD20E8">
            <w:pPr>
              <w:spacing w:line="240" w:lineRule="exact"/>
              <w:contextualSpacing/>
              <w:rPr>
                <w:ins w:id="3244" w:author="Xuning Wei12232" w:date="2026-07-27T12:27:00Z"/>
                <w:rFonts w:ascii="Times New Roman" w:eastAsia="仿宋_GB2312" w:hAnsi="Times New Roman" w:cs="Times New Roman"/>
                <w:color w:val="0000FF"/>
                <w:sz w:val="18"/>
                <w:szCs w:val="18"/>
                <w:lang w:eastAsia="zh-CN"/>
                <w:rPrChange w:id="3245" w:author="Xuning Wei12232" w:date="2026-07-27T12:29:00Z">
                  <w:rPr>
                    <w:ins w:id="3246" w:author="Xuning Wei12232" w:date="2026-07-27T12:27:00Z"/>
                    <w:rFonts w:ascii="Times New Roman" w:eastAsia="仿宋_GB2312" w:hAnsi="Times New Roman" w:cs="Times New Roman"/>
                    <w:color w:val="auto"/>
                    <w:sz w:val="18"/>
                    <w:szCs w:val="18"/>
                    <w:lang w:eastAsia="zh-CN"/>
                  </w:rPr>
                </w:rPrChange>
              </w:rPr>
            </w:pPr>
            <w:ins w:id="3247" w:author="Xuning Wei12232" w:date="2026-07-27T12:27:00Z">
              <w:r w:rsidRPr="00634E9B">
                <w:rPr>
                  <w:rFonts w:ascii="Times New Roman" w:eastAsia="仿宋_GB2312" w:hAnsi="Times New Roman" w:cs="Times New Roman"/>
                  <w:color w:val="0000FF"/>
                  <w:sz w:val="18"/>
                  <w:szCs w:val="18"/>
                </w:rPr>
                <w:t>Maximum working volume: 3000 L</w:t>
              </w:r>
            </w:ins>
          </w:p>
        </w:tc>
        <w:tc>
          <w:tcPr>
            <w:tcW w:w="301" w:type="pct"/>
            <w:shd w:val="clear" w:color="auto" w:fill="FFFFFF" w:themeFill="background1"/>
            <w:vAlign w:val="center"/>
          </w:tcPr>
          <w:p w14:paraId="198DB910" w14:textId="77777777" w:rsidR="00634E9B" w:rsidRPr="00634E9B" w:rsidRDefault="000B6761" w:rsidP="00CD20E8">
            <w:pPr>
              <w:spacing w:line="240" w:lineRule="exact"/>
              <w:contextualSpacing/>
              <w:jc w:val="both"/>
              <w:rPr>
                <w:ins w:id="3248" w:author="Xuning Wei12232" w:date="2026-07-27T12:27:00Z"/>
                <w:rFonts w:ascii="Times New Roman" w:eastAsia="仿宋_GB2312" w:hAnsi="Times New Roman" w:cs="Times New Roman"/>
                <w:color w:val="0000FF"/>
                <w:sz w:val="18"/>
                <w:szCs w:val="18"/>
                <w:rPrChange w:id="3249" w:author="Xuning Wei12232" w:date="2026-07-27T12:29:00Z">
                  <w:rPr>
                    <w:ins w:id="3250" w:author="Xuning Wei12232" w:date="2026-07-27T12:27:00Z"/>
                    <w:rFonts w:ascii="Times New Roman" w:eastAsia="仿宋_GB2312" w:hAnsi="Times New Roman" w:cs="Times New Roman"/>
                    <w:color w:val="auto"/>
                    <w:sz w:val="18"/>
                    <w:szCs w:val="18"/>
                  </w:rPr>
                </w:rPrChange>
              </w:rPr>
            </w:pPr>
            <w:customXmlInsRangeStart w:id="3251" w:author="Xuning Wei12232" w:date="2026-07-27T12:27:00Z"/>
            <w:sdt>
              <w:sdtPr>
                <w:rPr>
                  <w:rFonts w:ascii="Times New Roman" w:eastAsia="仿宋_GB2312" w:hAnsi="Times New Roman" w:cs="Times New Roman"/>
                  <w:color w:val="0000FF"/>
                  <w:sz w:val="18"/>
                  <w:szCs w:val="18"/>
                </w:rPr>
                <w:id w:val="1871263372"/>
                <w14:checkbox>
                  <w14:checked w14:val="1"/>
                  <w14:checkedState w14:val="2612" w14:font="MS Gothic"/>
                  <w14:uncheckedState w14:val="2610" w14:font="MS Gothic"/>
                </w14:checkbox>
              </w:sdtPr>
              <w:sdtEndPr/>
              <w:sdtContent>
                <w:customXmlInsRangeEnd w:id="3251"/>
                <w:ins w:id="3252" w:author="Xuning Wei12232" w:date="2026-07-27T12:27:00Z">
                  <w:r w:rsidR="00634E9B" w:rsidRPr="00634E9B">
                    <w:rPr>
                      <w:rFonts w:ascii="Segoe UI Symbol" w:eastAsia="MS Gothic" w:hAnsi="Segoe UI Symbol" w:cs="Segoe UI Symbol"/>
                      <w:color w:val="0000FF"/>
                      <w:sz w:val="18"/>
                      <w:szCs w:val="18"/>
                      <w:rPrChange w:id="3253" w:author="Xuning Wei12232" w:date="2026-07-27T12:29:00Z">
                        <w:rPr>
                          <w:rFonts w:ascii="Segoe UI Symbol" w:eastAsia="MS Gothic" w:hAnsi="Segoe UI Symbol" w:cs="Segoe UI Symbol"/>
                          <w:color w:val="auto"/>
                          <w:sz w:val="18"/>
                          <w:szCs w:val="18"/>
                        </w:rPr>
                      </w:rPrChange>
                    </w:rPr>
                    <w:t>☒</w:t>
                  </w:r>
                </w:ins>
                <w:customXmlInsRangeStart w:id="3254" w:author="Xuning Wei12232" w:date="2026-07-27T12:27:00Z"/>
              </w:sdtContent>
            </w:sdt>
            <w:customXmlInsRangeEnd w:id="3254"/>
            <w:ins w:id="3255" w:author="Xuning Wei12232" w:date="2026-07-27T12:27:00Z">
              <w:r w:rsidR="00634E9B" w:rsidRPr="00634E9B">
                <w:rPr>
                  <w:rFonts w:ascii="Times New Roman" w:eastAsia="仿宋_GB2312" w:hAnsi="Times New Roman" w:cs="Times New Roman"/>
                  <w:color w:val="0000FF"/>
                  <w:sz w:val="18"/>
                  <w:szCs w:val="18"/>
                  <w:rPrChange w:id="3256" w:author="Xuning Wei12232" w:date="2026-07-27T12:29:00Z">
                    <w:rPr>
                      <w:rFonts w:ascii="Times New Roman" w:eastAsia="仿宋_GB2312" w:hAnsi="Times New Roman" w:cs="Times New Roman"/>
                      <w:color w:val="auto"/>
                      <w:sz w:val="18"/>
                      <w:szCs w:val="18"/>
                    </w:rPr>
                  </w:rPrChange>
                </w:rPr>
                <w:t>Yes</w:t>
              </w:r>
            </w:ins>
          </w:p>
        </w:tc>
        <w:tc>
          <w:tcPr>
            <w:tcW w:w="302" w:type="pct"/>
            <w:shd w:val="clear" w:color="auto" w:fill="FFFFFF" w:themeFill="background1"/>
            <w:vAlign w:val="center"/>
          </w:tcPr>
          <w:p w14:paraId="6D015268" w14:textId="77777777" w:rsidR="00634E9B" w:rsidRPr="00634E9B" w:rsidRDefault="000B6761" w:rsidP="00CD20E8">
            <w:pPr>
              <w:spacing w:line="240" w:lineRule="exact"/>
              <w:contextualSpacing/>
              <w:jc w:val="both"/>
              <w:rPr>
                <w:ins w:id="3257" w:author="Xuning Wei12232" w:date="2026-07-27T12:27:00Z"/>
                <w:rFonts w:ascii="Times New Roman" w:eastAsia="仿宋_GB2312" w:hAnsi="Times New Roman" w:cs="Times New Roman"/>
                <w:color w:val="0000FF"/>
                <w:sz w:val="18"/>
                <w:szCs w:val="18"/>
                <w:rPrChange w:id="3258" w:author="Xuning Wei12232" w:date="2026-07-27T12:29:00Z">
                  <w:rPr>
                    <w:ins w:id="3259" w:author="Xuning Wei12232" w:date="2026-07-27T12:27:00Z"/>
                    <w:rFonts w:ascii="Times New Roman" w:eastAsia="仿宋_GB2312" w:hAnsi="Times New Roman" w:cs="Times New Roman"/>
                    <w:color w:val="auto"/>
                    <w:sz w:val="18"/>
                    <w:szCs w:val="18"/>
                  </w:rPr>
                </w:rPrChange>
              </w:rPr>
            </w:pPr>
            <w:customXmlInsRangeStart w:id="3260" w:author="Xuning Wei12232" w:date="2026-07-27T12:27:00Z"/>
            <w:sdt>
              <w:sdtPr>
                <w:rPr>
                  <w:rFonts w:ascii="Times New Roman" w:eastAsia="仿宋_GB2312" w:hAnsi="Times New Roman" w:cs="Times New Roman"/>
                  <w:color w:val="0000FF"/>
                  <w:sz w:val="18"/>
                  <w:szCs w:val="18"/>
                </w:rPr>
                <w:id w:val="-516309448"/>
                <w14:checkbox>
                  <w14:checked w14:val="0"/>
                  <w14:checkedState w14:val="2612" w14:font="MS Gothic"/>
                  <w14:uncheckedState w14:val="2610" w14:font="MS Gothic"/>
                </w14:checkbox>
              </w:sdtPr>
              <w:sdtEndPr/>
              <w:sdtContent>
                <w:customXmlInsRangeEnd w:id="3260"/>
                <w:ins w:id="3261" w:author="Xuning Wei12232" w:date="2026-07-27T12:27:00Z">
                  <w:r w:rsidR="00634E9B" w:rsidRPr="00634E9B">
                    <w:rPr>
                      <w:rFonts w:ascii="Segoe UI Symbol" w:eastAsia="仿宋_GB2312" w:hAnsi="Segoe UI Symbol" w:cs="Segoe UI Symbol"/>
                      <w:color w:val="0000FF"/>
                      <w:sz w:val="18"/>
                      <w:szCs w:val="18"/>
                      <w:rPrChange w:id="3262" w:author="Xuning Wei12232" w:date="2026-07-27T12:29:00Z">
                        <w:rPr>
                          <w:rFonts w:ascii="Segoe UI Symbol" w:eastAsia="仿宋_GB2312" w:hAnsi="Segoe UI Symbol" w:cs="Segoe UI Symbol"/>
                          <w:color w:val="auto"/>
                          <w:sz w:val="18"/>
                          <w:szCs w:val="18"/>
                        </w:rPr>
                      </w:rPrChange>
                    </w:rPr>
                    <w:t>☐</w:t>
                  </w:r>
                </w:ins>
                <w:customXmlInsRangeStart w:id="3263" w:author="Xuning Wei12232" w:date="2026-07-27T12:27:00Z"/>
              </w:sdtContent>
            </w:sdt>
            <w:customXmlInsRangeEnd w:id="3263"/>
            <w:ins w:id="3264" w:author="Xuning Wei12232" w:date="2026-07-27T12:27:00Z">
              <w:r w:rsidR="00634E9B" w:rsidRPr="00634E9B">
                <w:rPr>
                  <w:rFonts w:ascii="Times New Roman" w:eastAsia="仿宋_GB2312" w:hAnsi="Times New Roman" w:cs="Times New Roman"/>
                  <w:color w:val="0000FF"/>
                  <w:sz w:val="18"/>
                  <w:szCs w:val="18"/>
                  <w:rPrChange w:id="3265" w:author="Xuning Wei12232" w:date="2026-07-27T12:29:00Z">
                    <w:rPr>
                      <w:rFonts w:ascii="Times New Roman" w:eastAsia="仿宋_GB2312" w:hAnsi="Times New Roman" w:cs="Times New Roman"/>
                      <w:color w:val="auto"/>
                      <w:sz w:val="18"/>
                      <w:szCs w:val="18"/>
                    </w:rPr>
                  </w:rPrChange>
                </w:rPr>
                <w:t xml:space="preserve"> No</w:t>
              </w:r>
            </w:ins>
          </w:p>
        </w:tc>
        <w:tc>
          <w:tcPr>
            <w:tcW w:w="1187" w:type="pct"/>
            <w:shd w:val="clear" w:color="auto" w:fill="FFFFFF" w:themeFill="background1"/>
            <w:vAlign w:val="center"/>
          </w:tcPr>
          <w:p w14:paraId="66C35771" w14:textId="77777777" w:rsidR="00634E9B" w:rsidRPr="00634E9B" w:rsidRDefault="00634E9B" w:rsidP="00CD20E8">
            <w:pPr>
              <w:spacing w:line="240" w:lineRule="exact"/>
              <w:contextualSpacing/>
              <w:rPr>
                <w:ins w:id="3266" w:author="Xuning Wei12232" w:date="2026-07-27T12:27:00Z"/>
                <w:rFonts w:ascii="Times New Roman" w:eastAsia="仿宋_GB2312" w:hAnsi="Times New Roman" w:cs="Times New Roman"/>
                <w:color w:val="0000FF"/>
                <w:sz w:val="18"/>
                <w:szCs w:val="18"/>
              </w:rPr>
            </w:pPr>
            <w:ins w:id="3267" w:author="Xuning Wei12232" w:date="2026-07-27T12:27:00Z">
              <w:r w:rsidRPr="00634E9B">
                <w:rPr>
                  <w:rFonts w:ascii="Times New Roman" w:eastAsia="仿宋_GB2312" w:hAnsi="Times New Roman" w:cs="Times New Roman"/>
                  <w:color w:val="0000FF"/>
                  <w:sz w:val="18"/>
                  <w:szCs w:val="18"/>
                </w:rPr>
                <w:t xml:space="preserve">The solution preparation process is controlled by the DCS system. When the liquid volume in the tank drops below 5% (Approx. 300 L), operators initiate preparation via the DCS system. The total batch volume for each </w:t>
              </w:r>
              <w:proofErr w:type="spellStart"/>
              <w:r w:rsidRPr="00634E9B">
                <w:rPr>
                  <w:rFonts w:ascii="Times New Roman" w:eastAsia="仿宋_GB2312" w:hAnsi="Times New Roman" w:cs="Times New Roman"/>
                  <w:color w:val="0000FF"/>
                  <w:sz w:val="18"/>
                  <w:szCs w:val="18"/>
                </w:rPr>
                <w:t>piperidine</w:t>
              </w:r>
              <w:proofErr w:type="spellEnd"/>
              <w:r w:rsidRPr="00634E9B">
                <w:rPr>
                  <w:rFonts w:ascii="Times New Roman" w:eastAsia="仿宋_GB2312" w:hAnsi="Times New Roman" w:cs="Times New Roman"/>
                  <w:color w:val="0000FF"/>
                  <w:sz w:val="18"/>
                  <w:szCs w:val="18"/>
                </w:rPr>
                <w:t xml:space="preserve">/DMF solution preparation ranges: 500~2000 L (The system automatically calculates the volumes of DMF and </w:t>
              </w:r>
              <w:proofErr w:type="spellStart"/>
              <w:r w:rsidRPr="00634E9B">
                <w:rPr>
                  <w:rFonts w:ascii="Times New Roman" w:eastAsia="仿宋_GB2312" w:hAnsi="Times New Roman" w:cs="Times New Roman"/>
                  <w:color w:val="0000FF"/>
                  <w:sz w:val="18"/>
                  <w:szCs w:val="18"/>
                </w:rPr>
                <w:t>piperidine</w:t>
              </w:r>
              <w:proofErr w:type="spellEnd"/>
              <w:r w:rsidRPr="00634E9B">
                <w:rPr>
                  <w:rFonts w:ascii="Times New Roman" w:eastAsia="仿宋_GB2312" w:hAnsi="Times New Roman" w:cs="Times New Roman"/>
                  <w:color w:val="0000FF"/>
                  <w:sz w:val="18"/>
                  <w:szCs w:val="18"/>
                </w:rPr>
                <w:t xml:space="preserve"> based on the target concentration of 20%, and computes the feeding mass accordingly.), and interlocks are installed between flowmeters and transfer valves. The valves automatically close to stop feeding once the set target value is reached.</w:t>
              </w:r>
            </w:ins>
          </w:p>
          <w:p w14:paraId="6EFE6709" w14:textId="77777777" w:rsidR="00634E9B" w:rsidRPr="00634E9B" w:rsidRDefault="00634E9B" w:rsidP="00CD20E8">
            <w:pPr>
              <w:spacing w:line="240" w:lineRule="exact"/>
              <w:contextualSpacing/>
              <w:jc w:val="both"/>
              <w:rPr>
                <w:ins w:id="3268" w:author="Xuning Wei12232" w:date="2026-07-27T12:27:00Z"/>
                <w:rFonts w:ascii="Times New Roman" w:eastAsia="仿宋_GB2312" w:hAnsi="Times New Roman" w:cs="Times New Roman"/>
                <w:color w:val="0000FF"/>
                <w:sz w:val="18"/>
                <w:szCs w:val="18"/>
                <w:rPrChange w:id="3269" w:author="Xuning Wei12232" w:date="2026-07-27T12:29:00Z">
                  <w:rPr>
                    <w:ins w:id="3270" w:author="Xuning Wei12232" w:date="2026-07-27T12:27:00Z"/>
                    <w:rFonts w:ascii="Times New Roman" w:eastAsia="仿宋_GB2312" w:hAnsi="Times New Roman" w:cs="Times New Roman"/>
                    <w:color w:val="auto"/>
                    <w:sz w:val="18"/>
                    <w:szCs w:val="18"/>
                  </w:rPr>
                </w:rPrChange>
              </w:rPr>
            </w:pPr>
            <w:ins w:id="3271" w:author="Xuning Wei12232" w:date="2026-07-27T12:27:00Z">
              <w:r w:rsidRPr="00634E9B">
                <w:rPr>
                  <w:rFonts w:ascii="Times New Roman" w:eastAsia="仿宋_GB2312" w:hAnsi="Times New Roman" w:cs="Times New Roman"/>
                  <w:color w:val="0000FF"/>
                  <w:sz w:val="18"/>
                  <w:szCs w:val="18"/>
                  <w:rPrChange w:id="3272" w:author="Xuning Wei12232" w:date="2026-07-27T12:29:00Z">
                    <w:rPr>
                      <w:rFonts w:ascii="Times New Roman" w:eastAsia="仿宋_GB2312" w:hAnsi="Times New Roman" w:cs="Times New Roman"/>
                      <w:color w:val="auto"/>
                      <w:sz w:val="18"/>
                      <w:szCs w:val="18"/>
                    </w:rPr>
                  </w:rPrChange>
                </w:rPr>
                <w:t xml:space="preserve">The set solution preparation limit is greater than the minimum </w:t>
              </w:r>
              <w:proofErr w:type="spellStart"/>
              <w:r w:rsidRPr="00634E9B">
                <w:rPr>
                  <w:rFonts w:ascii="Times New Roman" w:eastAsia="仿宋_GB2312" w:hAnsi="Times New Roman" w:cs="Times New Roman"/>
                  <w:color w:val="0000FF"/>
                  <w:sz w:val="18"/>
                  <w:szCs w:val="18"/>
                  <w:rPrChange w:id="3273" w:author="Xuning Wei12232" w:date="2026-07-27T12:29:00Z">
                    <w:rPr>
                      <w:rFonts w:ascii="Times New Roman" w:eastAsia="仿宋_GB2312" w:hAnsi="Times New Roman" w:cs="Times New Roman"/>
                      <w:color w:val="auto"/>
                      <w:sz w:val="18"/>
                      <w:szCs w:val="18"/>
                    </w:rPr>
                  </w:rPrChange>
                </w:rPr>
                <w:t>stirrable</w:t>
              </w:r>
              <w:proofErr w:type="spellEnd"/>
              <w:r w:rsidRPr="00634E9B">
                <w:rPr>
                  <w:rFonts w:ascii="Times New Roman" w:eastAsia="仿宋_GB2312" w:hAnsi="Times New Roman" w:cs="Times New Roman"/>
                  <w:color w:val="0000FF"/>
                  <w:sz w:val="18"/>
                  <w:szCs w:val="18"/>
                  <w:rPrChange w:id="3274" w:author="Xuning Wei12232" w:date="2026-07-27T12:29:00Z">
                    <w:rPr>
                      <w:rFonts w:ascii="Times New Roman" w:eastAsia="仿宋_GB2312" w:hAnsi="Times New Roman" w:cs="Times New Roman"/>
                      <w:color w:val="auto"/>
                      <w:sz w:val="18"/>
                      <w:szCs w:val="18"/>
                    </w:rPr>
                  </w:rPrChange>
                </w:rPr>
                <w:t xml:space="preserve"> volume of the equipment and less than the equipment volume of 3000 L. The equipment meets the process requirements</w:t>
              </w:r>
            </w:ins>
          </w:p>
        </w:tc>
      </w:tr>
      <w:tr w:rsidR="00634E9B" w:rsidRPr="00634E9B" w14:paraId="14E5670A" w14:textId="77777777" w:rsidTr="00CD20E8">
        <w:trPr>
          <w:trHeight w:val="397"/>
          <w:jc w:val="center"/>
          <w:ins w:id="3275" w:author="Xuning Wei12232" w:date="2026-07-27T12:27:00Z"/>
        </w:trPr>
        <w:tc>
          <w:tcPr>
            <w:tcW w:w="174" w:type="pct"/>
            <w:shd w:val="clear" w:color="auto" w:fill="FFFFFF" w:themeFill="background1"/>
            <w:vAlign w:val="center"/>
          </w:tcPr>
          <w:p w14:paraId="5DF9AE4C" w14:textId="77777777" w:rsidR="00634E9B" w:rsidRPr="00634E9B" w:rsidRDefault="00634E9B" w:rsidP="00CD20E8">
            <w:pPr>
              <w:spacing w:line="240" w:lineRule="exact"/>
              <w:contextualSpacing/>
              <w:jc w:val="center"/>
              <w:rPr>
                <w:ins w:id="3276" w:author="Xuning Wei12232" w:date="2026-07-27T12:27:00Z"/>
                <w:rFonts w:ascii="Times New Roman" w:eastAsia="仿宋_GB2312" w:hAnsi="Times New Roman" w:cs="Times New Roman"/>
                <w:color w:val="0000FF"/>
                <w:kern w:val="0"/>
                <w:sz w:val="18"/>
                <w:szCs w:val="18"/>
                <w:rPrChange w:id="3277" w:author="Xuning Wei12232" w:date="2026-07-27T12:29:00Z">
                  <w:rPr>
                    <w:ins w:id="3278" w:author="Xuning Wei12232" w:date="2026-07-27T12:27:00Z"/>
                    <w:rFonts w:ascii="Times New Roman" w:eastAsia="仿宋_GB2312" w:hAnsi="Times New Roman" w:cs="Times New Roman"/>
                    <w:color w:val="auto"/>
                    <w:kern w:val="0"/>
                    <w:sz w:val="18"/>
                    <w:szCs w:val="18"/>
                  </w:rPr>
                </w:rPrChange>
              </w:rPr>
            </w:pPr>
            <w:ins w:id="3279" w:author="Xuning Wei12232" w:date="2026-07-27T12:27:00Z">
              <w:r w:rsidRPr="00634E9B">
                <w:rPr>
                  <w:rFonts w:ascii="Times New Roman" w:eastAsia="仿宋_GB2312" w:hAnsi="Times New Roman" w:cs="Times New Roman"/>
                  <w:color w:val="0000FF"/>
                  <w:kern w:val="0"/>
                  <w:sz w:val="18"/>
                  <w:szCs w:val="18"/>
                  <w:rPrChange w:id="3280" w:author="Xuning Wei12232" w:date="2026-07-27T12:29:00Z">
                    <w:rPr>
                      <w:rFonts w:ascii="Times New Roman" w:eastAsia="仿宋_GB2312" w:hAnsi="Times New Roman" w:cs="Times New Roman"/>
                      <w:color w:val="auto"/>
                      <w:kern w:val="0"/>
                      <w:sz w:val="18"/>
                      <w:szCs w:val="18"/>
                    </w:rPr>
                  </w:rPrChange>
                </w:rPr>
                <w:t>4</w:t>
              </w:r>
            </w:ins>
          </w:p>
        </w:tc>
        <w:tc>
          <w:tcPr>
            <w:tcW w:w="453" w:type="pct"/>
            <w:shd w:val="clear" w:color="auto" w:fill="FFFFFF" w:themeFill="background1"/>
            <w:vAlign w:val="center"/>
          </w:tcPr>
          <w:p w14:paraId="4EA07792" w14:textId="77777777" w:rsidR="00634E9B" w:rsidRPr="00634E9B" w:rsidRDefault="00634E9B" w:rsidP="00CD20E8">
            <w:pPr>
              <w:spacing w:line="240" w:lineRule="exact"/>
              <w:contextualSpacing/>
              <w:rPr>
                <w:ins w:id="3281" w:author="Xuning Wei12232" w:date="2026-07-27T12:27:00Z"/>
                <w:rFonts w:ascii="Times New Roman" w:eastAsia="仿宋_GB2312" w:hAnsi="Times New Roman" w:cs="Times New Roman"/>
                <w:color w:val="0000FF"/>
                <w:sz w:val="18"/>
                <w:szCs w:val="18"/>
                <w:rPrChange w:id="3282" w:author="Xuning Wei12232" w:date="2026-07-27T12:29:00Z">
                  <w:rPr>
                    <w:ins w:id="3283" w:author="Xuning Wei12232" w:date="2026-07-27T12:27:00Z"/>
                    <w:rFonts w:ascii="Times New Roman" w:eastAsia="仿宋_GB2312" w:hAnsi="Times New Roman" w:cs="Times New Roman"/>
                    <w:color w:val="auto"/>
                    <w:sz w:val="18"/>
                    <w:szCs w:val="18"/>
                  </w:rPr>
                </w:rPrChange>
              </w:rPr>
            </w:pPr>
            <w:ins w:id="3284" w:author="Xuning Wei12232" w:date="2026-07-27T12:27:00Z">
              <w:r w:rsidRPr="00634E9B">
                <w:rPr>
                  <w:rFonts w:ascii="Times New Roman" w:eastAsia="仿宋_GB2312" w:hAnsi="Times New Roman" w:cs="Times New Roman"/>
                  <w:color w:val="0000FF"/>
                  <w:sz w:val="18"/>
                  <w:szCs w:val="18"/>
                  <w:rPrChange w:id="3285" w:author="Xuning Wei12232" w:date="2026-07-27T12:29:00Z">
                    <w:rPr>
                      <w:rFonts w:ascii="Times New Roman" w:eastAsia="仿宋_GB2312" w:hAnsi="Times New Roman" w:cs="Times New Roman"/>
                      <w:color w:val="auto"/>
                      <w:sz w:val="18"/>
                      <w:szCs w:val="18"/>
                    </w:rPr>
                  </w:rPrChange>
                </w:rPr>
                <w:t>Temperature measurement</w:t>
              </w:r>
            </w:ins>
          </w:p>
        </w:tc>
        <w:tc>
          <w:tcPr>
            <w:tcW w:w="1187" w:type="pct"/>
            <w:shd w:val="clear" w:color="auto" w:fill="FFFFFF" w:themeFill="background1"/>
            <w:vAlign w:val="center"/>
          </w:tcPr>
          <w:p w14:paraId="7D17ED55" w14:textId="77777777" w:rsidR="00634E9B" w:rsidRPr="00634E9B" w:rsidRDefault="00634E9B" w:rsidP="00CD20E8">
            <w:pPr>
              <w:spacing w:line="240" w:lineRule="exact"/>
              <w:contextualSpacing/>
              <w:jc w:val="both"/>
              <w:rPr>
                <w:ins w:id="3286" w:author="Xuning Wei12232" w:date="2026-07-27T12:27:00Z"/>
                <w:rFonts w:ascii="Times New Roman" w:eastAsia="仿宋_GB2312" w:hAnsi="Times New Roman" w:cs="Times New Roman"/>
                <w:color w:val="0000FF"/>
                <w:sz w:val="18"/>
                <w:szCs w:val="18"/>
                <w:lang w:eastAsia="zh-CN"/>
                <w:rPrChange w:id="3287" w:author="Xuning Wei12232" w:date="2026-07-27T12:29:00Z">
                  <w:rPr>
                    <w:ins w:id="3288" w:author="Xuning Wei12232" w:date="2026-07-27T12:27:00Z"/>
                    <w:rFonts w:ascii="Times New Roman" w:eastAsia="仿宋_GB2312" w:hAnsi="Times New Roman" w:cs="Times New Roman"/>
                    <w:color w:val="auto"/>
                    <w:sz w:val="18"/>
                    <w:szCs w:val="18"/>
                    <w:lang w:eastAsia="zh-CN"/>
                  </w:rPr>
                </w:rPrChange>
              </w:rPr>
            </w:pPr>
            <w:ins w:id="3289" w:author="Xuning Wei12232" w:date="2026-07-27T12:27:00Z">
              <w:r w:rsidRPr="00634E9B">
                <w:rPr>
                  <w:rFonts w:ascii="Times New Roman" w:eastAsia="仿宋_GB2312" w:hAnsi="Times New Roman" w:cs="Times New Roman"/>
                  <w:color w:val="0000FF"/>
                  <w:sz w:val="18"/>
                  <w:szCs w:val="18"/>
                  <w:lang w:eastAsia="zh-CN"/>
                  <w:rPrChange w:id="3290" w:author="Xuning Wei12232" w:date="2026-07-27T12:29:00Z">
                    <w:rPr>
                      <w:rFonts w:ascii="Times New Roman" w:eastAsia="仿宋_GB2312" w:hAnsi="Times New Roman" w:cs="Times New Roman"/>
                      <w:color w:val="auto"/>
                      <w:sz w:val="18"/>
                      <w:szCs w:val="18"/>
                      <w:lang w:eastAsia="zh-CN"/>
                    </w:rPr>
                  </w:rPrChange>
                </w:rPr>
                <w:t>No requirements</w:t>
              </w:r>
              <w:r w:rsidRPr="00634E9B">
                <w:rPr>
                  <w:rFonts w:ascii="Times New Roman" w:eastAsia="仿宋_GB2312" w:hAnsi="Times New Roman" w:cs="Times New Roman"/>
                  <w:color w:val="0000FF"/>
                  <w:sz w:val="18"/>
                  <w:szCs w:val="18"/>
                  <w:rPrChange w:id="3291" w:author="Xuning Wei12232" w:date="2026-07-27T12:29:00Z">
                    <w:rPr>
                      <w:rFonts w:ascii="Times New Roman" w:eastAsia="仿宋_GB2312" w:hAnsi="Times New Roman" w:cs="Times New Roman"/>
                      <w:color w:val="auto"/>
                      <w:sz w:val="18"/>
                      <w:szCs w:val="18"/>
                    </w:rPr>
                  </w:rPrChange>
                </w:rPr>
                <w:t xml:space="preserve"> of temperature from process</w:t>
              </w:r>
            </w:ins>
          </w:p>
        </w:tc>
        <w:tc>
          <w:tcPr>
            <w:tcW w:w="1396" w:type="pct"/>
            <w:shd w:val="clear" w:color="auto" w:fill="FFFFFF" w:themeFill="background1"/>
            <w:vAlign w:val="center"/>
          </w:tcPr>
          <w:p w14:paraId="19F8D928" w14:textId="77777777" w:rsidR="00634E9B" w:rsidRPr="00634E9B" w:rsidRDefault="00634E9B" w:rsidP="00CD20E8">
            <w:pPr>
              <w:spacing w:line="240" w:lineRule="exact"/>
              <w:contextualSpacing/>
              <w:rPr>
                <w:ins w:id="3292" w:author="Xuning Wei12232" w:date="2026-07-27T12:27:00Z"/>
                <w:rFonts w:ascii="Times New Roman" w:eastAsia="仿宋_GB2312" w:hAnsi="Times New Roman" w:cs="Times New Roman"/>
                <w:color w:val="0000FF"/>
                <w:sz w:val="18"/>
                <w:szCs w:val="18"/>
              </w:rPr>
            </w:pPr>
            <w:ins w:id="3293" w:author="Xuning Wei12232" w:date="2026-07-27T12:27:00Z">
              <w:r w:rsidRPr="00634E9B">
                <w:rPr>
                  <w:rFonts w:ascii="Times New Roman" w:eastAsia="仿宋_GB2312" w:hAnsi="Times New Roman" w:cs="Times New Roman"/>
                  <w:color w:val="0000FF"/>
                  <w:sz w:val="18"/>
                  <w:szCs w:val="18"/>
                </w:rPr>
                <w:t>Minimum volume of the thermometer tube can reach at rest: 376.1 L;</w:t>
              </w:r>
            </w:ins>
          </w:p>
          <w:p w14:paraId="7AAF8FFF" w14:textId="77777777" w:rsidR="00634E9B" w:rsidRPr="00634E9B" w:rsidRDefault="00634E9B" w:rsidP="00CD20E8">
            <w:pPr>
              <w:spacing w:line="240" w:lineRule="exact"/>
              <w:contextualSpacing/>
              <w:rPr>
                <w:ins w:id="3294" w:author="Xuning Wei12232" w:date="2026-07-27T12:27:00Z"/>
                <w:rFonts w:ascii="Times New Roman" w:eastAsia="仿宋_GB2312" w:hAnsi="Times New Roman" w:cs="Times New Roman"/>
                <w:color w:val="0000FF"/>
                <w:sz w:val="18"/>
                <w:szCs w:val="18"/>
                <w:rPrChange w:id="3295" w:author="Xuning Wei12232" w:date="2026-07-27T12:29:00Z">
                  <w:rPr>
                    <w:ins w:id="3296" w:author="Xuning Wei12232" w:date="2026-07-27T12:27:00Z"/>
                    <w:rFonts w:ascii="Times New Roman" w:eastAsia="仿宋_GB2312" w:hAnsi="Times New Roman" w:cs="Times New Roman"/>
                    <w:color w:val="auto"/>
                    <w:sz w:val="18"/>
                    <w:szCs w:val="18"/>
                  </w:rPr>
                </w:rPrChange>
              </w:rPr>
            </w:pPr>
            <w:ins w:id="3297" w:author="Xuning Wei12232" w:date="2026-07-27T12:27:00Z">
              <w:r w:rsidRPr="00634E9B">
                <w:rPr>
                  <w:rFonts w:ascii="Times New Roman" w:eastAsia="仿宋_GB2312" w:hAnsi="Times New Roman" w:cs="Times New Roman"/>
                  <w:color w:val="0000FF"/>
                  <w:sz w:val="18"/>
                  <w:szCs w:val="18"/>
                </w:rPr>
                <w:t xml:space="preserve">Minimum volume of the thermometer tube can reach at maximum speed: 349.7 L </w:t>
              </w:r>
            </w:ins>
          </w:p>
        </w:tc>
        <w:tc>
          <w:tcPr>
            <w:tcW w:w="301" w:type="pct"/>
            <w:shd w:val="clear" w:color="auto" w:fill="FFFFFF" w:themeFill="background1"/>
            <w:vAlign w:val="center"/>
          </w:tcPr>
          <w:p w14:paraId="3C3419E1" w14:textId="77777777" w:rsidR="00634E9B" w:rsidRPr="00634E9B" w:rsidRDefault="000B6761" w:rsidP="00CD20E8">
            <w:pPr>
              <w:spacing w:line="240" w:lineRule="exact"/>
              <w:contextualSpacing/>
              <w:jc w:val="both"/>
              <w:rPr>
                <w:ins w:id="3298" w:author="Xuning Wei12232" w:date="2026-07-27T12:27:00Z"/>
                <w:rFonts w:ascii="Times New Roman" w:eastAsia="仿宋_GB2312" w:hAnsi="Times New Roman" w:cs="Times New Roman"/>
                <w:color w:val="0000FF"/>
                <w:sz w:val="18"/>
                <w:szCs w:val="18"/>
                <w:rPrChange w:id="3299" w:author="Xuning Wei12232" w:date="2026-07-27T12:29:00Z">
                  <w:rPr>
                    <w:ins w:id="3300" w:author="Xuning Wei12232" w:date="2026-07-27T12:27:00Z"/>
                    <w:rFonts w:ascii="Times New Roman" w:eastAsia="仿宋_GB2312" w:hAnsi="Times New Roman" w:cs="Times New Roman"/>
                    <w:color w:val="auto"/>
                    <w:sz w:val="18"/>
                    <w:szCs w:val="18"/>
                  </w:rPr>
                </w:rPrChange>
              </w:rPr>
            </w:pPr>
            <w:customXmlInsRangeStart w:id="3301" w:author="Xuning Wei12232" w:date="2026-07-27T12:27:00Z"/>
            <w:sdt>
              <w:sdtPr>
                <w:rPr>
                  <w:rFonts w:ascii="Times New Roman" w:eastAsia="仿宋_GB2312" w:hAnsi="Times New Roman" w:cs="Times New Roman"/>
                  <w:color w:val="0000FF"/>
                  <w:sz w:val="18"/>
                  <w:szCs w:val="18"/>
                </w:rPr>
                <w:id w:val="274073189"/>
                <w14:checkbox>
                  <w14:checked w14:val="1"/>
                  <w14:checkedState w14:val="2612" w14:font="MS Gothic"/>
                  <w14:uncheckedState w14:val="2610" w14:font="MS Gothic"/>
                </w14:checkbox>
              </w:sdtPr>
              <w:sdtEndPr/>
              <w:sdtContent>
                <w:customXmlInsRangeEnd w:id="3301"/>
                <w:ins w:id="3302" w:author="Xuning Wei12232" w:date="2026-07-27T12:27:00Z">
                  <w:r w:rsidR="00634E9B" w:rsidRPr="00634E9B">
                    <w:rPr>
                      <w:rFonts w:ascii="Segoe UI Symbol" w:eastAsia="MS Gothic" w:hAnsi="Segoe UI Symbol" w:cs="Segoe UI Symbol"/>
                      <w:color w:val="0000FF"/>
                      <w:sz w:val="18"/>
                      <w:szCs w:val="18"/>
                      <w:rPrChange w:id="3303" w:author="Xuning Wei12232" w:date="2026-07-27T12:29:00Z">
                        <w:rPr>
                          <w:rFonts w:ascii="Segoe UI Symbol" w:eastAsia="MS Gothic" w:hAnsi="Segoe UI Symbol" w:cs="Segoe UI Symbol"/>
                          <w:color w:val="auto"/>
                          <w:sz w:val="18"/>
                          <w:szCs w:val="18"/>
                        </w:rPr>
                      </w:rPrChange>
                    </w:rPr>
                    <w:t>☒</w:t>
                  </w:r>
                </w:ins>
                <w:customXmlInsRangeStart w:id="3304" w:author="Xuning Wei12232" w:date="2026-07-27T12:27:00Z"/>
              </w:sdtContent>
            </w:sdt>
            <w:customXmlInsRangeEnd w:id="3304"/>
            <w:ins w:id="3305" w:author="Xuning Wei12232" w:date="2026-07-27T12:27:00Z">
              <w:r w:rsidR="00634E9B" w:rsidRPr="00634E9B">
                <w:rPr>
                  <w:rFonts w:ascii="Times New Roman" w:eastAsia="仿宋_GB2312" w:hAnsi="Times New Roman" w:cs="Times New Roman"/>
                  <w:color w:val="0000FF"/>
                  <w:sz w:val="18"/>
                  <w:szCs w:val="18"/>
                  <w:rPrChange w:id="3306" w:author="Xuning Wei12232" w:date="2026-07-27T12:29:00Z">
                    <w:rPr>
                      <w:rFonts w:ascii="Times New Roman" w:eastAsia="仿宋_GB2312" w:hAnsi="Times New Roman" w:cs="Times New Roman"/>
                      <w:color w:val="auto"/>
                      <w:sz w:val="18"/>
                      <w:szCs w:val="18"/>
                    </w:rPr>
                  </w:rPrChange>
                </w:rPr>
                <w:t>Yes</w:t>
              </w:r>
            </w:ins>
          </w:p>
        </w:tc>
        <w:tc>
          <w:tcPr>
            <w:tcW w:w="302" w:type="pct"/>
            <w:shd w:val="clear" w:color="auto" w:fill="FFFFFF" w:themeFill="background1"/>
            <w:vAlign w:val="center"/>
          </w:tcPr>
          <w:p w14:paraId="35D1AA79" w14:textId="77777777" w:rsidR="00634E9B" w:rsidRPr="00634E9B" w:rsidRDefault="000B6761" w:rsidP="00CD20E8">
            <w:pPr>
              <w:spacing w:line="240" w:lineRule="exact"/>
              <w:contextualSpacing/>
              <w:jc w:val="both"/>
              <w:rPr>
                <w:ins w:id="3307" w:author="Xuning Wei12232" w:date="2026-07-27T12:27:00Z"/>
                <w:rFonts w:ascii="Times New Roman" w:eastAsia="仿宋_GB2312" w:hAnsi="Times New Roman" w:cs="Times New Roman"/>
                <w:color w:val="0000FF"/>
                <w:sz w:val="18"/>
                <w:szCs w:val="18"/>
                <w:rPrChange w:id="3308" w:author="Xuning Wei12232" w:date="2026-07-27T12:29:00Z">
                  <w:rPr>
                    <w:ins w:id="3309" w:author="Xuning Wei12232" w:date="2026-07-27T12:27:00Z"/>
                    <w:rFonts w:ascii="Times New Roman" w:eastAsia="仿宋_GB2312" w:hAnsi="Times New Roman" w:cs="Times New Roman"/>
                    <w:color w:val="auto"/>
                    <w:sz w:val="18"/>
                    <w:szCs w:val="18"/>
                  </w:rPr>
                </w:rPrChange>
              </w:rPr>
            </w:pPr>
            <w:customXmlInsRangeStart w:id="3310" w:author="Xuning Wei12232" w:date="2026-07-27T12:27:00Z"/>
            <w:sdt>
              <w:sdtPr>
                <w:rPr>
                  <w:rFonts w:ascii="Times New Roman" w:eastAsia="仿宋_GB2312" w:hAnsi="Times New Roman" w:cs="Times New Roman"/>
                  <w:color w:val="0000FF"/>
                  <w:sz w:val="18"/>
                  <w:szCs w:val="18"/>
                </w:rPr>
                <w:id w:val="-1661543352"/>
                <w14:checkbox>
                  <w14:checked w14:val="0"/>
                  <w14:checkedState w14:val="2612" w14:font="MS Gothic"/>
                  <w14:uncheckedState w14:val="2610" w14:font="MS Gothic"/>
                </w14:checkbox>
              </w:sdtPr>
              <w:sdtEndPr/>
              <w:sdtContent>
                <w:customXmlInsRangeEnd w:id="3310"/>
                <w:ins w:id="3311" w:author="Xuning Wei12232" w:date="2026-07-27T12:27:00Z">
                  <w:r w:rsidR="00634E9B" w:rsidRPr="00634E9B">
                    <w:rPr>
                      <w:rFonts w:ascii="Segoe UI Symbol" w:eastAsia="仿宋_GB2312" w:hAnsi="Segoe UI Symbol" w:cs="Segoe UI Symbol"/>
                      <w:color w:val="0000FF"/>
                      <w:sz w:val="18"/>
                      <w:szCs w:val="18"/>
                      <w:rPrChange w:id="3312" w:author="Xuning Wei12232" w:date="2026-07-27T12:29:00Z">
                        <w:rPr>
                          <w:rFonts w:ascii="Segoe UI Symbol" w:eastAsia="仿宋_GB2312" w:hAnsi="Segoe UI Symbol" w:cs="Segoe UI Symbol"/>
                          <w:color w:val="auto"/>
                          <w:sz w:val="18"/>
                          <w:szCs w:val="18"/>
                        </w:rPr>
                      </w:rPrChange>
                    </w:rPr>
                    <w:t>☐</w:t>
                  </w:r>
                </w:ins>
                <w:customXmlInsRangeStart w:id="3313" w:author="Xuning Wei12232" w:date="2026-07-27T12:27:00Z"/>
              </w:sdtContent>
            </w:sdt>
            <w:customXmlInsRangeEnd w:id="3313"/>
            <w:ins w:id="3314" w:author="Xuning Wei12232" w:date="2026-07-27T12:27:00Z">
              <w:r w:rsidR="00634E9B" w:rsidRPr="00634E9B">
                <w:rPr>
                  <w:rFonts w:ascii="Times New Roman" w:eastAsia="仿宋_GB2312" w:hAnsi="Times New Roman" w:cs="Times New Roman"/>
                  <w:color w:val="0000FF"/>
                  <w:sz w:val="18"/>
                  <w:szCs w:val="18"/>
                  <w:rPrChange w:id="3315" w:author="Xuning Wei12232" w:date="2026-07-27T12:29:00Z">
                    <w:rPr>
                      <w:rFonts w:ascii="Times New Roman" w:eastAsia="仿宋_GB2312" w:hAnsi="Times New Roman" w:cs="Times New Roman"/>
                      <w:color w:val="auto"/>
                      <w:sz w:val="18"/>
                      <w:szCs w:val="18"/>
                    </w:rPr>
                  </w:rPrChange>
                </w:rPr>
                <w:t xml:space="preserve"> No</w:t>
              </w:r>
            </w:ins>
          </w:p>
        </w:tc>
        <w:tc>
          <w:tcPr>
            <w:tcW w:w="1187" w:type="pct"/>
            <w:shd w:val="clear" w:color="auto" w:fill="FFFFFF" w:themeFill="background1"/>
            <w:vAlign w:val="center"/>
          </w:tcPr>
          <w:p w14:paraId="4785C6B6" w14:textId="77777777" w:rsidR="00634E9B" w:rsidRPr="00634E9B" w:rsidRDefault="00634E9B" w:rsidP="00CD20E8">
            <w:pPr>
              <w:spacing w:line="240" w:lineRule="exact"/>
              <w:contextualSpacing/>
              <w:rPr>
                <w:ins w:id="3316" w:author="Xuning Wei12232" w:date="2026-07-27T12:27:00Z"/>
                <w:rFonts w:ascii="Times New Roman" w:eastAsia="仿宋_GB2312" w:hAnsi="Times New Roman" w:cs="Times New Roman"/>
                <w:color w:val="0000FF"/>
                <w:sz w:val="18"/>
                <w:szCs w:val="18"/>
              </w:rPr>
            </w:pPr>
            <w:ins w:id="3317" w:author="Xuning Wei12232" w:date="2026-07-27T12:27:00Z">
              <w:r w:rsidRPr="00634E9B">
                <w:rPr>
                  <w:rFonts w:ascii="Times New Roman" w:eastAsia="仿宋_GB2312" w:hAnsi="Times New Roman" w:cs="Times New Roman"/>
                  <w:color w:val="0000FF"/>
                  <w:sz w:val="18"/>
                  <w:szCs w:val="18"/>
                </w:rPr>
                <w:t>Temperature regulated via heat exchanger. At a solvent flow rate of 12 m³/h, the solvent passes through the heat exchanger, with its temperature rising from -15 °C to 20 °C.</w:t>
              </w:r>
            </w:ins>
          </w:p>
          <w:p w14:paraId="72251D64" w14:textId="77777777" w:rsidR="00634E9B" w:rsidRPr="00634E9B" w:rsidRDefault="00634E9B" w:rsidP="00CD20E8">
            <w:pPr>
              <w:spacing w:line="240" w:lineRule="exact"/>
              <w:contextualSpacing/>
              <w:jc w:val="both"/>
              <w:rPr>
                <w:ins w:id="3318" w:author="Xuning Wei12232" w:date="2026-07-27T12:27:00Z"/>
                <w:rFonts w:ascii="Times New Roman" w:eastAsia="仿宋_GB2312" w:hAnsi="Times New Roman" w:cs="Times New Roman"/>
                <w:color w:val="0000FF"/>
                <w:sz w:val="18"/>
                <w:szCs w:val="18"/>
                <w:lang w:eastAsia="zh-CN"/>
                <w:rPrChange w:id="3319" w:author="Xuning Wei12232" w:date="2026-07-27T12:29:00Z">
                  <w:rPr>
                    <w:ins w:id="3320" w:author="Xuning Wei12232" w:date="2026-07-27T12:27:00Z"/>
                    <w:rFonts w:ascii="Times New Roman" w:eastAsia="仿宋_GB2312" w:hAnsi="Times New Roman" w:cs="Times New Roman"/>
                    <w:color w:val="auto"/>
                    <w:sz w:val="18"/>
                    <w:szCs w:val="18"/>
                    <w:lang w:eastAsia="zh-CN"/>
                  </w:rPr>
                </w:rPrChange>
              </w:rPr>
            </w:pPr>
            <w:ins w:id="3321" w:author="Xuning Wei12232" w:date="2026-07-27T12:27:00Z">
              <w:r w:rsidRPr="00634E9B">
                <w:rPr>
                  <w:rFonts w:ascii="Times New Roman" w:eastAsia="仿宋_GB2312" w:hAnsi="Times New Roman" w:cs="Times New Roman"/>
                  <w:color w:val="0000FF"/>
                  <w:sz w:val="18"/>
                  <w:szCs w:val="18"/>
                </w:rPr>
                <w:t>At a solvent flow rate of 20 m³/h, the solvent flows through the heat exchanger, and its temperature drops from 45 °C to 33 °C.</w:t>
              </w:r>
            </w:ins>
          </w:p>
        </w:tc>
      </w:tr>
      <w:tr w:rsidR="00634E9B" w:rsidRPr="00634E9B" w14:paraId="63AAE6FB" w14:textId="77777777" w:rsidTr="00CD20E8">
        <w:trPr>
          <w:trHeight w:val="397"/>
          <w:jc w:val="center"/>
          <w:ins w:id="3322" w:author="Xuning Wei12232" w:date="2026-07-27T12:27:00Z"/>
        </w:trPr>
        <w:tc>
          <w:tcPr>
            <w:tcW w:w="174" w:type="pct"/>
            <w:vMerge w:val="restart"/>
            <w:shd w:val="clear" w:color="auto" w:fill="FFFFFF" w:themeFill="background1"/>
            <w:vAlign w:val="center"/>
          </w:tcPr>
          <w:p w14:paraId="3FAE98B7" w14:textId="77777777" w:rsidR="00634E9B" w:rsidRPr="00634E9B" w:rsidDel="00511610" w:rsidRDefault="00634E9B" w:rsidP="00CD20E8">
            <w:pPr>
              <w:spacing w:line="240" w:lineRule="exact"/>
              <w:contextualSpacing/>
              <w:jc w:val="center"/>
              <w:rPr>
                <w:ins w:id="3323" w:author="Xuning Wei12232" w:date="2026-07-27T12:27:00Z"/>
                <w:rFonts w:ascii="Times New Roman" w:eastAsia="仿宋_GB2312" w:hAnsi="Times New Roman" w:cs="Times New Roman"/>
                <w:color w:val="0000FF"/>
                <w:kern w:val="0"/>
                <w:sz w:val="18"/>
                <w:szCs w:val="18"/>
                <w:rPrChange w:id="3324" w:author="Xuning Wei12232" w:date="2026-07-27T12:29:00Z">
                  <w:rPr>
                    <w:ins w:id="3325" w:author="Xuning Wei12232" w:date="2026-07-27T12:27:00Z"/>
                    <w:rFonts w:ascii="Times New Roman" w:eastAsia="仿宋_GB2312" w:hAnsi="Times New Roman" w:cs="Times New Roman"/>
                    <w:color w:val="auto"/>
                    <w:kern w:val="0"/>
                    <w:sz w:val="18"/>
                    <w:szCs w:val="18"/>
                  </w:rPr>
                </w:rPrChange>
              </w:rPr>
            </w:pPr>
            <w:ins w:id="3326" w:author="Xuning Wei12232" w:date="2026-07-27T12:27:00Z">
              <w:r w:rsidRPr="00634E9B">
                <w:rPr>
                  <w:rFonts w:ascii="Times New Roman" w:eastAsia="仿宋_GB2312" w:hAnsi="Times New Roman" w:cs="Times New Roman"/>
                  <w:color w:val="0000FF"/>
                  <w:kern w:val="0"/>
                  <w:sz w:val="18"/>
                  <w:szCs w:val="18"/>
                  <w:lang w:eastAsia="zh-CN"/>
                  <w:rPrChange w:id="3327" w:author="Xuning Wei12232" w:date="2026-07-27T12:29:00Z">
                    <w:rPr>
                      <w:rFonts w:ascii="Times New Roman" w:eastAsia="仿宋_GB2312" w:hAnsi="Times New Roman" w:cs="Times New Roman"/>
                      <w:color w:val="auto"/>
                      <w:kern w:val="0"/>
                      <w:sz w:val="18"/>
                      <w:szCs w:val="18"/>
                      <w:lang w:eastAsia="zh-CN"/>
                    </w:rPr>
                  </w:rPrChange>
                </w:rPr>
                <w:t>5</w:t>
              </w:r>
            </w:ins>
          </w:p>
        </w:tc>
        <w:tc>
          <w:tcPr>
            <w:tcW w:w="453" w:type="pct"/>
            <w:vMerge w:val="restart"/>
            <w:shd w:val="clear" w:color="auto" w:fill="FFFFFF" w:themeFill="background1"/>
            <w:vAlign w:val="center"/>
          </w:tcPr>
          <w:p w14:paraId="28257328" w14:textId="77777777" w:rsidR="00634E9B" w:rsidRPr="00634E9B" w:rsidRDefault="00634E9B" w:rsidP="00CD20E8">
            <w:pPr>
              <w:spacing w:line="240" w:lineRule="exact"/>
              <w:contextualSpacing/>
              <w:rPr>
                <w:ins w:id="3328" w:author="Xuning Wei12232" w:date="2026-07-27T12:27:00Z"/>
                <w:rFonts w:ascii="Times New Roman" w:eastAsia="仿宋_GB2312" w:hAnsi="Times New Roman" w:cs="Times New Roman"/>
                <w:color w:val="0000FF"/>
                <w:sz w:val="18"/>
                <w:szCs w:val="18"/>
                <w:rPrChange w:id="3329" w:author="Xuning Wei12232" w:date="2026-07-27T12:29:00Z">
                  <w:rPr>
                    <w:ins w:id="3330" w:author="Xuning Wei12232" w:date="2026-07-27T12:27:00Z"/>
                    <w:rFonts w:ascii="Times New Roman" w:eastAsia="仿宋_GB2312" w:hAnsi="Times New Roman" w:cs="Times New Roman"/>
                    <w:color w:val="auto"/>
                    <w:sz w:val="18"/>
                    <w:szCs w:val="18"/>
                  </w:rPr>
                </w:rPrChange>
              </w:rPr>
            </w:pPr>
            <w:ins w:id="3331" w:author="Xuning Wei12232" w:date="2026-07-27T12:27:00Z">
              <w:r w:rsidRPr="00634E9B">
                <w:rPr>
                  <w:rFonts w:ascii="Times New Roman" w:eastAsia="仿宋_GB2312" w:hAnsi="Times New Roman" w:cs="Times New Roman"/>
                  <w:color w:val="0000FF"/>
                  <w:sz w:val="18"/>
                  <w:szCs w:val="18"/>
                  <w:rPrChange w:id="3332" w:author="Xuning Wei12232" w:date="2026-07-27T12:29:00Z">
                    <w:rPr>
                      <w:rFonts w:ascii="Times New Roman" w:eastAsia="仿宋_GB2312" w:hAnsi="Times New Roman" w:cs="Times New Roman"/>
                      <w:color w:val="auto"/>
                      <w:sz w:val="18"/>
                      <w:szCs w:val="18"/>
                    </w:rPr>
                  </w:rPrChange>
                </w:rPr>
                <w:t>Solution charging</w:t>
              </w:r>
            </w:ins>
          </w:p>
        </w:tc>
        <w:tc>
          <w:tcPr>
            <w:tcW w:w="1187" w:type="pct"/>
            <w:shd w:val="clear" w:color="auto" w:fill="FFFFFF" w:themeFill="background1"/>
            <w:vAlign w:val="center"/>
          </w:tcPr>
          <w:p w14:paraId="3FBF94BB" w14:textId="77777777" w:rsidR="00634E9B" w:rsidRPr="00634E9B" w:rsidRDefault="00634E9B" w:rsidP="00CD20E8">
            <w:pPr>
              <w:spacing w:line="240" w:lineRule="exact"/>
              <w:contextualSpacing/>
              <w:rPr>
                <w:ins w:id="3333" w:author="Xuning Wei12232" w:date="2026-07-27T12:27:00Z"/>
                <w:rFonts w:ascii="Times New Roman" w:eastAsia="仿宋_GB2312" w:hAnsi="Times New Roman" w:cs="Times New Roman"/>
                <w:color w:val="0000FF"/>
                <w:sz w:val="18"/>
                <w:szCs w:val="18"/>
                <w:lang w:eastAsia="zh-CN"/>
                <w:rPrChange w:id="3334" w:author="Xuning Wei12232" w:date="2026-07-27T12:29:00Z">
                  <w:rPr>
                    <w:ins w:id="3335" w:author="Xuning Wei12232" w:date="2026-07-27T12:27:00Z"/>
                    <w:rFonts w:ascii="Times New Roman" w:eastAsia="仿宋_GB2312" w:hAnsi="Times New Roman" w:cs="Times New Roman"/>
                    <w:color w:val="auto"/>
                    <w:sz w:val="18"/>
                    <w:szCs w:val="18"/>
                    <w:lang w:eastAsia="zh-CN"/>
                  </w:rPr>
                </w:rPrChange>
              </w:rPr>
            </w:pPr>
            <w:ins w:id="3336" w:author="Xuning Wei12232" w:date="2026-07-27T12:27:00Z">
              <w:r w:rsidRPr="00634E9B">
                <w:rPr>
                  <w:rFonts w:ascii="Times New Roman" w:eastAsia="仿宋_GB2312" w:hAnsi="Times New Roman" w:cs="Times New Roman"/>
                  <w:color w:val="0000FF"/>
                  <w:sz w:val="18"/>
                  <w:szCs w:val="18"/>
                  <w:lang w:eastAsia="zh-CN"/>
                </w:rPr>
                <w:t>DMF charging amount (DMF density: 0.948 kg/L): 400~1600 L</w:t>
              </w:r>
              <w:del w:id="3337" w:author="Johan Granander" w:date="2026-07-28T13:31:00Z">
                <w:r w:rsidRPr="00634E9B" w:rsidDel="000E6E66">
                  <w:rPr>
                    <w:rFonts w:ascii="Times New Roman" w:eastAsia="仿宋_GB2312" w:hAnsi="Times New Roman" w:cs="Times New Roman"/>
                    <w:color w:val="0000FF"/>
                    <w:sz w:val="18"/>
                    <w:szCs w:val="18"/>
                    <w:lang w:eastAsia="zh-CN"/>
                  </w:rPr>
                  <w:delText xml:space="preserve"> </w:delText>
                </w:r>
              </w:del>
              <w:r w:rsidRPr="00634E9B">
                <w:rPr>
                  <w:rFonts w:ascii="Times New Roman" w:eastAsia="仿宋_GB2312" w:hAnsi="Times New Roman" w:cs="Times New Roman"/>
                  <w:color w:val="0000FF"/>
                  <w:sz w:val="18"/>
                  <w:szCs w:val="18"/>
                  <w:lang w:eastAsia="zh-CN"/>
                </w:rPr>
                <w:t>; (379.20~1516.80 kg)</w:t>
              </w:r>
            </w:ins>
          </w:p>
        </w:tc>
        <w:tc>
          <w:tcPr>
            <w:tcW w:w="1396" w:type="pct"/>
            <w:shd w:val="clear" w:color="auto" w:fill="FFFFFF" w:themeFill="background1"/>
            <w:vAlign w:val="center"/>
          </w:tcPr>
          <w:p w14:paraId="33B9A38D" w14:textId="77777777" w:rsidR="00634E9B" w:rsidRPr="00634E9B" w:rsidRDefault="00634E9B" w:rsidP="00CD20E8">
            <w:pPr>
              <w:spacing w:line="240" w:lineRule="exact"/>
              <w:contextualSpacing/>
              <w:rPr>
                <w:ins w:id="3338" w:author="Xuning Wei12232" w:date="2026-07-27T12:27:00Z"/>
                <w:rFonts w:ascii="Times New Roman" w:eastAsia="仿宋_GB2312" w:hAnsi="Times New Roman" w:cs="Times New Roman"/>
                <w:color w:val="0000FF"/>
                <w:sz w:val="18"/>
                <w:szCs w:val="18"/>
              </w:rPr>
            </w:pPr>
            <w:ins w:id="3339" w:author="Xuning Wei12232" w:date="2026-07-27T12:27:00Z">
              <w:r w:rsidRPr="00634E9B">
                <w:rPr>
                  <w:rFonts w:ascii="Times New Roman" w:eastAsia="仿宋_GB2312" w:hAnsi="Times New Roman" w:cs="Times New Roman"/>
                  <w:color w:val="0000FF"/>
                  <w:sz w:val="18"/>
                  <w:szCs w:val="18"/>
                </w:rPr>
                <w:t>Charging accuracy of DMF is within ±1.5% when the charging amount is more than 400 L.</w:t>
              </w:r>
            </w:ins>
          </w:p>
        </w:tc>
        <w:tc>
          <w:tcPr>
            <w:tcW w:w="301" w:type="pct"/>
            <w:shd w:val="clear" w:color="auto" w:fill="FFFFFF" w:themeFill="background1"/>
            <w:vAlign w:val="center"/>
          </w:tcPr>
          <w:p w14:paraId="73C414FD" w14:textId="77777777" w:rsidR="00634E9B" w:rsidRPr="00634E9B" w:rsidRDefault="00634E9B" w:rsidP="00CD20E8">
            <w:pPr>
              <w:spacing w:line="240" w:lineRule="exact"/>
              <w:contextualSpacing/>
              <w:jc w:val="both"/>
              <w:rPr>
                <w:ins w:id="3340" w:author="Xuning Wei12232" w:date="2026-07-27T12:27:00Z"/>
                <w:rFonts w:ascii="Times New Roman" w:eastAsia="仿宋_GB2312" w:hAnsi="Times New Roman" w:cs="Times New Roman"/>
                <w:color w:val="0000FF"/>
                <w:sz w:val="18"/>
                <w:szCs w:val="18"/>
                <w:rPrChange w:id="3341" w:author="Xuning Wei12232" w:date="2026-07-27T12:29:00Z">
                  <w:rPr>
                    <w:ins w:id="3342" w:author="Xuning Wei12232" w:date="2026-07-27T12:27:00Z"/>
                    <w:rFonts w:ascii="Times New Roman" w:eastAsia="仿宋_GB2312" w:hAnsi="Times New Roman" w:cs="Times New Roman"/>
                    <w:color w:val="auto"/>
                    <w:sz w:val="18"/>
                    <w:szCs w:val="18"/>
                  </w:rPr>
                </w:rPrChange>
              </w:rPr>
            </w:pPr>
            <w:ins w:id="3343"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Yes</w:t>
              </w:r>
            </w:ins>
          </w:p>
        </w:tc>
        <w:tc>
          <w:tcPr>
            <w:tcW w:w="302" w:type="pct"/>
            <w:shd w:val="clear" w:color="auto" w:fill="FFFFFF" w:themeFill="background1"/>
            <w:vAlign w:val="center"/>
          </w:tcPr>
          <w:p w14:paraId="446613AA" w14:textId="77777777" w:rsidR="00634E9B" w:rsidRPr="00634E9B" w:rsidRDefault="00634E9B" w:rsidP="00CD20E8">
            <w:pPr>
              <w:spacing w:line="240" w:lineRule="exact"/>
              <w:contextualSpacing/>
              <w:jc w:val="both"/>
              <w:rPr>
                <w:ins w:id="3344" w:author="Xuning Wei12232" w:date="2026-07-27T12:27:00Z"/>
                <w:rFonts w:ascii="Times New Roman" w:eastAsia="仿宋_GB2312" w:hAnsi="Times New Roman" w:cs="Times New Roman"/>
                <w:color w:val="0000FF"/>
                <w:sz w:val="18"/>
                <w:szCs w:val="18"/>
                <w:rPrChange w:id="3345" w:author="Xuning Wei12232" w:date="2026-07-27T12:29:00Z">
                  <w:rPr>
                    <w:ins w:id="3346" w:author="Xuning Wei12232" w:date="2026-07-27T12:27:00Z"/>
                    <w:rFonts w:ascii="Times New Roman" w:eastAsia="仿宋_GB2312" w:hAnsi="Times New Roman" w:cs="Times New Roman"/>
                    <w:color w:val="auto"/>
                    <w:sz w:val="18"/>
                    <w:szCs w:val="18"/>
                  </w:rPr>
                </w:rPrChange>
              </w:rPr>
            </w:pPr>
            <w:ins w:id="3347"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 xml:space="preserve"> No</w:t>
              </w:r>
            </w:ins>
          </w:p>
        </w:tc>
        <w:tc>
          <w:tcPr>
            <w:tcW w:w="1187" w:type="pct"/>
            <w:vMerge w:val="restart"/>
            <w:shd w:val="clear" w:color="auto" w:fill="FFFFFF" w:themeFill="background1"/>
            <w:vAlign w:val="center"/>
          </w:tcPr>
          <w:p w14:paraId="1B0D2E03" w14:textId="77777777" w:rsidR="00634E9B" w:rsidRPr="00634E9B" w:rsidRDefault="00634E9B" w:rsidP="00CD20E8">
            <w:pPr>
              <w:spacing w:line="240" w:lineRule="exact"/>
              <w:contextualSpacing/>
              <w:jc w:val="both"/>
              <w:rPr>
                <w:ins w:id="3348" w:author="Xuning Wei12232" w:date="2026-07-27T12:27:00Z"/>
                <w:rFonts w:ascii="Times New Roman" w:eastAsia="仿宋_GB2312" w:hAnsi="Times New Roman" w:cs="Times New Roman"/>
                <w:color w:val="0000FF"/>
                <w:sz w:val="18"/>
                <w:szCs w:val="18"/>
                <w:rPrChange w:id="3349" w:author="Xuning Wei12232" w:date="2026-07-27T12:29:00Z">
                  <w:rPr>
                    <w:ins w:id="3350" w:author="Xuning Wei12232" w:date="2026-07-27T12:27:00Z"/>
                    <w:rFonts w:ascii="Times New Roman" w:eastAsia="仿宋_GB2312" w:hAnsi="Times New Roman" w:cs="Times New Roman"/>
                    <w:color w:val="auto"/>
                    <w:sz w:val="18"/>
                    <w:szCs w:val="18"/>
                  </w:rPr>
                </w:rPrChange>
              </w:rPr>
            </w:pPr>
            <w:ins w:id="3351" w:author="Xuning Wei12232" w:date="2026-07-27T12:27:00Z">
              <w:r w:rsidRPr="00634E9B">
                <w:rPr>
                  <w:rFonts w:ascii="Times New Roman" w:eastAsia="仿宋_GB2312" w:hAnsi="Times New Roman" w:cs="Times New Roman"/>
                  <w:color w:val="0000FF"/>
                  <w:sz w:val="18"/>
                  <w:szCs w:val="18"/>
                </w:rPr>
                <w:t xml:space="preserve">Based on charging accuracy calculation, the concentration of </w:t>
              </w:r>
              <w:proofErr w:type="spellStart"/>
              <w:r w:rsidRPr="00634E9B">
                <w:rPr>
                  <w:rFonts w:ascii="Times New Roman" w:eastAsia="仿宋_GB2312" w:hAnsi="Times New Roman" w:cs="Times New Roman"/>
                  <w:color w:val="0000FF"/>
                  <w:sz w:val="18"/>
                  <w:szCs w:val="18"/>
                </w:rPr>
                <w:t>Piperidine</w:t>
              </w:r>
              <w:proofErr w:type="spellEnd"/>
              <w:r w:rsidRPr="00634E9B">
                <w:rPr>
                  <w:rFonts w:ascii="Times New Roman" w:eastAsia="仿宋_GB2312" w:hAnsi="Times New Roman" w:cs="Times New Roman"/>
                  <w:color w:val="0000FF"/>
                  <w:sz w:val="18"/>
                  <w:szCs w:val="18"/>
                </w:rPr>
                <w:t xml:space="preserve">/DMF mixed solution is controlled within 19.5%~20.5%. </w:t>
              </w:r>
              <w:r w:rsidRPr="00634E9B">
                <w:rPr>
                  <w:rFonts w:ascii="Times New Roman" w:eastAsia="仿宋_GB2312" w:hAnsi="Times New Roman" w:cs="Times New Roman"/>
                  <w:color w:val="0000FF"/>
                  <w:sz w:val="18"/>
                  <w:szCs w:val="18"/>
                </w:rPr>
                <w:lastRenderedPageBreak/>
                <w:t>The NOR range is 15%~20%, which complies with process requirements.</w:t>
              </w:r>
            </w:ins>
          </w:p>
        </w:tc>
      </w:tr>
      <w:tr w:rsidR="00634E9B" w:rsidRPr="00634E9B" w14:paraId="2FD8E596" w14:textId="77777777" w:rsidTr="00CD20E8">
        <w:trPr>
          <w:trHeight w:val="397"/>
          <w:jc w:val="center"/>
          <w:ins w:id="3352" w:author="Xuning Wei12232" w:date="2026-07-27T12:27:00Z"/>
        </w:trPr>
        <w:tc>
          <w:tcPr>
            <w:tcW w:w="174" w:type="pct"/>
            <w:vMerge/>
            <w:vAlign w:val="center"/>
          </w:tcPr>
          <w:p w14:paraId="2E6C065F" w14:textId="77777777" w:rsidR="00634E9B" w:rsidRPr="00634E9B" w:rsidDel="00511610" w:rsidRDefault="00634E9B" w:rsidP="00CD20E8">
            <w:pPr>
              <w:spacing w:line="240" w:lineRule="exact"/>
              <w:contextualSpacing/>
              <w:jc w:val="center"/>
              <w:rPr>
                <w:ins w:id="3353" w:author="Xuning Wei12232" w:date="2026-07-27T12:27:00Z"/>
                <w:rFonts w:ascii="Times New Roman" w:eastAsia="仿宋_GB2312" w:hAnsi="Times New Roman" w:cs="Times New Roman"/>
                <w:color w:val="0000FF"/>
                <w:kern w:val="0"/>
                <w:sz w:val="18"/>
                <w:szCs w:val="18"/>
                <w:rPrChange w:id="3354" w:author="Xuning Wei12232" w:date="2026-07-27T12:29:00Z">
                  <w:rPr>
                    <w:ins w:id="3355" w:author="Xuning Wei12232" w:date="2026-07-27T12:27:00Z"/>
                    <w:rFonts w:ascii="Times New Roman" w:eastAsia="仿宋_GB2312" w:hAnsi="Times New Roman" w:cs="Times New Roman"/>
                    <w:color w:val="auto"/>
                    <w:kern w:val="0"/>
                    <w:sz w:val="18"/>
                    <w:szCs w:val="18"/>
                  </w:rPr>
                </w:rPrChange>
              </w:rPr>
            </w:pPr>
          </w:p>
        </w:tc>
        <w:tc>
          <w:tcPr>
            <w:tcW w:w="453" w:type="pct"/>
            <w:vMerge/>
            <w:vAlign w:val="center"/>
          </w:tcPr>
          <w:p w14:paraId="013D4687" w14:textId="77777777" w:rsidR="00634E9B" w:rsidRPr="00634E9B" w:rsidRDefault="00634E9B" w:rsidP="00CD20E8">
            <w:pPr>
              <w:spacing w:line="240" w:lineRule="exact"/>
              <w:contextualSpacing/>
              <w:rPr>
                <w:ins w:id="3356" w:author="Xuning Wei12232" w:date="2026-07-27T12:27:00Z"/>
                <w:rFonts w:ascii="Times New Roman" w:eastAsia="仿宋_GB2312" w:hAnsi="Times New Roman" w:cs="Times New Roman"/>
                <w:color w:val="0000FF"/>
                <w:sz w:val="18"/>
                <w:szCs w:val="18"/>
                <w:rPrChange w:id="3357" w:author="Xuning Wei12232" w:date="2026-07-27T12:29:00Z">
                  <w:rPr>
                    <w:ins w:id="3358" w:author="Xuning Wei12232" w:date="2026-07-27T12:27:00Z"/>
                    <w:rFonts w:ascii="Times New Roman" w:eastAsia="仿宋_GB2312" w:hAnsi="Times New Roman" w:cs="Times New Roman"/>
                    <w:color w:val="auto"/>
                    <w:sz w:val="18"/>
                    <w:szCs w:val="18"/>
                  </w:rPr>
                </w:rPrChange>
              </w:rPr>
            </w:pPr>
          </w:p>
        </w:tc>
        <w:tc>
          <w:tcPr>
            <w:tcW w:w="1187" w:type="pct"/>
            <w:shd w:val="clear" w:color="auto" w:fill="FFFFFF" w:themeFill="background1"/>
            <w:vAlign w:val="center"/>
          </w:tcPr>
          <w:p w14:paraId="26C75E9E" w14:textId="77777777" w:rsidR="00634E9B" w:rsidRPr="00634E9B" w:rsidRDefault="00634E9B" w:rsidP="00CD20E8">
            <w:pPr>
              <w:spacing w:line="240" w:lineRule="exact"/>
              <w:contextualSpacing/>
              <w:rPr>
                <w:ins w:id="3359" w:author="Xuning Wei12232" w:date="2026-07-27T12:27:00Z"/>
                <w:rFonts w:ascii="Times New Roman" w:eastAsia="仿宋_GB2312" w:hAnsi="Times New Roman" w:cs="Times New Roman"/>
                <w:color w:val="0000FF"/>
                <w:sz w:val="18"/>
                <w:szCs w:val="18"/>
                <w:lang w:eastAsia="zh-CN"/>
                <w:rPrChange w:id="3360" w:author="Xuning Wei12232" w:date="2026-07-27T12:29:00Z">
                  <w:rPr>
                    <w:ins w:id="3361" w:author="Xuning Wei12232" w:date="2026-07-27T12:27:00Z"/>
                    <w:rFonts w:ascii="Times New Roman" w:eastAsia="仿宋_GB2312" w:hAnsi="Times New Roman" w:cs="Times New Roman"/>
                    <w:color w:val="auto"/>
                    <w:sz w:val="18"/>
                    <w:szCs w:val="18"/>
                    <w:lang w:eastAsia="zh-CN"/>
                  </w:rPr>
                </w:rPrChange>
              </w:rPr>
            </w:pPr>
            <w:proofErr w:type="spellStart"/>
            <w:ins w:id="3362" w:author="Xuning Wei12232" w:date="2026-07-27T12:27:00Z">
              <w:r w:rsidRPr="00634E9B">
                <w:rPr>
                  <w:rFonts w:ascii="Times New Roman" w:eastAsia="仿宋_GB2312" w:hAnsi="Times New Roman" w:cs="Times New Roman"/>
                  <w:color w:val="0000FF"/>
                  <w:sz w:val="18"/>
                  <w:szCs w:val="18"/>
                  <w:lang w:eastAsia="zh-CN"/>
                </w:rPr>
                <w:t>Piperidine</w:t>
              </w:r>
              <w:proofErr w:type="spellEnd"/>
              <w:r w:rsidRPr="00634E9B">
                <w:rPr>
                  <w:rFonts w:ascii="Times New Roman" w:eastAsia="仿宋_GB2312" w:hAnsi="Times New Roman" w:cs="Times New Roman"/>
                  <w:color w:val="0000FF"/>
                  <w:sz w:val="18"/>
                  <w:szCs w:val="18"/>
                  <w:lang w:eastAsia="zh-CN"/>
                </w:rPr>
                <w:t xml:space="preserve"> charging amount (</w:t>
              </w:r>
              <w:proofErr w:type="spellStart"/>
              <w:r w:rsidRPr="00634E9B">
                <w:rPr>
                  <w:rFonts w:ascii="Times New Roman" w:eastAsia="仿宋_GB2312" w:hAnsi="Times New Roman" w:cs="Times New Roman"/>
                  <w:color w:val="0000FF"/>
                  <w:sz w:val="18"/>
                  <w:szCs w:val="18"/>
                  <w:lang w:eastAsia="zh-CN"/>
                </w:rPr>
                <w:t>Piperidine</w:t>
              </w:r>
              <w:proofErr w:type="spellEnd"/>
              <w:r w:rsidRPr="00634E9B">
                <w:rPr>
                  <w:rFonts w:ascii="Times New Roman" w:eastAsia="仿宋_GB2312" w:hAnsi="Times New Roman" w:cs="Times New Roman"/>
                  <w:color w:val="0000FF"/>
                  <w:sz w:val="18"/>
                  <w:szCs w:val="18"/>
                  <w:lang w:eastAsia="zh-CN"/>
                </w:rPr>
                <w:t xml:space="preserve"> density: 0.862 kg/L): 100~400 L; (86.20~344.8 kg) </w:t>
              </w:r>
            </w:ins>
          </w:p>
        </w:tc>
        <w:tc>
          <w:tcPr>
            <w:tcW w:w="1396" w:type="pct"/>
            <w:shd w:val="clear" w:color="auto" w:fill="FFFFFF" w:themeFill="background1"/>
            <w:vAlign w:val="center"/>
          </w:tcPr>
          <w:p w14:paraId="4985A85E" w14:textId="77777777" w:rsidR="00634E9B" w:rsidRPr="00634E9B" w:rsidRDefault="00634E9B" w:rsidP="00CD20E8">
            <w:pPr>
              <w:spacing w:line="240" w:lineRule="exact"/>
              <w:contextualSpacing/>
              <w:rPr>
                <w:ins w:id="3363" w:author="Xuning Wei12232" w:date="2026-07-27T12:27:00Z"/>
                <w:rFonts w:ascii="Times New Roman" w:eastAsia="仿宋_GB2312" w:hAnsi="Times New Roman" w:cs="Times New Roman"/>
                <w:color w:val="0000FF"/>
                <w:sz w:val="18"/>
                <w:szCs w:val="18"/>
              </w:rPr>
            </w:pPr>
            <w:ins w:id="3364" w:author="Xuning Wei12232" w:date="2026-07-27T12:27:00Z">
              <w:r w:rsidRPr="00634E9B">
                <w:rPr>
                  <w:rFonts w:ascii="Times New Roman" w:eastAsia="仿宋_GB2312" w:hAnsi="Times New Roman" w:cs="Times New Roman"/>
                  <w:color w:val="0000FF"/>
                  <w:sz w:val="18"/>
                  <w:szCs w:val="18"/>
                </w:rPr>
                <w:t xml:space="preserve">Charging accuracy of </w:t>
              </w:r>
              <w:proofErr w:type="spellStart"/>
              <w:r w:rsidRPr="00634E9B">
                <w:rPr>
                  <w:rFonts w:ascii="Times New Roman" w:eastAsia="仿宋_GB2312" w:hAnsi="Times New Roman" w:cs="Times New Roman"/>
                  <w:color w:val="0000FF"/>
                  <w:sz w:val="18"/>
                  <w:szCs w:val="18"/>
                  <w:lang w:eastAsia="zh-CN"/>
                </w:rPr>
                <w:t>Piperidine</w:t>
              </w:r>
              <w:proofErr w:type="spellEnd"/>
              <w:r w:rsidRPr="00634E9B">
                <w:rPr>
                  <w:rFonts w:ascii="Times New Roman" w:eastAsia="仿宋_GB2312" w:hAnsi="Times New Roman" w:cs="Times New Roman"/>
                  <w:color w:val="0000FF"/>
                  <w:sz w:val="18"/>
                  <w:szCs w:val="18"/>
                </w:rPr>
                <w:t xml:space="preserve"> is within ±1.5% when the charging amount is more than 100 L.</w:t>
              </w:r>
            </w:ins>
          </w:p>
        </w:tc>
        <w:tc>
          <w:tcPr>
            <w:tcW w:w="301" w:type="pct"/>
            <w:shd w:val="clear" w:color="auto" w:fill="FFFFFF" w:themeFill="background1"/>
            <w:vAlign w:val="center"/>
          </w:tcPr>
          <w:p w14:paraId="279902BE" w14:textId="77777777" w:rsidR="00634E9B" w:rsidRPr="00634E9B" w:rsidRDefault="00634E9B" w:rsidP="00CD20E8">
            <w:pPr>
              <w:spacing w:line="240" w:lineRule="exact"/>
              <w:contextualSpacing/>
              <w:jc w:val="both"/>
              <w:rPr>
                <w:ins w:id="3365" w:author="Xuning Wei12232" w:date="2026-07-27T12:27:00Z"/>
                <w:rFonts w:ascii="Times New Roman" w:eastAsia="仿宋_GB2312" w:hAnsi="Times New Roman" w:cs="Times New Roman"/>
                <w:color w:val="0000FF"/>
                <w:sz w:val="18"/>
                <w:szCs w:val="18"/>
                <w:rPrChange w:id="3366" w:author="Xuning Wei12232" w:date="2026-07-27T12:29:00Z">
                  <w:rPr>
                    <w:ins w:id="3367" w:author="Xuning Wei12232" w:date="2026-07-27T12:27:00Z"/>
                    <w:rFonts w:ascii="Times New Roman" w:eastAsia="仿宋_GB2312" w:hAnsi="Times New Roman" w:cs="Times New Roman"/>
                    <w:color w:val="auto"/>
                    <w:sz w:val="18"/>
                    <w:szCs w:val="18"/>
                  </w:rPr>
                </w:rPrChange>
              </w:rPr>
            </w:pPr>
            <w:ins w:id="3368"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Yes</w:t>
              </w:r>
            </w:ins>
          </w:p>
        </w:tc>
        <w:tc>
          <w:tcPr>
            <w:tcW w:w="302" w:type="pct"/>
            <w:shd w:val="clear" w:color="auto" w:fill="FFFFFF" w:themeFill="background1"/>
            <w:vAlign w:val="center"/>
          </w:tcPr>
          <w:p w14:paraId="340AF410" w14:textId="77777777" w:rsidR="00634E9B" w:rsidRPr="00634E9B" w:rsidRDefault="00634E9B" w:rsidP="00CD20E8">
            <w:pPr>
              <w:spacing w:line="240" w:lineRule="exact"/>
              <w:contextualSpacing/>
              <w:jc w:val="both"/>
              <w:rPr>
                <w:ins w:id="3369" w:author="Xuning Wei12232" w:date="2026-07-27T12:27:00Z"/>
                <w:rFonts w:ascii="Times New Roman" w:eastAsia="仿宋_GB2312" w:hAnsi="Times New Roman" w:cs="Times New Roman"/>
                <w:color w:val="0000FF"/>
                <w:sz w:val="18"/>
                <w:szCs w:val="18"/>
                <w:rPrChange w:id="3370" w:author="Xuning Wei12232" w:date="2026-07-27T12:29:00Z">
                  <w:rPr>
                    <w:ins w:id="3371" w:author="Xuning Wei12232" w:date="2026-07-27T12:27:00Z"/>
                    <w:rFonts w:ascii="Times New Roman" w:eastAsia="仿宋_GB2312" w:hAnsi="Times New Roman" w:cs="Times New Roman"/>
                    <w:color w:val="auto"/>
                    <w:sz w:val="18"/>
                    <w:szCs w:val="18"/>
                  </w:rPr>
                </w:rPrChange>
              </w:rPr>
            </w:pPr>
            <w:ins w:id="3372" w:author="Xuning Wei12232" w:date="2026-07-27T12:27:00Z">
              <w:r w:rsidRPr="00634E9B">
                <w:rPr>
                  <w:rFonts w:ascii="Segoe UI Symbol" w:eastAsia="MS Gothic" w:hAnsi="Segoe UI Symbol" w:cs="Segoe UI Symbol"/>
                  <w:color w:val="0000FF"/>
                  <w:sz w:val="18"/>
                  <w:szCs w:val="18"/>
                </w:rPr>
                <w:t>☐</w:t>
              </w:r>
              <w:r w:rsidRPr="00634E9B">
                <w:rPr>
                  <w:rFonts w:ascii="Times New Roman" w:eastAsia="仿宋_GB2312" w:hAnsi="Times New Roman" w:cs="Times New Roman"/>
                  <w:color w:val="0000FF"/>
                  <w:sz w:val="18"/>
                  <w:szCs w:val="18"/>
                </w:rPr>
                <w:t xml:space="preserve"> No</w:t>
              </w:r>
            </w:ins>
          </w:p>
        </w:tc>
        <w:tc>
          <w:tcPr>
            <w:tcW w:w="1187" w:type="pct"/>
            <w:vMerge/>
            <w:vAlign w:val="center"/>
          </w:tcPr>
          <w:p w14:paraId="2341D6C4" w14:textId="77777777" w:rsidR="00634E9B" w:rsidRPr="00634E9B" w:rsidRDefault="00634E9B" w:rsidP="00CD20E8">
            <w:pPr>
              <w:spacing w:line="240" w:lineRule="exact"/>
              <w:contextualSpacing/>
              <w:jc w:val="both"/>
              <w:rPr>
                <w:ins w:id="3373" w:author="Xuning Wei12232" w:date="2026-07-27T12:27:00Z"/>
                <w:rFonts w:ascii="Times New Roman" w:eastAsia="仿宋_GB2312" w:hAnsi="Times New Roman" w:cs="Times New Roman"/>
                <w:color w:val="0000FF"/>
                <w:sz w:val="18"/>
                <w:szCs w:val="18"/>
                <w:rPrChange w:id="3374" w:author="Xuning Wei12232" w:date="2026-07-27T12:29:00Z">
                  <w:rPr>
                    <w:ins w:id="3375" w:author="Xuning Wei12232" w:date="2026-07-27T12:27:00Z"/>
                    <w:rFonts w:ascii="Times New Roman" w:eastAsia="仿宋_GB2312" w:hAnsi="Times New Roman" w:cs="Times New Roman"/>
                    <w:color w:val="auto"/>
                    <w:sz w:val="18"/>
                    <w:szCs w:val="18"/>
                  </w:rPr>
                </w:rPrChange>
              </w:rPr>
            </w:pPr>
          </w:p>
        </w:tc>
      </w:tr>
      <w:tr w:rsidR="00634E9B" w:rsidRPr="00634E9B" w14:paraId="13696248" w14:textId="77777777" w:rsidTr="00CD20E8">
        <w:trPr>
          <w:trHeight w:val="397"/>
          <w:jc w:val="center"/>
          <w:ins w:id="3376" w:author="Xuning Wei12232" w:date="2026-07-27T12:27:00Z"/>
        </w:trPr>
        <w:tc>
          <w:tcPr>
            <w:tcW w:w="174" w:type="pct"/>
            <w:vMerge w:val="restart"/>
            <w:tcBorders>
              <w:top w:val="single" w:sz="4" w:space="0" w:color="auto"/>
              <w:left w:val="single" w:sz="4" w:space="0" w:color="auto"/>
              <w:right w:val="single" w:sz="4" w:space="0" w:color="auto"/>
            </w:tcBorders>
            <w:shd w:val="clear" w:color="auto" w:fill="FFFFFF" w:themeFill="background1"/>
            <w:vAlign w:val="center"/>
          </w:tcPr>
          <w:p w14:paraId="2EEC70CD" w14:textId="77777777" w:rsidR="00634E9B" w:rsidRPr="00634E9B" w:rsidRDefault="00634E9B" w:rsidP="00CD20E8">
            <w:pPr>
              <w:spacing w:line="240" w:lineRule="exact"/>
              <w:contextualSpacing/>
              <w:jc w:val="center"/>
              <w:rPr>
                <w:ins w:id="3377" w:author="Xuning Wei12232" w:date="2026-07-27T12:27:00Z"/>
                <w:rFonts w:ascii="Times New Roman" w:eastAsia="仿宋_GB2312" w:hAnsi="Times New Roman" w:cs="Times New Roman"/>
                <w:color w:val="0000FF"/>
                <w:kern w:val="0"/>
                <w:sz w:val="18"/>
                <w:szCs w:val="18"/>
                <w:rPrChange w:id="3378" w:author="Xuning Wei12232" w:date="2026-07-27T12:29:00Z">
                  <w:rPr>
                    <w:ins w:id="3379" w:author="Xuning Wei12232" w:date="2026-07-27T12:27:00Z"/>
                    <w:rFonts w:ascii="Times New Roman" w:eastAsia="仿宋_GB2312" w:hAnsi="Times New Roman" w:cs="Times New Roman"/>
                    <w:color w:val="auto"/>
                    <w:kern w:val="0"/>
                    <w:sz w:val="18"/>
                    <w:szCs w:val="18"/>
                  </w:rPr>
                </w:rPrChange>
              </w:rPr>
            </w:pPr>
            <w:ins w:id="3380" w:author="Xuning Wei12232" w:date="2026-07-27T12:27:00Z">
              <w:r w:rsidRPr="00634E9B">
                <w:rPr>
                  <w:rFonts w:ascii="Times New Roman" w:eastAsia="仿宋_GB2312" w:hAnsi="Times New Roman" w:cs="Times New Roman"/>
                  <w:color w:val="0000FF"/>
                  <w:kern w:val="0"/>
                  <w:sz w:val="18"/>
                  <w:szCs w:val="18"/>
                  <w:rPrChange w:id="3381" w:author="Xuning Wei12232" w:date="2026-07-27T12:29:00Z">
                    <w:rPr>
                      <w:rFonts w:ascii="Times New Roman" w:eastAsia="仿宋_GB2312" w:hAnsi="Times New Roman" w:cs="Times New Roman"/>
                      <w:color w:val="auto"/>
                      <w:kern w:val="0"/>
                      <w:sz w:val="18"/>
                      <w:szCs w:val="18"/>
                    </w:rPr>
                  </w:rPrChange>
                </w:rPr>
                <w:t>6</w:t>
              </w:r>
            </w:ins>
          </w:p>
        </w:tc>
        <w:tc>
          <w:tcPr>
            <w:tcW w:w="453" w:type="pct"/>
            <w:vMerge w:val="restart"/>
            <w:tcBorders>
              <w:top w:val="single" w:sz="4" w:space="0" w:color="auto"/>
              <w:left w:val="single" w:sz="4" w:space="0" w:color="auto"/>
              <w:right w:val="single" w:sz="4" w:space="0" w:color="auto"/>
            </w:tcBorders>
            <w:shd w:val="clear" w:color="auto" w:fill="FFFFFF" w:themeFill="background1"/>
            <w:vAlign w:val="center"/>
          </w:tcPr>
          <w:p w14:paraId="3FB042FD" w14:textId="77777777" w:rsidR="00634E9B" w:rsidRPr="00634E9B" w:rsidRDefault="00634E9B" w:rsidP="00CD20E8">
            <w:pPr>
              <w:spacing w:line="240" w:lineRule="exact"/>
              <w:contextualSpacing/>
              <w:rPr>
                <w:ins w:id="3382" w:author="Xuning Wei12232" w:date="2026-07-27T12:27:00Z"/>
                <w:rFonts w:ascii="Times New Roman" w:eastAsia="仿宋_GB2312" w:hAnsi="Times New Roman" w:cs="Times New Roman"/>
                <w:color w:val="0000FF"/>
                <w:sz w:val="18"/>
                <w:szCs w:val="18"/>
                <w:rPrChange w:id="3383" w:author="Xuning Wei12232" w:date="2026-07-27T12:29:00Z">
                  <w:rPr>
                    <w:ins w:id="3384" w:author="Xuning Wei12232" w:date="2026-07-27T12:27:00Z"/>
                    <w:rFonts w:ascii="Times New Roman" w:eastAsia="仿宋_GB2312" w:hAnsi="Times New Roman" w:cs="Times New Roman"/>
                    <w:color w:val="auto"/>
                    <w:sz w:val="18"/>
                    <w:szCs w:val="18"/>
                  </w:rPr>
                </w:rPrChange>
              </w:rPr>
            </w:pPr>
            <w:ins w:id="3385" w:author="Xuning Wei12232" w:date="2026-07-27T12:27:00Z">
              <w:r w:rsidRPr="00634E9B">
                <w:rPr>
                  <w:rFonts w:ascii="Times New Roman" w:eastAsia="仿宋_GB2312" w:hAnsi="Times New Roman" w:cs="Times New Roman"/>
                  <w:color w:val="0000FF"/>
                  <w:sz w:val="18"/>
                  <w:szCs w:val="18"/>
                  <w:rPrChange w:id="3386" w:author="Xuning Wei12232" w:date="2026-07-27T12:29:00Z">
                    <w:rPr>
                      <w:rFonts w:ascii="Times New Roman" w:eastAsia="仿宋_GB2312" w:hAnsi="Times New Roman" w:cs="Times New Roman"/>
                      <w:color w:val="auto"/>
                      <w:sz w:val="18"/>
                      <w:szCs w:val="18"/>
                    </w:rPr>
                  </w:rPrChange>
                </w:rPr>
                <w:t>Process Design</w:t>
              </w:r>
            </w:ins>
          </w:p>
        </w:tc>
        <w:tc>
          <w:tcPr>
            <w:tcW w:w="118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06A791" w14:textId="77777777" w:rsidR="00634E9B" w:rsidRPr="00634E9B" w:rsidRDefault="00634E9B" w:rsidP="00CD20E8">
            <w:pPr>
              <w:spacing w:line="240" w:lineRule="exact"/>
              <w:contextualSpacing/>
              <w:jc w:val="both"/>
              <w:rPr>
                <w:ins w:id="3387" w:author="Xuning Wei12232" w:date="2026-07-27T12:27:00Z"/>
                <w:rFonts w:ascii="Times New Roman" w:eastAsia="仿宋_GB2312" w:hAnsi="Times New Roman" w:cs="Times New Roman"/>
                <w:color w:val="0000FF"/>
                <w:sz w:val="18"/>
                <w:szCs w:val="18"/>
                <w:rPrChange w:id="3388" w:author="Xuning Wei12232" w:date="2026-07-27T12:29:00Z">
                  <w:rPr>
                    <w:ins w:id="3389" w:author="Xuning Wei12232" w:date="2026-07-27T12:27:00Z"/>
                    <w:rFonts w:ascii="Times New Roman" w:eastAsia="仿宋_GB2312" w:hAnsi="Times New Roman" w:cs="Times New Roman"/>
                    <w:color w:val="auto"/>
                    <w:sz w:val="18"/>
                    <w:szCs w:val="18"/>
                  </w:rPr>
                </w:rPrChange>
              </w:rPr>
            </w:pPr>
            <w:ins w:id="3390" w:author="Xuning Wei12232" w:date="2026-07-27T12:27:00Z">
              <w:r w:rsidRPr="00634E9B">
                <w:rPr>
                  <w:rFonts w:ascii="Times New Roman" w:eastAsia="仿宋_GB2312" w:hAnsi="Times New Roman" w:cs="Times New Roman"/>
                  <w:color w:val="0000FF"/>
                  <w:sz w:val="18"/>
                  <w:szCs w:val="18"/>
                  <w:rPrChange w:id="3391" w:author="Xuning Wei12232" w:date="2026-07-27T12:29:00Z">
                    <w:rPr>
                      <w:rFonts w:ascii="Times New Roman" w:eastAsia="仿宋_GB2312" w:hAnsi="Times New Roman" w:cs="Times New Roman"/>
                      <w:color w:val="auto"/>
                      <w:sz w:val="18"/>
                      <w:szCs w:val="18"/>
                    </w:rPr>
                  </w:rPrChange>
                </w:rPr>
                <w:t>Nitrogen protection/Inert:</w:t>
              </w:r>
              <w:r w:rsidRPr="00634E9B">
                <w:rPr>
                  <w:rFonts w:ascii="Times New Roman" w:eastAsia="仿宋_GB2312" w:hAnsi="Times New Roman" w:cs="Times New Roman" w:hint="eastAsia"/>
                  <w:color w:val="0000FF"/>
                  <w:sz w:val="18"/>
                  <w:szCs w:val="18"/>
                </w:rPr>
                <w:t xml:space="preserve"> oxygen content </w:t>
              </w:r>
              <w:r w:rsidRPr="00634E9B">
                <w:rPr>
                  <w:rFonts w:ascii="Times New Roman" w:eastAsia="仿宋_GB2312" w:hAnsi="Times New Roman" w:cs="Times New Roman" w:hint="eastAsia"/>
                  <w:color w:val="0000FF"/>
                  <w:sz w:val="18"/>
                  <w:szCs w:val="18"/>
                </w:rPr>
                <w:t>≤</w:t>
              </w:r>
              <w:r w:rsidRPr="00634E9B">
                <w:rPr>
                  <w:rFonts w:ascii="Times New Roman" w:eastAsia="仿宋_GB2312" w:hAnsi="Times New Roman" w:cs="Times New Roman" w:hint="eastAsia"/>
                  <w:color w:val="0000FF"/>
                  <w:sz w:val="18"/>
                  <w:szCs w:val="18"/>
                </w:rPr>
                <w:t>1.0%.</w:t>
              </w:r>
            </w:ins>
          </w:p>
        </w:tc>
        <w:tc>
          <w:tcPr>
            <w:tcW w:w="13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5766B3" w14:textId="77777777" w:rsidR="00634E9B" w:rsidRPr="00634E9B" w:rsidRDefault="00634E9B" w:rsidP="00CD20E8">
            <w:pPr>
              <w:spacing w:line="240" w:lineRule="exact"/>
              <w:contextualSpacing/>
              <w:jc w:val="both"/>
              <w:rPr>
                <w:ins w:id="3392" w:author="Xuning Wei12232" w:date="2026-07-27T12:27:00Z"/>
                <w:rFonts w:ascii="Times New Roman" w:eastAsia="仿宋_GB2312" w:hAnsi="Times New Roman" w:cs="Times New Roman"/>
                <w:color w:val="0000FF"/>
                <w:sz w:val="18"/>
                <w:szCs w:val="18"/>
                <w:rPrChange w:id="3393" w:author="Xuning Wei12232" w:date="2026-07-27T12:29:00Z">
                  <w:rPr>
                    <w:ins w:id="3394" w:author="Xuning Wei12232" w:date="2026-07-27T12:27:00Z"/>
                    <w:rFonts w:ascii="Times New Roman" w:eastAsia="仿宋_GB2312" w:hAnsi="Times New Roman" w:cs="Times New Roman"/>
                    <w:color w:val="auto"/>
                    <w:sz w:val="18"/>
                    <w:szCs w:val="18"/>
                  </w:rPr>
                </w:rPrChange>
              </w:rPr>
            </w:pPr>
            <w:ins w:id="3395" w:author="Xuning Wei12232" w:date="2026-07-27T12:27:00Z">
              <w:r w:rsidRPr="00634E9B">
                <w:rPr>
                  <w:rFonts w:ascii="Times New Roman" w:eastAsia="仿宋_GB2312" w:hAnsi="Times New Roman" w:cs="Times New Roman"/>
                  <w:color w:val="0000FF"/>
                  <w:sz w:val="18"/>
                  <w:szCs w:val="18"/>
                  <w:rPrChange w:id="3396" w:author="Xuning Wei12232" w:date="2026-07-27T12:29:00Z">
                    <w:rPr>
                      <w:rFonts w:ascii="Times New Roman" w:eastAsia="仿宋_GB2312" w:hAnsi="Times New Roman" w:cs="Times New Roman"/>
                      <w:color w:val="auto"/>
                      <w:sz w:val="18"/>
                      <w:szCs w:val="18"/>
                    </w:rPr>
                  </w:rPrChange>
                </w:rPr>
                <w:t>The equipment has the function of protection under nitrogen flow or static pressure</w:t>
              </w:r>
            </w:ins>
          </w:p>
          <w:p w14:paraId="4E0BD8FD" w14:textId="77777777" w:rsidR="00634E9B" w:rsidRPr="00634E9B" w:rsidRDefault="00634E9B" w:rsidP="00CD20E8">
            <w:pPr>
              <w:spacing w:line="240" w:lineRule="exact"/>
              <w:contextualSpacing/>
              <w:jc w:val="both"/>
              <w:rPr>
                <w:ins w:id="3397" w:author="Xuning Wei12232" w:date="2026-07-27T12:27:00Z"/>
                <w:rFonts w:ascii="Times New Roman" w:eastAsia="仿宋_GB2312" w:hAnsi="Times New Roman" w:cs="Times New Roman"/>
                <w:color w:val="0000FF"/>
                <w:sz w:val="18"/>
                <w:szCs w:val="18"/>
                <w:lang w:eastAsia="zh-CN"/>
                <w:rPrChange w:id="3398" w:author="Xuning Wei12232" w:date="2026-07-27T12:29:00Z">
                  <w:rPr>
                    <w:ins w:id="3399" w:author="Xuning Wei12232" w:date="2026-07-27T12:27:00Z"/>
                    <w:rFonts w:ascii="Times New Roman" w:eastAsia="仿宋_GB2312" w:hAnsi="Times New Roman" w:cs="Times New Roman"/>
                    <w:color w:val="auto"/>
                    <w:sz w:val="18"/>
                    <w:szCs w:val="18"/>
                    <w:lang w:eastAsia="zh-CN"/>
                  </w:rPr>
                </w:rPrChange>
              </w:rPr>
            </w:pPr>
            <w:ins w:id="3400" w:author="Xuning Wei12232" w:date="2026-07-27T12:27:00Z">
              <w:r w:rsidRPr="00634E9B">
                <w:rPr>
                  <w:rFonts w:ascii="Times New Roman" w:eastAsia="仿宋_GB2312" w:hAnsi="Times New Roman" w:cs="Times New Roman"/>
                  <w:color w:val="0000FF"/>
                  <w:sz w:val="18"/>
                  <w:szCs w:val="18"/>
                </w:rPr>
                <w:t xml:space="preserve">Control range of oxygen content of the equipment: </w:t>
              </w:r>
              <w:r w:rsidRPr="00634E9B">
                <w:rPr>
                  <w:rFonts w:ascii="Times New Roman" w:eastAsia="仿宋_GB2312" w:hAnsi="Times New Roman" w:cs="Times New Roman" w:hint="eastAsia"/>
                  <w:color w:val="0000FF"/>
                  <w:sz w:val="18"/>
                  <w:szCs w:val="18"/>
                </w:rPr>
                <w:t>≤</w:t>
              </w:r>
              <w:r w:rsidRPr="00634E9B">
                <w:rPr>
                  <w:rFonts w:ascii="Times New Roman" w:eastAsia="仿宋_GB2312" w:hAnsi="Times New Roman" w:cs="Times New Roman" w:hint="eastAsia"/>
                  <w:color w:val="0000FF"/>
                  <w:sz w:val="18"/>
                  <w:szCs w:val="18"/>
                </w:rPr>
                <w:t>1.0%</w:t>
              </w:r>
            </w:ins>
          </w:p>
        </w:tc>
        <w:tc>
          <w:tcPr>
            <w:tcW w:w="3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903455" w14:textId="77777777" w:rsidR="00634E9B" w:rsidRPr="00634E9B" w:rsidRDefault="000B6761" w:rsidP="00CD20E8">
            <w:pPr>
              <w:spacing w:line="240" w:lineRule="exact"/>
              <w:contextualSpacing/>
              <w:jc w:val="both"/>
              <w:rPr>
                <w:ins w:id="3401" w:author="Xuning Wei12232" w:date="2026-07-27T12:27:00Z"/>
                <w:rFonts w:ascii="Times New Roman" w:eastAsia="仿宋_GB2312" w:hAnsi="Times New Roman" w:cs="Times New Roman"/>
                <w:color w:val="0000FF"/>
                <w:sz w:val="18"/>
                <w:szCs w:val="18"/>
                <w:rPrChange w:id="3402" w:author="Xuning Wei12232" w:date="2026-07-27T12:29:00Z">
                  <w:rPr>
                    <w:ins w:id="3403" w:author="Xuning Wei12232" w:date="2026-07-27T12:27:00Z"/>
                    <w:rFonts w:ascii="Times New Roman" w:eastAsia="仿宋_GB2312" w:hAnsi="Times New Roman" w:cs="Times New Roman"/>
                    <w:color w:val="auto"/>
                    <w:sz w:val="18"/>
                    <w:szCs w:val="18"/>
                  </w:rPr>
                </w:rPrChange>
              </w:rPr>
            </w:pPr>
            <w:customXmlInsRangeStart w:id="3404" w:author="Xuning Wei12232" w:date="2026-07-27T12:27:00Z"/>
            <w:sdt>
              <w:sdtPr>
                <w:rPr>
                  <w:rFonts w:ascii="Times New Roman" w:eastAsia="仿宋_GB2312" w:hAnsi="Times New Roman" w:cs="Times New Roman"/>
                  <w:color w:val="0000FF"/>
                  <w:sz w:val="18"/>
                  <w:szCs w:val="18"/>
                </w:rPr>
                <w:id w:val="-1611425463"/>
                <w14:checkbox>
                  <w14:checked w14:val="1"/>
                  <w14:checkedState w14:val="2612" w14:font="MS Gothic"/>
                  <w14:uncheckedState w14:val="2610" w14:font="MS Gothic"/>
                </w14:checkbox>
              </w:sdtPr>
              <w:sdtEndPr/>
              <w:sdtContent>
                <w:customXmlInsRangeEnd w:id="3404"/>
                <w:ins w:id="3405" w:author="Xuning Wei12232" w:date="2026-07-27T12:27:00Z">
                  <w:r w:rsidR="00634E9B" w:rsidRPr="00634E9B">
                    <w:rPr>
                      <w:rFonts w:ascii="Segoe UI Symbol" w:eastAsia="仿宋_GB2312" w:hAnsi="Segoe UI Symbol" w:cs="Segoe UI Symbol"/>
                      <w:color w:val="0000FF"/>
                      <w:sz w:val="18"/>
                      <w:szCs w:val="18"/>
                      <w:rPrChange w:id="3406" w:author="Xuning Wei12232" w:date="2026-07-27T12:29:00Z">
                        <w:rPr>
                          <w:rFonts w:ascii="Segoe UI Symbol" w:eastAsia="仿宋_GB2312" w:hAnsi="Segoe UI Symbol" w:cs="Segoe UI Symbol"/>
                          <w:color w:val="auto"/>
                          <w:sz w:val="18"/>
                          <w:szCs w:val="18"/>
                        </w:rPr>
                      </w:rPrChange>
                    </w:rPr>
                    <w:t>☒</w:t>
                  </w:r>
                </w:ins>
                <w:customXmlInsRangeStart w:id="3407" w:author="Xuning Wei12232" w:date="2026-07-27T12:27:00Z"/>
              </w:sdtContent>
            </w:sdt>
            <w:customXmlInsRangeEnd w:id="3407"/>
            <w:ins w:id="3408" w:author="Xuning Wei12232" w:date="2026-07-27T12:27:00Z">
              <w:r w:rsidR="00634E9B" w:rsidRPr="00634E9B">
                <w:rPr>
                  <w:rFonts w:ascii="Times New Roman" w:eastAsia="仿宋_GB2312" w:hAnsi="Times New Roman" w:cs="Times New Roman"/>
                  <w:color w:val="0000FF"/>
                  <w:sz w:val="18"/>
                  <w:szCs w:val="18"/>
                  <w:rPrChange w:id="3409" w:author="Xuning Wei12232" w:date="2026-07-27T12:29:00Z">
                    <w:rPr>
                      <w:rFonts w:ascii="Times New Roman" w:eastAsia="仿宋_GB2312" w:hAnsi="Times New Roman" w:cs="Times New Roman"/>
                      <w:color w:val="auto"/>
                      <w:sz w:val="18"/>
                      <w:szCs w:val="18"/>
                    </w:rPr>
                  </w:rPrChange>
                </w:rPr>
                <w:t>Yes</w:t>
              </w:r>
            </w:ins>
          </w:p>
        </w:tc>
        <w:tc>
          <w:tcPr>
            <w:tcW w:w="30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34733A" w14:textId="77777777" w:rsidR="00634E9B" w:rsidRPr="00634E9B" w:rsidRDefault="000B6761" w:rsidP="00CD20E8">
            <w:pPr>
              <w:spacing w:line="240" w:lineRule="exact"/>
              <w:contextualSpacing/>
              <w:jc w:val="both"/>
              <w:rPr>
                <w:ins w:id="3410" w:author="Xuning Wei12232" w:date="2026-07-27T12:27:00Z"/>
                <w:rFonts w:ascii="Times New Roman" w:eastAsia="仿宋_GB2312" w:hAnsi="Times New Roman" w:cs="Times New Roman"/>
                <w:color w:val="0000FF"/>
                <w:sz w:val="18"/>
                <w:szCs w:val="18"/>
                <w:rPrChange w:id="3411" w:author="Xuning Wei12232" w:date="2026-07-27T12:29:00Z">
                  <w:rPr>
                    <w:ins w:id="3412" w:author="Xuning Wei12232" w:date="2026-07-27T12:27:00Z"/>
                    <w:rFonts w:ascii="Times New Roman" w:eastAsia="仿宋_GB2312" w:hAnsi="Times New Roman" w:cs="Times New Roman"/>
                    <w:color w:val="auto"/>
                    <w:sz w:val="18"/>
                    <w:szCs w:val="18"/>
                  </w:rPr>
                </w:rPrChange>
              </w:rPr>
            </w:pPr>
            <w:customXmlInsRangeStart w:id="3413" w:author="Xuning Wei12232" w:date="2026-07-27T12:27:00Z"/>
            <w:sdt>
              <w:sdtPr>
                <w:rPr>
                  <w:rFonts w:ascii="Times New Roman" w:eastAsia="仿宋_GB2312" w:hAnsi="Times New Roman" w:cs="Times New Roman"/>
                  <w:color w:val="0000FF"/>
                  <w:sz w:val="18"/>
                  <w:szCs w:val="18"/>
                </w:rPr>
                <w:id w:val="-413625066"/>
                <w14:checkbox>
                  <w14:checked w14:val="0"/>
                  <w14:checkedState w14:val="2612" w14:font="MS Gothic"/>
                  <w14:uncheckedState w14:val="2610" w14:font="MS Gothic"/>
                </w14:checkbox>
              </w:sdtPr>
              <w:sdtEndPr/>
              <w:sdtContent>
                <w:customXmlInsRangeEnd w:id="3413"/>
                <w:ins w:id="3414" w:author="Xuning Wei12232" w:date="2026-07-27T12:27:00Z">
                  <w:r w:rsidR="00634E9B" w:rsidRPr="00634E9B">
                    <w:rPr>
                      <w:rFonts w:ascii="Segoe UI Symbol" w:eastAsia="仿宋_GB2312" w:hAnsi="Segoe UI Symbol" w:cs="Segoe UI Symbol"/>
                      <w:color w:val="0000FF"/>
                      <w:sz w:val="18"/>
                      <w:szCs w:val="18"/>
                      <w:rPrChange w:id="3415" w:author="Xuning Wei12232" w:date="2026-07-27T12:29:00Z">
                        <w:rPr>
                          <w:rFonts w:ascii="Segoe UI Symbol" w:eastAsia="仿宋_GB2312" w:hAnsi="Segoe UI Symbol" w:cs="Segoe UI Symbol"/>
                          <w:color w:val="auto"/>
                          <w:sz w:val="18"/>
                          <w:szCs w:val="18"/>
                        </w:rPr>
                      </w:rPrChange>
                    </w:rPr>
                    <w:t>☐</w:t>
                  </w:r>
                </w:ins>
                <w:customXmlInsRangeStart w:id="3416" w:author="Xuning Wei12232" w:date="2026-07-27T12:27:00Z"/>
              </w:sdtContent>
            </w:sdt>
            <w:customXmlInsRangeEnd w:id="3416"/>
            <w:ins w:id="3417" w:author="Xuning Wei12232" w:date="2026-07-27T12:27:00Z">
              <w:r w:rsidR="00634E9B" w:rsidRPr="00634E9B">
                <w:rPr>
                  <w:rFonts w:ascii="Times New Roman" w:eastAsia="仿宋_GB2312" w:hAnsi="Times New Roman" w:cs="Times New Roman"/>
                  <w:color w:val="0000FF"/>
                  <w:sz w:val="18"/>
                  <w:szCs w:val="18"/>
                  <w:rPrChange w:id="3418" w:author="Xuning Wei12232" w:date="2026-07-27T12:29:00Z">
                    <w:rPr>
                      <w:rFonts w:ascii="Times New Roman" w:eastAsia="仿宋_GB2312" w:hAnsi="Times New Roman" w:cs="Times New Roman"/>
                      <w:color w:val="auto"/>
                      <w:sz w:val="18"/>
                      <w:szCs w:val="18"/>
                    </w:rPr>
                  </w:rPrChange>
                </w:rPr>
                <w:t xml:space="preserve"> No</w:t>
              </w:r>
            </w:ins>
          </w:p>
        </w:tc>
        <w:tc>
          <w:tcPr>
            <w:tcW w:w="118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354373" w14:textId="77777777" w:rsidR="00634E9B" w:rsidRPr="00634E9B" w:rsidRDefault="00634E9B" w:rsidP="00CD20E8">
            <w:pPr>
              <w:spacing w:line="240" w:lineRule="exact"/>
              <w:contextualSpacing/>
              <w:jc w:val="both"/>
              <w:rPr>
                <w:ins w:id="3419" w:author="Xuning Wei12232" w:date="2026-07-27T12:27:00Z"/>
                <w:rFonts w:ascii="Times New Roman" w:eastAsia="仿宋_GB2312" w:hAnsi="Times New Roman" w:cs="Times New Roman"/>
                <w:color w:val="0000FF"/>
                <w:sz w:val="18"/>
                <w:szCs w:val="18"/>
                <w:rPrChange w:id="3420" w:author="Xuning Wei12232" w:date="2026-07-27T12:29:00Z">
                  <w:rPr>
                    <w:ins w:id="3421" w:author="Xuning Wei12232" w:date="2026-07-27T12:27:00Z"/>
                    <w:rFonts w:ascii="Times New Roman" w:eastAsia="仿宋_GB2312" w:hAnsi="Times New Roman" w:cs="Times New Roman"/>
                    <w:color w:val="auto"/>
                    <w:sz w:val="18"/>
                    <w:szCs w:val="18"/>
                  </w:rPr>
                </w:rPrChange>
              </w:rPr>
            </w:pPr>
            <w:ins w:id="3422" w:author="Xuning Wei12232" w:date="2026-07-27T12:27:00Z">
              <w:r w:rsidRPr="00634E9B">
                <w:rPr>
                  <w:rFonts w:ascii="Times New Roman" w:eastAsia="仿宋_GB2312" w:hAnsi="Times New Roman" w:cs="Times New Roman"/>
                  <w:color w:val="0000FF"/>
                  <w:sz w:val="18"/>
                  <w:szCs w:val="18"/>
                </w:rPr>
                <w:t>The oxygen content control range of the equipment meets the process requirements.</w:t>
              </w:r>
            </w:ins>
          </w:p>
        </w:tc>
      </w:tr>
      <w:tr w:rsidR="00634E9B" w:rsidRPr="00634E9B" w14:paraId="59D783B1" w14:textId="77777777" w:rsidTr="00CD20E8">
        <w:trPr>
          <w:trHeight w:val="397"/>
          <w:jc w:val="center"/>
          <w:ins w:id="3423" w:author="Xuning Wei12232" w:date="2026-07-27T12:27:00Z"/>
        </w:trPr>
        <w:tc>
          <w:tcPr>
            <w:tcW w:w="174" w:type="pct"/>
            <w:vMerge/>
            <w:vAlign w:val="center"/>
          </w:tcPr>
          <w:p w14:paraId="4CEC0CEB" w14:textId="77777777" w:rsidR="00634E9B" w:rsidRPr="00634E9B" w:rsidRDefault="00634E9B" w:rsidP="00CD20E8">
            <w:pPr>
              <w:spacing w:line="240" w:lineRule="exact"/>
              <w:contextualSpacing/>
              <w:jc w:val="center"/>
              <w:rPr>
                <w:ins w:id="3424" w:author="Xuning Wei12232" w:date="2026-07-27T12:27:00Z"/>
                <w:rFonts w:ascii="Times New Roman" w:eastAsia="仿宋_GB2312" w:hAnsi="Times New Roman" w:cs="Times New Roman"/>
                <w:color w:val="0000FF"/>
                <w:kern w:val="0"/>
                <w:sz w:val="18"/>
                <w:szCs w:val="18"/>
                <w:rPrChange w:id="3425" w:author="Xuning Wei12232" w:date="2026-07-27T12:29:00Z">
                  <w:rPr>
                    <w:ins w:id="3426" w:author="Xuning Wei12232" w:date="2026-07-27T12:27:00Z"/>
                    <w:rFonts w:ascii="Times New Roman" w:eastAsia="仿宋_GB2312" w:hAnsi="Times New Roman" w:cs="Times New Roman"/>
                    <w:color w:val="auto"/>
                    <w:kern w:val="0"/>
                    <w:sz w:val="18"/>
                    <w:szCs w:val="18"/>
                  </w:rPr>
                </w:rPrChange>
              </w:rPr>
            </w:pPr>
          </w:p>
        </w:tc>
        <w:tc>
          <w:tcPr>
            <w:tcW w:w="453" w:type="pct"/>
            <w:vMerge/>
            <w:vAlign w:val="center"/>
          </w:tcPr>
          <w:p w14:paraId="16B86605" w14:textId="77777777" w:rsidR="00634E9B" w:rsidRPr="00634E9B" w:rsidRDefault="00634E9B" w:rsidP="00CD20E8">
            <w:pPr>
              <w:spacing w:line="240" w:lineRule="exact"/>
              <w:contextualSpacing/>
              <w:rPr>
                <w:ins w:id="3427" w:author="Xuning Wei12232" w:date="2026-07-27T12:27:00Z"/>
                <w:rFonts w:ascii="Times New Roman" w:eastAsia="仿宋_GB2312" w:hAnsi="Times New Roman" w:cs="Times New Roman"/>
                <w:color w:val="0000FF"/>
                <w:sz w:val="18"/>
                <w:szCs w:val="18"/>
                <w:rPrChange w:id="3428" w:author="Xuning Wei12232" w:date="2026-07-27T12:29:00Z">
                  <w:rPr>
                    <w:ins w:id="3429" w:author="Xuning Wei12232" w:date="2026-07-27T12:27:00Z"/>
                    <w:rFonts w:ascii="Times New Roman" w:eastAsia="仿宋_GB2312" w:hAnsi="Times New Roman" w:cs="Times New Roman"/>
                    <w:color w:val="auto"/>
                    <w:sz w:val="18"/>
                    <w:szCs w:val="18"/>
                  </w:rPr>
                </w:rPrChange>
              </w:rPr>
            </w:pPr>
          </w:p>
        </w:tc>
        <w:tc>
          <w:tcPr>
            <w:tcW w:w="118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2E8EB4" w14:textId="77777777" w:rsidR="00634E9B" w:rsidRPr="00634E9B" w:rsidRDefault="00634E9B" w:rsidP="00CD20E8">
            <w:pPr>
              <w:spacing w:line="240" w:lineRule="exact"/>
              <w:contextualSpacing/>
              <w:jc w:val="both"/>
              <w:rPr>
                <w:ins w:id="3430" w:author="Xuning Wei12232" w:date="2026-07-27T12:27:00Z"/>
                <w:rFonts w:ascii="Times New Roman" w:eastAsia="仿宋_GB2312" w:hAnsi="Times New Roman" w:cs="Times New Roman"/>
                <w:color w:val="0000FF"/>
                <w:sz w:val="18"/>
                <w:szCs w:val="18"/>
                <w:rPrChange w:id="3431" w:author="Xuning Wei12232" w:date="2026-07-27T12:29:00Z">
                  <w:rPr>
                    <w:ins w:id="3432" w:author="Xuning Wei12232" w:date="2026-07-27T12:27:00Z"/>
                    <w:rFonts w:ascii="Times New Roman" w:eastAsia="仿宋_GB2312" w:hAnsi="Times New Roman" w:cs="Times New Roman"/>
                    <w:color w:val="auto"/>
                    <w:sz w:val="18"/>
                    <w:szCs w:val="18"/>
                  </w:rPr>
                </w:rPrChange>
              </w:rPr>
            </w:pPr>
            <w:ins w:id="3433" w:author="Xuning Wei12232" w:date="2026-07-27T12:27:00Z">
              <w:r w:rsidRPr="00634E9B">
                <w:rPr>
                  <w:rFonts w:ascii="Times New Roman" w:eastAsia="仿宋_GB2312" w:hAnsi="Times New Roman" w:cs="Times New Roman"/>
                  <w:color w:val="0000FF"/>
                  <w:sz w:val="18"/>
                  <w:szCs w:val="18"/>
                  <w:rPrChange w:id="3434" w:author="Xuning Wei12232" w:date="2026-07-27T12:29:00Z">
                    <w:rPr>
                      <w:rFonts w:ascii="Times New Roman" w:eastAsia="仿宋_GB2312" w:hAnsi="Times New Roman" w:cs="Times New Roman"/>
                      <w:color w:val="auto"/>
                      <w:sz w:val="18"/>
                      <w:szCs w:val="18"/>
                    </w:rPr>
                  </w:rPrChange>
                </w:rPr>
                <w:t>Liquid charge</w:t>
              </w:r>
            </w:ins>
          </w:p>
        </w:tc>
        <w:tc>
          <w:tcPr>
            <w:tcW w:w="13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574C6" w14:textId="77777777" w:rsidR="00634E9B" w:rsidRPr="00634E9B" w:rsidRDefault="00634E9B" w:rsidP="00CD20E8">
            <w:pPr>
              <w:spacing w:line="240" w:lineRule="exact"/>
              <w:contextualSpacing/>
              <w:jc w:val="both"/>
              <w:rPr>
                <w:ins w:id="3435" w:author="Xuning Wei12232" w:date="2026-07-27T12:27:00Z"/>
                <w:rFonts w:ascii="Times New Roman" w:eastAsia="仿宋_GB2312" w:hAnsi="Times New Roman" w:cs="Times New Roman"/>
                <w:color w:val="0000FF"/>
                <w:sz w:val="18"/>
                <w:szCs w:val="18"/>
                <w:lang w:eastAsia="zh-CN"/>
                <w:rPrChange w:id="3436" w:author="Xuning Wei12232" w:date="2026-07-27T12:29:00Z">
                  <w:rPr>
                    <w:ins w:id="3437" w:author="Xuning Wei12232" w:date="2026-07-27T12:27:00Z"/>
                    <w:rFonts w:ascii="Times New Roman" w:eastAsia="仿宋_GB2312" w:hAnsi="Times New Roman" w:cs="Times New Roman"/>
                    <w:color w:val="auto"/>
                    <w:sz w:val="18"/>
                    <w:szCs w:val="18"/>
                    <w:lang w:eastAsia="zh-CN"/>
                  </w:rPr>
                </w:rPrChange>
              </w:rPr>
            </w:pPr>
            <w:ins w:id="3438" w:author="Xuning Wei12232" w:date="2026-07-27T12:27:00Z">
              <w:r w:rsidRPr="00634E9B">
                <w:rPr>
                  <w:rFonts w:ascii="Times New Roman" w:eastAsia="仿宋_GB2312" w:hAnsi="Times New Roman" w:cs="Times New Roman"/>
                  <w:color w:val="0000FF"/>
                  <w:sz w:val="18"/>
                  <w:szCs w:val="18"/>
                  <w:lang w:eastAsia="zh-CN"/>
                  <w:rPrChange w:id="3439" w:author="Xuning Wei12232" w:date="2026-07-27T12:29:00Z">
                    <w:rPr>
                      <w:rFonts w:ascii="Times New Roman" w:eastAsia="仿宋_GB2312" w:hAnsi="Times New Roman" w:cs="Times New Roman"/>
                      <w:color w:val="auto"/>
                      <w:sz w:val="18"/>
                      <w:szCs w:val="18"/>
                      <w:lang w:eastAsia="zh-CN"/>
                    </w:rPr>
                  </w:rPrChange>
                </w:rPr>
                <w:t>Dedicated pipeline for charging</w:t>
              </w:r>
            </w:ins>
          </w:p>
        </w:tc>
        <w:tc>
          <w:tcPr>
            <w:tcW w:w="3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FD7A31" w14:textId="77777777" w:rsidR="00634E9B" w:rsidRPr="00634E9B" w:rsidRDefault="000B6761" w:rsidP="00CD20E8">
            <w:pPr>
              <w:spacing w:line="240" w:lineRule="exact"/>
              <w:contextualSpacing/>
              <w:jc w:val="both"/>
              <w:rPr>
                <w:ins w:id="3440" w:author="Xuning Wei12232" w:date="2026-07-27T12:27:00Z"/>
                <w:rFonts w:ascii="Times New Roman" w:eastAsia="仿宋_GB2312" w:hAnsi="Times New Roman" w:cs="Times New Roman"/>
                <w:color w:val="0000FF"/>
                <w:sz w:val="18"/>
                <w:szCs w:val="18"/>
                <w:rPrChange w:id="3441" w:author="Xuning Wei12232" w:date="2026-07-27T12:29:00Z">
                  <w:rPr>
                    <w:ins w:id="3442" w:author="Xuning Wei12232" w:date="2026-07-27T12:27:00Z"/>
                    <w:rFonts w:ascii="Times New Roman" w:eastAsia="仿宋_GB2312" w:hAnsi="Times New Roman" w:cs="Times New Roman"/>
                    <w:color w:val="auto"/>
                    <w:sz w:val="18"/>
                    <w:szCs w:val="18"/>
                  </w:rPr>
                </w:rPrChange>
              </w:rPr>
            </w:pPr>
            <w:customXmlInsRangeStart w:id="3443" w:author="Xuning Wei12232" w:date="2026-07-27T12:27:00Z"/>
            <w:sdt>
              <w:sdtPr>
                <w:rPr>
                  <w:rFonts w:ascii="Times New Roman" w:eastAsia="仿宋_GB2312" w:hAnsi="Times New Roman" w:cs="Times New Roman"/>
                  <w:color w:val="0000FF"/>
                  <w:sz w:val="18"/>
                  <w:szCs w:val="18"/>
                </w:rPr>
                <w:id w:val="-1172562645"/>
                <w14:checkbox>
                  <w14:checked w14:val="1"/>
                  <w14:checkedState w14:val="2612" w14:font="MS Gothic"/>
                  <w14:uncheckedState w14:val="2610" w14:font="MS Gothic"/>
                </w14:checkbox>
              </w:sdtPr>
              <w:sdtEndPr/>
              <w:sdtContent>
                <w:customXmlInsRangeEnd w:id="3443"/>
                <w:ins w:id="3444" w:author="Xuning Wei12232" w:date="2026-07-27T12:27:00Z">
                  <w:r w:rsidR="00634E9B" w:rsidRPr="00634E9B">
                    <w:rPr>
                      <w:rFonts w:ascii="Segoe UI Symbol" w:eastAsia="仿宋_GB2312" w:hAnsi="Segoe UI Symbol" w:cs="Segoe UI Symbol"/>
                      <w:color w:val="0000FF"/>
                      <w:sz w:val="18"/>
                      <w:szCs w:val="18"/>
                      <w:rPrChange w:id="3445" w:author="Xuning Wei12232" w:date="2026-07-27T12:29:00Z">
                        <w:rPr>
                          <w:rFonts w:ascii="Segoe UI Symbol" w:eastAsia="仿宋_GB2312" w:hAnsi="Segoe UI Symbol" w:cs="Segoe UI Symbol"/>
                          <w:color w:val="auto"/>
                          <w:sz w:val="18"/>
                          <w:szCs w:val="18"/>
                        </w:rPr>
                      </w:rPrChange>
                    </w:rPr>
                    <w:t>☒</w:t>
                  </w:r>
                </w:ins>
                <w:customXmlInsRangeStart w:id="3446" w:author="Xuning Wei12232" w:date="2026-07-27T12:27:00Z"/>
              </w:sdtContent>
            </w:sdt>
            <w:customXmlInsRangeEnd w:id="3446"/>
            <w:ins w:id="3447" w:author="Xuning Wei12232" w:date="2026-07-27T12:27:00Z">
              <w:r w:rsidR="00634E9B" w:rsidRPr="00634E9B">
                <w:rPr>
                  <w:rFonts w:ascii="Times New Roman" w:eastAsia="仿宋_GB2312" w:hAnsi="Times New Roman" w:cs="Times New Roman"/>
                  <w:color w:val="0000FF"/>
                  <w:sz w:val="18"/>
                  <w:szCs w:val="18"/>
                  <w:rPrChange w:id="3448" w:author="Xuning Wei12232" w:date="2026-07-27T12:29:00Z">
                    <w:rPr>
                      <w:rFonts w:ascii="Times New Roman" w:eastAsia="仿宋_GB2312" w:hAnsi="Times New Roman" w:cs="Times New Roman"/>
                      <w:color w:val="auto"/>
                      <w:sz w:val="18"/>
                      <w:szCs w:val="18"/>
                    </w:rPr>
                  </w:rPrChange>
                </w:rPr>
                <w:t>Yes</w:t>
              </w:r>
            </w:ins>
          </w:p>
        </w:tc>
        <w:tc>
          <w:tcPr>
            <w:tcW w:w="30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456E5C" w14:textId="77777777" w:rsidR="00634E9B" w:rsidRPr="00634E9B" w:rsidRDefault="000B6761" w:rsidP="00CD20E8">
            <w:pPr>
              <w:spacing w:line="240" w:lineRule="exact"/>
              <w:contextualSpacing/>
              <w:jc w:val="both"/>
              <w:rPr>
                <w:ins w:id="3449" w:author="Xuning Wei12232" w:date="2026-07-27T12:27:00Z"/>
                <w:rFonts w:ascii="Times New Roman" w:eastAsia="仿宋_GB2312" w:hAnsi="Times New Roman" w:cs="Times New Roman"/>
                <w:color w:val="0000FF"/>
                <w:sz w:val="18"/>
                <w:szCs w:val="18"/>
                <w:rPrChange w:id="3450" w:author="Xuning Wei12232" w:date="2026-07-27T12:29:00Z">
                  <w:rPr>
                    <w:ins w:id="3451" w:author="Xuning Wei12232" w:date="2026-07-27T12:27:00Z"/>
                    <w:rFonts w:ascii="Times New Roman" w:eastAsia="仿宋_GB2312" w:hAnsi="Times New Roman" w:cs="Times New Roman"/>
                    <w:color w:val="auto"/>
                    <w:sz w:val="18"/>
                    <w:szCs w:val="18"/>
                  </w:rPr>
                </w:rPrChange>
              </w:rPr>
            </w:pPr>
            <w:customXmlInsRangeStart w:id="3452" w:author="Xuning Wei12232" w:date="2026-07-27T12:27:00Z"/>
            <w:sdt>
              <w:sdtPr>
                <w:rPr>
                  <w:rFonts w:ascii="Times New Roman" w:eastAsia="仿宋_GB2312" w:hAnsi="Times New Roman" w:cs="Times New Roman"/>
                  <w:color w:val="0000FF"/>
                  <w:sz w:val="18"/>
                  <w:szCs w:val="18"/>
                </w:rPr>
                <w:id w:val="1519742255"/>
                <w14:checkbox>
                  <w14:checked w14:val="0"/>
                  <w14:checkedState w14:val="2612" w14:font="MS Gothic"/>
                  <w14:uncheckedState w14:val="2610" w14:font="MS Gothic"/>
                </w14:checkbox>
              </w:sdtPr>
              <w:sdtEndPr/>
              <w:sdtContent>
                <w:customXmlInsRangeEnd w:id="3452"/>
                <w:ins w:id="3453" w:author="Xuning Wei12232" w:date="2026-07-27T12:27:00Z">
                  <w:r w:rsidR="00634E9B" w:rsidRPr="00634E9B">
                    <w:rPr>
                      <w:rFonts w:ascii="Segoe UI Symbol" w:eastAsia="仿宋_GB2312" w:hAnsi="Segoe UI Symbol" w:cs="Segoe UI Symbol"/>
                      <w:color w:val="0000FF"/>
                      <w:sz w:val="18"/>
                      <w:szCs w:val="18"/>
                      <w:rPrChange w:id="3454" w:author="Xuning Wei12232" w:date="2026-07-27T12:29:00Z">
                        <w:rPr>
                          <w:rFonts w:ascii="Segoe UI Symbol" w:eastAsia="仿宋_GB2312" w:hAnsi="Segoe UI Symbol" w:cs="Segoe UI Symbol"/>
                          <w:color w:val="auto"/>
                          <w:sz w:val="18"/>
                          <w:szCs w:val="18"/>
                        </w:rPr>
                      </w:rPrChange>
                    </w:rPr>
                    <w:t>☐</w:t>
                  </w:r>
                </w:ins>
                <w:customXmlInsRangeStart w:id="3455" w:author="Xuning Wei12232" w:date="2026-07-27T12:27:00Z"/>
              </w:sdtContent>
            </w:sdt>
            <w:customXmlInsRangeEnd w:id="3455"/>
            <w:ins w:id="3456" w:author="Xuning Wei12232" w:date="2026-07-27T12:27:00Z">
              <w:r w:rsidR="00634E9B" w:rsidRPr="00634E9B">
                <w:rPr>
                  <w:rFonts w:ascii="Times New Roman" w:eastAsia="仿宋_GB2312" w:hAnsi="Times New Roman" w:cs="Times New Roman"/>
                  <w:color w:val="0000FF"/>
                  <w:sz w:val="18"/>
                  <w:szCs w:val="18"/>
                  <w:rPrChange w:id="3457" w:author="Xuning Wei12232" w:date="2026-07-27T12:29:00Z">
                    <w:rPr>
                      <w:rFonts w:ascii="Times New Roman" w:eastAsia="仿宋_GB2312" w:hAnsi="Times New Roman" w:cs="Times New Roman"/>
                      <w:color w:val="auto"/>
                      <w:sz w:val="18"/>
                      <w:szCs w:val="18"/>
                    </w:rPr>
                  </w:rPrChange>
                </w:rPr>
                <w:t xml:space="preserve"> No</w:t>
              </w:r>
            </w:ins>
          </w:p>
        </w:tc>
        <w:tc>
          <w:tcPr>
            <w:tcW w:w="118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A7A0FB" w14:textId="77777777" w:rsidR="00634E9B" w:rsidRPr="00634E9B" w:rsidRDefault="00634E9B" w:rsidP="00CD20E8">
            <w:pPr>
              <w:spacing w:line="240" w:lineRule="exact"/>
              <w:contextualSpacing/>
              <w:jc w:val="both"/>
              <w:rPr>
                <w:ins w:id="3458" w:author="Xuning Wei12232" w:date="2026-07-27T12:27:00Z"/>
                <w:rFonts w:ascii="Times New Roman" w:eastAsia="仿宋_GB2312" w:hAnsi="Times New Roman" w:cs="Times New Roman"/>
                <w:color w:val="0000FF"/>
                <w:sz w:val="18"/>
                <w:szCs w:val="18"/>
                <w:rPrChange w:id="3459" w:author="Xuning Wei12232" w:date="2026-07-27T12:29:00Z">
                  <w:rPr>
                    <w:ins w:id="3460" w:author="Xuning Wei12232" w:date="2026-07-27T12:27:00Z"/>
                    <w:rFonts w:ascii="Times New Roman" w:eastAsia="仿宋_GB2312" w:hAnsi="Times New Roman" w:cs="Times New Roman"/>
                    <w:color w:val="auto"/>
                    <w:sz w:val="18"/>
                    <w:szCs w:val="18"/>
                  </w:rPr>
                </w:rPrChange>
              </w:rPr>
            </w:pPr>
            <w:ins w:id="3461" w:author="Xuning Wei12232" w:date="2026-07-27T12:27:00Z">
              <w:r w:rsidRPr="00634E9B">
                <w:rPr>
                  <w:rFonts w:ascii="Times New Roman" w:eastAsia="仿宋_GB2312" w:hAnsi="Times New Roman" w:cs="Times New Roman"/>
                  <w:color w:val="0000FF"/>
                  <w:sz w:val="18"/>
                  <w:szCs w:val="18"/>
                  <w:rPrChange w:id="3462" w:author="Xuning Wei12232" w:date="2026-07-27T12:29:00Z">
                    <w:rPr>
                      <w:rFonts w:ascii="Times New Roman" w:eastAsia="仿宋_GB2312" w:hAnsi="Times New Roman" w:cs="Times New Roman"/>
                      <w:color w:val="auto"/>
                      <w:sz w:val="18"/>
                      <w:szCs w:val="18"/>
                    </w:rPr>
                  </w:rPrChange>
                </w:rPr>
                <w:t>N/A</w:t>
              </w:r>
            </w:ins>
          </w:p>
        </w:tc>
      </w:tr>
    </w:tbl>
    <w:p w14:paraId="3BE3F438" w14:textId="77777777" w:rsidR="00634E9B" w:rsidRPr="00937F85" w:rsidRDefault="00634E9B" w:rsidP="00634E9B">
      <w:pPr>
        <w:snapToGrid w:val="0"/>
        <w:rPr>
          <w:ins w:id="3463" w:author="Xuning Wei12232" w:date="2026-07-27T12:27:00Z"/>
          <w:rFonts w:ascii="Times New Roman" w:eastAsia="仿宋_GB2312" w:hAnsi="Times New Roman" w:cs="Times New Roman"/>
          <w:color w:val="auto"/>
          <w:sz w:val="20"/>
          <w:szCs w:val="20"/>
          <w:lang w:eastAsia="zh-CN"/>
        </w:rPr>
      </w:pPr>
      <w:ins w:id="3464" w:author="Xuning Wei12232" w:date="2026-07-27T12:27:00Z">
        <w:r w:rsidRPr="00937F85">
          <w:rPr>
            <w:rFonts w:ascii="Times New Roman" w:eastAsia="仿宋_GB2312" w:hAnsi="Times New Roman" w:cs="Times New Roman"/>
            <w:color w:val="auto"/>
            <w:sz w:val="20"/>
            <w:szCs w:val="20"/>
            <w:lang w:eastAsia="zh-CN"/>
          </w:rPr>
          <w:t>Note: Refers to equipment qualification document SVP-TJ4-392.01-002</w:t>
        </w:r>
      </w:ins>
    </w:p>
    <w:p w14:paraId="0701BC2D" w14:textId="351C7203" w:rsidR="008B6C38" w:rsidRPr="00032BAE" w:rsidRDefault="008B6C38" w:rsidP="00B51ABC">
      <w:pPr>
        <w:pStyle w:val="2"/>
        <w:ind w:left="357" w:hanging="357"/>
        <w:rPr>
          <w:rFonts w:ascii="Times New Roman" w:eastAsia="仿宋_GB2312" w:hAnsi="Times New Roman" w:cs="Times New Roman"/>
          <w:color w:val="auto"/>
          <w:lang w:eastAsia="zh-CN"/>
        </w:rPr>
      </w:pPr>
      <w:r w:rsidRPr="00032BAE">
        <w:rPr>
          <w:rFonts w:ascii="Times New Roman" w:eastAsia="仿宋_GB2312" w:hAnsi="Times New Roman" w:cs="Times New Roman"/>
          <w:color w:val="auto"/>
        </w:rPr>
        <w:t xml:space="preserve">Assessment on function &amp; capacity for </w:t>
      </w:r>
      <w:r w:rsidRPr="00032BAE">
        <w:rPr>
          <w:rFonts w:ascii="Times New Roman" w:eastAsia="仿宋_GB2312" w:hAnsi="Times New Roman" w:cs="Times New Roman"/>
          <w:iCs w:val="0"/>
          <w:color w:val="auto"/>
        </w:rPr>
        <w:t>3000L Synthesizer Reactor TJ4S-1213-Sy15</w:t>
      </w:r>
    </w:p>
    <w:p w14:paraId="6B5317F1" w14:textId="2615ADE1" w:rsidR="00800128" w:rsidRPr="00032BAE" w:rsidRDefault="008B6C38" w:rsidP="00377DC4">
      <w:pPr>
        <w:spacing w:beforeLines="50" w:before="120" w:afterLines="50" w:after="120"/>
        <w:ind w:leftChars="150" w:left="315"/>
        <w:contextualSpacing/>
        <w:jc w:val="both"/>
        <w:rPr>
          <w:rFonts w:ascii="Times New Roman" w:eastAsia="仿宋_GB2312" w:hAnsi="Times New Roman" w:cs="Times New Roman"/>
          <w:b/>
          <w:i/>
          <w:color w:val="auto"/>
          <w:sz w:val="20"/>
          <w:szCs w:val="20"/>
        </w:rPr>
      </w:pPr>
      <w:r w:rsidRPr="00032BAE">
        <w:rPr>
          <w:rFonts w:ascii="Times New Roman" w:eastAsia="仿宋_GB2312" w:hAnsi="Times New Roman" w:cs="Times New Roman"/>
          <w:color w:val="auto"/>
          <w:sz w:val="20"/>
          <w:szCs w:val="20"/>
        </w:rPr>
        <w:t xml:space="preserve">See </w:t>
      </w:r>
      <w:r w:rsidRPr="00032BAE">
        <w:rPr>
          <w:rFonts w:ascii="Times New Roman" w:eastAsia="仿宋_GB2312" w:hAnsi="Times New Roman" w:cs="Times New Roman"/>
          <w:b/>
          <w:i/>
          <w:color w:val="auto"/>
          <w:sz w:val="20"/>
          <w:szCs w:val="20"/>
        </w:rPr>
        <w:t>Table7</w:t>
      </w:r>
      <w:r w:rsidRPr="00032BAE">
        <w:rPr>
          <w:rFonts w:ascii="Times New Roman" w:eastAsia="仿宋_GB2312" w:hAnsi="Times New Roman" w:cs="Times New Roman"/>
          <w:b/>
          <w:i/>
          <w:color w:val="auto"/>
          <w:sz w:val="20"/>
          <w:szCs w:val="20"/>
          <w:lang w:eastAsia="zh-CN"/>
        </w:rPr>
        <w:t>-</w:t>
      </w:r>
      <w:ins w:id="3465" w:author="Xuning Wei12232" w:date="2026-07-27T13:02:00Z">
        <w:r w:rsidR="00A3214D">
          <w:rPr>
            <w:rFonts w:ascii="Times New Roman" w:eastAsia="仿宋_GB2312" w:hAnsi="Times New Roman" w:cs="Times New Roman"/>
            <w:b/>
            <w:i/>
            <w:color w:val="auto"/>
            <w:sz w:val="20"/>
            <w:szCs w:val="20"/>
          </w:rPr>
          <w:t>4</w:t>
        </w:r>
      </w:ins>
      <w:del w:id="3466" w:author="Xuning Wei12232" w:date="2026-07-27T13:02:00Z">
        <w:r w:rsidRPr="00032BAE" w:rsidDel="00A3214D">
          <w:rPr>
            <w:rFonts w:ascii="Times New Roman" w:eastAsia="仿宋_GB2312" w:hAnsi="Times New Roman" w:cs="Times New Roman"/>
            <w:b/>
            <w:i/>
            <w:color w:val="auto"/>
            <w:sz w:val="20"/>
            <w:szCs w:val="20"/>
          </w:rPr>
          <w:delText>1</w:delText>
        </w:r>
      </w:del>
    </w:p>
    <w:p w14:paraId="6B10F536" w14:textId="2E73DC6C" w:rsidR="00813D53" w:rsidRPr="00032BAE" w:rsidRDefault="00010358" w:rsidP="00F17617">
      <w:pPr>
        <w:spacing w:beforeLines="100" w:before="240" w:afterLines="50" w:after="120"/>
        <w:contextualSpacing/>
        <w:jc w:val="center"/>
        <w:rPr>
          <w:rFonts w:ascii="Times New Roman" w:eastAsia="仿宋_GB2312" w:hAnsi="Times New Roman" w:cs="Times New Roman"/>
          <w:b/>
          <w:iCs/>
          <w:color w:val="auto"/>
          <w:kern w:val="0"/>
          <w:sz w:val="20"/>
          <w:szCs w:val="20"/>
        </w:rPr>
      </w:pPr>
      <w:r w:rsidRPr="00032BAE">
        <w:rPr>
          <w:rFonts w:ascii="Times New Roman" w:eastAsia="仿宋_GB2312" w:hAnsi="Times New Roman" w:cs="Times New Roman"/>
          <w:b/>
          <w:iCs/>
          <w:color w:val="auto"/>
          <w:kern w:val="0"/>
          <w:sz w:val="20"/>
          <w:szCs w:val="20"/>
        </w:rPr>
        <w:t>Table 7</w:t>
      </w:r>
      <w:r w:rsidRPr="00032BAE">
        <w:rPr>
          <w:rFonts w:ascii="Times New Roman" w:eastAsia="仿宋_GB2312" w:hAnsi="Times New Roman" w:cs="Times New Roman"/>
          <w:b/>
          <w:iCs/>
          <w:color w:val="auto"/>
          <w:kern w:val="0"/>
          <w:sz w:val="20"/>
          <w:szCs w:val="20"/>
          <w:lang w:eastAsia="zh-CN"/>
        </w:rPr>
        <w:t>-</w:t>
      </w:r>
      <w:ins w:id="3467" w:author="Xuning Wei12232" w:date="2026-07-27T22:47:00Z">
        <w:r w:rsidR="00B159F1">
          <w:rPr>
            <w:rFonts w:ascii="Times New Roman" w:eastAsia="仿宋_GB2312" w:hAnsi="Times New Roman" w:cs="Times New Roman"/>
            <w:b/>
            <w:iCs/>
            <w:color w:val="auto"/>
            <w:kern w:val="0"/>
            <w:sz w:val="20"/>
            <w:szCs w:val="20"/>
          </w:rPr>
          <w:t>4</w:t>
        </w:r>
      </w:ins>
      <w:del w:id="3468" w:author="Xuning Wei12232" w:date="2026-07-27T22:47:00Z">
        <w:r w:rsidRPr="00032BAE" w:rsidDel="00B159F1">
          <w:rPr>
            <w:rFonts w:ascii="Times New Roman" w:eastAsia="仿宋_GB2312" w:hAnsi="Times New Roman" w:cs="Times New Roman"/>
            <w:b/>
            <w:iCs/>
            <w:color w:val="auto"/>
            <w:kern w:val="0"/>
            <w:sz w:val="20"/>
            <w:szCs w:val="20"/>
          </w:rPr>
          <w:delText>1</w:delText>
        </w:r>
      </w:del>
      <w:r w:rsidRPr="00032BAE">
        <w:rPr>
          <w:rFonts w:ascii="Times New Roman" w:eastAsia="仿宋_GB2312" w:hAnsi="Times New Roman" w:cs="Times New Roman"/>
          <w:b/>
          <w:iCs/>
          <w:color w:val="auto"/>
          <w:kern w:val="0"/>
          <w:sz w:val="20"/>
          <w:szCs w:val="20"/>
        </w:rPr>
        <w:t xml:space="preserve">: </w:t>
      </w:r>
      <w:commentRangeStart w:id="3469"/>
      <w:commentRangeStart w:id="3470"/>
      <w:r w:rsidRPr="00032BAE">
        <w:rPr>
          <w:rFonts w:ascii="Times New Roman" w:eastAsia="仿宋_GB2312" w:hAnsi="Times New Roman" w:cs="Times New Roman"/>
          <w:b/>
          <w:iCs/>
          <w:color w:val="auto"/>
          <w:kern w:val="0"/>
          <w:sz w:val="20"/>
          <w:szCs w:val="20"/>
        </w:rPr>
        <w:t>Equipment Suitability Assessment on F</w:t>
      </w:r>
      <w:r w:rsidR="008E046A" w:rsidRPr="00032BAE">
        <w:rPr>
          <w:rFonts w:ascii="Times New Roman" w:eastAsia="仿宋_GB2312" w:hAnsi="Times New Roman" w:cs="Times New Roman"/>
          <w:b/>
          <w:iCs/>
          <w:color w:val="auto"/>
          <w:kern w:val="0"/>
          <w:sz w:val="20"/>
          <w:szCs w:val="20"/>
        </w:rPr>
        <w:t xml:space="preserve">unction &amp; Capacity for </w:t>
      </w:r>
      <w:r w:rsidR="001C52EB" w:rsidRPr="00032BAE">
        <w:rPr>
          <w:rFonts w:ascii="Times New Roman" w:eastAsia="仿宋_GB2312" w:hAnsi="Times New Roman" w:cs="Times New Roman"/>
          <w:b/>
          <w:iCs/>
          <w:color w:val="auto"/>
          <w:kern w:val="0"/>
          <w:sz w:val="20"/>
          <w:szCs w:val="20"/>
        </w:rPr>
        <w:t xml:space="preserve">3000L Synthesizer </w:t>
      </w:r>
      <w:r w:rsidR="008E046A" w:rsidRPr="00032BAE">
        <w:rPr>
          <w:rFonts w:ascii="Times New Roman" w:eastAsia="仿宋_GB2312" w:hAnsi="Times New Roman" w:cs="Times New Roman"/>
          <w:b/>
          <w:iCs/>
          <w:color w:val="auto"/>
          <w:kern w:val="0"/>
          <w:sz w:val="20"/>
          <w:szCs w:val="20"/>
        </w:rPr>
        <w:t xml:space="preserve">Reactor </w:t>
      </w:r>
      <w:commentRangeEnd w:id="3469"/>
      <w:r w:rsidR="00163E78" w:rsidRPr="00032BAE">
        <w:rPr>
          <w:rStyle w:val="aff1"/>
          <w:rFonts w:ascii="Times New Roman" w:eastAsia="仿宋_GB2312" w:hAnsi="Times New Roman" w:cs="Times New Roman"/>
          <w:b/>
          <w:iCs/>
          <w:color w:val="auto"/>
          <w:kern w:val="0"/>
          <w:sz w:val="20"/>
          <w:szCs w:val="20"/>
        </w:rPr>
        <w:commentReference w:id="3469"/>
      </w:r>
      <w:commentRangeEnd w:id="3470"/>
      <w:r w:rsidRPr="00032BAE">
        <w:rPr>
          <w:rStyle w:val="aff1"/>
          <w:rFonts w:ascii="Times New Roman" w:eastAsia="仿宋_GB2312" w:hAnsi="Times New Roman" w:cs="Times New Roman"/>
          <w:b/>
          <w:iCs/>
          <w:color w:val="auto"/>
          <w:kern w:val="0"/>
          <w:sz w:val="20"/>
          <w:szCs w:val="20"/>
        </w:rPr>
        <w:commentReference w:id="3470"/>
      </w:r>
      <w:r w:rsidR="008E046A" w:rsidRPr="00032BAE">
        <w:rPr>
          <w:rFonts w:ascii="Times New Roman" w:eastAsia="仿宋_GB2312" w:hAnsi="Times New Roman" w:cs="Times New Roman"/>
          <w:b/>
          <w:iCs/>
          <w:color w:val="auto"/>
          <w:kern w:val="0"/>
          <w:sz w:val="20"/>
          <w:szCs w:val="20"/>
        </w:rPr>
        <w:t>TJ4S-</w:t>
      </w:r>
      <w:r w:rsidRPr="00032BAE">
        <w:rPr>
          <w:rFonts w:ascii="Times New Roman" w:eastAsia="仿宋_GB2312" w:hAnsi="Times New Roman" w:cs="Times New Roman"/>
          <w:b/>
          <w:iCs/>
          <w:color w:val="auto"/>
          <w:kern w:val="0"/>
          <w:sz w:val="20"/>
          <w:szCs w:val="20"/>
        </w:rPr>
        <w:t>12</w:t>
      </w:r>
      <w:r w:rsidR="008E046A" w:rsidRPr="00032BAE">
        <w:rPr>
          <w:rFonts w:ascii="Times New Roman" w:eastAsia="仿宋_GB2312" w:hAnsi="Times New Roman" w:cs="Times New Roman"/>
          <w:b/>
          <w:iCs/>
          <w:color w:val="auto"/>
          <w:kern w:val="0"/>
          <w:sz w:val="20"/>
          <w:szCs w:val="20"/>
        </w:rPr>
        <w:t>13-Sy15</w:t>
      </w:r>
    </w:p>
    <w:p w14:paraId="709DC8A2" w14:textId="77777777" w:rsidR="00F17617" w:rsidRPr="00032BAE" w:rsidRDefault="00F17617" w:rsidP="00800128">
      <w:pPr>
        <w:spacing w:beforeLines="100" w:before="240" w:afterLines="100" w:after="240"/>
        <w:contextualSpacing/>
        <w:jc w:val="center"/>
        <w:rPr>
          <w:rFonts w:ascii="Times New Roman" w:eastAsia="仿宋_GB2312" w:hAnsi="Times New Roman" w:cs="Times New Roman"/>
          <w:b/>
          <w:iCs/>
          <w:color w:val="auto"/>
          <w:kern w:val="0"/>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3"/>
        <w:gridCol w:w="1211"/>
        <w:gridCol w:w="3409"/>
        <w:gridCol w:w="4007"/>
        <w:gridCol w:w="873"/>
        <w:gridCol w:w="873"/>
        <w:gridCol w:w="3406"/>
      </w:tblGrid>
      <w:tr w:rsidR="00032BAE" w:rsidRPr="00032BAE" w14:paraId="1B98BF29" w14:textId="77777777" w:rsidTr="00A42507">
        <w:trPr>
          <w:trHeight w:val="397"/>
          <w:tblHeader/>
          <w:jc w:val="center"/>
        </w:trPr>
        <w:tc>
          <w:tcPr>
            <w:tcW w:w="186" w:type="pct"/>
            <w:shd w:val="clear" w:color="auto" w:fill="D9D9D9" w:themeFill="background1" w:themeFillShade="D9"/>
            <w:vAlign w:val="center"/>
          </w:tcPr>
          <w:p w14:paraId="049BFB3A" w14:textId="77777777" w:rsidR="00813D53" w:rsidRPr="00032BAE" w:rsidRDefault="00010358">
            <w:pPr>
              <w:spacing w:line="240" w:lineRule="exact"/>
              <w:contextualSpacing/>
              <w:jc w:val="center"/>
              <w:rPr>
                <w:rFonts w:ascii="Times New Roman" w:eastAsia="仿宋_GB2312"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S/N</w:t>
            </w:r>
          </w:p>
        </w:tc>
        <w:tc>
          <w:tcPr>
            <w:tcW w:w="1614" w:type="pct"/>
            <w:gridSpan w:val="2"/>
            <w:shd w:val="clear" w:color="auto" w:fill="D9D9D9" w:themeFill="background1" w:themeFillShade="D9"/>
            <w:vAlign w:val="center"/>
          </w:tcPr>
          <w:p w14:paraId="6F01950B" w14:textId="77777777" w:rsidR="00813D53" w:rsidRPr="00032BAE" w:rsidRDefault="00010358">
            <w:pPr>
              <w:spacing w:line="240" w:lineRule="exact"/>
              <w:contextualSpacing/>
              <w:jc w:val="center"/>
              <w:rPr>
                <w:rFonts w:ascii="Times New Roman" w:eastAsia="仿宋_GB2312"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Process Requirements</w:t>
            </w:r>
          </w:p>
        </w:tc>
        <w:tc>
          <w:tcPr>
            <w:tcW w:w="1400" w:type="pct"/>
            <w:shd w:val="clear" w:color="auto" w:fill="D9D9D9" w:themeFill="background1" w:themeFillShade="D9"/>
            <w:vAlign w:val="center"/>
          </w:tcPr>
          <w:p w14:paraId="2ABFB0F2" w14:textId="77777777" w:rsidR="00813D53" w:rsidRPr="00032BAE" w:rsidRDefault="00010358">
            <w:pPr>
              <w:spacing w:line="240" w:lineRule="exact"/>
              <w:contextualSpacing/>
              <w:jc w:val="center"/>
              <w:rPr>
                <w:rFonts w:ascii="Times New Roman" w:eastAsia="仿宋_GB2312"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Equipment Characteristics</w:t>
            </w:r>
          </w:p>
        </w:tc>
        <w:tc>
          <w:tcPr>
            <w:tcW w:w="610" w:type="pct"/>
            <w:gridSpan w:val="2"/>
            <w:shd w:val="clear" w:color="auto" w:fill="D9D9D9" w:themeFill="background1" w:themeFillShade="D9"/>
            <w:vAlign w:val="center"/>
          </w:tcPr>
          <w:p w14:paraId="16F407C3" w14:textId="77777777" w:rsidR="00813D53" w:rsidRPr="00032BAE" w:rsidRDefault="00010358">
            <w:pPr>
              <w:spacing w:line="240" w:lineRule="exact"/>
              <w:contextualSpacing/>
              <w:jc w:val="center"/>
              <w:rPr>
                <w:rFonts w:ascii="Times New Roman" w:eastAsia="仿宋_GB2312"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Feasibility</w:t>
            </w:r>
          </w:p>
        </w:tc>
        <w:tc>
          <w:tcPr>
            <w:tcW w:w="1190" w:type="pct"/>
            <w:shd w:val="clear" w:color="auto" w:fill="D9D9D9" w:themeFill="background1" w:themeFillShade="D9"/>
            <w:vAlign w:val="center"/>
          </w:tcPr>
          <w:p w14:paraId="2ADA8122" w14:textId="77777777" w:rsidR="00813D53" w:rsidRPr="00032BAE" w:rsidRDefault="00010358">
            <w:pPr>
              <w:spacing w:line="240" w:lineRule="exact"/>
              <w:contextualSpacing/>
              <w:jc w:val="center"/>
              <w:rPr>
                <w:rFonts w:ascii="Times New Roman" w:eastAsia="仿宋_GB2312"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Justifications</w:t>
            </w:r>
          </w:p>
        </w:tc>
      </w:tr>
      <w:tr w:rsidR="00032BAE" w:rsidRPr="00032BAE" w14:paraId="0D2A6CA6" w14:textId="77777777" w:rsidTr="00A42507">
        <w:trPr>
          <w:trHeight w:val="397"/>
          <w:jc w:val="center"/>
        </w:trPr>
        <w:tc>
          <w:tcPr>
            <w:tcW w:w="186" w:type="pct"/>
            <w:vMerge w:val="restart"/>
            <w:shd w:val="clear" w:color="auto" w:fill="FFFFFF" w:themeFill="background1"/>
            <w:vAlign w:val="center"/>
          </w:tcPr>
          <w:p w14:paraId="4DEA3826" w14:textId="77777777" w:rsidR="00813D53" w:rsidRPr="00032BAE" w:rsidRDefault="00010358">
            <w:pPr>
              <w:spacing w:line="240" w:lineRule="exact"/>
              <w:contextualSpacing/>
              <w:jc w:val="center"/>
              <w:rPr>
                <w:rFonts w:ascii="Times New Roman" w:eastAsia="仿宋_GB2312" w:hAnsi="Times New Roman" w:cs="Times New Roman"/>
                <w:color w:val="auto"/>
                <w:kern w:val="0"/>
                <w:sz w:val="18"/>
                <w:szCs w:val="18"/>
              </w:rPr>
            </w:pPr>
            <w:bookmarkStart w:id="3471" w:name="OLE_LINK9"/>
            <w:r w:rsidRPr="00032BAE">
              <w:rPr>
                <w:rFonts w:ascii="Times New Roman" w:eastAsia="仿宋_GB2312" w:hAnsi="Times New Roman" w:cs="Times New Roman"/>
                <w:color w:val="auto"/>
                <w:kern w:val="0"/>
                <w:sz w:val="18"/>
                <w:szCs w:val="18"/>
              </w:rPr>
              <w:t>1</w:t>
            </w:r>
          </w:p>
        </w:tc>
        <w:tc>
          <w:tcPr>
            <w:tcW w:w="423" w:type="pct"/>
            <w:vMerge w:val="restart"/>
            <w:shd w:val="clear" w:color="auto" w:fill="FFFFFF" w:themeFill="background1"/>
            <w:vAlign w:val="center"/>
          </w:tcPr>
          <w:p w14:paraId="2D78E2BF" w14:textId="77777777" w:rsidR="00813D53" w:rsidRPr="00032BAE" w:rsidRDefault="00010358">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Operations</w:t>
            </w:r>
          </w:p>
        </w:tc>
        <w:tc>
          <w:tcPr>
            <w:tcW w:w="1191" w:type="pct"/>
            <w:shd w:val="clear" w:color="auto" w:fill="FFFFFF" w:themeFill="background1"/>
            <w:vAlign w:val="center"/>
          </w:tcPr>
          <w:p w14:paraId="119F842B" w14:textId="601F2140" w:rsidR="00813D53" w:rsidRPr="00032BAE" w:rsidRDefault="00CD20E8" w:rsidP="00EA69EE">
            <w:pPr>
              <w:spacing w:line="240" w:lineRule="exact"/>
              <w:contextualSpacing/>
              <w:jc w:val="both"/>
              <w:rPr>
                <w:rFonts w:ascii="Times New Roman" w:eastAsia="仿宋_GB2312" w:hAnsi="Times New Roman" w:cs="Times New Roman"/>
                <w:color w:val="auto"/>
                <w:sz w:val="18"/>
                <w:szCs w:val="18"/>
              </w:rPr>
            </w:pPr>
            <w:ins w:id="3472" w:author="Xuning Wei12232" w:date="2026-07-27T12:29:00Z">
              <w:r w:rsidRPr="335F2C10">
                <w:rPr>
                  <w:rFonts w:ascii="Times New Roman" w:eastAsia="仿宋_GB2312" w:hAnsi="Times New Roman" w:cs="Times New Roman"/>
                  <w:color w:val="auto"/>
                  <w:sz w:val="18"/>
                  <w:szCs w:val="18"/>
                </w:rPr>
                <w:t>Cooling, heating, stirring, filtration</w:t>
              </w:r>
              <w:r w:rsidRPr="00EC0F43">
                <w:rPr>
                  <w:rFonts w:ascii="Times New Roman" w:eastAsia="仿宋_GB2312" w:hAnsi="Times New Roman" w:cs="Times New Roman"/>
                  <w:color w:val="0000FF"/>
                  <w:sz w:val="18"/>
                  <w:szCs w:val="18"/>
                </w:rPr>
                <w:t xml:space="preserve">, material </w:t>
              </w:r>
              <w:r w:rsidRPr="00EC0F43">
                <w:rPr>
                  <w:rFonts w:ascii="Times New Roman" w:eastAsia="仿宋_GB2312" w:hAnsi="Times New Roman" w:cs="Times New Roman"/>
                  <w:color w:val="0000FF"/>
                  <w:sz w:val="18"/>
                  <w:szCs w:val="18"/>
                  <w:lang w:eastAsia="zh-CN"/>
                </w:rPr>
                <w:t>discharging, fluidization with nitrogen bubbling, solid and liquid charges, drying and sampling.</w:t>
              </w:r>
            </w:ins>
            <w:del w:id="3473" w:author="Xuning Wei12232" w:date="2026-07-27T12:29:00Z">
              <w:r w:rsidR="00EA69EE" w:rsidRPr="00032BAE" w:rsidDel="00CD20E8">
                <w:rPr>
                  <w:rFonts w:ascii="Times New Roman" w:eastAsia="仿宋_GB2312" w:hAnsi="Times New Roman" w:cs="Times New Roman"/>
                  <w:color w:val="auto"/>
                  <w:sz w:val="18"/>
                  <w:szCs w:val="18"/>
                </w:rPr>
                <w:delText>Cooling, heating, stirring, loading and unloading</w:delText>
              </w:r>
            </w:del>
          </w:p>
        </w:tc>
        <w:tc>
          <w:tcPr>
            <w:tcW w:w="1400" w:type="pct"/>
            <w:shd w:val="clear" w:color="auto" w:fill="FFFFFF" w:themeFill="background1"/>
            <w:vAlign w:val="center"/>
          </w:tcPr>
          <w:p w14:paraId="2F9E23BD" w14:textId="1C0216AB" w:rsidR="00813D53" w:rsidRPr="00032BAE" w:rsidRDefault="00CD20E8" w:rsidP="0030647B">
            <w:pPr>
              <w:spacing w:line="240" w:lineRule="exact"/>
              <w:contextualSpacing/>
              <w:jc w:val="both"/>
              <w:rPr>
                <w:rFonts w:ascii="Times New Roman" w:eastAsia="仿宋_GB2312" w:hAnsi="Times New Roman" w:cs="Times New Roman"/>
                <w:color w:val="auto"/>
                <w:sz w:val="18"/>
                <w:szCs w:val="18"/>
              </w:rPr>
            </w:pPr>
            <w:ins w:id="3474" w:author="Xuning Wei12232" w:date="2026-07-27T12:31:00Z">
              <w:r w:rsidRPr="00937F85">
                <w:rPr>
                  <w:rFonts w:ascii="Times New Roman" w:eastAsia="仿宋_GB2312" w:hAnsi="Times New Roman" w:cs="Times New Roman"/>
                  <w:color w:val="auto"/>
                  <w:sz w:val="18"/>
                  <w:szCs w:val="18"/>
                </w:rPr>
                <w:t>Synthesis Reactor</w:t>
              </w:r>
              <w:r>
                <w:rPr>
                  <w:rFonts w:ascii="Times New Roman" w:eastAsia="仿宋_GB2312" w:hAnsi="Times New Roman" w:cs="Times New Roman"/>
                  <w:b/>
                  <w:iCs/>
                  <w:color w:val="auto"/>
                  <w:kern w:val="0"/>
                  <w:sz w:val="18"/>
                  <w:szCs w:val="18"/>
                </w:rPr>
                <w:t xml:space="preserve"> TJ4S-1213-Sy15</w:t>
              </w:r>
              <w:r w:rsidRPr="00937F85">
                <w:rPr>
                  <w:rFonts w:ascii="Times New Roman" w:eastAsia="仿宋_GB2312" w:hAnsi="Times New Roman" w:cs="Times New Roman"/>
                  <w:color w:val="auto"/>
                  <w:sz w:val="18"/>
                  <w:szCs w:val="18"/>
                </w:rPr>
                <w:t xml:space="preserve"> has the functions of cooling, heating, stirring,</w:t>
              </w:r>
              <w:r>
                <w:rPr>
                  <w:rFonts w:ascii="Times New Roman" w:eastAsia="仿宋_GB2312" w:hAnsi="Times New Roman" w:cs="Times New Roman"/>
                  <w:color w:val="auto"/>
                  <w:sz w:val="18"/>
                  <w:szCs w:val="18"/>
                </w:rPr>
                <w:t xml:space="preserve"> </w:t>
              </w:r>
              <w:r w:rsidRPr="00F714AD">
                <w:rPr>
                  <w:rFonts w:ascii="Times New Roman" w:eastAsia="仿宋_GB2312" w:hAnsi="Times New Roman" w:cs="Times New Roman"/>
                  <w:color w:val="auto"/>
                  <w:sz w:val="18"/>
                  <w:szCs w:val="18"/>
                </w:rPr>
                <w:t>filtration</w:t>
              </w:r>
              <w:r>
                <w:rPr>
                  <w:rFonts w:ascii="Times New Roman" w:eastAsia="仿宋_GB2312" w:hAnsi="Times New Roman" w:cs="Times New Roman"/>
                  <w:color w:val="auto"/>
                  <w:sz w:val="18"/>
                  <w:szCs w:val="18"/>
                </w:rPr>
                <w:t>,</w:t>
              </w:r>
              <w:r w:rsidRPr="00937F85">
                <w:rPr>
                  <w:rFonts w:ascii="Times New Roman" w:eastAsia="仿宋_GB2312" w:hAnsi="Times New Roman" w:cs="Times New Roman"/>
                  <w:color w:val="auto"/>
                  <w:sz w:val="18"/>
                  <w:szCs w:val="18"/>
                </w:rPr>
                <w:t xml:space="preserve"> </w:t>
              </w:r>
              <w:r w:rsidRPr="00EC0F43">
                <w:rPr>
                  <w:rFonts w:ascii="Times New Roman" w:eastAsia="仿宋_GB2312" w:hAnsi="Times New Roman" w:cs="Times New Roman"/>
                  <w:color w:val="0000FF"/>
                  <w:sz w:val="18"/>
                  <w:szCs w:val="18"/>
                </w:rPr>
                <w:t xml:space="preserve">material </w:t>
              </w:r>
              <w:r w:rsidRPr="00EC0F43">
                <w:rPr>
                  <w:rFonts w:ascii="Times New Roman" w:eastAsia="仿宋_GB2312" w:hAnsi="Times New Roman" w:cs="Times New Roman"/>
                  <w:color w:val="0000FF"/>
                  <w:sz w:val="18"/>
                  <w:szCs w:val="18"/>
                  <w:lang w:eastAsia="zh-CN"/>
                </w:rPr>
                <w:t>discharging</w:t>
              </w:r>
              <w:r>
                <w:rPr>
                  <w:rFonts w:ascii="Times New Roman" w:eastAsia="仿宋_GB2312" w:hAnsi="Times New Roman" w:cs="Times New Roman"/>
                  <w:color w:val="0000FF"/>
                  <w:sz w:val="18"/>
                  <w:szCs w:val="18"/>
                  <w:lang w:eastAsia="zh-CN"/>
                </w:rPr>
                <w:t xml:space="preserve">, </w:t>
              </w:r>
              <w:r w:rsidRPr="00EC0F43">
                <w:rPr>
                  <w:rFonts w:ascii="Times New Roman" w:eastAsia="仿宋_GB2312" w:hAnsi="Times New Roman" w:cs="Times New Roman"/>
                  <w:color w:val="0000FF"/>
                  <w:sz w:val="18"/>
                  <w:szCs w:val="18"/>
                  <w:lang w:eastAsia="zh-CN"/>
                </w:rPr>
                <w:t>and fluidization with nitrogen bubbling, solid and liquid charges, drying, and sampling.</w:t>
              </w:r>
            </w:ins>
            <w:del w:id="3475" w:author="Xuning Wei12232" w:date="2026-07-27T12:31:00Z">
              <w:r w:rsidR="00EA69EE" w:rsidRPr="00032BAE" w:rsidDel="00CD20E8">
                <w:rPr>
                  <w:rFonts w:ascii="Times New Roman" w:eastAsia="仿宋_GB2312" w:hAnsi="Times New Roman" w:cs="Times New Roman"/>
                  <w:color w:val="auto"/>
                  <w:sz w:val="18"/>
                  <w:szCs w:val="18"/>
                </w:rPr>
                <w:delText xml:space="preserve">The </w:delText>
              </w:r>
              <w:r w:rsidR="00982C1C" w:rsidRPr="00032BAE" w:rsidDel="00CD20E8">
                <w:rPr>
                  <w:rFonts w:ascii="Times New Roman" w:eastAsia="仿宋_GB2312" w:hAnsi="Times New Roman" w:cs="Times New Roman"/>
                  <w:color w:val="auto"/>
                  <w:sz w:val="18"/>
                  <w:szCs w:val="18"/>
                </w:rPr>
                <w:delText>3000L Synthesizer Reactor TJ4S-1213-Sy15</w:delText>
              </w:r>
              <w:r w:rsidR="00010358" w:rsidRPr="00032BAE" w:rsidDel="00CD20E8">
                <w:rPr>
                  <w:rFonts w:ascii="Times New Roman" w:eastAsia="仿宋_GB2312" w:hAnsi="Times New Roman" w:cs="Times New Roman"/>
                  <w:color w:val="auto"/>
                  <w:sz w:val="18"/>
                  <w:szCs w:val="18"/>
                </w:rPr>
                <w:delText xml:space="preserve"> </w:delText>
              </w:r>
              <w:r w:rsidR="00EA69EE" w:rsidRPr="00032BAE" w:rsidDel="00CD20E8">
                <w:rPr>
                  <w:rFonts w:ascii="Times New Roman" w:eastAsia="仿宋_GB2312" w:hAnsi="Times New Roman" w:cs="Times New Roman"/>
                  <w:color w:val="auto"/>
                  <w:sz w:val="18"/>
                  <w:szCs w:val="18"/>
                </w:rPr>
                <w:delText>is equipped with temperature rising/falling, stirring, and material loading/unloading functions</w:delText>
              </w:r>
            </w:del>
          </w:p>
        </w:tc>
        <w:tc>
          <w:tcPr>
            <w:tcW w:w="305" w:type="pct"/>
            <w:shd w:val="clear" w:color="auto" w:fill="FFFFFF" w:themeFill="background1"/>
            <w:vAlign w:val="center"/>
          </w:tcPr>
          <w:p w14:paraId="60CDD363" w14:textId="77777777" w:rsidR="00813D53" w:rsidRPr="00032BAE" w:rsidRDefault="000B6761">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03203428"/>
                <w14:checkbox>
                  <w14:checked w14:val="1"/>
                  <w14:checkedState w14:val="2612" w14:font="MS Gothic"/>
                  <w14:uncheckedState w14:val="2610" w14:font="MS Gothic"/>
                </w14:checkbox>
              </w:sdtPr>
              <w:sdtEndPr/>
              <w:sdtContent>
                <w:r w:rsidR="00010358" w:rsidRPr="00032BAE">
                  <w:rPr>
                    <w:rFonts w:ascii="Segoe UI Symbol" w:eastAsia="MS Gothic" w:hAnsi="Segoe UI Symbol" w:cs="Segoe UI Symbol"/>
                    <w:color w:val="auto"/>
                    <w:sz w:val="18"/>
                    <w:szCs w:val="18"/>
                  </w:rPr>
                  <w:t>☒</w:t>
                </w:r>
              </w:sdtContent>
            </w:sdt>
            <w:r w:rsidR="00010358"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51575181" w14:textId="77777777" w:rsidR="00813D53" w:rsidRPr="00032BAE" w:rsidRDefault="000B6761">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002243156"/>
                <w14:checkbox>
                  <w14:checked w14:val="0"/>
                  <w14:checkedState w14:val="2612" w14:font="MS Gothic"/>
                  <w14:uncheckedState w14:val="2610" w14:font="MS Gothic"/>
                </w14:checkbox>
              </w:sdtPr>
              <w:sdtEndPr/>
              <w:sdtContent>
                <w:r w:rsidR="00010358" w:rsidRPr="00032BAE">
                  <w:rPr>
                    <w:rFonts w:ascii="Segoe UI Symbol" w:eastAsia="仿宋_GB2312" w:hAnsi="Segoe UI Symbol" w:cs="Segoe UI Symbol"/>
                    <w:color w:val="auto"/>
                    <w:sz w:val="18"/>
                    <w:szCs w:val="18"/>
                  </w:rPr>
                  <w:t>☐</w:t>
                </w:r>
              </w:sdtContent>
            </w:sdt>
            <w:r w:rsidR="00010358" w:rsidRPr="00032BAE">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2A1F486E" w14:textId="77777777" w:rsidR="00813D53" w:rsidRPr="00032BAE" w:rsidRDefault="00010358" w:rsidP="0030647B">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N/A </w:t>
            </w:r>
          </w:p>
        </w:tc>
      </w:tr>
      <w:tr w:rsidR="00CD20E8" w:rsidRPr="00032BAE" w14:paraId="489EE3D8" w14:textId="77777777" w:rsidTr="00A42507">
        <w:trPr>
          <w:trHeight w:val="397"/>
          <w:jc w:val="center"/>
        </w:trPr>
        <w:tc>
          <w:tcPr>
            <w:tcW w:w="186" w:type="pct"/>
            <w:vMerge/>
            <w:vAlign w:val="center"/>
          </w:tcPr>
          <w:p w14:paraId="3C10831D" w14:textId="77777777" w:rsidR="00CD20E8" w:rsidRPr="00032BAE" w:rsidRDefault="00CD20E8" w:rsidP="00CD20E8">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6082B2BF" w14:textId="77777777" w:rsidR="00CD20E8" w:rsidRPr="00032BAE" w:rsidRDefault="00CD20E8" w:rsidP="00CD20E8">
            <w:pPr>
              <w:spacing w:line="240" w:lineRule="exact"/>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1110209B" w14:textId="1C11980D" w:rsidR="00CD20E8" w:rsidRPr="00032BAE" w:rsidRDefault="00CD20E8" w:rsidP="00CD20E8">
            <w:pPr>
              <w:spacing w:line="240" w:lineRule="exact"/>
              <w:contextualSpacing/>
              <w:jc w:val="both"/>
              <w:rPr>
                <w:rFonts w:ascii="Times New Roman" w:eastAsia="FangSong" w:hAnsi="Times New Roman" w:cs="Times New Roman"/>
                <w:color w:val="auto"/>
                <w:kern w:val="0"/>
                <w:sz w:val="18"/>
                <w:szCs w:val="18"/>
                <w:lang w:eastAsia="zh-CN"/>
              </w:rPr>
            </w:pPr>
            <w:ins w:id="3476" w:author="Xuning Wei12232" w:date="2026-07-27T12:31:00Z">
              <w:r w:rsidRPr="00937F85">
                <w:rPr>
                  <w:rFonts w:ascii="Times New Roman" w:eastAsia="仿宋_GB2312" w:hAnsi="Times New Roman" w:cs="Times New Roman"/>
                  <w:color w:val="auto"/>
                  <w:sz w:val="18"/>
                  <w:szCs w:val="18"/>
                  <w:lang w:eastAsia="zh-CN"/>
                </w:rPr>
                <w:t>Rinse by DMF</w:t>
              </w:r>
            </w:ins>
            <w:del w:id="3477" w:author="Xuning Wei12232" w:date="2026-07-27T12:31:00Z">
              <w:r w:rsidRPr="00032BAE" w:rsidDel="00CD20E8">
                <w:rPr>
                  <w:rFonts w:ascii="Times New Roman" w:eastAsia="FangSong" w:hAnsi="Times New Roman" w:cs="Times New Roman"/>
                  <w:color w:val="auto"/>
                  <w:kern w:val="0"/>
                  <w:sz w:val="18"/>
                  <w:szCs w:val="18"/>
                  <w:lang w:eastAsia="zh-CN"/>
                </w:rPr>
                <w:delText xml:space="preserve">Transfer from </w:delText>
              </w:r>
              <w:r w:rsidRPr="00032BAE" w:rsidDel="00CD20E8">
                <w:rPr>
                  <w:rFonts w:ascii="Times New Roman" w:eastAsia="FangSong" w:hAnsi="Times New Roman" w:cs="Times New Roman"/>
                  <w:b/>
                  <w:color w:val="auto"/>
                  <w:kern w:val="0"/>
                  <w:sz w:val="18"/>
                  <w:szCs w:val="18"/>
                  <w:lang w:eastAsia="zh-CN"/>
                </w:rPr>
                <w:delText>the</w:delText>
              </w:r>
              <w:r w:rsidRPr="00032BAE" w:rsidDel="00CD20E8">
                <w:rPr>
                  <w:rFonts w:ascii="Times New Roman" w:eastAsia="FangSong" w:hAnsi="Times New Roman" w:cs="Times New Roman"/>
                  <w:b/>
                  <w:color w:val="auto"/>
                  <w:sz w:val="18"/>
                  <w:szCs w:val="18"/>
                  <w:lang w:eastAsia="zh-CN"/>
                </w:rPr>
                <w:delText xml:space="preserve"> Activation Tank</w:delText>
              </w:r>
              <w:r w:rsidRPr="00032BAE" w:rsidDel="00CD20E8">
                <w:rPr>
                  <w:rFonts w:ascii="Times New Roman" w:eastAsia="FangSong" w:hAnsi="Times New Roman" w:cs="Times New Roman"/>
                  <w:b/>
                  <w:color w:val="auto"/>
                  <w:kern w:val="0"/>
                  <w:sz w:val="18"/>
                  <w:szCs w:val="18"/>
                  <w:lang w:eastAsia="zh-CN"/>
                </w:rPr>
                <w:delText xml:space="preserve"> TJ4S-1213-Sy15-R01</w:delText>
              </w:r>
              <w:r w:rsidRPr="00032BAE" w:rsidDel="00CD20E8">
                <w:rPr>
                  <w:rFonts w:ascii="Times New Roman" w:eastAsia="FangSong" w:hAnsi="Times New Roman" w:cs="Times New Roman"/>
                  <w:color w:val="auto"/>
                  <w:kern w:val="0"/>
                  <w:sz w:val="18"/>
                  <w:szCs w:val="18"/>
                  <w:lang w:eastAsia="zh-CN"/>
                </w:rPr>
                <w:delText xml:space="preserve"> to </w:delText>
              </w:r>
              <w:r w:rsidRPr="00032BAE" w:rsidDel="00CD20E8">
                <w:rPr>
                  <w:rFonts w:ascii="Times New Roman" w:eastAsia="FangSong" w:hAnsi="Times New Roman" w:cs="Times New Roman"/>
                  <w:b/>
                  <w:color w:val="auto"/>
                  <w:kern w:val="0"/>
                  <w:sz w:val="18"/>
                  <w:szCs w:val="18"/>
                  <w:lang w:eastAsia="zh-CN"/>
                </w:rPr>
                <w:delText>Synthesis Reactor</w:delText>
              </w:r>
              <w:r w:rsidRPr="00032BAE" w:rsidDel="00CD20E8">
                <w:rPr>
                  <w:rFonts w:ascii="Times New Roman" w:eastAsia="FangSong" w:hAnsi="Times New Roman" w:cs="Times New Roman"/>
                  <w:bCs w:val="0"/>
                  <w:color w:val="auto"/>
                  <w:kern w:val="2"/>
                  <w:sz w:val="18"/>
                  <w:szCs w:val="18"/>
                  <w:lang w:eastAsia="zh-CN"/>
                </w:rPr>
                <w:delText xml:space="preserve"> </w:delText>
              </w:r>
              <w:r w:rsidRPr="00032BAE" w:rsidDel="00CD20E8">
                <w:rPr>
                  <w:rFonts w:ascii="Times New Roman" w:eastAsia="FangSong" w:hAnsi="Times New Roman" w:cs="Times New Roman"/>
                  <w:b/>
                  <w:color w:val="auto"/>
                  <w:kern w:val="0"/>
                  <w:sz w:val="18"/>
                  <w:szCs w:val="18"/>
                  <w:lang w:eastAsia="zh-CN"/>
                </w:rPr>
                <w:delText>TJ4S-1213-Sy15</w:delText>
              </w:r>
            </w:del>
          </w:p>
        </w:tc>
        <w:tc>
          <w:tcPr>
            <w:tcW w:w="1400" w:type="pct"/>
            <w:shd w:val="clear" w:color="auto" w:fill="FFFFFF" w:themeFill="background1"/>
            <w:vAlign w:val="center"/>
          </w:tcPr>
          <w:p w14:paraId="32BF9E45" w14:textId="0BE7D2A2" w:rsidR="00CD20E8" w:rsidRPr="00032BAE" w:rsidRDefault="00CD20E8" w:rsidP="00CD20E8">
            <w:pPr>
              <w:spacing w:line="240" w:lineRule="exact"/>
              <w:contextualSpacing/>
              <w:jc w:val="both"/>
              <w:rPr>
                <w:rFonts w:ascii="Times New Roman" w:eastAsia="FangSong" w:hAnsi="Times New Roman" w:cs="Times New Roman"/>
                <w:color w:val="auto"/>
                <w:kern w:val="0"/>
                <w:sz w:val="18"/>
                <w:szCs w:val="18"/>
                <w:lang w:eastAsia="zh-CN"/>
              </w:rPr>
            </w:pPr>
            <w:ins w:id="3478" w:author="Xuning Wei12232" w:date="2026-07-27T12:31:00Z">
              <w:r w:rsidRPr="004C5939">
                <w:rPr>
                  <w:rFonts w:ascii="Times New Roman" w:eastAsia="仿宋_GB2312" w:hAnsi="Times New Roman" w:cs="Times New Roman"/>
                  <w:color w:val="0000FF"/>
                  <w:sz w:val="18"/>
                  <w:szCs w:val="18"/>
                </w:rPr>
                <w:t>Synthesis Reactor</w:t>
              </w:r>
              <w:r w:rsidRPr="004C5939">
                <w:rPr>
                  <w:rFonts w:ascii="Times New Roman" w:hAnsi="Times New Roman" w:cs="Times New Roman"/>
                  <w:color w:val="0000FF"/>
                  <w:sz w:val="18"/>
                  <w:szCs w:val="18"/>
                </w:rPr>
                <w:t xml:space="preserve"> </w:t>
              </w:r>
              <w:r w:rsidRPr="335F2C10">
                <w:rPr>
                  <w:rFonts w:ascii="Times New Roman" w:hAnsi="Times New Roman" w:cs="Times New Roman"/>
                  <w:color w:val="auto"/>
                  <w:sz w:val="18"/>
                  <w:szCs w:val="18"/>
                </w:rPr>
                <w:t>has rinsing function</w:t>
              </w:r>
              <w:r>
                <w:rPr>
                  <w:rFonts w:ascii="Times New Roman" w:hAnsi="Times New Roman" w:cs="Times New Roman"/>
                  <w:color w:val="auto"/>
                  <w:sz w:val="18"/>
                  <w:szCs w:val="18"/>
                </w:rPr>
                <w:t>:</w:t>
              </w:r>
              <w:r w:rsidRPr="00221976">
                <w:rPr>
                  <w:rFonts w:ascii="Times New Roman" w:hAnsi="Times New Roman" w:cs="Times New Roman"/>
                  <w:color w:val="0000FF"/>
                  <w:sz w:val="18"/>
                  <w:szCs w:val="18"/>
                </w:rPr>
                <w:t xml:space="preserve"> spray ball</w:t>
              </w:r>
              <w:r>
                <w:rPr>
                  <w:rFonts w:ascii="Times New Roman" w:hAnsi="Times New Roman" w:cs="Times New Roman"/>
                  <w:color w:val="0000FF"/>
                  <w:sz w:val="18"/>
                  <w:szCs w:val="18"/>
                </w:rPr>
                <w:t>s</w:t>
              </w:r>
              <w:r w:rsidRPr="335F2C10">
                <w:rPr>
                  <w:rFonts w:ascii="Times New Roman" w:hAnsi="Times New Roman" w:cs="Times New Roman"/>
                  <w:color w:val="auto"/>
                  <w:sz w:val="18"/>
                  <w:szCs w:val="18"/>
                </w:rPr>
                <w:t xml:space="preserve">. </w:t>
              </w:r>
            </w:ins>
            <w:del w:id="3479" w:author="Xuning Wei12232" w:date="2026-07-27T12:31:00Z">
              <w:r w:rsidRPr="00032BAE" w:rsidDel="005E0848">
                <w:rPr>
                  <w:rFonts w:ascii="Times New Roman" w:eastAsia="FangSong" w:hAnsi="Times New Roman" w:cs="Times New Roman"/>
                  <w:color w:val="auto"/>
                  <w:kern w:val="0"/>
                  <w:sz w:val="18"/>
                  <w:szCs w:val="18"/>
                  <w:lang w:eastAsia="zh-CN"/>
                </w:rPr>
                <w:delText xml:space="preserve">Dedicated transfer line </w:delText>
              </w:r>
            </w:del>
          </w:p>
        </w:tc>
        <w:tc>
          <w:tcPr>
            <w:tcW w:w="305" w:type="pct"/>
            <w:shd w:val="clear" w:color="auto" w:fill="FFFFFF" w:themeFill="background1"/>
            <w:vAlign w:val="center"/>
          </w:tcPr>
          <w:p w14:paraId="7C278D3D" w14:textId="119F44DD" w:rsidR="00CD20E8" w:rsidRPr="00032BAE" w:rsidRDefault="000B6761" w:rsidP="00CD20E8">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448289630"/>
                <w14:checkbox>
                  <w14:checked w14:val="1"/>
                  <w14:checkedState w14:val="2612" w14:font="MS Gothic"/>
                  <w14:uncheckedState w14:val="2610" w14:font="MS Gothic"/>
                </w14:checkbox>
              </w:sdtPr>
              <w:sdtEndPr/>
              <w:sdtContent>
                <w:r w:rsidR="00CD20E8" w:rsidRPr="00032BAE">
                  <w:rPr>
                    <w:rFonts w:ascii="Segoe UI Symbol" w:eastAsia="MS Gothic" w:hAnsi="Segoe UI Symbol" w:cs="Segoe UI Symbol"/>
                    <w:color w:val="auto"/>
                    <w:sz w:val="18"/>
                    <w:szCs w:val="18"/>
                  </w:rPr>
                  <w:t>☒</w:t>
                </w:r>
              </w:sdtContent>
            </w:sdt>
            <w:r w:rsidR="00CD20E8"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146244A4" w14:textId="26217B33" w:rsidR="00CD20E8" w:rsidRPr="00032BAE" w:rsidRDefault="000B6761" w:rsidP="00CD20E8">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43009672"/>
                <w14:checkbox>
                  <w14:checked w14:val="0"/>
                  <w14:checkedState w14:val="2612" w14:font="MS Gothic"/>
                  <w14:uncheckedState w14:val="2610" w14:font="MS Gothic"/>
                </w14:checkbox>
              </w:sdtPr>
              <w:sdtEndPr/>
              <w:sdtContent>
                <w:r w:rsidR="00CD20E8" w:rsidRPr="00032BAE">
                  <w:rPr>
                    <w:rFonts w:ascii="Segoe UI Symbol" w:eastAsia="仿宋_GB2312" w:hAnsi="Segoe UI Symbol" w:cs="Segoe UI Symbol"/>
                    <w:color w:val="auto"/>
                    <w:sz w:val="18"/>
                    <w:szCs w:val="18"/>
                  </w:rPr>
                  <w:t>☐</w:t>
                </w:r>
              </w:sdtContent>
            </w:sdt>
            <w:r w:rsidR="00CD20E8" w:rsidRPr="00032BAE">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18EFF536" w14:textId="6D800DBF" w:rsidR="00CD20E8" w:rsidRPr="00032BAE" w:rsidRDefault="00CD20E8" w:rsidP="00CD20E8">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032BAE" w:rsidRPr="00032BAE" w14:paraId="0F912A7D" w14:textId="77777777" w:rsidTr="00A42507">
        <w:trPr>
          <w:trHeight w:val="397"/>
          <w:jc w:val="center"/>
        </w:trPr>
        <w:tc>
          <w:tcPr>
            <w:tcW w:w="186" w:type="pct"/>
            <w:shd w:val="clear" w:color="auto" w:fill="FFFFFF" w:themeFill="background1"/>
            <w:vAlign w:val="center"/>
          </w:tcPr>
          <w:p w14:paraId="2330C225" w14:textId="77777777" w:rsidR="00813D53" w:rsidRPr="00032BAE" w:rsidRDefault="00010358">
            <w:pPr>
              <w:spacing w:line="240" w:lineRule="exact"/>
              <w:contextualSpacing/>
              <w:jc w:val="center"/>
              <w:rPr>
                <w:rFonts w:ascii="Times New Roman" w:eastAsia="仿宋_GB2312" w:hAnsi="Times New Roman" w:cs="Times New Roman"/>
                <w:color w:val="auto"/>
                <w:kern w:val="0"/>
                <w:sz w:val="18"/>
                <w:szCs w:val="18"/>
              </w:rPr>
            </w:pPr>
            <w:r w:rsidRPr="00032BAE">
              <w:rPr>
                <w:rFonts w:ascii="Times New Roman" w:eastAsia="仿宋_GB2312" w:hAnsi="Times New Roman" w:cs="Times New Roman"/>
                <w:color w:val="auto"/>
                <w:kern w:val="0"/>
                <w:sz w:val="18"/>
                <w:szCs w:val="18"/>
              </w:rPr>
              <w:t>2</w:t>
            </w:r>
          </w:p>
        </w:tc>
        <w:tc>
          <w:tcPr>
            <w:tcW w:w="423" w:type="pct"/>
            <w:shd w:val="clear" w:color="auto" w:fill="FFFFFF" w:themeFill="background1"/>
            <w:vAlign w:val="center"/>
          </w:tcPr>
          <w:p w14:paraId="2094CB5A" w14:textId="77777777" w:rsidR="00813D53" w:rsidRPr="00032BAE" w:rsidRDefault="00010358">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Stirring volume</w:t>
            </w:r>
          </w:p>
        </w:tc>
        <w:tc>
          <w:tcPr>
            <w:tcW w:w="1191" w:type="pct"/>
            <w:shd w:val="clear" w:color="auto" w:fill="FFFFFF" w:themeFill="background1"/>
            <w:vAlign w:val="center"/>
          </w:tcPr>
          <w:p w14:paraId="074A013C" w14:textId="72B08D4A" w:rsidR="00813D53" w:rsidRPr="00032BAE" w:rsidRDefault="00010358">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Min batch volume </w:t>
            </w:r>
            <w:r w:rsidR="00E131F6" w:rsidRPr="00032BAE">
              <w:rPr>
                <w:rFonts w:ascii="Times New Roman" w:eastAsia="仿宋_GB2312" w:hAnsi="Times New Roman" w:cs="Times New Roman"/>
                <w:color w:val="auto"/>
                <w:sz w:val="18"/>
                <w:szCs w:val="18"/>
              </w:rPr>
              <w:t>96</w:t>
            </w:r>
            <w:ins w:id="3480" w:author="Johan Granander" w:date="2026-05-04T11:47:00Z">
              <w:r w:rsidR="00590DC5">
                <w:rPr>
                  <w:rFonts w:ascii="Times New Roman" w:eastAsia="仿宋_GB2312" w:hAnsi="Times New Roman" w:cs="Times New Roman"/>
                  <w:color w:val="auto"/>
                  <w:sz w:val="18"/>
                  <w:szCs w:val="18"/>
                </w:rPr>
                <w:t xml:space="preserve"> </w:t>
              </w:r>
            </w:ins>
            <w:r w:rsidR="00E131F6" w:rsidRPr="00032BAE">
              <w:rPr>
                <w:rFonts w:ascii="Times New Roman" w:eastAsia="仿宋_GB2312" w:hAnsi="Times New Roman" w:cs="Times New Roman"/>
                <w:color w:val="auto"/>
                <w:sz w:val="18"/>
                <w:szCs w:val="18"/>
              </w:rPr>
              <w:t>L</w:t>
            </w:r>
          </w:p>
          <w:p w14:paraId="3D1DFD7D" w14:textId="03B40598" w:rsidR="00813D53" w:rsidRPr="00032BAE" w:rsidRDefault="00010358" w:rsidP="003D4388">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Max batch volume </w:t>
            </w:r>
            <w:r w:rsidR="00E131F6" w:rsidRPr="00032BAE">
              <w:rPr>
                <w:rFonts w:ascii="Times New Roman" w:eastAsia="仿宋_GB2312" w:hAnsi="Times New Roman" w:cs="Times New Roman"/>
                <w:color w:val="auto"/>
                <w:sz w:val="18"/>
                <w:szCs w:val="18"/>
              </w:rPr>
              <w:t>576</w:t>
            </w:r>
            <w:ins w:id="3481" w:author="Johan Granander" w:date="2026-05-04T11:47:00Z">
              <w:r w:rsidR="00590DC5">
                <w:rPr>
                  <w:rFonts w:ascii="Times New Roman" w:eastAsia="仿宋_GB2312" w:hAnsi="Times New Roman" w:cs="Times New Roman"/>
                  <w:color w:val="auto"/>
                  <w:sz w:val="18"/>
                  <w:szCs w:val="18"/>
                </w:rPr>
                <w:t xml:space="preserve"> </w:t>
              </w:r>
            </w:ins>
            <w:r w:rsidR="00E131F6" w:rsidRPr="00032BAE">
              <w:rPr>
                <w:rFonts w:ascii="Times New Roman" w:eastAsia="仿宋_GB2312" w:hAnsi="Times New Roman" w:cs="Times New Roman"/>
                <w:color w:val="auto"/>
                <w:sz w:val="18"/>
                <w:szCs w:val="18"/>
              </w:rPr>
              <w:t>L</w:t>
            </w:r>
          </w:p>
        </w:tc>
        <w:tc>
          <w:tcPr>
            <w:tcW w:w="1400" w:type="pct"/>
            <w:shd w:val="clear" w:color="auto" w:fill="FFFFFF" w:themeFill="background1"/>
            <w:vAlign w:val="center"/>
          </w:tcPr>
          <w:p w14:paraId="35CE32F3" w14:textId="3E8212AE" w:rsidR="00813D53" w:rsidRPr="00032BAE" w:rsidRDefault="00CD20E8" w:rsidP="0030647B">
            <w:pPr>
              <w:spacing w:line="240" w:lineRule="exact"/>
              <w:contextualSpacing/>
              <w:jc w:val="both"/>
              <w:rPr>
                <w:rFonts w:ascii="Times New Roman" w:eastAsia="仿宋_GB2312" w:hAnsi="Times New Roman" w:cs="Times New Roman"/>
                <w:color w:val="auto"/>
                <w:sz w:val="18"/>
                <w:szCs w:val="18"/>
                <w:lang w:eastAsia="zh-CN"/>
              </w:rPr>
            </w:pPr>
            <w:ins w:id="3482" w:author="Xuning Wei12232" w:date="2026-07-27T12:33:00Z">
              <w:r w:rsidRPr="007149A3">
                <w:rPr>
                  <w:rFonts w:ascii="Times New Roman" w:eastAsia="仿宋_GB2312" w:hAnsi="Times New Roman" w:cs="Times New Roman"/>
                  <w:color w:val="0000FF"/>
                  <w:sz w:val="18"/>
                  <w:szCs w:val="18"/>
                </w:rPr>
                <w:t>Min</w:t>
              </w:r>
              <w:r>
                <w:rPr>
                  <w:rFonts w:ascii="Times New Roman" w:eastAsia="仿宋_GB2312" w:hAnsi="Times New Roman" w:cs="Times New Roman"/>
                  <w:color w:val="0000FF"/>
                  <w:sz w:val="18"/>
                  <w:szCs w:val="18"/>
                </w:rPr>
                <w:t>imum</w:t>
              </w:r>
              <w:r w:rsidRPr="007149A3">
                <w:rPr>
                  <w:rFonts w:ascii="Times New Roman" w:eastAsia="仿宋_GB2312" w:hAnsi="Times New Roman" w:cs="Times New Roman"/>
                  <w:color w:val="0000FF"/>
                  <w:sz w:val="18"/>
                  <w:szCs w:val="18"/>
                </w:rPr>
                <w:t xml:space="preserve"> volume of the stirrer can reach</w:t>
              </w:r>
              <w:r w:rsidRPr="00032BAE" w:rsidDel="00CD20E8">
                <w:rPr>
                  <w:rFonts w:ascii="Times New Roman" w:eastAsia="仿宋_GB2312" w:hAnsi="Times New Roman" w:cs="Times New Roman"/>
                  <w:color w:val="auto"/>
                  <w:sz w:val="18"/>
                  <w:szCs w:val="18"/>
                </w:rPr>
                <w:t xml:space="preserve"> </w:t>
              </w:r>
            </w:ins>
            <w:del w:id="3483" w:author="Xuning Wei12232" w:date="2026-07-27T12:33:00Z">
              <w:r w:rsidR="00010358" w:rsidRPr="00032BAE" w:rsidDel="00CD20E8">
                <w:rPr>
                  <w:rFonts w:ascii="Times New Roman" w:eastAsia="仿宋_GB2312" w:hAnsi="Times New Roman" w:cs="Times New Roman"/>
                  <w:color w:val="auto"/>
                  <w:sz w:val="18"/>
                  <w:szCs w:val="18"/>
                </w:rPr>
                <w:delText>Stirring volume range of equipment</w:delText>
              </w:r>
              <w:r w:rsidR="00010358" w:rsidRPr="00032BAE" w:rsidDel="00CD20E8">
                <w:rPr>
                  <w:rFonts w:ascii="Times New Roman" w:eastAsia="仿宋_GB2312" w:hAnsi="Times New Roman" w:cs="Times New Roman"/>
                  <w:color w:val="auto"/>
                  <w:sz w:val="18"/>
                  <w:szCs w:val="18"/>
                  <w:lang w:eastAsia="zh-CN"/>
                </w:rPr>
                <w:delText xml:space="preserve"> </w:delText>
              </w:r>
            </w:del>
            <w:r w:rsidR="00010358" w:rsidRPr="00032BAE">
              <w:rPr>
                <w:rFonts w:ascii="Times New Roman" w:eastAsia="仿宋_GB2312" w:hAnsi="Times New Roman" w:cs="Times New Roman"/>
                <w:color w:val="auto"/>
                <w:sz w:val="18"/>
                <w:szCs w:val="18"/>
                <w:lang w:eastAsia="zh-CN"/>
              </w:rPr>
              <w:t xml:space="preserve">(at rest): </w:t>
            </w:r>
            <w:r w:rsidR="00534C9F" w:rsidRPr="00032BAE">
              <w:rPr>
                <w:rFonts w:ascii="Times New Roman" w:eastAsia="仿宋_GB2312" w:hAnsi="Times New Roman" w:cs="Times New Roman"/>
                <w:color w:val="auto"/>
                <w:sz w:val="18"/>
                <w:szCs w:val="18"/>
                <w:lang w:eastAsia="zh-CN"/>
              </w:rPr>
              <w:t>51.5</w:t>
            </w:r>
            <w:r w:rsidR="00C81677" w:rsidRPr="00032BAE">
              <w:rPr>
                <w:rFonts w:ascii="Times New Roman" w:eastAsia="仿宋_GB2312" w:hAnsi="Times New Roman" w:cs="Times New Roman"/>
                <w:color w:val="auto"/>
                <w:sz w:val="18"/>
                <w:szCs w:val="18"/>
                <w:lang w:eastAsia="zh-CN"/>
              </w:rPr>
              <w:t>4</w:t>
            </w:r>
            <w:ins w:id="3484" w:author="Johan Granander" w:date="2026-07-28T15:00:00Z">
              <w:r w:rsidR="0096005A">
                <w:rPr>
                  <w:rFonts w:ascii="Times New Roman" w:eastAsia="仿宋_GB2312" w:hAnsi="Times New Roman" w:cs="Times New Roman"/>
                  <w:color w:val="auto"/>
                  <w:sz w:val="18"/>
                  <w:szCs w:val="18"/>
                  <w:lang w:eastAsia="zh-CN"/>
                </w:rPr>
                <w:t xml:space="preserve"> </w:t>
              </w:r>
            </w:ins>
            <w:r w:rsidR="00C81677" w:rsidRPr="00032BAE">
              <w:rPr>
                <w:rFonts w:ascii="Times New Roman" w:eastAsia="仿宋_GB2312" w:hAnsi="Times New Roman" w:cs="Times New Roman"/>
                <w:color w:val="auto"/>
                <w:sz w:val="18"/>
                <w:szCs w:val="18"/>
                <w:lang w:eastAsia="zh-CN"/>
              </w:rPr>
              <w:t>L</w:t>
            </w:r>
            <w:ins w:id="3485" w:author="Xuning Wei12232" w:date="2026-07-27T12:33:00Z">
              <w:r>
                <w:rPr>
                  <w:rFonts w:ascii="Times New Roman" w:eastAsia="仿宋_GB2312" w:hAnsi="Times New Roman" w:cs="Times New Roman"/>
                  <w:color w:val="auto"/>
                  <w:sz w:val="18"/>
                  <w:szCs w:val="18"/>
                  <w:lang w:eastAsia="zh-CN"/>
                </w:rPr>
                <w:t>;</w:t>
              </w:r>
            </w:ins>
            <w:r w:rsidR="00C81677" w:rsidRPr="00032BAE">
              <w:rPr>
                <w:rFonts w:ascii="Times New Roman" w:eastAsia="仿宋_GB2312" w:hAnsi="Times New Roman" w:cs="Times New Roman"/>
                <w:color w:val="auto"/>
                <w:sz w:val="18"/>
                <w:szCs w:val="18"/>
                <w:lang w:eastAsia="zh-CN"/>
              </w:rPr>
              <w:t xml:space="preserve"> </w:t>
            </w:r>
            <w:del w:id="3486" w:author="Xuning Wei12232" w:date="2026-07-27T12:33:00Z">
              <w:r w:rsidR="00010358" w:rsidRPr="00032BAE" w:rsidDel="00CD20E8">
                <w:rPr>
                  <w:rFonts w:ascii="Times New Roman" w:eastAsia="仿宋_GB2312" w:hAnsi="Times New Roman" w:cs="Times New Roman"/>
                  <w:color w:val="auto"/>
                  <w:sz w:val="18"/>
                  <w:szCs w:val="18"/>
                  <w:lang w:eastAsia="zh-CN"/>
                </w:rPr>
                <w:delText>~</w:delText>
              </w:r>
              <w:r w:rsidR="00534C9F" w:rsidRPr="00032BAE" w:rsidDel="00CD20E8">
                <w:rPr>
                  <w:rFonts w:ascii="Times New Roman" w:eastAsia="仿宋_GB2312" w:hAnsi="Times New Roman" w:cs="Times New Roman"/>
                  <w:color w:val="auto"/>
                  <w:sz w:val="18"/>
                  <w:szCs w:val="18"/>
                  <w:lang w:eastAsia="zh-CN"/>
                </w:rPr>
                <w:delText>1751.24</w:delText>
              </w:r>
              <w:r w:rsidR="003709FE" w:rsidRPr="00032BAE" w:rsidDel="00CD20E8">
                <w:rPr>
                  <w:rFonts w:ascii="Times New Roman" w:eastAsia="仿宋_GB2312" w:hAnsi="Times New Roman" w:cs="Times New Roman"/>
                  <w:color w:val="auto"/>
                  <w:sz w:val="18"/>
                  <w:szCs w:val="18"/>
                  <w:lang w:eastAsia="zh-CN"/>
                </w:rPr>
                <w:delText xml:space="preserve"> </w:delText>
              </w:r>
              <w:r w:rsidR="00010358" w:rsidRPr="00032BAE" w:rsidDel="00CD20E8">
                <w:rPr>
                  <w:rFonts w:ascii="Times New Roman" w:eastAsia="仿宋_GB2312" w:hAnsi="Times New Roman" w:cs="Times New Roman"/>
                  <w:color w:val="auto"/>
                  <w:sz w:val="18"/>
                  <w:szCs w:val="18"/>
                  <w:lang w:eastAsia="zh-CN"/>
                </w:rPr>
                <w:delText xml:space="preserve">L </w:delText>
              </w:r>
            </w:del>
          </w:p>
          <w:p w14:paraId="12FD957A" w14:textId="0BD9883A" w:rsidR="00534C9F" w:rsidRDefault="00CD20E8" w:rsidP="0030647B">
            <w:pPr>
              <w:spacing w:line="240" w:lineRule="exact"/>
              <w:contextualSpacing/>
              <w:jc w:val="both"/>
              <w:rPr>
                <w:ins w:id="3487" w:author="Xuning Wei12232" w:date="2026-07-27T12:32:00Z"/>
                <w:rFonts w:ascii="Times New Roman" w:eastAsia="仿宋_GB2312" w:hAnsi="Times New Roman" w:cs="Times New Roman"/>
                <w:color w:val="auto"/>
                <w:sz w:val="18"/>
                <w:szCs w:val="18"/>
                <w:lang w:eastAsia="zh-CN"/>
              </w:rPr>
            </w:pPr>
            <w:ins w:id="3488" w:author="Xuning Wei12232" w:date="2026-07-27T12:33:00Z">
              <w:r w:rsidRPr="007149A3">
                <w:rPr>
                  <w:rFonts w:ascii="Times New Roman" w:eastAsia="仿宋_GB2312" w:hAnsi="Times New Roman" w:cs="Times New Roman"/>
                  <w:color w:val="0000FF"/>
                  <w:sz w:val="18"/>
                  <w:szCs w:val="18"/>
                </w:rPr>
                <w:t>Min</w:t>
              </w:r>
              <w:r>
                <w:rPr>
                  <w:rFonts w:ascii="Times New Roman" w:eastAsia="仿宋_GB2312" w:hAnsi="Times New Roman" w:cs="Times New Roman"/>
                  <w:color w:val="0000FF"/>
                  <w:sz w:val="18"/>
                  <w:szCs w:val="18"/>
                </w:rPr>
                <w:t>imum</w:t>
              </w:r>
              <w:r w:rsidRPr="007149A3">
                <w:rPr>
                  <w:rFonts w:ascii="Times New Roman" w:eastAsia="仿宋_GB2312" w:hAnsi="Times New Roman" w:cs="Times New Roman"/>
                  <w:color w:val="0000FF"/>
                  <w:sz w:val="18"/>
                  <w:szCs w:val="18"/>
                </w:rPr>
                <w:t xml:space="preserve"> volume of the stirrer can reach</w:t>
              </w:r>
            </w:ins>
            <w:del w:id="3489" w:author="Xuning Wei12232" w:date="2026-07-27T12:33:00Z">
              <w:r w:rsidR="00534C9F" w:rsidRPr="00032BAE" w:rsidDel="00CD20E8">
                <w:rPr>
                  <w:rFonts w:ascii="Times New Roman" w:eastAsia="仿宋_GB2312" w:hAnsi="Times New Roman" w:cs="Times New Roman"/>
                  <w:color w:val="auto"/>
                  <w:sz w:val="18"/>
                  <w:szCs w:val="18"/>
                </w:rPr>
                <w:delText>Stirring volume range of equipment(</w:delText>
              </w:r>
            </w:del>
            <w:ins w:id="3490" w:author="Johan Granander" w:date="2026-05-04T11:47:00Z">
              <w:del w:id="3491" w:author="Xuning Wei12232" w:date="2026-07-27T12:33:00Z">
                <w:r w:rsidR="002D4595" w:rsidRPr="00032BAE" w:rsidDel="00CD20E8">
                  <w:rPr>
                    <w:rFonts w:ascii="Times New Roman" w:eastAsia="仿宋_GB2312" w:hAnsi="Times New Roman" w:cs="Times New Roman"/>
                    <w:color w:val="auto"/>
                    <w:sz w:val="18"/>
                    <w:szCs w:val="18"/>
                  </w:rPr>
                  <w:delText>equipment</w:delText>
                </w:r>
              </w:del>
              <w:r w:rsidR="002D4595" w:rsidRPr="00032BAE">
                <w:rPr>
                  <w:rFonts w:ascii="Times New Roman" w:eastAsia="仿宋_GB2312" w:hAnsi="Times New Roman" w:cs="Times New Roman"/>
                  <w:color w:val="auto"/>
                  <w:sz w:val="18"/>
                  <w:szCs w:val="18"/>
                </w:rPr>
                <w:t xml:space="preserve"> (</w:t>
              </w:r>
            </w:ins>
            <w:r w:rsidR="00534C9F" w:rsidRPr="00032BAE">
              <w:rPr>
                <w:rFonts w:ascii="Times New Roman" w:eastAsia="仿宋_GB2312" w:hAnsi="Times New Roman" w:cs="Times New Roman"/>
                <w:color w:val="auto"/>
                <w:sz w:val="18"/>
                <w:szCs w:val="18"/>
                <w:lang w:eastAsia="zh-CN"/>
              </w:rPr>
              <w:t>at maximum speed) 51.84</w:t>
            </w:r>
            <w:ins w:id="3492" w:author="Johan Granander" w:date="2026-07-28T15:00:00Z">
              <w:r w:rsidR="0096005A">
                <w:rPr>
                  <w:rFonts w:ascii="Times New Roman" w:eastAsia="仿宋_GB2312" w:hAnsi="Times New Roman" w:cs="Times New Roman"/>
                  <w:color w:val="auto"/>
                  <w:sz w:val="18"/>
                  <w:szCs w:val="18"/>
                  <w:lang w:eastAsia="zh-CN"/>
                </w:rPr>
                <w:t xml:space="preserve"> </w:t>
              </w:r>
            </w:ins>
            <w:r w:rsidR="00534C9F" w:rsidRPr="00032BAE">
              <w:rPr>
                <w:rFonts w:ascii="Times New Roman" w:eastAsia="仿宋_GB2312" w:hAnsi="Times New Roman" w:cs="Times New Roman"/>
                <w:color w:val="auto"/>
                <w:sz w:val="18"/>
                <w:szCs w:val="18"/>
                <w:lang w:eastAsia="zh-CN"/>
              </w:rPr>
              <w:t>L</w:t>
            </w:r>
            <w:ins w:id="3493" w:author="Xuning Wei12232" w:date="2026-07-27T12:33:00Z">
              <w:r>
                <w:rPr>
                  <w:rFonts w:ascii="Times New Roman" w:eastAsia="仿宋_GB2312" w:hAnsi="Times New Roman" w:cs="Times New Roman"/>
                  <w:color w:val="auto"/>
                  <w:sz w:val="18"/>
                  <w:szCs w:val="18"/>
                  <w:lang w:eastAsia="zh-CN"/>
                </w:rPr>
                <w:t>;</w:t>
              </w:r>
            </w:ins>
            <w:r w:rsidR="00534C9F" w:rsidRPr="00032BAE">
              <w:rPr>
                <w:rFonts w:ascii="Times New Roman" w:eastAsia="仿宋_GB2312" w:hAnsi="Times New Roman" w:cs="Times New Roman"/>
                <w:color w:val="auto"/>
                <w:sz w:val="18"/>
                <w:szCs w:val="18"/>
                <w:lang w:eastAsia="zh-CN"/>
              </w:rPr>
              <w:t xml:space="preserve"> </w:t>
            </w:r>
            <w:del w:id="3494" w:author="Xuning Wei12232" w:date="2026-07-27T12:33:00Z">
              <w:r w:rsidR="00534C9F" w:rsidRPr="00032BAE" w:rsidDel="00CD20E8">
                <w:rPr>
                  <w:rFonts w:ascii="Times New Roman" w:eastAsia="仿宋_GB2312" w:hAnsi="Times New Roman" w:cs="Times New Roman"/>
                  <w:color w:val="auto"/>
                  <w:sz w:val="18"/>
                  <w:szCs w:val="18"/>
                  <w:lang w:eastAsia="zh-CN"/>
                </w:rPr>
                <w:delText xml:space="preserve">~2126.74 L </w:delText>
              </w:r>
            </w:del>
          </w:p>
          <w:p w14:paraId="0994C854" w14:textId="0B0A2112" w:rsidR="00CD20E8" w:rsidRPr="00032BAE" w:rsidRDefault="00CD20E8" w:rsidP="0030647B">
            <w:pPr>
              <w:spacing w:line="240" w:lineRule="exact"/>
              <w:contextualSpacing/>
              <w:jc w:val="both"/>
              <w:rPr>
                <w:rFonts w:ascii="Times New Roman" w:eastAsia="仿宋_GB2312" w:hAnsi="Times New Roman" w:cs="Times New Roman"/>
                <w:color w:val="auto"/>
                <w:sz w:val="18"/>
                <w:szCs w:val="18"/>
                <w:lang w:eastAsia="zh-CN"/>
              </w:rPr>
            </w:pPr>
            <w:ins w:id="3495" w:author="Xuning Wei12232" w:date="2026-07-27T12:32:00Z">
              <w:r w:rsidRPr="00E10C03">
                <w:rPr>
                  <w:rFonts w:ascii="Times New Roman" w:eastAsia="仿宋_GB2312" w:hAnsi="Times New Roman" w:cs="Times New Roman"/>
                  <w:color w:val="0000FF"/>
                  <w:sz w:val="18"/>
                  <w:szCs w:val="18"/>
                </w:rPr>
                <w:t>Maximum working v</w:t>
              </w:r>
              <w:r w:rsidRPr="00CA4F78">
                <w:rPr>
                  <w:rFonts w:ascii="Times New Roman" w:eastAsia="仿宋_GB2312" w:hAnsi="Times New Roman" w:cs="Times New Roman"/>
                  <w:color w:val="0000FF"/>
                  <w:sz w:val="18"/>
                  <w:szCs w:val="18"/>
                </w:rPr>
                <w:t xml:space="preserve">olume: </w:t>
              </w:r>
              <w:r>
                <w:rPr>
                  <w:rFonts w:ascii="Times New Roman" w:eastAsia="仿宋_GB2312" w:hAnsi="Times New Roman" w:cs="Times New Roman"/>
                  <w:color w:val="0000FF"/>
                  <w:sz w:val="18"/>
                  <w:szCs w:val="18"/>
                </w:rPr>
                <w:t>3000 L</w:t>
              </w:r>
            </w:ins>
          </w:p>
        </w:tc>
        <w:tc>
          <w:tcPr>
            <w:tcW w:w="305" w:type="pct"/>
            <w:shd w:val="clear" w:color="auto" w:fill="FFFFFF" w:themeFill="background1"/>
            <w:vAlign w:val="center"/>
          </w:tcPr>
          <w:p w14:paraId="2BD6058D" w14:textId="77777777" w:rsidR="00813D53" w:rsidRPr="00032BAE" w:rsidRDefault="000B6761">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46553194"/>
                <w14:checkbox>
                  <w14:checked w14:val="1"/>
                  <w14:checkedState w14:val="2612" w14:font="MS Gothic"/>
                  <w14:uncheckedState w14:val="2610" w14:font="MS Gothic"/>
                </w14:checkbox>
              </w:sdtPr>
              <w:sdtEndPr/>
              <w:sdtContent>
                <w:r w:rsidR="00010358" w:rsidRPr="00032BAE">
                  <w:rPr>
                    <w:rFonts w:ascii="Segoe UI Symbol" w:eastAsia="MS Gothic" w:hAnsi="Segoe UI Symbol" w:cs="Segoe UI Symbol"/>
                    <w:color w:val="auto"/>
                    <w:sz w:val="18"/>
                    <w:szCs w:val="18"/>
                  </w:rPr>
                  <w:t>☒</w:t>
                </w:r>
              </w:sdtContent>
            </w:sdt>
            <w:r w:rsidR="00010358"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4C9FAD31" w14:textId="77777777" w:rsidR="00813D53" w:rsidRPr="00032BAE" w:rsidRDefault="000B6761">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8715218"/>
                <w14:checkbox>
                  <w14:checked w14:val="0"/>
                  <w14:checkedState w14:val="2612" w14:font="MS Gothic"/>
                  <w14:uncheckedState w14:val="2610" w14:font="MS Gothic"/>
                </w14:checkbox>
              </w:sdtPr>
              <w:sdtEndPr/>
              <w:sdtContent>
                <w:r w:rsidR="00010358" w:rsidRPr="00032BAE">
                  <w:rPr>
                    <w:rFonts w:ascii="Segoe UI Symbol" w:eastAsia="仿宋_GB2312" w:hAnsi="Segoe UI Symbol" w:cs="Segoe UI Symbol"/>
                    <w:color w:val="auto"/>
                    <w:sz w:val="18"/>
                    <w:szCs w:val="18"/>
                  </w:rPr>
                  <w:t>☐</w:t>
                </w:r>
              </w:sdtContent>
            </w:sdt>
            <w:r w:rsidR="00010358" w:rsidRPr="00032BAE">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24C408C5" w14:textId="2F8DB007" w:rsidR="00813D53" w:rsidRPr="00032BAE" w:rsidRDefault="006175D2" w:rsidP="0030647B">
            <w:pPr>
              <w:spacing w:line="240" w:lineRule="exact"/>
              <w:contextualSpacing/>
              <w:rPr>
                <w:rFonts w:ascii="Times New Roman" w:eastAsia="仿宋_GB2312" w:hAnsi="Times New Roman" w:cs="Times New Roman"/>
                <w:color w:val="auto"/>
                <w:sz w:val="18"/>
                <w:szCs w:val="18"/>
              </w:rPr>
            </w:pPr>
            <w:ins w:id="3496" w:author="Xuning Wei12232" w:date="2026-07-27T12:37:00Z">
              <w:r w:rsidRPr="00937F85">
                <w:rPr>
                  <w:rFonts w:ascii="Times New Roman" w:eastAsia="仿宋_GB2312" w:hAnsi="Times New Roman" w:cs="Times New Roman"/>
                  <w:color w:val="auto"/>
                  <w:sz w:val="18"/>
                  <w:szCs w:val="18"/>
                </w:rPr>
                <w:t>The min/max batch volume are within the stirring volume range of equipment capability</w:t>
              </w:r>
            </w:ins>
            <w:del w:id="3497" w:author="Xuning Wei12232" w:date="2026-07-27T12:37:00Z">
              <w:r w:rsidR="004116ED" w:rsidRPr="00032BAE" w:rsidDel="006175D2">
                <w:rPr>
                  <w:rFonts w:ascii="Times New Roman" w:eastAsia="仿宋_GB2312" w:hAnsi="Times New Roman" w:cs="Times New Roman"/>
                  <w:color w:val="auto"/>
                  <w:sz w:val="18"/>
                  <w:szCs w:val="18"/>
                </w:rPr>
                <w:delText>The process volume is within the stirrable volume range of the equipment</w:delText>
              </w:r>
            </w:del>
          </w:p>
        </w:tc>
      </w:tr>
      <w:tr w:rsidR="00032BAE" w:rsidRPr="00032BAE" w14:paraId="038B40EC" w14:textId="77777777" w:rsidTr="00A42507">
        <w:trPr>
          <w:trHeight w:val="397"/>
          <w:jc w:val="center"/>
        </w:trPr>
        <w:tc>
          <w:tcPr>
            <w:tcW w:w="186" w:type="pct"/>
            <w:shd w:val="clear" w:color="auto" w:fill="FFFFFF" w:themeFill="background1"/>
            <w:vAlign w:val="center"/>
          </w:tcPr>
          <w:p w14:paraId="4F17A45F" w14:textId="77777777" w:rsidR="00813D53" w:rsidRPr="00032BAE" w:rsidRDefault="00010358">
            <w:pPr>
              <w:spacing w:line="240" w:lineRule="exact"/>
              <w:contextualSpacing/>
              <w:jc w:val="center"/>
              <w:rPr>
                <w:rFonts w:ascii="Times New Roman" w:eastAsia="仿宋_GB2312" w:hAnsi="Times New Roman" w:cs="Times New Roman"/>
                <w:color w:val="auto"/>
                <w:kern w:val="0"/>
                <w:sz w:val="18"/>
                <w:szCs w:val="18"/>
              </w:rPr>
            </w:pPr>
            <w:r w:rsidRPr="00032BAE">
              <w:rPr>
                <w:rFonts w:ascii="Times New Roman" w:eastAsia="仿宋_GB2312" w:hAnsi="Times New Roman" w:cs="Times New Roman"/>
                <w:color w:val="auto"/>
                <w:kern w:val="0"/>
                <w:sz w:val="18"/>
                <w:szCs w:val="18"/>
              </w:rPr>
              <w:t>3</w:t>
            </w:r>
          </w:p>
        </w:tc>
        <w:tc>
          <w:tcPr>
            <w:tcW w:w="423" w:type="pct"/>
            <w:shd w:val="clear" w:color="auto" w:fill="FFFFFF" w:themeFill="background1"/>
            <w:vAlign w:val="center"/>
          </w:tcPr>
          <w:p w14:paraId="5909BBBC" w14:textId="77777777" w:rsidR="00813D53" w:rsidRPr="00032BAE" w:rsidRDefault="00010358">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Temperature measurement</w:t>
            </w:r>
          </w:p>
        </w:tc>
        <w:tc>
          <w:tcPr>
            <w:tcW w:w="1191" w:type="pct"/>
            <w:shd w:val="clear" w:color="auto" w:fill="FFFFFF" w:themeFill="background1"/>
            <w:vAlign w:val="center"/>
          </w:tcPr>
          <w:p w14:paraId="6573F25D" w14:textId="7A660EEC" w:rsidR="00813D53" w:rsidRPr="00032BAE" w:rsidRDefault="006175D2">
            <w:pPr>
              <w:spacing w:line="240" w:lineRule="exact"/>
              <w:contextualSpacing/>
              <w:jc w:val="both"/>
              <w:rPr>
                <w:rFonts w:ascii="Times New Roman" w:eastAsia="仿宋_GB2312" w:hAnsi="Times New Roman" w:cs="Times New Roman"/>
                <w:color w:val="auto"/>
                <w:sz w:val="18"/>
                <w:szCs w:val="18"/>
                <w:lang w:eastAsia="zh-CN"/>
              </w:rPr>
            </w:pPr>
            <w:ins w:id="3498" w:author="Xuning Wei12232" w:date="2026-07-27T12:37:00Z">
              <w:r w:rsidRPr="00937F85">
                <w:rPr>
                  <w:rFonts w:ascii="Times New Roman" w:eastAsia="仿宋_GB2312" w:hAnsi="Times New Roman" w:cs="Times New Roman"/>
                  <w:color w:val="auto"/>
                  <w:sz w:val="18"/>
                  <w:szCs w:val="18"/>
                </w:rPr>
                <w:t>The min batch volume</w:t>
              </w:r>
              <w:r w:rsidRPr="00032BAE">
                <w:rPr>
                  <w:rFonts w:ascii="Times New Roman" w:eastAsia="仿宋_GB2312" w:hAnsi="Times New Roman" w:cs="Times New Roman"/>
                  <w:color w:val="auto"/>
                  <w:sz w:val="18"/>
                  <w:szCs w:val="18"/>
                  <w:lang w:eastAsia="zh-CN"/>
                </w:rPr>
                <w:t xml:space="preserve"> </w:t>
              </w:r>
            </w:ins>
            <w:r w:rsidR="00E131F6" w:rsidRPr="00032BAE">
              <w:rPr>
                <w:rFonts w:ascii="Times New Roman" w:eastAsia="仿宋_GB2312" w:hAnsi="Times New Roman" w:cs="Times New Roman"/>
                <w:color w:val="auto"/>
                <w:sz w:val="18"/>
                <w:szCs w:val="18"/>
                <w:lang w:eastAsia="zh-CN"/>
              </w:rPr>
              <w:t>96</w:t>
            </w:r>
            <w:ins w:id="3499" w:author="Johan Granander" w:date="2026-07-28T15:00:00Z">
              <w:r w:rsidR="0096005A">
                <w:rPr>
                  <w:rFonts w:ascii="Times New Roman" w:eastAsia="仿宋_GB2312" w:hAnsi="Times New Roman" w:cs="Times New Roman"/>
                  <w:color w:val="auto"/>
                  <w:sz w:val="18"/>
                  <w:szCs w:val="18"/>
                  <w:lang w:eastAsia="zh-CN"/>
                </w:rPr>
                <w:t xml:space="preserve"> </w:t>
              </w:r>
            </w:ins>
            <w:r w:rsidR="00E131F6" w:rsidRPr="00032BAE">
              <w:rPr>
                <w:rFonts w:ascii="Times New Roman" w:eastAsia="仿宋_GB2312" w:hAnsi="Times New Roman" w:cs="Times New Roman"/>
                <w:color w:val="auto"/>
                <w:sz w:val="18"/>
                <w:szCs w:val="18"/>
                <w:lang w:eastAsia="zh-CN"/>
              </w:rPr>
              <w:t>L</w:t>
            </w:r>
            <w:del w:id="3500" w:author="Xuning Wei12232" w:date="2026-07-27T12:38:00Z">
              <w:r w:rsidR="00793A35" w:rsidRPr="00032BAE" w:rsidDel="006175D2">
                <w:rPr>
                  <w:rFonts w:ascii="Times New Roman" w:eastAsia="仿宋_GB2312" w:hAnsi="Times New Roman" w:cs="Times New Roman"/>
                  <w:color w:val="auto"/>
                  <w:sz w:val="18"/>
                  <w:szCs w:val="18"/>
                  <w:lang w:eastAsia="zh-CN"/>
                </w:rPr>
                <w:delText xml:space="preserve"> -</w:delText>
              </w:r>
            </w:del>
            <w:ins w:id="3501" w:author="Johan Granander" w:date="2026-05-04T11:47:00Z">
              <w:del w:id="3502" w:author="Xuning Wei12232" w:date="2026-07-27T12:38:00Z">
                <w:r w:rsidR="00590DC5" w:rsidDel="006175D2">
                  <w:rPr>
                    <w:rFonts w:ascii="Times New Roman" w:eastAsia="仿宋_GB2312" w:hAnsi="Times New Roman" w:cs="Times New Roman"/>
                    <w:color w:val="auto"/>
                    <w:sz w:val="18"/>
                    <w:szCs w:val="18"/>
                    <w:lang w:eastAsia="zh-CN"/>
                  </w:rPr>
                  <w:delText>–</w:delText>
                </w:r>
              </w:del>
            </w:ins>
            <w:del w:id="3503" w:author="Xuning Wei12232" w:date="2026-07-27T12:38:00Z">
              <w:r w:rsidR="00793A35" w:rsidRPr="00032BAE" w:rsidDel="006175D2">
                <w:rPr>
                  <w:rFonts w:ascii="Times New Roman" w:eastAsia="仿宋_GB2312" w:hAnsi="Times New Roman" w:cs="Times New Roman"/>
                  <w:color w:val="auto"/>
                  <w:sz w:val="18"/>
                  <w:szCs w:val="18"/>
                  <w:lang w:eastAsia="zh-CN"/>
                </w:rPr>
                <w:delText xml:space="preserve"> </w:delText>
              </w:r>
              <w:r w:rsidR="00E131F6" w:rsidRPr="00032BAE" w:rsidDel="006175D2">
                <w:rPr>
                  <w:rFonts w:ascii="Times New Roman" w:eastAsia="仿宋_GB2312" w:hAnsi="Times New Roman" w:cs="Times New Roman"/>
                  <w:color w:val="auto"/>
                  <w:sz w:val="18"/>
                  <w:szCs w:val="18"/>
                  <w:lang w:eastAsia="zh-CN"/>
                </w:rPr>
                <w:delText>576</w:delText>
              </w:r>
            </w:del>
            <w:ins w:id="3504" w:author="Johan Granander" w:date="2026-05-04T11:47:00Z">
              <w:del w:id="3505" w:author="Xuning Wei12232" w:date="2026-07-27T12:38:00Z">
                <w:r w:rsidR="00590DC5" w:rsidDel="006175D2">
                  <w:rPr>
                    <w:rFonts w:ascii="Times New Roman" w:eastAsia="仿宋_GB2312" w:hAnsi="Times New Roman" w:cs="Times New Roman"/>
                    <w:color w:val="auto"/>
                    <w:sz w:val="18"/>
                    <w:szCs w:val="18"/>
                    <w:lang w:eastAsia="zh-CN"/>
                  </w:rPr>
                  <w:delText xml:space="preserve"> </w:delText>
                </w:r>
              </w:del>
            </w:ins>
            <w:del w:id="3506" w:author="Xuning Wei12232" w:date="2026-07-27T12:38:00Z">
              <w:r w:rsidR="00E131F6" w:rsidRPr="00032BAE" w:rsidDel="006175D2">
                <w:rPr>
                  <w:rFonts w:ascii="Times New Roman" w:eastAsia="仿宋_GB2312" w:hAnsi="Times New Roman" w:cs="Times New Roman"/>
                  <w:color w:val="auto"/>
                  <w:sz w:val="18"/>
                  <w:szCs w:val="18"/>
                  <w:lang w:eastAsia="zh-CN"/>
                </w:rPr>
                <w:delText>L</w:delText>
              </w:r>
            </w:del>
          </w:p>
        </w:tc>
        <w:tc>
          <w:tcPr>
            <w:tcW w:w="1400" w:type="pct"/>
            <w:shd w:val="clear" w:color="auto" w:fill="FFFFFF" w:themeFill="background1"/>
            <w:vAlign w:val="center"/>
          </w:tcPr>
          <w:p w14:paraId="2C25B62C" w14:textId="75BEB58F" w:rsidR="00813D53" w:rsidRPr="00032BAE" w:rsidRDefault="00010358" w:rsidP="0030647B">
            <w:pPr>
              <w:spacing w:line="240" w:lineRule="exact"/>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rPr>
              <w:t xml:space="preserve">Minimum volume of the inner temperature probe </w:t>
            </w:r>
            <w:r w:rsidRPr="00032BAE">
              <w:rPr>
                <w:rFonts w:ascii="Times New Roman" w:eastAsia="仿宋_GB2312" w:hAnsi="Times New Roman" w:cs="Times New Roman"/>
                <w:color w:val="auto"/>
                <w:sz w:val="18"/>
                <w:szCs w:val="18"/>
                <w:lang w:eastAsia="zh-CN"/>
              </w:rPr>
              <w:t>(at rest)</w:t>
            </w:r>
            <w:r w:rsidR="00C81677" w:rsidRPr="00032BAE">
              <w:rPr>
                <w:rFonts w:ascii="Times New Roman" w:eastAsia="仿宋_GB2312" w:hAnsi="Times New Roman" w:cs="Times New Roman"/>
                <w:color w:val="auto"/>
                <w:sz w:val="18"/>
                <w:szCs w:val="18"/>
              </w:rPr>
              <w:t xml:space="preserve">: </w:t>
            </w:r>
            <w:del w:id="3507" w:author="Xuning Wei12232" w:date="2026-07-27T12:34:00Z">
              <w:r w:rsidR="00C81677" w:rsidRPr="00032BAE" w:rsidDel="006175D2">
                <w:rPr>
                  <w:rFonts w:ascii="Times New Roman" w:eastAsia="仿宋_GB2312" w:hAnsi="Times New Roman" w:cs="Times New Roman"/>
                  <w:color w:val="auto"/>
                  <w:sz w:val="18"/>
                  <w:szCs w:val="18"/>
                </w:rPr>
                <w:delText>26.91</w:delText>
              </w:r>
            </w:del>
            <w:ins w:id="3508" w:author="Xuning Wei12232" w:date="2026-07-27T12:36:00Z">
              <w:r w:rsidR="006175D2">
                <w:rPr>
                  <w:rFonts w:ascii="Times New Roman" w:eastAsia="仿宋_GB2312" w:hAnsi="Times New Roman" w:cs="Times New Roman"/>
                  <w:color w:val="auto"/>
                  <w:sz w:val="18"/>
                  <w:szCs w:val="18"/>
                </w:rPr>
                <w:t>26.91</w:t>
              </w:r>
            </w:ins>
            <w:r w:rsidR="00C81677" w:rsidRPr="00032BAE">
              <w:rPr>
                <w:rFonts w:ascii="Times New Roman" w:eastAsia="仿宋_GB2312" w:hAnsi="Times New Roman" w:cs="Times New Roman"/>
                <w:color w:val="auto"/>
                <w:sz w:val="18"/>
                <w:szCs w:val="18"/>
              </w:rPr>
              <w:t xml:space="preserve"> </w:t>
            </w:r>
            <w:r w:rsidRPr="00032BAE">
              <w:rPr>
                <w:rFonts w:ascii="Times New Roman" w:eastAsia="仿宋_GB2312" w:hAnsi="Times New Roman" w:cs="Times New Roman"/>
                <w:color w:val="auto"/>
                <w:sz w:val="18"/>
                <w:szCs w:val="18"/>
                <w:lang w:eastAsia="zh-CN"/>
              </w:rPr>
              <w:t xml:space="preserve">L </w:t>
            </w:r>
            <w:r w:rsidR="004116ED" w:rsidRPr="00032BAE">
              <w:rPr>
                <w:rFonts w:ascii="Times New Roman" w:eastAsia="仿宋_GB2312" w:hAnsi="Times New Roman" w:cs="Times New Roman"/>
                <w:color w:val="auto"/>
                <w:sz w:val="18"/>
                <w:szCs w:val="18"/>
                <w:lang w:eastAsia="zh-CN"/>
              </w:rPr>
              <w:t xml:space="preserve"> </w:t>
            </w:r>
          </w:p>
          <w:p w14:paraId="3DCA8E66" w14:textId="1F98FB94" w:rsidR="00813D53" w:rsidRPr="00032BAE" w:rsidRDefault="00010358">
            <w:pPr>
              <w:spacing w:line="240" w:lineRule="exact"/>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rPr>
              <w:lastRenderedPageBreak/>
              <w:t xml:space="preserve">Minimum volume of the temperature probe </w:t>
            </w:r>
            <w:r w:rsidR="003709FE" w:rsidRPr="00032BAE">
              <w:rPr>
                <w:rFonts w:ascii="Times New Roman" w:eastAsia="仿宋_GB2312" w:hAnsi="Times New Roman" w:cs="Times New Roman"/>
                <w:color w:val="auto"/>
                <w:sz w:val="18"/>
                <w:szCs w:val="18"/>
                <w:lang w:eastAsia="zh-CN"/>
              </w:rPr>
              <w:t xml:space="preserve">(at </w:t>
            </w:r>
            <w:ins w:id="3509" w:author="Xuning Wei12232" w:date="2026-07-27T12:35:00Z">
              <w:r w:rsidR="006175D2">
                <w:rPr>
                  <w:rFonts w:ascii="Times New Roman" w:eastAsia="仿宋_GB2312" w:hAnsi="Times New Roman" w:cs="Times New Roman"/>
                  <w:color w:val="auto"/>
                  <w:sz w:val="18"/>
                  <w:szCs w:val="18"/>
                  <w:lang w:eastAsia="zh-CN"/>
                </w:rPr>
                <w:t>maximum speed</w:t>
              </w:r>
            </w:ins>
            <w:del w:id="3510" w:author="Xuning Wei12232" w:date="2026-07-27T12:35:00Z">
              <w:r w:rsidR="003709FE" w:rsidRPr="00032BAE" w:rsidDel="006175D2">
                <w:rPr>
                  <w:rFonts w:ascii="Times New Roman" w:eastAsia="仿宋_GB2312" w:hAnsi="Times New Roman" w:cs="Times New Roman"/>
                  <w:color w:val="auto"/>
                  <w:sz w:val="18"/>
                  <w:szCs w:val="18"/>
                  <w:lang w:eastAsia="zh-CN"/>
                </w:rPr>
                <w:delText>30~40</w:delText>
              </w:r>
              <w:r w:rsidRPr="00032BAE" w:rsidDel="006175D2">
                <w:rPr>
                  <w:rFonts w:ascii="Times New Roman" w:eastAsia="仿宋_GB2312" w:hAnsi="Times New Roman" w:cs="Times New Roman"/>
                  <w:color w:val="auto"/>
                  <w:sz w:val="18"/>
                  <w:szCs w:val="18"/>
                  <w:lang w:eastAsia="zh-CN"/>
                </w:rPr>
                <w:delText xml:space="preserve"> rpm</w:delText>
              </w:r>
            </w:del>
            <w:r w:rsidRPr="00032BAE">
              <w:rPr>
                <w:rFonts w:ascii="Times New Roman" w:eastAsia="仿宋_GB2312" w:hAnsi="Times New Roman" w:cs="Times New Roman"/>
                <w:color w:val="auto"/>
                <w:sz w:val="18"/>
                <w:szCs w:val="18"/>
                <w:lang w:eastAsia="zh-CN"/>
              </w:rPr>
              <w:t>):</w:t>
            </w:r>
            <w:r w:rsidR="00C81677" w:rsidRPr="00032BAE">
              <w:rPr>
                <w:rFonts w:ascii="Times New Roman" w:eastAsia="仿宋_GB2312" w:hAnsi="Times New Roman" w:cs="Times New Roman"/>
                <w:color w:val="auto"/>
                <w:sz w:val="18"/>
                <w:szCs w:val="18"/>
                <w:lang w:eastAsia="zh-CN"/>
              </w:rPr>
              <w:t xml:space="preserve"> 33.0</w:t>
            </w:r>
            <w:ins w:id="3511" w:author="Xuning Wei12232" w:date="2026-07-27T12:35:00Z">
              <w:r w:rsidR="006175D2">
                <w:rPr>
                  <w:rFonts w:ascii="Times New Roman" w:eastAsia="仿宋_GB2312" w:hAnsi="Times New Roman" w:cs="Times New Roman"/>
                  <w:color w:val="auto"/>
                  <w:sz w:val="18"/>
                  <w:szCs w:val="18"/>
                  <w:lang w:eastAsia="zh-CN"/>
                </w:rPr>
                <w:t>3</w:t>
              </w:r>
            </w:ins>
            <w:del w:id="3512" w:author="Xuning Wei12232" w:date="2026-07-27T12:35:00Z">
              <w:r w:rsidR="00C81677" w:rsidRPr="00032BAE" w:rsidDel="006175D2">
                <w:rPr>
                  <w:rFonts w:ascii="Times New Roman" w:eastAsia="仿宋_GB2312" w:hAnsi="Times New Roman" w:cs="Times New Roman"/>
                  <w:color w:val="auto"/>
                  <w:sz w:val="18"/>
                  <w:szCs w:val="18"/>
                  <w:lang w:eastAsia="zh-CN"/>
                </w:rPr>
                <w:delText>3</w:delText>
              </w:r>
            </w:del>
            <w:r w:rsidR="00793A35" w:rsidRPr="00032BAE">
              <w:rPr>
                <w:rFonts w:ascii="Times New Roman" w:eastAsia="仿宋_GB2312" w:hAnsi="Times New Roman" w:cs="Times New Roman"/>
                <w:color w:val="auto"/>
                <w:sz w:val="18"/>
                <w:szCs w:val="18"/>
                <w:lang w:eastAsia="zh-CN"/>
              </w:rPr>
              <w:t xml:space="preserve"> </w:t>
            </w:r>
            <w:r w:rsidRPr="00032BAE">
              <w:rPr>
                <w:rFonts w:ascii="Times New Roman" w:eastAsia="仿宋_GB2312" w:hAnsi="Times New Roman" w:cs="Times New Roman"/>
                <w:color w:val="auto"/>
                <w:sz w:val="18"/>
                <w:szCs w:val="18"/>
                <w:lang w:eastAsia="zh-CN"/>
              </w:rPr>
              <w:t xml:space="preserve">L </w:t>
            </w:r>
            <w:r w:rsidR="004116ED" w:rsidRPr="00032BAE">
              <w:rPr>
                <w:rFonts w:ascii="Times New Roman" w:eastAsia="仿宋_GB2312" w:hAnsi="Times New Roman" w:cs="Times New Roman"/>
                <w:color w:val="auto"/>
                <w:sz w:val="18"/>
                <w:szCs w:val="18"/>
                <w:lang w:eastAsia="zh-CN"/>
              </w:rPr>
              <w:t xml:space="preserve"> </w:t>
            </w:r>
          </w:p>
        </w:tc>
        <w:tc>
          <w:tcPr>
            <w:tcW w:w="305" w:type="pct"/>
            <w:shd w:val="clear" w:color="auto" w:fill="FFFFFF" w:themeFill="background1"/>
            <w:vAlign w:val="center"/>
          </w:tcPr>
          <w:p w14:paraId="1EC5C5C9" w14:textId="77777777" w:rsidR="00813D53" w:rsidRPr="00032BAE" w:rsidRDefault="000B6761">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16542586"/>
                <w14:checkbox>
                  <w14:checked w14:val="1"/>
                  <w14:checkedState w14:val="2612" w14:font="MS Gothic"/>
                  <w14:uncheckedState w14:val="2610" w14:font="MS Gothic"/>
                </w14:checkbox>
              </w:sdtPr>
              <w:sdtEndPr/>
              <w:sdtContent>
                <w:r w:rsidR="00010358" w:rsidRPr="00032BAE">
                  <w:rPr>
                    <w:rFonts w:ascii="Segoe UI Symbol" w:eastAsia="MS Gothic" w:hAnsi="Segoe UI Symbol" w:cs="Segoe UI Symbol"/>
                    <w:color w:val="auto"/>
                    <w:sz w:val="18"/>
                    <w:szCs w:val="18"/>
                  </w:rPr>
                  <w:t>☒</w:t>
                </w:r>
              </w:sdtContent>
            </w:sdt>
            <w:r w:rsidR="00010358"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4081A2F3" w14:textId="77777777" w:rsidR="00813D53" w:rsidRPr="00032BAE" w:rsidRDefault="000B6761">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00841215"/>
                <w14:checkbox>
                  <w14:checked w14:val="0"/>
                  <w14:checkedState w14:val="2612" w14:font="MS Gothic"/>
                  <w14:uncheckedState w14:val="2610" w14:font="MS Gothic"/>
                </w14:checkbox>
              </w:sdtPr>
              <w:sdtEndPr/>
              <w:sdtContent>
                <w:r w:rsidR="00010358" w:rsidRPr="00032BAE">
                  <w:rPr>
                    <w:rFonts w:ascii="Segoe UI Symbol" w:eastAsia="MS Gothic" w:hAnsi="Segoe UI Symbol" w:cs="Segoe UI Symbol"/>
                    <w:color w:val="auto"/>
                    <w:sz w:val="18"/>
                    <w:szCs w:val="18"/>
                  </w:rPr>
                  <w:t>☐</w:t>
                </w:r>
              </w:sdtContent>
            </w:sdt>
            <w:r w:rsidR="00010358" w:rsidRPr="00032BAE">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4855181F" w14:textId="208F3D0B" w:rsidR="00813D53" w:rsidRPr="00032BAE" w:rsidRDefault="006175D2">
            <w:pPr>
              <w:spacing w:line="240" w:lineRule="exact"/>
              <w:contextualSpacing/>
              <w:rPr>
                <w:rFonts w:ascii="Times New Roman" w:eastAsia="仿宋_GB2312" w:hAnsi="Times New Roman" w:cs="Times New Roman"/>
                <w:color w:val="auto"/>
                <w:sz w:val="18"/>
                <w:szCs w:val="18"/>
                <w:lang w:eastAsia="zh-CN"/>
              </w:rPr>
            </w:pPr>
            <w:ins w:id="3513" w:author="Xuning Wei12232" w:date="2026-07-27T12:37:00Z">
              <w:r w:rsidRPr="335F2C10">
                <w:rPr>
                  <w:rFonts w:ascii="Times New Roman" w:eastAsia="仿宋_GB2312" w:hAnsi="Times New Roman" w:cs="Times New Roman"/>
                  <w:color w:val="auto"/>
                  <w:sz w:val="18"/>
                  <w:szCs w:val="18"/>
                </w:rPr>
                <w:t>The min batch volume is within the min temperature sen</w:t>
              </w:r>
              <w:r>
                <w:rPr>
                  <w:rFonts w:ascii="Times New Roman" w:eastAsia="仿宋_GB2312" w:hAnsi="Times New Roman" w:cs="Times New Roman"/>
                  <w:color w:val="auto"/>
                  <w:sz w:val="18"/>
                  <w:szCs w:val="18"/>
                </w:rPr>
                <w:t>s</w:t>
              </w:r>
              <w:r w:rsidRPr="335F2C10">
                <w:rPr>
                  <w:rFonts w:ascii="Times New Roman" w:eastAsia="仿宋_GB2312" w:hAnsi="Times New Roman" w:cs="Times New Roman"/>
                  <w:color w:val="auto"/>
                  <w:sz w:val="18"/>
                  <w:szCs w:val="18"/>
                </w:rPr>
                <w:t>ing capability; good temperature monitoring can be expected</w:t>
              </w:r>
              <w:r w:rsidRPr="00032BAE" w:rsidDel="006175D2">
                <w:rPr>
                  <w:rFonts w:ascii="Times New Roman" w:eastAsia="仿宋_GB2312" w:hAnsi="Times New Roman" w:cs="Times New Roman"/>
                  <w:color w:val="auto"/>
                  <w:sz w:val="18"/>
                  <w:szCs w:val="18"/>
                </w:rPr>
                <w:t xml:space="preserve"> </w:t>
              </w:r>
            </w:ins>
            <w:del w:id="3514" w:author="Xuning Wei12232" w:date="2026-07-27T12:37:00Z">
              <w:r w:rsidR="00A87196" w:rsidRPr="00032BAE" w:rsidDel="006175D2">
                <w:rPr>
                  <w:rFonts w:ascii="Times New Roman" w:eastAsia="仿宋_GB2312" w:hAnsi="Times New Roman" w:cs="Times New Roman"/>
                  <w:color w:val="auto"/>
                  <w:sz w:val="18"/>
                  <w:szCs w:val="18"/>
                </w:rPr>
                <w:delText>The minimum process temperature measurement volume can reach the minimum temperature measurement volume of the equipment, providing excellent temperature monitoring</w:delText>
              </w:r>
            </w:del>
          </w:p>
        </w:tc>
      </w:tr>
      <w:tr w:rsidR="00032BAE" w:rsidRPr="00032BAE" w14:paraId="20FDBB75" w14:textId="77777777" w:rsidTr="00A42507">
        <w:trPr>
          <w:trHeight w:val="397"/>
          <w:jc w:val="center"/>
        </w:trPr>
        <w:tc>
          <w:tcPr>
            <w:tcW w:w="186" w:type="pct"/>
            <w:shd w:val="clear" w:color="auto" w:fill="FFFFFF" w:themeFill="background1"/>
            <w:vAlign w:val="center"/>
          </w:tcPr>
          <w:p w14:paraId="77D3FAA3" w14:textId="35315B57" w:rsidR="00A87196" w:rsidRPr="00032BAE" w:rsidRDefault="00A87196" w:rsidP="00A87196">
            <w:pPr>
              <w:spacing w:line="240" w:lineRule="exact"/>
              <w:contextualSpacing/>
              <w:jc w:val="center"/>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4</w:t>
            </w:r>
          </w:p>
        </w:tc>
        <w:tc>
          <w:tcPr>
            <w:tcW w:w="423" w:type="pct"/>
            <w:shd w:val="clear" w:color="auto" w:fill="FFFFFF" w:themeFill="background1"/>
            <w:vAlign w:val="center"/>
          </w:tcPr>
          <w:p w14:paraId="1A43262B" w14:textId="71FEF500" w:rsidR="00A87196" w:rsidRPr="00032BAE" w:rsidRDefault="00A87196" w:rsidP="00A87196">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Stirring speed</w:t>
            </w:r>
          </w:p>
        </w:tc>
        <w:tc>
          <w:tcPr>
            <w:tcW w:w="1191" w:type="pct"/>
            <w:shd w:val="clear" w:color="auto" w:fill="FFFFFF" w:themeFill="background1"/>
            <w:vAlign w:val="center"/>
          </w:tcPr>
          <w:p w14:paraId="1D1C0947" w14:textId="5F878DB7" w:rsidR="00A87196" w:rsidRPr="00032BAE" w:rsidRDefault="00A87196" w:rsidP="00A87196">
            <w:pPr>
              <w:spacing w:line="240" w:lineRule="exact"/>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 xml:space="preserve">Reference stirring speed </w:t>
            </w:r>
            <w:r w:rsidR="005D51CE" w:rsidRPr="00032BAE">
              <w:rPr>
                <w:rFonts w:ascii="Times New Roman" w:eastAsia="仿宋_GB2312" w:hAnsi="Times New Roman" w:cs="Times New Roman"/>
                <w:color w:val="auto"/>
                <w:sz w:val="18"/>
                <w:szCs w:val="18"/>
                <w:lang w:eastAsia="zh-CN"/>
              </w:rPr>
              <w:t>20</w:t>
            </w:r>
            <w:ins w:id="3515" w:author="Xuning Wei12232" w:date="2026-07-27T12:36:00Z">
              <w:r w:rsidR="006175D2">
                <w:rPr>
                  <w:rFonts w:ascii="Times New Roman" w:eastAsia="仿宋_GB2312" w:hAnsi="Times New Roman" w:cs="Times New Roman"/>
                  <w:color w:val="auto"/>
                  <w:sz w:val="18"/>
                  <w:szCs w:val="18"/>
                  <w:lang w:eastAsia="zh-CN"/>
                </w:rPr>
                <w:t xml:space="preserve"> </w:t>
              </w:r>
            </w:ins>
            <w:r w:rsidRPr="00032BAE">
              <w:rPr>
                <w:rFonts w:ascii="Times New Roman" w:eastAsia="仿宋_GB2312" w:hAnsi="Times New Roman" w:cs="Times New Roman"/>
                <w:color w:val="auto"/>
                <w:sz w:val="18"/>
                <w:szCs w:val="18"/>
                <w:lang w:eastAsia="zh-CN"/>
              </w:rPr>
              <w:t>±</w:t>
            </w:r>
            <w:ins w:id="3516" w:author="Xuning Wei12232" w:date="2026-07-27T12:36:00Z">
              <w:r w:rsidR="006175D2">
                <w:rPr>
                  <w:rFonts w:ascii="Times New Roman" w:eastAsia="仿宋_GB2312" w:hAnsi="Times New Roman" w:cs="Times New Roman"/>
                  <w:color w:val="auto"/>
                  <w:sz w:val="18"/>
                  <w:szCs w:val="18"/>
                  <w:lang w:eastAsia="zh-CN"/>
                </w:rPr>
                <w:t xml:space="preserve"> </w:t>
              </w:r>
            </w:ins>
            <w:r w:rsidR="00106A2D" w:rsidRPr="00032BAE">
              <w:rPr>
                <w:rFonts w:ascii="Times New Roman" w:eastAsia="仿宋_GB2312" w:hAnsi="Times New Roman" w:cs="Times New Roman"/>
                <w:color w:val="auto"/>
                <w:sz w:val="18"/>
                <w:szCs w:val="18"/>
                <w:lang w:eastAsia="zh-CN"/>
              </w:rPr>
              <w:t>10</w:t>
            </w:r>
            <w:ins w:id="3517" w:author="Xuning Wei12232" w:date="2026-07-27T12:38:00Z">
              <w:r w:rsidR="006175D2">
                <w:rPr>
                  <w:rFonts w:ascii="Times New Roman" w:eastAsia="仿宋_GB2312" w:hAnsi="Times New Roman" w:cs="Times New Roman"/>
                  <w:color w:val="auto"/>
                  <w:sz w:val="18"/>
                  <w:szCs w:val="18"/>
                  <w:lang w:eastAsia="zh-CN"/>
                </w:rPr>
                <w:t xml:space="preserve"> </w:t>
              </w:r>
            </w:ins>
            <w:r w:rsidRPr="00032BAE">
              <w:rPr>
                <w:rFonts w:ascii="Times New Roman" w:eastAsia="仿宋_GB2312" w:hAnsi="Times New Roman" w:cs="Times New Roman"/>
                <w:color w:val="auto"/>
                <w:sz w:val="18"/>
                <w:szCs w:val="18"/>
                <w:lang w:eastAsia="zh-CN"/>
              </w:rPr>
              <w:t>rpm</w:t>
            </w:r>
          </w:p>
        </w:tc>
        <w:tc>
          <w:tcPr>
            <w:tcW w:w="1400" w:type="pct"/>
            <w:shd w:val="clear" w:color="auto" w:fill="FFFFFF" w:themeFill="background1"/>
            <w:vAlign w:val="center"/>
          </w:tcPr>
          <w:p w14:paraId="4ACD8412" w14:textId="77777777" w:rsidR="006175D2" w:rsidRDefault="006175D2" w:rsidP="006175D2">
            <w:pPr>
              <w:spacing w:line="240" w:lineRule="exact"/>
              <w:contextualSpacing/>
              <w:rPr>
                <w:ins w:id="3518" w:author="Xuning Wei12232" w:date="2026-07-27T12:38:00Z"/>
                <w:rFonts w:ascii="Times New Roman" w:eastAsia="仿宋_GB2312" w:hAnsi="Times New Roman" w:cs="Times New Roman"/>
                <w:color w:val="0000FF"/>
                <w:sz w:val="18"/>
                <w:szCs w:val="18"/>
              </w:rPr>
            </w:pPr>
            <w:ins w:id="3519" w:author="Xuning Wei12232" w:date="2026-07-27T12:38:00Z">
              <w:r w:rsidRPr="00EC0F43">
                <w:rPr>
                  <w:rFonts w:ascii="Times New Roman" w:eastAsia="仿宋_GB2312" w:hAnsi="Times New Roman" w:cs="Times New Roman"/>
                  <w:color w:val="0000FF"/>
                  <w:sz w:val="18"/>
                  <w:szCs w:val="18"/>
                </w:rPr>
                <w:t>Agitator type: Upper layer: 4-Blade Hydrofoil Pump Up; Lower layer: 2-Curved Blade Turbine</w:t>
              </w:r>
            </w:ins>
          </w:p>
          <w:p w14:paraId="579CB179" w14:textId="495092A9" w:rsidR="00A87196" w:rsidRPr="00032BAE" w:rsidRDefault="006175D2" w:rsidP="006175D2">
            <w:pPr>
              <w:spacing w:line="240" w:lineRule="exact"/>
              <w:contextualSpacing/>
              <w:jc w:val="both"/>
              <w:rPr>
                <w:rFonts w:ascii="Times New Roman" w:eastAsia="仿宋_GB2312" w:hAnsi="Times New Roman" w:cs="Times New Roman"/>
                <w:color w:val="auto"/>
                <w:sz w:val="18"/>
                <w:szCs w:val="18"/>
              </w:rPr>
            </w:pPr>
            <w:ins w:id="3520" w:author="Xuning Wei12232" w:date="2026-07-27T12:38:00Z">
              <w:r w:rsidRPr="00EC0F43">
                <w:rPr>
                  <w:rFonts w:ascii="Times New Roman" w:eastAsia="仿宋_GB2312" w:hAnsi="Times New Roman" w:cs="Times New Roman"/>
                  <w:color w:val="0000FF"/>
                  <w:sz w:val="18"/>
                  <w:szCs w:val="18"/>
                </w:rPr>
                <w:t>The range of agitation speed of equipment capability:5~40</w:t>
              </w:r>
              <w:r>
                <w:rPr>
                  <w:rFonts w:ascii="Times New Roman" w:eastAsia="仿宋_GB2312" w:hAnsi="Times New Roman" w:cs="Times New Roman"/>
                  <w:color w:val="0000FF"/>
                  <w:sz w:val="18"/>
                  <w:szCs w:val="18"/>
                </w:rPr>
                <w:t xml:space="preserve"> </w:t>
              </w:r>
              <w:r w:rsidRPr="00EC0F43">
                <w:rPr>
                  <w:rFonts w:ascii="Times New Roman" w:eastAsia="仿宋_GB2312" w:hAnsi="Times New Roman" w:cs="Times New Roman"/>
                  <w:color w:val="0000FF"/>
                  <w:sz w:val="18"/>
                  <w:szCs w:val="18"/>
                </w:rPr>
                <w:t>rpm</w:t>
              </w:r>
            </w:ins>
            <w:del w:id="3521" w:author="Xuning Wei12232" w:date="2026-07-27T12:38:00Z">
              <w:r w:rsidR="00A87196" w:rsidRPr="00032BAE" w:rsidDel="006175D2">
                <w:rPr>
                  <w:rFonts w:ascii="Times New Roman" w:eastAsia="仿宋_GB2312" w:hAnsi="Times New Roman" w:cs="Times New Roman"/>
                  <w:color w:val="auto"/>
                  <w:sz w:val="18"/>
                  <w:szCs w:val="18"/>
                </w:rPr>
                <w:delText>The range of agitatio</w:delText>
              </w:r>
              <w:r w:rsidR="002B14DF" w:rsidRPr="00032BAE" w:rsidDel="006175D2">
                <w:rPr>
                  <w:rFonts w:ascii="Times New Roman" w:eastAsia="仿宋_GB2312" w:hAnsi="Times New Roman" w:cs="Times New Roman"/>
                  <w:color w:val="auto"/>
                  <w:sz w:val="18"/>
                  <w:szCs w:val="18"/>
                </w:rPr>
                <w:delText>n speed of equipment is 5-40 r/min</w:delText>
              </w:r>
            </w:del>
          </w:p>
        </w:tc>
        <w:tc>
          <w:tcPr>
            <w:tcW w:w="305" w:type="pct"/>
            <w:shd w:val="clear" w:color="auto" w:fill="FFFFFF" w:themeFill="background1"/>
            <w:vAlign w:val="center"/>
          </w:tcPr>
          <w:p w14:paraId="31515024" w14:textId="09ECD755" w:rsidR="00A87196" w:rsidRPr="00032BAE" w:rsidRDefault="000B6761" w:rsidP="00A87196">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36526792"/>
                <w14:checkbox>
                  <w14:checked w14:val="1"/>
                  <w14:checkedState w14:val="2612" w14:font="MS Gothic"/>
                  <w14:uncheckedState w14:val="2610" w14:font="MS Gothic"/>
                </w14:checkbox>
              </w:sdtPr>
              <w:sdtEndPr/>
              <w:sdtContent>
                <w:r w:rsidR="00A87196" w:rsidRPr="00032BAE">
                  <w:rPr>
                    <w:rFonts w:ascii="Segoe UI Symbol" w:eastAsia="MS Gothic" w:hAnsi="Segoe UI Symbol" w:cs="Segoe UI Symbol"/>
                    <w:color w:val="auto"/>
                    <w:sz w:val="18"/>
                    <w:szCs w:val="18"/>
                  </w:rPr>
                  <w:t>☒</w:t>
                </w:r>
              </w:sdtContent>
            </w:sdt>
            <w:r w:rsidR="00A87196"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177C3F1C" w14:textId="5E0D8476" w:rsidR="00A87196" w:rsidRPr="00032BAE" w:rsidRDefault="000B6761" w:rsidP="00A87196">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97481734"/>
                <w14:checkbox>
                  <w14:checked w14:val="0"/>
                  <w14:checkedState w14:val="2612" w14:font="MS Gothic"/>
                  <w14:uncheckedState w14:val="2610" w14:font="MS Gothic"/>
                </w14:checkbox>
              </w:sdtPr>
              <w:sdtEndPr/>
              <w:sdtContent>
                <w:r w:rsidR="00A87196" w:rsidRPr="00032BAE">
                  <w:rPr>
                    <w:rFonts w:ascii="Segoe UI Symbol" w:eastAsia="MS Gothic" w:hAnsi="Segoe UI Symbol" w:cs="Segoe UI Symbol"/>
                    <w:color w:val="auto"/>
                    <w:sz w:val="18"/>
                    <w:szCs w:val="18"/>
                  </w:rPr>
                  <w:t>☐</w:t>
                </w:r>
              </w:sdtContent>
            </w:sdt>
            <w:r w:rsidR="00A87196" w:rsidRPr="00032BAE">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148DDA55" w14:textId="0AF51FEE" w:rsidR="00A87196" w:rsidRPr="00032BAE" w:rsidRDefault="00A87196" w:rsidP="0030647B">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stirring speed range required by the process is within the stirring speed range of the equipment.</w:t>
            </w:r>
          </w:p>
        </w:tc>
      </w:tr>
      <w:tr w:rsidR="00A42507" w:rsidRPr="008B3C39" w14:paraId="6A59807F" w14:textId="77777777" w:rsidTr="00A42507">
        <w:trPr>
          <w:trHeight w:val="397"/>
          <w:jc w:val="center"/>
        </w:trPr>
        <w:tc>
          <w:tcPr>
            <w:tcW w:w="186" w:type="pct"/>
            <w:vMerge w:val="restart"/>
            <w:shd w:val="clear" w:color="auto" w:fill="FFFFFF" w:themeFill="background1"/>
            <w:vAlign w:val="center"/>
          </w:tcPr>
          <w:p w14:paraId="24197214" w14:textId="2E370723" w:rsidR="00A42507" w:rsidRPr="008B3C39" w:rsidRDefault="00A42507" w:rsidP="00A87196">
            <w:pPr>
              <w:spacing w:line="240" w:lineRule="exact"/>
              <w:contextualSpacing/>
              <w:jc w:val="center"/>
              <w:rPr>
                <w:rFonts w:ascii="Times New Roman" w:eastAsia="仿宋_GB2312" w:hAnsi="Times New Roman" w:cs="Times New Roman"/>
                <w:color w:val="auto"/>
                <w:kern w:val="0"/>
                <w:sz w:val="18"/>
                <w:szCs w:val="18"/>
                <w:lang w:eastAsia="zh-CN"/>
              </w:rPr>
            </w:pPr>
            <w:r w:rsidRPr="008B3C39">
              <w:rPr>
                <w:rFonts w:ascii="Times New Roman" w:eastAsia="仿宋_GB2312" w:hAnsi="Times New Roman" w:cs="Times New Roman"/>
                <w:color w:val="auto"/>
                <w:kern w:val="0"/>
                <w:sz w:val="18"/>
                <w:szCs w:val="18"/>
                <w:lang w:eastAsia="zh-CN"/>
              </w:rPr>
              <w:t>5</w:t>
            </w:r>
          </w:p>
        </w:tc>
        <w:tc>
          <w:tcPr>
            <w:tcW w:w="423" w:type="pct"/>
            <w:vMerge w:val="restart"/>
            <w:shd w:val="clear" w:color="auto" w:fill="FFFFFF" w:themeFill="background1"/>
            <w:vAlign w:val="center"/>
          </w:tcPr>
          <w:p w14:paraId="7F3A4101" w14:textId="3E0FF042" w:rsidR="00A42507" w:rsidRPr="00032BAE" w:rsidRDefault="00A42507" w:rsidP="00977886">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Solution Feeding</w:t>
            </w:r>
          </w:p>
        </w:tc>
        <w:tc>
          <w:tcPr>
            <w:tcW w:w="1191" w:type="pct"/>
            <w:shd w:val="clear" w:color="auto" w:fill="FFFFFF" w:themeFill="background1"/>
            <w:vAlign w:val="center"/>
          </w:tcPr>
          <w:p w14:paraId="10949286" w14:textId="727355EE" w:rsidR="00A42507" w:rsidRDefault="00A42507" w:rsidP="00A87196">
            <w:pPr>
              <w:spacing w:line="240" w:lineRule="exact"/>
              <w:contextualSpacing/>
              <w:jc w:val="both"/>
              <w:rPr>
                <w:ins w:id="3522" w:author="Xuning Wei12232" w:date="2026-07-27T12:39:00Z"/>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DMF</w:t>
            </w:r>
            <w:ins w:id="3523" w:author="Xuning Wei12232" w:date="2026-07-27T12:39:00Z">
              <w:r w:rsidR="006175D2" w:rsidRPr="004C5939">
                <w:rPr>
                  <w:rFonts w:ascii="Times New Roman" w:eastAsia="仿宋_GB2312" w:hAnsi="Times New Roman" w:cs="Times New Roman"/>
                  <w:color w:val="0000FF"/>
                  <w:sz w:val="18"/>
                  <w:szCs w:val="18"/>
                  <w:lang w:eastAsia="zh-CN"/>
                </w:rPr>
                <w:t xml:space="preserve"> m</w:t>
              </w:r>
              <w:r w:rsidR="006175D2" w:rsidRPr="004C5939">
                <w:rPr>
                  <w:rFonts w:ascii="Times New Roman" w:eastAsia="仿宋_GB2312" w:hAnsi="Times New Roman" w:cs="Times New Roman"/>
                  <w:color w:val="0000FF"/>
                  <w:sz w:val="18"/>
                  <w:szCs w:val="18"/>
                </w:rPr>
                <w:t>inimum</w:t>
              </w:r>
              <w:r w:rsidR="006175D2" w:rsidRPr="335F2C10">
                <w:rPr>
                  <w:rFonts w:ascii="Times New Roman" w:eastAsia="仿宋_GB2312" w:hAnsi="Times New Roman" w:cs="Times New Roman"/>
                  <w:color w:val="auto"/>
                  <w:sz w:val="18"/>
                  <w:szCs w:val="18"/>
                  <w:lang w:eastAsia="zh-CN"/>
                </w:rPr>
                <w:t xml:space="preserve"> charging amount:</w:t>
              </w:r>
            </w:ins>
            <w:del w:id="3524" w:author="Xuning Wei12232" w:date="2026-07-27T12:39:00Z">
              <w:r w:rsidRPr="00032BAE" w:rsidDel="006175D2">
                <w:rPr>
                  <w:rFonts w:ascii="Times New Roman" w:eastAsia="仿宋_GB2312" w:hAnsi="Times New Roman" w:cs="Times New Roman"/>
                  <w:color w:val="auto"/>
                  <w:sz w:val="18"/>
                  <w:szCs w:val="18"/>
                  <w:lang w:eastAsia="zh-CN"/>
                </w:rPr>
                <w:delText xml:space="preserve"> add amount range:</w:delText>
              </w:r>
            </w:del>
            <w:r w:rsidRPr="00032BAE">
              <w:rPr>
                <w:rFonts w:ascii="Times New Roman" w:eastAsia="仿宋_GB2312" w:hAnsi="Times New Roman" w:cs="Times New Roman"/>
                <w:color w:val="auto"/>
                <w:sz w:val="18"/>
                <w:szCs w:val="18"/>
                <w:lang w:eastAsia="zh-CN"/>
              </w:rPr>
              <w:t xml:space="preserve"> </w:t>
            </w:r>
            <w:r w:rsidR="00E131F6" w:rsidRPr="00032BAE">
              <w:rPr>
                <w:rFonts w:ascii="Times New Roman" w:eastAsia="仿宋_GB2312" w:hAnsi="Times New Roman" w:cs="Times New Roman"/>
                <w:color w:val="auto"/>
                <w:sz w:val="18"/>
                <w:szCs w:val="18"/>
                <w:lang w:eastAsia="zh-CN"/>
              </w:rPr>
              <w:t>91.01 kg</w:t>
            </w:r>
            <w:del w:id="3525" w:author="Xuning Wei12232" w:date="2026-07-27T12:40:00Z">
              <w:r w:rsidR="00E131F6" w:rsidRPr="00032BAE" w:rsidDel="006175D2">
                <w:rPr>
                  <w:rFonts w:ascii="Times New Roman" w:eastAsia="仿宋_GB2312" w:hAnsi="Times New Roman" w:cs="Times New Roman"/>
                  <w:color w:val="auto"/>
                  <w:sz w:val="18"/>
                  <w:szCs w:val="18"/>
                  <w:lang w:eastAsia="zh-CN"/>
                </w:rPr>
                <w:delText xml:space="preserve"> ~ 546.05 kg</w:delText>
              </w:r>
            </w:del>
            <w:r w:rsidRPr="00032BAE">
              <w:rPr>
                <w:rFonts w:ascii="Times New Roman" w:eastAsia="仿宋_GB2312" w:hAnsi="Times New Roman" w:cs="Times New Roman"/>
                <w:color w:val="auto"/>
                <w:sz w:val="18"/>
                <w:szCs w:val="18"/>
                <w:lang w:eastAsia="zh-CN"/>
              </w:rPr>
              <w:t>, add accuracy required: ±3%</w:t>
            </w:r>
            <w:ins w:id="3526" w:author="Xuning Wei12232" w:date="2026-07-27T12:39:00Z">
              <w:r w:rsidR="006175D2">
                <w:rPr>
                  <w:rFonts w:ascii="Times New Roman" w:eastAsia="仿宋_GB2312" w:hAnsi="Times New Roman" w:cs="Times New Roman"/>
                  <w:color w:val="auto"/>
                  <w:sz w:val="18"/>
                  <w:szCs w:val="18"/>
                  <w:lang w:eastAsia="zh-CN"/>
                </w:rPr>
                <w:t>;</w:t>
              </w:r>
            </w:ins>
          </w:p>
          <w:p w14:paraId="62945378" w14:textId="2E213A5B" w:rsidR="006175D2" w:rsidRPr="00032BAE" w:rsidRDefault="006175D2" w:rsidP="00A87196">
            <w:pPr>
              <w:spacing w:line="240" w:lineRule="exact"/>
              <w:contextualSpacing/>
              <w:jc w:val="both"/>
              <w:rPr>
                <w:rFonts w:ascii="Times New Roman" w:eastAsia="仿宋_GB2312" w:hAnsi="Times New Roman" w:cs="Times New Roman"/>
                <w:color w:val="auto"/>
                <w:sz w:val="18"/>
                <w:szCs w:val="18"/>
                <w:lang w:eastAsia="zh-CN"/>
              </w:rPr>
            </w:pPr>
            <w:ins w:id="3527" w:author="Xuning Wei12232" w:date="2026-07-27T12:39:00Z">
              <w:r w:rsidRPr="00937F85">
                <w:rPr>
                  <w:rFonts w:ascii="Times New Roman" w:eastAsia="仿宋_GB2312" w:hAnsi="Times New Roman" w:cs="Times New Roman"/>
                  <w:color w:val="auto"/>
                  <w:sz w:val="18"/>
                  <w:szCs w:val="18"/>
                  <w:lang w:eastAsia="zh-CN"/>
                </w:rPr>
                <w:t>DMF</w:t>
              </w:r>
              <w:r w:rsidRPr="002B6BDD">
                <w:rPr>
                  <w:rFonts w:ascii="Times New Roman" w:eastAsia="仿宋_GB2312" w:hAnsi="Times New Roman" w:cs="Times New Roman"/>
                  <w:color w:val="0000FF"/>
                  <w:sz w:val="18"/>
                  <w:szCs w:val="18"/>
                  <w:lang w:eastAsia="zh-CN"/>
                </w:rPr>
                <w:t xml:space="preserve"> maximum</w:t>
              </w:r>
              <w:r w:rsidRPr="00937F85">
                <w:rPr>
                  <w:rFonts w:ascii="Times New Roman" w:eastAsia="仿宋_GB2312" w:hAnsi="Times New Roman" w:cs="Times New Roman"/>
                  <w:color w:val="auto"/>
                  <w:sz w:val="18"/>
                  <w:szCs w:val="18"/>
                  <w:lang w:eastAsia="zh-CN"/>
                </w:rPr>
                <w:t xml:space="preserve"> charging amount: </w:t>
              </w:r>
            </w:ins>
            <w:ins w:id="3528" w:author="Xuning Wei12232" w:date="2026-07-27T12:40:00Z">
              <w:r>
                <w:rPr>
                  <w:rFonts w:ascii="Times New Roman" w:eastAsia="仿宋_GB2312" w:hAnsi="Times New Roman" w:cs="Times New Roman"/>
                  <w:color w:val="auto"/>
                  <w:sz w:val="18"/>
                  <w:szCs w:val="18"/>
                  <w:lang w:eastAsia="zh-CN"/>
                </w:rPr>
                <w:t>546.05</w:t>
              </w:r>
            </w:ins>
            <w:ins w:id="3529" w:author="Xuning Wei12232" w:date="2026-07-27T12:39:00Z">
              <w:r w:rsidRPr="00937F85">
                <w:rPr>
                  <w:rFonts w:ascii="Times New Roman" w:eastAsia="仿宋_GB2312" w:hAnsi="Times New Roman" w:cs="Times New Roman"/>
                  <w:color w:val="auto"/>
                  <w:sz w:val="18"/>
                  <w:szCs w:val="18"/>
                  <w:lang w:eastAsia="zh-CN"/>
                </w:rPr>
                <w:t xml:space="preserve"> kg, required charging accuracy: ±3%</w:t>
              </w:r>
            </w:ins>
          </w:p>
          <w:p w14:paraId="78DCB819" w14:textId="69935C63" w:rsidR="00A42507" w:rsidRPr="00032BAE" w:rsidRDefault="00A42507" w:rsidP="00793E79">
            <w:pPr>
              <w:spacing w:line="240" w:lineRule="exact"/>
              <w:contextualSpacing/>
              <w:jc w:val="both"/>
              <w:rPr>
                <w:rFonts w:ascii="Times New Roman" w:eastAsia="仿宋_GB2312" w:hAnsi="Times New Roman" w:cs="Times New Roman"/>
                <w:color w:val="auto"/>
                <w:sz w:val="18"/>
                <w:szCs w:val="18"/>
                <w:lang w:eastAsia="zh-CN"/>
              </w:rPr>
            </w:pPr>
            <w:del w:id="3530" w:author="Xuning Wei12232" w:date="2026-07-27T12:40:00Z">
              <w:r w:rsidRPr="00032BAE" w:rsidDel="006175D2">
                <w:rPr>
                  <w:rFonts w:ascii="Times New Roman" w:eastAsia="仿宋_GB2312" w:hAnsi="Times New Roman" w:cs="Times New Roman"/>
                  <w:color w:val="auto"/>
                  <w:sz w:val="18"/>
                  <w:szCs w:val="18"/>
                  <w:lang w:eastAsia="zh-CN"/>
                </w:rPr>
                <w:delText xml:space="preserve">DMF rinse the reactor wall range: </w:delText>
              </w:r>
              <w:r w:rsidR="00E131F6" w:rsidRPr="00032BAE" w:rsidDel="006175D2">
                <w:rPr>
                  <w:rFonts w:ascii="Times New Roman" w:eastAsia="仿宋_GB2312" w:hAnsi="Times New Roman" w:cs="Times New Roman"/>
                  <w:color w:val="auto"/>
                  <w:sz w:val="18"/>
                  <w:szCs w:val="18"/>
                  <w:lang w:eastAsia="zh-CN"/>
                </w:rPr>
                <w:delText>15.02</w:delText>
              </w:r>
              <w:r w:rsidRPr="00032BAE" w:rsidDel="006175D2">
                <w:rPr>
                  <w:rFonts w:ascii="Times New Roman" w:eastAsia="仿宋_GB2312" w:hAnsi="Times New Roman" w:cs="Times New Roman"/>
                  <w:color w:val="auto"/>
                  <w:sz w:val="18"/>
                  <w:szCs w:val="18"/>
                  <w:lang w:eastAsia="zh-CN"/>
                </w:rPr>
                <w:delText xml:space="preserve"> kg ~ </w:delText>
              </w:r>
              <w:r w:rsidR="00E131F6" w:rsidRPr="00032BAE" w:rsidDel="006175D2">
                <w:rPr>
                  <w:rFonts w:ascii="Times New Roman" w:eastAsia="仿宋_GB2312" w:hAnsi="Times New Roman" w:cs="Times New Roman"/>
                  <w:color w:val="auto"/>
                  <w:sz w:val="18"/>
                  <w:szCs w:val="18"/>
                  <w:lang w:eastAsia="zh-CN"/>
                </w:rPr>
                <w:delText>45.50</w:delText>
              </w:r>
              <w:r w:rsidRPr="00032BAE" w:rsidDel="006175D2">
                <w:rPr>
                  <w:rFonts w:ascii="Times New Roman" w:eastAsia="仿宋_GB2312" w:hAnsi="Times New Roman" w:cs="Times New Roman"/>
                  <w:color w:val="auto"/>
                  <w:sz w:val="18"/>
                  <w:szCs w:val="18"/>
                  <w:lang w:eastAsia="zh-CN"/>
                </w:rPr>
                <w:delText>kg, add accuracy required: ±2kg</w:delText>
              </w:r>
            </w:del>
          </w:p>
        </w:tc>
        <w:tc>
          <w:tcPr>
            <w:tcW w:w="1400" w:type="pct"/>
            <w:shd w:val="clear" w:color="auto" w:fill="FFFFFF" w:themeFill="background1"/>
            <w:vAlign w:val="center"/>
          </w:tcPr>
          <w:p w14:paraId="1367168C" w14:textId="77777777" w:rsidR="00A42507" w:rsidRPr="00032BAE" w:rsidRDefault="00A42507"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When the DMF add volume of the equipment is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 xml:space="preserve">70 kg, the feeding accuracy is within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3%</w:t>
            </w:r>
          </w:p>
          <w:p w14:paraId="468F9749" w14:textId="3BB1E000" w:rsidR="00A42507" w:rsidRPr="00032BAE" w:rsidRDefault="00A42507"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When the DMF add volume of the equipment is </w:t>
            </w:r>
            <w:r w:rsidRPr="00032BAE">
              <w:rPr>
                <w:rFonts w:ascii="Times New Roman" w:eastAsia="仿宋_GB2312" w:hAnsi="Times New Roman" w:cs="Times New Roman"/>
                <w:color w:val="auto"/>
                <w:sz w:val="18"/>
                <w:szCs w:val="18"/>
                <w:lang w:eastAsia="zh-CN"/>
              </w:rPr>
              <w:t>5kg~</w:t>
            </w:r>
            <w:r w:rsidRPr="00032BAE">
              <w:rPr>
                <w:rFonts w:ascii="Times New Roman" w:eastAsia="仿宋_GB2312" w:hAnsi="Times New Roman" w:cs="Times New Roman"/>
                <w:color w:val="auto"/>
                <w:sz w:val="18"/>
                <w:szCs w:val="18"/>
              </w:rPr>
              <w:t xml:space="preserve">70 kg, the feeding accuracy is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2kg</w:t>
            </w:r>
          </w:p>
        </w:tc>
        <w:tc>
          <w:tcPr>
            <w:tcW w:w="305" w:type="pct"/>
            <w:shd w:val="clear" w:color="auto" w:fill="FFFFFF" w:themeFill="background1"/>
            <w:vAlign w:val="center"/>
          </w:tcPr>
          <w:p w14:paraId="0DAB9D45" w14:textId="442ED523" w:rsidR="00A42507" w:rsidRPr="00032BAE" w:rsidRDefault="000B6761" w:rsidP="00A87196">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97489578"/>
                <w14:checkbox>
                  <w14:checked w14:val="1"/>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0BBD1A10" w14:textId="53B378CE" w:rsidR="00A42507" w:rsidRPr="00032BAE" w:rsidRDefault="000B6761" w:rsidP="00A87196">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04013153"/>
                <w14:checkbox>
                  <w14:checked w14:val="0"/>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 xml:space="preserve"> No</w:t>
            </w:r>
          </w:p>
        </w:tc>
        <w:tc>
          <w:tcPr>
            <w:tcW w:w="1190" w:type="pct"/>
            <w:vMerge w:val="restart"/>
            <w:shd w:val="clear" w:color="auto" w:fill="FFFFFF" w:themeFill="background1"/>
            <w:vAlign w:val="center"/>
          </w:tcPr>
          <w:p w14:paraId="08C8B405" w14:textId="77777777" w:rsidR="00A42507" w:rsidRDefault="00A42507" w:rsidP="0030647B">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charging accuracy required by the process is within the control range of the equipment.</w:t>
            </w:r>
          </w:p>
          <w:p w14:paraId="41DADC69" w14:textId="77777777" w:rsidR="000134D8" w:rsidRPr="000134D8" w:rsidRDefault="000134D8" w:rsidP="000134D8">
            <w:pPr>
              <w:spacing w:line="240" w:lineRule="exact"/>
              <w:contextualSpacing/>
              <w:rPr>
                <w:ins w:id="3531" w:author="He Han" w:date="2026-08-27T15:25:00Z"/>
                <w:rFonts w:ascii="Times New Roman" w:eastAsia="仿宋_GB2312" w:hAnsi="Times New Roman" w:cs="Times New Roman"/>
                <w:color w:val="0000FF"/>
                <w:sz w:val="18"/>
                <w:szCs w:val="18"/>
                <w:highlight w:val="yellow"/>
              </w:rPr>
            </w:pPr>
            <w:ins w:id="3532" w:author="He Han" w:date="2026-08-27T15:25:00Z">
              <w:r w:rsidRPr="000134D8">
                <w:rPr>
                  <w:rFonts w:ascii="Times New Roman" w:eastAsia="仿宋_GB2312" w:hAnsi="Times New Roman" w:cs="Times New Roman"/>
                  <w:color w:val="0000FF"/>
                  <w:sz w:val="18"/>
                  <w:szCs w:val="18"/>
                  <w:highlight w:val="yellow"/>
                </w:rPr>
                <w:t>Temperature regulated via heat exchanger. At a solvent flow rate of 12 m³/h, the solvent passes through the heat exchanger, with its temperature rising from -15 °C to 20 °C.</w:t>
              </w:r>
            </w:ins>
          </w:p>
          <w:p w14:paraId="709DA1EA" w14:textId="04468DC0" w:rsidR="000134D8" w:rsidRPr="00032BAE" w:rsidRDefault="000134D8" w:rsidP="000134D8">
            <w:pPr>
              <w:spacing w:line="240" w:lineRule="exact"/>
              <w:contextualSpacing/>
              <w:rPr>
                <w:rFonts w:ascii="Times New Roman" w:eastAsia="仿宋_GB2312" w:hAnsi="Times New Roman" w:cs="Times New Roman"/>
                <w:color w:val="auto"/>
                <w:sz w:val="18"/>
                <w:szCs w:val="18"/>
                <w:highlight w:val="yellow"/>
              </w:rPr>
            </w:pPr>
            <w:ins w:id="3533" w:author="He Han" w:date="2026-08-27T15:25:00Z">
              <w:r w:rsidRPr="000134D8">
                <w:rPr>
                  <w:rFonts w:ascii="Times New Roman" w:eastAsia="仿宋_GB2312" w:hAnsi="Times New Roman" w:cs="Times New Roman"/>
                  <w:color w:val="0000FF"/>
                  <w:sz w:val="18"/>
                  <w:szCs w:val="18"/>
                  <w:highlight w:val="yellow"/>
                </w:rPr>
                <w:t>At a solvent flow rate of 20 m³/h, the solvent flows through the heat exchanger, and its temperature drops from 45 °C to 33 °C</w:t>
              </w:r>
              <w:r w:rsidRPr="000134D8">
                <w:rPr>
                  <w:rFonts w:ascii="Times New Roman" w:eastAsia="仿宋_GB2312" w:hAnsi="Times New Roman" w:cs="Times New Roman"/>
                  <w:color w:val="0000FF"/>
                  <w:sz w:val="18"/>
                  <w:szCs w:val="18"/>
                  <w:highlight w:val="yellow"/>
                  <w:lang w:eastAsia="zh-CN"/>
                </w:rPr>
                <w:t>.</w:t>
              </w:r>
            </w:ins>
          </w:p>
        </w:tc>
      </w:tr>
      <w:tr w:rsidR="00A42507" w:rsidRPr="008B3C39" w14:paraId="5E9A80D9" w14:textId="77777777" w:rsidTr="00A42507">
        <w:trPr>
          <w:trHeight w:val="397"/>
          <w:jc w:val="center"/>
        </w:trPr>
        <w:tc>
          <w:tcPr>
            <w:tcW w:w="186" w:type="pct"/>
            <w:vMerge/>
            <w:shd w:val="clear" w:color="auto" w:fill="FFFFFF" w:themeFill="background1"/>
            <w:vAlign w:val="center"/>
          </w:tcPr>
          <w:p w14:paraId="164A33EC" w14:textId="77777777" w:rsidR="00A42507" w:rsidRPr="008B3C39" w:rsidRDefault="00A42507" w:rsidP="00A87196">
            <w:pPr>
              <w:spacing w:line="240" w:lineRule="exact"/>
              <w:ind w:left="420" w:hanging="420"/>
              <w:contextualSpacing/>
              <w:jc w:val="center"/>
              <w:rPr>
                <w:rFonts w:ascii="Times New Roman" w:eastAsia="仿宋_GB2312" w:hAnsi="Times New Roman" w:cs="Times New Roman"/>
                <w:color w:val="auto"/>
                <w:kern w:val="0"/>
                <w:sz w:val="18"/>
                <w:szCs w:val="18"/>
                <w:lang w:eastAsia="zh-CN"/>
              </w:rPr>
            </w:pPr>
          </w:p>
        </w:tc>
        <w:tc>
          <w:tcPr>
            <w:tcW w:w="423" w:type="pct"/>
            <w:vMerge/>
            <w:shd w:val="clear" w:color="auto" w:fill="FFFFFF" w:themeFill="background1"/>
            <w:vAlign w:val="center"/>
          </w:tcPr>
          <w:p w14:paraId="37B698CF" w14:textId="1B3BFFAF" w:rsidR="00A42507" w:rsidRPr="00032BAE" w:rsidRDefault="00A42507" w:rsidP="00C15641">
            <w:pPr>
              <w:spacing w:line="240" w:lineRule="exact"/>
              <w:ind w:left="420" w:hanging="420"/>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1E6DE3E0" w14:textId="39E1FA38" w:rsidR="00A42507" w:rsidRPr="00032BAE" w:rsidRDefault="00E23A2C" w:rsidP="00A87196">
            <w:pPr>
              <w:spacing w:line="240" w:lineRule="exact"/>
              <w:ind w:left="840" w:hanging="840"/>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MTBE add amount range: 3</w:t>
            </w:r>
            <w:r w:rsidR="00A42507" w:rsidRPr="00032BAE">
              <w:rPr>
                <w:rFonts w:ascii="Times New Roman" w:eastAsia="仿宋_GB2312" w:hAnsi="Times New Roman" w:cs="Times New Roman"/>
                <w:color w:val="auto"/>
                <w:sz w:val="18"/>
                <w:szCs w:val="18"/>
                <w:lang w:eastAsia="zh-CN"/>
              </w:rPr>
              <w:t>4</w:t>
            </w:r>
            <w:r w:rsidRPr="00032BAE">
              <w:rPr>
                <w:rFonts w:ascii="Times New Roman" w:eastAsia="仿宋_GB2312" w:hAnsi="Times New Roman" w:cs="Times New Roman"/>
                <w:color w:val="auto"/>
                <w:sz w:val="18"/>
                <w:szCs w:val="18"/>
                <w:lang w:eastAsia="zh-CN"/>
              </w:rPr>
              <w:t>5</w:t>
            </w:r>
            <w:r w:rsidR="00E131F6" w:rsidRPr="00032BAE">
              <w:rPr>
                <w:rFonts w:ascii="Times New Roman" w:eastAsia="仿宋_GB2312" w:hAnsi="Times New Roman" w:cs="Times New Roman"/>
                <w:color w:val="auto"/>
                <w:sz w:val="18"/>
                <w:szCs w:val="18"/>
                <w:lang w:eastAsia="zh-CN"/>
              </w:rPr>
              <w:t>.01</w:t>
            </w:r>
            <w:r w:rsidRPr="00032BAE">
              <w:rPr>
                <w:rFonts w:ascii="Times New Roman" w:eastAsia="仿宋_GB2312" w:hAnsi="Times New Roman" w:cs="Times New Roman"/>
                <w:color w:val="auto"/>
                <w:sz w:val="18"/>
                <w:szCs w:val="18"/>
                <w:lang w:eastAsia="zh-CN"/>
              </w:rPr>
              <w:t xml:space="preserve"> kg ~ 366</w:t>
            </w:r>
            <w:r w:rsidR="00E131F6" w:rsidRPr="00032BAE">
              <w:rPr>
                <w:rFonts w:ascii="Times New Roman" w:eastAsia="仿宋_GB2312" w:hAnsi="Times New Roman" w:cs="Times New Roman"/>
                <w:color w:val="auto"/>
                <w:sz w:val="18"/>
                <w:szCs w:val="18"/>
                <w:lang w:eastAsia="zh-CN"/>
              </w:rPr>
              <w:t>.35</w:t>
            </w:r>
            <w:r w:rsidR="00A42507" w:rsidRPr="00032BAE">
              <w:rPr>
                <w:rFonts w:ascii="Times New Roman" w:eastAsia="仿宋_GB2312" w:hAnsi="Times New Roman" w:cs="Times New Roman"/>
                <w:color w:val="auto"/>
                <w:sz w:val="18"/>
                <w:szCs w:val="18"/>
                <w:lang w:eastAsia="zh-CN"/>
              </w:rPr>
              <w:t xml:space="preserve"> </w:t>
            </w:r>
            <w:del w:id="3534" w:author="Johan Granander" w:date="2026-05-04T11:47:00Z">
              <w:r w:rsidR="00A42507" w:rsidRPr="00032BAE" w:rsidDel="00590DC5">
                <w:rPr>
                  <w:rFonts w:ascii="Times New Roman" w:eastAsia="仿宋_GB2312" w:hAnsi="Times New Roman" w:cs="Times New Roman"/>
                  <w:color w:val="auto"/>
                  <w:sz w:val="18"/>
                  <w:szCs w:val="18"/>
                  <w:lang w:eastAsia="zh-CN"/>
                </w:rPr>
                <w:delText>kg ,</w:delText>
              </w:r>
            </w:del>
            <w:ins w:id="3535" w:author="Johan Granander" w:date="2026-05-04T11:47:00Z">
              <w:r w:rsidR="00590DC5" w:rsidRPr="00032BAE">
                <w:rPr>
                  <w:rFonts w:ascii="Times New Roman" w:eastAsia="仿宋_GB2312" w:hAnsi="Times New Roman" w:cs="Times New Roman"/>
                  <w:color w:val="auto"/>
                  <w:sz w:val="18"/>
                  <w:szCs w:val="18"/>
                  <w:lang w:eastAsia="zh-CN"/>
                </w:rPr>
                <w:t>kg,</w:t>
              </w:r>
            </w:ins>
            <w:r w:rsidR="00A42507" w:rsidRPr="00032BAE">
              <w:rPr>
                <w:rFonts w:ascii="Times New Roman" w:eastAsia="仿宋_GB2312" w:hAnsi="Times New Roman" w:cs="Times New Roman"/>
                <w:color w:val="auto"/>
                <w:sz w:val="18"/>
                <w:szCs w:val="18"/>
                <w:lang w:eastAsia="zh-CN"/>
              </w:rPr>
              <w:t xml:space="preserve"> </w:t>
            </w:r>
          </w:p>
          <w:p w14:paraId="73112040" w14:textId="3CFF04F4" w:rsidR="00A42507" w:rsidRPr="00032BAE" w:rsidRDefault="00A42507" w:rsidP="00A87196">
            <w:pPr>
              <w:spacing w:line="240" w:lineRule="exact"/>
              <w:ind w:left="840" w:hanging="840"/>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add accuracy required: ±3%</w:t>
            </w:r>
          </w:p>
        </w:tc>
        <w:tc>
          <w:tcPr>
            <w:tcW w:w="1400" w:type="pct"/>
            <w:shd w:val="clear" w:color="auto" w:fill="FFFFFF" w:themeFill="background1"/>
            <w:vAlign w:val="center"/>
          </w:tcPr>
          <w:p w14:paraId="730F3C65" w14:textId="0850FEB6" w:rsidR="00A42507" w:rsidRPr="00032BAE" w:rsidRDefault="00A42507"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When the MTBE add volume of the equipment is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 xml:space="preserve">70 kg, the feeding accuracy is within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3%</w:t>
            </w:r>
          </w:p>
        </w:tc>
        <w:tc>
          <w:tcPr>
            <w:tcW w:w="305" w:type="pct"/>
            <w:shd w:val="clear" w:color="auto" w:fill="FFFFFF" w:themeFill="background1"/>
            <w:vAlign w:val="center"/>
          </w:tcPr>
          <w:p w14:paraId="2A8CE65B" w14:textId="127902C3" w:rsidR="00A42507" w:rsidRPr="00032BAE" w:rsidRDefault="000B6761" w:rsidP="00A87196">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009288300"/>
                <w14:checkbox>
                  <w14:checked w14:val="1"/>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Y</w:t>
            </w:r>
            <w:r w:rsidR="00A42507" w:rsidRPr="00032BAE">
              <w:rPr>
                <w:rFonts w:ascii="Times New Roman" w:eastAsia="仿宋_GB2312" w:hAnsi="Times New Roman" w:cs="Times New Roman"/>
                <w:color w:val="auto"/>
                <w:sz w:val="18"/>
                <w:szCs w:val="18"/>
                <w:lang w:eastAsia="zh-CN"/>
              </w:rPr>
              <w:t>e</w:t>
            </w:r>
            <w:r w:rsidR="00A42507" w:rsidRPr="00032BAE">
              <w:rPr>
                <w:rFonts w:ascii="Times New Roman" w:eastAsia="仿宋_GB2312" w:hAnsi="Times New Roman" w:cs="Times New Roman"/>
                <w:color w:val="auto"/>
                <w:sz w:val="18"/>
                <w:szCs w:val="18"/>
              </w:rPr>
              <w:t>s</w:t>
            </w:r>
          </w:p>
        </w:tc>
        <w:tc>
          <w:tcPr>
            <w:tcW w:w="305" w:type="pct"/>
            <w:shd w:val="clear" w:color="auto" w:fill="FFFFFF" w:themeFill="background1"/>
            <w:vAlign w:val="center"/>
          </w:tcPr>
          <w:p w14:paraId="7A6DE7AE" w14:textId="02E31FA2" w:rsidR="00A42507" w:rsidRPr="00032BAE" w:rsidRDefault="000B6761" w:rsidP="00A87196">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25395758"/>
                <w14:checkbox>
                  <w14:checked w14:val="0"/>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655DE802" w14:textId="62480C74" w:rsidR="00A42507" w:rsidRPr="00032BAE" w:rsidRDefault="00A42507" w:rsidP="0030647B">
            <w:pPr>
              <w:spacing w:line="240" w:lineRule="exact"/>
              <w:contextualSpacing/>
              <w:rPr>
                <w:rFonts w:ascii="Times New Roman" w:eastAsia="仿宋_GB2312" w:hAnsi="Times New Roman" w:cs="Times New Roman"/>
                <w:color w:val="auto"/>
                <w:sz w:val="18"/>
                <w:szCs w:val="18"/>
              </w:rPr>
            </w:pPr>
          </w:p>
        </w:tc>
      </w:tr>
      <w:tr w:rsidR="00A42507" w:rsidRPr="008B3C39" w14:paraId="4F137D15" w14:textId="77777777" w:rsidTr="00A42507">
        <w:trPr>
          <w:trHeight w:val="397"/>
          <w:jc w:val="center"/>
        </w:trPr>
        <w:tc>
          <w:tcPr>
            <w:tcW w:w="186" w:type="pct"/>
            <w:vMerge/>
            <w:shd w:val="clear" w:color="auto" w:fill="FFFFFF" w:themeFill="background1"/>
            <w:vAlign w:val="center"/>
          </w:tcPr>
          <w:p w14:paraId="69839E1D" w14:textId="77777777" w:rsidR="00A42507" w:rsidRPr="008B3C39" w:rsidRDefault="00A42507" w:rsidP="00C15641">
            <w:pPr>
              <w:spacing w:line="240" w:lineRule="exact"/>
              <w:ind w:left="420" w:hanging="420"/>
              <w:contextualSpacing/>
              <w:jc w:val="center"/>
              <w:rPr>
                <w:rFonts w:ascii="Times New Roman" w:eastAsia="仿宋_GB2312" w:hAnsi="Times New Roman" w:cs="Times New Roman"/>
                <w:color w:val="auto"/>
                <w:kern w:val="0"/>
                <w:sz w:val="18"/>
                <w:szCs w:val="18"/>
                <w:lang w:eastAsia="zh-CN"/>
              </w:rPr>
            </w:pPr>
          </w:p>
        </w:tc>
        <w:tc>
          <w:tcPr>
            <w:tcW w:w="423" w:type="pct"/>
            <w:vMerge/>
            <w:shd w:val="clear" w:color="auto" w:fill="FFFFFF" w:themeFill="background1"/>
            <w:vAlign w:val="center"/>
          </w:tcPr>
          <w:p w14:paraId="7955A1D0" w14:textId="64DF0260" w:rsidR="00A42507" w:rsidRPr="00032BAE" w:rsidRDefault="00A42507" w:rsidP="00C15641">
            <w:pPr>
              <w:spacing w:line="240" w:lineRule="exact"/>
              <w:ind w:left="420" w:hanging="420"/>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652D9C40" w14:textId="3D277BDB" w:rsidR="00A42507" w:rsidRPr="00032BAE" w:rsidRDefault="00E23A2C" w:rsidP="003D008F">
            <w:pPr>
              <w:spacing w:line="240" w:lineRule="exact"/>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IPAC add amount range: 406</w:t>
            </w:r>
            <w:r w:rsidR="00CC1749" w:rsidRPr="00032BAE">
              <w:rPr>
                <w:rFonts w:ascii="Times New Roman" w:eastAsia="仿宋_GB2312" w:hAnsi="Times New Roman" w:cs="Times New Roman"/>
                <w:color w:val="auto"/>
                <w:sz w:val="18"/>
                <w:szCs w:val="18"/>
                <w:lang w:eastAsia="zh-CN"/>
              </w:rPr>
              <w:t>.47</w:t>
            </w:r>
            <w:r w:rsidRPr="00032BAE">
              <w:rPr>
                <w:rFonts w:ascii="Times New Roman" w:eastAsia="仿宋_GB2312" w:hAnsi="Times New Roman" w:cs="Times New Roman"/>
                <w:color w:val="auto"/>
                <w:sz w:val="18"/>
                <w:szCs w:val="18"/>
                <w:lang w:eastAsia="zh-CN"/>
              </w:rPr>
              <w:t xml:space="preserve"> kg ~ 431</w:t>
            </w:r>
            <w:r w:rsidR="00CC1749" w:rsidRPr="00032BAE">
              <w:rPr>
                <w:rFonts w:ascii="Times New Roman" w:eastAsia="仿宋_GB2312" w:hAnsi="Times New Roman" w:cs="Times New Roman"/>
                <w:color w:val="auto"/>
                <w:sz w:val="18"/>
                <w:szCs w:val="18"/>
                <w:lang w:eastAsia="zh-CN"/>
              </w:rPr>
              <w:t>.61</w:t>
            </w:r>
            <w:r w:rsidR="00A42507" w:rsidRPr="00032BAE">
              <w:rPr>
                <w:rFonts w:ascii="Times New Roman" w:eastAsia="仿宋_GB2312" w:hAnsi="Times New Roman" w:cs="Times New Roman"/>
                <w:color w:val="auto"/>
                <w:sz w:val="18"/>
                <w:szCs w:val="18"/>
                <w:lang w:eastAsia="zh-CN"/>
              </w:rPr>
              <w:t xml:space="preserve"> kg, add accuracy required: ±3%</w:t>
            </w:r>
          </w:p>
        </w:tc>
        <w:tc>
          <w:tcPr>
            <w:tcW w:w="1400" w:type="pct"/>
            <w:shd w:val="clear" w:color="auto" w:fill="FFFFFF" w:themeFill="background1"/>
            <w:vAlign w:val="center"/>
          </w:tcPr>
          <w:p w14:paraId="21D02E79" w14:textId="066CD9B4" w:rsidR="00A42507" w:rsidRPr="00032BAE" w:rsidRDefault="00A42507"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When the </w:t>
            </w:r>
            <w:proofErr w:type="spellStart"/>
            <w:r w:rsidRPr="00032BAE">
              <w:rPr>
                <w:rFonts w:ascii="Times New Roman" w:eastAsia="仿宋_GB2312" w:hAnsi="Times New Roman" w:cs="Times New Roman"/>
                <w:color w:val="auto"/>
                <w:sz w:val="18"/>
                <w:szCs w:val="18"/>
              </w:rPr>
              <w:t>IPAc</w:t>
            </w:r>
            <w:proofErr w:type="spellEnd"/>
            <w:r w:rsidRPr="00032BAE">
              <w:rPr>
                <w:rFonts w:ascii="Times New Roman" w:eastAsia="仿宋_GB2312" w:hAnsi="Times New Roman" w:cs="Times New Roman"/>
                <w:color w:val="auto"/>
                <w:sz w:val="18"/>
                <w:szCs w:val="18"/>
              </w:rPr>
              <w:t xml:space="preserve"> add volume of the equipment is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 xml:space="preserve">70 kg, the feeding accuracy is within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3%</w:t>
            </w:r>
          </w:p>
        </w:tc>
        <w:tc>
          <w:tcPr>
            <w:tcW w:w="305" w:type="pct"/>
            <w:shd w:val="clear" w:color="auto" w:fill="FFFFFF" w:themeFill="background1"/>
            <w:vAlign w:val="center"/>
          </w:tcPr>
          <w:p w14:paraId="4A93AF06" w14:textId="289E373D" w:rsidR="00A42507" w:rsidRPr="00032BAE" w:rsidRDefault="000B6761" w:rsidP="00C15641">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20856217"/>
                <w14:checkbox>
                  <w14:checked w14:val="1"/>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1EAE5592" w14:textId="58B9F27B" w:rsidR="00A42507" w:rsidRPr="00032BAE" w:rsidRDefault="000B6761" w:rsidP="00C15641">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19025026"/>
                <w14:checkbox>
                  <w14:checked w14:val="0"/>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21157418" w14:textId="592543BD" w:rsidR="00A42507" w:rsidRPr="00032BAE" w:rsidRDefault="00A42507" w:rsidP="0030647B">
            <w:pPr>
              <w:spacing w:line="240" w:lineRule="exact"/>
              <w:contextualSpacing/>
              <w:rPr>
                <w:rFonts w:ascii="Times New Roman" w:eastAsia="仿宋_GB2312" w:hAnsi="Times New Roman" w:cs="Times New Roman"/>
                <w:color w:val="auto"/>
                <w:sz w:val="18"/>
                <w:szCs w:val="18"/>
              </w:rPr>
            </w:pPr>
          </w:p>
        </w:tc>
      </w:tr>
      <w:tr w:rsidR="00A42507" w:rsidRPr="008B3C39" w14:paraId="3E057A82" w14:textId="77777777" w:rsidTr="00A42507">
        <w:trPr>
          <w:trHeight w:val="397"/>
          <w:jc w:val="center"/>
        </w:trPr>
        <w:tc>
          <w:tcPr>
            <w:tcW w:w="186" w:type="pct"/>
            <w:vMerge/>
            <w:shd w:val="clear" w:color="auto" w:fill="FFFFFF" w:themeFill="background1"/>
            <w:vAlign w:val="center"/>
          </w:tcPr>
          <w:p w14:paraId="614C6F8A" w14:textId="77777777" w:rsidR="00A42507" w:rsidRPr="008B3C39" w:rsidRDefault="00A42507" w:rsidP="00C15641">
            <w:pPr>
              <w:spacing w:line="240" w:lineRule="exact"/>
              <w:ind w:left="420" w:hanging="420"/>
              <w:contextualSpacing/>
              <w:jc w:val="center"/>
              <w:rPr>
                <w:rFonts w:ascii="Times New Roman" w:eastAsia="仿宋_GB2312" w:hAnsi="Times New Roman" w:cs="Times New Roman"/>
                <w:color w:val="auto"/>
                <w:kern w:val="0"/>
                <w:sz w:val="18"/>
                <w:szCs w:val="18"/>
                <w:lang w:eastAsia="zh-CN"/>
              </w:rPr>
            </w:pPr>
          </w:p>
        </w:tc>
        <w:tc>
          <w:tcPr>
            <w:tcW w:w="423" w:type="pct"/>
            <w:vMerge/>
            <w:shd w:val="clear" w:color="auto" w:fill="FFFFFF" w:themeFill="background1"/>
            <w:vAlign w:val="center"/>
          </w:tcPr>
          <w:p w14:paraId="4C5FF9FE" w14:textId="4C5D69F5" w:rsidR="00A42507" w:rsidRPr="00032BAE" w:rsidRDefault="00A42507" w:rsidP="00C15641">
            <w:pPr>
              <w:spacing w:line="240" w:lineRule="exact"/>
              <w:ind w:left="420" w:hanging="420"/>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19065E97" w14:textId="5737E477" w:rsidR="00A42507" w:rsidRPr="00032BAE" w:rsidRDefault="00A42507" w:rsidP="00C15641">
            <w:pPr>
              <w:spacing w:line="240" w:lineRule="exact"/>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 xml:space="preserve">PIP/DMF add amount range: </w:t>
            </w:r>
            <w:r w:rsidR="00E23A2C" w:rsidRPr="00032BAE">
              <w:rPr>
                <w:rFonts w:ascii="Times New Roman" w:eastAsia="仿宋_GB2312" w:hAnsi="Times New Roman" w:cs="Times New Roman"/>
                <w:color w:val="auto"/>
                <w:sz w:val="18"/>
                <w:szCs w:val="18"/>
                <w:lang w:eastAsia="zh-CN"/>
              </w:rPr>
              <w:t>346</w:t>
            </w:r>
            <w:r w:rsidR="00CC1749" w:rsidRPr="00032BAE">
              <w:rPr>
                <w:rFonts w:ascii="Times New Roman" w:eastAsia="仿宋_GB2312" w:hAnsi="Times New Roman" w:cs="Times New Roman"/>
                <w:color w:val="auto"/>
                <w:sz w:val="18"/>
                <w:szCs w:val="18"/>
                <w:lang w:eastAsia="zh-CN"/>
              </w:rPr>
              <w:t>.78 kg ~ 368.23</w:t>
            </w:r>
            <w:r w:rsidR="00E23A2C" w:rsidRPr="00032BAE">
              <w:rPr>
                <w:rFonts w:ascii="Times New Roman" w:eastAsia="仿宋_GB2312" w:hAnsi="Times New Roman" w:cs="Times New Roman"/>
                <w:color w:val="auto"/>
                <w:sz w:val="18"/>
                <w:szCs w:val="18"/>
                <w:lang w:eastAsia="zh-CN"/>
              </w:rPr>
              <w:t xml:space="preserve"> kg</w:t>
            </w:r>
            <w:r w:rsidRPr="00032BAE">
              <w:rPr>
                <w:rFonts w:ascii="Times New Roman" w:eastAsia="仿宋_GB2312" w:hAnsi="Times New Roman" w:cs="Times New Roman"/>
                <w:color w:val="auto"/>
                <w:sz w:val="18"/>
                <w:szCs w:val="18"/>
                <w:lang w:eastAsia="zh-CN"/>
              </w:rPr>
              <w:t>, add accuracy required: ±3%</w:t>
            </w:r>
          </w:p>
        </w:tc>
        <w:tc>
          <w:tcPr>
            <w:tcW w:w="1400" w:type="pct"/>
            <w:shd w:val="clear" w:color="auto" w:fill="FFFFFF" w:themeFill="background1"/>
            <w:vAlign w:val="center"/>
          </w:tcPr>
          <w:p w14:paraId="24678E1D" w14:textId="5E20DEDC" w:rsidR="00A42507" w:rsidRPr="00032BAE" w:rsidRDefault="00A42507"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When the PIP/DMF add volume of the equipment is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 xml:space="preserve">70 kg, the feeding accuracy is within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3%</w:t>
            </w:r>
          </w:p>
        </w:tc>
        <w:tc>
          <w:tcPr>
            <w:tcW w:w="305" w:type="pct"/>
            <w:shd w:val="clear" w:color="auto" w:fill="FFFFFF" w:themeFill="background1"/>
            <w:vAlign w:val="center"/>
          </w:tcPr>
          <w:p w14:paraId="33C3BE69" w14:textId="7A9C584E" w:rsidR="00A42507" w:rsidRPr="00032BAE" w:rsidRDefault="000B6761" w:rsidP="00C15641">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899349343"/>
                <w14:checkbox>
                  <w14:checked w14:val="1"/>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776C8DBE" w14:textId="5AF4A278" w:rsidR="00A42507" w:rsidRPr="00032BAE" w:rsidRDefault="000B6761" w:rsidP="00C15641">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05828677"/>
                <w14:checkbox>
                  <w14:checked w14:val="0"/>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1A86BCCB" w14:textId="64526139" w:rsidR="00A42507" w:rsidRPr="00032BAE" w:rsidRDefault="00A42507" w:rsidP="0030647B">
            <w:pPr>
              <w:spacing w:line="240" w:lineRule="exact"/>
              <w:contextualSpacing/>
              <w:rPr>
                <w:rFonts w:ascii="Times New Roman" w:eastAsia="仿宋_GB2312" w:hAnsi="Times New Roman" w:cs="Times New Roman"/>
                <w:color w:val="auto"/>
                <w:sz w:val="18"/>
                <w:szCs w:val="18"/>
              </w:rPr>
            </w:pPr>
          </w:p>
        </w:tc>
      </w:tr>
      <w:tr w:rsidR="00A42507" w:rsidRPr="008B3C39" w14:paraId="1FFCD289" w14:textId="77777777" w:rsidTr="00A42507">
        <w:trPr>
          <w:trHeight w:val="397"/>
          <w:jc w:val="center"/>
        </w:trPr>
        <w:tc>
          <w:tcPr>
            <w:tcW w:w="186" w:type="pct"/>
            <w:vMerge/>
            <w:shd w:val="clear" w:color="auto" w:fill="FFFFFF" w:themeFill="background1"/>
            <w:vAlign w:val="center"/>
          </w:tcPr>
          <w:p w14:paraId="6B45B8A9" w14:textId="77777777" w:rsidR="00A42507" w:rsidRPr="008B3C39" w:rsidRDefault="00A42507" w:rsidP="00A42507">
            <w:pPr>
              <w:spacing w:line="240" w:lineRule="exact"/>
              <w:ind w:left="420" w:hanging="420"/>
              <w:contextualSpacing/>
              <w:jc w:val="center"/>
              <w:rPr>
                <w:rFonts w:ascii="Times New Roman" w:eastAsia="仿宋_GB2312" w:hAnsi="Times New Roman" w:cs="Times New Roman"/>
                <w:color w:val="auto"/>
                <w:kern w:val="0"/>
                <w:sz w:val="18"/>
                <w:szCs w:val="18"/>
                <w:lang w:eastAsia="zh-CN"/>
              </w:rPr>
            </w:pPr>
          </w:p>
        </w:tc>
        <w:tc>
          <w:tcPr>
            <w:tcW w:w="423" w:type="pct"/>
            <w:vMerge/>
            <w:shd w:val="clear" w:color="auto" w:fill="FFFFFF" w:themeFill="background1"/>
            <w:vAlign w:val="center"/>
          </w:tcPr>
          <w:p w14:paraId="6CCA0BAD" w14:textId="77777777" w:rsidR="00A42507" w:rsidRPr="00032BAE" w:rsidRDefault="00A42507" w:rsidP="00A42507">
            <w:pPr>
              <w:spacing w:line="240" w:lineRule="exact"/>
              <w:ind w:left="420" w:hanging="420"/>
              <w:contextualSpacing/>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5A9EB608" w14:textId="77777777" w:rsidR="00A42507" w:rsidRDefault="00A42507" w:rsidP="00A42507">
            <w:pPr>
              <w:spacing w:line="240" w:lineRule="exact"/>
              <w:contextualSpacing/>
              <w:jc w:val="both"/>
              <w:rPr>
                <w:ins w:id="3536" w:author="Xuning Wei12232" w:date="2026-07-27T12:41:00Z"/>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Toluene</w:t>
            </w:r>
            <w:r w:rsidR="00E23A2C" w:rsidRPr="00032BAE">
              <w:rPr>
                <w:rFonts w:ascii="Times New Roman" w:eastAsia="仿宋_GB2312" w:hAnsi="Times New Roman" w:cs="Times New Roman"/>
                <w:color w:val="auto"/>
                <w:sz w:val="18"/>
                <w:szCs w:val="18"/>
                <w:lang w:eastAsia="zh-CN"/>
              </w:rPr>
              <w:t xml:space="preserve"> add</w:t>
            </w:r>
            <w:ins w:id="3537" w:author="Johan Granander" w:date="2026-05-04T11:47:00Z">
              <w:r w:rsidR="00590DC5">
                <w:rPr>
                  <w:rFonts w:ascii="Times New Roman" w:eastAsia="仿宋_GB2312" w:hAnsi="Times New Roman" w:cs="Times New Roman"/>
                  <w:color w:val="auto"/>
                  <w:sz w:val="18"/>
                  <w:szCs w:val="18"/>
                  <w:lang w:eastAsia="zh-CN"/>
                </w:rPr>
                <w:t>ition</w:t>
              </w:r>
            </w:ins>
            <w:r w:rsidR="00E23A2C" w:rsidRPr="00032BAE">
              <w:rPr>
                <w:rFonts w:ascii="Times New Roman" w:eastAsia="仿宋_GB2312" w:hAnsi="Times New Roman" w:cs="Times New Roman"/>
                <w:color w:val="auto"/>
                <w:sz w:val="18"/>
                <w:szCs w:val="18"/>
                <w:lang w:eastAsia="zh-CN"/>
              </w:rPr>
              <w:t xml:space="preserve"> amount range: 406</w:t>
            </w:r>
            <w:r w:rsidR="00CC1749" w:rsidRPr="00032BAE">
              <w:rPr>
                <w:rFonts w:ascii="Times New Roman" w:eastAsia="仿宋_GB2312" w:hAnsi="Times New Roman" w:cs="Times New Roman"/>
                <w:color w:val="auto"/>
                <w:sz w:val="18"/>
                <w:szCs w:val="18"/>
                <w:lang w:eastAsia="zh-CN"/>
              </w:rPr>
              <w:t>.47</w:t>
            </w:r>
            <w:r w:rsidR="00E23A2C" w:rsidRPr="00032BAE">
              <w:rPr>
                <w:rFonts w:ascii="Times New Roman" w:eastAsia="仿宋_GB2312" w:hAnsi="Times New Roman" w:cs="Times New Roman"/>
                <w:color w:val="auto"/>
                <w:sz w:val="18"/>
                <w:szCs w:val="18"/>
                <w:lang w:eastAsia="zh-CN"/>
              </w:rPr>
              <w:t xml:space="preserve"> kg ~ 431</w:t>
            </w:r>
            <w:r w:rsidR="00CC1749" w:rsidRPr="00032BAE">
              <w:rPr>
                <w:rFonts w:ascii="Times New Roman" w:eastAsia="仿宋_GB2312" w:hAnsi="Times New Roman" w:cs="Times New Roman"/>
                <w:color w:val="auto"/>
                <w:sz w:val="18"/>
                <w:szCs w:val="18"/>
                <w:lang w:eastAsia="zh-CN"/>
              </w:rPr>
              <w:t>.61</w:t>
            </w:r>
            <w:r w:rsidRPr="00032BAE">
              <w:rPr>
                <w:rFonts w:ascii="Times New Roman" w:eastAsia="仿宋_GB2312" w:hAnsi="Times New Roman" w:cs="Times New Roman"/>
                <w:color w:val="auto"/>
                <w:sz w:val="18"/>
                <w:szCs w:val="18"/>
                <w:lang w:eastAsia="zh-CN"/>
              </w:rPr>
              <w:t xml:space="preserve"> kg, add accuracy required: ±3%</w:t>
            </w:r>
            <w:ins w:id="3538" w:author="Xuning Wei12232" w:date="2026-07-27T12:41:00Z">
              <w:r w:rsidR="006175D2">
                <w:rPr>
                  <w:rFonts w:ascii="Times New Roman" w:eastAsia="仿宋_GB2312" w:hAnsi="Times New Roman" w:cs="Times New Roman"/>
                  <w:color w:val="auto"/>
                  <w:sz w:val="18"/>
                  <w:szCs w:val="18"/>
                  <w:lang w:eastAsia="zh-CN"/>
                </w:rPr>
                <w:t>;</w:t>
              </w:r>
            </w:ins>
          </w:p>
          <w:p w14:paraId="1E2ED56D" w14:textId="61D92BD1" w:rsidR="006175D2" w:rsidRPr="00032BAE" w:rsidRDefault="006175D2" w:rsidP="00A42507">
            <w:pPr>
              <w:spacing w:line="240" w:lineRule="exact"/>
              <w:contextualSpacing/>
              <w:jc w:val="both"/>
              <w:rPr>
                <w:rFonts w:ascii="Times New Roman" w:eastAsia="仿宋_GB2312" w:hAnsi="Times New Roman" w:cs="Times New Roman"/>
                <w:color w:val="auto"/>
                <w:sz w:val="18"/>
                <w:szCs w:val="18"/>
                <w:lang w:eastAsia="zh-CN"/>
              </w:rPr>
            </w:pPr>
            <w:ins w:id="3539" w:author="Xuning Wei12232" w:date="2026-07-27T12:41:00Z">
              <w:r w:rsidRPr="004C5939">
                <w:rPr>
                  <w:rFonts w:ascii="Times New Roman" w:eastAsia="仿宋_GB2312" w:hAnsi="Times New Roman" w:cs="Times New Roman"/>
                  <w:color w:val="0000FF"/>
                  <w:sz w:val="18"/>
                  <w:szCs w:val="18"/>
                  <w:lang w:eastAsia="zh-CN"/>
                </w:rPr>
                <w:t xml:space="preserve">The </w:t>
              </w:r>
              <w:r>
                <w:rPr>
                  <w:rFonts w:ascii="Times New Roman" w:eastAsia="仿宋_GB2312" w:hAnsi="Times New Roman" w:cs="Times New Roman"/>
                  <w:color w:val="0000FF"/>
                  <w:sz w:val="18"/>
                  <w:szCs w:val="18"/>
                  <w:lang w:eastAsia="zh-CN"/>
                </w:rPr>
                <w:t>charg</w:t>
              </w:r>
              <w:r w:rsidRPr="004C5939">
                <w:rPr>
                  <w:rFonts w:ascii="Times New Roman" w:eastAsia="仿宋_GB2312" w:hAnsi="Times New Roman" w:cs="Times New Roman"/>
                  <w:color w:val="0000FF"/>
                  <w:sz w:val="18"/>
                  <w:szCs w:val="18"/>
                  <w:lang w:eastAsia="zh-CN"/>
                </w:rPr>
                <w:t xml:space="preserve">ing range </w:t>
              </w:r>
              <w:r>
                <w:rPr>
                  <w:rFonts w:ascii="Times New Roman" w:eastAsia="仿宋_GB2312" w:hAnsi="Times New Roman" w:cs="Times New Roman"/>
                  <w:color w:val="0000FF"/>
                  <w:sz w:val="18"/>
                  <w:szCs w:val="18"/>
                  <w:lang w:eastAsia="zh-CN"/>
                </w:rPr>
                <w:t>each</w:t>
              </w:r>
              <w:r w:rsidRPr="004C5939">
                <w:rPr>
                  <w:rFonts w:ascii="Times New Roman" w:eastAsia="仿宋_GB2312" w:hAnsi="Times New Roman" w:cs="Times New Roman"/>
                  <w:color w:val="0000FF"/>
                  <w:sz w:val="18"/>
                  <w:szCs w:val="18"/>
                  <w:lang w:eastAsia="zh-CN"/>
                </w:rPr>
                <w:t xml:space="preserve"> drum is between </w:t>
              </w:r>
              <w:r>
                <w:rPr>
                  <w:rFonts w:ascii="Times New Roman" w:eastAsia="仿宋_GB2312" w:hAnsi="Times New Roman" w:cs="Times New Roman"/>
                  <w:color w:val="0000FF"/>
                  <w:sz w:val="18"/>
                  <w:szCs w:val="18"/>
                  <w:lang w:eastAsia="zh-CN"/>
                </w:rPr>
                <w:t>2.00~</w:t>
              </w:r>
              <w:r w:rsidRPr="004C5939">
                <w:rPr>
                  <w:rFonts w:ascii="Times New Roman" w:eastAsia="仿宋_GB2312" w:hAnsi="Times New Roman" w:cs="Times New Roman"/>
                  <w:color w:val="0000FF"/>
                  <w:sz w:val="18"/>
                  <w:szCs w:val="18"/>
                  <w:lang w:eastAsia="zh-CN"/>
                </w:rPr>
                <w:t xml:space="preserve"> 170.00 kg.</w:t>
              </w:r>
            </w:ins>
          </w:p>
        </w:tc>
        <w:tc>
          <w:tcPr>
            <w:tcW w:w="1400" w:type="pct"/>
            <w:shd w:val="clear" w:color="auto" w:fill="FFFFFF" w:themeFill="background1"/>
            <w:vAlign w:val="center"/>
          </w:tcPr>
          <w:p w14:paraId="05BE6788" w14:textId="29D17B6F" w:rsidR="00A42507" w:rsidRPr="00032BAE" w:rsidRDefault="00A42507" w:rsidP="0030647B">
            <w:pPr>
              <w:spacing w:line="240" w:lineRule="exact"/>
              <w:contextualSpacing/>
              <w:jc w:val="both"/>
              <w:rPr>
                <w:rFonts w:ascii="Times New Roman" w:eastAsia="仿宋_GB2312" w:hAnsi="Times New Roman" w:cs="Times New Roman"/>
                <w:color w:val="auto"/>
                <w:sz w:val="18"/>
                <w:szCs w:val="18"/>
              </w:rPr>
            </w:pPr>
            <w:del w:id="3540" w:author="Xuning Wei12232" w:date="2026-07-27T12:41:00Z">
              <w:r w:rsidRPr="00032BAE" w:rsidDel="006175D2">
                <w:rPr>
                  <w:rFonts w:ascii="Times New Roman" w:eastAsia="仿宋_GB2312" w:hAnsi="Times New Roman" w:cs="Times New Roman"/>
                  <w:color w:val="auto"/>
                  <w:sz w:val="18"/>
                  <w:szCs w:val="18"/>
                </w:rPr>
                <w:delText>The equipment is equipped with Dedicated pipeline feeding, the feeding accuracy of Toluene is within ±3% by manual weighing</w:delText>
              </w:r>
            </w:del>
            <w:ins w:id="3541" w:author="Xuning Wei12232" w:date="2026-07-27T12:41:00Z">
              <w:r w:rsidR="006175D2" w:rsidRPr="00E10C03">
                <w:rPr>
                  <w:rFonts w:ascii="Times New Roman" w:eastAsia="仿宋_GB2312" w:hAnsi="Times New Roman" w:cs="Times New Roman"/>
                  <w:color w:val="0000FF"/>
                  <w:kern w:val="0"/>
                  <w:sz w:val="18"/>
                  <w:szCs w:val="18"/>
                  <w:lang w:val="sv-SE"/>
                </w:rPr>
                <w:t>2.0</w:t>
              </w:r>
              <w:r w:rsidR="006175D2">
                <w:rPr>
                  <w:rFonts w:ascii="Times New Roman" w:eastAsia="仿宋_GB2312" w:hAnsi="Times New Roman" w:cs="Times New Roman"/>
                  <w:color w:val="0000FF"/>
                  <w:kern w:val="0"/>
                  <w:sz w:val="18"/>
                  <w:szCs w:val="18"/>
                  <w:lang w:val="sv-SE"/>
                </w:rPr>
                <w:t>0 kg</w:t>
              </w:r>
              <w:r w:rsidR="006175D2" w:rsidRPr="00C4678B">
                <w:rPr>
                  <w:rFonts w:ascii="Times New Roman" w:eastAsia="仿宋_GB2312" w:hAnsi="Times New Roman" w:cs="Times New Roman"/>
                  <w:color w:val="0000FF"/>
                  <w:kern w:val="0"/>
                  <w:sz w:val="18"/>
                  <w:szCs w:val="18"/>
                  <w:lang w:val="sv-SE" w:eastAsia="zh-CN"/>
                </w:rPr>
                <w:t>≤</w:t>
              </w:r>
              <w:r w:rsidR="006175D2" w:rsidRPr="0015532E">
                <w:rPr>
                  <w:rFonts w:ascii="Times New Roman" w:eastAsia="仿宋_GB2312" w:hAnsi="Times New Roman" w:cs="Times New Roman"/>
                  <w:color w:val="0000FF"/>
                  <w:kern w:val="0"/>
                  <w:sz w:val="18"/>
                  <w:szCs w:val="18"/>
                  <w:lang w:val="sv-SE"/>
                </w:rPr>
                <w:t>m</w:t>
              </w:r>
              <w:r w:rsidR="006175D2" w:rsidRPr="00C4678B">
                <w:rPr>
                  <w:rFonts w:ascii="Times New Roman" w:eastAsia="仿宋_GB2312" w:hAnsi="Times New Roman" w:cs="Times New Roman"/>
                  <w:color w:val="0000FF"/>
                  <w:kern w:val="0"/>
                  <w:sz w:val="18"/>
                  <w:szCs w:val="18"/>
                  <w:lang w:val="sv-SE" w:eastAsia="zh-CN"/>
                </w:rPr>
                <w:t>≤</w:t>
              </w:r>
              <w:r w:rsidR="006175D2">
                <w:rPr>
                  <w:rFonts w:ascii="Times New Roman" w:eastAsia="仿宋_GB2312" w:hAnsi="Times New Roman" w:cs="Times New Roman"/>
                  <w:color w:val="0000FF"/>
                  <w:kern w:val="0"/>
                  <w:sz w:val="18"/>
                  <w:szCs w:val="18"/>
                  <w:lang w:val="sv-SE"/>
                </w:rPr>
                <w:t xml:space="preserve">300.00 </w:t>
              </w:r>
              <w:r w:rsidR="006175D2" w:rsidRPr="00E10C03">
                <w:rPr>
                  <w:rFonts w:ascii="Times New Roman" w:eastAsia="仿宋_GB2312" w:hAnsi="Times New Roman" w:cs="Times New Roman"/>
                  <w:color w:val="0000FF"/>
                  <w:kern w:val="0"/>
                  <w:sz w:val="18"/>
                  <w:szCs w:val="18"/>
                  <w:lang w:val="sv-SE"/>
                </w:rPr>
                <w:t>kg</w:t>
              </w:r>
              <w:r w:rsidR="006175D2" w:rsidRPr="004C5939">
                <w:rPr>
                  <w:rFonts w:ascii="Times New Roman" w:eastAsia="仿宋_GB2312" w:hAnsi="Times New Roman" w:cs="Times New Roman"/>
                  <w:color w:val="0000FF"/>
                  <w:kern w:val="0"/>
                  <w:sz w:val="18"/>
                  <w:szCs w:val="18"/>
                  <w:lang w:val="sv-SE"/>
                </w:rPr>
                <w:t xml:space="preserve">: </w:t>
              </w:r>
              <w:r w:rsidR="006175D2" w:rsidRPr="004C5939">
                <w:rPr>
                  <w:rFonts w:ascii="Times New Roman" w:eastAsia="仿宋_GB2312" w:hAnsi="Times New Roman" w:cs="Times New Roman"/>
                  <w:color w:val="0000FF"/>
                  <w:sz w:val="18"/>
                  <w:szCs w:val="18"/>
                </w:rPr>
                <w:t>±</w:t>
              </w:r>
              <w:r w:rsidR="006175D2" w:rsidRPr="004C5939">
                <w:rPr>
                  <w:rFonts w:ascii="Times New Roman" w:eastAsia="仿宋_GB2312" w:hAnsi="Times New Roman" w:cs="Times New Roman"/>
                  <w:color w:val="0000FF"/>
                  <w:kern w:val="0"/>
                  <w:sz w:val="18"/>
                  <w:szCs w:val="18"/>
                  <w:lang w:val="sv-SE" w:eastAsia="zh-CN"/>
                </w:rPr>
                <w:t>3.0%</w:t>
              </w:r>
            </w:ins>
          </w:p>
        </w:tc>
        <w:tc>
          <w:tcPr>
            <w:tcW w:w="305" w:type="pct"/>
            <w:shd w:val="clear" w:color="auto" w:fill="FFFFFF" w:themeFill="background1"/>
            <w:vAlign w:val="center"/>
          </w:tcPr>
          <w:p w14:paraId="749670F8" w14:textId="5FEF7D70" w:rsidR="00A42507" w:rsidRPr="00032BAE" w:rsidRDefault="000B6761" w:rsidP="00A42507">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97863929"/>
                <w14:checkbox>
                  <w14:checked w14:val="1"/>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4A78CC82" w14:textId="01AC278E" w:rsidR="00A42507" w:rsidRPr="00032BAE" w:rsidRDefault="000B6761" w:rsidP="00A42507">
            <w:pPr>
              <w:spacing w:line="240" w:lineRule="exact"/>
              <w:ind w:left="420" w:hanging="420"/>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27471757"/>
                <w14:checkbox>
                  <w14:checked w14:val="0"/>
                  <w14:checkedState w14:val="2612" w14:font="MS Gothic"/>
                  <w14:uncheckedState w14:val="2610" w14:font="MS Gothic"/>
                </w14:checkbox>
              </w:sdtPr>
              <w:sdtEndPr/>
              <w:sdtContent>
                <w:r w:rsidR="00A42507" w:rsidRPr="00032BAE">
                  <w:rPr>
                    <w:rFonts w:ascii="Segoe UI Symbol" w:eastAsia="MS Gothic" w:hAnsi="Segoe UI Symbol" w:cs="Segoe UI Symbol"/>
                    <w:color w:val="auto"/>
                    <w:sz w:val="18"/>
                    <w:szCs w:val="18"/>
                  </w:rPr>
                  <w:t>☐</w:t>
                </w:r>
              </w:sdtContent>
            </w:sdt>
            <w:r w:rsidR="00A42507" w:rsidRPr="00032BAE">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174A7F28" w14:textId="77777777" w:rsidR="00A42507" w:rsidRPr="00032BAE" w:rsidRDefault="00A42507" w:rsidP="0030647B">
            <w:pPr>
              <w:spacing w:line="240" w:lineRule="exact"/>
              <w:contextualSpacing/>
              <w:rPr>
                <w:rFonts w:ascii="Times New Roman" w:eastAsia="仿宋_GB2312" w:hAnsi="Times New Roman" w:cs="Times New Roman"/>
                <w:color w:val="auto"/>
                <w:sz w:val="18"/>
                <w:szCs w:val="18"/>
              </w:rPr>
            </w:pPr>
          </w:p>
        </w:tc>
      </w:tr>
      <w:tr w:rsidR="0091278D" w:rsidRPr="008B3C39" w14:paraId="10C9717B" w14:textId="77777777" w:rsidTr="00A42507">
        <w:trPr>
          <w:trHeight w:val="397"/>
          <w:jc w:val="center"/>
        </w:trPr>
        <w:tc>
          <w:tcPr>
            <w:tcW w:w="186" w:type="pct"/>
            <w:vMerge w:val="restart"/>
            <w:shd w:val="clear" w:color="auto" w:fill="FFFFFF" w:themeFill="background1"/>
            <w:vAlign w:val="center"/>
          </w:tcPr>
          <w:p w14:paraId="1046412E" w14:textId="31C34F74" w:rsidR="0091278D" w:rsidRPr="008B3C39" w:rsidRDefault="0091278D" w:rsidP="0091278D">
            <w:pPr>
              <w:spacing w:line="240" w:lineRule="exact"/>
              <w:contextualSpacing/>
              <w:jc w:val="center"/>
              <w:rPr>
                <w:rFonts w:ascii="Times New Roman" w:eastAsia="仿宋_GB2312" w:hAnsi="Times New Roman" w:cs="Times New Roman"/>
                <w:color w:val="auto"/>
                <w:kern w:val="0"/>
                <w:sz w:val="18"/>
                <w:szCs w:val="18"/>
              </w:rPr>
            </w:pPr>
            <w:r w:rsidRPr="008B3C39">
              <w:rPr>
                <w:rFonts w:ascii="Times New Roman" w:eastAsia="仿宋_GB2312" w:hAnsi="Times New Roman" w:cs="Times New Roman"/>
                <w:color w:val="auto"/>
                <w:kern w:val="0"/>
                <w:sz w:val="18"/>
                <w:szCs w:val="18"/>
              </w:rPr>
              <w:t>6</w:t>
            </w:r>
          </w:p>
        </w:tc>
        <w:tc>
          <w:tcPr>
            <w:tcW w:w="423" w:type="pct"/>
            <w:vMerge w:val="restart"/>
            <w:shd w:val="clear" w:color="auto" w:fill="FFFFFF" w:themeFill="background1"/>
            <w:vAlign w:val="center"/>
          </w:tcPr>
          <w:p w14:paraId="723F31F6" w14:textId="77777777" w:rsidR="0091278D" w:rsidRPr="00032BAE" w:rsidRDefault="0091278D" w:rsidP="0091278D">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Process Design</w:t>
            </w:r>
          </w:p>
        </w:tc>
        <w:tc>
          <w:tcPr>
            <w:tcW w:w="1191" w:type="pct"/>
            <w:shd w:val="clear" w:color="auto" w:fill="FFFFFF" w:themeFill="background1"/>
            <w:vAlign w:val="center"/>
          </w:tcPr>
          <w:p w14:paraId="6E9CDA9A" w14:textId="5826FDC1" w:rsidR="0091278D" w:rsidRPr="00032BAE" w:rsidRDefault="0091278D" w:rsidP="0091278D">
            <w:pPr>
              <w:spacing w:line="240" w:lineRule="exact"/>
              <w:contextualSpacing/>
              <w:jc w:val="both"/>
              <w:rPr>
                <w:rFonts w:ascii="Times New Roman" w:eastAsia="仿宋_GB2312" w:hAnsi="Times New Roman" w:cs="Times New Roman"/>
                <w:color w:val="auto"/>
                <w:sz w:val="18"/>
                <w:szCs w:val="18"/>
              </w:rPr>
            </w:pPr>
            <w:ins w:id="3542" w:author="Xuning Wei12232" w:date="2026-07-27T12:44:00Z">
              <w:r w:rsidRPr="335F2C10">
                <w:rPr>
                  <w:rFonts w:ascii="Times New Roman" w:eastAsia="仿宋_GB2312" w:hAnsi="Times New Roman" w:cs="Times New Roman"/>
                  <w:color w:val="auto"/>
                  <w:sz w:val="18"/>
                  <w:szCs w:val="18"/>
                </w:rPr>
                <w:t>Control range of batch jacket temperature from the process requirement</w:t>
              </w:r>
            </w:ins>
            <w:del w:id="3543" w:author="Xuning Wei12232" w:date="2026-07-27T12:44:00Z">
              <w:r w:rsidRPr="00032BAE" w:rsidDel="006175D2">
                <w:rPr>
                  <w:rFonts w:ascii="Times New Roman" w:eastAsia="仿宋_GB2312" w:hAnsi="Times New Roman" w:cs="Times New Roman"/>
                  <w:color w:val="auto"/>
                  <w:sz w:val="18"/>
                  <w:szCs w:val="18"/>
                </w:rPr>
                <w:delText>Reaction Temperature</w:delText>
              </w:r>
            </w:del>
            <w:r w:rsidRPr="00032BAE">
              <w:rPr>
                <w:rFonts w:ascii="Times New Roman" w:eastAsia="仿宋_GB2312" w:hAnsi="Times New Roman" w:cs="Times New Roman"/>
                <w:color w:val="auto"/>
                <w:sz w:val="18"/>
                <w:szCs w:val="18"/>
              </w:rPr>
              <w:t xml:space="preserve"> 15~30 °C </w:t>
            </w:r>
          </w:p>
        </w:tc>
        <w:tc>
          <w:tcPr>
            <w:tcW w:w="1400" w:type="pct"/>
            <w:shd w:val="clear" w:color="auto" w:fill="FFFFFF" w:themeFill="background1"/>
            <w:vAlign w:val="center"/>
          </w:tcPr>
          <w:p w14:paraId="291D705C" w14:textId="7512B344" w:rsidR="0091278D" w:rsidRPr="0091278D" w:rsidRDefault="0091278D" w:rsidP="0091278D">
            <w:pPr>
              <w:spacing w:line="240" w:lineRule="exact"/>
              <w:contextualSpacing/>
              <w:jc w:val="both"/>
              <w:rPr>
                <w:rFonts w:ascii="Times New Roman" w:eastAsia="仿宋_GB2312" w:hAnsi="Times New Roman" w:cs="Times New Roman"/>
                <w:color w:val="0000FF"/>
                <w:sz w:val="18"/>
                <w:szCs w:val="18"/>
                <w:rPrChange w:id="3544" w:author="Xuning Wei12232" w:date="2026-07-27T12:46:00Z">
                  <w:rPr>
                    <w:rFonts w:ascii="Times New Roman" w:eastAsia="仿宋_GB2312" w:hAnsi="Times New Roman" w:cs="Times New Roman"/>
                    <w:color w:val="auto"/>
                    <w:sz w:val="18"/>
                    <w:szCs w:val="18"/>
                  </w:rPr>
                </w:rPrChange>
              </w:rPr>
            </w:pPr>
            <w:ins w:id="3545" w:author="Xuning Wei12232" w:date="2026-07-27T12:45:00Z">
              <w:r w:rsidRPr="0091278D">
                <w:rPr>
                  <w:rFonts w:ascii="Times New Roman" w:eastAsia="仿宋_GB2312" w:hAnsi="Times New Roman" w:cs="Times New Roman"/>
                  <w:color w:val="0000FF"/>
                  <w:sz w:val="18"/>
                  <w:szCs w:val="18"/>
                  <w:rPrChange w:id="3546" w:author="Xuning Wei12232" w:date="2026-07-27T12:46:00Z">
                    <w:rPr>
                      <w:rFonts w:ascii="Times New Roman" w:eastAsia="仿宋_GB2312" w:hAnsi="Times New Roman" w:cs="Times New Roman"/>
                      <w:color w:val="auto"/>
                      <w:sz w:val="18"/>
                      <w:szCs w:val="18"/>
                    </w:rPr>
                  </w:rPrChange>
                </w:rPr>
                <w:t xml:space="preserve">Control range of temperature of the equipment capability: -14~57 </w:t>
              </w:r>
              <w:r w:rsidRPr="0091278D">
                <w:rPr>
                  <w:rFonts w:ascii="Times New Roman" w:eastAsia="仿宋_GB2312" w:hAnsi="Times New Roman" w:cs="Times New Roman" w:hint="eastAsia"/>
                  <w:color w:val="0000FF"/>
                  <w:sz w:val="18"/>
                  <w:szCs w:val="18"/>
                  <w:rPrChange w:id="3547" w:author="Xuning Wei12232" w:date="2026-07-27T12:46:00Z">
                    <w:rPr>
                      <w:rFonts w:ascii="Times New Roman" w:eastAsia="仿宋_GB2312" w:hAnsi="Times New Roman" w:cs="Times New Roman" w:hint="eastAsia"/>
                      <w:color w:val="auto"/>
                      <w:sz w:val="18"/>
                      <w:szCs w:val="18"/>
                    </w:rPr>
                  </w:rPrChange>
                </w:rPr>
                <w:t>℃</w:t>
              </w:r>
              <w:r w:rsidRPr="0091278D">
                <w:rPr>
                  <w:rFonts w:ascii="Times New Roman" w:eastAsia="仿宋_GB2312" w:hAnsi="Times New Roman" w:cs="Times New Roman"/>
                  <w:color w:val="0000FF"/>
                  <w:sz w:val="18"/>
                  <w:szCs w:val="18"/>
                  <w:rPrChange w:id="3548" w:author="Xuning Wei12232" w:date="2026-07-27T12:46:00Z">
                    <w:rPr>
                      <w:rFonts w:ascii="Times New Roman" w:eastAsia="仿宋_GB2312" w:hAnsi="Times New Roman" w:cs="Times New Roman"/>
                      <w:color w:val="auto"/>
                      <w:sz w:val="18"/>
                      <w:szCs w:val="18"/>
                    </w:rPr>
                  </w:rPrChange>
                </w:rPr>
                <w:t xml:space="preserve"> </w:t>
              </w:r>
            </w:ins>
            <w:del w:id="3549" w:author="Xuning Wei12232" w:date="2026-07-27T12:45:00Z">
              <w:r w:rsidRPr="0091278D" w:rsidDel="00591500">
                <w:rPr>
                  <w:rFonts w:ascii="Times New Roman" w:eastAsia="仿宋_GB2312" w:hAnsi="Times New Roman" w:cs="Times New Roman"/>
                  <w:color w:val="0000FF"/>
                  <w:sz w:val="18"/>
                  <w:szCs w:val="18"/>
                  <w:rPrChange w:id="3550" w:author="Xuning Wei12232" w:date="2026-07-27T12:46:00Z">
                    <w:rPr>
                      <w:rFonts w:ascii="Times New Roman" w:eastAsia="仿宋_GB2312" w:hAnsi="Times New Roman" w:cs="Times New Roman"/>
                      <w:color w:val="auto"/>
                      <w:sz w:val="18"/>
                      <w:szCs w:val="18"/>
                    </w:rPr>
                  </w:rPrChange>
                </w:rPr>
                <w:delText xml:space="preserve">The equipment system temperature range is 0~50 </w:delText>
              </w:r>
              <w:r w:rsidRPr="0091278D" w:rsidDel="00591500">
                <w:rPr>
                  <w:rFonts w:ascii="Times New Roman" w:eastAsia="仿宋_GB2312" w:hAnsi="Times New Roman" w:cs="Times New Roman" w:hint="eastAsia"/>
                  <w:color w:val="0000FF"/>
                  <w:sz w:val="18"/>
                  <w:szCs w:val="18"/>
                  <w:lang w:eastAsia="zh-CN"/>
                  <w:rPrChange w:id="3551" w:author="Xuning Wei12232" w:date="2026-07-27T12:46:00Z">
                    <w:rPr>
                      <w:rFonts w:ascii="Times New Roman" w:eastAsia="仿宋_GB2312" w:hAnsi="Times New Roman" w:cs="Times New Roman" w:hint="eastAsia"/>
                      <w:color w:val="auto"/>
                      <w:sz w:val="18"/>
                      <w:szCs w:val="18"/>
                      <w:lang w:eastAsia="zh-CN"/>
                    </w:rPr>
                  </w:rPrChange>
                </w:rPr>
                <w:delText>℃</w:delText>
              </w:r>
              <w:r w:rsidRPr="0091278D" w:rsidDel="00591500">
                <w:rPr>
                  <w:rFonts w:ascii="Times New Roman" w:eastAsia="仿宋_GB2312" w:hAnsi="Times New Roman" w:cs="Times New Roman"/>
                  <w:color w:val="0000FF"/>
                  <w:sz w:val="18"/>
                  <w:szCs w:val="18"/>
                  <w:rPrChange w:id="3552" w:author="Xuning Wei12232" w:date="2026-07-27T12:46:00Z">
                    <w:rPr>
                      <w:rFonts w:ascii="Times New Roman" w:eastAsia="仿宋_GB2312" w:hAnsi="Times New Roman" w:cs="Times New Roman"/>
                      <w:color w:val="auto"/>
                      <w:sz w:val="18"/>
                      <w:szCs w:val="18"/>
                    </w:rPr>
                  </w:rPrChange>
                </w:rPr>
                <w:delText xml:space="preserve"> </w:delText>
              </w:r>
              <w:r w:rsidRPr="0091278D" w:rsidDel="00591500">
                <w:rPr>
                  <w:rFonts w:ascii="Times New Roman" w:eastAsia="仿宋_GB2312" w:hAnsi="Times New Roman" w:cs="Times New Roman"/>
                  <w:color w:val="0000FF"/>
                  <w:sz w:val="18"/>
                  <w:szCs w:val="18"/>
                  <w:lang w:eastAsia="zh-CN"/>
                  <w:rPrChange w:id="3553" w:author="Xuning Wei12232" w:date="2026-07-27T12:46:00Z">
                    <w:rPr>
                      <w:rFonts w:ascii="Times New Roman" w:eastAsia="仿宋_GB2312" w:hAnsi="Times New Roman" w:cs="Times New Roman"/>
                      <w:color w:val="auto"/>
                      <w:sz w:val="18"/>
                      <w:szCs w:val="18"/>
                      <w:lang w:eastAsia="zh-CN"/>
                    </w:rPr>
                  </w:rPrChange>
                </w:rPr>
                <w:delText xml:space="preserve">with </w:delText>
              </w:r>
              <w:r w:rsidRPr="0091278D" w:rsidDel="00591500">
                <w:rPr>
                  <w:rFonts w:ascii="Times New Roman" w:eastAsia="仿宋_GB2312" w:hAnsi="Times New Roman" w:cs="Times New Roman"/>
                  <w:color w:val="0000FF"/>
                  <w:sz w:val="18"/>
                  <w:szCs w:val="18"/>
                  <w:rPrChange w:id="3554" w:author="Xuning Wei12232" w:date="2026-07-27T12:46:00Z">
                    <w:rPr>
                      <w:rFonts w:ascii="Times New Roman" w:eastAsia="仿宋_GB2312" w:hAnsi="Times New Roman" w:cs="Times New Roman"/>
                      <w:color w:val="auto"/>
                      <w:sz w:val="18"/>
                      <w:szCs w:val="18"/>
                    </w:rPr>
                  </w:rPrChange>
                </w:rPr>
                <w:delText xml:space="preserve">independent heat exchange system ethylene glycol </w:delText>
              </w:r>
            </w:del>
          </w:p>
        </w:tc>
        <w:tc>
          <w:tcPr>
            <w:tcW w:w="305" w:type="pct"/>
            <w:shd w:val="clear" w:color="auto" w:fill="FFFFFF" w:themeFill="background1"/>
            <w:vAlign w:val="center"/>
          </w:tcPr>
          <w:p w14:paraId="696C3AAF" w14:textId="77777777" w:rsidR="0091278D"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99512260"/>
                <w14:checkbox>
                  <w14:checked w14:val="1"/>
                  <w14:checkedState w14:val="2612" w14:font="MS Gothic"/>
                  <w14:uncheckedState w14:val="2610" w14:font="MS Gothic"/>
                </w14:checkbox>
              </w:sdtPr>
              <w:sdtEndPr/>
              <w:sdtContent>
                <w:r w:rsidR="0091278D" w:rsidRPr="00032BAE">
                  <w:rPr>
                    <w:rFonts w:ascii="Segoe UI Symbol" w:eastAsia="MS Gothic" w:hAnsi="Segoe UI Symbol" w:cs="Segoe UI Symbol"/>
                    <w:color w:val="auto"/>
                    <w:sz w:val="18"/>
                    <w:szCs w:val="18"/>
                  </w:rPr>
                  <w:t>☒</w:t>
                </w:r>
              </w:sdtContent>
            </w:sdt>
            <w:r w:rsidR="0091278D"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78142D6D" w14:textId="77777777" w:rsidR="0091278D"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51201026"/>
                <w14:checkbox>
                  <w14:checked w14:val="0"/>
                  <w14:checkedState w14:val="2612" w14:font="MS Gothic"/>
                  <w14:uncheckedState w14:val="2610" w14:font="MS Gothic"/>
                </w14:checkbox>
              </w:sdtPr>
              <w:sdtEndPr/>
              <w:sdtContent>
                <w:r w:rsidR="0091278D" w:rsidRPr="00032BAE">
                  <w:rPr>
                    <w:rFonts w:ascii="Segoe UI Symbol" w:eastAsia="仿宋_GB2312" w:hAnsi="Segoe UI Symbol" w:cs="Segoe UI Symbol"/>
                    <w:color w:val="auto"/>
                    <w:sz w:val="18"/>
                    <w:szCs w:val="18"/>
                  </w:rPr>
                  <w:t>☐</w:t>
                </w:r>
              </w:sdtContent>
            </w:sdt>
            <w:r w:rsidR="0091278D" w:rsidRPr="00032BAE">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391FB758" w14:textId="77777777" w:rsidR="0091278D" w:rsidRPr="00032BAE" w:rsidRDefault="0091278D" w:rsidP="0091278D">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control range of batch temperature from process requirement is within the control range of equipment capability</w:t>
            </w:r>
          </w:p>
        </w:tc>
      </w:tr>
      <w:tr w:rsidR="0091278D" w:rsidRPr="008B3C39" w14:paraId="6F92621B" w14:textId="77777777" w:rsidTr="00A42507">
        <w:trPr>
          <w:trHeight w:val="397"/>
          <w:jc w:val="center"/>
        </w:trPr>
        <w:tc>
          <w:tcPr>
            <w:tcW w:w="186" w:type="pct"/>
            <w:vMerge/>
            <w:vAlign w:val="center"/>
          </w:tcPr>
          <w:p w14:paraId="30892ADD" w14:textId="77777777" w:rsidR="0091278D" w:rsidRPr="008B3C39" w:rsidRDefault="0091278D" w:rsidP="0091278D">
            <w:pPr>
              <w:spacing w:line="240" w:lineRule="exact"/>
              <w:contextualSpacing/>
              <w:jc w:val="center"/>
              <w:rPr>
                <w:rFonts w:ascii="Times New Roman" w:eastAsia="仿宋_GB2312" w:hAnsi="Times New Roman" w:cs="Times New Roman"/>
                <w:color w:val="auto"/>
                <w:kern w:val="0"/>
                <w:sz w:val="18"/>
                <w:szCs w:val="18"/>
                <w:lang w:eastAsia="zh-CN"/>
              </w:rPr>
            </w:pPr>
          </w:p>
        </w:tc>
        <w:tc>
          <w:tcPr>
            <w:tcW w:w="423" w:type="pct"/>
            <w:vMerge/>
            <w:vAlign w:val="center"/>
          </w:tcPr>
          <w:p w14:paraId="193E3C13" w14:textId="77777777" w:rsidR="0091278D" w:rsidRPr="00032BAE" w:rsidRDefault="0091278D" w:rsidP="0091278D">
            <w:pPr>
              <w:spacing w:line="240" w:lineRule="exact"/>
              <w:contextualSpacing/>
              <w:jc w:val="center"/>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49A09128" w14:textId="47119AC6" w:rsidR="0091278D" w:rsidRPr="00032BAE" w:rsidRDefault="0091278D" w:rsidP="0091278D">
            <w:pPr>
              <w:spacing w:line="240" w:lineRule="exact"/>
              <w:contextualSpacing/>
              <w:jc w:val="both"/>
              <w:rPr>
                <w:rFonts w:ascii="Times New Roman" w:eastAsia="仿宋_GB2312" w:hAnsi="Times New Roman" w:cs="Times New Roman"/>
                <w:color w:val="auto"/>
                <w:sz w:val="18"/>
                <w:szCs w:val="18"/>
              </w:rPr>
            </w:pPr>
            <w:ins w:id="3555" w:author="Xuning Wei12232" w:date="2026-07-27T12:43:00Z">
              <w:r w:rsidRPr="00937F85">
                <w:rPr>
                  <w:rFonts w:ascii="Times New Roman" w:eastAsia="仿宋_GB2312" w:hAnsi="Times New Roman" w:cs="Times New Roman"/>
                  <w:color w:val="auto"/>
                  <w:sz w:val="18"/>
                  <w:szCs w:val="18"/>
                </w:rPr>
                <w:t>Control range of batch temperature</w:t>
              </w:r>
              <w:r>
                <w:rPr>
                  <w:rFonts w:ascii="Times New Roman" w:eastAsia="仿宋_GB2312" w:hAnsi="Times New Roman" w:cs="Times New Roman"/>
                  <w:color w:val="auto"/>
                  <w:sz w:val="18"/>
                  <w:szCs w:val="18"/>
                </w:rPr>
                <w:t xml:space="preserve"> from the process requirement </w:t>
              </w:r>
            </w:ins>
            <w:ins w:id="3556" w:author="Xuning Wei12232" w:date="2026-07-27T12:44:00Z">
              <w:r>
                <w:rPr>
                  <w:rFonts w:ascii="Times New Roman" w:eastAsia="仿宋_GB2312" w:hAnsi="Times New Roman" w:cs="Times New Roman"/>
                  <w:color w:val="auto"/>
                  <w:sz w:val="18"/>
                  <w:szCs w:val="18"/>
                </w:rPr>
                <w:t>15</w:t>
              </w:r>
            </w:ins>
            <w:ins w:id="3557" w:author="Xuning Wei12232" w:date="2026-07-27T12:43:00Z">
              <w:r w:rsidRPr="00937F85">
                <w:rPr>
                  <w:rFonts w:ascii="Times New Roman" w:eastAsia="仿宋_GB2312" w:hAnsi="Times New Roman" w:cs="Times New Roman"/>
                  <w:color w:val="auto"/>
                  <w:sz w:val="18"/>
                  <w:szCs w:val="18"/>
                </w:rPr>
                <w:t>~</w:t>
              </w:r>
              <w:r>
                <w:rPr>
                  <w:rFonts w:ascii="Times New Roman" w:eastAsia="仿宋_GB2312" w:hAnsi="Times New Roman" w:cs="Times New Roman"/>
                  <w:color w:val="0000FF"/>
                  <w:sz w:val="18"/>
                  <w:szCs w:val="18"/>
                </w:rPr>
                <w:t>3</w:t>
              </w:r>
            </w:ins>
            <w:ins w:id="3558" w:author="Xuning Wei12232" w:date="2026-07-27T12:44:00Z">
              <w:r>
                <w:rPr>
                  <w:rFonts w:ascii="Times New Roman" w:eastAsia="仿宋_GB2312" w:hAnsi="Times New Roman" w:cs="Times New Roman"/>
                  <w:color w:val="0000FF"/>
                  <w:sz w:val="18"/>
                  <w:szCs w:val="18"/>
                </w:rPr>
                <w:t>0</w:t>
              </w:r>
            </w:ins>
            <w:ins w:id="3559" w:author="Xuning Wei12232" w:date="2026-07-27T12:43:00Z">
              <w:r w:rsidRPr="00937F85">
                <w:rPr>
                  <w:rFonts w:ascii="Times New Roman" w:eastAsia="仿宋_GB2312" w:hAnsi="Times New Roman" w:cs="Times New Roman"/>
                  <w:color w:val="auto"/>
                  <w:sz w:val="18"/>
                  <w:szCs w:val="18"/>
                </w:rPr>
                <w:t xml:space="preserve"> °C </w:t>
              </w:r>
            </w:ins>
            <w:del w:id="3560" w:author="Xuning Wei12232" w:date="2026-07-27T12:43:00Z">
              <w:r w:rsidRPr="00032BAE" w:rsidDel="006175D2">
                <w:rPr>
                  <w:rFonts w:ascii="Times New Roman" w:eastAsia="仿宋_GB2312" w:hAnsi="Times New Roman" w:cs="Times New Roman"/>
                  <w:color w:val="auto"/>
                  <w:sz w:val="18"/>
                  <w:szCs w:val="18"/>
                </w:rPr>
                <w:delText xml:space="preserve">The range of agitation speed from process requirements, 10-30rpm/min </w:delText>
              </w:r>
              <w:r w:rsidRPr="00032BAE" w:rsidDel="006175D2">
                <w:rPr>
                  <w:rFonts w:ascii="Times New Roman" w:eastAsia="仿宋_GB2312" w:hAnsi="Times New Roman" w:cs="Times New Roman"/>
                  <w:color w:val="auto"/>
                  <w:sz w:val="18"/>
                  <w:szCs w:val="18"/>
                  <w:lang w:eastAsia="zh-CN"/>
                </w:rPr>
                <w:delText>(reference 20</w:delText>
              </w:r>
              <w:r w:rsidRPr="00032BAE" w:rsidDel="006175D2">
                <w:rPr>
                  <w:rFonts w:ascii="Times New Roman" w:eastAsia="仿宋_GB2312" w:hAnsi="Times New Roman" w:cs="Times New Roman"/>
                  <w:color w:val="auto"/>
                  <w:sz w:val="18"/>
                  <w:szCs w:val="18"/>
                </w:rPr>
                <w:delText xml:space="preserve"> rpm/min</w:delText>
              </w:r>
              <w:r w:rsidRPr="00032BAE" w:rsidDel="006175D2">
                <w:rPr>
                  <w:rFonts w:ascii="Times New Roman" w:eastAsia="仿宋_GB2312" w:hAnsi="Times New Roman" w:cs="Times New Roman"/>
                  <w:color w:val="auto"/>
                  <w:sz w:val="18"/>
                  <w:szCs w:val="18"/>
                  <w:lang w:eastAsia="zh-CN"/>
                </w:rPr>
                <w:delText>)</w:delText>
              </w:r>
            </w:del>
          </w:p>
        </w:tc>
        <w:tc>
          <w:tcPr>
            <w:tcW w:w="1400" w:type="pct"/>
            <w:shd w:val="clear" w:color="auto" w:fill="FFFFFF" w:themeFill="background1"/>
            <w:vAlign w:val="center"/>
          </w:tcPr>
          <w:p w14:paraId="2FED8380" w14:textId="1A914F0A" w:rsidR="0091278D" w:rsidRPr="0091278D" w:rsidRDefault="0091278D">
            <w:pPr>
              <w:spacing w:line="240" w:lineRule="exact"/>
              <w:contextualSpacing/>
              <w:jc w:val="both"/>
              <w:rPr>
                <w:rFonts w:ascii="Times New Roman" w:eastAsia="仿宋_GB2312" w:hAnsi="Times New Roman" w:cs="Times New Roman"/>
                <w:color w:val="0000FF"/>
                <w:sz w:val="18"/>
                <w:szCs w:val="18"/>
                <w:rPrChange w:id="3561" w:author="Xuning Wei12232" w:date="2026-07-27T12:46:00Z">
                  <w:rPr>
                    <w:rFonts w:ascii="Times New Roman" w:eastAsia="仿宋_GB2312" w:hAnsi="Times New Roman" w:cs="Times New Roman"/>
                    <w:color w:val="auto"/>
                    <w:sz w:val="18"/>
                    <w:szCs w:val="18"/>
                  </w:rPr>
                </w:rPrChange>
              </w:rPr>
            </w:pPr>
            <w:ins w:id="3562" w:author="Xuning Wei12232" w:date="2026-07-27T12:43:00Z">
              <w:r w:rsidRPr="0091278D">
                <w:rPr>
                  <w:rFonts w:ascii="Times New Roman" w:eastAsia="仿宋_GB2312" w:hAnsi="Times New Roman" w:cs="Times New Roman"/>
                  <w:color w:val="0000FF"/>
                  <w:sz w:val="18"/>
                  <w:szCs w:val="18"/>
                  <w:rPrChange w:id="3563" w:author="Xuning Wei12232" w:date="2026-07-27T12:46:00Z">
                    <w:rPr>
                      <w:rFonts w:ascii="Times New Roman" w:eastAsia="仿宋_GB2312" w:hAnsi="Times New Roman" w:cs="Times New Roman"/>
                      <w:color w:val="auto"/>
                      <w:sz w:val="18"/>
                      <w:szCs w:val="18"/>
                    </w:rPr>
                  </w:rPrChange>
                </w:rPr>
                <w:t>Control range of temperature of the equipment capability:</w:t>
              </w:r>
              <w:r w:rsidRPr="0091278D">
                <w:rPr>
                  <w:rFonts w:ascii="Times New Roman" w:hAnsi="Times New Roman" w:cs="Times New Roman"/>
                  <w:color w:val="0000FF"/>
                  <w:rPrChange w:id="3564" w:author="Xuning Wei12232" w:date="2026-07-27T12:46:00Z">
                    <w:rPr>
                      <w:rFonts w:ascii="Times New Roman" w:hAnsi="Times New Roman" w:cs="Times New Roman"/>
                      <w:color w:val="auto"/>
                    </w:rPr>
                  </w:rPrChange>
                </w:rPr>
                <w:t xml:space="preserve"> </w:t>
              </w:r>
              <w:r w:rsidRPr="0091278D">
                <w:rPr>
                  <w:rFonts w:ascii="Times New Roman" w:eastAsia="仿宋_GB2312" w:hAnsi="Times New Roman" w:cs="Times New Roman"/>
                  <w:color w:val="0000FF"/>
                  <w:sz w:val="18"/>
                  <w:szCs w:val="18"/>
                  <w:rPrChange w:id="3565" w:author="Xuning Wei12232" w:date="2026-07-27T12:46:00Z">
                    <w:rPr>
                      <w:rFonts w:ascii="Times New Roman" w:eastAsia="仿宋_GB2312" w:hAnsi="Times New Roman" w:cs="Times New Roman"/>
                      <w:color w:val="auto"/>
                      <w:sz w:val="18"/>
                      <w:szCs w:val="18"/>
                    </w:rPr>
                  </w:rPrChange>
                </w:rPr>
                <w:t>-</w:t>
              </w:r>
            </w:ins>
            <w:ins w:id="3566" w:author="Xuning Wei12232" w:date="2026-07-27T12:45:00Z">
              <w:r w:rsidRPr="0091278D">
                <w:rPr>
                  <w:rFonts w:ascii="Times New Roman" w:eastAsia="仿宋_GB2312" w:hAnsi="Times New Roman" w:cs="Times New Roman"/>
                  <w:color w:val="0000FF"/>
                  <w:sz w:val="18"/>
                  <w:szCs w:val="18"/>
                  <w:rPrChange w:id="3567" w:author="Xuning Wei12232" w:date="2026-07-27T12:46:00Z">
                    <w:rPr>
                      <w:rFonts w:ascii="Times New Roman" w:eastAsia="仿宋_GB2312" w:hAnsi="Times New Roman" w:cs="Times New Roman"/>
                      <w:color w:val="auto"/>
                      <w:sz w:val="18"/>
                      <w:szCs w:val="18"/>
                    </w:rPr>
                  </w:rPrChange>
                </w:rPr>
                <w:t>4</w:t>
              </w:r>
            </w:ins>
            <w:ins w:id="3568" w:author="Xuning Wei12232" w:date="2026-07-27T12:43:00Z">
              <w:r w:rsidRPr="0091278D">
                <w:rPr>
                  <w:rFonts w:ascii="Times New Roman" w:eastAsia="仿宋_GB2312" w:hAnsi="Times New Roman" w:cs="Times New Roman"/>
                  <w:color w:val="0000FF"/>
                  <w:sz w:val="18"/>
                  <w:szCs w:val="18"/>
                  <w:rPrChange w:id="3569" w:author="Xuning Wei12232" w:date="2026-07-27T12:46:00Z">
                    <w:rPr>
                      <w:rFonts w:ascii="Times New Roman" w:eastAsia="仿宋_GB2312" w:hAnsi="Times New Roman" w:cs="Times New Roman"/>
                      <w:color w:val="auto"/>
                      <w:sz w:val="18"/>
                      <w:szCs w:val="18"/>
                    </w:rPr>
                  </w:rPrChange>
                </w:rPr>
                <w:t>~5</w:t>
              </w:r>
            </w:ins>
            <w:ins w:id="3570" w:author="Xuning Wei12232" w:date="2026-07-27T12:45:00Z">
              <w:r w:rsidRPr="0091278D">
                <w:rPr>
                  <w:rFonts w:ascii="Times New Roman" w:eastAsia="仿宋_GB2312" w:hAnsi="Times New Roman" w:cs="Times New Roman"/>
                  <w:color w:val="0000FF"/>
                  <w:sz w:val="18"/>
                  <w:szCs w:val="18"/>
                  <w:rPrChange w:id="3571" w:author="Xuning Wei12232" w:date="2026-07-27T12:46:00Z">
                    <w:rPr>
                      <w:rFonts w:ascii="Times New Roman" w:eastAsia="仿宋_GB2312" w:hAnsi="Times New Roman" w:cs="Times New Roman"/>
                      <w:color w:val="auto"/>
                      <w:sz w:val="18"/>
                      <w:szCs w:val="18"/>
                    </w:rPr>
                  </w:rPrChange>
                </w:rPr>
                <w:t>3</w:t>
              </w:r>
            </w:ins>
            <w:ins w:id="3572" w:author="Xuning Wei12232" w:date="2026-07-27T12:43:00Z">
              <w:r w:rsidRPr="0091278D">
                <w:rPr>
                  <w:rFonts w:ascii="Times New Roman" w:eastAsia="仿宋_GB2312" w:hAnsi="Times New Roman" w:cs="Times New Roman"/>
                  <w:color w:val="0000FF"/>
                  <w:sz w:val="18"/>
                  <w:szCs w:val="18"/>
                  <w:rPrChange w:id="3573" w:author="Xuning Wei12232" w:date="2026-07-27T12:46:00Z">
                    <w:rPr>
                      <w:rFonts w:ascii="Times New Roman" w:eastAsia="仿宋_GB2312" w:hAnsi="Times New Roman" w:cs="Times New Roman"/>
                      <w:color w:val="auto"/>
                      <w:sz w:val="18"/>
                      <w:szCs w:val="18"/>
                    </w:rPr>
                  </w:rPrChange>
                </w:rPr>
                <w:t xml:space="preserve"> </w:t>
              </w:r>
              <w:r w:rsidRPr="0091278D">
                <w:rPr>
                  <w:rFonts w:ascii="Times New Roman" w:eastAsia="仿宋_GB2312" w:hAnsi="Times New Roman" w:cs="Times New Roman" w:hint="eastAsia"/>
                  <w:color w:val="0000FF"/>
                  <w:sz w:val="18"/>
                  <w:szCs w:val="18"/>
                  <w:rPrChange w:id="3574" w:author="Xuning Wei12232" w:date="2026-07-27T12:46:00Z">
                    <w:rPr>
                      <w:rFonts w:ascii="Times New Roman" w:eastAsia="仿宋_GB2312" w:hAnsi="Times New Roman" w:cs="Times New Roman" w:hint="eastAsia"/>
                      <w:color w:val="auto"/>
                      <w:sz w:val="18"/>
                      <w:szCs w:val="18"/>
                    </w:rPr>
                  </w:rPrChange>
                </w:rPr>
                <w:t>℃</w:t>
              </w:r>
              <w:r w:rsidRPr="0091278D">
                <w:rPr>
                  <w:rFonts w:ascii="Times New Roman" w:eastAsia="仿宋_GB2312" w:hAnsi="Times New Roman" w:cs="Times New Roman"/>
                  <w:color w:val="0000FF"/>
                  <w:sz w:val="18"/>
                  <w:szCs w:val="18"/>
                  <w:rPrChange w:id="3575" w:author="Xuning Wei12232" w:date="2026-07-27T12:46:00Z">
                    <w:rPr>
                      <w:rFonts w:ascii="Times New Roman" w:eastAsia="仿宋_GB2312" w:hAnsi="Times New Roman" w:cs="Times New Roman"/>
                      <w:color w:val="auto"/>
                      <w:sz w:val="18"/>
                      <w:szCs w:val="18"/>
                    </w:rPr>
                  </w:rPrChange>
                </w:rPr>
                <w:t xml:space="preserve"> </w:t>
              </w:r>
            </w:ins>
            <w:del w:id="3576" w:author="Xuning Wei12232" w:date="2026-07-27T12:43:00Z">
              <w:r w:rsidRPr="0091278D" w:rsidDel="006175D2">
                <w:rPr>
                  <w:rFonts w:ascii="Times New Roman" w:eastAsia="仿宋_GB2312" w:hAnsi="Times New Roman" w:cs="Times New Roman"/>
                  <w:color w:val="0000FF"/>
                  <w:sz w:val="18"/>
                  <w:szCs w:val="18"/>
                  <w:rPrChange w:id="3577" w:author="Xuning Wei12232" w:date="2026-07-27T12:46:00Z">
                    <w:rPr>
                      <w:rFonts w:ascii="Times New Roman" w:eastAsia="仿宋_GB2312" w:hAnsi="Times New Roman" w:cs="Times New Roman"/>
                      <w:color w:val="auto"/>
                      <w:sz w:val="18"/>
                      <w:szCs w:val="18"/>
                    </w:rPr>
                  </w:rPrChange>
                </w:rPr>
                <w:delText>The range of agitation speed of equipment capability, 5~40</w:delText>
              </w:r>
              <w:r w:rsidRPr="0091278D" w:rsidDel="006175D2">
                <w:rPr>
                  <w:rFonts w:ascii="Times New Roman" w:eastAsia="仿宋_GB2312" w:hAnsi="Times New Roman" w:cs="Times New Roman"/>
                  <w:color w:val="0000FF"/>
                  <w:sz w:val="18"/>
                  <w:szCs w:val="18"/>
                  <w:lang w:eastAsia="zh-CN"/>
                  <w:rPrChange w:id="3578" w:author="Xuning Wei12232" w:date="2026-07-27T12:46:00Z">
                    <w:rPr>
                      <w:rFonts w:ascii="Times New Roman" w:eastAsia="仿宋_GB2312" w:hAnsi="Times New Roman" w:cs="Times New Roman"/>
                      <w:color w:val="auto"/>
                      <w:sz w:val="18"/>
                      <w:szCs w:val="18"/>
                      <w:lang w:eastAsia="zh-CN"/>
                    </w:rPr>
                  </w:rPrChange>
                </w:rPr>
                <w:delText>rpm/min</w:delText>
              </w:r>
            </w:del>
          </w:p>
        </w:tc>
        <w:tc>
          <w:tcPr>
            <w:tcW w:w="305" w:type="pct"/>
            <w:shd w:val="clear" w:color="auto" w:fill="FFFFFF" w:themeFill="background1"/>
            <w:vAlign w:val="center"/>
          </w:tcPr>
          <w:p w14:paraId="45DA826B" w14:textId="77777777" w:rsidR="0091278D"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42182217"/>
                <w14:checkbox>
                  <w14:checked w14:val="1"/>
                  <w14:checkedState w14:val="2612" w14:font="MS Gothic"/>
                  <w14:uncheckedState w14:val="2610" w14:font="MS Gothic"/>
                </w14:checkbox>
              </w:sdtPr>
              <w:sdtEndPr/>
              <w:sdtContent>
                <w:r w:rsidR="0091278D" w:rsidRPr="00032BAE">
                  <w:rPr>
                    <w:rFonts w:ascii="Segoe UI Symbol" w:eastAsia="MS Gothic" w:hAnsi="Segoe UI Symbol" w:cs="Segoe UI Symbol"/>
                    <w:color w:val="auto"/>
                    <w:sz w:val="18"/>
                    <w:szCs w:val="18"/>
                  </w:rPr>
                  <w:t>☒</w:t>
                </w:r>
              </w:sdtContent>
            </w:sdt>
            <w:r w:rsidR="0091278D"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6ACA1032" w14:textId="77777777" w:rsidR="0091278D"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143385959"/>
                <w14:checkbox>
                  <w14:checked w14:val="0"/>
                  <w14:checkedState w14:val="2612" w14:font="MS Gothic"/>
                  <w14:uncheckedState w14:val="2610" w14:font="MS Gothic"/>
                </w14:checkbox>
              </w:sdtPr>
              <w:sdtEndPr/>
              <w:sdtContent>
                <w:r w:rsidR="0091278D" w:rsidRPr="00032BAE">
                  <w:rPr>
                    <w:rFonts w:ascii="Segoe UI Symbol" w:eastAsia="仿宋_GB2312" w:hAnsi="Segoe UI Symbol" w:cs="Segoe UI Symbol"/>
                    <w:color w:val="auto"/>
                    <w:sz w:val="18"/>
                    <w:szCs w:val="18"/>
                  </w:rPr>
                  <w:t>☐</w:t>
                </w:r>
              </w:sdtContent>
            </w:sdt>
            <w:r w:rsidR="0091278D" w:rsidRPr="00032BAE">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64DC3962" w14:textId="77777777" w:rsidR="0091278D" w:rsidRPr="00032BAE" w:rsidRDefault="0091278D" w:rsidP="0091278D">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range of agitation speed from process requirements is within the range of agitation speed of equipment capability</w:t>
            </w:r>
          </w:p>
        </w:tc>
      </w:tr>
      <w:tr w:rsidR="000606B0" w:rsidRPr="008B3C39" w14:paraId="27C0D080" w14:textId="77777777" w:rsidTr="00A42507">
        <w:trPr>
          <w:trHeight w:val="397"/>
          <w:jc w:val="center"/>
          <w:ins w:id="3579" w:author="Xuning Wei12232" w:date="2026-07-27T12:47:00Z"/>
        </w:trPr>
        <w:tc>
          <w:tcPr>
            <w:tcW w:w="186" w:type="pct"/>
            <w:vMerge/>
            <w:vAlign w:val="center"/>
          </w:tcPr>
          <w:p w14:paraId="69858818" w14:textId="77777777" w:rsidR="000606B0" w:rsidRPr="008B3C39" w:rsidRDefault="000606B0" w:rsidP="000606B0">
            <w:pPr>
              <w:spacing w:line="240" w:lineRule="exact"/>
              <w:contextualSpacing/>
              <w:jc w:val="center"/>
              <w:rPr>
                <w:ins w:id="3580" w:author="Xuning Wei12232" w:date="2026-07-27T12:47:00Z"/>
                <w:rFonts w:ascii="Times New Roman" w:eastAsia="仿宋_GB2312" w:hAnsi="Times New Roman" w:cs="Times New Roman"/>
                <w:color w:val="auto"/>
                <w:kern w:val="0"/>
                <w:sz w:val="18"/>
                <w:szCs w:val="18"/>
                <w:lang w:eastAsia="zh-CN"/>
              </w:rPr>
            </w:pPr>
          </w:p>
        </w:tc>
        <w:tc>
          <w:tcPr>
            <w:tcW w:w="423" w:type="pct"/>
            <w:vMerge/>
            <w:vAlign w:val="center"/>
          </w:tcPr>
          <w:p w14:paraId="42C2E56C" w14:textId="77777777" w:rsidR="000606B0" w:rsidRPr="00032BAE" w:rsidRDefault="000606B0" w:rsidP="000606B0">
            <w:pPr>
              <w:spacing w:line="240" w:lineRule="exact"/>
              <w:contextualSpacing/>
              <w:jc w:val="center"/>
              <w:rPr>
                <w:ins w:id="3581" w:author="Xuning Wei12232" w:date="2026-07-27T12:47:00Z"/>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49E83EDE" w14:textId="728E6990" w:rsidR="000606B0" w:rsidRPr="00F52A62" w:rsidRDefault="000606B0" w:rsidP="000606B0">
            <w:pPr>
              <w:spacing w:line="240" w:lineRule="exact"/>
              <w:contextualSpacing/>
              <w:jc w:val="both"/>
              <w:rPr>
                <w:ins w:id="3582" w:author="Xuning Wei12232" w:date="2026-07-27T12:47:00Z"/>
                <w:rFonts w:ascii="Times New Roman" w:eastAsia="仿宋_GB2312" w:hAnsi="Times New Roman" w:cs="Times New Roman"/>
                <w:color w:val="000000" w:themeColor="text1"/>
                <w:sz w:val="18"/>
                <w:szCs w:val="18"/>
                <w:lang w:eastAsia="zh-CN"/>
              </w:rPr>
            </w:pPr>
            <w:ins w:id="3583" w:author="Xuning Wei12232" w:date="2026-07-27T12:56:00Z">
              <w:r w:rsidRPr="00463F6F">
                <w:rPr>
                  <w:rFonts w:ascii="Times New Roman" w:eastAsia="仿宋_GB2312" w:hAnsi="Times New Roman" w:cs="Times New Roman"/>
                  <w:color w:val="0000FF"/>
                  <w:sz w:val="18"/>
                  <w:szCs w:val="18"/>
                </w:rPr>
                <w:t>Bubble with nitrogen flow requirement</w:t>
              </w:r>
              <w:r>
                <w:rPr>
                  <w:rFonts w:ascii="Times New Roman" w:eastAsia="仿宋_GB2312" w:hAnsi="Times New Roman" w:cs="Times New Roman"/>
                  <w:color w:val="0000FF"/>
                  <w:sz w:val="18"/>
                  <w:szCs w:val="18"/>
                </w:rPr>
                <w:t xml:space="preserve">: 5 </w:t>
              </w:r>
              <w:r w:rsidRPr="00463F6F">
                <w:rPr>
                  <w:rFonts w:ascii="Times New Roman" w:eastAsia="仿宋_GB2312" w:hAnsi="Times New Roman" w:cs="Times New Roman"/>
                  <w:color w:val="0000FF"/>
                  <w:sz w:val="18"/>
                  <w:szCs w:val="18"/>
                </w:rPr>
                <w:t>m</w:t>
              </w:r>
              <w:r w:rsidRPr="00463F6F">
                <w:rPr>
                  <w:rFonts w:ascii="Times New Roman" w:eastAsia="仿宋_GB2312" w:hAnsi="Times New Roman" w:cs="Times New Roman"/>
                  <w:color w:val="0000FF"/>
                  <w:sz w:val="18"/>
                  <w:szCs w:val="18"/>
                  <w:vertAlign w:val="superscript"/>
                </w:rPr>
                <w:t>3</w:t>
              </w:r>
              <w:r w:rsidRPr="00463F6F">
                <w:rPr>
                  <w:rFonts w:ascii="Times New Roman" w:eastAsia="仿宋_GB2312" w:hAnsi="Times New Roman" w:cs="Times New Roman"/>
                  <w:color w:val="0000FF"/>
                  <w:sz w:val="18"/>
                  <w:szCs w:val="18"/>
                </w:rPr>
                <w:t>/h±</w:t>
              </w:r>
              <w:r>
                <w:rPr>
                  <w:rFonts w:ascii="Times New Roman" w:eastAsia="仿宋_GB2312" w:hAnsi="Times New Roman" w:cs="Times New Roman"/>
                  <w:color w:val="0000FF"/>
                  <w:sz w:val="18"/>
                  <w:szCs w:val="18"/>
                </w:rPr>
                <w:t xml:space="preserve">2 </w:t>
              </w:r>
              <w:r w:rsidRPr="00463F6F">
                <w:rPr>
                  <w:rFonts w:ascii="Times New Roman" w:eastAsia="仿宋_GB2312" w:hAnsi="Times New Roman" w:cs="Times New Roman"/>
                  <w:color w:val="0000FF"/>
                  <w:sz w:val="18"/>
                  <w:szCs w:val="18"/>
                </w:rPr>
                <w:t>m</w:t>
              </w:r>
              <w:r w:rsidRPr="00463F6F">
                <w:rPr>
                  <w:rFonts w:ascii="Times New Roman" w:eastAsia="仿宋_GB2312" w:hAnsi="Times New Roman" w:cs="Times New Roman"/>
                  <w:color w:val="0000FF"/>
                  <w:sz w:val="18"/>
                  <w:szCs w:val="18"/>
                  <w:vertAlign w:val="superscript"/>
                </w:rPr>
                <w:t>3</w:t>
              </w:r>
              <w:r w:rsidRPr="00463F6F">
                <w:rPr>
                  <w:rFonts w:ascii="Times New Roman" w:eastAsia="仿宋_GB2312" w:hAnsi="Times New Roman" w:cs="Times New Roman"/>
                  <w:color w:val="0000FF"/>
                  <w:sz w:val="18"/>
                  <w:szCs w:val="18"/>
                </w:rPr>
                <w:t>/h</w:t>
              </w:r>
              <w:r w:rsidRPr="00463F6F">
                <w:rPr>
                  <w:rFonts w:ascii="Times New Roman" w:eastAsia="仿宋_GB2312" w:hAnsi="Times New Roman" w:cs="Times New Roman" w:hint="eastAsia"/>
                  <w:color w:val="0000FF"/>
                  <w:sz w:val="18"/>
                  <w:szCs w:val="18"/>
                  <w:lang w:eastAsia="zh-CN"/>
                </w:rPr>
                <w:t xml:space="preserve"> </w:t>
              </w:r>
              <w:r w:rsidRPr="00463F6F">
                <w:rPr>
                  <w:rFonts w:ascii="Times New Roman" w:eastAsia="仿宋_GB2312" w:hAnsi="Times New Roman" w:cs="Times New Roman"/>
                  <w:color w:val="0000FF"/>
                  <w:sz w:val="18"/>
                  <w:szCs w:val="18"/>
                  <w:lang w:eastAsia="zh-CN"/>
                </w:rPr>
                <w:t>(</w:t>
              </w:r>
              <w:r w:rsidRPr="00463F6F">
                <w:rPr>
                  <w:rFonts w:ascii="Times New Roman" w:eastAsia="仿宋_GB2312" w:hAnsi="Times New Roman" w:cs="Times New Roman"/>
                  <w:color w:val="0000FF"/>
                  <w:sz w:val="18"/>
                  <w:szCs w:val="18"/>
                </w:rPr>
                <w:t xml:space="preserve">target: </w:t>
              </w:r>
              <w:r>
                <w:rPr>
                  <w:rFonts w:ascii="Times New Roman" w:eastAsia="仿宋_GB2312" w:hAnsi="Times New Roman" w:cs="Times New Roman"/>
                  <w:color w:val="0000FF"/>
                  <w:sz w:val="18"/>
                  <w:szCs w:val="18"/>
                </w:rPr>
                <w:t xml:space="preserve">5 </w:t>
              </w:r>
              <w:r w:rsidRPr="00463F6F">
                <w:rPr>
                  <w:rFonts w:ascii="Times New Roman" w:eastAsia="仿宋_GB2312" w:hAnsi="Times New Roman" w:cs="Times New Roman"/>
                  <w:color w:val="0000FF"/>
                  <w:sz w:val="18"/>
                  <w:szCs w:val="18"/>
                </w:rPr>
                <w:t>m</w:t>
              </w:r>
              <w:r w:rsidRPr="00463F6F">
                <w:rPr>
                  <w:rFonts w:ascii="Times New Roman" w:eastAsia="仿宋_GB2312" w:hAnsi="Times New Roman" w:cs="Times New Roman"/>
                  <w:color w:val="0000FF"/>
                  <w:sz w:val="18"/>
                  <w:szCs w:val="18"/>
                  <w:vertAlign w:val="superscript"/>
                </w:rPr>
                <w:t>3</w:t>
              </w:r>
              <w:r w:rsidRPr="00463F6F">
                <w:rPr>
                  <w:rFonts w:ascii="Times New Roman" w:eastAsia="仿宋_GB2312" w:hAnsi="Times New Roman" w:cs="Times New Roman"/>
                  <w:color w:val="0000FF"/>
                  <w:sz w:val="18"/>
                  <w:szCs w:val="18"/>
                </w:rPr>
                <w:t>/h</w:t>
              </w:r>
              <w:r w:rsidRPr="00463F6F">
                <w:rPr>
                  <w:rFonts w:ascii="Times New Roman" w:eastAsia="仿宋_GB2312" w:hAnsi="Times New Roman" w:cs="Times New Roman" w:hint="eastAsia"/>
                  <w:color w:val="0000FF"/>
                  <w:sz w:val="18"/>
                  <w:szCs w:val="18"/>
                  <w:lang w:eastAsia="zh-CN"/>
                </w:rPr>
                <w:t>)</w:t>
              </w:r>
            </w:ins>
          </w:p>
        </w:tc>
        <w:tc>
          <w:tcPr>
            <w:tcW w:w="1400" w:type="pct"/>
            <w:shd w:val="clear" w:color="auto" w:fill="FFFFFF" w:themeFill="background1"/>
            <w:vAlign w:val="center"/>
          </w:tcPr>
          <w:p w14:paraId="4CA6EEDC" w14:textId="77777777" w:rsidR="000606B0" w:rsidRPr="00463F6F" w:rsidRDefault="000606B0" w:rsidP="000606B0">
            <w:pPr>
              <w:spacing w:line="240" w:lineRule="exact"/>
              <w:contextualSpacing/>
              <w:jc w:val="both"/>
              <w:rPr>
                <w:ins w:id="3584" w:author="Xuning Wei12232" w:date="2026-07-27T12:56:00Z"/>
                <w:rFonts w:ascii="Times New Roman" w:eastAsia="仿宋_GB2312" w:hAnsi="Times New Roman" w:cs="Times New Roman"/>
                <w:color w:val="0000FF"/>
                <w:sz w:val="18"/>
                <w:szCs w:val="18"/>
              </w:rPr>
            </w:pPr>
            <w:ins w:id="3585" w:author="Xuning Wei12232" w:date="2026-07-27T12:56:00Z">
              <w:r w:rsidRPr="00463F6F">
                <w:rPr>
                  <w:rFonts w:ascii="Times New Roman" w:eastAsia="仿宋_GB2312" w:hAnsi="Times New Roman" w:cs="Times New Roman"/>
                  <w:color w:val="0000FF"/>
                  <w:sz w:val="18"/>
                  <w:szCs w:val="18"/>
                </w:rPr>
                <w:t>Control range of nitrogen flow of the equipment c</w:t>
              </w:r>
              <w:r w:rsidRPr="00A3214D">
                <w:rPr>
                  <w:rFonts w:ascii="Times New Roman" w:eastAsia="仿宋_GB2312" w:hAnsi="Times New Roman" w:cs="Times New Roman"/>
                  <w:color w:val="0000FF"/>
                  <w:sz w:val="18"/>
                  <w:szCs w:val="18"/>
                </w:rPr>
                <w:t>apabilit</w:t>
              </w:r>
              <w:r w:rsidRPr="00A3214D">
                <w:rPr>
                  <w:rFonts w:ascii="Times New Roman" w:eastAsia="仿宋_GB2312" w:hAnsi="Times New Roman" w:cs="Times New Roman"/>
                  <w:color w:val="0000FF"/>
                  <w:sz w:val="18"/>
                  <w:szCs w:val="18"/>
                  <w:rPrChange w:id="3586" w:author="Xuning Wei12232" w:date="2026-07-27T13:03:00Z">
                    <w:rPr>
                      <w:rFonts w:ascii="Times New Roman" w:eastAsia="仿宋_GB2312" w:hAnsi="Times New Roman" w:cs="Times New Roman"/>
                      <w:color w:val="FF0000"/>
                      <w:sz w:val="18"/>
                      <w:szCs w:val="18"/>
                    </w:rPr>
                  </w:rPrChange>
                </w:rPr>
                <w:t>y:</w:t>
              </w:r>
              <w:r w:rsidRPr="00A3214D">
                <w:rPr>
                  <w:rFonts w:ascii="Times New Roman" w:hAnsi="Times New Roman" w:cs="Times New Roman"/>
                  <w:color w:val="0000FF"/>
                  <w:rPrChange w:id="3587" w:author="Xuning Wei12232" w:date="2026-07-27T13:03:00Z">
                    <w:rPr>
                      <w:rFonts w:ascii="Times New Roman" w:hAnsi="Times New Roman" w:cs="Times New Roman"/>
                      <w:color w:val="FF0000"/>
                    </w:rPr>
                  </w:rPrChange>
                </w:rPr>
                <w:t xml:space="preserve"> </w:t>
              </w:r>
              <w:r w:rsidRPr="00A3214D">
                <w:rPr>
                  <w:rFonts w:ascii="Times New Roman" w:eastAsia="仿宋_GB2312" w:hAnsi="Times New Roman" w:cs="Times New Roman"/>
                  <w:color w:val="0000FF"/>
                  <w:sz w:val="18"/>
                  <w:szCs w:val="18"/>
                  <w:rPrChange w:id="3588" w:author="Xuning Wei12232" w:date="2026-07-27T13:03:00Z">
                    <w:rPr>
                      <w:rFonts w:ascii="Times New Roman" w:eastAsia="仿宋_GB2312" w:hAnsi="Times New Roman" w:cs="Times New Roman"/>
                      <w:color w:val="FF0000"/>
                      <w:sz w:val="18"/>
                      <w:szCs w:val="18"/>
                    </w:rPr>
                  </w:rPrChange>
                </w:rPr>
                <w:t>1.5~15 m</w:t>
              </w:r>
              <w:r w:rsidRPr="00A3214D">
                <w:rPr>
                  <w:rFonts w:ascii="Times New Roman" w:eastAsia="仿宋_GB2312" w:hAnsi="Times New Roman" w:cs="Times New Roman"/>
                  <w:color w:val="0000FF"/>
                  <w:sz w:val="18"/>
                  <w:szCs w:val="18"/>
                  <w:vertAlign w:val="superscript"/>
                  <w:rPrChange w:id="3589" w:author="Xuning Wei12232" w:date="2026-07-27T13:03:00Z">
                    <w:rPr>
                      <w:rFonts w:ascii="Times New Roman" w:eastAsia="仿宋_GB2312" w:hAnsi="Times New Roman" w:cs="Times New Roman"/>
                      <w:color w:val="FF0000"/>
                      <w:sz w:val="18"/>
                      <w:szCs w:val="18"/>
                      <w:vertAlign w:val="superscript"/>
                    </w:rPr>
                  </w:rPrChange>
                </w:rPr>
                <w:t>3</w:t>
              </w:r>
              <w:r w:rsidRPr="00A3214D">
                <w:rPr>
                  <w:rFonts w:ascii="Times New Roman" w:eastAsia="仿宋_GB2312" w:hAnsi="Times New Roman" w:cs="Times New Roman"/>
                  <w:color w:val="0000FF"/>
                  <w:sz w:val="18"/>
                  <w:szCs w:val="18"/>
                  <w:rPrChange w:id="3590" w:author="Xuning Wei12232" w:date="2026-07-27T13:03:00Z">
                    <w:rPr>
                      <w:rFonts w:ascii="Times New Roman" w:eastAsia="仿宋_GB2312" w:hAnsi="Times New Roman" w:cs="Times New Roman"/>
                      <w:color w:val="FF0000"/>
                      <w:sz w:val="18"/>
                      <w:szCs w:val="18"/>
                    </w:rPr>
                  </w:rPrChange>
                </w:rPr>
                <w:t>/h</w:t>
              </w:r>
            </w:ins>
          </w:p>
          <w:p w14:paraId="6DC0B44B" w14:textId="3B2654B9" w:rsidR="000606B0" w:rsidRPr="00F52A62" w:rsidRDefault="000606B0" w:rsidP="000606B0">
            <w:pPr>
              <w:spacing w:line="240" w:lineRule="exact"/>
              <w:contextualSpacing/>
              <w:jc w:val="both"/>
              <w:rPr>
                <w:ins w:id="3591" w:author="Xuning Wei12232" w:date="2026-07-27T12:47:00Z"/>
                <w:rFonts w:ascii="Times New Roman" w:eastAsia="仿宋_GB2312" w:hAnsi="Times New Roman" w:cs="Times New Roman"/>
                <w:color w:val="000000" w:themeColor="text1"/>
                <w:sz w:val="18"/>
                <w:szCs w:val="18"/>
                <w:lang w:eastAsia="zh-CN"/>
              </w:rPr>
            </w:pPr>
            <w:ins w:id="3592" w:author="Xuning Wei12232" w:date="2026-07-27T12:56:00Z">
              <w:r w:rsidRPr="00463F6F">
                <w:rPr>
                  <w:rFonts w:ascii="Times New Roman" w:eastAsia="仿宋_GB2312" w:hAnsi="Times New Roman" w:cs="Times New Roman"/>
                  <w:color w:val="0000FF"/>
                  <w:sz w:val="18"/>
                  <w:szCs w:val="18"/>
                </w:rPr>
                <w:lastRenderedPageBreak/>
                <w:t>Control nitrogen flow rate via linkage of flow meter and regulating valve</w:t>
              </w:r>
              <w:r>
                <w:rPr>
                  <w:rFonts w:ascii="Times New Roman" w:eastAsia="仿宋_GB2312" w:hAnsi="Times New Roman" w:cs="Times New Roman"/>
                  <w:color w:val="0000FF"/>
                  <w:sz w:val="18"/>
                  <w:szCs w:val="18"/>
                </w:rPr>
                <w:t>.</w:t>
              </w:r>
            </w:ins>
          </w:p>
        </w:tc>
        <w:tc>
          <w:tcPr>
            <w:tcW w:w="305" w:type="pct"/>
            <w:shd w:val="clear" w:color="auto" w:fill="FFFFFF" w:themeFill="background1"/>
            <w:vAlign w:val="center"/>
          </w:tcPr>
          <w:p w14:paraId="14D1A5CC" w14:textId="77777777" w:rsidR="000606B0" w:rsidRDefault="000606B0" w:rsidP="000606B0">
            <w:pPr>
              <w:spacing w:line="240" w:lineRule="exact"/>
              <w:contextualSpacing/>
              <w:jc w:val="both"/>
              <w:rPr>
                <w:ins w:id="3593" w:author="Xuning Wei12232" w:date="2026-07-27T12:47:00Z"/>
                <w:rFonts w:ascii="Times New Roman" w:eastAsia="仿宋_GB2312" w:hAnsi="Times New Roman" w:cs="Times New Roman"/>
                <w:color w:val="auto"/>
                <w:sz w:val="18"/>
                <w:szCs w:val="18"/>
              </w:rPr>
            </w:pPr>
          </w:p>
        </w:tc>
        <w:tc>
          <w:tcPr>
            <w:tcW w:w="305" w:type="pct"/>
            <w:shd w:val="clear" w:color="auto" w:fill="FFFFFF" w:themeFill="background1"/>
            <w:vAlign w:val="center"/>
          </w:tcPr>
          <w:p w14:paraId="49D24306" w14:textId="77777777" w:rsidR="000606B0" w:rsidRDefault="000606B0" w:rsidP="000606B0">
            <w:pPr>
              <w:spacing w:line="240" w:lineRule="exact"/>
              <w:contextualSpacing/>
              <w:jc w:val="both"/>
              <w:rPr>
                <w:ins w:id="3594" w:author="Xuning Wei12232" w:date="2026-07-27T12:47:00Z"/>
                <w:rFonts w:ascii="Times New Roman" w:eastAsia="仿宋_GB2312" w:hAnsi="Times New Roman" w:cs="Times New Roman"/>
                <w:color w:val="auto"/>
                <w:sz w:val="18"/>
                <w:szCs w:val="18"/>
              </w:rPr>
            </w:pPr>
          </w:p>
        </w:tc>
        <w:tc>
          <w:tcPr>
            <w:tcW w:w="1190" w:type="pct"/>
            <w:vMerge w:val="restart"/>
            <w:shd w:val="clear" w:color="auto" w:fill="FFFFFF" w:themeFill="background1"/>
            <w:vAlign w:val="center"/>
          </w:tcPr>
          <w:p w14:paraId="226214B3" w14:textId="39A05F19" w:rsidR="000606B0" w:rsidRPr="00032BAE" w:rsidRDefault="000606B0" w:rsidP="0091278D">
            <w:pPr>
              <w:spacing w:line="240" w:lineRule="exact"/>
              <w:contextualSpacing/>
              <w:rPr>
                <w:ins w:id="3595" w:author="Xuning Wei12232" w:date="2026-07-27T12:47:00Z"/>
                <w:rFonts w:ascii="Times New Roman" w:eastAsia="仿宋_GB2312" w:hAnsi="Times New Roman" w:cs="Times New Roman"/>
                <w:color w:val="auto"/>
                <w:sz w:val="18"/>
                <w:szCs w:val="18"/>
              </w:rPr>
            </w:pPr>
            <w:ins w:id="3596" w:author="Xuning Wei12232" w:date="2026-07-27T12:56:00Z">
              <w:r w:rsidRPr="00937F85">
                <w:rPr>
                  <w:rFonts w:ascii="Times New Roman" w:eastAsia="仿宋_GB2312" w:hAnsi="Times New Roman" w:cs="Times New Roman"/>
                  <w:color w:val="auto"/>
                  <w:sz w:val="18"/>
                  <w:szCs w:val="18"/>
                </w:rPr>
                <w:t>The control range of batch temperature from process requirement is within the control range of equipment capability</w:t>
              </w:r>
            </w:ins>
            <w:del w:id="3597" w:author="Xuning Wei12232" w:date="2026-07-27T12:56:00Z">
              <w:r w:rsidRPr="00032BAE" w:rsidDel="000606B0">
                <w:rPr>
                  <w:rFonts w:ascii="Times New Roman" w:eastAsia="仿宋_GB2312" w:hAnsi="Times New Roman" w:cs="Times New Roman"/>
                  <w:color w:val="auto"/>
                  <w:sz w:val="18"/>
                  <w:szCs w:val="18"/>
                </w:rPr>
                <w:delText>The nitrogen sparging flow rate required by the process is within the flow rate range of the equipment</w:delText>
              </w:r>
            </w:del>
          </w:p>
        </w:tc>
      </w:tr>
      <w:tr w:rsidR="000606B0" w:rsidRPr="008B3C39" w14:paraId="32FEE185" w14:textId="77777777" w:rsidTr="00A42507">
        <w:trPr>
          <w:trHeight w:val="397"/>
          <w:jc w:val="center"/>
        </w:trPr>
        <w:tc>
          <w:tcPr>
            <w:tcW w:w="186" w:type="pct"/>
            <w:vMerge/>
            <w:vAlign w:val="center"/>
          </w:tcPr>
          <w:p w14:paraId="5DCA8929" w14:textId="77777777" w:rsidR="000606B0" w:rsidRPr="008B3C39" w:rsidRDefault="000606B0" w:rsidP="0091278D">
            <w:pPr>
              <w:spacing w:line="240" w:lineRule="exact"/>
              <w:contextualSpacing/>
              <w:jc w:val="center"/>
              <w:rPr>
                <w:rFonts w:ascii="Times New Roman" w:eastAsia="仿宋_GB2312" w:hAnsi="Times New Roman" w:cs="Times New Roman"/>
                <w:color w:val="auto"/>
                <w:kern w:val="0"/>
                <w:sz w:val="18"/>
                <w:szCs w:val="18"/>
                <w:lang w:eastAsia="zh-CN"/>
              </w:rPr>
            </w:pPr>
          </w:p>
        </w:tc>
        <w:tc>
          <w:tcPr>
            <w:tcW w:w="423" w:type="pct"/>
            <w:vMerge/>
            <w:vAlign w:val="center"/>
          </w:tcPr>
          <w:p w14:paraId="3DFCE4B4" w14:textId="77777777" w:rsidR="000606B0" w:rsidRPr="00032BAE" w:rsidRDefault="000606B0" w:rsidP="0091278D">
            <w:pPr>
              <w:spacing w:line="240" w:lineRule="exact"/>
              <w:contextualSpacing/>
              <w:jc w:val="center"/>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29DE9C11" w14:textId="5BF7C141" w:rsidR="000606B0" w:rsidRPr="00F52A62" w:rsidRDefault="000606B0" w:rsidP="0091278D">
            <w:pPr>
              <w:spacing w:line="240" w:lineRule="exact"/>
              <w:contextualSpacing/>
              <w:jc w:val="both"/>
              <w:rPr>
                <w:rFonts w:ascii="Times New Roman" w:eastAsia="仿宋_GB2312" w:hAnsi="Times New Roman" w:cs="Times New Roman"/>
                <w:color w:val="000000" w:themeColor="text1"/>
                <w:sz w:val="18"/>
                <w:szCs w:val="18"/>
                <w:lang w:eastAsia="zh-CN"/>
              </w:rPr>
            </w:pPr>
            <w:r w:rsidRPr="00F52A62">
              <w:rPr>
                <w:rFonts w:ascii="Times New Roman" w:eastAsia="仿宋_GB2312" w:hAnsi="Times New Roman" w:cs="Times New Roman"/>
                <w:color w:val="000000" w:themeColor="text1"/>
                <w:sz w:val="18"/>
                <w:szCs w:val="18"/>
                <w:lang w:eastAsia="zh-CN"/>
              </w:rPr>
              <w:t xml:space="preserve">Nitrogen protection / </w:t>
            </w:r>
            <w:proofErr w:type="spellStart"/>
            <w:r w:rsidRPr="00F52A62">
              <w:rPr>
                <w:rFonts w:ascii="Times New Roman" w:eastAsia="仿宋_GB2312" w:hAnsi="Times New Roman" w:cs="Times New Roman"/>
                <w:color w:val="000000" w:themeColor="text1"/>
                <w:sz w:val="18"/>
                <w:szCs w:val="18"/>
                <w:lang w:eastAsia="zh-CN"/>
              </w:rPr>
              <w:t>inertization</w:t>
            </w:r>
            <w:proofErr w:type="spellEnd"/>
            <w:r w:rsidRPr="00F52A62">
              <w:rPr>
                <w:rFonts w:ascii="Times New Roman" w:eastAsia="仿宋_GB2312" w:hAnsi="Times New Roman" w:cs="Times New Roman"/>
                <w:color w:val="000000" w:themeColor="text1"/>
                <w:sz w:val="18"/>
                <w:szCs w:val="18"/>
                <w:lang w:eastAsia="zh-CN"/>
              </w:rPr>
              <w:t xml:space="preserve"> / nitrogen </w:t>
            </w:r>
            <w:proofErr w:type="spellStart"/>
            <w:r w:rsidRPr="00F52A62">
              <w:rPr>
                <w:rFonts w:ascii="Times New Roman" w:eastAsia="仿宋_GB2312" w:hAnsi="Times New Roman" w:cs="Times New Roman"/>
                <w:color w:val="000000" w:themeColor="text1"/>
                <w:sz w:val="18"/>
                <w:szCs w:val="18"/>
                <w:lang w:eastAsia="zh-CN"/>
              </w:rPr>
              <w:t>sparging</w:t>
            </w:r>
            <w:proofErr w:type="spellEnd"/>
            <w:r w:rsidRPr="00F52A62">
              <w:rPr>
                <w:rFonts w:ascii="Times New Roman" w:eastAsia="仿宋_GB2312" w:hAnsi="Times New Roman" w:cs="Times New Roman"/>
                <w:color w:val="000000" w:themeColor="text1"/>
                <w:sz w:val="18"/>
                <w:szCs w:val="18"/>
                <w:lang w:eastAsia="zh-CN"/>
              </w:rPr>
              <w:t xml:space="preserve"> flow rate: 3~15 m³/h</w:t>
            </w:r>
          </w:p>
        </w:tc>
        <w:tc>
          <w:tcPr>
            <w:tcW w:w="1400" w:type="pct"/>
            <w:shd w:val="clear" w:color="auto" w:fill="FFFFFF" w:themeFill="background1"/>
            <w:vAlign w:val="center"/>
          </w:tcPr>
          <w:p w14:paraId="4862E98A" w14:textId="6C83E382" w:rsidR="000606B0" w:rsidRPr="00F52A62" w:rsidRDefault="000606B0" w:rsidP="0091278D">
            <w:pPr>
              <w:spacing w:line="240" w:lineRule="exact"/>
              <w:contextualSpacing/>
              <w:jc w:val="both"/>
              <w:rPr>
                <w:rFonts w:ascii="Times New Roman" w:eastAsia="仿宋_GB2312" w:hAnsi="Times New Roman" w:cs="Times New Roman"/>
                <w:color w:val="000000" w:themeColor="text1"/>
                <w:sz w:val="18"/>
                <w:szCs w:val="18"/>
                <w:lang w:eastAsia="zh-CN"/>
              </w:rPr>
            </w:pPr>
            <w:r w:rsidRPr="00F52A62">
              <w:rPr>
                <w:rFonts w:ascii="Times New Roman" w:eastAsia="仿宋_GB2312" w:hAnsi="Times New Roman" w:cs="Times New Roman"/>
                <w:color w:val="000000" w:themeColor="text1"/>
                <w:sz w:val="18"/>
                <w:szCs w:val="18"/>
                <w:lang w:eastAsia="zh-CN"/>
              </w:rPr>
              <w:t>The equipment is equipped with nitrogen blanketing/</w:t>
            </w:r>
            <w:proofErr w:type="spellStart"/>
            <w:r w:rsidRPr="00F52A62">
              <w:rPr>
                <w:rFonts w:ascii="Times New Roman" w:eastAsia="仿宋_GB2312" w:hAnsi="Times New Roman" w:cs="Times New Roman"/>
                <w:color w:val="000000" w:themeColor="text1"/>
                <w:sz w:val="18"/>
                <w:szCs w:val="18"/>
                <w:lang w:eastAsia="zh-CN"/>
              </w:rPr>
              <w:t>inertization</w:t>
            </w:r>
            <w:proofErr w:type="spellEnd"/>
            <w:r w:rsidRPr="00F52A62">
              <w:rPr>
                <w:rFonts w:ascii="Times New Roman" w:eastAsia="仿宋_GB2312" w:hAnsi="Times New Roman" w:cs="Times New Roman"/>
                <w:color w:val="000000" w:themeColor="text1"/>
                <w:sz w:val="18"/>
                <w:szCs w:val="18"/>
                <w:lang w:eastAsia="zh-CN"/>
              </w:rPr>
              <w:t xml:space="preserve"> and nitrogen </w:t>
            </w:r>
            <w:proofErr w:type="spellStart"/>
            <w:r w:rsidRPr="00F52A62">
              <w:rPr>
                <w:rFonts w:ascii="Times New Roman" w:eastAsia="仿宋_GB2312" w:hAnsi="Times New Roman" w:cs="Times New Roman"/>
                <w:color w:val="000000" w:themeColor="text1"/>
                <w:sz w:val="18"/>
                <w:szCs w:val="18"/>
                <w:lang w:eastAsia="zh-CN"/>
              </w:rPr>
              <w:t>sparging</w:t>
            </w:r>
            <w:proofErr w:type="spellEnd"/>
            <w:r w:rsidRPr="00F52A62">
              <w:rPr>
                <w:rFonts w:ascii="Times New Roman" w:eastAsia="仿宋_GB2312" w:hAnsi="Times New Roman" w:cs="Times New Roman"/>
                <w:color w:val="000000" w:themeColor="text1"/>
                <w:sz w:val="18"/>
                <w:szCs w:val="18"/>
                <w:lang w:eastAsia="zh-CN"/>
              </w:rPr>
              <w:t xml:space="preserve"> functions. The range of nitrogen flow rate in the workshop is 1.5-15 m³/h</w:t>
            </w:r>
          </w:p>
        </w:tc>
        <w:tc>
          <w:tcPr>
            <w:tcW w:w="305" w:type="pct"/>
            <w:shd w:val="clear" w:color="auto" w:fill="FFFFFF" w:themeFill="background1"/>
            <w:vAlign w:val="center"/>
          </w:tcPr>
          <w:p w14:paraId="15A638E3" w14:textId="77777777" w:rsidR="000606B0"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37506568"/>
                <w14:checkbox>
                  <w14:checked w14:val="1"/>
                  <w14:checkedState w14:val="2612" w14:font="MS Gothic"/>
                  <w14:uncheckedState w14:val="2610" w14:font="MS Gothic"/>
                </w14:checkbox>
              </w:sdtPr>
              <w:sdtEndPr/>
              <w:sdtContent>
                <w:r w:rsidR="000606B0" w:rsidRPr="00032BAE">
                  <w:rPr>
                    <w:rFonts w:ascii="Segoe UI Symbol" w:eastAsia="MS Gothic" w:hAnsi="Segoe UI Symbol" w:cs="Segoe UI Symbol"/>
                    <w:color w:val="auto"/>
                    <w:sz w:val="18"/>
                    <w:szCs w:val="18"/>
                  </w:rPr>
                  <w:t>☒</w:t>
                </w:r>
              </w:sdtContent>
            </w:sdt>
            <w:r w:rsidR="000606B0"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5F2F74B4" w14:textId="77777777" w:rsidR="000606B0"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06547706"/>
                <w14:checkbox>
                  <w14:checked w14:val="0"/>
                  <w14:checkedState w14:val="2612" w14:font="MS Gothic"/>
                  <w14:uncheckedState w14:val="2610" w14:font="MS Gothic"/>
                </w14:checkbox>
              </w:sdtPr>
              <w:sdtEndPr/>
              <w:sdtContent>
                <w:r w:rsidR="000606B0" w:rsidRPr="00032BAE">
                  <w:rPr>
                    <w:rFonts w:ascii="Segoe UI Symbol" w:eastAsia="仿宋_GB2312" w:hAnsi="Segoe UI Symbol" w:cs="Segoe UI Symbol"/>
                    <w:color w:val="auto"/>
                    <w:sz w:val="18"/>
                    <w:szCs w:val="18"/>
                  </w:rPr>
                  <w:t>☐</w:t>
                </w:r>
              </w:sdtContent>
            </w:sdt>
            <w:r w:rsidR="000606B0" w:rsidRPr="00032BAE">
              <w:rPr>
                <w:rFonts w:ascii="Times New Roman" w:eastAsia="仿宋_GB2312" w:hAnsi="Times New Roman" w:cs="Times New Roman"/>
                <w:color w:val="auto"/>
                <w:sz w:val="18"/>
                <w:szCs w:val="18"/>
              </w:rPr>
              <w:t xml:space="preserve"> No</w:t>
            </w:r>
          </w:p>
        </w:tc>
        <w:tc>
          <w:tcPr>
            <w:tcW w:w="1190" w:type="pct"/>
            <w:vMerge/>
            <w:shd w:val="clear" w:color="auto" w:fill="FFFFFF" w:themeFill="background1"/>
            <w:vAlign w:val="center"/>
          </w:tcPr>
          <w:p w14:paraId="3A9CF8BB" w14:textId="54760E34" w:rsidR="000606B0" w:rsidRPr="00032BAE" w:rsidRDefault="000606B0" w:rsidP="0091278D">
            <w:pPr>
              <w:spacing w:line="240" w:lineRule="exact"/>
              <w:contextualSpacing/>
              <w:rPr>
                <w:rFonts w:ascii="Times New Roman" w:eastAsia="仿宋_GB2312" w:hAnsi="Times New Roman" w:cs="Times New Roman"/>
                <w:color w:val="auto"/>
                <w:sz w:val="18"/>
                <w:szCs w:val="18"/>
              </w:rPr>
            </w:pPr>
          </w:p>
        </w:tc>
      </w:tr>
      <w:tr w:rsidR="00D73162" w:rsidRPr="008B3C39" w14:paraId="5DDFC766" w14:textId="77777777" w:rsidTr="00A42507">
        <w:trPr>
          <w:trHeight w:val="397"/>
          <w:jc w:val="center"/>
          <w:ins w:id="3598" w:author="Xuning Wei12232" w:date="2026-07-27T12:56:00Z"/>
        </w:trPr>
        <w:tc>
          <w:tcPr>
            <w:tcW w:w="186" w:type="pct"/>
            <w:vMerge/>
            <w:vAlign w:val="center"/>
          </w:tcPr>
          <w:p w14:paraId="7BDF93C9" w14:textId="77777777" w:rsidR="00D73162" w:rsidRPr="008B3C39" w:rsidRDefault="00D73162" w:rsidP="00D73162">
            <w:pPr>
              <w:spacing w:line="240" w:lineRule="exact"/>
              <w:contextualSpacing/>
              <w:jc w:val="center"/>
              <w:rPr>
                <w:ins w:id="3599" w:author="Xuning Wei12232" w:date="2026-07-27T12:56:00Z"/>
                <w:rFonts w:ascii="Times New Roman" w:eastAsia="仿宋_GB2312" w:hAnsi="Times New Roman" w:cs="Times New Roman"/>
                <w:color w:val="auto"/>
                <w:kern w:val="0"/>
                <w:sz w:val="18"/>
                <w:szCs w:val="18"/>
                <w:lang w:eastAsia="zh-CN"/>
              </w:rPr>
            </w:pPr>
          </w:p>
        </w:tc>
        <w:tc>
          <w:tcPr>
            <w:tcW w:w="423" w:type="pct"/>
            <w:vMerge/>
            <w:vAlign w:val="center"/>
          </w:tcPr>
          <w:p w14:paraId="4B358E50" w14:textId="77777777" w:rsidR="00D73162" w:rsidRPr="00032BAE" w:rsidRDefault="00D73162" w:rsidP="00D73162">
            <w:pPr>
              <w:spacing w:line="240" w:lineRule="exact"/>
              <w:contextualSpacing/>
              <w:jc w:val="center"/>
              <w:rPr>
                <w:ins w:id="3600" w:author="Xuning Wei12232" w:date="2026-07-27T12:56:00Z"/>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60A17C7C" w14:textId="666E0BFB" w:rsidR="00D73162" w:rsidRPr="00032BAE" w:rsidRDefault="00D73162" w:rsidP="00D73162">
            <w:pPr>
              <w:spacing w:line="240" w:lineRule="exact"/>
              <w:contextualSpacing/>
              <w:jc w:val="both"/>
              <w:rPr>
                <w:ins w:id="3601" w:author="Xuning Wei12232" w:date="2026-07-27T12:56:00Z"/>
                <w:rFonts w:ascii="Times New Roman" w:eastAsia="仿宋_GB2312" w:hAnsi="Times New Roman" w:cs="Times New Roman"/>
                <w:color w:val="auto"/>
                <w:sz w:val="18"/>
                <w:szCs w:val="18"/>
                <w:lang w:eastAsia="zh-CN"/>
              </w:rPr>
            </w:pPr>
            <w:ins w:id="3602" w:author="Xuning Wei12232" w:date="2026-07-27T12:57:00Z">
              <w:r w:rsidRPr="00937F85">
                <w:rPr>
                  <w:rFonts w:ascii="Times New Roman" w:eastAsia="仿宋_GB2312" w:hAnsi="Times New Roman" w:cs="Times New Roman"/>
                  <w:color w:val="auto"/>
                  <w:sz w:val="18"/>
                  <w:szCs w:val="18"/>
                  <w:lang w:eastAsia="zh-CN"/>
                </w:rPr>
                <w:t>No requirements</w:t>
              </w:r>
              <w:r w:rsidRPr="00937F85">
                <w:rPr>
                  <w:rFonts w:ascii="Times New Roman" w:eastAsia="仿宋_GB2312" w:hAnsi="Times New Roman" w:cs="Times New Roman"/>
                  <w:color w:val="auto"/>
                  <w:sz w:val="18"/>
                  <w:szCs w:val="18"/>
                </w:rPr>
                <w:t xml:space="preserve"> of pressure from process.</w:t>
              </w:r>
            </w:ins>
          </w:p>
        </w:tc>
        <w:tc>
          <w:tcPr>
            <w:tcW w:w="1400" w:type="pct"/>
            <w:shd w:val="clear" w:color="auto" w:fill="FFFFFF" w:themeFill="background1"/>
            <w:vAlign w:val="center"/>
          </w:tcPr>
          <w:p w14:paraId="26CE9798" w14:textId="11FB0499" w:rsidR="00D73162" w:rsidRDefault="00D73162" w:rsidP="00D73162">
            <w:pPr>
              <w:spacing w:line="240" w:lineRule="exact"/>
              <w:contextualSpacing/>
              <w:jc w:val="both"/>
              <w:rPr>
                <w:ins w:id="3603" w:author="Xuning Wei12232" w:date="2026-07-27T12:57:00Z"/>
                <w:rFonts w:ascii="Times New Roman" w:eastAsia="仿宋_GB2312" w:hAnsi="Times New Roman" w:cs="Times New Roman"/>
                <w:color w:val="auto"/>
                <w:sz w:val="18"/>
                <w:szCs w:val="18"/>
              </w:rPr>
            </w:pPr>
            <w:ins w:id="3604" w:author="Xuning Wei12232" w:date="2026-07-27T12:57:00Z">
              <w:r w:rsidRPr="00937F85">
                <w:rPr>
                  <w:rFonts w:ascii="Times New Roman" w:eastAsia="仿宋_GB2312" w:hAnsi="Times New Roman" w:cs="Times New Roman"/>
                  <w:color w:val="auto"/>
                  <w:sz w:val="18"/>
                  <w:szCs w:val="18"/>
                </w:rPr>
                <w:t>The pressure range of equipment for normal operation:</w:t>
              </w:r>
              <w:r w:rsidRPr="00937F85">
                <w:rPr>
                  <w:rFonts w:ascii="Times New Roman" w:hAnsi="Times New Roman" w:cs="Times New Roman"/>
                  <w:color w:val="auto"/>
                </w:rPr>
                <w:t xml:space="preserve"> </w:t>
              </w:r>
              <w:r w:rsidRPr="00937F85">
                <w:rPr>
                  <w:rFonts w:ascii="Times New Roman" w:eastAsia="仿宋_GB2312" w:hAnsi="Times New Roman" w:cs="Times New Roman"/>
                  <w:color w:val="auto"/>
                  <w:sz w:val="18"/>
                  <w:szCs w:val="18"/>
                </w:rPr>
                <w:t>-0.08~0.08</w:t>
              </w:r>
              <w:r>
                <w:rPr>
                  <w:rFonts w:ascii="Times New Roman" w:eastAsia="仿宋_GB2312" w:hAnsi="Times New Roman" w:cs="Times New Roman"/>
                  <w:color w:val="auto"/>
                  <w:sz w:val="18"/>
                  <w:szCs w:val="18"/>
                </w:rPr>
                <w:t xml:space="preserve">07 </w:t>
              </w:r>
              <w:r w:rsidRPr="00937F85">
                <w:rPr>
                  <w:rFonts w:ascii="Times New Roman" w:eastAsia="仿宋_GB2312" w:hAnsi="Times New Roman" w:cs="Times New Roman"/>
                  <w:color w:val="auto"/>
                  <w:sz w:val="18"/>
                  <w:szCs w:val="18"/>
                </w:rPr>
                <w:t>MPa</w:t>
              </w:r>
            </w:ins>
          </w:p>
          <w:p w14:paraId="2E3190B1" w14:textId="5E9A5BE9" w:rsidR="00D73162" w:rsidRPr="00032BAE" w:rsidRDefault="00D73162" w:rsidP="00D73162">
            <w:pPr>
              <w:spacing w:line="240" w:lineRule="exact"/>
              <w:contextualSpacing/>
              <w:jc w:val="both"/>
              <w:rPr>
                <w:ins w:id="3605" w:author="Xuning Wei12232" w:date="2026-07-27T12:56:00Z"/>
                <w:rFonts w:ascii="Times New Roman" w:eastAsia="仿宋_GB2312" w:hAnsi="Times New Roman" w:cs="Times New Roman"/>
                <w:color w:val="auto"/>
                <w:sz w:val="18"/>
                <w:szCs w:val="18"/>
                <w:lang w:eastAsia="zh-CN"/>
              </w:rPr>
            </w:pPr>
            <w:ins w:id="3606" w:author="Xuning Wei12232" w:date="2026-07-27T12:57:00Z">
              <w:r w:rsidRPr="00463F6F">
                <w:rPr>
                  <w:rFonts w:ascii="Times New Roman" w:eastAsia="仿宋_GB2312" w:hAnsi="Times New Roman" w:cs="Times New Roman"/>
                  <w:color w:val="0000FF"/>
                  <w:sz w:val="18"/>
                  <w:szCs w:val="18"/>
                </w:rPr>
                <w:t>Control nitrogen flow rate via linkage of flow meter and regulating valve</w:t>
              </w:r>
              <w:r>
                <w:rPr>
                  <w:rFonts w:ascii="Times New Roman" w:eastAsia="仿宋_GB2312" w:hAnsi="Times New Roman" w:cs="Times New Roman"/>
                  <w:color w:val="0000FF"/>
                  <w:sz w:val="18"/>
                  <w:szCs w:val="18"/>
                </w:rPr>
                <w:t>.</w:t>
              </w:r>
            </w:ins>
          </w:p>
        </w:tc>
        <w:tc>
          <w:tcPr>
            <w:tcW w:w="305" w:type="pct"/>
            <w:shd w:val="clear" w:color="auto" w:fill="FFFFFF" w:themeFill="background1"/>
            <w:vAlign w:val="center"/>
          </w:tcPr>
          <w:p w14:paraId="3E88A281" w14:textId="04E8827A" w:rsidR="00D73162" w:rsidRDefault="000B6761" w:rsidP="00D73162">
            <w:pPr>
              <w:spacing w:line="240" w:lineRule="exact"/>
              <w:contextualSpacing/>
              <w:jc w:val="both"/>
              <w:rPr>
                <w:ins w:id="3607" w:author="Xuning Wei12232" w:date="2026-07-27T12:56:00Z"/>
                <w:rFonts w:ascii="Times New Roman" w:eastAsia="仿宋_GB2312" w:hAnsi="Times New Roman" w:cs="Times New Roman"/>
                <w:color w:val="auto"/>
                <w:sz w:val="18"/>
                <w:szCs w:val="18"/>
              </w:rPr>
            </w:pPr>
            <w:customXmlInsRangeStart w:id="3608" w:author="Xuning Wei12232" w:date="2026-07-27T13:01:00Z"/>
            <w:sdt>
              <w:sdtPr>
                <w:rPr>
                  <w:rFonts w:ascii="Times New Roman" w:eastAsia="仿宋_GB2312" w:hAnsi="Times New Roman" w:cs="Times New Roman"/>
                  <w:color w:val="auto"/>
                  <w:sz w:val="18"/>
                  <w:szCs w:val="18"/>
                </w:rPr>
                <w:id w:val="-1233469811"/>
                <w14:checkbox>
                  <w14:checked w14:val="1"/>
                  <w14:checkedState w14:val="2612" w14:font="MS Gothic"/>
                  <w14:uncheckedState w14:val="2610" w14:font="MS Gothic"/>
                </w14:checkbox>
              </w:sdtPr>
              <w:sdtEndPr/>
              <w:sdtContent>
                <w:customXmlInsRangeEnd w:id="3608"/>
                <w:ins w:id="3609" w:author="Xuning Wei12232" w:date="2026-07-27T13:01:00Z">
                  <w:r w:rsidR="00D73162" w:rsidRPr="00032BAE">
                    <w:rPr>
                      <w:rFonts w:ascii="Segoe UI Symbol" w:eastAsia="MS Gothic" w:hAnsi="Segoe UI Symbol" w:cs="Segoe UI Symbol"/>
                      <w:color w:val="auto"/>
                      <w:sz w:val="18"/>
                      <w:szCs w:val="18"/>
                    </w:rPr>
                    <w:t>☒</w:t>
                  </w:r>
                </w:ins>
                <w:customXmlInsRangeStart w:id="3610" w:author="Xuning Wei12232" w:date="2026-07-27T13:01:00Z"/>
              </w:sdtContent>
            </w:sdt>
            <w:customXmlInsRangeEnd w:id="3610"/>
            <w:ins w:id="3611" w:author="Xuning Wei12232" w:date="2026-07-27T13:01:00Z">
              <w:r w:rsidR="00D73162" w:rsidRPr="00032BAE">
                <w:rPr>
                  <w:rFonts w:ascii="Times New Roman" w:eastAsia="仿宋_GB2312" w:hAnsi="Times New Roman" w:cs="Times New Roman"/>
                  <w:color w:val="auto"/>
                  <w:sz w:val="18"/>
                  <w:szCs w:val="18"/>
                </w:rPr>
                <w:t>Yes</w:t>
              </w:r>
            </w:ins>
          </w:p>
        </w:tc>
        <w:tc>
          <w:tcPr>
            <w:tcW w:w="305" w:type="pct"/>
            <w:shd w:val="clear" w:color="auto" w:fill="FFFFFF" w:themeFill="background1"/>
            <w:vAlign w:val="center"/>
          </w:tcPr>
          <w:p w14:paraId="1ACEFE4A" w14:textId="66E244EE" w:rsidR="00D73162" w:rsidRDefault="000B6761" w:rsidP="00D73162">
            <w:pPr>
              <w:spacing w:line="240" w:lineRule="exact"/>
              <w:contextualSpacing/>
              <w:jc w:val="both"/>
              <w:rPr>
                <w:ins w:id="3612" w:author="Xuning Wei12232" w:date="2026-07-27T12:56:00Z"/>
                <w:rFonts w:ascii="Times New Roman" w:eastAsia="仿宋_GB2312" w:hAnsi="Times New Roman" w:cs="Times New Roman"/>
                <w:color w:val="auto"/>
                <w:sz w:val="18"/>
                <w:szCs w:val="18"/>
              </w:rPr>
            </w:pPr>
            <w:customXmlInsRangeStart w:id="3613" w:author="Xuning Wei12232" w:date="2026-07-27T13:01:00Z"/>
            <w:sdt>
              <w:sdtPr>
                <w:rPr>
                  <w:rFonts w:ascii="Times New Roman" w:eastAsia="仿宋_GB2312" w:hAnsi="Times New Roman" w:cs="Times New Roman"/>
                  <w:color w:val="auto"/>
                  <w:sz w:val="18"/>
                  <w:szCs w:val="18"/>
                </w:rPr>
                <w:id w:val="-2036347201"/>
                <w14:checkbox>
                  <w14:checked w14:val="0"/>
                  <w14:checkedState w14:val="2612" w14:font="MS Gothic"/>
                  <w14:uncheckedState w14:val="2610" w14:font="MS Gothic"/>
                </w14:checkbox>
              </w:sdtPr>
              <w:sdtEndPr/>
              <w:sdtContent>
                <w:customXmlInsRangeEnd w:id="3613"/>
                <w:ins w:id="3614" w:author="Xuning Wei12232" w:date="2026-07-27T13:01:00Z">
                  <w:r w:rsidR="00D73162" w:rsidRPr="00032BAE">
                    <w:rPr>
                      <w:rFonts w:ascii="Segoe UI Symbol" w:eastAsia="仿宋_GB2312" w:hAnsi="Segoe UI Symbol" w:cs="Segoe UI Symbol"/>
                      <w:color w:val="auto"/>
                      <w:sz w:val="18"/>
                      <w:szCs w:val="18"/>
                    </w:rPr>
                    <w:t>☐</w:t>
                  </w:r>
                </w:ins>
                <w:customXmlInsRangeStart w:id="3615" w:author="Xuning Wei12232" w:date="2026-07-27T13:01:00Z"/>
              </w:sdtContent>
            </w:sdt>
            <w:customXmlInsRangeEnd w:id="3615"/>
            <w:ins w:id="3616" w:author="Xuning Wei12232" w:date="2026-07-27T13:01:00Z">
              <w:r w:rsidR="00D73162" w:rsidRPr="00032BAE">
                <w:rPr>
                  <w:rFonts w:ascii="Times New Roman" w:eastAsia="仿宋_GB2312" w:hAnsi="Times New Roman" w:cs="Times New Roman"/>
                  <w:color w:val="auto"/>
                  <w:sz w:val="18"/>
                  <w:szCs w:val="18"/>
                </w:rPr>
                <w:t xml:space="preserve"> No</w:t>
              </w:r>
            </w:ins>
          </w:p>
        </w:tc>
        <w:tc>
          <w:tcPr>
            <w:tcW w:w="1190" w:type="pct"/>
            <w:shd w:val="clear" w:color="auto" w:fill="FFFFFF" w:themeFill="background1"/>
            <w:vAlign w:val="center"/>
          </w:tcPr>
          <w:p w14:paraId="11FE250B" w14:textId="117B4AA9" w:rsidR="00D73162" w:rsidRPr="00032BAE" w:rsidRDefault="00D73162" w:rsidP="00D73162">
            <w:pPr>
              <w:spacing w:line="240" w:lineRule="exact"/>
              <w:contextualSpacing/>
              <w:rPr>
                <w:ins w:id="3617" w:author="Xuning Wei12232" w:date="2026-07-27T12:56:00Z"/>
                <w:rFonts w:ascii="Times New Roman" w:eastAsia="FangSong" w:hAnsi="Times New Roman" w:cs="Times New Roman"/>
                <w:color w:val="auto"/>
                <w:kern w:val="0"/>
                <w:sz w:val="18"/>
                <w:szCs w:val="18"/>
              </w:rPr>
            </w:pPr>
            <w:ins w:id="3618" w:author="Xuning Wei12232" w:date="2026-07-27T13:01:00Z">
              <w:r w:rsidRPr="00032BAE">
                <w:rPr>
                  <w:rFonts w:ascii="Times New Roman" w:eastAsia="FangSong" w:hAnsi="Times New Roman" w:cs="Times New Roman"/>
                  <w:color w:val="auto"/>
                  <w:kern w:val="0"/>
                  <w:sz w:val="18"/>
                  <w:szCs w:val="18"/>
                </w:rPr>
                <w:t>N/A</w:t>
              </w:r>
            </w:ins>
          </w:p>
        </w:tc>
      </w:tr>
      <w:tr w:rsidR="0091278D" w:rsidRPr="008B3C39" w14:paraId="21239784" w14:textId="77777777" w:rsidTr="00A42507">
        <w:trPr>
          <w:trHeight w:val="397"/>
          <w:jc w:val="center"/>
        </w:trPr>
        <w:tc>
          <w:tcPr>
            <w:tcW w:w="186" w:type="pct"/>
            <w:vMerge/>
            <w:vAlign w:val="center"/>
          </w:tcPr>
          <w:p w14:paraId="6A53267C" w14:textId="77777777" w:rsidR="0091278D" w:rsidRPr="008B3C39" w:rsidRDefault="0091278D" w:rsidP="0091278D">
            <w:pPr>
              <w:spacing w:line="240" w:lineRule="exact"/>
              <w:contextualSpacing/>
              <w:jc w:val="center"/>
              <w:rPr>
                <w:rFonts w:ascii="Times New Roman" w:eastAsia="仿宋_GB2312" w:hAnsi="Times New Roman" w:cs="Times New Roman"/>
                <w:color w:val="auto"/>
                <w:kern w:val="0"/>
                <w:sz w:val="18"/>
                <w:szCs w:val="18"/>
                <w:lang w:eastAsia="zh-CN"/>
              </w:rPr>
            </w:pPr>
          </w:p>
        </w:tc>
        <w:tc>
          <w:tcPr>
            <w:tcW w:w="423" w:type="pct"/>
            <w:vMerge/>
            <w:vAlign w:val="center"/>
          </w:tcPr>
          <w:p w14:paraId="12F852C5" w14:textId="77777777" w:rsidR="0091278D" w:rsidRPr="00032BAE" w:rsidRDefault="0091278D" w:rsidP="0091278D">
            <w:pPr>
              <w:spacing w:line="240" w:lineRule="exact"/>
              <w:contextualSpacing/>
              <w:jc w:val="center"/>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5B8BFC5F" w14:textId="13B5F111" w:rsidR="0091278D" w:rsidRPr="00032BAE" w:rsidRDefault="0091278D" w:rsidP="0091278D">
            <w:pPr>
              <w:spacing w:line="240" w:lineRule="exact"/>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Add Liquid</w:t>
            </w:r>
          </w:p>
        </w:tc>
        <w:tc>
          <w:tcPr>
            <w:tcW w:w="1400" w:type="pct"/>
            <w:shd w:val="clear" w:color="auto" w:fill="FFFFFF" w:themeFill="background1"/>
            <w:vAlign w:val="center"/>
          </w:tcPr>
          <w:p w14:paraId="245DBA2E" w14:textId="468D702E" w:rsidR="0091278D" w:rsidRPr="00032BAE" w:rsidRDefault="0091278D" w:rsidP="0091278D">
            <w:pPr>
              <w:spacing w:line="240" w:lineRule="exact"/>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The equipment is equipped with three Dedicated pipeline feedings and two Liquid inlets</w:t>
            </w:r>
          </w:p>
        </w:tc>
        <w:tc>
          <w:tcPr>
            <w:tcW w:w="305" w:type="pct"/>
            <w:shd w:val="clear" w:color="auto" w:fill="FFFFFF" w:themeFill="background1"/>
            <w:vAlign w:val="center"/>
          </w:tcPr>
          <w:p w14:paraId="3ABC3F3E" w14:textId="7D2DBBFC" w:rsidR="0091278D"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3048747"/>
                <w14:checkbox>
                  <w14:checked w14:val="1"/>
                  <w14:checkedState w14:val="2612" w14:font="MS Gothic"/>
                  <w14:uncheckedState w14:val="2610" w14:font="MS Gothic"/>
                </w14:checkbox>
              </w:sdtPr>
              <w:sdtEndPr/>
              <w:sdtContent>
                <w:r w:rsidR="0091278D" w:rsidRPr="00032BAE">
                  <w:rPr>
                    <w:rFonts w:ascii="Segoe UI Symbol" w:eastAsia="MS Gothic" w:hAnsi="Segoe UI Symbol" w:cs="Segoe UI Symbol"/>
                    <w:color w:val="auto"/>
                    <w:sz w:val="18"/>
                    <w:szCs w:val="18"/>
                  </w:rPr>
                  <w:t>☒</w:t>
                </w:r>
              </w:sdtContent>
            </w:sdt>
            <w:r w:rsidR="0091278D"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62D300C4" w14:textId="21619078" w:rsidR="0091278D"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21834832"/>
                <w14:checkbox>
                  <w14:checked w14:val="0"/>
                  <w14:checkedState w14:val="2612" w14:font="MS Gothic"/>
                  <w14:uncheckedState w14:val="2610" w14:font="MS Gothic"/>
                </w14:checkbox>
              </w:sdtPr>
              <w:sdtEndPr/>
              <w:sdtContent>
                <w:r w:rsidR="0091278D" w:rsidRPr="00032BAE">
                  <w:rPr>
                    <w:rFonts w:ascii="Segoe UI Symbol" w:eastAsia="仿宋_GB2312" w:hAnsi="Segoe UI Symbol" w:cs="Segoe UI Symbol"/>
                    <w:color w:val="auto"/>
                    <w:sz w:val="18"/>
                    <w:szCs w:val="18"/>
                  </w:rPr>
                  <w:t>☐</w:t>
                </w:r>
              </w:sdtContent>
            </w:sdt>
            <w:r w:rsidR="0091278D" w:rsidRPr="00032BAE">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53D157D6" w14:textId="36F01600" w:rsidR="0091278D" w:rsidRPr="00032BAE" w:rsidRDefault="0091278D" w:rsidP="0091278D">
            <w:pPr>
              <w:spacing w:line="240" w:lineRule="exact"/>
              <w:contextualSpacing/>
              <w:rPr>
                <w:rFonts w:ascii="Times New Roman" w:eastAsia="仿宋_GB2312" w:hAnsi="Times New Roman" w:cs="Times New Roman"/>
                <w:color w:val="auto"/>
                <w:sz w:val="18"/>
                <w:szCs w:val="18"/>
              </w:rPr>
            </w:pPr>
            <w:r w:rsidRPr="00032BAE">
              <w:rPr>
                <w:rFonts w:ascii="Times New Roman" w:eastAsia="FangSong" w:hAnsi="Times New Roman" w:cs="Times New Roman"/>
                <w:color w:val="auto"/>
                <w:kern w:val="0"/>
                <w:sz w:val="18"/>
                <w:szCs w:val="18"/>
              </w:rPr>
              <w:t>N/A</w:t>
            </w:r>
          </w:p>
        </w:tc>
      </w:tr>
      <w:tr w:rsidR="0091278D" w:rsidRPr="008B3C39" w14:paraId="189CA882" w14:textId="77777777" w:rsidTr="00A42507">
        <w:trPr>
          <w:trHeight w:val="397"/>
          <w:jc w:val="center"/>
        </w:trPr>
        <w:tc>
          <w:tcPr>
            <w:tcW w:w="186" w:type="pct"/>
            <w:vMerge/>
            <w:vAlign w:val="center"/>
          </w:tcPr>
          <w:p w14:paraId="771E7F02" w14:textId="77777777" w:rsidR="0091278D" w:rsidRPr="008B3C39" w:rsidRDefault="0091278D" w:rsidP="0091278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67FB6BCE" w14:textId="77777777" w:rsidR="0091278D" w:rsidRPr="00032BAE" w:rsidRDefault="0091278D" w:rsidP="0091278D">
            <w:pPr>
              <w:spacing w:line="240" w:lineRule="exact"/>
              <w:contextualSpacing/>
              <w:jc w:val="center"/>
              <w:rPr>
                <w:rFonts w:ascii="Times New Roman" w:eastAsia="仿宋_GB2312" w:hAnsi="Times New Roman" w:cs="Times New Roman"/>
                <w:color w:val="auto"/>
                <w:sz w:val="18"/>
                <w:szCs w:val="18"/>
              </w:rPr>
            </w:pPr>
          </w:p>
        </w:tc>
        <w:tc>
          <w:tcPr>
            <w:tcW w:w="1191" w:type="pct"/>
            <w:shd w:val="clear" w:color="auto" w:fill="FFFFFF" w:themeFill="background1"/>
            <w:vAlign w:val="center"/>
          </w:tcPr>
          <w:p w14:paraId="3363B63F" w14:textId="77777777" w:rsidR="0091278D" w:rsidRPr="00032BAE" w:rsidRDefault="0091278D" w:rsidP="0091278D">
            <w:pPr>
              <w:spacing w:line="240" w:lineRule="exact"/>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Solid charge</w:t>
            </w:r>
          </w:p>
        </w:tc>
        <w:tc>
          <w:tcPr>
            <w:tcW w:w="1400" w:type="pct"/>
            <w:shd w:val="clear" w:color="auto" w:fill="FFFFFF" w:themeFill="background1"/>
            <w:vAlign w:val="center"/>
          </w:tcPr>
          <w:p w14:paraId="135364C2" w14:textId="1EBF7EE6" w:rsidR="0091278D" w:rsidRPr="00032BAE" w:rsidRDefault="000606B0" w:rsidP="0091278D">
            <w:pPr>
              <w:spacing w:line="240" w:lineRule="exact"/>
              <w:contextualSpacing/>
              <w:jc w:val="both"/>
              <w:rPr>
                <w:rFonts w:ascii="Times New Roman" w:eastAsia="仿宋_GB2312" w:hAnsi="Times New Roman" w:cs="Times New Roman"/>
                <w:color w:val="auto"/>
                <w:sz w:val="18"/>
                <w:szCs w:val="18"/>
                <w:lang w:eastAsia="zh-CN"/>
              </w:rPr>
            </w:pPr>
            <w:ins w:id="3619" w:author="Xuning Wei12232" w:date="2026-07-27T12:57:00Z">
              <w:r w:rsidRPr="335F2C10">
                <w:rPr>
                  <w:rFonts w:ascii="Times New Roman" w:eastAsia="仿宋_GB2312" w:hAnsi="Times New Roman" w:cs="Times New Roman"/>
                  <w:color w:val="auto"/>
                  <w:sz w:val="18"/>
                  <w:szCs w:val="18"/>
                </w:rPr>
                <w:t>Charge via Solid charge equipment</w:t>
              </w:r>
              <w:r>
                <w:rPr>
                  <w:rFonts w:ascii="Times New Roman" w:eastAsia="仿宋_GB2312" w:hAnsi="Times New Roman" w:cs="Times New Roman" w:hint="eastAsia"/>
                  <w:color w:val="auto"/>
                  <w:sz w:val="18"/>
                  <w:szCs w:val="18"/>
                </w:rPr>
                <w:t>:</w:t>
              </w:r>
              <w:r>
                <w:rPr>
                  <w:rFonts w:ascii="Times New Roman" w:eastAsia="仿宋_GB2312" w:hAnsi="Times New Roman" w:cs="Times New Roman"/>
                  <w:color w:val="auto"/>
                  <w:sz w:val="18"/>
                  <w:szCs w:val="18"/>
                </w:rPr>
                <w:t xml:space="preserve"> </w:t>
              </w:r>
              <w:r w:rsidRPr="00EB16BF">
                <w:rPr>
                  <w:rFonts w:ascii="Times New Roman" w:eastAsia="仿宋_GB2312" w:hAnsi="Times New Roman" w:cs="Times New Roman"/>
                  <w:color w:val="0000FF"/>
                  <w:sz w:val="18"/>
                  <w:szCs w:val="18"/>
                </w:rPr>
                <w:t>Powder charging bag</w:t>
              </w:r>
            </w:ins>
            <w:del w:id="3620" w:author="Xuning Wei12232" w:date="2026-07-27T12:57:00Z">
              <w:r w:rsidR="0091278D" w:rsidRPr="00032BAE" w:rsidDel="000606B0">
                <w:rPr>
                  <w:rFonts w:ascii="Times New Roman" w:eastAsia="仿宋_GB2312" w:hAnsi="Times New Roman" w:cs="Times New Roman"/>
                  <w:color w:val="auto"/>
                  <w:sz w:val="18"/>
                  <w:szCs w:val="18"/>
                  <w:lang w:eastAsia="zh-CN"/>
                </w:rPr>
                <w:delText>The equipment is equipped with Feeding port, Add via powder feeding bag</w:delText>
              </w:r>
            </w:del>
          </w:p>
        </w:tc>
        <w:tc>
          <w:tcPr>
            <w:tcW w:w="305" w:type="pct"/>
            <w:shd w:val="clear" w:color="auto" w:fill="FFFFFF" w:themeFill="background1"/>
            <w:vAlign w:val="center"/>
          </w:tcPr>
          <w:p w14:paraId="014D201A" w14:textId="77777777" w:rsidR="0091278D"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29275201"/>
                <w14:checkbox>
                  <w14:checked w14:val="1"/>
                  <w14:checkedState w14:val="2612" w14:font="MS Gothic"/>
                  <w14:uncheckedState w14:val="2610" w14:font="MS Gothic"/>
                </w14:checkbox>
              </w:sdtPr>
              <w:sdtEndPr/>
              <w:sdtContent>
                <w:r w:rsidR="0091278D" w:rsidRPr="00032BAE">
                  <w:rPr>
                    <w:rFonts w:ascii="Segoe UI Symbol" w:eastAsia="MS Gothic" w:hAnsi="Segoe UI Symbol" w:cs="Segoe UI Symbol"/>
                    <w:color w:val="auto"/>
                    <w:sz w:val="18"/>
                    <w:szCs w:val="18"/>
                  </w:rPr>
                  <w:t>☒</w:t>
                </w:r>
              </w:sdtContent>
            </w:sdt>
            <w:r w:rsidR="0091278D" w:rsidRPr="00032BAE">
              <w:rPr>
                <w:rFonts w:ascii="Times New Roman" w:eastAsia="仿宋_GB2312" w:hAnsi="Times New Roman" w:cs="Times New Roman"/>
                <w:color w:val="auto"/>
                <w:sz w:val="18"/>
                <w:szCs w:val="18"/>
              </w:rPr>
              <w:t>Yes</w:t>
            </w:r>
          </w:p>
        </w:tc>
        <w:tc>
          <w:tcPr>
            <w:tcW w:w="305" w:type="pct"/>
            <w:shd w:val="clear" w:color="auto" w:fill="FFFFFF" w:themeFill="background1"/>
            <w:vAlign w:val="center"/>
          </w:tcPr>
          <w:p w14:paraId="7B83197E" w14:textId="77777777" w:rsidR="0091278D" w:rsidRPr="00032BAE" w:rsidRDefault="000B6761" w:rsidP="0091278D">
            <w:pPr>
              <w:spacing w:line="240" w:lineRule="exact"/>
              <w:contextualSpacing/>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91254980"/>
                <w14:checkbox>
                  <w14:checked w14:val="0"/>
                  <w14:checkedState w14:val="2612" w14:font="MS Gothic"/>
                  <w14:uncheckedState w14:val="2610" w14:font="MS Gothic"/>
                </w14:checkbox>
              </w:sdtPr>
              <w:sdtEndPr/>
              <w:sdtContent>
                <w:r w:rsidR="0091278D" w:rsidRPr="00032BAE">
                  <w:rPr>
                    <w:rFonts w:ascii="Segoe UI Symbol" w:eastAsia="仿宋_GB2312" w:hAnsi="Segoe UI Symbol" w:cs="Segoe UI Symbol"/>
                    <w:color w:val="auto"/>
                    <w:sz w:val="18"/>
                    <w:szCs w:val="18"/>
                  </w:rPr>
                  <w:t>☐</w:t>
                </w:r>
              </w:sdtContent>
            </w:sdt>
            <w:r w:rsidR="0091278D" w:rsidRPr="00032BAE">
              <w:rPr>
                <w:rFonts w:ascii="Times New Roman" w:eastAsia="仿宋_GB2312" w:hAnsi="Times New Roman" w:cs="Times New Roman"/>
                <w:color w:val="auto"/>
                <w:sz w:val="18"/>
                <w:szCs w:val="18"/>
              </w:rPr>
              <w:t xml:space="preserve"> No</w:t>
            </w:r>
          </w:p>
        </w:tc>
        <w:tc>
          <w:tcPr>
            <w:tcW w:w="1190" w:type="pct"/>
            <w:shd w:val="clear" w:color="auto" w:fill="FFFFFF" w:themeFill="background1"/>
            <w:vAlign w:val="center"/>
          </w:tcPr>
          <w:p w14:paraId="6F75E344" w14:textId="77777777" w:rsidR="0091278D" w:rsidRPr="00032BAE" w:rsidRDefault="0091278D" w:rsidP="0091278D">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91278D" w:rsidRPr="008B3C39" w14:paraId="71EC864A" w14:textId="77777777" w:rsidTr="00A42507">
        <w:trPr>
          <w:trHeight w:val="397"/>
          <w:jc w:val="center"/>
        </w:trPr>
        <w:tc>
          <w:tcPr>
            <w:tcW w:w="186" w:type="pct"/>
            <w:vMerge/>
            <w:vAlign w:val="center"/>
          </w:tcPr>
          <w:p w14:paraId="67367D99" w14:textId="77777777" w:rsidR="0091278D" w:rsidRPr="008B3C39" w:rsidRDefault="0091278D" w:rsidP="0091278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307D512A" w14:textId="77777777" w:rsidR="0091278D" w:rsidRPr="008B3C39" w:rsidRDefault="0091278D" w:rsidP="0091278D">
            <w:pPr>
              <w:spacing w:line="240" w:lineRule="exact"/>
              <w:contextualSpacing/>
              <w:jc w:val="center"/>
              <w:rPr>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529F9864" w14:textId="7D43824E"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lang w:eastAsia="zh-CN"/>
              </w:rPr>
            </w:pPr>
            <w:r w:rsidRPr="008B3C39">
              <w:rPr>
                <w:rFonts w:ascii="Times New Roman" w:eastAsia="仿宋_GB2312" w:hAnsi="Times New Roman" w:cs="Times New Roman"/>
                <w:color w:val="000000" w:themeColor="text1"/>
                <w:sz w:val="18"/>
                <w:szCs w:val="18"/>
                <w:lang w:eastAsia="zh-CN"/>
              </w:rPr>
              <w:t>Solution Transfer</w:t>
            </w:r>
          </w:p>
        </w:tc>
        <w:tc>
          <w:tcPr>
            <w:tcW w:w="1400" w:type="pct"/>
            <w:shd w:val="clear" w:color="auto" w:fill="FFFFFF" w:themeFill="background1"/>
            <w:vAlign w:val="center"/>
          </w:tcPr>
          <w:p w14:paraId="4FA60FE4" w14:textId="7C373C22"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lang w:eastAsia="zh-CN"/>
              </w:rPr>
            </w:pPr>
            <w:r w:rsidRPr="008B3C39">
              <w:rPr>
                <w:rFonts w:ascii="Times New Roman" w:eastAsia="仿宋_GB2312" w:hAnsi="Times New Roman" w:cs="Times New Roman"/>
                <w:color w:val="000000" w:themeColor="text1"/>
                <w:sz w:val="18"/>
                <w:szCs w:val="18"/>
                <w:lang w:eastAsia="zh-CN"/>
              </w:rPr>
              <w:t>The equipment is equipped with solution transfer lines and feeding ports</w:t>
            </w:r>
          </w:p>
        </w:tc>
        <w:tc>
          <w:tcPr>
            <w:tcW w:w="305" w:type="pct"/>
            <w:shd w:val="clear" w:color="auto" w:fill="FFFFFF" w:themeFill="background1"/>
            <w:vAlign w:val="center"/>
          </w:tcPr>
          <w:p w14:paraId="30BC7652" w14:textId="453D5329" w:rsidR="0091278D" w:rsidRPr="008B3C39" w:rsidRDefault="000B6761" w:rsidP="0091278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1500580986"/>
                <w14:checkbox>
                  <w14:checked w14:val="1"/>
                  <w14:checkedState w14:val="2612" w14:font="MS Gothic"/>
                  <w14:uncheckedState w14:val="2610" w14:font="MS Gothic"/>
                </w14:checkbox>
              </w:sdtPr>
              <w:sdtEndPr/>
              <w:sdtContent>
                <w:r w:rsidR="0091278D" w:rsidRPr="008B3C39">
                  <w:rPr>
                    <w:rFonts w:ascii="Segoe UI Symbol" w:eastAsia="MS Gothic" w:hAnsi="Segoe UI Symbol" w:cs="Segoe UI Symbol"/>
                    <w:color w:val="000000" w:themeColor="text1"/>
                    <w:sz w:val="18"/>
                    <w:szCs w:val="18"/>
                  </w:rPr>
                  <w:t>☒</w:t>
                </w:r>
              </w:sdtContent>
            </w:sdt>
            <w:r w:rsidR="0091278D" w:rsidRPr="008B3C39">
              <w:rPr>
                <w:rFonts w:ascii="Times New Roman" w:eastAsia="仿宋_GB2312" w:hAnsi="Times New Roman" w:cs="Times New Roman"/>
                <w:color w:val="000000" w:themeColor="text1"/>
                <w:sz w:val="18"/>
                <w:szCs w:val="18"/>
              </w:rPr>
              <w:t>Yes</w:t>
            </w:r>
          </w:p>
        </w:tc>
        <w:tc>
          <w:tcPr>
            <w:tcW w:w="305" w:type="pct"/>
            <w:shd w:val="clear" w:color="auto" w:fill="FFFFFF" w:themeFill="background1"/>
            <w:vAlign w:val="center"/>
          </w:tcPr>
          <w:p w14:paraId="4913EF1F" w14:textId="5CAC2655" w:rsidR="0091278D" w:rsidRPr="008B3C39" w:rsidRDefault="000B6761" w:rsidP="0091278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879241680"/>
                <w14:checkbox>
                  <w14:checked w14:val="0"/>
                  <w14:checkedState w14:val="2612" w14:font="MS Gothic"/>
                  <w14:uncheckedState w14:val="2610" w14:font="MS Gothic"/>
                </w14:checkbox>
              </w:sdtPr>
              <w:sdtEndPr/>
              <w:sdtContent>
                <w:r w:rsidR="0091278D" w:rsidRPr="008B3C39">
                  <w:rPr>
                    <w:rFonts w:ascii="Segoe UI Symbol" w:eastAsia="仿宋_GB2312" w:hAnsi="Segoe UI Symbol" w:cs="Segoe UI Symbol"/>
                    <w:color w:val="000000" w:themeColor="text1"/>
                    <w:sz w:val="18"/>
                    <w:szCs w:val="18"/>
                  </w:rPr>
                  <w:t>☐</w:t>
                </w:r>
              </w:sdtContent>
            </w:sdt>
            <w:r w:rsidR="0091278D" w:rsidRPr="008B3C39">
              <w:rPr>
                <w:rFonts w:ascii="Times New Roman" w:eastAsia="仿宋_GB2312" w:hAnsi="Times New Roman" w:cs="Times New Roman"/>
                <w:color w:val="000000" w:themeColor="text1"/>
                <w:sz w:val="18"/>
                <w:szCs w:val="18"/>
              </w:rPr>
              <w:t xml:space="preserve"> No</w:t>
            </w:r>
          </w:p>
        </w:tc>
        <w:tc>
          <w:tcPr>
            <w:tcW w:w="1190" w:type="pct"/>
            <w:shd w:val="clear" w:color="auto" w:fill="FFFFFF" w:themeFill="background1"/>
            <w:vAlign w:val="center"/>
          </w:tcPr>
          <w:p w14:paraId="1CC94F1B" w14:textId="15930171" w:rsidR="0091278D" w:rsidRPr="008B3C39" w:rsidRDefault="0091278D" w:rsidP="0091278D">
            <w:pPr>
              <w:spacing w:line="240" w:lineRule="exact"/>
              <w:contextualSpacing/>
              <w:rPr>
                <w:rFonts w:ascii="Times New Roman" w:eastAsia="仿宋_GB2312" w:hAnsi="Times New Roman" w:cs="Times New Roman"/>
                <w:color w:val="000000" w:themeColor="text1"/>
                <w:sz w:val="18"/>
                <w:szCs w:val="18"/>
                <w:lang w:eastAsia="zh-CN"/>
              </w:rPr>
            </w:pPr>
            <w:r w:rsidRPr="008B3C39">
              <w:rPr>
                <w:rFonts w:ascii="Times New Roman" w:eastAsia="仿宋_GB2312" w:hAnsi="Times New Roman" w:cs="Times New Roman"/>
                <w:color w:val="000000" w:themeColor="text1"/>
                <w:sz w:val="18"/>
                <w:szCs w:val="18"/>
                <w:lang w:eastAsia="zh-CN"/>
              </w:rPr>
              <w:t>N/A</w:t>
            </w:r>
          </w:p>
        </w:tc>
      </w:tr>
      <w:tr w:rsidR="0091278D" w:rsidRPr="008B3C39" w14:paraId="475E150E" w14:textId="77777777" w:rsidTr="00A42507">
        <w:trPr>
          <w:trHeight w:val="397"/>
          <w:jc w:val="center"/>
        </w:trPr>
        <w:tc>
          <w:tcPr>
            <w:tcW w:w="186" w:type="pct"/>
            <w:vMerge/>
            <w:vAlign w:val="center"/>
          </w:tcPr>
          <w:p w14:paraId="4CF93FFE" w14:textId="77777777" w:rsidR="0091278D" w:rsidRPr="008B3C39" w:rsidRDefault="0091278D" w:rsidP="0091278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1118D907" w14:textId="77777777" w:rsidR="0091278D" w:rsidRPr="008B3C39" w:rsidRDefault="0091278D" w:rsidP="0091278D">
            <w:pPr>
              <w:spacing w:line="240" w:lineRule="exact"/>
              <w:contextualSpacing/>
              <w:jc w:val="center"/>
              <w:rPr>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014AAEA6" w14:textId="1DEE3B01"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rPr>
            </w:pPr>
            <w:r w:rsidRPr="008B3C39">
              <w:rPr>
                <w:rFonts w:ascii="Times New Roman" w:eastAsia="仿宋_GB2312" w:hAnsi="Times New Roman" w:cs="Times New Roman"/>
                <w:color w:val="000000" w:themeColor="text1"/>
                <w:sz w:val="18"/>
                <w:szCs w:val="18"/>
              </w:rPr>
              <w:t>Sampling for IPC testing (mixture)</w:t>
            </w:r>
          </w:p>
        </w:tc>
        <w:tc>
          <w:tcPr>
            <w:tcW w:w="1400" w:type="pct"/>
            <w:shd w:val="clear" w:color="auto" w:fill="FFFFFF" w:themeFill="background1"/>
            <w:vAlign w:val="center"/>
          </w:tcPr>
          <w:p w14:paraId="291AC643" w14:textId="02CFBBB6"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rPr>
            </w:pPr>
            <w:r w:rsidRPr="008B3C39">
              <w:rPr>
                <w:rFonts w:ascii="Times New Roman" w:eastAsia="仿宋_GB2312" w:hAnsi="Times New Roman" w:cs="Times New Roman"/>
                <w:color w:val="000000" w:themeColor="text1"/>
                <w:sz w:val="18"/>
                <w:szCs w:val="18"/>
              </w:rPr>
              <w:t>The equipment is equipped with a mixture sampling device</w:t>
            </w:r>
          </w:p>
        </w:tc>
        <w:tc>
          <w:tcPr>
            <w:tcW w:w="305" w:type="pct"/>
            <w:shd w:val="clear" w:color="auto" w:fill="FFFFFF" w:themeFill="background1"/>
            <w:vAlign w:val="center"/>
          </w:tcPr>
          <w:p w14:paraId="0334B569" w14:textId="77777777" w:rsidR="0091278D" w:rsidRPr="008B3C39" w:rsidRDefault="000B6761" w:rsidP="0091278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455602878"/>
                <w14:checkbox>
                  <w14:checked w14:val="1"/>
                  <w14:checkedState w14:val="2612" w14:font="MS Gothic"/>
                  <w14:uncheckedState w14:val="2610" w14:font="MS Gothic"/>
                </w14:checkbox>
              </w:sdtPr>
              <w:sdtEndPr/>
              <w:sdtContent>
                <w:r w:rsidR="0091278D" w:rsidRPr="008B3C39">
                  <w:rPr>
                    <w:rFonts w:ascii="Segoe UI Symbol" w:eastAsia="仿宋_GB2312" w:hAnsi="Segoe UI Symbol" w:cs="Segoe UI Symbol"/>
                    <w:color w:val="000000" w:themeColor="text1"/>
                    <w:sz w:val="18"/>
                    <w:szCs w:val="18"/>
                  </w:rPr>
                  <w:t>☒</w:t>
                </w:r>
              </w:sdtContent>
            </w:sdt>
            <w:r w:rsidR="0091278D" w:rsidRPr="008B3C39">
              <w:rPr>
                <w:rFonts w:ascii="Times New Roman" w:eastAsia="仿宋_GB2312" w:hAnsi="Times New Roman" w:cs="Times New Roman"/>
                <w:color w:val="000000" w:themeColor="text1"/>
                <w:sz w:val="18"/>
                <w:szCs w:val="18"/>
              </w:rPr>
              <w:t>Yes</w:t>
            </w:r>
          </w:p>
        </w:tc>
        <w:tc>
          <w:tcPr>
            <w:tcW w:w="305" w:type="pct"/>
            <w:shd w:val="clear" w:color="auto" w:fill="FFFFFF" w:themeFill="background1"/>
            <w:vAlign w:val="center"/>
          </w:tcPr>
          <w:p w14:paraId="18203D8C" w14:textId="77777777" w:rsidR="0091278D" w:rsidRPr="008B3C39" w:rsidRDefault="000B6761" w:rsidP="0091278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1338734118"/>
                <w14:checkbox>
                  <w14:checked w14:val="0"/>
                  <w14:checkedState w14:val="2612" w14:font="MS Gothic"/>
                  <w14:uncheckedState w14:val="2610" w14:font="MS Gothic"/>
                </w14:checkbox>
              </w:sdtPr>
              <w:sdtEndPr/>
              <w:sdtContent>
                <w:r w:rsidR="0091278D" w:rsidRPr="008B3C39">
                  <w:rPr>
                    <w:rFonts w:ascii="Segoe UI Symbol" w:eastAsia="仿宋_GB2312" w:hAnsi="Segoe UI Symbol" w:cs="Segoe UI Symbol"/>
                    <w:color w:val="000000" w:themeColor="text1"/>
                    <w:sz w:val="18"/>
                    <w:szCs w:val="18"/>
                  </w:rPr>
                  <w:t>☐</w:t>
                </w:r>
              </w:sdtContent>
            </w:sdt>
            <w:r w:rsidR="0091278D" w:rsidRPr="008B3C39">
              <w:rPr>
                <w:rFonts w:ascii="Times New Roman" w:eastAsia="仿宋_GB2312" w:hAnsi="Times New Roman" w:cs="Times New Roman"/>
                <w:color w:val="000000" w:themeColor="text1"/>
                <w:sz w:val="18"/>
                <w:szCs w:val="18"/>
              </w:rPr>
              <w:t xml:space="preserve"> No</w:t>
            </w:r>
          </w:p>
        </w:tc>
        <w:tc>
          <w:tcPr>
            <w:tcW w:w="1190" w:type="pct"/>
            <w:shd w:val="clear" w:color="auto" w:fill="FFFFFF" w:themeFill="background1"/>
            <w:vAlign w:val="center"/>
          </w:tcPr>
          <w:p w14:paraId="7835E9FA" w14:textId="53BCC58D"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rPr>
            </w:pPr>
            <w:r w:rsidRPr="008B3C39">
              <w:rPr>
                <w:rFonts w:ascii="Times New Roman" w:eastAsia="仿宋_GB2312" w:hAnsi="Times New Roman" w:cs="Times New Roman"/>
                <w:color w:val="000000" w:themeColor="text1"/>
                <w:sz w:val="18"/>
                <w:szCs w:val="18"/>
              </w:rPr>
              <w:t xml:space="preserve">Sample with </w:t>
            </w:r>
            <w:ins w:id="3621" w:author="Xuning Wei12232" w:date="2026-07-27T13:02:00Z">
              <w:r w:rsidR="00F603D9">
                <w:rPr>
                  <w:rFonts w:ascii="Times New Roman" w:eastAsia="仿宋_GB2312" w:hAnsi="Times New Roman" w:cs="Times New Roman"/>
                  <w:color w:val="000000" w:themeColor="text1"/>
                  <w:sz w:val="18"/>
                  <w:szCs w:val="18"/>
                </w:rPr>
                <w:t>316L</w:t>
              </w:r>
            </w:ins>
            <w:del w:id="3622" w:author="Xuning Wei12232" w:date="2026-07-27T13:02:00Z">
              <w:r w:rsidRPr="008B3C39" w:rsidDel="00F603D9">
                <w:rPr>
                  <w:rFonts w:ascii="Times New Roman" w:eastAsia="仿宋_GB2312" w:hAnsi="Times New Roman" w:cs="Times New Roman"/>
                  <w:color w:val="000000" w:themeColor="text1"/>
                  <w:sz w:val="18"/>
                  <w:szCs w:val="18"/>
                </w:rPr>
                <w:delText>SS</w:delText>
              </w:r>
            </w:del>
            <w:r w:rsidRPr="008B3C39">
              <w:rPr>
                <w:rFonts w:ascii="Times New Roman" w:eastAsia="仿宋_GB2312" w:hAnsi="Times New Roman" w:cs="Times New Roman"/>
                <w:color w:val="000000" w:themeColor="text1"/>
                <w:sz w:val="18"/>
                <w:szCs w:val="18"/>
              </w:rPr>
              <w:t xml:space="preserve"> </w:t>
            </w:r>
            <w:r w:rsidRPr="008B3C39">
              <w:rPr>
                <w:rFonts w:ascii="Times New Roman" w:eastAsia="仿宋_GB2312" w:hAnsi="Times New Roman" w:cs="Times New Roman"/>
                <w:color w:val="000000" w:themeColor="text1"/>
                <w:sz w:val="18"/>
                <w:szCs w:val="18"/>
                <w:lang w:eastAsia="zh-CN"/>
              </w:rPr>
              <w:t>or</w:t>
            </w:r>
            <w:r w:rsidRPr="008B3C39">
              <w:rPr>
                <w:rFonts w:ascii="Times New Roman" w:eastAsia="仿宋_GB2312" w:hAnsi="Times New Roman" w:cs="Times New Roman"/>
                <w:color w:val="000000" w:themeColor="text1"/>
                <w:sz w:val="18"/>
                <w:szCs w:val="18"/>
              </w:rPr>
              <w:t xml:space="preserve"> PTFE liquid sampling tube</w:t>
            </w:r>
          </w:p>
        </w:tc>
      </w:tr>
      <w:tr w:rsidR="0091278D" w:rsidRPr="008B3C39" w14:paraId="5595EBB8" w14:textId="77777777" w:rsidTr="00A42507">
        <w:trPr>
          <w:trHeight w:val="397"/>
          <w:jc w:val="center"/>
        </w:trPr>
        <w:tc>
          <w:tcPr>
            <w:tcW w:w="186" w:type="pct"/>
            <w:vMerge/>
            <w:vAlign w:val="center"/>
          </w:tcPr>
          <w:p w14:paraId="243171FC" w14:textId="77777777" w:rsidR="0091278D" w:rsidRPr="008B3C39" w:rsidRDefault="0091278D" w:rsidP="0091278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17EEA299" w14:textId="77777777" w:rsidR="0091278D" w:rsidRPr="008B3C39" w:rsidRDefault="0091278D" w:rsidP="0091278D">
            <w:pPr>
              <w:spacing w:line="240" w:lineRule="exact"/>
              <w:contextualSpacing/>
              <w:jc w:val="center"/>
              <w:rPr>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38E07716" w14:textId="708684CE"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rPr>
            </w:pPr>
            <w:r w:rsidRPr="008B3C39">
              <w:rPr>
                <w:rFonts w:ascii="Times New Roman" w:eastAsia="仿宋_GB2312" w:hAnsi="Times New Roman" w:cs="Times New Roman"/>
                <w:color w:val="000000" w:themeColor="text1"/>
                <w:sz w:val="18"/>
                <w:szCs w:val="18"/>
              </w:rPr>
              <w:t>Sampling for dry solid</w:t>
            </w:r>
          </w:p>
        </w:tc>
        <w:tc>
          <w:tcPr>
            <w:tcW w:w="1400" w:type="pct"/>
            <w:shd w:val="clear" w:color="auto" w:fill="FFFFFF" w:themeFill="background1"/>
            <w:vAlign w:val="center"/>
          </w:tcPr>
          <w:p w14:paraId="164566FA" w14:textId="1CC41EC6"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rPr>
            </w:pPr>
            <w:r w:rsidRPr="008B3C39">
              <w:rPr>
                <w:rFonts w:ascii="Times New Roman" w:eastAsia="仿宋_GB2312" w:hAnsi="Times New Roman" w:cs="Times New Roman"/>
                <w:color w:val="000000" w:themeColor="text1"/>
                <w:sz w:val="18"/>
                <w:szCs w:val="18"/>
              </w:rPr>
              <w:t>The equipment is equipped with a solid sampling port</w:t>
            </w:r>
          </w:p>
        </w:tc>
        <w:tc>
          <w:tcPr>
            <w:tcW w:w="305" w:type="pct"/>
            <w:shd w:val="clear" w:color="auto" w:fill="FFFFFF" w:themeFill="background1"/>
            <w:vAlign w:val="center"/>
          </w:tcPr>
          <w:p w14:paraId="7F8C5271" w14:textId="4173BE5A" w:rsidR="0091278D" w:rsidRPr="008B3C39" w:rsidRDefault="000B6761" w:rsidP="0091278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902944991"/>
                <w14:checkbox>
                  <w14:checked w14:val="1"/>
                  <w14:checkedState w14:val="2612" w14:font="MS Gothic"/>
                  <w14:uncheckedState w14:val="2610" w14:font="MS Gothic"/>
                </w14:checkbox>
              </w:sdtPr>
              <w:sdtEndPr/>
              <w:sdtContent>
                <w:r w:rsidR="0091278D" w:rsidRPr="008B3C39">
                  <w:rPr>
                    <w:rFonts w:ascii="Segoe UI Symbol" w:eastAsia="仿宋_GB2312" w:hAnsi="Segoe UI Symbol" w:cs="Segoe UI Symbol"/>
                    <w:color w:val="000000" w:themeColor="text1"/>
                    <w:sz w:val="18"/>
                    <w:szCs w:val="18"/>
                  </w:rPr>
                  <w:t>☒</w:t>
                </w:r>
              </w:sdtContent>
            </w:sdt>
            <w:r w:rsidR="0091278D" w:rsidRPr="008B3C39">
              <w:rPr>
                <w:rFonts w:ascii="Times New Roman" w:eastAsia="仿宋_GB2312" w:hAnsi="Times New Roman" w:cs="Times New Roman"/>
                <w:color w:val="000000" w:themeColor="text1"/>
                <w:sz w:val="18"/>
                <w:szCs w:val="18"/>
              </w:rPr>
              <w:t>Yes</w:t>
            </w:r>
          </w:p>
        </w:tc>
        <w:tc>
          <w:tcPr>
            <w:tcW w:w="305" w:type="pct"/>
            <w:shd w:val="clear" w:color="auto" w:fill="FFFFFF" w:themeFill="background1"/>
            <w:vAlign w:val="center"/>
          </w:tcPr>
          <w:p w14:paraId="4543C026" w14:textId="105A5C17" w:rsidR="0091278D" w:rsidRPr="008B3C39" w:rsidRDefault="000B6761" w:rsidP="0091278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1343735415"/>
                <w14:checkbox>
                  <w14:checked w14:val="0"/>
                  <w14:checkedState w14:val="2612" w14:font="MS Gothic"/>
                  <w14:uncheckedState w14:val="2610" w14:font="MS Gothic"/>
                </w14:checkbox>
              </w:sdtPr>
              <w:sdtEndPr/>
              <w:sdtContent>
                <w:r w:rsidR="0091278D" w:rsidRPr="008B3C39">
                  <w:rPr>
                    <w:rFonts w:ascii="Segoe UI Symbol" w:eastAsia="仿宋_GB2312" w:hAnsi="Segoe UI Symbol" w:cs="Segoe UI Symbol"/>
                    <w:color w:val="000000" w:themeColor="text1"/>
                    <w:sz w:val="18"/>
                    <w:szCs w:val="18"/>
                  </w:rPr>
                  <w:t>☐</w:t>
                </w:r>
              </w:sdtContent>
            </w:sdt>
            <w:r w:rsidR="0091278D" w:rsidRPr="008B3C39">
              <w:rPr>
                <w:rFonts w:ascii="Times New Roman" w:eastAsia="仿宋_GB2312" w:hAnsi="Times New Roman" w:cs="Times New Roman"/>
                <w:color w:val="000000" w:themeColor="text1"/>
                <w:sz w:val="18"/>
                <w:szCs w:val="18"/>
              </w:rPr>
              <w:t xml:space="preserve"> No</w:t>
            </w:r>
          </w:p>
        </w:tc>
        <w:tc>
          <w:tcPr>
            <w:tcW w:w="1190" w:type="pct"/>
            <w:shd w:val="clear" w:color="auto" w:fill="FFFFFF" w:themeFill="background1"/>
            <w:vAlign w:val="center"/>
          </w:tcPr>
          <w:p w14:paraId="532F3876" w14:textId="781CA0BD"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rPr>
            </w:pPr>
            <w:r w:rsidRPr="008B3C39">
              <w:rPr>
                <w:rFonts w:ascii="Times New Roman" w:eastAsia="仿宋_GB2312" w:hAnsi="Times New Roman" w:cs="Times New Roman"/>
                <w:color w:val="000000" w:themeColor="text1"/>
                <w:sz w:val="18"/>
                <w:szCs w:val="18"/>
              </w:rPr>
              <w:t>N/A</w:t>
            </w:r>
          </w:p>
        </w:tc>
      </w:tr>
      <w:tr w:rsidR="000606B0" w:rsidRPr="008B3C39" w14:paraId="16BF9EA3" w14:textId="77777777" w:rsidTr="00A42507">
        <w:trPr>
          <w:trHeight w:val="397"/>
          <w:jc w:val="center"/>
          <w:ins w:id="3623" w:author="Xuning Wei12232" w:date="2026-07-27T12:58:00Z"/>
        </w:trPr>
        <w:tc>
          <w:tcPr>
            <w:tcW w:w="186" w:type="pct"/>
            <w:vMerge/>
            <w:vAlign w:val="center"/>
          </w:tcPr>
          <w:p w14:paraId="147D8CA9" w14:textId="77777777" w:rsidR="000606B0" w:rsidRPr="008B3C39" w:rsidRDefault="000606B0" w:rsidP="000606B0">
            <w:pPr>
              <w:spacing w:line="240" w:lineRule="exact"/>
              <w:contextualSpacing/>
              <w:jc w:val="center"/>
              <w:rPr>
                <w:ins w:id="3624" w:author="Xuning Wei12232" w:date="2026-07-27T12:58:00Z"/>
                <w:rFonts w:ascii="Times New Roman" w:eastAsia="仿宋_GB2312" w:hAnsi="Times New Roman" w:cs="Times New Roman"/>
                <w:color w:val="auto"/>
                <w:kern w:val="0"/>
                <w:sz w:val="18"/>
                <w:szCs w:val="18"/>
              </w:rPr>
            </w:pPr>
          </w:p>
        </w:tc>
        <w:tc>
          <w:tcPr>
            <w:tcW w:w="423" w:type="pct"/>
            <w:vMerge/>
            <w:vAlign w:val="center"/>
          </w:tcPr>
          <w:p w14:paraId="2F89E232" w14:textId="77777777" w:rsidR="000606B0" w:rsidRPr="008B3C39" w:rsidRDefault="000606B0" w:rsidP="000606B0">
            <w:pPr>
              <w:spacing w:line="240" w:lineRule="exact"/>
              <w:contextualSpacing/>
              <w:jc w:val="center"/>
              <w:rPr>
                <w:ins w:id="3625" w:author="Xuning Wei12232" w:date="2026-07-27T12:58:00Z"/>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57B777D9" w14:textId="60FA62C4" w:rsidR="000606B0" w:rsidRPr="008B3C39" w:rsidRDefault="000606B0" w:rsidP="000606B0">
            <w:pPr>
              <w:spacing w:line="240" w:lineRule="exact"/>
              <w:contextualSpacing/>
              <w:jc w:val="both"/>
              <w:rPr>
                <w:ins w:id="3626" w:author="Xuning Wei12232" w:date="2026-07-27T12:58:00Z"/>
                <w:rFonts w:ascii="Times New Roman" w:eastAsia="仿宋_GB2312" w:hAnsi="Times New Roman" w:cs="Times New Roman"/>
                <w:color w:val="000000" w:themeColor="text1"/>
                <w:sz w:val="18"/>
                <w:szCs w:val="18"/>
                <w:lang w:eastAsia="zh-CN"/>
              </w:rPr>
            </w:pPr>
            <w:ins w:id="3627" w:author="Xuning Wei12232" w:date="2026-07-27T12:59:00Z">
              <w:r w:rsidRPr="00937F85">
                <w:rPr>
                  <w:rFonts w:ascii="Times New Roman" w:eastAsia="仿宋_GB2312" w:hAnsi="Times New Roman" w:cs="Times New Roman"/>
                  <w:color w:val="auto"/>
                  <w:sz w:val="18"/>
                  <w:szCs w:val="18"/>
                  <w:lang w:eastAsia="zh-CN"/>
                </w:rPr>
                <w:t>Filtration until no liquid drips</w:t>
              </w:r>
            </w:ins>
          </w:p>
        </w:tc>
        <w:tc>
          <w:tcPr>
            <w:tcW w:w="1400" w:type="pct"/>
            <w:shd w:val="clear" w:color="auto" w:fill="FFFFFF" w:themeFill="background1"/>
            <w:vAlign w:val="center"/>
          </w:tcPr>
          <w:p w14:paraId="5C3EEDFC" w14:textId="77777777" w:rsidR="000606B0" w:rsidRDefault="000606B0" w:rsidP="000606B0">
            <w:pPr>
              <w:spacing w:line="240" w:lineRule="exact"/>
              <w:contextualSpacing/>
              <w:jc w:val="both"/>
              <w:rPr>
                <w:ins w:id="3628" w:author="Xuning Wei12232" w:date="2026-07-27T12:59:00Z"/>
                <w:rFonts w:ascii="Times New Roman" w:eastAsia="仿宋_GB2312" w:hAnsi="Times New Roman" w:cs="Times New Roman"/>
                <w:color w:val="auto"/>
                <w:sz w:val="18"/>
                <w:szCs w:val="18"/>
              </w:rPr>
            </w:pPr>
            <w:ins w:id="3629" w:author="Xuning Wei12232" w:date="2026-07-27T12:59:00Z">
              <w:r w:rsidRPr="00937F85">
                <w:rPr>
                  <w:rFonts w:ascii="Times New Roman" w:eastAsia="仿宋_GB2312" w:hAnsi="Times New Roman" w:cs="Times New Roman"/>
                  <w:color w:val="auto"/>
                  <w:sz w:val="18"/>
                  <w:szCs w:val="18"/>
                </w:rPr>
                <w:t>The equipment is equipped with a sieve plate and has filtration function. A tuning fork level meter is installed to</w:t>
              </w:r>
              <w:r w:rsidRPr="004C5939">
                <w:rPr>
                  <w:rFonts w:ascii="Times New Roman" w:eastAsia="仿宋_GB2312" w:hAnsi="Times New Roman" w:cs="Times New Roman"/>
                  <w:color w:val="0000FF"/>
                  <w:sz w:val="18"/>
                  <w:szCs w:val="18"/>
                </w:rPr>
                <w:t xml:space="preserve"> assist in determining</w:t>
              </w:r>
              <w:r w:rsidRPr="00937F85">
                <w:rPr>
                  <w:rFonts w:ascii="Times New Roman" w:eastAsia="仿宋_GB2312" w:hAnsi="Times New Roman" w:cs="Times New Roman"/>
                  <w:color w:val="auto"/>
                  <w:sz w:val="18"/>
                  <w:szCs w:val="18"/>
                </w:rPr>
                <w:t xml:space="preserve"> the filtration end point.</w:t>
              </w:r>
            </w:ins>
          </w:p>
          <w:p w14:paraId="753CBB68" w14:textId="77777777" w:rsidR="000606B0" w:rsidRDefault="000606B0" w:rsidP="000606B0">
            <w:pPr>
              <w:rPr>
                <w:ins w:id="3630" w:author="Xuning Wei12232" w:date="2026-07-27T12:59:00Z"/>
                <w:rFonts w:ascii="Times New Roman" w:eastAsia="仿宋_GB2312" w:hAnsi="Times New Roman" w:cs="Times New Roman"/>
                <w:color w:val="0000FF"/>
                <w:sz w:val="18"/>
                <w:szCs w:val="18"/>
              </w:rPr>
            </w:pPr>
            <w:ins w:id="3631" w:author="Xuning Wei12232" w:date="2026-07-27T12:59:00Z">
              <w:r w:rsidRPr="00EF04F3">
                <w:rPr>
                  <w:rFonts w:ascii="Times New Roman" w:eastAsia="仿宋_GB2312" w:hAnsi="Times New Roman" w:cs="Times New Roman"/>
                  <w:color w:val="0000FF"/>
                  <w:sz w:val="18"/>
                  <w:szCs w:val="18"/>
                </w:rPr>
                <w:t xml:space="preserve">Sieve plate </w:t>
              </w:r>
              <w:r>
                <w:rPr>
                  <w:rFonts w:ascii="Times New Roman" w:eastAsia="仿宋_GB2312" w:hAnsi="Times New Roman" w:cs="Times New Roman"/>
                  <w:color w:val="0000FF"/>
                  <w:sz w:val="18"/>
                  <w:szCs w:val="18"/>
                </w:rPr>
                <w:t>p</w:t>
              </w:r>
              <w:r w:rsidRPr="00CA4F78">
                <w:rPr>
                  <w:rFonts w:ascii="Times New Roman" w:eastAsia="仿宋_GB2312" w:hAnsi="Times New Roman" w:cs="Times New Roman"/>
                  <w:color w:val="0000FF"/>
                  <w:sz w:val="18"/>
                  <w:szCs w:val="18"/>
                </w:rPr>
                <w:t>ore size</w:t>
              </w:r>
              <w:r w:rsidRPr="004C5939" w:rsidDel="003A7583">
                <w:rPr>
                  <w:rFonts w:ascii="Times New Roman" w:eastAsia="仿宋_GB2312" w:hAnsi="Times New Roman" w:cs="Times New Roman"/>
                  <w:color w:val="0000FF"/>
                  <w:sz w:val="18"/>
                  <w:szCs w:val="18"/>
                </w:rPr>
                <w:t xml:space="preserve"> </w:t>
              </w:r>
              <w:r w:rsidRPr="00EF04F3">
                <w:rPr>
                  <w:rFonts w:ascii="Times New Roman" w:eastAsia="仿宋_GB2312" w:hAnsi="Times New Roman" w:cs="Times New Roman"/>
                  <w:color w:val="0000FF"/>
                  <w:sz w:val="18"/>
                  <w:szCs w:val="18"/>
                </w:rPr>
                <w:t>: 50</w:t>
              </w:r>
              <w:r>
                <w:rPr>
                  <w:rFonts w:ascii="Times New Roman" w:eastAsia="仿宋_GB2312" w:hAnsi="Times New Roman" w:cs="Times New Roman"/>
                  <w:color w:val="0000FF"/>
                  <w:sz w:val="18"/>
                  <w:szCs w:val="18"/>
                </w:rPr>
                <w:t xml:space="preserve"> </w:t>
              </w:r>
              <w:proofErr w:type="spellStart"/>
              <w:r w:rsidRPr="00EF04F3">
                <w:rPr>
                  <w:rFonts w:ascii="Times New Roman" w:eastAsia="仿宋_GB2312" w:hAnsi="Times New Roman" w:cs="Times New Roman"/>
                  <w:color w:val="0000FF"/>
                  <w:sz w:val="18"/>
                  <w:szCs w:val="18"/>
                </w:rPr>
                <w:t>μ</w:t>
              </w:r>
              <w:r w:rsidRPr="00EF04F3">
                <w:rPr>
                  <w:rFonts w:ascii="Times New Roman" w:eastAsia="仿宋_GB2312" w:hAnsi="Times New Roman" w:cs="Times New Roman" w:hint="eastAsia"/>
                  <w:color w:val="0000FF"/>
                  <w:sz w:val="18"/>
                  <w:szCs w:val="18"/>
                </w:rPr>
                <w:t>m</w:t>
              </w:r>
              <w:proofErr w:type="spellEnd"/>
            </w:ins>
          </w:p>
          <w:p w14:paraId="347D97F3" w14:textId="35EE6870" w:rsidR="000606B0" w:rsidRPr="008B3C39" w:rsidRDefault="000606B0" w:rsidP="000606B0">
            <w:pPr>
              <w:spacing w:line="240" w:lineRule="exact"/>
              <w:contextualSpacing/>
              <w:jc w:val="both"/>
              <w:rPr>
                <w:ins w:id="3632" w:author="Xuning Wei12232" w:date="2026-07-27T12:58:00Z"/>
                <w:rFonts w:ascii="Times New Roman" w:eastAsia="仿宋_GB2312" w:hAnsi="Times New Roman" w:cs="Times New Roman"/>
                <w:color w:val="000000" w:themeColor="text1"/>
                <w:sz w:val="18"/>
                <w:szCs w:val="18"/>
                <w:lang w:eastAsia="zh-CN"/>
              </w:rPr>
            </w:pPr>
            <w:ins w:id="3633" w:author="Xuning Wei12232" w:date="2026-07-27T12:59:00Z">
              <w:r w:rsidRPr="00040853">
                <w:rPr>
                  <w:rFonts w:ascii="Times New Roman" w:eastAsia="仿宋_GB2312" w:hAnsi="Times New Roman" w:cs="Times New Roman"/>
                  <w:color w:val="0000FF"/>
                  <w:sz w:val="18"/>
                  <w:szCs w:val="18"/>
                </w:rPr>
                <w:t>Adopt high-strength composite sintered plate with thickness of 4.7</w:t>
              </w:r>
              <w:r>
                <w:rPr>
                  <w:rFonts w:ascii="Times New Roman" w:eastAsia="仿宋_GB2312" w:hAnsi="Times New Roman" w:cs="Times New Roman"/>
                  <w:color w:val="0000FF"/>
                  <w:sz w:val="18"/>
                  <w:szCs w:val="18"/>
                </w:rPr>
                <w:t xml:space="preserve"> </w:t>
              </w:r>
              <w:r w:rsidRPr="00040853">
                <w:rPr>
                  <w:rFonts w:ascii="Times New Roman" w:eastAsia="仿宋_GB2312" w:hAnsi="Times New Roman" w:cs="Times New Roman"/>
                  <w:color w:val="0000FF"/>
                  <w:sz w:val="18"/>
                  <w:szCs w:val="18"/>
                </w:rPr>
                <w:t>mm. Perforated plate thickness: 8mm.</w:t>
              </w:r>
            </w:ins>
          </w:p>
        </w:tc>
        <w:tc>
          <w:tcPr>
            <w:tcW w:w="305" w:type="pct"/>
            <w:shd w:val="clear" w:color="auto" w:fill="FFFFFF" w:themeFill="background1"/>
            <w:vAlign w:val="center"/>
          </w:tcPr>
          <w:p w14:paraId="513B1021" w14:textId="06485D41" w:rsidR="000606B0" w:rsidRDefault="000B6761" w:rsidP="000606B0">
            <w:pPr>
              <w:spacing w:line="240" w:lineRule="exact"/>
              <w:contextualSpacing/>
              <w:jc w:val="both"/>
              <w:rPr>
                <w:ins w:id="3634" w:author="Xuning Wei12232" w:date="2026-07-27T12:58:00Z"/>
                <w:rFonts w:ascii="Times New Roman" w:eastAsia="仿宋_GB2312" w:hAnsi="Times New Roman" w:cs="Times New Roman"/>
                <w:color w:val="000000" w:themeColor="text1"/>
                <w:sz w:val="18"/>
                <w:szCs w:val="18"/>
              </w:rPr>
            </w:pPr>
            <w:customXmlInsRangeStart w:id="3635" w:author="Xuning Wei12232" w:date="2026-07-27T12:59:00Z"/>
            <w:sdt>
              <w:sdtPr>
                <w:rPr>
                  <w:rFonts w:ascii="Times New Roman" w:eastAsia="仿宋_GB2312" w:hAnsi="Times New Roman" w:cs="Times New Roman"/>
                  <w:color w:val="auto"/>
                  <w:sz w:val="18"/>
                  <w:szCs w:val="18"/>
                </w:rPr>
                <w:id w:val="181328015"/>
                <w14:checkbox>
                  <w14:checked w14:val="1"/>
                  <w14:checkedState w14:val="2612" w14:font="MS Gothic"/>
                  <w14:uncheckedState w14:val="2610" w14:font="MS Gothic"/>
                </w14:checkbox>
              </w:sdtPr>
              <w:sdtEndPr/>
              <w:sdtContent>
                <w:customXmlInsRangeEnd w:id="3635"/>
                <w:ins w:id="3636" w:author="Xuning Wei12232" w:date="2026-07-27T12:59:00Z">
                  <w:r w:rsidR="000606B0" w:rsidRPr="00937F85">
                    <w:rPr>
                      <w:rFonts w:ascii="Segoe UI Symbol" w:eastAsia="MS Gothic" w:hAnsi="Segoe UI Symbol" w:cs="Segoe UI Symbol"/>
                      <w:color w:val="auto"/>
                      <w:sz w:val="18"/>
                      <w:szCs w:val="18"/>
                    </w:rPr>
                    <w:t>☒</w:t>
                  </w:r>
                </w:ins>
                <w:customXmlInsRangeStart w:id="3637" w:author="Xuning Wei12232" w:date="2026-07-27T12:59:00Z"/>
              </w:sdtContent>
            </w:sdt>
            <w:customXmlInsRangeEnd w:id="3637"/>
            <w:ins w:id="3638" w:author="Xuning Wei12232" w:date="2026-07-27T12:59:00Z">
              <w:r w:rsidR="000606B0" w:rsidRPr="00937F85">
                <w:rPr>
                  <w:rFonts w:ascii="Times New Roman" w:eastAsia="仿宋_GB2312" w:hAnsi="Times New Roman" w:cs="Times New Roman"/>
                  <w:color w:val="auto"/>
                  <w:sz w:val="18"/>
                  <w:szCs w:val="18"/>
                </w:rPr>
                <w:t>Yes</w:t>
              </w:r>
            </w:ins>
          </w:p>
        </w:tc>
        <w:tc>
          <w:tcPr>
            <w:tcW w:w="305" w:type="pct"/>
            <w:shd w:val="clear" w:color="auto" w:fill="FFFFFF" w:themeFill="background1"/>
            <w:vAlign w:val="center"/>
          </w:tcPr>
          <w:p w14:paraId="61E6AD6F" w14:textId="212E3DB0" w:rsidR="000606B0" w:rsidRDefault="000B6761" w:rsidP="000606B0">
            <w:pPr>
              <w:spacing w:line="240" w:lineRule="exact"/>
              <w:contextualSpacing/>
              <w:jc w:val="both"/>
              <w:rPr>
                <w:ins w:id="3639" w:author="Xuning Wei12232" w:date="2026-07-27T12:58:00Z"/>
                <w:rFonts w:ascii="Times New Roman" w:eastAsia="仿宋_GB2312" w:hAnsi="Times New Roman" w:cs="Times New Roman"/>
                <w:color w:val="000000" w:themeColor="text1"/>
                <w:sz w:val="18"/>
                <w:szCs w:val="18"/>
              </w:rPr>
            </w:pPr>
            <w:customXmlInsRangeStart w:id="3640" w:author="Xuning Wei12232" w:date="2026-07-27T12:59:00Z"/>
            <w:sdt>
              <w:sdtPr>
                <w:rPr>
                  <w:rFonts w:ascii="Times New Roman" w:eastAsia="仿宋_GB2312" w:hAnsi="Times New Roman" w:cs="Times New Roman"/>
                  <w:color w:val="auto"/>
                  <w:sz w:val="18"/>
                  <w:szCs w:val="18"/>
                </w:rPr>
                <w:id w:val="1390688511"/>
                <w14:checkbox>
                  <w14:checked w14:val="0"/>
                  <w14:checkedState w14:val="2612" w14:font="MS Gothic"/>
                  <w14:uncheckedState w14:val="2610" w14:font="MS Gothic"/>
                </w14:checkbox>
              </w:sdtPr>
              <w:sdtEndPr/>
              <w:sdtContent>
                <w:customXmlInsRangeEnd w:id="3640"/>
                <w:ins w:id="3641" w:author="Xuning Wei12232" w:date="2026-07-27T12:59:00Z">
                  <w:r w:rsidR="000606B0" w:rsidRPr="00937F85">
                    <w:rPr>
                      <w:rFonts w:ascii="Segoe UI Symbol" w:eastAsia="仿宋_GB2312" w:hAnsi="Segoe UI Symbol" w:cs="Segoe UI Symbol"/>
                      <w:color w:val="auto"/>
                      <w:sz w:val="18"/>
                      <w:szCs w:val="18"/>
                    </w:rPr>
                    <w:t>☐</w:t>
                  </w:r>
                </w:ins>
                <w:customXmlInsRangeStart w:id="3642" w:author="Xuning Wei12232" w:date="2026-07-27T12:59:00Z"/>
              </w:sdtContent>
            </w:sdt>
            <w:customXmlInsRangeEnd w:id="3642"/>
            <w:ins w:id="3643" w:author="Xuning Wei12232" w:date="2026-07-27T12:59:00Z">
              <w:r w:rsidR="000606B0" w:rsidRPr="00937F85">
                <w:rPr>
                  <w:rFonts w:ascii="Times New Roman" w:eastAsia="仿宋_GB2312" w:hAnsi="Times New Roman" w:cs="Times New Roman"/>
                  <w:color w:val="auto"/>
                  <w:sz w:val="18"/>
                  <w:szCs w:val="18"/>
                </w:rPr>
                <w:t xml:space="preserve"> No</w:t>
              </w:r>
            </w:ins>
          </w:p>
        </w:tc>
        <w:tc>
          <w:tcPr>
            <w:tcW w:w="1190" w:type="pct"/>
            <w:shd w:val="clear" w:color="auto" w:fill="FFFFFF" w:themeFill="background1"/>
            <w:vAlign w:val="center"/>
          </w:tcPr>
          <w:p w14:paraId="6998674B" w14:textId="06014FD3" w:rsidR="000606B0" w:rsidRPr="008B3C39" w:rsidRDefault="000606B0" w:rsidP="000606B0">
            <w:pPr>
              <w:spacing w:line="240" w:lineRule="exact"/>
              <w:contextualSpacing/>
              <w:jc w:val="both"/>
              <w:rPr>
                <w:ins w:id="3644" w:author="Xuning Wei12232" w:date="2026-07-27T12:58:00Z"/>
                <w:rFonts w:ascii="Times New Roman" w:eastAsia="FangSong" w:hAnsi="Times New Roman" w:cs="Times New Roman"/>
                <w:color w:val="000000" w:themeColor="text1"/>
                <w:kern w:val="0"/>
                <w:sz w:val="18"/>
                <w:szCs w:val="18"/>
              </w:rPr>
            </w:pPr>
            <w:ins w:id="3645" w:author="Xuning Wei12232" w:date="2026-07-27T12:59:00Z">
              <w:r w:rsidRPr="00937F85">
                <w:rPr>
                  <w:rFonts w:ascii="Times New Roman" w:eastAsia="仿宋_GB2312" w:hAnsi="Times New Roman" w:cs="Times New Roman"/>
                  <w:color w:val="auto"/>
                  <w:sz w:val="18"/>
                  <w:szCs w:val="18"/>
                </w:rPr>
                <w:t>N/A</w:t>
              </w:r>
            </w:ins>
          </w:p>
        </w:tc>
      </w:tr>
      <w:tr w:rsidR="000606B0" w:rsidRPr="008B3C39" w14:paraId="0D1F6931" w14:textId="77777777" w:rsidTr="00A42507">
        <w:trPr>
          <w:trHeight w:val="397"/>
          <w:jc w:val="center"/>
          <w:ins w:id="3646" w:author="Xuning Wei12232" w:date="2026-07-27T12:58:00Z"/>
        </w:trPr>
        <w:tc>
          <w:tcPr>
            <w:tcW w:w="186" w:type="pct"/>
            <w:vMerge/>
            <w:vAlign w:val="center"/>
          </w:tcPr>
          <w:p w14:paraId="0AB7CBCD" w14:textId="77777777" w:rsidR="000606B0" w:rsidRPr="008B3C39" w:rsidRDefault="000606B0" w:rsidP="000606B0">
            <w:pPr>
              <w:spacing w:line="240" w:lineRule="exact"/>
              <w:contextualSpacing/>
              <w:jc w:val="center"/>
              <w:rPr>
                <w:ins w:id="3647" w:author="Xuning Wei12232" w:date="2026-07-27T12:58:00Z"/>
                <w:rFonts w:ascii="Times New Roman" w:eastAsia="仿宋_GB2312" w:hAnsi="Times New Roman" w:cs="Times New Roman"/>
                <w:color w:val="auto"/>
                <w:kern w:val="0"/>
                <w:sz w:val="18"/>
                <w:szCs w:val="18"/>
              </w:rPr>
            </w:pPr>
          </w:p>
        </w:tc>
        <w:tc>
          <w:tcPr>
            <w:tcW w:w="423" w:type="pct"/>
            <w:vMerge/>
            <w:vAlign w:val="center"/>
          </w:tcPr>
          <w:p w14:paraId="481222B5" w14:textId="77777777" w:rsidR="000606B0" w:rsidRPr="008B3C39" w:rsidRDefault="000606B0" w:rsidP="000606B0">
            <w:pPr>
              <w:spacing w:line="240" w:lineRule="exact"/>
              <w:contextualSpacing/>
              <w:jc w:val="center"/>
              <w:rPr>
                <w:ins w:id="3648" w:author="Xuning Wei12232" w:date="2026-07-27T12:58:00Z"/>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7ACA4C2C" w14:textId="7B5FFEAE" w:rsidR="000606B0" w:rsidRPr="008B3C39" w:rsidRDefault="000606B0" w:rsidP="000606B0">
            <w:pPr>
              <w:spacing w:line="240" w:lineRule="exact"/>
              <w:contextualSpacing/>
              <w:jc w:val="both"/>
              <w:rPr>
                <w:ins w:id="3649" w:author="Xuning Wei12232" w:date="2026-07-27T12:58:00Z"/>
                <w:rFonts w:ascii="Times New Roman" w:eastAsia="仿宋_GB2312" w:hAnsi="Times New Roman" w:cs="Times New Roman"/>
                <w:color w:val="000000" w:themeColor="text1"/>
                <w:sz w:val="18"/>
                <w:szCs w:val="18"/>
                <w:lang w:eastAsia="zh-CN"/>
              </w:rPr>
            </w:pPr>
            <w:ins w:id="3650" w:author="Xuning Wei12232" w:date="2026-07-27T12:59:00Z">
              <w:r w:rsidRPr="007149A3">
                <w:rPr>
                  <w:rFonts w:ascii="Times New Roman" w:eastAsia="仿宋_GB2312" w:hAnsi="Times New Roman" w:cs="Times New Roman"/>
                  <w:color w:val="auto"/>
                  <w:sz w:val="18"/>
                  <w:szCs w:val="18"/>
                </w:rPr>
                <w:t>Nitrogen protection/Inert</w:t>
              </w:r>
              <w:r w:rsidRPr="00654F65">
                <w:rPr>
                  <w:rFonts w:ascii="Times New Roman" w:eastAsia="仿宋_GB2312" w:hAnsi="Times New Roman" w:cs="Times New Roman"/>
                  <w:color w:val="auto"/>
                  <w:sz w:val="18"/>
                  <w:szCs w:val="18"/>
                </w:rPr>
                <w:t>:</w:t>
              </w:r>
              <w:r w:rsidRPr="00654F65">
                <w:rPr>
                  <w:rFonts w:ascii="Times New Roman" w:eastAsia="仿宋_GB2312" w:hAnsi="Times New Roman" w:cs="Times New Roman"/>
                  <w:color w:val="0000FF"/>
                  <w:sz w:val="18"/>
                  <w:szCs w:val="18"/>
                </w:rPr>
                <w:t xml:space="preserve"> oxygen content</w:t>
              </w:r>
              <w:r>
                <w:rPr>
                  <w:rFonts w:ascii="Times New Roman" w:eastAsia="仿宋_GB2312" w:hAnsi="Times New Roman" w:cs="Times New Roman"/>
                  <w:color w:val="0000FF"/>
                  <w:sz w:val="18"/>
                  <w:szCs w:val="18"/>
                </w:rPr>
                <w:t xml:space="preserve"> </w:t>
              </w:r>
              <w:r w:rsidRPr="00654F65">
                <w:rPr>
                  <w:rFonts w:ascii="Times New Roman" w:eastAsia="仿宋_GB2312" w:hAnsi="Times New Roman" w:cs="Times New Roman"/>
                  <w:color w:val="0000FF"/>
                  <w:sz w:val="18"/>
                  <w:szCs w:val="18"/>
                </w:rPr>
                <w:t>≤1.0%.</w:t>
              </w:r>
            </w:ins>
          </w:p>
        </w:tc>
        <w:tc>
          <w:tcPr>
            <w:tcW w:w="1400" w:type="pct"/>
            <w:shd w:val="clear" w:color="auto" w:fill="FFFFFF" w:themeFill="background1"/>
            <w:vAlign w:val="center"/>
          </w:tcPr>
          <w:p w14:paraId="2CBA5FC9" w14:textId="77777777" w:rsidR="000606B0" w:rsidRDefault="000606B0" w:rsidP="000606B0">
            <w:pPr>
              <w:spacing w:line="240" w:lineRule="exact"/>
              <w:contextualSpacing/>
              <w:jc w:val="both"/>
              <w:rPr>
                <w:ins w:id="3651" w:author="Xuning Wei12232" w:date="2026-07-27T12:59:00Z"/>
                <w:rFonts w:ascii="Times New Roman" w:eastAsia="仿宋_GB2312" w:hAnsi="Times New Roman" w:cs="Times New Roman"/>
                <w:color w:val="auto"/>
                <w:sz w:val="18"/>
                <w:szCs w:val="18"/>
              </w:rPr>
            </w:pPr>
            <w:ins w:id="3652" w:author="Xuning Wei12232" w:date="2026-07-27T12:59:00Z">
              <w:r w:rsidRPr="007149A3">
                <w:rPr>
                  <w:rFonts w:ascii="Times New Roman" w:eastAsia="仿宋_GB2312" w:hAnsi="Times New Roman" w:cs="Times New Roman"/>
                  <w:color w:val="auto"/>
                  <w:sz w:val="18"/>
                  <w:szCs w:val="18"/>
                </w:rPr>
                <w:t>The equipment has the function of protection under nitrogen flow or static pressure</w:t>
              </w:r>
            </w:ins>
          </w:p>
          <w:p w14:paraId="3DD92CB2" w14:textId="04F95E31" w:rsidR="000606B0" w:rsidRPr="008B3C39" w:rsidRDefault="000606B0" w:rsidP="000606B0">
            <w:pPr>
              <w:spacing w:line="240" w:lineRule="exact"/>
              <w:contextualSpacing/>
              <w:jc w:val="both"/>
              <w:rPr>
                <w:ins w:id="3653" w:author="Xuning Wei12232" w:date="2026-07-27T12:58:00Z"/>
                <w:rFonts w:ascii="Times New Roman" w:eastAsia="仿宋_GB2312" w:hAnsi="Times New Roman" w:cs="Times New Roman"/>
                <w:color w:val="000000" w:themeColor="text1"/>
                <w:sz w:val="18"/>
                <w:szCs w:val="18"/>
                <w:lang w:eastAsia="zh-CN"/>
              </w:rPr>
            </w:pPr>
            <w:ins w:id="3654" w:author="Xuning Wei12232" w:date="2026-07-27T12:59:00Z">
              <w:r w:rsidRPr="008905C2">
                <w:rPr>
                  <w:rFonts w:ascii="Times New Roman" w:eastAsia="仿宋_GB2312" w:hAnsi="Times New Roman" w:cs="Times New Roman"/>
                  <w:color w:val="0000FF"/>
                  <w:sz w:val="18"/>
                  <w:szCs w:val="18"/>
                </w:rPr>
                <w:lastRenderedPageBreak/>
                <w:t>Control range of oxygen content of the equipment: ≤1.0%</w:t>
              </w:r>
            </w:ins>
          </w:p>
        </w:tc>
        <w:tc>
          <w:tcPr>
            <w:tcW w:w="305" w:type="pct"/>
            <w:shd w:val="clear" w:color="auto" w:fill="FFFFFF" w:themeFill="background1"/>
            <w:vAlign w:val="center"/>
          </w:tcPr>
          <w:p w14:paraId="4F94741E" w14:textId="6D9F2BCE" w:rsidR="000606B0" w:rsidRDefault="000B6761" w:rsidP="000606B0">
            <w:pPr>
              <w:spacing w:line="240" w:lineRule="exact"/>
              <w:contextualSpacing/>
              <w:jc w:val="both"/>
              <w:rPr>
                <w:ins w:id="3655" w:author="Xuning Wei12232" w:date="2026-07-27T12:58:00Z"/>
                <w:rFonts w:ascii="Times New Roman" w:eastAsia="仿宋_GB2312" w:hAnsi="Times New Roman" w:cs="Times New Roman"/>
                <w:color w:val="000000" w:themeColor="text1"/>
                <w:sz w:val="18"/>
                <w:szCs w:val="18"/>
              </w:rPr>
            </w:pPr>
            <w:customXmlInsRangeStart w:id="3656" w:author="Xuning Wei12232" w:date="2026-07-27T12:59:00Z"/>
            <w:sdt>
              <w:sdtPr>
                <w:rPr>
                  <w:rFonts w:ascii="Times New Roman" w:eastAsia="仿宋_GB2312" w:hAnsi="Times New Roman" w:cs="Times New Roman"/>
                  <w:color w:val="auto"/>
                  <w:sz w:val="18"/>
                  <w:szCs w:val="18"/>
                </w:rPr>
                <w:id w:val="1109090733"/>
                <w14:checkbox>
                  <w14:checked w14:val="1"/>
                  <w14:checkedState w14:val="2612" w14:font="MS Gothic"/>
                  <w14:uncheckedState w14:val="2610" w14:font="MS Gothic"/>
                </w14:checkbox>
              </w:sdtPr>
              <w:sdtEndPr/>
              <w:sdtContent>
                <w:customXmlInsRangeEnd w:id="3656"/>
                <w:ins w:id="3657" w:author="Xuning Wei12232" w:date="2026-07-27T12:59:00Z">
                  <w:r w:rsidR="000606B0" w:rsidRPr="00937F85">
                    <w:rPr>
                      <w:rFonts w:ascii="Segoe UI Symbol" w:eastAsia="MS Gothic" w:hAnsi="Segoe UI Symbol" w:cs="Segoe UI Symbol"/>
                      <w:color w:val="auto"/>
                      <w:sz w:val="18"/>
                      <w:szCs w:val="18"/>
                    </w:rPr>
                    <w:t>☒</w:t>
                  </w:r>
                </w:ins>
                <w:customXmlInsRangeStart w:id="3658" w:author="Xuning Wei12232" w:date="2026-07-27T12:59:00Z"/>
              </w:sdtContent>
            </w:sdt>
            <w:customXmlInsRangeEnd w:id="3658"/>
            <w:ins w:id="3659" w:author="Xuning Wei12232" w:date="2026-07-27T12:59:00Z">
              <w:r w:rsidR="000606B0" w:rsidRPr="00937F85">
                <w:rPr>
                  <w:rFonts w:ascii="Times New Roman" w:eastAsia="仿宋_GB2312" w:hAnsi="Times New Roman" w:cs="Times New Roman"/>
                  <w:color w:val="auto"/>
                  <w:sz w:val="18"/>
                  <w:szCs w:val="18"/>
                </w:rPr>
                <w:t>Yes</w:t>
              </w:r>
            </w:ins>
          </w:p>
        </w:tc>
        <w:tc>
          <w:tcPr>
            <w:tcW w:w="305" w:type="pct"/>
            <w:shd w:val="clear" w:color="auto" w:fill="FFFFFF" w:themeFill="background1"/>
            <w:vAlign w:val="center"/>
          </w:tcPr>
          <w:p w14:paraId="0D37795E" w14:textId="0E606BE9" w:rsidR="000606B0" w:rsidRDefault="000B6761" w:rsidP="000606B0">
            <w:pPr>
              <w:spacing w:line="240" w:lineRule="exact"/>
              <w:contextualSpacing/>
              <w:jc w:val="both"/>
              <w:rPr>
                <w:ins w:id="3660" w:author="Xuning Wei12232" w:date="2026-07-27T12:58:00Z"/>
                <w:rFonts w:ascii="Times New Roman" w:eastAsia="仿宋_GB2312" w:hAnsi="Times New Roman" w:cs="Times New Roman"/>
                <w:color w:val="000000" w:themeColor="text1"/>
                <w:sz w:val="18"/>
                <w:szCs w:val="18"/>
              </w:rPr>
            </w:pPr>
            <w:customXmlInsRangeStart w:id="3661" w:author="Xuning Wei12232" w:date="2026-07-27T12:59:00Z"/>
            <w:sdt>
              <w:sdtPr>
                <w:rPr>
                  <w:rFonts w:ascii="Times New Roman" w:eastAsia="仿宋_GB2312" w:hAnsi="Times New Roman" w:cs="Times New Roman"/>
                  <w:color w:val="auto"/>
                  <w:sz w:val="18"/>
                  <w:szCs w:val="18"/>
                </w:rPr>
                <w:id w:val="-2088604445"/>
                <w14:checkbox>
                  <w14:checked w14:val="0"/>
                  <w14:checkedState w14:val="2612" w14:font="MS Gothic"/>
                  <w14:uncheckedState w14:val="2610" w14:font="MS Gothic"/>
                </w14:checkbox>
              </w:sdtPr>
              <w:sdtEndPr/>
              <w:sdtContent>
                <w:customXmlInsRangeEnd w:id="3661"/>
                <w:ins w:id="3662" w:author="Xuning Wei12232" w:date="2026-07-27T12:59:00Z">
                  <w:r w:rsidR="000606B0" w:rsidRPr="00937F85">
                    <w:rPr>
                      <w:rFonts w:ascii="Segoe UI Symbol" w:eastAsia="仿宋_GB2312" w:hAnsi="Segoe UI Symbol" w:cs="Segoe UI Symbol"/>
                      <w:color w:val="auto"/>
                      <w:sz w:val="18"/>
                      <w:szCs w:val="18"/>
                    </w:rPr>
                    <w:t>☐</w:t>
                  </w:r>
                </w:ins>
                <w:customXmlInsRangeStart w:id="3663" w:author="Xuning Wei12232" w:date="2026-07-27T12:59:00Z"/>
              </w:sdtContent>
            </w:sdt>
            <w:customXmlInsRangeEnd w:id="3663"/>
            <w:ins w:id="3664" w:author="Xuning Wei12232" w:date="2026-07-27T12:59:00Z">
              <w:r w:rsidR="000606B0" w:rsidRPr="00937F85">
                <w:rPr>
                  <w:rFonts w:ascii="Times New Roman" w:eastAsia="仿宋_GB2312" w:hAnsi="Times New Roman" w:cs="Times New Roman"/>
                  <w:color w:val="auto"/>
                  <w:sz w:val="18"/>
                  <w:szCs w:val="18"/>
                </w:rPr>
                <w:t xml:space="preserve"> No</w:t>
              </w:r>
            </w:ins>
          </w:p>
        </w:tc>
        <w:tc>
          <w:tcPr>
            <w:tcW w:w="1190" w:type="pct"/>
            <w:shd w:val="clear" w:color="auto" w:fill="FFFFFF" w:themeFill="background1"/>
            <w:vAlign w:val="center"/>
          </w:tcPr>
          <w:p w14:paraId="2437D627" w14:textId="241876AE" w:rsidR="000606B0" w:rsidRPr="008B3C39" w:rsidRDefault="000606B0" w:rsidP="000606B0">
            <w:pPr>
              <w:spacing w:line="240" w:lineRule="exact"/>
              <w:contextualSpacing/>
              <w:jc w:val="both"/>
              <w:rPr>
                <w:ins w:id="3665" w:author="Xuning Wei12232" w:date="2026-07-27T12:58:00Z"/>
                <w:rFonts w:ascii="Times New Roman" w:eastAsia="FangSong" w:hAnsi="Times New Roman" w:cs="Times New Roman"/>
                <w:color w:val="000000" w:themeColor="text1"/>
                <w:kern w:val="0"/>
                <w:sz w:val="18"/>
                <w:szCs w:val="18"/>
              </w:rPr>
            </w:pPr>
            <w:ins w:id="3666" w:author="Xuning Wei12232" w:date="2026-07-27T12:59:00Z">
              <w:r w:rsidRPr="00937F85">
                <w:rPr>
                  <w:rFonts w:ascii="Times New Roman" w:eastAsia="仿宋_GB2312" w:hAnsi="Times New Roman" w:cs="Times New Roman"/>
                  <w:color w:val="auto"/>
                  <w:sz w:val="18"/>
                  <w:szCs w:val="18"/>
                </w:rPr>
                <w:t>N/A</w:t>
              </w:r>
            </w:ins>
          </w:p>
        </w:tc>
      </w:tr>
      <w:tr w:rsidR="0091278D" w:rsidRPr="008B3C39" w14:paraId="5AC7C4BA" w14:textId="77777777" w:rsidTr="00A42507">
        <w:trPr>
          <w:trHeight w:val="397"/>
          <w:jc w:val="center"/>
        </w:trPr>
        <w:tc>
          <w:tcPr>
            <w:tcW w:w="186" w:type="pct"/>
            <w:vMerge/>
            <w:vAlign w:val="center"/>
          </w:tcPr>
          <w:p w14:paraId="42C808B4" w14:textId="77777777" w:rsidR="0091278D" w:rsidRPr="008B3C39" w:rsidRDefault="0091278D" w:rsidP="0091278D">
            <w:pPr>
              <w:spacing w:line="240" w:lineRule="exact"/>
              <w:contextualSpacing/>
              <w:jc w:val="center"/>
              <w:rPr>
                <w:rFonts w:ascii="Times New Roman" w:eastAsia="仿宋_GB2312" w:hAnsi="Times New Roman" w:cs="Times New Roman"/>
                <w:color w:val="auto"/>
                <w:kern w:val="0"/>
                <w:sz w:val="18"/>
                <w:szCs w:val="18"/>
              </w:rPr>
            </w:pPr>
          </w:p>
        </w:tc>
        <w:tc>
          <w:tcPr>
            <w:tcW w:w="423" w:type="pct"/>
            <w:vMerge/>
            <w:vAlign w:val="center"/>
          </w:tcPr>
          <w:p w14:paraId="0F02B071" w14:textId="77777777" w:rsidR="0091278D" w:rsidRPr="008B3C39" w:rsidRDefault="0091278D" w:rsidP="0091278D">
            <w:pPr>
              <w:spacing w:line="240" w:lineRule="exact"/>
              <w:contextualSpacing/>
              <w:jc w:val="center"/>
              <w:rPr>
                <w:rFonts w:ascii="Times New Roman" w:eastAsia="仿宋_GB2312" w:hAnsi="Times New Roman" w:cs="Times New Roman"/>
                <w:color w:val="000000" w:themeColor="text1"/>
                <w:sz w:val="18"/>
                <w:szCs w:val="18"/>
              </w:rPr>
            </w:pPr>
          </w:p>
        </w:tc>
        <w:tc>
          <w:tcPr>
            <w:tcW w:w="1191" w:type="pct"/>
            <w:shd w:val="clear" w:color="auto" w:fill="FFFFFF" w:themeFill="background1"/>
            <w:vAlign w:val="center"/>
          </w:tcPr>
          <w:p w14:paraId="7537AABA" w14:textId="5457B6BE"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rPr>
            </w:pPr>
            <w:r w:rsidRPr="008B3C39">
              <w:rPr>
                <w:rFonts w:ascii="Times New Roman" w:eastAsia="仿宋_GB2312" w:hAnsi="Times New Roman" w:cs="Times New Roman"/>
                <w:color w:val="000000" w:themeColor="text1"/>
                <w:sz w:val="18"/>
                <w:szCs w:val="18"/>
                <w:lang w:eastAsia="zh-CN"/>
              </w:rPr>
              <w:t>Filter until no liquid drips</w:t>
            </w:r>
          </w:p>
        </w:tc>
        <w:tc>
          <w:tcPr>
            <w:tcW w:w="1400" w:type="pct"/>
            <w:shd w:val="clear" w:color="auto" w:fill="FFFFFF" w:themeFill="background1"/>
            <w:vAlign w:val="center"/>
          </w:tcPr>
          <w:p w14:paraId="739D8CF1" w14:textId="440A835F"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rPr>
            </w:pPr>
            <w:r w:rsidRPr="008B3C39">
              <w:rPr>
                <w:rFonts w:ascii="Times New Roman" w:eastAsia="仿宋_GB2312" w:hAnsi="Times New Roman" w:cs="Times New Roman"/>
                <w:color w:val="000000" w:themeColor="text1"/>
                <w:sz w:val="18"/>
                <w:szCs w:val="18"/>
                <w:lang w:eastAsia="zh-CN"/>
              </w:rPr>
              <w:t>The equipment is equipped with a sieve plate for filtration and a tuning fork level meter, which can be used to determine the filtration end point</w:t>
            </w:r>
          </w:p>
        </w:tc>
        <w:tc>
          <w:tcPr>
            <w:tcW w:w="305" w:type="pct"/>
            <w:shd w:val="clear" w:color="auto" w:fill="FFFFFF" w:themeFill="background1"/>
            <w:vAlign w:val="center"/>
          </w:tcPr>
          <w:p w14:paraId="7E34DEA0" w14:textId="625EA003" w:rsidR="0091278D" w:rsidRPr="008B3C39" w:rsidRDefault="000B6761" w:rsidP="0091278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438914595"/>
                <w14:checkbox>
                  <w14:checked w14:val="1"/>
                  <w14:checkedState w14:val="2612" w14:font="MS Gothic"/>
                  <w14:uncheckedState w14:val="2610" w14:font="MS Gothic"/>
                </w14:checkbox>
              </w:sdtPr>
              <w:sdtEndPr/>
              <w:sdtContent>
                <w:r w:rsidR="0091278D" w:rsidRPr="008B3C39">
                  <w:rPr>
                    <w:rFonts w:ascii="Segoe UI Symbol" w:eastAsia="MS Gothic" w:hAnsi="Segoe UI Symbol" w:cs="Segoe UI Symbol"/>
                    <w:color w:val="000000" w:themeColor="text1"/>
                    <w:sz w:val="18"/>
                    <w:szCs w:val="18"/>
                  </w:rPr>
                  <w:t>☒</w:t>
                </w:r>
              </w:sdtContent>
            </w:sdt>
            <w:r w:rsidR="0091278D" w:rsidRPr="008B3C39">
              <w:rPr>
                <w:rFonts w:ascii="Times New Roman" w:eastAsia="仿宋_GB2312" w:hAnsi="Times New Roman" w:cs="Times New Roman"/>
                <w:color w:val="000000" w:themeColor="text1"/>
                <w:sz w:val="18"/>
                <w:szCs w:val="18"/>
              </w:rPr>
              <w:t>Yes</w:t>
            </w:r>
          </w:p>
        </w:tc>
        <w:tc>
          <w:tcPr>
            <w:tcW w:w="305" w:type="pct"/>
            <w:shd w:val="clear" w:color="auto" w:fill="FFFFFF" w:themeFill="background1"/>
            <w:vAlign w:val="center"/>
          </w:tcPr>
          <w:p w14:paraId="4D4DA1AD" w14:textId="632D7E63" w:rsidR="0091278D" w:rsidRPr="008B3C39" w:rsidRDefault="000B6761" w:rsidP="0091278D">
            <w:pPr>
              <w:spacing w:line="240" w:lineRule="exact"/>
              <w:contextualSpacing/>
              <w:jc w:val="both"/>
              <w:rPr>
                <w:rFonts w:ascii="Times New Roman" w:eastAsia="仿宋_GB2312" w:hAnsi="Times New Roman" w:cs="Times New Roman"/>
                <w:color w:val="000000" w:themeColor="text1"/>
                <w:sz w:val="18"/>
                <w:szCs w:val="18"/>
              </w:rPr>
            </w:pPr>
            <w:sdt>
              <w:sdtPr>
                <w:rPr>
                  <w:rFonts w:ascii="Times New Roman" w:eastAsia="仿宋_GB2312" w:hAnsi="Times New Roman" w:cs="Times New Roman"/>
                  <w:color w:val="000000" w:themeColor="text1"/>
                  <w:sz w:val="18"/>
                  <w:szCs w:val="18"/>
                </w:rPr>
                <w:id w:val="-896044233"/>
                <w14:checkbox>
                  <w14:checked w14:val="0"/>
                  <w14:checkedState w14:val="2612" w14:font="MS Gothic"/>
                  <w14:uncheckedState w14:val="2610" w14:font="MS Gothic"/>
                </w14:checkbox>
              </w:sdtPr>
              <w:sdtEndPr/>
              <w:sdtContent>
                <w:r w:rsidR="0091278D" w:rsidRPr="008B3C39">
                  <w:rPr>
                    <w:rFonts w:ascii="Segoe UI Symbol" w:eastAsia="仿宋_GB2312" w:hAnsi="Segoe UI Symbol" w:cs="Segoe UI Symbol"/>
                    <w:color w:val="000000" w:themeColor="text1"/>
                    <w:sz w:val="18"/>
                    <w:szCs w:val="18"/>
                  </w:rPr>
                  <w:t>☐</w:t>
                </w:r>
              </w:sdtContent>
            </w:sdt>
            <w:r w:rsidR="0091278D" w:rsidRPr="008B3C39">
              <w:rPr>
                <w:rFonts w:ascii="Times New Roman" w:eastAsia="仿宋_GB2312" w:hAnsi="Times New Roman" w:cs="Times New Roman"/>
                <w:color w:val="000000" w:themeColor="text1"/>
                <w:sz w:val="18"/>
                <w:szCs w:val="18"/>
              </w:rPr>
              <w:t xml:space="preserve"> No</w:t>
            </w:r>
          </w:p>
        </w:tc>
        <w:tc>
          <w:tcPr>
            <w:tcW w:w="1190" w:type="pct"/>
            <w:shd w:val="clear" w:color="auto" w:fill="FFFFFF" w:themeFill="background1"/>
            <w:vAlign w:val="center"/>
          </w:tcPr>
          <w:p w14:paraId="364045EF" w14:textId="635679FF" w:rsidR="0091278D" w:rsidRPr="008B3C39" w:rsidRDefault="0091278D" w:rsidP="0091278D">
            <w:pPr>
              <w:spacing w:line="240" w:lineRule="exact"/>
              <w:contextualSpacing/>
              <w:jc w:val="both"/>
              <w:rPr>
                <w:rFonts w:ascii="Times New Roman" w:eastAsia="仿宋_GB2312" w:hAnsi="Times New Roman" w:cs="Times New Roman"/>
                <w:color w:val="000000" w:themeColor="text1"/>
                <w:sz w:val="18"/>
                <w:szCs w:val="18"/>
              </w:rPr>
            </w:pPr>
            <w:r w:rsidRPr="008B3C39">
              <w:rPr>
                <w:rFonts w:ascii="Times New Roman" w:eastAsia="FangSong" w:hAnsi="Times New Roman" w:cs="Times New Roman"/>
                <w:color w:val="000000" w:themeColor="text1"/>
                <w:kern w:val="0"/>
                <w:sz w:val="18"/>
                <w:szCs w:val="18"/>
              </w:rPr>
              <w:t>N/A</w:t>
            </w:r>
          </w:p>
        </w:tc>
      </w:tr>
    </w:tbl>
    <w:p w14:paraId="5F96928E" w14:textId="44D307DB" w:rsidR="001E034A" w:rsidRPr="008B3C39" w:rsidRDefault="00010358">
      <w:pPr>
        <w:rPr>
          <w:rFonts w:ascii="Times New Roman" w:eastAsia="仿宋_GB2312" w:hAnsi="Times New Roman" w:cs="Times New Roman"/>
          <w:color w:val="000000" w:themeColor="text1"/>
          <w:sz w:val="20"/>
          <w:szCs w:val="20"/>
          <w:lang w:eastAsia="zh-CN"/>
        </w:rPr>
        <w:sectPr w:rsidR="001E034A" w:rsidRPr="008B3C39" w:rsidSect="001E034A">
          <w:headerReference w:type="default" r:id="rId25"/>
          <w:pgSz w:w="16839" w:h="11907" w:orient="landscape"/>
          <w:pgMar w:top="720" w:right="1077" w:bottom="720" w:left="1440" w:header="720" w:footer="720" w:gutter="0"/>
          <w:cols w:space="720"/>
          <w:docGrid w:linePitch="360"/>
        </w:sectPr>
      </w:pPr>
      <w:bookmarkStart w:id="3670" w:name="_Toc456872393"/>
      <w:bookmarkEnd w:id="3471"/>
      <w:r w:rsidRPr="008B3C39">
        <w:rPr>
          <w:rFonts w:ascii="Times New Roman" w:eastAsia="仿宋_GB2312" w:hAnsi="Times New Roman" w:cs="Times New Roman"/>
          <w:color w:val="000000" w:themeColor="text1"/>
          <w:sz w:val="20"/>
          <w:szCs w:val="20"/>
          <w:lang w:eastAsia="zh-CN"/>
        </w:rPr>
        <w:t xml:space="preserve">Note: Refers to equipment qualification document </w:t>
      </w:r>
      <w:bookmarkEnd w:id="3670"/>
      <w:r w:rsidR="00013F19" w:rsidRPr="008B3C39">
        <w:rPr>
          <w:rFonts w:ascii="Times New Roman" w:eastAsia="仿宋_GB2312" w:hAnsi="Times New Roman" w:cs="Times New Roman"/>
          <w:color w:val="000000" w:themeColor="text1"/>
          <w:sz w:val="20"/>
          <w:szCs w:val="20"/>
          <w:lang w:eastAsia="zh-CN"/>
        </w:rPr>
        <w:t>V</w:t>
      </w:r>
      <w:r w:rsidR="00CF6B80" w:rsidRPr="008B3C39">
        <w:rPr>
          <w:rFonts w:ascii="Times New Roman" w:eastAsia="仿宋_GB2312" w:hAnsi="Times New Roman" w:cs="Times New Roman"/>
          <w:color w:val="000000" w:themeColor="text1"/>
          <w:sz w:val="20"/>
          <w:szCs w:val="20"/>
          <w:lang w:eastAsia="zh-CN"/>
        </w:rPr>
        <w:t>R-TJ4-334.01-065</w:t>
      </w:r>
      <w:r w:rsidR="00013F19" w:rsidRPr="008B3C39">
        <w:rPr>
          <w:rFonts w:ascii="Times New Roman" w:eastAsia="仿宋_GB2312" w:hAnsi="Times New Roman" w:cs="Times New Roman"/>
          <w:color w:val="000000" w:themeColor="text1"/>
          <w:sz w:val="20"/>
          <w:szCs w:val="20"/>
          <w:lang w:eastAsia="zh-CN"/>
        </w:rPr>
        <w:t>.0</w:t>
      </w:r>
      <w:ins w:id="3671" w:author="Xuning Wei12232" w:date="2026-07-27T12:59:00Z">
        <w:r w:rsidR="00DA3BCC">
          <w:rPr>
            <w:rFonts w:ascii="Times New Roman" w:eastAsia="仿宋_GB2312" w:hAnsi="Times New Roman" w:cs="Times New Roman"/>
            <w:color w:val="000000" w:themeColor="text1"/>
            <w:sz w:val="20"/>
            <w:szCs w:val="20"/>
            <w:lang w:eastAsia="zh-CN"/>
          </w:rPr>
          <w:t>2</w:t>
        </w:r>
      </w:ins>
      <w:del w:id="3672" w:author="Xuning Wei12232" w:date="2026-07-27T12:59:00Z">
        <w:r w:rsidR="00013F19" w:rsidRPr="008B3C39" w:rsidDel="00DA3BCC">
          <w:rPr>
            <w:rFonts w:ascii="Times New Roman" w:eastAsia="仿宋_GB2312" w:hAnsi="Times New Roman" w:cs="Times New Roman"/>
            <w:color w:val="000000" w:themeColor="text1"/>
            <w:sz w:val="20"/>
            <w:szCs w:val="20"/>
            <w:lang w:eastAsia="zh-CN"/>
          </w:rPr>
          <w:delText>1</w:delText>
        </w:r>
      </w:del>
    </w:p>
    <w:p w14:paraId="6C8049F3" w14:textId="5C8B1AF8" w:rsidR="00813D53" w:rsidRPr="008B3C39" w:rsidRDefault="00813D53">
      <w:pPr>
        <w:rPr>
          <w:rFonts w:ascii="Times New Roman" w:eastAsia="仿宋_GB2312" w:hAnsi="Times New Roman" w:cs="Times New Roman"/>
          <w:color w:val="000000" w:themeColor="text1"/>
          <w:sz w:val="20"/>
          <w:szCs w:val="20"/>
          <w:lang w:eastAsia="zh-CN"/>
        </w:rPr>
      </w:pPr>
    </w:p>
    <w:p w14:paraId="77FF7C80" w14:textId="6B8081F7" w:rsidR="001C52EB" w:rsidRPr="008B3C39" w:rsidRDefault="00010358" w:rsidP="001C52EB">
      <w:pPr>
        <w:pStyle w:val="2"/>
        <w:spacing w:beforeLines="50" w:after="50" w:line="319" w:lineRule="auto"/>
        <w:ind w:leftChars="134" w:left="281"/>
        <w:contextualSpacing/>
        <w:jc w:val="both"/>
        <w:rPr>
          <w:rFonts w:ascii="Times New Roman" w:eastAsia="仿宋_GB2312" w:hAnsi="Times New Roman" w:cs="Times New Roman"/>
          <w:color w:val="auto"/>
        </w:rPr>
      </w:pPr>
      <w:r w:rsidRPr="008B3C39">
        <w:rPr>
          <w:rFonts w:ascii="Times New Roman" w:eastAsia="仿宋_GB2312" w:hAnsi="Times New Roman" w:cs="Times New Roman"/>
          <w:color w:val="auto"/>
        </w:rPr>
        <w:t xml:space="preserve">Assessment on function &amp; capacity for </w:t>
      </w:r>
      <w:r w:rsidR="001C52EB" w:rsidRPr="008B3C39">
        <w:rPr>
          <w:rFonts w:ascii="Times New Roman" w:eastAsia="仿宋_GB2312" w:hAnsi="Times New Roman" w:cs="Times New Roman"/>
          <w:color w:val="auto"/>
        </w:rPr>
        <w:t>1500 L Activation Tank TJ4S-1213-Sy15-R01</w:t>
      </w:r>
    </w:p>
    <w:p w14:paraId="2E7E7E17" w14:textId="256B6420" w:rsidR="00813D53" w:rsidRPr="008B3C39" w:rsidRDefault="00010358" w:rsidP="004A0C27">
      <w:pPr>
        <w:spacing w:beforeLines="50" w:before="120" w:after="50" w:line="319" w:lineRule="auto"/>
        <w:ind w:leftChars="134" w:left="281"/>
        <w:contextualSpacing/>
        <w:jc w:val="both"/>
        <w:rPr>
          <w:rFonts w:ascii="Times New Roman" w:eastAsia="仿宋_GB2312" w:hAnsi="Times New Roman" w:cs="Times New Roman"/>
          <w:color w:val="000000" w:themeColor="text1"/>
          <w:sz w:val="20"/>
          <w:szCs w:val="20"/>
        </w:rPr>
      </w:pPr>
      <w:r w:rsidRPr="008B3C39">
        <w:rPr>
          <w:rFonts w:ascii="Times New Roman" w:eastAsia="仿宋_GB2312" w:hAnsi="Times New Roman" w:cs="Times New Roman"/>
          <w:color w:val="auto"/>
          <w:sz w:val="20"/>
          <w:szCs w:val="20"/>
        </w:rPr>
        <w:t xml:space="preserve">See </w:t>
      </w:r>
      <w:r w:rsidRPr="008B3C39">
        <w:rPr>
          <w:rFonts w:ascii="Times New Roman" w:eastAsia="仿宋_GB2312" w:hAnsi="Times New Roman" w:cs="Times New Roman"/>
          <w:b/>
          <w:i/>
          <w:color w:val="auto"/>
          <w:sz w:val="20"/>
          <w:szCs w:val="20"/>
        </w:rPr>
        <w:t>Table 7-</w:t>
      </w:r>
      <w:ins w:id="3673" w:author="Xuning Wei12232" w:date="2026-07-27T13:03:00Z">
        <w:r w:rsidR="00A3214D">
          <w:rPr>
            <w:rFonts w:ascii="Times New Roman" w:eastAsia="仿宋_GB2312" w:hAnsi="Times New Roman" w:cs="Times New Roman"/>
            <w:b/>
            <w:i/>
            <w:color w:val="auto"/>
            <w:sz w:val="20"/>
            <w:szCs w:val="20"/>
          </w:rPr>
          <w:t>5</w:t>
        </w:r>
      </w:ins>
      <w:del w:id="3674" w:author="Xuning Wei12232" w:date="2026-07-27T13:03:00Z">
        <w:r w:rsidR="001A2FC1" w:rsidRPr="008B3C39" w:rsidDel="00A3214D">
          <w:rPr>
            <w:rFonts w:ascii="Times New Roman" w:eastAsia="仿宋_GB2312" w:hAnsi="Times New Roman" w:cs="Times New Roman"/>
            <w:b/>
            <w:i/>
            <w:color w:val="auto"/>
            <w:sz w:val="20"/>
            <w:szCs w:val="20"/>
          </w:rPr>
          <w:delText>2</w:delText>
        </w:r>
      </w:del>
    </w:p>
    <w:p w14:paraId="45B80E86" w14:textId="07B80A63" w:rsidR="00813D53" w:rsidRPr="008B3C39" w:rsidRDefault="00010358" w:rsidP="00800128">
      <w:pPr>
        <w:spacing w:beforeLines="100" w:before="240" w:afterLines="50" w:after="120"/>
        <w:jc w:val="center"/>
        <w:rPr>
          <w:rFonts w:ascii="Times New Roman" w:eastAsia="仿宋_GB2312" w:hAnsi="Times New Roman" w:cs="Times New Roman"/>
          <w:b/>
          <w:color w:val="000000" w:themeColor="text1"/>
          <w:sz w:val="20"/>
          <w:szCs w:val="20"/>
        </w:rPr>
      </w:pPr>
      <w:r w:rsidRPr="008B3C39">
        <w:rPr>
          <w:rFonts w:ascii="Times New Roman" w:eastAsia="仿宋_GB2312" w:hAnsi="Times New Roman" w:cs="Times New Roman"/>
          <w:b/>
          <w:color w:val="000000" w:themeColor="text1"/>
          <w:sz w:val="20"/>
          <w:szCs w:val="20"/>
          <w:lang w:eastAsia="zh-CN"/>
        </w:rPr>
        <w:t>Table 7-</w:t>
      </w:r>
      <w:ins w:id="3675" w:author="Xuning Wei12232" w:date="2026-07-27T15:15:00Z">
        <w:r w:rsidR="00793AC2">
          <w:rPr>
            <w:rFonts w:ascii="Times New Roman" w:eastAsia="仿宋_GB2312" w:hAnsi="Times New Roman" w:cs="Times New Roman"/>
            <w:b/>
            <w:color w:val="000000" w:themeColor="text1"/>
            <w:sz w:val="20"/>
            <w:szCs w:val="20"/>
            <w:lang w:eastAsia="zh-CN"/>
          </w:rPr>
          <w:t>5</w:t>
        </w:r>
      </w:ins>
      <w:del w:id="3676" w:author="Xuning Wei12232" w:date="2026-07-27T15:15:00Z">
        <w:r w:rsidR="001A2FC1" w:rsidRPr="008B3C39" w:rsidDel="00793AC2">
          <w:rPr>
            <w:rFonts w:ascii="Times New Roman" w:eastAsia="仿宋_GB2312" w:hAnsi="Times New Roman" w:cs="Times New Roman"/>
            <w:b/>
            <w:color w:val="000000" w:themeColor="text1"/>
            <w:sz w:val="20"/>
            <w:szCs w:val="20"/>
            <w:lang w:eastAsia="zh-CN"/>
          </w:rPr>
          <w:delText>2</w:delText>
        </w:r>
      </w:del>
      <w:r w:rsidRPr="008B3C39">
        <w:rPr>
          <w:rFonts w:ascii="Times New Roman" w:eastAsia="仿宋_GB2312" w:hAnsi="Times New Roman" w:cs="Times New Roman"/>
          <w:b/>
          <w:color w:val="000000" w:themeColor="text1"/>
          <w:sz w:val="20"/>
          <w:szCs w:val="20"/>
          <w:lang w:eastAsia="zh-CN"/>
        </w:rPr>
        <w:t xml:space="preserve">: </w:t>
      </w:r>
      <w:r w:rsidRPr="008B3C39">
        <w:rPr>
          <w:rFonts w:ascii="Times New Roman" w:eastAsia="仿宋_GB2312" w:hAnsi="Times New Roman" w:cs="Times New Roman"/>
          <w:b/>
          <w:color w:val="000000" w:themeColor="text1"/>
          <w:sz w:val="20"/>
          <w:szCs w:val="20"/>
        </w:rPr>
        <w:t>Equipment Suitability Assessment on Function &amp; Capacity for</w:t>
      </w:r>
      <w:r w:rsidR="001C52EB" w:rsidRPr="008B3C39">
        <w:rPr>
          <w:rFonts w:ascii="Times New Roman" w:eastAsia="仿宋_GB2312" w:hAnsi="Times New Roman" w:cs="Times New Roman"/>
          <w:b/>
          <w:color w:val="000000" w:themeColor="text1"/>
          <w:sz w:val="20"/>
          <w:szCs w:val="20"/>
        </w:rPr>
        <w:t xml:space="preserve"> 1500 L Activation</w:t>
      </w:r>
      <w:r w:rsidR="00BA3796" w:rsidRPr="008B3C39">
        <w:rPr>
          <w:rFonts w:ascii="Times New Roman" w:eastAsia="仿宋_GB2312" w:hAnsi="Times New Roman" w:cs="Times New Roman"/>
          <w:b/>
          <w:color w:val="000000" w:themeColor="text1"/>
          <w:sz w:val="20"/>
          <w:szCs w:val="20"/>
        </w:rPr>
        <w:t xml:space="preserve"> </w:t>
      </w:r>
      <w:r w:rsidR="00261D28" w:rsidRPr="008B3C39">
        <w:rPr>
          <w:rFonts w:ascii="Times New Roman" w:eastAsia="仿宋_GB2312" w:hAnsi="Times New Roman" w:cs="Times New Roman"/>
          <w:b/>
          <w:color w:val="000000" w:themeColor="text1"/>
          <w:sz w:val="20"/>
          <w:szCs w:val="20"/>
        </w:rPr>
        <w:t>Tank</w:t>
      </w:r>
      <w:r w:rsidR="001C52EB" w:rsidRPr="008B3C39">
        <w:rPr>
          <w:rFonts w:ascii="Times New Roman" w:eastAsia="FangSong" w:hAnsi="Times New Roman" w:cs="Times New Roman"/>
          <w:b/>
          <w:bCs w:val="0"/>
          <w:iCs/>
          <w:color w:val="000000" w:themeColor="text1"/>
          <w:kern w:val="0"/>
          <w:szCs w:val="21"/>
          <w:lang w:eastAsia="zh-CN"/>
        </w:rPr>
        <w:t xml:space="preserve"> </w:t>
      </w:r>
      <w:r w:rsidR="001C52EB" w:rsidRPr="008B3C39">
        <w:rPr>
          <w:rFonts w:ascii="Times New Roman" w:eastAsia="仿宋_GB2312" w:hAnsi="Times New Roman" w:cs="Times New Roman"/>
          <w:b/>
          <w:iCs/>
          <w:color w:val="000000" w:themeColor="text1"/>
          <w:sz w:val="20"/>
          <w:szCs w:val="20"/>
        </w:rPr>
        <w:t>TJ4S-1213-Sy15-R01</w:t>
      </w:r>
    </w:p>
    <w:tbl>
      <w:tblPr>
        <w:tblW w:w="14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
        <w:gridCol w:w="1275"/>
        <w:gridCol w:w="3261"/>
        <w:gridCol w:w="4110"/>
        <w:gridCol w:w="851"/>
        <w:gridCol w:w="850"/>
        <w:gridCol w:w="3402"/>
      </w:tblGrid>
      <w:tr w:rsidR="00032BAE" w:rsidRPr="00032BAE" w14:paraId="4696A78F" w14:textId="77777777" w:rsidTr="00232BBA">
        <w:trPr>
          <w:trHeight w:val="349"/>
          <w:tblHeader/>
        </w:trPr>
        <w:tc>
          <w:tcPr>
            <w:tcW w:w="531" w:type="dxa"/>
            <w:shd w:val="clear" w:color="auto" w:fill="D9D9D9" w:themeFill="background1" w:themeFillShade="D9"/>
            <w:vAlign w:val="center"/>
          </w:tcPr>
          <w:p w14:paraId="4112002C" w14:textId="77777777" w:rsidR="00813D53" w:rsidRPr="00032BAE" w:rsidRDefault="00010358">
            <w:pPr>
              <w:spacing w:line="276" w:lineRule="auto"/>
              <w:jc w:val="center"/>
              <w:rPr>
                <w:rFonts w:ascii="Times New Roman" w:eastAsia="FangSong" w:hAnsi="Times New Roman" w:cs="Times New Roman"/>
                <w:b/>
                <w:color w:val="auto"/>
                <w:kern w:val="0"/>
                <w:sz w:val="18"/>
                <w:szCs w:val="18"/>
              </w:rPr>
            </w:pPr>
            <w:r w:rsidRPr="00032BAE">
              <w:rPr>
                <w:rFonts w:ascii="Times New Roman" w:eastAsia="FangSong" w:hAnsi="Times New Roman" w:cs="Times New Roman"/>
                <w:b/>
                <w:color w:val="auto"/>
                <w:kern w:val="0"/>
                <w:sz w:val="18"/>
                <w:szCs w:val="18"/>
                <w:lang w:eastAsia="zh-CN"/>
              </w:rPr>
              <w:t>S/N</w:t>
            </w:r>
          </w:p>
        </w:tc>
        <w:tc>
          <w:tcPr>
            <w:tcW w:w="4536" w:type="dxa"/>
            <w:gridSpan w:val="2"/>
            <w:shd w:val="clear" w:color="auto" w:fill="D9D9D9" w:themeFill="background1" w:themeFillShade="D9"/>
            <w:vAlign w:val="center"/>
          </w:tcPr>
          <w:p w14:paraId="6A9D7B7D" w14:textId="77777777" w:rsidR="00813D53" w:rsidRPr="00032BAE" w:rsidRDefault="00010358">
            <w:pPr>
              <w:spacing w:line="276" w:lineRule="auto"/>
              <w:jc w:val="center"/>
              <w:rPr>
                <w:rFonts w:ascii="Times New Roman" w:eastAsia="FangSong"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Process Requirements</w:t>
            </w:r>
            <w:r w:rsidRPr="00032BAE">
              <w:rPr>
                <w:rFonts w:ascii="Times New Roman" w:eastAsia="FangSong" w:hAnsi="Times New Roman" w:cs="Times New Roman"/>
                <w:b/>
                <w:color w:val="auto"/>
                <w:kern w:val="0"/>
                <w:sz w:val="18"/>
                <w:szCs w:val="18"/>
              </w:rPr>
              <w:t xml:space="preserve"> </w:t>
            </w:r>
          </w:p>
        </w:tc>
        <w:tc>
          <w:tcPr>
            <w:tcW w:w="4110" w:type="dxa"/>
            <w:shd w:val="clear" w:color="auto" w:fill="D9D9D9" w:themeFill="background1" w:themeFillShade="D9"/>
            <w:vAlign w:val="center"/>
          </w:tcPr>
          <w:p w14:paraId="36974CA4" w14:textId="77777777" w:rsidR="00813D53" w:rsidRPr="00032BAE" w:rsidRDefault="00010358">
            <w:pPr>
              <w:spacing w:line="276" w:lineRule="auto"/>
              <w:jc w:val="center"/>
              <w:rPr>
                <w:rFonts w:ascii="Times New Roman" w:eastAsia="FangSong"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Equipment characteristics</w:t>
            </w:r>
          </w:p>
        </w:tc>
        <w:tc>
          <w:tcPr>
            <w:tcW w:w="1701" w:type="dxa"/>
            <w:gridSpan w:val="2"/>
            <w:shd w:val="clear" w:color="auto" w:fill="D9D9D9" w:themeFill="background1" w:themeFillShade="D9"/>
            <w:vAlign w:val="center"/>
          </w:tcPr>
          <w:p w14:paraId="65640E6F" w14:textId="77777777" w:rsidR="00813D53" w:rsidRPr="00032BAE" w:rsidRDefault="00010358">
            <w:pPr>
              <w:spacing w:line="276" w:lineRule="auto"/>
              <w:jc w:val="center"/>
              <w:rPr>
                <w:rFonts w:ascii="Times New Roman" w:eastAsia="FangSong"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Feasibility</w:t>
            </w:r>
          </w:p>
        </w:tc>
        <w:tc>
          <w:tcPr>
            <w:tcW w:w="3402" w:type="dxa"/>
            <w:shd w:val="clear" w:color="auto" w:fill="D9D9D9" w:themeFill="background1" w:themeFillShade="D9"/>
            <w:vAlign w:val="center"/>
          </w:tcPr>
          <w:p w14:paraId="4A8AB6E1" w14:textId="77777777" w:rsidR="00813D53" w:rsidRPr="00032BAE" w:rsidRDefault="00010358">
            <w:pPr>
              <w:spacing w:line="276" w:lineRule="auto"/>
              <w:jc w:val="center"/>
              <w:rPr>
                <w:rFonts w:ascii="Times New Roman" w:eastAsia="FangSong"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Justifications</w:t>
            </w:r>
          </w:p>
        </w:tc>
      </w:tr>
      <w:tr w:rsidR="00725309" w:rsidRPr="00032BAE" w14:paraId="028496E3" w14:textId="77777777" w:rsidTr="00232BBA">
        <w:trPr>
          <w:trHeight w:val="595"/>
        </w:trPr>
        <w:tc>
          <w:tcPr>
            <w:tcW w:w="531" w:type="dxa"/>
            <w:vMerge w:val="restart"/>
            <w:shd w:val="clear" w:color="auto" w:fill="FFFFFF" w:themeFill="background1"/>
            <w:vAlign w:val="center"/>
          </w:tcPr>
          <w:p w14:paraId="1CA70047" w14:textId="77777777" w:rsidR="00725309" w:rsidRPr="00032BAE" w:rsidRDefault="00725309">
            <w:pPr>
              <w:spacing w:line="276" w:lineRule="auto"/>
              <w:jc w:val="center"/>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1</w:t>
            </w:r>
          </w:p>
        </w:tc>
        <w:tc>
          <w:tcPr>
            <w:tcW w:w="1275" w:type="dxa"/>
            <w:vMerge w:val="restart"/>
            <w:shd w:val="clear" w:color="auto" w:fill="FFFFFF" w:themeFill="background1"/>
            <w:vAlign w:val="center"/>
          </w:tcPr>
          <w:p w14:paraId="4DC269C7" w14:textId="77777777" w:rsidR="00725309" w:rsidRPr="00032BAE" w:rsidRDefault="00725309">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Operations</w:t>
            </w:r>
          </w:p>
        </w:tc>
        <w:tc>
          <w:tcPr>
            <w:tcW w:w="3261" w:type="dxa"/>
            <w:shd w:val="clear" w:color="auto" w:fill="FFFFFF" w:themeFill="background1"/>
            <w:vAlign w:val="center"/>
          </w:tcPr>
          <w:p w14:paraId="3660C3CC" w14:textId="7FA70E5D" w:rsidR="00725309" w:rsidRPr="00032BAE" w:rsidRDefault="00725309"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Cooling, heating, stirring, and Solution Transfer</w:t>
            </w:r>
          </w:p>
        </w:tc>
        <w:tc>
          <w:tcPr>
            <w:tcW w:w="4110" w:type="dxa"/>
            <w:shd w:val="clear" w:color="auto" w:fill="FFFFFF" w:themeFill="background1"/>
            <w:vAlign w:val="center"/>
          </w:tcPr>
          <w:p w14:paraId="39442E0B" w14:textId="2855584A" w:rsidR="00725309" w:rsidRPr="00032BAE" w:rsidRDefault="00725309" w:rsidP="00492338">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1500 L Activation Tank TJ4S-1213-Sy15-R01 is equipped with temperature rising/falling, stirring, and material transfer</w:t>
            </w:r>
          </w:p>
        </w:tc>
        <w:tc>
          <w:tcPr>
            <w:tcW w:w="851" w:type="dxa"/>
            <w:shd w:val="clear" w:color="auto" w:fill="FFFFFF" w:themeFill="background1"/>
            <w:vAlign w:val="center"/>
          </w:tcPr>
          <w:p w14:paraId="07A73A09" w14:textId="3366532A" w:rsidR="00725309" w:rsidRPr="00032BAE" w:rsidRDefault="000B6761">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80160780"/>
                <w14:checkbox>
                  <w14:checked w14:val="1"/>
                  <w14:checkedState w14:val="2612" w14:font="MS Gothic"/>
                  <w14:uncheckedState w14:val="2610" w14:font="MS Gothic"/>
                </w14:checkbox>
              </w:sdtPr>
              <w:sdtEndPr/>
              <w:sdtContent>
                <w:r w:rsidR="00725309" w:rsidRPr="00032BAE">
                  <w:rPr>
                    <w:rFonts w:ascii="Segoe UI Symbol" w:eastAsia="仿宋_GB2312" w:hAnsi="Segoe UI Symbol" w:cs="Segoe UI Symbol"/>
                    <w:color w:val="auto"/>
                    <w:sz w:val="18"/>
                    <w:szCs w:val="18"/>
                  </w:rPr>
                  <w:t>☒</w:t>
                </w:r>
              </w:sdtContent>
            </w:sdt>
            <w:r w:rsidR="00725309"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356A1D2C" w14:textId="77777777" w:rsidR="00725309" w:rsidRPr="00032BAE" w:rsidRDefault="000B6761">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49213145"/>
                <w14:checkbox>
                  <w14:checked w14:val="0"/>
                  <w14:checkedState w14:val="2612" w14:font="MS Gothic"/>
                  <w14:uncheckedState w14:val="2610" w14:font="MS Gothic"/>
                </w14:checkbox>
              </w:sdtPr>
              <w:sdtEndPr/>
              <w:sdtContent>
                <w:r w:rsidR="00725309" w:rsidRPr="00032BAE">
                  <w:rPr>
                    <w:rFonts w:ascii="Segoe UI Symbol" w:eastAsia="仿宋_GB2312" w:hAnsi="Segoe UI Symbol" w:cs="Segoe UI Symbol"/>
                    <w:color w:val="auto"/>
                    <w:sz w:val="18"/>
                    <w:szCs w:val="18"/>
                  </w:rPr>
                  <w:t>☐</w:t>
                </w:r>
              </w:sdtContent>
            </w:sdt>
            <w:r w:rsidR="00725309"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4F6F7912" w14:textId="77777777" w:rsidR="00725309" w:rsidRPr="00032BAE" w:rsidRDefault="00725309"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725309" w:rsidRPr="00032BAE" w14:paraId="5102732F" w14:textId="77777777" w:rsidTr="00232BBA">
        <w:trPr>
          <w:trHeight w:val="595"/>
          <w:ins w:id="3677" w:author="Xuning Wei12232" w:date="2026-07-27T13:03:00Z"/>
        </w:trPr>
        <w:tc>
          <w:tcPr>
            <w:tcW w:w="531" w:type="dxa"/>
            <w:vMerge/>
            <w:shd w:val="clear" w:color="auto" w:fill="FFFFFF" w:themeFill="background1"/>
            <w:vAlign w:val="center"/>
          </w:tcPr>
          <w:p w14:paraId="7244EE22" w14:textId="77777777" w:rsidR="00725309" w:rsidRPr="00032BAE" w:rsidRDefault="00725309" w:rsidP="00725309">
            <w:pPr>
              <w:spacing w:line="276" w:lineRule="auto"/>
              <w:jc w:val="center"/>
              <w:rPr>
                <w:ins w:id="3678" w:author="Xuning Wei12232" w:date="2026-07-27T13:03: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59707D2B" w14:textId="77777777" w:rsidR="00725309" w:rsidRPr="00032BAE" w:rsidRDefault="00725309" w:rsidP="00725309">
            <w:pPr>
              <w:spacing w:line="240" w:lineRule="exact"/>
              <w:contextualSpacing/>
              <w:rPr>
                <w:ins w:id="3679" w:author="Xuning Wei12232" w:date="2026-07-27T13:03: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4B7ECD56" w14:textId="45B5E640" w:rsidR="00725309" w:rsidRPr="00032BAE" w:rsidRDefault="00725309" w:rsidP="00725309">
            <w:pPr>
              <w:jc w:val="both"/>
              <w:rPr>
                <w:ins w:id="3680" w:author="Xuning Wei12232" w:date="2026-07-27T13:03:00Z"/>
                <w:rFonts w:ascii="Times New Roman" w:eastAsia="仿宋_GB2312" w:hAnsi="Times New Roman" w:cs="Times New Roman"/>
                <w:color w:val="auto"/>
                <w:sz w:val="18"/>
                <w:szCs w:val="18"/>
              </w:rPr>
            </w:pPr>
            <w:ins w:id="3681" w:author="Xuning Wei12232" w:date="2026-07-27T13:04:00Z">
              <w:r w:rsidRPr="00937F85">
                <w:rPr>
                  <w:rFonts w:ascii="Times New Roman" w:eastAsia="仿宋_GB2312" w:hAnsi="Times New Roman" w:cs="Times New Roman"/>
                  <w:color w:val="auto"/>
                  <w:sz w:val="18"/>
                  <w:szCs w:val="18"/>
                  <w:lang w:eastAsia="zh-CN"/>
                </w:rPr>
                <w:t>Rinse by DMF</w:t>
              </w:r>
            </w:ins>
          </w:p>
        </w:tc>
        <w:tc>
          <w:tcPr>
            <w:tcW w:w="4110" w:type="dxa"/>
            <w:shd w:val="clear" w:color="auto" w:fill="FFFFFF" w:themeFill="background1"/>
            <w:vAlign w:val="center"/>
          </w:tcPr>
          <w:p w14:paraId="5A98399A" w14:textId="6E4EFF76" w:rsidR="00725309" w:rsidRPr="00032BAE" w:rsidRDefault="00725309" w:rsidP="00725309">
            <w:pPr>
              <w:spacing w:line="276" w:lineRule="auto"/>
              <w:jc w:val="both"/>
              <w:rPr>
                <w:ins w:id="3682" w:author="Xuning Wei12232" w:date="2026-07-27T13:03:00Z"/>
                <w:rFonts w:ascii="Times New Roman" w:eastAsia="仿宋_GB2312" w:hAnsi="Times New Roman" w:cs="Times New Roman"/>
                <w:color w:val="auto"/>
                <w:sz w:val="18"/>
                <w:szCs w:val="18"/>
              </w:rPr>
            </w:pPr>
            <w:ins w:id="3683" w:author="Xuning Wei12232" w:date="2026-07-27T13:04:00Z">
              <w:r w:rsidRPr="004C5939">
                <w:rPr>
                  <w:rFonts w:ascii="Times New Roman" w:hAnsi="Times New Roman" w:cs="Times New Roman"/>
                  <w:color w:val="0000FF"/>
                  <w:sz w:val="18"/>
                  <w:szCs w:val="18"/>
                </w:rPr>
                <w:t>Activation tank has rinsing function:</w:t>
              </w:r>
              <w:r w:rsidRPr="0015532E">
                <w:rPr>
                  <w:rFonts w:ascii="Times New Roman" w:hAnsi="Times New Roman" w:cs="Times New Roman"/>
                  <w:color w:val="0000FF"/>
                  <w:sz w:val="18"/>
                  <w:szCs w:val="18"/>
                </w:rPr>
                <w:t xml:space="preserve"> spray balls</w:t>
              </w:r>
              <w:r w:rsidRPr="004C5939">
                <w:rPr>
                  <w:rFonts w:ascii="Times New Roman" w:hAnsi="Times New Roman" w:cs="Times New Roman"/>
                  <w:color w:val="0000FF"/>
                  <w:sz w:val="18"/>
                  <w:szCs w:val="18"/>
                </w:rPr>
                <w:t xml:space="preserve">. </w:t>
              </w:r>
              <w:r w:rsidRPr="335F2C10">
                <w:rPr>
                  <w:rFonts w:ascii="Times New Roman" w:hAnsi="Times New Roman" w:cs="Times New Roman"/>
                  <w:color w:val="auto"/>
                  <w:sz w:val="18"/>
                  <w:szCs w:val="18"/>
                </w:rPr>
                <w:t xml:space="preserve"> </w:t>
              </w:r>
              <w:r w:rsidRPr="004C5939" w:rsidDel="00511610">
                <w:rPr>
                  <w:rFonts w:ascii="Times New Roman" w:hAnsi="Times New Roman" w:cs="Times New Roman"/>
                  <w:color w:val="auto"/>
                  <w:sz w:val="18"/>
                  <w:szCs w:val="18"/>
                </w:rPr>
                <w:t xml:space="preserve"> </w:t>
              </w:r>
              <w:r w:rsidRPr="335F2C10">
                <w:rPr>
                  <w:rFonts w:ascii="Times New Roman" w:hAnsi="Times New Roman" w:cs="Times New Roman"/>
                  <w:color w:val="auto"/>
                  <w:sz w:val="18"/>
                  <w:szCs w:val="18"/>
                </w:rPr>
                <w:t xml:space="preserve"> </w:t>
              </w:r>
            </w:ins>
          </w:p>
        </w:tc>
        <w:tc>
          <w:tcPr>
            <w:tcW w:w="851" w:type="dxa"/>
            <w:shd w:val="clear" w:color="auto" w:fill="FFFFFF" w:themeFill="background1"/>
            <w:vAlign w:val="center"/>
          </w:tcPr>
          <w:p w14:paraId="1CE6AF3A" w14:textId="0A8F0625" w:rsidR="00725309" w:rsidRDefault="000B6761" w:rsidP="00725309">
            <w:pPr>
              <w:spacing w:line="276" w:lineRule="auto"/>
              <w:jc w:val="center"/>
              <w:rPr>
                <w:ins w:id="3684" w:author="Xuning Wei12232" w:date="2026-07-27T13:03:00Z"/>
                <w:rFonts w:ascii="Times New Roman" w:eastAsia="仿宋_GB2312" w:hAnsi="Times New Roman" w:cs="Times New Roman"/>
                <w:color w:val="auto"/>
                <w:sz w:val="18"/>
                <w:szCs w:val="18"/>
              </w:rPr>
            </w:pPr>
            <w:customXmlInsRangeStart w:id="3685" w:author="Xuning Wei12232" w:date="2026-07-27T13:04:00Z"/>
            <w:sdt>
              <w:sdtPr>
                <w:rPr>
                  <w:rFonts w:ascii="Times New Roman" w:eastAsia="仿宋_GB2312" w:hAnsi="Times New Roman" w:cs="Times New Roman"/>
                  <w:color w:val="auto"/>
                  <w:sz w:val="18"/>
                  <w:szCs w:val="18"/>
                </w:rPr>
                <w:id w:val="969011815"/>
                <w14:checkbox>
                  <w14:checked w14:val="1"/>
                  <w14:checkedState w14:val="2612" w14:font="MS Gothic"/>
                  <w14:uncheckedState w14:val="2610" w14:font="MS Gothic"/>
                </w14:checkbox>
              </w:sdtPr>
              <w:sdtEndPr/>
              <w:sdtContent>
                <w:customXmlInsRangeEnd w:id="3685"/>
                <w:ins w:id="3686" w:author="Xuning Wei12232" w:date="2026-07-27T13:04:00Z">
                  <w:r w:rsidR="00725309" w:rsidRPr="00032BAE">
                    <w:rPr>
                      <w:rFonts w:ascii="Segoe UI Symbol" w:eastAsia="仿宋_GB2312" w:hAnsi="Segoe UI Symbol" w:cs="Segoe UI Symbol"/>
                      <w:color w:val="auto"/>
                      <w:sz w:val="18"/>
                      <w:szCs w:val="18"/>
                    </w:rPr>
                    <w:t>☒</w:t>
                  </w:r>
                </w:ins>
                <w:customXmlInsRangeStart w:id="3687" w:author="Xuning Wei12232" w:date="2026-07-27T13:04:00Z"/>
              </w:sdtContent>
            </w:sdt>
            <w:customXmlInsRangeEnd w:id="3687"/>
            <w:ins w:id="3688" w:author="Xuning Wei12232" w:date="2026-07-27T13:04:00Z">
              <w:r w:rsidR="00725309" w:rsidRPr="00032BAE">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58DCF539" w14:textId="2BEB7828" w:rsidR="00725309" w:rsidRDefault="000B6761" w:rsidP="00725309">
            <w:pPr>
              <w:spacing w:line="276" w:lineRule="auto"/>
              <w:jc w:val="center"/>
              <w:rPr>
                <w:ins w:id="3689" w:author="Xuning Wei12232" w:date="2026-07-27T13:03:00Z"/>
                <w:rFonts w:ascii="Times New Roman" w:eastAsia="仿宋_GB2312" w:hAnsi="Times New Roman" w:cs="Times New Roman"/>
                <w:color w:val="auto"/>
                <w:sz w:val="18"/>
                <w:szCs w:val="18"/>
              </w:rPr>
            </w:pPr>
            <w:customXmlInsRangeStart w:id="3690" w:author="Xuning Wei12232" w:date="2026-07-27T13:04:00Z"/>
            <w:sdt>
              <w:sdtPr>
                <w:rPr>
                  <w:rFonts w:ascii="Times New Roman" w:eastAsia="仿宋_GB2312" w:hAnsi="Times New Roman" w:cs="Times New Roman"/>
                  <w:color w:val="auto"/>
                  <w:sz w:val="18"/>
                  <w:szCs w:val="18"/>
                </w:rPr>
                <w:id w:val="-1006445886"/>
                <w14:checkbox>
                  <w14:checked w14:val="0"/>
                  <w14:checkedState w14:val="2612" w14:font="MS Gothic"/>
                  <w14:uncheckedState w14:val="2610" w14:font="MS Gothic"/>
                </w14:checkbox>
              </w:sdtPr>
              <w:sdtEndPr/>
              <w:sdtContent>
                <w:customXmlInsRangeEnd w:id="3690"/>
                <w:ins w:id="3691" w:author="Xuning Wei12232" w:date="2026-07-27T13:04:00Z">
                  <w:r w:rsidR="00725309" w:rsidRPr="00032BAE">
                    <w:rPr>
                      <w:rFonts w:ascii="Segoe UI Symbol" w:eastAsia="仿宋_GB2312" w:hAnsi="Segoe UI Symbol" w:cs="Segoe UI Symbol"/>
                      <w:color w:val="auto"/>
                      <w:sz w:val="18"/>
                      <w:szCs w:val="18"/>
                    </w:rPr>
                    <w:t>☐</w:t>
                  </w:r>
                </w:ins>
                <w:customXmlInsRangeStart w:id="3692" w:author="Xuning Wei12232" w:date="2026-07-27T13:04:00Z"/>
              </w:sdtContent>
            </w:sdt>
            <w:customXmlInsRangeEnd w:id="3692"/>
            <w:ins w:id="3693" w:author="Xuning Wei12232" w:date="2026-07-27T13:04:00Z">
              <w:r w:rsidR="00725309" w:rsidRPr="00032BAE">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2FB86B8B" w14:textId="036D71A6" w:rsidR="00725309" w:rsidRPr="00032BAE" w:rsidRDefault="00725309" w:rsidP="00725309">
            <w:pPr>
              <w:spacing w:line="276" w:lineRule="auto"/>
              <w:jc w:val="both"/>
              <w:rPr>
                <w:ins w:id="3694" w:author="Xuning Wei12232" w:date="2026-07-27T13:03:00Z"/>
                <w:rFonts w:ascii="Times New Roman" w:eastAsia="仿宋_GB2312" w:hAnsi="Times New Roman" w:cs="Times New Roman"/>
                <w:color w:val="auto"/>
                <w:sz w:val="18"/>
                <w:szCs w:val="18"/>
              </w:rPr>
            </w:pPr>
            <w:ins w:id="3695" w:author="Xuning Wei12232" w:date="2026-07-27T13:04:00Z">
              <w:r w:rsidRPr="00032BAE">
                <w:rPr>
                  <w:rFonts w:ascii="Times New Roman" w:eastAsia="仿宋_GB2312" w:hAnsi="Times New Roman" w:cs="Times New Roman"/>
                  <w:color w:val="auto"/>
                  <w:sz w:val="18"/>
                  <w:szCs w:val="18"/>
                </w:rPr>
                <w:t>N/A</w:t>
              </w:r>
            </w:ins>
          </w:p>
        </w:tc>
      </w:tr>
      <w:tr w:rsidR="00725309" w:rsidRPr="00032BAE" w14:paraId="50DFC083" w14:textId="77777777" w:rsidTr="00232BBA">
        <w:trPr>
          <w:trHeight w:val="595"/>
          <w:ins w:id="3696" w:author="Xuning Wei12232" w:date="2026-07-27T13:03:00Z"/>
        </w:trPr>
        <w:tc>
          <w:tcPr>
            <w:tcW w:w="531" w:type="dxa"/>
            <w:vMerge/>
            <w:shd w:val="clear" w:color="auto" w:fill="FFFFFF" w:themeFill="background1"/>
            <w:vAlign w:val="center"/>
          </w:tcPr>
          <w:p w14:paraId="7E905516" w14:textId="77777777" w:rsidR="00725309" w:rsidRPr="00032BAE" w:rsidRDefault="00725309" w:rsidP="00725309">
            <w:pPr>
              <w:spacing w:line="276" w:lineRule="auto"/>
              <w:jc w:val="center"/>
              <w:rPr>
                <w:ins w:id="3697" w:author="Xuning Wei12232" w:date="2026-07-27T13:03: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021D31D8" w14:textId="77777777" w:rsidR="00725309" w:rsidRPr="00032BAE" w:rsidRDefault="00725309" w:rsidP="00725309">
            <w:pPr>
              <w:spacing w:line="240" w:lineRule="exact"/>
              <w:contextualSpacing/>
              <w:rPr>
                <w:ins w:id="3698" w:author="Xuning Wei12232" w:date="2026-07-27T13:03: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350DE0E5" w14:textId="33264807" w:rsidR="00725309" w:rsidRPr="00032BAE" w:rsidRDefault="00725309" w:rsidP="00725309">
            <w:pPr>
              <w:jc w:val="both"/>
              <w:rPr>
                <w:ins w:id="3699" w:author="Xuning Wei12232" w:date="2026-07-27T13:03:00Z"/>
                <w:rFonts w:ascii="Times New Roman" w:eastAsia="仿宋_GB2312" w:hAnsi="Times New Roman" w:cs="Times New Roman"/>
                <w:color w:val="auto"/>
                <w:sz w:val="18"/>
                <w:szCs w:val="18"/>
              </w:rPr>
            </w:pPr>
            <w:ins w:id="3700" w:author="Xuning Wei12232" w:date="2026-07-27T13:04:00Z">
              <w:r w:rsidRPr="00937F85">
                <w:rPr>
                  <w:rFonts w:ascii="Times New Roman" w:eastAsia="仿宋_GB2312" w:hAnsi="Times New Roman" w:cs="Times New Roman"/>
                  <w:color w:val="auto"/>
                  <w:sz w:val="18"/>
                  <w:szCs w:val="18"/>
                </w:rPr>
                <w:t>D</w:t>
              </w:r>
              <w:r>
                <w:rPr>
                  <w:rFonts w:ascii="Times New Roman" w:eastAsia="仿宋_GB2312" w:hAnsi="Times New Roman" w:cs="Times New Roman"/>
                  <w:color w:val="auto"/>
                  <w:sz w:val="18"/>
                  <w:szCs w:val="18"/>
                </w:rPr>
                <w:t>ischarge from the TJ4S-1213-Sy15</w:t>
              </w:r>
              <w:r w:rsidRPr="00937F85">
                <w:rPr>
                  <w:rFonts w:ascii="Times New Roman" w:eastAsia="仿宋_GB2312" w:hAnsi="Times New Roman" w:cs="Times New Roman"/>
                  <w:color w:val="auto"/>
                  <w:sz w:val="18"/>
                  <w:szCs w:val="18"/>
                </w:rPr>
                <w:t>-R01 to the TJ4S-1213</w:t>
              </w:r>
              <w:r>
                <w:rPr>
                  <w:rFonts w:ascii="Times New Roman" w:eastAsia="仿宋_GB2312" w:hAnsi="Times New Roman" w:cs="Times New Roman"/>
                  <w:color w:val="auto"/>
                  <w:sz w:val="18"/>
                  <w:szCs w:val="18"/>
                </w:rPr>
                <w:t>-Sy15</w:t>
              </w:r>
            </w:ins>
          </w:p>
        </w:tc>
        <w:tc>
          <w:tcPr>
            <w:tcW w:w="4110" w:type="dxa"/>
            <w:shd w:val="clear" w:color="auto" w:fill="FFFFFF" w:themeFill="background1"/>
            <w:vAlign w:val="center"/>
          </w:tcPr>
          <w:p w14:paraId="70797839" w14:textId="30B7E276" w:rsidR="00725309" w:rsidRPr="00032BAE" w:rsidRDefault="00725309" w:rsidP="00725309">
            <w:pPr>
              <w:spacing w:line="276" w:lineRule="auto"/>
              <w:jc w:val="both"/>
              <w:rPr>
                <w:ins w:id="3701" w:author="Xuning Wei12232" w:date="2026-07-27T13:03:00Z"/>
                <w:rFonts w:ascii="Times New Roman" w:eastAsia="仿宋_GB2312" w:hAnsi="Times New Roman" w:cs="Times New Roman"/>
                <w:color w:val="auto"/>
                <w:sz w:val="18"/>
                <w:szCs w:val="18"/>
              </w:rPr>
            </w:pPr>
            <w:ins w:id="3702" w:author="Xuning Wei12232" w:date="2026-07-27T13:04:00Z">
              <w:r w:rsidRPr="00937F85">
                <w:rPr>
                  <w:rFonts w:ascii="Times New Roman" w:eastAsia="FangSong" w:hAnsi="Times New Roman" w:cs="Times New Roman"/>
                  <w:color w:val="auto"/>
                  <w:kern w:val="0"/>
                  <w:sz w:val="18"/>
                  <w:szCs w:val="18"/>
                  <w:lang w:eastAsia="zh-CN"/>
                </w:rPr>
                <w:t>Dedicated transfer line (</w:t>
              </w:r>
              <w:r>
                <w:rPr>
                  <w:rFonts w:ascii="Times New Roman" w:eastAsia="FangSong" w:hAnsi="Times New Roman" w:cs="Times New Roman"/>
                  <w:color w:val="auto"/>
                  <w:kern w:val="0"/>
                  <w:sz w:val="18"/>
                  <w:szCs w:val="18"/>
                  <w:lang w:eastAsia="zh-CN"/>
                </w:rPr>
                <w:t>316L</w:t>
              </w:r>
              <w:r w:rsidRPr="00937F85">
                <w:rPr>
                  <w:rFonts w:ascii="Times New Roman" w:eastAsia="FangSong" w:hAnsi="Times New Roman" w:cs="Times New Roman"/>
                  <w:color w:val="auto"/>
                  <w:kern w:val="0"/>
                  <w:sz w:val="18"/>
                  <w:szCs w:val="18"/>
                  <w:lang w:eastAsia="zh-CN"/>
                </w:rPr>
                <w:t>).</w:t>
              </w:r>
            </w:ins>
          </w:p>
        </w:tc>
        <w:tc>
          <w:tcPr>
            <w:tcW w:w="851" w:type="dxa"/>
            <w:shd w:val="clear" w:color="auto" w:fill="FFFFFF" w:themeFill="background1"/>
            <w:vAlign w:val="center"/>
          </w:tcPr>
          <w:p w14:paraId="7F061B0A" w14:textId="3178F8E7" w:rsidR="00725309" w:rsidRDefault="000B6761" w:rsidP="00725309">
            <w:pPr>
              <w:spacing w:line="276" w:lineRule="auto"/>
              <w:jc w:val="center"/>
              <w:rPr>
                <w:ins w:id="3703" w:author="Xuning Wei12232" w:date="2026-07-27T13:03:00Z"/>
                <w:rFonts w:ascii="Times New Roman" w:eastAsia="仿宋_GB2312" w:hAnsi="Times New Roman" w:cs="Times New Roman"/>
                <w:color w:val="auto"/>
                <w:sz w:val="18"/>
                <w:szCs w:val="18"/>
              </w:rPr>
            </w:pPr>
            <w:customXmlInsRangeStart w:id="3704" w:author="Xuning Wei12232" w:date="2026-07-27T13:04:00Z"/>
            <w:sdt>
              <w:sdtPr>
                <w:rPr>
                  <w:rFonts w:ascii="Times New Roman" w:eastAsia="仿宋_GB2312" w:hAnsi="Times New Roman" w:cs="Times New Roman"/>
                  <w:color w:val="auto"/>
                  <w:sz w:val="18"/>
                  <w:szCs w:val="18"/>
                </w:rPr>
                <w:id w:val="828092043"/>
                <w14:checkbox>
                  <w14:checked w14:val="1"/>
                  <w14:checkedState w14:val="2612" w14:font="MS Gothic"/>
                  <w14:uncheckedState w14:val="2610" w14:font="MS Gothic"/>
                </w14:checkbox>
              </w:sdtPr>
              <w:sdtEndPr/>
              <w:sdtContent>
                <w:customXmlInsRangeEnd w:id="3704"/>
                <w:ins w:id="3705" w:author="Xuning Wei12232" w:date="2026-07-27T13:04:00Z">
                  <w:r w:rsidR="00725309" w:rsidRPr="00032BAE">
                    <w:rPr>
                      <w:rFonts w:ascii="Segoe UI Symbol" w:eastAsia="仿宋_GB2312" w:hAnsi="Segoe UI Symbol" w:cs="Segoe UI Symbol"/>
                      <w:color w:val="auto"/>
                      <w:sz w:val="18"/>
                      <w:szCs w:val="18"/>
                    </w:rPr>
                    <w:t>☒</w:t>
                  </w:r>
                </w:ins>
                <w:customXmlInsRangeStart w:id="3706" w:author="Xuning Wei12232" w:date="2026-07-27T13:04:00Z"/>
              </w:sdtContent>
            </w:sdt>
            <w:customXmlInsRangeEnd w:id="3706"/>
            <w:ins w:id="3707" w:author="Xuning Wei12232" w:date="2026-07-27T13:04:00Z">
              <w:r w:rsidR="00725309" w:rsidRPr="00032BAE">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2848440C" w14:textId="2E8BF426" w:rsidR="00725309" w:rsidRDefault="000B6761" w:rsidP="00725309">
            <w:pPr>
              <w:spacing w:line="276" w:lineRule="auto"/>
              <w:jc w:val="center"/>
              <w:rPr>
                <w:ins w:id="3708" w:author="Xuning Wei12232" w:date="2026-07-27T13:03:00Z"/>
                <w:rFonts w:ascii="Times New Roman" w:eastAsia="仿宋_GB2312" w:hAnsi="Times New Roman" w:cs="Times New Roman"/>
                <w:color w:val="auto"/>
                <w:sz w:val="18"/>
                <w:szCs w:val="18"/>
              </w:rPr>
            </w:pPr>
            <w:customXmlInsRangeStart w:id="3709" w:author="Xuning Wei12232" w:date="2026-07-27T13:04:00Z"/>
            <w:sdt>
              <w:sdtPr>
                <w:rPr>
                  <w:rFonts w:ascii="Times New Roman" w:eastAsia="仿宋_GB2312" w:hAnsi="Times New Roman" w:cs="Times New Roman"/>
                  <w:color w:val="auto"/>
                  <w:sz w:val="18"/>
                  <w:szCs w:val="18"/>
                </w:rPr>
                <w:id w:val="300117277"/>
                <w14:checkbox>
                  <w14:checked w14:val="0"/>
                  <w14:checkedState w14:val="2612" w14:font="MS Gothic"/>
                  <w14:uncheckedState w14:val="2610" w14:font="MS Gothic"/>
                </w14:checkbox>
              </w:sdtPr>
              <w:sdtEndPr/>
              <w:sdtContent>
                <w:customXmlInsRangeEnd w:id="3709"/>
                <w:ins w:id="3710" w:author="Xuning Wei12232" w:date="2026-07-27T13:04:00Z">
                  <w:r w:rsidR="00725309" w:rsidRPr="00032BAE">
                    <w:rPr>
                      <w:rFonts w:ascii="Segoe UI Symbol" w:eastAsia="仿宋_GB2312" w:hAnsi="Segoe UI Symbol" w:cs="Segoe UI Symbol"/>
                      <w:color w:val="auto"/>
                      <w:sz w:val="18"/>
                      <w:szCs w:val="18"/>
                    </w:rPr>
                    <w:t>☐</w:t>
                  </w:r>
                </w:ins>
                <w:customXmlInsRangeStart w:id="3711" w:author="Xuning Wei12232" w:date="2026-07-27T13:04:00Z"/>
              </w:sdtContent>
            </w:sdt>
            <w:customXmlInsRangeEnd w:id="3711"/>
            <w:ins w:id="3712" w:author="Xuning Wei12232" w:date="2026-07-27T13:04:00Z">
              <w:r w:rsidR="00725309" w:rsidRPr="00032BAE">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77674C1C" w14:textId="4A2231E4" w:rsidR="00725309" w:rsidRPr="00032BAE" w:rsidRDefault="00725309" w:rsidP="00725309">
            <w:pPr>
              <w:spacing w:line="276" w:lineRule="auto"/>
              <w:jc w:val="both"/>
              <w:rPr>
                <w:ins w:id="3713" w:author="Xuning Wei12232" w:date="2026-07-27T13:03:00Z"/>
                <w:rFonts w:ascii="Times New Roman" w:eastAsia="仿宋_GB2312" w:hAnsi="Times New Roman" w:cs="Times New Roman"/>
                <w:color w:val="auto"/>
                <w:sz w:val="18"/>
                <w:szCs w:val="18"/>
              </w:rPr>
            </w:pPr>
            <w:ins w:id="3714" w:author="Xuning Wei12232" w:date="2026-07-27T13:04:00Z">
              <w:r w:rsidRPr="00032BAE">
                <w:rPr>
                  <w:rFonts w:ascii="Times New Roman" w:eastAsia="仿宋_GB2312" w:hAnsi="Times New Roman" w:cs="Times New Roman"/>
                  <w:color w:val="auto"/>
                  <w:sz w:val="18"/>
                  <w:szCs w:val="18"/>
                </w:rPr>
                <w:t>N/A</w:t>
              </w:r>
            </w:ins>
          </w:p>
        </w:tc>
      </w:tr>
      <w:tr w:rsidR="00032BAE" w:rsidRPr="00032BAE" w14:paraId="09625C89" w14:textId="77777777" w:rsidTr="00232BBA">
        <w:trPr>
          <w:trHeight w:val="595"/>
        </w:trPr>
        <w:tc>
          <w:tcPr>
            <w:tcW w:w="531" w:type="dxa"/>
            <w:shd w:val="clear" w:color="auto" w:fill="FFFFFF" w:themeFill="background1"/>
            <w:vAlign w:val="center"/>
          </w:tcPr>
          <w:p w14:paraId="4A17E4A1" w14:textId="19AF0AEF" w:rsidR="003709FE" w:rsidRPr="00032BAE" w:rsidRDefault="003709FE" w:rsidP="003709FE">
            <w:pPr>
              <w:spacing w:line="276" w:lineRule="auto"/>
              <w:jc w:val="center"/>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2</w:t>
            </w:r>
          </w:p>
        </w:tc>
        <w:tc>
          <w:tcPr>
            <w:tcW w:w="1275" w:type="dxa"/>
            <w:shd w:val="clear" w:color="auto" w:fill="FFFFFF" w:themeFill="background1"/>
            <w:vAlign w:val="center"/>
          </w:tcPr>
          <w:p w14:paraId="11AAC5A4" w14:textId="76C46208" w:rsidR="003709FE" w:rsidRPr="00032BAE" w:rsidRDefault="003709FE" w:rsidP="007524B2">
            <w:pPr>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Stirring volume</w:t>
            </w:r>
          </w:p>
        </w:tc>
        <w:tc>
          <w:tcPr>
            <w:tcW w:w="3261" w:type="dxa"/>
            <w:shd w:val="clear" w:color="auto" w:fill="FFFFFF" w:themeFill="background1"/>
            <w:vAlign w:val="center"/>
          </w:tcPr>
          <w:p w14:paraId="6D4C2F18" w14:textId="42F67D24" w:rsidR="003709FE" w:rsidRPr="00032BAE" w:rsidRDefault="003709FE"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Min batch volume</w:t>
            </w:r>
            <w:r w:rsidR="002510A7" w:rsidRPr="00032BAE">
              <w:rPr>
                <w:rFonts w:ascii="Times New Roman" w:eastAsia="仿宋_GB2312" w:hAnsi="Times New Roman" w:cs="Times New Roman"/>
                <w:color w:val="auto"/>
                <w:sz w:val="18"/>
                <w:szCs w:val="18"/>
              </w:rPr>
              <w:t xml:space="preserve"> 144</w:t>
            </w:r>
            <w:ins w:id="3715" w:author="Xuning Wei12232" w:date="2026-07-27T13:06:00Z">
              <w:r w:rsidR="007834E8">
                <w:rPr>
                  <w:rFonts w:ascii="Times New Roman" w:eastAsia="仿宋_GB2312" w:hAnsi="Times New Roman" w:cs="Times New Roman"/>
                  <w:color w:val="auto"/>
                  <w:sz w:val="18"/>
                  <w:szCs w:val="18"/>
                </w:rPr>
                <w:t xml:space="preserve"> </w:t>
              </w:r>
            </w:ins>
            <w:r w:rsidR="002510A7" w:rsidRPr="00032BAE">
              <w:rPr>
                <w:rFonts w:ascii="Times New Roman" w:eastAsia="仿宋_GB2312" w:hAnsi="Times New Roman" w:cs="Times New Roman"/>
                <w:color w:val="auto"/>
                <w:sz w:val="18"/>
                <w:szCs w:val="18"/>
              </w:rPr>
              <w:t>L</w:t>
            </w:r>
          </w:p>
          <w:p w14:paraId="5F6CCD30" w14:textId="63B922B1" w:rsidR="003709FE" w:rsidRPr="00032BAE" w:rsidRDefault="003709FE"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Max batch volume </w:t>
            </w:r>
            <w:r w:rsidR="002510A7" w:rsidRPr="00032BAE">
              <w:rPr>
                <w:rFonts w:ascii="Times New Roman" w:eastAsia="仿宋_GB2312" w:hAnsi="Times New Roman" w:cs="Times New Roman"/>
                <w:color w:val="auto"/>
                <w:sz w:val="18"/>
                <w:szCs w:val="18"/>
              </w:rPr>
              <w:t>384</w:t>
            </w:r>
            <w:ins w:id="3716" w:author="Xuning Wei12232" w:date="2026-07-27T13:06:00Z">
              <w:r w:rsidR="007834E8">
                <w:rPr>
                  <w:rFonts w:ascii="Times New Roman" w:eastAsia="仿宋_GB2312" w:hAnsi="Times New Roman" w:cs="Times New Roman"/>
                  <w:color w:val="auto"/>
                  <w:sz w:val="18"/>
                  <w:szCs w:val="18"/>
                </w:rPr>
                <w:t xml:space="preserve"> </w:t>
              </w:r>
            </w:ins>
            <w:r w:rsidR="002510A7" w:rsidRPr="00032BAE">
              <w:rPr>
                <w:rFonts w:ascii="Times New Roman" w:eastAsia="仿宋_GB2312" w:hAnsi="Times New Roman" w:cs="Times New Roman"/>
                <w:color w:val="auto"/>
                <w:sz w:val="18"/>
                <w:szCs w:val="18"/>
              </w:rPr>
              <w:t>L</w:t>
            </w:r>
          </w:p>
        </w:tc>
        <w:tc>
          <w:tcPr>
            <w:tcW w:w="4110" w:type="dxa"/>
            <w:shd w:val="clear" w:color="auto" w:fill="FFFFFF" w:themeFill="background1"/>
            <w:vAlign w:val="center"/>
          </w:tcPr>
          <w:p w14:paraId="4BA1A3E2" w14:textId="578DAC5E" w:rsidR="00E51690" w:rsidRPr="00032BAE" w:rsidRDefault="007834E8" w:rsidP="00492338">
            <w:pPr>
              <w:spacing w:line="240" w:lineRule="exact"/>
              <w:contextualSpacing/>
              <w:jc w:val="both"/>
              <w:rPr>
                <w:rFonts w:ascii="Times New Roman" w:eastAsia="仿宋_GB2312" w:hAnsi="Times New Roman" w:cs="Times New Roman"/>
                <w:color w:val="auto"/>
                <w:sz w:val="18"/>
                <w:szCs w:val="18"/>
              </w:rPr>
            </w:pPr>
            <w:ins w:id="3717" w:author="Xuning Wei12232" w:date="2026-07-27T13:05:00Z">
              <w:r w:rsidRPr="007149A3">
                <w:rPr>
                  <w:rFonts w:ascii="Times New Roman" w:eastAsia="仿宋_GB2312" w:hAnsi="Times New Roman" w:cs="Times New Roman"/>
                  <w:color w:val="0000FF"/>
                  <w:sz w:val="18"/>
                  <w:szCs w:val="18"/>
                </w:rPr>
                <w:t>Min</w:t>
              </w:r>
              <w:r>
                <w:rPr>
                  <w:rFonts w:ascii="Times New Roman" w:eastAsia="仿宋_GB2312" w:hAnsi="Times New Roman" w:cs="Times New Roman"/>
                  <w:color w:val="0000FF"/>
                  <w:sz w:val="18"/>
                  <w:szCs w:val="18"/>
                </w:rPr>
                <w:t>imum</w:t>
              </w:r>
              <w:r w:rsidRPr="007149A3">
                <w:rPr>
                  <w:rFonts w:ascii="Times New Roman" w:eastAsia="仿宋_GB2312" w:hAnsi="Times New Roman" w:cs="Times New Roman"/>
                  <w:color w:val="0000FF"/>
                  <w:sz w:val="18"/>
                  <w:szCs w:val="18"/>
                </w:rPr>
                <w:t xml:space="preserve"> volume of the stirrer</w:t>
              </w:r>
              <w:r w:rsidRPr="00032BAE" w:rsidDel="007834E8">
                <w:rPr>
                  <w:rFonts w:ascii="Times New Roman" w:eastAsia="仿宋_GB2312" w:hAnsi="Times New Roman" w:cs="Times New Roman"/>
                  <w:color w:val="auto"/>
                  <w:sz w:val="18"/>
                  <w:szCs w:val="18"/>
                </w:rPr>
                <w:t xml:space="preserve"> </w:t>
              </w:r>
            </w:ins>
            <w:del w:id="3718" w:author="Xuning Wei12232" w:date="2026-07-27T13:05:00Z">
              <w:r w:rsidR="002B14DF" w:rsidRPr="00032BAE" w:rsidDel="007834E8">
                <w:rPr>
                  <w:rFonts w:ascii="Times New Roman" w:eastAsia="仿宋_GB2312" w:hAnsi="Times New Roman" w:cs="Times New Roman"/>
                  <w:color w:val="auto"/>
                  <w:sz w:val="18"/>
                  <w:szCs w:val="18"/>
                </w:rPr>
                <w:delText>Stirring volume range of equipment</w:delText>
              </w:r>
              <w:r w:rsidR="00E51690" w:rsidRPr="00032BAE" w:rsidDel="007834E8">
                <w:rPr>
                  <w:rFonts w:ascii="Times New Roman" w:eastAsia="仿宋_GB2312" w:hAnsi="Times New Roman" w:cs="Times New Roman"/>
                  <w:color w:val="auto"/>
                  <w:sz w:val="18"/>
                  <w:szCs w:val="18"/>
                </w:rPr>
                <w:delText xml:space="preserve"> </w:delText>
              </w:r>
            </w:del>
            <w:r w:rsidR="00E51690" w:rsidRPr="00032BAE">
              <w:rPr>
                <w:rFonts w:ascii="Times New Roman" w:eastAsia="仿宋_GB2312" w:hAnsi="Times New Roman" w:cs="Times New Roman"/>
                <w:color w:val="auto"/>
                <w:sz w:val="18"/>
                <w:szCs w:val="18"/>
              </w:rPr>
              <w:t>(at rest): 84.4 L</w:t>
            </w:r>
            <w:del w:id="3719" w:author="Xuning Wei12232" w:date="2026-07-27T13:05:00Z">
              <w:r w:rsidR="002B14DF" w:rsidRPr="00032BAE" w:rsidDel="007834E8">
                <w:rPr>
                  <w:rFonts w:ascii="Times New Roman" w:eastAsia="仿宋_GB2312" w:hAnsi="Times New Roman" w:cs="Times New Roman"/>
                  <w:color w:val="auto"/>
                  <w:sz w:val="18"/>
                  <w:szCs w:val="18"/>
                </w:rPr>
                <w:delText>~682.4L</w:delText>
              </w:r>
            </w:del>
            <w:r w:rsidR="00E51690" w:rsidRPr="00032BAE">
              <w:rPr>
                <w:rFonts w:ascii="Times New Roman" w:eastAsia="仿宋_GB2312" w:hAnsi="Times New Roman" w:cs="Times New Roman"/>
                <w:color w:val="auto"/>
                <w:sz w:val="18"/>
                <w:szCs w:val="18"/>
              </w:rPr>
              <w:t xml:space="preserve"> </w:t>
            </w:r>
          </w:p>
          <w:p w14:paraId="19A1903D" w14:textId="2365641A" w:rsidR="007834E8" w:rsidRDefault="007834E8">
            <w:pPr>
              <w:spacing w:line="240" w:lineRule="exact"/>
              <w:contextualSpacing/>
              <w:jc w:val="both"/>
              <w:rPr>
                <w:ins w:id="3720" w:author="Xuning Wei12232" w:date="2026-07-27T13:05:00Z"/>
                <w:rFonts w:ascii="Times New Roman" w:eastAsia="仿宋_GB2312" w:hAnsi="Times New Roman" w:cs="Times New Roman"/>
                <w:color w:val="auto"/>
                <w:sz w:val="18"/>
                <w:szCs w:val="18"/>
              </w:rPr>
            </w:pPr>
            <w:ins w:id="3721" w:author="Xuning Wei12232" w:date="2026-07-27T13:05:00Z">
              <w:r w:rsidRPr="007149A3">
                <w:rPr>
                  <w:rFonts w:ascii="Times New Roman" w:eastAsia="仿宋_GB2312" w:hAnsi="Times New Roman" w:cs="Times New Roman"/>
                  <w:color w:val="0000FF"/>
                  <w:sz w:val="18"/>
                  <w:szCs w:val="18"/>
                </w:rPr>
                <w:t>Min</w:t>
              </w:r>
              <w:r>
                <w:rPr>
                  <w:rFonts w:ascii="Times New Roman" w:eastAsia="仿宋_GB2312" w:hAnsi="Times New Roman" w:cs="Times New Roman"/>
                  <w:color w:val="0000FF"/>
                  <w:sz w:val="18"/>
                  <w:szCs w:val="18"/>
                </w:rPr>
                <w:t>imum</w:t>
              </w:r>
              <w:r w:rsidRPr="007149A3">
                <w:rPr>
                  <w:rFonts w:ascii="Times New Roman" w:eastAsia="仿宋_GB2312" w:hAnsi="Times New Roman" w:cs="Times New Roman"/>
                  <w:color w:val="0000FF"/>
                  <w:sz w:val="18"/>
                  <w:szCs w:val="18"/>
                </w:rPr>
                <w:t xml:space="preserve"> volume of the stirrer</w:t>
              </w:r>
            </w:ins>
            <w:del w:id="3722" w:author="Xuning Wei12232" w:date="2026-07-27T13:05:00Z">
              <w:r w:rsidR="003709FE" w:rsidRPr="00032BAE" w:rsidDel="007834E8">
                <w:rPr>
                  <w:rFonts w:ascii="Times New Roman" w:eastAsia="仿宋_GB2312" w:hAnsi="Times New Roman" w:cs="Times New Roman"/>
                  <w:color w:val="auto"/>
                  <w:sz w:val="18"/>
                  <w:szCs w:val="18"/>
                </w:rPr>
                <w:delText>Stirring volume range of equipment</w:delText>
              </w:r>
            </w:del>
            <w:r w:rsidR="00E51690" w:rsidRPr="00032BAE">
              <w:rPr>
                <w:rFonts w:ascii="Times New Roman" w:eastAsia="仿宋_GB2312" w:hAnsi="Times New Roman" w:cs="Times New Roman"/>
                <w:color w:val="auto"/>
                <w:sz w:val="18"/>
                <w:szCs w:val="18"/>
              </w:rPr>
              <w:t xml:space="preserve"> (at </w:t>
            </w:r>
            <w:r w:rsidR="002B14DF" w:rsidRPr="00032BAE">
              <w:rPr>
                <w:rFonts w:ascii="Times New Roman" w:eastAsia="仿宋_GB2312" w:hAnsi="Times New Roman" w:cs="Times New Roman"/>
                <w:color w:val="auto"/>
                <w:sz w:val="18"/>
                <w:szCs w:val="18"/>
              </w:rPr>
              <w:t>maximum</w:t>
            </w:r>
            <w:r w:rsidR="00E51690" w:rsidRPr="00032BAE">
              <w:rPr>
                <w:rFonts w:ascii="Times New Roman" w:eastAsia="仿宋_GB2312" w:hAnsi="Times New Roman" w:cs="Times New Roman"/>
                <w:color w:val="auto"/>
                <w:sz w:val="18"/>
                <w:szCs w:val="18"/>
              </w:rPr>
              <w:t xml:space="preserve"> </w:t>
            </w:r>
            <w:r w:rsidR="002B14DF" w:rsidRPr="00032BAE">
              <w:rPr>
                <w:rFonts w:ascii="Times New Roman" w:eastAsia="仿宋_GB2312" w:hAnsi="Times New Roman" w:cs="Times New Roman"/>
                <w:color w:val="auto"/>
                <w:sz w:val="18"/>
                <w:szCs w:val="18"/>
              </w:rPr>
              <w:t>speed</w:t>
            </w:r>
            <w:r w:rsidR="00E51690" w:rsidRPr="00032BAE">
              <w:rPr>
                <w:rFonts w:ascii="Times New Roman" w:eastAsia="仿宋_GB2312" w:hAnsi="Times New Roman" w:cs="Times New Roman"/>
                <w:color w:val="auto"/>
                <w:sz w:val="18"/>
                <w:szCs w:val="18"/>
              </w:rPr>
              <w:t>): 78.8</w:t>
            </w:r>
            <w:ins w:id="3723" w:author="Johan Granander" w:date="2026-07-28T15:01:00Z">
              <w:r w:rsidR="00A42FFF">
                <w:rPr>
                  <w:rFonts w:ascii="Times New Roman" w:eastAsia="仿宋_GB2312" w:hAnsi="Times New Roman" w:cs="Times New Roman"/>
                  <w:color w:val="auto"/>
                  <w:sz w:val="18"/>
                  <w:szCs w:val="18"/>
                </w:rPr>
                <w:t xml:space="preserve"> </w:t>
              </w:r>
            </w:ins>
            <w:r w:rsidR="00C81677" w:rsidRPr="00032BAE">
              <w:rPr>
                <w:rFonts w:ascii="Times New Roman" w:eastAsia="仿宋_GB2312" w:hAnsi="Times New Roman" w:cs="Times New Roman"/>
                <w:color w:val="auto"/>
                <w:sz w:val="18"/>
                <w:szCs w:val="18"/>
              </w:rPr>
              <w:t>L</w:t>
            </w:r>
          </w:p>
          <w:p w14:paraId="6C089582" w14:textId="58482121" w:rsidR="003709FE" w:rsidRPr="00032BAE" w:rsidRDefault="007834E8">
            <w:pPr>
              <w:spacing w:line="240" w:lineRule="exact"/>
              <w:contextualSpacing/>
              <w:jc w:val="both"/>
              <w:rPr>
                <w:rFonts w:ascii="Times New Roman" w:eastAsia="仿宋_GB2312" w:hAnsi="Times New Roman" w:cs="Times New Roman"/>
                <w:color w:val="auto"/>
                <w:sz w:val="18"/>
                <w:szCs w:val="18"/>
              </w:rPr>
            </w:pPr>
            <w:ins w:id="3724" w:author="Xuning Wei12232" w:date="2026-07-27T13:06:00Z">
              <w:r w:rsidRPr="00E10C03">
                <w:rPr>
                  <w:rFonts w:ascii="Times New Roman" w:eastAsia="仿宋_GB2312" w:hAnsi="Times New Roman" w:cs="Times New Roman"/>
                  <w:color w:val="0000FF"/>
                  <w:sz w:val="18"/>
                  <w:szCs w:val="18"/>
                </w:rPr>
                <w:t>Maximum working v</w:t>
              </w:r>
              <w:r w:rsidRPr="00CA4F78">
                <w:rPr>
                  <w:rFonts w:ascii="Times New Roman" w:eastAsia="仿宋_GB2312" w:hAnsi="Times New Roman" w:cs="Times New Roman"/>
                  <w:color w:val="0000FF"/>
                  <w:sz w:val="18"/>
                  <w:szCs w:val="18"/>
                </w:rPr>
                <w:t xml:space="preserve">olume: </w:t>
              </w:r>
              <w:r>
                <w:rPr>
                  <w:rFonts w:ascii="Times New Roman" w:eastAsia="仿宋_GB2312" w:hAnsi="Times New Roman" w:cs="Times New Roman"/>
                  <w:color w:val="0000FF"/>
                  <w:sz w:val="18"/>
                  <w:szCs w:val="18"/>
                </w:rPr>
                <w:t>1500 L</w:t>
              </w:r>
              <w:r w:rsidRPr="00937F85" w:rsidDel="00B674FE">
                <w:rPr>
                  <w:rFonts w:ascii="Times New Roman" w:eastAsia="仿宋_GB2312" w:hAnsi="Times New Roman" w:cs="Times New Roman"/>
                  <w:color w:val="auto"/>
                  <w:sz w:val="18"/>
                  <w:szCs w:val="18"/>
                </w:rPr>
                <w:t xml:space="preserve"> </w:t>
              </w:r>
            </w:ins>
            <w:del w:id="3725" w:author="Xuning Wei12232" w:date="2026-07-27T13:05:00Z">
              <w:r w:rsidR="00C81677" w:rsidRPr="00032BAE" w:rsidDel="007834E8">
                <w:rPr>
                  <w:rFonts w:ascii="Times New Roman" w:eastAsia="仿宋_GB2312" w:hAnsi="Times New Roman" w:cs="Times New Roman"/>
                  <w:color w:val="auto"/>
                  <w:sz w:val="18"/>
                  <w:szCs w:val="18"/>
                </w:rPr>
                <w:delText xml:space="preserve"> </w:delText>
              </w:r>
              <w:r w:rsidR="003709FE" w:rsidRPr="00032BAE" w:rsidDel="007834E8">
                <w:rPr>
                  <w:rFonts w:ascii="Times New Roman" w:eastAsia="仿宋_GB2312" w:hAnsi="Times New Roman" w:cs="Times New Roman"/>
                  <w:color w:val="auto"/>
                  <w:sz w:val="18"/>
                  <w:szCs w:val="18"/>
                </w:rPr>
                <w:delText>~</w:delText>
              </w:r>
              <w:r w:rsidR="00E51690" w:rsidRPr="00032BAE" w:rsidDel="007834E8">
                <w:rPr>
                  <w:rFonts w:ascii="Times New Roman" w:eastAsia="仿宋_GB2312" w:hAnsi="Times New Roman" w:cs="Times New Roman"/>
                  <w:color w:val="auto"/>
                  <w:sz w:val="18"/>
                  <w:szCs w:val="18"/>
                </w:rPr>
                <w:delText>678.6</w:delText>
              </w:r>
              <w:r w:rsidR="003709FE" w:rsidRPr="00032BAE" w:rsidDel="007834E8">
                <w:rPr>
                  <w:rFonts w:ascii="Times New Roman" w:eastAsia="仿宋_GB2312" w:hAnsi="Times New Roman" w:cs="Times New Roman"/>
                  <w:color w:val="auto"/>
                  <w:sz w:val="18"/>
                  <w:szCs w:val="18"/>
                </w:rPr>
                <w:delText xml:space="preserve"> L</w:delText>
              </w:r>
            </w:del>
            <w:r w:rsidR="003709FE" w:rsidRPr="00032BAE">
              <w:rPr>
                <w:rFonts w:ascii="Times New Roman" w:eastAsia="仿宋_GB2312" w:hAnsi="Times New Roman" w:cs="Times New Roman"/>
                <w:color w:val="auto"/>
                <w:sz w:val="18"/>
                <w:szCs w:val="18"/>
              </w:rPr>
              <w:t xml:space="preserve"> </w:t>
            </w:r>
          </w:p>
        </w:tc>
        <w:tc>
          <w:tcPr>
            <w:tcW w:w="851" w:type="dxa"/>
            <w:shd w:val="clear" w:color="auto" w:fill="FFFFFF" w:themeFill="background1"/>
            <w:vAlign w:val="center"/>
          </w:tcPr>
          <w:p w14:paraId="205C8BB9" w14:textId="02C794A7" w:rsidR="003709FE" w:rsidRPr="00032BAE" w:rsidRDefault="000B6761" w:rsidP="003709FE">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28458380"/>
                <w14:checkbox>
                  <w14:checked w14:val="1"/>
                  <w14:checkedState w14:val="2612" w14:font="MS Gothic"/>
                  <w14:uncheckedState w14:val="2610" w14:font="MS Gothic"/>
                </w14:checkbox>
              </w:sdtPr>
              <w:sdtEndPr/>
              <w:sdtContent>
                <w:r w:rsidR="003709FE" w:rsidRPr="00032BAE">
                  <w:rPr>
                    <w:rFonts w:ascii="Segoe UI Symbol" w:eastAsia="仿宋_GB2312" w:hAnsi="Segoe UI Symbol" w:cs="Segoe UI Symbol"/>
                    <w:color w:val="auto"/>
                    <w:sz w:val="18"/>
                    <w:szCs w:val="18"/>
                  </w:rPr>
                  <w:t>☒</w:t>
                </w:r>
              </w:sdtContent>
            </w:sdt>
            <w:r w:rsidR="003709FE"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1968F67A" w14:textId="3F9DC785" w:rsidR="003709FE" w:rsidRPr="00032BAE" w:rsidRDefault="000B6761" w:rsidP="003709FE">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915978659"/>
                <w14:checkbox>
                  <w14:checked w14:val="0"/>
                  <w14:checkedState w14:val="2612" w14:font="MS Gothic"/>
                  <w14:uncheckedState w14:val="2610" w14:font="MS Gothic"/>
                </w14:checkbox>
              </w:sdtPr>
              <w:sdtEndPr/>
              <w:sdtContent>
                <w:r w:rsidR="003709FE" w:rsidRPr="00032BAE">
                  <w:rPr>
                    <w:rFonts w:ascii="Segoe UI Symbol" w:eastAsia="仿宋_GB2312" w:hAnsi="Segoe UI Symbol" w:cs="Segoe UI Symbol"/>
                    <w:color w:val="auto"/>
                    <w:sz w:val="18"/>
                    <w:szCs w:val="18"/>
                  </w:rPr>
                  <w:t>☐</w:t>
                </w:r>
              </w:sdtContent>
            </w:sdt>
            <w:r w:rsidR="003709FE"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6AC4579F" w14:textId="326414F2" w:rsidR="003709FE" w:rsidRPr="00032BAE" w:rsidRDefault="00973946" w:rsidP="0030647B">
            <w:pPr>
              <w:spacing w:line="276" w:lineRule="auto"/>
              <w:jc w:val="both"/>
              <w:rPr>
                <w:rFonts w:ascii="Times New Roman" w:eastAsia="仿宋_GB2312" w:hAnsi="Times New Roman" w:cs="Times New Roman"/>
                <w:color w:val="auto"/>
                <w:sz w:val="18"/>
                <w:szCs w:val="18"/>
              </w:rPr>
            </w:pPr>
            <w:ins w:id="3726" w:author="Xuning Wei12232" w:date="2026-07-27T13:06:00Z">
              <w:r w:rsidRPr="00937F85">
                <w:rPr>
                  <w:rFonts w:ascii="Times New Roman" w:eastAsia="仿宋_GB2312" w:hAnsi="Times New Roman" w:cs="Times New Roman"/>
                  <w:color w:val="auto"/>
                  <w:sz w:val="18"/>
                  <w:szCs w:val="18"/>
                </w:rPr>
                <w:t>The min/max batch volume are within the stirring volume range of equipment capability.</w:t>
              </w:r>
            </w:ins>
            <w:del w:id="3727" w:author="Xuning Wei12232" w:date="2026-07-27T13:06:00Z">
              <w:r w:rsidR="006B2A9B" w:rsidRPr="00032BAE" w:rsidDel="00973946">
                <w:rPr>
                  <w:rFonts w:ascii="Times New Roman" w:eastAsia="仿宋_GB2312" w:hAnsi="Times New Roman" w:cs="Times New Roman"/>
                  <w:color w:val="auto"/>
                  <w:sz w:val="18"/>
                  <w:szCs w:val="18"/>
                </w:rPr>
                <w:delText>The Stirring volume required by the process is within the stirring volume range of equipment.</w:delText>
              </w:r>
            </w:del>
          </w:p>
        </w:tc>
      </w:tr>
      <w:tr w:rsidR="00032BAE" w:rsidRPr="00032BAE" w14:paraId="0D3B39F1" w14:textId="77777777" w:rsidTr="00232BBA">
        <w:trPr>
          <w:trHeight w:val="595"/>
        </w:trPr>
        <w:tc>
          <w:tcPr>
            <w:tcW w:w="531" w:type="dxa"/>
            <w:shd w:val="clear" w:color="auto" w:fill="FFFFFF" w:themeFill="background1"/>
            <w:vAlign w:val="center"/>
          </w:tcPr>
          <w:p w14:paraId="006F8147" w14:textId="1081851B" w:rsidR="00224896" w:rsidRPr="00032BAE" w:rsidRDefault="00224896" w:rsidP="00224896">
            <w:pPr>
              <w:spacing w:line="276" w:lineRule="auto"/>
              <w:jc w:val="center"/>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3</w:t>
            </w:r>
          </w:p>
        </w:tc>
        <w:tc>
          <w:tcPr>
            <w:tcW w:w="1275" w:type="dxa"/>
            <w:shd w:val="clear" w:color="auto" w:fill="FFFFFF" w:themeFill="background1"/>
            <w:vAlign w:val="center"/>
          </w:tcPr>
          <w:p w14:paraId="50BF3BE9" w14:textId="66F1CB02" w:rsidR="00224896" w:rsidRPr="00032BAE" w:rsidRDefault="00224896" w:rsidP="00224896">
            <w:pPr>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Temperature measurement</w:t>
            </w:r>
          </w:p>
        </w:tc>
        <w:tc>
          <w:tcPr>
            <w:tcW w:w="3261" w:type="dxa"/>
            <w:shd w:val="clear" w:color="auto" w:fill="FFFFFF" w:themeFill="background1"/>
            <w:vAlign w:val="center"/>
          </w:tcPr>
          <w:p w14:paraId="2B94CCFF" w14:textId="2683B4EE" w:rsidR="00224896" w:rsidRPr="00032BAE" w:rsidDel="00B15B42" w:rsidRDefault="00224896" w:rsidP="0030647B">
            <w:pPr>
              <w:spacing w:line="240" w:lineRule="exact"/>
              <w:contextualSpacing/>
              <w:jc w:val="both"/>
              <w:rPr>
                <w:del w:id="3728" w:author="Xuning Wei12232" w:date="2026-07-27T13:07:00Z"/>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Min batch volume</w:t>
            </w:r>
            <w:r w:rsidR="002510A7" w:rsidRPr="00032BAE">
              <w:rPr>
                <w:rFonts w:ascii="Times New Roman" w:eastAsia="仿宋_GB2312" w:hAnsi="Times New Roman" w:cs="Times New Roman"/>
                <w:color w:val="auto"/>
                <w:sz w:val="18"/>
                <w:szCs w:val="18"/>
              </w:rPr>
              <w:t xml:space="preserve"> 144</w:t>
            </w:r>
            <w:ins w:id="3729" w:author="Xuning Wei12232" w:date="2026-07-27T13:07:00Z">
              <w:r w:rsidR="00B15B42">
                <w:rPr>
                  <w:rFonts w:ascii="Times New Roman" w:eastAsia="仿宋_GB2312" w:hAnsi="Times New Roman" w:cs="Times New Roman"/>
                  <w:color w:val="auto"/>
                  <w:sz w:val="18"/>
                  <w:szCs w:val="18"/>
                </w:rPr>
                <w:t xml:space="preserve"> </w:t>
              </w:r>
            </w:ins>
            <w:r w:rsidR="002510A7" w:rsidRPr="00032BAE">
              <w:rPr>
                <w:rFonts w:ascii="Times New Roman" w:eastAsia="仿宋_GB2312" w:hAnsi="Times New Roman" w:cs="Times New Roman"/>
                <w:color w:val="auto"/>
                <w:sz w:val="18"/>
                <w:szCs w:val="18"/>
              </w:rPr>
              <w:t>L</w:t>
            </w:r>
          </w:p>
          <w:p w14:paraId="536A3F8C" w14:textId="742B8E3E" w:rsidR="00224896" w:rsidRPr="00032BAE" w:rsidRDefault="00224896">
            <w:pPr>
              <w:spacing w:line="240" w:lineRule="exact"/>
              <w:contextualSpacing/>
              <w:jc w:val="both"/>
              <w:rPr>
                <w:rFonts w:ascii="Times New Roman" w:eastAsia="仿宋_GB2312" w:hAnsi="Times New Roman" w:cs="Times New Roman"/>
                <w:color w:val="auto"/>
                <w:sz w:val="18"/>
                <w:szCs w:val="18"/>
              </w:rPr>
              <w:pPrChange w:id="3730" w:author="Xuning Wei12232" w:date="2026-07-27T13:07:00Z">
                <w:pPr>
                  <w:spacing w:line="276" w:lineRule="auto"/>
                  <w:jc w:val="both"/>
                </w:pPr>
              </w:pPrChange>
            </w:pPr>
            <w:del w:id="3731" w:author="Xuning Wei12232" w:date="2026-07-27T13:07:00Z">
              <w:r w:rsidRPr="00032BAE" w:rsidDel="00B15B42">
                <w:rPr>
                  <w:rFonts w:ascii="Times New Roman" w:eastAsia="仿宋_GB2312" w:hAnsi="Times New Roman" w:cs="Times New Roman"/>
                  <w:color w:val="auto"/>
                  <w:sz w:val="18"/>
                  <w:szCs w:val="18"/>
                </w:rPr>
                <w:delText xml:space="preserve">Max batch volume </w:delText>
              </w:r>
              <w:r w:rsidR="002510A7" w:rsidRPr="00032BAE" w:rsidDel="00B15B42">
                <w:rPr>
                  <w:rFonts w:ascii="Times New Roman" w:eastAsia="仿宋_GB2312" w:hAnsi="Times New Roman" w:cs="Times New Roman"/>
                  <w:color w:val="auto"/>
                  <w:sz w:val="18"/>
                  <w:szCs w:val="18"/>
                </w:rPr>
                <w:delText>384L</w:delText>
              </w:r>
            </w:del>
          </w:p>
        </w:tc>
        <w:tc>
          <w:tcPr>
            <w:tcW w:w="4110" w:type="dxa"/>
            <w:shd w:val="clear" w:color="auto" w:fill="FFFFFF" w:themeFill="background1"/>
            <w:vAlign w:val="center"/>
          </w:tcPr>
          <w:p w14:paraId="2E14C45D" w14:textId="1EE5BF56" w:rsidR="00224896" w:rsidRPr="00032BAE" w:rsidRDefault="00224896" w:rsidP="00224896">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adopts bottom temperature measurement, which can achieve the minimum temperature control volume required by the process and provides excellent temperature monitoring.</w:t>
            </w:r>
          </w:p>
        </w:tc>
        <w:tc>
          <w:tcPr>
            <w:tcW w:w="851" w:type="dxa"/>
            <w:shd w:val="clear" w:color="auto" w:fill="FFFFFF" w:themeFill="background1"/>
            <w:vAlign w:val="center"/>
          </w:tcPr>
          <w:p w14:paraId="6DBDE9D7" w14:textId="16E0BC4E"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86633272"/>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9C0D6F1" w14:textId="4683BA43"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985975308"/>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66029C83" w14:textId="4D05F260"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adopts bottom temperature measurement, which can achieve the minimum temperature control volume required by the process and provides excellent temperature monitoring.</w:t>
            </w:r>
          </w:p>
        </w:tc>
      </w:tr>
      <w:tr w:rsidR="00032BAE" w:rsidRPr="00032BAE" w14:paraId="457DC997" w14:textId="77777777" w:rsidTr="00232BBA">
        <w:trPr>
          <w:trHeight w:val="595"/>
        </w:trPr>
        <w:tc>
          <w:tcPr>
            <w:tcW w:w="531" w:type="dxa"/>
            <w:shd w:val="clear" w:color="auto" w:fill="FFFFFF" w:themeFill="background1"/>
            <w:vAlign w:val="center"/>
          </w:tcPr>
          <w:p w14:paraId="6EC699D2" w14:textId="5310AB7D" w:rsidR="00224896" w:rsidRPr="00032BAE" w:rsidRDefault="00224896" w:rsidP="00224896">
            <w:pPr>
              <w:spacing w:line="276" w:lineRule="auto"/>
              <w:jc w:val="center"/>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lastRenderedPageBreak/>
              <w:t>4</w:t>
            </w:r>
          </w:p>
        </w:tc>
        <w:tc>
          <w:tcPr>
            <w:tcW w:w="1275" w:type="dxa"/>
            <w:shd w:val="clear" w:color="auto" w:fill="FFFFFF" w:themeFill="background1"/>
            <w:vAlign w:val="center"/>
          </w:tcPr>
          <w:p w14:paraId="5407FE21" w14:textId="643130A9" w:rsidR="00224896" w:rsidRPr="00032BAE" w:rsidRDefault="00224896" w:rsidP="00224896">
            <w:pPr>
              <w:spacing w:line="240" w:lineRule="exact"/>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Stirring speed</w:t>
            </w:r>
          </w:p>
        </w:tc>
        <w:tc>
          <w:tcPr>
            <w:tcW w:w="3261" w:type="dxa"/>
            <w:shd w:val="clear" w:color="auto" w:fill="FFFFFF" w:themeFill="background1"/>
            <w:vAlign w:val="center"/>
          </w:tcPr>
          <w:p w14:paraId="51AD271B" w14:textId="6BD58166" w:rsidR="00224896" w:rsidRPr="00032BAE" w:rsidRDefault="00224896"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Reference stirring speed </w:t>
            </w:r>
            <w:r w:rsidR="002510A7" w:rsidRPr="00032BAE">
              <w:rPr>
                <w:rFonts w:ascii="Times New Roman" w:eastAsia="仿宋_GB2312" w:hAnsi="Times New Roman" w:cs="Times New Roman"/>
                <w:color w:val="auto"/>
                <w:sz w:val="18"/>
                <w:szCs w:val="18"/>
              </w:rPr>
              <w:t>95±10</w:t>
            </w:r>
            <w:ins w:id="3732" w:author="Johan Granander" w:date="2026-07-28T15:01:00Z">
              <w:r w:rsidR="00A42FFF">
                <w:rPr>
                  <w:rFonts w:ascii="Times New Roman" w:eastAsia="仿宋_GB2312" w:hAnsi="Times New Roman" w:cs="Times New Roman"/>
                  <w:color w:val="auto"/>
                  <w:sz w:val="18"/>
                  <w:szCs w:val="18"/>
                </w:rPr>
                <w:t xml:space="preserve"> </w:t>
              </w:r>
            </w:ins>
            <w:r w:rsidR="002510A7" w:rsidRPr="00032BAE">
              <w:rPr>
                <w:rFonts w:ascii="Times New Roman" w:eastAsia="仿宋_GB2312" w:hAnsi="Times New Roman" w:cs="Times New Roman"/>
                <w:color w:val="auto"/>
                <w:sz w:val="18"/>
                <w:szCs w:val="18"/>
              </w:rPr>
              <w:t>r</w:t>
            </w:r>
            <w:r w:rsidRPr="00032BAE">
              <w:rPr>
                <w:rFonts w:ascii="Times New Roman" w:eastAsia="仿宋_GB2312" w:hAnsi="Times New Roman" w:cs="Times New Roman"/>
                <w:color w:val="auto"/>
                <w:sz w:val="18"/>
                <w:szCs w:val="18"/>
              </w:rPr>
              <w:t xml:space="preserve">pm </w:t>
            </w:r>
          </w:p>
        </w:tc>
        <w:tc>
          <w:tcPr>
            <w:tcW w:w="4110" w:type="dxa"/>
            <w:shd w:val="clear" w:color="auto" w:fill="FFFFFF" w:themeFill="background1"/>
            <w:vAlign w:val="center"/>
          </w:tcPr>
          <w:p w14:paraId="043AAABA" w14:textId="7D0C2364" w:rsidR="00B15B42" w:rsidRPr="00B15B42" w:rsidRDefault="00B15B42">
            <w:pPr>
              <w:spacing w:line="240" w:lineRule="exact"/>
              <w:contextualSpacing/>
              <w:rPr>
                <w:ins w:id="3733" w:author="Xuning Wei12232" w:date="2026-07-27T13:10:00Z"/>
                <w:rFonts w:ascii="Times New Roman" w:eastAsia="仿宋_GB2312" w:hAnsi="Times New Roman" w:cs="Times New Roman"/>
                <w:color w:val="0000FF"/>
                <w:sz w:val="18"/>
                <w:szCs w:val="18"/>
                <w:rPrChange w:id="3734" w:author="Xuning Wei12232" w:date="2026-07-27T13:10:00Z">
                  <w:rPr>
                    <w:ins w:id="3735" w:author="Xuning Wei12232" w:date="2026-07-27T13:10:00Z"/>
                    <w:rFonts w:ascii="Times New Roman" w:eastAsia="仿宋_GB2312" w:hAnsi="Times New Roman" w:cs="Times New Roman"/>
                    <w:color w:val="auto"/>
                    <w:sz w:val="18"/>
                    <w:szCs w:val="18"/>
                  </w:rPr>
                </w:rPrChange>
              </w:rPr>
              <w:pPrChange w:id="3736" w:author="Xuning Wei12232" w:date="2026-07-27T13:10:00Z">
                <w:pPr>
                  <w:spacing w:line="276" w:lineRule="auto"/>
                  <w:jc w:val="both"/>
                </w:pPr>
              </w:pPrChange>
            </w:pPr>
            <w:ins w:id="3737" w:author="Xuning Wei12232" w:date="2026-07-27T13:10:00Z">
              <w:r w:rsidRPr="00EC0F43">
                <w:rPr>
                  <w:rFonts w:ascii="Times New Roman" w:eastAsia="仿宋_GB2312" w:hAnsi="Times New Roman" w:cs="Times New Roman"/>
                  <w:color w:val="0000FF"/>
                  <w:sz w:val="18"/>
                  <w:szCs w:val="18"/>
                </w:rPr>
                <w:t>Agitator type:</w:t>
              </w:r>
              <w:r w:rsidRPr="00971AF0">
                <w:rPr>
                  <w:rFonts w:ascii="Times New Roman" w:eastAsia="仿宋_GB2312" w:hAnsi="Times New Roman" w:cs="Times New Roman"/>
                  <w:color w:val="0000FF"/>
                  <w:sz w:val="18"/>
                  <w:szCs w:val="18"/>
                </w:rPr>
                <w:t xml:space="preserve"> Double-layer four-b</w:t>
              </w:r>
              <w:r>
                <w:rPr>
                  <w:rFonts w:ascii="Times New Roman" w:eastAsia="仿宋_GB2312" w:hAnsi="Times New Roman" w:cs="Times New Roman"/>
                  <w:color w:val="0000FF"/>
                  <w:sz w:val="18"/>
                  <w:szCs w:val="18"/>
                </w:rPr>
                <w:t>laded inclined paddle;</w:t>
              </w:r>
            </w:ins>
          </w:p>
          <w:p w14:paraId="7AC21EF5" w14:textId="232C7A07" w:rsidR="00224896" w:rsidRPr="00032BAE" w:rsidRDefault="00224896" w:rsidP="00224896">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The rotational speed of equipment is 15~130 </w:t>
            </w:r>
            <w:del w:id="3738" w:author="Johan Granander" w:date="2026-07-28T15:01:00Z">
              <w:r w:rsidRPr="00032BAE" w:rsidDel="00A42FFF">
                <w:rPr>
                  <w:rFonts w:ascii="Times New Roman" w:eastAsia="仿宋_GB2312" w:hAnsi="Times New Roman" w:cs="Times New Roman"/>
                  <w:color w:val="auto"/>
                  <w:sz w:val="18"/>
                  <w:szCs w:val="18"/>
                </w:rPr>
                <w:delText>r/min</w:delText>
              </w:r>
            </w:del>
            <w:ins w:id="3739" w:author="Johan Granander" w:date="2026-07-28T15:01:00Z">
              <w:r w:rsidR="00A42FFF">
                <w:rPr>
                  <w:rFonts w:ascii="Times New Roman" w:eastAsia="仿宋_GB2312" w:hAnsi="Times New Roman" w:cs="Times New Roman"/>
                  <w:color w:val="auto"/>
                  <w:sz w:val="18"/>
                  <w:szCs w:val="18"/>
                </w:rPr>
                <w:t>rpm</w:t>
              </w:r>
            </w:ins>
          </w:p>
        </w:tc>
        <w:tc>
          <w:tcPr>
            <w:tcW w:w="851" w:type="dxa"/>
            <w:shd w:val="clear" w:color="auto" w:fill="FFFFFF" w:themeFill="background1"/>
            <w:vAlign w:val="center"/>
          </w:tcPr>
          <w:p w14:paraId="042A8947" w14:textId="39436A3C"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767435522"/>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6EE12E66" w14:textId="6A4F51B1"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86234636"/>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4FBDF571" w14:textId="6D80272A"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stirring speed range required by the process is within the stirring speed range of the equipment</w:t>
            </w:r>
          </w:p>
        </w:tc>
      </w:tr>
      <w:tr w:rsidR="00032BAE" w:rsidRPr="00032BAE" w14:paraId="6E2D0ACE" w14:textId="77777777" w:rsidTr="00232BBA">
        <w:trPr>
          <w:trHeight w:val="595"/>
        </w:trPr>
        <w:tc>
          <w:tcPr>
            <w:tcW w:w="531" w:type="dxa"/>
            <w:vMerge w:val="restart"/>
            <w:shd w:val="clear" w:color="auto" w:fill="FFFFFF" w:themeFill="background1"/>
            <w:vAlign w:val="center"/>
          </w:tcPr>
          <w:p w14:paraId="08C5F0E8" w14:textId="4B978316" w:rsidR="00224896" w:rsidRPr="00032BAE" w:rsidRDefault="00224896" w:rsidP="00224896">
            <w:pPr>
              <w:spacing w:line="276" w:lineRule="auto"/>
              <w:jc w:val="center"/>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5</w:t>
            </w:r>
          </w:p>
        </w:tc>
        <w:tc>
          <w:tcPr>
            <w:tcW w:w="1275" w:type="dxa"/>
            <w:vMerge w:val="restart"/>
            <w:shd w:val="clear" w:color="auto" w:fill="FFFFFF" w:themeFill="background1"/>
            <w:vAlign w:val="center"/>
          </w:tcPr>
          <w:p w14:paraId="2CB7A80F" w14:textId="3CB5CB97" w:rsidR="00224896" w:rsidRPr="00032BAE" w:rsidRDefault="00224896" w:rsidP="00224896">
            <w:pPr>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Solution Feeding</w:t>
            </w:r>
          </w:p>
        </w:tc>
        <w:tc>
          <w:tcPr>
            <w:tcW w:w="3261" w:type="dxa"/>
            <w:shd w:val="clear" w:color="auto" w:fill="FFFFFF" w:themeFill="background1"/>
            <w:vAlign w:val="center"/>
          </w:tcPr>
          <w:p w14:paraId="2545915D" w14:textId="30FF140D" w:rsidR="00224896" w:rsidRPr="00032BAE" w:rsidRDefault="00224896" w:rsidP="0030647B">
            <w:pPr>
              <w:spacing w:line="240" w:lineRule="exact"/>
              <w:contextualSpacing/>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 xml:space="preserve">DMF </w:t>
            </w:r>
            <w:ins w:id="3740" w:author="Xuning Wei12232" w:date="2026-07-27T13:17:00Z">
              <w:r w:rsidR="005045B2" w:rsidRPr="002B6BDD">
                <w:rPr>
                  <w:rFonts w:ascii="Times New Roman" w:eastAsia="仿宋_GB2312" w:hAnsi="Times New Roman" w:cs="Times New Roman" w:hint="eastAsia"/>
                  <w:color w:val="0000FF"/>
                  <w:sz w:val="18"/>
                  <w:szCs w:val="18"/>
                  <w:lang w:eastAsia="zh-CN"/>
                </w:rPr>
                <w:t>m</w:t>
              </w:r>
              <w:r w:rsidR="005045B2" w:rsidRPr="002B6BDD">
                <w:rPr>
                  <w:rFonts w:ascii="Times New Roman" w:eastAsia="仿宋_GB2312" w:hAnsi="Times New Roman" w:cs="Times New Roman"/>
                  <w:color w:val="0000FF"/>
                  <w:sz w:val="18"/>
                  <w:szCs w:val="18"/>
                </w:rPr>
                <w:t>inimum</w:t>
              </w:r>
              <w:r w:rsidR="005045B2" w:rsidRPr="00937F85">
                <w:rPr>
                  <w:rFonts w:ascii="Times New Roman" w:eastAsia="仿宋_GB2312" w:hAnsi="Times New Roman" w:cs="Times New Roman"/>
                  <w:color w:val="auto"/>
                  <w:sz w:val="18"/>
                  <w:szCs w:val="18"/>
                  <w:lang w:eastAsia="zh-CN"/>
                </w:rPr>
                <w:t xml:space="preserve"> charging amount</w:t>
              </w:r>
            </w:ins>
            <w:del w:id="3741" w:author="Xuning Wei12232" w:date="2026-07-27T13:17:00Z">
              <w:r w:rsidRPr="00032BAE" w:rsidDel="005045B2">
                <w:rPr>
                  <w:rFonts w:ascii="Times New Roman" w:eastAsia="仿宋_GB2312" w:hAnsi="Times New Roman" w:cs="Times New Roman"/>
                  <w:color w:val="auto"/>
                  <w:sz w:val="18"/>
                  <w:szCs w:val="18"/>
                  <w:lang w:eastAsia="zh-CN"/>
                </w:rPr>
                <w:delText>add</w:delText>
              </w:r>
            </w:del>
            <w:ins w:id="3742" w:author="Johan Granander" w:date="2026-05-04T11:48:00Z">
              <w:del w:id="3743" w:author="Xuning Wei12232" w:date="2026-07-27T13:17:00Z">
                <w:r w:rsidR="005472DA" w:rsidDel="005045B2">
                  <w:rPr>
                    <w:rFonts w:ascii="Times New Roman" w:eastAsia="仿宋_GB2312" w:hAnsi="Times New Roman" w:cs="Times New Roman"/>
                    <w:color w:val="auto"/>
                    <w:sz w:val="18"/>
                    <w:szCs w:val="18"/>
                    <w:lang w:eastAsia="zh-CN"/>
                  </w:rPr>
                  <w:delText>ition</w:delText>
                </w:r>
              </w:del>
            </w:ins>
            <w:del w:id="3744" w:author="Xuning Wei12232" w:date="2026-07-27T13:17:00Z">
              <w:r w:rsidRPr="00032BAE" w:rsidDel="005045B2">
                <w:rPr>
                  <w:rFonts w:ascii="Times New Roman" w:eastAsia="仿宋_GB2312" w:hAnsi="Times New Roman" w:cs="Times New Roman"/>
                  <w:color w:val="auto"/>
                  <w:sz w:val="18"/>
                  <w:szCs w:val="18"/>
                  <w:lang w:eastAsia="zh-CN"/>
                </w:rPr>
                <w:delText xml:space="preserve"> amount range</w:delText>
              </w:r>
            </w:del>
            <w:r w:rsidRPr="00032BAE">
              <w:rPr>
                <w:rFonts w:ascii="Times New Roman" w:eastAsia="仿宋_GB2312" w:hAnsi="Times New Roman" w:cs="Times New Roman"/>
                <w:color w:val="auto"/>
                <w:sz w:val="18"/>
                <w:szCs w:val="18"/>
                <w:lang w:eastAsia="zh-CN"/>
              </w:rPr>
              <w:t xml:space="preserve">: </w:t>
            </w:r>
            <w:r w:rsidR="002510A7" w:rsidRPr="00032BAE">
              <w:rPr>
                <w:rFonts w:ascii="Times New Roman" w:eastAsia="仿宋_GB2312" w:hAnsi="Times New Roman" w:cs="Times New Roman"/>
                <w:color w:val="auto"/>
                <w:sz w:val="18"/>
                <w:szCs w:val="18"/>
                <w:lang w:eastAsia="zh-CN"/>
              </w:rPr>
              <w:t>91.01 kg</w:t>
            </w:r>
            <w:del w:id="3745" w:author="Xuning Wei12232" w:date="2026-07-27T13:17:00Z">
              <w:r w:rsidR="002510A7" w:rsidRPr="00032BAE" w:rsidDel="005045B2">
                <w:rPr>
                  <w:rFonts w:ascii="Times New Roman" w:eastAsia="仿宋_GB2312" w:hAnsi="Times New Roman" w:cs="Times New Roman"/>
                  <w:color w:val="auto"/>
                  <w:sz w:val="18"/>
                  <w:szCs w:val="18"/>
                  <w:lang w:eastAsia="zh-CN"/>
                </w:rPr>
                <w:delText xml:space="preserve"> ~ 227.52</w:delText>
              </w:r>
              <w:r w:rsidRPr="00032BAE" w:rsidDel="005045B2">
                <w:rPr>
                  <w:rFonts w:ascii="Times New Roman" w:eastAsia="仿宋_GB2312" w:hAnsi="Times New Roman" w:cs="Times New Roman"/>
                  <w:color w:val="auto"/>
                  <w:sz w:val="18"/>
                  <w:szCs w:val="18"/>
                  <w:lang w:eastAsia="zh-CN"/>
                </w:rPr>
                <w:delText xml:space="preserve"> kg</w:delText>
              </w:r>
            </w:del>
            <w:r w:rsidRPr="00032BAE">
              <w:rPr>
                <w:rFonts w:ascii="Times New Roman" w:eastAsia="仿宋_GB2312" w:hAnsi="Times New Roman" w:cs="Times New Roman"/>
                <w:color w:val="auto"/>
                <w:sz w:val="18"/>
                <w:szCs w:val="18"/>
                <w:lang w:eastAsia="zh-CN"/>
              </w:rPr>
              <w:t>, add accuracy required: ±3%</w:t>
            </w:r>
          </w:p>
          <w:p w14:paraId="1CB70EA2" w14:textId="71ECFC15"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lang w:eastAsia="zh-CN"/>
              </w:rPr>
              <w:t xml:space="preserve">DMF rinse the wall range: </w:t>
            </w:r>
            <w:r w:rsidR="002510A7" w:rsidRPr="00032BAE">
              <w:rPr>
                <w:rFonts w:ascii="Times New Roman" w:eastAsia="仿宋_GB2312" w:hAnsi="Times New Roman" w:cs="Times New Roman"/>
                <w:color w:val="auto"/>
                <w:sz w:val="18"/>
                <w:szCs w:val="18"/>
                <w:lang w:eastAsia="zh-CN"/>
              </w:rPr>
              <w:t>43.50</w:t>
            </w:r>
            <w:ins w:id="3746" w:author="Johan Granander" w:date="2026-07-28T15:01:00Z">
              <w:r w:rsidR="00A42FFF">
                <w:rPr>
                  <w:rFonts w:ascii="Times New Roman" w:eastAsia="仿宋_GB2312" w:hAnsi="Times New Roman" w:cs="Times New Roman"/>
                  <w:color w:val="auto"/>
                  <w:sz w:val="18"/>
                  <w:szCs w:val="18"/>
                  <w:lang w:eastAsia="zh-CN"/>
                </w:rPr>
                <w:t xml:space="preserve"> </w:t>
              </w:r>
            </w:ins>
            <w:r w:rsidR="002510A7" w:rsidRPr="00032BAE">
              <w:rPr>
                <w:rFonts w:ascii="Times New Roman" w:eastAsia="仿宋_GB2312" w:hAnsi="Times New Roman" w:cs="Times New Roman"/>
                <w:color w:val="auto"/>
                <w:sz w:val="18"/>
                <w:szCs w:val="18"/>
                <w:lang w:eastAsia="zh-CN"/>
              </w:rPr>
              <w:t>kg ~ 47.50</w:t>
            </w:r>
            <w:ins w:id="3747" w:author="Johan Granander" w:date="2026-07-28T15:01:00Z">
              <w:r w:rsidR="00A42FFF">
                <w:rPr>
                  <w:rFonts w:ascii="Times New Roman" w:eastAsia="仿宋_GB2312" w:hAnsi="Times New Roman" w:cs="Times New Roman"/>
                  <w:color w:val="auto"/>
                  <w:sz w:val="18"/>
                  <w:szCs w:val="18"/>
                  <w:lang w:eastAsia="zh-CN"/>
                </w:rPr>
                <w:t xml:space="preserve"> </w:t>
              </w:r>
            </w:ins>
            <w:r w:rsidR="002510A7" w:rsidRPr="00032BAE">
              <w:rPr>
                <w:rFonts w:ascii="Times New Roman" w:eastAsia="仿宋_GB2312" w:hAnsi="Times New Roman" w:cs="Times New Roman"/>
                <w:color w:val="auto"/>
                <w:sz w:val="18"/>
                <w:szCs w:val="18"/>
                <w:lang w:eastAsia="zh-CN"/>
              </w:rPr>
              <w:t>kg</w:t>
            </w:r>
            <w:r w:rsidRPr="00032BAE">
              <w:rPr>
                <w:rFonts w:ascii="Times New Roman" w:eastAsia="仿宋_GB2312" w:hAnsi="Times New Roman" w:cs="Times New Roman"/>
                <w:color w:val="auto"/>
                <w:sz w:val="18"/>
                <w:szCs w:val="18"/>
                <w:lang w:eastAsia="zh-CN"/>
              </w:rPr>
              <w:t>, add accuracy required: ±2</w:t>
            </w:r>
            <w:ins w:id="3748" w:author="Johan Granander" w:date="2026-07-28T15:01:00Z">
              <w:r w:rsidR="00A42FFF">
                <w:rPr>
                  <w:rFonts w:ascii="Times New Roman" w:eastAsia="仿宋_GB2312" w:hAnsi="Times New Roman" w:cs="Times New Roman"/>
                  <w:color w:val="auto"/>
                  <w:sz w:val="18"/>
                  <w:szCs w:val="18"/>
                  <w:lang w:eastAsia="zh-CN"/>
                </w:rPr>
                <w:t xml:space="preserve"> </w:t>
              </w:r>
            </w:ins>
            <w:r w:rsidRPr="00032BAE">
              <w:rPr>
                <w:rFonts w:ascii="Times New Roman" w:eastAsia="仿宋_GB2312" w:hAnsi="Times New Roman" w:cs="Times New Roman"/>
                <w:color w:val="auto"/>
                <w:sz w:val="18"/>
                <w:szCs w:val="18"/>
                <w:lang w:eastAsia="zh-CN"/>
              </w:rPr>
              <w:t>kg</w:t>
            </w:r>
          </w:p>
        </w:tc>
        <w:tc>
          <w:tcPr>
            <w:tcW w:w="4110" w:type="dxa"/>
            <w:shd w:val="clear" w:color="auto" w:fill="FFFFFF" w:themeFill="background1"/>
            <w:vAlign w:val="center"/>
          </w:tcPr>
          <w:p w14:paraId="0BCADBA7" w14:textId="60998C45" w:rsidR="00224896" w:rsidRPr="00032BAE" w:rsidRDefault="00224896"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When the DMF add volume of the equipment is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 xml:space="preserve">70 kg, the feeding accuracy is within </w:t>
            </w:r>
            <w:r w:rsidRPr="00032BAE">
              <w:rPr>
                <w:rFonts w:ascii="Times New Roman" w:eastAsia="仿宋_GB2312" w:hAnsi="Times New Roman" w:cs="Times New Roman"/>
                <w:color w:val="auto"/>
                <w:sz w:val="18"/>
                <w:szCs w:val="18"/>
                <w:lang w:eastAsia="zh-CN"/>
              </w:rPr>
              <w:t>≤</w:t>
            </w:r>
            <w:r w:rsidRPr="00032BAE">
              <w:rPr>
                <w:rFonts w:ascii="Times New Roman" w:eastAsia="仿宋_GB2312" w:hAnsi="Times New Roman" w:cs="Times New Roman"/>
                <w:color w:val="auto"/>
                <w:sz w:val="18"/>
                <w:szCs w:val="18"/>
              </w:rPr>
              <w:t>3%</w:t>
            </w:r>
          </w:p>
          <w:p w14:paraId="35B925C2" w14:textId="101E7754"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When the DMF add volume of the equipment is </w:t>
            </w:r>
            <w:r w:rsidRPr="00032BAE">
              <w:rPr>
                <w:rFonts w:ascii="Times New Roman" w:eastAsia="仿宋_GB2312" w:hAnsi="Times New Roman" w:cs="Times New Roman"/>
                <w:color w:val="auto"/>
                <w:sz w:val="18"/>
                <w:szCs w:val="18"/>
                <w:lang w:eastAsia="zh-CN"/>
              </w:rPr>
              <w:t>5kg~</w:t>
            </w:r>
            <w:r w:rsidRPr="00032BAE">
              <w:rPr>
                <w:rFonts w:ascii="Times New Roman" w:eastAsia="仿宋_GB2312" w:hAnsi="Times New Roman" w:cs="Times New Roman"/>
                <w:color w:val="auto"/>
                <w:sz w:val="18"/>
                <w:szCs w:val="18"/>
              </w:rPr>
              <w:t>70 kg, the feeding accuracy is</w:t>
            </w:r>
            <w:r w:rsidR="005D51CE" w:rsidRPr="00032BAE">
              <w:rPr>
                <w:rFonts w:ascii="Times New Roman" w:eastAsia="仿宋_GB2312" w:hAnsi="Times New Roman" w:cs="Times New Roman"/>
                <w:color w:val="auto"/>
                <w:sz w:val="18"/>
                <w:szCs w:val="18"/>
              </w:rPr>
              <w:t xml:space="preserve"> ±2</w:t>
            </w:r>
            <w:ins w:id="3749" w:author="Johan Granander" w:date="2026-07-28T15:02:00Z">
              <w:r w:rsidR="00A42FFF">
                <w:rPr>
                  <w:rFonts w:ascii="Times New Roman" w:eastAsia="仿宋_GB2312" w:hAnsi="Times New Roman" w:cs="Times New Roman"/>
                  <w:color w:val="auto"/>
                  <w:sz w:val="18"/>
                  <w:szCs w:val="18"/>
                </w:rPr>
                <w:t xml:space="preserve"> </w:t>
              </w:r>
            </w:ins>
            <w:r w:rsidR="005D51CE" w:rsidRPr="00032BAE">
              <w:rPr>
                <w:rFonts w:ascii="Times New Roman" w:eastAsia="仿宋_GB2312" w:hAnsi="Times New Roman" w:cs="Times New Roman"/>
                <w:color w:val="auto"/>
                <w:sz w:val="18"/>
                <w:szCs w:val="18"/>
              </w:rPr>
              <w:t>kg</w:t>
            </w:r>
          </w:p>
        </w:tc>
        <w:tc>
          <w:tcPr>
            <w:tcW w:w="851" w:type="dxa"/>
            <w:shd w:val="clear" w:color="auto" w:fill="FFFFFF" w:themeFill="background1"/>
            <w:vAlign w:val="center"/>
          </w:tcPr>
          <w:p w14:paraId="1AEA5334" w14:textId="3B4ADBDE"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75473494"/>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A86AF8F" w14:textId="41E19AC1"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90189041"/>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vMerge w:val="restart"/>
            <w:shd w:val="clear" w:color="auto" w:fill="FFFFFF" w:themeFill="background1"/>
            <w:vAlign w:val="center"/>
          </w:tcPr>
          <w:p w14:paraId="0C09C73C" w14:textId="22791F1B"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is equipped with Dedicated pipeline feeding, and the feeding accuracy required by the process is within the control range of the equipment.</w:t>
            </w:r>
          </w:p>
        </w:tc>
      </w:tr>
      <w:tr w:rsidR="00032BAE" w:rsidRPr="00032BAE" w14:paraId="4C0CE9E7" w14:textId="77777777" w:rsidTr="00232BBA">
        <w:trPr>
          <w:trHeight w:val="595"/>
        </w:trPr>
        <w:tc>
          <w:tcPr>
            <w:tcW w:w="531" w:type="dxa"/>
            <w:vMerge/>
            <w:shd w:val="clear" w:color="auto" w:fill="FFFFFF" w:themeFill="background1"/>
            <w:vAlign w:val="center"/>
          </w:tcPr>
          <w:p w14:paraId="60EC52DA" w14:textId="77777777" w:rsidR="00224896" w:rsidRPr="00032BAE"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653353AE" w14:textId="77777777" w:rsidR="00224896" w:rsidRPr="00032BAE"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7D1E15EB" w14:textId="39B21D59"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DIC add</w:t>
            </w:r>
            <w:ins w:id="3750" w:author="Johan Granander" w:date="2026-05-04T11:48:00Z">
              <w:r w:rsidR="005472DA">
                <w:rPr>
                  <w:rFonts w:ascii="Times New Roman" w:eastAsia="仿宋_GB2312" w:hAnsi="Times New Roman" w:cs="Times New Roman"/>
                  <w:color w:val="auto"/>
                  <w:sz w:val="18"/>
                  <w:szCs w:val="18"/>
                </w:rPr>
                <w:t>ition</w:t>
              </w:r>
            </w:ins>
            <w:r w:rsidRPr="00032BAE">
              <w:rPr>
                <w:rFonts w:ascii="Times New Roman" w:eastAsia="仿宋_GB2312" w:hAnsi="Times New Roman" w:cs="Times New Roman"/>
                <w:color w:val="auto"/>
                <w:sz w:val="18"/>
                <w:szCs w:val="18"/>
              </w:rPr>
              <w:t xml:space="preserve"> amount range: </w:t>
            </w:r>
            <w:r w:rsidR="00606F5E" w:rsidRPr="00032BAE">
              <w:rPr>
                <w:rFonts w:ascii="Times New Roman" w:eastAsia="仿宋_GB2312" w:hAnsi="Times New Roman" w:cs="Times New Roman"/>
                <w:color w:val="auto"/>
                <w:sz w:val="18"/>
                <w:szCs w:val="18"/>
              </w:rPr>
              <w:t>7.53</w:t>
            </w:r>
            <w:ins w:id="3751" w:author="Johan Granander" w:date="2026-07-28T15:02:00Z">
              <w:r w:rsidR="00A42FFF">
                <w:rPr>
                  <w:rFonts w:ascii="Times New Roman" w:eastAsia="仿宋_GB2312" w:hAnsi="Times New Roman" w:cs="Times New Roman"/>
                  <w:color w:val="auto"/>
                  <w:sz w:val="18"/>
                  <w:szCs w:val="18"/>
                </w:rPr>
                <w:t xml:space="preserve"> </w:t>
              </w:r>
            </w:ins>
            <w:r w:rsidR="00606F5E" w:rsidRPr="00032BAE">
              <w:rPr>
                <w:rFonts w:ascii="Times New Roman" w:eastAsia="仿宋_GB2312" w:hAnsi="Times New Roman" w:cs="Times New Roman"/>
                <w:color w:val="auto"/>
                <w:sz w:val="18"/>
                <w:szCs w:val="18"/>
              </w:rPr>
              <w:t>kg ~ 19.85</w:t>
            </w:r>
            <w:ins w:id="3752" w:author="Johan Granander" w:date="2026-07-28T15:02:00Z">
              <w:r w:rsidR="00A42FFF">
                <w:rPr>
                  <w:rFonts w:ascii="Times New Roman" w:eastAsia="仿宋_GB2312" w:hAnsi="Times New Roman" w:cs="Times New Roman"/>
                  <w:color w:val="auto"/>
                  <w:sz w:val="18"/>
                  <w:szCs w:val="18"/>
                </w:rPr>
                <w:t xml:space="preserve"> </w:t>
              </w:r>
            </w:ins>
            <w:r w:rsidR="00606F5E" w:rsidRPr="00032BAE">
              <w:rPr>
                <w:rFonts w:ascii="Times New Roman" w:eastAsia="仿宋_GB2312" w:hAnsi="Times New Roman" w:cs="Times New Roman"/>
                <w:color w:val="auto"/>
                <w:sz w:val="18"/>
                <w:szCs w:val="18"/>
              </w:rPr>
              <w:t>kg</w:t>
            </w:r>
            <w:r w:rsidRPr="00032BAE">
              <w:rPr>
                <w:rFonts w:ascii="Times New Roman" w:eastAsia="仿宋_GB2312" w:hAnsi="Times New Roman" w:cs="Times New Roman"/>
                <w:color w:val="auto"/>
                <w:sz w:val="18"/>
                <w:szCs w:val="18"/>
              </w:rPr>
              <w:t>, add accuracy required: ±3%</w:t>
            </w:r>
          </w:p>
        </w:tc>
        <w:tc>
          <w:tcPr>
            <w:tcW w:w="4110" w:type="dxa"/>
            <w:shd w:val="clear" w:color="auto" w:fill="FFFFFF" w:themeFill="background1"/>
            <w:vAlign w:val="center"/>
          </w:tcPr>
          <w:p w14:paraId="063BE52A" w14:textId="78DABF0B" w:rsidR="00224896" w:rsidRPr="000134D8" w:rsidRDefault="00224896" w:rsidP="0030647B">
            <w:pPr>
              <w:spacing w:line="276" w:lineRule="auto"/>
              <w:jc w:val="both"/>
              <w:rPr>
                <w:rFonts w:ascii="Times New Roman" w:eastAsia="仿宋_GB2312" w:hAnsi="Times New Roman" w:cs="Times New Roman"/>
                <w:color w:val="auto"/>
                <w:sz w:val="18"/>
                <w:szCs w:val="18"/>
              </w:rPr>
            </w:pPr>
            <w:del w:id="3753" w:author="Xuning Wei12232" w:date="2026-07-27T14:06:00Z">
              <w:r w:rsidRPr="000134D8" w:rsidDel="004E7CB8">
                <w:rPr>
                  <w:rFonts w:ascii="Times New Roman" w:eastAsia="仿宋_GB2312" w:hAnsi="Times New Roman" w:cs="Times New Roman"/>
                  <w:color w:val="auto"/>
                  <w:sz w:val="18"/>
                  <w:szCs w:val="18"/>
                </w:rPr>
                <w:delText>The equipment is equipped with Dedicated pipeline feeding, the feeding accuracy of DIC is within ±3% by manual weighing</w:delText>
              </w:r>
            </w:del>
            <w:ins w:id="3754" w:author="Xuning Wei12232" w:date="2026-07-27T14:06:00Z">
              <w:r w:rsidR="004E7CB8" w:rsidRPr="000134D8">
                <w:rPr>
                  <w:rFonts w:ascii="Times New Roman" w:eastAsia="仿宋_GB2312" w:hAnsi="Times New Roman" w:cs="Times New Roman"/>
                  <w:color w:val="0000FF"/>
                  <w:kern w:val="0"/>
                  <w:sz w:val="18"/>
                  <w:szCs w:val="18"/>
                  <w:lang w:val="sv-SE"/>
                </w:rPr>
                <w:t xml:space="preserve">2.00 kg </w:t>
              </w:r>
              <w:r w:rsidR="004E7CB8" w:rsidRPr="000134D8">
                <w:rPr>
                  <w:rFonts w:ascii="Times New Roman" w:eastAsia="仿宋_GB2312" w:hAnsi="Times New Roman" w:cs="Times New Roman"/>
                  <w:color w:val="0000FF"/>
                  <w:kern w:val="0"/>
                  <w:sz w:val="18"/>
                  <w:szCs w:val="18"/>
                  <w:lang w:val="sv-SE" w:eastAsia="zh-CN"/>
                </w:rPr>
                <w:t>≤</w:t>
              </w:r>
              <w:r w:rsidR="004E7CB8" w:rsidRPr="000134D8">
                <w:rPr>
                  <w:rFonts w:ascii="Times New Roman" w:eastAsia="仿宋_GB2312" w:hAnsi="Times New Roman" w:cs="Times New Roman"/>
                  <w:color w:val="0000FF"/>
                  <w:kern w:val="0"/>
                  <w:sz w:val="18"/>
                  <w:szCs w:val="18"/>
                  <w:lang w:val="sv-SE"/>
                </w:rPr>
                <w:t>m</w:t>
              </w:r>
              <w:r w:rsidR="004E7CB8" w:rsidRPr="000134D8">
                <w:rPr>
                  <w:rFonts w:ascii="Times New Roman" w:eastAsia="仿宋_GB2312" w:hAnsi="Times New Roman" w:cs="Times New Roman"/>
                  <w:color w:val="0000FF"/>
                  <w:kern w:val="0"/>
                  <w:sz w:val="18"/>
                  <w:szCs w:val="18"/>
                  <w:lang w:val="sv-SE" w:eastAsia="zh-CN"/>
                </w:rPr>
                <w:t>≤3</w:t>
              </w:r>
              <w:r w:rsidR="004E7CB8" w:rsidRPr="000134D8">
                <w:rPr>
                  <w:rFonts w:ascii="Times New Roman" w:eastAsia="仿宋_GB2312" w:hAnsi="Times New Roman" w:cs="Times New Roman"/>
                  <w:color w:val="0000FF"/>
                  <w:kern w:val="0"/>
                  <w:sz w:val="18"/>
                  <w:szCs w:val="18"/>
                  <w:lang w:val="sv-SE"/>
                </w:rPr>
                <w:t xml:space="preserve">00.00 kg: </w:t>
              </w:r>
              <w:r w:rsidR="004E7CB8" w:rsidRPr="000134D8">
                <w:rPr>
                  <w:rFonts w:ascii="Times New Roman" w:eastAsia="仿宋_GB2312" w:hAnsi="Times New Roman" w:cs="Times New Roman"/>
                  <w:color w:val="0000FF"/>
                  <w:sz w:val="18"/>
                  <w:szCs w:val="18"/>
                </w:rPr>
                <w:t>±</w:t>
              </w:r>
              <w:r w:rsidR="004E7CB8" w:rsidRPr="000134D8">
                <w:rPr>
                  <w:rFonts w:ascii="Times New Roman" w:eastAsia="仿宋_GB2312" w:hAnsi="Times New Roman" w:cs="Times New Roman"/>
                  <w:color w:val="0000FF"/>
                  <w:kern w:val="0"/>
                  <w:sz w:val="18"/>
                  <w:szCs w:val="18"/>
                  <w:lang w:val="sv-SE" w:eastAsia="zh-CN"/>
                </w:rPr>
                <w:t>3.0%</w:t>
              </w:r>
            </w:ins>
          </w:p>
        </w:tc>
        <w:tc>
          <w:tcPr>
            <w:tcW w:w="851" w:type="dxa"/>
            <w:shd w:val="clear" w:color="auto" w:fill="FFFFFF" w:themeFill="background1"/>
            <w:vAlign w:val="center"/>
          </w:tcPr>
          <w:p w14:paraId="42D33B6C" w14:textId="12F51A65"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44716262"/>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3C9B7CCB" w14:textId="600255E1"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75970100"/>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vMerge/>
            <w:shd w:val="clear" w:color="auto" w:fill="FFFFFF" w:themeFill="background1"/>
            <w:vAlign w:val="center"/>
          </w:tcPr>
          <w:p w14:paraId="340F5A6D" w14:textId="2204F164" w:rsidR="00224896" w:rsidRPr="00032BAE" w:rsidRDefault="00224896" w:rsidP="0030647B">
            <w:pPr>
              <w:spacing w:line="276" w:lineRule="auto"/>
              <w:jc w:val="both"/>
              <w:rPr>
                <w:rFonts w:ascii="Times New Roman" w:eastAsia="仿宋_GB2312" w:hAnsi="Times New Roman" w:cs="Times New Roman"/>
                <w:color w:val="auto"/>
                <w:sz w:val="18"/>
                <w:szCs w:val="18"/>
              </w:rPr>
            </w:pPr>
          </w:p>
        </w:tc>
      </w:tr>
      <w:tr w:rsidR="00032BAE" w:rsidRPr="00032BAE" w14:paraId="2B1AC9F1" w14:textId="77777777" w:rsidTr="00232BBA">
        <w:trPr>
          <w:trHeight w:val="595"/>
        </w:trPr>
        <w:tc>
          <w:tcPr>
            <w:tcW w:w="531" w:type="dxa"/>
            <w:vMerge/>
            <w:shd w:val="clear" w:color="auto" w:fill="FFFFFF" w:themeFill="background1"/>
            <w:vAlign w:val="center"/>
          </w:tcPr>
          <w:p w14:paraId="18C59E82" w14:textId="77777777" w:rsidR="00224896" w:rsidRPr="00032BAE"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705E9EAA" w14:textId="77777777" w:rsidR="00224896" w:rsidRPr="00032BAE"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78F9DDDC" w14:textId="6A957B6D"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DIPEA add</w:t>
            </w:r>
            <w:ins w:id="3755" w:author="Johan Granander" w:date="2026-05-04T11:48:00Z">
              <w:r w:rsidR="005472DA">
                <w:rPr>
                  <w:rFonts w:ascii="Times New Roman" w:eastAsia="仿宋_GB2312" w:hAnsi="Times New Roman" w:cs="Times New Roman"/>
                  <w:color w:val="auto"/>
                  <w:sz w:val="18"/>
                  <w:szCs w:val="18"/>
                </w:rPr>
                <w:t>ition</w:t>
              </w:r>
            </w:ins>
            <w:r w:rsidRPr="00032BAE">
              <w:rPr>
                <w:rFonts w:ascii="Times New Roman" w:eastAsia="仿宋_GB2312" w:hAnsi="Times New Roman" w:cs="Times New Roman"/>
                <w:color w:val="auto"/>
                <w:sz w:val="18"/>
                <w:szCs w:val="18"/>
              </w:rPr>
              <w:t xml:space="preserve"> amount range: </w:t>
            </w:r>
            <w:r w:rsidR="00606F5E" w:rsidRPr="00032BAE">
              <w:rPr>
                <w:rFonts w:ascii="Times New Roman" w:eastAsia="仿宋_GB2312" w:hAnsi="Times New Roman" w:cs="Times New Roman"/>
                <w:color w:val="auto"/>
                <w:sz w:val="18"/>
                <w:szCs w:val="18"/>
              </w:rPr>
              <w:t>21.03</w:t>
            </w:r>
            <w:ins w:id="3756" w:author="Johan Granander" w:date="2026-07-28T15:02:00Z">
              <w:r w:rsidR="00A42FFF">
                <w:rPr>
                  <w:rFonts w:ascii="Times New Roman" w:eastAsia="仿宋_GB2312" w:hAnsi="Times New Roman" w:cs="Times New Roman"/>
                  <w:color w:val="auto"/>
                  <w:sz w:val="18"/>
                  <w:szCs w:val="18"/>
                </w:rPr>
                <w:t xml:space="preserve"> </w:t>
              </w:r>
            </w:ins>
            <w:r w:rsidR="00606F5E" w:rsidRPr="00032BAE">
              <w:rPr>
                <w:rFonts w:ascii="Times New Roman" w:eastAsia="仿宋_GB2312" w:hAnsi="Times New Roman" w:cs="Times New Roman"/>
                <w:color w:val="auto"/>
                <w:sz w:val="18"/>
                <w:szCs w:val="18"/>
              </w:rPr>
              <w:t>kg ~ 42.06</w:t>
            </w:r>
            <w:ins w:id="3757" w:author="Johan Granander" w:date="2026-07-28T15:02:00Z">
              <w:r w:rsidR="00A42FFF">
                <w:rPr>
                  <w:rFonts w:ascii="Times New Roman" w:eastAsia="仿宋_GB2312" w:hAnsi="Times New Roman" w:cs="Times New Roman"/>
                  <w:color w:val="auto"/>
                  <w:sz w:val="18"/>
                  <w:szCs w:val="18"/>
                </w:rPr>
                <w:t xml:space="preserve"> </w:t>
              </w:r>
            </w:ins>
            <w:r w:rsidR="00606F5E" w:rsidRPr="00032BAE">
              <w:rPr>
                <w:rFonts w:ascii="Times New Roman" w:eastAsia="仿宋_GB2312" w:hAnsi="Times New Roman" w:cs="Times New Roman"/>
                <w:color w:val="auto"/>
                <w:sz w:val="18"/>
                <w:szCs w:val="18"/>
              </w:rPr>
              <w:t>kg</w:t>
            </w:r>
            <w:r w:rsidRPr="00032BAE">
              <w:rPr>
                <w:rFonts w:ascii="Times New Roman" w:eastAsia="仿宋_GB2312" w:hAnsi="Times New Roman" w:cs="Times New Roman"/>
                <w:color w:val="auto"/>
                <w:sz w:val="18"/>
                <w:szCs w:val="18"/>
              </w:rPr>
              <w:t>, add accuracy required: ±3%</w:t>
            </w:r>
          </w:p>
        </w:tc>
        <w:tc>
          <w:tcPr>
            <w:tcW w:w="4110" w:type="dxa"/>
            <w:shd w:val="clear" w:color="auto" w:fill="FFFFFF" w:themeFill="background1"/>
            <w:vAlign w:val="center"/>
          </w:tcPr>
          <w:p w14:paraId="24C135BD" w14:textId="19D25E50" w:rsidR="00224896" w:rsidRPr="000134D8" w:rsidRDefault="004E7CB8" w:rsidP="0030647B">
            <w:pPr>
              <w:spacing w:line="276" w:lineRule="auto"/>
              <w:jc w:val="both"/>
              <w:rPr>
                <w:rFonts w:ascii="Times New Roman" w:eastAsia="仿宋_GB2312" w:hAnsi="Times New Roman" w:cs="Times New Roman"/>
                <w:color w:val="auto"/>
                <w:sz w:val="18"/>
                <w:szCs w:val="18"/>
              </w:rPr>
            </w:pPr>
            <w:ins w:id="3758" w:author="Xuning Wei12232" w:date="2026-07-27T14:07:00Z">
              <w:r w:rsidRPr="000134D8">
                <w:rPr>
                  <w:rFonts w:ascii="Times New Roman" w:eastAsia="仿宋_GB2312" w:hAnsi="Times New Roman" w:cs="Times New Roman"/>
                  <w:color w:val="0000FF"/>
                  <w:kern w:val="0"/>
                  <w:sz w:val="18"/>
                  <w:szCs w:val="18"/>
                  <w:lang w:val="sv-SE"/>
                </w:rPr>
                <w:t xml:space="preserve">2.00 kg </w:t>
              </w:r>
              <w:r w:rsidRPr="000134D8">
                <w:rPr>
                  <w:rFonts w:ascii="Times New Roman" w:eastAsia="仿宋_GB2312" w:hAnsi="Times New Roman" w:cs="Times New Roman"/>
                  <w:color w:val="0000FF"/>
                  <w:kern w:val="0"/>
                  <w:sz w:val="18"/>
                  <w:szCs w:val="18"/>
                  <w:lang w:val="sv-SE" w:eastAsia="zh-CN"/>
                </w:rPr>
                <w:t>≤</w:t>
              </w:r>
              <w:r w:rsidRPr="000134D8">
                <w:rPr>
                  <w:rFonts w:ascii="Times New Roman" w:eastAsia="仿宋_GB2312" w:hAnsi="Times New Roman" w:cs="Times New Roman"/>
                  <w:color w:val="0000FF"/>
                  <w:kern w:val="0"/>
                  <w:sz w:val="18"/>
                  <w:szCs w:val="18"/>
                  <w:lang w:val="sv-SE"/>
                </w:rPr>
                <w:t>m</w:t>
              </w:r>
              <w:r w:rsidRPr="000134D8">
                <w:rPr>
                  <w:rFonts w:ascii="Times New Roman" w:eastAsia="仿宋_GB2312" w:hAnsi="Times New Roman" w:cs="Times New Roman"/>
                  <w:color w:val="0000FF"/>
                  <w:kern w:val="0"/>
                  <w:sz w:val="18"/>
                  <w:szCs w:val="18"/>
                  <w:lang w:val="sv-SE" w:eastAsia="zh-CN"/>
                </w:rPr>
                <w:t>≤3</w:t>
              </w:r>
              <w:r w:rsidRPr="000134D8">
                <w:rPr>
                  <w:rFonts w:ascii="Times New Roman" w:eastAsia="仿宋_GB2312" w:hAnsi="Times New Roman" w:cs="Times New Roman"/>
                  <w:color w:val="0000FF"/>
                  <w:kern w:val="0"/>
                  <w:sz w:val="18"/>
                  <w:szCs w:val="18"/>
                  <w:lang w:val="sv-SE"/>
                </w:rPr>
                <w:t xml:space="preserve">00.00 kg: </w:t>
              </w:r>
              <w:r w:rsidRPr="000134D8">
                <w:rPr>
                  <w:rFonts w:ascii="Times New Roman" w:eastAsia="仿宋_GB2312" w:hAnsi="Times New Roman" w:cs="Times New Roman"/>
                  <w:color w:val="0000FF"/>
                  <w:sz w:val="18"/>
                  <w:szCs w:val="18"/>
                </w:rPr>
                <w:t>±</w:t>
              </w:r>
              <w:r w:rsidRPr="000134D8">
                <w:rPr>
                  <w:rFonts w:ascii="Times New Roman" w:eastAsia="仿宋_GB2312" w:hAnsi="Times New Roman" w:cs="Times New Roman"/>
                  <w:color w:val="0000FF"/>
                  <w:kern w:val="0"/>
                  <w:sz w:val="18"/>
                  <w:szCs w:val="18"/>
                  <w:lang w:val="sv-SE" w:eastAsia="zh-CN"/>
                </w:rPr>
                <w:t>3.0%</w:t>
              </w:r>
            </w:ins>
            <w:del w:id="3759" w:author="Xuning Wei12232" w:date="2026-07-27T14:07:00Z">
              <w:r w:rsidR="00224896" w:rsidRPr="000134D8" w:rsidDel="004E7CB8">
                <w:rPr>
                  <w:rFonts w:ascii="Times New Roman" w:eastAsia="仿宋_GB2312" w:hAnsi="Times New Roman" w:cs="Times New Roman"/>
                  <w:color w:val="auto"/>
                  <w:sz w:val="18"/>
                  <w:szCs w:val="18"/>
                </w:rPr>
                <w:delText>The equipment is equipped with Dedicated pipeline feeding, the feeding accuracy of DIC is within ±3% by manual weighing</w:delText>
              </w:r>
            </w:del>
          </w:p>
        </w:tc>
        <w:tc>
          <w:tcPr>
            <w:tcW w:w="851" w:type="dxa"/>
            <w:shd w:val="clear" w:color="auto" w:fill="FFFFFF" w:themeFill="background1"/>
            <w:vAlign w:val="center"/>
          </w:tcPr>
          <w:p w14:paraId="23374E08" w14:textId="023F3B1D"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34539088"/>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1BB94F7E" w14:textId="4ECB6BCD"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491636882"/>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vMerge/>
            <w:shd w:val="clear" w:color="auto" w:fill="FFFFFF" w:themeFill="background1"/>
            <w:vAlign w:val="center"/>
          </w:tcPr>
          <w:p w14:paraId="2F2B4C4C" w14:textId="4C1513A1" w:rsidR="00224896" w:rsidRPr="00032BAE" w:rsidRDefault="00224896" w:rsidP="0030647B">
            <w:pPr>
              <w:spacing w:line="276" w:lineRule="auto"/>
              <w:jc w:val="both"/>
              <w:rPr>
                <w:rFonts w:ascii="Times New Roman" w:eastAsia="仿宋_GB2312" w:hAnsi="Times New Roman" w:cs="Times New Roman"/>
                <w:color w:val="auto"/>
                <w:sz w:val="18"/>
                <w:szCs w:val="18"/>
              </w:rPr>
            </w:pPr>
          </w:p>
        </w:tc>
      </w:tr>
      <w:tr w:rsidR="00032BAE" w:rsidRPr="00032BAE" w14:paraId="3C5D4560" w14:textId="77777777" w:rsidTr="00232BBA">
        <w:trPr>
          <w:trHeight w:val="595"/>
        </w:trPr>
        <w:tc>
          <w:tcPr>
            <w:tcW w:w="531" w:type="dxa"/>
            <w:vMerge/>
            <w:shd w:val="clear" w:color="auto" w:fill="FFFFFF" w:themeFill="background1"/>
            <w:vAlign w:val="center"/>
          </w:tcPr>
          <w:p w14:paraId="5766AF18" w14:textId="77777777" w:rsidR="00224896" w:rsidRPr="00032BAE"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1958069C" w14:textId="77777777" w:rsidR="00224896" w:rsidRPr="00032BAE"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61024ECF" w14:textId="696030A5"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Pyridine add</w:t>
            </w:r>
            <w:ins w:id="3760" w:author="Johan Granander" w:date="2026-05-04T11:48:00Z">
              <w:r w:rsidR="005472DA">
                <w:rPr>
                  <w:rFonts w:ascii="Times New Roman" w:eastAsia="仿宋_GB2312" w:hAnsi="Times New Roman" w:cs="Times New Roman"/>
                  <w:color w:val="auto"/>
                  <w:sz w:val="18"/>
                  <w:szCs w:val="18"/>
                </w:rPr>
                <w:t>ition</w:t>
              </w:r>
            </w:ins>
            <w:r w:rsidRPr="00032BAE">
              <w:rPr>
                <w:rFonts w:ascii="Times New Roman" w:eastAsia="仿宋_GB2312" w:hAnsi="Times New Roman" w:cs="Times New Roman"/>
                <w:color w:val="auto"/>
                <w:sz w:val="18"/>
                <w:szCs w:val="18"/>
              </w:rPr>
              <w:t xml:space="preserve"> amount range: </w:t>
            </w:r>
            <w:r w:rsidR="00606F5E" w:rsidRPr="00032BAE">
              <w:rPr>
                <w:rFonts w:ascii="Times New Roman" w:eastAsia="仿宋_GB2312" w:hAnsi="Times New Roman" w:cs="Times New Roman"/>
                <w:color w:val="auto"/>
                <w:sz w:val="18"/>
                <w:szCs w:val="18"/>
              </w:rPr>
              <w:t>6.25</w:t>
            </w:r>
            <w:ins w:id="3761" w:author="Johan Granander" w:date="2026-07-28T15:02:00Z">
              <w:r w:rsidR="00A42FFF">
                <w:rPr>
                  <w:rFonts w:ascii="Times New Roman" w:eastAsia="仿宋_GB2312" w:hAnsi="Times New Roman" w:cs="Times New Roman"/>
                  <w:color w:val="auto"/>
                  <w:sz w:val="18"/>
                  <w:szCs w:val="18"/>
                </w:rPr>
                <w:t xml:space="preserve"> </w:t>
              </w:r>
            </w:ins>
            <w:r w:rsidR="00606F5E" w:rsidRPr="00032BAE">
              <w:rPr>
                <w:rFonts w:ascii="Times New Roman" w:eastAsia="仿宋_GB2312" w:hAnsi="Times New Roman" w:cs="Times New Roman"/>
                <w:color w:val="auto"/>
                <w:sz w:val="18"/>
                <w:szCs w:val="18"/>
              </w:rPr>
              <w:t>kg ~ 6.63</w:t>
            </w:r>
            <w:ins w:id="3762" w:author="Johan Granander" w:date="2026-07-28T15:02:00Z">
              <w:r w:rsidR="00A42FFF">
                <w:rPr>
                  <w:rFonts w:ascii="Times New Roman" w:eastAsia="仿宋_GB2312" w:hAnsi="Times New Roman" w:cs="Times New Roman"/>
                  <w:color w:val="auto"/>
                  <w:sz w:val="18"/>
                  <w:szCs w:val="18"/>
                </w:rPr>
                <w:t xml:space="preserve"> </w:t>
              </w:r>
            </w:ins>
            <w:r w:rsidR="00606F5E" w:rsidRPr="00032BAE">
              <w:rPr>
                <w:rFonts w:ascii="Times New Roman" w:eastAsia="仿宋_GB2312" w:hAnsi="Times New Roman" w:cs="Times New Roman"/>
                <w:color w:val="auto"/>
                <w:sz w:val="18"/>
                <w:szCs w:val="18"/>
              </w:rPr>
              <w:t>kg</w:t>
            </w:r>
            <w:r w:rsidR="00B91F1B" w:rsidRPr="00032BAE">
              <w:rPr>
                <w:rFonts w:ascii="Times New Roman" w:eastAsia="仿宋_GB2312" w:hAnsi="Times New Roman" w:cs="Times New Roman"/>
                <w:color w:val="auto"/>
                <w:sz w:val="18"/>
                <w:szCs w:val="18"/>
              </w:rPr>
              <w:t>, add accuracy required: ±3%</w:t>
            </w:r>
          </w:p>
        </w:tc>
        <w:tc>
          <w:tcPr>
            <w:tcW w:w="4110" w:type="dxa"/>
            <w:shd w:val="clear" w:color="auto" w:fill="FFFFFF" w:themeFill="background1"/>
            <w:vAlign w:val="center"/>
          </w:tcPr>
          <w:p w14:paraId="3096479F" w14:textId="0144CB34" w:rsidR="00224896" w:rsidRPr="000134D8" w:rsidRDefault="004E7CB8" w:rsidP="0030647B">
            <w:pPr>
              <w:spacing w:line="276" w:lineRule="auto"/>
              <w:jc w:val="both"/>
              <w:rPr>
                <w:rFonts w:ascii="Times New Roman" w:eastAsia="仿宋_GB2312" w:hAnsi="Times New Roman" w:cs="Times New Roman"/>
                <w:color w:val="auto"/>
                <w:sz w:val="18"/>
                <w:szCs w:val="18"/>
              </w:rPr>
            </w:pPr>
            <w:ins w:id="3763" w:author="Xuning Wei12232" w:date="2026-07-27T14:07:00Z">
              <w:r w:rsidRPr="000134D8">
                <w:rPr>
                  <w:rFonts w:ascii="Times New Roman" w:eastAsia="仿宋_GB2312" w:hAnsi="Times New Roman" w:cs="Times New Roman"/>
                  <w:color w:val="0000FF"/>
                  <w:kern w:val="0"/>
                  <w:sz w:val="18"/>
                  <w:szCs w:val="18"/>
                  <w:lang w:val="sv-SE"/>
                </w:rPr>
                <w:t xml:space="preserve">2.00 kg </w:t>
              </w:r>
              <w:r w:rsidRPr="000134D8">
                <w:rPr>
                  <w:rFonts w:ascii="Times New Roman" w:eastAsia="仿宋_GB2312" w:hAnsi="Times New Roman" w:cs="Times New Roman"/>
                  <w:color w:val="0000FF"/>
                  <w:kern w:val="0"/>
                  <w:sz w:val="18"/>
                  <w:szCs w:val="18"/>
                  <w:lang w:val="sv-SE" w:eastAsia="zh-CN"/>
                </w:rPr>
                <w:t>≤</w:t>
              </w:r>
              <w:r w:rsidRPr="000134D8">
                <w:rPr>
                  <w:rFonts w:ascii="Times New Roman" w:eastAsia="仿宋_GB2312" w:hAnsi="Times New Roman" w:cs="Times New Roman"/>
                  <w:color w:val="0000FF"/>
                  <w:kern w:val="0"/>
                  <w:sz w:val="18"/>
                  <w:szCs w:val="18"/>
                  <w:lang w:val="sv-SE"/>
                </w:rPr>
                <w:t>m</w:t>
              </w:r>
              <w:r w:rsidRPr="000134D8">
                <w:rPr>
                  <w:rFonts w:ascii="Times New Roman" w:eastAsia="仿宋_GB2312" w:hAnsi="Times New Roman" w:cs="Times New Roman"/>
                  <w:color w:val="0000FF"/>
                  <w:kern w:val="0"/>
                  <w:sz w:val="18"/>
                  <w:szCs w:val="18"/>
                  <w:lang w:val="sv-SE" w:eastAsia="zh-CN"/>
                </w:rPr>
                <w:t>≤3</w:t>
              </w:r>
              <w:r w:rsidRPr="000134D8">
                <w:rPr>
                  <w:rFonts w:ascii="Times New Roman" w:eastAsia="仿宋_GB2312" w:hAnsi="Times New Roman" w:cs="Times New Roman"/>
                  <w:color w:val="0000FF"/>
                  <w:kern w:val="0"/>
                  <w:sz w:val="18"/>
                  <w:szCs w:val="18"/>
                  <w:lang w:val="sv-SE"/>
                </w:rPr>
                <w:t xml:space="preserve">00.00 kg: </w:t>
              </w:r>
              <w:r w:rsidRPr="000134D8">
                <w:rPr>
                  <w:rFonts w:ascii="Times New Roman" w:eastAsia="仿宋_GB2312" w:hAnsi="Times New Roman" w:cs="Times New Roman"/>
                  <w:color w:val="0000FF"/>
                  <w:sz w:val="18"/>
                  <w:szCs w:val="18"/>
                </w:rPr>
                <w:t>±</w:t>
              </w:r>
              <w:r w:rsidRPr="000134D8">
                <w:rPr>
                  <w:rFonts w:ascii="Times New Roman" w:eastAsia="仿宋_GB2312" w:hAnsi="Times New Roman" w:cs="Times New Roman"/>
                  <w:color w:val="0000FF"/>
                  <w:kern w:val="0"/>
                  <w:sz w:val="18"/>
                  <w:szCs w:val="18"/>
                  <w:lang w:val="sv-SE" w:eastAsia="zh-CN"/>
                </w:rPr>
                <w:t>3.0%</w:t>
              </w:r>
            </w:ins>
            <w:del w:id="3764" w:author="Xuning Wei12232" w:date="2026-07-27T14:07:00Z">
              <w:r w:rsidR="00224896" w:rsidRPr="000134D8" w:rsidDel="004E7CB8">
                <w:rPr>
                  <w:rFonts w:ascii="Times New Roman" w:eastAsia="仿宋_GB2312" w:hAnsi="Times New Roman" w:cs="Times New Roman"/>
                  <w:color w:val="auto"/>
                  <w:sz w:val="18"/>
                  <w:szCs w:val="18"/>
                </w:rPr>
                <w:delText>The equipment is equipped with feeding ports, the feeding accuracy of Pyridine is within ±3% by manual weighing</w:delText>
              </w:r>
            </w:del>
          </w:p>
        </w:tc>
        <w:tc>
          <w:tcPr>
            <w:tcW w:w="851" w:type="dxa"/>
            <w:shd w:val="clear" w:color="auto" w:fill="FFFFFF" w:themeFill="background1"/>
            <w:vAlign w:val="center"/>
          </w:tcPr>
          <w:p w14:paraId="1046723C" w14:textId="547EEC0C"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69558429"/>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7999289B" w14:textId="2432784E"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132087220"/>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vMerge w:val="restart"/>
            <w:shd w:val="clear" w:color="auto" w:fill="FFFFFF" w:themeFill="background1"/>
            <w:vAlign w:val="center"/>
          </w:tcPr>
          <w:p w14:paraId="03B7C716" w14:textId="46CFA369"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is equipped with feeding ports</w:t>
            </w:r>
            <w:r w:rsidRPr="00032BAE" w:rsidDel="00D27896">
              <w:rPr>
                <w:rFonts w:ascii="Times New Roman" w:eastAsia="仿宋_GB2312" w:hAnsi="Times New Roman" w:cs="Times New Roman"/>
                <w:color w:val="auto"/>
                <w:sz w:val="18"/>
                <w:szCs w:val="18"/>
              </w:rPr>
              <w:t xml:space="preserve"> </w:t>
            </w:r>
            <w:r w:rsidRPr="00032BAE">
              <w:rPr>
                <w:rFonts w:ascii="Times New Roman" w:eastAsia="仿宋_GB2312" w:hAnsi="Times New Roman" w:cs="Times New Roman"/>
                <w:color w:val="auto"/>
                <w:sz w:val="18"/>
                <w:szCs w:val="18"/>
              </w:rPr>
              <w:t>And the feeding accuracy required by the process is within the control range of the equipment by manual weighing</w:t>
            </w:r>
          </w:p>
        </w:tc>
      </w:tr>
      <w:tr w:rsidR="00032BAE" w:rsidRPr="00032BAE" w14:paraId="749413FF" w14:textId="77777777" w:rsidTr="00232BBA">
        <w:trPr>
          <w:trHeight w:val="595"/>
        </w:trPr>
        <w:tc>
          <w:tcPr>
            <w:tcW w:w="531" w:type="dxa"/>
            <w:vMerge/>
            <w:shd w:val="clear" w:color="auto" w:fill="FFFFFF" w:themeFill="background1"/>
            <w:vAlign w:val="center"/>
          </w:tcPr>
          <w:p w14:paraId="6DA59E87" w14:textId="77777777" w:rsidR="00224896" w:rsidRPr="00032BAE"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05BF8EAB" w14:textId="77777777" w:rsidR="00224896" w:rsidRPr="00032BAE"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20D0DFB5" w14:textId="304F89E2"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Ac</w:t>
            </w:r>
            <w:r w:rsidRPr="00032BAE">
              <w:rPr>
                <w:rFonts w:ascii="Times New Roman" w:eastAsia="仿宋_GB2312" w:hAnsi="Times New Roman" w:cs="Times New Roman"/>
                <w:color w:val="auto"/>
                <w:sz w:val="18"/>
                <w:szCs w:val="18"/>
                <w:vertAlign w:val="subscript"/>
              </w:rPr>
              <w:t>2</w:t>
            </w:r>
            <w:r w:rsidRPr="00032BAE">
              <w:rPr>
                <w:rFonts w:ascii="Times New Roman" w:eastAsia="仿宋_GB2312" w:hAnsi="Times New Roman" w:cs="Times New Roman"/>
                <w:color w:val="auto"/>
                <w:sz w:val="18"/>
                <w:szCs w:val="18"/>
              </w:rPr>
              <w:t>O add</w:t>
            </w:r>
            <w:ins w:id="3765" w:author="Johan Granander" w:date="2026-05-04T11:48:00Z">
              <w:r w:rsidR="005472DA">
                <w:rPr>
                  <w:rFonts w:ascii="Times New Roman" w:eastAsia="仿宋_GB2312" w:hAnsi="Times New Roman" w:cs="Times New Roman"/>
                  <w:color w:val="auto"/>
                  <w:sz w:val="18"/>
                  <w:szCs w:val="18"/>
                </w:rPr>
                <w:t>ition</w:t>
              </w:r>
            </w:ins>
            <w:r w:rsidRPr="00032BAE">
              <w:rPr>
                <w:rFonts w:ascii="Times New Roman" w:eastAsia="仿宋_GB2312" w:hAnsi="Times New Roman" w:cs="Times New Roman"/>
                <w:color w:val="auto"/>
                <w:sz w:val="18"/>
                <w:szCs w:val="18"/>
              </w:rPr>
              <w:t xml:space="preserve"> amount range: </w:t>
            </w:r>
            <w:r w:rsidR="00606F5E" w:rsidRPr="00032BAE">
              <w:rPr>
                <w:rFonts w:ascii="Times New Roman" w:eastAsia="仿宋_GB2312" w:hAnsi="Times New Roman" w:cs="Times New Roman"/>
                <w:color w:val="auto"/>
                <w:sz w:val="18"/>
                <w:szCs w:val="18"/>
              </w:rPr>
              <w:t>6.71</w:t>
            </w:r>
            <w:ins w:id="3766" w:author="Johan Granander" w:date="2026-07-28T15:02:00Z">
              <w:r w:rsidR="004A5B11">
                <w:rPr>
                  <w:rFonts w:ascii="Times New Roman" w:eastAsia="仿宋_GB2312" w:hAnsi="Times New Roman" w:cs="Times New Roman"/>
                  <w:color w:val="auto"/>
                  <w:sz w:val="18"/>
                  <w:szCs w:val="18"/>
                </w:rPr>
                <w:t xml:space="preserve"> k</w:t>
              </w:r>
            </w:ins>
            <w:r w:rsidR="00606F5E" w:rsidRPr="00032BAE">
              <w:rPr>
                <w:rFonts w:ascii="Times New Roman" w:eastAsia="仿宋_GB2312" w:hAnsi="Times New Roman" w:cs="Times New Roman"/>
                <w:color w:val="auto"/>
                <w:sz w:val="18"/>
                <w:szCs w:val="18"/>
              </w:rPr>
              <w:t>g ~ 7.13</w:t>
            </w:r>
            <w:ins w:id="3767" w:author="Johan Granander" w:date="2026-07-28T15:02:00Z">
              <w:r w:rsidR="004A5B11">
                <w:rPr>
                  <w:rFonts w:ascii="Times New Roman" w:eastAsia="仿宋_GB2312" w:hAnsi="Times New Roman" w:cs="Times New Roman"/>
                  <w:color w:val="auto"/>
                  <w:sz w:val="18"/>
                  <w:szCs w:val="18"/>
                </w:rPr>
                <w:t xml:space="preserve"> </w:t>
              </w:r>
            </w:ins>
            <w:r w:rsidR="00606F5E" w:rsidRPr="00032BAE">
              <w:rPr>
                <w:rFonts w:ascii="Times New Roman" w:eastAsia="仿宋_GB2312" w:hAnsi="Times New Roman" w:cs="Times New Roman"/>
                <w:color w:val="auto"/>
                <w:sz w:val="18"/>
                <w:szCs w:val="18"/>
              </w:rPr>
              <w:t>kg</w:t>
            </w:r>
            <w:r w:rsidRPr="00032BAE">
              <w:rPr>
                <w:rFonts w:ascii="Times New Roman" w:eastAsia="仿宋_GB2312" w:hAnsi="Times New Roman" w:cs="Times New Roman"/>
                <w:color w:val="auto"/>
                <w:sz w:val="18"/>
                <w:szCs w:val="18"/>
              </w:rPr>
              <w:t>, add accuracy required: ±3%</w:t>
            </w:r>
          </w:p>
        </w:tc>
        <w:tc>
          <w:tcPr>
            <w:tcW w:w="4110" w:type="dxa"/>
            <w:shd w:val="clear" w:color="auto" w:fill="FFFFFF" w:themeFill="background1"/>
            <w:vAlign w:val="center"/>
          </w:tcPr>
          <w:p w14:paraId="0822F554" w14:textId="26505FE3" w:rsidR="00224896" w:rsidRPr="000134D8" w:rsidRDefault="004E7CB8" w:rsidP="0030647B">
            <w:pPr>
              <w:spacing w:line="276" w:lineRule="auto"/>
              <w:jc w:val="both"/>
              <w:rPr>
                <w:rFonts w:ascii="Times New Roman" w:eastAsia="仿宋_GB2312" w:hAnsi="Times New Roman" w:cs="Times New Roman"/>
                <w:color w:val="auto"/>
                <w:sz w:val="18"/>
                <w:szCs w:val="18"/>
              </w:rPr>
            </w:pPr>
            <w:ins w:id="3768" w:author="Xuning Wei12232" w:date="2026-07-27T14:07:00Z">
              <w:r w:rsidRPr="000134D8">
                <w:rPr>
                  <w:rFonts w:ascii="Times New Roman" w:eastAsia="仿宋_GB2312" w:hAnsi="Times New Roman" w:cs="Times New Roman"/>
                  <w:color w:val="0000FF"/>
                  <w:kern w:val="0"/>
                  <w:sz w:val="18"/>
                  <w:szCs w:val="18"/>
                  <w:lang w:val="sv-SE"/>
                </w:rPr>
                <w:t xml:space="preserve">2.00 kg </w:t>
              </w:r>
              <w:r w:rsidRPr="000134D8">
                <w:rPr>
                  <w:rFonts w:ascii="Times New Roman" w:eastAsia="仿宋_GB2312" w:hAnsi="Times New Roman" w:cs="Times New Roman"/>
                  <w:color w:val="0000FF"/>
                  <w:kern w:val="0"/>
                  <w:sz w:val="18"/>
                  <w:szCs w:val="18"/>
                  <w:lang w:val="sv-SE" w:eastAsia="zh-CN"/>
                </w:rPr>
                <w:t>≤</w:t>
              </w:r>
              <w:r w:rsidRPr="000134D8">
                <w:rPr>
                  <w:rFonts w:ascii="Times New Roman" w:eastAsia="仿宋_GB2312" w:hAnsi="Times New Roman" w:cs="Times New Roman"/>
                  <w:color w:val="0000FF"/>
                  <w:kern w:val="0"/>
                  <w:sz w:val="18"/>
                  <w:szCs w:val="18"/>
                  <w:lang w:val="sv-SE"/>
                </w:rPr>
                <w:t>m</w:t>
              </w:r>
              <w:r w:rsidRPr="000134D8">
                <w:rPr>
                  <w:rFonts w:ascii="Times New Roman" w:eastAsia="仿宋_GB2312" w:hAnsi="Times New Roman" w:cs="Times New Roman"/>
                  <w:color w:val="0000FF"/>
                  <w:kern w:val="0"/>
                  <w:sz w:val="18"/>
                  <w:szCs w:val="18"/>
                  <w:lang w:val="sv-SE" w:eastAsia="zh-CN"/>
                </w:rPr>
                <w:t>≤3</w:t>
              </w:r>
              <w:r w:rsidRPr="000134D8">
                <w:rPr>
                  <w:rFonts w:ascii="Times New Roman" w:eastAsia="仿宋_GB2312" w:hAnsi="Times New Roman" w:cs="Times New Roman"/>
                  <w:color w:val="0000FF"/>
                  <w:kern w:val="0"/>
                  <w:sz w:val="18"/>
                  <w:szCs w:val="18"/>
                  <w:lang w:val="sv-SE"/>
                </w:rPr>
                <w:t xml:space="preserve">00.00 kg: </w:t>
              </w:r>
              <w:r w:rsidRPr="000134D8">
                <w:rPr>
                  <w:rFonts w:ascii="Times New Roman" w:eastAsia="仿宋_GB2312" w:hAnsi="Times New Roman" w:cs="Times New Roman"/>
                  <w:color w:val="0000FF"/>
                  <w:sz w:val="18"/>
                  <w:szCs w:val="18"/>
                </w:rPr>
                <w:t>±</w:t>
              </w:r>
              <w:r w:rsidRPr="000134D8">
                <w:rPr>
                  <w:rFonts w:ascii="Times New Roman" w:eastAsia="仿宋_GB2312" w:hAnsi="Times New Roman" w:cs="Times New Roman"/>
                  <w:color w:val="0000FF"/>
                  <w:kern w:val="0"/>
                  <w:sz w:val="18"/>
                  <w:szCs w:val="18"/>
                  <w:lang w:val="sv-SE" w:eastAsia="zh-CN"/>
                </w:rPr>
                <w:t>3.0%</w:t>
              </w:r>
            </w:ins>
            <w:del w:id="3769" w:author="Xuning Wei12232" w:date="2026-07-27T14:07:00Z">
              <w:r w:rsidR="00224896" w:rsidRPr="000134D8" w:rsidDel="004E7CB8">
                <w:rPr>
                  <w:rFonts w:ascii="Times New Roman" w:eastAsia="仿宋_GB2312" w:hAnsi="Times New Roman" w:cs="Times New Roman"/>
                  <w:color w:val="auto"/>
                  <w:sz w:val="18"/>
                  <w:szCs w:val="18"/>
                </w:rPr>
                <w:delText>The equipment is equipped with feeding ports, the feeding accuracy of Ac</w:delText>
              </w:r>
              <w:r w:rsidR="00224896" w:rsidRPr="000134D8" w:rsidDel="004E7CB8">
                <w:rPr>
                  <w:rFonts w:ascii="Times New Roman" w:eastAsia="仿宋_GB2312" w:hAnsi="Times New Roman" w:cs="Times New Roman"/>
                  <w:color w:val="auto"/>
                  <w:sz w:val="18"/>
                  <w:szCs w:val="18"/>
                  <w:vertAlign w:val="subscript"/>
                </w:rPr>
                <w:delText>2</w:delText>
              </w:r>
              <w:r w:rsidR="00224896" w:rsidRPr="000134D8" w:rsidDel="004E7CB8">
                <w:rPr>
                  <w:rFonts w:ascii="Times New Roman" w:eastAsia="仿宋_GB2312" w:hAnsi="Times New Roman" w:cs="Times New Roman"/>
                  <w:color w:val="auto"/>
                  <w:sz w:val="18"/>
                  <w:szCs w:val="18"/>
                </w:rPr>
                <w:delText>O is within ±3% by manual weighing</w:delText>
              </w:r>
            </w:del>
            <w:ins w:id="3770" w:author="Xuning Wei12232" w:date="2026-07-27T14:12:00Z">
              <w:r w:rsidR="000C712C" w:rsidRPr="000134D8">
                <w:rPr>
                  <w:rFonts w:ascii="Times New Roman" w:eastAsia="仿宋_GB2312" w:hAnsi="Times New Roman" w:cs="Times New Roman"/>
                  <w:color w:val="auto"/>
                  <w:sz w:val="18"/>
                  <w:szCs w:val="18"/>
                </w:rPr>
                <w:t>/</w:t>
              </w:r>
            </w:ins>
          </w:p>
        </w:tc>
        <w:tc>
          <w:tcPr>
            <w:tcW w:w="851" w:type="dxa"/>
            <w:shd w:val="clear" w:color="auto" w:fill="FFFFFF" w:themeFill="background1"/>
            <w:vAlign w:val="center"/>
          </w:tcPr>
          <w:p w14:paraId="402A516F" w14:textId="551E0A9A"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58216816"/>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3282F8D3" w14:textId="7C89A908"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41433445"/>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vMerge/>
            <w:shd w:val="clear" w:color="auto" w:fill="FFFFFF" w:themeFill="background1"/>
            <w:vAlign w:val="center"/>
          </w:tcPr>
          <w:p w14:paraId="659086E6" w14:textId="129047EC" w:rsidR="00224896" w:rsidRPr="00032BAE" w:rsidRDefault="00224896" w:rsidP="0030647B">
            <w:pPr>
              <w:spacing w:line="276" w:lineRule="auto"/>
              <w:jc w:val="both"/>
              <w:rPr>
                <w:rFonts w:ascii="Times New Roman" w:eastAsia="仿宋_GB2312" w:hAnsi="Times New Roman" w:cs="Times New Roman"/>
                <w:color w:val="auto"/>
                <w:sz w:val="18"/>
                <w:szCs w:val="18"/>
              </w:rPr>
            </w:pPr>
          </w:p>
        </w:tc>
      </w:tr>
      <w:tr w:rsidR="00032BAE" w:rsidRPr="00032BAE" w14:paraId="4E0CE6FB" w14:textId="77777777" w:rsidTr="00232BBA">
        <w:trPr>
          <w:trHeight w:val="595"/>
        </w:trPr>
        <w:tc>
          <w:tcPr>
            <w:tcW w:w="531" w:type="dxa"/>
            <w:vMerge w:val="restart"/>
            <w:shd w:val="clear" w:color="auto" w:fill="FFFFFF" w:themeFill="background1"/>
            <w:vAlign w:val="center"/>
          </w:tcPr>
          <w:p w14:paraId="339D32CB" w14:textId="0DF06F68" w:rsidR="00224896" w:rsidRPr="00032BAE" w:rsidRDefault="00224896" w:rsidP="00224896">
            <w:pPr>
              <w:spacing w:line="276" w:lineRule="auto"/>
              <w:jc w:val="center"/>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6</w:t>
            </w:r>
          </w:p>
        </w:tc>
        <w:tc>
          <w:tcPr>
            <w:tcW w:w="1275" w:type="dxa"/>
            <w:vMerge w:val="restart"/>
            <w:shd w:val="clear" w:color="auto" w:fill="FFFFFF" w:themeFill="background1"/>
            <w:vAlign w:val="center"/>
          </w:tcPr>
          <w:p w14:paraId="30B275A8" w14:textId="77777777" w:rsidR="00224896" w:rsidRPr="00032BAE" w:rsidRDefault="00224896" w:rsidP="00224896">
            <w:pPr>
              <w:contextualSpacing/>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Process Design</w:t>
            </w:r>
          </w:p>
        </w:tc>
        <w:tc>
          <w:tcPr>
            <w:tcW w:w="3261" w:type="dxa"/>
            <w:shd w:val="clear" w:color="auto" w:fill="FFFFFF" w:themeFill="background1"/>
            <w:vAlign w:val="center"/>
          </w:tcPr>
          <w:p w14:paraId="49588BB1" w14:textId="50C27EF2" w:rsidR="00224896" w:rsidRPr="00032BAE" w:rsidRDefault="00793AC2">
            <w:pPr>
              <w:spacing w:line="276" w:lineRule="auto"/>
              <w:jc w:val="both"/>
              <w:rPr>
                <w:rFonts w:ascii="Times New Roman" w:eastAsia="仿宋_GB2312" w:hAnsi="Times New Roman" w:cs="Times New Roman"/>
                <w:color w:val="auto"/>
                <w:sz w:val="18"/>
                <w:szCs w:val="18"/>
              </w:rPr>
            </w:pPr>
            <w:ins w:id="3771" w:author="Xuning Wei12232" w:date="2026-07-27T15:15:00Z">
              <w:r w:rsidRPr="00937F85">
                <w:rPr>
                  <w:rFonts w:ascii="Times New Roman" w:eastAsia="仿宋_GB2312" w:hAnsi="Times New Roman" w:cs="Times New Roman"/>
                  <w:color w:val="auto"/>
                  <w:sz w:val="18"/>
                  <w:szCs w:val="18"/>
                </w:rPr>
                <w:t>Control range of batch temperature</w:t>
              </w:r>
              <w:r>
                <w:rPr>
                  <w:rFonts w:ascii="Times New Roman" w:eastAsia="仿宋_GB2312" w:hAnsi="Times New Roman" w:cs="Times New Roman"/>
                  <w:color w:val="auto"/>
                  <w:sz w:val="18"/>
                  <w:szCs w:val="18"/>
                </w:rPr>
                <w:t xml:space="preserve"> from the process requirement 0~30</w:t>
              </w:r>
              <w:r w:rsidRPr="00937F85">
                <w:rPr>
                  <w:rFonts w:ascii="Times New Roman" w:eastAsia="仿宋_GB2312" w:hAnsi="Times New Roman" w:cs="Times New Roman"/>
                  <w:color w:val="auto"/>
                  <w:sz w:val="18"/>
                  <w:szCs w:val="18"/>
                </w:rPr>
                <w:t xml:space="preserve"> °C</w:t>
              </w:r>
            </w:ins>
            <w:del w:id="3772" w:author="Xuning Wei12232" w:date="2026-07-27T15:15:00Z">
              <w:r w:rsidR="00042383" w:rsidRPr="00032BAE" w:rsidDel="00793AC2">
                <w:rPr>
                  <w:rFonts w:ascii="Times New Roman" w:eastAsia="仿宋_GB2312" w:hAnsi="Times New Roman" w:cs="Times New Roman"/>
                  <w:color w:val="auto"/>
                  <w:sz w:val="18"/>
                  <w:szCs w:val="18"/>
                </w:rPr>
                <w:delText>Amino acid activation: 0-30</w:delText>
              </w:r>
              <w:r w:rsidR="00224896" w:rsidRPr="00032BAE" w:rsidDel="00793AC2">
                <w:rPr>
                  <w:rFonts w:ascii="Times New Roman" w:eastAsia="仿宋_GB2312" w:hAnsi="Times New Roman" w:cs="Times New Roman"/>
                  <w:color w:val="auto"/>
                  <w:sz w:val="18"/>
                  <w:szCs w:val="18"/>
                </w:rPr>
                <w:delText>℃</w:delText>
              </w:r>
            </w:del>
          </w:p>
        </w:tc>
        <w:tc>
          <w:tcPr>
            <w:tcW w:w="4110" w:type="dxa"/>
            <w:shd w:val="clear" w:color="auto" w:fill="FFFFFF" w:themeFill="background1"/>
            <w:vAlign w:val="center"/>
          </w:tcPr>
          <w:p w14:paraId="080F154D" w14:textId="0B8D27B0"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Equipment system design range:</w:t>
            </w:r>
            <w:r w:rsidRPr="00032BAE">
              <w:rPr>
                <w:rFonts w:ascii="Times New Roman" w:hAnsi="Times New Roman" w:cs="Times New Roman"/>
                <w:color w:val="auto"/>
              </w:rPr>
              <w:t xml:space="preserve"> </w:t>
            </w:r>
            <w:r w:rsidRPr="00032BAE">
              <w:rPr>
                <w:rFonts w:ascii="Times New Roman" w:eastAsia="仿宋_GB2312" w:hAnsi="Times New Roman" w:cs="Times New Roman"/>
                <w:color w:val="auto"/>
                <w:sz w:val="18"/>
                <w:szCs w:val="18"/>
              </w:rPr>
              <w:t>-</w:t>
            </w:r>
            <w:ins w:id="3773" w:author="Xuning Wei12232" w:date="2026-07-27T15:10:00Z">
              <w:r w:rsidR="0026124D">
                <w:rPr>
                  <w:rFonts w:ascii="Times New Roman" w:eastAsia="仿宋_GB2312" w:hAnsi="Times New Roman" w:cs="Times New Roman"/>
                  <w:color w:val="auto"/>
                  <w:sz w:val="18"/>
                  <w:szCs w:val="18"/>
                </w:rPr>
                <w:t>6</w:t>
              </w:r>
            </w:ins>
            <w:del w:id="3774" w:author="Xuning Wei12232" w:date="2026-07-27T15:10:00Z">
              <w:r w:rsidRPr="00032BAE" w:rsidDel="0026124D">
                <w:rPr>
                  <w:rFonts w:ascii="Times New Roman" w:eastAsia="仿宋_GB2312" w:hAnsi="Times New Roman" w:cs="Times New Roman"/>
                  <w:color w:val="auto"/>
                  <w:sz w:val="18"/>
                  <w:szCs w:val="18"/>
                </w:rPr>
                <w:delText>5</w:delText>
              </w:r>
            </w:del>
            <w:r w:rsidRPr="00032BAE">
              <w:rPr>
                <w:rFonts w:ascii="Times New Roman" w:eastAsia="仿宋_GB2312" w:hAnsi="Times New Roman" w:cs="Times New Roman"/>
                <w:color w:val="auto"/>
                <w:sz w:val="18"/>
                <w:szCs w:val="18"/>
              </w:rPr>
              <w:t>~5</w:t>
            </w:r>
            <w:ins w:id="3775" w:author="Xuning Wei12232" w:date="2026-07-27T15:10:00Z">
              <w:r w:rsidR="0026124D">
                <w:rPr>
                  <w:rFonts w:ascii="Times New Roman" w:eastAsia="仿宋_GB2312" w:hAnsi="Times New Roman" w:cs="Times New Roman"/>
                  <w:color w:val="auto"/>
                  <w:sz w:val="18"/>
                  <w:szCs w:val="18"/>
                </w:rPr>
                <w:t xml:space="preserve">4 </w:t>
              </w:r>
            </w:ins>
            <w:del w:id="3776" w:author="Xuning Wei12232" w:date="2026-07-27T15:10:00Z">
              <w:r w:rsidRPr="00032BAE" w:rsidDel="0026124D">
                <w:rPr>
                  <w:rFonts w:ascii="Times New Roman" w:eastAsia="仿宋_GB2312" w:hAnsi="Times New Roman" w:cs="Times New Roman"/>
                  <w:color w:val="auto"/>
                  <w:sz w:val="18"/>
                  <w:szCs w:val="18"/>
                </w:rPr>
                <w:delText>0</w:delText>
              </w:r>
            </w:del>
            <w:del w:id="3777" w:author="Johan Granander" w:date="2026-05-04T11:48:00Z">
              <w:r w:rsidRPr="00032BAE" w:rsidDel="005472DA">
                <w:rPr>
                  <w:rFonts w:ascii="Times New Roman" w:eastAsia="仿宋_GB2312" w:hAnsi="Times New Roman" w:cs="Times New Roman"/>
                  <w:color w:val="auto"/>
                  <w:sz w:val="18"/>
                  <w:szCs w:val="18"/>
                </w:rPr>
                <w:delText>℃(</w:delText>
              </w:r>
            </w:del>
            <w:ins w:id="3778" w:author="Johan Granander" w:date="2026-05-04T11:48:00Z">
              <w:r w:rsidR="005472DA" w:rsidRPr="00032BAE">
                <w:rPr>
                  <w:rFonts w:ascii="Times New Roman" w:eastAsia="仿宋_GB2312" w:hAnsi="Times New Roman" w:cs="Times New Roman"/>
                  <w:color w:val="auto"/>
                  <w:sz w:val="18"/>
                  <w:szCs w:val="18"/>
                </w:rPr>
                <w:t>℃ (</w:t>
              </w:r>
            </w:ins>
            <w:r w:rsidRPr="00032BAE">
              <w:rPr>
                <w:rFonts w:ascii="Times New Roman" w:eastAsia="仿宋_GB2312" w:hAnsi="Times New Roman" w:cs="Times New Roman"/>
                <w:color w:val="auto"/>
                <w:sz w:val="18"/>
                <w:szCs w:val="18"/>
              </w:rPr>
              <w:t>independent heat exchange system, ethylene glycol)</w:t>
            </w:r>
          </w:p>
        </w:tc>
        <w:tc>
          <w:tcPr>
            <w:tcW w:w="851" w:type="dxa"/>
            <w:shd w:val="clear" w:color="auto" w:fill="FFFFFF" w:themeFill="background1"/>
            <w:vAlign w:val="center"/>
          </w:tcPr>
          <w:p w14:paraId="45B0DCA6" w14:textId="77777777"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390143097"/>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D0DB68E" w14:textId="77777777"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17955565"/>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02212ECC" w14:textId="1FCBA9AC"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temperature control range required by the process is within the temperature control capacity of the equipment.</w:t>
            </w:r>
          </w:p>
        </w:tc>
      </w:tr>
      <w:tr w:rsidR="0026124D" w:rsidRPr="00032BAE" w14:paraId="364DCC68" w14:textId="77777777" w:rsidTr="00232BBA">
        <w:trPr>
          <w:trHeight w:val="595"/>
          <w:ins w:id="3779" w:author="Xuning Wei12232" w:date="2026-07-27T15:08:00Z"/>
        </w:trPr>
        <w:tc>
          <w:tcPr>
            <w:tcW w:w="531" w:type="dxa"/>
            <w:vMerge/>
            <w:shd w:val="clear" w:color="auto" w:fill="FFFFFF" w:themeFill="background1"/>
            <w:vAlign w:val="center"/>
          </w:tcPr>
          <w:p w14:paraId="2409F036" w14:textId="77777777" w:rsidR="0026124D" w:rsidRPr="00032BAE" w:rsidRDefault="0026124D" w:rsidP="0026124D">
            <w:pPr>
              <w:spacing w:line="276" w:lineRule="auto"/>
              <w:jc w:val="center"/>
              <w:rPr>
                <w:ins w:id="3780" w:author="Xuning Wei12232" w:date="2026-07-27T15:08: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2C5114CB" w14:textId="77777777" w:rsidR="0026124D" w:rsidRPr="00032BAE" w:rsidRDefault="0026124D" w:rsidP="0026124D">
            <w:pPr>
              <w:contextualSpacing/>
              <w:rPr>
                <w:ins w:id="3781" w:author="Xuning Wei12232" w:date="2026-07-27T15:08: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3D978D08" w14:textId="1E25FA85" w:rsidR="0026124D" w:rsidRPr="00032BAE" w:rsidRDefault="0026124D" w:rsidP="0026124D">
            <w:pPr>
              <w:spacing w:line="276" w:lineRule="auto"/>
              <w:jc w:val="both"/>
              <w:rPr>
                <w:ins w:id="3782" w:author="Xuning Wei12232" w:date="2026-07-27T15:08:00Z"/>
                <w:rFonts w:ascii="Times New Roman" w:eastAsia="仿宋_GB2312" w:hAnsi="Times New Roman" w:cs="Times New Roman"/>
                <w:color w:val="auto"/>
                <w:sz w:val="18"/>
                <w:szCs w:val="18"/>
              </w:rPr>
            </w:pPr>
            <w:ins w:id="3783" w:author="Xuning Wei12232" w:date="2026-07-27T15:08:00Z">
              <w:r w:rsidRPr="00937F85">
                <w:rPr>
                  <w:rFonts w:ascii="Times New Roman" w:eastAsia="仿宋_GB2312" w:hAnsi="Times New Roman" w:cs="Times New Roman"/>
                  <w:color w:val="auto"/>
                  <w:sz w:val="18"/>
                  <w:szCs w:val="18"/>
                </w:rPr>
                <w:t>Control range of batch jacket temperature</w:t>
              </w:r>
              <w:r>
                <w:rPr>
                  <w:rFonts w:ascii="Times New Roman" w:eastAsia="仿宋_GB2312" w:hAnsi="Times New Roman" w:cs="Times New Roman"/>
                  <w:color w:val="auto"/>
                  <w:sz w:val="18"/>
                  <w:szCs w:val="18"/>
                </w:rPr>
                <w:t xml:space="preserve"> from the process requirement </w:t>
              </w:r>
            </w:ins>
            <w:ins w:id="3784" w:author="Xuning Wei12232" w:date="2026-07-27T15:09:00Z">
              <w:r>
                <w:rPr>
                  <w:rFonts w:ascii="Times New Roman" w:eastAsia="仿宋_GB2312" w:hAnsi="Times New Roman" w:cs="Times New Roman"/>
                  <w:color w:val="auto"/>
                  <w:sz w:val="18"/>
                  <w:szCs w:val="18"/>
                </w:rPr>
                <w:t>0</w:t>
              </w:r>
            </w:ins>
            <w:ins w:id="3785" w:author="Xuning Wei12232" w:date="2026-07-27T15:08:00Z">
              <w:r w:rsidRPr="00937F85">
                <w:rPr>
                  <w:rFonts w:ascii="Times New Roman" w:eastAsia="仿宋_GB2312" w:hAnsi="Times New Roman" w:cs="Times New Roman"/>
                  <w:color w:val="auto"/>
                  <w:sz w:val="18"/>
                  <w:szCs w:val="18"/>
                </w:rPr>
                <w:t>~30</w:t>
              </w:r>
              <w:r>
                <w:rPr>
                  <w:rFonts w:ascii="Times New Roman" w:eastAsia="仿宋_GB2312" w:hAnsi="Times New Roman" w:cs="Times New Roman"/>
                  <w:color w:val="auto"/>
                  <w:sz w:val="18"/>
                  <w:szCs w:val="18"/>
                </w:rPr>
                <w:t xml:space="preserve"> </w:t>
              </w:r>
              <w:r w:rsidRPr="00937F85">
                <w:rPr>
                  <w:rFonts w:ascii="Times New Roman" w:eastAsia="仿宋_GB2312" w:hAnsi="Times New Roman" w:cs="Times New Roman"/>
                  <w:color w:val="auto"/>
                  <w:sz w:val="18"/>
                  <w:szCs w:val="18"/>
                </w:rPr>
                <w:t xml:space="preserve">°C </w:t>
              </w:r>
            </w:ins>
          </w:p>
        </w:tc>
        <w:tc>
          <w:tcPr>
            <w:tcW w:w="4110" w:type="dxa"/>
            <w:shd w:val="clear" w:color="auto" w:fill="FFFFFF" w:themeFill="background1"/>
            <w:vAlign w:val="center"/>
          </w:tcPr>
          <w:p w14:paraId="7A0A4B36" w14:textId="5B768207" w:rsidR="0026124D" w:rsidRPr="00032BAE" w:rsidRDefault="0026124D">
            <w:pPr>
              <w:spacing w:line="276" w:lineRule="auto"/>
              <w:jc w:val="both"/>
              <w:rPr>
                <w:ins w:id="3786" w:author="Xuning Wei12232" w:date="2026-07-27T15:08:00Z"/>
                <w:rFonts w:ascii="Times New Roman" w:eastAsia="仿宋_GB2312" w:hAnsi="Times New Roman" w:cs="Times New Roman"/>
                <w:color w:val="auto"/>
                <w:sz w:val="18"/>
                <w:szCs w:val="18"/>
              </w:rPr>
            </w:pPr>
            <w:ins w:id="3787" w:author="Xuning Wei12232" w:date="2026-07-27T15:08:00Z">
              <w:r w:rsidRPr="00937F85">
                <w:rPr>
                  <w:rFonts w:ascii="Times New Roman" w:eastAsia="仿宋_GB2312" w:hAnsi="Times New Roman" w:cs="Times New Roman"/>
                  <w:color w:val="auto"/>
                  <w:sz w:val="18"/>
                  <w:szCs w:val="18"/>
                </w:rPr>
                <w:t>Control range of temperature of the equipment capability: -</w:t>
              </w:r>
            </w:ins>
            <w:ins w:id="3788" w:author="Xuning Wei12232" w:date="2026-07-27T15:10:00Z">
              <w:r>
                <w:rPr>
                  <w:rFonts w:ascii="Times New Roman" w:eastAsia="仿宋_GB2312" w:hAnsi="Times New Roman" w:cs="Times New Roman"/>
                  <w:color w:val="auto"/>
                  <w:sz w:val="18"/>
                  <w:szCs w:val="18"/>
                </w:rPr>
                <w:t>14</w:t>
              </w:r>
            </w:ins>
            <w:ins w:id="3789" w:author="Xuning Wei12232" w:date="2026-07-27T15:08:00Z">
              <w:r>
                <w:rPr>
                  <w:rFonts w:ascii="Times New Roman" w:eastAsia="仿宋_GB2312" w:hAnsi="Times New Roman" w:cs="Times New Roman"/>
                  <w:color w:val="auto"/>
                  <w:sz w:val="18"/>
                  <w:szCs w:val="18"/>
                </w:rPr>
                <w:t>~5</w:t>
              </w:r>
            </w:ins>
            <w:ins w:id="3790" w:author="Xuning Wei12232" w:date="2026-07-27T15:10:00Z">
              <w:r>
                <w:rPr>
                  <w:rFonts w:ascii="Times New Roman" w:eastAsia="仿宋_GB2312" w:hAnsi="Times New Roman" w:cs="Times New Roman"/>
                  <w:color w:val="auto"/>
                  <w:sz w:val="18"/>
                  <w:szCs w:val="18"/>
                </w:rPr>
                <w:t>8</w:t>
              </w:r>
            </w:ins>
            <w:ins w:id="3791" w:author="Xuning Wei12232" w:date="2026-07-27T15:08:00Z">
              <w:r>
                <w:rPr>
                  <w:rFonts w:ascii="Times New Roman" w:eastAsia="仿宋_GB2312" w:hAnsi="Times New Roman" w:cs="Times New Roman"/>
                  <w:color w:val="auto"/>
                  <w:sz w:val="18"/>
                  <w:szCs w:val="18"/>
                </w:rPr>
                <w:t xml:space="preserve"> </w:t>
              </w:r>
              <w:r w:rsidRPr="00937F85">
                <w:rPr>
                  <w:rFonts w:ascii="Times New Roman" w:eastAsia="仿宋_GB2312" w:hAnsi="Times New Roman" w:cs="Times New Roman"/>
                  <w:color w:val="auto"/>
                  <w:sz w:val="18"/>
                  <w:szCs w:val="18"/>
                </w:rPr>
                <w:t xml:space="preserve">℃ </w:t>
              </w:r>
            </w:ins>
          </w:p>
        </w:tc>
        <w:tc>
          <w:tcPr>
            <w:tcW w:w="851" w:type="dxa"/>
            <w:shd w:val="clear" w:color="auto" w:fill="FFFFFF" w:themeFill="background1"/>
            <w:vAlign w:val="center"/>
          </w:tcPr>
          <w:p w14:paraId="77F4589D" w14:textId="1E0D9322" w:rsidR="0026124D" w:rsidRDefault="000B6761" w:rsidP="0026124D">
            <w:pPr>
              <w:spacing w:line="276" w:lineRule="auto"/>
              <w:jc w:val="center"/>
              <w:rPr>
                <w:ins w:id="3792" w:author="Xuning Wei12232" w:date="2026-07-27T15:08:00Z"/>
                <w:rFonts w:ascii="Times New Roman" w:eastAsia="仿宋_GB2312" w:hAnsi="Times New Roman" w:cs="Times New Roman"/>
                <w:color w:val="auto"/>
                <w:sz w:val="18"/>
                <w:szCs w:val="18"/>
              </w:rPr>
            </w:pPr>
            <w:customXmlInsRangeStart w:id="3793" w:author="Xuning Wei12232" w:date="2026-07-27T15:14:00Z"/>
            <w:sdt>
              <w:sdtPr>
                <w:rPr>
                  <w:rFonts w:ascii="Times New Roman" w:eastAsia="仿宋_GB2312" w:hAnsi="Times New Roman" w:cs="Times New Roman"/>
                  <w:color w:val="auto"/>
                  <w:sz w:val="18"/>
                  <w:szCs w:val="18"/>
                </w:rPr>
                <w:id w:val="-262082489"/>
                <w14:checkbox>
                  <w14:checked w14:val="1"/>
                  <w14:checkedState w14:val="2612" w14:font="MS Gothic"/>
                  <w14:uncheckedState w14:val="2610" w14:font="MS Gothic"/>
                </w14:checkbox>
              </w:sdtPr>
              <w:sdtEndPr/>
              <w:sdtContent>
                <w:customXmlInsRangeEnd w:id="3793"/>
                <w:ins w:id="3794" w:author="Xuning Wei12232" w:date="2026-07-27T15:14:00Z">
                  <w:r w:rsidR="0026124D" w:rsidRPr="00937F85">
                    <w:rPr>
                      <w:rFonts w:ascii="Segoe UI Symbol" w:eastAsia="MS Gothic" w:hAnsi="Segoe UI Symbol" w:cs="Segoe UI Symbol"/>
                      <w:color w:val="auto"/>
                      <w:sz w:val="18"/>
                      <w:szCs w:val="18"/>
                    </w:rPr>
                    <w:t>☒</w:t>
                  </w:r>
                </w:ins>
                <w:customXmlInsRangeStart w:id="3795" w:author="Xuning Wei12232" w:date="2026-07-27T15:14:00Z"/>
              </w:sdtContent>
            </w:sdt>
            <w:customXmlInsRangeEnd w:id="3795"/>
            <w:ins w:id="3796" w:author="Xuning Wei12232" w:date="2026-07-27T15:14:00Z">
              <w:r w:rsidR="0026124D" w:rsidRPr="00937F85">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73F884EE" w14:textId="09D24B42" w:rsidR="0026124D" w:rsidRDefault="000B6761" w:rsidP="0026124D">
            <w:pPr>
              <w:spacing w:line="276" w:lineRule="auto"/>
              <w:jc w:val="center"/>
              <w:rPr>
                <w:ins w:id="3797" w:author="Xuning Wei12232" w:date="2026-07-27T15:08:00Z"/>
                <w:rFonts w:ascii="Times New Roman" w:eastAsia="仿宋_GB2312" w:hAnsi="Times New Roman" w:cs="Times New Roman"/>
                <w:color w:val="auto"/>
                <w:sz w:val="18"/>
                <w:szCs w:val="18"/>
              </w:rPr>
            </w:pPr>
            <w:customXmlInsRangeStart w:id="3798" w:author="Xuning Wei12232" w:date="2026-07-27T15:14:00Z"/>
            <w:sdt>
              <w:sdtPr>
                <w:rPr>
                  <w:rFonts w:ascii="Times New Roman" w:eastAsia="仿宋_GB2312" w:hAnsi="Times New Roman" w:cs="Times New Roman"/>
                  <w:color w:val="auto"/>
                  <w:sz w:val="18"/>
                  <w:szCs w:val="18"/>
                </w:rPr>
                <w:id w:val="1141689934"/>
                <w14:checkbox>
                  <w14:checked w14:val="0"/>
                  <w14:checkedState w14:val="2612" w14:font="MS Gothic"/>
                  <w14:uncheckedState w14:val="2610" w14:font="MS Gothic"/>
                </w14:checkbox>
              </w:sdtPr>
              <w:sdtEndPr/>
              <w:sdtContent>
                <w:customXmlInsRangeEnd w:id="3798"/>
                <w:ins w:id="3799" w:author="Xuning Wei12232" w:date="2026-07-27T15:14:00Z">
                  <w:r w:rsidR="0026124D" w:rsidRPr="00937F85">
                    <w:rPr>
                      <w:rFonts w:ascii="Segoe UI Symbol" w:eastAsia="仿宋_GB2312" w:hAnsi="Segoe UI Symbol" w:cs="Segoe UI Symbol"/>
                      <w:color w:val="auto"/>
                      <w:sz w:val="18"/>
                      <w:szCs w:val="18"/>
                    </w:rPr>
                    <w:t>☐</w:t>
                  </w:r>
                </w:ins>
                <w:customXmlInsRangeStart w:id="3800" w:author="Xuning Wei12232" w:date="2026-07-27T15:14:00Z"/>
              </w:sdtContent>
            </w:sdt>
            <w:customXmlInsRangeEnd w:id="3800"/>
            <w:ins w:id="3801" w:author="Xuning Wei12232" w:date="2026-07-27T15:14:00Z">
              <w:r w:rsidR="0026124D" w:rsidRPr="00937F85">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20108F15" w14:textId="639DD686" w:rsidR="0026124D" w:rsidRPr="00032BAE" w:rsidRDefault="0026124D" w:rsidP="0026124D">
            <w:pPr>
              <w:spacing w:line="276" w:lineRule="auto"/>
              <w:jc w:val="both"/>
              <w:rPr>
                <w:ins w:id="3802" w:author="Xuning Wei12232" w:date="2026-07-27T15:08:00Z"/>
                <w:rFonts w:ascii="Times New Roman" w:eastAsia="仿宋_GB2312" w:hAnsi="Times New Roman" w:cs="Times New Roman"/>
                <w:color w:val="auto"/>
                <w:sz w:val="18"/>
                <w:szCs w:val="18"/>
              </w:rPr>
            </w:pPr>
            <w:ins w:id="3803" w:author="Xuning Wei12232" w:date="2026-07-27T15:14:00Z">
              <w:r w:rsidRPr="00937F85">
                <w:rPr>
                  <w:rFonts w:ascii="Times New Roman" w:eastAsia="仿宋_GB2312" w:hAnsi="Times New Roman" w:cs="Times New Roman"/>
                  <w:color w:val="auto"/>
                  <w:sz w:val="18"/>
                  <w:szCs w:val="18"/>
                </w:rPr>
                <w:t>The control range of batch jacket temperature from process requirement is within the control range of equipment capability</w:t>
              </w:r>
            </w:ins>
          </w:p>
        </w:tc>
      </w:tr>
      <w:tr w:rsidR="0026124D" w:rsidRPr="00032BAE" w14:paraId="1FD4BA6A" w14:textId="77777777" w:rsidTr="00232BBA">
        <w:trPr>
          <w:trHeight w:val="595"/>
          <w:ins w:id="3804" w:author="Xuning Wei12232" w:date="2026-07-27T15:13:00Z"/>
        </w:trPr>
        <w:tc>
          <w:tcPr>
            <w:tcW w:w="531" w:type="dxa"/>
            <w:vMerge/>
            <w:shd w:val="clear" w:color="auto" w:fill="FFFFFF" w:themeFill="background1"/>
            <w:vAlign w:val="center"/>
          </w:tcPr>
          <w:p w14:paraId="57315C9E" w14:textId="77777777" w:rsidR="0026124D" w:rsidRPr="00032BAE" w:rsidRDefault="0026124D" w:rsidP="0026124D">
            <w:pPr>
              <w:spacing w:line="276" w:lineRule="auto"/>
              <w:jc w:val="center"/>
              <w:rPr>
                <w:ins w:id="3805" w:author="Xuning Wei12232" w:date="2026-07-27T15:13: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1BBB0359" w14:textId="77777777" w:rsidR="0026124D" w:rsidRPr="00032BAE" w:rsidRDefault="0026124D" w:rsidP="0026124D">
            <w:pPr>
              <w:spacing w:line="240" w:lineRule="exact"/>
              <w:contextualSpacing/>
              <w:rPr>
                <w:ins w:id="3806" w:author="Xuning Wei12232" w:date="2026-07-27T15:13: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707C4106" w14:textId="3B7489A9" w:rsidR="0026124D" w:rsidRPr="00032BAE" w:rsidRDefault="0026124D" w:rsidP="0026124D">
            <w:pPr>
              <w:spacing w:line="276" w:lineRule="auto"/>
              <w:jc w:val="both"/>
              <w:rPr>
                <w:ins w:id="3807" w:author="Xuning Wei12232" w:date="2026-07-27T15:13:00Z"/>
                <w:rFonts w:ascii="Times New Roman" w:eastAsia="仿宋_GB2312" w:hAnsi="Times New Roman" w:cs="Times New Roman"/>
                <w:color w:val="auto"/>
                <w:sz w:val="18"/>
                <w:szCs w:val="18"/>
              </w:rPr>
            </w:pPr>
            <w:ins w:id="3808" w:author="Xuning Wei12232" w:date="2026-07-27T15:13:00Z">
              <w:r w:rsidRPr="00937F85">
                <w:rPr>
                  <w:rFonts w:ascii="Times New Roman" w:eastAsia="仿宋_GB2312" w:hAnsi="Times New Roman" w:cs="Times New Roman"/>
                  <w:color w:val="auto"/>
                  <w:sz w:val="18"/>
                  <w:szCs w:val="18"/>
                  <w:lang w:eastAsia="zh-CN"/>
                </w:rPr>
                <w:t>No requirements</w:t>
              </w:r>
              <w:r w:rsidRPr="00937F85">
                <w:rPr>
                  <w:rFonts w:ascii="Times New Roman" w:eastAsia="仿宋_GB2312" w:hAnsi="Times New Roman" w:cs="Times New Roman"/>
                  <w:color w:val="auto"/>
                  <w:sz w:val="18"/>
                  <w:szCs w:val="18"/>
                </w:rPr>
                <w:t xml:space="preserve"> of pressure from process.</w:t>
              </w:r>
            </w:ins>
          </w:p>
        </w:tc>
        <w:tc>
          <w:tcPr>
            <w:tcW w:w="4110" w:type="dxa"/>
            <w:shd w:val="clear" w:color="auto" w:fill="FFFFFF" w:themeFill="background1"/>
            <w:vAlign w:val="center"/>
          </w:tcPr>
          <w:p w14:paraId="69D77F42" w14:textId="5F4EB5F9" w:rsidR="0026124D" w:rsidRPr="00032BAE" w:rsidRDefault="0026124D" w:rsidP="0026124D">
            <w:pPr>
              <w:spacing w:line="276" w:lineRule="auto"/>
              <w:jc w:val="both"/>
              <w:rPr>
                <w:ins w:id="3809" w:author="Xuning Wei12232" w:date="2026-07-27T15:13:00Z"/>
                <w:rFonts w:ascii="Times New Roman" w:eastAsia="仿宋_GB2312" w:hAnsi="Times New Roman" w:cs="Times New Roman"/>
                <w:color w:val="auto"/>
                <w:sz w:val="18"/>
                <w:szCs w:val="18"/>
              </w:rPr>
            </w:pPr>
            <w:ins w:id="3810" w:author="Xuning Wei12232" w:date="2026-07-27T15:13:00Z">
              <w:r w:rsidRPr="00937F85">
                <w:rPr>
                  <w:rFonts w:ascii="Times New Roman" w:eastAsia="仿宋_GB2312" w:hAnsi="Times New Roman" w:cs="Times New Roman"/>
                  <w:color w:val="auto"/>
                  <w:sz w:val="18"/>
                  <w:szCs w:val="18"/>
                </w:rPr>
                <w:t>The pressure range of equipment for normal operation: 0~0.08</w:t>
              </w:r>
            </w:ins>
            <w:ins w:id="3811" w:author="Xuning Wei12232" w:date="2026-07-27T15:14:00Z">
              <w:r w:rsidR="008722F0">
                <w:rPr>
                  <w:rFonts w:ascii="Times New Roman" w:eastAsia="仿宋_GB2312" w:hAnsi="Times New Roman" w:cs="Times New Roman"/>
                  <w:color w:val="auto"/>
                  <w:sz w:val="18"/>
                  <w:szCs w:val="18"/>
                </w:rPr>
                <w:t>07</w:t>
              </w:r>
            </w:ins>
            <w:ins w:id="3812" w:author="Xuning Wei12232" w:date="2026-07-27T15:13:00Z">
              <w:r>
                <w:rPr>
                  <w:rFonts w:ascii="Times New Roman" w:eastAsia="仿宋_GB2312" w:hAnsi="Times New Roman" w:cs="Times New Roman"/>
                  <w:color w:val="auto"/>
                  <w:sz w:val="18"/>
                  <w:szCs w:val="18"/>
                </w:rPr>
                <w:t xml:space="preserve"> </w:t>
              </w:r>
              <w:r w:rsidRPr="00937F85">
                <w:rPr>
                  <w:rFonts w:ascii="Times New Roman" w:eastAsia="仿宋_GB2312" w:hAnsi="Times New Roman" w:cs="Times New Roman"/>
                  <w:color w:val="auto"/>
                  <w:sz w:val="18"/>
                  <w:szCs w:val="18"/>
                </w:rPr>
                <w:t>MPa</w:t>
              </w:r>
            </w:ins>
          </w:p>
        </w:tc>
        <w:tc>
          <w:tcPr>
            <w:tcW w:w="851" w:type="dxa"/>
            <w:shd w:val="clear" w:color="auto" w:fill="FFFFFF" w:themeFill="background1"/>
            <w:vAlign w:val="center"/>
          </w:tcPr>
          <w:p w14:paraId="0B39FF64" w14:textId="13186485" w:rsidR="0026124D" w:rsidRDefault="000B6761" w:rsidP="0026124D">
            <w:pPr>
              <w:spacing w:line="276" w:lineRule="auto"/>
              <w:jc w:val="center"/>
              <w:rPr>
                <w:ins w:id="3813" w:author="Xuning Wei12232" w:date="2026-07-27T15:13:00Z"/>
                <w:rFonts w:ascii="Times New Roman" w:eastAsia="仿宋_GB2312" w:hAnsi="Times New Roman" w:cs="Times New Roman"/>
                <w:color w:val="auto"/>
                <w:sz w:val="18"/>
                <w:szCs w:val="18"/>
              </w:rPr>
            </w:pPr>
            <w:customXmlInsRangeStart w:id="3814" w:author="Xuning Wei12232" w:date="2026-07-27T15:13:00Z"/>
            <w:sdt>
              <w:sdtPr>
                <w:rPr>
                  <w:rFonts w:ascii="Times New Roman" w:eastAsia="仿宋_GB2312" w:hAnsi="Times New Roman" w:cs="Times New Roman"/>
                  <w:color w:val="auto"/>
                  <w:sz w:val="18"/>
                  <w:szCs w:val="18"/>
                </w:rPr>
                <w:id w:val="334659354"/>
                <w14:checkbox>
                  <w14:checked w14:val="1"/>
                  <w14:checkedState w14:val="2612" w14:font="MS Gothic"/>
                  <w14:uncheckedState w14:val="2610" w14:font="MS Gothic"/>
                </w14:checkbox>
              </w:sdtPr>
              <w:sdtEndPr/>
              <w:sdtContent>
                <w:customXmlInsRangeEnd w:id="3814"/>
                <w:ins w:id="3815" w:author="Xuning Wei12232" w:date="2026-07-27T15:13:00Z">
                  <w:r w:rsidR="0026124D" w:rsidRPr="00937F85">
                    <w:rPr>
                      <w:rFonts w:ascii="Segoe UI Symbol" w:eastAsia="MS Gothic" w:hAnsi="Segoe UI Symbol" w:cs="Segoe UI Symbol"/>
                      <w:color w:val="auto"/>
                      <w:sz w:val="18"/>
                      <w:szCs w:val="18"/>
                    </w:rPr>
                    <w:t>☒</w:t>
                  </w:r>
                </w:ins>
                <w:customXmlInsRangeStart w:id="3816" w:author="Xuning Wei12232" w:date="2026-07-27T15:13:00Z"/>
              </w:sdtContent>
            </w:sdt>
            <w:customXmlInsRangeEnd w:id="3816"/>
            <w:ins w:id="3817" w:author="Xuning Wei12232" w:date="2026-07-27T15:13:00Z">
              <w:r w:rsidR="0026124D" w:rsidRPr="00937F85">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4B074ED5" w14:textId="29D50C46" w:rsidR="0026124D" w:rsidRDefault="000B6761" w:rsidP="0026124D">
            <w:pPr>
              <w:spacing w:line="276" w:lineRule="auto"/>
              <w:jc w:val="center"/>
              <w:rPr>
                <w:ins w:id="3818" w:author="Xuning Wei12232" w:date="2026-07-27T15:13:00Z"/>
                <w:rFonts w:ascii="Times New Roman" w:eastAsia="仿宋_GB2312" w:hAnsi="Times New Roman" w:cs="Times New Roman"/>
                <w:color w:val="auto"/>
                <w:sz w:val="18"/>
                <w:szCs w:val="18"/>
              </w:rPr>
            </w:pPr>
            <w:customXmlInsRangeStart w:id="3819" w:author="Xuning Wei12232" w:date="2026-07-27T15:13:00Z"/>
            <w:sdt>
              <w:sdtPr>
                <w:rPr>
                  <w:rFonts w:ascii="Times New Roman" w:eastAsia="仿宋_GB2312" w:hAnsi="Times New Roman" w:cs="Times New Roman"/>
                  <w:color w:val="auto"/>
                  <w:sz w:val="18"/>
                  <w:szCs w:val="18"/>
                </w:rPr>
                <w:id w:val="1683703405"/>
                <w14:checkbox>
                  <w14:checked w14:val="0"/>
                  <w14:checkedState w14:val="2612" w14:font="MS Gothic"/>
                  <w14:uncheckedState w14:val="2610" w14:font="MS Gothic"/>
                </w14:checkbox>
              </w:sdtPr>
              <w:sdtEndPr/>
              <w:sdtContent>
                <w:customXmlInsRangeEnd w:id="3819"/>
                <w:ins w:id="3820" w:author="Xuning Wei12232" w:date="2026-07-27T15:13:00Z">
                  <w:r w:rsidR="0026124D" w:rsidRPr="00937F85">
                    <w:rPr>
                      <w:rFonts w:ascii="Segoe UI Symbol" w:eastAsia="仿宋_GB2312" w:hAnsi="Segoe UI Symbol" w:cs="Segoe UI Symbol"/>
                      <w:color w:val="auto"/>
                      <w:sz w:val="18"/>
                      <w:szCs w:val="18"/>
                    </w:rPr>
                    <w:t>☐</w:t>
                  </w:r>
                </w:ins>
                <w:customXmlInsRangeStart w:id="3821" w:author="Xuning Wei12232" w:date="2026-07-27T15:13:00Z"/>
              </w:sdtContent>
            </w:sdt>
            <w:customXmlInsRangeEnd w:id="3821"/>
            <w:ins w:id="3822" w:author="Xuning Wei12232" w:date="2026-07-27T15:13:00Z">
              <w:r w:rsidR="0026124D" w:rsidRPr="00937F85">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7268215C" w14:textId="6D44A31F" w:rsidR="0026124D" w:rsidRPr="00032BAE" w:rsidRDefault="0026124D" w:rsidP="0026124D">
            <w:pPr>
              <w:spacing w:line="276" w:lineRule="auto"/>
              <w:jc w:val="both"/>
              <w:rPr>
                <w:ins w:id="3823" w:author="Xuning Wei12232" w:date="2026-07-27T15:13:00Z"/>
                <w:rFonts w:ascii="Times New Roman" w:eastAsia="仿宋_GB2312" w:hAnsi="Times New Roman" w:cs="Times New Roman"/>
                <w:color w:val="auto"/>
                <w:sz w:val="18"/>
                <w:szCs w:val="18"/>
              </w:rPr>
            </w:pPr>
            <w:ins w:id="3824" w:author="Xuning Wei12232" w:date="2026-07-27T15:13:00Z">
              <w:r w:rsidRPr="00937F85">
                <w:rPr>
                  <w:rFonts w:ascii="Times New Roman" w:eastAsia="仿宋_GB2312" w:hAnsi="Times New Roman" w:cs="Times New Roman"/>
                  <w:color w:val="auto"/>
                  <w:sz w:val="18"/>
                  <w:szCs w:val="18"/>
                </w:rPr>
                <w:t>The pressure range</w:t>
              </w:r>
              <w:r w:rsidRPr="00937F85">
                <w:rPr>
                  <w:rFonts w:ascii="Times New Roman" w:eastAsia="仿宋_GB2312" w:hAnsi="Times New Roman" w:cs="Times New Roman"/>
                  <w:color w:val="auto"/>
                  <w:sz w:val="18"/>
                  <w:szCs w:val="18"/>
                  <w:lang w:eastAsia="zh-CN"/>
                </w:rPr>
                <w:t xml:space="preserve"> </w:t>
              </w:r>
              <w:r w:rsidRPr="00937F85">
                <w:rPr>
                  <w:rFonts w:ascii="Times New Roman" w:eastAsia="仿宋_GB2312" w:hAnsi="Times New Roman" w:cs="Times New Roman"/>
                  <w:color w:val="auto"/>
                  <w:sz w:val="18"/>
                  <w:szCs w:val="18"/>
                </w:rPr>
                <w:t>from process requirement is within the control range of equipment capability</w:t>
              </w:r>
            </w:ins>
          </w:p>
        </w:tc>
      </w:tr>
      <w:tr w:rsidR="0026124D" w:rsidRPr="00032BAE" w14:paraId="1071DF8C" w14:textId="77777777" w:rsidTr="00232BBA">
        <w:trPr>
          <w:trHeight w:val="595"/>
        </w:trPr>
        <w:tc>
          <w:tcPr>
            <w:tcW w:w="531" w:type="dxa"/>
            <w:vMerge/>
            <w:shd w:val="clear" w:color="auto" w:fill="FFFFFF" w:themeFill="background1"/>
            <w:vAlign w:val="center"/>
          </w:tcPr>
          <w:p w14:paraId="1E338E7C" w14:textId="77777777" w:rsidR="0026124D" w:rsidRPr="00032BAE" w:rsidRDefault="0026124D" w:rsidP="0026124D">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3AEDDCA6" w14:textId="77777777" w:rsidR="0026124D" w:rsidRPr="00032BAE" w:rsidRDefault="0026124D" w:rsidP="0026124D">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5236AF95" w14:textId="7DBC1FA7" w:rsidR="0026124D" w:rsidRPr="00032BAE" w:rsidRDefault="0026124D" w:rsidP="0026124D">
            <w:pPr>
              <w:spacing w:line="276" w:lineRule="auto"/>
              <w:jc w:val="both"/>
              <w:rPr>
                <w:rFonts w:ascii="Times New Roman" w:eastAsia="仿宋_GB2312" w:hAnsi="Times New Roman" w:cs="Times New Roman"/>
                <w:color w:val="auto"/>
                <w:sz w:val="18"/>
                <w:szCs w:val="18"/>
              </w:rPr>
            </w:pPr>
            <w:ins w:id="3825" w:author="Xuning Wei12232" w:date="2026-07-27T15:14:00Z">
              <w:r w:rsidRPr="007149A3">
                <w:rPr>
                  <w:rFonts w:ascii="Times New Roman" w:eastAsia="仿宋_GB2312" w:hAnsi="Times New Roman" w:cs="Times New Roman"/>
                  <w:color w:val="auto"/>
                  <w:sz w:val="18"/>
                  <w:szCs w:val="18"/>
                </w:rPr>
                <w:t>Nitrogen protection/Inert</w:t>
              </w:r>
              <w:r w:rsidRPr="00654F65">
                <w:rPr>
                  <w:rFonts w:ascii="Times New Roman" w:eastAsia="仿宋_GB2312" w:hAnsi="Times New Roman" w:cs="Times New Roman"/>
                  <w:color w:val="auto"/>
                  <w:sz w:val="18"/>
                  <w:szCs w:val="18"/>
                </w:rPr>
                <w:t>:</w:t>
              </w:r>
              <w:r w:rsidRPr="00654F65">
                <w:rPr>
                  <w:rFonts w:ascii="Times New Roman" w:eastAsia="仿宋_GB2312" w:hAnsi="Times New Roman" w:cs="Times New Roman"/>
                  <w:color w:val="0000FF"/>
                  <w:sz w:val="18"/>
                  <w:szCs w:val="18"/>
                </w:rPr>
                <w:t xml:space="preserve"> oxygen content</w:t>
              </w:r>
              <w:r>
                <w:rPr>
                  <w:rFonts w:ascii="Times New Roman" w:eastAsia="仿宋_GB2312" w:hAnsi="Times New Roman" w:cs="Times New Roman"/>
                  <w:color w:val="0000FF"/>
                  <w:sz w:val="18"/>
                  <w:szCs w:val="18"/>
                </w:rPr>
                <w:t xml:space="preserve"> </w:t>
              </w:r>
              <w:r w:rsidRPr="00654F65">
                <w:rPr>
                  <w:rFonts w:ascii="Times New Roman" w:eastAsia="仿宋_GB2312" w:hAnsi="Times New Roman" w:cs="Times New Roman"/>
                  <w:color w:val="0000FF"/>
                  <w:sz w:val="18"/>
                  <w:szCs w:val="18"/>
                </w:rPr>
                <w:t>≤1.0%.</w:t>
              </w:r>
              <w:r w:rsidRPr="00937F85" w:rsidDel="00F43C7D">
                <w:rPr>
                  <w:rFonts w:ascii="Times New Roman" w:eastAsia="仿宋_GB2312" w:hAnsi="Times New Roman" w:cs="Times New Roman"/>
                  <w:color w:val="auto"/>
                  <w:sz w:val="18"/>
                  <w:szCs w:val="18"/>
                </w:rPr>
                <w:t>Nitrogen protection/Inert</w:t>
              </w:r>
            </w:ins>
            <w:del w:id="3826" w:author="Xuning Wei12232" w:date="2026-07-27T15:14:00Z">
              <w:r w:rsidRPr="00032BAE" w:rsidDel="004E6166">
                <w:rPr>
                  <w:rFonts w:ascii="Times New Roman" w:eastAsia="仿宋_GB2312" w:hAnsi="Times New Roman" w:cs="Times New Roman"/>
                  <w:color w:val="auto"/>
                  <w:sz w:val="18"/>
                  <w:szCs w:val="18"/>
                </w:rPr>
                <w:delText xml:space="preserve">Nitrogen protection </w:delText>
              </w:r>
            </w:del>
            <w:ins w:id="3827" w:author="Johan Granander" w:date="2026-05-04T11:48:00Z">
              <w:del w:id="3828" w:author="Xuning Wei12232" w:date="2026-07-27T15:14:00Z">
                <w:r w:rsidDel="004E6166">
                  <w:rPr>
                    <w:rFonts w:ascii="Times New Roman" w:eastAsia="仿宋_GB2312" w:hAnsi="Times New Roman" w:cs="Times New Roman"/>
                    <w:color w:val="auto"/>
                    <w:sz w:val="18"/>
                    <w:szCs w:val="18"/>
                  </w:rPr>
                  <w:delText>i</w:delText>
                </w:r>
              </w:del>
            </w:ins>
            <w:del w:id="3829" w:author="Xuning Wei12232" w:date="2026-07-27T15:14:00Z">
              <w:r w:rsidRPr="00032BAE" w:rsidDel="004E6166">
                <w:rPr>
                  <w:rFonts w:ascii="Times New Roman" w:eastAsia="仿宋_GB2312" w:hAnsi="Times New Roman" w:cs="Times New Roman"/>
                  <w:color w:val="auto"/>
                  <w:sz w:val="18"/>
                  <w:szCs w:val="18"/>
                </w:rPr>
                <w:delText>nertization</w:delText>
              </w:r>
            </w:del>
          </w:p>
        </w:tc>
        <w:tc>
          <w:tcPr>
            <w:tcW w:w="4110" w:type="dxa"/>
            <w:shd w:val="clear" w:color="auto" w:fill="FFFFFF" w:themeFill="background1"/>
            <w:vAlign w:val="center"/>
          </w:tcPr>
          <w:p w14:paraId="57A816B5" w14:textId="77777777" w:rsidR="0026124D" w:rsidRDefault="0026124D" w:rsidP="0026124D">
            <w:pPr>
              <w:spacing w:line="240" w:lineRule="exact"/>
              <w:contextualSpacing/>
              <w:jc w:val="both"/>
              <w:rPr>
                <w:ins w:id="3830" w:author="Xuning Wei12232" w:date="2026-07-27T15:14:00Z"/>
                <w:rFonts w:ascii="Times New Roman" w:eastAsia="仿宋_GB2312" w:hAnsi="Times New Roman" w:cs="Times New Roman"/>
                <w:color w:val="auto"/>
                <w:sz w:val="18"/>
                <w:szCs w:val="18"/>
              </w:rPr>
            </w:pPr>
            <w:ins w:id="3831" w:author="Xuning Wei12232" w:date="2026-07-27T15:14:00Z">
              <w:r w:rsidRPr="007149A3">
                <w:rPr>
                  <w:rFonts w:ascii="Times New Roman" w:eastAsia="仿宋_GB2312" w:hAnsi="Times New Roman" w:cs="Times New Roman"/>
                  <w:color w:val="auto"/>
                  <w:sz w:val="18"/>
                  <w:szCs w:val="18"/>
                </w:rPr>
                <w:t>The equipment has the function of protection under nitrogen flow or static pressure</w:t>
              </w:r>
            </w:ins>
          </w:p>
          <w:p w14:paraId="16FADAD2" w14:textId="667C0D8B" w:rsidR="0026124D" w:rsidRPr="00032BAE" w:rsidRDefault="0026124D" w:rsidP="0026124D">
            <w:pPr>
              <w:spacing w:line="276" w:lineRule="auto"/>
              <w:jc w:val="both"/>
              <w:rPr>
                <w:rFonts w:ascii="Times New Roman" w:eastAsia="仿宋_GB2312" w:hAnsi="Times New Roman" w:cs="Times New Roman"/>
                <w:color w:val="auto"/>
                <w:sz w:val="18"/>
                <w:szCs w:val="18"/>
              </w:rPr>
            </w:pPr>
            <w:ins w:id="3832" w:author="Xuning Wei12232" w:date="2026-07-27T15:14:00Z">
              <w:r w:rsidRPr="008905C2">
                <w:rPr>
                  <w:rFonts w:ascii="Times New Roman" w:eastAsia="仿宋_GB2312" w:hAnsi="Times New Roman" w:cs="Times New Roman"/>
                  <w:color w:val="0000FF"/>
                  <w:sz w:val="18"/>
                  <w:szCs w:val="18"/>
                </w:rPr>
                <w:lastRenderedPageBreak/>
                <w:t>Control range of oxygen content of the equipment: ≤1.0%</w:t>
              </w:r>
              <w:r w:rsidRPr="00937F85" w:rsidDel="00F43C7D">
                <w:rPr>
                  <w:rFonts w:ascii="Times New Roman" w:eastAsia="仿宋_GB2312" w:hAnsi="Times New Roman" w:cs="Times New Roman"/>
                  <w:color w:val="auto"/>
                  <w:sz w:val="18"/>
                  <w:szCs w:val="18"/>
                </w:rPr>
                <w:t>The equipment has the function of protection under nitrogen flow or static pressure</w:t>
              </w:r>
            </w:ins>
            <w:del w:id="3833" w:author="Xuning Wei12232" w:date="2026-07-27T15:14:00Z">
              <w:r w:rsidRPr="00032BAE" w:rsidDel="004E6166">
                <w:rPr>
                  <w:rFonts w:ascii="Times New Roman" w:eastAsia="仿宋_GB2312" w:hAnsi="Times New Roman" w:cs="Times New Roman"/>
                  <w:color w:val="auto"/>
                  <w:sz w:val="18"/>
                  <w:szCs w:val="18"/>
                </w:rPr>
                <w:delText>The vessel is equipped with nitrogen purging and inertization functions</w:delText>
              </w:r>
            </w:del>
          </w:p>
        </w:tc>
        <w:tc>
          <w:tcPr>
            <w:tcW w:w="851" w:type="dxa"/>
            <w:shd w:val="clear" w:color="auto" w:fill="FFFFFF" w:themeFill="background1"/>
            <w:vAlign w:val="center"/>
          </w:tcPr>
          <w:p w14:paraId="30A96F26" w14:textId="064E6050" w:rsidR="0026124D" w:rsidRPr="00032BAE" w:rsidRDefault="000B6761" w:rsidP="0026124D">
            <w:pPr>
              <w:spacing w:line="276" w:lineRule="auto"/>
              <w:jc w:val="center"/>
              <w:rPr>
                <w:rFonts w:ascii="Times New Roman" w:eastAsia="仿宋_GB2312" w:hAnsi="Times New Roman" w:cs="Times New Roman"/>
                <w:color w:val="auto"/>
                <w:sz w:val="18"/>
                <w:szCs w:val="18"/>
              </w:rPr>
            </w:pPr>
            <w:customXmlInsRangeStart w:id="3834" w:author="Xuning Wei12232" w:date="2026-07-27T15:14:00Z"/>
            <w:sdt>
              <w:sdtPr>
                <w:rPr>
                  <w:rFonts w:ascii="Times New Roman" w:eastAsia="仿宋_GB2312" w:hAnsi="Times New Roman" w:cs="Times New Roman"/>
                  <w:color w:val="auto"/>
                  <w:sz w:val="18"/>
                  <w:szCs w:val="18"/>
                </w:rPr>
                <w:id w:val="-1856562093"/>
                <w14:checkbox>
                  <w14:checked w14:val="1"/>
                  <w14:checkedState w14:val="2612" w14:font="MS Gothic"/>
                  <w14:uncheckedState w14:val="2610" w14:font="MS Gothic"/>
                </w14:checkbox>
              </w:sdtPr>
              <w:sdtEndPr/>
              <w:sdtContent>
                <w:customXmlInsRangeEnd w:id="3834"/>
                <w:ins w:id="3835" w:author="Xuning Wei12232" w:date="2026-07-27T15:14:00Z">
                  <w:r w:rsidR="0026124D" w:rsidRPr="00937F85">
                    <w:rPr>
                      <w:rFonts w:ascii="Segoe UI Symbol" w:eastAsia="MS Gothic" w:hAnsi="Segoe UI Symbol" w:cs="Segoe UI Symbol"/>
                      <w:color w:val="auto"/>
                      <w:sz w:val="18"/>
                      <w:szCs w:val="18"/>
                    </w:rPr>
                    <w:t>☒</w:t>
                  </w:r>
                </w:ins>
                <w:customXmlInsRangeStart w:id="3836" w:author="Xuning Wei12232" w:date="2026-07-27T15:14:00Z"/>
              </w:sdtContent>
            </w:sdt>
            <w:customXmlInsRangeEnd w:id="3836"/>
            <w:ins w:id="3837" w:author="Xuning Wei12232" w:date="2026-07-27T15:14:00Z">
              <w:r w:rsidR="0026124D" w:rsidRPr="00937F85">
                <w:rPr>
                  <w:rFonts w:ascii="Times New Roman" w:eastAsia="仿宋_GB2312" w:hAnsi="Times New Roman" w:cs="Times New Roman"/>
                  <w:color w:val="auto"/>
                  <w:sz w:val="18"/>
                  <w:szCs w:val="18"/>
                </w:rPr>
                <w:t>Yes</w:t>
              </w:r>
            </w:ins>
            <w:customXmlDelRangeStart w:id="3838" w:author="Xuning Wei12232" w:date="2026-07-27T15:14:00Z"/>
            <w:sdt>
              <w:sdtPr>
                <w:rPr>
                  <w:rFonts w:ascii="Times New Roman" w:eastAsia="仿宋_GB2312" w:hAnsi="Times New Roman" w:cs="Times New Roman"/>
                  <w:color w:val="auto"/>
                  <w:sz w:val="18"/>
                  <w:szCs w:val="18"/>
                </w:rPr>
                <w:id w:val="1536003384"/>
                <w14:checkbox>
                  <w14:checked w14:val="1"/>
                  <w14:checkedState w14:val="2612" w14:font="MS Gothic"/>
                  <w14:uncheckedState w14:val="2610" w14:font="MS Gothic"/>
                </w14:checkbox>
              </w:sdtPr>
              <w:sdtEndPr/>
              <w:sdtContent>
                <w:customXmlDelRangeEnd w:id="3838"/>
                <w:del w:id="3839" w:author="Xuning Wei12232" w:date="2026-07-27T15:14:00Z">
                  <w:r w:rsidR="0026124D" w:rsidRPr="00032BAE" w:rsidDel="004E6166">
                    <w:rPr>
                      <w:rFonts w:ascii="Segoe UI Symbol" w:eastAsia="仿宋_GB2312" w:hAnsi="Segoe UI Symbol" w:cs="Segoe UI Symbol"/>
                      <w:color w:val="auto"/>
                      <w:sz w:val="18"/>
                      <w:szCs w:val="18"/>
                    </w:rPr>
                    <w:delText>☒</w:delText>
                  </w:r>
                </w:del>
                <w:customXmlDelRangeStart w:id="3840" w:author="Xuning Wei12232" w:date="2026-07-27T15:14:00Z"/>
              </w:sdtContent>
            </w:sdt>
            <w:customXmlDelRangeEnd w:id="3840"/>
            <w:del w:id="3841" w:author="Xuning Wei12232" w:date="2026-07-27T15:14:00Z">
              <w:r w:rsidR="0026124D" w:rsidRPr="00032BAE" w:rsidDel="004E6166">
                <w:rPr>
                  <w:rFonts w:ascii="Times New Roman" w:eastAsia="仿宋_GB2312" w:hAnsi="Times New Roman" w:cs="Times New Roman"/>
                  <w:color w:val="auto"/>
                  <w:sz w:val="18"/>
                  <w:szCs w:val="18"/>
                </w:rPr>
                <w:delText>Yes</w:delText>
              </w:r>
            </w:del>
          </w:p>
        </w:tc>
        <w:tc>
          <w:tcPr>
            <w:tcW w:w="850" w:type="dxa"/>
            <w:shd w:val="clear" w:color="auto" w:fill="FFFFFF" w:themeFill="background1"/>
            <w:vAlign w:val="center"/>
          </w:tcPr>
          <w:p w14:paraId="6F19DBDE" w14:textId="1985FEFC" w:rsidR="0026124D" w:rsidRPr="00032BAE" w:rsidRDefault="000B6761" w:rsidP="0026124D">
            <w:pPr>
              <w:spacing w:line="276" w:lineRule="auto"/>
              <w:jc w:val="center"/>
              <w:rPr>
                <w:rFonts w:ascii="Times New Roman" w:eastAsia="仿宋_GB2312" w:hAnsi="Times New Roman" w:cs="Times New Roman"/>
                <w:color w:val="auto"/>
                <w:sz w:val="18"/>
                <w:szCs w:val="18"/>
              </w:rPr>
            </w:pPr>
            <w:customXmlInsRangeStart w:id="3842" w:author="Xuning Wei12232" w:date="2026-07-27T15:14:00Z"/>
            <w:sdt>
              <w:sdtPr>
                <w:rPr>
                  <w:rFonts w:ascii="Times New Roman" w:eastAsia="仿宋_GB2312" w:hAnsi="Times New Roman" w:cs="Times New Roman"/>
                  <w:color w:val="auto"/>
                  <w:sz w:val="18"/>
                  <w:szCs w:val="18"/>
                </w:rPr>
                <w:id w:val="-664091886"/>
                <w14:checkbox>
                  <w14:checked w14:val="0"/>
                  <w14:checkedState w14:val="2612" w14:font="MS Gothic"/>
                  <w14:uncheckedState w14:val="2610" w14:font="MS Gothic"/>
                </w14:checkbox>
              </w:sdtPr>
              <w:sdtEndPr/>
              <w:sdtContent>
                <w:customXmlInsRangeEnd w:id="3842"/>
                <w:ins w:id="3843" w:author="Xuning Wei12232" w:date="2026-07-27T15:14:00Z">
                  <w:r w:rsidR="0026124D" w:rsidRPr="00937F85">
                    <w:rPr>
                      <w:rFonts w:ascii="Segoe UI Symbol" w:eastAsia="仿宋_GB2312" w:hAnsi="Segoe UI Symbol" w:cs="Segoe UI Symbol"/>
                      <w:color w:val="auto"/>
                      <w:sz w:val="18"/>
                      <w:szCs w:val="18"/>
                    </w:rPr>
                    <w:t>☐</w:t>
                  </w:r>
                </w:ins>
                <w:customXmlInsRangeStart w:id="3844" w:author="Xuning Wei12232" w:date="2026-07-27T15:14:00Z"/>
              </w:sdtContent>
            </w:sdt>
            <w:customXmlInsRangeEnd w:id="3844"/>
            <w:ins w:id="3845" w:author="Xuning Wei12232" w:date="2026-07-27T15:14:00Z">
              <w:r w:rsidR="0026124D" w:rsidRPr="00937F85">
                <w:rPr>
                  <w:rFonts w:ascii="Times New Roman" w:eastAsia="仿宋_GB2312" w:hAnsi="Times New Roman" w:cs="Times New Roman"/>
                  <w:color w:val="auto"/>
                  <w:sz w:val="18"/>
                  <w:szCs w:val="18"/>
                </w:rPr>
                <w:t xml:space="preserve"> No</w:t>
              </w:r>
            </w:ins>
            <w:customXmlDelRangeStart w:id="3846" w:author="Xuning Wei12232" w:date="2026-07-27T15:14:00Z"/>
            <w:sdt>
              <w:sdtPr>
                <w:rPr>
                  <w:rFonts w:ascii="Times New Roman" w:eastAsia="仿宋_GB2312" w:hAnsi="Times New Roman" w:cs="Times New Roman"/>
                  <w:color w:val="auto"/>
                  <w:sz w:val="18"/>
                  <w:szCs w:val="18"/>
                </w:rPr>
                <w:id w:val="-930041171"/>
                <w14:checkbox>
                  <w14:checked w14:val="0"/>
                  <w14:checkedState w14:val="2612" w14:font="MS Gothic"/>
                  <w14:uncheckedState w14:val="2610" w14:font="MS Gothic"/>
                </w14:checkbox>
              </w:sdtPr>
              <w:sdtEndPr/>
              <w:sdtContent>
                <w:customXmlDelRangeEnd w:id="3846"/>
                <w:del w:id="3847" w:author="Xuning Wei12232" w:date="2026-07-27T15:14:00Z">
                  <w:r w:rsidR="0026124D" w:rsidRPr="00032BAE" w:rsidDel="004E6166">
                    <w:rPr>
                      <w:rFonts w:ascii="Segoe UI Symbol" w:eastAsia="仿宋_GB2312" w:hAnsi="Segoe UI Symbol" w:cs="Segoe UI Symbol"/>
                      <w:color w:val="auto"/>
                      <w:sz w:val="18"/>
                      <w:szCs w:val="18"/>
                    </w:rPr>
                    <w:delText>☐</w:delText>
                  </w:r>
                </w:del>
                <w:customXmlDelRangeStart w:id="3848" w:author="Xuning Wei12232" w:date="2026-07-27T15:14:00Z"/>
              </w:sdtContent>
            </w:sdt>
            <w:customXmlDelRangeEnd w:id="3848"/>
            <w:del w:id="3849" w:author="Xuning Wei12232" w:date="2026-07-27T15:14:00Z">
              <w:r w:rsidR="0026124D" w:rsidRPr="00032BAE" w:rsidDel="004E6166">
                <w:rPr>
                  <w:rFonts w:ascii="Times New Roman" w:eastAsia="仿宋_GB2312" w:hAnsi="Times New Roman" w:cs="Times New Roman"/>
                  <w:color w:val="auto"/>
                  <w:sz w:val="18"/>
                  <w:szCs w:val="18"/>
                </w:rPr>
                <w:delText xml:space="preserve"> No</w:delText>
              </w:r>
            </w:del>
          </w:p>
        </w:tc>
        <w:tc>
          <w:tcPr>
            <w:tcW w:w="3402" w:type="dxa"/>
            <w:shd w:val="clear" w:color="auto" w:fill="FFFFFF" w:themeFill="background1"/>
            <w:vAlign w:val="center"/>
          </w:tcPr>
          <w:p w14:paraId="4E14D666" w14:textId="71C4AC7D" w:rsidR="0026124D" w:rsidRPr="00032BAE" w:rsidRDefault="0026124D" w:rsidP="0026124D">
            <w:pPr>
              <w:spacing w:line="276" w:lineRule="auto"/>
              <w:jc w:val="both"/>
              <w:rPr>
                <w:rFonts w:ascii="Times New Roman" w:eastAsia="仿宋_GB2312" w:hAnsi="Times New Roman" w:cs="Times New Roman"/>
                <w:color w:val="auto"/>
                <w:sz w:val="18"/>
                <w:szCs w:val="18"/>
              </w:rPr>
            </w:pPr>
            <w:ins w:id="3850" w:author="Xuning Wei12232" w:date="2026-07-27T15:14:00Z">
              <w:r w:rsidRPr="00937F85">
                <w:rPr>
                  <w:rFonts w:ascii="Times New Roman" w:eastAsia="仿宋_GB2312" w:hAnsi="Times New Roman" w:cs="Times New Roman"/>
                  <w:color w:val="auto"/>
                  <w:sz w:val="18"/>
                  <w:szCs w:val="18"/>
                </w:rPr>
                <w:t>N/A</w:t>
              </w:r>
            </w:ins>
            <w:del w:id="3851" w:author="Xuning Wei12232" w:date="2026-07-27T15:14:00Z">
              <w:r w:rsidRPr="00032BAE" w:rsidDel="004E6166">
                <w:rPr>
                  <w:rFonts w:ascii="Times New Roman" w:eastAsia="仿宋_GB2312" w:hAnsi="Times New Roman" w:cs="Times New Roman"/>
                  <w:color w:val="auto"/>
                  <w:sz w:val="18"/>
                  <w:szCs w:val="18"/>
                </w:rPr>
                <w:delText>N/A</w:delText>
              </w:r>
            </w:del>
          </w:p>
        </w:tc>
      </w:tr>
      <w:tr w:rsidR="00032BAE" w:rsidRPr="00032BAE" w14:paraId="1D86093B" w14:textId="77777777" w:rsidTr="00232BBA">
        <w:trPr>
          <w:trHeight w:val="595"/>
        </w:trPr>
        <w:tc>
          <w:tcPr>
            <w:tcW w:w="531" w:type="dxa"/>
            <w:vMerge/>
            <w:shd w:val="clear" w:color="auto" w:fill="FFFFFF" w:themeFill="background1"/>
            <w:vAlign w:val="center"/>
          </w:tcPr>
          <w:p w14:paraId="761D0ECC" w14:textId="77777777" w:rsidR="00224896" w:rsidRPr="00032BAE"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53CD902F" w14:textId="77777777" w:rsidR="00224896" w:rsidRPr="00032BAE"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10214075" w14:textId="07CD33F5"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Solid charge</w:t>
            </w:r>
          </w:p>
        </w:tc>
        <w:tc>
          <w:tcPr>
            <w:tcW w:w="4110" w:type="dxa"/>
            <w:shd w:val="clear" w:color="auto" w:fill="FFFFFF" w:themeFill="background1"/>
            <w:vAlign w:val="center"/>
          </w:tcPr>
          <w:p w14:paraId="66B272C3" w14:textId="711DC106"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is equipped with feeding port, Solid charge</w:t>
            </w:r>
            <w:r w:rsidRPr="00032BAE" w:rsidDel="00736F42">
              <w:rPr>
                <w:rFonts w:ascii="Times New Roman" w:eastAsia="仿宋_GB2312" w:hAnsi="Times New Roman" w:cs="Times New Roman"/>
                <w:color w:val="auto"/>
                <w:sz w:val="18"/>
                <w:szCs w:val="18"/>
              </w:rPr>
              <w:t xml:space="preserve"> </w:t>
            </w:r>
            <w:r w:rsidRPr="00032BAE">
              <w:rPr>
                <w:rFonts w:ascii="Times New Roman" w:eastAsia="仿宋_GB2312" w:hAnsi="Times New Roman" w:cs="Times New Roman"/>
                <w:color w:val="auto"/>
                <w:sz w:val="18"/>
                <w:szCs w:val="18"/>
              </w:rPr>
              <w:t>via powder feeding bag</w:t>
            </w:r>
          </w:p>
        </w:tc>
        <w:tc>
          <w:tcPr>
            <w:tcW w:w="851" w:type="dxa"/>
            <w:shd w:val="clear" w:color="auto" w:fill="FFFFFF" w:themeFill="background1"/>
            <w:vAlign w:val="center"/>
          </w:tcPr>
          <w:p w14:paraId="66E98DC3" w14:textId="0896FD73"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493142248"/>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8F05366" w14:textId="6ED24268"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57092694"/>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26BC3690" w14:textId="134A8293"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032BAE" w:rsidRPr="00032BAE" w14:paraId="1B9689B1" w14:textId="77777777" w:rsidTr="00232BBA">
        <w:trPr>
          <w:trHeight w:val="595"/>
        </w:trPr>
        <w:tc>
          <w:tcPr>
            <w:tcW w:w="531" w:type="dxa"/>
            <w:vMerge/>
            <w:shd w:val="clear" w:color="auto" w:fill="FFFFFF" w:themeFill="background1"/>
            <w:vAlign w:val="center"/>
          </w:tcPr>
          <w:p w14:paraId="1BD6B6B4" w14:textId="77777777" w:rsidR="00224896" w:rsidRPr="00032BAE"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172BD37C" w14:textId="77777777" w:rsidR="00224896" w:rsidRPr="00032BAE"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075D0974" w14:textId="600D9AFD"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Add Liquid</w:t>
            </w:r>
          </w:p>
        </w:tc>
        <w:tc>
          <w:tcPr>
            <w:tcW w:w="4110" w:type="dxa"/>
            <w:shd w:val="clear" w:color="auto" w:fill="FFFFFF" w:themeFill="background1"/>
            <w:vAlign w:val="center"/>
          </w:tcPr>
          <w:p w14:paraId="17404C9C" w14:textId="477E0F08"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The equipment is equipped with Dedicated pipeline feedings and three liquid inlets </w:t>
            </w:r>
          </w:p>
        </w:tc>
        <w:tc>
          <w:tcPr>
            <w:tcW w:w="851" w:type="dxa"/>
            <w:shd w:val="clear" w:color="auto" w:fill="FFFFFF" w:themeFill="background1"/>
            <w:vAlign w:val="center"/>
          </w:tcPr>
          <w:p w14:paraId="18C7A942" w14:textId="0DDEF693"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58011049"/>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3EB4FF60" w14:textId="491B5843"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9454920"/>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40B5DAC5" w14:textId="3915EF83"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032BAE" w:rsidRPr="00032BAE" w14:paraId="198D0C85" w14:textId="77777777" w:rsidTr="00232BBA">
        <w:trPr>
          <w:trHeight w:val="595"/>
        </w:trPr>
        <w:tc>
          <w:tcPr>
            <w:tcW w:w="531" w:type="dxa"/>
            <w:vMerge/>
            <w:shd w:val="clear" w:color="auto" w:fill="FFFFFF" w:themeFill="background1"/>
            <w:vAlign w:val="center"/>
          </w:tcPr>
          <w:p w14:paraId="4A0D0B25" w14:textId="77777777" w:rsidR="00224896" w:rsidRPr="00032BAE"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7171695F" w14:textId="77777777" w:rsidR="00224896" w:rsidRPr="00032BAE"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26E46709" w14:textId="138A9915"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Transfer from the Activation Tank TJ4S-1213-Sy15-R01 to Synthesis Reactor TJ4S-1213-Sy15</w:t>
            </w:r>
          </w:p>
        </w:tc>
        <w:tc>
          <w:tcPr>
            <w:tcW w:w="4110" w:type="dxa"/>
            <w:shd w:val="clear" w:color="auto" w:fill="FFFFFF" w:themeFill="background1"/>
            <w:vAlign w:val="center"/>
          </w:tcPr>
          <w:p w14:paraId="2351921F" w14:textId="1B069C89"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is equipped with dedicated pipeline</w:t>
            </w:r>
          </w:p>
        </w:tc>
        <w:tc>
          <w:tcPr>
            <w:tcW w:w="851" w:type="dxa"/>
            <w:shd w:val="clear" w:color="auto" w:fill="FFFFFF" w:themeFill="background1"/>
            <w:vAlign w:val="center"/>
          </w:tcPr>
          <w:p w14:paraId="0B5F7E8A" w14:textId="7E39AFC0"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6622065"/>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69862E5A" w14:textId="061861DF"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5341481"/>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5BAD11B4" w14:textId="706F6B12"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032BAE" w:rsidRPr="00032BAE" w14:paraId="769A6AE9" w14:textId="77777777" w:rsidTr="00232BBA">
        <w:trPr>
          <w:trHeight w:val="595"/>
        </w:trPr>
        <w:tc>
          <w:tcPr>
            <w:tcW w:w="531" w:type="dxa"/>
            <w:vMerge/>
            <w:vAlign w:val="center"/>
          </w:tcPr>
          <w:p w14:paraId="6005FEBB" w14:textId="77777777" w:rsidR="00224896" w:rsidRPr="00032BAE" w:rsidRDefault="00224896" w:rsidP="00224896">
            <w:pPr>
              <w:spacing w:line="276" w:lineRule="auto"/>
              <w:jc w:val="center"/>
              <w:rPr>
                <w:rFonts w:ascii="Times New Roman" w:eastAsia="仿宋_GB2312" w:hAnsi="Times New Roman" w:cs="Times New Roman"/>
                <w:color w:val="auto"/>
                <w:sz w:val="18"/>
                <w:szCs w:val="18"/>
              </w:rPr>
            </w:pPr>
          </w:p>
        </w:tc>
        <w:tc>
          <w:tcPr>
            <w:tcW w:w="1275" w:type="dxa"/>
            <w:vMerge/>
            <w:vAlign w:val="center"/>
          </w:tcPr>
          <w:p w14:paraId="610A2AB7" w14:textId="77777777" w:rsidR="00224896" w:rsidRPr="00032BAE" w:rsidRDefault="00224896" w:rsidP="00224896">
            <w:pPr>
              <w:spacing w:line="240" w:lineRule="exact"/>
              <w:contextualSpacing/>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5E15A611" w14:textId="7F04AE35" w:rsidR="00224896" w:rsidRPr="00032BAE" w:rsidRDefault="00224896" w:rsidP="00224896">
            <w:pPr>
              <w:spacing w:line="276" w:lineRule="auto"/>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Filter until no liquid drips</w:t>
            </w:r>
          </w:p>
        </w:tc>
        <w:tc>
          <w:tcPr>
            <w:tcW w:w="4110" w:type="dxa"/>
            <w:shd w:val="clear" w:color="auto" w:fill="FFFFFF" w:themeFill="background1"/>
            <w:vAlign w:val="center"/>
          </w:tcPr>
          <w:p w14:paraId="6CC155D9" w14:textId="719C3218" w:rsidR="00224896" w:rsidRPr="00032BAE" w:rsidRDefault="00224896" w:rsidP="00224896">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is equipped with a sieve plate for filtration and a tuning fork level meter, which can be used to determine the filtration end point</w:t>
            </w:r>
          </w:p>
        </w:tc>
        <w:tc>
          <w:tcPr>
            <w:tcW w:w="851" w:type="dxa"/>
            <w:shd w:val="clear" w:color="auto" w:fill="FFFFFF" w:themeFill="background1"/>
            <w:vAlign w:val="center"/>
          </w:tcPr>
          <w:p w14:paraId="500755D9" w14:textId="103AB2E4"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82410204"/>
                <w14:checkbox>
                  <w14:checked w14:val="1"/>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447554F3" w14:textId="36ED8528" w:rsidR="00224896" w:rsidRPr="00032BAE" w:rsidRDefault="000B6761" w:rsidP="00224896">
            <w:pPr>
              <w:spacing w:line="276" w:lineRule="auto"/>
              <w:jc w:val="center"/>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87419331"/>
                <w14:checkbox>
                  <w14:checked w14:val="0"/>
                  <w14:checkedState w14:val="2612" w14:font="MS Gothic"/>
                  <w14:uncheckedState w14:val="2610" w14:font="MS Gothic"/>
                </w14:checkbox>
              </w:sdtPr>
              <w:sdtEndPr/>
              <w:sdtContent>
                <w:r w:rsidR="00224896" w:rsidRPr="00032BAE">
                  <w:rPr>
                    <w:rFonts w:ascii="Segoe UI Symbol" w:eastAsia="仿宋_GB2312" w:hAnsi="Segoe UI Symbol" w:cs="Segoe UI Symbol"/>
                    <w:color w:val="auto"/>
                    <w:sz w:val="18"/>
                    <w:szCs w:val="18"/>
                  </w:rPr>
                  <w:t>☐</w:t>
                </w:r>
              </w:sdtContent>
            </w:sdt>
            <w:r w:rsidR="00224896"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79A2D38B" w14:textId="511A2F70" w:rsidR="00224896" w:rsidRPr="00032BAE" w:rsidRDefault="00224896"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bl>
    <w:p w14:paraId="749F07F3" w14:textId="29B9E8FD" w:rsidR="00CF501C" w:rsidRPr="00032BAE" w:rsidRDefault="00CF501C" w:rsidP="00E95C64">
      <w:pPr>
        <w:rPr>
          <w:rFonts w:ascii="Times New Roman" w:hAnsi="Times New Roman" w:cs="Times New Roman"/>
          <w:color w:val="auto"/>
        </w:rPr>
      </w:pPr>
      <w:r w:rsidRPr="008B3C39">
        <w:rPr>
          <w:rFonts w:ascii="Times New Roman" w:eastAsia="仿宋_GB2312" w:hAnsi="Times New Roman" w:cs="Times New Roman"/>
          <w:color w:val="000000" w:themeColor="text1"/>
          <w:sz w:val="20"/>
          <w:szCs w:val="20"/>
          <w:lang w:eastAsia="zh-CN"/>
        </w:rPr>
        <w:t>Note: Refers to equipment qualification docume</w:t>
      </w:r>
      <w:r w:rsidRPr="00032BAE">
        <w:rPr>
          <w:rFonts w:ascii="Times New Roman" w:eastAsia="仿宋_GB2312" w:hAnsi="Times New Roman" w:cs="Times New Roman"/>
          <w:color w:val="auto"/>
          <w:sz w:val="20"/>
          <w:szCs w:val="20"/>
          <w:lang w:eastAsia="zh-CN"/>
        </w:rPr>
        <w:t xml:space="preserve">nt </w:t>
      </w:r>
      <w:r w:rsidR="00CF6B80" w:rsidRPr="00032BAE">
        <w:rPr>
          <w:rFonts w:ascii="Times New Roman" w:eastAsia="仿宋_GB2312" w:hAnsi="Times New Roman" w:cs="Times New Roman"/>
          <w:color w:val="auto"/>
          <w:sz w:val="20"/>
          <w:szCs w:val="20"/>
          <w:lang w:eastAsia="zh-CN"/>
        </w:rPr>
        <w:t>VR-TJ4-334.01-065</w:t>
      </w:r>
      <w:r w:rsidRPr="00032BAE">
        <w:rPr>
          <w:rFonts w:ascii="Times New Roman" w:eastAsia="仿宋_GB2312" w:hAnsi="Times New Roman" w:cs="Times New Roman"/>
          <w:color w:val="auto"/>
          <w:sz w:val="20"/>
          <w:szCs w:val="20"/>
          <w:lang w:eastAsia="zh-CN"/>
        </w:rPr>
        <w:t>.0</w:t>
      </w:r>
      <w:ins w:id="3852" w:author="Xuning Wei12232" w:date="2026-07-27T15:14:00Z">
        <w:r w:rsidR="00793AC2">
          <w:rPr>
            <w:rFonts w:ascii="Times New Roman" w:eastAsia="仿宋_GB2312" w:hAnsi="Times New Roman" w:cs="Times New Roman"/>
            <w:color w:val="auto"/>
            <w:sz w:val="20"/>
            <w:szCs w:val="20"/>
            <w:lang w:eastAsia="zh-CN"/>
          </w:rPr>
          <w:t>2</w:t>
        </w:r>
      </w:ins>
      <w:del w:id="3853" w:author="Xuning Wei12232" w:date="2026-07-27T15:14:00Z">
        <w:r w:rsidRPr="00032BAE" w:rsidDel="00793AC2">
          <w:rPr>
            <w:rFonts w:ascii="Times New Roman" w:eastAsia="仿宋_GB2312" w:hAnsi="Times New Roman" w:cs="Times New Roman"/>
            <w:color w:val="auto"/>
            <w:sz w:val="20"/>
            <w:szCs w:val="20"/>
            <w:lang w:eastAsia="zh-CN"/>
          </w:rPr>
          <w:delText>1</w:delText>
        </w:r>
      </w:del>
    </w:p>
    <w:p w14:paraId="02F60B86" w14:textId="77777777" w:rsidR="00CF501C" w:rsidRPr="00032BAE" w:rsidRDefault="00CF501C">
      <w:pPr>
        <w:rPr>
          <w:rFonts w:ascii="Times New Roman" w:eastAsia="仿宋_GB2312" w:hAnsi="Times New Roman" w:cs="Times New Roman"/>
          <w:b/>
          <w:iCs/>
          <w:color w:val="auto"/>
          <w:kern w:val="0"/>
          <w:sz w:val="20"/>
          <w:szCs w:val="20"/>
        </w:rPr>
      </w:pPr>
      <w:r w:rsidRPr="00032BAE">
        <w:rPr>
          <w:rFonts w:ascii="Times New Roman" w:eastAsia="仿宋_GB2312" w:hAnsi="Times New Roman" w:cs="Times New Roman"/>
          <w:color w:val="auto"/>
        </w:rPr>
        <w:br w:type="page"/>
      </w:r>
    </w:p>
    <w:p w14:paraId="6DF5D4FE" w14:textId="5B4AE6AA" w:rsidR="007C01EA" w:rsidRPr="008B3C39" w:rsidDel="00DA2B65" w:rsidRDefault="00496EEC">
      <w:pPr>
        <w:pStyle w:val="2"/>
        <w:spacing w:beforeLines="50" w:after="50" w:line="319" w:lineRule="auto"/>
        <w:ind w:leftChars="134" w:left="281"/>
        <w:contextualSpacing/>
        <w:jc w:val="both"/>
        <w:rPr>
          <w:del w:id="3854" w:author="Xuning Wei12232" w:date="2026-07-27T15:15:00Z"/>
          <w:rFonts w:ascii="Times New Roman" w:eastAsia="仿宋_GB2312" w:hAnsi="Times New Roman" w:cs="Times New Roman"/>
          <w:color w:val="auto"/>
        </w:rPr>
      </w:pPr>
      <w:del w:id="3855" w:author="Xuning Wei12232" w:date="2026-07-27T15:15:00Z">
        <w:r w:rsidRPr="008B3C39" w:rsidDel="00DA2B65">
          <w:rPr>
            <w:rFonts w:ascii="Times New Roman" w:eastAsia="仿宋_GB2312" w:hAnsi="Times New Roman" w:cs="Times New Roman"/>
            <w:color w:val="auto"/>
          </w:rPr>
          <w:lastRenderedPageBreak/>
          <w:delText xml:space="preserve">Assessment on function &amp; capacity for </w:delText>
        </w:r>
        <w:r w:rsidR="00A9256D" w:rsidRPr="008B3C39" w:rsidDel="00DA2B65">
          <w:rPr>
            <w:rFonts w:ascii="Times New Roman" w:eastAsia="仿宋_GB2312" w:hAnsi="Times New Roman" w:cs="Times New Roman"/>
            <w:color w:val="auto"/>
          </w:rPr>
          <w:delText>3000L Storage Tank 1 TJ4S-1213-SPS01-AT01/TJ4S-1213-SPS01-AT02</w:delText>
        </w:r>
      </w:del>
    </w:p>
    <w:p w14:paraId="488A1CAB" w14:textId="5D93CE65" w:rsidR="00496EEC" w:rsidRPr="008B3C39" w:rsidDel="00DA2B65" w:rsidRDefault="00496EEC">
      <w:pPr>
        <w:pStyle w:val="2"/>
        <w:spacing w:beforeLines="50" w:after="50" w:line="319" w:lineRule="auto"/>
        <w:ind w:leftChars="134" w:left="281"/>
        <w:contextualSpacing/>
        <w:jc w:val="both"/>
        <w:rPr>
          <w:del w:id="3856" w:author="Xuning Wei12232" w:date="2026-07-27T15:15:00Z"/>
          <w:rFonts w:ascii="Times New Roman" w:eastAsia="仿宋_GB2312" w:hAnsi="Times New Roman" w:cs="Times New Roman"/>
          <w:color w:val="auto"/>
          <w:lang w:eastAsia="zh-CN"/>
        </w:rPr>
        <w:pPrChange w:id="3857" w:author="Xuning Wei12232" w:date="2026-07-27T15:15:00Z">
          <w:pPr/>
        </w:pPrChange>
      </w:pPr>
      <w:del w:id="3858" w:author="Xuning Wei12232" w:date="2026-07-27T15:15:00Z">
        <w:r w:rsidRPr="008B3C39" w:rsidDel="00DA2B65">
          <w:rPr>
            <w:rFonts w:ascii="Times New Roman" w:eastAsia="仿宋_GB2312" w:hAnsi="Times New Roman" w:cs="Times New Roman"/>
            <w:color w:val="auto"/>
            <w:lang w:eastAsia="zh-CN"/>
          </w:rPr>
          <w:delText>See Table 7-3</w:delText>
        </w:r>
        <w:r w:rsidR="007C01EA" w:rsidRPr="008B3C39" w:rsidDel="00DA2B65">
          <w:rPr>
            <w:rFonts w:ascii="Times New Roman" w:eastAsia="仿宋_GB2312" w:hAnsi="Times New Roman" w:cs="Times New Roman"/>
            <w:color w:val="auto"/>
            <w:lang w:eastAsia="zh-CN"/>
          </w:rPr>
          <w:delText xml:space="preserve"> ~ </w:delText>
        </w:r>
        <w:r w:rsidR="00444ADF" w:rsidRPr="008B3C39" w:rsidDel="00DA2B65">
          <w:rPr>
            <w:rFonts w:ascii="Times New Roman" w:eastAsia="仿宋_GB2312" w:hAnsi="Times New Roman" w:cs="Times New Roman"/>
            <w:color w:val="auto"/>
            <w:lang w:eastAsia="zh-CN"/>
          </w:rPr>
          <w:delText>Table 7-4</w:delText>
        </w:r>
      </w:del>
    </w:p>
    <w:p w14:paraId="757AA5CF" w14:textId="0A61E92A" w:rsidR="00496EEC" w:rsidRPr="008B3C39" w:rsidDel="00DA2B65" w:rsidRDefault="00496EEC">
      <w:pPr>
        <w:pStyle w:val="2"/>
        <w:spacing w:beforeLines="50" w:after="50" w:line="319" w:lineRule="auto"/>
        <w:ind w:leftChars="134" w:left="281"/>
        <w:contextualSpacing/>
        <w:jc w:val="both"/>
        <w:rPr>
          <w:del w:id="3859" w:author="Xuning Wei12232" w:date="2026-07-27T15:15:00Z"/>
          <w:rFonts w:ascii="Times New Roman" w:eastAsia="仿宋_GB2312" w:hAnsi="Times New Roman" w:cs="Times New Roman"/>
          <w:color w:val="auto"/>
          <w:lang w:eastAsia="zh-CN"/>
        </w:rPr>
        <w:pPrChange w:id="3860" w:author="Xuning Wei12232" w:date="2026-07-27T15:15:00Z">
          <w:pPr>
            <w:jc w:val="center"/>
          </w:pPr>
        </w:pPrChange>
      </w:pPr>
    </w:p>
    <w:p w14:paraId="7D37E04B" w14:textId="599AAAA8" w:rsidR="00496EEC" w:rsidRPr="008B3C39" w:rsidDel="00DA2B65" w:rsidRDefault="00496EEC">
      <w:pPr>
        <w:pStyle w:val="2"/>
        <w:spacing w:beforeLines="50" w:after="50" w:line="319" w:lineRule="auto"/>
        <w:ind w:leftChars="134" w:left="281"/>
        <w:contextualSpacing/>
        <w:jc w:val="both"/>
        <w:rPr>
          <w:del w:id="3861" w:author="Xuning Wei12232" w:date="2026-07-27T15:15:00Z"/>
          <w:rFonts w:ascii="Times New Roman" w:eastAsia="仿宋_GB2312" w:hAnsi="Times New Roman" w:cs="Times New Roman"/>
          <w:color w:val="auto"/>
        </w:rPr>
        <w:pPrChange w:id="3862" w:author="Xuning Wei12232" w:date="2026-07-27T15:15:00Z">
          <w:pPr>
            <w:jc w:val="center"/>
          </w:pPr>
        </w:pPrChange>
      </w:pPr>
      <w:del w:id="3863" w:author="Xuning Wei12232" w:date="2026-07-27T15:15:00Z">
        <w:r w:rsidRPr="008B3C39" w:rsidDel="00DA2B65">
          <w:rPr>
            <w:rFonts w:ascii="Times New Roman" w:eastAsia="仿宋_GB2312" w:hAnsi="Times New Roman" w:cs="Times New Roman"/>
            <w:color w:val="auto"/>
            <w:lang w:eastAsia="zh-CN"/>
          </w:rPr>
          <w:delText xml:space="preserve">Table 7-3: </w:delText>
        </w:r>
        <w:r w:rsidRPr="008B3C39" w:rsidDel="00DA2B65">
          <w:rPr>
            <w:rFonts w:ascii="Times New Roman" w:eastAsia="仿宋_GB2312" w:hAnsi="Times New Roman" w:cs="Times New Roman"/>
            <w:color w:val="auto"/>
          </w:rPr>
          <w:delText>Equipment Suitability Assessment on Function &amp; Capacity for 3000L Storage Tank 1</w:delText>
        </w:r>
        <w:r w:rsidR="00886E67" w:rsidRPr="008B3C39" w:rsidDel="00DA2B65">
          <w:rPr>
            <w:rFonts w:ascii="Times New Roman" w:eastAsia="仿宋_GB2312" w:hAnsi="Times New Roman" w:cs="Times New Roman"/>
            <w:color w:val="auto"/>
          </w:rPr>
          <w:delText xml:space="preserve"> TJ4S-1213-SPS01-AT01</w:delText>
        </w:r>
      </w:del>
    </w:p>
    <w:p w14:paraId="2628A191" w14:textId="1D91C62D" w:rsidR="0020365D" w:rsidRPr="008B3C39" w:rsidDel="00DA2B65" w:rsidRDefault="0020365D">
      <w:pPr>
        <w:pStyle w:val="2"/>
        <w:spacing w:beforeLines="50" w:after="50" w:line="319" w:lineRule="auto"/>
        <w:ind w:leftChars="134" w:left="281"/>
        <w:contextualSpacing/>
        <w:jc w:val="both"/>
        <w:rPr>
          <w:del w:id="3864" w:author="Xuning Wei12232" w:date="2026-07-27T15:15:00Z"/>
          <w:rFonts w:ascii="Times New Roman" w:eastAsia="仿宋_GB2312" w:hAnsi="Times New Roman" w:cs="Times New Roman"/>
          <w:color w:val="auto"/>
        </w:rPr>
        <w:pPrChange w:id="3865" w:author="Xuning Wei12232" w:date="2026-07-27T15:15:00Z">
          <w:pPr>
            <w:jc w:val="center"/>
          </w:pPr>
        </w:pPrChange>
      </w:pPr>
    </w:p>
    <w:tbl>
      <w:tblPr>
        <w:tblW w:w="14280" w:type="dxa"/>
        <w:tblLayout w:type="fixed"/>
        <w:tblLook w:val="04A0" w:firstRow="1" w:lastRow="0" w:firstColumn="1" w:lastColumn="0" w:noHBand="0" w:noVBand="1"/>
      </w:tblPr>
      <w:tblGrid>
        <w:gridCol w:w="531"/>
        <w:gridCol w:w="1275"/>
        <w:gridCol w:w="3261"/>
        <w:gridCol w:w="4110"/>
        <w:gridCol w:w="851"/>
        <w:gridCol w:w="740"/>
        <w:gridCol w:w="3512"/>
      </w:tblGrid>
      <w:tr w:rsidR="00032BAE" w:rsidRPr="00032BAE" w:rsidDel="00DA2B65" w14:paraId="27B8321C" w14:textId="23D5C9C6" w:rsidTr="00F17617">
        <w:trPr>
          <w:trHeight w:val="349"/>
          <w:tblHeader/>
          <w:del w:id="3866"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A4A53D" w14:textId="661202E6" w:rsidR="00496EEC" w:rsidRPr="00032BAE" w:rsidDel="00DA2B65" w:rsidRDefault="00496EEC">
            <w:pPr>
              <w:pStyle w:val="2"/>
              <w:spacing w:beforeLines="50" w:after="50" w:line="319" w:lineRule="auto"/>
              <w:ind w:leftChars="134" w:left="281"/>
              <w:contextualSpacing/>
              <w:jc w:val="both"/>
              <w:rPr>
                <w:del w:id="3867" w:author="Xuning Wei12232" w:date="2026-07-27T15:15:00Z"/>
                <w:rFonts w:ascii="Times New Roman" w:eastAsia="FangSong" w:hAnsi="Times New Roman" w:cs="Times New Roman"/>
                <w:color w:val="auto"/>
                <w:sz w:val="18"/>
                <w:szCs w:val="18"/>
              </w:rPr>
              <w:pPrChange w:id="3868" w:author="Xuning Wei12232" w:date="2026-07-27T15:15:00Z">
                <w:pPr>
                  <w:spacing w:line="276" w:lineRule="auto"/>
                  <w:jc w:val="center"/>
                </w:pPr>
              </w:pPrChange>
            </w:pPr>
            <w:del w:id="3869" w:author="Xuning Wei12232" w:date="2026-07-27T15:15:00Z">
              <w:r w:rsidRPr="00032BAE" w:rsidDel="00DA2B65">
                <w:rPr>
                  <w:rFonts w:ascii="Times New Roman" w:eastAsia="FangSong" w:hAnsi="Times New Roman" w:cs="Times New Roman"/>
                  <w:color w:val="auto"/>
                  <w:sz w:val="18"/>
                  <w:szCs w:val="18"/>
                  <w:lang w:eastAsia="zh-CN"/>
                </w:rPr>
                <w:delText>S/N</w:delText>
              </w:r>
            </w:del>
          </w:p>
        </w:tc>
        <w:tc>
          <w:tcPr>
            <w:tcW w:w="4536"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3E640913" w14:textId="334DB0B7" w:rsidR="00496EEC" w:rsidRPr="00032BAE" w:rsidDel="00DA2B65" w:rsidRDefault="00496EEC">
            <w:pPr>
              <w:pStyle w:val="2"/>
              <w:spacing w:beforeLines="50" w:after="50" w:line="319" w:lineRule="auto"/>
              <w:ind w:leftChars="134" w:left="281"/>
              <w:contextualSpacing/>
              <w:jc w:val="both"/>
              <w:rPr>
                <w:del w:id="3870" w:author="Xuning Wei12232" w:date="2026-07-27T15:15:00Z"/>
                <w:rFonts w:ascii="Times New Roman" w:eastAsia="FangSong" w:hAnsi="Times New Roman" w:cs="Times New Roman"/>
                <w:color w:val="auto"/>
                <w:sz w:val="18"/>
                <w:szCs w:val="18"/>
              </w:rPr>
              <w:pPrChange w:id="3871" w:author="Xuning Wei12232" w:date="2026-07-27T15:15:00Z">
                <w:pPr>
                  <w:spacing w:line="276" w:lineRule="auto"/>
                  <w:jc w:val="center"/>
                </w:pPr>
              </w:pPrChange>
            </w:pPr>
            <w:del w:id="3872" w:author="Xuning Wei12232" w:date="2026-07-27T15:15:00Z">
              <w:r w:rsidRPr="00032BAE" w:rsidDel="00DA2B65">
                <w:rPr>
                  <w:rFonts w:ascii="Times New Roman" w:eastAsia="仿宋_GB2312" w:hAnsi="Times New Roman" w:cs="Times New Roman"/>
                  <w:color w:val="auto"/>
                  <w:sz w:val="18"/>
                  <w:szCs w:val="18"/>
                </w:rPr>
                <w:delText>Process Requirements</w:delText>
              </w:r>
              <w:r w:rsidRPr="00032BAE" w:rsidDel="00DA2B65">
                <w:rPr>
                  <w:rFonts w:ascii="Times New Roman" w:eastAsia="FangSong" w:hAnsi="Times New Roman" w:cs="Times New Roman"/>
                  <w:color w:val="auto"/>
                  <w:sz w:val="18"/>
                  <w:szCs w:val="18"/>
                </w:rPr>
                <w:delText xml:space="preserve"> </w:delText>
              </w:r>
            </w:del>
          </w:p>
        </w:tc>
        <w:tc>
          <w:tcPr>
            <w:tcW w:w="4110"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1EBCF7AB" w14:textId="62D1DEB4" w:rsidR="00496EEC" w:rsidRPr="00032BAE" w:rsidDel="00DA2B65" w:rsidRDefault="00496EEC">
            <w:pPr>
              <w:pStyle w:val="2"/>
              <w:spacing w:beforeLines="50" w:after="50" w:line="319" w:lineRule="auto"/>
              <w:ind w:leftChars="134" w:left="281"/>
              <w:contextualSpacing/>
              <w:jc w:val="both"/>
              <w:rPr>
                <w:del w:id="3873" w:author="Xuning Wei12232" w:date="2026-07-27T15:15:00Z"/>
                <w:rFonts w:ascii="Times New Roman" w:eastAsia="FangSong" w:hAnsi="Times New Roman" w:cs="Times New Roman"/>
                <w:color w:val="auto"/>
                <w:sz w:val="18"/>
                <w:szCs w:val="18"/>
              </w:rPr>
              <w:pPrChange w:id="3874" w:author="Xuning Wei12232" w:date="2026-07-27T15:15:00Z">
                <w:pPr>
                  <w:spacing w:line="276" w:lineRule="auto"/>
                  <w:jc w:val="center"/>
                </w:pPr>
              </w:pPrChange>
            </w:pPr>
            <w:del w:id="3875" w:author="Xuning Wei12232" w:date="2026-07-27T15:15:00Z">
              <w:r w:rsidRPr="00032BAE" w:rsidDel="00DA2B65">
                <w:rPr>
                  <w:rFonts w:ascii="Times New Roman" w:eastAsia="仿宋_GB2312" w:hAnsi="Times New Roman" w:cs="Times New Roman"/>
                  <w:color w:val="auto"/>
                  <w:sz w:val="18"/>
                  <w:szCs w:val="18"/>
                </w:rPr>
                <w:delText>Equipment characteristics</w:delText>
              </w:r>
            </w:del>
          </w:p>
        </w:tc>
        <w:tc>
          <w:tcPr>
            <w:tcW w:w="1591"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527625D3" w14:textId="10DF20CF" w:rsidR="00496EEC" w:rsidRPr="00032BAE" w:rsidDel="00DA2B65" w:rsidRDefault="00496EEC">
            <w:pPr>
              <w:pStyle w:val="2"/>
              <w:spacing w:beforeLines="50" w:after="50" w:line="319" w:lineRule="auto"/>
              <w:ind w:leftChars="134" w:left="281"/>
              <w:contextualSpacing/>
              <w:jc w:val="both"/>
              <w:rPr>
                <w:del w:id="3876" w:author="Xuning Wei12232" w:date="2026-07-27T15:15:00Z"/>
                <w:rFonts w:ascii="Times New Roman" w:eastAsia="FangSong" w:hAnsi="Times New Roman" w:cs="Times New Roman"/>
                <w:color w:val="auto"/>
                <w:sz w:val="18"/>
                <w:szCs w:val="18"/>
              </w:rPr>
              <w:pPrChange w:id="3877" w:author="Xuning Wei12232" w:date="2026-07-27T15:15:00Z">
                <w:pPr>
                  <w:spacing w:line="276" w:lineRule="auto"/>
                  <w:jc w:val="center"/>
                </w:pPr>
              </w:pPrChange>
            </w:pPr>
            <w:del w:id="3878" w:author="Xuning Wei12232" w:date="2026-07-27T15:15:00Z">
              <w:r w:rsidRPr="00032BAE" w:rsidDel="00DA2B65">
                <w:rPr>
                  <w:rFonts w:ascii="Times New Roman" w:eastAsia="仿宋_GB2312" w:hAnsi="Times New Roman" w:cs="Times New Roman"/>
                  <w:color w:val="auto"/>
                  <w:sz w:val="18"/>
                  <w:szCs w:val="18"/>
                </w:rPr>
                <w:delText>Feasibility</w:delText>
              </w:r>
            </w:del>
          </w:p>
        </w:tc>
        <w:tc>
          <w:tcPr>
            <w:tcW w:w="3512"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1995ED2A" w14:textId="519031DD" w:rsidR="00496EEC" w:rsidRPr="00032BAE" w:rsidDel="00DA2B65" w:rsidRDefault="00496EEC">
            <w:pPr>
              <w:pStyle w:val="2"/>
              <w:spacing w:beforeLines="50" w:after="50" w:line="319" w:lineRule="auto"/>
              <w:ind w:leftChars="134" w:left="281"/>
              <w:contextualSpacing/>
              <w:jc w:val="both"/>
              <w:rPr>
                <w:del w:id="3879" w:author="Xuning Wei12232" w:date="2026-07-27T15:15:00Z"/>
                <w:rFonts w:ascii="Times New Roman" w:eastAsia="FangSong" w:hAnsi="Times New Roman" w:cs="Times New Roman"/>
                <w:color w:val="auto"/>
                <w:sz w:val="18"/>
                <w:szCs w:val="18"/>
              </w:rPr>
              <w:pPrChange w:id="3880" w:author="Xuning Wei12232" w:date="2026-07-27T15:15:00Z">
                <w:pPr>
                  <w:spacing w:line="276" w:lineRule="auto"/>
                  <w:jc w:val="center"/>
                </w:pPr>
              </w:pPrChange>
            </w:pPr>
            <w:del w:id="3881" w:author="Xuning Wei12232" w:date="2026-07-27T15:15:00Z">
              <w:r w:rsidRPr="00032BAE" w:rsidDel="00DA2B65">
                <w:rPr>
                  <w:rFonts w:ascii="Times New Roman" w:eastAsia="仿宋_GB2312" w:hAnsi="Times New Roman" w:cs="Times New Roman"/>
                  <w:color w:val="auto"/>
                  <w:sz w:val="18"/>
                  <w:szCs w:val="18"/>
                </w:rPr>
                <w:delText>Justifications</w:delText>
              </w:r>
            </w:del>
          </w:p>
        </w:tc>
      </w:tr>
      <w:tr w:rsidR="00032BAE" w:rsidRPr="00032BAE" w:rsidDel="00DA2B65" w14:paraId="40F04A7F" w14:textId="06FE2174" w:rsidTr="00F17617">
        <w:trPr>
          <w:trHeight w:val="595"/>
          <w:del w:id="3882"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72B72" w14:textId="33229839" w:rsidR="00496EEC" w:rsidRPr="00032BAE" w:rsidDel="00DA2B65" w:rsidRDefault="00496EEC">
            <w:pPr>
              <w:pStyle w:val="2"/>
              <w:spacing w:beforeLines="50" w:after="50" w:line="319" w:lineRule="auto"/>
              <w:ind w:leftChars="134" w:left="281"/>
              <w:contextualSpacing/>
              <w:jc w:val="both"/>
              <w:rPr>
                <w:del w:id="3883" w:author="Xuning Wei12232" w:date="2026-07-27T15:15:00Z"/>
                <w:rFonts w:ascii="Times New Roman" w:eastAsia="仿宋_GB2312" w:hAnsi="Times New Roman" w:cs="Times New Roman"/>
                <w:color w:val="auto"/>
                <w:sz w:val="18"/>
                <w:szCs w:val="18"/>
              </w:rPr>
              <w:pPrChange w:id="3884" w:author="Xuning Wei12232" w:date="2026-07-27T15:15:00Z">
                <w:pPr>
                  <w:spacing w:line="276" w:lineRule="auto"/>
                  <w:jc w:val="center"/>
                </w:pPr>
              </w:pPrChange>
            </w:pPr>
            <w:del w:id="3885" w:author="Xuning Wei12232" w:date="2026-07-27T15:15:00Z">
              <w:r w:rsidRPr="00032BAE" w:rsidDel="00DA2B65">
                <w:rPr>
                  <w:rFonts w:ascii="Times New Roman" w:eastAsia="仿宋_GB2312" w:hAnsi="Times New Roman" w:cs="Times New Roman"/>
                  <w:color w:val="auto"/>
                  <w:sz w:val="18"/>
                  <w:szCs w:val="18"/>
                </w:rPr>
                <w:delText>1</w:delText>
              </w:r>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70FA94FE" w14:textId="331E46B4" w:rsidR="00496EEC" w:rsidRPr="00032BAE" w:rsidDel="00DA2B65" w:rsidRDefault="00496EEC">
            <w:pPr>
              <w:pStyle w:val="2"/>
              <w:spacing w:beforeLines="50" w:after="50" w:line="319" w:lineRule="auto"/>
              <w:ind w:leftChars="134" w:left="281"/>
              <w:contextualSpacing/>
              <w:jc w:val="both"/>
              <w:rPr>
                <w:del w:id="3886" w:author="Xuning Wei12232" w:date="2026-07-27T15:15:00Z"/>
                <w:rFonts w:ascii="Times New Roman" w:eastAsia="仿宋_GB2312" w:hAnsi="Times New Roman" w:cs="Times New Roman"/>
                <w:color w:val="auto"/>
                <w:sz w:val="18"/>
                <w:szCs w:val="18"/>
              </w:rPr>
              <w:pPrChange w:id="3887" w:author="Xuning Wei12232" w:date="2026-07-27T15:15:00Z">
                <w:pPr>
                  <w:spacing w:line="240" w:lineRule="exact"/>
                  <w:contextualSpacing/>
                </w:pPr>
              </w:pPrChange>
            </w:pPr>
            <w:del w:id="3888" w:author="Xuning Wei12232" w:date="2026-07-27T15:15:00Z">
              <w:r w:rsidRPr="00032BAE" w:rsidDel="00DA2B65">
                <w:rPr>
                  <w:rFonts w:ascii="Times New Roman" w:eastAsia="仿宋_GB2312" w:hAnsi="Times New Roman" w:cs="Times New Roman"/>
                  <w:color w:val="auto"/>
                  <w:sz w:val="18"/>
                  <w:szCs w:val="18"/>
                </w:rPr>
                <w:delText>Operations</w:delText>
              </w:r>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5832D9A5" w14:textId="3A261AC7" w:rsidR="00496EEC" w:rsidRPr="00032BAE" w:rsidDel="00DA2B65" w:rsidRDefault="007524B2">
            <w:pPr>
              <w:pStyle w:val="2"/>
              <w:spacing w:beforeLines="50" w:after="50" w:line="319" w:lineRule="auto"/>
              <w:ind w:leftChars="134" w:left="281"/>
              <w:contextualSpacing/>
              <w:jc w:val="both"/>
              <w:rPr>
                <w:del w:id="3889" w:author="Xuning Wei12232" w:date="2026-07-27T15:15:00Z"/>
                <w:rFonts w:ascii="Times New Roman" w:eastAsia="仿宋_GB2312" w:hAnsi="Times New Roman" w:cs="Times New Roman"/>
                <w:color w:val="auto"/>
                <w:sz w:val="18"/>
                <w:szCs w:val="18"/>
              </w:rPr>
              <w:pPrChange w:id="3890" w:author="Xuning Wei12232" w:date="2026-07-27T15:15:00Z">
                <w:pPr>
                  <w:spacing w:line="276" w:lineRule="auto"/>
                  <w:jc w:val="both"/>
                </w:pPr>
              </w:pPrChange>
            </w:pPr>
            <w:del w:id="3891" w:author="Xuning Wei12232" w:date="2026-07-27T15:15:00Z">
              <w:r w:rsidRPr="00032BAE" w:rsidDel="00DA2B65">
                <w:rPr>
                  <w:rFonts w:ascii="Times New Roman" w:eastAsia="仿宋_GB2312" w:hAnsi="Times New Roman" w:cs="Times New Roman"/>
                  <w:color w:val="auto"/>
                  <w:sz w:val="18"/>
                  <w:szCs w:val="18"/>
                </w:rPr>
                <w:delText>S</w:delText>
              </w:r>
              <w:r w:rsidR="00496EEC" w:rsidRPr="00032BAE" w:rsidDel="00DA2B65">
                <w:rPr>
                  <w:rFonts w:ascii="Times New Roman" w:eastAsia="仿宋_GB2312" w:hAnsi="Times New Roman" w:cs="Times New Roman"/>
                  <w:color w:val="auto"/>
                  <w:sz w:val="18"/>
                  <w:szCs w:val="18"/>
                </w:rPr>
                <w:delText>tirring,</w:delText>
              </w:r>
              <w:r w:rsidR="00BE20DF" w:rsidRPr="00032BAE" w:rsidDel="00DA2B65">
                <w:rPr>
                  <w:rFonts w:ascii="Times New Roman" w:eastAsia="仿宋_GB2312" w:hAnsi="Times New Roman" w:cs="Times New Roman"/>
                  <w:color w:val="auto"/>
                  <w:sz w:val="18"/>
                  <w:szCs w:val="18"/>
                </w:rPr>
                <w:delText xml:space="preserve"> Solution Transfer</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31D47512" w14:textId="54FB99D8" w:rsidR="00496EEC" w:rsidRPr="00032BAE" w:rsidDel="00DA2B65" w:rsidRDefault="00496EEC">
            <w:pPr>
              <w:pStyle w:val="2"/>
              <w:spacing w:beforeLines="50" w:after="50" w:line="319" w:lineRule="auto"/>
              <w:ind w:leftChars="134" w:left="281"/>
              <w:contextualSpacing/>
              <w:jc w:val="both"/>
              <w:rPr>
                <w:del w:id="3892" w:author="Xuning Wei12232" w:date="2026-07-27T15:15:00Z"/>
                <w:rFonts w:ascii="Times New Roman" w:eastAsia="仿宋_GB2312" w:hAnsi="Times New Roman" w:cs="Times New Roman"/>
                <w:color w:val="auto"/>
                <w:sz w:val="18"/>
                <w:szCs w:val="18"/>
              </w:rPr>
              <w:pPrChange w:id="3893" w:author="Xuning Wei12232" w:date="2026-07-27T15:15:00Z">
                <w:pPr>
                  <w:spacing w:line="276" w:lineRule="auto"/>
                  <w:jc w:val="both"/>
                </w:pPr>
              </w:pPrChange>
            </w:pPr>
            <w:del w:id="3894" w:author="Xuning Wei12232" w:date="2026-07-27T15:15:00Z">
              <w:r w:rsidRPr="00032BAE" w:rsidDel="00DA2B65">
                <w:rPr>
                  <w:rFonts w:ascii="Times New Roman" w:eastAsia="仿宋_GB2312" w:hAnsi="Times New Roman" w:cs="Times New Roman"/>
                  <w:color w:val="auto"/>
                  <w:sz w:val="18"/>
                  <w:szCs w:val="18"/>
                </w:rPr>
                <w:delText xml:space="preserve">The </w:delText>
              </w:r>
              <w:r w:rsidR="00BE20DF" w:rsidRPr="00032BAE" w:rsidDel="00DA2B65">
                <w:rPr>
                  <w:rFonts w:ascii="Times New Roman" w:eastAsia="仿宋_GB2312" w:hAnsi="Times New Roman" w:cs="Times New Roman"/>
                  <w:color w:val="auto"/>
                  <w:sz w:val="18"/>
                  <w:szCs w:val="18"/>
                </w:rPr>
                <w:delText>3000L Storage Tank 1 TJ4S-1213-SPS01-AT01</w:delText>
              </w:r>
              <w:r w:rsidR="00800128" w:rsidRPr="00032BAE" w:rsidDel="00DA2B65">
                <w:rPr>
                  <w:rFonts w:ascii="Times New Roman" w:eastAsia="仿宋_GB2312" w:hAnsi="Times New Roman" w:cs="Times New Roman"/>
                  <w:color w:val="auto"/>
                  <w:sz w:val="18"/>
                  <w:szCs w:val="18"/>
                </w:rPr>
                <w:delText xml:space="preserve"> is equipped with stirring</w:delText>
              </w:r>
              <w:r w:rsidR="00BE20DF" w:rsidRPr="00032BAE" w:rsidDel="00DA2B65">
                <w:rPr>
                  <w:rFonts w:ascii="Times New Roman" w:eastAsia="仿宋_GB2312" w:hAnsi="Times New Roman" w:cs="Times New Roman"/>
                  <w:color w:val="auto"/>
                  <w:sz w:val="18"/>
                  <w:szCs w:val="18"/>
                </w:rPr>
                <w:delText>, Solution Transfer</w:delText>
              </w:r>
              <w:r w:rsidRPr="00032BAE" w:rsidDel="00DA2B65">
                <w:rPr>
                  <w:rFonts w:ascii="Times New Roman" w:eastAsia="仿宋_GB2312" w:hAnsi="Times New Roman" w:cs="Times New Roman"/>
                  <w:color w:val="auto"/>
                  <w:sz w:val="18"/>
                  <w:szCs w:val="18"/>
                </w:rPr>
                <w:delText xml:space="preserve"> functions.</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3E9BFD1E" w14:textId="48A36590" w:rsidR="00496EEC" w:rsidRPr="00032BAE" w:rsidDel="00DA2B65" w:rsidRDefault="000B6761">
            <w:pPr>
              <w:pStyle w:val="2"/>
              <w:spacing w:beforeLines="50" w:after="50" w:line="319" w:lineRule="auto"/>
              <w:ind w:leftChars="134" w:left="281"/>
              <w:contextualSpacing/>
              <w:jc w:val="both"/>
              <w:rPr>
                <w:del w:id="3895" w:author="Xuning Wei12232" w:date="2026-07-27T15:15:00Z"/>
                <w:rFonts w:ascii="Times New Roman" w:eastAsia="仿宋_GB2312" w:hAnsi="Times New Roman" w:cs="Times New Roman"/>
                <w:color w:val="auto"/>
                <w:sz w:val="18"/>
                <w:szCs w:val="18"/>
              </w:rPr>
              <w:pPrChange w:id="3896" w:author="Xuning Wei12232" w:date="2026-07-27T15:15:00Z">
                <w:pPr>
                  <w:spacing w:line="276" w:lineRule="auto"/>
                  <w:jc w:val="center"/>
                </w:pPr>
              </w:pPrChange>
            </w:pPr>
            <w:customXmlDelRangeStart w:id="3897" w:author="Xuning Wei12232" w:date="2026-07-27T15:15:00Z"/>
            <w:sdt>
              <w:sdtPr>
                <w:rPr>
                  <w:rFonts w:ascii="Times New Roman" w:eastAsia="仿宋_GB2312" w:hAnsi="Times New Roman" w:cs="Times New Roman"/>
                  <w:b w:val="0"/>
                  <w:iCs w:val="0"/>
                  <w:color w:val="auto"/>
                  <w:sz w:val="18"/>
                  <w:szCs w:val="18"/>
                </w:rPr>
                <w:id w:val="1684709642"/>
                <w14:checkbox>
                  <w14:checked w14:val="1"/>
                  <w14:checkedState w14:val="2612" w14:font="MS Gothic"/>
                  <w14:uncheckedState w14:val="2610" w14:font="MS Gothic"/>
                </w14:checkbox>
              </w:sdtPr>
              <w:sdtEndPr/>
              <w:sdtContent>
                <w:customXmlDelRangeEnd w:id="3897"/>
                <w:del w:id="3898"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3899" w:author="Xuning Wei12232" w:date="2026-07-27T15:15:00Z"/>
              </w:sdtContent>
            </w:sdt>
            <w:customXmlDelRangeEnd w:id="3899"/>
            <w:del w:id="3900" w:author="Xuning Wei12232" w:date="2026-07-27T15:15:00Z">
              <w:r w:rsidR="00496EE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014A4FFA" w14:textId="2FC0271C" w:rsidR="00496EEC" w:rsidRPr="00032BAE" w:rsidDel="00DA2B65" w:rsidRDefault="000B6761">
            <w:pPr>
              <w:pStyle w:val="2"/>
              <w:spacing w:beforeLines="50" w:after="50" w:line="319" w:lineRule="auto"/>
              <w:ind w:leftChars="134" w:left="281"/>
              <w:contextualSpacing/>
              <w:jc w:val="both"/>
              <w:rPr>
                <w:del w:id="3901" w:author="Xuning Wei12232" w:date="2026-07-27T15:15:00Z"/>
                <w:rFonts w:ascii="Times New Roman" w:eastAsia="仿宋_GB2312" w:hAnsi="Times New Roman" w:cs="Times New Roman"/>
                <w:color w:val="auto"/>
                <w:sz w:val="18"/>
                <w:szCs w:val="18"/>
              </w:rPr>
              <w:pPrChange w:id="3902" w:author="Xuning Wei12232" w:date="2026-07-27T15:15:00Z">
                <w:pPr>
                  <w:spacing w:line="276" w:lineRule="auto"/>
                  <w:jc w:val="center"/>
                </w:pPr>
              </w:pPrChange>
            </w:pPr>
            <w:customXmlDelRangeStart w:id="3903" w:author="Xuning Wei12232" w:date="2026-07-27T15:15:00Z"/>
            <w:sdt>
              <w:sdtPr>
                <w:rPr>
                  <w:rFonts w:ascii="Times New Roman" w:eastAsia="仿宋_GB2312" w:hAnsi="Times New Roman" w:cs="Times New Roman"/>
                  <w:b w:val="0"/>
                  <w:iCs w:val="0"/>
                  <w:color w:val="auto"/>
                  <w:sz w:val="18"/>
                  <w:szCs w:val="18"/>
                </w:rPr>
                <w:id w:val="1773359699"/>
                <w14:checkbox>
                  <w14:checked w14:val="0"/>
                  <w14:checkedState w14:val="2612" w14:font="MS Gothic"/>
                  <w14:uncheckedState w14:val="2610" w14:font="MS Gothic"/>
                </w14:checkbox>
              </w:sdtPr>
              <w:sdtEndPr/>
              <w:sdtContent>
                <w:customXmlDelRangeEnd w:id="3903"/>
                <w:del w:id="3904"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3905" w:author="Xuning Wei12232" w:date="2026-07-27T15:15:00Z"/>
              </w:sdtContent>
            </w:sdt>
            <w:customXmlDelRangeEnd w:id="3905"/>
            <w:del w:id="3906" w:author="Xuning Wei12232" w:date="2026-07-27T15:15:00Z">
              <w:r w:rsidR="00496EE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1AEAE8C3" w14:textId="6BAA8005" w:rsidR="00496EEC" w:rsidRPr="00032BAE" w:rsidDel="00DA2B65" w:rsidRDefault="00496EEC">
            <w:pPr>
              <w:pStyle w:val="2"/>
              <w:spacing w:beforeLines="50" w:after="50" w:line="319" w:lineRule="auto"/>
              <w:ind w:leftChars="134" w:left="281"/>
              <w:contextualSpacing/>
              <w:jc w:val="both"/>
              <w:rPr>
                <w:del w:id="3907" w:author="Xuning Wei12232" w:date="2026-07-27T15:15:00Z"/>
                <w:rFonts w:ascii="Times New Roman" w:eastAsia="仿宋_GB2312" w:hAnsi="Times New Roman" w:cs="Times New Roman"/>
                <w:color w:val="auto"/>
                <w:sz w:val="18"/>
                <w:szCs w:val="18"/>
              </w:rPr>
              <w:pPrChange w:id="3908" w:author="Xuning Wei12232" w:date="2026-07-27T15:15:00Z">
                <w:pPr>
                  <w:spacing w:line="276" w:lineRule="auto"/>
                  <w:jc w:val="center"/>
                </w:pPr>
              </w:pPrChange>
            </w:pPr>
            <w:del w:id="3909" w:author="Xuning Wei12232" w:date="2026-07-27T15:15:00Z">
              <w:r w:rsidRPr="00032BAE" w:rsidDel="00DA2B65">
                <w:rPr>
                  <w:rFonts w:ascii="Times New Roman" w:eastAsia="仿宋_GB2312" w:hAnsi="Times New Roman" w:cs="Times New Roman"/>
                  <w:color w:val="auto"/>
                  <w:sz w:val="18"/>
                  <w:szCs w:val="18"/>
                </w:rPr>
                <w:delText>N/A</w:delText>
              </w:r>
            </w:del>
          </w:p>
        </w:tc>
      </w:tr>
      <w:tr w:rsidR="00032BAE" w:rsidRPr="00032BAE" w:rsidDel="00DA2B65" w14:paraId="202E8725" w14:textId="51CA301C" w:rsidTr="00F17617">
        <w:trPr>
          <w:trHeight w:val="595"/>
          <w:del w:id="3910"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66BE51" w14:textId="253D9E48" w:rsidR="00496EEC" w:rsidRPr="00032BAE" w:rsidDel="00DA2B65" w:rsidRDefault="00496EEC">
            <w:pPr>
              <w:pStyle w:val="2"/>
              <w:spacing w:beforeLines="50" w:after="50" w:line="319" w:lineRule="auto"/>
              <w:ind w:leftChars="134" w:left="281"/>
              <w:contextualSpacing/>
              <w:jc w:val="both"/>
              <w:rPr>
                <w:del w:id="3911" w:author="Xuning Wei12232" w:date="2026-07-27T15:15:00Z"/>
                <w:rFonts w:ascii="Times New Roman" w:eastAsia="仿宋_GB2312" w:hAnsi="Times New Roman" w:cs="Times New Roman"/>
                <w:color w:val="auto"/>
                <w:sz w:val="18"/>
                <w:szCs w:val="18"/>
              </w:rPr>
              <w:pPrChange w:id="3912" w:author="Xuning Wei12232" w:date="2026-07-27T15:15:00Z">
                <w:pPr>
                  <w:spacing w:line="276" w:lineRule="auto"/>
                  <w:jc w:val="center"/>
                </w:pPr>
              </w:pPrChange>
            </w:pPr>
            <w:del w:id="3913" w:author="Xuning Wei12232" w:date="2026-07-27T15:15:00Z">
              <w:r w:rsidRPr="00032BAE" w:rsidDel="00DA2B65">
                <w:rPr>
                  <w:rFonts w:ascii="Times New Roman" w:eastAsia="仿宋_GB2312" w:hAnsi="Times New Roman" w:cs="Times New Roman"/>
                  <w:color w:val="auto"/>
                  <w:sz w:val="18"/>
                  <w:szCs w:val="18"/>
                </w:rPr>
                <w:delText>2</w:delText>
              </w:r>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49A01938" w14:textId="0FBDA770" w:rsidR="00496EEC" w:rsidRPr="00032BAE" w:rsidDel="00DA2B65" w:rsidRDefault="00496EEC">
            <w:pPr>
              <w:pStyle w:val="2"/>
              <w:spacing w:beforeLines="50" w:after="50" w:line="319" w:lineRule="auto"/>
              <w:ind w:leftChars="134" w:left="281"/>
              <w:contextualSpacing/>
              <w:jc w:val="both"/>
              <w:rPr>
                <w:del w:id="3914" w:author="Xuning Wei12232" w:date="2026-07-27T15:15:00Z"/>
                <w:rFonts w:ascii="Times New Roman" w:eastAsia="仿宋_GB2312" w:hAnsi="Times New Roman" w:cs="Times New Roman"/>
                <w:color w:val="auto"/>
                <w:sz w:val="18"/>
                <w:szCs w:val="18"/>
              </w:rPr>
              <w:pPrChange w:id="3915" w:author="Xuning Wei12232" w:date="2026-07-27T15:15:00Z">
                <w:pPr>
                  <w:spacing w:line="240" w:lineRule="exact"/>
                  <w:contextualSpacing/>
                </w:pPr>
              </w:pPrChange>
            </w:pPr>
            <w:del w:id="3916" w:author="Xuning Wei12232" w:date="2026-07-27T15:15:00Z">
              <w:r w:rsidRPr="00032BAE" w:rsidDel="00DA2B65">
                <w:rPr>
                  <w:rFonts w:ascii="Times New Roman" w:eastAsia="仿宋_GB2312" w:hAnsi="Times New Roman" w:cs="Times New Roman"/>
                  <w:color w:val="auto"/>
                  <w:sz w:val="18"/>
                  <w:szCs w:val="18"/>
                </w:rPr>
                <w:delText>Stirring volume</w:delText>
              </w:r>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1DF4537C" w14:textId="4C985C9F" w:rsidR="00496EEC" w:rsidRPr="00032BAE" w:rsidDel="00DA2B65" w:rsidRDefault="00496EEC">
            <w:pPr>
              <w:pStyle w:val="2"/>
              <w:spacing w:beforeLines="50" w:after="50" w:line="319" w:lineRule="auto"/>
              <w:ind w:leftChars="134" w:left="281"/>
              <w:contextualSpacing/>
              <w:jc w:val="both"/>
              <w:rPr>
                <w:del w:id="3917" w:author="Xuning Wei12232" w:date="2026-07-27T15:15:00Z"/>
                <w:rFonts w:ascii="Times New Roman" w:eastAsia="仿宋_GB2312" w:hAnsi="Times New Roman" w:cs="Times New Roman"/>
                <w:color w:val="auto"/>
                <w:sz w:val="18"/>
                <w:szCs w:val="18"/>
              </w:rPr>
              <w:pPrChange w:id="3918" w:author="Xuning Wei12232" w:date="2026-07-27T15:15:00Z">
                <w:pPr>
                  <w:spacing w:line="276" w:lineRule="auto"/>
                  <w:jc w:val="both"/>
                </w:pPr>
              </w:pPrChange>
            </w:pPr>
            <w:del w:id="3919" w:author="Xuning Wei12232" w:date="2026-07-27T15:15:00Z">
              <w:r w:rsidRPr="00032BAE" w:rsidDel="00DA2B65">
                <w:rPr>
                  <w:rFonts w:ascii="Times New Roman" w:eastAsia="仿宋_GB2312" w:hAnsi="Times New Roman" w:cs="Times New Roman"/>
                  <w:color w:val="auto"/>
                  <w:sz w:val="18"/>
                  <w:szCs w:val="18"/>
                </w:rPr>
                <w:delText>Online solution preparation is achieved by controlling the warning value of the minimum liquid level of the equipment</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68847406" w14:textId="2DB96EB8" w:rsidR="00A5418D" w:rsidRPr="00032BAE" w:rsidDel="00DA2B65" w:rsidRDefault="00A5418D">
            <w:pPr>
              <w:pStyle w:val="2"/>
              <w:spacing w:beforeLines="50" w:after="50" w:line="319" w:lineRule="auto"/>
              <w:ind w:leftChars="134" w:left="281"/>
              <w:contextualSpacing/>
              <w:jc w:val="both"/>
              <w:rPr>
                <w:del w:id="3920" w:author="Xuning Wei12232" w:date="2026-07-27T15:15:00Z"/>
                <w:rFonts w:ascii="Times New Roman" w:eastAsia="仿宋_GB2312" w:hAnsi="Times New Roman" w:cs="Times New Roman"/>
                <w:color w:val="auto"/>
                <w:sz w:val="18"/>
                <w:szCs w:val="18"/>
              </w:rPr>
              <w:pPrChange w:id="3921" w:author="Xuning Wei12232" w:date="2026-07-27T15:15:00Z">
                <w:pPr>
                  <w:spacing w:line="240" w:lineRule="exact"/>
                  <w:contextualSpacing/>
                </w:pPr>
              </w:pPrChange>
            </w:pPr>
            <w:del w:id="3922" w:author="Xuning Wei12232" w:date="2026-07-27T15:15:00Z">
              <w:r w:rsidRPr="00032BAE" w:rsidDel="00DA2B65">
                <w:rPr>
                  <w:rFonts w:ascii="Times New Roman" w:eastAsia="仿宋_GB2312" w:hAnsi="Times New Roman" w:cs="Times New Roman"/>
                  <w:color w:val="auto"/>
                  <w:sz w:val="18"/>
                  <w:szCs w:val="18"/>
                </w:rPr>
                <w:delText xml:space="preserve">Stirring volume range of equipment (at rest): </w:delText>
              </w:r>
            </w:del>
          </w:p>
          <w:p w14:paraId="4133833B" w14:textId="10CFB67F" w:rsidR="00496EEC" w:rsidRPr="00032BAE" w:rsidDel="00DA2B65" w:rsidRDefault="00235E86">
            <w:pPr>
              <w:pStyle w:val="2"/>
              <w:spacing w:beforeLines="50" w:after="50" w:line="319" w:lineRule="auto"/>
              <w:ind w:leftChars="134" w:left="281"/>
              <w:contextualSpacing/>
              <w:jc w:val="both"/>
              <w:rPr>
                <w:del w:id="3923" w:author="Xuning Wei12232" w:date="2026-07-27T15:15:00Z"/>
                <w:rFonts w:ascii="Times New Roman" w:eastAsia="仿宋_GB2312" w:hAnsi="Times New Roman" w:cs="Times New Roman"/>
                <w:color w:val="auto"/>
                <w:sz w:val="18"/>
                <w:szCs w:val="18"/>
              </w:rPr>
              <w:pPrChange w:id="3924" w:author="Xuning Wei12232" w:date="2026-07-27T15:15:00Z">
                <w:pPr>
                  <w:spacing w:line="276" w:lineRule="auto"/>
                  <w:jc w:val="both"/>
                </w:pPr>
              </w:pPrChange>
            </w:pPr>
            <w:del w:id="3925" w:author="Xuning Wei12232" w:date="2026-07-27T15:15:00Z">
              <w:r w:rsidRPr="00032BAE" w:rsidDel="00DA2B65">
                <w:rPr>
                  <w:rFonts w:ascii="Times New Roman" w:eastAsia="仿宋_GB2312" w:hAnsi="Times New Roman" w:cs="Times New Roman"/>
                  <w:color w:val="auto"/>
                  <w:sz w:val="18"/>
                  <w:szCs w:val="18"/>
                </w:rPr>
                <w:delText>308.7</w:delText>
              </w:r>
              <w:r w:rsidR="00A5418D" w:rsidRPr="00032BAE" w:rsidDel="00DA2B65">
                <w:rPr>
                  <w:rFonts w:ascii="Times New Roman" w:eastAsia="仿宋_GB2312" w:hAnsi="Times New Roman" w:cs="Times New Roman"/>
                  <w:color w:val="auto"/>
                  <w:sz w:val="18"/>
                  <w:szCs w:val="18"/>
                </w:rPr>
                <w:delText>~</w:delText>
              </w:r>
              <w:r w:rsidRPr="00032BAE" w:rsidDel="00DA2B65">
                <w:rPr>
                  <w:rFonts w:ascii="Times New Roman" w:eastAsia="仿宋_GB2312" w:hAnsi="Times New Roman" w:cs="Times New Roman"/>
                  <w:color w:val="auto"/>
                  <w:sz w:val="18"/>
                  <w:szCs w:val="18"/>
                </w:rPr>
                <w:delText>1577.7</w:delText>
              </w:r>
              <w:r w:rsidR="00A5418D" w:rsidRPr="00032BAE" w:rsidDel="00DA2B65">
                <w:rPr>
                  <w:rFonts w:ascii="Times New Roman" w:eastAsia="仿宋_GB2312" w:hAnsi="Times New Roman" w:cs="Times New Roman"/>
                  <w:color w:val="auto"/>
                  <w:sz w:val="18"/>
                  <w:szCs w:val="18"/>
                </w:rPr>
                <w:delText xml:space="preserve"> L</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703E3756" w14:textId="494CD475" w:rsidR="00496EEC" w:rsidRPr="00032BAE" w:rsidDel="00DA2B65" w:rsidRDefault="000B6761">
            <w:pPr>
              <w:pStyle w:val="2"/>
              <w:spacing w:beforeLines="50" w:after="50" w:line="319" w:lineRule="auto"/>
              <w:ind w:leftChars="134" w:left="281"/>
              <w:contextualSpacing/>
              <w:jc w:val="both"/>
              <w:rPr>
                <w:del w:id="3926" w:author="Xuning Wei12232" w:date="2026-07-27T15:15:00Z"/>
                <w:rFonts w:ascii="Times New Roman" w:eastAsia="仿宋_GB2312" w:hAnsi="Times New Roman" w:cs="Times New Roman"/>
                <w:color w:val="auto"/>
                <w:sz w:val="18"/>
                <w:szCs w:val="18"/>
              </w:rPr>
              <w:pPrChange w:id="3927" w:author="Xuning Wei12232" w:date="2026-07-27T15:15:00Z">
                <w:pPr>
                  <w:spacing w:line="276" w:lineRule="auto"/>
                  <w:jc w:val="center"/>
                </w:pPr>
              </w:pPrChange>
            </w:pPr>
            <w:customXmlDelRangeStart w:id="3928" w:author="Xuning Wei12232" w:date="2026-07-27T15:15:00Z"/>
            <w:sdt>
              <w:sdtPr>
                <w:rPr>
                  <w:rFonts w:ascii="Times New Roman" w:eastAsia="仿宋_GB2312" w:hAnsi="Times New Roman" w:cs="Times New Roman"/>
                  <w:b w:val="0"/>
                  <w:iCs w:val="0"/>
                  <w:color w:val="auto"/>
                  <w:sz w:val="18"/>
                  <w:szCs w:val="18"/>
                </w:rPr>
                <w:id w:val="1676144196"/>
                <w14:checkbox>
                  <w14:checked w14:val="1"/>
                  <w14:checkedState w14:val="2612" w14:font="MS Gothic"/>
                  <w14:uncheckedState w14:val="2610" w14:font="MS Gothic"/>
                </w14:checkbox>
              </w:sdtPr>
              <w:sdtEndPr/>
              <w:sdtContent>
                <w:customXmlDelRangeEnd w:id="3928"/>
                <w:del w:id="3929"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3930" w:author="Xuning Wei12232" w:date="2026-07-27T15:15:00Z"/>
              </w:sdtContent>
            </w:sdt>
            <w:customXmlDelRangeEnd w:id="3930"/>
            <w:del w:id="3931" w:author="Xuning Wei12232" w:date="2026-07-27T15:15:00Z">
              <w:r w:rsidR="00496EE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1DDDD455" w14:textId="14DA6DD0" w:rsidR="00496EEC" w:rsidRPr="00032BAE" w:rsidDel="00DA2B65" w:rsidRDefault="000B6761">
            <w:pPr>
              <w:pStyle w:val="2"/>
              <w:spacing w:beforeLines="50" w:after="50" w:line="319" w:lineRule="auto"/>
              <w:ind w:leftChars="134" w:left="281"/>
              <w:contextualSpacing/>
              <w:jc w:val="both"/>
              <w:rPr>
                <w:del w:id="3932" w:author="Xuning Wei12232" w:date="2026-07-27T15:15:00Z"/>
                <w:rFonts w:ascii="Times New Roman" w:eastAsia="仿宋_GB2312" w:hAnsi="Times New Roman" w:cs="Times New Roman"/>
                <w:color w:val="auto"/>
                <w:sz w:val="18"/>
                <w:szCs w:val="18"/>
              </w:rPr>
              <w:pPrChange w:id="3933" w:author="Xuning Wei12232" w:date="2026-07-27T15:15:00Z">
                <w:pPr>
                  <w:spacing w:line="276" w:lineRule="auto"/>
                  <w:jc w:val="center"/>
                </w:pPr>
              </w:pPrChange>
            </w:pPr>
            <w:customXmlDelRangeStart w:id="3934" w:author="Xuning Wei12232" w:date="2026-07-27T15:15:00Z"/>
            <w:sdt>
              <w:sdtPr>
                <w:rPr>
                  <w:rFonts w:ascii="Times New Roman" w:eastAsia="仿宋_GB2312" w:hAnsi="Times New Roman" w:cs="Times New Roman"/>
                  <w:b w:val="0"/>
                  <w:iCs w:val="0"/>
                  <w:color w:val="auto"/>
                  <w:sz w:val="18"/>
                  <w:szCs w:val="18"/>
                </w:rPr>
                <w:id w:val="145406038"/>
                <w14:checkbox>
                  <w14:checked w14:val="0"/>
                  <w14:checkedState w14:val="2612" w14:font="MS Gothic"/>
                  <w14:uncheckedState w14:val="2610" w14:font="MS Gothic"/>
                </w14:checkbox>
              </w:sdtPr>
              <w:sdtEndPr/>
              <w:sdtContent>
                <w:customXmlDelRangeEnd w:id="3934"/>
                <w:del w:id="3935"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3936" w:author="Xuning Wei12232" w:date="2026-07-27T15:15:00Z"/>
              </w:sdtContent>
            </w:sdt>
            <w:customXmlDelRangeEnd w:id="3936"/>
            <w:del w:id="3937" w:author="Xuning Wei12232" w:date="2026-07-27T15:15:00Z">
              <w:r w:rsidR="00496EE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62277E8B" w14:textId="053EB59E" w:rsidR="00496EEC" w:rsidRPr="00032BAE" w:rsidDel="00DA2B65" w:rsidRDefault="00496EEC">
            <w:pPr>
              <w:pStyle w:val="2"/>
              <w:spacing w:beforeLines="50" w:after="50" w:line="319" w:lineRule="auto"/>
              <w:ind w:leftChars="134" w:left="281"/>
              <w:contextualSpacing/>
              <w:jc w:val="both"/>
              <w:rPr>
                <w:del w:id="3938" w:author="Xuning Wei12232" w:date="2026-07-27T15:15:00Z"/>
                <w:rFonts w:ascii="Times New Roman" w:eastAsia="仿宋_GB2312" w:hAnsi="Times New Roman" w:cs="Times New Roman"/>
                <w:color w:val="auto"/>
                <w:sz w:val="18"/>
                <w:szCs w:val="18"/>
              </w:rPr>
              <w:pPrChange w:id="3939" w:author="Xuning Wei12232" w:date="2026-07-27T15:15:00Z">
                <w:pPr>
                  <w:spacing w:line="276" w:lineRule="auto"/>
                  <w:jc w:val="both"/>
                </w:pPr>
              </w:pPrChange>
            </w:pPr>
            <w:del w:id="3940" w:author="Xuning Wei12232" w:date="2026-07-27T15:15:00Z">
              <w:r w:rsidRPr="00032BAE" w:rsidDel="00DA2B65">
                <w:rPr>
                  <w:rFonts w:ascii="Times New Roman" w:eastAsia="仿宋_GB2312" w:hAnsi="Times New Roman" w:cs="Times New Roman"/>
                  <w:color w:val="auto"/>
                  <w:sz w:val="18"/>
                  <w:szCs w:val="18"/>
                </w:rPr>
                <w:delText>The solution is prepared online, and the process volume is set within the stirrable volume range of the equipment, The set solution preparation limit is greater than the minimum stirrable volume of the equipment and less than the equipment volume of 3000 L</w:delText>
              </w:r>
            </w:del>
          </w:p>
        </w:tc>
      </w:tr>
      <w:tr w:rsidR="00032BAE" w:rsidRPr="00032BAE" w:rsidDel="00DA2B65" w14:paraId="2306A523" w14:textId="62E432AF" w:rsidTr="00F17617">
        <w:trPr>
          <w:trHeight w:val="595"/>
          <w:del w:id="3941"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035874" w14:textId="46EE1CFA" w:rsidR="00496EEC" w:rsidRPr="00032BAE" w:rsidDel="00DA2B65" w:rsidRDefault="00496EEC">
            <w:pPr>
              <w:pStyle w:val="2"/>
              <w:spacing w:beforeLines="50" w:after="50" w:line="319" w:lineRule="auto"/>
              <w:ind w:leftChars="134" w:left="281"/>
              <w:contextualSpacing/>
              <w:jc w:val="both"/>
              <w:rPr>
                <w:del w:id="3942" w:author="Xuning Wei12232" w:date="2026-07-27T15:15:00Z"/>
                <w:rFonts w:ascii="Times New Roman" w:eastAsia="仿宋_GB2312" w:hAnsi="Times New Roman" w:cs="Times New Roman"/>
                <w:color w:val="auto"/>
                <w:sz w:val="18"/>
                <w:szCs w:val="18"/>
              </w:rPr>
              <w:pPrChange w:id="3943" w:author="Xuning Wei12232" w:date="2026-07-27T15:15:00Z">
                <w:pPr>
                  <w:spacing w:line="276" w:lineRule="auto"/>
                  <w:jc w:val="center"/>
                </w:pPr>
              </w:pPrChange>
            </w:pPr>
            <w:del w:id="3944" w:author="Xuning Wei12232" w:date="2026-07-27T15:15:00Z">
              <w:r w:rsidRPr="00032BAE" w:rsidDel="00DA2B65">
                <w:rPr>
                  <w:rFonts w:ascii="Times New Roman" w:eastAsia="仿宋_GB2312" w:hAnsi="Times New Roman" w:cs="Times New Roman"/>
                  <w:color w:val="auto"/>
                  <w:sz w:val="18"/>
                  <w:szCs w:val="18"/>
                </w:rPr>
                <w:delText>3</w:delText>
              </w:r>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7F6534F3" w14:textId="515AEEAE" w:rsidR="00496EEC" w:rsidRPr="00032BAE" w:rsidDel="00DA2B65" w:rsidRDefault="00496EEC">
            <w:pPr>
              <w:pStyle w:val="2"/>
              <w:spacing w:beforeLines="50" w:after="50" w:line="319" w:lineRule="auto"/>
              <w:ind w:leftChars="134" w:left="281"/>
              <w:contextualSpacing/>
              <w:jc w:val="both"/>
              <w:rPr>
                <w:del w:id="3945" w:author="Xuning Wei12232" w:date="2026-07-27T15:15:00Z"/>
                <w:rFonts w:ascii="Times New Roman" w:eastAsia="仿宋_GB2312" w:hAnsi="Times New Roman" w:cs="Times New Roman"/>
                <w:color w:val="auto"/>
                <w:sz w:val="18"/>
                <w:szCs w:val="18"/>
              </w:rPr>
              <w:pPrChange w:id="3946" w:author="Xuning Wei12232" w:date="2026-07-27T15:15:00Z">
                <w:pPr>
                  <w:spacing w:line="240" w:lineRule="exact"/>
                  <w:contextualSpacing/>
                </w:pPr>
              </w:pPrChange>
            </w:pPr>
            <w:del w:id="3947" w:author="Xuning Wei12232" w:date="2026-07-27T15:15:00Z">
              <w:r w:rsidRPr="00032BAE" w:rsidDel="00DA2B65">
                <w:rPr>
                  <w:rFonts w:ascii="Times New Roman" w:eastAsia="仿宋_GB2312" w:hAnsi="Times New Roman" w:cs="Times New Roman"/>
                  <w:color w:val="auto"/>
                  <w:sz w:val="18"/>
                  <w:szCs w:val="18"/>
                </w:rPr>
                <w:delText>Process temperature measurement</w:delText>
              </w:r>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68AD542C" w14:textId="56DCF477" w:rsidR="00496EEC" w:rsidRPr="00032BAE" w:rsidDel="00DA2B65" w:rsidRDefault="00B54A08">
            <w:pPr>
              <w:pStyle w:val="2"/>
              <w:spacing w:beforeLines="50" w:after="50" w:line="319" w:lineRule="auto"/>
              <w:ind w:leftChars="134" w:left="281"/>
              <w:contextualSpacing/>
              <w:jc w:val="both"/>
              <w:rPr>
                <w:del w:id="3948" w:author="Xuning Wei12232" w:date="2026-07-27T15:15:00Z"/>
                <w:rFonts w:ascii="Times New Roman" w:eastAsia="仿宋_GB2312" w:hAnsi="Times New Roman" w:cs="Times New Roman"/>
                <w:color w:val="auto"/>
                <w:sz w:val="18"/>
                <w:szCs w:val="18"/>
              </w:rPr>
              <w:pPrChange w:id="3949" w:author="Xuning Wei12232" w:date="2026-07-27T15:15:00Z">
                <w:pPr>
                  <w:spacing w:line="276" w:lineRule="auto"/>
                  <w:jc w:val="both"/>
                </w:pPr>
              </w:pPrChange>
            </w:pPr>
            <w:del w:id="3950" w:author="Xuning Wei12232" w:date="2026-07-27T15:15:00Z">
              <w:r w:rsidRPr="00032BAE" w:rsidDel="00DA2B65">
                <w:rPr>
                  <w:rFonts w:ascii="Times New Roman" w:eastAsia="仿宋_GB2312" w:hAnsi="Times New Roman" w:cs="Times New Roman"/>
                  <w:color w:val="auto"/>
                  <w:sz w:val="18"/>
                  <w:szCs w:val="18"/>
                </w:rPr>
                <w:delText>RT</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C830C9A" w14:textId="1BD1BEC0" w:rsidR="00496EEC" w:rsidRPr="00032BAE" w:rsidDel="00DA2B65" w:rsidRDefault="007524B2">
            <w:pPr>
              <w:pStyle w:val="2"/>
              <w:spacing w:beforeLines="50" w:after="50" w:line="319" w:lineRule="auto"/>
              <w:ind w:leftChars="134" w:left="281"/>
              <w:contextualSpacing/>
              <w:jc w:val="both"/>
              <w:rPr>
                <w:del w:id="3951" w:author="Xuning Wei12232" w:date="2026-07-27T15:15:00Z"/>
                <w:rFonts w:ascii="Times New Roman" w:eastAsia="仿宋_GB2312" w:hAnsi="Times New Roman" w:cs="Times New Roman"/>
                <w:color w:val="auto"/>
                <w:sz w:val="18"/>
                <w:szCs w:val="18"/>
              </w:rPr>
              <w:pPrChange w:id="3952" w:author="Xuning Wei12232" w:date="2026-07-27T15:15:00Z">
                <w:pPr>
                  <w:spacing w:line="276" w:lineRule="auto"/>
                  <w:jc w:val="both"/>
                </w:pPr>
              </w:pPrChange>
            </w:pPr>
            <w:del w:id="3953" w:author="Xuning Wei12232" w:date="2026-07-27T15:15:00Z">
              <w:r w:rsidRPr="00032BAE" w:rsidDel="00DA2B65">
                <w:rPr>
                  <w:rFonts w:ascii="Times New Roman" w:eastAsia="仿宋_GB2312" w:hAnsi="Times New Roman" w:cs="Times New Roman"/>
                  <w:color w:val="auto"/>
                  <w:sz w:val="18"/>
                  <w:szCs w:val="18"/>
                </w:rPr>
                <w:delText>The equipmen</w:delText>
              </w:r>
              <w:r w:rsidR="00B46169" w:rsidRPr="00032BAE" w:rsidDel="00DA2B65">
                <w:rPr>
                  <w:rFonts w:ascii="Times New Roman" w:eastAsia="仿宋_GB2312" w:hAnsi="Times New Roman" w:cs="Times New Roman"/>
                  <w:color w:val="auto"/>
                  <w:sz w:val="18"/>
                  <w:szCs w:val="18"/>
                </w:rPr>
                <w:delText>t system temperature range is -30~150</w:delText>
              </w:r>
              <w:r w:rsidRPr="00032BAE" w:rsidDel="00DA2B65">
                <w:rPr>
                  <w:rFonts w:ascii="Times New Roman" w:eastAsia="仿宋_GB2312" w:hAnsi="Times New Roman" w:cs="Times New Roman"/>
                  <w:color w:val="auto"/>
                  <w:sz w:val="18"/>
                  <w:szCs w:val="18"/>
                </w:rPr>
                <w:delText>℃</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2A874A03" w14:textId="24830FB7" w:rsidR="00496EEC" w:rsidRPr="00032BAE" w:rsidDel="00DA2B65" w:rsidRDefault="000B6761">
            <w:pPr>
              <w:pStyle w:val="2"/>
              <w:spacing w:beforeLines="50" w:after="50" w:line="319" w:lineRule="auto"/>
              <w:ind w:leftChars="134" w:left="281"/>
              <w:contextualSpacing/>
              <w:jc w:val="both"/>
              <w:rPr>
                <w:del w:id="3954" w:author="Xuning Wei12232" w:date="2026-07-27T15:15:00Z"/>
                <w:rFonts w:ascii="Times New Roman" w:eastAsia="仿宋_GB2312" w:hAnsi="Times New Roman" w:cs="Times New Roman"/>
                <w:color w:val="auto"/>
                <w:sz w:val="18"/>
                <w:szCs w:val="18"/>
              </w:rPr>
              <w:pPrChange w:id="3955" w:author="Xuning Wei12232" w:date="2026-07-27T15:15:00Z">
                <w:pPr>
                  <w:spacing w:line="276" w:lineRule="auto"/>
                  <w:jc w:val="center"/>
                </w:pPr>
              </w:pPrChange>
            </w:pPr>
            <w:customXmlDelRangeStart w:id="3956" w:author="Xuning Wei12232" w:date="2026-07-27T15:15:00Z"/>
            <w:sdt>
              <w:sdtPr>
                <w:rPr>
                  <w:rFonts w:ascii="Times New Roman" w:eastAsia="仿宋_GB2312" w:hAnsi="Times New Roman" w:cs="Times New Roman"/>
                  <w:b w:val="0"/>
                  <w:iCs w:val="0"/>
                  <w:color w:val="auto"/>
                  <w:sz w:val="18"/>
                  <w:szCs w:val="18"/>
                </w:rPr>
                <w:id w:val="-1734143569"/>
                <w14:checkbox>
                  <w14:checked w14:val="1"/>
                  <w14:checkedState w14:val="2612" w14:font="MS Gothic"/>
                  <w14:uncheckedState w14:val="2610" w14:font="MS Gothic"/>
                </w14:checkbox>
              </w:sdtPr>
              <w:sdtEndPr/>
              <w:sdtContent>
                <w:customXmlDelRangeEnd w:id="3956"/>
                <w:del w:id="3957"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3958" w:author="Xuning Wei12232" w:date="2026-07-27T15:15:00Z"/>
              </w:sdtContent>
            </w:sdt>
            <w:customXmlDelRangeEnd w:id="3958"/>
            <w:del w:id="3959" w:author="Xuning Wei12232" w:date="2026-07-27T15:15:00Z">
              <w:r w:rsidR="00496EE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232F154E" w14:textId="51271519" w:rsidR="00496EEC" w:rsidRPr="00032BAE" w:rsidDel="00DA2B65" w:rsidRDefault="000B6761">
            <w:pPr>
              <w:pStyle w:val="2"/>
              <w:spacing w:beforeLines="50" w:after="50" w:line="319" w:lineRule="auto"/>
              <w:ind w:leftChars="134" w:left="281"/>
              <w:contextualSpacing/>
              <w:jc w:val="both"/>
              <w:rPr>
                <w:del w:id="3960" w:author="Xuning Wei12232" w:date="2026-07-27T15:15:00Z"/>
                <w:rFonts w:ascii="Times New Roman" w:eastAsia="仿宋_GB2312" w:hAnsi="Times New Roman" w:cs="Times New Roman"/>
                <w:color w:val="auto"/>
                <w:sz w:val="18"/>
                <w:szCs w:val="18"/>
              </w:rPr>
              <w:pPrChange w:id="3961" w:author="Xuning Wei12232" w:date="2026-07-27T15:15:00Z">
                <w:pPr>
                  <w:spacing w:line="276" w:lineRule="auto"/>
                  <w:jc w:val="center"/>
                </w:pPr>
              </w:pPrChange>
            </w:pPr>
            <w:customXmlDelRangeStart w:id="3962" w:author="Xuning Wei12232" w:date="2026-07-27T15:15:00Z"/>
            <w:sdt>
              <w:sdtPr>
                <w:rPr>
                  <w:rFonts w:ascii="Times New Roman" w:eastAsia="仿宋_GB2312" w:hAnsi="Times New Roman" w:cs="Times New Roman"/>
                  <w:b w:val="0"/>
                  <w:iCs w:val="0"/>
                  <w:color w:val="auto"/>
                  <w:sz w:val="18"/>
                  <w:szCs w:val="18"/>
                </w:rPr>
                <w:id w:val="-1120983054"/>
                <w14:checkbox>
                  <w14:checked w14:val="0"/>
                  <w14:checkedState w14:val="2612" w14:font="MS Gothic"/>
                  <w14:uncheckedState w14:val="2610" w14:font="MS Gothic"/>
                </w14:checkbox>
              </w:sdtPr>
              <w:sdtEndPr/>
              <w:sdtContent>
                <w:customXmlDelRangeEnd w:id="3962"/>
                <w:del w:id="3963"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3964" w:author="Xuning Wei12232" w:date="2026-07-27T15:15:00Z"/>
              </w:sdtContent>
            </w:sdt>
            <w:customXmlDelRangeEnd w:id="3964"/>
            <w:del w:id="3965" w:author="Xuning Wei12232" w:date="2026-07-27T15:15:00Z">
              <w:r w:rsidR="00496EE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60511E5C" w14:textId="196F6E39" w:rsidR="00496EEC" w:rsidRPr="00032BAE" w:rsidDel="00DA2B65" w:rsidRDefault="002C4EDB">
            <w:pPr>
              <w:pStyle w:val="2"/>
              <w:spacing w:beforeLines="50" w:after="50" w:line="319" w:lineRule="auto"/>
              <w:ind w:leftChars="134" w:left="281"/>
              <w:contextualSpacing/>
              <w:jc w:val="both"/>
              <w:rPr>
                <w:del w:id="3966" w:author="Xuning Wei12232" w:date="2026-07-27T15:15:00Z"/>
                <w:rFonts w:ascii="Times New Roman" w:eastAsia="仿宋_GB2312" w:hAnsi="Times New Roman" w:cs="Times New Roman"/>
                <w:color w:val="auto"/>
                <w:sz w:val="18"/>
                <w:szCs w:val="18"/>
              </w:rPr>
              <w:pPrChange w:id="3967" w:author="Xuning Wei12232" w:date="2026-07-27T15:15:00Z">
                <w:pPr>
                  <w:spacing w:line="276" w:lineRule="auto"/>
                  <w:jc w:val="both"/>
                </w:pPr>
              </w:pPrChange>
            </w:pPr>
            <w:del w:id="3968" w:author="Xuning Wei12232" w:date="2026-07-27T15:15:00Z">
              <w:r w:rsidRPr="00032BAE" w:rsidDel="00DA2B65">
                <w:rPr>
                  <w:rFonts w:ascii="Times New Roman" w:eastAsia="仿宋_GB2312" w:hAnsi="Times New Roman" w:cs="Times New Roman"/>
                  <w:color w:val="auto"/>
                  <w:sz w:val="18"/>
                  <w:szCs w:val="18"/>
                </w:rPr>
                <w:delText>The control range of batch temperature from process requirement is within the control range of equipment capability</w:delText>
              </w:r>
            </w:del>
          </w:p>
        </w:tc>
      </w:tr>
      <w:tr w:rsidR="00032BAE" w:rsidRPr="00032BAE" w:rsidDel="00DA2B65" w14:paraId="35408C5B" w14:textId="30BC8F98" w:rsidTr="00F17617">
        <w:trPr>
          <w:trHeight w:val="595"/>
          <w:del w:id="3969"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F9F0E7" w14:textId="3218F2F7" w:rsidR="00496EEC" w:rsidRPr="00032BAE" w:rsidDel="00DA2B65" w:rsidRDefault="00496EEC">
            <w:pPr>
              <w:pStyle w:val="2"/>
              <w:spacing w:beforeLines="50" w:after="50" w:line="319" w:lineRule="auto"/>
              <w:ind w:leftChars="134" w:left="281"/>
              <w:contextualSpacing/>
              <w:jc w:val="both"/>
              <w:rPr>
                <w:del w:id="3970" w:author="Xuning Wei12232" w:date="2026-07-27T15:15:00Z"/>
                <w:rFonts w:ascii="Times New Roman" w:eastAsia="仿宋_GB2312" w:hAnsi="Times New Roman" w:cs="Times New Roman"/>
                <w:color w:val="auto"/>
                <w:sz w:val="18"/>
                <w:szCs w:val="18"/>
              </w:rPr>
              <w:pPrChange w:id="3971" w:author="Xuning Wei12232" w:date="2026-07-27T15:15:00Z">
                <w:pPr>
                  <w:spacing w:line="276" w:lineRule="auto"/>
                  <w:jc w:val="center"/>
                </w:pPr>
              </w:pPrChange>
            </w:pPr>
            <w:del w:id="3972" w:author="Xuning Wei12232" w:date="2026-07-27T15:15:00Z">
              <w:r w:rsidRPr="00032BAE" w:rsidDel="00DA2B65">
                <w:rPr>
                  <w:rFonts w:ascii="Times New Roman" w:eastAsia="仿宋_GB2312" w:hAnsi="Times New Roman" w:cs="Times New Roman"/>
                  <w:color w:val="auto"/>
                  <w:sz w:val="18"/>
                  <w:szCs w:val="18"/>
                </w:rPr>
                <w:delText>4</w:delText>
              </w:r>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1F9BA8CF" w14:textId="2E70FEB1" w:rsidR="00496EEC" w:rsidRPr="00032BAE" w:rsidDel="00DA2B65" w:rsidRDefault="00496EEC">
            <w:pPr>
              <w:pStyle w:val="2"/>
              <w:spacing w:beforeLines="50" w:after="50" w:line="319" w:lineRule="auto"/>
              <w:ind w:leftChars="134" w:left="281"/>
              <w:contextualSpacing/>
              <w:jc w:val="both"/>
              <w:rPr>
                <w:del w:id="3973" w:author="Xuning Wei12232" w:date="2026-07-27T15:15:00Z"/>
                <w:rFonts w:ascii="Times New Roman" w:eastAsia="仿宋_GB2312" w:hAnsi="Times New Roman" w:cs="Times New Roman"/>
                <w:color w:val="auto"/>
                <w:sz w:val="18"/>
                <w:szCs w:val="18"/>
              </w:rPr>
              <w:pPrChange w:id="3974" w:author="Xuning Wei12232" w:date="2026-07-27T15:15:00Z">
                <w:pPr>
                  <w:spacing w:line="240" w:lineRule="exact"/>
                  <w:contextualSpacing/>
                </w:pPr>
              </w:pPrChange>
            </w:pPr>
            <w:del w:id="3975" w:author="Xuning Wei12232" w:date="2026-07-27T15:15:00Z">
              <w:r w:rsidRPr="00032BAE" w:rsidDel="00DA2B65">
                <w:rPr>
                  <w:rFonts w:ascii="Times New Roman" w:eastAsia="仿宋_GB2312" w:hAnsi="Times New Roman" w:cs="Times New Roman"/>
                  <w:color w:val="auto"/>
                  <w:sz w:val="18"/>
                  <w:szCs w:val="18"/>
                </w:rPr>
                <w:delText>Stirring speed</w:delText>
              </w:r>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31A7CD57" w14:textId="314E64C0" w:rsidR="00496EEC" w:rsidRPr="00032BAE" w:rsidDel="00DA2B65" w:rsidRDefault="00886E67">
            <w:pPr>
              <w:pStyle w:val="2"/>
              <w:spacing w:beforeLines="50" w:after="50" w:line="319" w:lineRule="auto"/>
              <w:ind w:leftChars="134" w:left="281"/>
              <w:contextualSpacing/>
              <w:jc w:val="both"/>
              <w:rPr>
                <w:del w:id="3976" w:author="Xuning Wei12232" w:date="2026-07-27T15:15:00Z"/>
                <w:rFonts w:ascii="Times New Roman" w:eastAsia="仿宋_GB2312" w:hAnsi="Times New Roman" w:cs="Times New Roman"/>
                <w:color w:val="auto"/>
                <w:sz w:val="18"/>
                <w:szCs w:val="18"/>
              </w:rPr>
              <w:pPrChange w:id="3977" w:author="Xuning Wei12232" w:date="2026-07-27T15:15:00Z">
                <w:pPr>
                  <w:spacing w:line="276" w:lineRule="auto"/>
                  <w:jc w:val="both"/>
                </w:pPr>
              </w:pPrChange>
            </w:pPr>
            <w:del w:id="3978" w:author="Xuning Wei12232" w:date="2026-07-27T15:15:00Z">
              <w:r w:rsidRPr="00032BAE" w:rsidDel="00DA2B65">
                <w:rPr>
                  <w:rFonts w:ascii="Times New Roman" w:eastAsia="仿宋_GB2312" w:hAnsi="Times New Roman" w:cs="Times New Roman"/>
                  <w:color w:val="auto"/>
                  <w:sz w:val="18"/>
                  <w:szCs w:val="18"/>
                </w:rPr>
                <w:delText>N/A</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0D7D48AB" w14:textId="581D4675" w:rsidR="00496EEC" w:rsidRPr="00032BAE" w:rsidDel="00DA2B65" w:rsidRDefault="007E3453">
            <w:pPr>
              <w:pStyle w:val="2"/>
              <w:spacing w:beforeLines="50" w:after="50" w:line="319" w:lineRule="auto"/>
              <w:ind w:leftChars="134" w:left="281"/>
              <w:contextualSpacing/>
              <w:jc w:val="both"/>
              <w:rPr>
                <w:del w:id="3979" w:author="Xuning Wei12232" w:date="2026-07-27T15:15:00Z"/>
                <w:rFonts w:ascii="Times New Roman" w:eastAsia="仿宋_GB2312" w:hAnsi="Times New Roman" w:cs="Times New Roman"/>
                <w:color w:val="auto"/>
                <w:sz w:val="18"/>
                <w:szCs w:val="18"/>
              </w:rPr>
              <w:pPrChange w:id="3980" w:author="Xuning Wei12232" w:date="2026-07-27T15:15:00Z">
                <w:pPr>
                  <w:spacing w:line="276" w:lineRule="auto"/>
                  <w:jc w:val="both"/>
                </w:pPr>
              </w:pPrChange>
            </w:pPr>
            <w:del w:id="3981" w:author="Xuning Wei12232" w:date="2026-07-27T15:15:00Z">
              <w:r w:rsidRPr="00032BAE" w:rsidDel="00DA2B65">
                <w:rPr>
                  <w:rFonts w:ascii="Times New Roman" w:eastAsia="仿宋_GB2312" w:hAnsi="Times New Roman" w:cs="Times New Roman"/>
                  <w:color w:val="auto"/>
                  <w:sz w:val="18"/>
                  <w:szCs w:val="18"/>
                </w:rPr>
                <w:delText>20-120 r/min</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1A59753B" w14:textId="72BCF2DF" w:rsidR="00496EEC" w:rsidRPr="00032BAE" w:rsidDel="00DA2B65" w:rsidRDefault="000B6761">
            <w:pPr>
              <w:pStyle w:val="2"/>
              <w:spacing w:beforeLines="50" w:after="50" w:line="319" w:lineRule="auto"/>
              <w:ind w:leftChars="134" w:left="281"/>
              <w:contextualSpacing/>
              <w:jc w:val="both"/>
              <w:rPr>
                <w:del w:id="3982" w:author="Xuning Wei12232" w:date="2026-07-27T15:15:00Z"/>
                <w:rFonts w:ascii="Times New Roman" w:eastAsia="仿宋_GB2312" w:hAnsi="Times New Roman" w:cs="Times New Roman"/>
                <w:color w:val="auto"/>
                <w:sz w:val="18"/>
                <w:szCs w:val="18"/>
              </w:rPr>
              <w:pPrChange w:id="3983" w:author="Xuning Wei12232" w:date="2026-07-27T15:15:00Z">
                <w:pPr>
                  <w:spacing w:line="276" w:lineRule="auto"/>
                  <w:jc w:val="center"/>
                </w:pPr>
              </w:pPrChange>
            </w:pPr>
            <w:customXmlDelRangeStart w:id="3984" w:author="Xuning Wei12232" w:date="2026-07-27T15:15:00Z"/>
            <w:sdt>
              <w:sdtPr>
                <w:rPr>
                  <w:rFonts w:ascii="Times New Roman" w:eastAsia="仿宋_GB2312" w:hAnsi="Times New Roman" w:cs="Times New Roman"/>
                  <w:b w:val="0"/>
                  <w:iCs w:val="0"/>
                  <w:color w:val="auto"/>
                  <w:sz w:val="18"/>
                  <w:szCs w:val="18"/>
                </w:rPr>
                <w:id w:val="1419288491"/>
                <w14:checkbox>
                  <w14:checked w14:val="1"/>
                  <w14:checkedState w14:val="2612" w14:font="MS Gothic"/>
                  <w14:uncheckedState w14:val="2610" w14:font="MS Gothic"/>
                </w14:checkbox>
              </w:sdtPr>
              <w:sdtEndPr/>
              <w:sdtContent>
                <w:customXmlDelRangeEnd w:id="3984"/>
                <w:del w:id="3985"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3986" w:author="Xuning Wei12232" w:date="2026-07-27T15:15:00Z"/>
              </w:sdtContent>
            </w:sdt>
            <w:customXmlDelRangeEnd w:id="3986"/>
            <w:del w:id="3987" w:author="Xuning Wei12232" w:date="2026-07-27T15:15:00Z">
              <w:r w:rsidR="00496EE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74F3193E" w14:textId="75E1F7BD" w:rsidR="00496EEC" w:rsidRPr="00032BAE" w:rsidDel="00DA2B65" w:rsidRDefault="000B6761">
            <w:pPr>
              <w:pStyle w:val="2"/>
              <w:spacing w:beforeLines="50" w:after="50" w:line="319" w:lineRule="auto"/>
              <w:ind w:leftChars="134" w:left="281"/>
              <w:contextualSpacing/>
              <w:jc w:val="both"/>
              <w:rPr>
                <w:del w:id="3988" w:author="Xuning Wei12232" w:date="2026-07-27T15:15:00Z"/>
                <w:rFonts w:ascii="Times New Roman" w:eastAsia="仿宋_GB2312" w:hAnsi="Times New Roman" w:cs="Times New Roman"/>
                <w:color w:val="auto"/>
                <w:sz w:val="18"/>
                <w:szCs w:val="18"/>
              </w:rPr>
              <w:pPrChange w:id="3989" w:author="Xuning Wei12232" w:date="2026-07-27T15:15:00Z">
                <w:pPr>
                  <w:spacing w:line="276" w:lineRule="auto"/>
                  <w:jc w:val="center"/>
                </w:pPr>
              </w:pPrChange>
            </w:pPr>
            <w:customXmlDelRangeStart w:id="3990" w:author="Xuning Wei12232" w:date="2026-07-27T15:15:00Z"/>
            <w:sdt>
              <w:sdtPr>
                <w:rPr>
                  <w:rFonts w:ascii="Times New Roman" w:eastAsia="仿宋_GB2312" w:hAnsi="Times New Roman" w:cs="Times New Roman"/>
                  <w:b w:val="0"/>
                  <w:iCs w:val="0"/>
                  <w:color w:val="auto"/>
                  <w:sz w:val="18"/>
                  <w:szCs w:val="18"/>
                </w:rPr>
                <w:id w:val="-1156530799"/>
                <w14:checkbox>
                  <w14:checked w14:val="0"/>
                  <w14:checkedState w14:val="2612" w14:font="MS Gothic"/>
                  <w14:uncheckedState w14:val="2610" w14:font="MS Gothic"/>
                </w14:checkbox>
              </w:sdtPr>
              <w:sdtEndPr/>
              <w:sdtContent>
                <w:customXmlDelRangeEnd w:id="3990"/>
                <w:del w:id="3991"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3992" w:author="Xuning Wei12232" w:date="2026-07-27T15:15:00Z"/>
              </w:sdtContent>
            </w:sdt>
            <w:customXmlDelRangeEnd w:id="3992"/>
            <w:del w:id="3993" w:author="Xuning Wei12232" w:date="2026-07-27T15:15:00Z">
              <w:r w:rsidR="00496EE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2D1C644C" w14:textId="47089EB0" w:rsidR="00496EEC" w:rsidRPr="00032BAE" w:rsidDel="00DA2B65" w:rsidRDefault="00042383">
            <w:pPr>
              <w:pStyle w:val="2"/>
              <w:spacing w:beforeLines="50" w:after="50" w:line="319" w:lineRule="auto"/>
              <w:ind w:leftChars="134" w:left="281"/>
              <w:contextualSpacing/>
              <w:jc w:val="both"/>
              <w:rPr>
                <w:del w:id="3994" w:author="Xuning Wei12232" w:date="2026-07-27T15:15:00Z"/>
                <w:rFonts w:ascii="Times New Roman" w:eastAsia="仿宋_GB2312" w:hAnsi="Times New Roman" w:cs="Times New Roman"/>
                <w:color w:val="auto"/>
                <w:sz w:val="18"/>
                <w:szCs w:val="18"/>
              </w:rPr>
              <w:pPrChange w:id="3995" w:author="Xuning Wei12232" w:date="2026-07-27T15:15:00Z">
                <w:pPr>
                  <w:spacing w:line="276" w:lineRule="auto"/>
                  <w:jc w:val="both"/>
                </w:pPr>
              </w:pPrChange>
            </w:pPr>
            <w:del w:id="3996" w:author="Xuning Wei12232" w:date="2026-07-27T15:15:00Z">
              <w:r w:rsidRPr="00032BAE" w:rsidDel="00DA2B65">
                <w:rPr>
                  <w:rFonts w:ascii="Times New Roman" w:eastAsia="仿宋_GB2312" w:hAnsi="Times New Roman" w:cs="Times New Roman"/>
                  <w:color w:val="auto"/>
                  <w:sz w:val="18"/>
                  <w:szCs w:val="18"/>
                </w:rPr>
                <w:delText>N/A</w:delText>
              </w:r>
            </w:del>
          </w:p>
        </w:tc>
      </w:tr>
      <w:tr w:rsidR="00032BAE" w:rsidRPr="00032BAE" w:rsidDel="00DA2B65" w14:paraId="1A57A5EA" w14:textId="39240740" w:rsidTr="00F17617">
        <w:trPr>
          <w:trHeight w:val="595"/>
          <w:del w:id="3997"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55433F" w14:textId="68F392BC" w:rsidR="00496EEC" w:rsidRPr="00032BAE" w:rsidDel="00DA2B65" w:rsidRDefault="00496EEC">
            <w:pPr>
              <w:pStyle w:val="2"/>
              <w:spacing w:beforeLines="50" w:after="50" w:line="319" w:lineRule="auto"/>
              <w:ind w:leftChars="134" w:left="281"/>
              <w:contextualSpacing/>
              <w:jc w:val="both"/>
              <w:rPr>
                <w:del w:id="3998" w:author="Xuning Wei12232" w:date="2026-07-27T15:15:00Z"/>
                <w:rFonts w:ascii="Times New Roman" w:eastAsia="仿宋_GB2312" w:hAnsi="Times New Roman" w:cs="Times New Roman"/>
                <w:color w:val="auto"/>
                <w:sz w:val="18"/>
                <w:szCs w:val="18"/>
              </w:rPr>
              <w:pPrChange w:id="3999" w:author="Xuning Wei12232" w:date="2026-07-27T15:15:00Z">
                <w:pPr>
                  <w:spacing w:line="276" w:lineRule="auto"/>
                  <w:jc w:val="center"/>
                </w:pPr>
              </w:pPrChange>
            </w:pPr>
            <w:del w:id="4000" w:author="Xuning Wei12232" w:date="2026-07-27T15:15:00Z">
              <w:r w:rsidRPr="00032BAE" w:rsidDel="00DA2B65">
                <w:rPr>
                  <w:rFonts w:ascii="Times New Roman" w:eastAsia="仿宋_GB2312" w:hAnsi="Times New Roman" w:cs="Times New Roman"/>
                  <w:color w:val="auto"/>
                  <w:sz w:val="18"/>
                  <w:szCs w:val="18"/>
                </w:rPr>
                <w:delText>5</w:delText>
              </w:r>
            </w:del>
          </w:p>
        </w:tc>
        <w:tc>
          <w:tcPr>
            <w:tcW w:w="1275" w:type="dxa"/>
            <w:tcBorders>
              <w:top w:val="single" w:sz="4" w:space="0" w:color="auto"/>
              <w:left w:val="nil"/>
              <w:bottom w:val="single" w:sz="4" w:space="0" w:color="auto"/>
              <w:right w:val="single" w:sz="4" w:space="0" w:color="auto"/>
            </w:tcBorders>
            <w:shd w:val="clear" w:color="auto" w:fill="FFFFFF" w:themeFill="background1"/>
            <w:vAlign w:val="center"/>
          </w:tcPr>
          <w:p w14:paraId="4A01869A" w14:textId="3B461976" w:rsidR="00496EEC" w:rsidRPr="00032BAE" w:rsidDel="00DA2B65" w:rsidRDefault="00496EEC">
            <w:pPr>
              <w:pStyle w:val="2"/>
              <w:spacing w:beforeLines="50" w:after="50" w:line="319" w:lineRule="auto"/>
              <w:ind w:leftChars="134" w:left="281"/>
              <w:contextualSpacing/>
              <w:jc w:val="both"/>
              <w:rPr>
                <w:del w:id="4001" w:author="Xuning Wei12232" w:date="2026-07-27T15:15:00Z"/>
                <w:rFonts w:ascii="Times New Roman" w:eastAsia="仿宋_GB2312" w:hAnsi="Times New Roman" w:cs="Times New Roman"/>
                <w:color w:val="auto"/>
                <w:sz w:val="18"/>
                <w:szCs w:val="18"/>
              </w:rPr>
              <w:pPrChange w:id="4002" w:author="Xuning Wei12232" w:date="2026-07-27T15:15:00Z">
                <w:pPr>
                  <w:spacing w:line="240" w:lineRule="exact"/>
                  <w:contextualSpacing/>
                </w:pPr>
              </w:pPrChange>
            </w:pPr>
            <w:del w:id="4003" w:author="Xuning Wei12232" w:date="2026-07-27T15:15:00Z">
              <w:r w:rsidRPr="00032BAE" w:rsidDel="00DA2B65">
                <w:rPr>
                  <w:rFonts w:ascii="Times New Roman" w:eastAsia="仿宋_GB2312" w:hAnsi="Times New Roman" w:cs="Times New Roman"/>
                  <w:color w:val="auto"/>
                  <w:sz w:val="18"/>
                  <w:szCs w:val="18"/>
                </w:rPr>
                <w:delText>Liquid feeding</w:delText>
              </w:r>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68F34AD4" w14:textId="71827F00" w:rsidR="00496EEC" w:rsidRPr="00032BAE" w:rsidDel="00DA2B65" w:rsidRDefault="00496EEC">
            <w:pPr>
              <w:pStyle w:val="2"/>
              <w:spacing w:beforeLines="50" w:after="50" w:line="319" w:lineRule="auto"/>
              <w:ind w:leftChars="134" w:left="281"/>
              <w:contextualSpacing/>
              <w:jc w:val="both"/>
              <w:rPr>
                <w:del w:id="4004" w:author="Xuning Wei12232" w:date="2026-07-27T15:15:00Z"/>
                <w:rFonts w:ascii="Times New Roman" w:eastAsia="仿宋_GB2312" w:hAnsi="Times New Roman" w:cs="Times New Roman"/>
                <w:color w:val="auto"/>
                <w:sz w:val="18"/>
                <w:szCs w:val="18"/>
              </w:rPr>
              <w:pPrChange w:id="4005" w:author="Xuning Wei12232" w:date="2026-07-27T15:15:00Z">
                <w:pPr>
                  <w:spacing w:line="276" w:lineRule="auto"/>
                  <w:jc w:val="both"/>
                </w:pPr>
              </w:pPrChange>
            </w:pPr>
            <w:del w:id="4006" w:author="Xuning Wei12232" w:date="2026-07-27T15:15:00Z">
              <w:r w:rsidRPr="00032BAE" w:rsidDel="00DA2B65">
                <w:rPr>
                  <w:rFonts w:ascii="Times New Roman" w:eastAsia="仿宋_GB2312" w:hAnsi="Times New Roman" w:cs="Times New Roman"/>
                  <w:color w:val="auto"/>
                  <w:sz w:val="18"/>
                  <w:szCs w:val="18"/>
                </w:rPr>
                <w:delText>Minimum piperidine dosing volume:</w:delText>
              </w:r>
              <w:r w:rsidR="0057074A" w:rsidRPr="00032BAE" w:rsidDel="00DA2B65">
                <w:rPr>
                  <w:rFonts w:ascii="Times New Roman" w:eastAsia="仿宋_GB2312" w:hAnsi="Times New Roman" w:cs="Times New Roman"/>
                  <w:color w:val="auto"/>
                  <w:sz w:val="18"/>
                  <w:szCs w:val="18"/>
                </w:rPr>
                <w:delText xml:space="preserve"> 507.4 L ( 437</w:delText>
              </w:r>
            </w:del>
            <w:ins w:id="4007" w:author="Johan Granander" w:date="2026-05-04T11:49:00Z">
              <w:del w:id="4008" w:author="Xuning Wei12232" w:date="2026-07-27T15:15:00Z">
                <w:r w:rsidR="005472DA" w:rsidRPr="00032BAE" w:rsidDel="00DA2B65">
                  <w:rPr>
                    <w:rFonts w:ascii="Times New Roman" w:eastAsia="仿宋_GB2312" w:hAnsi="Times New Roman" w:cs="Times New Roman"/>
                    <w:color w:val="auto"/>
                    <w:sz w:val="18"/>
                    <w:szCs w:val="18"/>
                  </w:rPr>
                  <w:delText>(437</w:delText>
                </w:r>
              </w:del>
            </w:ins>
            <w:del w:id="4009" w:author="Xuning Wei12232" w:date="2026-07-27T15:15:00Z">
              <w:r w:rsidR="0057074A" w:rsidRPr="00032BAE" w:rsidDel="00DA2B65">
                <w:rPr>
                  <w:rFonts w:ascii="Times New Roman" w:eastAsia="仿宋_GB2312" w:hAnsi="Times New Roman" w:cs="Times New Roman"/>
                  <w:color w:val="auto"/>
                  <w:sz w:val="18"/>
                  <w:szCs w:val="18"/>
                </w:rPr>
                <w:delText>.4kg).</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88AA1F9" w14:textId="42FF8048" w:rsidR="00496EEC" w:rsidRPr="00032BAE" w:rsidDel="00DA2B65" w:rsidRDefault="00222582">
            <w:pPr>
              <w:pStyle w:val="2"/>
              <w:spacing w:beforeLines="50" w:after="50" w:line="319" w:lineRule="auto"/>
              <w:ind w:leftChars="134" w:left="281"/>
              <w:contextualSpacing/>
              <w:jc w:val="both"/>
              <w:rPr>
                <w:del w:id="4010" w:author="Xuning Wei12232" w:date="2026-07-27T15:15:00Z"/>
                <w:rFonts w:ascii="Times New Roman" w:eastAsia="仿宋_GB2312" w:hAnsi="Times New Roman" w:cs="Times New Roman"/>
                <w:color w:val="auto"/>
                <w:sz w:val="18"/>
                <w:szCs w:val="18"/>
              </w:rPr>
              <w:pPrChange w:id="4011" w:author="Xuning Wei12232" w:date="2026-07-27T15:15:00Z">
                <w:pPr>
                  <w:spacing w:line="276" w:lineRule="auto"/>
                  <w:jc w:val="both"/>
                </w:pPr>
              </w:pPrChange>
            </w:pPr>
            <w:del w:id="4012" w:author="Xuning Wei12232" w:date="2026-07-27T15:15:00Z">
              <w:r w:rsidRPr="00032BAE" w:rsidDel="00DA2B65">
                <w:rPr>
                  <w:rFonts w:ascii="Times New Roman" w:eastAsia="仿宋_GB2312" w:hAnsi="Times New Roman" w:cs="Times New Roman"/>
                  <w:color w:val="auto"/>
                  <w:sz w:val="18"/>
                  <w:szCs w:val="18"/>
                </w:rPr>
                <w:delText>During the liquid dispensing process, read the accumulated flow rate of the flowmeter in front of the tank and confirm that the feeding error is not greater than 3%.</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5974C112" w14:textId="6CB140DD" w:rsidR="00496EEC" w:rsidRPr="00032BAE" w:rsidDel="00DA2B65" w:rsidRDefault="000B6761">
            <w:pPr>
              <w:pStyle w:val="2"/>
              <w:spacing w:beforeLines="50" w:after="50" w:line="319" w:lineRule="auto"/>
              <w:ind w:leftChars="134" w:left="281"/>
              <w:contextualSpacing/>
              <w:jc w:val="both"/>
              <w:rPr>
                <w:del w:id="4013" w:author="Xuning Wei12232" w:date="2026-07-27T15:15:00Z"/>
                <w:rFonts w:ascii="Times New Roman" w:eastAsia="仿宋_GB2312" w:hAnsi="Times New Roman" w:cs="Times New Roman"/>
                <w:color w:val="auto"/>
                <w:sz w:val="18"/>
                <w:szCs w:val="18"/>
              </w:rPr>
              <w:pPrChange w:id="4014" w:author="Xuning Wei12232" w:date="2026-07-27T15:15:00Z">
                <w:pPr>
                  <w:spacing w:line="276" w:lineRule="auto"/>
                  <w:jc w:val="center"/>
                </w:pPr>
              </w:pPrChange>
            </w:pPr>
            <w:customXmlDelRangeStart w:id="4015" w:author="Xuning Wei12232" w:date="2026-07-27T15:15:00Z"/>
            <w:sdt>
              <w:sdtPr>
                <w:rPr>
                  <w:rFonts w:ascii="Times New Roman" w:eastAsia="仿宋_GB2312" w:hAnsi="Times New Roman" w:cs="Times New Roman"/>
                  <w:b w:val="0"/>
                  <w:iCs w:val="0"/>
                  <w:color w:val="auto"/>
                  <w:sz w:val="18"/>
                  <w:szCs w:val="18"/>
                </w:rPr>
                <w:id w:val="-471440821"/>
                <w14:checkbox>
                  <w14:checked w14:val="1"/>
                  <w14:checkedState w14:val="2612" w14:font="MS Gothic"/>
                  <w14:uncheckedState w14:val="2610" w14:font="MS Gothic"/>
                </w14:checkbox>
              </w:sdtPr>
              <w:sdtEndPr/>
              <w:sdtContent>
                <w:customXmlDelRangeEnd w:id="4015"/>
                <w:del w:id="4016"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4017" w:author="Xuning Wei12232" w:date="2026-07-27T15:15:00Z"/>
              </w:sdtContent>
            </w:sdt>
            <w:customXmlDelRangeEnd w:id="4017"/>
            <w:del w:id="4018" w:author="Xuning Wei12232" w:date="2026-07-27T15:15:00Z">
              <w:r w:rsidR="00496EE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6F1FB3CA" w14:textId="40A140C2" w:rsidR="00496EEC" w:rsidRPr="00032BAE" w:rsidDel="00DA2B65" w:rsidRDefault="000B6761">
            <w:pPr>
              <w:pStyle w:val="2"/>
              <w:spacing w:beforeLines="50" w:after="50" w:line="319" w:lineRule="auto"/>
              <w:ind w:leftChars="134" w:left="281"/>
              <w:contextualSpacing/>
              <w:jc w:val="both"/>
              <w:rPr>
                <w:del w:id="4019" w:author="Xuning Wei12232" w:date="2026-07-27T15:15:00Z"/>
                <w:rFonts w:ascii="Times New Roman" w:eastAsia="仿宋_GB2312" w:hAnsi="Times New Roman" w:cs="Times New Roman"/>
                <w:color w:val="auto"/>
                <w:sz w:val="18"/>
                <w:szCs w:val="18"/>
              </w:rPr>
              <w:pPrChange w:id="4020" w:author="Xuning Wei12232" w:date="2026-07-27T15:15:00Z">
                <w:pPr>
                  <w:spacing w:line="276" w:lineRule="auto"/>
                  <w:jc w:val="center"/>
                </w:pPr>
              </w:pPrChange>
            </w:pPr>
            <w:customXmlDelRangeStart w:id="4021" w:author="Xuning Wei12232" w:date="2026-07-27T15:15:00Z"/>
            <w:sdt>
              <w:sdtPr>
                <w:rPr>
                  <w:rFonts w:ascii="Times New Roman" w:eastAsia="仿宋_GB2312" w:hAnsi="Times New Roman" w:cs="Times New Roman"/>
                  <w:b w:val="0"/>
                  <w:iCs w:val="0"/>
                  <w:color w:val="auto"/>
                  <w:sz w:val="18"/>
                  <w:szCs w:val="18"/>
                </w:rPr>
                <w:id w:val="-656228534"/>
                <w14:checkbox>
                  <w14:checked w14:val="0"/>
                  <w14:checkedState w14:val="2612" w14:font="MS Gothic"/>
                  <w14:uncheckedState w14:val="2610" w14:font="MS Gothic"/>
                </w14:checkbox>
              </w:sdtPr>
              <w:sdtEndPr/>
              <w:sdtContent>
                <w:customXmlDelRangeEnd w:id="4021"/>
                <w:del w:id="4022"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4023" w:author="Xuning Wei12232" w:date="2026-07-27T15:15:00Z"/>
              </w:sdtContent>
            </w:sdt>
            <w:customXmlDelRangeEnd w:id="4023"/>
            <w:del w:id="4024" w:author="Xuning Wei12232" w:date="2026-07-27T15:15:00Z">
              <w:r w:rsidR="00496EE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2E414DEF" w14:textId="3BCCC165" w:rsidR="00496EEC" w:rsidRPr="00032BAE" w:rsidDel="00DA2B65" w:rsidRDefault="00496EEC">
            <w:pPr>
              <w:pStyle w:val="2"/>
              <w:spacing w:beforeLines="50" w:after="50" w:line="319" w:lineRule="auto"/>
              <w:ind w:leftChars="134" w:left="281"/>
              <w:contextualSpacing/>
              <w:jc w:val="both"/>
              <w:rPr>
                <w:del w:id="4025" w:author="Xuning Wei12232" w:date="2026-07-27T15:15:00Z"/>
                <w:rFonts w:ascii="Times New Roman" w:eastAsia="仿宋_GB2312" w:hAnsi="Times New Roman" w:cs="Times New Roman"/>
                <w:color w:val="auto"/>
                <w:sz w:val="18"/>
                <w:szCs w:val="18"/>
              </w:rPr>
              <w:pPrChange w:id="4026" w:author="Xuning Wei12232" w:date="2026-07-27T15:15:00Z">
                <w:pPr>
                  <w:spacing w:line="276" w:lineRule="auto"/>
                  <w:jc w:val="both"/>
                </w:pPr>
              </w:pPrChange>
            </w:pPr>
            <w:del w:id="4027" w:author="Xuning Wei12232" w:date="2026-07-27T15:15:00Z">
              <w:r w:rsidRPr="00032BAE" w:rsidDel="00DA2B65">
                <w:rPr>
                  <w:rFonts w:ascii="Times New Roman" w:eastAsia="仿宋_GB2312" w:hAnsi="Times New Roman" w:cs="Times New Roman"/>
                  <w:color w:val="auto"/>
                  <w:sz w:val="18"/>
                  <w:szCs w:val="18"/>
                </w:rPr>
                <w:delText>The feeding accuracy required by the process is within the control range of the equipment</w:delText>
              </w:r>
            </w:del>
          </w:p>
        </w:tc>
      </w:tr>
      <w:tr w:rsidR="00032BAE" w:rsidRPr="00032BAE" w:rsidDel="00DA2B65" w14:paraId="483D1EA9" w14:textId="320DBEE7" w:rsidTr="00F17617">
        <w:trPr>
          <w:trHeight w:val="595"/>
          <w:del w:id="4028" w:author="Xuning Wei12232" w:date="2026-07-27T15:15:00Z"/>
        </w:trPr>
        <w:tc>
          <w:tcPr>
            <w:tcW w:w="531" w:type="dxa"/>
            <w:vMerge w:val="restart"/>
            <w:tcBorders>
              <w:top w:val="single" w:sz="4" w:space="0" w:color="auto"/>
              <w:left w:val="single" w:sz="4" w:space="0" w:color="auto"/>
              <w:right w:val="single" w:sz="4" w:space="0" w:color="auto"/>
            </w:tcBorders>
            <w:shd w:val="clear" w:color="auto" w:fill="FFFFFF" w:themeFill="background1"/>
            <w:vAlign w:val="center"/>
          </w:tcPr>
          <w:p w14:paraId="2F84BE8D" w14:textId="73611355" w:rsidR="00496EEC" w:rsidRPr="00032BAE" w:rsidDel="00DA2B65" w:rsidRDefault="00496EEC">
            <w:pPr>
              <w:pStyle w:val="2"/>
              <w:spacing w:beforeLines="50" w:after="50" w:line="319" w:lineRule="auto"/>
              <w:ind w:leftChars="134" w:left="281"/>
              <w:contextualSpacing/>
              <w:jc w:val="both"/>
              <w:rPr>
                <w:del w:id="4029" w:author="Xuning Wei12232" w:date="2026-07-27T15:15:00Z"/>
                <w:rFonts w:ascii="Times New Roman" w:eastAsia="仿宋_GB2312" w:hAnsi="Times New Roman" w:cs="Times New Roman"/>
                <w:color w:val="auto"/>
                <w:sz w:val="18"/>
                <w:szCs w:val="18"/>
              </w:rPr>
              <w:pPrChange w:id="4030" w:author="Xuning Wei12232" w:date="2026-07-27T15:15:00Z">
                <w:pPr>
                  <w:spacing w:line="276" w:lineRule="auto"/>
                  <w:jc w:val="center"/>
                </w:pPr>
              </w:pPrChange>
            </w:pPr>
            <w:del w:id="4031" w:author="Xuning Wei12232" w:date="2026-07-27T15:15:00Z">
              <w:r w:rsidRPr="00032BAE" w:rsidDel="00DA2B65">
                <w:rPr>
                  <w:rFonts w:ascii="Times New Roman" w:eastAsia="仿宋_GB2312" w:hAnsi="Times New Roman" w:cs="Times New Roman"/>
                  <w:color w:val="auto"/>
                  <w:sz w:val="18"/>
                  <w:szCs w:val="18"/>
                </w:rPr>
                <w:delText>6</w:delText>
              </w:r>
            </w:del>
          </w:p>
        </w:tc>
        <w:tc>
          <w:tcPr>
            <w:tcW w:w="1275" w:type="dxa"/>
            <w:vMerge w:val="restart"/>
            <w:tcBorders>
              <w:top w:val="single" w:sz="4" w:space="0" w:color="auto"/>
              <w:left w:val="nil"/>
              <w:right w:val="single" w:sz="4" w:space="0" w:color="auto"/>
            </w:tcBorders>
            <w:shd w:val="clear" w:color="auto" w:fill="FFFFFF" w:themeFill="background1"/>
            <w:vAlign w:val="center"/>
          </w:tcPr>
          <w:p w14:paraId="128EF813" w14:textId="30C598B2" w:rsidR="00496EEC" w:rsidRPr="00032BAE" w:rsidDel="00DA2B65" w:rsidRDefault="00496EEC">
            <w:pPr>
              <w:pStyle w:val="2"/>
              <w:spacing w:beforeLines="50" w:after="50" w:line="319" w:lineRule="auto"/>
              <w:ind w:leftChars="134" w:left="281"/>
              <w:contextualSpacing/>
              <w:jc w:val="both"/>
              <w:rPr>
                <w:del w:id="4032" w:author="Xuning Wei12232" w:date="2026-07-27T15:15:00Z"/>
                <w:rFonts w:ascii="Times New Roman" w:eastAsia="仿宋_GB2312" w:hAnsi="Times New Roman" w:cs="Times New Roman"/>
                <w:color w:val="auto"/>
                <w:sz w:val="18"/>
                <w:szCs w:val="18"/>
              </w:rPr>
              <w:pPrChange w:id="4033" w:author="Xuning Wei12232" w:date="2026-07-27T15:15:00Z">
                <w:pPr>
                  <w:spacing w:line="240" w:lineRule="exact"/>
                  <w:contextualSpacing/>
                </w:pPr>
              </w:pPrChange>
            </w:pPr>
            <w:del w:id="4034" w:author="Xuning Wei12232" w:date="2026-07-27T15:15:00Z">
              <w:r w:rsidRPr="00032BAE" w:rsidDel="00DA2B65">
                <w:rPr>
                  <w:rFonts w:ascii="Times New Roman" w:eastAsia="仿宋_GB2312" w:hAnsi="Times New Roman" w:cs="Times New Roman"/>
                  <w:color w:val="auto"/>
                  <w:sz w:val="18"/>
                  <w:szCs w:val="18"/>
                </w:rPr>
                <w:delText>Process Design</w:delText>
              </w:r>
            </w:del>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11CFA402" w14:textId="68FBC0B5" w:rsidR="00496EEC" w:rsidRPr="00032BAE" w:rsidDel="00DA2B65" w:rsidRDefault="00496EEC">
            <w:pPr>
              <w:pStyle w:val="2"/>
              <w:spacing w:beforeLines="50" w:after="50" w:line="319" w:lineRule="auto"/>
              <w:ind w:leftChars="134" w:left="281"/>
              <w:contextualSpacing/>
              <w:jc w:val="both"/>
              <w:rPr>
                <w:del w:id="4035" w:author="Xuning Wei12232" w:date="2026-07-27T15:15:00Z"/>
                <w:rFonts w:ascii="Times New Roman" w:eastAsia="仿宋_GB2312" w:hAnsi="Times New Roman" w:cs="Times New Roman"/>
                <w:color w:val="auto"/>
                <w:sz w:val="18"/>
                <w:szCs w:val="18"/>
              </w:rPr>
              <w:pPrChange w:id="4036" w:author="Xuning Wei12232" w:date="2026-07-27T15:15:00Z">
                <w:pPr>
                  <w:spacing w:line="276" w:lineRule="auto"/>
                  <w:jc w:val="both"/>
                </w:pPr>
              </w:pPrChange>
            </w:pPr>
            <w:del w:id="4037" w:author="Xuning Wei12232" w:date="2026-07-27T15:15:00Z">
              <w:r w:rsidRPr="00032BAE" w:rsidDel="00DA2B65">
                <w:rPr>
                  <w:rFonts w:ascii="Times New Roman" w:eastAsia="仿宋_GB2312" w:hAnsi="Times New Roman" w:cs="Times New Roman"/>
                  <w:color w:val="auto"/>
                  <w:sz w:val="18"/>
                  <w:szCs w:val="18"/>
                </w:rPr>
                <w:delText>Nitrogen protection</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65D38F8E" w14:textId="63E17F73" w:rsidR="00496EEC" w:rsidRPr="00032BAE" w:rsidDel="00DA2B65" w:rsidRDefault="00496EEC">
            <w:pPr>
              <w:pStyle w:val="2"/>
              <w:spacing w:beforeLines="50" w:after="50" w:line="319" w:lineRule="auto"/>
              <w:ind w:leftChars="134" w:left="281"/>
              <w:contextualSpacing/>
              <w:jc w:val="both"/>
              <w:rPr>
                <w:del w:id="4038" w:author="Xuning Wei12232" w:date="2026-07-27T15:15:00Z"/>
                <w:rFonts w:ascii="Times New Roman" w:eastAsia="仿宋_GB2312" w:hAnsi="Times New Roman" w:cs="Times New Roman"/>
                <w:color w:val="auto"/>
                <w:sz w:val="18"/>
                <w:szCs w:val="18"/>
              </w:rPr>
              <w:pPrChange w:id="4039" w:author="Xuning Wei12232" w:date="2026-07-27T15:15:00Z">
                <w:pPr>
                  <w:spacing w:line="276" w:lineRule="auto"/>
                  <w:jc w:val="both"/>
                </w:pPr>
              </w:pPrChange>
            </w:pPr>
            <w:del w:id="4040" w:author="Xuning Wei12232" w:date="2026-07-27T15:15:00Z">
              <w:r w:rsidRPr="00032BAE" w:rsidDel="00DA2B65">
                <w:rPr>
                  <w:rFonts w:ascii="Times New Roman" w:eastAsia="仿宋_GB2312" w:hAnsi="Times New Roman" w:cs="Times New Roman"/>
                  <w:color w:val="auto"/>
                  <w:sz w:val="18"/>
                  <w:szCs w:val="18"/>
                </w:rPr>
                <w:delText>The equipment has the function of protection under nitrogen flow</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00372896" w14:textId="517A2B50" w:rsidR="00496EEC" w:rsidRPr="00032BAE" w:rsidDel="00DA2B65" w:rsidRDefault="000B6761">
            <w:pPr>
              <w:pStyle w:val="2"/>
              <w:spacing w:beforeLines="50" w:after="50" w:line="319" w:lineRule="auto"/>
              <w:ind w:leftChars="134" w:left="281"/>
              <w:contextualSpacing/>
              <w:jc w:val="both"/>
              <w:rPr>
                <w:del w:id="4041" w:author="Xuning Wei12232" w:date="2026-07-27T15:15:00Z"/>
                <w:rFonts w:ascii="Times New Roman" w:eastAsia="仿宋_GB2312" w:hAnsi="Times New Roman" w:cs="Times New Roman"/>
                <w:color w:val="auto"/>
                <w:sz w:val="18"/>
                <w:szCs w:val="18"/>
              </w:rPr>
              <w:pPrChange w:id="4042" w:author="Xuning Wei12232" w:date="2026-07-27T15:15:00Z">
                <w:pPr>
                  <w:spacing w:line="276" w:lineRule="auto"/>
                  <w:jc w:val="center"/>
                </w:pPr>
              </w:pPrChange>
            </w:pPr>
            <w:customXmlDelRangeStart w:id="4043" w:author="Xuning Wei12232" w:date="2026-07-27T15:15:00Z"/>
            <w:sdt>
              <w:sdtPr>
                <w:rPr>
                  <w:rFonts w:ascii="Times New Roman" w:eastAsia="仿宋_GB2312" w:hAnsi="Times New Roman" w:cs="Times New Roman"/>
                  <w:b w:val="0"/>
                  <w:iCs w:val="0"/>
                  <w:color w:val="auto"/>
                  <w:sz w:val="18"/>
                  <w:szCs w:val="18"/>
                </w:rPr>
                <w:id w:val="-1853569987"/>
                <w14:checkbox>
                  <w14:checked w14:val="1"/>
                  <w14:checkedState w14:val="2612" w14:font="MS Gothic"/>
                  <w14:uncheckedState w14:val="2610" w14:font="MS Gothic"/>
                </w14:checkbox>
              </w:sdtPr>
              <w:sdtEndPr/>
              <w:sdtContent>
                <w:customXmlDelRangeEnd w:id="4043"/>
                <w:del w:id="4044"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4045" w:author="Xuning Wei12232" w:date="2026-07-27T15:15:00Z"/>
              </w:sdtContent>
            </w:sdt>
            <w:customXmlDelRangeEnd w:id="4045"/>
            <w:del w:id="4046" w:author="Xuning Wei12232" w:date="2026-07-27T15:15:00Z">
              <w:r w:rsidR="00496EE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5F1CA87B" w14:textId="73AD5B57" w:rsidR="00496EEC" w:rsidRPr="00032BAE" w:rsidDel="00DA2B65" w:rsidRDefault="000B6761">
            <w:pPr>
              <w:pStyle w:val="2"/>
              <w:spacing w:beforeLines="50" w:after="50" w:line="319" w:lineRule="auto"/>
              <w:ind w:leftChars="134" w:left="281"/>
              <w:contextualSpacing/>
              <w:jc w:val="both"/>
              <w:rPr>
                <w:del w:id="4047" w:author="Xuning Wei12232" w:date="2026-07-27T15:15:00Z"/>
                <w:rFonts w:ascii="Times New Roman" w:eastAsia="仿宋_GB2312" w:hAnsi="Times New Roman" w:cs="Times New Roman"/>
                <w:color w:val="auto"/>
                <w:sz w:val="18"/>
                <w:szCs w:val="18"/>
              </w:rPr>
              <w:pPrChange w:id="4048" w:author="Xuning Wei12232" w:date="2026-07-27T15:15:00Z">
                <w:pPr>
                  <w:spacing w:line="276" w:lineRule="auto"/>
                  <w:jc w:val="center"/>
                </w:pPr>
              </w:pPrChange>
            </w:pPr>
            <w:customXmlDelRangeStart w:id="4049" w:author="Xuning Wei12232" w:date="2026-07-27T15:15:00Z"/>
            <w:sdt>
              <w:sdtPr>
                <w:rPr>
                  <w:rFonts w:ascii="Times New Roman" w:eastAsia="仿宋_GB2312" w:hAnsi="Times New Roman" w:cs="Times New Roman"/>
                  <w:b w:val="0"/>
                  <w:iCs w:val="0"/>
                  <w:color w:val="auto"/>
                  <w:sz w:val="18"/>
                  <w:szCs w:val="18"/>
                </w:rPr>
                <w:id w:val="-947766288"/>
                <w14:checkbox>
                  <w14:checked w14:val="0"/>
                  <w14:checkedState w14:val="2612" w14:font="MS Gothic"/>
                  <w14:uncheckedState w14:val="2610" w14:font="MS Gothic"/>
                </w14:checkbox>
              </w:sdtPr>
              <w:sdtEndPr/>
              <w:sdtContent>
                <w:customXmlDelRangeEnd w:id="4049"/>
                <w:del w:id="4050"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4051" w:author="Xuning Wei12232" w:date="2026-07-27T15:15:00Z"/>
              </w:sdtContent>
            </w:sdt>
            <w:customXmlDelRangeEnd w:id="4051"/>
            <w:del w:id="4052" w:author="Xuning Wei12232" w:date="2026-07-27T15:15:00Z">
              <w:r w:rsidR="00496EE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6978540B" w14:textId="066D8180" w:rsidR="00496EEC" w:rsidRPr="00032BAE" w:rsidDel="00DA2B65" w:rsidRDefault="00496EEC">
            <w:pPr>
              <w:pStyle w:val="2"/>
              <w:spacing w:beforeLines="50" w:after="50" w:line="319" w:lineRule="auto"/>
              <w:ind w:leftChars="134" w:left="281"/>
              <w:contextualSpacing/>
              <w:jc w:val="both"/>
              <w:rPr>
                <w:del w:id="4053" w:author="Xuning Wei12232" w:date="2026-07-27T15:15:00Z"/>
                <w:rFonts w:ascii="Times New Roman" w:eastAsia="仿宋_GB2312" w:hAnsi="Times New Roman" w:cs="Times New Roman"/>
                <w:color w:val="auto"/>
                <w:sz w:val="18"/>
                <w:szCs w:val="18"/>
              </w:rPr>
              <w:pPrChange w:id="4054" w:author="Xuning Wei12232" w:date="2026-07-27T15:15:00Z">
                <w:pPr>
                  <w:spacing w:line="276" w:lineRule="auto"/>
                  <w:jc w:val="both"/>
                </w:pPr>
              </w:pPrChange>
            </w:pPr>
            <w:del w:id="4055" w:author="Xuning Wei12232" w:date="2026-07-27T15:15:00Z">
              <w:r w:rsidRPr="00032BAE" w:rsidDel="00DA2B65">
                <w:rPr>
                  <w:rFonts w:ascii="Times New Roman" w:eastAsia="仿宋_GB2312" w:hAnsi="Times New Roman" w:cs="Times New Roman"/>
                  <w:color w:val="auto"/>
                  <w:sz w:val="18"/>
                  <w:szCs w:val="18"/>
                </w:rPr>
                <w:delText>N/A</w:delText>
              </w:r>
            </w:del>
          </w:p>
        </w:tc>
      </w:tr>
      <w:tr w:rsidR="00032BAE" w:rsidRPr="00032BAE" w:rsidDel="00DA2B65" w14:paraId="715C5C9D" w14:textId="2884C737" w:rsidTr="00F17617">
        <w:trPr>
          <w:trHeight w:val="595"/>
          <w:del w:id="4056" w:author="Xuning Wei12232" w:date="2026-07-27T15:15:00Z"/>
        </w:trPr>
        <w:tc>
          <w:tcPr>
            <w:tcW w:w="531" w:type="dxa"/>
            <w:vMerge/>
            <w:tcBorders>
              <w:left w:val="single" w:sz="4" w:space="0" w:color="auto"/>
              <w:right w:val="single" w:sz="4" w:space="0" w:color="auto"/>
            </w:tcBorders>
            <w:shd w:val="clear" w:color="auto" w:fill="FFFFFF" w:themeFill="background1"/>
            <w:vAlign w:val="center"/>
          </w:tcPr>
          <w:p w14:paraId="6BCE0C1D" w14:textId="54616E9F" w:rsidR="00496EEC" w:rsidRPr="00032BAE" w:rsidDel="00DA2B65" w:rsidRDefault="00496EEC">
            <w:pPr>
              <w:pStyle w:val="2"/>
              <w:spacing w:beforeLines="50" w:after="50" w:line="319" w:lineRule="auto"/>
              <w:ind w:leftChars="134" w:left="281"/>
              <w:contextualSpacing/>
              <w:jc w:val="both"/>
              <w:rPr>
                <w:del w:id="4057" w:author="Xuning Wei12232" w:date="2026-07-27T15:15:00Z"/>
                <w:rFonts w:ascii="Times New Roman" w:eastAsia="仿宋_GB2312" w:hAnsi="Times New Roman" w:cs="Times New Roman"/>
                <w:color w:val="auto"/>
                <w:sz w:val="18"/>
                <w:szCs w:val="18"/>
              </w:rPr>
              <w:pPrChange w:id="4058" w:author="Xuning Wei12232" w:date="2026-07-27T15:15:00Z">
                <w:pPr>
                  <w:spacing w:line="276" w:lineRule="auto"/>
                  <w:jc w:val="center"/>
                </w:pPr>
              </w:pPrChange>
            </w:pPr>
          </w:p>
        </w:tc>
        <w:tc>
          <w:tcPr>
            <w:tcW w:w="1275" w:type="dxa"/>
            <w:vMerge/>
            <w:tcBorders>
              <w:left w:val="nil"/>
              <w:right w:val="single" w:sz="4" w:space="0" w:color="auto"/>
            </w:tcBorders>
            <w:shd w:val="clear" w:color="auto" w:fill="FFFFFF" w:themeFill="background1"/>
            <w:vAlign w:val="center"/>
          </w:tcPr>
          <w:p w14:paraId="5AB3A2C1" w14:textId="38DDA746" w:rsidR="00496EEC" w:rsidRPr="00032BAE" w:rsidDel="00DA2B65" w:rsidRDefault="00496EEC">
            <w:pPr>
              <w:pStyle w:val="2"/>
              <w:spacing w:beforeLines="50" w:after="50" w:line="319" w:lineRule="auto"/>
              <w:ind w:leftChars="134" w:left="281"/>
              <w:contextualSpacing/>
              <w:jc w:val="both"/>
              <w:rPr>
                <w:del w:id="4059" w:author="Xuning Wei12232" w:date="2026-07-27T15:15:00Z"/>
                <w:rFonts w:ascii="Times New Roman" w:eastAsia="仿宋_GB2312" w:hAnsi="Times New Roman" w:cs="Times New Roman"/>
                <w:color w:val="auto"/>
                <w:sz w:val="18"/>
                <w:szCs w:val="18"/>
              </w:rPr>
              <w:pPrChange w:id="4060" w:author="Xuning Wei12232" w:date="2026-07-27T15:15:00Z">
                <w:pPr>
                  <w:spacing w:line="240" w:lineRule="exact"/>
                  <w:contextualSpacing/>
                </w:pPr>
              </w:pPrChange>
            </w:pPr>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3877A772" w14:textId="4B02F76E" w:rsidR="00496EEC" w:rsidRPr="00032BAE" w:rsidDel="00DA2B65" w:rsidRDefault="00496EEC">
            <w:pPr>
              <w:pStyle w:val="2"/>
              <w:spacing w:beforeLines="50" w:after="50" w:line="319" w:lineRule="auto"/>
              <w:ind w:leftChars="134" w:left="281"/>
              <w:contextualSpacing/>
              <w:jc w:val="both"/>
              <w:rPr>
                <w:del w:id="4061" w:author="Xuning Wei12232" w:date="2026-07-27T15:15:00Z"/>
                <w:rFonts w:ascii="Times New Roman" w:eastAsia="仿宋_GB2312" w:hAnsi="Times New Roman" w:cs="Times New Roman"/>
                <w:color w:val="auto"/>
                <w:sz w:val="18"/>
                <w:szCs w:val="18"/>
              </w:rPr>
              <w:pPrChange w:id="4062" w:author="Xuning Wei12232" w:date="2026-07-27T15:15:00Z">
                <w:pPr>
                  <w:spacing w:line="276" w:lineRule="auto"/>
                  <w:jc w:val="both"/>
                </w:pPr>
              </w:pPrChange>
            </w:pPr>
            <w:del w:id="4063" w:author="Xuning Wei12232" w:date="2026-07-27T15:15:00Z">
              <w:r w:rsidRPr="00032BAE" w:rsidDel="00DA2B65">
                <w:rPr>
                  <w:rFonts w:ascii="Times New Roman" w:eastAsia="仿宋_GB2312" w:hAnsi="Times New Roman" w:cs="Times New Roman"/>
                  <w:color w:val="auto"/>
                  <w:sz w:val="18"/>
                  <w:szCs w:val="18"/>
                </w:rPr>
                <w:delText xml:space="preserve">Add Liquid </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615F9861" w14:textId="2F230E82" w:rsidR="00496EEC" w:rsidRPr="00032BAE" w:rsidDel="00DA2B65" w:rsidRDefault="00496EEC">
            <w:pPr>
              <w:pStyle w:val="2"/>
              <w:spacing w:beforeLines="50" w:after="50" w:line="319" w:lineRule="auto"/>
              <w:ind w:leftChars="134" w:left="281"/>
              <w:contextualSpacing/>
              <w:jc w:val="both"/>
              <w:rPr>
                <w:del w:id="4064" w:author="Xuning Wei12232" w:date="2026-07-27T15:15:00Z"/>
                <w:rFonts w:ascii="Times New Roman" w:eastAsia="仿宋_GB2312" w:hAnsi="Times New Roman" w:cs="Times New Roman"/>
                <w:color w:val="auto"/>
                <w:sz w:val="18"/>
                <w:szCs w:val="18"/>
              </w:rPr>
              <w:pPrChange w:id="4065" w:author="Xuning Wei12232" w:date="2026-07-27T15:15:00Z">
                <w:pPr>
                  <w:spacing w:line="276" w:lineRule="auto"/>
                  <w:jc w:val="both"/>
                </w:pPr>
              </w:pPrChange>
            </w:pPr>
            <w:del w:id="4066" w:author="Xuning Wei12232" w:date="2026-07-27T15:15:00Z">
              <w:r w:rsidRPr="00032BAE" w:rsidDel="00DA2B65">
                <w:rPr>
                  <w:rFonts w:ascii="Times New Roman" w:eastAsia="仿宋_GB2312" w:hAnsi="Times New Roman" w:cs="Times New Roman"/>
                  <w:color w:val="auto"/>
                  <w:sz w:val="18"/>
                  <w:szCs w:val="18"/>
                </w:rPr>
                <w:delText>Dedicated pipeline feeding</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2B65A485" w14:textId="2D5E90C8" w:rsidR="00496EEC" w:rsidRPr="00032BAE" w:rsidDel="00DA2B65" w:rsidRDefault="000B6761">
            <w:pPr>
              <w:pStyle w:val="2"/>
              <w:spacing w:beforeLines="50" w:after="50" w:line="319" w:lineRule="auto"/>
              <w:ind w:leftChars="134" w:left="281"/>
              <w:contextualSpacing/>
              <w:jc w:val="both"/>
              <w:rPr>
                <w:del w:id="4067" w:author="Xuning Wei12232" w:date="2026-07-27T15:15:00Z"/>
                <w:rFonts w:ascii="Times New Roman" w:eastAsia="仿宋_GB2312" w:hAnsi="Times New Roman" w:cs="Times New Roman"/>
                <w:color w:val="auto"/>
                <w:sz w:val="18"/>
                <w:szCs w:val="18"/>
              </w:rPr>
              <w:pPrChange w:id="4068" w:author="Xuning Wei12232" w:date="2026-07-27T15:15:00Z">
                <w:pPr>
                  <w:spacing w:line="276" w:lineRule="auto"/>
                  <w:jc w:val="center"/>
                </w:pPr>
              </w:pPrChange>
            </w:pPr>
            <w:customXmlDelRangeStart w:id="4069" w:author="Xuning Wei12232" w:date="2026-07-27T15:15:00Z"/>
            <w:sdt>
              <w:sdtPr>
                <w:rPr>
                  <w:rFonts w:ascii="Times New Roman" w:eastAsia="仿宋_GB2312" w:hAnsi="Times New Roman" w:cs="Times New Roman"/>
                  <w:b w:val="0"/>
                  <w:iCs w:val="0"/>
                  <w:color w:val="auto"/>
                  <w:sz w:val="18"/>
                  <w:szCs w:val="18"/>
                </w:rPr>
                <w:id w:val="941039199"/>
                <w14:checkbox>
                  <w14:checked w14:val="1"/>
                  <w14:checkedState w14:val="2612" w14:font="MS Gothic"/>
                  <w14:uncheckedState w14:val="2610" w14:font="MS Gothic"/>
                </w14:checkbox>
              </w:sdtPr>
              <w:sdtEndPr/>
              <w:sdtContent>
                <w:customXmlDelRangeEnd w:id="4069"/>
                <w:del w:id="4070"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4071" w:author="Xuning Wei12232" w:date="2026-07-27T15:15:00Z"/>
              </w:sdtContent>
            </w:sdt>
            <w:customXmlDelRangeEnd w:id="4071"/>
            <w:del w:id="4072" w:author="Xuning Wei12232" w:date="2026-07-27T15:15:00Z">
              <w:r w:rsidR="00496EE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75654FA4" w14:textId="70CA3541" w:rsidR="00496EEC" w:rsidRPr="00032BAE" w:rsidDel="00DA2B65" w:rsidRDefault="000B6761">
            <w:pPr>
              <w:pStyle w:val="2"/>
              <w:spacing w:beforeLines="50" w:after="50" w:line="319" w:lineRule="auto"/>
              <w:ind w:leftChars="134" w:left="281"/>
              <w:contextualSpacing/>
              <w:jc w:val="both"/>
              <w:rPr>
                <w:del w:id="4073" w:author="Xuning Wei12232" w:date="2026-07-27T15:15:00Z"/>
                <w:rFonts w:ascii="Times New Roman" w:eastAsia="仿宋_GB2312" w:hAnsi="Times New Roman" w:cs="Times New Roman"/>
                <w:color w:val="auto"/>
                <w:sz w:val="18"/>
                <w:szCs w:val="18"/>
              </w:rPr>
              <w:pPrChange w:id="4074" w:author="Xuning Wei12232" w:date="2026-07-27T15:15:00Z">
                <w:pPr>
                  <w:spacing w:line="276" w:lineRule="auto"/>
                  <w:jc w:val="center"/>
                </w:pPr>
              </w:pPrChange>
            </w:pPr>
            <w:customXmlDelRangeStart w:id="4075" w:author="Xuning Wei12232" w:date="2026-07-27T15:15:00Z"/>
            <w:sdt>
              <w:sdtPr>
                <w:rPr>
                  <w:rFonts w:ascii="Times New Roman" w:eastAsia="仿宋_GB2312" w:hAnsi="Times New Roman" w:cs="Times New Roman"/>
                  <w:b w:val="0"/>
                  <w:iCs w:val="0"/>
                  <w:color w:val="auto"/>
                  <w:sz w:val="18"/>
                  <w:szCs w:val="18"/>
                </w:rPr>
                <w:id w:val="1896929044"/>
                <w14:checkbox>
                  <w14:checked w14:val="0"/>
                  <w14:checkedState w14:val="2612" w14:font="MS Gothic"/>
                  <w14:uncheckedState w14:val="2610" w14:font="MS Gothic"/>
                </w14:checkbox>
              </w:sdtPr>
              <w:sdtEndPr/>
              <w:sdtContent>
                <w:customXmlDelRangeEnd w:id="4075"/>
                <w:del w:id="4076"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4077" w:author="Xuning Wei12232" w:date="2026-07-27T15:15:00Z"/>
              </w:sdtContent>
            </w:sdt>
            <w:customXmlDelRangeEnd w:id="4077"/>
            <w:del w:id="4078" w:author="Xuning Wei12232" w:date="2026-07-27T15:15:00Z">
              <w:r w:rsidR="00496EE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4AAD31CD" w14:textId="34367720" w:rsidR="00496EEC" w:rsidRPr="00032BAE" w:rsidDel="00DA2B65" w:rsidRDefault="00496EEC">
            <w:pPr>
              <w:pStyle w:val="2"/>
              <w:spacing w:beforeLines="50" w:after="50" w:line="319" w:lineRule="auto"/>
              <w:ind w:leftChars="134" w:left="281"/>
              <w:contextualSpacing/>
              <w:jc w:val="both"/>
              <w:rPr>
                <w:del w:id="4079" w:author="Xuning Wei12232" w:date="2026-07-27T15:15:00Z"/>
                <w:rFonts w:ascii="Times New Roman" w:eastAsia="仿宋_GB2312" w:hAnsi="Times New Roman" w:cs="Times New Roman"/>
                <w:color w:val="auto"/>
                <w:sz w:val="18"/>
                <w:szCs w:val="18"/>
              </w:rPr>
              <w:pPrChange w:id="4080" w:author="Xuning Wei12232" w:date="2026-07-27T15:15:00Z">
                <w:pPr>
                  <w:spacing w:line="276" w:lineRule="auto"/>
                  <w:jc w:val="both"/>
                </w:pPr>
              </w:pPrChange>
            </w:pPr>
            <w:del w:id="4081" w:author="Xuning Wei12232" w:date="2026-07-27T15:15:00Z">
              <w:r w:rsidRPr="00032BAE" w:rsidDel="00DA2B65">
                <w:rPr>
                  <w:rFonts w:ascii="Times New Roman" w:eastAsia="仿宋_GB2312" w:hAnsi="Times New Roman" w:cs="Times New Roman"/>
                  <w:color w:val="auto"/>
                  <w:sz w:val="18"/>
                  <w:szCs w:val="18"/>
                </w:rPr>
                <w:delText>N/A</w:delText>
              </w:r>
            </w:del>
          </w:p>
        </w:tc>
      </w:tr>
      <w:tr w:rsidR="00032BAE" w:rsidRPr="00032BAE" w:rsidDel="00DA2B65" w14:paraId="4DDDA83B" w14:textId="19708560" w:rsidTr="00F17617">
        <w:trPr>
          <w:trHeight w:val="595"/>
          <w:del w:id="4082" w:author="Xuning Wei12232" w:date="2026-07-27T15:15:00Z"/>
        </w:trPr>
        <w:tc>
          <w:tcPr>
            <w:tcW w:w="531" w:type="dxa"/>
            <w:vMerge/>
            <w:tcBorders>
              <w:left w:val="single" w:sz="4" w:space="0" w:color="auto"/>
              <w:bottom w:val="single" w:sz="4" w:space="0" w:color="auto"/>
              <w:right w:val="single" w:sz="4" w:space="0" w:color="auto"/>
            </w:tcBorders>
            <w:shd w:val="clear" w:color="auto" w:fill="FFFFFF" w:themeFill="background1"/>
            <w:vAlign w:val="center"/>
          </w:tcPr>
          <w:p w14:paraId="7F59D663" w14:textId="08DB527D" w:rsidR="00496EEC" w:rsidRPr="00032BAE" w:rsidDel="00DA2B65" w:rsidRDefault="00496EEC">
            <w:pPr>
              <w:pStyle w:val="2"/>
              <w:spacing w:beforeLines="50" w:after="50" w:line="319" w:lineRule="auto"/>
              <w:ind w:leftChars="134" w:left="281"/>
              <w:contextualSpacing/>
              <w:jc w:val="both"/>
              <w:rPr>
                <w:del w:id="4083" w:author="Xuning Wei12232" w:date="2026-07-27T15:15:00Z"/>
                <w:rFonts w:ascii="Times New Roman" w:eastAsia="仿宋_GB2312" w:hAnsi="Times New Roman" w:cs="Times New Roman"/>
                <w:color w:val="auto"/>
                <w:sz w:val="18"/>
                <w:szCs w:val="18"/>
              </w:rPr>
              <w:pPrChange w:id="4084" w:author="Xuning Wei12232" w:date="2026-07-27T15:15:00Z">
                <w:pPr>
                  <w:spacing w:line="276" w:lineRule="auto"/>
                  <w:jc w:val="center"/>
                </w:pPr>
              </w:pPrChange>
            </w:pPr>
          </w:p>
        </w:tc>
        <w:tc>
          <w:tcPr>
            <w:tcW w:w="1275" w:type="dxa"/>
            <w:vMerge/>
            <w:tcBorders>
              <w:left w:val="nil"/>
              <w:bottom w:val="single" w:sz="4" w:space="0" w:color="auto"/>
              <w:right w:val="single" w:sz="4" w:space="0" w:color="auto"/>
            </w:tcBorders>
            <w:shd w:val="clear" w:color="auto" w:fill="FFFFFF" w:themeFill="background1"/>
            <w:vAlign w:val="center"/>
          </w:tcPr>
          <w:p w14:paraId="34828EC6" w14:textId="60F84027" w:rsidR="00496EEC" w:rsidRPr="00032BAE" w:rsidDel="00DA2B65" w:rsidRDefault="00496EEC">
            <w:pPr>
              <w:pStyle w:val="2"/>
              <w:spacing w:beforeLines="50" w:after="50" w:line="319" w:lineRule="auto"/>
              <w:ind w:leftChars="134" w:left="281"/>
              <w:contextualSpacing/>
              <w:jc w:val="both"/>
              <w:rPr>
                <w:del w:id="4085" w:author="Xuning Wei12232" w:date="2026-07-27T15:15:00Z"/>
                <w:rFonts w:ascii="Times New Roman" w:eastAsia="仿宋_GB2312" w:hAnsi="Times New Roman" w:cs="Times New Roman"/>
                <w:color w:val="auto"/>
                <w:sz w:val="18"/>
                <w:szCs w:val="18"/>
              </w:rPr>
              <w:pPrChange w:id="4086" w:author="Xuning Wei12232" w:date="2026-07-27T15:15:00Z">
                <w:pPr>
                  <w:spacing w:line="240" w:lineRule="exact"/>
                  <w:contextualSpacing/>
                </w:pPr>
              </w:pPrChange>
            </w:pPr>
          </w:p>
        </w:tc>
        <w:tc>
          <w:tcPr>
            <w:tcW w:w="3261" w:type="dxa"/>
            <w:tcBorders>
              <w:top w:val="single" w:sz="4" w:space="0" w:color="auto"/>
              <w:left w:val="nil"/>
              <w:bottom w:val="single" w:sz="4" w:space="0" w:color="auto"/>
              <w:right w:val="single" w:sz="4" w:space="0" w:color="auto"/>
            </w:tcBorders>
            <w:shd w:val="clear" w:color="auto" w:fill="FFFFFF" w:themeFill="background1"/>
            <w:vAlign w:val="center"/>
          </w:tcPr>
          <w:p w14:paraId="0FAC10AF" w14:textId="63C3ED7F" w:rsidR="00496EEC" w:rsidRPr="00032BAE" w:rsidDel="00DA2B65" w:rsidRDefault="00496EEC">
            <w:pPr>
              <w:pStyle w:val="2"/>
              <w:spacing w:beforeLines="50" w:after="50" w:line="319" w:lineRule="auto"/>
              <w:ind w:leftChars="134" w:left="281"/>
              <w:contextualSpacing/>
              <w:jc w:val="both"/>
              <w:rPr>
                <w:del w:id="4087" w:author="Xuning Wei12232" w:date="2026-07-27T15:15:00Z"/>
                <w:rFonts w:ascii="Times New Roman" w:eastAsia="仿宋_GB2312" w:hAnsi="Times New Roman" w:cs="Times New Roman"/>
                <w:color w:val="auto"/>
                <w:sz w:val="18"/>
                <w:szCs w:val="18"/>
              </w:rPr>
              <w:pPrChange w:id="4088" w:author="Xuning Wei12232" w:date="2026-07-27T15:15:00Z">
                <w:pPr>
                  <w:spacing w:line="276" w:lineRule="auto"/>
                  <w:jc w:val="both"/>
                </w:pPr>
              </w:pPrChange>
            </w:pPr>
            <w:del w:id="4089" w:author="Xuning Wei12232" w:date="2026-07-27T15:15:00Z">
              <w:r w:rsidRPr="00032BAE" w:rsidDel="00DA2B65">
                <w:rPr>
                  <w:rFonts w:ascii="Times New Roman" w:eastAsia="仿宋_GB2312" w:hAnsi="Times New Roman" w:cs="Times New Roman"/>
                  <w:color w:val="auto"/>
                  <w:sz w:val="18"/>
                  <w:szCs w:val="18"/>
                </w:rPr>
                <w:delText>Solution transfer</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708B961" w14:textId="02AFAFD2" w:rsidR="00496EEC" w:rsidRPr="00032BAE" w:rsidDel="00DA2B65" w:rsidRDefault="00496EEC">
            <w:pPr>
              <w:pStyle w:val="2"/>
              <w:spacing w:beforeLines="50" w:after="50" w:line="319" w:lineRule="auto"/>
              <w:ind w:leftChars="134" w:left="281"/>
              <w:contextualSpacing/>
              <w:jc w:val="both"/>
              <w:rPr>
                <w:del w:id="4090" w:author="Xuning Wei12232" w:date="2026-07-27T15:15:00Z"/>
                <w:rFonts w:ascii="Times New Roman" w:eastAsia="仿宋_GB2312" w:hAnsi="Times New Roman" w:cs="Times New Roman"/>
                <w:color w:val="auto"/>
                <w:sz w:val="18"/>
                <w:szCs w:val="18"/>
              </w:rPr>
              <w:pPrChange w:id="4091" w:author="Xuning Wei12232" w:date="2026-07-27T15:15:00Z">
                <w:pPr>
                  <w:spacing w:line="276" w:lineRule="auto"/>
                  <w:jc w:val="both"/>
                </w:pPr>
              </w:pPrChange>
            </w:pPr>
            <w:del w:id="4092" w:author="Xuning Wei12232" w:date="2026-07-27T15:15:00Z">
              <w:r w:rsidRPr="00032BAE" w:rsidDel="00DA2B65">
                <w:rPr>
                  <w:rFonts w:ascii="Times New Roman" w:eastAsia="仿宋_GB2312" w:hAnsi="Times New Roman" w:cs="Times New Roman"/>
                  <w:color w:val="auto"/>
                  <w:sz w:val="18"/>
                  <w:szCs w:val="18"/>
                </w:rPr>
                <w:delText>The equipment is equipped with solution transfer lines and feeding ports</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04BC93BC" w14:textId="45D2B4D2" w:rsidR="00496EEC" w:rsidRPr="00032BAE" w:rsidDel="00DA2B65" w:rsidRDefault="000B6761">
            <w:pPr>
              <w:pStyle w:val="2"/>
              <w:spacing w:beforeLines="50" w:after="50" w:line="319" w:lineRule="auto"/>
              <w:ind w:leftChars="134" w:left="281"/>
              <w:contextualSpacing/>
              <w:jc w:val="both"/>
              <w:rPr>
                <w:del w:id="4093" w:author="Xuning Wei12232" w:date="2026-07-27T15:15:00Z"/>
                <w:rFonts w:ascii="Times New Roman" w:eastAsia="仿宋_GB2312" w:hAnsi="Times New Roman" w:cs="Times New Roman"/>
                <w:color w:val="auto"/>
                <w:sz w:val="18"/>
                <w:szCs w:val="18"/>
              </w:rPr>
              <w:pPrChange w:id="4094" w:author="Xuning Wei12232" w:date="2026-07-27T15:15:00Z">
                <w:pPr>
                  <w:spacing w:line="276" w:lineRule="auto"/>
                  <w:jc w:val="center"/>
                </w:pPr>
              </w:pPrChange>
            </w:pPr>
            <w:customXmlDelRangeStart w:id="4095" w:author="Xuning Wei12232" w:date="2026-07-27T15:15:00Z"/>
            <w:sdt>
              <w:sdtPr>
                <w:rPr>
                  <w:rFonts w:ascii="Times New Roman" w:eastAsia="仿宋_GB2312" w:hAnsi="Times New Roman" w:cs="Times New Roman"/>
                  <w:b w:val="0"/>
                  <w:iCs w:val="0"/>
                  <w:color w:val="auto"/>
                  <w:sz w:val="18"/>
                  <w:szCs w:val="18"/>
                </w:rPr>
                <w:id w:val="-635558358"/>
                <w14:checkbox>
                  <w14:checked w14:val="1"/>
                  <w14:checkedState w14:val="2612" w14:font="MS Gothic"/>
                  <w14:uncheckedState w14:val="2610" w14:font="MS Gothic"/>
                </w14:checkbox>
              </w:sdtPr>
              <w:sdtEndPr/>
              <w:sdtContent>
                <w:customXmlDelRangeEnd w:id="4095"/>
                <w:del w:id="4096"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4097" w:author="Xuning Wei12232" w:date="2026-07-27T15:15:00Z"/>
              </w:sdtContent>
            </w:sdt>
            <w:customXmlDelRangeEnd w:id="4097"/>
            <w:del w:id="4098" w:author="Xuning Wei12232" w:date="2026-07-27T15:15:00Z">
              <w:r w:rsidR="00496EE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517C5070" w14:textId="2FF0F466" w:rsidR="00496EEC" w:rsidRPr="00032BAE" w:rsidDel="00DA2B65" w:rsidRDefault="000B6761">
            <w:pPr>
              <w:pStyle w:val="2"/>
              <w:spacing w:beforeLines="50" w:after="50" w:line="319" w:lineRule="auto"/>
              <w:ind w:leftChars="134" w:left="281"/>
              <w:contextualSpacing/>
              <w:jc w:val="both"/>
              <w:rPr>
                <w:del w:id="4099" w:author="Xuning Wei12232" w:date="2026-07-27T15:15:00Z"/>
                <w:rFonts w:ascii="Times New Roman" w:eastAsia="仿宋_GB2312" w:hAnsi="Times New Roman" w:cs="Times New Roman"/>
                <w:color w:val="auto"/>
                <w:sz w:val="18"/>
                <w:szCs w:val="18"/>
              </w:rPr>
              <w:pPrChange w:id="4100" w:author="Xuning Wei12232" w:date="2026-07-27T15:15:00Z">
                <w:pPr>
                  <w:spacing w:line="276" w:lineRule="auto"/>
                  <w:jc w:val="center"/>
                </w:pPr>
              </w:pPrChange>
            </w:pPr>
            <w:customXmlDelRangeStart w:id="4101" w:author="Xuning Wei12232" w:date="2026-07-27T15:15:00Z"/>
            <w:sdt>
              <w:sdtPr>
                <w:rPr>
                  <w:rFonts w:ascii="Times New Roman" w:eastAsia="仿宋_GB2312" w:hAnsi="Times New Roman" w:cs="Times New Roman"/>
                  <w:b w:val="0"/>
                  <w:iCs w:val="0"/>
                  <w:color w:val="auto"/>
                  <w:sz w:val="18"/>
                  <w:szCs w:val="18"/>
                </w:rPr>
                <w:id w:val="1474940626"/>
                <w14:checkbox>
                  <w14:checked w14:val="0"/>
                  <w14:checkedState w14:val="2612" w14:font="MS Gothic"/>
                  <w14:uncheckedState w14:val="2610" w14:font="MS Gothic"/>
                </w14:checkbox>
              </w:sdtPr>
              <w:sdtEndPr/>
              <w:sdtContent>
                <w:customXmlDelRangeEnd w:id="4101"/>
                <w:del w:id="4102" w:author="Xuning Wei12232" w:date="2026-07-27T15:15:00Z">
                  <w:r w:rsidR="00496EEC" w:rsidRPr="00032BAE" w:rsidDel="00DA2B65">
                    <w:rPr>
                      <w:rFonts w:ascii="Segoe UI Symbol" w:eastAsia="仿宋_GB2312" w:hAnsi="Segoe UI Symbol" w:cs="Segoe UI Symbol"/>
                      <w:color w:val="auto"/>
                      <w:sz w:val="18"/>
                      <w:szCs w:val="18"/>
                    </w:rPr>
                    <w:delText>☐</w:delText>
                  </w:r>
                </w:del>
                <w:customXmlDelRangeStart w:id="4103" w:author="Xuning Wei12232" w:date="2026-07-27T15:15:00Z"/>
              </w:sdtContent>
            </w:sdt>
            <w:customXmlDelRangeEnd w:id="4103"/>
            <w:del w:id="4104" w:author="Xuning Wei12232" w:date="2026-07-27T15:15:00Z">
              <w:r w:rsidR="00496EE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2926BAEC" w14:textId="34937EB4" w:rsidR="00496EEC" w:rsidRPr="00032BAE" w:rsidDel="00DA2B65" w:rsidRDefault="00496EEC">
            <w:pPr>
              <w:pStyle w:val="2"/>
              <w:spacing w:beforeLines="50" w:after="50" w:line="319" w:lineRule="auto"/>
              <w:ind w:leftChars="134" w:left="281"/>
              <w:contextualSpacing/>
              <w:jc w:val="both"/>
              <w:rPr>
                <w:del w:id="4105" w:author="Xuning Wei12232" w:date="2026-07-27T15:15:00Z"/>
                <w:rFonts w:ascii="Times New Roman" w:eastAsia="仿宋_GB2312" w:hAnsi="Times New Roman" w:cs="Times New Roman"/>
                <w:color w:val="auto"/>
                <w:sz w:val="18"/>
                <w:szCs w:val="18"/>
              </w:rPr>
              <w:pPrChange w:id="4106" w:author="Xuning Wei12232" w:date="2026-07-27T15:15:00Z">
                <w:pPr>
                  <w:spacing w:line="276" w:lineRule="auto"/>
                  <w:jc w:val="both"/>
                </w:pPr>
              </w:pPrChange>
            </w:pPr>
            <w:del w:id="4107" w:author="Xuning Wei12232" w:date="2026-07-27T15:15:00Z">
              <w:r w:rsidRPr="00032BAE" w:rsidDel="00DA2B65">
                <w:rPr>
                  <w:rFonts w:ascii="Times New Roman" w:eastAsia="仿宋_GB2312" w:hAnsi="Times New Roman" w:cs="Times New Roman"/>
                  <w:color w:val="auto"/>
                  <w:sz w:val="18"/>
                  <w:szCs w:val="18"/>
                </w:rPr>
                <w:delText>N/A</w:delText>
              </w:r>
            </w:del>
          </w:p>
        </w:tc>
      </w:tr>
    </w:tbl>
    <w:p w14:paraId="4B8BB7A0" w14:textId="23493416" w:rsidR="00496EEC" w:rsidRPr="008B3C39" w:rsidDel="00DA2B65" w:rsidRDefault="00496EEC">
      <w:pPr>
        <w:pStyle w:val="2"/>
        <w:spacing w:beforeLines="50" w:after="50" w:line="319" w:lineRule="auto"/>
        <w:ind w:leftChars="134" w:left="281"/>
        <w:contextualSpacing/>
        <w:jc w:val="both"/>
        <w:rPr>
          <w:del w:id="4108" w:author="Xuning Wei12232" w:date="2026-07-27T15:15:00Z"/>
          <w:rFonts w:ascii="Times New Roman" w:eastAsia="仿宋_GB2312" w:hAnsi="Times New Roman" w:cs="Times New Roman"/>
          <w:color w:val="auto"/>
        </w:rPr>
        <w:pPrChange w:id="4109" w:author="Xuning Wei12232" w:date="2026-07-27T15:15:00Z">
          <w:pPr/>
        </w:pPrChange>
      </w:pPr>
      <w:del w:id="4110" w:author="Xuning Wei12232" w:date="2026-07-27T15:15:00Z">
        <w:r w:rsidRPr="008B3C39" w:rsidDel="00DA2B65">
          <w:rPr>
            <w:rFonts w:ascii="Times New Roman" w:eastAsia="仿宋_GB2312" w:hAnsi="Times New Roman" w:cs="Times New Roman"/>
            <w:color w:val="auto"/>
          </w:rPr>
          <w:delText xml:space="preserve">Note: Refers to equipment qualification document </w:delText>
        </w:r>
        <w:r w:rsidR="00444ADF" w:rsidRPr="008B3C39" w:rsidDel="00DA2B65">
          <w:rPr>
            <w:rFonts w:ascii="Times New Roman" w:eastAsia="仿宋_GB2312" w:hAnsi="Times New Roman" w:cs="Times New Roman"/>
            <w:color w:val="auto"/>
          </w:rPr>
          <w:delText>VR-TJ4-392.01-002.01</w:delText>
        </w:r>
        <w:r w:rsidRPr="008B3C39" w:rsidDel="00DA2B65">
          <w:rPr>
            <w:rFonts w:ascii="Times New Roman" w:eastAsia="仿宋_GB2312" w:hAnsi="Times New Roman" w:cs="Times New Roman"/>
            <w:color w:val="auto"/>
          </w:rPr>
          <w:delText>.</w:delText>
        </w:r>
      </w:del>
    </w:p>
    <w:p w14:paraId="37729182" w14:textId="4A5FE292" w:rsidR="00444ADF" w:rsidRPr="008B3C39" w:rsidDel="00DA2B65" w:rsidRDefault="00444ADF">
      <w:pPr>
        <w:pStyle w:val="2"/>
        <w:spacing w:beforeLines="50" w:after="50" w:line="319" w:lineRule="auto"/>
        <w:ind w:leftChars="134" w:left="281"/>
        <w:contextualSpacing/>
        <w:jc w:val="both"/>
        <w:rPr>
          <w:del w:id="4111" w:author="Xuning Wei12232" w:date="2026-07-27T15:15:00Z"/>
          <w:rFonts w:ascii="Times New Roman" w:eastAsia="仿宋_GB2312" w:hAnsi="Times New Roman" w:cs="Times New Roman"/>
          <w:color w:val="auto"/>
          <w:lang w:eastAsia="zh-CN"/>
        </w:rPr>
        <w:pPrChange w:id="4112" w:author="Xuning Wei12232" w:date="2026-07-27T15:15:00Z">
          <w:pPr>
            <w:jc w:val="center"/>
          </w:pPr>
        </w:pPrChange>
      </w:pPr>
    </w:p>
    <w:p w14:paraId="5AE218D2" w14:textId="51F28838" w:rsidR="00444ADF" w:rsidRPr="008B3C39" w:rsidDel="00DA2B65" w:rsidRDefault="00444ADF">
      <w:pPr>
        <w:pStyle w:val="2"/>
        <w:spacing w:beforeLines="50" w:after="50" w:line="319" w:lineRule="auto"/>
        <w:ind w:leftChars="134" w:left="281"/>
        <w:contextualSpacing/>
        <w:jc w:val="both"/>
        <w:rPr>
          <w:del w:id="4113" w:author="Xuning Wei12232" w:date="2026-07-27T15:15:00Z"/>
          <w:rFonts w:ascii="Times New Roman" w:eastAsia="仿宋_GB2312" w:hAnsi="Times New Roman" w:cs="Times New Roman"/>
          <w:color w:val="auto"/>
        </w:rPr>
        <w:pPrChange w:id="4114" w:author="Xuning Wei12232" w:date="2026-07-27T15:15:00Z">
          <w:pPr>
            <w:jc w:val="center"/>
          </w:pPr>
        </w:pPrChange>
      </w:pPr>
      <w:del w:id="4115" w:author="Xuning Wei12232" w:date="2026-07-27T15:15:00Z">
        <w:r w:rsidRPr="008B3C39" w:rsidDel="00DA2B65">
          <w:rPr>
            <w:rFonts w:ascii="Times New Roman" w:eastAsia="仿宋_GB2312" w:hAnsi="Times New Roman" w:cs="Times New Roman"/>
            <w:color w:val="auto"/>
            <w:lang w:eastAsia="zh-CN"/>
          </w:rPr>
          <w:delText xml:space="preserve">Table 7-4: </w:delText>
        </w:r>
        <w:r w:rsidRPr="008B3C39" w:rsidDel="00DA2B65">
          <w:rPr>
            <w:rFonts w:ascii="Times New Roman" w:eastAsia="仿宋_GB2312" w:hAnsi="Times New Roman" w:cs="Times New Roman"/>
            <w:color w:val="auto"/>
          </w:rPr>
          <w:delText>Equipment Suitability Assessment on Function &amp; Capacity for</w:delText>
        </w:r>
        <w:r w:rsidR="00BE2A2A" w:rsidRPr="008B3C39" w:rsidDel="00DA2B65">
          <w:rPr>
            <w:rFonts w:ascii="Times New Roman" w:eastAsia="仿宋_GB2312" w:hAnsi="Times New Roman" w:cs="Times New Roman"/>
            <w:color w:val="auto"/>
          </w:rPr>
          <w:delText xml:space="preserve"> 3000L Storage Tank 2</w:delText>
        </w:r>
        <w:r w:rsidRPr="008B3C39" w:rsidDel="00DA2B65">
          <w:rPr>
            <w:rFonts w:ascii="Times New Roman" w:eastAsia="仿宋_GB2312" w:hAnsi="Times New Roman" w:cs="Times New Roman"/>
            <w:color w:val="auto"/>
          </w:rPr>
          <w:delText xml:space="preserve"> TJ4S-1213-SPS01-AT02</w:delText>
        </w:r>
      </w:del>
    </w:p>
    <w:p w14:paraId="2EDF03FC" w14:textId="6060BD1C" w:rsidR="00444ADF" w:rsidRPr="008B3C39" w:rsidDel="00DA2B65" w:rsidRDefault="00444ADF">
      <w:pPr>
        <w:pStyle w:val="2"/>
        <w:spacing w:beforeLines="50" w:after="50" w:line="319" w:lineRule="auto"/>
        <w:ind w:leftChars="134" w:left="281"/>
        <w:contextualSpacing/>
        <w:jc w:val="both"/>
        <w:rPr>
          <w:del w:id="4116" w:author="Xuning Wei12232" w:date="2026-07-27T15:15:00Z"/>
          <w:rFonts w:ascii="Times New Roman" w:eastAsia="仿宋_GB2312" w:hAnsi="Times New Roman" w:cs="Times New Roman"/>
          <w:color w:val="auto"/>
        </w:rPr>
        <w:pPrChange w:id="4117" w:author="Xuning Wei12232" w:date="2026-07-27T15:15:00Z">
          <w:pPr>
            <w:jc w:val="center"/>
          </w:pPr>
        </w:pPrChange>
      </w:pPr>
    </w:p>
    <w:tbl>
      <w:tblPr>
        <w:tblW w:w="14280" w:type="dxa"/>
        <w:tblLayout w:type="fixed"/>
        <w:tblLook w:val="04A0" w:firstRow="1" w:lastRow="0" w:firstColumn="1" w:lastColumn="0" w:noHBand="0" w:noVBand="1"/>
      </w:tblPr>
      <w:tblGrid>
        <w:gridCol w:w="531"/>
        <w:gridCol w:w="1302"/>
        <w:gridCol w:w="3234"/>
        <w:gridCol w:w="4110"/>
        <w:gridCol w:w="851"/>
        <w:gridCol w:w="740"/>
        <w:gridCol w:w="3512"/>
      </w:tblGrid>
      <w:tr w:rsidR="00032BAE" w:rsidRPr="00032BAE" w:rsidDel="00DA2B65" w14:paraId="1A5548CE" w14:textId="4BD7B1AD" w:rsidTr="0030647B">
        <w:trPr>
          <w:trHeight w:val="349"/>
          <w:tblHeader/>
          <w:del w:id="4118"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A8B044" w14:textId="14A34D52" w:rsidR="00444ADF" w:rsidRPr="00032BAE" w:rsidDel="00DA2B65" w:rsidRDefault="00444ADF">
            <w:pPr>
              <w:pStyle w:val="2"/>
              <w:spacing w:beforeLines="50" w:after="50" w:line="319" w:lineRule="auto"/>
              <w:ind w:leftChars="134" w:left="281"/>
              <w:contextualSpacing/>
              <w:jc w:val="both"/>
              <w:rPr>
                <w:del w:id="4119" w:author="Xuning Wei12232" w:date="2026-07-27T15:15:00Z"/>
                <w:rFonts w:ascii="Times New Roman" w:eastAsia="FangSong" w:hAnsi="Times New Roman" w:cs="Times New Roman"/>
                <w:color w:val="auto"/>
                <w:sz w:val="18"/>
                <w:szCs w:val="18"/>
              </w:rPr>
              <w:pPrChange w:id="4120" w:author="Xuning Wei12232" w:date="2026-07-27T15:15:00Z">
                <w:pPr>
                  <w:spacing w:line="276" w:lineRule="auto"/>
                  <w:jc w:val="center"/>
                </w:pPr>
              </w:pPrChange>
            </w:pPr>
            <w:del w:id="4121" w:author="Xuning Wei12232" w:date="2026-07-27T15:15:00Z">
              <w:r w:rsidRPr="00032BAE" w:rsidDel="00DA2B65">
                <w:rPr>
                  <w:rFonts w:ascii="Times New Roman" w:eastAsia="FangSong" w:hAnsi="Times New Roman" w:cs="Times New Roman"/>
                  <w:color w:val="auto"/>
                  <w:sz w:val="18"/>
                  <w:szCs w:val="18"/>
                  <w:lang w:eastAsia="zh-CN"/>
                </w:rPr>
                <w:delText>S/N</w:delText>
              </w:r>
            </w:del>
          </w:p>
        </w:tc>
        <w:tc>
          <w:tcPr>
            <w:tcW w:w="4536"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2E7EF2C0" w14:textId="63BD32DA" w:rsidR="00444ADF" w:rsidRPr="00032BAE" w:rsidDel="00DA2B65" w:rsidRDefault="00444ADF">
            <w:pPr>
              <w:pStyle w:val="2"/>
              <w:spacing w:beforeLines="50" w:after="50" w:line="319" w:lineRule="auto"/>
              <w:ind w:leftChars="134" w:left="281"/>
              <w:contextualSpacing/>
              <w:jc w:val="both"/>
              <w:rPr>
                <w:del w:id="4122" w:author="Xuning Wei12232" w:date="2026-07-27T15:15:00Z"/>
                <w:rFonts w:ascii="Times New Roman" w:eastAsia="FangSong" w:hAnsi="Times New Roman" w:cs="Times New Roman"/>
                <w:color w:val="auto"/>
                <w:sz w:val="18"/>
                <w:szCs w:val="18"/>
              </w:rPr>
              <w:pPrChange w:id="4123" w:author="Xuning Wei12232" w:date="2026-07-27T15:15:00Z">
                <w:pPr>
                  <w:spacing w:line="276" w:lineRule="auto"/>
                  <w:jc w:val="center"/>
                </w:pPr>
              </w:pPrChange>
            </w:pPr>
            <w:del w:id="4124" w:author="Xuning Wei12232" w:date="2026-07-27T15:15:00Z">
              <w:r w:rsidRPr="00032BAE" w:rsidDel="00DA2B65">
                <w:rPr>
                  <w:rFonts w:ascii="Times New Roman" w:eastAsia="仿宋_GB2312" w:hAnsi="Times New Roman" w:cs="Times New Roman"/>
                  <w:color w:val="auto"/>
                  <w:sz w:val="18"/>
                  <w:szCs w:val="18"/>
                </w:rPr>
                <w:delText>Process Requirements</w:delText>
              </w:r>
            </w:del>
          </w:p>
        </w:tc>
        <w:tc>
          <w:tcPr>
            <w:tcW w:w="4110"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5733859E" w14:textId="08CE724E" w:rsidR="00444ADF" w:rsidRPr="00032BAE" w:rsidDel="00DA2B65" w:rsidRDefault="00444ADF">
            <w:pPr>
              <w:pStyle w:val="2"/>
              <w:spacing w:beforeLines="50" w:after="50" w:line="319" w:lineRule="auto"/>
              <w:ind w:leftChars="134" w:left="281"/>
              <w:contextualSpacing/>
              <w:jc w:val="both"/>
              <w:rPr>
                <w:del w:id="4125" w:author="Xuning Wei12232" w:date="2026-07-27T15:15:00Z"/>
                <w:rFonts w:ascii="Times New Roman" w:eastAsia="FangSong" w:hAnsi="Times New Roman" w:cs="Times New Roman"/>
                <w:color w:val="auto"/>
                <w:sz w:val="18"/>
                <w:szCs w:val="18"/>
              </w:rPr>
              <w:pPrChange w:id="4126" w:author="Xuning Wei12232" w:date="2026-07-27T15:15:00Z">
                <w:pPr>
                  <w:spacing w:line="276" w:lineRule="auto"/>
                  <w:jc w:val="center"/>
                </w:pPr>
              </w:pPrChange>
            </w:pPr>
            <w:del w:id="4127" w:author="Xuning Wei12232" w:date="2026-07-27T15:15:00Z">
              <w:r w:rsidRPr="00032BAE" w:rsidDel="00DA2B65">
                <w:rPr>
                  <w:rFonts w:ascii="Times New Roman" w:eastAsia="仿宋_GB2312" w:hAnsi="Times New Roman" w:cs="Times New Roman"/>
                  <w:color w:val="auto"/>
                  <w:sz w:val="18"/>
                  <w:szCs w:val="18"/>
                </w:rPr>
                <w:delText>Equipment characteristics</w:delText>
              </w:r>
            </w:del>
          </w:p>
        </w:tc>
        <w:tc>
          <w:tcPr>
            <w:tcW w:w="1591"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tcPr>
          <w:p w14:paraId="6E99DE61" w14:textId="75D2E106" w:rsidR="00444ADF" w:rsidRPr="00032BAE" w:rsidDel="00DA2B65" w:rsidRDefault="00444ADF">
            <w:pPr>
              <w:pStyle w:val="2"/>
              <w:spacing w:beforeLines="50" w:after="50" w:line="319" w:lineRule="auto"/>
              <w:ind w:leftChars="134" w:left="281"/>
              <w:contextualSpacing/>
              <w:jc w:val="both"/>
              <w:rPr>
                <w:del w:id="4128" w:author="Xuning Wei12232" w:date="2026-07-27T15:15:00Z"/>
                <w:rFonts w:ascii="Times New Roman" w:eastAsia="FangSong" w:hAnsi="Times New Roman" w:cs="Times New Roman"/>
                <w:color w:val="auto"/>
                <w:sz w:val="18"/>
                <w:szCs w:val="18"/>
              </w:rPr>
              <w:pPrChange w:id="4129" w:author="Xuning Wei12232" w:date="2026-07-27T15:15:00Z">
                <w:pPr>
                  <w:spacing w:line="276" w:lineRule="auto"/>
                  <w:jc w:val="center"/>
                </w:pPr>
              </w:pPrChange>
            </w:pPr>
            <w:del w:id="4130" w:author="Xuning Wei12232" w:date="2026-07-27T15:15:00Z">
              <w:r w:rsidRPr="00032BAE" w:rsidDel="00DA2B65">
                <w:rPr>
                  <w:rFonts w:ascii="Times New Roman" w:eastAsia="仿宋_GB2312" w:hAnsi="Times New Roman" w:cs="Times New Roman"/>
                  <w:color w:val="auto"/>
                  <w:sz w:val="18"/>
                  <w:szCs w:val="18"/>
                </w:rPr>
                <w:delText>Feasibility</w:delText>
              </w:r>
            </w:del>
          </w:p>
        </w:tc>
        <w:tc>
          <w:tcPr>
            <w:tcW w:w="3512"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1FF5233B" w14:textId="0D63E1BC" w:rsidR="00444ADF" w:rsidRPr="00032BAE" w:rsidDel="00DA2B65" w:rsidRDefault="00444ADF">
            <w:pPr>
              <w:pStyle w:val="2"/>
              <w:spacing w:beforeLines="50" w:after="50" w:line="319" w:lineRule="auto"/>
              <w:ind w:leftChars="134" w:left="281"/>
              <w:contextualSpacing/>
              <w:jc w:val="both"/>
              <w:rPr>
                <w:del w:id="4131" w:author="Xuning Wei12232" w:date="2026-07-27T15:15:00Z"/>
                <w:rFonts w:ascii="Times New Roman" w:eastAsia="FangSong" w:hAnsi="Times New Roman" w:cs="Times New Roman"/>
                <w:color w:val="auto"/>
                <w:sz w:val="18"/>
                <w:szCs w:val="18"/>
              </w:rPr>
              <w:pPrChange w:id="4132" w:author="Xuning Wei12232" w:date="2026-07-27T15:15:00Z">
                <w:pPr>
                  <w:spacing w:line="276" w:lineRule="auto"/>
                  <w:jc w:val="center"/>
                </w:pPr>
              </w:pPrChange>
            </w:pPr>
            <w:del w:id="4133" w:author="Xuning Wei12232" w:date="2026-07-27T15:15:00Z">
              <w:r w:rsidRPr="00032BAE" w:rsidDel="00DA2B65">
                <w:rPr>
                  <w:rFonts w:ascii="Times New Roman" w:eastAsia="仿宋_GB2312" w:hAnsi="Times New Roman" w:cs="Times New Roman"/>
                  <w:color w:val="auto"/>
                  <w:sz w:val="18"/>
                  <w:szCs w:val="18"/>
                </w:rPr>
                <w:delText>Justifications</w:delText>
              </w:r>
            </w:del>
          </w:p>
        </w:tc>
      </w:tr>
      <w:tr w:rsidR="00032BAE" w:rsidRPr="00032BAE" w:rsidDel="00DA2B65" w14:paraId="4FA9655C" w14:textId="37993B33" w:rsidTr="0030647B">
        <w:trPr>
          <w:trHeight w:val="595"/>
          <w:del w:id="4134"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D6CD6B" w14:textId="155439D5" w:rsidR="00444ADF" w:rsidRPr="00032BAE" w:rsidDel="00DA2B65" w:rsidRDefault="00444ADF">
            <w:pPr>
              <w:pStyle w:val="2"/>
              <w:spacing w:beforeLines="50" w:after="50" w:line="319" w:lineRule="auto"/>
              <w:ind w:leftChars="134" w:left="281"/>
              <w:contextualSpacing/>
              <w:jc w:val="both"/>
              <w:rPr>
                <w:del w:id="4135" w:author="Xuning Wei12232" w:date="2026-07-27T15:15:00Z"/>
                <w:rFonts w:ascii="Times New Roman" w:eastAsia="FangSong" w:hAnsi="Times New Roman" w:cs="Times New Roman"/>
                <w:color w:val="auto"/>
                <w:sz w:val="18"/>
                <w:szCs w:val="18"/>
              </w:rPr>
              <w:pPrChange w:id="4136" w:author="Xuning Wei12232" w:date="2026-07-27T15:15:00Z">
                <w:pPr>
                  <w:spacing w:line="276" w:lineRule="auto"/>
                  <w:jc w:val="both"/>
                </w:pPr>
              </w:pPrChange>
            </w:pPr>
            <w:del w:id="4137" w:author="Xuning Wei12232" w:date="2026-07-27T15:15:00Z">
              <w:r w:rsidRPr="00032BAE" w:rsidDel="00DA2B65">
                <w:rPr>
                  <w:rFonts w:ascii="Times New Roman" w:eastAsia="FangSong" w:hAnsi="Times New Roman" w:cs="Times New Roman"/>
                  <w:color w:val="auto"/>
                  <w:sz w:val="18"/>
                  <w:szCs w:val="18"/>
                </w:rPr>
                <w:delText>1</w:delText>
              </w:r>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4F935FC1" w14:textId="1079AE4D" w:rsidR="00444ADF" w:rsidRPr="00032BAE" w:rsidDel="00DA2B65" w:rsidRDefault="00444ADF">
            <w:pPr>
              <w:pStyle w:val="2"/>
              <w:spacing w:beforeLines="50" w:after="50" w:line="319" w:lineRule="auto"/>
              <w:ind w:leftChars="134" w:left="281"/>
              <w:contextualSpacing/>
              <w:jc w:val="both"/>
              <w:rPr>
                <w:del w:id="4138" w:author="Xuning Wei12232" w:date="2026-07-27T15:15:00Z"/>
                <w:rFonts w:ascii="Times New Roman" w:eastAsia="仿宋_GB2312" w:hAnsi="Times New Roman" w:cs="Times New Roman"/>
                <w:color w:val="auto"/>
                <w:sz w:val="18"/>
                <w:szCs w:val="18"/>
              </w:rPr>
              <w:pPrChange w:id="4139" w:author="Xuning Wei12232" w:date="2026-07-27T15:15:00Z">
                <w:pPr>
                  <w:contextualSpacing/>
                  <w:jc w:val="both"/>
                </w:pPr>
              </w:pPrChange>
            </w:pPr>
            <w:del w:id="4140" w:author="Xuning Wei12232" w:date="2026-07-27T15:15:00Z">
              <w:r w:rsidRPr="00032BAE" w:rsidDel="00DA2B65">
                <w:rPr>
                  <w:rFonts w:ascii="Times New Roman" w:eastAsia="仿宋_GB2312" w:hAnsi="Times New Roman" w:cs="Times New Roman"/>
                  <w:color w:val="auto"/>
                  <w:sz w:val="18"/>
                  <w:szCs w:val="18"/>
                </w:rPr>
                <w:delText>Operations</w:delText>
              </w:r>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63CD5FCE" w14:textId="14FFDE8B" w:rsidR="00444ADF" w:rsidRPr="00032BAE" w:rsidDel="00DA2B65" w:rsidRDefault="00444ADF">
            <w:pPr>
              <w:pStyle w:val="2"/>
              <w:spacing w:beforeLines="50" w:after="50" w:line="319" w:lineRule="auto"/>
              <w:ind w:leftChars="134" w:left="281"/>
              <w:contextualSpacing/>
              <w:jc w:val="both"/>
              <w:rPr>
                <w:del w:id="4141" w:author="Xuning Wei12232" w:date="2026-07-27T15:15:00Z"/>
                <w:rFonts w:ascii="Times New Roman" w:eastAsia="仿宋_GB2312" w:hAnsi="Times New Roman" w:cs="Times New Roman"/>
                <w:color w:val="auto"/>
                <w:sz w:val="18"/>
                <w:szCs w:val="18"/>
              </w:rPr>
              <w:pPrChange w:id="4142" w:author="Xuning Wei12232" w:date="2026-07-27T15:15:00Z">
                <w:pPr>
                  <w:jc w:val="both"/>
                </w:pPr>
              </w:pPrChange>
            </w:pPr>
            <w:del w:id="4143" w:author="Xuning Wei12232" w:date="2026-07-27T15:15:00Z">
              <w:r w:rsidRPr="00032BAE" w:rsidDel="00DA2B65">
                <w:rPr>
                  <w:rFonts w:ascii="Times New Roman" w:eastAsia="仿宋_GB2312" w:hAnsi="Times New Roman" w:cs="Times New Roman"/>
                  <w:color w:val="auto"/>
                  <w:sz w:val="18"/>
                  <w:szCs w:val="18"/>
                </w:rPr>
                <w:delText>Stirring, Solution Transfer</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8E142DE" w14:textId="7A68A1C3" w:rsidR="00444ADF" w:rsidRPr="00032BAE" w:rsidDel="00DA2B65" w:rsidRDefault="00444ADF">
            <w:pPr>
              <w:pStyle w:val="2"/>
              <w:spacing w:beforeLines="50" w:after="50" w:line="319" w:lineRule="auto"/>
              <w:ind w:leftChars="134" w:left="281"/>
              <w:contextualSpacing/>
              <w:jc w:val="both"/>
              <w:rPr>
                <w:del w:id="4144" w:author="Xuning Wei12232" w:date="2026-07-27T15:15:00Z"/>
                <w:rFonts w:ascii="Times New Roman" w:eastAsia="仿宋_GB2312" w:hAnsi="Times New Roman" w:cs="Times New Roman"/>
                <w:color w:val="auto"/>
                <w:sz w:val="18"/>
                <w:szCs w:val="18"/>
              </w:rPr>
              <w:pPrChange w:id="4145" w:author="Xuning Wei12232" w:date="2026-07-27T15:15:00Z">
                <w:pPr>
                  <w:jc w:val="both"/>
                </w:pPr>
              </w:pPrChange>
            </w:pPr>
            <w:del w:id="4146" w:author="Xuning Wei12232" w:date="2026-07-27T15:15:00Z">
              <w:r w:rsidRPr="00032BAE" w:rsidDel="00DA2B65">
                <w:rPr>
                  <w:rFonts w:ascii="Times New Roman" w:eastAsia="仿宋_GB2312" w:hAnsi="Times New Roman" w:cs="Times New Roman"/>
                  <w:color w:val="auto"/>
                  <w:sz w:val="18"/>
                  <w:szCs w:val="18"/>
                </w:rPr>
                <w:delText>The 3000L Storage Tank 1 TJ4S-1213-SPS01-AT01 is equipped with stirring, Solution Transfer functions.</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54CF211A" w14:textId="533CF06E" w:rsidR="00444ADF" w:rsidRPr="00032BAE" w:rsidDel="00DA2B65" w:rsidRDefault="000B6761">
            <w:pPr>
              <w:pStyle w:val="2"/>
              <w:spacing w:beforeLines="50" w:after="50" w:line="319" w:lineRule="auto"/>
              <w:ind w:leftChars="134" w:left="281"/>
              <w:contextualSpacing/>
              <w:jc w:val="both"/>
              <w:rPr>
                <w:del w:id="4147" w:author="Xuning Wei12232" w:date="2026-07-27T15:15:00Z"/>
                <w:rFonts w:ascii="Times New Roman" w:eastAsia="仿宋_GB2312" w:hAnsi="Times New Roman" w:cs="Times New Roman"/>
                <w:color w:val="auto"/>
                <w:sz w:val="18"/>
                <w:szCs w:val="18"/>
              </w:rPr>
              <w:pPrChange w:id="4148" w:author="Xuning Wei12232" w:date="2026-07-27T15:15:00Z">
                <w:pPr>
                  <w:spacing w:line="276" w:lineRule="auto"/>
                  <w:jc w:val="both"/>
                </w:pPr>
              </w:pPrChange>
            </w:pPr>
            <w:customXmlDelRangeStart w:id="4149" w:author="Xuning Wei12232" w:date="2026-07-27T15:15:00Z"/>
            <w:sdt>
              <w:sdtPr>
                <w:rPr>
                  <w:rFonts w:ascii="Times New Roman" w:eastAsia="仿宋_GB2312" w:hAnsi="Times New Roman" w:cs="Times New Roman"/>
                  <w:b w:val="0"/>
                  <w:iCs w:val="0"/>
                  <w:color w:val="auto"/>
                  <w:sz w:val="18"/>
                  <w:szCs w:val="18"/>
                </w:rPr>
                <w:id w:val="-644747677"/>
                <w14:checkbox>
                  <w14:checked w14:val="1"/>
                  <w14:checkedState w14:val="2612" w14:font="MS Gothic"/>
                  <w14:uncheckedState w14:val="2610" w14:font="MS Gothic"/>
                </w14:checkbox>
              </w:sdtPr>
              <w:sdtEndPr/>
              <w:sdtContent>
                <w:customXmlDelRangeEnd w:id="4149"/>
                <w:del w:id="4150" w:author="Xuning Wei12232" w:date="2026-07-27T15:15:00Z">
                  <w:r w:rsidR="00444ADF" w:rsidRPr="00032BAE" w:rsidDel="00DA2B65">
                    <w:rPr>
                      <w:rFonts w:ascii="Segoe UI Symbol" w:eastAsia="MS Gothic" w:hAnsi="Segoe UI Symbol" w:cs="Segoe UI Symbol"/>
                      <w:color w:val="auto"/>
                      <w:sz w:val="18"/>
                      <w:szCs w:val="18"/>
                    </w:rPr>
                    <w:delText>☒</w:delText>
                  </w:r>
                </w:del>
                <w:customXmlDelRangeStart w:id="4151" w:author="Xuning Wei12232" w:date="2026-07-27T15:15:00Z"/>
              </w:sdtContent>
            </w:sdt>
            <w:customXmlDelRangeEnd w:id="4151"/>
            <w:del w:id="4152" w:author="Xuning Wei12232" w:date="2026-07-27T15:15:00Z">
              <w:r w:rsidR="00444ADF"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2935D636" w14:textId="6455023F" w:rsidR="00444ADF" w:rsidRPr="00032BAE" w:rsidDel="00DA2B65" w:rsidRDefault="000B6761">
            <w:pPr>
              <w:pStyle w:val="2"/>
              <w:spacing w:beforeLines="50" w:after="50" w:line="319" w:lineRule="auto"/>
              <w:ind w:leftChars="134" w:left="281"/>
              <w:contextualSpacing/>
              <w:jc w:val="both"/>
              <w:rPr>
                <w:del w:id="4153" w:author="Xuning Wei12232" w:date="2026-07-27T15:15:00Z"/>
                <w:rFonts w:ascii="Times New Roman" w:eastAsia="仿宋_GB2312" w:hAnsi="Times New Roman" w:cs="Times New Roman"/>
                <w:color w:val="auto"/>
                <w:sz w:val="18"/>
                <w:szCs w:val="18"/>
              </w:rPr>
              <w:pPrChange w:id="4154" w:author="Xuning Wei12232" w:date="2026-07-27T15:15:00Z">
                <w:pPr>
                  <w:spacing w:line="276" w:lineRule="auto"/>
                  <w:jc w:val="both"/>
                </w:pPr>
              </w:pPrChange>
            </w:pPr>
            <w:customXmlDelRangeStart w:id="4155" w:author="Xuning Wei12232" w:date="2026-07-27T15:15:00Z"/>
            <w:sdt>
              <w:sdtPr>
                <w:rPr>
                  <w:rFonts w:ascii="Times New Roman" w:eastAsia="仿宋_GB2312" w:hAnsi="Times New Roman" w:cs="Times New Roman"/>
                  <w:b w:val="0"/>
                  <w:iCs w:val="0"/>
                  <w:color w:val="auto"/>
                  <w:sz w:val="18"/>
                  <w:szCs w:val="18"/>
                </w:rPr>
                <w:id w:val="-1271860528"/>
                <w14:checkbox>
                  <w14:checked w14:val="0"/>
                  <w14:checkedState w14:val="2612" w14:font="MS Gothic"/>
                  <w14:uncheckedState w14:val="2610" w14:font="MS Gothic"/>
                </w14:checkbox>
              </w:sdtPr>
              <w:sdtEndPr/>
              <w:sdtContent>
                <w:customXmlDelRangeEnd w:id="4155"/>
                <w:del w:id="4156" w:author="Xuning Wei12232" w:date="2026-07-27T15:15:00Z">
                  <w:r w:rsidR="00444ADF" w:rsidRPr="00032BAE" w:rsidDel="00DA2B65">
                    <w:rPr>
                      <w:rFonts w:ascii="Segoe UI Symbol" w:eastAsia="仿宋_GB2312" w:hAnsi="Segoe UI Symbol" w:cs="Segoe UI Symbol"/>
                      <w:color w:val="auto"/>
                      <w:sz w:val="18"/>
                      <w:szCs w:val="18"/>
                    </w:rPr>
                    <w:delText>☐</w:delText>
                  </w:r>
                </w:del>
                <w:customXmlDelRangeStart w:id="4157" w:author="Xuning Wei12232" w:date="2026-07-27T15:15:00Z"/>
              </w:sdtContent>
            </w:sdt>
            <w:customXmlDelRangeEnd w:id="4157"/>
            <w:del w:id="4158" w:author="Xuning Wei12232" w:date="2026-07-27T15:15:00Z">
              <w:r w:rsidR="00444ADF"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1167A173" w14:textId="4DC5C812" w:rsidR="00444ADF" w:rsidRPr="00032BAE" w:rsidDel="00DA2B65" w:rsidRDefault="00444ADF">
            <w:pPr>
              <w:pStyle w:val="2"/>
              <w:spacing w:beforeLines="50" w:after="50" w:line="319" w:lineRule="auto"/>
              <w:ind w:leftChars="134" w:left="281"/>
              <w:contextualSpacing/>
              <w:jc w:val="both"/>
              <w:rPr>
                <w:del w:id="4159" w:author="Xuning Wei12232" w:date="2026-07-27T15:15:00Z"/>
                <w:rFonts w:ascii="Times New Roman" w:eastAsia="仿宋_GB2312" w:hAnsi="Times New Roman" w:cs="Times New Roman"/>
                <w:color w:val="auto"/>
                <w:sz w:val="18"/>
                <w:szCs w:val="18"/>
              </w:rPr>
              <w:pPrChange w:id="4160" w:author="Xuning Wei12232" w:date="2026-07-27T15:15:00Z">
                <w:pPr>
                  <w:spacing w:line="276" w:lineRule="auto"/>
                  <w:jc w:val="both"/>
                </w:pPr>
              </w:pPrChange>
            </w:pPr>
            <w:del w:id="4161" w:author="Xuning Wei12232" w:date="2026-07-27T15:15:00Z">
              <w:r w:rsidRPr="00032BAE" w:rsidDel="00DA2B65">
                <w:rPr>
                  <w:rFonts w:ascii="Times New Roman" w:eastAsia="仿宋_GB2312" w:hAnsi="Times New Roman" w:cs="Times New Roman"/>
                  <w:color w:val="auto"/>
                  <w:sz w:val="18"/>
                  <w:szCs w:val="18"/>
                </w:rPr>
                <w:delText>N/A</w:delText>
              </w:r>
            </w:del>
          </w:p>
        </w:tc>
      </w:tr>
      <w:tr w:rsidR="00032BAE" w:rsidRPr="00032BAE" w:rsidDel="00DA2B65" w14:paraId="19AC4CAE" w14:textId="15FCC6BB" w:rsidTr="0030647B">
        <w:trPr>
          <w:trHeight w:val="595"/>
          <w:del w:id="4162"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A2572F" w14:textId="4530EE16" w:rsidR="00444ADF" w:rsidRPr="00032BAE" w:rsidDel="00DA2B65" w:rsidRDefault="00444ADF">
            <w:pPr>
              <w:pStyle w:val="2"/>
              <w:spacing w:beforeLines="50" w:after="50" w:line="319" w:lineRule="auto"/>
              <w:ind w:leftChars="134" w:left="281"/>
              <w:contextualSpacing/>
              <w:jc w:val="both"/>
              <w:rPr>
                <w:del w:id="4163" w:author="Xuning Wei12232" w:date="2026-07-27T15:15:00Z"/>
                <w:rFonts w:ascii="Times New Roman" w:eastAsia="FangSong" w:hAnsi="Times New Roman" w:cs="Times New Roman"/>
                <w:color w:val="auto"/>
                <w:sz w:val="18"/>
                <w:szCs w:val="18"/>
                <w:lang w:eastAsia="zh-CN"/>
              </w:rPr>
              <w:pPrChange w:id="4164" w:author="Xuning Wei12232" w:date="2026-07-27T15:15:00Z">
                <w:pPr>
                  <w:spacing w:line="276" w:lineRule="auto"/>
                  <w:jc w:val="both"/>
                </w:pPr>
              </w:pPrChange>
            </w:pPr>
            <w:del w:id="4165" w:author="Xuning Wei12232" w:date="2026-07-27T15:15:00Z">
              <w:r w:rsidRPr="00032BAE" w:rsidDel="00DA2B65">
                <w:rPr>
                  <w:rFonts w:ascii="Times New Roman" w:eastAsia="FangSong" w:hAnsi="Times New Roman" w:cs="Times New Roman"/>
                  <w:color w:val="auto"/>
                  <w:sz w:val="18"/>
                  <w:szCs w:val="18"/>
                  <w:lang w:eastAsia="zh-CN"/>
                </w:rPr>
                <w:delText>2</w:delText>
              </w:r>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5EF77AF7" w14:textId="5847A777" w:rsidR="00444ADF" w:rsidRPr="00032BAE" w:rsidDel="00DA2B65" w:rsidRDefault="00444ADF">
            <w:pPr>
              <w:pStyle w:val="2"/>
              <w:spacing w:beforeLines="50" w:after="50" w:line="319" w:lineRule="auto"/>
              <w:ind w:leftChars="134" w:left="281"/>
              <w:contextualSpacing/>
              <w:jc w:val="both"/>
              <w:rPr>
                <w:del w:id="4166" w:author="Xuning Wei12232" w:date="2026-07-27T15:15:00Z"/>
                <w:rFonts w:ascii="Times New Roman" w:eastAsia="仿宋_GB2312" w:hAnsi="Times New Roman" w:cs="Times New Roman"/>
                <w:color w:val="auto"/>
                <w:sz w:val="18"/>
                <w:szCs w:val="18"/>
              </w:rPr>
              <w:pPrChange w:id="4167" w:author="Xuning Wei12232" w:date="2026-07-27T15:15:00Z">
                <w:pPr>
                  <w:contextualSpacing/>
                  <w:jc w:val="both"/>
                </w:pPr>
              </w:pPrChange>
            </w:pPr>
            <w:del w:id="4168" w:author="Xuning Wei12232" w:date="2026-07-27T15:15:00Z">
              <w:r w:rsidRPr="00032BAE" w:rsidDel="00DA2B65">
                <w:rPr>
                  <w:rFonts w:ascii="Times New Roman" w:eastAsia="仿宋_GB2312" w:hAnsi="Times New Roman" w:cs="Times New Roman"/>
                  <w:color w:val="auto"/>
                  <w:sz w:val="18"/>
                  <w:szCs w:val="18"/>
                </w:rPr>
                <w:delText>Stirring volume</w:delText>
              </w:r>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57354E37" w14:textId="1A75AC95" w:rsidR="00444ADF" w:rsidRPr="00032BAE" w:rsidDel="00DA2B65" w:rsidRDefault="00444ADF">
            <w:pPr>
              <w:pStyle w:val="2"/>
              <w:spacing w:beforeLines="50" w:after="50" w:line="319" w:lineRule="auto"/>
              <w:ind w:leftChars="134" w:left="281"/>
              <w:contextualSpacing/>
              <w:jc w:val="both"/>
              <w:rPr>
                <w:del w:id="4169" w:author="Xuning Wei12232" w:date="2026-07-27T15:15:00Z"/>
                <w:rFonts w:ascii="Times New Roman" w:eastAsia="仿宋_GB2312" w:hAnsi="Times New Roman" w:cs="Times New Roman"/>
                <w:color w:val="auto"/>
                <w:sz w:val="18"/>
                <w:szCs w:val="18"/>
              </w:rPr>
              <w:pPrChange w:id="4170" w:author="Xuning Wei12232" w:date="2026-07-27T15:15:00Z">
                <w:pPr>
                  <w:jc w:val="both"/>
                </w:pPr>
              </w:pPrChange>
            </w:pPr>
            <w:del w:id="4171" w:author="Xuning Wei12232" w:date="2026-07-27T15:15:00Z">
              <w:r w:rsidRPr="00032BAE" w:rsidDel="00DA2B65">
                <w:rPr>
                  <w:rFonts w:ascii="Times New Roman" w:eastAsia="仿宋_GB2312" w:hAnsi="Times New Roman" w:cs="Times New Roman"/>
                  <w:color w:val="auto"/>
                  <w:sz w:val="18"/>
                  <w:szCs w:val="18"/>
                </w:rPr>
                <w:delText>Online solution preparation is achieved by controlling the warning value of the minimum liquid level of the equipment</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330670D1" w14:textId="24AF1E54" w:rsidR="00444ADF" w:rsidRPr="00032BAE" w:rsidDel="00DA2B65" w:rsidRDefault="00444ADF">
            <w:pPr>
              <w:pStyle w:val="2"/>
              <w:spacing w:beforeLines="50" w:after="50" w:line="319" w:lineRule="auto"/>
              <w:ind w:leftChars="134" w:left="281"/>
              <w:contextualSpacing/>
              <w:jc w:val="both"/>
              <w:rPr>
                <w:del w:id="4172" w:author="Xuning Wei12232" w:date="2026-07-27T15:15:00Z"/>
                <w:rFonts w:ascii="Times New Roman" w:eastAsia="仿宋_GB2312" w:hAnsi="Times New Roman" w:cs="Times New Roman"/>
                <w:color w:val="auto"/>
                <w:sz w:val="18"/>
                <w:szCs w:val="18"/>
              </w:rPr>
              <w:pPrChange w:id="4173" w:author="Xuning Wei12232" w:date="2026-07-27T15:15:00Z">
                <w:pPr>
                  <w:contextualSpacing/>
                  <w:jc w:val="both"/>
                </w:pPr>
              </w:pPrChange>
            </w:pPr>
            <w:del w:id="4174" w:author="Xuning Wei12232" w:date="2026-07-27T15:15:00Z">
              <w:r w:rsidRPr="00032BAE" w:rsidDel="00DA2B65">
                <w:rPr>
                  <w:rFonts w:ascii="Times New Roman" w:eastAsia="仿宋_GB2312" w:hAnsi="Times New Roman" w:cs="Times New Roman"/>
                  <w:color w:val="auto"/>
                  <w:sz w:val="18"/>
                  <w:szCs w:val="18"/>
                </w:rPr>
                <w:delText>Stirring volume range of equipment (at rest):</w:delText>
              </w:r>
            </w:del>
          </w:p>
          <w:p w14:paraId="1922DDCA" w14:textId="68BB6686" w:rsidR="00444ADF" w:rsidRPr="00032BAE" w:rsidDel="00DA2B65" w:rsidRDefault="00222582">
            <w:pPr>
              <w:pStyle w:val="2"/>
              <w:spacing w:beforeLines="50" w:after="50" w:line="319" w:lineRule="auto"/>
              <w:ind w:leftChars="134" w:left="281"/>
              <w:contextualSpacing/>
              <w:jc w:val="both"/>
              <w:rPr>
                <w:del w:id="4175" w:author="Xuning Wei12232" w:date="2026-07-27T15:15:00Z"/>
                <w:rFonts w:ascii="Times New Roman" w:eastAsia="仿宋_GB2312" w:hAnsi="Times New Roman" w:cs="Times New Roman"/>
                <w:color w:val="auto"/>
                <w:sz w:val="18"/>
                <w:szCs w:val="18"/>
              </w:rPr>
              <w:pPrChange w:id="4176" w:author="Xuning Wei12232" w:date="2026-07-27T15:15:00Z">
                <w:pPr>
                  <w:jc w:val="both"/>
                </w:pPr>
              </w:pPrChange>
            </w:pPr>
            <w:del w:id="4177" w:author="Xuning Wei12232" w:date="2026-07-27T15:15:00Z">
              <w:r w:rsidRPr="00032BAE" w:rsidDel="00DA2B65">
                <w:rPr>
                  <w:rFonts w:ascii="Times New Roman" w:eastAsia="仿宋_GB2312" w:hAnsi="Times New Roman" w:cs="Times New Roman"/>
                  <w:color w:val="auto"/>
                  <w:sz w:val="18"/>
                  <w:szCs w:val="18"/>
                </w:rPr>
                <w:delText>309.3L~1573.2</w:delText>
              </w:r>
              <w:r w:rsidR="00444ADF" w:rsidRPr="00032BAE" w:rsidDel="00DA2B65">
                <w:rPr>
                  <w:rFonts w:ascii="Times New Roman" w:eastAsia="仿宋_GB2312" w:hAnsi="Times New Roman" w:cs="Times New Roman"/>
                  <w:color w:val="auto"/>
                  <w:sz w:val="18"/>
                  <w:szCs w:val="18"/>
                </w:rPr>
                <w:delText xml:space="preserve"> L</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69A35C62" w14:textId="302F82D2" w:rsidR="00444ADF" w:rsidRPr="00032BAE" w:rsidDel="00DA2B65" w:rsidRDefault="000B6761">
            <w:pPr>
              <w:pStyle w:val="2"/>
              <w:spacing w:beforeLines="50" w:after="50" w:line="319" w:lineRule="auto"/>
              <w:ind w:leftChars="134" w:left="281"/>
              <w:contextualSpacing/>
              <w:jc w:val="both"/>
              <w:rPr>
                <w:del w:id="4178" w:author="Xuning Wei12232" w:date="2026-07-27T15:15:00Z"/>
                <w:rFonts w:ascii="Times New Roman" w:eastAsia="仿宋_GB2312" w:hAnsi="Times New Roman" w:cs="Times New Roman"/>
                <w:color w:val="auto"/>
                <w:sz w:val="18"/>
                <w:szCs w:val="18"/>
              </w:rPr>
              <w:pPrChange w:id="4179" w:author="Xuning Wei12232" w:date="2026-07-27T15:15:00Z">
                <w:pPr>
                  <w:spacing w:line="276" w:lineRule="auto"/>
                  <w:jc w:val="both"/>
                </w:pPr>
              </w:pPrChange>
            </w:pPr>
            <w:customXmlDelRangeStart w:id="4180" w:author="Xuning Wei12232" w:date="2026-07-27T15:15:00Z"/>
            <w:sdt>
              <w:sdtPr>
                <w:rPr>
                  <w:rFonts w:ascii="Times New Roman" w:eastAsia="仿宋_GB2312" w:hAnsi="Times New Roman" w:cs="Times New Roman"/>
                  <w:b w:val="0"/>
                  <w:iCs w:val="0"/>
                  <w:color w:val="auto"/>
                  <w:sz w:val="18"/>
                  <w:szCs w:val="18"/>
                </w:rPr>
                <w:id w:val="-1922868087"/>
                <w14:checkbox>
                  <w14:checked w14:val="1"/>
                  <w14:checkedState w14:val="2612" w14:font="MS Gothic"/>
                  <w14:uncheckedState w14:val="2610" w14:font="MS Gothic"/>
                </w14:checkbox>
              </w:sdtPr>
              <w:sdtEndPr/>
              <w:sdtContent>
                <w:customXmlDelRangeEnd w:id="4180"/>
                <w:del w:id="4181" w:author="Xuning Wei12232" w:date="2026-07-27T15:15:00Z">
                  <w:r w:rsidR="00444ADF" w:rsidRPr="00032BAE" w:rsidDel="00DA2B65">
                    <w:rPr>
                      <w:rFonts w:ascii="Segoe UI Symbol" w:eastAsia="MS Gothic" w:hAnsi="Segoe UI Symbol" w:cs="Segoe UI Symbol"/>
                      <w:color w:val="auto"/>
                      <w:sz w:val="18"/>
                      <w:szCs w:val="18"/>
                    </w:rPr>
                    <w:delText>☒</w:delText>
                  </w:r>
                </w:del>
                <w:customXmlDelRangeStart w:id="4182" w:author="Xuning Wei12232" w:date="2026-07-27T15:15:00Z"/>
              </w:sdtContent>
            </w:sdt>
            <w:customXmlDelRangeEnd w:id="4182"/>
            <w:del w:id="4183" w:author="Xuning Wei12232" w:date="2026-07-27T15:15:00Z">
              <w:r w:rsidR="00444ADF"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3B1BF8D0" w14:textId="7ECC580B" w:rsidR="00444ADF" w:rsidRPr="00032BAE" w:rsidDel="00DA2B65" w:rsidRDefault="000B6761">
            <w:pPr>
              <w:pStyle w:val="2"/>
              <w:spacing w:beforeLines="50" w:after="50" w:line="319" w:lineRule="auto"/>
              <w:ind w:leftChars="134" w:left="281"/>
              <w:contextualSpacing/>
              <w:jc w:val="both"/>
              <w:rPr>
                <w:del w:id="4184" w:author="Xuning Wei12232" w:date="2026-07-27T15:15:00Z"/>
                <w:rFonts w:ascii="Times New Roman" w:eastAsia="仿宋_GB2312" w:hAnsi="Times New Roman" w:cs="Times New Roman"/>
                <w:color w:val="auto"/>
                <w:sz w:val="18"/>
                <w:szCs w:val="18"/>
              </w:rPr>
              <w:pPrChange w:id="4185" w:author="Xuning Wei12232" w:date="2026-07-27T15:15:00Z">
                <w:pPr>
                  <w:spacing w:line="276" w:lineRule="auto"/>
                  <w:jc w:val="both"/>
                </w:pPr>
              </w:pPrChange>
            </w:pPr>
            <w:customXmlDelRangeStart w:id="4186" w:author="Xuning Wei12232" w:date="2026-07-27T15:15:00Z"/>
            <w:sdt>
              <w:sdtPr>
                <w:rPr>
                  <w:rFonts w:ascii="Times New Roman" w:eastAsia="仿宋_GB2312" w:hAnsi="Times New Roman" w:cs="Times New Roman"/>
                  <w:b w:val="0"/>
                  <w:iCs w:val="0"/>
                  <w:color w:val="auto"/>
                  <w:sz w:val="18"/>
                  <w:szCs w:val="18"/>
                </w:rPr>
                <w:id w:val="1377349945"/>
                <w14:checkbox>
                  <w14:checked w14:val="0"/>
                  <w14:checkedState w14:val="2612" w14:font="MS Gothic"/>
                  <w14:uncheckedState w14:val="2610" w14:font="MS Gothic"/>
                </w14:checkbox>
              </w:sdtPr>
              <w:sdtEndPr/>
              <w:sdtContent>
                <w:customXmlDelRangeEnd w:id="4186"/>
                <w:del w:id="4187" w:author="Xuning Wei12232" w:date="2026-07-27T15:15:00Z">
                  <w:r w:rsidR="00444ADF" w:rsidRPr="00032BAE" w:rsidDel="00DA2B65">
                    <w:rPr>
                      <w:rFonts w:ascii="Segoe UI Symbol" w:eastAsia="仿宋_GB2312" w:hAnsi="Segoe UI Symbol" w:cs="Segoe UI Symbol"/>
                      <w:color w:val="auto"/>
                      <w:sz w:val="18"/>
                      <w:szCs w:val="18"/>
                    </w:rPr>
                    <w:delText>☐</w:delText>
                  </w:r>
                </w:del>
                <w:customXmlDelRangeStart w:id="4188" w:author="Xuning Wei12232" w:date="2026-07-27T15:15:00Z"/>
              </w:sdtContent>
            </w:sdt>
            <w:customXmlDelRangeEnd w:id="4188"/>
            <w:del w:id="4189" w:author="Xuning Wei12232" w:date="2026-07-27T15:15:00Z">
              <w:r w:rsidR="00444ADF"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3B251BE7" w14:textId="069B7C50" w:rsidR="00444ADF" w:rsidRPr="00032BAE" w:rsidDel="00DA2B65" w:rsidRDefault="00444ADF">
            <w:pPr>
              <w:pStyle w:val="2"/>
              <w:spacing w:beforeLines="50" w:after="50" w:line="319" w:lineRule="auto"/>
              <w:ind w:leftChars="134" w:left="281"/>
              <w:contextualSpacing/>
              <w:jc w:val="both"/>
              <w:rPr>
                <w:del w:id="4190" w:author="Xuning Wei12232" w:date="2026-07-27T15:15:00Z"/>
                <w:rFonts w:ascii="Times New Roman" w:eastAsia="仿宋_GB2312" w:hAnsi="Times New Roman" w:cs="Times New Roman"/>
                <w:color w:val="auto"/>
                <w:sz w:val="18"/>
                <w:szCs w:val="18"/>
              </w:rPr>
              <w:pPrChange w:id="4191" w:author="Xuning Wei12232" w:date="2026-07-27T15:15:00Z">
                <w:pPr>
                  <w:jc w:val="both"/>
                </w:pPr>
              </w:pPrChange>
            </w:pPr>
            <w:del w:id="4192" w:author="Xuning Wei12232" w:date="2026-07-27T15:15:00Z">
              <w:r w:rsidRPr="00032BAE" w:rsidDel="00DA2B65">
                <w:rPr>
                  <w:rFonts w:ascii="Times New Roman" w:eastAsia="仿宋_GB2312" w:hAnsi="Times New Roman" w:cs="Times New Roman"/>
                  <w:color w:val="auto"/>
                  <w:sz w:val="18"/>
                  <w:szCs w:val="18"/>
                </w:rPr>
                <w:delText>The solution is prepared online, and the process volume is set within the stirrable volume range of the equipment,</w:delText>
              </w:r>
              <w:r w:rsidRPr="00032BAE" w:rsidDel="00DA2B65">
                <w:rPr>
                  <w:rFonts w:ascii="Times New Roman" w:hAnsi="Times New Roman" w:cs="Times New Roman"/>
                  <w:color w:val="auto"/>
                </w:rPr>
                <w:delText xml:space="preserve"> </w:delText>
              </w:r>
              <w:r w:rsidRPr="00032BAE" w:rsidDel="00DA2B65">
                <w:rPr>
                  <w:rFonts w:ascii="Times New Roman" w:eastAsia="仿宋_GB2312" w:hAnsi="Times New Roman" w:cs="Times New Roman"/>
                  <w:color w:val="auto"/>
                  <w:sz w:val="18"/>
                  <w:szCs w:val="18"/>
                </w:rPr>
                <w:delText>The set solution preparation limit is greater than the minimum stirrable volume of the equipment and less than the equipment volume of 3000 L</w:delText>
              </w:r>
            </w:del>
          </w:p>
        </w:tc>
      </w:tr>
      <w:tr w:rsidR="00032BAE" w:rsidRPr="00032BAE" w:rsidDel="00DA2B65" w14:paraId="7E1624BD" w14:textId="59AD53CA" w:rsidTr="0030647B">
        <w:trPr>
          <w:trHeight w:val="595"/>
          <w:del w:id="4193"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0667F0" w14:textId="22D4B85C" w:rsidR="00C1757C" w:rsidRPr="00032BAE" w:rsidDel="00DA2B65" w:rsidRDefault="00C1757C">
            <w:pPr>
              <w:pStyle w:val="2"/>
              <w:spacing w:beforeLines="50" w:after="50" w:line="319" w:lineRule="auto"/>
              <w:ind w:leftChars="134" w:left="281"/>
              <w:contextualSpacing/>
              <w:jc w:val="both"/>
              <w:rPr>
                <w:del w:id="4194" w:author="Xuning Wei12232" w:date="2026-07-27T15:15:00Z"/>
                <w:rFonts w:ascii="Times New Roman" w:eastAsia="FangSong" w:hAnsi="Times New Roman" w:cs="Times New Roman"/>
                <w:color w:val="auto"/>
                <w:sz w:val="18"/>
                <w:szCs w:val="18"/>
                <w:lang w:eastAsia="zh-CN"/>
              </w:rPr>
              <w:pPrChange w:id="4195" w:author="Xuning Wei12232" w:date="2026-07-27T15:15:00Z">
                <w:pPr>
                  <w:spacing w:line="276" w:lineRule="auto"/>
                  <w:jc w:val="both"/>
                </w:pPr>
              </w:pPrChange>
            </w:pPr>
            <w:del w:id="4196" w:author="Xuning Wei12232" w:date="2026-07-27T15:15:00Z">
              <w:r w:rsidRPr="00032BAE" w:rsidDel="00DA2B65">
                <w:rPr>
                  <w:rFonts w:ascii="Times New Roman" w:eastAsia="FangSong" w:hAnsi="Times New Roman" w:cs="Times New Roman"/>
                  <w:color w:val="auto"/>
                  <w:sz w:val="18"/>
                  <w:szCs w:val="18"/>
                  <w:lang w:eastAsia="zh-CN"/>
                </w:rPr>
                <w:delText>3</w:delText>
              </w:r>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4ACE028E" w14:textId="0F382B8C" w:rsidR="00C1757C" w:rsidRPr="00032BAE" w:rsidDel="00DA2B65" w:rsidRDefault="00C1757C">
            <w:pPr>
              <w:pStyle w:val="2"/>
              <w:spacing w:beforeLines="50" w:after="50" w:line="319" w:lineRule="auto"/>
              <w:ind w:leftChars="134" w:left="281"/>
              <w:contextualSpacing/>
              <w:jc w:val="both"/>
              <w:rPr>
                <w:del w:id="4197" w:author="Xuning Wei12232" w:date="2026-07-27T15:15:00Z"/>
                <w:rFonts w:ascii="Times New Roman" w:eastAsia="仿宋_GB2312" w:hAnsi="Times New Roman" w:cs="Times New Roman"/>
                <w:color w:val="auto"/>
                <w:sz w:val="18"/>
                <w:szCs w:val="18"/>
              </w:rPr>
              <w:pPrChange w:id="4198" w:author="Xuning Wei12232" w:date="2026-07-27T15:15:00Z">
                <w:pPr>
                  <w:contextualSpacing/>
                  <w:jc w:val="both"/>
                </w:pPr>
              </w:pPrChange>
            </w:pPr>
            <w:del w:id="4199" w:author="Xuning Wei12232" w:date="2026-07-27T15:15:00Z">
              <w:r w:rsidRPr="00032BAE" w:rsidDel="00DA2B65">
                <w:rPr>
                  <w:rFonts w:ascii="Times New Roman" w:eastAsia="仿宋_GB2312" w:hAnsi="Times New Roman" w:cs="Times New Roman"/>
                  <w:color w:val="auto"/>
                  <w:sz w:val="18"/>
                  <w:szCs w:val="18"/>
                </w:rPr>
                <w:delText>Process temperature measurement</w:delText>
              </w:r>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5C44ED69" w14:textId="7969A6BA" w:rsidR="00C1757C" w:rsidRPr="00032BAE" w:rsidDel="00DA2B65" w:rsidRDefault="00B54A08">
            <w:pPr>
              <w:pStyle w:val="2"/>
              <w:spacing w:beforeLines="50" w:after="50" w:line="319" w:lineRule="auto"/>
              <w:ind w:leftChars="134" w:left="281"/>
              <w:contextualSpacing/>
              <w:jc w:val="both"/>
              <w:rPr>
                <w:del w:id="4200" w:author="Xuning Wei12232" w:date="2026-07-27T15:15:00Z"/>
                <w:rFonts w:ascii="Times New Roman" w:eastAsia="仿宋_GB2312" w:hAnsi="Times New Roman" w:cs="Times New Roman"/>
                <w:color w:val="auto"/>
                <w:sz w:val="18"/>
                <w:szCs w:val="18"/>
              </w:rPr>
              <w:pPrChange w:id="4201" w:author="Xuning Wei12232" w:date="2026-07-27T15:15:00Z">
                <w:pPr>
                  <w:jc w:val="both"/>
                </w:pPr>
              </w:pPrChange>
            </w:pPr>
            <w:del w:id="4202" w:author="Xuning Wei12232" w:date="2026-07-27T15:15:00Z">
              <w:r w:rsidRPr="00032BAE" w:rsidDel="00DA2B65">
                <w:rPr>
                  <w:rFonts w:ascii="Times New Roman" w:eastAsia="仿宋_GB2312" w:hAnsi="Times New Roman" w:cs="Times New Roman"/>
                  <w:color w:val="auto"/>
                  <w:sz w:val="18"/>
                  <w:szCs w:val="18"/>
                </w:rPr>
                <w:delText>RT</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5B54AE3C" w14:textId="30F43E7A" w:rsidR="00C1757C" w:rsidRPr="00032BAE" w:rsidDel="00DA2B65" w:rsidRDefault="00C1757C">
            <w:pPr>
              <w:pStyle w:val="2"/>
              <w:spacing w:beforeLines="50" w:after="50" w:line="319" w:lineRule="auto"/>
              <w:ind w:leftChars="134" w:left="281"/>
              <w:contextualSpacing/>
              <w:jc w:val="both"/>
              <w:rPr>
                <w:del w:id="4203" w:author="Xuning Wei12232" w:date="2026-07-27T15:15:00Z"/>
                <w:rFonts w:ascii="Times New Roman" w:eastAsia="仿宋_GB2312" w:hAnsi="Times New Roman" w:cs="Times New Roman"/>
                <w:color w:val="auto"/>
                <w:sz w:val="18"/>
                <w:szCs w:val="18"/>
              </w:rPr>
              <w:pPrChange w:id="4204" w:author="Xuning Wei12232" w:date="2026-07-27T15:15:00Z">
                <w:pPr>
                  <w:jc w:val="both"/>
                </w:pPr>
              </w:pPrChange>
            </w:pPr>
            <w:del w:id="4205" w:author="Xuning Wei12232" w:date="2026-07-27T15:15:00Z">
              <w:r w:rsidRPr="00032BAE" w:rsidDel="00DA2B65">
                <w:rPr>
                  <w:rFonts w:ascii="Times New Roman" w:eastAsia="仿宋_GB2312" w:hAnsi="Times New Roman" w:cs="Times New Roman"/>
                  <w:color w:val="auto"/>
                  <w:sz w:val="18"/>
                  <w:szCs w:val="18"/>
                </w:rPr>
                <w:delText>The equipment system temperature range is -2~52 ℃ with independent heat exchange system ethylene glycol</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5AAD0C83" w14:textId="490AA32E" w:rsidR="00C1757C" w:rsidRPr="00032BAE" w:rsidDel="00DA2B65" w:rsidRDefault="000B6761">
            <w:pPr>
              <w:pStyle w:val="2"/>
              <w:spacing w:beforeLines="50" w:after="50" w:line="319" w:lineRule="auto"/>
              <w:ind w:leftChars="134" w:left="281"/>
              <w:contextualSpacing/>
              <w:jc w:val="both"/>
              <w:rPr>
                <w:del w:id="4206" w:author="Xuning Wei12232" w:date="2026-07-27T15:15:00Z"/>
                <w:rFonts w:ascii="Times New Roman" w:eastAsia="仿宋_GB2312" w:hAnsi="Times New Roman" w:cs="Times New Roman"/>
                <w:color w:val="auto"/>
                <w:sz w:val="18"/>
                <w:szCs w:val="18"/>
              </w:rPr>
              <w:pPrChange w:id="4207" w:author="Xuning Wei12232" w:date="2026-07-27T15:15:00Z">
                <w:pPr>
                  <w:spacing w:line="276" w:lineRule="auto"/>
                  <w:jc w:val="both"/>
                </w:pPr>
              </w:pPrChange>
            </w:pPr>
            <w:customXmlDelRangeStart w:id="4208" w:author="Xuning Wei12232" w:date="2026-07-27T15:15:00Z"/>
            <w:sdt>
              <w:sdtPr>
                <w:rPr>
                  <w:rFonts w:ascii="Times New Roman" w:eastAsia="仿宋_GB2312" w:hAnsi="Times New Roman" w:cs="Times New Roman"/>
                  <w:b w:val="0"/>
                  <w:iCs w:val="0"/>
                  <w:color w:val="auto"/>
                  <w:sz w:val="18"/>
                  <w:szCs w:val="18"/>
                </w:rPr>
                <w:id w:val="749091458"/>
                <w14:checkbox>
                  <w14:checked w14:val="1"/>
                  <w14:checkedState w14:val="2612" w14:font="MS Gothic"/>
                  <w14:uncheckedState w14:val="2610" w14:font="MS Gothic"/>
                </w14:checkbox>
              </w:sdtPr>
              <w:sdtEndPr/>
              <w:sdtContent>
                <w:customXmlDelRangeEnd w:id="4208"/>
                <w:del w:id="4209" w:author="Xuning Wei12232" w:date="2026-07-27T15:15:00Z">
                  <w:r w:rsidR="00C1757C" w:rsidRPr="00032BAE" w:rsidDel="00DA2B65">
                    <w:rPr>
                      <w:rFonts w:ascii="Segoe UI Symbol" w:eastAsia="MS Gothic" w:hAnsi="Segoe UI Symbol" w:cs="Segoe UI Symbol"/>
                      <w:color w:val="auto"/>
                      <w:sz w:val="18"/>
                      <w:szCs w:val="18"/>
                    </w:rPr>
                    <w:delText>☒</w:delText>
                  </w:r>
                </w:del>
                <w:customXmlDelRangeStart w:id="4210" w:author="Xuning Wei12232" w:date="2026-07-27T15:15:00Z"/>
              </w:sdtContent>
            </w:sdt>
            <w:customXmlDelRangeEnd w:id="4210"/>
            <w:del w:id="4211" w:author="Xuning Wei12232" w:date="2026-07-27T15:15:00Z">
              <w:r w:rsidR="00C1757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3BC5D9D4" w14:textId="3BC640E9" w:rsidR="00C1757C" w:rsidRPr="00032BAE" w:rsidDel="00DA2B65" w:rsidRDefault="000B6761">
            <w:pPr>
              <w:pStyle w:val="2"/>
              <w:spacing w:beforeLines="50" w:after="50" w:line="319" w:lineRule="auto"/>
              <w:ind w:leftChars="134" w:left="281"/>
              <w:contextualSpacing/>
              <w:jc w:val="both"/>
              <w:rPr>
                <w:del w:id="4212" w:author="Xuning Wei12232" w:date="2026-07-27T15:15:00Z"/>
                <w:rFonts w:ascii="Times New Roman" w:eastAsia="仿宋_GB2312" w:hAnsi="Times New Roman" w:cs="Times New Roman"/>
                <w:color w:val="auto"/>
                <w:sz w:val="18"/>
                <w:szCs w:val="18"/>
              </w:rPr>
              <w:pPrChange w:id="4213" w:author="Xuning Wei12232" w:date="2026-07-27T15:15:00Z">
                <w:pPr>
                  <w:spacing w:line="276" w:lineRule="auto"/>
                  <w:jc w:val="both"/>
                </w:pPr>
              </w:pPrChange>
            </w:pPr>
            <w:customXmlDelRangeStart w:id="4214" w:author="Xuning Wei12232" w:date="2026-07-27T15:15:00Z"/>
            <w:sdt>
              <w:sdtPr>
                <w:rPr>
                  <w:rFonts w:ascii="Times New Roman" w:eastAsia="仿宋_GB2312" w:hAnsi="Times New Roman" w:cs="Times New Roman"/>
                  <w:b w:val="0"/>
                  <w:iCs w:val="0"/>
                  <w:color w:val="auto"/>
                  <w:sz w:val="18"/>
                  <w:szCs w:val="18"/>
                </w:rPr>
                <w:id w:val="-735708343"/>
                <w14:checkbox>
                  <w14:checked w14:val="0"/>
                  <w14:checkedState w14:val="2612" w14:font="MS Gothic"/>
                  <w14:uncheckedState w14:val="2610" w14:font="MS Gothic"/>
                </w14:checkbox>
              </w:sdtPr>
              <w:sdtEndPr/>
              <w:sdtContent>
                <w:customXmlDelRangeEnd w:id="4214"/>
                <w:del w:id="4215" w:author="Xuning Wei12232" w:date="2026-07-27T15:15:00Z">
                  <w:r w:rsidR="00C1757C" w:rsidRPr="00032BAE" w:rsidDel="00DA2B65">
                    <w:rPr>
                      <w:rFonts w:ascii="Segoe UI Symbol" w:eastAsia="仿宋_GB2312" w:hAnsi="Segoe UI Symbol" w:cs="Segoe UI Symbol"/>
                      <w:color w:val="auto"/>
                      <w:sz w:val="18"/>
                      <w:szCs w:val="18"/>
                    </w:rPr>
                    <w:delText>☐</w:delText>
                  </w:r>
                </w:del>
                <w:customXmlDelRangeStart w:id="4216" w:author="Xuning Wei12232" w:date="2026-07-27T15:15:00Z"/>
              </w:sdtContent>
            </w:sdt>
            <w:customXmlDelRangeEnd w:id="4216"/>
            <w:del w:id="4217" w:author="Xuning Wei12232" w:date="2026-07-27T15:15:00Z">
              <w:r w:rsidR="00C1757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3042647F" w14:textId="1D156AC2" w:rsidR="00C1757C" w:rsidRPr="00032BAE" w:rsidDel="00DA2B65" w:rsidRDefault="002C4EDB">
            <w:pPr>
              <w:pStyle w:val="2"/>
              <w:spacing w:beforeLines="50" w:after="50" w:line="319" w:lineRule="auto"/>
              <w:ind w:leftChars="134" w:left="281"/>
              <w:contextualSpacing/>
              <w:jc w:val="both"/>
              <w:rPr>
                <w:del w:id="4218" w:author="Xuning Wei12232" w:date="2026-07-27T15:15:00Z"/>
                <w:rFonts w:ascii="Times New Roman" w:eastAsia="仿宋_GB2312" w:hAnsi="Times New Roman" w:cs="Times New Roman"/>
                <w:color w:val="auto"/>
                <w:sz w:val="18"/>
                <w:szCs w:val="18"/>
                <w:lang w:eastAsia="zh-CN"/>
              </w:rPr>
              <w:pPrChange w:id="4219" w:author="Xuning Wei12232" w:date="2026-07-27T15:15:00Z">
                <w:pPr>
                  <w:spacing w:line="276" w:lineRule="auto"/>
                  <w:jc w:val="both"/>
                </w:pPr>
              </w:pPrChange>
            </w:pPr>
            <w:del w:id="4220" w:author="Xuning Wei12232" w:date="2026-07-27T15:15:00Z">
              <w:r w:rsidRPr="00032BAE" w:rsidDel="00DA2B65">
                <w:rPr>
                  <w:rFonts w:ascii="Times New Roman" w:eastAsia="仿宋_GB2312" w:hAnsi="Times New Roman" w:cs="Times New Roman"/>
                  <w:color w:val="auto"/>
                  <w:sz w:val="18"/>
                  <w:szCs w:val="18"/>
                </w:rPr>
                <w:delText>The control range of batch temperature from process requirement is within the control range of equipment capability</w:delText>
              </w:r>
            </w:del>
          </w:p>
        </w:tc>
      </w:tr>
      <w:tr w:rsidR="00032BAE" w:rsidRPr="00032BAE" w:rsidDel="00DA2B65" w14:paraId="1E013127" w14:textId="7DF4431E" w:rsidTr="0030647B">
        <w:trPr>
          <w:trHeight w:val="595"/>
          <w:del w:id="4221"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8C673D" w14:textId="2F828A2E" w:rsidR="00C1757C" w:rsidRPr="00032BAE" w:rsidDel="00DA2B65" w:rsidRDefault="00C1757C">
            <w:pPr>
              <w:pStyle w:val="2"/>
              <w:spacing w:beforeLines="50" w:after="50" w:line="319" w:lineRule="auto"/>
              <w:ind w:leftChars="134" w:left="281"/>
              <w:contextualSpacing/>
              <w:jc w:val="both"/>
              <w:rPr>
                <w:del w:id="4222" w:author="Xuning Wei12232" w:date="2026-07-27T15:15:00Z"/>
                <w:rFonts w:ascii="Times New Roman" w:eastAsia="FangSong" w:hAnsi="Times New Roman" w:cs="Times New Roman"/>
                <w:color w:val="auto"/>
                <w:sz w:val="18"/>
                <w:szCs w:val="18"/>
                <w:lang w:eastAsia="zh-CN"/>
              </w:rPr>
              <w:pPrChange w:id="4223" w:author="Xuning Wei12232" w:date="2026-07-27T15:15:00Z">
                <w:pPr>
                  <w:spacing w:line="276" w:lineRule="auto"/>
                  <w:jc w:val="both"/>
                </w:pPr>
              </w:pPrChange>
            </w:pPr>
            <w:del w:id="4224" w:author="Xuning Wei12232" w:date="2026-07-27T15:15:00Z">
              <w:r w:rsidRPr="00032BAE" w:rsidDel="00DA2B65">
                <w:rPr>
                  <w:rFonts w:ascii="Times New Roman" w:eastAsia="FangSong" w:hAnsi="Times New Roman" w:cs="Times New Roman"/>
                  <w:color w:val="auto"/>
                  <w:sz w:val="18"/>
                  <w:szCs w:val="18"/>
                  <w:lang w:eastAsia="zh-CN"/>
                </w:rPr>
                <w:delText>4</w:delText>
              </w:r>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4F615D4F" w14:textId="7E842533" w:rsidR="00C1757C" w:rsidRPr="00032BAE" w:rsidDel="00DA2B65" w:rsidRDefault="00C1757C">
            <w:pPr>
              <w:pStyle w:val="2"/>
              <w:spacing w:beforeLines="50" w:after="50" w:line="319" w:lineRule="auto"/>
              <w:ind w:leftChars="134" w:left="281"/>
              <w:contextualSpacing/>
              <w:jc w:val="both"/>
              <w:rPr>
                <w:del w:id="4225" w:author="Xuning Wei12232" w:date="2026-07-27T15:15:00Z"/>
                <w:rFonts w:ascii="Times New Roman" w:eastAsia="仿宋_GB2312" w:hAnsi="Times New Roman" w:cs="Times New Roman"/>
                <w:color w:val="auto"/>
                <w:sz w:val="18"/>
                <w:szCs w:val="18"/>
              </w:rPr>
              <w:pPrChange w:id="4226" w:author="Xuning Wei12232" w:date="2026-07-27T15:15:00Z">
                <w:pPr>
                  <w:contextualSpacing/>
                  <w:jc w:val="both"/>
                </w:pPr>
              </w:pPrChange>
            </w:pPr>
            <w:del w:id="4227" w:author="Xuning Wei12232" w:date="2026-07-27T15:15:00Z">
              <w:r w:rsidRPr="00032BAE" w:rsidDel="00DA2B65">
                <w:rPr>
                  <w:rFonts w:ascii="Times New Roman" w:eastAsia="仿宋_GB2312" w:hAnsi="Times New Roman" w:cs="Times New Roman"/>
                  <w:color w:val="auto"/>
                  <w:sz w:val="18"/>
                  <w:szCs w:val="18"/>
                </w:rPr>
                <w:delText>Stirring speed</w:delText>
              </w:r>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65458AD8" w14:textId="00C7E77B" w:rsidR="00C1757C" w:rsidRPr="00032BAE" w:rsidDel="00DA2B65" w:rsidRDefault="00C1757C">
            <w:pPr>
              <w:pStyle w:val="2"/>
              <w:spacing w:beforeLines="50" w:after="50" w:line="319" w:lineRule="auto"/>
              <w:ind w:leftChars="134" w:left="281"/>
              <w:contextualSpacing/>
              <w:jc w:val="both"/>
              <w:rPr>
                <w:del w:id="4228" w:author="Xuning Wei12232" w:date="2026-07-27T15:15:00Z"/>
                <w:rFonts w:ascii="Times New Roman" w:eastAsia="仿宋_GB2312" w:hAnsi="Times New Roman" w:cs="Times New Roman"/>
                <w:color w:val="auto"/>
                <w:sz w:val="18"/>
                <w:szCs w:val="18"/>
              </w:rPr>
              <w:pPrChange w:id="4229" w:author="Xuning Wei12232" w:date="2026-07-27T15:15:00Z">
                <w:pPr>
                  <w:jc w:val="both"/>
                </w:pPr>
              </w:pPrChange>
            </w:pPr>
            <w:del w:id="4230" w:author="Xuning Wei12232" w:date="2026-07-27T15:15:00Z">
              <w:r w:rsidRPr="00032BAE" w:rsidDel="00DA2B65">
                <w:rPr>
                  <w:rFonts w:ascii="Times New Roman" w:eastAsia="仿宋_GB2312" w:hAnsi="Times New Roman" w:cs="Times New Roman"/>
                  <w:color w:val="auto"/>
                  <w:sz w:val="18"/>
                  <w:szCs w:val="18"/>
                </w:rPr>
                <w:delText>N/A</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37EC76EE" w14:textId="21E4B8F0" w:rsidR="00C1757C" w:rsidRPr="00032BAE" w:rsidDel="00DA2B65" w:rsidRDefault="00C1757C">
            <w:pPr>
              <w:pStyle w:val="2"/>
              <w:spacing w:beforeLines="50" w:after="50" w:line="319" w:lineRule="auto"/>
              <w:ind w:leftChars="134" w:left="281"/>
              <w:contextualSpacing/>
              <w:jc w:val="both"/>
              <w:rPr>
                <w:del w:id="4231" w:author="Xuning Wei12232" w:date="2026-07-27T15:15:00Z"/>
                <w:rFonts w:ascii="Times New Roman" w:eastAsia="仿宋_GB2312" w:hAnsi="Times New Roman" w:cs="Times New Roman"/>
                <w:color w:val="auto"/>
                <w:sz w:val="18"/>
                <w:szCs w:val="18"/>
              </w:rPr>
              <w:pPrChange w:id="4232" w:author="Xuning Wei12232" w:date="2026-07-27T15:15:00Z">
                <w:pPr>
                  <w:jc w:val="both"/>
                </w:pPr>
              </w:pPrChange>
            </w:pPr>
            <w:del w:id="4233" w:author="Xuning Wei12232" w:date="2026-07-27T15:15:00Z">
              <w:r w:rsidRPr="00032BAE" w:rsidDel="00DA2B65">
                <w:rPr>
                  <w:rFonts w:ascii="Times New Roman" w:eastAsia="仿宋_GB2312" w:hAnsi="Times New Roman" w:cs="Times New Roman"/>
                  <w:color w:val="auto"/>
                  <w:sz w:val="18"/>
                  <w:szCs w:val="18"/>
                </w:rPr>
                <w:delText>20-120 r/min</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059B68F9" w14:textId="591E9DC5" w:rsidR="00C1757C" w:rsidRPr="00032BAE" w:rsidDel="00DA2B65" w:rsidRDefault="000B6761">
            <w:pPr>
              <w:pStyle w:val="2"/>
              <w:spacing w:beforeLines="50" w:after="50" w:line="319" w:lineRule="auto"/>
              <w:ind w:leftChars="134" w:left="281"/>
              <w:contextualSpacing/>
              <w:jc w:val="both"/>
              <w:rPr>
                <w:del w:id="4234" w:author="Xuning Wei12232" w:date="2026-07-27T15:15:00Z"/>
                <w:rFonts w:ascii="Times New Roman" w:eastAsia="仿宋_GB2312" w:hAnsi="Times New Roman" w:cs="Times New Roman"/>
                <w:color w:val="auto"/>
                <w:sz w:val="18"/>
                <w:szCs w:val="18"/>
                <w:lang w:eastAsia="zh-CN"/>
              </w:rPr>
              <w:pPrChange w:id="4235" w:author="Xuning Wei12232" w:date="2026-07-27T15:15:00Z">
                <w:pPr>
                  <w:spacing w:line="276" w:lineRule="auto"/>
                  <w:jc w:val="both"/>
                </w:pPr>
              </w:pPrChange>
            </w:pPr>
            <w:customXmlDelRangeStart w:id="4236" w:author="Xuning Wei12232" w:date="2026-07-27T15:15:00Z"/>
            <w:sdt>
              <w:sdtPr>
                <w:rPr>
                  <w:rFonts w:ascii="Times New Roman" w:eastAsia="仿宋_GB2312" w:hAnsi="Times New Roman" w:cs="Times New Roman"/>
                  <w:b w:val="0"/>
                  <w:iCs w:val="0"/>
                  <w:color w:val="auto"/>
                  <w:sz w:val="18"/>
                  <w:szCs w:val="18"/>
                </w:rPr>
                <w:id w:val="-1797915147"/>
                <w14:checkbox>
                  <w14:checked w14:val="1"/>
                  <w14:checkedState w14:val="2612" w14:font="MS Gothic"/>
                  <w14:uncheckedState w14:val="2610" w14:font="MS Gothic"/>
                </w14:checkbox>
              </w:sdtPr>
              <w:sdtEndPr/>
              <w:sdtContent>
                <w:customXmlDelRangeEnd w:id="4236"/>
                <w:del w:id="4237" w:author="Xuning Wei12232" w:date="2026-07-27T15:15:00Z">
                  <w:r w:rsidR="00C1757C" w:rsidRPr="00032BAE" w:rsidDel="00DA2B65">
                    <w:rPr>
                      <w:rFonts w:ascii="Segoe UI Symbol" w:eastAsia="MS Gothic" w:hAnsi="Segoe UI Symbol" w:cs="Segoe UI Symbol"/>
                      <w:color w:val="auto"/>
                      <w:sz w:val="18"/>
                      <w:szCs w:val="18"/>
                    </w:rPr>
                    <w:delText>☒</w:delText>
                  </w:r>
                </w:del>
                <w:customXmlDelRangeStart w:id="4238" w:author="Xuning Wei12232" w:date="2026-07-27T15:15:00Z"/>
              </w:sdtContent>
            </w:sdt>
            <w:customXmlDelRangeEnd w:id="4238"/>
            <w:del w:id="4239" w:author="Xuning Wei12232" w:date="2026-07-27T15:15:00Z">
              <w:r w:rsidR="00C1757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3616CA23" w14:textId="7B6BD3E6" w:rsidR="00C1757C" w:rsidRPr="00032BAE" w:rsidDel="00DA2B65" w:rsidRDefault="000B6761">
            <w:pPr>
              <w:pStyle w:val="2"/>
              <w:spacing w:beforeLines="50" w:after="50" w:line="319" w:lineRule="auto"/>
              <w:ind w:leftChars="134" w:left="281"/>
              <w:contextualSpacing/>
              <w:jc w:val="both"/>
              <w:rPr>
                <w:del w:id="4240" w:author="Xuning Wei12232" w:date="2026-07-27T15:15:00Z"/>
                <w:rFonts w:ascii="Times New Roman" w:eastAsia="仿宋_GB2312" w:hAnsi="Times New Roman" w:cs="Times New Roman"/>
                <w:color w:val="auto"/>
                <w:sz w:val="18"/>
                <w:szCs w:val="18"/>
                <w:lang w:eastAsia="zh-CN"/>
              </w:rPr>
              <w:pPrChange w:id="4241" w:author="Xuning Wei12232" w:date="2026-07-27T15:15:00Z">
                <w:pPr>
                  <w:spacing w:line="276" w:lineRule="auto"/>
                  <w:jc w:val="both"/>
                </w:pPr>
              </w:pPrChange>
            </w:pPr>
            <w:customXmlDelRangeStart w:id="4242" w:author="Xuning Wei12232" w:date="2026-07-27T15:15:00Z"/>
            <w:sdt>
              <w:sdtPr>
                <w:rPr>
                  <w:rFonts w:ascii="Times New Roman" w:eastAsia="仿宋_GB2312" w:hAnsi="Times New Roman" w:cs="Times New Roman"/>
                  <w:b w:val="0"/>
                  <w:iCs w:val="0"/>
                  <w:color w:val="auto"/>
                  <w:sz w:val="18"/>
                  <w:szCs w:val="18"/>
                </w:rPr>
                <w:id w:val="467251287"/>
                <w14:checkbox>
                  <w14:checked w14:val="0"/>
                  <w14:checkedState w14:val="2612" w14:font="MS Gothic"/>
                  <w14:uncheckedState w14:val="2610" w14:font="MS Gothic"/>
                </w14:checkbox>
              </w:sdtPr>
              <w:sdtEndPr/>
              <w:sdtContent>
                <w:customXmlDelRangeEnd w:id="4242"/>
                <w:del w:id="4243" w:author="Xuning Wei12232" w:date="2026-07-27T15:15:00Z">
                  <w:r w:rsidR="00C1757C" w:rsidRPr="00032BAE" w:rsidDel="00DA2B65">
                    <w:rPr>
                      <w:rFonts w:ascii="Segoe UI Symbol" w:eastAsia="仿宋_GB2312" w:hAnsi="Segoe UI Symbol" w:cs="Segoe UI Symbol"/>
                      <w:color w:val="auto"/>
                      <w:sz w:val="18"/>
                      <w:szCs w:val="18"/>
                    </w:rPr>
                    <w:delText>☐</w:delText>
                  </w:r>
                </w:del>
                <w:customXmlDelRangeStart w:id="4244" w:author="Xuning Wei12232" w:date="2026-07-27T15:15:00Z"/>
              </w:sdtContent>
            </w:sdt>
            <w:customXmlDelRangeEnd w:id="4244"/>
            <w:del w:id="4245" w:author="Xuning Wei12232" w:date="2026-07-27T15:15:00Z">
              <w:r w:rsidR="00C1757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2355649A" w14:textId="767EEA6D" w:rsidR="00C1757C" w:rsidRPr="00032BAE" w:rsidDel="00DA2B65" w:rsidRDefault="00093C6E">
            <w:pPr>
              <w:pStyle w:val="2"/>
              <w:spacing w:beforeLines="50" w:after="50" w:line="319" w:lineRule="auto"/>
              <w:ind w:leftChars="134" w:left="281"/>
              <w:contextualSpacing/>
              <w:jc w:val="both"/>
              <w:rPr>
                <w:del w:id="4246" w:author="Xuning Wei12232" w:date="2026-07-27T15:15:00Z"/>
                <w:rFonts w:ascii="Times New Roman" w:eastAsia="仿宋_GB2312" w:hAnsi="Times New Roman" w:cs="Times New Roman"/>
                <w:color w:val="auto"/>
                <w:sz w:val="18"/>
                <w:szCs w:val="18"/>
              </w:rPr>
              <w:pPrChange w:id="4247" w:author="Xuning Wei12232" w:date="2026-07-27T15:15:00Z">
                <w:pPr>
                  <w:spacing w:line="276" w:lineRule="auto"/>
                  <w:jc w:val="both"/>
                </w:pPr>
              </w:pPrChange>
            </w:pPr>
            <w:del w:id="4248" w:author="Xuning Wei12232" w:date="2026-07-27T15:15:00Z">
              <w:r w:rsidRPr="00032BAE" w:rsidDel="00DA2B65">
                <w:rPr>
                  <w:rFonts w:ascii="Times New Roman" w:eastAsia="仿宋_GB2312" w:hAnsi="Times New Roman" w:cs="Times New Roman"/>
                  <w:color w:val="auto"/>
                  <w:sz w:val="18"/>
                  <w:szCs w:val="18"/>
                </w:rPr>
                <w:delText>N/A</w:delText>
              </w:r>
            </w:del>
          </w:p>
        </w:tc>
      </w:tr>
      <w:tr w:rsidR="00032BAE" w:rsidRPr="00032BAE" w:rsidDel="00DA2B65" w14:paraId="66927A47" w14:textId="497B0593" w:rsidTr="0030647B">
        <w:trPr>
          <w:trHeight w:val="595"/>
          <w:del w:id="4249" w:author="Xuning Wei12232" w:date="2026-07-27T15:15:00Z"/>
        </w:trPr>
        <w:tc>
          <w:tcPr>
            <w:tcW w:w="53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C76A67" w14:textId="3E8B8BF4" w:rsidR="00C1757C" w:rsidRPr="00032BAE" w:rsidDel="00DA2B65" w:rsidRDefault="00C1757C">
            <w:pPr>
              <w:pStyle w:val="2"/>
              <w:spacing w:beforeLines="50" w:after="50" w:line="319" w:lineRule="auto"/>
              <w:ind w:leftChars="134" w:left="281"/>
              <w:contextualSpacing/>
              <w:jc w:val="both"/>
              <w:rPr>
                <w:del w:id="4250" w:author="Xuning Wei12232" w:date="2026-07-27T15:15:00Z"/>
                <w:rFonts w:ascii="Times New Roman" w:eastAsia="FangSong" w:hAnsi="Times New Roman" w:cs="Times New Roman"/>
                <w:color w:val="auto"/>
                <w:sz w:val="18"/>
                <w:szCs w:val="18"/>
                <w:lang w:eastAsia="zh-CN"/>
              </w:rPr>
              <w:pPrChange w:id="4251" w:author="Xuning Wei12232" w:date="2026-07-27T15:15:00Z">
                <w:pPr>
                  <w:spacing w:line="276" w:lineRule="auto"/>
                  <w:jc w:val="both"/>
                </w:pPr>
              </w:pPrChange>
            </w:pPr>
            <w:del w:id="4252" w:author="Xuning Wei12232" w:date="2026-07-27T15:15:00Z">
              <w:r w:rsidRPr="00032BAE" w:rsidDel="00DA2B65">
                <w:rPr>
                  <w:rFonts w:ascii="Times New Roman" w:eastAsia="FangSong" w:hAnsi="Times New Roman" w:cs="Times New Roman"/>
                  <w:color w:val="auto"/>
                  <w:sz w:val="18"/>
                  <w:szCs w:val="18"/>
                  <w:lang w:eastAsia="zh-CN"/>
                </w:rPr>
                <w:delText>5</w:delText>
              </w:r>
            </w:del>
          </w:p>
        </w:tc>
        <w:tc>
          <w:tcPr>
            <w:tcW w:w="1302" w:type="dxa"/>
            <w:tcBorders>
              <w:top w:val="single" w:sz="4" w:space="0" w:color="auto"/>
              <w:left w:val="nil"/>
              <w:bottom w:val="single" w:sz="4" w:space="0" w:color="auto"/>
              <w:right w:val="single" w:sz="4" w:space="0" w:color="auto"/>
            </w:tcBorders>
            <w:shd w:val="clear" w:color="auto" w:fill="FFFFFF" w:themeFill="background1"/>
            <w:vAlign w:val="center"/>
          </w:tcPr>
          <w:p w14:paraId="3349C4F7" w14:textId="286E0050" w:rsidR="00C1757C" w:rsidRPr="00032BAE" w:rsidDel="00DA2B65" w:rsidRDefault="00C1757C">
            <w:pPr>
              <w:pStyle w:val="2"/>
              <w:spacing w:beforeLines="50" w:after="50" w:line="319" w:lineRule="auto"/>
              <w:ind w:leftChars="134" w:left="281"/>
              <w:contextualSpacing/>
              <w:jc w:val="both"/>
              <w:rPr>
                <w:del w:id="4253" w:author="Xuning Wei12232" w:date="2026-07-27T15:15:00Z"/>
                <w:rFonts w:ascii="Times New Roman" w:eastAsia="仿宋_GB2312" w:hAnsi="Times New Roman" w:cs="Times New Roman"/>
                <w:color w:val="auto"/>
                <w:sz w:val="18"/>
                <w:szCs w:val="18"/>
              </w:rPr>
              <w:pPrChange w:id="4254" w:author="Xuning Wei12232" w:date="2026-07-27T15:15:00Z">
                <w:pPr>
                  <w:contextualSpacing/>
                  <w:jc w:val="both"/>
                </w:pPr>
              </w:pPrChange>
            </w:pPr>
            <w:del w:id="4255" w:author="Xuning Wei12232" w:date="2026-07-27T15:15:00Z">
              <w:r w:rsidRPr="00032BAE" w:rsidDel="00DA2B65">
                <w:rPr>
                  <w:rFonts w:ascii="Times New Roman" w:eastAsia="仿宋_GB2312" w:hAnsi="Times New Roman" w:cs="Times New Roman"/>
                  <w:color w:val="auto"/>
                  <w:sz w:val="18"/>
                  <w:szCs w:val="18"/>
                </w:rPr>
                <w:delText>Liquid feeding</w:delText>
              </w:r>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56F81EE1" w14:textId="5DA15E99" w:rsidR="00C1757C" w:rsidRPr="00032BAE" w:rsidDel="00DA2B65" w:rsidRDefault="00C1757C">
            <w:pPr>
              <w:pStyle w:val="2"/>
              <w:spacing w:beforeLines="50" w:after="50" w:line="319" w:lineRule="auto"/>
              <w:ind w:leftChars="134" w:left="281"/>
              <w:contextualSpacing/>
              <w:jc w:val="both"/>
              <w:rPr>
                <w:del w:id="4256" w:author="Xuning Wei12232" w:date="2026-07-27T15:15:00Z"/>
                <w:rFonts w:ascii="Times New Roman" w:eastAsia="仿宋_GB2312" w:hAnsi="Times New Roman" w:cs="Times New Roman"/>
                <w:color w:val="auto"/>
                <w:sz w:val="18"/>
                <w:szCs w:val="18"/>
              </w:rPr>
              <w:pPrChange w:id="4257" w:author="Xuning Wei12232" w:date="2026-07-27T15:15:00Z">
                <w:pPr>
                  <w:jc w:val="both"/>
                </w:pPr>
              </w:pPrChange>
            </w:pPr>
            <w:del w:id="4258" w:author="Xuning Wei12232" w:date="2026-07-27T15:15:00Z">
              <w:r w:rsidRPr="00032BAE" w:rsidDel="00DA2B65">
                <w:rPr>
                  <w:rFonts w:ascii="Times New Roman" w:eastAsia="仿宋_GB2312" w:hAnsi="Times New Roman" w:cs="Times New Roman"/>
                  <w:color w:val="auto"/>
                  <w:sz w:val="18"/>
                  <w:szCs w:val="18"/>
                </w:rPr>
                <w:delText>Minimum piperidine dosing volume:</w:delText>
              </w:r>
              <w:r w:rsidR="0057074A" w:rsidRPr="00032BAE" w:rsidDel="00DA2B65">
                <w:rPr>
                  <w:rFonts w:ascii="Times New Roman" w:eastAsia="仿宋_GB2312" w:hAnsi="Times New Roman" w:cs="Times New Roman"/>
                  <w:color w:val="auto"/>
                  <w:sz w:val="18"/>
                  <w:szCs w:val="18"/>
                </w:rPr>
                <w:delText xml:space="preserve"> </w:delText>
              </w:r>
              <w:r w:rsidR="00032BAE" w:rsidDel="00DA2B65">
                <w:rPr>
                  <w:rFonts w:ascii="Times New Roman" w:eastAsia="仿宋_GB2312" w:hAnsi="Times New Roman" w:cs="Times New Roman"/>
                  <w:color w:val="auto"/>
                  <w:sz w:val="18"/>
                  <w:szCs w:val="18"/>
                </w:rPr>
                <w:delText>507.4 L ( 437</w:delText>
              </w:r>
            </w:del>
            <w:ins w:id="4259" w:author="Johan Granander" w:date="2026-05-04T11:49:00Z">
              <w:del w:id="4260" w:author="Xuning Wei12232" w:date="2026-07-27T15:15:00Z">
                <w:r w:rsidR="005472DA" w:rsidDel="00DA2B65">
                  <w:rPr>
                    <w:rFonts w:ascii="Times New Roman" w:eastAsia="仿宋_GB2312" w:hAnsi="Times New Roman" w:cs="Times New Roman"/>
                    <w:color w:val="auto"/>
                    <w:sz w:val="18"/>
                    <w:szCs w:val="18"/>
                  </w:rPr>
                  <w:delText>(437</w:delText>
                </w:r>
              </w:del>
            </w:ins>
            <w:del w:id="4261" w:author="Xuning Wei12232" w:date="2026-07-27T15:15:00Z">
              <w:r w:rsidR="00032BAE" w:rsidDel="00DA2B65">
                <w:rPr>
                  <w:rFonts w:ascii="Times New Roman" w:eastAsia="仿宋_GB2312" w:hAnsi="Times New Roman" w:cs="Times New Roman"/>
                  <w:color w:val="auto"/>
                  <w:sz w:val="18"/>
                  <w:szCs w:val="18"/>
                </w:rPr>
                <w:delText>.4kg)</w:delText>
              </w:r>
              <w:r w:rsidR="0057074A" w:rsidRPr="00032BAE" w:rsidDel="00DA2B65">
                <w:rPr>
                  <w:rFonts w:ascii="Times New Roman" w:eastAsia="仿宋_GB2312" w:hAnsi="Times New Roman" w:cs="Times New Roman"/>
                  <w:color w:val="auto"/>
                  <w:sz w:val="18"/>
                  <w:szCs w:val="18"/>
                </w:rPr>
                <w:delText>.</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07C572DC" w14:textId="127C4ED8" w:rsidR="00C1757C" w:rsidRPr="00032BAE" w:rsidDel="00DA2B65" w:rsidRDefault="00222582">
            <w:pPr>
              <w:pStyle w:val="2"/>
              <w:spacing w:beforeLines="50" w:after="50" w:line="319" w:lineRule="auto"/>
              <w:ind w:leftChars="134" w:left="281"/>
              <w:contextualSpacing/>
              <w:jc w:val="both"/>
              <w:rPr>
                <w:del w:id="4262" w:author="Xuning Wei12232" w:date="2026-07-27T15:15:00Z"/>
                <w:rFonts w:ascii="Times New Roman" w:eastAsia="仿宋_GB2312" w:hAnsi="Times New Roman" w:cs="Times New Roman"/>
                <w:color w:val="auto"/>
                <w:sz w:val="18"/>
                <w:szCs w:val="18"/>
              </w:rPr>
              <w:pPrChange w:id="4263" w:author="Xuning Wei12232" w:date="2026-07-27T15:15:00Z">
                <w:pPr>
                  <w:jc w:val="both"/>
                </w:pPr>
              </w:pPrChange>
            </w:pPr>
            <w:del w:id="4264" w:author="Xuning Wei12232" w:date="2026-07-27T15:15:00Z">
              <w:r w:rsidRPr="00032BAE" w:rsidDel="00DA2B65">
                <w:rPr>
                  <w:rFonts w:ascii="Times New Roman" w:eastAsia="仿宋_GB2312" w:hAnsi="Times New Roman" w:cs="Times New Roman"/>
                  <w:color w:val="auto"/>
                  <w:sz w:val="18"/>
                  <w:szCs w:val="18"/>
                </w:rPr>
                <w:delText>During the liquid dispensing process, read the accumulated flow rate of the flowmeter in front of the tank and confirm that the feeding error is not greater than 3%.</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3CD42296" w14:textId="5D915753" w:rsidR="00C1757C" w:rsidRPr="00032BAE" w:rsidDel="00DA2B65" w:rsidRDefault="000B6761">
            <w:pPr>
              <w:pStyle w:val="2"/>
              <w:spacing w:beforeLines="50" w:after="50" w:line="319" w:lineRule="auto"/>
              <w:ind w:leftChars="134" w:left="281"/>
              <w:contextualSpacing/>
              <w:jc w:val="both"/>
              <w:rPr>
                <w:del w:id="4265" w:author="Xuning Wei12232" w:date="2026-07-27T15:15:00Z"/>
                <w:rFonts w:ascii="Times New Roman" w:eastAsia="仿宋_GB2312" w:hAnsi="Times New Roman" w:cs="Times New Roman"/>
                <w:color w:val="auto"/>
                <w:sz w:val="18"/>
                <w:szCs w:val="18"/>
              </w:rPr>
              <w:pPrChange w:id="4266" w:author="Xuning Wei12232" w:date="2026-07-27T15:15:00Z">
                <w:pPr>
                  <w:spacing w:line="276" w:lineRule="auto"/>
                  <w:jc w:val="both"/>
                </w:pPr>
              </w:pPrChange>
            </w:pPr>
            <w:customXmlDelRangeStart w:id="4267" w:author="Xuning Wei12232" w:date="2026-07-27T15:15:00Z"/>
            <w:sdt>
              <w:sdtPr>
                <w:rPr>
                  <w:rFonts w:ascii="Times New Roman" w:eastAsia="仿宋_GB2312" w:hAnsi="Times New Roman" w:cs="Times New Roman"/>
                  <w:b w:val="0"/>
                  <w:iCs w:val="0"/>
                  <w:color w:val="auto"/>
                  <w:sz w:val="18"/>
                  <w:szCs w:val="18"/>
                </w:rPr>
                <w:id w:val="1333642131"/>
                <w14:checkbox>
                  <w14:checked w14:val="1"/>
                  <w14:checkedState w14:val="2612" w14:font="MS Gothic"/>
                  <w14:uncheckedState w14:val="2610" w14:font="MS Gothic"/>
                </w14:checkbox>
              </w:sdtPr>
              <w:sdtEndPr/>
              <w:sdtContent>
                <w:customXmlDelRangeEnd w:id="4267"/>
                <w:del w:id="4268" w:author="Xuning Wei12232" w:date="2026-07-27T15:15:00Z">
                  <w:r w:rsidR="00C1757C" w:rsidRPr="00032BAE" w:rsidDel="00DA2B65">
                    <w:rPr>
                      <w:rFonts w:ascii="Segoe UI Symbol" w:eastAsia="MS Gothic" w:hAnsi="Segoe UI Symbol" w:cs="Segoe UI Symbol"/>
                      <w:color w:val="auto"/>
                      <w:sz w:val="18"/>
                      <w:szCs w:val="18"/>
                    </w:rPr>
                    <w:delText>☒</w:delText>
                  </w:r>
                </w:del>
                <w:customXmlDelRangeStart w:id="4269" w:author="Xuning Wei12232" w:date="2026-07-27T15:15:00Z"/>
              </w:sdtContent>
            </w:sdt>
            <w:customXmlDelRangeEnd w:id="4269"/>
            <w:del w:id="4270" w:author="Xuning Wei12232" w:date="2026-07-27T15:15:00Z">
              <w:r w:rsidR="00C1757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313FA4F7" w14:textId="2E17836B" w:rsidR="00C1757C" w:rsidRPr="00032BAE" w:rsidDel="00DA2B65" w:rsidRDefault="000B6761">
            <w:pPr>
              <w:pStyle w:val="2"/>
              <w:spacing w:beforeLines="50" w:after="50" w:line="319" w:lineRule="auto"/>
              <w:ind w:leftChars="134" w:left="281"/>
              <w:contextualSpacing/>
              <w:jc w:val="both"/>
              <w:rPr>
                <w:del w:id="4271" w:author="Xuning Wei12232" w:date="2026-07-27T15:15:00Z"/>
                <w:rFonts w:ascii="Times New Roman" w:eastAsia="仿宋_GB2312" w:hAnsi="Times New Roman" w:cs="Times New Roman"/>
                <w:color w:val="auto"/>
                <w:sz w:val="18"/>
                <w:szCs w:val="18"/>
              </w:rPr>
              <w:pPrChange w:id="4272" w:author="Xuning Wei12232" w:date="2026-07-27T15:15:00Z">
                <w:pPr>
                  <w:spacing w:line="276" w:lineRule="auto"/>
                  <w:jc w:val="both"/>
                </w:pPr>
              </w:pPrChange>
            </w:pPr>
            <w:customXmlDelRangeStart w:id="4273" w:author="Xuning Wei12232" w:date="2026-07-27T15:15:00Z"/>
            <w:sdt>
              <w:sdtPr>
                <w:rPr>
                  <w:rFonts w:ascii="Times New Roman" w:eastAsia="仿宋_GB2312" w:hAnsi="Times New Roman" w:cs="Times New Roman"/>
                  <w:b w:val="0"/>
                  <w:iCs w:val="0"/>
                  <w:color w:val="auto"/>
                  <w:sz w:val="18"/>
                  <w:szCs w:val="18"/>
                </w:rPr>
                <w:id w:val="1232273320"/>
                <w14:checkbox>
                  <w14:checked w14:val="0"/>
                  <w14:checkedState w14:val="2612" w14:font="MS Gothic"/>
                  <w14:uncheckedState w14:val="2610" w14:font="MS Gothic"/>
                </w14:checkbox>
              </w:sdtPr>
              <w:sdtEndPr/>
              <w:sdtContent>
                <w:customXmlDelRangeEnd w:id="4273"/>
                <w:del w:id="4274" w:author="Xuning Wei12232" w:date="2026-07-27T15:15:00Z">
                  <w:r w:rsidR="00C1757C" w:rsidRPr="00032BAE" w:rsidDel="00DA2B65">
                    <w:rPr>
                      <w:rFonts w:ascii="Segoe UI Symbol" w:eastAsia="MS Gothic" w:hAnsi="Segoe UI Symbol" w:cs="Segoe UI Symbol"/>
                      <w:color w:val="auto"/>
                      <w:sz w:val="18"/>
                      <w:szCs w:val="18"/>
                    </w:rPr>
                    <w:delText>☐</w:delText>
                  </w:r>
                </w:del>
                <w:customXmlDelRangeStart w:id="4275" w:author="Xuning Wei12232" w:date="2026-07-27T15:15:00Z"/>
              </w:sdtContent>
            </w:sdt>
            <w:customXmlDelRangeEnd w:id="4275"/>
            <w:del w:id="4276" w:author="Xuning Wei12232" w:date="2026-07-27T15:15:00Z">
              <w:r w:rsidR="00C1757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71A874B7" w14:textId="7507DB75" w:rsidR="00C1757C" w:rsidRPr="00032BAE" w:rsidDel="00DA2B65" w:rsidRDefault="00C1757C">
            <w:pPr>
              <w:pStyle w:val="2"/>
              <w:spacing w:beforeLines="50" w:after="50" w:line="319" w:lineRule="auto"/>
              <w:ind w:leftChars="134" w:left="281"/>
              <w:contextualSpacing/>
              <w:jc w:val="both"/>
              <w:rPr>
                <w:del w:id="4277" w:author="Xuning Wei12232" w:date="2026-07-27T15:15:00Z"/>
                <w:rFonts w:ascii="Times New Roman" w:eastAsia="仿宋_GB2312" w:hAnsi="Times New Roman" w:cs="Times New Roman"/>
                <w:color w:val="auto"/>
                <w:sz w:val="18"/>
                <w:szCs w:val="18"/>
              </w:rPr>
              <w:pPrChange w:id="4278" w:author="Xuning Wei12232" w:date="2026-07-27T15:15:00Z">
                <w:pPr>
                  <w:spacing w:line="276" w:lineRule="auto"/>
                  <w:jc w:val="both"/>
                </w:pPr>
              </w:pPrChange>
            </w:pPr>
            <w:del w:id="4279" w:author="Xuning Wei12232" w:date="2026-07-27T15:15:00Z">
              <w:r w:rsidRPr="00032BAE" w:rsidDel="00DA2B65">
                <w:rPr>
                  <w:rFonts w:ascii="Times New Roman" w:eastAsia="仿宋_GB2312" w:hAnsi="Times New Roman" w:cs="Times New Roman"/>
                  <w:color w:val="auto"/>
                  <w:sz w:val="18"/>
                  <w:szCs w:val="18"/>
                </w:rPr>
                <w:delText>The feeding accuracy required by the process is within the control range of the equipment</w:delText>
              </w:r>
            </w:del>
          </w:p>
        </w:tc>
      </w:tr>
      <w:tr w:rsidR="00032BAE" w:rsidRPr="00032BAE" w:rsidDel="00DA2B65" w14:paraId="11E86ED3" w14:textId="226BD531" w:rsidTr="0030647B">
        <w:trPr>
          <w:trHeight w:val="595"/>
          <w:del w:id="4280" w:author="Xuning Wei12232" w:date="2026-07-27T15:15:00Z"/>
        </w:trPr>
        <w:tc>
          <w:tcPr>
            <w:tcW w:w="531" w:type="dxa"/>
            <w:vMerge w:val="restart"/>
            <w:tcBorders>
              <w:top w:val="single" w:sz="4" w:space="0" w:color="auto"/>
              <w:left w:val="single" w:sz="4" w:space="0" w:color="auto"/>
              <w:right w:val="single" w:sz="4" w:space="0" w:color="auto"/>
            </w:tcBorders>
            <w:shd w:val="clear" w:color="auto" w:fill="FFFFFF" w:themeFill="background1"/>
            <w:vAlign w:val="center"/>
          </w:tcPr>
          <w:p w14:paraId="1C69E1EB" w14:textId="65E829BE" w:rsidR="00C1757C" w:rsidRPr="00032BAE" w:rsidDel="00DA2B65" w:rsidRDefault="00C1757C">
            <w:pPr>
              <w:pStyle w:val="2"/>
              <w:spacing w:beforeLines="50" w:after="50" w:line="319" w:lineRule="auto"/>
              <w:ind w:leftChars="134" w:left="281"/>
              <w:contextualSpacing/>
              <w:jc w:val="both"/>
              <w:rPr>
                <w:del w:id="4281" w:author="Xuning Wei12232" w:date="2026-07-27T15:15:00Z"/>
                <w:rFonts w:ascii="Times New Roman" w:eastAsia="FangSong" w:hAnsi="Times New Roman" w:cs="Times New Roman"/>
                <w:color w:val="auto"/>
                <w:sz w:val="18"/>
                <w:szCs w:val="18"/>
                <w:lang w:eastAsia="zh-CN"/>
              </w:rPr>
              <w:pPrChange w:id="4282" w:author="Xuning Wei12232" w:date="2026-07-27T15:15:00Z">
                <w:pPr>
                  <w:spacing w:line="276" w:lineRule="auto"/>
                  <w:jc w:val="both"/>
                </w:pPr>
              </w:pPrChange>
            </w:pPr>
            <w:del w:id="4283" w:author="Xuning Wei12232" w:date="2026-07-27T15:15:00Z">
              <w:r w:rsidRPr="00032BAE" w:rsidDel="00DA2B65">
                <w:rPr>
                  <w:rFonts w:ascii="Times New Roman" w:eastAsia="FangSong" w:hAnsi="Times New Roman" w:cs="Times New Roman"/>
                  <w:color w:val="auto"/>
                  <w:sz w:val="18"/>
                  <w:szCs w:val="18"/>
                  <w:lang w:eastAsia="zh-CN"/>
                </w:rPr>
                <w:delText>6</w:delText>
              </w:r>
            </w:del>
          </w:p>
        </w:tc>
        <w:tc>
          <w:tcPr>
            <w:tcW w:w="1302" w:type="dxa"/>
            <w:vMerge w:val="restart"/>
            <w:tcBorders>
              <w:top w:val="single" w:sz="4" w:space="0" w:color="auto"/>
              <w:left w:val="nil"/>
              <w:right w:val="single" w:sz="4" w:space="0" w:color="auto"/>
            </w:tcBorders>
            <w:shd w:val="clear" w:color="auto" w:fill="FFFFFF" w:themeFill="background1"/>
            <w:vAlign w:val="center"/>
          </w:tcPr>
          <w:p w14:paraId="250CABF8" w14:textId="1DF5136C" w:rsidR="00C1757C" w:rsidRPr="00032BAE" w:rsidDel="00DA2B65" w:rsidRDefault="00C1757C">
            <w:pPr>
              <w:pStyle w:val="2"/>
              <w:spacing w:beforeLines="50" w:after="50" w:line="319" w:lineRule="auto"/>
              <w:ind w:leftChars="134" w:left="281"/>
              <w:contextualSpacing/>
              <w:jc w:val="both"/>
              <w:rPr>
                <w:del w:id="4284" w:author="Xuning Wei12232" w:date="2026-07-27T15:15:00Z"/>
                <w:rFonts w:ascii="Times New Roman" w:eastAsia="仿宋_GB2312" w:hAnsi="Times New Roman" w:cs="Times New Roman"/>
                <w:color w:val="auto"/>
                <w:sz w:val="18"/>
                <w:szCs w:val="18"/>
              </w:rPr>
              <w:pPrChange w:id="4285" w:author="Xuning Wei12232" w:date="2026-07-27T15:15:00Z">
                <w:pPr>
                  <w:contextualSpacing/>
                  <w:jc w:val="both"/>
                </w:pPr>
              </w:pPrChange>
            </w:pPr>
            <w:del w:id="4286" w:author="Xuning Wei12232" w:date="2026-07-27T15:15:00Z">
              <w:r w:rsidRPr="00032BAE" w:rsidDel="00DA2B65">
                <w:rPr>
                  <w:rFonts w:ascii="Times New Roman" w:eastAsia="仿宋_GB2312" w:hAnsi="Times New Roman" w:cs="Times New Roman"/>
                  <w:color w:val="auto"/>
                  <w:sz w:val="18"/>
                  <w:szCs w:val="18"/>
                </w:rPr>
                <w:delText>Process Design</w:delText>
              </w:r>
            </w:del>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722E1A63" w14:textId="6228FFD1" w:rsidR="00C1757C" w:rsidRPr="00032BAE" w:rsidDel="00DA2B65" w:rsidRDefault="00C1757C">
            <w:pPr>
              <w:pStyle w:val="2"/>
              <w:spacing w:beforeLines="50" w:after="50" w:line="319" w:lineRule="auto"/>
              <w:ind w:leftChars="134" w:left="281"/>
              <w:contextualSpacing/>
              <w:jc w:val="both"/>
              <w:rPr>
                <w:del w:id="4287" w:author="Xuning Wei12232" w:date="2026-07-27T15:15:00Z"/>
                <w:rFonts w:ascii="Times New Roman" w:eastAsia="仿宋_GB2312" w:hAnsi="Times New Roman" w:cs="Times New Roman"/>
                <w:color w:val="auto"/>
                <w:sz w:val="18"/>
                <w:szCs w:val="18"/>
              </w:rPr>
              <w:pPrChange w:id="4288" w:author="Xuning Wei12232" w:date="2026-07-27T15:15:00Z">
                <w:pPr>
                  <w:jc w:val="both"/>
                </w:pPr>
              </w:pPrChange>
            </w:pPr>
            <w:del w:id="4289" w:author="Xuning Wei12232" w:date="2026-07-27T15:15:00Z">
              <w:r w:rsidRPr="00032BAE" w:rsidDel="00DA2B65">
                <w:rPr>
                  <w:rFonts w:ascii="Times New Roman" w:eastAsia="仿宋_GB2312" w:hAnsi="Times New Roman" w:cs="Times New Roman"/>
                  <w:color w:val="auto"/>
                  <w:sz w:val="18"/>
                  <w:szCs w:val="18"/>
                </w:rPr>
                <w:delText>Nitrogen protection</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6DB74B3D" w14:textId="255D8994" w:rsidR="00C1757C" w:rsidRPr="00032BAE" w:rsidDel="00DA2B65" w:rsidRDefault="00C1757C">
            <w:pPr>
              <w:pStyle w:val="2"/>
              <w:spacing w:beforeLines="50" w:after="50" w:line="319" w:lineRule="auto"/>
              <w:ind w:leftChars="134" w:left="281"/>
              <w:contextualSpacing/>
              <w:jc w:val="both"/>
              <w:rPr>
                <w:del w:id="4290" w:author="Xuning Wei12232" w:date="2026-07-27T15:15:00Z"/>
                <w:rFonts w:ascii="Times New Roman" w:eastAsia="仿宋_GB2312" w:hAnsi="Times New Roman" w:cs="Times New Roman"/>
                <w:color w:val="auto"/>
                <w:sz w:val="18"/>
                <w:szCs w:val="18"/>
              </w:rPr>
              <w:pPrChange w:id="4291" w:author="Xuning Wei12232" w:date="2026-07-27T15:15:00Z">
                <w:pPr>
                  <w:jc w:val="both"/>
                </w:pPr>
              </w:pPrChange>
            </w:pPr>
            <w:del w:id="4292" w:author="Xuning Wei12232" w:date="2026-07-27T15:15:00Z">
              <w:r w:rsidRPr="00032BAE" w:rsidDel="00DA2B65">
                <w:rPr>
                  <w:rFonts w:ascii="Times New Roman" w:eastAsia="仿宋_GB2312" w:hAnsi="Times New Roman" w:cs="Times New Roman"/>
                  <w:color w:val="auto"/>
                  <w:sz w:val="18"/>
                  <w:szCs w:val="18"/>
                </w:rPr>
                <w:delText>The equipment has the function of protection under nitrogen flow</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2BCE45FE" w14:textId="15ABD203" w:rsidR="00C1757C" w:rsidRPr="00032BAE" w:rsidDel="00DA2B65" w:rsidRDefault="000B6761">
            <w:pPr>
              <w:pStyle w:val="2"/>
              <w:spacing w:beforeLines="50" w:after="50" w:line="319" w:lineRule="auto"/>
              <w:ind w:leftChars="134" w:left="281"/>
              <w:contextualSpacing/>
              <w:jc w:val="both"/>
              <w:rPr>
                <w:del w:id="4293" w:author="Xuning Wei12232" w:date="2026-07-27T15:15:00Z"/>
                <w:rFonts w:ascii="Times New Roman" w:eastAsia="仿宋_GB2312" w:hAnsi="Times New Roman" w:cs="Times New Roman"/>
                <w:color w:val="auto"/>
                <w:sz w:val="18"/>
                <w:szCs w:val="18"/>
              </w:rPr>
              <w:pPrChange w:id="4294" w:author="Xuning Wei12232" w:date="2026-07-27T15:15:00Z">
                <w:pPr>
                  <w:spacing w:line="276" w:lineRule="auto"/>
                  <w:jc w:val="both"/>
                </w:pPr>
              </w:pPrChange>
            </w:pPr>
            <w:customXmlDelRangeStart w:id="4295" w:author="Xuning Wei12232" w:date="2026-07-27T15:15:00Z"/>
            <w:sdt>
              <w:sdtPr>
                <w:rPr>
                  <w:rFonts w:ascii="Times New Roman" w:eastAsia="仿宋_GB2312" w:hAnsi="Times New Roman" w:cs="Times New Roman"/>
                  <w:b w:val="0"/>
                  <w:iCs w:val="0"/>
                  <w:color w:val="auto"/>
                  <w:sz w:val="18"/>
                  <w:szCs w:val="18"/>
                </w:rPr>
                <w:id w:val="1029830856"/>
                <w14:checkbox>
                  <w14:checked w14:val="1"/>
                  <w14:checkedState w14:val="2612" w14:font="MS Gothic"/>
                  <w14:uncheckedState w14:val="2610" w14:font="MS Gothic"/>
                </w14:checkbox>
              </w:sdtPr>
              <w:sdtEndPr/>
              <w:sdtContent>
                <w:customXmlDelRangeEnd w:id="4295"/>
                <w:del w:id="4296" w:author="Xuning Wei12232" w:date="2026-07-27T15:15:00Z">
                  <w:r w:rsidR="00C1757C" w:rsidRPr="00032BAE" w:rsidDel="00DA2B65">
                    <w:rPr>
                      <w:rFonts w:ascii="Segoe UI Symbol" w:eastAsia="MS Gothic" w:hAnsi="Segoe UI Symbol" w:cs="Segoe UI Symbol"/>
                      <w:color w:val="auto"/>
                      <w:sz w:val="18"/>
                      <w:szCs w:val="18"/>
                    </w:rPr>
                    <w:delText>☒</w:delText>
                  </w:r>
                </w:del>
                <w:customXmlDelRangeStart w:id="4297" w:author="Xuning Wei12232" w:date="2026-07-27T15:15:00Z"/>
              </w:sdtContent>
            </w:sdt>
            <w:customXmlDelRangeEnd w:id="4297"/>
            <w:del w:id="4298" w:author="Xuning Wei12232" w:date="2026-07-27T15:15:00Z">
              <w:r w:rsidR="00C1757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235FEB3B" w14:textId="44D785FE" w:rsidR="00C1757C" w:rsidRPr="00032BAE" w:rsidDel="00DA2B65" w:rsidRDefault="000B6761">
            <w:pPr>
              <w:pStyle w:val="2"/>
              <w:spacing w:beforeLines="50" w:after="50" w:line="319" w:lineRule="auto"/>
              <w:ind w:leftChars="134" w:left="281"/>
              <w:contextualSpacing/>
              <w:jc w:val="both"/>
              <w:rPr>
                <w:del w:id="4299" w:author="Xuning Wei12232" w:date="2026-07-27T15:15:00Z"/>
                <w:rFonts w:ascii="Times New Roman" w:eastAsia="仿宋_GB2312" w:hAnsi="Times New Roman" w:cs="Times New Roman"/>
                <w:color w:val="auto"/>
                <w:sz w:val="18"/>
                <w:szCs w:val="18"/>
              </w:rPr>
              <w:pPrChange w:id="4300" w:author="Xuning Wei12232" w:date="2026-07-27T15:15:00Z">
                <w:pPr>
                  <w:spacing w:line="276" w:lineRule="auto"/>
                  <w:jc w:val="both"/>
                </w:pPr>
              </w:pPrChange>
            </w:pPr>
            <w:customXmlDelRangeStart w:id="4301" w:author="Xuning Wei12232" w:date="2026-07-27T15:15:00Z"/>
            <w:sdt>
              <w:sdtPr>
                <w:rPr>
                  <w:rFonts w:ascii="Times New Roman" w:eastAsia="仿宋_GB2312" w:hAnsi="Times New Roman" w:cs="Times New Roman"/>
                  <w:b w:val="0"/>
                  <w:iCs w:val="0"/>
                  <w:color w:val="auto"/>
                  <w:sz w:val="18"/>
                  <w:szCs w:val="18"/>
                </w:rPr>
                <w:id w:val="1821300938"/>
                <w14:checkbox>
                  <w14:checked w14:val="0"/>
                  <w14:checkedState w14:val="2612" w14:font="MS Gothic"/>
                  <w14:uncheckedState w14:val="2610" w14:font="MS Gothic"/>
                </w14:checkbox>
              </w:sdtPr>
              <w:sdtEndPr/>
              <w:sdtContent>
                <w:customXmlDelRangeEnd w:id="4301"/>
                <w:del w:id="4302" w:author="Xuning Wei12232" w:date="2026-07-27T15:15:00Z">
                  <w:r w:rsidR="00C1757C" w:rsidRPr="00032BAE" w:rsidDel="00DA2B65">
                    <w:rPr>
                      <w:rFonts w:ascii="Segoe UI Symbol" w:eastAsia="MS Gothic" w:hAnsi="Segoe UI Symbol" w:cs="Segoe UI Symbol"/>
                      <w:color w:val="auto"/>
                      <w:sz w:val="18"/>
                      <w:szCs w:val="18"/>
                    </w:rPr>
                    <w:delText>☐</w:delText>
                  </w:r>
                </w:del>
                <w:customXmlDelRangeStart w:id="4303" w:author="Xuning Wei12232" w:date="2026-07-27T15:15:00Z"/>
              </w:sdtContent>
            </w:sdt>
            <w:customXmlDelRangeEnd w:id="4303"/>
            <w:del w:id="4304" w:author="Xuning Wei12232" w:date="2026-07-27T15:15:00Z">
              <w:r w:rsidR="00C1757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31CFF4A0" w14:textId="6FEE4221" w:rsidR="00C1757C" w:rsidRPr="00032BAE" w:rsidDel="00DA2B65" w:rsidRDefault="00C1757C">
            <w:pPr>
              <w:pStyle w:val="2"/>
              <w:spacing w:beforeLines="50" w:after="50" w:line="319" w:lineRule="auto"/>
              <w:ind w:leftChars="134" w:left="281"/>
              <w:contextualSpacing/>
              <w:jc w:val="both"/>
              <w:rPr>
                <w:del w:id="4305" w:author="Xuning Wei12232" w:date="2026-07-27T15:15:00Z"/>
                <w:rFonts w:ascii="Times New Roman" w:eastAsia="仿宋_GB2312" w:hAnsi="Times New Roman" w:cs="Times New Roman"/>
                <w:color w:val="auto"/>
                <w:sz w:val="18"/>
                <w:szCs w:val="18"/>
              </w:rPr>
              <w:pPrChange w:id="4306" w:author="Xuning Wei12232" w:date="2026-07-27T15:15:00Z">
                <w:pPr>
                  <w:spacing w:line="276" w:lineRule="auto"/>
                  <w:jc w:val="both"/>
                </w:pPr>
              </w:pPrChange>
            </w:pPr>
            <w:del w:id="4307" w:author="Xuning Wei12232" w:date="2026-07-27T15:15:00Z">
              <w:r w:rsidRPr="00032BAE" w:rsidDel="00DA2B65">
                <w:rPr>
                  <w:rFonts w:ascii="Times New Roman" w:eastAsia="仿宋_GB2312" w:hAnsi="Times New Roman" w:cs="Times New Roman"/>
                  <w:color w:val="auto"/>
                  <w:sz w:val="18"/>
                  <w:szCs w:val="18"/>
                </w:rPr>
                <w:delText>N/A</w:delText>
              </w:r>
            </w:del>
          </w:p>
        </w:tc>
      </w:tr>
      <w:tr w:rsidR="00032BAE" w:rsidRPr="00032BAE" w:rsidDel="00DA2B65" w14:paraId="58101B6E" w14:textId="3496765E" w:rsidTr="0030647B">
        <w:trPr>
          <w:trHeight w:val="595"/>
          <w:del w:id="4308" w:author="Xuning Wei12232" w:date="2026-07-27T15:15:00Z"/>
        </w:trPr>
        <w:tc>
          <w:tcPr>
            <w:tcW w:w="531" w:type="dxa"/>
            <w:vMerge/>
            <w:tcBorders>
              <w:left w:val="single" w:sz="4" w:space="0" w:color="auto"/>
              <w:right w:val="single" w:sz="4" w:space="0" w:color="auto"/>
            </w:tcBorders>
            <w:shd w:val="clear" w:color="auto" w:fill="FFFFFF" w:themeFill="background1"/>
            <w:vAlign w:val="center"/>
          </w:tcPr>
          <w:p w14:paraId="1CF0602F" w14:textId="1DDE6D2E" w:rsidR="00C1757C" w:rsidRPr="00032BAE" w:rsidDel="00DA2B65" w:rsidRDefault="00C1757C">
            <w:pPr>
              <w:pStyle w:val="2"/>
              <w:spacing w:beforeLines="50" w:after="50" w:line="319" w:lineRule="auto"/>
              <w:ind w:leftChars="134" w:left="281"/>
              <w:contextualSpacing/>
              <w:jc w:val="both"/>
              <w:rPr>
                <w:del w:id="4309" w:author="Xuning Wei12232" w:date="2026-07-27T15:15:00Z"/>
                <w:rFonts w:ascii="Times New Roman" w:eastAsia="FangSong" w:hAnsi="Times New Roman" w:cs="Times New Roman"/>
                <w:color w:val="auto"/>
                <w:sz w:val="18"/>
                <w:szCs w:val="18"/>
              </w:rPr>
              <w:pPrChange w:id="4310" w:author="Xuning Wei12232" w:date="2026-07-27T15:15:00Z">
                <w:pPr>
                  <w:spacing w:line="276" w:lineRule="auto"/>
                  <w:jc w:val="both"/>
                </w:pPr>
              </w:pPrChange>
            </w:pPr>
          </w:p>
        </w:tc>
        <w:tc>
          <w:tcPr>
            <w:tcW w:w="1302" w:type="dxa"/>
            <w:vMerge/>
            <w:tcBorders>
              <w:left w:val="nil"/>
              <w:right w:val="single" w:sz="4" w:space="0" w:color="auto"/>
            </w:tcBorders>
            <w:shd w:val="clear" w:color="auto" w:fill="FFFFFF" w:themeFill="background1"/>
            <w:vAlign w:val="center"/>
          </w:tcPr>
          <w:p w14:paraId="4CA6A225" w14:textId="790F2FE9" w:rsidR="00C1757C" w:rsidRPr="00032BAE" w:rsidDel="00DA2B65" w:rsidRDefault="00C1757C">
            <w:pPr>
              <w:pStyle w:val="2"/>
              <w:spacing w:beforeLines="50" w:after="50" w:line="319" w:lineRule="auto"/>
              <w:ind w:leftChars="134" w:left="281"/>
              <w:contextualSpacing/>
              <w:jc w:val="both"/>
              <w:rPr>
                <w:del w:id="4311" w:author="Xuning Wei12232" w:date="2026-07-27T15:15:00Z"/>
                <w:rFonts w:ascii="Times New Roman" w:eastAsia="仿宋_GB2312" w:hAnsi="Times New Roman" w:cs="Times New Roman"/>
                <w:color w:val="auto"/>
                <w:sz w:val="18"/>
                <w:szCs w:val="18"/>
              </w:rPr>
              <w:pPrChange w:id="4312" w:author="Xuning Wei12232" w:date="2026-07-27T15:15:00Z">
                <w:pPr>
                  <w:spacing w:line="240" w:lineRule="exact"/>
                  <w:contextualSpacing/>
                  <w:jc w:val="both"/>
                </w:pPr>
              </w:pPrChange>
            </w:pPr>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2FA752B0" w14:textId="6A35937E" w:rsidR="00C1757C" w:rsidRPr="00032BAE" w:rsidDel="00DA2B65" w:rsidRDefault="00C1757C">
            <w:pPr>
              <w:pStyle w:val="2"/>
              <w:spacing w:beforeLines="50" w:after="50" w:line="319" w:lineRule="auto"/>
              <w:ind w:leftChars="134" w:left="281"/>
              <w:contextualSpacing/>
              <w:jc w:val="both"/>
              <w:rPr>
                <w:del w:id="4313" w:author="Xuning Wei12232" w:date="2026-07-27T15:15:00Z"/>
                <w:rFonts w:ascii="Times New Roman" w:eastAsia="仿宋_GB2312" w:hAnsi="Times New Roman" w:cs="Times New Roman"/>
                <w:color w:val="auto"/>
                <w:sz w:val="18"/>
                <w:szCs w:val="18"/>
              </w:rPr>
              <w:pPrChange w:id="4314" w:author="Xuning Wei12232" w:date="2026-07-27T15:15:00Z">
                <w:pPr>
                  <w:contextualSpacing/>
                  <w:jc w:val="both"/>
                </w:pPr>
              </w:pPrChange>
            </w:pPr>
            <w:del w:id="4315" w:author="Xuning Wei12232" w:date="2026-07-27T15:15:00Z">
              <w:r w:rsidRPr="00032BAE" w:rsidDel="00DA2B65">
                <w:rPr>
                  <w:rFonts w:ascii="Times New Roman" w:eastAsia="仿宋_GB2312" w:hAnsi="Times New Roman" w:cs="Times New Roman"/>
                  <w:color w:val="auto"/>
                  <w:sz w:val="18"/>
                  <w:szCs w:val="18"/>
                </w:rPr>
                <w:delText>Add Liquid</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411BFD55" w14:textId="4E1DE381" w:rsidR="00C1757C" w:rsidRPr="00032BAE" w:rsidDel="00DA2B65" w:rsidRDefault="00C1757C">
            <w:pPr>
              <w:pStyle w:val="2"/>
              <w:spacing w:beforeLines="50" w:after="50" w:line="319" w:lineRule="auto"/>
              <w:ind w:leftChars="134" w:left="281"/>
              <w:contextualSpacing/>
              <w:jc w:val="both"/>
              <w:rPr>
                <w:del w:id="4316" w:author="Xuning Wei12232" w:date="2026-07-27T15:15:00Z"/>
                <w:rFonts w:ascii="Times New Roman" w:eastAsia="仿宋_GB2312" w:hAnsi="Times New Roman" w:cs="Times New Roman"/>
                <w:color w:val="auto"/>
                <w:sz w:val="18"/>
                <w:szCs w:val="18"/>
              </w:rPr>
              <w:pPrChange w:id="4317" w:author="Xuning Wei12232" w:date="2026-07-27T15:15:00Z">
                <w:pPr>
                  <w:contextualSpacing/>
                  <w:jc w:val="both"/>
                </w:pPr>
              </w:pPrChange>
            </w:pPr>
            <w:del w:id="4318" w:author="Xuning Wei12232" w:date="2026-07-27T15:15:00Z">
              <w:r w:rsidRPr="00032BAE" w:rsidDel="00DA2B65">
                <w:rPr>
                  <w:rFonts w:ascii="Times New Roman" w:eastAsia="仿宋_GB2312" w:hAnsi="Times New Roman" w:cs="Times New Roman"/>
                  <w:color w:val="auto"/>
                  <w:sz w:val="18"/>
                  <w:szCs w:val="18"/>
                </w:rPr>
                <w:delText>Dedicated pipeline feeding</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69D28616" w14:textId="141D6E8A" w:rsidR="00C1757C" w:rsidRPr="00032BAE" w:rsidDel="00DA2B65" w:rsidRDefault="000B6761">
            <w:pPr>
              <w:pStyle w:val="2"/>
              <w:spacing w:beforeLines="50" w:after="50" w:line="319" w:lineRule="auto"/>
              <w:ind w:leftChars="134" w:left="281"/>
              <w:contextualSpacing/>
              <w:jc w:val="both"/>
              <w:rPr>
                <w:del w:id="4319" w:author="Xuning Wei12232" w:date="2026-07-27T15:15:00Z"/>
                <w:rFonts w:ascii="Times New Roman" w:eastAsia="仿宋_GB2312" w:hAnsi="Times New Roman" w:cs="Times New Roman"/>
                <w:color w:val="auto"/>
                <w:sz w:val="18"/>
                <w:szCs w:val="18"/>
              </w:rPr>
              <w:pPrChange w:id="4320" w:author="Xuning Wei12232" w:date="2026-07-27T15:15:00Z">
                <w:pPr>
                  <w:spacing w:line="276" w:lineRule="auto"/>
                  <w:jc w:val="both"/>
                </w:pPr>
              </w:pPrChange>
            </w:pPr>
            <w:customXmlDelRangeStart w:id="4321" w:author="Xuning Wei12232" w:date="2026-07-27T15:15:00Z"/>
            <w:sdt>
              <w:sdtPr>
                <w:rPr>
                  <w:rFonts w:ascii="Times New Roman" w:eastAsia="仿宋_GB2312" w:hAnsi="Times New Roman" w:cs="Times New Roman"/>
                  <w:b w:val="0"/>
                  <w:iCs w:val="0"/>
                  <w:color w:val="auto"/>
                  <w:sz w:val="18"/>
                  <w:szCs w:val="18"/>
                </w:rPr>
                <w:id w:val="1645093"/>
                <w14:checkbox>
                  <w14:checked w14:val="1"/>
                  <w14:checkedState w14:val="2612" w14:font="MS Gothic"/>
                  <w14:uncheckedState w14:val="2610" w14:font="MS Gothic"/>
                </w14:checkbox>
              </w:sdtPr>
              <w:sdtEndPr/>
              <w:sdtContent>
                <w:customXmlDelRangeEnd w:id="4321"/>
                <w:del w:id="4322" w:author="Xuning Wei12232" w:date="2026-07-27T15:15:00Z">
                  <w:r w:rsidR="00C1757C" w:rsidRPr="00032BAE" w:rsidDel="00DA2B65">
                    <w:rPr>
                      <w:rFonts w:ascii="Segoe UI Symbol" w:eastAsia="MS Gothic" w:hAnsi="Segoe UI Symbol" w:cs="Segoe UI Symbol"/>
                      <w:color w:val="auto"/>
                      <w:sz w:val="18"/>
                      <w:szCs w:val="18"/>
                    </w:rPr>
                    <w:delText>☒</w:delText>
                  </w:r>
                </w:del>
                <w:customXmlDelRangeStart w:id="4323" w:author="Xuning Wei12232" w:date="2026-07-27T15:15:00Z"/>
              </w:sdtContent>
            </w:sdt>
            <w:customXmlDelRangeEnd w:id="4323"/>
            <w:del w:id="4324" w:author="Xuning Wei12232" w:date="2026-07-27T15:15:00Z">
              <w:r w:rsidR="00C1757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4C6EDC86" w14:textId="2B320B6D" w:rsidR="00C1757C" w:rsidRPr="00032BAE" w:rsidDel="00DA2B65" w:rsidRDefault="000B6761">
            <w:pPr>
              <w:pStyle w:val="2"/>
              <w:spacing w:beforeLines="50" w:after="50" w:line="319" w:lineRule="auto"/>
              <w:ind w:leftChars="134" w:left="281"/>
              <w:contextualSpacing/>
              <w:jc w:val="both"/>
              <w:rPr>
                <w:del w:id="4325" w:author="Xuning Wei12232" w:date="2026-07-27T15:15:00Z"/>
                <w:rFonts w:ascii="Times New Roman" w:eastAsia="仿宋_GB2312" w:hAnsi="Times New Roman" w:cs="Times New Roman"/>
                <w:color w:val="auto"/>
                <w:sz w:val="18"/>
                <w:szCs w:val="18"/>
              </w:rPr>
              <w:pPrChange w:id="4326" w:author="Xuning Wei12232" w:date="2026-07-27T15:15:00Z">
                <w:pPr>
                  <w:spacing w:line="276" w:lineRule="auto"/>
                  <w:jc w:val="both"/>
                </w:pPr>
              </w:pPrChange>
            </w:pPr>
            <w:customXmlDelRangeStart w:id="4327" w:author="Xuning Wei12232" w:date="2026-07-27T15:15:00Z"/>
            <w:sdt>
              <w:sdtPr>
                <w:rPr>
                  <w:rFonts w:ascii="Times New Roman" w:eastAsia="仿宋_GB2312" w:hAnsi="Times New Roman" w:cs="Times New Roman"/>
                  <w:b w:val="0"/>
                  <w:iCs w:val="0"/>
                  <w:color w:val="auto"/>
                  <w:sz w:val="18"/>
                  <w:szCs w:val="18"/>
                </w:rPr>
                <w:id w:val="1272134326"/>
                <w14:checkbox>
                  <w14:checked w14:val="0"/>
                  <w14:checkedState w14:val="2612" w14:font="MS Gothic"/>
                  <w14:uncheckedState w14:val="2610" w14:font="MS Gothic"/>
                </w14:checkbox>
              </w:sdtPr>
              <w:sdtEndPr/>
              <w:sdtContent>
                <w:customXmlDelRangeEnd w:id="4327"/>
                <w:del w:id="4328" w:author="Xuning Wei12232" w:date="2026-07-27T15:15:00Z">
                  <w:r w:rsidR="00C1757C" w:rsidRPr="00032BAE" w:rsidDel="00DA2B65">
                    <w:rPr>
                      <w:rFonts w:ascii="Segoe UI Symbol" w:eastAsia="仿宋_GB2312" w:hAnsi="Segoe UI Symbol" w:cs="Segoe UI Symbol"/>
                      <w:color w:val="auto"/>
                      <w:sz w:val="18"/>
                      <w:szCs w:val="18"/>
                    </w:rPr>
                    <w:delText>☐</w:delText>
                  </w:r>
                </w:del>
                <w:customXmlDelRangeStart w:id="4329" w:author="Xuning Wei12232" w:date="2026-07-27T15:15:00Z"/>
              </w:sdtContent>
            </w:sdt>
            <w:customXmlDelRangeEnd w:id="4329"/>
            <w:del w:id="4330" w:author="Xuning Wei12232" w:date="2026-07-27T15:15:00Z">
              <w:r w:rsidR="00C1757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540ED50C" w14:textId="5846F0F3" w:rsidR="00C1757C" w:rsidRPr="00032BAE" w:rsidDel="00DA2B65" w:rsidRDefault="00C1757C">
            <w:pPr>
              <w:pStyle w:val="2"/>
              <w:spacing w:beforeLines="50" w:after="50" w:line="319" w:lineRule="auto"/>
              <w:ind w:leftChars="134" w:left="281"/>
              <w:contextualSpacing/>
              <w:jc w:val="both"/>
              <w:rPr>
                <w:del w:id="4331" w:author="Xuning Wei12232" w:date="2026-07-27T15:15:00Z"/>
                <w:rFonts w:ascii="Times New Roman" w:eastAsia="仿宋_GB2312" w:hAnsi="Times New Roman" w:cs="Times New Roman"/>
                <w:color w:val="auto"/>
                <w:sz w:val="18"/>
                <w:szCs w:val="18"/>
              </w:rPr>
              <w:pPrChange w:id="4332" w:author="Xuning Wei12232" w:date="2026-07-27T15:15:00Z">
                <w:pPr>
                  <w:spacing w:line="276" w:lineRule="auto"/>
                  <w:jc w:val="both"/>
                </w:pPr>
              </w:pPrChange>
            </w:pPr>
            <w:del w:id="4333" w:author="Xuning Wei12232" w:date="2026-07-27T15:15:00Z">
              <w:r w:rsidRPr="00032BAE" w:rsidDel="00DA2B65">
                <w:rPr>
                  <w:rFonts w:ascii="Times New Roman" w:eastAsia="仿宋_GB2312" w:hAnsi="Times New Roman" w:cs="Times New Roman"/>
                  <w:color w:val="auto"/>
                  <w:sz w:val="18"/>
                  <w:szCs w:val="18"/>
                </w:rPr>
                <w:delText>N/A</w:delText>
              </w:r>
            </w:del>
          </w:p>
        </w:tc>
      </w:tr>
      <w:tr w:rsidR="00032BAE" w:rsidRPr="00032BAE" w:rsidDel="00DA2B65" w14:paraId="04EECB31" w14:textId="1324739A" w:rsidTr="0030647B">
        <w:trPr>
          <w:trHeight w:val="595"/>
          <w:del w:id="4334" w:author="Xuning Wei12232" w:date="2026-07-27T15:15:00Z"/>
        </w:trPr>
        <w:tc>
          <w:tcPr>
            <w:tcW w:w="531" w:type="dxa"/>
            <w:vMerge/>
            <w:tcBorders>
              <w:left w:val="single" w:sz="4" w:space="0" w:color="auto"/>
              <w:bottom w:val="single" w:sz="4" w:space="0" w:color="auto"/>
              <w:right w:val="single" w:sz="4" w:space="0" w:color="auto"/>
            </w:tcBorders>
            <w:shd w:val="clear" w:color="auto" w:fill="FFFFFF" w:themeFill="background1"/>
            <w:vAlign w:val="center"/>
          </w:tcPr>
          <w:p w14:paraId="7CF91E47" w14:textId="0B47B0B2" w:rsidR="00C1757C" w:rsidRPr="00032BAE" w:rsidDel="00DA2B65" w:rsidRDefault="00C1757C">
            <w:pPr>
              <w:pStyle w:val="2"/>
              <w:spacing w:beforeLines="50" w:after="50" w:line="319" w:lineRule="auto"/>
              <w:ind w:leftChars="134" w:left="281"/>
              <w:contextualSpacing/>
              <w:jc w:val="both"/>
              <w:rPr>
                <w:del w:id="4335" w:author="Xuning Wei12232" w:date="2026-07-27T15:15:00Z"/>
                <w:rFonts w:ascii="Times New Roman" w:eastAsia="FangSong" w:hAnsi="Times New Roman" w:cs="Times New Roman"/>
                <w:color w:val="auto"/>
                <w:sz w:val="18"/>
                <w:szCs w:val="18"/>
              </w:rPr>
              <w:pPrChange w:id="4336" w:author="Xuning Wei12232" w:date="2026-07-27T15:15:00Z">
                <w:pPr>
                  <w:spacing w:line="276" w:lineRule="auto"/>
                  <w:jc w:val="both"/>
                </w:pPr>
              </w:pPrChange>
            </w:pPr>
          </w:p>
        </w:tc>
        <w:tc>
          <w:tcPr>
            <w:tcW w:w="1302" w:type="dxa"/>
            <w:vMerge/>
            <w:tcBorders>
              <w:left w:val="nil"/>
              <w:bottom w:val="single" w:sz="4" w:space="0" w:color="auto"/>
              <w:right w:val="single" w:sz="4" w:space="0" w:color="auto"/>
            </w:tcBorders>
            <w:shd w:val="clear" w:color="auto" w:fill="FFFFFF" w:themeFill="background1"/>
            <w:vAlign w:val="center"/>
          </w:tcPr>
          <w:p w14:paraId="7C0B8964" w14:textId="58524726" w:rsidR="00C1757C" w:rsidRPr="00032BAE" w:rsidDel="00DA2B65" w:rsidRDefault="00C1757C">
            <w:pPr>
              <w:pStyle w:val="2"/>
              <w:spacing w:beforeLines="50" w:after="50" w:line="319" w:lineRule="auto"/>
              <w:ind w:leftChars="134" w:left="281"/>
              <w:contextualSpacing/>
              <w:jc w:val="both"/>
              <w:rPr>
                <w:del w:id="4337" w:author="Xuning Wei12232" w:date="2026-07-27T15:15:00Z"/>
                <w:rFonts w:ascii="Times New Roman" w:eastAsia="仿宋_GB2312" w:hAnsi="Times New Roman" w:cs="Times New Roman"/>
                <w:color w:val="auto"/>
                <w:sz w:val="18"/>
                <w:szCs w:val="18"/>
              </w:rPr>
              <w:pPrChange w:id="4338" w:author="Xuning Wei12232" w:date="2026-07-27T15:15:00Z">
                <w:pPr>
                  <w:spacing w:line="240" w:lineRule="exact"/>
                  <w:contextualSpacing/>
                  <w:jc w:val="both"/>
                </w:pPr>
              </w:pPrChange>
            </w:pPr>
          </w:p>
        </w:tc>
        <w:tc>
          <w:tcPr>
            <w:tcW w:w="3234" w:type="dxa"/>
            <w:tcBorders>
              <w:top w:val="single" w:sz="4" w:space="0" w:color="auto"/>
              <w:left w:val="nil"/>
              <w:bottom w:val="single" w:sz="4" w:space="0" w:color="auto"/>
              <w:right w:val="single" w:sz="4" w:space="0" w:color="auto"/>
            </w:tcBorders>
            <w:shd w:val="clear" w:color="auto" w:fill="FFFFFF" w:themeFill="background1"/>
            <w:vAlign w:val="center"/>
          </w:tcPr>
          <w:p w14:paraId="61A2CE6B" w14:textId="417A6A43" w:rsidR="00C1757C" w:rsidRPr="00032BAE" w:rsidDel="00DA2B65" w:rsidRDefault="00C1757C">
            <w:pPr>
              <w:pStyle w:val="2"/>
              <w:spacing w:beforeLines="50" w:after="50" w:line="319" w:lineRule="auto"/>
              <w:ind w:leftChars="134" w:left="281"/>
              <w:contextualSpacing/>
              <w:jc w:val="both"/>
              <w:rPr>
                <w:del w:id="4339" w:author="Xuning Wei12232" w:date="2026-07-27T15:15:00Z"/>
                <w:rFonts w:ascii="Times New Roman" w:eastAsia="仿宋_GB2312" w:hAnsi="Times New Roman" w:cs="Times New Roman"/>
                <w:color w:val="auto"/>
                <w:sz w:val="18"/>
                <w:szCs w:val="18"/>
              </w:rPr>
              <w:pPrChange w:id="4340" w:author="Xuning Wei12232" w:date="2026-07-27T15:15:00Z">
                <w:pPr>
                  <w:contextualSpacing/>
                  <w:jc w:val="both"/>
                </w:pPr>
              </w:pPrChange>
            </w:pPr>
            <w:del w:id="4341" w:author="Xuning Wei12232" w:date="2026-07-27T15:15:00Z">
              <w:r w:rsidRPr="00032BAE" w:rsidDel="00DA2B65">
                <w:rPr>
                  <w:rFonts w:ascii="Times New Roman" w:eastAsia="仿宋_GB2312" w:hAnsi="Times New Roman" w:cs="Times New Roman"/>
                  <w:color w:val="auto"/>
                  <w:sz w:val="18"/>
                  <w:szCs w:val="18"/>
                </w:rPr>
                <w:delText>Solution transfer</w:delText>
              </w:r>
            </w:del>
          </w:p>
        </w:tc>
        <w:tc>
          <w:tcPr>
            <w:tcW w:w="4110" w:type="dxa"/>
            <w:tcBorders>
              <w:top w:val="single" w:sz="4" w:space="0" w:color="auto"/>
              <w:left w:val="nil"/>
              <w:bottom w:val="single" w:sz="4" w:space="0" w:color="auto"/>
              <w:right w:val="single" w:sz="4" w:space="0" w:color="auto"/>
            </w:tcBorders>
            <w:shd w:val="clear" w:color="auto" w:fill="FFFFFF" w:themeFill="background1"/>
            <w:vAlign w:val="center"/>
          </w:tcPr>
          <w:p w14:paraId="3DD5B9E9" w14:textId="40F3398F" w:rsidR="00C1757C" w:rsidRPr="00032BAE" w:rsidDel="00DA2B65" w:rsidRDefault="00C1757C">
            <w:pPr>
              <w:pStyle w:val="2"/>
              <w:spacing w:beforeLines="50" w:after="50" w:line="319" w:lineRule="auto"/>
              <w:ind w:leftChars="134" w:left="281"/>
              <w:contextualSpacing/>
              <w:jc w:val="both"/>
              <w:rPr>
                <w:del w:id="4342" w:author="Xuning Wei12232" w:date="2026-07-27T15:15:00Z"/>
                <w:rFonts w:ascii="Times New Roman" w:eastAsia="仿宋_GB2312" w:hAnsi="Times New Roman" w:cs="Times New Roman"/>
                <w:color w:val="auto"/>
                <w:sz w:val="18"/>
                <w:szCs w:val="18"/>
              </w:rPr>
              <w:pPrChange w:id="4343" w:author="Xuning Wei12232" w:date="2026-07-27T15:15:00Z">
                <w:pPr>
                  <w:contextualSpacing/>
                  <w:jc w:val="both"/>
                </w:pPr>
              </w:pPrChange>
            </w:pPr>
            <w:del w:id="4344" w:author="Xuning Wei12232" w:date="2026-07-27T15:15:00Z">
              <w:r w:rsidRPr="00032BAE" w:rsidDel="00DA2B65">
                <w:rPr>
                  <w:rFonts w:ascii="Times New Roman" w:eastAsia="仿宋_GB2312" w:hAnsi="Times New Roman" w:cs="Times New Roman"/>
                  <w:color w:val="auto"/>
                  <w:sz w:val="18"/>
                  <w:szCs w:val="18"/>
                </w:rPr>
                <w:delText>The equipment is equipped with solution transfer lines and feeding ports</w:delText>
              </w:r>
            </w:del>
          </w:p>
        </w:tc>
        <w:tc>
          <w:tcPr>
            <w:tcW w:w="851" w:type="dxa"/>
            <w:tcBorders>
              <w:top w:val="nil"/>
              <w:left w:val="nil"/>
              <w:bottom w:val="single" w:sz="4" w:space="0" w:color="auto"/>
              <w:right w:val="single" w:sz="4" w:space="0" w:color="auto"/>
            </w:tcBorders>
            <w:shd w:val="clear" w:color="auto" w:fill="FFFFFF" w:themeFill="background1"/>
            <w:vAlign w:val="center"/>
          </w:tcPr>
          <w:p w14:paraId="4B49EDB8" w14:textId="798A821A" w:rsidR="00C1757C" w:rsidRPr="00032BAE" w:rsidDel="00DA2B65" w:rsidRDefault="000B6761">
            <w:pPr>
              <w:pStyle w:val="2"/>
              <w:spacing w:beforeLines="50" w:after="50" w:line="319" w:lineRule="auto"/>
              <w:ind w:leftChars="134" w:left="281"/>
              <w:contextualSpacing/>
              <w:jc w:val="both"/>
              <w:rPr>
                <w:del w:id="4345" w:author="Xuning Wei12232" w:date="2026-07-27T15:15:00Z"/>
                <w:rFonts w:ascii="Times New Roman" w:eastAsia="仿宋_GB2312" w:hAnsi="Times New Roman" w:cs="Times New Roman"/>
                <w:color w:val="auto"/>
                <w:sz w:val="18"/>
                <w:szCs w:val="18"/>
              </w:rPr>
              <w:pPrChange w:id="4346" w:author="Xuning Wei12232" w:date="2026-07-27T15:15:00Z">
                <w:pPr>
                  <w:spacing w:line="276" w:lineRule="auto"/>
                  <w:jc w:val="both"/>
                </w:pPr>
              </w:pPrChange>
            </w:pPr>
            <w:customXmlDelRangeStart w:id="4347" w:author="Xuning Wei12232" w:date="2026-07-27T15:15:00Z"/>
            <w:sdt>
              <w:sdtPr>
                <w:rPr>
                  <w:rFonts w:ascii="Times New Roman" w:eastAsia="仿宋_GB2312" w:hAnsi="Times New Roman" w:cs="Times New Roman"/>
                  <w:b w:val="0"/>
                  <w:iCs w:val="0"/>
                  <w:color w:val="auto"/>
                  <w:sz w:val="18"/>
                  <w:szCs w:val="18"/>
                </w:rPr>
                <w:id w:val="-1720504473"/>
                <w14:checkbox>
                  <w14:checked w14:val="1"/>
                  <w14:checkedState w14:val="2612" w14:font="MS Gothic"/>
                  <w14:uncheckedState w14:val="2610" w14:font="MS Gothic"/>
                </w14:checkbox>
              </w:sdtPr>
              <w:sdtEndPr/>
              <w:sdtContent>
                <w:customXmlDelRangeEnd w:id="4347"/>
                <w:del w:id="4348" w:author="Xuning Wei12232" w:date="2026-07-27T15:15:00Z">
                  <w:r w:rsidR="00C1757C" w:rsidRPr="00032BAE" w:rsidDel="00DA2B65">
                    <w:rPr>
                      <w:rFonts w:ascii="Segoe UI Symbol" w:eastAsia="MS Gothic" w:hAnsi="Segoe UI Symbol" w:cs="Segoe UI Symbol"/>
                      <w:color w:val="auto"/>
                      <w:sz w:val="18"/>
                      <w:szCs w:val="18"/>
                    </w:rPr>
                    <w:delText>☒</w:delText>
                  </w:r>
                </w:del>
                <w:customXmlDelRangeStart w:id="4349" w:author="Xuning Wei12232" w:date="2026-07-27T15:15:00Z"/>
              </w:sdtContent>
            </w:sdt>
            <w:customXmlDelRangeEnd w:id="4349"/>
            <w:del w:id="4350" w:author="Xuning Wei12232" w:date="2026-07-27T15:15:00Z">
              <w:r w:rsidR="00C1757C" w:rsidRPr="00032BAE" w:rsidDel="00DA2B65">
                <w:rPr>
                  <w:rFonts w:ascii="Times New Roman" w:eastAsia="仿宋_GB2312" w:hAnsi="Times New Roman" w:cs="Times New Roman"/>
                  <w:color w:val="auto"/>
                  <w:sz w:val="18"/>
                  <w:szCs w:val="18"/>
                </w:rPr>
                <w:delText>Yes</w:delText>
              </w:r>
            </w:del>
          </w:p>
        </w:tc>
        <w:tc>
          <w:tcPr>
            <w:tcW w:w="740" w:type="dxa"/>
            <w:tcBorders>
              <w:top w:val="nil"/>
              <w:left w:val="nil"/>
              <w:bottom w:val="single" w:sz="4" w:space="0" w:color="auto"/>
              <w:right w:val="single" w:sz="4" w:space="0" w:color="auto"/>
            </w:tcBorders>
            <w:shd w:val="clear" w:color="auto" w:fill="FFFFFF" w:themeFill="background1"/>
            <w:vAlign w:val="center"/>
          </w:tcPr>
          <w:p w14:paraId="6E319005" w14:textId="1675BF7E" w:rsidR="00C1757C" w:rsidRPr="00032BAE" w:rsidDel="00DA2B65" w:rsidRDefault="000B6761">
            <w:pPr>
              <w:pStyle w:val="2"/>
              <w:spacing w:beforeLines="50" w:after="50" w:line="319" w:lineRule="auto"/>
              <w:ind w:leftChars="134" w:left="281"/>
              <w:contextualSpacing/>
              <w:jc w:val="both"/>
              <w:rPr>
                <w:del w:id="4351" w:author="Xuning Wei12232" w:date="2026-07-27T15:15:00Z"/>
                <w:rFonts w:ascii="Times New Roman" w:eastAsia="仿宋_GB2312" w:hAnsi="Times New Roman" w:cs="Times New Roman"/>
                <w:color w:val="auto"/>
                <w:sz w:val="18"/>
                <w:szCs w:val="18"/>
              </w:rPr>
              <w:pPrChange w:id="4352" w:author="Xuning Wei12232" w:date="2026-07-27T15:15:00Z">
                <w:pPr>
                  <w:spacing w:line="276" w:lineRule="auto"/>
                  <w:jc w:val="both"/>
                </w:pPr>
              </w:pPrChange>
            </w:pPr>
            <w:customXmlDelRangeStart w:id="4353" w:author="Xuning Wei12232" w:date="2026-07-27T15:15:00Z"/>
            <w:sdt>
              <w:sdtPr>
                <w:rPr>
                  <w:rFonts w:ascii="Times New Roman" w:eastAsia="仿宋_GB2312" w:hAnsi="Times New Roman" w:cs="Times New Roman"/>
                  <w:b w:val="0"/>
                  <w:iCs w:val="0"/>
                  <w:color w:val="auto"/>
                  <w:sz w:val="18"/>
                  <w:szCs w:val="18"/>
                </w:rPr>
                <w:id w:val="-609748831"/>
                <w14:checkbox>
                  <w14:checked w14:val="0"/>
                  <w14:checkedState w14:val="2612" w14:font="MS Gothic"/>
                  <w14:uncheckedState w14:val="2610" w14:font="MS Gothic"/>
                </w14:checkbox>
              </w:sdtPr>
              <w:sdtEndPr/>
              <w:sdtContent>
                <w:customXmlDelRangeEnd w:id="4353"/>
                <w:del w:id="4354" w:author="Xuning Wei12232" w:date="2026-07-27T15:15:00Z">
                  <w:r w:rsidR="00C1757C" w:rsidRPr="00032BAE" w:rsidDel="00DA2B65">
                    <w:rPr>
                      <w:rFonts w:ascii="Segoe UI Symbol" w:eastAsia="仿宋_GB2312" w:hAnsi="Segoe UI Symbol" w:cs="Segoe UI Symbol"/>
                      <w:color w:val="auto"/>
                      <w:sz w:val="18"/>
                      <w:szCs w:val="18"/>
                    </w:rPr>
                    <w:delText>☐</w:delText>
                  </w:r>
                </w:del>
                <w:customXmlDelRangeStart w:id="4355" w:author="Xuning Wei12232" w:date="2026-07-27T15:15:00Z"/>
              </w:sdtContent>
            </w:sdt>
            <w:customXmlDelRangeEnd w:id="4355"/>
            <w:del w:id="4356" w:author="Xuning Wei12232" w:date="2026-07-27T15:15:00Z">
              <w:r w:rsidR="00C1757C" w:rsidRPr="00032BAE" w:rsidDel="00DA2B65">
                <w:rPr>
                  <w:rFonts w:ascii="Times New Roman" w:eastAsia="仿宋_GB2312" w:hAnsi="Times New Roman" w:cs="Times New Roman"/>
                  <w:color w:val="auto"/>
                  <w:sz w:val="18"/>
                  <w:szCs w:val="18"/>
                </w:rPr>
                <w:delText xml:space="preserve"> No</w:delText>
              </w:r>
            </w:del>
          </w:p>
        </w:tc>
        <w:tc>
          <w:tcPr>
            <w:tcW w:w="3512" w:type="dxa"/>
            <w:tcBorders>
              <w:top w:val="nil"/>
              <w:left w:val="nil"/>
              <w:bottom w:val="single" w:sz="4" w:space="0" w:color="auto"/>
              <w:right w:val="single" w:sz="4" w:space="0" w:color="auto"/>
            </w:tcBorders>
            <w:shd w:val="clear" w:color="auto" w:fill="FFFFFF" w:themeFill="background1"/>
            <w:vAlign w:val="center"/>
          </w:tcPr>
          <w:p w14:paraId="7E6F0A65" w14:textId="38BBAE8F" w:rsidR="00C1757C" w:rsidRPr="00032BAE" w:rsidDel="00DA2B65" w:rsidRDefault="00C1757C">
            <w:pPr>
              <w:pStyle w:val="2"/>
              <w:spacing w:beforeLines="50" w:after="50" w:line="319" w:lineRule="auto"/>
              <w:ind w:leftChars="134" w:left="281"/>
              <w:contextualSpacing/>
              <w:jc w:val="both"/>
              <w:rPr>
                <w:del w:id="4357" w:author="Xuning Wei12232" w:date="2026-07-27T15:15:00Z"/>
                <w:rFonts w:ascii="Times New Roman" w:eastAsia="仿宋_GB2312" w:hAnsi="Times New Roman" w:cs="Times New Roman"/>
                <w:color w:val="auto"/>
                <w:sz w:val="18"/>
                <w:szCs w:val="18"/>
              </w:rPr>
              <w:pPrChange w:id="4358" w:author="Xuning Wei12232" w:date="2026-07-27T15:15:00Z">
                <w:pPr>
                  <w:spacing w:line="276" w:lineRule="auto"/>
                  <w:jc w:val="both"/>
                </w:pPr>
              </w:pPrChange>
            </w:pPr>
            <w:del w:id="4359" w:author="Xuning Wei12232" w:date="2026-07-27T15:15:00Z">
              <w:r w:rsidRPr="00032BAE" w:rsidDel="00DA2B65">
                <w:rPr>
                  <w:rFonts w:ascii="Times New Roman" w:eastAsia="仿宋_GB2312" w:hAnsi="Times New Roman" w:cs="Times New Roman"/>
                  <w:color w:val="auto"/>
                  <w:sz w:val="18"/>
                  <w:szCs w:val="18"/>
                  <w:lang w:eastAsia="zh-CN"/>
                </w:rPr>
                <w:delText>N/A</w:delText>
              </w:r>
            </w:del>
          </w:p>
        </w:tc>
      </w:tr>
    </w:tbl>
    <w:p w14:paraId="06C01CA3" w14:textId="77777777" w:rsidR="00DA2B65" w:rsidRPr="006F0556" w:rsidRDefault="00DA2B65" w:rsidP="00DA2B65">
      <w:pPr>
        <w:pStyle w:val="2"/>
        <w:rPr>
          <w:ins w:id="4360" w:author="Xuning Wei12232" w:date="2026-07-27T15:16:00Z"/>
          <w:rFonts w:ascii="Times New Roman" w:eastAsia="仿宋_GB2312" w:hAnsi="Times New Roman" w:cs="Times New Roman"/>
          <w:color w:val="0000FF"/>
        </w:rPr>
      </w:pPr>
      <w:ins w:id="4361" w:author="Xuning Wei12232" w:date="2026-07-27T15:16:00Z">
        <w:r w:rsidRPr="006F0556">
          <w:rPr>
            <w:rFonts w:ascii="Times New Roman" w:eastAsia="仿宋_GB2312" w:hAnsi="Times New Roman" w:cs="Times New Roman"/>
            <w:color w:val="0000FF"/>
          </w:rPr>
          <w:t>Assessment on function &amp; capacity for solid charge funnel TJ4S-1213-R</w:t>
        </w:r>
        <w:r>
          <w:rPr>
            <w:rFonts w:ascii="Times New Roman" w:eastAsia="仿宋_GB2312" w:hAnsi="Times New Roman" w:cs="Times New Roman"/>
            <w:color w:val="0000FF"/>
          </w:rPr>
          <w:t>22</w:t>
        </w:r>
      </w:ins>
    </w:p>
    <w:p w14:paraId="1317461A" w14:textId="77777777" w:rsidR="00DA2B65" w:rsidRPr="006F0556" w:rsidRDefault="00DA2B65" w:rsidP="00DA2B65">
      <w:pPr>
        <w:spacing w:beforeLines="50" w:before="120" w:after="50" w:line="319" w:lineRule="auto"/>
        <w:ind w:leftChars="134" w:left="281"/>
        <w:contextualSpacing/>
        <w:jc w:val="both"/>
        <w:rPr>
          <w:ins w:id="4362" w:author="Xuning Wei12232" w:date="2026-07-27T15:16:00Z"/>
          <w:rFonts w:ascii="Times New Roman" w:eastAsia="仿宋_GB2312" w:hAnsi="Times New Roman" w:cs="Times New Roman"/>
          <w:color w:val="0000FF"/>
          <w:sz w:val="20"/>
          <w:szCs w:val="20"/>
        </w:rPr>
      </w:pPr>
      <w:ins w:id="4363" w:author="Xuning Wei12232" w:date="2026-07-27T15:16:00Z">
        <w:r w:rsidRPr="006F0556">
          <w:rPr>
            <w:rFonts w:ascii="Times New Roman" w:eastAsia="仿宋_GB2312" w:hAnsi="Times New Roman" w:cs="Times New Roman"/>
            <w:color w:val="0000FF"/>
            <w:sz w:val="20"/>
            <w:szCs w:val="20"/>
          </w:rPr>
          <w:t xml:space="preserve">See </w:t>
        </w:r>
        <w:r w:rsidRPr="006F0556">
          <w:rPr>
            <w:rFonts w:ascii="Times New Roman" w:eastAsia="仿宋_GB2312" w:hAnsi="Times New Roman" w:cs="Times New Roman"/>
            <w:b/>
            <w:i/>
            <w:color w:val="0000FF"/>
            <w:sz w:val="20"/>
            <w:szCs w:val="20"/>
          </w:rPr>
          <w:t>Table 7</w:t>
        </w:r>
        <w:r w:rsidRPr="006F0556">
          <w:rPr>
            <w:rFonts w:ascii="Times New Roman" w:eastAsia="仿宋_GB2312" w:hAnsi="Times New Roman" w:cs="Times New Roman"/>
            <w:b/>
            <w:i/>
            <w:color w:val="0000FF"/>
            <w:sz w:val="20"/>
            <w:szCs w:val="20"/>
            <w:lang w:eastAsia="zh-CN"/>
          </w:rPr>
          <w:t>-</w:t>
        </w:r>
        <w:r>
          <w:rPr>
            <w:rFonts w:ascii="Times New Roman" w:eastAsia="仿宋_GB2312" w:hAnsi="Times New Roman" w:cs="Times New Roman"/>
            <w:b/>
            <w:i/>
            <w:color w:val="0000FF"/>
            <w:sz w:val="20"/>
            <w:szCs w:val="20"/>
          </w:rPr>
          <w:t>6</w:t>
        </w:r>
      </w:ins>
    </w:p>
    <w:p w14:paraId="7EE8FF5A" w14:textId="77777777" w:rsidR="00DA2B65" w:rsidRPr="006F0556" w:rsidRDefault="00DA2B65" w:rsidP="00DA2B65">
      <w:pPr>
        <w:jc w:val="center"/>
        <w:rPr>
          <w:ins w:id="4364" w:author="Xuning Wei12232" w:date="2026-07-27T15:16:00Z"/>
          <w:rFonts w:ascii="Times New Roman" w:eastAsia="仿宋_GB2312" w:hAnsi="Times New Roman" w:cs="Times New Roman"/>
          <w:b/>
          <w:color w:val="0000FF"/>
          <w:sz w:val="20"/>
          <w:szCs w:val="20"/>
        </w:rPr>
      </w:pPr>
      <w:ins w:id="4365" w:author="Xuning Wei12232" w:date="2026-07-27T15:16:00Z">
        <w:r w:rsidRPr="006F0556">
          <w:rPr>
            <w:rFonts w:ascii="Times New Roman" w:eastAsia="仿宋_GB2312" w:hAnsi="Times New Roman" w:cs="Times New Roman"/>
            <w:b/>
            <w:color w:val="0000FF"/>
            <w:sz w:val="20"/>
            <w:szCs w:val="20"/>
            <w:lang w:eastAsia="zh-CN"/>
          </w:rPr>
          <w:t>Table 7-</w:t>
        </w:r>
        <w:r>
          <w:rPr>
            <w:rFonts w:ascii="Times New Roman" w:eastAsia="仿宋_GB2312" w:hAnsi="Times New Roman" w:cs="Times New Roman"/>
            <w:b/>
            <w:color w:val="0000FF"/>
            <w:sz w:val="20"/>
            <w:szCs w:val="20"/>
            <w:lang w:eastAsia="zh-CN"/>
          </w:rPr>
          <w:t>6</w:t>
        </w:r>
        <w:r w:rsidRPr="006F0556">
          <w:rPr>
            <w:rFonts w:ascii="Times New Roman" w:eastAsia="仿宋_GB2312" w:hAnsi="Times New Roman" w:cs="Times New Roman"/>
            <w:b/>
            <w:color w:val="0000FF"/>
            <w:sz w:val="20"/>
            <w:szCs w:val="20"/>
            <w:lang w:eastAsia="zh-CN"/>
          </w:rPr>
          <w:t xml:space="preserve">: </w:t>
        </w:r>
        <w:r w:rsidRPr="006F0556">
          <w:rPr>
            <w:rFonts w:ascii="Times New Roman" w:eastAsia="仿宋_GB2312" w:hAnsi="Times New Roman" w:cs="Times New Roman"/>
            <w:b/>
            <w:color w:val="0000FF"/>
            <w:sz w:val="20"/>
            <w:szCs w:val="20"/>
          </w:rPr>
          <w:t xml:space="preserve">Equipment Suitability Assessment on Function &amp; Capacity for </w:t>
        </w:r>
        <w:r>
          <w:rPr>
            <w:rFonts w:ascii="Times New Roman" w:eastAsia="仿宋_GB2312" w:hAnsi="Times New Roman" w:cs="Times New Roman"/>
            <w:b/>
            <w:color w:val="0000FF"/>
            <w:sz w:val="20"/>
            <w:szCs w:val="20"/>
          </w:rPr>
          <w:t>Glass-line reactor</w:t>
        </w:r>
        <w:r w:rsidRPr="006F0556">
          <w:rPr>
            <w:rFonts w:ascii="Times New Roman" w:eastAsia="仿宋_GB2312" w:hAnsi="Times New Roman" w:cs="Times New Roman"/>
            <w:b/>
            <w:color w:val="0000FF"/>
            <w:sz w:val="20"/>
            <w:szCs w:val="20"/>
          </w:rPr>
          <w:t xml:space="preserve"> TJ4S-1213-R</w:t>
        </w:r>
        <w:r>
          <w:rPr>
            <w:rFonts w:ascii="Times New Roman" w:eastAsia="仿宋_GB2312" w:hAnsi="Times New Roman" w:cs="Times New Roman"/>
            <w:b/>
            <w:color w:val="0000FF"/>
            <w:sz w:val="20"/>
            <w:szCs w:val="20"/>
          </w:rPr>
          <w:t>22</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3"/>
        <w:gridCol w:w="1308"/>
        <w:gridCol w:w="3409"/>
        <w:gridCol w:w="4007"/>
        <w:gridCol w:w="873"/>
        <w:gridCol w:w="873"/>
        <w:gridCol w:w="3409"/>
      </w:tblGrid>
      <w:tr w:rsidR="00DA2B65" w:rsidRPr="00D34954" w14:paraId="06417D11" w14:textId="77777777" w:rsidTr="00DA2B65">
        <w:trPr>
          <w:trHeight w:val="397"/>
          <w:tblHeader/>
          <w:jc w:val="center"/>
          <w:ins w:id="4366" w:author="Xuning Wei12232" w:date="2026-07-27T15:16:00Z"/>
        </w:trPr>
        <w:tc>
          <w:tcPr>
            <w:tcW w:w="151" w:type="pct"/>
            <w:shd w:val="clear" w:color="auto" w:fill="D9D9D9" w:themeFill="background1" w:themeFillShade="D9"/>
            <w:vAlign w:val="center"/>
          </w:tcPr>
          <w:p w14:paraId="4B990A78" w14:textId="77777777" w:rsidR="00DA2B65" w:rsidRPr="006F0556" w:rsidRDefault="00DA2B65" w:rsidP="00DA2B65">
            <w:pPr>
              <w:spacing w:line="240" w:lineRule="exact"/>
              <w:contextualSpacing/>
              <w:jc w:val="center"/>
              <w:rPr>
                <w:ins w:id="4367" w:author="Xuning Wei12232" w:date="2026-07-27T15:16:00Z"/>
                <w:rFonts w:ascii="Times New Roman" w:eastAsia="仿宋_GB2312" w:hAnsi="Times New Roman" w:cs="Times New Roman"/>
                <w:b/>
                <w:color w:val="0000FF"/>
                <w:kern w:val="0"/>
                <w:sz w:val="18"/>
                <w:szCs w:val="18"/>
              </w:rPr>
            </w:pPr>
            <w:ins w:id="4368" w:author="Xuning Wei12232" w:date="2026-07-27T15:16:00Z">
              <w:r w:rsidRPr="006F0556">
                <w:rPr>
                  <w:rFonts w:ascii="Times New Roman" w:eastAsia="仿宋_GB2312" w:hAnsi="Times New Roman" w:cs="Times New Roman"/>
                  <w:b/>
                  <w:color w:val="0000FF"/>
                  <w:kern w:val="0"/>
                  <w:sz w:val="18"/>
                  <w:szCs w:val="18"/>
                </w:rPr>
                <w:t>S/N</w:t>
              </w:r>
            </w:ins>
          </w:p>
        </w:tc>
        <w:tc>
          <w:tcPr>
            <w:tcW w:w="1648" w:type="pct"/>
            <w:gridSpan w:val="2"/>
            <w:shd w:val="clear" w:color="auto" w:fill="D9D9D9" w:themeFill="background1" w:themeFillShade="D9"/>
            <w:vAlign w:val="center"/>
          </w:tcPr>
          <w:p w14:paraId="4933714A" w14:textId="77777777" w:rsidR="00DA2B65" w:rsidRPr="006F0556" w:rsidRDefault="00DA2B65" w:rsidP="00DA2B65">
            <w:pPr>
              <w:spacing w:line="240" w:lineRule="exact"/>
              <w:contextualSpacing/>
              <w:jc w:val="center"/>
              <w:rPr>
                <w:ins w:id="4369" w:author="Xuning Wei12232" w:date="2026-07-27T15:16:00Z"/>
                <w:rFonts w:ascii="Times New Roman" w:eastAsia="仿宋_GB2312" w:hAnsi="Times New Roman" w:cs="Times New Roman"/>
                <w:b/>
                <w:color w:val="0000FF"/>
                <w:kern w:val="0"/>
                <w:sz w:val="18"/>
                <w:szCs w:val="18"/>
              </w:rPr>
            </w:pPr>
            <w:ins w:id="4370" w:author="Xuning Wei12232" w:date="2026-07-27T15:16:00Z">
              <w:r w:rsidRPr="006F0556">
                <w:rPr>
                  <w:rFonts w:ascii="Times New Roman" w:eastAsia="仿宋_GB2312" w:hAnsi="Times New Roman" w:cs="Times New Roman"/>
                  <w:b/>
                  <w:color w:val="0000FF"/>
                  <w:kern w:val="0"/>
                  <w:sz w:val="18"/>
                  <w:szCs w:val="18"/>
                </w:rPr>
                <w:t>Process Requirements</w:t>
              </w:r>
            </w:ins>
          </w:p>
        </w:tc>
        <w:tc>
          <w:tcPr>
            <w:tcW w:w="1400" w:type="pct"/>
            <w:shd w:val="clear" w:color="auto" w:fill="D9D9D9" w:themeFill="background1" w:themeFillShade="D9"/>
            <w:vAlign w:val="center"/>
          </w:tcPr>
          <w:p w14:paraId="558DF99A" w14:textId="77777777" w:rsidR="00DA2B65" w:rsidRPr="006F0556" w:rsidRDefault="00DA2B65" w:rsidP="00DA2B65">
            <w:pPr>
              <w:spacing w:line="240" w:lineRule="exact"/>
              <w:contextualSpacing/>
              <w:jc w:val="center"/>
              <w:rPr>
                <w:ins w:id="4371" w:author="Xuning Wei12232" w:date="2026-07-27T15:16:00Z"/>
                <w:rFonts w:ascii="Times New Roman" w:eastAsia="仿宋_GB2312" w:hAnsi="Times New Roman" w:cs="Times New Roman"/>
                <w:b/>
                <w:color w:val="0000FF"/>
                <w:kern w:val="0"/>
                <w:sz w:val="18"/>
                <w:szCs w:val="18"/>
              </w:rPr>
            </w:pPr>
            <w:ins w:id="4372" w:author="Xuning Wei12232" w:date="2026-07-27T15:16:00Z">
              <w:r w:rsidRPr="006F0556">
                <w:rPr>
                  <w:rFonts w:ascii="Times New Roman" w:eastAsia="仿宋_GB2312" w:hAnsi="Times New Roman" w:cs="Times New Roman"/>
                  <w:b/>
                  <w:color w:val="0000FF"/>
                  <w:kern w:val="0"/>
                  <w:sz w:val="18"/>
                  <w:szCs w:val="18"/>
                </w:rPr>
                <w:t>Equipment Characteristics</w:t>
              </w:r>
            </w:ins>
          </w:p>
        </w:tc>
        <w:tc>
          <w:tcPr>
            <w:tcW w:w="610" w:type="pct"/>
            <w:gridSpan w:val="2"/>
            <w:shd w:val="clear" w:color="auto" w:fill="D9D9D9" w:themeFill="background1" w:themeFillShade="D9"/>
            <w:vAlign w:val="center"/>
          </w:tcPr>
          <w:p w14:paraId="42AD5AFE" w14:textId="77777777" w:rsidR="00DA2B65" w:rsidRPr="006F0556" w:rsidRDefault="00DA2B65" w:rsidP="00DA2B65">
            <w:pPr>
              <w:spacing w:line="240" w:lineRule="exact"/>
              <w:contextualSpacing/>
              <w:jc w:val="center"/>
              <w:rPr>
                <w:ins w:id="4373" w:author="Xuning Wei12232" w:date="2026-07-27T15:16:00Z"/>
                <w:rFonts w:ascii="Times New Roman" w:eastAsia="仿宋_GB2312" w:hAnsi="Times New Roman" w:cs="Times New Roman"/>
                <w:b/>
                <w:color w:val="0000FF"/>
                <w:kern w:val="0"/>
                <w:sz w:val="18"/>
                <w:szCs w:val="18"/>
              </w:rPr>
            </w:pPr>
            <w:ins w:id="4374" w:author="Xuning Wei12232" w:date="2026-07-27T15:16:00Z">
              <w:r w:rsidRPr="006F0556">
                <w:rPr>
                  <w:rFonts w:ascii="Times New Roman" w:eastAsia="仿宋_GB2312" w:hAnsi="Times New Roman" w:cs="Times New Roman"/>
                  <w:b/>
                  <w:color w:val="0000FF"/>
                  <w:kern w:val="0"/>
                  <w:sz w:val="18"/>
                  <w:szCs w:val="18"/>
                </w:rPr>
                <w:t>Feasibility</w:t>
              </w:r>
            </w:ins>
          </w:p>
        </w:tc>
        <w:tc>
          <w:tcPr>
            <w:tcW w:w="1191" w:type="pct"/>
            <w:shd w:val="clear" w:color="auto" w:fill="D9D9D9" w:themeFill="background1" w:themeFillShade="D9"/>
            <w:vAlign w:val="center"/>
          </w:tcPr>
          <w:p w14:paraId="0F889825" w14:textId="77777777" w:rsidR="00DA2B65" w:rsidRPr="006F0556" w:rsidRDefault="00DA2B65" w:rsidP="00DA2B65">
            <w:pPr>
              <w:spacing w:line="240" w:lineRule="exact"/>
              <w:contextualSpacing/>
              <w:jc w:val="center"/>
              <w:rPr>
                <w:ins w:id="4375" w:author="Xuning Wei12232" w:date="2026-07-27T15:16:00Z"/>
                <w:rFonts w:ascii="Times New Roman" w:eastAsia="仿宋_GB2312" w:hAnsi="Times New Roman" w:cs="Times New Roman"/>
                <w:b/>
                <w:color w:val="0000FF"/>
                <w:kern w:val="0"/>
                <w:sz w:val="18"/>
                <w:szCs w:val="18"/>
              </w:rPr>
            </w:pPr>
            <w:ins w:id="4376" w:author="Xuning Wei12232" w:date="2026-07-27T15:16:00Z">
              <w:r>
                <w:rPr>
                  <w:rFonts w:ascii="Times New Roman" w:eastAsia="仿宋_GB2312" w:hAnsi="Times New Roman" w:cs="Times New Roman"/>
                  <w:b/>
                  <w:color w:val="0000FF"/>
                  <w:kern w:val="0"/>
                  <w:sz w:val="18"/>
                  <w:szCs w:val="18"/>
                </w:rPr>
                <w:t>J</w:t>
              </w:r>
              <w:r w:rsidRPr="006F0556">
                <w:rPr>
                  <w:rFonts w:ascii="Times New Roman" w:eastAsia="仿宋_GB2312" w:hAnsi="Times New Roman" w:cs="Times New Roman"/>
                  <w:b/>
                  <w:color w:val="0000FF"/>
                  <w:kern w:val="0"/>
                  <w:sz w:val="18"/>
                  <w:szCs w:val="18"/>
                </w:rPr>
                <w:t>ustifications</w:t>
              </w:r>
            </w:ins>
          </w:p>
        </w:tc>
      </w:tr>
      <w:tr w:rsidR="00DA2B65" w:rsidRPr="00D34954" w14:paraId="34045196" w14:textId="77777777" w:rsidTr="00DA2B65">
        <w:trPr>
          <w:trHeight w:val="397"/>
          <w:jc w:val="center"/>
          <w:ins w:id="4377" w:author="Xuning Wei12232" w:date="2026-07-27T15:16:00Z"/>
        </w:trPr>
        <w:tc>
          <w:tcPr>
            <w:tcW w:w="151" w:type="pct"/>
            <w:vMerge w:val="restart"/>
            <w:shd w:val="clear" w:color="auto" w:fill="FFFFFF" w:themeFill="background1"/>
            <w:vAlign w:val="center"/>
          </w:tcPr>
          <w:p w14:paraId="19679C71" w14:textId="77777777" w:rsidR="00DA2B65" w:rsidRPr="006F0556" w:rsidRDefault="00DA2B65" w:rsidP="00DA2B65">
            <w:pPr>
              <w:spacing w:line="240" w:lineRule="exact"/>
              <w:contextualSpacing/>
              <w:jc w:val="center"/>
              <w:rPr>
                <w:ins w:id="4378" w:author="Xuning Wei12232" w:date="2026-07-27T15:16:00Z"/>
                <w:rFonts w:ascii="Times New Roman" w:eastAsia="仿宋_GB2312" w:hAnsi="Times New Roman" w:cs="Times New Roman"/>
                <w:color w:val="0000FF"/>
                <w:kern w:val="0"/>
                <w:sz w:val="18"/>
                <w:szCs w:val="18"/>
              </w:rPr>
            </w:pPr>
            <w:ins w:id="4379" w:author="Xuning Wei12232" w:date="2026-07-27T15:16:00Z">
              <w:r w:rsidRPr="006F0556">
                <w:rPr>
                  <w:rFonts w:ascii="Times New Roman" w:eastAsia="仿宋_GB2312" w:hAnsi="Times New Roman" w:cs="Times New Roman"/>
                  <w:color w:val="0000FF"/>
                  <w:kern w:val="0"/>
                  <w:sz w:val="18"/>
                  <w:szCs w:val="18"/>
                </w:rPr>
                <w:t>1</w:t>
              </w:r>
            </w:ins>
          </w:p>
        </w:tc>
        <w:tc>
          <w:tcPr>
            <w:tcW w:w="457" w:type="pct"/>
            <w:vMerge w:val="restart"/>
            <w:shd w:val="clear" w:color="auto" w:fill="FFFFFF" w:themeFill="background1"/>
            <w:vAlign w:val="center"/>
          </w:tcPr>
          <w:p w14:paraId="36E9556C" w14:textId="77777777" w:rsidR="00DA2B65" w:rsidRPr="006F0556" w:rsidRDefault="00DA2B65" w:rsidP="00DA2B65">
            <w:pPr>
              <w:spacing w:line="240" w:lineRule="exact"/>
              <w:contextualSpacing/>
              <w:rPr>
                <w:ins w:id="4380" w:author="Xuning Wei12232" w:date="2026-07-27T15:16:00Z"/>
                <w:rFonts w:ascii="Times New Roman" w:eastAsia="仿宋_GB2312" w:hAnsi="Times New Roman" w:cs="Times New Roman"/>
                <w:color w:val="0000FF"/>
                <w:sz w:val="18"/>
                <w:szCs w:val="18"/>
              </w:rPr>
            </w:pPr>
            <w:ins w:id="4381" w:author="Xuning Wei12232" w:date="2026-07-27T15:16:00Z">
              <w:r w:rsidRPr="006F0556">
                <w:rPr>
                  <w:rFonts w:ascii="Times New Roman" w:eastAsia="仿宋_GB2312" w:hAnsi="Times New Roman" w:cs="Times New Roman"/>
                  <w:color w:val="0000FF"/>
                  <w:sz w:val="18"/>
                  <w:szCs w:val="18"/>
                </w:rPr>
                <w:t>Operations</w:t>
              </w:r>
            </w:ins>
          </w:p>
        </w:tc>
        <w:tc>
          <w:tcPr>
            <w:tcW w:w="1191" w:type="pct"/>
            <w:shd w:val="clear" w:color="auto" w:fill="FFFFFF" w:themeFill="background1"/>
            <w:vAlign w:val="center"/>
          </w:tcPr>
          <w:p w14:paraId="307ED6D1" w14:textId="77777777" w:rsidR="00DA2B65" w:rsidRPr="006F0556" w:rsidRDefault="00DA2B65" w:rsidP="00DA2B65">
            <w:pPr>
              <w:spacing w:line="240" w:lineRule="exact"/>
              <w:contextualSpacing/>
              <w:jc w:val="both"/>
              <w:rPr>
                <w:ins w:id="4382" w:author="Xuning Wei12232" w:date="2026-07-27T15:16:00Z"/>
                <w:rFonts w:ascii="Times New Roman" w:eastAsia="仿宋_GB2312" w:hAnsi="Times New Roman" w:cs="Times New Roman"/>
                <w:color w:val="0000FF"/>
                <w:sz w:val="18"/>
                <w:szCs w:val="18"/>
              </w:rPr>
            </w:pPr>
            <w:ins w:id="4383" w:author="Xuning Wei12232" w:date="2026-07-27T15:16:00Z">
              <w:r w:rsidRPr="006F0556">
                <w:rPr>
                  <w:rFonts w:ascii="Times New Roman" w:eastAsia="仿宋_GB2312" w:hAnsi="Times New Roman" w:cs="Times New Roman"/>
                  <w:color w:val="0000FF"/>
                  <w:sz w:val="18"/>
                  <w:szCs w:val="18"/>
                </w:rPr>
                <w:t>Cooling, heating, stirring, material loading.</w:t>
              </w:r>
            </w:ins>
          </w:p>
        </w:tc>
        <w:tc>
          <w:tcPr>
            <w:tcW w:w="1400" w:type="pct"/>
            <w:shd w:val="clear" w:color="auto" w:fill="FFFFFF" w:themeFill="background1"/>
            <w:vAlign w:val="center"/>
          </w:tcPr>
          <w:p w14:paraId="0D03EDD0" w14:textId="77777777" w:rsidR="00DA2B65" w:rsidRPr="006F0556" w:rsidRDefault="00DA2B65" w:rsidP="00DA2B65">
            <w:pPr>
              <w:spacing w:line="240" w:lineRule="exact"/>
              <w:contextualSpacing/>
              <w:jc w:val="both"/>
              <w:rPr>
                <w:ins w:id="4384" w:author="Xuning Wei12232" w:date="2026-07-27T15:16:00Z"/>
                <w:rFonts w:ascii="Times New Roman" w:eastAsia="仿宋_GB2312" w:hAnsi="Times New Roman" w:cs="Times New Roman"/>
                <w:color w:val="0000FF"/>
                <w:sz w:val="18"/>
                <w:szCs w:val="18"/>
              </w:rPr>
            </w:pPr>
            <w:ins w:id="4385" w:author="Xuning Wei12232" w:date="2026-07-27T15:16:00Z">
              <w:r w:rsidRPr="006F0556">
                <w:rPr>
                  <w:rFonts w:ascii="Times New Roman" w:eastAsia="仿宋_GB2312" w:hAnsi="Times New Roman" w:cs="Times New Roman"/>
                  <w:color w:val="0000FF"/>
                  <w:sz w:val="18"/>
                  <w:szCs w:val="18"/>
                </w:rPr>
                <w:t xml:space="preserve">Reactor </w:t>
              </w:r>
              <w:r w:rsidRPr="006F0556">
                <w:rPr>
                  <w:rFonts w:ascii="Times New Roman" w:eastAsia="仿宋_GB2312" w:hAnsi="Times New Roman" w:cs="Times New Roman"/>
                  <w:b/>
                  <w:iCs/>
                  <w:color w:val="0000FF"/>
                  <w:kern w:val="0"/>
                  <w:sz w:val="18"/>
                  <w:szCs w:val="18"/>
                </w:rPr>
                <w:t>TJ4S-1213-</w:t>
              </w:r>
              <w:r w:rsidRPr="00320E81">
                <w:rPr>
                  <w:rFonts w:ascii="Times New Roman" w:eastAsia="仿宋_GB2312" w:hAnsi="Times New Roman" w:cs="Times New Roman"/>
                  <w:b/>
                  <w:iCs/>
                  <w:color w:val="0000FF"/>
                  <w:kern w:val="0"/>
                  <w:sz w:val="18"/>
                  <w:szCs w:val="18"/>
                </w:rPr>
                <w:t>R</w:t>
              </w:r>
              <w:r>
                <w:rPr>
                  <w:rFonts w:ascii="Times New Roman" w:eastAsia="仿宋_GB2312" w:hAnsi="Times New Roman" w:cs="Times New Roman"/>
                  <w:b/>
                  <w:iCs/>
                  <w:color w:val="0000FF"/>
                  <w:kern w:val="0"/>
                  <w:sz w:val="18"/>
                  <w:szCs w:val="18"/>
                </w:rPr>
                <w:t>22</w:t>
              </w:r>
              <w:r w:rsidRPr="006F0556">
                <w:rPr>
                  <w:rFonts w:ascii="Times New Roman" w:eastAsia="仿宋_GB2312" w:hAnsi="Times New Roman" w:cs="Times New Roman"/>
                  <w:color w:val="0000FF"/>
                  <w:sz w:val="18"/>
                  <w:szCs w:val="18"/>
                </w:rPr>
                <w:t xml:space="preserve"> has the functions of cooling, heating, stirring, and material loading.</w:t>
              </w:r>
            </w:ins>
          </w:p>
        </w:tc>
        <w:tc>
          <w:tcPr>
            <w:tcW w:w="305" w:type="pct"/>
            <w:shd w:val="clear" w:color="auto" w:fill="FFFFFF" w:themeFill="background1"/>
            <w:vAlign w:val="center"/>
          </w:tcPr>
          <w:p w14:paraId="6AC70EE4" w14:textId="77777777" w:rsidR="00DA2B65" w:rsidRPr="006F0556" w:rsidRDefault="00DA2B65" w:rsidP="00DA2B65">
            <w:pPr>
              <w:spacing w:line="240" w:lineRule="exact"/>
              <w:contextualSpacing/>
              <w:jc w:val="both"/>
              <w:rPr>
                <w:ins w:id="4386" w:author="Xuning Wei12232" w:date="2026-07-27T15:16:00Z"/>
                <w:rFonts w:ascii="Times New Roman" w:eastAsia="仿宋_GB2312" w:hAnsi="Times New Roman" w:cs="Times New Roman"/>
                <w:color w:val="0000FF"/>
                <w:sz w:val="18"/>
                <w:szCs w:val="18"/>
              </w:rPr>
            </w:pPr>
            <w:ins w:id="4387"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719321DC" w14:textId="77777777" w:rsidR="00DA2B65" w:rsidRPr="006F0556" w:rsidRDefault="00DA2B65" w:rsidP="00DA2B65">
            <w:pPr>
              <w:spacing w:line="240" w:lineRule="exact"/>
              <w:contextualSpacing/>
              <w:jc w:val="both"/>
              <w:rPr>
                <w:ins w:id="4388" w:author="Xuning Wei12232" w:date="2026-07-27T15:16:00Z"/>
                <w:rFonts w:ascii="Times New Roman" w:eastAsia="仿宋_GB2312" w:hAnsi="Times New Roman" w:cs="Times New Roman"/>
                <w:color w:val="0000FF"/>
                <w:sz w:val="18"/>
                <w:szCs w:val="18"/>
              </w:rPr>
            </w:pPr>
            <w:ins w:id="4389" w:author="Xuning Wei12232" w:date="2026-07-27T15:16: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3486D774" w14:textId="77777777" w:rsidR="00DA2B65" w:rsidRPr="006F0556" w:rsidRDefault="00DA2B65" w:rsidP="00DA2B65">
            <w:pPr>
              <w:spacing w:line="240" w:lineRule="exact"/>
              <w:contextualSpacing/>
              <w:jc w:val="both"/>
              <w:rPr>
                <w:ins w:id="4390" w:author="Xuning Wei12232" w:date="2026-07-27T15:16:00Z"/>
                <w:rFonts w:ascii="Times New Roman" w:eastAsia="仿宋_GB2312" w:hAnsi="Times New Roman" w:cs="Times New Roman"/>
                <w:color w:val="0000FF"/>
                <w:sz w:val="18"/>
                <w:szCs w:val="18"/>
              </w:rPr>
            </w:pPr>
            <w:ins w:id="4391" w:author="Xuning Wei12232" w:date="2026-07-27T15:16:00Z">
              <w:r w:rsidRPr="006F0556">
                <w:rPr>
                  <w:rFonts w:ascii="Times New Roman" w:eastAsia="仿宋_GB2312" w:hAnsi="Times New Roman" w:cs="Times New Roman"/>
                  <w:color w:val="0000FF"/>
                  <w:sz w:val="18"/>
                  <w:szCs w:val="18"/>
                </w:rPr>
                <w:t xml:space="preserve">N/A </w:t>
              </w:r>
            </w:ins>
          </w:p>
        </w:tc>
      </w:tr>
      <w:tr w:rsidR="00DA2B65" w:rsidRPr="00D34954" w14:paraId="164B9ED7" w14:textId="77777777" w:rsidTr="00DA2B65">
        <w:trPr>
          <w:trHeight w:val="397"/>
          <w:jc w:val="center"/>
          <w:ins w:id="4392" w:author="Xuning Wei12232" w:date="2026-07-27T15:16:00Z"/>
        </w:trPr>
        <w:tc>
          <w:tcPr>
            <w:tcW w:w="151" w:type="pct"/>
            <w:vMerge/>
            <w:vAlign w:val="center"/>
          </w:tcPr>
          <w:p w14:paraId="24BAB62B" w14:textId="77777777" w:rsidR="00DA2B65" w:rsidRPr="006F0556" w:rsidRDefault="00DA2B65" w:rsidP="00DA2B65">
            <w:pPr>
              <w:spacing w:line="240" w:lineRule="exact"/>
              <w:contextualSpacing/>
              <w:jc w:val="center"/>
              <w:rPr>
                <w:ins w:id="4393" w:author="Xuning Wei12232" w:date="2026-07-27T15:16:00Z"/>
                <w:rFonts w:ascii="Times New Roman" w:eastAsia="仿宋_GB2312" w:hAnsi="Times New Roman" w:cs="Times New Roman"/>
                <w:color w:val="0000FF"/>
                <w:kern w:val="0"/>
                <w:sz w:val="18"/>
                <w:szCs w:val="18"/>
              </w:rPr>
            </w:pPr>
          </w:p>
        </w:tc>
        <w:tc>
          <w:tcPr>
            <w:tcW w:w="457" w:type="pct"/>
            <w:vMerge/>
            <w:vAlign w:val="center"/>
          </w:tcPr>
          <w:p w14:paraId="29EB5ED2" w14:textId="77777777" w:rsidR="00DA2B65" w:rsidRPr="006F0556" w:rsidRDefault="00DA2B65" w:rsidP="00DA2B65">
            <w:pPr>
              <w:spacing w:line="240" w:lineRule="exact"/>
              <w:contextualSpacing/>
              <w:rPr>
                <w:ins w:id="4394"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45A177E7" w14:textId="77777777" w:rsidR="00DA2B65" w:rsidRPr="006F0556" w:rsidRDefault="00DA2B65" w:rsidP="00DA2B65">
            <w:pPr>
              <w:spacing w:line="240" w:lineRule="exact"/>
              <w:contextualSpacing/>
              <w:jc w:val="both"/>
              <w:rPr>
                <w:ins w:id="4395" w:author="Xuning Wei12232" w:date="2026-07-27T15:16:00Z"/>
                <w:rFonts w:ascii="Times New Roman" w:eastAsia="仿宋_GB2312" w:hAnsi="Times New Roman" w:cs="Times New Roman"/>
                <w:color w:val="0000FF"/>
                <w:sz w:val="18"/>
                <w:szCs w:val="18"/>
              </w:rPr>
            </w:pPr>
            <w:ins w:id="4396" w:author="Xuning Wei12232" w:date="2026-07-27T15:16:00Z">
              <w:r w:rsidRPr="006F0556">
                <w:rPr>
                  <w:rFonts w:ascii="Times New Roman" w:eastAsia="仿宋_GB2312" w:hAnsi="Times New Roman" w:cs="Times New Roman"/>
                  <w:color w:val="0000FF"/>
                  <w:sz w:val="18"/>
                  <w:szCs w:val="18"/>
                  <w:lang w:eastAsia="zh-CN"/>
                </w:rPr>
                <w:t>Rinse by DMF</w:t>
              </w:r>
            </w:ins>
          </w:p>
        </w:tc>
        <w:tc>
          <w:tcPr>
            <w:tcW w:w="1400" w:type="pct"/>
            <w:shd w:val="clear" w:color="auto" w:fill="FFFFFF" w:themeFill="background1"/>
            <w:vAlign w:val="center"/>
          </w:tcPr>
          <w:p w14:paraId="5E81BC0C" w14:textId="77777777" w:rsidR="00DA2B65" w:rsidRPr="006F0556" w:rsidRDefault="00DA2B65" w:rsidP="00DA2B65">
            <w:pPr>
              <w:spacing w:line="240" w:lineRule="exact"/>
              <w:contextualSpacing/>
              <w:jc w:val="both"/>
              <w:rPr>
                <w:ins w:id="4397" w:author="Xuning Wei12232" w:date="2026-07-27T15:16:00Z"/>
                <w:rFonts w:ascii="Times New Roman" w:eastAsia="仿宋_GB2312" w:hAnsi="Times New Roman" w:cs="Times New Roman"/>
                <w:color w:val="0000FF"/>
                <w:sz w:val="18"/>
                <w:szCs w:val="18"/>
              </w:rPr>
            </w:pPr>
            <w:ins w:id="4398" w:author="Xuning Wei12232" w:date="2026-07-27T15:16:00Z">
              <w:r w:rsidRPr="00F96760">
                <w:rPr>
                  <w:rFonts w:ascii="Times New Roman" w:eastAsia="仿宋_GB2312" w:hAnsi="Times New Roman" w:cs="Times New Roman"/>
                  <w:color w:val="0000FF"/>
                  <w:sz w:val="18"/>
                  <w:szCs w:val="18"/>
                </w:rPr>
                <w:t>Reactor</w:t>
              </w:r>
              <w:r w:rsidRPr="006F0556">
                <w:rPr>
                  <w:rFonts w:ascii="Times New Roman" w:hAnsi="Times New Roman" w:cs="Times New Roman"/>
                  <w:color w:val="0000FF"/>
                  <w:sz w:val="18"/>
                  <w:szCs w:val="18"/>
                </w:rPr>
                <w:t xml:space="preserve"> has rinsing function:</w:t>
              </w:r>
              <w:r w:rsidRPr="00320E81">
                <w:rPr>
                  <w:rFonts w:ascii="Times New Roman" w:hAnsi="Times New Roman" w:cs="Times New Roman"/>
                  <w:color w:val="0000FF"/>
                  <w:sz w:val="18"/>
                  <w:szCs w:val="18"/>
                </w:rPr>
                <w:t xml:space="preserve"> spray balls</w:t>
              </w:r>
              <w:r w:rsidRPr="006F0556">
                <w:rPr>
                  <w:rFonts w:ascii="Times New Roman" w:hAnsi="Times New Roman" w:cs="Times New Roman"/>
                  <w:color w:val="0000FF"/>
                  <w:sz w:val="18"/>
                  <w:szCs w:val="18"/>
                </w:rPr>
                <w:t xml:space="preserve">.  </w:t>
              </w:r>
              <w:r w:rsidRPr="006F0556" w:rsidDel="00511610">
                <w:rPr>
                  <w:rStyle w:val="CommentReference2"/>
                  <w:color w:val="0000FF"/>
                </w:rPr>
                <w:t xml:space="preserve"> </w:t>
              </w:r>
              <w:r w:rsidRPr="006F0556">
                <w:rPr>
                  <w:rFonts w:ascii="Times New Roman" w:hAnsi="Times New Roman" w:cs="Times New Roman"/>
                  <w:color w:val="0000FF"/>
                  <w:sz w:val="18"/>
                  <w:szCs w:val="18"/>
                </w:rPr>
                <w:t xml:space="preserve"> </w:t>
              </w:r>
            </w:ins>
          </w:p>
        </w:tc>
        <w:tc>
          <w:tcPr>
            <w:tcW w:w="305" w:type="pct"/>
            <w:shd w:val="clear" w:color="auto" w:fill="FFFFFF" w:themeFill="background1"/>
            <w:vAlign w:val="center"/>
          </w:tcPr>
          <w:p w14:paraId="3217FE1D" w14:textId="77777777" w:rsidR="00DA2B65" w:rsidRPr="006F0556" w:rsidRDefault="00DA2B65" w:rsidP="00DA2B65">
            <w:pPr>
              <w:spacing w:line="240" w:lineRule="exact"/>
              <w:contextualSpacing/>
              <w:jc w:val="both"/>
              <w:rPr>
                <w:ins w:id="4399" w:author="Xuning Wei12232" w:date="2026-07-27T15:16:00Z"/>
                <w:rFonts w:ascii="Times New Roman" w:eastAsia="仿宋_GB2312" w:hAnsi="Times New Roman" w:cs="Times New Roman"/>
                <w:color w:val="0000FF"/>
                <w:sz w:val="18"/>
                <w:szCs w:val="18"/>
              </w:rPr>
            </w:pPr>
            <w:ins w:id="4400"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5D7C6BA3" w14:textId="77777777" w:rsidR="00DA2B65" w:rsidRPr="006F0556" w:rsidRDefault="00DA2B65" w:rsidP="00DA2B65">
            <w:pPr>
              <w:spacing w:line="240" w:lineRule="exact"/>
              <w:contextualSpacing/>
              <w:jc w:val="both"/>
              <w:rPr>
                <w:ins w:id="4401" w:author="Xuning Wei12232" w:date="2026-07-27T15:16:00Z"/>
                <w:rFonts w:ascii="Times New Roman" w:eastAsia="仿宋_GB2312" w:hAnsi="Times New Roman" w:cs="Times New Roman"/>
                <w:color w:val="0000FF"/>
                <w:sz w:val="18"/>
                <w:szCs w:val="18"/>
              </w:rPr>
            </w:pPr>
            <w:ins w:id="4402" w:author="Xuning Wei12232" w:date="2026-07-27T15:16: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093A2289" w14:textId="77777777" w:rsidR="00DA2B65" w:rsidRPr="006F0556" w:rsidRDefault="00DA2B65" w:rsidP="00DA2B65">
            <w:pPr>
              <w:spacing w:line="240" w:lineRule="exact"/>
              <w:contextualSpacing/>
              <w:jc w:val="both"/>
              <w:rPr>
                <w:ins w:id="4403" w:author="Xuning Wei12232" w:date="2026-07-27T15:16:00Z"/>
                <w:rFonts w:ascii="Times New Roman" w:eastAsia="仿宋_GB2312" w:hAnsi="Times New Roman" w:cs="Times New Roman"/>
                <w:color w:val="0000FF"/>
                <w:sz w:val="18"/>
                <w:szCs w:val="18"/>
              </w:rPr>
            </w:pPr>
            <w:ins w:id="4404" w:author="Xuning Wei12232" w:date="2026-07-27T15:16:00Z">
              <w:r w:rsidRPr="006F0556">
                <w:rPr>
                  <w:rFonts w:ascii="Times New Roman" w:eastAsia="仿宋_GB2312" w:hAnsi="Times New Roman" w:cs="Times New Roman"/>
                  <w:color w:val="0000FF"/>
                  <w:sz w:val="18"/>
                  <w:szCs w:val="18"/>
                </w:rPr>
                <w:t>N/A</w:t>
              </w:r>
            </w:ins>
          </w:p>
        </w:tc>
      </w:tr>
      <w:tr w:rsidR="00DA2B65" w:rsidRPr="00D34954" w14:paraId="3440F213" w14:textId="77777777" w:rsidTr="00DA2B65">
        <w:trPr>
          <w:trHeight w:val="397"/>
          <w:jc w:val="center"/>
          <w:ins w:id="4405" w:author="Xuning Wei12232" w:date="2026-07-27T15:16:00Z"/>
        </w:trPr>
        <w:tc>
          <w:tcPr>
            <w:tcW w:w="151" w:type="pct"/>
            <w:vMerge/>
            <w:vAlign w:val="center"/>
          </w:tcPr>
          <w:p w14:paraId="6E195301" w14:textId="77777777" w:rsidR="00DA2B65" w:rsidRPr="006F0556" w:rsidRDefault="00DA2B65" w:rsidP="00DA2B65">
            <w:pPr>
              <w:spacing w:line="240" w:lineRule="exact"/>
              <w:contextualSpacing/>
              <w:jc w:val="center"/>
              <w:rPr>
                <w:ins w:id="4406" w:author="Xuning Wei12232" w:date="2026-07-27T15:16:00Z"/>
                <w:rFonts w:ascii="Times New Roman" w:eastAsia="仿宋_GB2312" w:hAnsi="Times New Roman" w:cs="Times New Roman"/>
                <w:color w:val="0000FF"/>
                <w:kern w:val="0"/>
                <w:sz w:val="18"/>
                <w:szCs w:val="18"/>
              </w:rPr>
            </w:pPr>
          </w:p>
        </w:tc>
        <w:tc>
          <w:tcPr>
            <w:tcW w:w="457" w:type="pct"/>
            <w:vMerge/>
            <w:vAlign w:val="center"/>
          </w:tcPr>
          <w:p w14:paraId="5C923058" w14:textId="77777777" w:rsidR="00DA2B65" w:rsidRPr="006F0556" w:rsidRDefault="00DA2B65" w:rsidP="00DA2B65">
            <w:pPr>
              <w:spacing w:line="240" w:lineRule="exact"/>
              <w:contextualSpacing/>
              <w:rPr>
                <w:ins w:id="4407"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6F5577DB" w14:textId="1BC38282" w:rsidR="00DA2B65" w:rsidRPr="006F0556" w:rsidRDefault="00DA2B65" w:rsidP="00DA2B65">
            <w:pPr>
              <w:spacing w:line="240" w:lineRule="exact"/>
              <w:contextualSpacing/>
              <w:jc w:val="both"/>
              <w:rPr>
                <w:ins w:id="4408" w:author="Xuning Wei12232" w:date="2026-07-27T15:16:00Z"/>
                <w:rFonts w:ascii="Times New Roman" w:eastAsia="FangSong" w:hAnsi="Times New Roman" w:cs="Times New Roman"/>
                <w:color w:val="0000FF"/>
                <w:kern w:val="0"/>
                <w:sz w:val="18"/>
                <w:szCs w:val="18"/>
                <w:lang w:eastAsia="zh-CN"/>
              </w:rPr>
            </w:pPr>
            <w:ins w:id="4409" w:author="Xuning Wei12232" w:date="2026-07-27T15:16:00Z">
              <w:r w:rsidRPr="006F0556">
                <w:rPr>
                  <w:rFonts w:ascii="Times New Roman" w:eastAsia="仿宋_GB2312" w:hAnsi="Times New Roman" w:cs="Times New Roman"/>
                  <w:color w:val="0000FF"/>
                  <w:sz w:val="18"/>
                  <w:szCs w:val="18"/>
                </w:rPr>
                <w:t>Discharge from the TJ4S-1213-</w:t>
              </w:r>
              <w:r w:rsidRPr="00320E81">
                <w:rPr>
                  <w:rFonts w:ascii="Times New Roman" w:eastAsia="仿宋_GB2312" w:hAnsi="Times New Roman" w:cs="Times New Roman"/>
                  <w:color w:val="0000FF"/>
                  <w:sz w:val="18"/>
                  <w:szCs w:val="18"/>
                </w:rPr>
                <w:t xml:space="preserve"> </w:t>
              </w:r>
              <w:r w:rsidRPr="006F0556">
                <w:rPr>
                  <w:rFonts w:ascii="Times New Roman" w:eastAsia="仿宋_GB2312" w:hAnsi="Times New Roman" w:cs="Times New Roman"/>
                  <w:color w:val="0000FF"/>
                  <w:sz w:val="18"/>
                  <w:szCs w:val="18"/>
                </w:rPr>
                <w:t>R</w:t>
              </w:r>
              <w:r>
                <w:rPr>
                  <w:rFonts w:ascii="Times New Roman" w:eastAsia="仿宋_GB2312" w:hAnsi="Times New Roman" w:cs="Times New Roman"/>
                  <w:color w:val="0000FF"/>
                  <w:sz w:val="18"/>
                  <w:szCs w:val="18"/>
                </w:rPr>
                <w:t>22 to the TJ4S-1213-Sy15</w:t>
              </w:r>
            </w:ins>
          </w:p>
        </w:tc>
        <w:tc>
          <w:tcPr>
            <w:tcW w:w="1400" w:type="pct"/>
            <w:shd w:val="clear" w:color="auto" w:fill="FFFFFF" w:themeFill="background1"/>
            <w:vAlign w:val="center"/>
          </w:tcPr>
          <w:p w14:paraId="3CE40F3C" w14:textId="77777777" w:rsidR="00DA2B65" w:rsidRPr="006F0556" w:rsidRDefault="00DA2B65" w:rsidP="00DA2B65">
            <w:pPr>
              <w:spacing w:line="240" w:lineRule="exact"/>
              <w:contextualSpacing/>
              <w:jc w:val="both"/>
              <w:rPr>
                <w:ins w:id="4410" w:author="Xuning Wei12232" w:date="2026-07-27T15:16:00Z"/>
                <w:rFonts w:ascii="Times New Roman" w:eastAsia="FangSong" w:hAnsi="Times New Roman" w:cs="Times New Roman"/>
                <w:color w:val="0000FF"/>
                <w:kern w:val="0"/>
                <w:sz w:val="18"/>
                <w:szCs w:val="18"/>
                <w:lang w:eastAsia="zh-CN"/>
              </w:rPr>
            </w:pPr>
            <w:ins w:id="4411" w:author="Xuning Wei12232" w:date="2026-07-27T15:16:00Z">
              <w:r w:rsidRPr="006F0556">
                <w:rPr>
                  <w:rFonts w:ascii="Times New Roman" w:eastAsia="FangSong" w:hAnsi="Times New Roman" w:cs="Times New Roman"/>
                  <w:color w:val="0000FF"/>
                  <w:kern w:val="0"/>
                  <w:sz w:val="18"/>
                  <w:szCs w:val="18"/>
                  <w:lang w:eastAsia="zh-CN"/>
                </w:rPr>
                <w:t>Dedicated transfer line (3</w:t>
              </w:r>
              <w:r>
                <w:rPr>
                  <w:rFonts w:ascii="Times New Roman" w:eastAsia="FangSong" w:hAnsi="Times New Roman" w:cs="Times New Roman"/>
                  <w:color w:val="0000FF"/>
                  <w:kern w:val="0"/>
                  <w:sz w:val="18"/>
                  <w:szCs w:val="18"/>
                  <w:lang w:eastAsia="zh-CN"/>
                </w:rPr>
                <w:t>16</w:t>
              </w:r>
              <w:r w:rsidRPr="006F0556">
                <w:rPr>
                  <w:rFonts w:ascii="Times New Roman" w:eastAsia="FangSong" w:hAnsi="Times New Roman" w:cs="Times New Roman"/>
                  <w:color w:val="0000FF"/>
                  <w:kern w:val="0"/>
                  <w:sz w:val="18"/>
                  <w:szCs w:val="18"/>
                  <w:lang w:eastAsia="zh-CN"/>
                </w:rPr>
                <w:t>L).</w:t>
              </w:r>
            </w:ins>
          </w:p>
        </w:tc>
        <w:tc>
          <w:tcPr>
            <w:tcW w:w="305" w:type="pct"/>
            <w:shd w:val="clear" w:color="auto" w:fill="FFFFFF" w:themeFill="background1"/>
            <w:vAlign w:val="center"/>
          </w:tcPr>
          <w:p w14:paraId="1429423F" w14:textId="77777777" w:rsidR="00DA2B65" w:rsidRPr="006F0556" w:rsidRDefault="00DA2B65" w:rsidP="00DA2B65">
            <w:pPr>
              <w:spacing w:line="240" w:lineRule="exact"/>
              <w:contextualSpacing/>
              <w:jc w:val="both"/>
              <w:rPr>
                <w:ins w:id="4412" w:author="Xuning Wei12232" w:date="2026-07-27T15:16:00Z"/>
                <w:rFonts w:ascii="Times New Roman" w:eastAsia="仿宋_GB2312" w:hAnsi="Times New Roman" w:cs="Times New Roman"/>
                <w:color w:val="0000FF"/>
                <w:sz w:val="18"/>
                <w:szCs w:val="18"/>
              </w:rPr>
            </w:pPr>
            <w:ins w:id="4413"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0DDF2F60" w14:textId="77777777" w:rsidR="00DA2B65" w:rsidRPr="006F0556" w:rsidRDefault="00DA2B65" w:rsidP="00DA2B65">
            <w:pPr>
              <w:spacing w:line="240" w:lineRule="exact"/>
              <w:contextualSpacing/>
              <w:jc w:val="both"/>
              <w:rPr>
                <w:ins w:id="4414" w:author="Xuning Wei12232" w:date="2026-07-27T15:16:00Z"/>
                <w:rFonts w:ascii="Times New Roman" w:eastAsia="仿宋_GB2312" w:hAnsi="Times New Roman" w:cs="Times New Roman"/>
                <w:color w:val="0000FF"/>
                <w:sz w:val="18"/>
                <w:szCs w:val="18"/>
              </w:rPr>
            </w:pPr>
            <w:ins w:id="4415" w:author="Xuning Wei12232" w:date="2026-07-27T15:16: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46292A1A" w14:textId="77777777" w:rsidR="00DA2B65" w:rsidRPr="006F0556" w:rsidRDefault="00DA2B65" w:rsidP="00DA2B65">
            <w:pPr>
              <w:spacing w:line="240" w:lineRule="exact"/>
              <w:contextualSpacing/>
              <w:jc w:val="both"/>
              <w:rPr>
                <w:ins w:id="4416" w:author="Xuning Wei12232" w:date="2026-07-27T15:16:00Z"/>
                <w:rFonts w:ascii="Times New Roman" w:eastAsia="仿宋_GB2312" w:hAnsi="Times New Roman" w:cs="Times New Roman"/>
                <w:color w:val="0000FF"/>
                <w:sz w:val="18"/>
                <w:szCs w:val="18"/>
              </w:rPr>
            </w:pPr>
            <w:ins w:id="4417" w:author="Xuning Wei12232" w:date="2026-07-27T15:16:00Z">
              <w:r w:rsidRPr="006F0556">
                <w:rPr>
                  <w:rFonts w:ascii="Times New Roman" w:eastAsia="仿宋_GB2312" w:hAnsi="Times New Roman" w:cs="Times New Roman"/>
                  <w:color w:val="0000FF"/>
                  <w:sz w:val="18"/>
                  <w:szCs w:val="18"/>
                </w:rPr>
                <w:t>N/A</w:t>
              </w:r>
            </w:ins>
          </w:p>
        </w:tc>
      </w:tr>
      <w:tr w:rsidR="00DA2B65" w:rsidRPr="00D34954" w14:paraId="0036B626" w14:textId="77777777" w:rsidTr="00DA2B65">
        <w:trPr>
          <w:trHeight w:val="397"/>
          <w:jc w:val="center"/>
          <w:ins w:id="4418" w:author="Xuning Wei12232" w:date="2026-07-27T15:16:00Z"/>
        </w:trPr>
        <w:tc>
          <w:tcPr>
            <w:tcW w:w="151" w:type="pct"/>
            <w:shd w:val="clear" w:color="auto" w:fill="FFFFFF" w:themeFill="background1"/>
            <w:vAlign w:val="center"/>
          </w:tcPr>
          <w:p w14:paraId="3A939972" w14:textId="77777777" w:rsidR="00DA2B65" w:rsidRPr="006F0556" w:rsidRDefault="00DA2B65" w:rsidP="00DA2B65">
            <w:pPr>
              <w:spacing w:line="240" w:lineRule="exact"/>
              <w:contextualSpacing/>
              <w:jc w:val="center"/>
              <w:rPr>
                <w:ins w:id="4419" w:author="Xuning Wei12232" w:date="2026-07-27T15:16:00Z"/>
                <w:rFonts w:ascii="Times New Roman" w:eastAsia="仿宋_GB2312" w:hAnsi="Times New Roman" w:cs="Times New Roman"/>
                <w:color w:val="0000FF"/>
                <w:kern w:val="0"/>
                <w:sz w:val="18"/>
                <w:szCs w:val="18"/>
              </w:rPr>
            </w:pPr>
            <w:ins w:id="4420" w:author="Xuning Wei12232" w:date="2026-07-27T15:16:00Z">
              <w:r w:rsidRPr="006F0556">
                <w:rPr>
                  <w:rFonts w:ascii="Times New Roman" w:eastAsia="仿宋_GB2312" w:hAnsi="Times New Roman" w:cs="Times New Roman"/>
                  <w:color w:val="0000FF"/>
                  <w:kern w:val="0"/>
                  <w:sz w:val="18"/>
                  <w:szCs w:val="18"/>
                </w:rPr>
                <w:t>2</w:t>
              </w:r>
            </w:ins>
          </w:p>
        </w:tc>
        <w:tc>
          <w:tcPr>
            <w:tcW w:w="457" w:type="pct"/>
            <w:shd w:val="clear" w:color="auto" w:fill="FFFFFF" w:themeFill="background1"/>
            <w:vAlign w:val="center"/>
          </w:tcPr>
          <w:p w14:paraId="4B727C63" w14:textId="77777777" w:rsidR="00DA2B65" w:rsidRPr="006F0556" w:rsidRDefault="00DA2B65" w:rsidP="00DA2B65">
            <w:pPr>
              <w:spacing w:line="240" w:lineRule="exact"/>
              <w:contextualSpacing/>
              <w:rPr>
                <w:ins w:id="4421" w:author="Xuning Wei12232" w:date="2026-07-27T15:16:00Z"/>
                <w:rFonts w:ascii="Times New Roman" w:eastAsia="仿宋_GB2312" w:hAnsi="Times New Roman" w:cs="Times New Roman"/>
                <w:color w:val="0000FF"/>
                <w:sz w:val="18"/>
                <w:szCs w:val="18"/>
              </w:rPr>
            </w:pPr>
            <w:ins w:id="4422" w:author="Xuning Wei12232" w:date="2026-07-27T15:16:00Z">
              <w:r w:rsidRPr="006F0556">
                <w:rPr>
                  <w:rFonts w:ascii="Times New Roman" w:eastAsia="仿宋_GB2312" w:hAnsi="Times New Roman" w:cs="Times New Roman"/>
                  <w:color w:val="0000FF"/>
                  <w:sz w:val="18"/>
                  <w:szCs w:val="18"/>
                </w:rPr>
                <w:t>Stirring volume</w:t>
              </w:r>
            </w:ins>
          </w:p>
        </w:tc>
        <w:tc>
          <w:tcPr>
            <w:tcW w:w="1191" w:type="pct"/>
            <w:shd w:val="clear" w:color="auto" w:fill="FFFFFF" w:themeFill="background1"/>
            <w:vAlign w:val="center"/>
          </w:tcPr>
          <w:p w14:paraId="021AB0DE" w14:textId="7171826C" w:rsidR="00DA2B65" w:rsidRPr="006F0556" w:rsidRDefault="00DA2B65" w:rsidP="00DA2B65">
            <w:pPr>
              <w:spacing w:line="240" w:lineRule="exact"/>
              <w:contextualSpacing/>
              <w:jc w:val="both"/>
              <w:rPr>
                <w:ins w:id="4423" w:author="Xuning Wei12232" w:date="2026-07-27T15:16:00Z"/>
                <w:rFonts w:ascii="Times New Roman" w:eastAsia="仿宋_GB2312" w:hAnsi="Times New Roman" w:cs="Times New Roman"/>
                <w:color w:val="0000FF"/>
                <w:sz w:val="18"/>
                <w:szCs w:val="18"/>
              </w:rPr>
            </w:pPr>
            <w:ins w:id="4424" w:author="Xuning Wei12232" w:date="2026-07-27T15:16:00Z">
              <w:r w:rsidRPr="006F0556">
                <w:rPr>
                  <w:rFonts w:ascii="Times New Roman" w:eastAsia="仿宋_GB2312" w:hAnsi="Times New Roman" w:cs="Times New Roman"/>
                  <w:color w:val="0000FF"/>
                  <w:sz w:val="18"/>
                  <w:szCs w:val="18"/>
                </w:rPr>
                <w:t xml:space="preserve">Min batch volume </w:t>
              </w:r>
            </w:ins>
            <w:ins w:id="4425" w:author="Xuning Wei12232" w:date="2026-07-27T15:21:00Z">
              <w:r>
                <w:rPr>
                  <w:rFonts w:ascii="Times New Roman" w:eastAsia="仿宋_GB2312" w:hAnsi="Times New Roman" w:cs="Times New Roman"/>
                  <w:color w:val="0000FF"/>
                  <w:sz w:val="18"/>
                  <w:szCs w:val="18"/>
                </w:rPr>
                <w:t>288</w:t>
              </w:r>
            </w:ins>
            <w:ins w:id="4426" w:author="Xuning Wei12232" w:date="2026-07-27T15:16:00Z">
              <w:r>
                <w:rPr>
                  <w:rFonts w:ascii="Times New Roman" w:eastAsia="仿宋_GB2312" w:hAnsi="Times New Roman" w:cs="Times New Roman"/>
                  <w:color w:val="0000FF"/>
                  <w:sz w:val="18"/>
                  <w:szCs w:val="18"/>
                </w:rPr>
                <w:t xml:space="preserve"> </w:t>
              </w:r>
              <w:r w:rsidRPr="006F0556">
                <w:rPr>
                  <w:rFonts w:ascii="Times New Roman" w:eastAsia="仿宋_GB2312" w:hAnsi="Times New Roman" w:cs="Times New Roman"/>
                  <w:color w:val="0000FF"/>
                  <w:sz w:val="18"/>
                  <w:szCs w:val="18"/>
                </w:rPr>
                <w:t>L</w:t>
              </w:r>
            </w:ins>
          </w:p>
          <w:p w14:paraId="54FFF263" w14:textId="7AC2864B" w:rsidR="00DA2B65" w:rsidRPr="006F0556" w:rsidRDefault="00DA2B65">
            <w:pPr>
              <w:spacing w:line="240" w:lineRule="exact"/>
              <w:contextualSpacing/>
              <w:jc w:val="both"/>
              <w:rPr>
                <w:ins w:id="4427" w:author="Xuning Wei12232" w:date="2026-07-27T15:16:00Z"/>
                <w:rFonts w:ascii="Times New Roman" w:eastAsia="仿宋_GB2312" w:hAnsi="Times New Roman" w:cs="Times New Roman"/>
                <w:color w:val="0000FF"/>
                <w:sz w:val="18"/>
                <w:szCs w:val="18"/>
              </w:rPr>
            </w:pPr>
            <w:ins w:id="4428" w:author="Xuning Wei12232" w:date="2026-07-27T15:16:00Z">
              <w:r w:rsidRPr="006F0556">
                <w:rPr>
                  <w:rFonts w:ascii="Times New Roman" w:eastAsia="仿宋_GB2312" w:hAnsi="Times New Roman" w:cs="Times New Roman"/>
                  <w:color w:val="0000FF"/>
                  <w:sz w:val="18"/>
                  <w:szCs w:val="18"/>
                </w:rPr>
                <w:t xml:space="preserve">Max batch volume </w:t>
              </w:r>
            </w:ins>
            <w:ins w:id="4429" w:author="Xuning Wei12232" w:date="2026-07-27T15:22:00Z">
              <w:r>
                <w:rPr>
                  <w:rFonts w:ascii="Times New Roman" w:eastAsia="仿宋_GB2312" w:hAnsi="Times New Roman" w:cs="Times New Roman"/>
                  <w:color w:val="0000FF"/>
                  <w:sz w:val="18"/>
                  <w:szCs w:val="18"/>
                </w:rPr>
                <w:t>3</w:t>
              </w:r>
            </w:ins>
            <w:ins w:id="4430" w:author="Xuning Wei12232" w:date="2026-07-27T15:23:00Z">
              <w:r>
                <w:rPr>
                  <w:rFonts w:ascii="Times New Roman" w:eastAsia="仿宋_GB2312" w:hAnsi="Times New Roman" w:cs="Times New Roman"/>
                  <w:color w:val="0000FF"/>
                  <w:sz w:val="18"/>
                  <w:szCs w:val="18"/>
                </w:rPr>
                <w:t>36</w:t>
              </w:r>
            </w:ins>
            <w:ins w:id="4431" w:author="Xuning Wei12232" w:date="2026-07-27T15:16:00Z">
              <w:r>
                <w:rPr>
                  <w:rFonts w:ascii="Times New Roman" w:eastAsia="仿宋_GB2312" w:hAnsi="Times New Roman" w:cs="Times New Roman"/>
                  <w:color w:val="0000FF"/>
                  <w:sz w:val="18"/>
                  <w:szCs w:val="18"/>
                </w:rPr>
                <w:t xml:space="preserve"> </w:t>
              </w:r>
              <w:r w:rsidRPr="006F0556">
                <w:rPr>
                  <w:rFonts w:ascii="Times New Roman" w:eastAsia="仿宋_GB2312" w:hAnsi="Times New Roman" w:cs="Times New Roman"/>
                  <w:color w:val="0000FF"/>
                  <w:sz w:val="18"/>
                  <w:szCs w:val="18"/>
                </w:rPr>
                <w:t>L</w:t>
              </w:r>
            </w:ins>
          </w:p>
        </w:tc>
        <w:tc>
          <w:tcPr>
            <w:tcW w:w="1400" w:type="pct"/>
            <w:shd w:val="clear" w:color="auto" w:fill="FFFFFF" w:themeFill="background1"/>
            <w:vAlign w:val="center"/>
          </w:tcPr>
          <w:p w14:paraId="7A02B394" w14:textId="77777777" w:rsidR="00DA2B65" w:rsidRPr="00320E81" w:rsidRDefault="00DA2B65" w:rsidP="00DA2B65">
            <w:pPr>
              <w:spacing w:line="240" w:lineRule="exact"/>
              <w:contextualSpacing/>
              <w:rPr>
                <w:ins w:id="4432" w:author="Xuning Wei12232" w:date="2026-07-27T15:16:00Z"/>
                <w:rFonts w:ascii="Times New Roman" w:eastAsia="仿宋_GB2312" w:hAnsi="Times New Roman" w:cs="Times New Roman"/>
                <w:color w:val="0000FF"/>
                <w:sz w:val="18"/>
                <w:szCs w:val="18"/>
              </w:rPr>
            </w:pPr>
            <w:ins w:id="4433" w:author="Xuning Wei12232" w:date="2026-07-27T15:16:00Z">
              <w:r w:rsidRPr="00320E81">
                <w:rPr>
                  <w:rFonts w:ascii="Times New Roman" w:eastAsia="仿宋_GB2312" w:hAnsi="Times New Roman" w:cs="Times New Roman"/>
                  <w:color w:val="0000FF"/>
                  <w:sz w:val="18"/>
                  <w:szCs w:val="18"/>
                </w:rPr>
                <w:t>Minimum volume of the stirrer can reach at rest:</w:t>
              </w:r>
              <w:r w:rsidRPr="002475AA">
                <w:rPr>
                  <w:rFonts w:ascii="Times New Roman" w:eastAsia="仿宋_GB2312" w:hAnsi="Times New Roman" w:cs="Times New Roman"/>
                  <w:color w:val="0000FF"/>
                  <w:sz w:val="18"/>
                  <w:szCs w:val="18"/>
                </w:rPr>
                <w:t xml:space="preserve"> </w:t>
              </w:r>
              <w:r>
                <w:rPr>
                  <w:rFonts w:ascii="Times New Roman" w:eastAsia="仿宋_GB2312" w:hAnsi="Times New Roman" w:cs="Times New Roman"/>
                  <w:color w:val="0000FF"/>
                  <w:sz w:val="18"/>
                  <w:szCs w:val="18"/>
                </w:rPr>
                <w:t xml:space="preserve">82.30 </w:t>
              </w:r>
              <w:r w:rsidRPr="00320E81">
                <w:rPr>
                  <w:rFonts w:ascii="Times New Roman" w:eastAsia="仿宋_GB2312" w:hAnsi="Times New Roman" w:cs="Times New Roman"/>
                  <w:color w:val="0000FF"/>
                  <w:sz w:val="18"/>
                  <w:szCs w:val="18"/>
                </w:rPr>
                <w:t>L;</w:t>
              </w:r>
            </w:ins>
          </w:p>
          <w:p w14:paraId="54B03006" w14:textId="77777777" w:rsidR="00DA2B65" w:rsidRDefault="00DA2B65" w:rsidP="00DA2B65">
            <w:pPr>
              <w:spacing w:line="240" w:lineRule="exact"/>
              <w:contextualSpacing/>
              <w:rPr>
                <w:ins w:id="4434" w:author="Xuning Wei12232" w:date="2026-07-27T15:16:00Z"/>
                <w:rFonts w:ascii="Times New Roman" w:eastAsia="仿宋_GB2312" w:hAnsi="Times New Roman" w:cs="Times New Roman"/>
                <w:color w:val="0000FF"/>
                <w:sz w:val="18"/>
                <w:szCs w:val="18"/>
                <w:lang w:eastAsia="zh-CN"/>
              </w:rPr>
            </w:pPr>
            <w:ins w:id="4435" w:author="Xuning Wei12232" w:date="2026-07-27T15:16:00Z">
              <w:r w:rsidRPr="00320E81">
                <w:rPr>
                  <w:rFonts w:ascii="Times New Roman" w:eastAsia="仿宋_GB2312" w:hAnsi="Times New Roman" w:cs="Times New Roman"/>
                  <w:color w:val="0000FF"/>
                  <w:sz w:val="18"/>
                  <w:szCs w:val="18"/>
                </w:rPr>
                <w:t>Min</w:t>
              </w:r>
              <w:r w:rsidRPr="002475AA">
                <w:rPr>
                  <w:rFonts w:ascii="Times New Roman" w:eastAsia="仿宋_GB2312" w:hAnsi="Times New Roman" w:cs="Times New Roman"/>
                  <w:color w:val="0000FF"/>
                  <w:sz w:val="18"/>
                  <w:szCs w:val="18"/>
                </w:rPr>
                <w:t>imum volume of the stir</w:t>
              </w:r>
              <w:r w:rsidRPr="003A7583">
                <w:rPr>
                  <w:rFonts w:ascii="Times New Roman" w:eastAsia="仿宋_GB2312" w:hAnsi="Times New Roman" w:cs="Times New Roman"/>
                  <w:color w:val="0000FF"/>
                  <w:sz w:val="18"/>
                  <w:szCs w:val="18"/>
                </w:rPr>
                <w:t xml:space="preserve">rer can reach at maximum speed: </w:t>
              </w:r>
              <w:r>
                <w:rPr>
                  <w:rFonts w:ascii="Times New Roman" w:eastAsia="仿宋_GB2312" w:hAnsi="Times New Roman" w:cs="Times New Roman"/>
                  <w:color w:val="0000FF"/>
                  <w:sz w:val="18"/>
                  <w:szCs w:val="18"/>
                  <w:lang w:eastAsia="zh-CN"/>
                </w:rPr>
                <w:t xml:space="preserve">58.50 </w:t>
              </w:r>
              <w:r w:rsidRPr="00320E81">
                <w:rPr>
                  <w:rFonts w:ascii="Times New Roman" w:eastAsia="仿宋_GB2312" w:hAnsi="Times New Roman" w:cs="Times New Roman"/>
                  <w:color w:val="0000FF"/>
                  <w:sz w:val="18"/>
                  <w:szCs w:val="18"/>
                  <w:lang w:eastAsia="zh-CN"/>
                </w:rPr>
                <w:t>L</w:t>
              </w:r>
              <w:r w:rsidRPr="00320E81">
                <w:rPr>
                  <w:rFonts w:ascii="Times New Roman" w:eastAsia="仿宋_GB2312" w:hAnsi="Times New Roman" w:cs="Times New Roman" w:hint="eastAsia"/>
                  <w:color w:val="0000FF"/>
                  <w:sz w:val="18"/>
                  <w:szCs w:val="18"/>
                  <w:lang w:eastAsia="zh-CN"/>
                </w:rPr>
                <w:t>.</w:t>
              </w:r>
            </w:ins>
          </w:p>
          <w:p w14:paraId="062F2861" w14:textId="77777777" w:rsidR="00DA2B65" w:rsidRPr="006F0556" w:rsidRDefault="00DA2B65" w:rsidP="00DA2B65">
            <w:pPr>
              <w:spacing w:line="240" w:lineRule="exact"/>
              <w:contextualSpacing/>
              <w:rPr>
                <w:ins w:id="4436" w:author="Xuning Wei12232" w:date="2026-07-27T15:16:00Z"/>
                <w:rFonts w:ascii="Times New Roman" w:eastAsia="仿宋_GB2312" w:hAnsi="Times New Roman" w:cs="Times New Roman"/>
                <w:color w:val="0000FF"/>
                <w:sz w:val="18"/>
                <w:szCs w:val="18"/>
                <w:lang w:eastAsia="zh-CN"/>
              </w:rPr>
            </w:pPr>
            <w:ins w:id="4437" w:author="Xuning Wei12232" w:date="2026-07-27T15:16:00Z">
              <w:r w:rsidRPr="00E10C03">
                <w:rPr>
                  <w:rFonts w:ascii="Times New Roman" w:eastAsia="仿宋_GB2312" w:hAnsi="Times New Roman" w:cs="Times New Roman"/>
                  <w:color w:val="0000FF"/>
                  <w:sz w:val="18"/>
                  <w:szCs w:val="18"/>
                </w:rPr>
                <w:t>Maximum working v</w:t>
              </w:r>
              <w:r w:rsidRPr="00CA4F78">
                <w:rPr>
                  <w:rFonts w:ascii="Times New Roman" w:eastAsia="仿宋_GB2312" w:hAnsi="Times New Roman" w:cs="Times New Roman"/>
                  <w:color w:val="0000FF"/>
                  <w:sz w:val="18"/>
                  <w:szCs w:val="18"/>
                </w:rPr>
                <w:t xml:space="preserve">olume: </w:t>
              </w:r>
              <w:r>
                <w:rPr>
                  <w:rFonts w:ascii="Times New Roman" w:eastAsia="仿宋_GB2312" w:hAnsi="Times New Roman" w:cs="Times New Roman"/>
                  <w:color w:val="0000FF"/>
                  <w:sz w:val="18"/>
                  <w:szCs w:val="18"/>
                </w:rPr>
                <w:t>1000 L</w:t>
              </w:r>
            </w:ins>
          </w:p>
        </w:tc>
        <w:tc>
          <w:tcPr>
            <w:tcW w:w="305" w:type="pct"/>
            <w:shd w:val="clear" w:color="auto" w:fill="FFFFFF" w:themeFill="background1"/>
            <w:vAlign w:val="center"/>
          </w:tcPr>
          <w:p w14:paraId="5A2CCEAE" w14:textId="77777777" w:rsidR="00DA2B65" w:rsidRPr="006F0556" w:rsidRDefault="00DA2B65" w:rsidP="00DA2B65">
            <w:pPr>
              <w:spacing w:line="240" w:lineRule="exact"/>
              <w:contextualSpacing/>
              <w:jc w:val="both"/>
              <w:rPr>
                <w:ins w:id="4438" w:author="Xuning Wei12232" w:date="2026-07-27T15:16:00Z"/>
                <w:rFonts w:ascii="Times New Roman" w:eastAsia="仿宋_GB2312" w:hAnsi="Times New Roman" w:cs="Times New Roman"/>
                <w:color w:val="0000FF"/>
                <w:sz w:val="18"/>
                <w:szCs w:val="18"/>
              </w:rPr>
            </w:pPr>
            <w:ins w:id="4439"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0401C0F5" w14:textId="77777777" w:rsidR="00DA2B65" w:rsidRPr="006F0556" w:rsidRDefault="00DA2B65" w:rsidP="00DA2B65">
            <w:pPr>
              <w:spacing w:line="240" w:lineRule="exact"/>
              <w:contextualSpacing/>
              <w:jc w:val="both"/>
              <w:rPr>
                <w:ins w:id="4440" w:author="Xuning Wei12232" w:date="2026-07-27T15:16:00Z"/>
                <w:rFonts w:ascii="Times New Roman" w:eastAsia="仿宋_GB2312" w:hAnsi="Times New Roman" w:cs="Times New Roman"/>
                <w:color w:val="0000FF"/>
                <w:sz w:val="18"/>
                <w:szCs w:val="18"/>
              </w:rPr>
            </w:pPr>
            <w:ins w:id="4441" w:author="Xuning Wei12232" w:date="2026-07-27T15:16: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52541F04" w14:textId="77777777" w:rsidR="00DA2B65" w:rsidRPr="006F0556" w:rsidRDefault="00DA2B65" w:rsidP="00DA2B65">
            <w:pPr>
              <w:spacing w:line="240" w:lineRule="exact"/>
              <w:contextualSpacing/>
              <w:jc w:val="both"/>
              <w:rPr>
                <w:ins w:id="4442" w:author="Xuning Wei12232" w:date="2026-07-27T15:16:00Z"/>
                <w:rFonts w:ascii="Times New Roman" w:eastAsia="仿宋_GB2312" w:hAnsi="Times New Roman" w:cs="Times New Roman"/>
                <w:color w:val="0000FF"/>
                <w:sz w:val="18"/>
                <w:szCs w:val="18"/>
              </w:rPr>
            </w:pPr>
            <w:ins w:id="4443" w:author="Xuning Wei12232" w:date="2026-07-27T15:16:00Z">
              <w:r w:rsidRPr="006F0556">
                <w:rPr>
                  <w:rFonts w:ascii="Times New Roman" w:eastAsia="仿宋_GB2312" w:hAnsi="Times New Roman" w:cs="Times New Roman"/>
                  <w:color w:val="0000FF"/>
                  <w:sz w:val="18"/>
                  <w:szCs w:val="18"/>
                </w:rPr>
                <w:t>The min/max batch volume are within the stirring volume range of equipment capability.</w:t>
              </w:r>
            </w:ins>
          </w:p>
        </w:tc>
      </w:tr>
      <w:tr w:rsidR="00DA2B65" w:rsidRPr="00D34954" w14:paraId="0045AA4A" w14:textId="77777777" w:rsidTr="00DA2B65">
        <w:trPr>
          <w:trHeight w:val="397"/>
          <w:jc w:val="center"/>
          <w:ins w:id="4444" w:author="Xuning Wei12232" w:date="2026-07-27T15:16:00Z"/>
        </w:trPr>
        <w:tc>
          <w:tcPr>
            <w:tcW w:w="151" w:type="pct"/>
            <w:shd w:val="clear" w:color="auto" w:fill="FFFFFF" w:themeFill="background1"/>
            <w:vAlign w:val="center"/>
          </w:tcPr>
          <w:p w14:paraId="4DF66D2D" w14:textId="77777777" w:rsidR="00DA2B65" w:rsidRPr="006F0556" w:rsidRDefault="00DA2B65" w:rsidP="00DA2B65">
            <w:pPr>
              <w:spacing w:line="240" w:lineRule="exact"/>
              <w:contextualSpacing/>
              <w:jc w:val="center"/>
              <w:rPr>
                <w:ins w:id="4445" w:author="Xuning Wei12232" w:date="2026-07-27T15:16:00Z"/>
                <w:rFonts w:ascii="Times New Roman" w:eastAsia="仿宋_GB2312" w:hAnsi="Times New Roman" w:cs="Times New Roman"/>
                <w:color w:val="0000FF"/>
                <w:kern w:val="0"/>
                <w:sz w:val="18"/>
                <w:szCs w:val="18"/>
                <w:lang w:eastAsia="zh-CN"/>
              </w:rPr>
            </w:pPr>
            <w:ins w:id="4446" w:author="Xuning Wei12232" w:date="2026-07-27T15:16:00Z">
              <w:r w:rsidRPr="006F0556">
                <w:rPr>
                  <w:rFonts w:ascii="Times New Roman" w:eastAsia="仿宋_GB2312" w:hAnsi="Times New Roman" w:cs="Times New Roman"/>
                  <w:color w:val="0000FF"/>
                  <w:kern w:val="0"/>
                  <w:sz w:val="18"/>
                  <w:szCs w:val="18"/>
                  <w:lang w:eastAsia="zh-CN"/>
                </w:rPr>
                <w:t>3</w:t>
              </w:r>
            </w:ins>
          </w:p>
        </w:tc>
        <w:tc>
          <w:tcPr>
            <w:tcW w:w="457" w:type="pct"/>
            <w:shd w:val="clear" w:color="auto" w:fill="FFFFFF" w:themeFill="background1"/>
            <w:vAlign w:val="center"/>
          </w:tcPr>
          <w:p w14:paraId="01C738FC" w14:textId="77777777" w:rsidR="00DA2B65" w:rsidRPr="006F0556" w:rsidRDefault="00DA2B65" w:rsidP="00DA2B65">
            <w:pPr>
              <w:spacing w:line="240" w:lineRule="exact"/>
              <w:contextualSpacing/>
              <w:rPr>
                <w:ins w:id="4447" w:author="Xuning Wei12232" w:date="2026-07-27T15:16:00Z"/>
                <w:rFonts w:ascii="Times New Roman" w:eastAsia="仿宋_GB2312" w:hAnsi="Times New Roman" w:cs="Times New Roman"/>
                <w:color w:val="0000FF"/>
                <w:sz w:val="18"/>
                <w:szCs w:val="18"/>
              </w:rPr>
            </w:pPr>
            <w:ins w:id="4448" w:author="Xuning Wei12232" w:date="2026-07-27T15:16:00Z">
              <w:r w:rsidRPr="006F0556">
                <w:rPr>
                  <w:rFonts w:ascii="Times New Roman" w:eastAsia="仿宋_GB2312" w:hAnsi="Times New Roman" w:cs="Times New Roman"/>
                  <w:color w:val="0000FF"/>
                  <w:sz w:val="18"/>
                  <w:szCs w:val="18"/>
                </w:rPr>
                <w:t>Stirring speed</w:t>
              </w:r>
            </w:ins>
          </w:p>
        </w:tc>
        <w:tc>
          <w:tcPr>
            <w:tcW w:w="1191" w:type="pct"/>
            <w:shd w:val="clear" w:color="auto" w:fill="FFFFFF" w:themeFill="background1"/>
            <w:vAlign w:val="center"/>
          </w:tcPr>
          <w:p w14:paraId="52E1D10B" w14:textId="7C924A93" w:rsidR="00DA2B65" w:rsidRPr="006F0556" w:rsidRDefault="00DA2B65">
            <w:pPr>
              <w:spacing w:line="240" w:lineRule="exact"/>
              <w:contextualSpacing/>
              <w:jc w:val="both"/>
              <w:rPr>
                <w:ins w:id="4449" w:author="Xuning Wei12232" w:date="2026-07-27T15:16:00Z"/>
                <w:rFonts w:ascii="Times New Roman" w:eastAsia="仿宋_GB2312" w:hAnsi="Times New Roman" w:cs="Times New Roman"/>
                <w:color w:val="0000FF"/>
                <w:sz w:val="18"/>
                <w:szCs w:val="18"/>
              </w:rPr>
            </w:pPr>
            <w:ins w:id="4450" w:author="Xuning Wei12232" w:date="2026-07-27T15:16:00Z">
              <w:r w:rsidRPr="006F0556">
                <w:rPr>
                  <w:rFonts w:ascii="Times New Roman" w:eastAsia="仿宋_GB2312" w:hAnsi="Times New Roman" w:cs="Times New Roman"/>
                  <w:color w:val="0000FF"/>
                  <w:sz w:val="18"/>
                  <w:szCs w:val="18"/>
                </w:rPr>
                <w:t xml:space="preserve">The range of agitation speed from process requirements: </w:t>
              </w:r>
            </w:ins>
            <w:ins w:id="4451" w:author="Xuning Wei12232" w:date="2026-07-27T15:23:00Z">
              <w:r>
                <w:rPr>
                  <w:rFonts w:ascii="Times New Roman" w:eastAsia="仿宋_GB2312" w:hAnsi="Times New Roman" w:cs="Times New Roman"/>
                  <w:color w:val="0000FF"/>
                  <w:sz w:val="18"/>
                  <w:szCs w:val="18"/>
                </w:rPr>
                <w:t>95</w:t>
              </w:r>
            </w:ins>
            <w:ins w:id="4452" w:author="Xuning Wei12232" w:date="2026-07-27T15:16:00Z">
              <w:r>
                <w:rPr>
                  <w:rFonts w:ascii="Times New Roman" w:eastAsia="仿宋_GB2312" w:hAnsi="Times New Roman" w:cs="Times New Roman"/>
                  <w:color w:val="0000FF"/>
                  <w:sz w:val="18"/>
                  <w:szCs w:val="18"/>
                </w:rPr>
                <w:t>±</w:t>
              </w:r>
            </w:ins>
            <w:ins w:id="4453" w:author="Xuning Wei12232" w:date="2026-07-27T15:23:00Z">
              <w:r>
                <w:rPr>
                  <w:rFonts w:ascii="Times New Roman" w:eastAsia="仿宋_GB2312" w:hAnsi="Times New Roman" w:cs="Times New Roman"/>
                  <w:color w:val="0000FF"/>
                  <w:sz w:val="18"/>
                  <w:szCs w:val="18"/>
                </w:rPr>
                <w:t>1</w:t>
              </w:r>
            </w:ins>
            <w:ins w:id="4454" w:author="Xuning Wei12232" w:date="2026-07-27T15:16:00Z">
              <w:r w:rsidRPr="006F0556">
                <w:rPr>
                  <w:rFonts w:ascii="Times New Roman" w:eastAsia="仿宋_GB2312" w:hAnsi="Times New Roman" w:cs="Times New Roman"/>
                  <w:color w:val="0000FF"/>
                  <w:sz w:val="18"/>
                  <w:szCs w:val="18"/>
                </w:rPr>
                <w:t>0</w:t>
              </w:r>
              <w:r>
                <w:rPr>
                  <w:rFonts w:ascii="Times New Roman" w:eastAsia="仿宋_GB2312" w:hAnsi="Times New Roman" w:cs="Times New Roman"/>
                  <w:color w:val="0000FF"/>
                  <w:sz w:val="18"/>
                  <w:szCs w:val="18"/>
                </w:rPr>
                <w:t xml:space="preserve"> </w:t>
              </w:r>
              <w:r w:rsidRPr="006F0556">
                <w:rPr>
                  <w:rFonts w:ascii="Times New Roman" w:eastAsia="仿宋_GB2312" w:hAnsi="Times New Roman" w:cs="Times New Roman"/>
                  <w:color w:val="0000FF"/>
                  <w:sz w:val="18"/>
                  <w:szCs w:val="18"/>
                </w:rPr>
                <w:t>rp</w:t>
              </w:r>
              <w:r w:rsidRPr="006F0556">
                <w:rPr>
                  <w:rFonts w:ascii="Times New Roman" w:eastAsia="仿宋_GB2312" w:hAnsi="Times New Roman" w:cs="Times New Roman"/>
                  <w:color w:val="0000FF"/>
                  <w:sz w:val="18"/>
                  <w:szCs w:val="18"/>
                  <w:lang w:eastAsia="zh-CN"/>
                </w:rPr>
                <w:t>m</w:t>
              </w:r>
            </w:ins>
          </w:p>
        </w:tc>
        <w:tc>
          <w:tcPr>
            <w:tcW w:w="1400" w:type="pct"/>
            <w:shd w:val="clear" w:color="auto" w:fill="FFFFFF" w:themeFill="background1"/>
            <w:vAlign w:val="center"/>
          </w:tcPr>
          <w:p w14:paraId="3C1D875D" w14:textId="77777777" w:rsidR="00DA2B65" w:rsidRPr="00320E81" w:rsidRDefault="00DA2B65" w:rsidP="00DA2B65">
            <w:pPr>
              <w:spacing w:line="240" w:lineRule="exact"/>
              <w:contextualSpacing/>
              <w:rPr>
                <w:ins w:id="4455" w:author="Xuning Wei12232" w:date="2026-07-27T15:16:00Z"/>
                <w:rFonts w:ascii="Times New Roman" w:eastAsia="仿宋_GB2312" w:hAnsi="Times New Roman" w:cs="Times New Roman"/>
                <w:color w:val="0000FF"/>
                <w:sz w:val="18"/>
                <w:szCs w:val="18"/>
              </w:rPr>
            </w:pPr>
            <w:ins w:id="4456" w:author="Xuning Wei12232" w:date="2026-07-27T15:16:00Z">
              <w:r w:rsidRPr="00320E81">
                <w:rPr>
                  <w:rFonts w:ascii="Times New Roman" w:eastAsia="仿宋_GB2312" w:hAnsi="Times New Roman" w:cs="Times New Roman"/>
                  <w:color w:val="0000FF"/>
                  <w:sz w:val="18"/>
                  <w:szCs w:val="18"/>
                </w:rPr>
                <w:t>Agitator type:</w:t>
              </w:r>
              <w:r w:rsidRPr="006F0556">
                <w:rPr>
                  <w:rFonts w:ascii="Times New Roman" w:eastAsia="仿宋_GB2312" w:hAnsi="Times New Roman" w:cs="Times New Roman"/>
                  <w:color w:val="0000FF"/>
                  <w:sz w:val="18"/>
                  <w:szCs w:val="18"/>
                </w:rPr>
                <w:t xml:space="preserve"> Impeller type</w:t>
              </w:r>
              <w:r w:rsidRPr="00320E81">
                <w:rPr>
                  <w:rFonts w:ascii="Times New Roman" w:eastAsia="仿宋_GB2312" w:hAnsi="Times New Roman" w:cs="Times New Roman"/>
                  <w:color w:val="0000FF"/>
                  <w:sz w:val="18"/>
                  <w:szCs w:val="18"/>
                </w:rPr>
                <w:t>;</w:t>
              </w:r>
            </w:ins>
          </w:p>
          <w:p w14:paraId="53DEC8A3" w14:textId="77777777" w:rsidR="00DA2B65" w:rsidRPr="006F0556" w:rsidRDefault="00DA2B65" w:rsidP="00DA2B65">
            <w:pPr>
              <w:spacing w:line="240" w:lineRule="exact"/>
              <w:contextualSpacing/>
              <w:rPr>
                <w:ins w:id="4457" w:author="Xuning Wei12232" w:date="2026-07-27T15:16:00Z"/>
                <w:rFonts w:ascii="Times New Roman" w:eastAsia="仿宋_GB2312" w:hAnsi="Times New Roman" w:cs="Times New Roman"/>
                <w:color w:val="0000FF"/>
                <w:sz w:val="18"/>
                <w:szCs w:val="18"/>
              </w:rPr>
            </w:pPr>
            <w:ins w:id="4458" w:author="Xuning Wei12232" w:date="2026-07-27T15:16:00Z">
              <w:r w:rsidRPr="006F0556">
                <w:rPr>
                  <w:rFonts w:ascii="Times New Roman" w:eastAsia="仿宋_GB2312" w:hAnsi="Times New Roman" w:cs="Times New Roman"/>
                  <w:color w:val="0000FF"/>
                  <w:sz w:val="18"/>
                  <w:szCs w:val="18"/>
                </w:rPr>
                <w:t xml:space="preserve">The range of agitation speed of equipment capability: </w:t>
              </w:r>
              <w:r>
                <w:rPr>
                  <w:rFonts w:ascii="Times New Roman" w:eastAsia="仿宋_GB2312" w:hAnsi="Times New Roman" w:cs="Times New Roman"/>
                  <w:color w:val="0000FF"/>
                  <w:sz w:val="18"/>
                  <w:szCs w:val="18"/>
                  <w:lang w:eastAsia="zh-CN"/>
                </w:rPr>
                <w:t xml:space="preserve">0~138 </w:t>
              </w:r>
              <w:r w:rsidRPr="006F0556">
                <w:rPr>
                  <w:rFonts w:ascii="Times New Roman" w:eastAsia="仿宋_GB2312" w:hAnsi="Times New Roman" w:cs="Times New Roman"/>
                  <w:color w:val="0000FF"/>
                  <w:sz w:val="18"/>
                  <w:szCs w:val="18"/>
                  <w:lang w:eastAsia="zh-CN"/>
                </w:rPr>
                <w:t>rpm</w:t>
              </w:r>
            </w:ins>
          </w:p>
        </w:tc>
        <w:tc>
          <w:tcPr>
            <w:tcW w:w="305" w:type="pct"/>
            <w:shd w:val="clear" w:color="auto" w:fill="FFFFFF" w:themeFill="background1"/>
            <w:vAlign w:val="center"/>
          </w:tcPr>
          <w:p w14:paraId="24C3E47E" w14:textId="0A73E662" w:rsidR="00DA2B65" w:rsidRPr="006F0556" w:rsidRDefault="000B6761" w:rsidP="00DA2B65">
            <w:pPr>
              <w:spacing w:line="240" w:lineRule="exact"/>
              <w:contextualSpacing/>
              <w:jc w:val="both"/>
              <w:rPr>
                <w:ins w:id="4459" w:author="Xuning Wei12232" w:date="2026-07-27T15:16:00Z"/>
                <w:rFonts w:ascii="Times New Roman" w:eastAsia="仿宋_GB2312" w:hAnsi="Times New Roman" w:cs="Times New Roman"/>
                <w:color w:val="0000FF"/>
                <w:sz w:val="18"/>
                <w:szCs w:val="18"/>
              </w:rPr>
            </w:pPr>
            <w:customXmlInsRangeStart w:id="4460" w:author="Xuning Wei12232" w:date="2026-07-27T15:50:00Z"/>
            <w:sdt>
              <w:sdtPr>
                <w:rPr>
                  <w:rFonts w:ascii="MS Gothic" w:eastAsia="MS Gothic" w:hAnsi="MS Gothic" w:cs="Times New Roman"/>
                  <w:color w:val="0000FF"/>
                  <w:sz w:val="18"/>
                  <w:szCs w:val="18"/>
                </w:rPr>
                <w:id w:val="-620456281"/>
                <w14:checkbox>
                  <w14:checked w14:val="1"/>
                  <w14:checkedState w14:val="2612" w14:font="MS Gothic"/>
                  <w14:uncheckedState w14:val="2610" w14:font="MS Gothic"/>
                </w14:checkbox>
              </w:sdtPr>
              <w:sdtEndPr/>
              <w:sdtContent>
                <w:customXmlInsRangeEnd w:id="4460"/>
                <w:ins w:id="4461" w:author="Xuning Wei12232" w:date="2026-07-27T15:51:00Z">
                  <w:r w:rsidR="00F550E8">
                    <w:rPr>
                      <w:rFonts w:ascii="MS Gothic" w:eastAsia="MS Gothic" w:hAnsi="MS Gothic" w:cs="Times New Roman" w:hint="eastAsia"/>
                      <w:color w:val="0000FF"/>
                      <w:sz w:val="18"/>
                      <w:szCs w:val="18"/>
                    </w:rPr>
                    <w:t>☒</w:t>
                  </w:r>
                </w:ins>
                <w:customXmlInsRangeStart w:id="4462" w:author="Xuning Wei12232" w:date="2026-07-27T15:50:00Z"/>
              </w:sdtContent>
            </w:sdt>
            <w:customXmlInsRangeEnd w:id="4462"/>
            <w:ins w:id="4463" w:author="Xuning Wei12232" w:date="2026-07-27T15:16:00Z">
              <w:r w:rsidR="00DA2B65"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0A216FFF" w14:textId="77777777" w:rsidR="00DA2B65" w:rsidRPr="006F0556" w:rsidRDefault="00DA2B65" w:rsidP="00DA2B65">
            <w:pPr>
              <w:spacing w:line="240" w:lineRule="exact"/>
              <w:contextualSpacing/>
              <w:jc w:val="both"/>
              <w:rPr>
                <w:ins w:id="4464" w:author="Xuning Wei12232" w:date="2026-07-27T15:16:00Z"/>
                <w:rFonts w:ascii="Times New Roman" w:eastAsia="仿宋_GB2312" w:hAnsi="Times New Roman" w:cs="Times New Roman"/>
                <w:color w:val="0000FF"/>
                <w:sz w:val="18"/>
                <w:szCs w:val="18"/>
              </w:rPr>
            </w:pPr>
            <w:ins w:id="4465"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3FD24248" w14:textId="77777777" w:rsidR="00DA2B65" w:rsidRPr="006F0556" w:rsidRDefault="00DA2B65" w:rsidP="00DA2B65">
            <w:pPr>
              <w:spacing w:line="240" w:lineRule="exact"/>
              <w:contextualSpacing/>
              <w:jc w:val="both"/>
              <w:rPr>
                <w:ins w:id="4466" w:author="Xuning Wei12232" w:date="2026-07-27T15:16:00Z"/>
                <w:rFonts w:ascii="Times New Roman" w:eastAsia="仿宋_GB2312" w:hAnsi="Times New Roman" w:cs="Times New Roman"/>
                <w:color w:val="0000FF"/>
                <w:sz w:val="18"/>
                <w:szCs w:val="18"/>
              </w:rPr>
            </w:pPr>
            <w:ins w:id="4467" w:author="Xuning Wei12232" w:date="2026-07-27T15:16:00Z">
              <w:r w:rsidRPr="006F0556">
                <w:rPr>
                  <w:rFonts w:ascii="Times New Roman" w:eastAsia="仿宋_GB2312" w:hAnsi="Times New Roman" w:cs="Times New Roman"/>
                  <w:color w:val="0000FF"/>
                  <w:sz w:val="18"/>
                  <w:szCs w:val="18"/>
                </w:rPr>
                <w:t>The stirring speed range required by the process is within the stirring speed range of the equipment.</w:t>
              </w:r>
            </w:ins>
          </w:p>
        </w:tc>
      </w:tr>
      <w:tr w:rsidR="00DA2B65" w:rsidRPr="00D34954" w14:paraId="44C39297" w14:textId="77777777" w:rsidTr="00DA2B65">
        <w:trPr>
          <w:trHeight w:val="397"/>
          <w:jc w:val="center"/>
          <w:ins w:id="4468" w:author="Xuning Wei12232" w:date="2026-07-27T15:16:00Z"/>
        </w:trPr>
        <w:tc>
          <w:tcPr>
            <w:tcW w:w="151" w:type="pct"/>
            <w:shd w:val="clear" w:color="auto" w:fill="FFFFFF" w:themeFill="background1"/>
            <w:vAlign w:val="center"/>
          </w:tcPr>
          <w:p w14:paraId="0BA27C1A" w14:textId="77777777" w:rsidR="00DA2B65" w:rsidRPr="006F0556" w:rsidRDefault="00DA2B65" w:rsidP="00DA2B65">
            <w:pPr>
              <w:spacing w:line="240" w:lineRule="exact"/>
              <w:contextualSpacing/>
              <w:jc w:val="center"/>
              <w:rPr>
                <w:ins w:id="4469" w:author="Xuning Wei12232" w:date="2026-07-27T15:16:00Z"/>
                <w:rFonts w:ascii="Times New Roman" w:eastAsia="仿宋_GB2312" w:hAnsi="Times New Roman" w:cs="Times New Roman"/>
                <w:color w:val="0000FF"/>
                <w:kern w:val="0"/>
                <w:sz w:val="18"/>
                <w:szCs w:val="18"/>
              </w:rPr>
            </w:pPr>
            <w:ins w:id="4470" w:author="Xuning Wei12232" w:date="2026-07-27T15:16:00Z">
              <w:r w:rsidRPr="006F0556">
                <w:rPr>
                  <w:rFonts w:ascii="Times New Roman" w:eastAsia="仿宋_GB2312" w:hAnsi="Times New Roman" w:cs="Times New Roman"/>
                  <w:color w:val="0000FF"/>
                  <w:kern w:val="0"/>
                  <w:sz w:val="18"/>
                  <w:szCs w:val="18"/>
                </w:rPr>
                <w:t>5</w:t>
              </w:r>
            </w:ins>
          </w:p>
        </w:tc>
        <w:tc>
          <w:tcPr>
            <w:tcW w:w="457" w:type="pct"/>
            <w:shd w:val="clear" w:color="auto" w:fill="FFFFFF" w:themeFill="background1"/>
            <w:vAlign w:val="center"/>
          </w:tcPr>
          <w:p w14:paraId="737FB328" w14:textId="77777777" w:rsidR="00DA2B65" w:rsidRPr="006F0556" w:rsidRDefault="00DA2B65" w:rsidP="00DA2B65">
            <w:pPr>
              <w:spacing w:line="240" w:lineRule="exact"/>
              <w:contextualSpacing/>
              <w:rPr>
                <w:ins w:id="4471" w:author="Xuning Wei12232" w:date="2026-07-27T15:16:00Z"/>
                <w:rFonts w:ascii="Times New Roman" w:eastAsia="仿宋_GB2312" w:hAnsi="Times New Roman" w:cs="Times New Roman"/>
                <w:color w:val="0000FF"/>
                <w:sz w:val="18"/>
                <w:szCs w:val="18"/>
              </w:rPr>
            </w:pPr>
            <w:ins w:id="4472" w:author="Xuning Wei12232" w:date="2026-07-27T15:16:00Z">
              <w:r w:rsidRPr="006F0556">
                <w:rPr>
                  <w:rFonts w:ascii="Times New Roman" w:eastAsia="仿宋_GB2312" w:hAnsi="Times New Roman" w:cs="Times New Roman"/>
                  <w:color w:val="0000FF"/>
                  <w:sz w:val="18"/>
                  <w:szCs w:val="18"/>
                </w:rPr>
                <w:t>Temperature measurement</w:t>
              </w:r>
            </w:ins>
          </w:p>
        </w:tc>
        <w:tc>
          <w:tcPr>
            <w:tcW w:w="1191" w:type="pct"/>
            <w:shd w:val="clear" w:color="auto" w:fill="FFFFFF" w:themeFill="background1"/>
            <w:vAlign w:val="center"/>
          </w:tcPr>
          <w:p w14:paraId="0508F937" w14:textId="45CD91BF" w:rsidR="00DA2B65" w:rsidRPr="006F0556" w:rsidRDefault="00DA2B65">
            <w:pPr>
              <w:spacing w:line="240" w:lineRule="exact"/>
              <w:contextualSpacing/>
              <w:jc w:val="both"/>
              <w:rPr>
                <w:ins w:id="4473" w:author="Xuning Wei12232" w:date="2026-07-27T15:16:00Z"/>
                <w:rFonts w:ascii="Times New Roman" w:eastAsia="仿宋_GB2312" w:hAnsi="Times New Roman" w:cs="Times New Roman"/>
                <w:color w:val="0000FF"/>
                <w:sz w:val="18"/>
                <w:szCs w:val="18"/>
              </w:rPr>
            </w:pPr>
            <w:ins w:id="4474" w:author="Xuning Wei12232" w:date="2026-07-27T15:16:00Z">
              <w:r w:rsidRPr="006F0556">
                <w:rPr>
                  <w:rFonts w:ascii="Times New Roman" w:eastAsia="仿宋_GB2312" w:hAnsi="Times New Roman" w:cs="Times New Roman"/>
                  <w:color w:val="0000FF"/>
                  <w:sz w:val="18"/>
                  <w:szCs w:val="18"/>
                </w:rPr>
                <w:t xml:space="preserve">The min batch volume </w:t>
              </w:r>
            </w:ins>
            <w:ins w:id="4475" w:author="Xuning Wei12232" w:date="2026-07-27T15:23:00Z">
              <w:r>
                <w:rPr>
                  <w:rFonts w:ascii="Times New Roman" w:eastAsia="仿宋_GB2312" w:hAnsi="Times New Roman" w:cs="Times New Roman"/>
                  <w:color w:val="0000FF"/>
                  <w:sz w:val="18"/>
                  <w:szCs w:val="18"/>
                </w:rPr>
                <w:t>2</w:t>
              </w:r>
            </w:ins>
            <w:ins w:id="4476" w:author="Xuning Wei12232" w:date="2026-07-27T15:24:00Z">
              <w:r>
                <w:rPr>
                  <w:rFonts w:ascii="Times New Roman" w:eastAsia="仿宋_GB2312" w:hAnsi="Times New Roman" w:cs="Times New Roman"/>
                  <w:color w:val="0000FF"/>
                  <w:sz w:val="18"/>
                  <w:szCs w:val="18"/>
                </w:rPr>
                <w:t>88</w:t>
              </w:r>
            </w:ins>
            <w:ins w:id="4477" w:author="Xuning Wei12232" w:date="2026-07-27T15:16:00Z">
              <w:r>
                <w:rPr>
                  <w:rFonts w:ascii="Times New Roman" w:eastAsia="仿宋_GB2312" w:hAnsi="Times New Roman" w:cs="Times New Roman"/>
                  <w:color w:val="0000FF"/>
                  <w:sz w:val="18"/>
                  <w:szCs w:val="18"/>
                </w:rPr>
                <w:t xml:space="preserve"> </w:t>
              </w:r>
              <w:r w:rsidRPr="006F0556">
                <w:rPr>
                  <w:rFonts w:ascii="Times New Roman" w:eastAsia="仿宋_GB2312" w:hAnsi="Times New Roman" w:cs="Times New Roman"/>
                  <w:color w:val="0000FF"/>
                  <w:sz w:val="18"/>
                  <w:szCs w:val="18"/>
                </w:rPr>
                <w:t>L</w:t>
              </w:r>
            </w:ins>
          </w:p>
        </w:tc>
        <w:tc>
          <w:tcPr>
            <w:tcW w:w="1400" w:type="pct"/>
            <w:shd w:val="clear" w:color="auto" w:fill="FFFFFF" w:themeFill="background1"/>
            <w:vAlign w:val="center"/>
          </w:tcPr>
          <w:p w14:paraId="444D68B4" w14:textId="77777777" w:rsidR="00DA2B65" w:rsidRPr="007149A3" w:rsidRDefault="00DA2B65" w:rsidP="00DA2B65">
            <w:pPr>
              <w:spacing w:line="240" w:lineRule="exact"/>
              <w:contextualSpacing/>
              <w:rPr>
                <w:ins w:id="4478" w:author="Xuning Wei12232" w:date="2026-07-27T15:16:00Z"/>
                <w:rFonts w:ascii="Times New Roman" w:eastAsia="仿宋_GB2312" w:hAnsi="Times New Roman" w:cs="Times New Roman"/>
                <w:color w:val="0000FF"/>
                <w:sz w:val="18"/>
                <w:szCs w:val="18"/>
              </w:rPr>
            </w:pPr>
            <w:ins w:id="4479" w:author="Xuning Wei12232" w:date="2026-07-27T15:16:00Z">
              <w:r w:rsidRPr="007149A3">
                <w:rPr>
                  <w:rFonts w:ascii="Times New Roman" w:eastAsia="仿宋_GB2312" w:hAnsi="Times New Roman" w:cs="Times New Roman"/>
                  <w:color w:val="0000FF"/>
                  <w:sz w:val="18"/>
                  <w:szCs w:val="18"/>
                </w:rPr>
                <w:t>Min</w:t>
              </w:r>
              <w:r>
                <w:rPr>
                  <w:rFonts w:ascii="Times New Roman" w:eastAsia="仿宋_GB2312" w:hAnsi="Times New Roman" w:cs="Times New Roman"/>
                  <w:color w:val="0000FF"/>
                  <w:sz w:val="18"/>
                  <w:szCs w:val="18"/>
                </w:rPr>
                <w:t>imum</w:t>
              </w:r>
              <w:r w:rsidRPr="007149A3">
                <w:rPr>
                  <w:rFonts w:ascii="Times New Roman" w:eastAsia="仿宋_GB2312" w:hAnsi="Times New Roman" w:cs="Times New Roman"/>
                  <w:color w:val="0000FF"/>
                  <w:sz w:val="18"/>
                  <w:szCs w:val="18"/>
                </w:rPr>
                <w:t xml:space="preserve"> volume of the thermometer tube can reach at rest:</w:t>
              </w:r>
              <w:r>
                <w:rPr>
                  <w:rFonts w:ascii="Times New Roman" w:eastAsia="仿宋_GB2312" w:hAnsi="Times New Roman" w:cs="Times New Roman"/>
                  <w:color w:val="0000FF"/>
                  <w:sz w:val="18"/>
                  <w:szCs w:val="18"/>
                </w:rPr>
                <w:t xml:space="preserve"> 123.10 </w:t>
              </w:r>
              <w:r w:rsidRPr="007149A3">
                <w:rPr>
                  <w:rFonts w:ascii="Times New Roman" w:eastAsia="仿宋_GB2312" w:hAnsi="Times New Roman" w:cs="Times New Roman"/>
                  <w:color w:val="0000FF"/>
                  <w:sz w:val="18"/>
                  <w:szCs w:val="18"/>
                </w:rPr>
                <w:t>L;</w:t>
              </w:r>
            </w:ins>
          </w:p>
          <w:p w14:paraId="68B6A44B" w14:textId="77777777" w:rsidR="00DA2B65" w:rsidRPr="006F0556" w:rsidRDefault="00DA2B65" w:rsidP="00DA2B65">
            <w:pPr>
              <w:spacing w:line="240" w:lineRule="exact"/>
              <w:contextualSpacing/>
              <w:rPr>
                <w:ins w:id="4480" w:author="Xuning Wei12232" w:date="2026-07-27T15:16:00Z"/>
                <w:rFonts w:ascii="Times New Roman" w:eastAsia="仿宋_GB2312" w:hAnsi="Times New Roman" w:cs="Times New Roman"/>
                <w:color w:val="0000FF"/>
                <w:sz w:val="18"/>
                <w:szCs w:val="18"/>
                <w:lang w:eastAsia="zh-CN"/>
              </w:rPr>
            </w:pPr>
            <w:ins w:id="4481" w:author="Xuning Wei12232" w:date="2026-07-27T15:16:00Z">
              <w:r w:rsidRPr="007149A3">
                <w:rPr>
                  <w:rFonts w:ascii="Times New Roman" w:eastAsia="仿宋_GB2312" w:hAnsi="Times New Roman" w:cs="Times New Roman"/>
                  <w:color w:val="0000FF"/>
                  <w:sz w:val="18"/>
                  <w:szCs w:val="18"/>
                </w:rPr>
                <w:t>Min</w:t>
              </w:r>
              <w:r>
                <w:rPr>
                  <w:rFonts w:ascii="Times New Roman" w:eastAsia="仿宋_GB2312" w:hAnsi="Times New Roman" w:cs="Times New Roman"/>
                  <w:color w:val="0000FF"/>
                  <w:sz w:val="18"/>
                  <w:szCs w:val="18"/>
                </w:rPr>
                <w:t>imum</w:t>
              </w:r>
              <w:r w:rsidRPr="007149A3">
                <w:rPr>
                  <w:rFonts w:ascii="Times New Roman" w:eastAsia="仿宋_GB2312" w:hAnsi="Times New Roman" w:cs="Times New Roman"/>
                  <w:color w:val="0000FF"/>
                  <w:sz w:val="18"/>
                  <w:szCs w:val="18"/>
                </w:rPr>
                <w:t xml:space="preserve"> volume of the thermometer tube can reach at maximum speed:</w:t>
              </w:r>
              <w:r>
                <w:rPr>
                  <w:rFonts w:ascii="Times New Roman" w:eastAsia="仿宋_GB2312" w:hAnsi="Times New Roman" w:cs="Times New Roman"/>
                  <w:color w:val="0000FF"/>
                  <w:sz w:val="18"/>
                  <w:szCs w:val="18"/>
                </w:rPr>
                <w:t xml:space="preserve"> 107.40 </w:t>
              </w:r>
              <w:r w:rsidRPr="007149A3">
                <w:rPr>
                  <w:rFonts w:ascii="Times New Roman" w:eastAsia="仿宋_GB2312" w:hAnsi="Times New Roman" w:cs="Times New Roman"/>
                  <w:color w:val="0000FF"/>
                  <w:sz w:val="18"/>
                  <w:szCs w:val="18"/>
                </w:rPr>
                <w:t>L</w:t>
              </w:r>
            </w:ins>
          </w:p>
        </w:tc>
        <w:tc>
          <w:tcPr>
            <w:tcW w:w="305" w:type="pct"/>
            <w:shd w:val="clear" w:color="auto" w:fill="FFFFFF" w:themeFill="background1"/>
            <w:vAlign w:val="center"/>
          </w:tcPr>
          <w:p w14:paraId="41C9C875" w14:textId="77777777" w:rsidR="00DA2B65" w:rsidRPr="006F0556" w:rsidRDefault="00DA2B65" w:rsidP="00DA2B65">
            <w:pPr>
              <w:spacing w:line="240" w:lineRule="exact"/>
              <w:contextualSpacing/>
              <w:jc w:val="both"/>
              <w:rPr>
                <w:ins w:id="4482" w:author="Xuning Wei12232" w:date="2026-07-27T15:16:00Z"/>
                <w:rFonts w:ascii="Times New Roman" w:eastAsia="仿宋_GB2312" w:hAnsi="Times New Roman" w:cs="Times New Roman"/>
                <w:color w:val="0000FF"/>
                <w:sz w:val="18"/>
                <w:szCs w:val="18"/>
              </w:rPr>
            </w:pPr>
            <w:ins w:id="4483"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751C09F7" w14:textId="77777777" w:rsidR="00DA2B65" w:rsidRPr="006F0556" w:rsidRDefault="00DA2B65" w:rsidP="00DA2B65">
            <w:pPr>
              <w:spacing w:line="240" w:lineRule="exact"/>
              <w:contextualSpacing/>
              <w:jc w:val="both"/>
              <w:rPr>
                <w:ins w:id="4484" w:author="Xuning Wei12232" w:date="2026-07-27T15:16:00Z"/>
                <w:rFonts w:ascii="Times New Roman" w:eastAsia="仿宋_GB2312" w:hAnsi="Times New Roman" w:cs="Times New Roman"/>
                <w:color w:val="0000FF"/>
                <w:sz w:val="18"/>
                <w:szCs w:val="18"/>
              </w:rPr>
            </w:pPr>
            <w:ins w:id="4485"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4FB74449" w14:textId="77777777" w:rsidR="00DA2B65" w:rsidRPr="006F0556" w:rsidRDefault="00DA2B65" w:rsidP="00DA2B65">
            <w:pPr>
              <w:spacing w:line="240" w:lineRule="exact"/>
              <w:contextualSpacing/>
              <w:jc w:val="both"/>
              <w:rPr>
                <w:ins w:id="4486" w:author="Xuning Wei12232" w:date="2026-07-27T15:16:00Z"/>
                <w:rFonts w:ascii="Times New Roman" w:eastAsia="仿宋_GB2312" w:hAnsi="Times New Roman" w:cs="Times New Roman"/>
                <w:color w:val="0000FF"/>
                <w:sz w:val="18"/>
                <w:szCs w:val="18"/>
                <w:lang w:eastAsia="zh-CN"/>
              </w:rPr>
            </w:pPr>
            <w:ins w:id="4487" w:author="Xuning Wei12232" w:date="2026-07-27T15:16:00Z">
              <w:r w:rsidRPr="006F0556">
                <w:rPr>
                  <w:rFonts w:ascii="Times New Roman" w:eastAsia="仿宋_GB2312" w:hAnsi="Times New Roman" w:cs="Times New Roman"/>
                  <w:color w:val="0000FF"/>
                  <w:sz w:val="18"/>
                  <w:szCs w:val="18"/>
                </w:rPr>
                <w:t>The min batch volume is within the min temperature sending capability, a good temperature monitoring can be expected</w:t>
              </w:r>
              <w:r>
                <w:rPr>
                  <w:rFonts w:ascii="Times New Roman" w:eastAsia="仿宋_GB2312" w:hAnsi="Times New Roman" w:cs="Times New Roman"/>
                  <w:color w:val="0000FF"/>
                  <w:sz w:val="18"/>
                  <w:szCs w:val="18"/>
                </w:rPr>
                <w:t>.</w:t>
              </w:r>
            </w:ins>
          </w:p>
        </w:tc>
      </w:tr>
      <w:tr w:rsidR="00DA2B65" w:rsidRPr="00D34954" w14:paraId="6703B211" w14:textId="77777777" w:rsidTr="00DA2B65">
        <w:trPr>
          <w:trHeight w:val="397"/>
          <w:jc w:val="center"/>
          <w:ins w:id="4488" w:author="Xuning Wei12232" w:date="2026-07-27T15:16:00Z"/>
        </w:trPr>
        <w:tc>
          <w:tcPr>
            <w:tcW w:w="151" w:type="pct"/>
            <w:shd w:val="clear" w:color="auto" w:fill="FFFFFF" w:themeFill="background1"/>
            <w:vAlign w:val="center"/>
          </w:tcPr>
          <w:p w14:paraId="1DDB7E2E" w14:textId="77777777" w:rsidR="00DA2B65" w:rsidRPr="006F0556" w:rsidRDefault="00DA2B65" w:rsidP="00DA2B65">
            <w:pPr>
              <w:spacing w:line="240" w:lineRule="exact"/>
              <w:contextualSpacing/>
              <w:jc w:val="center"/>
              <w:rPr>
                <w:ins w:id="4489" w:author="Xuning Wei12232" w:date="2026-07-27T15:16:00Z"/>
                <w:rFonts w:ascii="Times New Roman" w:eastAsia="仿宋_GB2312" w:hAnsi="Times New Roman" w:cs="Times New Roman"/>
                <w:color w:val="0000FF"/>
                <w:kern w:val="0"/>
                <w:sz w:val="18"/>
                <w:szCs w:val="18"/>
                <w:lang w:eastAsia="zh-CN"/>
              </w:rPr>
            </w:pPr>
            <w:ins w:id="4490" w:author="Xuning Wei12232" w:date="2026-07-27T15:16:00Z">
              <w:r w:rsidRPr="006F0556">
                <w:rPr>
                  <w:rFonts w:ascii="Times New Roman" w:eastAsia="仿宋_GB2312" w:hAnsi="Times New Roman" w:cs="Times New Roman"/>
                  <w:color w:val="0000FF"/>
                  <w:kern w:val="0"/>
                  <w:sz w:val="18"/>
                  <w:szCs w:val="18"/>
                  <w:lang w:eastAsia="zh-CN"/>
                </w:rPr>
                <w:t>6</w:t>
              </w:r>
            </w:ins>
          </w:p>
        </w:tc>
        <w:tc>
          <w:tcPr>
            <w:tcW w:w="457" w:type="pct"/>
            <w:shd w:val="clear" w:color="auto" w:fill="FFFFFF" w:themeFill="background1"/>
            <w:vAlign w:val="center"/>
          </w:tcPr>
          <w:p w14:paraId="08845D97" w14:textId="77777777" w:rsidR="00DA2B65" w:rsidRPr="006F0556" w:rsidRDefault="00DA2B65" w:rsidP="00DA2B65">
            <w:pPr>
              <w:spacing w:line="240" w:lineRule="exact"/>
              <w:contextualSpacing/>
              <w:rPr>
                <w:ins w:id="4491" w:author="Xuning Wei12232" w:date="2026-07-27T15:16:00Z"/>
                <w:rFonts w:ascii="Times New Roman" w:eastAsia="仿宋_GB2312" w:hAnsi="Times New Roman" w:cs="Times New Roman"/>
                <w:color w:val="0000FF"/>
                <w:sz w:val="18"/>
                <w:szCs w:val="18"/>
              </w:rPr>
            </w:pPr>
            <w:ins w:id="4492" w:author="Xuning Wei12232" w:date="2026-07-27T15:16:00Z">
              <w:r w:rsidRPr="006F0556">
                <w:rPr>
                  <w:rFonts w:ascii="Times New Roman" w:eastAsia="仿宋_GB2312" w:hAnsi="Times New Roman" w:cs="Times New Roman"/>
                  <w:color w:val="0000FF"/>
                  <w:sz w:val="18"/>
                  <w:szCs w:val="18"/>
                </w:rPr>
                <w:t>Solution charging</w:t>
              </w:r>
            </w:ins>
          </w:p>
        </w:tc>
        <w:tc>
          <w:tcPr>
            <w:tcW w:w="1191" w:type="pct"/>
            <w:shd w:val="clear" w:color="auto" w:fill="FFFFFF" w:themeFill="background1"/>
            <w:vAlign w:val="center"/>
          </w:tcPr>
          <w:p w14:paraId="59072A25" w14:textId="007E7C07" w:rsidR="00DA2B65" w:rsidRPr="006F0556" w:rsidRDefault="0047321C">
            <w:pPr>
              <w:spacing w:line="240" w:lineRule="exact"/>
              <w:contextualSpacing/>
              <w:jc w:val="both"/>
              <w:rPr>
                <w:ins w:id="4493" w:author="Xuning Wei12232" w:date="2026-07-27T15:16:00Z"/>
                <w:rFonts w:ascii="Times New Roman" w:eastAsia="仿宋_GB2312" w:hAnsi="Times New Roman" w:cs="Times New Roman"/>
                <w:color w:val="0000FF"/>
                <w:sz w:val="18"/>
                <w:szCs w:val="18"/>
              </w:rPr>
            </w:pPr>
            <w:ins w:id="4494" w:author="Xuning Wei12232" w:date="2026-07-27T15:16:00Z">
              <w:r>
                <w:rPr>
                  <w:rFonts w:ascii="Times New Roman" w:eastAsia="仿宋_GB2312" w:hAnsi="Times New Roman" w:cs="Times New Roman"/>
                  <w:color w:val="0000FF"/>
                  <w:sz w:val="18"/>
                  <w:szCs w:val="18"/>
                  <w:lang w:eastAsia="zh-CN"/>
                </w:rPr>
                <w:t xml:space="preserve">DMF charging amount: </w:t>
              </w:r>
            </w:ins>
            <w:ins w:id="4495" w:author="Xuning Wei12232" w:date="2026-07-27T15:28:00Z">
              <w:r>
                <w:rPr>
                  <w:rFonts w:ascii="Times New Roman" w:eastAsia="仿宋_GB2312" w:hAnsi="Times New Roman" w:cs="Times New Roman"/>
                  <w:color w:val="0000FF"/>
                  <w:sz w:val="18"/>
                  <w:szCs w:val="18"/>
                  <w:lang w:eastAsia="zh-CN"/>
                </w:rPr>
                <w:t>44.14</w:t>
              </w:r>
            </w:ins>
            <w:ins w:id="4496" w:author="Xuning Wei12232" w:date="2026-07-27T15:16:00Z">
              <w:r w:rsidR="00DA2B65" w:rsidRPr="006F0556">
                <w:rPr>
                  <w:rFonts w:ascii="Times New Roman" w:eastAsia="仿宋_GB2312" w:hAnsi="Times New Roman" w:cs="Times New Roman"/>
                  <w:color w:val="0000FF"/>
                  <w:sz w:val="18"/>
                  <w:szCs w:val="18"/>
                  <w:lang w:eastAsia="zh-CN"/>
                </w:rPr>
                <w:t xml:space="preserve"> kg ~ </w:t>
              </w:r>
            </w:ins>
            <w:ins w:id="4497" w:author="Xuning Wei12232" w:date="2026-07-27T15:28:00Z">
              <w:r>
                <w:rPr>
                  <w:rFonts w:ascii="Times New Roman" w:eastAsia="仿宋_GB2312" w:hAnsi="Times New Roman" w:cs="Times New Roman"/>
                  <w:color w:val="0000FF"/>
                  <w:sz w:val="18"/>
                  <w:szCs w:val="18"/>
                  <w:lang w:eastAsia="zh-CN"/>
                </w:rPr>
                <w:t>272.77</w:t>
              </w:r>
            </w:ins>
            <w:ins w:id="4498" w:author="Xuning Wei12232" w:date="2026-07-27T15:16:00Z">
              <w:r w:rsidR="00DA2B65" w:rsidRPr="006F0556">
                <w:rPr>
                  <w:rFonts w:ascii="Times New Roman" w:eastAsia="仿宋_GB2312" w:hAnsi="Times New Roman" w:cs="Times New Roman"/>
                  <w:color w:val="0000FF"/>
                  <w:sz w:val="18"/>
                  <w:szCs w:val="18"/>
                  <w:lang w:eastAsia="zh-CN"/>
                </w:rPr>
                <w:t xml:space="preserve"> kg, required charging accuracy: ±3%</w:t>
              </w:r>
            </w:ins>
          </w:p>
        </w:tc>
        <w:tc>
          <w:tcPr>
            <w:tcW w:w="1400" w:type="pct"/>
            <w:shd w:val="clear" w:color="auto" w:fill="FFFFFF" w:themeFill="background1"/>
            <w:vAlign w:val="center"/>
          </w:tcPr>
          <w:p w14:paraId="02E8A171" w14:textId="362FE2FC" w:rsidR="00DA2B65" w:rsidRPr="006F0556" w:rsidRDefault="00041252" w:rsidP="00DA2B65">
            <w:pPr>
              <w:spacing w:line="240" w:lineRule="exact"/>
              <w:contextualSpacing/>
              <w:rPr>
                <w:ins w:id="4499" w:author="Xuning Wei12232" w:date="2026-07-27T15:16:00Z"/>
                <w:rFonts w:ascii="Times New Roman" w:eastAsia="仿宋_GB2312" w:hAnsi="Times New Roman" w:cs="Times New Roman"/>
                <w:color w:val="0000FF"/>
                <w:sz w:val="18"/>
                <w:szCs w:val="18"/>
              </w:rPr>
            </w:pPr>
            <w:ins w:id="4500" w:author="Xuning Wei12232" w:date="2026-07-27T15:29:00Z">
              <w:r w:rsidRPr="006A3CFC">
                <w:rPr>
                  <w:rFonts w:ascii="Times New Roman" w:eastAsia="仿宋_GB2312" w:hAnsi="Times New Roman" w:cs="Times New Roman"/>
                  <w:color w:val="0000FF"/>
                  <w:kern w:val="0"/>
                  <w:sz w:val="18"/>
                  <w:szCs w:val="18"/>
                  <w:lang w:val="sv-SE"/>
                </w:rPr>
                <w:t>2.00</w:t>
              </w:r>
              <w:r>
                <w:rPr>
                  <w:rFonts w:ascii="Times New Roman" w:eastAsia="仿宋_GB2312" w:hAnsi="Times New Roman" w:cs="Times New Roman"/>
                  <w:color w:val="0000FF"/>
                  <w:kern w:val="0"/>
                  <w:sz w:val="18"/>
                  <w:szCs w:val="18"/>
                  <w:lang w:val="sv-SE"/>
                </w:rPr>
                <w:t xml:space="preserve"> </w:t>
              </w:r>
              <w:r w:rsidRPr="006A3CFC">
                <w:rPr>
                  <w:rFonts w:ascii="Times New Roman" w:eastAsia="仿宋_GB2312" w:hAnsi="Times New Roman" w:cs="Times New Roman"/>
                  <w:color w:val="0000FF"/>
                  <w:kern w:val="0"/>
                  <w:sz w:val="18"/>
                  <w:szCs w:val="18"/>
                  <w:lang w:val="sv-SE"/>
                </w:rPr>
                <w:t xml:space="preserve">kg </w:t>
              </w:r>
              <w:r w:rsidRPr="003135AC">
                <w:rPr>
                  <w:rFonts w:ascii="Times New Roman" w:eastAsia="仿宋_GB2312" w:hAnsi="Times New Roman" w:cs="Times New Roman" w:hint="eastAsia"/>
                  <w:color w:val="0000FF"/>
                  <w:kern w:val="0"/>
                  <w:sz w:val="18"/>
                  <w:szCs w:val="18"/>
                  <w:lang w:val="sv-SE" w:eastAsia="zh-CN"/>
                </w:rPr>
                <w:t>≤</w:t>
              </w:r>
              <w:r w:rsidRPr="006A3CFC">
                <w:rPr>
                  <w:rFonts w:ascii="Times New Roman" w:eastAsia="仿宋_GB2312" w:hAnsi="Times New Roman" w:cs="Times New Roman"/>
                  <w:color w:val="0000FF"/>
                  <w:kern w:val="0"/>
                  <w:sz w:val="18"/>
                  <w:szCs w:val="18"/>
                  <w:lang w:val="sv-SE"/>
                </w:rPr>
                <w:t>m</w:t>
              </w:r>
              <w:r w:rsidRPr="00F96760">
                <w:rPr>
                  <w:rFonts w:ascii="Times New Roman" w:eastAsia="仿宋_GB2312" w:hAnsi="Times New Roman" w:cs="Times New Roman"/>
                  <w:color w:val="0000FF"/>
                  <w:kern w:val="0"/>
                  <w:sz w:val="18"/>
                  <w:szCs w:val="18"/>
                  <w:lang w:val="sv-SE" w:eastAsia="zh-CN"/>
                </w:rPr>
                <w:t>≤</w:t>
              </w:r>
              <w:r>
                <w:rPr>
                  <w:rFonts w:ascii="Times New Roman" w:eastAsia="仿宋_GB2312" w:hAnsi="Times New Roman" w:cs="Times New Roman"/>
                  <w:color w:val="0000FF"/>
                  <w:kern w:val="0"/>
                  <w:sz w:val="18"/>
                  <w:szCs w:val="18"/>
                  <w:lang w:val="sv-SE" w:eastAsia="zh-CN"/>
                </w:rPr>
                <w:t>3</w:t>
              </w:r>
              <w:r w:rsidRPr="006A3CFC">
                <w:rPr>
                  <w:rFonts w:ascii="Times New Roman" w:eastAsia="仿宋_GB2312" w:hAnsi="Times New Roman" w:cs="Times New Roman"/>
                  <w:color w:val="0000FF"/>
                  <w:kern w:val="0"/>
                  <w:sz w:val="18"/>
                  <w:szCs w:val="18"/>
                  <w:lang w:val="sv-SE"/>
                </w:rPr>
                <w:t>00.00</w:t>
              </w:r>
              <w:r>
                <w:rPr>
                  <w:rFonts w:ascii="Times New Roman" w:eastAsia="仿宋_GB2312" w:hAnsi="Times New Roman" w:cs="Times New Roman"/>
                  <w:color w:val="0000FF"/>
                  <w:kern w:val="0"/>
                  <w:sz w:val="18"/>
                  <w:szCs w:val="18"/>
                  <w:lang w:val="sv-SE"/>
                </w:rPr>
                <w:t xml:space="preserve"> </w:t>
              </w:r>
              <w:r w:rsidRPr="006A3CFC">
                <w:rPr>
                  <w:rFonts w:ascii="Times New Roman" w:eastAsia="仿宋_GB2312" w:hAnsi="Times New Roman" w:cs="Times New Roman"/>
                  <w:color w:val="0000FF"/>
                  <w:kern w:val="0"/>
                  <w:sz w:val="18"/>
                  <w:szCs w:val="18"/>
                  <w:lang w:val="sv-SE"/>
                </w:rPr>
                <w:t xml:space="preserve">kg: </w:t>
              </w:r>
              <w:r w:rsidRPr="006A3CFC">
                <w:rPr>
                  <w:rFonts w:ascii="Times New Roman" w:eastAsia="仿宋_GB2312" w:hAnsi="Times New Roman" w:cs="Times New Roman"/>
                  <w:color w:val="0000FF"/>
                  <w:sz w:val="18"/>
                  <w:szCs w:val="18"/>
                </w:rPr>
                <w:t>±</w:t>
              </w:r>
              <w:r w:rsidRPr="006A3CFC">
                <w:rPr>
                  <w:rFonts w:ascii="Times New Roman" w:eastAsia="仿宋_GB2312" w:hAnsi="Times New Roman" w:cs="Times New Roman"/>
                  <w:color w:val="0000FF"/>
                  <w:kern w:val="0"/>
                  <w:sz w:val="18"/>
                  <w:szCs w:val="18"/>
                  <w:lang w:val="sv-SE" w:eastAsia="zh-CN"/>
                </w:rPr>
                <w:t>3.0%</w:t>
              </w:r>
            </w:ins>
          </w:p>
        </w:tc>
        <w:tc>
          <w:tcPr>
            <w:tcW w:w="305" w:type="pct"/>
            <w:shd w:val="clear" w:color="auto" w:fill="FFFFFF" w:themeFill="background1"/>
            <w:vAlign w:val="center"/>
          </w:tcPr>
          <w:p w14:paraId="318610EB" w14:textId="77777777" w:rsidR="00DA2B65" w:rsidRPr="006F0556" w:rsidRDefault="00DA2B65" w:rsidP="00DA2B65">
            <w:pPr>
              <w:spacing w:line="240" w:lineRule="exact"/>
              <w:contextualSpacing/>
              <w:jc w:val="both"/>
              <w:rPr>
                <w:ins w:id="4501" w:author="Xuning Wei12232" w:date="2026-07-27T15:16:00Z"/>
                <w:rFonts w:ascii="Times New Roman" w:eastAsia="仿宋_GB2312" w:hAnsi="Times New Roman" w:cs="Times New Roman"/>
                <w:color w:val="0000FF"/>
                <w:sz w:val="18"/>
                <w:szCs w:val="18"/>
              </w:rPr>
            </w:pPr>
            <w:ins w:id="4502"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7F43C8EF" w14:textId="77777777" w:rsidR="00DA2B65" w:rsidRPr="006F0556" w:rsidRDefault="00DA2B65" w:rsidP="00DA2B65">
            <w:pPr>
              <w:spacing w:line="240" w:lineRule="exact"/>
              <w:contextualSpacing/>
              <w:jc w:val="both"/>
              <w:rPr>
                <w:ins w:id="4503" w:author="Xuning Wei12232" w:date="2026-07-27T15:16:00Z"/>
                <w:rFonts w:ascii="Times New Roman" w:eastAsia="仿宋_GB2312" w:hAnsi="Times New Roman" w:cs="Times New Roman"/>
                <w:color w:val="0000FF"/>
                <w:sz w:val="18"/>
                <w:szCs w:val="18"/>
              </w:rPr>
            </w:pPr>
            <w:ins w:id="4504"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66806731" w14:textId="77777777" w:rsidR="00DA2B65" w:rsidRPr="006F0556" w:rsidRDefault="00DA2B65" w:rsidP="00DA2B65">
            <w:pPr>
              <w:spacing w:line="240" w:lineRule="exact"/>
              <w:contextualSpacing/>
              <w:jc w:val="both"/>
              <w:rPr>
                <w:ins w:id="4505" w:author="Xuning Wei12232" w:date="2026-07-27T15:16:00Z"/>
                <w:rFonts w:ascii="Times New Roman" w:eastAsia="仿宋_GB2312" w:hAnsi="Times New Roman" w:cs="Times New Roman"/>
                <w:color w:val="0000FF"/>
                <w:sz w:val="18"/>
                <w:szCs w:val="18"/>
              </w:rPr>
            </w:pPr>
            <w:ins w:id="4506" w:author="Xuning Wei12232" w:date="2026-07-27T15:16:00Z">
              <w:r w:rsidRPr="006F0556">
                <w:rPr>
                  <w:rFonts w:ascii="Times New Roman" w:eastAsia="仿宋_GB2312" w:hAnsi="Times New Roman" w:cs="Times New Roman"/>
                  <w:color w:val="0000FF"/>
                  <w:sz w:val="18"/>
                  <w:szCs w:val="18"/>
                </w:rPr>
                <w:t>The charging accuracy required by the process is within the control range of the equipment.</w:t>
              </w:r>
            </w:ins>
          </w:p>
        </w:tc>
      </w:tr>
      <w:tr w:rsidR="00DA2B65" w:rsidRPr="00D34954" w14:paraId="4C4761BE" w14:textId="77777777" w:rsidTr="00DA2B65">
        <w:trPr>
          <w:trHeight w:val="397"/>
          <w:jc w:val="center"/>
          <w:ins w:id="4507" w:author="Xuning Wei12232" w:date="2026-07-27T15:16:00Z"/>
        </w:trPr>
        <w:tc>
          <w:tcPr>
            <w:tcW w:w="151" w:type="pct"/>
            <w:vMerge w:val="restart"/>
            <w:shd w:val="clear" w:color="auto" w:fill="FFFFFF" w:themeFill="background1"/>
            <w:vAlign w:val="center"/>
          </w:tcPr>
          <w:p w14:paraId="13D32C44" w14:textId="77777777" w:rsidR="00DA2B65" w:rsidRPr="006F0556" w:rsidRDefault="00DA2B65" w:rsidP="00DA2B65">
            <w:pPr>
              <w:spacing w:line="240" w:lineRule="exact"/>
              <w:contextualSpacing/>
              <w:jc w:val="center"/>
              <w:rPr>
                <w:ins w:id="4508" w:author="Xuning Wei12232" w:date="2026-07-27T15:16:00Z"/>
                <w:rFonts w:ascii="Times New Roman" w:eastAsia="仿宋_GB2312" w:hAnsi="Times New Roman" w:cs="Times New Roman"/>
                <w:color w:val="0000FF"/>
                <w:kern w:val="0"/>
                <w:sz w:val="18"/>
                <w:szCs w:val="18"/>
              </w:rPr>
            </w:pPr>
            <w:ins w:id="4509" w:author="Xuning Wei12232" w:date="2026-07-27T15:16:00Z">
              <w:r w:rsidRPr="006F0556">
                <w:rPr>
                  <w:rFonts w:ascii="Times New Roman" w:eastAsia="仿宋_GB2312" w:hAnsi="Times New Roman" w:cs="Times New Roman"/>
                  <w:color w:val="0000FF"/>
                  <w:kern w:val="0"/>
                  <w:sz w:val="18"/>
                  <w:szCs w:val="18"/>
                </w:rPr>
                <w:t>7</w:t>
              </w:r>
            </w:ins>
          </w:p>
        </w:tc>
        <w:tc>
          <w:tcPr>
            <w:tcW w:w="457" w:type="pct"/>
            <w:vMerge w:val="restart"/>
            <w:shd w:val="clear" w:color="auto" w:fill="FFFFFF" w:themeFill="background1"/>
            <w:vAlign w:val="center"/>
          </w:tcPr>
          <w:p w14:paraId="2755EA5F" w14:textId="77777777" w:rsidR="00DA2B65" w:rsidRPr="006F0556" w:rsidRDefault="00DA2B65" w:rsidP="00DA2B65">
            <w:pPr>
              <w:spacing w:line="240" w:lineRule="exact"/>
              <w:contextualSpacing/>
              <w:rPr>
                <w:ins w:id="4510" w:author="Xuning Wei12232" w:date="2026-07-27T15:16:00Z"/>
                <w:rFonts w:ascii="Times New Roman" w:eastAsia="仿宋_GB2312" w:hAnsi="Times New Roman" w:cs="Times New Roman"/>
                <w:color w:val="0000FF"/>
                <w:sz w:val="18"/>
                <w:szCs w:val="18"/>
              </w:rPr>
            </w:pPr>
            <w:ins w:id="4511" w:author="Xuning Wei12232" w:date="2026-07-27T15:16:00Z">
              <w:r w:rsidRPr="006F0556">
                <w:rPr>
                  <w:rFonts w:ascii="Times New Roman" w:eastAsia="仿宋_GB2312" w:hAnsi="Times New Roman" w:cs="Times New Roman"/>
                  <w:color w:val="0000FF"/>
                  <w:sz w:val="18"/>
                  <w:szCs w:val="18"/>
                </w:rPr>
                <w:t>Process Design</w:t>
              </w:r>
            </w:ins>
          </w:p>
        </w:tc>
        <w:tc>
          <w:tcPr>
            <w:tcW w:w="1191" w:type="pct"/>
            <w:shd w:val="clear" w:color="auto" w:fill="FFFFFF" w:themeFill="background1"/>
            <w:vAlign w:val="center"/>
          </w:tcPr>
          <w:p w14:paraId="260D04CC" w14:textId="77777777" w:rsidR="00DA2B65" w:rsidRPr="006F0556" w:rsidRDefault="00DA2B65" w:rsidP="00DA2B65">
            <w:pPr>
              <w:spacing w:line="240" w:lineRule="exact"/>
              <w:contextualSpacing/>
              <w:jc w:val="both"/>
              <w:rPr>
                <w:ins w:id="4512" w:author="Xuning Wei12232" w:date="2026-07-27T15:16:00Z"/>
                <w:rFonts w:ascii="Times New Roman" w:eastAsia="仿宋_GB2312" w:hAnsi="Times New Roman" w:cs="Times New Roman"/>
                <w:color w:val="0000FF"/>
                <w:sz w:val="18"/>
                <w:szCs w:val="18"/>
              </w:rPr>
            </w:pPr>
            <w:ins w:id="4513" w:author="Xuning Wei12232" w:date="2026-07-27T15:16:00Z">
              <w:r w:rsidRPr="006F0556">
                <w:rPr>
                  <w:rFonts w:ascii="Times New Roman" w:eastAsia="仿宋_GB2312" w:hAnsi="Times New Roman" w:cs="Times New Roman"/>
                  <w:color w:val="0000FF"/>
                  <w:sz w:val="18"/>
                  <w:szCs w:val="18"/>
                </w:rPr>
                <w:t xml:space="preserve">Control range of batch temperature from the process requirement </w:t>
              </w:r>
              <w:r>
                <w:rPr>
                  <w:rFonts w:ascii="Times New Roman" w:eastAsia="仿宋_GB2312" w:hAnsi="Times New Roman" w:cs="Times New Roman"/>
                  <w:color w:val="0000FF"/>
                  <w:sz w:val="18"/>
                  <w:szCs w:val="18"/>
                </w:rPr>
                <w:t>20</w:t>
              </w:r>
              <w:r w:rsidRPr="006F0556">
                <w:rPr>
                  <w:rFonts w:ascii="Times New Roman" w:eastAsia="仿宋_GB2312" w:hAnsi="Times New Roman" w:cs="Times New Roman"/>
                  <w:color w:val="0000FF"/>
                  <w:sz w:val="18"/>
                  <w:szCs w:val="18"/>
                </w:rPr>
                <w:t>~</w:t>
              </w:r>
              <w:r>
                <w:rPr>
                  <w:rFonts w:ascii="Times New Roman" w:eastAsia="仿宋_GB2312" w:hAnsi="Times New Roman" w:cs="Times New Roman"/>
                  <w:color w:val="0000FF"/>
                  <w:sz w:val="18"/>
                  <w:szCs w:val="18"/>
                </w:rPr>
                <w:t>30</w:t>
              </w:r>
              <w:r w:rsidRPr="006F0556">
                <w:rPr>
                  <w:rFonts w:ascii="Times New Roman" w:eastAsia="仿宋_GB2312" w:hAnsi="Times New Roman" w:cs="Times New Roman"/>
                  <w:color w:val="0000FF"/>
                  <w:sz w:val="18"/>
                  <w:szCs w:val="18"/>
                </w:rPr>
                <w:t xml:space="preserve"> °C </w:t>
              </w:r>
            </w:ins>
          </w:p>
        </w:tc>
        <w:tc>
          <w:tcPr>
            <w:tcW w:w="1400" w:type="pct"/>
            <w:shd w:val="clear" w:color="auto" w:fill="FFFFFF" w:themeFill="background1"/>
            <w:vAlign w:val="center"/>
          </w:tcPr>
          <w:p w14:paraId="5C7DC81F" w14:textId="77777777" w:rsidR="00DA2B65" w:rsidRPr="006F0556" w:rsidRDefault="00DA2B65" w:rsidP="00DA2B65">
            <w:pPr>
              <w:snapToGrid w:val="0"/>
              <w:spacing w:line="276" w:lineRule="auto"/>
              <w:jc w:val="both"/>
              <w:rPr>
                <w:ins w:id="4514" w:author="Xuning Wei12232" w:date="2026-07-27T15:16:00Z"/>
                <w:rFonts w:ascii="Times New Roman" w:eastAsia="仿宋_GB2312" w:hAnsi="Times New Roman" w:cs="Times New Roman"/>
                <w:color w:val="0000FF"/>
                <w:sz w:val="18"/>
                <w:szCs w:val="18"/>
              </w:rPr>
            </w:pPr>
            <w:ins w:id="4515" w:author="Xuning Wei12232" w:date="2026-07-27T15:16:00Z">
              <w:r w:rsidRPr="006F0556">
                <w:rPr>
                  <w:rFonts w:ascii="Times New Roman" w:eastAsia="仿宋_GB2312" w:hAnsi="Times New Roman" w:cs="Times New Roman"/>
                  <w:color w:val="0000FF"/>
                  <w:sz w:val="18"/>
                  <w:szCs w:val="18"/>
                </w:rPr>
                <w:t xml:space="preserve">Control range of temperature of the equipment capability: </w:t>
              </w:r>
              <w:r>
                <w:rPr>
                  <w:rFonts w:ascii="Times New Roman" w:eastAsia="仿宋_GB2312" w:hAnsi="Times New Roman" w:cs="Times New Roman"/>
                  <w:color w:val="0000FF"/>
                  <w:sz w:val="18"/>
                  <w:szCs w:val="18"/>
                </w:rPr>
                <w:t xml:space="preserve">-2.9~112.3 </w:t>
              </w:r>
              <w:r w:rsidRPr="006F0556">
                <w:rPr>
                  <w:rFonts w:ascii="Times New Roman" w:eastAsia="仿宋_GB2312" w:hAnsi="Times New Roman" w:cs="Times New Roman" w:hint="eastAsia"/>
                  <w:color w:val="0000FF"/>
                  <w:sz w:val="18"/>
                  <w:szCs w:val="18"/>
                </w:rPr>
                <w:t>℃</w:t>
              </w:r>
              <w:r w:rsidRPr="006F0556">
                <w:rPr>
                  <w:rFonts w:ascii="Times New Roman" w:eastAsia="仿宋_GB2312" w:hAnsi="Times New Roman" w:cs="Times New Roman"/>
                  <w:color w:val="0000FF"/>
                  <w:sz w:val="18"/>
                  <w:szCs w:val="18"/>
                </w:rPr>
                <w:t xml:space="preserve"> </w:t>
              </w:r>
            </w:ins>
          </w:p>
        </w:tc>
        <w:tc>
          <w:tcPr>
            <w:tcW w:w="305" w:type="pct"/>
            <w:shd w:val="clear" w:color="auto" w:fill="FFFFFF" w:themeFill="background1"/>
            <w:vAlign w:val="center"/>
          </w:tcPr>
          <w:p w14:paraId="60732813" w14:textId="77777777" w:rsidR="00DA2B65" w:rsidRPr="006F0556" w:rsidRDefault="00DA2B65" w:rsidP="00DA2B65">
            <w:pPr>
              <w:spacing w:line="240" w:lineRule="exact"/>
              <w:contextualSpacing/>
              <w:jc w:val="both"/>
              <w:rPr>
                <w:ins w:id="4516" w:author="Xuning Wei12232" w:date="2026-07-27T15:16:00Z"/>
                <w:rFonts w:ascii="Times New Roman" w:eastAsia="仿宋_GB2312" w:hAnsi="Times New Roman" w:cs="Times New Roman"/>
                <w:color w:val="0000FF"/>
                <w:sz w:val="18"/>
                <w:szCs w:val="18"/>
              </w:rPr>
            </w:pPr>
            <w:ins w:id="4517"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3CD54070" w14:textId="77777777" w:rsidR="00DA2B65" w:rsidRPr="006F0556" w:rsidRDefault="00DA2B65" w:rsidP="00DA2B65">
            <w:pPr>
              <w:spacing w:line="240" w:lineRule="exact"/>
              <w:contextualSpacing/>
              <w:jc w:val="both"/>
              <w:rPr>
                <w:ins w:id="4518" w:author="Xuning Wei12232" w:date="2026-07-27T15:16:00Z"/>
                <w:rFonts w:ascii="Times New Roman" w:eastAsia="仿宋_GB2312" w:hAnsi="Times New Roman" w:cs="Times New Roman"/>
                <w:color w:val="0000FF"/>
                <w:sz w:val="18"/>
                <w:szCs w:val="18"/>
              </w:rPr>
            </w:pPr>
            <w:ins w:id="4519" w:author="Xuning Wei12232" w:date="2026-07-27T15:16: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5C15D2DD" w14:textId="77777777" w:rsidR="00DA2B65" w:rsidRPr="006F0556" w:rsidRDefault="00DA2B65" w:rsidP="00DA2B65">
            <w:pPr>
              <w:spacing w:line="240" w:lineRule="exact"/>
              <w:contextualSpacing/>
              <w:jc w:val="both"/>
              <w:rPr>
                <w:ins w:id="4520" w:author="Xuning Wei12232" w:date="2026-07-27T15:16:00Z"/>
                <w:rFonts w:ascii="Times New Roman" w:eastAsia="仿宋_GB2312" w:hAnsi="Times New Roman" w:cs="Times New Roman"/>
                <w:color w:val="0000FF"/>
                <w:sz w:val="18"/>
                <w:szCs w:val="18"/>
              </w:rPr>
            </w:pPr>
            <w:ins w:id="4521" w:author="Xuning Wei12232" w:date="2026-07-27T15:16:00Z">
              <w:r w:rsidRPr="006F0556">
                <w:rPr>
                  <w:rFonts w:ascii="Times New Roman" w:eastAsia="仿宋_GB2312" w:hAnsi="Times New Roman" w:cs="Times New Roman"/>
                  <w:color w:val="0000FF"/>
                  <w:sz w:val="18"/>
                  <w:szCs w:val="18"/>
                </w:rPr>
                <w:t>The control range of batch temperature from process requirement is within the control range of equipment capability</w:t>
              </w:r>
            </w:ins>
          </w:p>
        </w:tc>
      </w:tr>
      <w:tr w:rsidR="00DA2B65" w:rsidRPr="00D34954" w14:paraId="10357970" w14:textId="77777777" w:rsidTr="00DA2B65">
        <w:trPr>
          <w:trHeight w:val="397"/>
          <w:jc w:val="center"/>
          <w:ins w:id="4522" w:author="Xuning Wei12232" w:date="2026-07-27T15:16:00Z"/>
        </w:trPr>
        <w:tc>
          <w:tcPr>
            <w:tcW w:w="151" w:type="pct"/>
            <w:vMerge/>
            <w:vAlign w:val="center"/>
          </w:tcPr>
          <w:p w14:paraId="697DA0B8" w14:textId="77777777" w:rsidR="00DA2B65" w:rsidRPr="006F0556" w:rsidRDefault="00DA2B65" w:rsidP="00DA2B65">
            <w:pPr>
              <w:spacing w:line="240" w:lineRule="exact"/>
              <w:contextualSpacing/>
              <w:jc w:val="center"/>
              <w:rPr>
                <w:ins w:id="4523" w:author="Xuning Wei12232" w:date="2026-07-27T15:16:00Z"/>
                <w:rFonts w:ascii="Times New Roman" w:eastAsia="仿宋_GB2312" w:hAnsi="Times New Roman" w:cs="Times New Roman"/>
                <w:color w:val="0000FF"/>
                <w:kern w:val="0"/>
                <w:sz w:val="18"/>
                <w:szCs w:val="18"/>
                <w:lang w:eastAsia="zh-CN"/>
              </w:rPr>
            </w:pPr>
          </w:p>
        </w:tc>
        <w:tc>
          <w:tcPr>
            <w:tcW w:w="457" w:type="pct"/>
            <w:vMerge/>
            <w:vAlign w:val="center"/>
          </w:tcPr>
          <w:p w14:paraId="138BA5DD" w14:textId="77777777" w:rsidR="00DA2B65" w:rsidRPr="006F0556" w:rsidRDefault="00DA2B65" w:rsidP="00DA2B65">
            <w:pPr>
              <w:spacing w:line="240" w:lineRule="exact"/>
              <w:contextualSpacing/>
              <w:jc w:val="center"/>
              <w:rPr>
                <w:ins w:id="4524"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6F66BBCA" w14:textId="77777777" w:rsidR="00DA2B65" w:rsidRPr="006F0556" w:rsidRDefault="00DA2B65" w:rsidP="00DA2B65">
            <w:pPr>
              <w:spacing w:line="240" w:lineRule="exact"/>
              <w:contextualSpacing/>
              <w:jc w:val="both"/>
              <w:rPr>
                <w:ins w:id="4525" w:author="Xuning Wei12232" w:date="2026-07-27T15:16:00Z"/>
                <w:rFonts w:ascii="Times New Roman" w:eastAsia="仿宋_GB2312" w:hAnsi="Times New Roman" w:cs="Times New Roman"/>
                <w:color w:val="0000FF"/>
                <w:sz w:val="18"/>
                <w:szCs w:val="18"/>
              </w:rPr>
            </w:pPr>
            <w:ins w:id="4526" w:author="Xuning Wei12232" w:date="2026-07-27T15:16:00Z">
              <w:r w:rsidRPr="006F0556">
                <w:rPr>
                  <w:rFonts w:ascii="Times New Roman" w:eastAsia="仿宋_GB2312" w:hAnsi="Times New Roman" w:cs="Times New Roman"/>
                  <w:color w:val="0000FF"/>
                  <w:sz w:val="18"/>
                  <w:szCs w:val="18"/>
                  <w:lang w:eastAsia="zh-CN"/>
                </w:rPr>
                <w:t>No requirements</w:t>
              </w:r>
              <w:r w:rsidRPr="006F0556">
                <w:rPr>
                  <w:rFonts w:ascii="Times New Roman" w:eastAsia="仿宋_GB2312" w:hAnsi="Times New Roman" w:cs="Times New Roman"/>
                  <w:color w:val="0000FF"/>
                  <w:sz w:val="18"/>
                  <w:szCs w:val="18"/>
                </w:rPr>
                <w:t xml:space="preserve"> of pressure from process.</w:t>
              </w:r>
            </w:ins>
          </w:p>
        </w:tc>
        <w:tc>
          <w:tcPr>
            <w:tcW w:w="1400" w:type="pct"/>
            <w:shd w:val="clear" w:color="auto" w:fill="FFFFFF" w:themeFill="background1"/>
            <w:vAlign w:val="center"/>
          </w:tcPr>
          <w:p w14:paraId="533F308A" w14:textId="77777777" w:rsidR="00DA2B65" w:rsidRPr="006F0556" w:rsidRDefault="00DA2B65" w:rsidP="00DA2B65">
            <w:pPr>
              <w:spacing w:line="240" w:lineRule="exact"/>
              <w:contextualSpacing/>
              <w:jc w:val="both"/>
              <w:rPr>
                <w:ins w:id="4527" w:author="Xuning Wei12232" w:date="2026-07-27T15:16:00Z"/>
                <w:rFonts w:ascii="Times New Roman" w:eastAsia="仿宋_GB2312" w:hAnsi="Times New Roman" w:cs="Times New Roman"/>
                <w:color w:val="0000FF"/>
                <w:sz w:val="18"/>
                <w:szCs w:val="18"/>
                <w:highlight w:val="yellow"/>
                <w:lang w:eastAsia="zh-CN"/>
              </w:rPr>
            </w:pPr>
            <w:ins w:id="4528" w:author="Xuning Wei12232" w:date="2026-07-27T15:16:00Z">
              <w:r w:rsidRPr="006F0556">
                <w:rPr>
                  <w:rFonts w:ascii="Times New Roman" w:eastAsia="仿宋_GB2312" w:hAnsi="Times New Roman" w:cs="Times New Roman"/>
                  <w:color w:val="0000FF"/>
                  <w:sz w:val="18"/>
                  <w:szCs w:val="18"/>
                </w:rPr>
                <w:t xml:space="preserve">The pressure range of equipment for normal operation: </w:t>
              </w:r>
              <w:r>
                <w:rPr>
                  <w:rFonts w:ascii="Times New Roman" w:eastAsia="仿宋_GB2312" w:hAnsi="Times New Roman" w:cs="Times New Roman"/>
                  <w:color w:val="0000FF"/>
                  <w:sz w:val="18"/>
                  <w:szCs w:val="18"/>
                </w:rPr>
                <w:t>-0.098</w:t>
              </w:r>
              <w:r w:rsidRPr="006F0556">
                <w:rPr>
                  <w:rFonts w:ascii="Times New Roman" w:eastAsia="仿宋_GB2312" w:hAnsi="Times New Roman" w:cs="Times New Roman"/>
                  <w:color w:val="0000FF"/>
                  <w:sz w:val="18"/>
                  <w:szCs w:val="18"/>
                </w:rPr>
                <w:t>~0.08</w:t>
              </w:r>
              <w:r>
                <w:rPr>
                  <w:rFonts w:ascii="Times New Roman" w:eastAsia="仿宋_GB2312" w:hAnsi="Times New Roman" w:cs="Times New Roman"/>
                  <w:color w:val="0000FF"/>
                  <w:sz w:val="18"/>
                  <w:szCs w:val="18"/>
                </w:rPr>
                <w:t xml:space="preserve">3 </w:t>
              </w:r>
              <w:r w:rsidRPr="006F0556">
                <w:rPr>
                  <w:rFonts w:ascii="Times New Roman" w:eastAsia="仿宋_GB2312" w:hAnsi="Times New Roman" w:cs="Times New Roman"/>
                  <w:color w:val="0000FF"/>
                  <w:sz w:val="18"/>
                  <w:szCs w:val="18"/>
                </w:rPr>
                <w:t>MPa</w:t>
              </w:r>
            </w:ins>
          </w:p>
        </w:tc>
        <w:tc>
          <w:tcPr>
            <w:tcW w:w="305" w:type="pct"/>
            <w:shd w:val="clear" w:color="auto" w:fill="FFFFFF" w:themeFill="background1"/>
            <w:vAlign w:val="center"/>
          </w:tcPr>
          <w:p w14:paraId="3A35F739" w14:textId="77777777" w:rsidR="00DA2B65" w:rsidRPr="006F0556" w:rsidRDefault="00DA2B65" w:rsidP="00DA2B65">
            <w:pPr>
              <w:spacing w:line="240" w:lineRule="exact"/>
              <w:contextualSpacing/>
              <w:jc w:val="both"/>
              <w:rPr>
                <w:ins w:id="4529" w:author="Xuning Wei12232" w:date="2026-07-27T15:16:00Z"/>
                <w:rFonts w:ascii="Times New Roman" w:eastAsia="仿宋_GB2312" w:hAnsi="Times New Roman" w:cs="Times New Roman"/>
                <w:color w:val="0000FF"/>
                <w:sz w:val="18"/>
                <w:szCs w:val="18"/>
              </w:rPr>
            </w:pPr>
            <w:ins w:id="4530"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435A1E6C" w14:textId="77777777" w:rsidR="00DA2B65" w:rsidRPr="006F0556" w:rsidRDefault="00DA2B65" w:rsidP="00DA2B65">
            <w:pPr>
              <w:spacing w:line="240" w:lineRule="exact"/>
              <w:contextualSpacing/>
              <w:jc w:val="both"/>
              <w:rPr>
                <w:ins w:id="4531" w:author="Xuning Wei12232" w:date="2026-07-27T15:16:00Z"/>
                <w:rFonts w:ascii="Times New Roman" w:eastAsia="仿宋_GB2312" w:hAnsi="Times New Roman" w:cs="Times New Roman"/>
                <w:color w:val="0000FF"/>
                <w:sz w:val="18"/>
                <w:szCs w:val="18"/>
              </w:rPr>
            </w:pPr>
            <w:ins w:id="4532" w:author="Xuning Wei12232" w:date="2026-07-27T15:16: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734DF178" w14:textId="77777777" w:rsidR="00DA2B65" w:rsidRPr="006F0556" w:rsidRDefault="00DA2B65" w:rsidP="00DA2B65">
            <w:pPr>
              <w:spacing w:line="240" w:lineRule="exact"/>
              <w:contextualSpacing/>
              <w:jc w:val="both"/>
              <w:rPr>
                <w:ins w:id="4533" w:author="Xuning Wei12232" w:date="2026-07-27T15:16:00Z"/>
                <w:rFonts w:ascii="Times New Roman" w:eastAsia="仿宋_GB2312" w:hAnsi="Times New Roman" w:cs="Times New Roman"/>
                <w:color w:val="0000FF"/>
                <w:sz w:val="18"/>
                <w:szCs w:val="18"/>
              </w:rPr>
            </w:pPr>
            <w:ins w:id="4534" w:author="Xuning Wei12232" w:date="2026-07-27T15:16:00Z">
              <w:r w:rsidRPr="006F0556">
                <w:rPr>
                  <w:rFonts w:ascii="Times New Roman" w:eastAsia="仿宋_GB2312" w:hAnsi="Times New Roman" w:cs="Times New Roman"/>
                  <w:color w:val="0000FF"/>
                  <w:sz w:val="18"/>
                  <w:szCs w:val="18"/>
                </w:rPr>
                <w:t>The pressure range</w:t>
              </w:r>
              <w:r w:rsidRPr="006F0556">
                <w:rPr>
                  <w:rFonts w:ascii="Times New Roman" w:eastAsia="仿宋_GB2312" w:hAnsi="Times New Roman" w:cs="Times New Roman"/>
                  <w:color w:val="0000FF"/>
                  <w:sz w:val="18"/>
                  <w:szCs w:val="18"/>
                  <w:lang w:eastAsia="zh-CN"/>
                </w:rPr>
                <w:t xml:space="preserve"> </w:t>
              </w:r>
              <w:r w:rsidRPr="006F0556">
                <w:rPr>
                  <w:rFonts w:ascii="Times New Roman" w:eastAsia="仿宋_GB2312" w:hAnsi="Times New Roman" w:cs="Times New Roman"/>
                  <w:color w:val="0000FF"/>
                  <w:sz w:val="18"/>
                  <w:szCs w:val="18"/>
                </w:rPr>
                <w:t>from process requirement is within the control range of equipment capability</w:t>
              </w:r>
            </w:ins>
          </w:p>
        </w:tc>
      </w:tr>
      <w:tr w:rsidR="00DA2B65" w:rsidRPr="00D34954" w14:paraId="2BA3FCFB" w14:textId="77777777" w:rsidTr="00DA2B65">
        <w:trPr>
          <w:trHeight w:val="397"/>
          <w:jc w:val="center"/>
          <w:ins w:id="4535" w:author="Xuning Wei12232" w:date="2026-07-27T15:16:00Z"/>
        </w:trPr>
        <w:tc>
          <w:tcPr>
            <w:tcW w:w="151" w:type="pct"/>
            <w:vMerge/>
            <w:vAlign w:val="center"/>
          </w:tcPr>
          <w:p w14:paraId="6E808671" w14:textId="77777777" w:rsidR="00DA2B65" w:rsidRPr="006F0556" w:rsidRDefault="00DA2B65" w:rsidP="00DA2B65">
            <w:pPr>
              <w:spacing w:line="240" w:lineRule="exact"/>
              <w:contextualSpacing/>
              <w:jc w:val="center"/>
              <w:rPr>
                <w:ins w:id="4536" w:author="Xuning Wei12232" w:date="2026-07-27T15:16:00Z"/>
                <w:rFonts w:ascii="Times New Roman" w:eastAsia="仿宋_GB2312" w:hAnsi="Times New Roman" w:cs="Times New Roman"/>
                <w:color w:val="0000FF"/>
                <w:kern w:val="0"/>
                <w:sz w:val="18"/>
                <w:szCs w:val="18"/>
                <w:lang w:eastAsia="zh-CN"/>
              </w:rPr>
            </w:pPr>
          </w:p>
        </w:tc>
        <w:tc>
          <w:tcPr>
            <w:tcW w:w="457" w:type="pct"/>
            <w:vMerge/>
            <w:vAlign w:val="center"/>
          </w:tcPr>
          <w:p w14:paraId="53B28533" w14:textId="77777777" w:rsidR="00DA2B65" w:rsidRPr="006F0556" w:rsidRDefault="00DA2B65" w:rsidP="00DA2B65">
            <w:pPr>
              <w:spacing w:line="240" w:lineRule="exact"/>
              <w:contextualSpacing/>
              <w:jc w:val="center"/>
              <w:rPr>
                <w:ins w:id="4537"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02ACE1F4" w14:textId="77777777" w:rsidR="00DA2B65" w:rsidRPr="006F0556" w:rsidRDefault="00DA2B65" w:rsidP="00DA2B65">
            <w:pPr>
              <w:spacing w:line="240" w:lineRule="exact"/>
              <w:contextualSpacing/>
              <w:jc w:val="both"/>
              <w:rPr>
                <w:ins w:id="4538" w:author="Xuning Wei12232" w:date="2026-07-27T15:16:00Z"/>
                <w:rFonts w:ascii="Times New Roman" w:eastAsia="仿宋_GB2312" w:hAnsi="Times New Roman" w:cs="Times New Roman"/>
                <w:color w:val="0000FF"/>
                <w:sz w:val="18"/>
                <w:szCs w:val="18"/>
              </w:rPr>
            </w:pPr>
            <w:ins w:id="4539" w:author="Xuning Wei12232" w:date="2026-07-27T15:16:00Z">
              <w:r w:rsidRPr="006F0556">
                <w:rPr>
                  <w:rFonts w:ascii="Times New Roman" w:eastAsia="仿宋_GB2312" w:hAnsi="Times New Roman" w:cs="Times New Roman"/>
                  <w:color w:val="0000FF"/>
                  <w:sz w:val="18"/>
                  <w:szCs w:val="18"/>
                </w:rPr>
                <w:t>Nitrogen protection/Inert:</w:t>
              </w:r>
              <w:r w:rsidRPr="003135AC">
                <w:rPr>
                  <w:rFonts w:ascii="Times New Roman" w:eastAsia="仿宋_GB2312" w:hAnsi="Times New Roman" w:cs="Times New Roman"/>
                  <w:color w:val="0000FF"/>
                  <w:sz w:val="18"/>
                  <w:szCs w:val="18"/>
                </w:rPr>
                <w:t xml:space="preserve"> oxygen content ≤1.0%.</w:t>
              </w:r>
            </w:ins>
          </w:p>
        </w:tc>
        <w:tc>
          <w:tcPr>
            <w:tcW w:w="1400" w:type="pct"/>
            <w:shd w:val="clear" w:color="auto" w:fill="FFFFFF" w:themeFill="background1"/>
            <w:vAlign w:val="center"/>
          </w:tcPr>
          <w:p w14:paraId="3D64FABF" w14:textId="77777777" w:rsidR="00DA2B65" w:rsidRPr="006F0556" w:rsidRDefault="00DA2B65" w:rsidP="00DA2B65">
            <w:pPr>
              <w:spacing w:line="240" w:lineRule="exact"/>
              <w:contextualSpacing/>
              <w:jc w:val="both"/>
              <w:rPr>
                <w:ins w:id="4540" w:author="Xuning Wei12232" w:date="2026-07-27T15:16:00Z"/>
                <w:rFonts w:ascii="Times New Roman" w:eastAsia="仿宋_GB2312" w:hAnsi="Times New Roman" w:cs="Times New Roman"/>
                <w:color w:val="0000FF"/>
                <w:sz w:val="18"/>
                <w:szCs w:val="18"/>
              </w:rPr>
            </w:pPr>
            <w:ins w:id="4541" w:author="Xuning Wei12232" w:date="2026-07-27T15:16:00Z">
              <w:r w:rsidRPr="006F0556">
                <w:rPr>
                  <w:rFonts w:ascii="Times New Roman" w:eastAsia="仿宋_GB2312" w:hAnsi="Times New Roman" w:cs="Times New Roman"/>
                  <w:color w:val="0000FF"/>
                  <w:sz w:val="18"/>
                  <w:szCs w:val="18"/>
                </w:rPr>
                <w:t>The equipment has the function of protection under nitrogen flow or static pressure</w:t>
              </w:r>
            </w:ins>
          </w:p>
          <w:p w14:paraId="65F45890" w14:textId="77777777" w:rsidR="00DA2B65" w:rsidRPr="006F0556" w:rsidRDefault="00DA2B65" w:rsidP="00DA2B65">
            <w:pPr>
              <w:spacing w:line="240" w:lineRule="exact"/>
              <w:contextualSpacing/>
              <w:jc w:val="both"/>
              <w:rPr>
                <w:ins w:id="4542" w:author="Xuning Wei12232" w:date="2026-07-27T15:16:00Z"/>
                <w:rFonts w:ascii="Times New Roman" w:eastAsia="仿宋_GB2312" w:hAnsi="Times New Roman" w:cs="Times New Roman"/>
                <w:color w:val="0000FF"/>
                <w:sz w:val="18"/>
                <w:szCs w:val="18"/>
                <w:highlight w:val="yellow"/>
              </w:rPr>
            </w:pPr>
            <w:ins w:id="4543" w:author="Xuning Wei12232" w:date="2026-07-27T15:16:00Z">
              <w:r w:rsidRPr="003135AC">
                <w:rPr>
                  <w:rFonts w:ascii="Times New Roman" w:eastAsia="仿宋_GB2312" w:hAnsi="Times New Roman" w:cs="Times New Roman"/>
                  <w:color w:val="0000FF"/>
                  <w:sz w:val="18"/>
                  <w:szCs w:val="18"/>
                </w:rPr>
                <w:t>Control range of oxygen content of the equipment: ≤1.0%</w:t>
              </w:r>
            </w:ins>
          </w:p>
        </w:tc>
        <w:tc>
          <w:tcPr>
            <w:tcW w:w="305" w:type="pct"/>
            <w:shd w:val="clear" w:color="auto" w:fill="FFFFFF" w:themeFill="background1"/>
            <w:vAlign w:val="center"/>
          </w:tcPr>
          <w:p w14:paraId="69F681B9" w14:textId="77777777" w:rsidR="00DA2B65" w:rsidRPr="006F0556" w:rsidRDefault="00DA2B65" w:rsidP="00DA2B65">
            <w:pPr>
              <w:spacing w:line="240" w:lineRule="exact"/>
              <w:contextualSpacing/>
              <w:jc w:val="both"/>
              <w:rPr>
                <w:ins w:id="4544" w:author="Xuning Wei12232" w:date="2026-07-27T15:16:00Z"/>
                <w:rFonts w:ascii="Times New Roman" w:eastAsia="仿宋_GB2312" w:hAnsi="Times New Roman" w:cs="Times New Roman"/>
                <w:color w:val="0000FF"/>
                <w:sz w:val="18"/>
                <w:szCs w:val="18"/>
              </w:rPr>
            </w:pPr>
            <w:ins w:id="4545"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30DB8840" w14:textId="77777777" w:rsidR="00DA2B65" w:rsidRPr="006F0556" w:rsidRDefault="00DA2B65" w:rsidP="00DA2B65">
            <w:pPr>
              <w:spacing w:line="240" w:lineRule="exact"/>
              <w:contextualSpacing/>
              <w:jc w:val="both"/>
              <w:rPr>
                <w:ins w:id="4546" w:author="Xuning Wei12232" w:date="2026-07-27T15:16:00Z"/>
                <w:rFonts w:ascii="Times New Roman" w:eastAsia="仿宋_GB2312" w:hAnsi="Times New Roman" w:cs="Times New Roman"/>
                <w:color w:val="0000FF"/>
                <w:sz w:val="18"/>
                <w:szCs w:val="18"/>
              </w:rPr>
            </w:pPr>
            <w:ins w:id="4547" w:author="Xuning Wei12232" w:date="2026-07-27T15:16: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7106C442" w14:textId="77777777" w:rsidR="00DA2B65" w:rsidRPr="006F0556" w:rsidRDefault="00DA2B65" w:rsidP="00DA2B65">
            <w:pPr>
              <w:spacing w:line="240" w:lineRule="exact"/>
              <w:contextualSpacing/>
              <w:jc w:val="both"/>
              <w:rPr>
                <w:ins w:id="4548" w:author="Xuning Wei12232" w:date="2026-07-27T15:16:00Z"/>
                <w:rFonts w:ascii="Times New Roman" w:eastAsia="仿宋_GB2312" w:hAnsi="Times New Roman" w:cs="Times New Roman"/>
                <w:color w:val="0000FF"/>
                <w:sz w:val="18"/>
                <w:szCs w:val="18"/>
              </w:rPr>
            </w:pPr>
            <w:ins w:id="4549" w:author="Xuning Wei12232" w:date="2026-07-27T15:16:00Z">
              <w:r w:rsidRPr="006F0556">
                <w:rPr>
                  <w:rFonts w:ascii="Times New Roman" w:eastAsia="仿宋_GB2312" w:hAnsi="Times New Roman" w:cs="Times New Roman"/>
                  <w:color w:val="0000FF"/>
                  <w:sz w:val="18"/>
                  <w:szCs w:val="18"/>
                </w:rPr>
                <w:t>N/A</w:t>
              </w:r>
            </w:ins>
          </w:p>
        </w:tc>
      </w:tr>
      <w:tr w:rsidR="00DA2B65" w:rsidRPr="00D34954" w14:paraId="42E8F0D1" w14:textId="77777777" w:rsidTr="00DA2B65">
        <w:trPr>
          <w:trHeight w:val="397"/>
          <w:jc w:val="center"/>
          <w:ins w:id="4550" w:author="Xuning Wei12232" w:date="2026-07-27T15:16:00Z"/>
        </w:trPr>
        <w:tc>
          <w:tcPr>
            <w:tcW w:w="151" w:type="pct"/>
            <w:vMerge/>
            <w:vAlign w:val="center"/>
          </w:tcPr>
          <w:p w14:paraId="4D2CFD54" w14:textId="77777777" w:rsidR="00DA2B65" w:rsidRPr="006F0556" w:rsidRDefault="00DA2B65" w:rsidP="00DA2B65">
            <w:pPr>
              <w:spacing w:line="240" w:lineRule="exact"/>
              <w:contextualSpacing/>
              <w:jc w:val="center"/>
              <w:rPr>
                <w:ins w:id="4551" w:author="Xuning Wei12232" w:date="2026-07-27T15:16:00Z"/>
                <w:rFonts w:ascii="Times New Roman" w:eastAsia="仿宋_GB2312" w:hAnsi="Times New Roman" w:cs="Times New Roman"/>
                <w:color w:val="0000FF"/>
                <w:kern w:val="0"/>
                <w:sz w:val="18"/>
                <w:szCs w:val="18"/>
              </w:rPr>
            </w:pPr>
          </w:p>
        </w:tc>
        <w:tc>
          <w:tcPr>
            <w:tcW w:w="457" w:type="pct"/>
            <w:vMerge/>
            <w:vAlign w:val="center"/>
          </w:tcPr>
          <w:p w14:paraId="51FF58AE" w14:textId="77777777" w:rsidR="00DA2B65" w:rsidRPr="006F0556" w:rsidRDefault="00DA2B65" w:rsidP="00DA2B65">
            <w:pPr>
              <w:spacing w:line="240" w:lineRule="exact"/>
              <w:contextualSpacing/>
              <w:jc w:val="center"/>
              <w:rPr>
                <w:ins w:id="4552"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4BF9EAE5" w14:textId="77777777" w:rsidR="00DA2B65" w:rsidRPr="006F0556" w:rsidRDefault="00DA2B65" w:rsidP="00DA2B65">
            <w:pPr>
              <w:spacing w:line="240" w:lineRule="exact"/>
              <w:contextualSpacing/>
              <w:jc w:val="both"/>
              <w:rPr>
                <w:ins w:id="4553" w:author="Xuning Wei12232" w:date="2026-07-27T15:16:00Z"/>
                <w:rFonts w:ascii="Times New Roman" w:eastAsia="仿宋_GB2312" w:hAnsi="Times New Roman" w:cs="Times New Roman"/>
                <w:color w:val="0000FF"/>
                <w:sz w:val="18"/>
                <w:szCs w:val="18"/>
                <w:lang w:eastAsia="zh-CN"/>
              </w:rPr>
            </w:pPr>
            <w:ins w:id="4554" w:author="Xuning Wei12232" w:date="2026-07-27T15:16:00Z">
              <w:r w:rsidRPr="006F0556">
                <w:rPr>
                  <w:rFonts w:ascii="Times New Roman" w:eastAsia="仿宋_GB2312" w:hAnsi="Times New Roman" w:cs="Times New Roman"/>
                  <w:color w:val="0000FF"/>
                  <w:sz w:val="18"/>
                  <w:szCs w:val="18"/>
                </w:rPr>
                <w:t>Liquid charge</w:t>
              </w:r>
            </w:ins>
          </w:p>
        </w:tc>
        <w:tc>
          <w:tcPr>
            <w:tcW w:w="1400" w:type="pct"/>
            <w:shd w:val="clear" w:color="auto" w:fill="FFFFFF" w:themeFill="background1"/>
            <w:vAlign w:val="center"/>
          </w:tcPr>
          <w:p w14:paraId="4DB52B4E" w14:textId="77777777" w:rsidR="00DA2B65" w:rsidRPr="006F0556" w:rsidRDefault="00DA2B65" w:rsidP="00DA2B65">
            <w:pPr>
              <w:spacing w:line="240" w:lineRule="exact"/>
              <w:contextualSpacing/>
              <w:jc w:val="both"/>
              <w:rPr>
                <w:ins w:id="4555" w:author="Xuning Wei12232" w:date="2026-07-27T15:16:00Z"/>
                <w:rFonts w:ascii="Times New Roman" w:eastAsia="仿宋_GB2312" w:hAnsi="Times New Roman" w:cs="Times New Roman"/>
                <w:color w:val="0000FF"/>
                <w:sz w:val="18"/>
                <w:szCs w:val="18"/>
                <w:lang w:eastAsia="zh-CN"/>
              </w:rPr>
            </w:pPr>
            <w:ins w:id="4556" w:author="Xuning Wei12232" w:date="2026-07-27T15:16:00Z">
              <w:r w:rsidRPr="006F0556">
                <w:rPr>
                  <w:rFonts w:ascii="Times New Roman" w:eastAsia="仿宋_GB2312" w:hAnsi="Times New Roman" w:cs="Times New Roman"/>
                  <w:color w:val="0000FF"/>
                  <w:sz w:val="18"/>
                  <w:szCs w:val="18"/>
                </w:rPr>
                <w:t>Dedicated pipeline for charging</w:t>
              </w:r>
            </w:ins>
          </w:p>
        </w:tc>
        <w:tc>
          <w:tcPr>
            <w:tcW w:w="305" w:type="pct"/>
            <w:shd w:val="clear" w:color="auto" w:fill="FFFFFF" w:themeFill="background1"/>
            <w:vAlign w:val="center"/>
          </w:tcPr>
          <w:p w14:paraId="3A4B408E" w14:textId="77777777" w:rsidR="00DA2B65" w:rsidRPr="006F0556" w:rsidRDefault="00DA2B65" w:rsidP="00DA2B65">
            <w:pPr>
              <w:spacing w:line="240" w:lineRule="exact"/>
              <w:contextualSpacing/>
              <w:jc w:val="both"/>
              <w:rPr>
                <w:ins w:id="4557" w:author="Xuning Wei12232" w:date="2026-07-27T15:16:00Z"/>
                <w:rFonts w:ascii="Times New Roman" w:eastAsia="仿宋_GB2312" w:hAnsi="Times New Roman" w:cs="Times New Roman"/>
                <w:color w:val="0000FF"/>
                <w:sz w:val="18"/>
                <w:szCs w:val="18"/>
              </w:rPr>
            </w:pPr>
            <w:ins w:id="4558" w:author="Xuning Wei12232" w:date="2026-07-27T15:16: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305" w:type="pct"/>
            <w:shd w:val="clear" w:color="auto" w:fill="FFFFFF" w:themeFill="background1"/>
            <w:vAlign w:val="center"/>
          </w:tcPr>
          <w:p w14:paraId="73F84CAB" w14:textId="77777777" w:rsidR="00DA2B65" w:rsidRPr="006F0556" w:rsidRDefault="00DA2B65" w:rsidP="00DA2B65">
            <w:pPr>
              <w:spacing w:line="240" w:lineRule="exact"/>
              <w:contextualSpacing/>
              <w:jc w:val="both"/>
              <w:rPr>
                <w:ins w:id="4559" w:author="Xuning Wei12232" w:date="2026-07-27T15:16:00Z"/>
                <w:rFonts w:ascii="Times New Roman" w:eastAsia="仿宋_GB2312" w:hAnsi="Times New Roman" w:cs="Times New Roman"/>
                <w:color w:val="0000FF"/>
                <w:sz w:val="18"/>
                <w:szCs w:val="18"/>
              </w:rPr>
            </w:pPr>
            <w:ins w:id="4560" w:author="Xuning Wei12232" w:date="2026-07-27T15:16: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1191" w:type="pct"/>
            <w:shd w:val="clear" w:color="auto" w:fill="FFFFFF" w:themeFill="background1"/>
            <w:vAlign w:val="center"/>
          </w:tcPr>
          <w:p w14:paraId="17A22818" w14:textId="77777777" w:rsidR="00DA2B65" w:rsidRPr="006F0556" w:rsidRDefault="00DA2B65" w:rsidP="00DA2B65">
            <w:pPr>
              <w:spacing w:line="240" w:lineRule="exact"/>
              <w:contextualSpacing/>
              <w:jc w:val="both"/>
              <w:rPr>
                <w:ins w:id="4561" w:author="Xuning Wei12232" w:date="2026-07-27T15:16:00Z"/>
                <w:rFonts w:ascii="Times New Roman" w:eastAsia="仿宋_GB2312" w:hAnsi="Times New Roman" w:cs="Times New Roman"/>
                <w:color w:val="0000FF"/>
                <w:sz w:val="18"/>
                <w:szCs w:val="18"/>
              </w:rPr>
            </w:pPr>
            <w:ins w:id="4562" w:author="Xuning Wei12232" w:date="2026-07-27T15:16:00Z">
              <w:r w:rsidRPr="006F0556">
                <w:rPr>
                  <w:rFonts w:ascii="Times New Roman" w:eastAsia="仿宋_GB2312" w:hAnsi="Times New Roman" w:cs="Times New Roman"/>
                  <w:color w:val="0000FF"/>
                  <w:sz w:val="18"/>
                  <w:szCs w:val="18"/>
                </w:rPr>
                <w:t>N/A</w:t>
              </w:r>
            </w:ins>
          </w:p>
        </w:tc>
      </w:tr>
      <w:tr w:rsidR="000134D8" w:rsidRPr="00D34954" w14:paraId="6BE9918B" w14:textId="77777777" w:rsidTr="00DA2B65">
        <w:trPr>
          <w:trHeight w:val="397"/>
          <w:jc w:val="center"/>
          <w:ins w:id="4563" w:author="Xuning Wei12232" w:date="2026-07-27T15:16:00Z"/>
        </w:trPr>
        <w:tc>
          <w:tcPr>
            <w:tcW w:w="151" w:type="pct"/>
            <w:vMerge/>
            <w:vAlign w:val="center"/>
          </w:tcPr>
          <w:p w14:paraId="7D6B626E" w14:textId="77777777" w:rsidR="000134D8" w:rsidRPr="006F0556" w:rsidRDefault="000134D8" w:rsidP="000134D8">
            <w:pPr>
              <w:spacing w:line="240" w:lineRule="exact"/>
              <w:contextualSpacing/>
              <w:jc w:val="center"/>
              <w:rPr>
                <w:ins w:id="4564" w:author="Xuning Wei12232" w:date="2026-07-27T15:16:00Z"/>
                <w:rFonts w:ascii="Times New Roman" w:eastAsia="仿宋_GB2312" w:hAnsi="Times New Roman" w:cs="Times New Roman"/>
                <w:color w:val="0000FF"/>
                <w:kern w:val="0"/>
                <w:sz w:val="18"/>
                <w:szCs w:val="18"/>
              </w:rPr>
            </w:pPr>
          </w:p>
        </w:tc>
        <w:tc>
          <w:tcPr>
            <w:tcW w:w="457" w:type="pct"/>
            <w:vMerge/>
            <w:vAlign w:val="center"/>
          </w:tcPr>
          <w:p w14:paraId="1BAC145E" w14:textId="77777777" w:rsidR="000134D8" w:rsidRPr="006F0556" w:rsidRDefault="000134D8" w:rsidP="000134D8">
            <w:pPr>
              <w:spacing w:line="240" w:lineRule="exact"/>
              <w:contextualSpacing/>
              <w:jc w:val="center"/>
              <w:rPr>
                <w:ins w:id="4565" w:author="Xuning Wei12232" w:date="2026-07-27T15:16:00Z"/>
                <w:rFonts w:ascii="Times New Roman" w:eastAsia="仿宋_GB2312" w:hAnsi="Times New Roman" w:cs="Times New Roman"/>
                <w:color w:val="0000FF"/>
                <w:sz w:val="18"/>
                <w:szCs w:val="18"/>
              </w:rPr>
            </w:pPr>
          </w:p>
        </w:tc>
        <w:tc>
          <w:tcPr>
            <w:tcW w:w="1191" w:type="pct"/>
            <w:shd w:val="clear" w:color="auto" w:fill="FFFFFF" w:themeFill="background1"/>
            <w:vAlign w:val="center"/>
          </w:tcPr>
          <w:p w14:paraId="33961E1C" w14:textId="77777777" w:rsidR="000134D8" w:rsidRPr="006F0556" w:rsidRDefault="000134D8" w:rsidP="000134D8">
            <w:pPr>
              <w:spacing w:line="240" w:lineRule="exact"/>
              <w:contextualSpacing/>
              <w:jc w:val="both"/>
              <w:rPr>
                <w:ins w:id="4566" w:author="Xuning Wei12232" w:date="2026-07-27T15:16:00Z"/>
                <w:rFonts w:ascii="Times New Roman" w:eastAsia="仿宋_GB2312" w:hAnsi="Times New Roman" w:cs="Times New Roman"/>
                <w:color w:val="0000FF"/>
                <w:sz w:val="18"/>
                <w:szCs w:val="18"/>
              </w:rPr>
            </w:pPr>
            <w:ins w:id="4567" w:author="Xuning Wei12232" w:date="2026-07-27T15:16:00Z">
              <w:r w:rsidRPr="006F0556">
                <w:rPr>
                  <w:rFonts w:ascii="Times New Roman" w:eastAsia="仿宋_GB2312" w:hAnsi="Times New Roman" w:cs="Times New Roman"/>
                  <w:color w:val="0000FF"/>
                  <w:sz w:val="18"/>
                  <w:szCs w:val="18"/>
                  <w:lang w:eastAsia="zh-CN"/>
                </w:rPr>
                <w:t>Solution transfer</w:t>
              </w:r>
            </w:ins>
          </w:p>
        </w:tc>
        <w:tc>
          <w:tcPr>
            <w:tcW w:w="1400" w:type="pct"/>
            <w:shd w:val="clear" w:color="auto" w:fill="FFFFFF" w:themeFill="background1"/>
            <w:vAlign w:val="center"/>
          </w:tcPr>
          <w:p w14:paraId="210DE859" w14:textId="1E07BE12" w:rsidR="000134D8" w:rsidRPr="0055051A" w:rsidRDefault="000134D8" w:rsidP="000134D8">
            <w:pPr>
              <w:spacing w:line="240" w:lineRule="exact"/>
              <w:contextualSpacing/>
              <w:jc w:val="both"/>
              <w:rPr>
                <w:ins w:id="4568" w:author="Xuning Wei12232" w:date="2026-07-27T15:16:00Z"/>
                <w:rFonts w:ascii="Times New Roman" w:eastAsia="仿宋_GB2312" w:hAnsi="Times New Roman" w:cs="Times New Roman"/>
                <w:color w:val="FF0000"/>
                <w:sz w:val="18"/>
                <w:szCs w:val="18"/>
                <w:lang w:eastAsia="zh-CN"/>
                <w:rPrChange w:id="4569" w:author="Xuning Wei12232" w:date="2026-09-05T20:22:00Z">
                  <w:rPr>
                    <w:ins w:id="4570" w:author="Xuning Wei12232" w:date="2026-07-27T15:16:00Z"/>
                    <w:rFonts w:ascii="Times New Roman" w:eastAsia="仿宋_GB2312" w:hAnsi="Times New Roman" w:cs="Times New Roman"/>
                    <w:color w:val="0000FF"/>
                    <w:sz w:val="18"/>
                    <w:szCs w:val="18"/>
                    <w:lang w:eastAsia="zh-CN"/>
                  </w:rPr>
                </w:rPrChange>
              </w:rPr>
            </w:pPr>
            <w:ins w:id="4571" w:author="He Han" w:date="2026-08-27T15:26:00Z">
              <w:r w:rsidRPr="0055051A">
                <w:rPr>
                  <w:rFonts w:ascii="Times New Roman" w:eastAsia="仿宋_GB2312" w:hAnsi="Times New Roman" w:cs="Times New Roman"/>
                  <w:color w:val="FF0000"/>
                  <w:sz w:val="18"/>
                  <w:szCs w:val="18"/>
                  <w:rPrChange w:id="4572" w:author="Xuning Wei12232" w:date="2026-09-05T20:22:00Z">
                    <w:rPr>
                      <w:rFonts w:ascii="Times New Roman" w:eastAsia="仿宋_GB2312" w:hAnsi="Times New Roman" w:cs="Times New Roman"/>
                      <w:color w:val="0000FF"/>
                      <w:sz w:val="18"/>
                      <w:szCs w:val="18"/>
                    </w:rPr>
                  </w:rPrChange>
                </w:rPr>
                <w:t xml:space="preserve">The tubing between R22 and L2 synthesizer is independent of the tubing between R22 and L1 synthesizer. The transfer endpoint is determined by operator visual observation until no further liquid flow is observed. </w:t>
              </w:r>
              <w:r w:rsidRPr="0055051A">
                <w:rPr>
                  <w:rFonts w:ascii="Times New Roman" w:eastAsia="Times New Roman" w:hAnsi="Times New Roman" w:cs="Times New Roman"/>
                  <w:color w:val="FF0000"/>
                  <w:sz w:val="18"/>
                  <w:szCs w:val="18"/>
                  <w:rPrChange w:id="4573" w:author="Xuning Wei12232" w:date="2026-09-05T20:22:00Z">
                    <w:rPr>
                      <w:rFonts w:ascii="Times New Roman" w:eastAsia="Times New Roman" w:hAnsi="Times New Roman" w:cs="Times New Roman"/>
                      <w:sz w:val="18"/>
                      <w:szCs w:val="18"/>
                    </w:rPr>
                  </w:rPrChange>
                </w:rPr>
                <w:t>Switching between the two tubing lines is realized via manual tee and valves. Dedicated pneumatic pumps are used for material transfer, and dual</w:t>
              </w:r>
              <w:r w:rsidRPr="0055051A">
                <w:rPr>
                  <w:color w:val="FF0000"/>
                  <w:rPrChange w:id="4574" w:author="Xuning Wei12232" w:date="2026-09-05T20:22:00Z">
                    <w:rPr/>
                  </w:rPrChange>
                </w:rPr>
                <w:noBreakHyphen/>
              </w:r>
              <w:r w:rsidRPr="0055051A">
                <w:rPr>
                  <w:rFonts w:ascii="Times New Roman" w:eastAsia="Times New Roman" w:hAnsi="Times New Roman" w:cs="Times New Roman"/>
                  <w:color w:val="FF0000"/>
                  <w:sz w:val="18"/>
                  <w:szCs w:val="18"/>
                  <w:rPrChange w:id="4575" w:author="Xuning Wei12232" w:date="2026-09-05T20:22:00Z">
                    <w:rPr>
                      <w:rFonts w:ascii="Times New Roman" w:eastAsia="Times New Roman" w:hAnsi="Times New Roman" w:cs="Times New Roman"/>
                      <w:sz w:val="18"/>
                      <w:szCs w:val="18"/>
                    </w:rPr>
                  </w:rPrChange>
                </w:rPr>
                <w:t xml:space="preserve">valves are equipped at the synthesizer feed inlet, which can effectively prevent transfer errors. </w:t>
              </w:r>
              <w:r w:rsidRPr="0055051A">
                <w:rPr>
                  <w:rFonts w:ascii="Times New Roman" w:eastAsia="仿宋_GB2312" w:hAnsi="Times New Roman" w:cs="Times New Roman"/>
                  <w:color w:val="FF0000"/>
                  <w:sz w:val="18"/>
                  <w:szCs w:val="18"/>
                  <w:rPrChange w:id="4576" w:author="Xuning Wei12232" w:date="2026-09-05T20:22:00Z">
                    <w:rPr>
                      <w:rFonts w:ascii="Times New Roman" w:eastAsia="仿宋_GB2312" w:hAnsi="Times New Roman" w:cs="Times New Roman"/>
                      <w:color w:val="0000FF"/>
                      <w:sz w:val="18"/>
                      <w:szCs w:val="18"/>
                    </w:rPr>
                  </w:rPrChange>
                </w:rPr>
                <w:t>Cleaning operations shall be performed for the equipment upon completion of each project. Project</w:t>
              </w:r>
              <w:r w:rsidRPr="0055051A">
                <w:rPr>
                  <w:color w:val="FF0000"/>
                  <w:rPrChange w:id="4577" w:author="Xuning Wei12232" w:date="2026-09-05T20:22:00Z">
                    <w:rPr/>
                  </w:rPrChange>
                </w:rPr>
                <w:noBreakHyphen/>
              </w:r>
              <w:r w:rsidRPr="0055051A">
                <w:rPr>
                  <w:rFonts w:ascii="Times New Roman" w:eastAsia="仿宋_GB2312" w:hAnsi="Times New Roman" w:cs="Times New Roman"/>
                  <w:color w:val="FF0000"/>
                  <w:sz w:val="18"/>
                  <w:szCs w:val="18"/>
                  <w:rPrChange w:id="4578" w:author="Xuning Wei12232" w:date="2026-09-05T20:22:00Z">
                    <w:rPr>
                      <w:rFonts w:ascii="Times New Roman" w:eastAsia="仿宋_GB2312" w:hAnsi="Times New Roman" w:cs="Times New Roman"/>
                      <w:color w:val="0000FF"/>
                      <w:sz w:val="18"/>
                      <w:szCs w:val="18"/>
                    </w:rPr>
                  </w:rPrChange>
                </w:rPr>
                <w:t xml:space="preserve">switching can only be initiated after cleaning is completed. </w:t>
              </w:r>
            </w:ins>
            <w:ins w:id="4579" w:author="Xuning Wei12232" w:date="2026-07-27T15:16:00Z">
              <w:del w:id="4580" w:author="He Han" w:date="2026-08-27T15:26:00Z">
                <w:r w:rsidRPr="0055051A" w:rsidDel="002155C3">
                  <w:rPr>
                    <w:rFonts w:ascii="Times New Roman" w:eastAsia="仿宋_GB2312" w:hAnsi="Times New Roman" w:cs="Times New Roman"/>
                    <w:color w:val="FF0000"/>
                    <w:sz w:val="18"/>
                    <w:szCs w:val="18"/>
                    <w:rPrChange w:id="4581" w:author="Xuning Wei12232" w:date="2026-09-05T20:22:00Z">
                      <w:rPr>
                        <w:rFonts w:ascii="Times New Roman" w:eastAsia="仿宋_GB2312" w:hAnsi="Times New Roman" w:cs="Times New Roman"/>
                        <w:color w:val="0000FF"/>
                        <w:sz w:val="18"/>
                        <w:szCs w:val="18"/>
                      </w:rPr>
                    </w:rPrChange>
                  </w:rPr>
                  <w:delText>Dedicated pipeline for transferring</w:delText>
                </w:r>
              </w:del>
            </w:ins>
          </w:p>
        </w:tc>
        <w:tc>
          <w:tcPr>
            <w:tcW w:w="305" w:type="pct"/>
            <w:shd w:val="clear" w:color="auto" w:fill="FFFFFF" w:themeFill="background1"/>
            <w:vAlign w:val="center"/>
          </w:tcPr>
          <w:p w14:paraId="2D975F72" w14:textId="77777777" w:rsidR="000134D8" w:rsidRPr="0055051A" w:rsidRDefault="000134D8" w:rsidP="000134D8">
            <w:pPr>
              <w:spacing w:line="240" w:lineRule="exact"/>
              <w:contextualSpacing/>
              <w:jc w:val="both"/>
              <w:rPr>
                <w:ins w:id="4582" w:author="Xuning Wei12232" w:date="2026-07-27T15:16:00Z"/>
                <w:rFonts w:ascii="Times New Roman" w:eastAsia="仿宋_GB2312" w:hAnsi="Times New Roman" w:cs="Times New Roman"/>
                <w:color w:val="FF0000"/>
                <w:sz w:val="18"/>
                <w:szCs w:val="18"/>
                <w:rPrChange w:id="4583" w:author="Xuning Wei12232" w:date="2026-09-05T20:22:00Z">
                  <w:rPr>
                    <w:ins w:id="4584" w:author="Xuning Wei12232" w:date="2026-07-27T15:16:00Z"/>
                    <w:rFonts w:ascii="Times New Roman" w:eastAsia="仿宋_GB2312" w:hAnsi="Times New Roman" w:cs="Times New Roman"/>
                    <w:color w:val="0000FF"/>
                    <w:sz w:val="18"/>
                    <w:szCs w:val="18"/>
                  </w:rPr>
                </w:rPrChange>
              </w:rPr>
            </w:pPr>
            <w:ins w:id="4585" w:author="Xuning Wei12232" w:date="2026-07-27T15:16:00Z">
              <w:r w:rsidRPr="0055051A">
                <w:rPr>
                  <w:rFonts w:ascii="Segoe UI Symbol" w:eastAsia="MS Gothic" w:hAnsi="Segoe UI Symbol" w:cs="Segoe UI Symbol"/>
                  <w:color w:val="FF0000"/>
                  <w:sz w:val="18"/>
                  <w:szCs w:val="18"/>
                  <w:rPrChange w:id="4586" w:author="Xuning Wei12232" w:date="2026-09-05T20:22:00Z">
                    <w:rPr>
                      <w:rFonts w:ascii="Segoe UI Symbol" w:eastAsia="MS Gothic" w:hAnsi="Segoe UI Symbol" w:cs="Segoe UI Symbol"/>
                      <w:color w:val="0000FF"/>
                      <w:sz w:val="18"/>
                      <w:szCs w:val="18"/>
                    </w:rPr>
                  </w:rPrChange>
                </w:rPr>
                <w:t>☒</w:t>
              </w:r>
              <w:r w:rsidRPr="0055051A">
                <w:rPr>
                  <w:rFonts w:ascii="Times New Roman" w:eastAsia="仿宋_GB2312" w:hAnsi="Times New Roman" w:cs="Times New Roman"/>
                  <w:color w:val="FF0000"/>
                  <w:sz w:val="18"/>
                  <w:szCs w:val="18"/>
                  <w:rPrChange w:id="4587" w:author="Xuning Wei12232" w:date="2026-09-05T20:22:00Z">
                    <w:rPr>
                      <w:rFonts w:ascii="Times New Roman" w:eastAsia="仿宋_GB2312" w:hAnsi="Times New Roman" w:cs="Times New Roman"/>
                      <w:color w:val="0000FF"/>
                      <w:sz w:val="18"/>
                      <w:szCs w:val="18"/>
                    </w:rPr>
                  </w:rPrChange>
                </w:rPr>
                <w:t>Yes</w:t>
              </w:r>
            </w:ins>
          </w:p>
        </w:tc>
        <w:tc>
          <w:tcPr>
            <w:tcW w:w="305" w:type="pct"/>
            <w:shd w:val="clear" w:color="auto" w:fill="FFFFFF" w:themeFill="background1"/>
            <w:vAlign w:val="center"/>
          </w:tcPr>
          <w:p w14:paraId="23356C56" w14:textId="77777777" w:rsidR="000134D8" w:rsidRPr="0055051A" w:rsidRDefault="000134D8" w:rsidP="000134D8">
            <w:pPr>
              <w:spacing w:line="240" w:lineRule="exact"/>
              <w:contextualSpacing/>
              <w:jc w:val="both"/>
              <w:rPr>
                <w:ins w:id="4588" w:author="Xuning Wei12232" w:date="2026-07-27T15:16:00Z"/>
                <w:rFonts w:ascii="Times New Roman" w:eastAsia="仿宋_GB2312" w:hAnsi="Times New Roman" w:cs="Times New Roman"/>
                <w:color w:val="FF0000"/>
                <w:sz w:val="18"/>
                <w:szCs w:val="18"/>
                <w:rPrChange w:id="4589" w:author="Xuning Wei12232" w:date="2026-09-05T20:22:00Z">
                  <w:rPr>
                    <w:ins w:id="4590" w:author="Xuning Wei12232" w:date="2026-07-27T15:16:00Z"/>
                    <w:rFonts w:ascii="Times New Roman" w:eastAsia="仿宋_GB2312" w:hAnsi="Times New Roman" w:cs="Times New Roman"/>
                    <w:color w:val="0000FF"/>
                    <w:sz w:val="18"/>
                    <w:szCs w:val="18"/>
                  </w:rPr>
                </w:rPrChange>
              </w:rPr>
            </w:pPr>
            <w:ins w:id="4591" w:author="Xuning Wei12232" w:date="2026-07-27T15:16:00Z">
              <w:r w:rsidRPr="0055051A">
                <w:rPr>
                  <w:rFonts w:ascii="Segoe UI Symbol" w:eastAsia="仿宋_GB2312" w:hAnsi="Segoe UI Symbol" w:cs="Segoe UI Symbol"/>
                  <w:color w:val="FF0000"/>
                  <w:sz w:val="18"/>
                  <w:szCs w:val="18"/>
                  <w:rPrChange w:id="4592" w:author="Xuning Wei12232" w:date="2026-09-05T20:22:00Z">
                    <w:rPr>
                      <w:rFonts w:ascii="Segoe UI Symbol" w:eastAsia="仿宋_GB2312" w:hAnsi="Segoe UI Symbol" w:cs="Segoe UI Symbol"/>
                      <w:color w:val="0000FF"/>
                      <w:sz w:val="18"/>
                      <w:szCs w:val="18"/>
                    </w:rPr>
                  </w:rPrChange>
                </w:rPr>
                <w:t>☐</w:t>
              </w:r>
              <w:r w:rsidRPr="0055051A">
                <w:rPr>
                  <w:rFonts w:ascii="Times New Roman" w:eastAsia="仿宋_GB2312" w:hAnsi="Times New Roman" w:cs="Times New Roman"/>
                  <w:color w:val="FF0000"/>
                  <w:sz w:val="18"/>
                  <w:szCs w:val="18"/>
                  <w:rPrChange w:id="4593" w:author="Xuning Wei12232" w:date="2026-09-05T20:22:00Z">
                    <w:rPr>
                      <w:rFonts w:ascii="Times New Roman" w:eastAsia="仿宋_GB2312" w:hAnsi="Times New Roman" w:cs="Times New Roman"/>
                      <w:color w:val="0000FF"/>
                      <w:sz w:val="18"/>
                      <w:szCs w:val="18"/>
                    </w:rPr>
                  </w:rPrChange>
                </w:rPr>
                <w:t xml:space="preserve"> No</w:t>
              </w:r>
            </w:ins>
          </w:p>
        </w:tc>
        <w:tc>
          <w:tcPr>
            <w:tcW w:w="1191" w:type="pct"/>
            <w:shd w:val="clear" w:color="auto" w:fill="FFFFFF" w:themeFill="background1"/>
            <w:vAlign w:val="center"/>
          </w:tcPr>
          <w:p w14:paraId="5389E380" w14:textId="14FDBF02" w:rsidR="000134D8" w:rsidRPr="0055051A" w:rsidRDefault="00441B1E" w:rsidP="000134D8">
            <w:pPr>
              <w:spacing w:line="240" w:lineRule="exact"/>
              <w:contextualSpacing/>
              <w:jc w:val="both"/>
              <w:rPr>
                <w:ins w:id="4594" w:author="Xuning Wei12232" w:date="2026-07-27T15:16:00Z"/>
                <w:rFonts w:ascii="Times New Roman" w:eastAsia="仿宋_GB2312" w:hAnsi="Times New Roman" w:cs="Times New Roman"/>
                <w:color w:val="FF0000"/>
                <w:sz w:val="18"/>
                <w:szCs w:val="18"/>
                <w:rPrChange w:id="4595" w:author="Xuning Wei12232" w:date="2026-09-05T20:22:00Z">
                  <w:rPr>
                    <w:ins w:id="4596" w:author="Xuning Wei12232" w:date="2026-07-27T15:16:00Z"/>
                    <w:rFonts w:ascii="Times New Roman" w:eastAsia="仿宋_GB2312" w:hAnsi="Times New Roman" w:cs="Times New Roman"/>
                    <w:color w:val="0000FF"/>
                    <w:sz w:val="18"/>
                    <w:szCs w:val="18"/>
                  </w:rPr>
                </w:rPrChange>
              </w:rPr>
            </w:pPr>
            <w:ins w:id="4597" w:author="He Han" w:date="2026-08-27T15:27:00Z">
              <w:r w:rsidRPr="0055051A">
                <w:rPr>
                  <w:rFonts w:ascii="Times New Roman" w:eastAsia="Times New Roman" w:hAnsi="Times New Roman" w:cs="Times New Roman"/>
                  <w:color w:val="FF0000"/>
                  <w:sz w:val="18"/>
                  <w:szCs w:val="18"/>
                  <w:rPrChange w:id="4598" w:author="Xuning Wei12232" w:date="2026-09-05T20:22:00Z">
                    <w:rPr>
                      <w:rFonts w:ascii="Times New Roman" w:eastAsia="Times New Roman" w:hAnsi="Times New Roman" w:cs="Times New Roman"/>
                      <w:sz w:val="18"/>
                      <w:szCs w:val="18"/>
                    </w:rPr>
                  </w:rPrChange>
                </w:rPr>
                <w:t>The solutions prepared in the reactor for L1 and L2 are identical. Independent transfer lines are applied for L1 and L2 to avoid transfer errors. Cleaning is performed upon completion of each project to effectively prevent cross</w:t>
              </w:r>
              <w:r w:rsidRPr="0055051A">
                <w:rPr>
                  <w:color w:val="FF0000"/>
                  <w:rPrChange w:id="4599" w:author="Xuning Wei12232" w:date="2026-09-05T20:22:00Z">
                    <w:rPr/>
                  </w:rPrChange>
                </w:rPr>
                <w:noBreakHyphen/>
              </w:r>
              <w:r w:rsidRPr="0055051A">
                <w:rPr>
                  <w:rFonts w:ascii="Times New Roman" w:eastAsia="Times New Roman" w:hAnsi="Times New Roman" w:cs="Times New Roman"/>
                  <w:color w:val="FF0000"/>
                  <w:sz w:val="18"/>
                  <w:szCs w:val="18"/>
                  <w:rPrChange w:id="4600" w:author="Xuning Wei12232" w:date="2026-09-05T20:22:00Z">
                    <w:rPr>
                      <w:rFonts w:ascii="Times New Roman" w:eastAsia="Times New Roman" w:hAnsi="Times New Roman" w:cs="Times New Roman"/>
                      <w:sz w:val="18"/>
                      <w:szCs w:val="18"/>
                    </w:rPr>
                  </w:rPrChange>
                </w:rPr>
                <w:t>contamination.</w:t>
              </w:r>
            </w:ins>
            <w:ins w:id="4601" w:author="Xuning Wei12232" w:date="2026-07-27T15:16:00Z">
              <w:del w:id="4602" w:author="He Han" w:date="2026-08-27T15:27:00Z">
                <w:r w:rsidR="000134D8" w:rsidRPr="0055051A" w:rsidDel="00441B1E">
                  <w:rPr>
                    <w:rFonts w:ascii="Times New Roman" w:eastAsia="仿宋_GB2312" w:hAnsi="Times New Roman" w:cs="Times New Roman"/>
                    <w:color w:val="FF0000"/>
                    <w:sz w:val="18"/>
                    <w:szCs w:val="18"/>
                    <w:rPrChange w:id="4603" w:author="Xuning Wei12232" w:date="2026-09-05T20:22:00Z">
                      <w:rPr>
                        <w:rFonts w:ascii="Times New Roman" w:eastAsia="仿宋_GB2312" w:hAnsi="Times New Roman" w:cs="Times New Roman"/>
                        <w:color w:val="0000FF"/>
                        <w:sz w:val="18"/>
                        <w:szCs w:val="18"/>
                      </w:rPr>
                    </w:rPrChange>
                  </w:rPr>
                  <w:delText>N/A</w:delText>
                </w:r>
              </w:del>
            </w:ins>
          </w:p>
        </w:tc>
      </w:tr>
    </w:tbl>
    <w:p w14:paraId="0A6F7BD4" w14:textId="5C21C10C" w:rsidR="006E09A4" w:rsidRPr="006E09A4" w:rsidRDefault="006E09A4">
      <w:pPr>
        <w:snapToGrid w:val="0"/>
        <w:rPr>
          <w:ins w:id="4604" w:author="Xuning Wei12232" w:date="2026-07-27T15:31:00Z"/>
          <w:rFonts w:ascii="Times New Roman" w:eastAsia="仿宋_GB2312" w:hAnsi="Times New Roman" w:cs="Times New Roman"/>
          <w:color w:val="0000FF"/>
          <w:lang w:eastAsia="zh-CN"/>
          <w:rPrChange w:id="4605" w:author="Xuning Wei12232" w:date="2026-07-27T15:31:00Z">
            <w:rPr>
              <w:ins w:id="4606" w:author="Xuning Wei12232" w:date="2026-07-27T15:31:00Z"/>
              <w:rFonts w:ascii="Times New Roman" w:eastAsia="仿宋_GB2312" w:hAnsi="Times New Roman" w:cs="Times New Roman"/>
              <w:color w:val="auto"/>
            </w:rPr>
          </w:rPrChange>
        </w:rPr>
        <w:pPrChange w:id="4607" w:author="Xuning Wei12232" w:date="2026-07-27T15:31:00Z">
          <w:pPr>
            <w:pStyle w:val="2"/>
            <w:spacing w:beforeLines="50" w:after="50" w:line="319" w:lineRule="auto"/>
            <w:contextualSpacing/>
          </w:pPr>
        </w:pPrChange>
      </w:pPr>
      <w:ins w:id="4608" w:author="Xuning Wei12232" w:date="2026-07-27T15:30:00Z">
        <w:r w:rsidRPr="006F0556">
          <w:rPr>
            <w:rFonts w:ascii="Times New Roman" w:eastAsia="仿宋_GB2312" w:hAnsi="Times New Roman" w:cs="Times New Roman"/>
            <w:color w:val="0000FF"/>
            <w:sz w:val="20"/>
            <w:szCs w:val="20"/>
            <w:lang w:eastAsia="zh-CN"/>
          </w:rPr>
          <w:t>Note: Refers to equipment qualification document SVP-TJ4-334.01-046(TJ4-IOPQ-SC-AsymP3S 1.0.1-02.01.)</w:t>
        </w:r>
      </w:ins>
    </w:p>
    <w:p w14:paraId="2D51E1E8" w14:textId="6D8E62C1" w:rsidR="00444ADF" w:rsidRPr="006E09A4" w:rsidDel="006E09A4" w:rsidRDefault="00444ADF">
      <w:pPr>
        <w:pStyle w:val="2"/>
        <w:rPr>
          <w:del w:id="4609" w:author="Xuning Wei12232" w:date="2026-07-27T15:30:00Z"/>
          <w:rFonts w:ascii="Times New Roman" w:eastAsia="仿宋_GB2312" w:hAnsi="Times New Roman" w:cs="Times New Roman"/>
          <w:color w:val="0000FF"/>
          <w:rPrChange w:id="4610" w:author="Xuning Wei12232" w:date="2026-07-27T15:31:00Z">
            <w:rPr>
              <w:del w:id="4611" w:author="Xuning Wei12232" w:date="2026-07-27T15:30:00Z"/>
              <w:rFonts w:ascii="Times New Roman" w:eastAsia="仿宋_GB2312" w:hAnsi="Times New Roman" w:cs="Times New Roman"/>
              <w:color w:val="auto"/>
            </w:rPr>
          </w:rPrChange>
        </w:rPr>
        <w:pPrChange w:id="4612" w:author="Xuning Wei12232" w:date="2026-07-27T15:31:00Z">
          <w:pPr>
            <w:snapToGrid w:val="0"/>
            <w:spacing w:beforeLines="50" w:before="120" w:afterLines="50" w:after="120"/>
            <w:jc w:val="both"/>
          </w:pPr>
        </w:pPrChange>
      </w:pPr>
      <w:del w:id="4613" w:author="Xuning Wei12232" w:date="2026-07-27T15:15:00Z">
        <w:r w:rsidRPr="006E09A4" w:rsidDel="00DA2B65">
          <w:rPr>
            <w:rFonts w:ascii="Times New Roman" w:eastAsia="仿宋_GB2312" w:hAnsi="Times New Roman" w:cs="Times New Roman"/>
            <w:color w:val="0000FF"/>
            <w:rPrChange w:id="4614" w:author="Xuning Wei12232" w:date="2026-07-27T15:31:00Z">
              <w:rPr>
                <w:rFonts w:ascii="Times New Roman" w:eastAsia="仿宋_GB2312" w:hAnsi="Times New Roman" w:cs="Times New Roman"/>
                <w:color w:val="auto"/>
              </w:rPr>
            </w:rPrChange>
          </w:rPr>
          <w:delText>Note: Refers to equipment qualification document VR-TJ4-392.01-002.01.</w:delText>
        </w:r>
      </w:del>
    </w:p>
    <w:p w14:paraId="092A52BE" w14:textId="270AFFFD" w:rsidR="002132E1" w:rsidRPr="006E09A4" w:rsidRDefault="002642C7">
      <w:pPr>
        <w:pStyle w:val="2"/>
        <w:ind w:left="360" w:hanging="360"/>
        <w:rPr>
          <w:rFonts w:ascii="Times New Roman" w:eastAsia="仿宋_GB2312" w:hAnsi="Times New Roman" w:cs="Times New Roman"/>
          <w:color w:val="0000FF"/>
          <w:rPrChange w:id="4615" w:author="Xuning Wei12232" w:date="2026-07-27T15:31:00Z">
            <w:rPr>
              <w:rFonts w:ascii="Times New Roman" w:eastAsia="仿宋_GB2312" w:hAnsi="Times New Roman" w:cs="Times New Roman"/>
              <w:color w:val="auto"/>
            </w:rPr>
          </w:rPrChange>
        </w:rPr>
        <w:pPrChange w:id="4616" w:author="Xuning Wei12232" w:date="2026-07-27T15:31:00Z">
          <w:pPr>
            <w:pStyle w:val="2"/>
            <w:spacing w:beforeLines="50" w:after="50" w:line="319" w:lineRule="auto"/>
            <w:contextualSpacing/>
          </w:pPr>
        </w:pPrChange>
      </w:pPr>
      <w:r w:rsidRPr="006E09A4">
        <w:rPr>
          <w:rFonts w:ascii="Times New Roman" w:eastAsia="仿宋_GB2312" w:hAnsi="Times New Roman" w:cs="Times New Roman"/>
          <w:color w:val="0000FF"/>
          <w:rPrChange w:id="4617" w:author="Xuning Wei12232" w:date="2026-07-27T15:31:00Z">
            <w:rPr>
              <w:rFonts w:ascii="Times New Roman" w:eastAsia="仿宋_GB2312" w:hAnsi="Times New Roman" w:cs="Times New Roman"/>
              <w:color w:val="auto"/>
            </w:rPr>
          </w:rPrChange>
        </w:rPr>
        <w:t>Assessment on function &amp; capacity for</w:t>
      </w:r>
      <w:r w:rsidR="002F63F3" w:rsidRPr="006E09A4">
        <w:rPr>
          <w:rFonts w:ascii="Times New Roman" w:eastAsia="仿宋_GB2312" w:hAnsi="Times New Roman" w:cs="Times New Roman"/>
          <w:color w:val="0000FF"/>
          <w:rPrChange w:id="4618" w:author="Xuning Wei12232" w:date="2026-07-27T15:31:00Z">
            <w:rPr>
              <w:rFonts w:ascii="Times New Roman" w:eastAsia="仿宋_GB2312" w:hAnsi="Times New Roman" w:cs="Times New Roman"/>
              <w:color w:val="auto"/>
            </w:rPr>
          </w:rPrChange>
        </w:rPr>
        <w:t xml:space="preserve"> 200L Glass-line Reactor TJ4S-12</w:t>
      </w:r>
      <w:del w:id="4619" w:author="Xuning Wei12232" w:date="2026-07-27T15:30:00Z">
        <w:r w:rsidR="002F63F3" w:rsidRPr="006E09A4" w:rsidDel="006E09A4">
          <w:rPr>
            <w:rFonts w:ascii="Times New Roman" w:eastAsia="仿宋_GB2312" w:hAnsi="Times New Roman" w:cs="Times New Roman"/>
            <w:color w:val="0000FF"/>
            <w:rPrChange w:id="4620" w:author="Xuning Wei12232" w:date="2026-07-27T15:31:00Z">
              <w:rPr>
                <w:rFonts w:ascii="Times New Roman" w:eastAsia="仿宋_GB2312" w:hAnsi="Times New Roman" w:cs="Times New Roman"/>
                <w:color w:val="auto"/>
              </w:rPr>
            </w:rPrChange>
          </w:rPr>
          <w:delText xml:space="preserve">13-R21 </w:delText>
        </w:r>
      </w:del>
      <w:ins w:id="4621" w:author="Xuning Wei12232" w:date="2026-07-27T15:30:00Z">
        <w:r w:rsidR="006E09A4" w:rsidRPr="006E09A4">
          <w:rPr>
            <w:rFonts w:ascii="Times New Roman" w:eastAsia="仿宋_GB2312" w:hAnsi="Times New Roman" w:cs="Times New Roman"/>
            <w:color w:val="0000FF"/>
            <w:rPrChange w:id="4622" w:author="Xuning Wei12232" w:date="2026-07-27T15:31:00Z">
              <w:rPr>
                <w:rFonts w:ascii="Times New Roman" w:eastAsia="仿宋_GB2312" w:hAnsi="Times New Roman" w:cs="Times New Roman"/>
                <w:color w:val="auto"/>
              </w:rPr>
            </w:rPrChange>
          </w:rPr>
          <w:t>00-AT02</w:t>
        </w:r>
      </w:ins>
    </w:p>
    <w:p w14:paraId="7FE8007A" w14:textId="5FBA75AF" w:rsidR="002642C7" w:rsidRPr="008B3C39" w:rsidRDefault="002642C7" w:rsidP="002132E1">
      <w:pPr>
        <w:spacing w:beforeLines="50" w:before="120" w:after="50" w:line="319" w:lineRule="auto"/>
        <w:ind w:leftChars="134" w:left="281"/>
        <w:contextualSpacing/>
        <w:jc w:val="both"/>
        <w:rPr>
          <w:rFonts w:ascii="Times New Roman" w:eastAsia="仿宋_GB2312" w:hAnsi="Times New Roman" w:cs="Times New Roman"/>
          <w:color w:val="auto"/>
          <w:sz w:val="20"/>
          <w:szCs w:val="20"/>
        </w:rPr>
      </w:pPr>
      <w:r w:rsidRPr="008B3C39">
        <w:rPr>
          <w:rFonts w:ascii="Times New Roman" w:eastAsia="仿宋_GB2312" w:hAnsi="Times New Roman" w:cs="Times New Roman"/>
          <w:color w:val="auto"/>
          <w:sz w:val="20"/>
          <w:szCs w:val="20"/>
        </w:rPr>
        <w:t>See</w:t>
      </w:r>
      <w:r w:rsidRPr="008B3C39">
        <w:rPr>
          <w:rFonts w:ascii="Times New Roman" w:eastAsia="仿宋_GB2312" w:hAnsi="Times New Roman" w:cs="Times New Roman"/>
          <w:b/>
          <w:i/>
          <w:color w:val="auto"/>
          <w:sz w:val="20"/>
          <w:szCs w:val="20"/>
        </w:rPr>
        <w:t xml:space="preserve"> Table 7-</w:t>
      </w:r>
      <w:r w:rsidR="000E6C3B" w:rsidRPr="008B3C39">
        <w:rPr>
          <w:rFonts w:ascii="Times New Roman" w:eastAsia="仿宋_GB2312" w:hAnsi="Times New Roman" w:cs="Times New Roman"/>
          <w:b/>
          <w:i/>
          <w:color w:val="auto"/>
          <w:sz w:val="20"/>
          <w:szCs w:val="20"/>
        </w:rPr>
        <w:t>5</w:t>
      </w:r>
    </w:p>
    <w:p w14:paraId="02674D06" w14:textId="55B95B86" w:rsidR="002642C7" w:rsidRPr="00032BAE" w:rsidRDefault="002642C7" w:rsidP="003E583A">
      <w:pPr>
        <w:spacing w:beforeLines="100" w:before="240" w:afterLines="50" w:after="120"/>
        <w:jc w:val="center"/>
        <w:rPr>
          <w:rFonts w:ascii="Times New Roman" w:eastAsia="仿宋_GB2312" w:hAnsi="Times New Roman" w:cs="Times New Roman"/>
          <w:b/>
          <w:color w:val="auto"/>
          <w:sz w:val="20"/>
          <w:szCs w:val="20"/>
        </w:rPr>
      </w:pPr>
      <w:r w:rsidRPr="00032BAE">
        <w:rPr>
          <w:rFonts w:ascii="Times New Roman" w:eastAsia="仿宋_GB2312" w:hAnsi="Times New Roman" w:cs="Times New Roman"/>
          <w:b/>
          <w:color w:val="auto"/>
          <w:sz w:val="20"/>
          <w:szCs w:val="20"/>
          <w:lang w:eastAsia="zh-CN"/>
        </w:rPr>
        <w:t>Table 7-</w:t>
      </w:r>
      <w:r w:rsidR="000E6C3B" w:rsidRPr="00032BAE">
        <w:rPr>
          <w:rFonts w:ascii="Times New Roman" w:eastAsia="仿宋_GB2312" w:hAnsi="Times New Roman" w:cs="Times New Roman"/>
          <w:b/>
          <w:color w:val="auto"/>
          <w:sz w:val="20"/>
          <w:szCs w:val="20"/>
          <w:lang w:eastAsia="zh-CN"/>
        </w:rPr>
        <w:t>5</w:t>
      </w:r>
      <w:r w:rsidRPr="00032BAE">
        <w:rPr>
          <w:rFonts w:ascii="Times New Roman" w:eastAsia="仿宋_GB2312" w:hAnsi="Times New Roman" w:cs="Times New Roman"/>
          <w:b/>
          <w:color w:val="auto"/>
          <w:sz w:val="20"/>
          <w:szCs w:val="20"/>
          <w:lang w:eastAsia="zh-CN"/>
        </w:rPr>
        <w:t xml:space="preserve">: </w:t>
      </w:r>
      <w:r w:rsidRPr="00032BAE">
        <w:rPr>
          <w:rFonts w:ascii="Times New Roman" w:eastAsia="仿宋_GB2312" w:hAnsi="Times New Roman" w:cs="Times New Roman"/>
          <w:b/>
          <w:color w:val="auto"/>
          <w:sz w:val="20"/>
          <w:szCs w:val="20"/>
        </w:rPr>
        <w:t>Equipment Suitability Assessment on Function &amp; Capacity for</w:t>
      </w:r>
      <w:r w:rsidR="002F63F3" w:rsidRPr="00032BAE">
        <w:rPr>
          <w:rFonts w:ascii="Times New Roman" w:eastAsia="仿宋_GB2312" w:hAnsi="Times New Roman" w:cs="Times New Roman"/>
          <w:b/>
          <w:color w:val="auto"/>
          <w:sz w:val="20"/>
          <w:szCs w:val="20"/>
        </w:rPr>
        <w:t xml:space="preserve"> </w:t>
      </w:r>
      <w:ins w:id="4623" w:author="Xuning Wei12232" w:date="2026-07-27T15:33:00Z">
        <w:r w:rsidR="006E09A4">
          <w:rPr>
            <w:rFonts w:ascii="Times New Roman" w:eastAsia="仿宋_GB2312" w:hAnsi="Times New Roman" w:cs="Times New Roman"/>
            <w:b/>
            <w:color w:val="auto"/>
            <w:sz w:val="20"/>
            <w:szCs w:val="20"/>
          </w:rPr>
          <w:t>5</w:t>
        </w:r>
      </w:ins>
      <w:del w:id="4624" w:author="Xuning Wei12232" w:date="2026-07-27T15:33:00Z">
        <w:r w:rsidR="002F63F3" w:rsidRPr="00032BAE" w:rsidDel="006E09A4">
          <w:rPr>
            <w:rFonts w:ascii="Times New Roman" w:eastAsia="仿宋_GB2312" w:hAnsi="Times New Roman" w:cs="Times New Roman"/>
            <w:b/>
            <w:color w:val="auto"/>
            <w:sz w:val="20"/>
            <w:szCs w:val="20"/>
          </w:rPr>
          <w:delText>2</w:delText>
        </w:r>
      </w:del>
      <w:r w:rsidR="002F63F3" w:rsidRPr="00032BAE">
        <w:rPr>
          <w:rFonts w:ascii="Times New Roman" w:eastAsia="仿宋_GB2312" w:hAnsi="Times New Roman" w:cs="Times New Roman"/>
          <w:b/>
          <w:color w:val="auto"/>
          <w:sz w:val="20"/>
          <w:szCs w:val="20"/>
        </w:rPr>
        <w:t>00L</w:t>
      </w:r>
      <w:r w:rsidRPr="00032BAE">
        <w:rPr>
          <w:rFonts w:ascii="Times New Roman" w:eastAsia="仿宋_GB2312" w:hAnsi="Times New Roman" w:cs="Times New Roman"/>
          <w:b/>
          <w:color w:val="auto"/>
          <w:sz w:val="20"/>
          <w:szCs w:val="20"/>
        </w:rPr>
        <w:t xml:space="preserve"> </w:t>
      </w:r>
      <w:r w:rsidR="002602A4" w:rsidRPr="00032BAE">
        <w:rPr>
          <w:rFonts w:ascii="Times New Roman" w:eastAsia="仿宋_GB2312" w:hAnsi="Times New Roman" w:cs="Times New Roman"/>
          <w:b/>
          <w:color w:val="auto"/>
          <w:sz w:val="20"/>
          <w:szCs w:val="20"/>
        </w:rPr>
        <w:t>Glass-line Reactor TJ4S-12</w:t>
      </w:r>
      <w:del w:id="4625" w:author="Xuning Wei12232" w:date="2026-07-27T15:31:00Z">
        <w:r w:rsidR="002602A4" w:rsidRPr="00032BAE" w:rsidDel="006E09A4">
          <w:rPr>
            <w:rFonts w:ascii="Times New Roman" w:eastAsia="仿宋_GB2312" w:hAnsi="Times New Roman" w:cs="Times New Roman"/>
            <w:b/>
            <w:color w:val="auto"/>
            <w:sz w:val="20"/>
            <w:szCs w:val="20"/>
          </w:rPr>
          <w:delText>13-R21</w:delText>
        </w:r>
        <w:r w:rsidRPr="00032BAE" w:rsidDel="006E09A4">
          <w:rPr>
            <w:rFonts w:ascii="Times New Roman" w:eastAsia="仿宋_GB2312" w:hAnsi="Times New Roman" w:cs="Times New Roman"/>
            <w:b/>
            <w:color w:val="auto"/>
            <w:sz w:val="20"/>
            <w:szCs w:val="20"/>
          </w:rPr>
          <w:delText xml:space="preserve"> </w:delText>
        </w:r>
      </w:del>
      <w:ins w:id="4626" w:author="Xuning Wei12232" w:date="2026-07-27T15:31:00Z">
        <w:r w:rsidR="006E09A4">
          <w:rPr>
            <w:rFonts w:ascii="Times New Roman" w:eastAsia="仿宋_GB2312" w:hAnsi="Times New Roman" w:cs="Times New Roman"/>
            <w:b/>
            <w:color w:val="auto"/>
            <w:sz w:val="20"/>
            <w:szCs w:val="20"/>
          </w:rPr>
          <w:t>00-AT02</w:t>
        </w:r>
      </w:ins>
    </w:p>
    <w:tbl>
      <w:tblPr>
        <w:tblW w:w="14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1"/>
        <w:gridCol w:w="1275"/>
        <w:gridCol w:w="3261"/>
        <w:gridCol w:w="4110"/>
        <w:gridCol w:w="851"/>
        <w:gridCol w:w="850"/>
        <w:gridCol w:w="3402"/>
      </w:tblGrid>
      <w:tr w:rsidR="00032BAE" w:rsidRPr="00032BAE" w14:paraId="1FEBDD6A" w14:textId="77777777" w:rsidTr="0030647B">
        <w:trPr>
          <w:trHeight w:val="349"/>
          <w:tblHeader/>
        </w:trPr>
        <w:tc>
          <w:tcPr>
            <w:tcW w:w="531" w:type="dxa"/>
            <w:shd w:val="clear" w:color="auto" w:fill="D9D9D9" w:themeFill="background1" w:themeFillShade="D9"/>
            <w:vAlign w:val="center"/>
          </w:tcPr>
          <w:p w14:paraId="7DFDC8C7" w14:textId="77777777" w:rsidR="000D6231" w:rsidRPr="00032BAE" w:rsidRDefault="000D6231" w:rsidP="0030647B">
            <w:pPr>
              <w:spacing w:line="276" w:lineRule="auto"/>
              <w:jc w:val="center"/>
              <w:rPr>
                <w:rFonts w:ascii="Times New Roman" w:eastAsia="FangSong" w:hAnsi="Times New Roman" w:cs="Times New Roman"/>
                <w:b/>
                <w:color w:val="auto"/>
                <w:kern w:val="0"/>
                <w:sz w:val="18"/>
                <w:szCs w:val="18"/>
              </w:rPr>
            </w:pPr>
            <w:r w:rsidRPr="00032BAE">
              <w:rPr>
                <w:rFonts w:ascii="Times New Roman" w:eastAsia="FangSong" w:hAnsi="Times New Roman" w:cs="Times New Roman"/>
                <w:b/>
                <w:color w:val="auto"/>
                <w:kern w:val="0"/>
                <w:sz w:val="18"/>
                <w:szCs w:val="18"/>
                <w:lang w:eastAsia="zh-CN"/>
              </w:rPr>
              <w:t>S/N</w:t>
            </w:r>
          </w:p>
        </w:tc>
        <w:tc>
          <w:tcPr>
            <w:tcW w:w="4536" w:type="dxa"/>
            <w:gridSpan w:val="2"/>
            <w:shd w:val="clear" w:color="auto" w:fill="D9D9D9" w:themeFill="background1" w:themeFillShade="D9"/>
            <w:vAlign w:val="center"/>
          </w:tcPr>
          <w:p w14:paraId="0C0C80B8" w14:textId="7653634B" w:rsidR="000D6231" w:rsidRPr="00032BAE" w:rsidRDefault="000D6231" w:rsidP="0030647B">
            <w:pPr>
              <w:spacing w:line="276" w:lineRule="auto"/>
              <w:jc w:val="center"/>
              <w:rPr>
                <w:rFonts w:ascii="Times New Roman" w:eastAsia="FangSong"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Process Requirements</w:t>
            </w:r>
          </w:p>
        </w:tc>
        <w:tc>
          <w:tcPr>
            <w:tcW w:w="4110" w:type="dxa"/>
            <w:shd w:val="clear" w:color="auto" w:fill="D9D9D9" w:themeFill="background1" w:themeFillShade="D9"/>
            <w:vAlign w:val="center"/>
          </w:tcPr>
          <w:p w14:paraId="56B2C139" w14:textId="77777777" w:rsidR="000D6231" w:rsidRPr="00032BAE" w:rsidRDefault="000D6231" w:rsidP="0030647B">
            <w:pPr>
              <w:spacing w:line="276" w:lineRule="auto"/>
              <w:jc w:val="center"/>
              <w:rPr>
                <w:rFonts w:ascii="Times New Roman" w:eastAsia="FangSong"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Equipment characteristics</w:t>
            </w:r>
          </w:p>
        </w:tc>
        <w:tc>
          <w:tcPr>
            <w:tcW w:w="1701" w:type="dxa"/>
            <w:gridSpan w:val="2"/>
            <w:shd w:val="clear" w:color="auto" w:fill="D9D9D9" w:themeFill="background1" w:themeFillShade="D9"/>
            <w:vAlign w:val="center"/>
          </w:tcPr>
          <w:p w14:paraId="22AB9242" w14:textId="77777777" w:rsidR="000D6231" w:rsidRPr="00032BAE" w:rsidRDefault="000D6231" w:rsidP="0030647B">
            <w:pPr>
              <w:spacing w:line="276" w:lineRule="auto"/>
              <w:jc w:val="center"/>
              <w:rPr>
                <w:rFonts w:ascii="Times New Roman" w:eastAsia="FangSong"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Feasibility</w:t>
            </w:r>
          </w:p>
        </w:tc>
        <w:tc>
          <w:tcPr>
            <w:tcW w:w="3402" w:type="dxa"/>
            <w:shd w:val="clear" w:color="auto" w:fill="D9D9D9" w:themeFill="background1" w:themeFillShade="D9"/>
            <w:vAlign w:val="center"/>
          </w:tcPr>
          <w:p w14:paraId="2B16ACB1" w14:textId="77777777" w:rsidR="000D6231" w:rsidRPr="00032BAE" w:rsidRDefault="000D6231" w:rsidP="0030647B">
            <w:pPr>
              <w:spacing w:line="276" w:lineRule="auto"/>
              <w:jc w:val="center"/>
              <w:rPr>
                <w:rFonts w:ascii="Times New Roman" w:eastAsia="FangSong" w:hAnsi="Times New Roman" w:cs="Times New Roman"/>
                <w:b/>
                <w:color w:val="auto"/>
                <w:kern w:val="0"/>
                <w:sz w:val="18"/>
                <w:szCs w:val="18"/>
              </w:rPr>
            </w:pPr>
            <w:r w:rsidRPr="00032BAE">
              <w:rPr>
                <w:rFonts w:ascii="Times New Roman" w:eastAsia="仿宋_GB2312" w:hAnsi="Times New Roman" w:cs="Times New Roman"/>
                <w:b/>
                <w:color w:val="auto"/>
                <w:kern w:val="0"/>
                <w:sz w:val="18"/>
                <w:szCs w:val="18"/>
              </w:rPr>
              <w:t>Justifications</w:t>
            </w:r>
          </w:p>
        </w:tc>
      </w:tr>
      <w:tr w:rsidR="00032BAE" w:rsidRPr="00032BAE" w14:paraId="74144384" w14:textId="77777777" w:rsidTr="0030647B">
        <w:trPr>
          <w:trHeight w:val="595"/>
        </w:trPr>
        <w:tc>
          <w:tcPr>
            <w:tcW w:w="531" w:type="dxa"/>
            <w:shd w:val="clear" w:color="auto" w:fill="FFFFFF" w:themeFill="background1"/>
            <w:vAlign w:val="center"/>
          </w:tcPr>
          <w:p w14:paraId="369A008D"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1</w:t>
            </w:r>
          </w:p>
        </w:tc>
        <w:tc>
          <w:tcPr>
            <w:tcW w:w="1275" w:type="dxa"/>
            <w:shd w:val="clear" w:color="auto" w:fill="FFFFFF" w:themeFill="background1"/>
            <w:vAlign w:val="center"/>
          </w:tcPr>
          <w:p w14:paraId="4D140148" w14:textId="77777777" w:rsidR="000D6231" w:rsidRPr="00032BAE" w:rsidRDefault="000D6231"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Operations</w:t>
            </w:r>
          </w:p>
        </w:tc>
        <w:tc>
          <w:tcPr>
            <w:tcW w:w="3261" w:type="dxa"/>
            <w:shd w:val="clear" w:color="auto" w:fill="FFFFFF" w:themeFill="background1"/>
            <w:vAlign w:val="center"/>
          </w:tcPr>
          <w:p w14:paraId="1381FBC1" w14:textId="38C9FCA0" w:rsidR="000D6231" w:rsidRPr="00032BAE" w:rsidRDefault="000D1F2C"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w:t>
            </w:r>
            <w:r w:rsidR="000D6231" w:rsidRPr="00032BAE">
              <w:rPr>
                <w:rFonts w:ascii="Times New Roman" w:eastAsia="仿宋_GB2312" w:hAnsi="Times New Roman" w:cs="Times New Roman"/>
                <w:color w:val="auto"/>
                <w:sz w:val="18"/>
                <w:szCs w:val="18"/>
              </w:rPr>
              <w:t xml:space="preserve">tirring, </w:t>
            </w:r>
            <w:r w:rsidRPr="00032BAE">
              <w:rPr>
                <w:rFonts w:ascii="Times New Roman" w:eastAsia="仿宋_GB2312" w:hAnsi="Times New Roman" w:cs="Times New Roman"/>
                <w:color w:val="auto"/>
                <w:sz w:val="18"/>
                <w:szCs w:val="18"/>
              </w:rPr>
              <w:t xml:space="preserve">material loading </w:t>
            </w:r>
            <w:r w:rsidR="000D6231" w:rsidRPr="00032BAE">
              <w:rPr>
                <w:rFonts w:ascii="Times New Roman" w:eastAsia="仿宋_GB2312" w:hAnsi="Times New Roman" w:cs="Times New Roman"/>
                <w:color w:val="auto"/>
                <w:sz w:val="18"/>
                <w:szCs w:val="18"/>
              </w:rPr>
              <w:t xml:space="preserve">and </w:t>
            </w:r>
            <w:r w:rsidRPr="00032BAE">
              <w:rPr>
                <w:rFonts w:ascii="Times New Roman" w:eastAsia="仿宋_GB2312" w:hAnsi="Times New Roman" w:cs="Times New Roman"/>
                <w:color w:val="auto"/>
                <w:sz w:val="18"/>
                <w:szCs w:val="18"/>
                <w:lang w:eastAsia="zh-CN"/>
              </w:rPr>
              <w:t>s</w:t>
            </w:r>
            <w:r w:rsidRPr="00032BAE">
              <w:rPr>
                <w:rFonts w:ascii="Times New Roman" w:eastAsia="仿宋_GB2312" w:hAnsi="Times New Roman" w:cs="Times New Roman"/>
                <w:color w:val="auto"/>
                <w:sz w:val="18"/>
                <w:szCs w:val="18"/>
              </w:rPr>
              <w:t>olution t</w:t>
            </w:r>
            <w:r w:rsidR="000D6231" w:rsidRPr="00032BAE">
              <w:rPr>
                <w:rFonts w:ascii="Times New Roman" w:eastAsia="仿宋_GB2312" w:hAnsi="Times New Roman" w:cs="Times New Roman"/>
                <w:color w:val="auto"/>
                <w:sz w:val="18"/>
                <w:szCs w:val="18"/>
              </w:rPr>
              <w:t>ransfer</w:t>
            </w:r>
            <w:r w:rsidRPr="00032BAE">
              <w:rPr>
                <w:rFonts w:ascii="Times New Roman" w:eastAsia="仿宋_GB2312" w:hAnsi="Times New Roman" w:cs="Times New Roman"/>
                <w:color w:val="auto"/>
                <w:sz w:val="18"/>
                <w:szCs w:val="18"/>
              </w:rPr>
              <w:t>.</w:t>
            </w:r>
          </w:p>
        </w:tc>
        <w:tc>
          <w:tcPr>
            <w:tcW w:w="4110" w:type="dxa"/>
            <w:shd w:val="clear" w:color="auto" w:fill="FFFFFF" w:themeFill="background1"/>
            <w:vAlign w:val="center"/>
          </w:tcPr>
          <w:p w14:paraId="7CA3D15C" w14:textId="47E4B95A" w:rsidR="000D6231" w:rsidRPr="00032BAE" w:rsidRDefault="000D1F2C"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The </w:t>
            </w:r>
            <w:ins w:id="4627" w:author="Xuning Wei12232" w:date="2026-07-27T15:32:00Z">
              <w:r w:rsidR="006E09A4">
                <w:rPr>
                  <w:rFonts w:ascii="Times New Roman" w:eastAsia="仿宋_GB2312" w:hAnsi="Times New Roman" w:cs="Times New Roman"/>
                  <w:color w:val="auto"/>
                  <w:sz w:val="18"/>
                  <w:szCs w:val="18"/>
                </w:rPr>
                <w:t>5</w:t>
              </w:r>
            </w:ins>
            <w:del w:id="4628" w:author="Xuning Wei12232" w:date="2026-07-27T15:32:00Z">
              <w:r w:rsidR="000D6231" w:rsidRPr="00032BAE" w:rsidDel="006E09A4">
                <w:rPr>
                  <w:rFonts w:ascii="Times New Roman" w:eastAsia="仿宋_GB2312" w:hAnsi="Times New Roman" w:cs="Times New Roman"/>
                  <w:color w:val="auto"/>
                  <w:sz w:val="18"/>
                  <w:szCs w:val="18"/>
                </w:rPr>
                <w:delText>2</w:delText>
              </w:r>
            </w:del>
            <w:r w:rsidR="000D6231" w:rsidRPr="00032BAE">
              <w:rPr>
                <w:rFonts w:ascii="Times New Roman" w:eastAsia="仿宋_GB2312" w:hAnsi="Times New Roman" w:cs="Times New Roman"/>
                <w:color w:val="auto"/>
                <w:sz w:val="18"/>
                <w:szCs w:val="18"/>
              </w:rPr>
              <w:t xml:space="preserve">00 L </w:t>
            </w:r>
            <w:ins w:id="4629" w:author="Xuning Wei12232" w:date="2026-07-27T15:32:00Z">
              <w:r w:rsidR="006E09A4">
                <w:rPr>
                  <w:rFonts w:ascii="Times New Roman" w:eastAsia="仿宋_GB2312" w:hAnsi="Times New Roman" w:cs="Times New Roman"/>
                  <w:color w:val="auto"/>
                  <w:sz w:val="18"/>
                  <w:szCs w:val="18"/>
                </w:rPr>
                <w:t>Storage tank</w:t>
              </w:r>
            </w:ins>
            <w:del w:id="4630" w:author="Xuning Wei12232" w:date="2026-07-27T15:32:00Z">
              <w:r w:rsidR="000D6231" w:rsidRPr="00032BAE" w:rsidDel="006E09A4">
                <w:rPr>
                  <w:rFonts w:ascii="Times New Roman" w:eastAsia="仿宋_GB2312" w:hAnsi="Times New Roman" w:cs="Times New Roman"/>
                  <w:color w:val="auto"/>
                  <w:sz w:val="18"/>
                  <w:szCs w:val="18"/>
                </w:rPr>
                <w:delText>Glass-line Reactor</w:delText>
              </w:r>
            </w:del>
            <w:r w:rsidR="000D6231" w:rsidRPr="00032BAE">
              <w:rPr>
                <w:rFonts w:ascii="Times New Roman" w:eastAsia="仿宋_GB2312" w:hAnsi="Times New Roman" w:cs="Times New Roman"/>
                <w:color w:val="auto"/>
                <w:sz w:val="18"/>
                <w:szCs w:val="18"/>
              </w:rPr>
              <w:t xml:space="preserve"> </w:t>
            </w:r>
            <w:del w:id="4631" w:author="Xuning Wei12232" w:date="2026-07-27T15:33:00Z">
              <w:r w:rsidR="000D6231" w:rsidRPr="00032BAE" w:rsidDel="006E09A4">
                <w:rPr>
                  <w:rFonts w:ascii="Times New Roman" w:eastAsia="仿宋_GB2312" w:hAnsi="Times New Roman" w:cs="Times New Roman"/>
                  <w:color w:val="auto"/>
                  <w:sz w:val="18"/>
                  <w:szCs w:val="18"/>
                </w:rPr>
                <w:delText>TJ4S-1213-R21</w:delText>
              </w:r>
            </w:del>
            <w:ins w:id="4632" w:author="Xuning Wei12232" w:date="2026-07-27T15:33:00Z">
              <w:r w:rsidR="006E09A4">
                <w:rPr>
                  <w:rFonts w:ascii="Times New Roman" w:eastAsia="仿宋_GB2312" w:hAnsi="Times New Roman" w:cs="Times New Roman"/>
                  <w:color w:val="auto"/>
                  <w:sz w:val="18"/>
                  <w:szCs w:val="18"/>
                </w:rPr>
                <w:t>TJ4S-1200-AT02</w:t>
              </w:r>
            </w:ins>
            <w:r w:rsidR="000D6231" w:rsidRPr="00032BAE">
              <w:rPr>
                <w:rFonts w:ascii="Times New Roman" w:eastAsia="仿宋_GB2312" w:hAnsi="Times New Roman" w:cs="Times New Roman"/>
                <w:color w:val="auto"/>
                <w:sz w:val="18"/>
                <w:szCs w:val="18"/>
              </w:rPr>
              <w:t xml:space="preserve"> is equipped with stirring, material </w:t>
            </w:r>
            <w:r w:rsidRPr="00032BAE">
              <w:rPr>
                <w:rFonts w:ascii="Times New Roman" w:eastAsia="仿宋_GB2312" w:hAnsi="Times New Roman" w:cs="Times New Roman"/>
                <w:color w:val="auto"/>
                <w:sz w:val="18"/>
                <w:szCs w:val="18"/>
              </w:rPr>
              <w:t xml:space="preserve">loading and </w:t>
            </w:r>
            <w:r w:rsidRPr="00032BAE">
              <w:rPr>
                <w:rFonts w:ascii="Times New Roman" w:eastAsia="仿宋_GB2312" w:hAnsi="Times New Roman" w:cs="Times New Roman"/>
                <w:color w:val="auto"/>
                <w:sz w:val="18"/>
                <w:szCs w:val="18"/>
                <w:lang w:eastAsia="zh-CN"/>
              </w:rPr>
              <w:t>s</w:t>
            </w:r>
            <w:r w:rsidRPr="00032BAE">
              <w:rPr>
                <w:rFonts w:ascii="Times New Roman" w:eastAsia="仿宋_GB2312" w:hAnsi="Times New Roman" w:cs="Times New Roman"/>
                <w:color w:val="auto"/>
                <w:sz w:val="18"/>
                <w:szCs w:val="18"/>
              </w:rPr>
              <w:t xml:space="preserve">olution </w:t>
            </w:r>
            <w:r w:rsidR="000D6231" w:rsidRPr="00032BAE">
              <w:rPr>
                <w:rFonts w:ascii="Times New Roman" w:eastAsia="仿宋_GB2312" w:hAnsi="Times New Roman" w:cs="Times New Roman"/>
                <w:color w:val="auto"/>
                <w:sz w:val="18"/>
                <w:szCs w:val="18"/>
              </w:rPr>
              <w:t>transfer</w:t>
            </w:r>
          </w:p>
        </w:tc>
        <w:tc>
          <w:tcPr>
            <w:tcW w:w="851" w:type="dxa"/>
            <w:shd w:val="clear" w:color="auto" w:fill="FFFFFF" w:themeFill="background1"/>
            <w:vAlign w:val="center"/>
          </w:tcPr>
          <w:p w14:paraId="33A3A3BE"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64377023"/>
                <w14:checkbox>
                  <w14:checked w14:val="1"/>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27CD8A77"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61991122"/>
                <w14:checkbox>
                  <w14:checked w14:val="0"/>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1345B3ED"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032BAE" w:rsidRPr="00032BAE" w14:paraId="07DB708A" w14:textId="77777777" w:rsidTr="0030647B">
        <w:trPr>
          <w:trHeight w:val="595"/>
        </w:trPr>
        <w:tc>
          <w:tcPr>
            <w:tcW w:w="531" w:type="dxa"/>
            <w:shd w:val="clear" w:color="auto" w:fill="FFFFFF" w:themeFill="background1"/>
            <w:vAlign w:val="center"/>
          </w:tcPr>
          <w:p w14:paraId="486F168A"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lastRenderedPageBreak/>
              <w:t>2</w:t>
            </w:r>
          </w:p>
        </w:tc>
        <w:tc>
          <w:tcPr>
            <w:tcW w:w="1275" w:type="dxa"/>
            <w:shd w:val="clear" w:color="auto" w:fill="FFFFFF" w:themeFill="background1"/>
            <w:vAlign w:val="center"/>
          </w:tcPr>
          <w:p w14:paraId="68C08213" w14:textId="77777777" w:rsidR="000D6231" w:rsidRPr="00032BAE" w:rsidRDefault="000D6231" w:rsidP="0030647B">
            <w:pPr>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Stirring volume</w:t>
            </w:r>
          </w:p>
        </w:tc>
        <w:tc>
          <w:tcPr>
            <w:tcW w:w="3261" w:type="dxa"/>
            <w:shd w:val="clear" w:color="auto" w:fill="FFFFFF" w:themeFill="background1"/>
            <w:vAlign w:val="center"/>
          </w:tcPr>
          <w:p w14:paraId="497020E5" w14:textId="3E085245" w:rsidR="00A44759" w:rsidRDefault="00A44759" w:rsidP="0030647B">
            <w:pPr>
              <w:spacing w:line="240" w:lineRule="exact"/>
              <w:contextualSpacing/>
              <w:jc w:val="both"/>
              <w:rPr>
                <w:ins w:id="4633" w:author="Xuning Wei12232" w:date="2026-07-27T15:37:00Z"/>
                <w:rFonts w:ascii="Times New Roman" w:eastAsia="仿宋_GB2312" w:hAnsi="Times New Roman" w:cs="Times New Roman"/>
                <w:color w:val="auto"/>
                <w:sz w:val="18"/>
                <w:szCs w:val="18"/>
              </w:rPr>
            </w:pPr>
            <w:ins w:id="4634" w:author="Xuning Wei12232" w:date="2026-07-27T15:37:00Z">
              <w:r w:rsidRPr="006F0556">
                <w:rPr>
                  <w:rFonts w:ascii="Times New Roman" w:eastAsia="仿宋_GB2312" w:hAnsi="Times New Roman" w:cs="Times New Roman"/>
                  <w:color w:val="0000FF"/>
                  <w:sz w:val="18"/>
                  <w:szCs w:val="18"/>
                </w:rPr>
                <w:t>Min batch volume</w:t>
              </w:r>
            </w:ins>
            <w:ins w:id="4635" w:author="Xuning Wei12232" w:date="2026-07-27T15:38:00Z">
              <w:r>
                <w:rPr>
                  <w:rFonts w:ascii="Times New Roman" w:eastAsia="仿宋_GB2312" w:hAnsi="Times New Roman" w:cs="Times New Roman"/>
                  <w:color w:val="0000FF"/>
                  <w:sz w:val="18"/>
                  <w:szCs w:val="18"/>
                </w:rPr>
                <w:t>:</w:t>
              </w:r>
            </w:ins>
            <w:ins w:id="4636" w:author="Xuning Wei12232" w:date="2026-07-27T15:37:00Z">
              <w:r w:rsidRPr="00032BAE">
                <w:rPr>
                  <w:rFonts w:ascii="Times New Roman" w:eastAsia="仿宋_GB2312" w:hAnsi="Times New Roman" w:cs="Times New Roman"/>
                  <w:color w:val="auto"/>
                  <w:sz w:val="18"/>
                  <w:szCs w:val="18"/>
                </w:rPr>
                <w:t xml:space="preserve"> </w:t>
              </w:r>
            </w:ins>
            <w:del w:id="4637" w:author="Xuning Wei12232" w:date="2026-07-27T15:47:00Z">
              <w:r w:rsidR="001B6295" w:rsidRPr="00032BAE" w:rsidDel="00647D94">
                <w:rPr>
                  <w:rFonts w:ascii="Times New Roman" w:eastAsia="仿宋_GB2312" w:hAnsi="Times New Roman" w:cs="Times New Roman"/>
                  <w:color w:val="auto"/>
                  <w:sz w:val="18"/>
                  <w:szCs w:val="18"/>
                </w:rPr>
                <w:delText>28</w:delText>
              </w:r>
              <w:r w:rsidR="006B22F7" w:rsidRPr="00032BAE" w:rsidDel="00647D94">
                <w:rPr>
                  <w:rFonts w:ascii="Times New Roman" w:eastAsia="仿宋_GB2312" w:hAnsi="Times New Roman" w:cs="Times New Roman"/>
                  <w:color w:val="auto"/>
                  <w:sz w:val="18"/>
                  <w:szCs w:val="18"/>
                </w:rPr>
                <w:delText>.04</w:delText>
              </w:r>
            </w:del>
            <w:ins w:id="4638" w:author="Xuning Wei12232" w:date="2026-07-27T15:47:00Z">
              <w:r w:rsidR="00647D94">
                <w:rPr>
                  <w:rFonts w:ascii="Times New Roman" w:eastAsia="仿宋_GB2312" w:hAnsi="Times New Roman" w:cs="Times New Roman"/>
                  <w:color w:val="auto"/>
                  <w:sz w:val="18"/>
                  <w:szCs w:val="18"/>
                </w:rPr>
                <w:t>45.88</w:t>
              </w:r>
            </w:ins>
            <w:ins w:id="4639" w:author="Xuning Wei12232" w:date="2026-07-27T15:34:00Z">
              <w:r w:rsidR="00E170EF">
                <w:rPr>
                  <w:rFonts w:ascii="Times New Roman" w:eastAsia="仿宋_GB2312" w:hAnsi="Times New Roman" w:cs="Times New Roman"/>
                  <w:color w:val="auto"/>
                  <w:sz w:val="18"/>
                  <w:szCs w:val="18"/>
                </w:rPr>
                <w:t xml:space="preserve"> </w:t>
              </w:r>
            </w:ins>
            <w:r w:rsidR="001B6295" w:rsidRPr="00032BAE">
              <w:rPr>
                <w:rFonts w:ascii="Times New Roman" w:eastAsia="仿宋_GB2312" w:hAnsi="Times New Roman" w:cs="Times New Roman"/>
                <w:color w:val="auto"/>
                <w:sz w:val="18"/>
                <w:szCs w:val="18"/>
              </w:rPr>
              <w:t>L</w:t>
            </w:r>
            <w:ins w:id="4640" w:author="Xuning Wei12232" w:date="2026-07-27T15:34:00Z">
              <w:r w:rsidR="00E170EF">
                <w:rPr>
                  <w:rFonts w:ascii="Times New Roman" w:eastAsia="仿宋_GB2312" w:hAnsi="Times New Roman" w:cs="Times New Roman"/>
                  <w:color w:val="auto"/>
                  <w:sz w:val="18"/>
                  <w:szCs w:val="18"/>
                </w:rPr>
                <w:t xml:space="preserve"> </w:t>
              </w:r>
            </w:ins>
          </w:p>
          <w:p w14:paraId="23601011" w14:textId="3DD1F67C" w:rsidR="000D6231" w:rsidRPr="00032BAE" w:rsidRDefault="00A44759">
            <w:pPr>
              <w:spacing w:line="240" w:lineRule="exact"/>
              <w:contextualSpacing/>
              <w:jc w:val="both"/>
              <w:rPr>
                <w:rFonts w:ascii="Times New Roman" w:eastAsia="仿宋_GB2312" w:hAnsi="Times New Roman" w:cs="Times New Roman"/>
                <w:color w:val="auto"/>
                <w:sz w:val="18"/>
                <w:szCs w:val="18"/>
              </w:rPr>
            </w:pPr>
            <w:ins w:id="4641" w:author="Xuning Wei12232" w:date="2026-07-27T15:37:00Z">
              <w:r w:rsidRPr="006F0556">
                <w:rPr>
                  <w:rFonts w:ascii="Times New Roman" w:eastAsia="仿宋_GB2312" w:hAnsi="Times New Roman" w:cs="Times New Roman"/>
                  <w:color w:val="0000FF"/>
                  <w:sz w:val="18"/>
                  <w:szCs w:val="18"/>
                </w:rPr>
                <w:t>M</w:t>
              </w:r>
              <w:r>
                <w:rPr>
                  <w:rFonts w:ascii="Times New Roman" w:eastAsia="仿宋_GB2312" w:hAnsi="Times New Roman" w:cs="Times New Roman"/>
                  <w:color w:val="0000FF"/>
                  <w:sz w:val="18"/>
                  <w:szCs w:val="18"/>
                </w:rPr>
                <w:t>ax</w:t>
              </w:r>
              <w:r w:rsidRPr="006F0556">
                <w:rPr>
                  <w:rFonts w:ascii="Times New Roman" w:eastAsia="仿宋_GB2312" w:hAnsi="Times New Roman" w:cs="Times New Roman"/>
                  <w:color w:val="0000FF"/>
                  <w:sz w:val="18"/>
                  <w:szCs w:val="18"/>
                </w:rPr>
                <w:t xml:space="preserve"> batch volume</w:t>
              </w:r>
            </w:ins>
            <w:ins w:id="4642" w:author="Xuning Wei12232" w:date="2026-07-27T15:38:00Z">
              <w:r>
                <w:rPr>
                  <w:rFonts w:ascii="Times New Roman" w:eastAsia="仿宋_GB2312" w:hAnsi="Times New Roman" w:cs="Times New Roman"/>
                  <w:color w:val="0000FF"/>
                  <w:sz w:val="18"/>
                  <w:szCs w:val="18"/>
                </w:rPr>
                <w:t>:</w:t>
              </w:r>
            </w:ins>
            <w:ins w:id="4643" w:author="Xuning Wei12232" w:date="2026-07-27T15:37:00Z">
              <w:r w:rsidRPr="00032BAE" w:rsidDel="00A44759">
                <w:rPr>
                  <w:rFonts w:ascii="Times New Roman" w:eastAsia="仿宋_GB2312" w:hAnsi="Times New Roman" w:cs="Times New Roman"/>
                  <w:color w:val="auto"/>
                  <w:sz w:val="18"/>
                  <w:szCs w:val="18"/>
                </w:rPr>
                <w:t xml:space="preserve"> </w:t>
              </w:r>
            </w:ins>
            <w:del w:id="4644" w:author="Xuning Wei12232" w:date="2026-07-27T15:37:00Z">
              <w:r w:rsidR="001B6295" w:rsidRPr="00032BAE" w:rsidDel="00A44759">
                <w:rPr>
                  <w:rFonts w:ascii="Times New Roman" w:eastAsia="仿宋_GB2312" w:hAnsi="Times New Roman" w:cs="Times New Roman"/>
                  <w:color w:val="auto"/>
                  <w:sz w:val="18"/>
                  <w:szCs w:val="18"/>
                </w:rPr>
                <w:delText>~</w:delText>
              </w:r>
            </w:del>
            <w:ins w:id="4645" w:author="Xuning Wei12232" w:date="2026-07-27T15:47:00Z">
              <w:r w:rsidR="00647D94">
                <w:rPr>
                  <w:rFonts w:ascii="Times New Roman" w:eastAsia="仿宋_GB2312" w:hAnsi="Times New Roman" w:cs="Times New Roman"/>
                  <w:color w:val="auto"/>
                  <w:sz w:val="18"/>
                  <w:szCs w:val="18"/>
                </w:rPr>
                <w:t>50.11</w:t>
              </w:r>
            </w:ins>
            <w:del w:id="4646" w:author="Xuning Wei12232" w:date="2026-07-27T15:47:00Z">
              <w:r w:rsidR="001B6295" w:rsidRPr="00032BAE" w:rsidDel="00647D94">
                <w:rPr>
                  <w:rFonts w:ascii="Times New Roman" w:eastAsia="仿宋_GB2312" w:hAnsi="Times New Roman" w:cs="Times New Roman"/>
                  <w:color w:val="auto"/>
                  <w:sz w:val="18"/>
                  <w:szCs w:val="18"/>
                </w:rPr>
                <w:delText>32.26</w:delText>
              </w:r>
            </w:del>
            <w:ins w:id="4647" w:author="Xuning Wei12232" w:date="2026-07-27T15:34:00Z">
              <w:r w:rsidR="00E170EF">
                <w:rPr>
                  <w:rFonts w:ascii="Times New Roman" w:eastAsia="仿宋_GB2312" w:hAnsi="Times New Roman" w:cs="Times New Roman"/>
                  <w:color w:val="auto"/>
                  <w:sz w:val="18"/>
                  <w:szCs w:val="18"/>
                </w:rPr>
                <w:t xml:space="preserve"> </w:t>
              </w:r>
            </w:ins>
            <w:r w:rsidR="001B6295" w:rsidRPr="00032BAE">
              <w:rPr>
                <w:rFonts w:ascii="Times New Roman" w:eastAsia="仿宋_GB2312" w:hAnsi="Times New Roman" w:cs="Times New Roman"/>
                <w:color w:val="auto"/>
                <w:sz w:val="18"/>
                <w:szCs w:val="18"/>
              </w:rPr>
              <w:t>L</w:t>
            </w:r>
          </w:p>
        </w:tc>
        <w:tc>
          <w:tcPr>
            <w:tcW w:w="4110" w:type="dxa"/>
            <w:shd w:val="clear" w:color="auto" w:fill="FFFFFF" w:themeFill="background1"/>
            <w:vAlign w:val="center"/>
          </w:tcPr>
          <w:p w14:paraId="375516EC" w14:textId="07AFF653" w:rsidR="000D6231" w:rsidRPr="00032BAE" w:rsidRDefault="000D6231"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Stirring</w:t>
            </w:r>
            <w:ins w:id="4648" w:author="Xuning Wei12232" w:date="2026-07-27T15:36:00Z">
              <w:r w:rsidR="00F01AFC" w:rsidRPr="00320E81">
                <w:rPr>
                  <w:rFonts w:ascii="Times New Roman" w:eastAsia="仿宋_GB2312" w:hAnsi="Times New Roman" w:cs="Times New Roman"/>
                  <w:color w:val="0000FF"/>
                  <w:sz w:val="18"/>
                  <w:szCs w:val="18"/>
                </w:rPr>
                <w:t xml:space="preserve"> Minimum volume</w:t>
              </w:r>
            </w:ins>
            <w:del w:id="4649" w:author="Xuning Wei12232" w:date="2026-07-27T15:36:00Z">
              <w:r w:rsidRPr="00032BAE" w:rsidDel="00F01AFC">
                <w:rPr>
                  <w:rFonts w:ascii="Times New Roman" w:eastAsia="仿宋_GB2312" w:hAnsi="Times New Roman" w:cs="Times New Roman"/>
                  <w:color w:val="auto"/>
                  <w:sz w:val="18"/>
                  <w:szCs w:val="18"/>
                </w:rPr>
                <w:delText xml:space="preserve"> volume range</w:delText>
              </w:r>
            </w:del>
            <w:r w:rsidRPr="00032BAE">
              <w:rPr>
                <w:rFonts w:ascii="Times New Roman" w:eastAsia="仿宋_GB2312" w:hAnsi="Times New Roman" w:cs="Times New Roman"/>
                <w:color w:val="auto"/>
                <w:sz w:val="18"/>
                <w:szCs w:val="18"/>
              </w:rPr>
              <w:t xml:space="preserve"> of equipment (at rest):</w:t>
            </w:r>
            <w:ins w:id="4650" w:author="Xuning Wei12232" w:date="2026-07-27T15:33:00Z">
              <w:r w:rsidR="00E170EF">
                <w:rPr>
                  <w:rFonts w:ascii="Times New Roman" w:eastAsia="仿宋_GB2312" w:hAnsi="Times New Roman" w:cs="Times New Roman"/>
                  <w:color w:val="auto"/>
                  <w:sz w:val="18"/>
                  <w:szCs w:val="18"/>
                </w:rPr>
                <w:t xml:space="preserve"> </w:t>
              </w:r>
            </w:ins>
            <w:r w:rsidR="001B6295" w:rsidRPr="00032BAE">
              <w:rPr>
                <w:rFonts w:ascii="Times New Roman" w:eastAsia="仿宋_GB2312" w:hAnsi="Times New Roman" w:cs="Times New Roman"/>
                <w:color w:val="auto"/>
                <w:sz w:val="18"/>
                <w:szCs w:val="18"/>
              </w:rPr>
              <w:t>2</w:t>
            </w:r>
            <w:ins w:id="4651" w:author="Xuning Wei12232" w:date="2026-07-27T15:35:00Z">
              <w:r w:rsidR="00F01AFC">
                <w:rPr>
                  <w:rFonts w:ascii="Times New Roman" w:eastAsia="仿宋_GB2312" w:hAnsi="Times New Roman" w:cs="Times New Roman"/>
                  <w:color w:val="auto"/>
                  <w:sz w:val="18"/>
                  <w:szCs w:val="18"/>
                </w:rPr>
                <w:t>0</w:t>
              </w:r>
            </w:ins>
            <w:del w:id="4652" w:author="Xuning Wei12232" w:date="2026-07-27T15:35:00Z">
              <w:r w:rsidR="001B6295" w:rsidRPr="00032BAE" w:rsidDel="00F01AFC">
                <w:rPr>
                  <w:rFonts w:ascii="Times New Roman" w:eastAsia="仿宋_GB2312" w:hAnsi="Times New Roman" w:cs="Times New Roman"/>
                  <w:color w:val="auto"/>
                  <w:sz w:val="18"/>
                  <w:szCs w:val="18"/>
                </w:rPr>
                <w:delText>4</w:delText>
              </w:r>
            </w:del>
            <w:r w:rsidR="001B6295" w:rsidRPr="00032BAE">
              <w:rPr>
                <w:rFonts w:ascii="Times New Roman" w:eastAsia="仿宋_GB2312" w:hAnsi="Times New Roman" w:cs="Times New Roman"/>
                <w:color w:val="auto"/>
                <w:sz w:val="18"/>
                <w:szCs w:val="18"/>
              </w:rPr>
              <w:t>.</w:t>
            </w:r>
            <w:ins w:id="4653" w:author="Xuning Wei12232" w:date="2026-07-27T15:35:00Z">
              <w:r w:rsidR="00F01AFC">
                <w:rPr>
                  <w:rFonts w:ascii="Times New Roman" w:eastAsia="仿宋_GB2312" w:hAnsi="Times New Roman" w:cs="Times New Roman"/>
                  <w:color w:val="auto"/>
                  <w:sz w:val="18"/>
                  <w:szCs w:val="18"/>
                </w:rPr>
                <w:t>0</w:t>
              </w:r>
            </w:ins>
            <w:del w:id="4654" w:author="Xuning Wei12232" w:date="2026-07-27T15:35:00Z">
              <w:r w:rsidR="001B6295" w:rsidRPr="00032BAE" w:rsidDel="00F01AFC">
                <w:rPr>
                  <w:rFonts w:ascii="Times New Roman" w:eastAsia="仿宋_GB2312" w:hAnsi="Times New Roman" w:cs="Times New Roman"/>
                  <w:color w:val="auto"/>
                  <w:sz w:val="18"/>
                  <w:szCs w:val="18"/>
                </w:rPr>
                <w:delText>8</w:delText>
              </w:r>
            </w:del>
            <w:r w:rsidR="001B6295" w:rsidRPr="00032BAE">
              <w:rPr>
                <w:rFonts w:ascii="Times New Roman" w:eastAsia="仿宋_GB2312" w:hAnsi="Times New Roman" w:cs="Times New Roman"/>
                <w:color w:val="auto"/>
                <w:sz w:val="18"/>
                <w:szCs w:val="18"/>
              </w:rPr>
              <w:t>5</w:t>
            </w:r>
            <w:ins w:id="4655" w:author="Xuning Wei12232" w:date="2026-07-27T15:36:00Z">
              <w:r w:rsidR="00F01AFC">
                <w:rPr>
                  <w:rFonts w:ascii="Times New Roman" w:eastAsia="仿宋_GB2312" w:hAnsi="Times New Roman" w:cs="Times New Roman"/>
                  <w:color w:val="auto"/>
                  <w:sz w:val="18"/>
                  <w:szCs w:val="18"/>
                </w:rPr>
                <w:t xml:space="preserve"> L</w:t>
              </w:r>
            </w:ins>
            <w:ins w:id="4656" w:author="Xuning Wei12232" w:date="2026-07-27T15:34:00Z">
              <w:r w:rsidR="008F20CA">
                <w:rPr>
                  <w:rFonts w:ascii="Times New Roman" w:eastAsia="仿宋_GB2312" w:hAnsi="Times New Roman" w:cs="Times New Roman"/>
                  <w:color w:val="auto"/>
                  <w:sz w:val="18"/>
                  <w:szCs w:val="18"/>
                </w:rPr>
                <w:t xml:space="preserve"> </w:t>
              </w:r>
            </w:ins>
            <w:del w:id="4657" w:author="Xuning Wei12232" w:date="2026-07-27T15:36:00Z">
              <w:r w:rsidRPr="00032BAE" w:rsidDel="00F01AFC">
                <w:rPr>
                  <w:rFonts w:ascii="Times New Roman" w:eastAsia="仿宋_GB2312" w:hAnsi="Times New Roman" w:cs="Times New Roman"/>
                  <w:color w:val="auto"/>
                  <w:sz w:val="18"/>
                  <w:szCs w:val="18"/>
                </w:rPr>
                <w:delText>L</w:delText>
              </w:r>
              <w:r w:rsidR="00BE5E8A" w:rsidRPr="00032BAE" w:rsidDel="00F01AFC">
                <w:rPr>
                  <w:rFonts w:ascii="Times New Roman" w:eastAsia="仿宋_GB2312" w:hAnsi="Times New Roman" w:cs="Times New Roman"/>
                  <w:color w:val="auto"/>
                  <w:sz w:val="18"/>
                  <w:szCs w:val="18"/>
                </w:rPr>
                <w:delText>~197.65L</w:delText>
              </w:r>
            </w:del>
          </w:p>
          <w:p w14:paraId="4CCE071F" w14:textId="61D0E71B" w:rsidR="000D6231" w:rsidRDefault="000D6231" w:rsidP="0030647B">
            <w:pPr>
              <w:spacing w:line="240" w:lineRule="exact"/>
              <w:contextualSpacing/>
              <w:jc w:val="both"/>
              <w:rPr>
                <w:ins w:id="4658" w:author="Xuning Wei12232" w:date="2026-07-27T15:35:00Z"/>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Stirring</w:t>
            </w:r>
            <w:ins w:id="4659" w:author="Xuning Wei12232" w:date="2026-07-27T15:36:00Z">
              <w:r w:rsidR="00F01AFC" w:rsidRPr="00320E81">
                <w:rPr>
                  <w:rFonts w:ascii="Times New Roman" w:eastAsia="仿宋_GB2312" w:hAnsi="Times New Roman" w:cs="Times New Roman"/>
                  <w:color w:val="0000FF"/>
                  <w:sz w:val="18"/>
                  <w:szCs w:val="18"/>
                </w:rPr>
                <w:t xml:space="preserve"> Minimum volume</w:t>
              </w:r>
            </w:ins>
            <w:r w:rsidRPr="00032BAE">
              <w:rPr>
                <w:rFonts w:ascii="Times New Roman" w:eastAsia="仿宋_GB2312" w:hAnsi="Times New Roman" w:cs="Times New Roman"/>
                <w:color w:val="auto"/>
                <w:sz w:val="18"/>
                <w:szCs w:val="18"/>
              </w:rPr>
              <w:t xml:space="preserve"> </w:t>
            </w:r>
            <w:del w:id="4660" w:author="Xuning Wei12232" w:date="2026-07-27T15:36:00Z">
              <w:r w:rsidRPr="00032BAE" w:rsidDel="00F01AFC">
                <w:rPr>
                  <w:rFonts w:ascii="Times New Roman" w:eastAsia="仿宋_GB2312" w:hAnsi="Times New Roman" w:cs="Times New Roman"/>
                  <w:color w:val="auto"/>
                  <w:sz w:val="18"/>
                  <w:szCs w:val="18"/>
                </w:rPr>
                <w:delText xml:space="preserve">volume range </w:delText>
              </w:r>
            </w:del>
            <w:r w:rsidRPr="00032BAE">
              <w:rPr>
                <w:rFonts w:ascii="Times New Roman" w:eastAsia="仿宋_GB2312" w:hAnsi="Times New Roman" w:cs="Times New Roman"/>
                <w:color w:val="auto"/>
                <w:sz w:val="18"/>
                <w:szCs w:val="18"/>
              </w:rPr>
              <w:t xml:space="preserve">of equipment (at maximum speed): </w:t>
            </w:r>
            <w:r w:rsidR="001B6295" w:rsidRPr="00032BAE">
              <w:rPr>
                <w:rFonts w:ascii="Times New Roman" w:eastAsia="仿宋_GB2312" w:hAnsi="Times New Roman" w:cs="Times New Roman"/>
                <w:color w:val="auto"/>
                <w:sz w:val="18"/>
                <w:szCs w:val="18"/>
              </w:rPr>
              <w:t>1</w:t>
            </w:r>
            <w:ins w:id="4661" w:author="Xuning Wei12232" w:date="2026-07-27T15:47:00Z">
              <w:r w:rsidR="008B1EAE">
                <w:rPr>
                  <w:rFonts w:ascii="Times New Roman" w:eastAsia="仿宋_GB2312" w:hAnsi="Times New Roman" w:cs="Times New Roman"/>
                  <w:color w:val="auto"/>
                  <w:sz w:val="18"/>
                  <w:szCs w:val="18"/>
                </w:rPr>
                <w:t>7</w:t>
              </w:r>
            </w:ins>
            <w:del w:id="4662" w:author="Xuning Wei12232" w:date="2026-07-27T15:47:00Z">
              <w:r w:rsidR="001B6295" w:rsidRPr="00032BAE" w:rsidDel="008B1EAE">
                <w:rPr>
                  <w:rFonts w:ascii="Times New Roman" w:eastAsia="仿宋_GB2312" w:hAnsi="Times New Roman" w:cs="Times New Roman"/>
                  <w:color w:val="auto"/>
                  <w:sz w:val="18"/>
                  <w:szCs w:val="18"/>
                </w:rPr>
                <w:delText>2</w:delText>
              </w:r>
            </w:del>
            <w:r w:rsidR="001B6295" w:rsidRPr="00032BAE">
              <w:rPr>
                <w:rFonts w:ascii="Times New Roman" w:eastAsia="仿宋_GB2312" w:hAnsi="Times New Roman" w:cs="Times New Roman"/>
                <w:color w:val="auto"/>
                <w:sz w:val="18"/>
                <w:szCs w:val="18"/>
              </w:rPr>
              <w:t>.</w:t>
            </w:r>
            <w:ins w:id="4663" w:author="Xuning Wei12232" w:date="2026-07-27T15:47:00Z">
              <w:r w:rsidR="008B1EAE">
                <w:rPr>
                  <w:rFonts w:ascii="Times New Roman" w:eastAsia="仿宋_GB2312" w:hAnsi="Times New Roman" w:cs="Times New Roman"/>
                  <w:color w:val="auto"/>
                  <w:sz w:val="18"/>
                  <w:szCs w:val="18"/>
                </w:rPr>
                <w:t>7</w:t>
              </w:r>
            </w:ins>
            <w:del w:id="4664" w:author="Xuning Wei12232" w:date="2026-07-27T15:47:00Z">
              <w:r w:rsidR="001B6295" w:rsidRPr="00032BAE" w:rsidDel="008B1EAE">
                <w:rPr>
                  <w:rFonts w:ascii="Times New Roman" w:eastAsia="仿宋_GB2312" w:hAnsi="Times New Roman" w:cs="Times New Roman"/>
                  <w:color w:val="auto"/>
                  <w:sz w:val="18"/>
                  <w:szCs w:val="18"/>
                </w:rPr>
                <w:delText>2</w:delText>
              </w:r>
            </w:del>
            <w:r w:rsidR="001B6295" w:rsidRPr="00032BAE">
              <w:rPr>
                <w:rFonts w:ascii="Times New Roman" w:eastAsia="仿宋_GB2312" w:hAnsi="Times New Roman" w:cs="Times New Roman"/>
                <w:color w:val="auto"/>
                <w:sz w:val="18"/>
                <w:szCs w:val="18"/>
              </w:rPr>
              <w:t>5</w:t>
            </w:r>
            <w:ins w:id="4665" w:author="Xuning Wei12232" w:date="2026-07-27T15:36:00Z">
              <w:r w:rsidR="00F01AFC">
                <w:rPr>
                  <w:rFonts w:ascii="Times New Roman" w:eastAsia="仿宋_GB2312" w:hAnsi="Times New Roman" w:cs="Times New Roman"/>
                  <w:color w:val="auto"/>
                  <w:sz w:val="18"/>
                  <w:szCs w:val="18"/>
                </w:rPr>
                <w:t xml:space="preserve"> </w:t>
              </w:r>
            </w:ins>
            <w:r w:rsidRPr="00032BAE">
              <w:rPr>
                <w:rFonts w:ascii="Times New Roman" w:eastAsia="仿宋_GB2312" w:hAnsi="Times New Roman" w:cs="Times New Roman"/>
                <w:color w:val="auto"/>
                <w:sz w:val="18"/>
                <w:szCs w:val="18"/>
              </w:rPr>
              <w:t>L</w:t>
            </w:r>
            <w:del w:id="4666" w:author="Xuning Wei12232" w:date="2026-07-27T15:37:00Z">
              <w:r w:rsidR="00BE5E8A" w:rsidRPr="00032BAE" w:rsidDel="00F01AFC">
                <w:rPr>
                  <w:rFonts w:ascii="Times New Roman" w:eastAsia="仿宋_GB2312" w:hAnsi="Times New Roman" w:cs="Times New Roman"/>
                  <w:color w:val="auto"/>
                  <w:sz w:val="18"/>
                  <w:szCs w:val="18"/>
                </w:rPr>
                <w:delText>~230.</w:delText>
              </w:r>
              <w:r w:rsidR="00E131F6" w:rsidRPr="00032BAE" w:rsidDel="00F01AFC">
                <w:rPr>
                  <w:rFonts w:ascii="Times New Roman" w:eastAsia="仿宋_GB2312" w:hAnsi="Times New Roman" w:cs="Times New Roman"/>
                  <w:color w:val="auto"/>
                  <w:sz w:val="18"/>
                  <w:szCs w:val="18"/>
                </w:rPr>
                <w:delText>96L</w:delText>
              </w:r>
            </w:del>
          </w:p>
          <w:p w14:paraId="565D1ECB" w14:textId="506762B1" w:rsidR="00F01AFC" w:rsidRPr="00032BAE" w:rsidRDefault="00F01AFC" w:rsidP="0030647B">
            <w:pPr>
              <w:spacing w:line="240" w:lineRule="exact"/>
              <w:contextualSpacing/>
              <w:jc w:val="both"/>
              <w:rPr>
                <w:rFonts w:ascii="Times New Roman" w:eastAsia="仿宋_GB2312" w:hAnsi="Times New Roman" w:cs="Times New Roman"/>
                <w:color w:val="auto"/>
                <w:sz w:val="18"/>
                <w:szCs w:val="18"/>
              </w:rPr>
            </w:pPr>
            <w:ins w:id="4667" w:author="Xuning Wei12232" w:date="2026-07-27T15:35:00Z">
              <w:r w:rsidRPr="00E10C03">
                <w:rPr>
                  <w:rFonts w:ascii="Times New Roman" w:eastAsia="仿宋_GB2312" w:hAnsi="Times New Roman" w:cs="Times New Roman"/>
                  <w:color w:val="0000FF"/>
                  <w:sz w:val="18"/>
                  <w:szCs w:val="18"/>
                </w:rPr>
                <w:t>Maximum working v</w:t>
              </w:r>
              <w:r w:rsidRPr="00CA4F78">
                <w:rPr>
                  <w:rFonts w:ascii="Times New Roman" w:eastAsia="仿宋_GB2312" w:hAnsi="Times New Roman" w:cs="Times New Roman"/>
                  <w:color w:val="0000FF"/>
                  <w:sz w:val="18"/>
                  <w:szCs w:val="18"/>
                </w:rPr>
                <w:t xml:space="preserve">olume: </w:t>
              </w:r>
              <w:r>
                <w:rPr>
                  <w:rFonts w:ascii="Times New Roman" w:eastAsia="仿宋_GB2312" w:hAnsi="Times New Roman" w:cs="Times New Roman"/>
                  <w:color w:val="0000FF"/>
                  <w:sz w:val="18"/>
                  <w:szCs w:val="18"/>
                </w:rPr>
                <w:t>500 L</w:t>
              </w:r>
            </w:ins>
          </w:p>
        </w:tc>
        <w:tc>
          <w:tcPr>
            <w:tcW w:w="851" w:type="dxa"/>
            <w:shd w:val="clear" w:color="auto" w:fill="FFFFFF" w:themeFill="background1"/>
            <w:vAlign w:val="center"/>
          </w:tcPr>
          <w:p w14:paraId="4D734164"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766538970"/>
                <w14:checkbox>
                  <w14:checked w14:val="1"/>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59A06587"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731690393"/>
                <w14:checkbox>
                  <w14:checked w14:val="0"/>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7963E1D4"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Stirring volume required by the process is within the stirring volume range of equipment.</w:t>
            </w:r>
          </w:p>
        </w:tc>
      </w:tr>
      <w:tr w:rsidR="00032BAE" w:rsidRPr="00032BAE" w14:paraId="2AE189E2" w14:textId="77777777" w:rsidTr="0030647B">
        <w:trPr>
          <w:trHeight w:val="595"/>
        </w:trPr>
        <w:tc>
          <w:tcPr>
            <w:tcW w:w="531" w:type="dxa"/>
            <w:shd w:val="clear" w:color="auto" w:fill="FFFFFF" w:themeFill="background1"/>
            <w:vAlign w:val="center"/>
          </w:tcPr>
          <w:p w14:paraId="4C0C9AE8"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4</w:t>
            </w:r>
          </w:p>
        </w:tc>
        <w:tc>
          <w:tcPr>
            <w:tcW w:w="1275" w:type="dxa"/>
            <w:shd w:val="clear" w:color="auto" w:fill="FFFFFF" w:themeFill="background1"/>
            <w:vAlign w:val="center"/>
          </w:tcPr>
          <w:p w14:paraId="1A9F8F73" w14:textId="77777777" w:rsidR="000D6231" w:rsidRPr="00032BAE" w:rsidRDefault="000D6231" w:rsidP="0030647B">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Stirring speed</w:t>
            </w:r>
          </w:p>
        </w:tc>
        <w:tc>
          <w:tcPr>
            <w:tcW w:w="3261" w:type="dxa"/>
            <w:shd w:val="clear" w:color="auto" w:fill="FFFFFF" w:themeFill="background1"/>
            <w:vAlign w:val="center"/>
          </w:tcPr>
          <w:p w14:paraId="764EE818" w14:textId="4A42F795" w:rsidR="000D6231" w:rsidRPr="00032BAE" w:rsidRDefault="00FA3024"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c>
          <w:tcPr>
            <w:tcW w:w="4110" w:type="dxa"/>
            <w:shd w:val="clear" w:color="auto" w:fill="FFFFFF" w:themeFill="background1"/>
            <w:vAlign w:val="center"/>
          </w:tcPr>
          <w:p w14:paraId="53A51EBD" w14:textId="12F3532E" w:rsidR="00526AB2" w:rsidRPr="00971AF0" w:rsidRDefault="00526AB2" w:rsidP="00526AB2">
            <w:pPr>
              <w:spacing w:line="240" w:lineRule="exact"/>
              <w:contextualSpacing/>
              <w:rPr>
                <w:ins w:id="4668" w:author="Xuning Wei12232" w:date="2026-07-27T15:40:00Z"/>
                <w:rFonts w:ascii="Times New Roman" w:eastAsia="仿宋_GB2312" w:hAnsi="Times New Roman" w:cs="Times New Roman"/>
                <w:color w:val="0000FF"/>
                <w:sz w:val="18"/>
                <w:szCs w:val="18"/>
              </w:rPr>
            </w:pPr>
            <w:ins w:id="4669" w:author="Xuning Wei12232" w:date="2026-07-27T15:40:00Z">
              <w:r w:rsidRPr="00EC0F43">
                <w:rPr>
                  <w:rFonts w:ascii="Times New Roman" w:eastAsia="仿宋_GB2312" w:hAnsi="Times New Roman" w:cs="Times New Roman"/>
                  <w:color w:val="0000FF"/>
                  <w:sz w:val="18"/>
                  <w:szCs w:val="18"/>
                </w:rPr>
                <w:t>Agitator type:</w:t>
              </w:r>
              <w:r w:rsidRPr="00971AF0">
                <w:rPr>
                  <w:rFonts w:ascii="Times New Roman" w:eastAsia="仿宋_GB2312" w:hAnsi="Times New Roman" w:cs="Times New Roman"/>
                  <w:color w:val="0000FF"/>
                  <w:sz w:val="18"/>
                  <w:szCs w:val="18"/>
                </w:rPr>
                <w:t xml:space="preserve"> </w:t>
              </w:r>
            </w:ins>
            <w:ins w:id="4670" w:author="Xuning Wei12232" w:date="2026-07-27T15:43:00Z">
              <w:r>
                <w:rPr>
                  <w:rFonts w:ascii="Times New Roman" w:eastAsia="仿宋_GB2312" w:hAnsi="Times New Roman" w:cs="Times New Roman"/>
                  <w:color w:val="0000FF"/>
                  <w:sz w:val="18"/>
                  <w:szCs w:val="18"/>
                </w:rPr>
                <w:t>Propeller type</w:t>
              </w:r>
            </w:ins>
          </w:p>
          <w:p w14:paraId="4C2ADF33" w14:textId="6AB09DB8" w:rsidR="000D6231" w:rsidRPr="00032BAE" w:rsidRDefault="00FA3024"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Qualified maximum agitating speed is</w:t>
            </w:r>
            <w:r w:rsidR="000D6231" w:rsidRPr="00032BAE">
              <w:rPr>
                <w:rFonts w:ascii="Times New Roman" w:eastAsia="仿宋_GB2312" w:hAnsi="Times New Roman" w:cs="Times New Roman"/>
                <w:color w:val="auto"/>
                <w:sz w:val="18"/>
                <w:szCs w:val="18"/>
              </w:rPr>
              <w:t xml:space="preserve"> 1</w:t>
            </w:r>
            <w:r w:rsidRPr="00032BAE">
              <w:rPr>
                <w:rFonts w:ascii="Times New Roman" w:eastAsia="仿宋_GB2312" w:hAnsi="Times New Roman" w:cs="Times New Roman"/>
                <w:color w:val="auto"/>
                <w:sz w:val="18"/>
                <w:szCs w:val="18"/>
              </w:rPr>
              <w:t>25</w:t>
            </w:r>
            <w:r w:rsidR="000D6231" w:rsidRPr="00032BAE">
              <w:rPr>
                <w:rFonts w:ascii="Times New Roman" w:eastAsia="仿宋_GB2312" w:hAnsi="Times New Roman" w:cs="Times New Roman"/>
                <w:color w:val="auto"/>
                <w:sz w:val="18"/>
                <w:szCs w:val="18"/>
              </w:rPr>
              <w:t xml:space="preserve"> </w:t>
            </w:r>
            <w:del w:id="4671" w:author="Johan Granander" w:date="2026-07-28T15:03:00Z">
              <w:r w:rsidR="000D6231" w:rsidRPr="00032BAE" w:rsidDel="00B37BAA">
                <w:rPr>
                  <w:rFonts w:ascii="Times New Roman" w:eastAsia="仿宋_GB2312" w:hAnsi="Times New Roman" w:cs="Times New Roman"/>
                  <w:color w:val="auto"/>
                  <w:sz w:val="18"/>
                  <w:szCs w:val="18"/>
                </w:rPr>
                <w:delText>r/min</w:delText>
              </w:r>
            </w:del>
            <w:ins w:id="4672" w:author="Johan Granander" w:date="2026-07-28T15:03:00Z">
              <w:r w:rsidR="00B37BAA">
                <w:rPr>
                  <w:rFonts w:ascii="Times New Roman" w:eastAsia="仿宋_GB2312" w:hAnsi="Times New Roman" w:cs="Times New Roman"/>
                  <w:color w:val="auto"/>
                  <w:sz w:val="18"/>
                  <w:szCs w:val="18"/>
                </w:rPr>
                <w:t>rpm</w:t>
              </w:r>
            </w:ins>
          </w:p>
        </w:tc>
        <w:tc>
          <w:tcPr>
            <w:tcW w:w="851" w:type="dxa"/>
            <w:shd w:val="clear" w:color="auto" w:fill="FFFFFF" w:themeFill="background1"/>
            <w:vAlign w:val="center"/>
          </w:tcPr>
          <w:p w14:paraId="23C17262"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83829088"/>
                <w14:checkbox>
                  <w14:checked w14:val="1"/>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4F4DDEAF"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79027862"/>
                <w14:checkbox>
                  <w14:checked w14:val="0"/>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7964CB8B" w14:textId="62905D44" w:rsidR="000D6231" w:rsidRPr="00032BAE" w:rsidRDefault="00E23A2C"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8B1EAE" w:rsidRPr="00032BAE" w14:paraId="4F5F0DE8" w14:textId="77777777" w:rsidTr="0030647B">
        <w:trPr>
          <w:trHeight w:val="595"/>
        </w:trPr>
        <w:tc>
          <w:tcPr>
            <w:tcW w:w="531" w:type="dxa"/>
            <w:vMerge w:val="restart"/>
            <w:shd w:val="clear" w:color="auto" w:fill="FFFFFF" w:themeFill="background1"/>
            <w:vAlign w:val="center"/>
          </w:tcPr>
          <w:p w14:paraId="1D6B93FB" w14:textId="6E46C51F" w:rsidR="008B1EAE" w:rsidRPr="00032BAE" w:rsidRDefault="008B1EAE" w:rsidP="008B1EAE">
            <w:pPr>
              <w:spacing w:line="276" w:lineRule="auto"/>
              <w:jc w:val="both"/>
              <w:rPr>
                <w:rFonts w:ascii="Times New Roman" w:eastAsia="仿宋_GB2312" w:hAnsi="Times New Roman" w:cs="Times New Roman"/>
                <w:color w:val="auto"/>
                <w:sz w:val="18"/>
                <w:szCs w:val="18"/>
                <w:lang w:eastAsia="zh-CN"/>
              </w:rPr>
            </w:pPr>
            <w:r w:rsidRPr="00032BAE">
              <w:rPr>
                <w:rFonts w:ascii="Times New Roman" w:eastAsia="仿宋_GB2312" w:hAnsi="Times New Roman" w:cs="Times New Roman"/>
                <w:color w:val="auto"/>
                <w:sz w:val="18"/>
                <w:szCs w:val="18"/>
                <w:lang w:eastAsia="zh-CN"/>
              </w:rPr>
              <w:t>5</w:t>
            </w:r>
          </w:p>
        </w:tc>
        <w:tc>
          <w:tcPr>
            <w:tcW w:w="1275" w:type="dxa"/>
            <w:vMerge w:val="restart"/>
            <w:shd w:val="clear" w:color="auto" w:fill="FFFFFF" w:themeFill="background1"/>
            <w:vAlign w:val="center"/>
          </w:tcPr>
          <w:p w14:paraId="4318C55F" w14:textId="59F764FA" w:rsidR="008B1EAE" w:rsidRPr="00032BAE" w:rsidRDefault="008B1EAE" w:rsidP="008B1EAE">
            <w:pPr>
              <w:spacing w:line="240" w:lineRule="exact"/>
              <w:contextualSpacing/>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Process Design</w:t>
            </w:r>
          </w:p>
        </w:tc>
        <w:tc>
          <w:tcPr>
            <w:tcW w:w="3261" w:type="dxa"/>
            <w:shd w:val="clear" w:color="auto" w:fill="FFFFFF" w:themeFill="background1"/>
            <w:vAlign w:val="center"/>
          </w:tcPr>
          <w:p w14:paraId="2858A867" w14:textId="5A2B0F30" w:rsidR="008B1EAE" w:rsidRPr="00032BAE" w:rsidRDefault="008B1EAE" w:rsidP="008B1EAE">
            <w:pPr>
              <w:spacing w:line="276" w:lineRule="auto"/>
              <w:jc w:val="both"/>
              <w:rPr>
                <w:rFonts w:ascii="Times New Roman" w:eastAsia="仿宋_GB2312" w:hAnsi="Times New Roman" w:cs="Times New Roman"/>
                <w:color w:val="auto"/>
                <w:sz w:val="18"/>
                <w:szCs w:val="18"/>
              </w:rPr>
            </w:pPr>
            <w:ins w:id="4673" w:author="Xuning Wei12232" w:date="2026-07-27T15:49:00Z">
              <w:r w:rsidRPr="007149A3">
                <w:rPr>
                  <w:rFonts w:ascii="Times New Roman" w:eastAsia="仿宋_GB2312" w:hAnsi="Times New Roman" w:cs="Times New Roman"/>
                  <w:color w:val="auto"/>
                  <w:sz w:val="18"/>
                  <w:szCs w:val="18"/>
                </w:rPr>
                <w:t>Nitrogen protection/Inert</w:t>
              </w:r>
              <w:r w:rsidRPr="00654F65">
                <w:rPr>
                  <w:rFonts w:ascii="Times New Roman" w:eastAsia="仿宋_GB2312" w:hAnsi="Times New Roman" w:cs="Times New Roman"/>
                  <w:color w:val="auto"/>
                  <w:sz w:val="18"/>
                  <w:szCs w:val="18"/>
                </w:rPr>
                <w:t>:</w:t>
              </w:r>
              <w:r w:rsidRPr="00654F65">
                <w:rPr>
                  <w:rFonts w:ascii="Times New Roman" w:eastAsia="仿宋_GB2312" w:hAnsi="Times New Roman" w:cs="Times New Roman"/>
                  <w:color w:val="0000FF"/>
                  <w:sz w:val="18"/>
                  <w:szCs w:val="18"/>
                </w:rPr>
                <w:t xml:space="preserve"> oxygen content</w:t>
              </w:r>
              <w:r>
                <w:rPr>
                  <w:rFonts w:ascii="Times New Roman" w:eastAsia="仿宋_GB2312" w:hAnsi="Times New Roman" w:cs="Times New Roman"/>
                  <w:color w:val="0000FF"/>
                  <w:sz w:val="18"/>
                  <w:szCs w:val="18"/>
                </w:rPr>
                <w:t xml:space="preserve"> </w:t>
              </w:r>
              <w:r w:rsidRPr="00654F65">
                <w:rPr>
                  <w:rFonts w:ascii="Times New Roman" w:eastAsia="仿宋_GB2312" w:hAnsi="Times New Roman" w:cs="Times New Roman"/>
                  <w:color w:val="0000FF"/>
                  <w:sz w:val="18"/>
                  <w:szCs w:val="18"/>
                </w:rPr>
                <w:t>≤1.0%.</w:t>
              </w:r>
            </w:ins>
            <w:del w:id="4674" w:author="Xuning Wei12232" w:date="2026-07-27T15:49:00Z">
              <w:r w:rsidRPr="00032BAE" w:rsidDel="00D372F9">
                <w:rPr>
                  <w:rFonts w:ascii="Times New Roman" w:eastAsia="仿宋_GB2312" w:hAnsi="Times New Roman" w:cs="Times New Roman"/>
                  <w:color w:val="auto"/>
                  <w:sz w:val="18"/>
                  <w:szCs w:val="18"/>
                </w:rPr>
                <w:delText>Nitrogen protection nertization</w:delText>
              </w:r>
            </w:del>
          </w:p>
        </w:tc>
        <w:tc>
          <w:tcPr>
            <w:tcW w:w="4110" w:type="dxa"/>
            <w:shd w:val="clear" w:color="auto" w:fill="FFFFFF" w:themeFill="background1"/>
            <w:vAlign w:val="center"/>
          </w:tcPr>
          <w:p w14:paraId="325ED5E8" w14:textId="77777777" w:rsidR="008B1EAE" w:rsidRDefault="008B1EAE" w:rsidP="008B1EAE">
            <w:pPr>
              <w:spacing w:line="240" w:lineRule="exact"/>
              <w:contextualSpacing/>
              <w:jc w:val="both"/>
              <w:rPr>
                <w:ins w:id="4675" w:author="Xuning Wei12232" w:date="2026-07-27T15:49:00Z"/>
                <w:rFonts w:ascii="Times New Roman" w:eastAsia="仿宋_GB2312" w:hAnsi="Times New Roman" w:cs="Times New Roman"/>
                <w:color w:val="auto"/>
                <w:sz w:val="18"/>
                <w:szCs w:val="18"/>
              </w:rPr>
            </w:pPr>
            <w:ins w:id="4676" w:author="Xuning Wei12232" w:date="2026-07-27T15:49:00Z">
              <w:r w:rsidRPr="007149A3">
                <w:rPr>
                  <w:rFonts w:ascii="Times New Roman" w:eastAsia="仿宋_GB2312" w:hAnsi="Times New Roman" w:cs="Times New Roman"/>
                  <w:color w:val="auto"/>
                  <w:sz w:val="18"/>
                  <w:szCs w:val="18"/>
                </w:rPr>
                <w:t>The equipment has the function of protection under nitrogen flow or static pressure</w:t>
              </w:r>
            </w:ins>
          </w:p>
          <w:p w14:paraId="6C41378E" w14:textId="7B40E6EA" w:rsidR="008B1EAE" w:rsidRPr="00032BAE" w:rsidRDefault="008B1EAE" w:rsidP="008B1EAE">
            <w:pPr>
              <w:spacing w:line="276" w:lineRule="auto"/>
              <w:jc w:val="both"/>
              <w:rPr>
                <w:rFonts w:ascii="Times New Roman" w:eastAsia="仿宋_GB2312" w:hAnsi="Times New Roman" w:cs="Times New Roman"/>
                <w:color w:val="auto"/>
                <w:sz w:val="18"/>
                <w:szCs w:val="18"/>
              </w:rPr>
            </w:pPr>
            <w:ins w:id="4677" w:author="Xuning Wei12232" w:date="2026-07-27T15:49:00Z">
              <w:r w:rsidRPr="008905C2">
                <w:rPr>
                  <w:rFonts w:ascii="Times New Roman" w:eastAsia="仿宋_GB2312" w:hAnsi="Times New Roman" w:cs="Times New Roman"/>
                  <w:color w:val="0000FF"/>
                  <w:sz w:val="18"/>
                  <w:szCs w:val="18"/>
                </w:rPr>
                <w:t>Control range of oxygen content of the equipment: ≤1.0%</w:t>
              </w:r>
            </w:ins>
            <w:del w:id="4678" w:author="Xuning Wei12232" w:date="2026-07-27T15:49:00Z">
              <w:r w:rsidRPr="00032BAE" w:rsidDel="00D372F9">
                <w:rPr>
                  <w:rFonts w:ascii="Times New Roman" w:eastAsia="仿宋_GB2312" w:hAnsi="Times New Roman" w:cs="Times New Roman"/>
                  <w:color w:val="auto"/>
                  <w:sz w:val="18"/>
                  <w:szCs w:val="18"/>
                </w:rPr>
                <w:delText>The vessel is equipped with nitrogen purging and inertization functions</w:delText>
              </w:r>
            </w:del>
          </w:p>
        </w:tc>
        <w:tc>
          <w:tcPr>
            <w:tcW w:w="851" w:type="dxa"/>
            <w:shd w:val="clear" w:color="auto" w:fill="FFFFFF" w:themeFill="background1"/>
            <w:vAlign w:val="center"/>
          </w:tcPr>
          <w:p w14:paraId="1CFD2F02" w14:textId="243ACE21" w:rsidR="008B1EAE" w:rsidRPr="00032BAE" w:rsidRDefault="000B6761" w:rsidP="008B1EAE">
            <w:pPr>
              <w:spacing w:line="276" w:lineRule="auto"/>
              <w:jc w:val="both"/>
              <w:rPr>
                <w:rFonts w:ascii="Times New Roman" w:eastAsia="仿宋_GB2312" w:hAnsi="Times New Roman" w:cs="Times New Roman"/>
                <w:color w:val="auto"/>
                <w:sz w:val="18"/>
                <w:szCs w:val="18"/>
              </w:rPr>
            </w:pPr>
            <w:customXmlInsRangeStart w:id="4679" w:author="Xuning Wei12232" w:date="2026-07-27T15:49:00Z"/>
            <w:sdt>
              <w:sdtPr>
                <w:rPr>
                  <w:rFonts w:ascii="Times New Roman" w:eastAsia="仿宋_GB2312" w:hAnsi="Times New Roman" w:cs="Times New Roman"/>
                  <w:color w:val="auto"/>
                  <w:sz w:val="18"/>
                  <w:szCs w:val="18"/>
                </w:rPr>
                <w:id w:val="-1238932619"/>
                <w14:checkbox>
                  <w14:checked w14:val="1"/>
                  <w14:checkedState w14:val="2612" w14:font="MS Gothic"/>
                  <w14:uncheckedState w14:val="2610" w14:font="MS Gothic"/>
                </w14:checkbox>
              </w:sdtPr>
              <w:sdtEndPr/>
              <w:sdtContent>
                <w:customXmlInsRangeEnd w:id="4679"/>
                <w:ins w:id="4680" w:author="Xuning Wei12232" w:date="2026-07-27T15:49:00Z">
                  <w:r w:rsidR="008B1EAE" w:rsidRPr="00937F85">
                    <w:rPr>
                      <w:rFonts w:ascii="Segoe UI Symbol" w:eastAsia="MS Gothic" w:hAnsi="Segoe UI Symbol" w:cs="Segoe UI Symbol"/>
                      <w:color w:val="auto"/>
                      <w:sz w:val="18"/>
                      <w:szCs w:val="18"/>
                    </w:rPr>
                    <w:t>☒</w:t>
                  </w:r>
                </w:ins>
                <w:customXmlInsRangeStart w:id="4681" w:author="Xuning Wei12232" w:date="2026-07-27T15:49:00Z"/>
              </w:sdtContent>
            </w:sdt>
            <w:customXmlInsRangeEnd w:id="4681"/>
            <w:ins w:id="4682" w:author="Xuning Wei12232" w:date="2026-07-27T15:49:00Z">
              <w:r w:rsidR="008B1EAE" w:rsidRPr="00937F85">
                <w:rPr>
                  <w:rFonts w:ascii="Times New Roman" w:eastAsia="仿宋_GB2312" w:hAnsi="Times New Roman" w:cs="Times New Roman"/>
                  <w:color w:val="auto"/>
                  <w:sz w:val="18"/>
                  <w:szCs w:val="18"/>
                </w:rPr>
                <w:t>Yes</w:t>
              </w:r>
            </w:ins>
            <w:customXmlDelRangeStart w:id="4683" w:author="Xuning Wei12232" w:date="2026-07-27T15:49:00Z"/>
            <w:sdt>
              <w:sdtPr>
                <w:rPr>
                  <w:rFonts w:ascii="Times New Roman" w:eastAsia="仿宋_GB2312" w:hAnsi="Times New Roman" w:cs="Times New Roman"/>
                  <w:color w:val="auto"/>
                  <w:sz w:val="18"/>
                  <w:szCs w:val="18"/>
                </w:rPr>
                <w:id w:val="-1855492947"/>
                <w14:checkbox>
                  <w14:checked w14:val="1"/>
                  <w14:checkedState w14:val="2612" w14:font="MS Gothic"/>
                  <w14:uncheckedState w14:val="2610" w14:font="MS Gothic"/>
                </w14:checkbox>
              </w:sdtPr>
              <w:sdtEndPr/>
              <w:sdtContent>
                <w:customXmlDelRangeEnd w:id="4683"/>
                <w:del w:id="4684" w:author="Xuning Wei12232" w:date="2026-07-27T15:49:00Z">
                  <w:r w:rsidR="008B1EAE" w:rsidRPr="00032BAE" w:rsidDel="00D372F9">
                    <w:rPr>
                      <w:rFonts w:ascii="Segoe UI Symbol" w:eastAsia="仿宋_GB2312" w:hAnsi="Segoe UI Symbol" w:cs="Segoe UI Symbol"/>
                      <w:color w:val="auto"/>
                      <w:sz w:val="18"/>
                      <w:szCs w:val="18"/>
                    </w:rPr>
                    <w:delText>☒</w:delText>
                  </w:r>
                </w:del>
                <w:customXmlDelRangeStart w:id="4685" w:author="Xuning Wei12232" w:date="2026-07-27T15:49:00Z"/>
              </w:sdtContent>
            </w:sdt>
            <w:customXmlDelRangeEnd w:id="4685"/>
            <w:del w:id="4686" w:author="Xuning Wei12232" w:date="2026-07-27T15:49:00Z">
              <w:r w:rsidR="008B1EAE" w:rsidRPr="00032BAE" w:rsidDel="00D372F9">
                <w:rPr>
                  <w:rFonts w:ascii="Times New Roman" w:eastAsia="仿宋_GB2312" w:hAnsi="Times New Roman" w:cs="Times New Roman"/>
                  <w:color w:val="auto"/>
                  <w:sz w:val="18"/>
                  <w:szCs w:val="18"/>
                </w:rPr>
                <w:delText>Yes</w:delText>
              </w:r>
            </w:del>
          </w:p>
        </w:tc>
        <w:tc>
          <w:tcPr>
            <w:tcW w:w="850" w:type="dxa"/>
            <w:shd w:val="clear" w:color="auto" w:fill="FFFFFF" w:themeFill="background1"/>
            <w:vAlign w:val="center"/>
          </w:tcPr>
          <w:p w14:paraId="38013346" w14:textId="3EFEC84C" w:rsidR="008B1EAE" w:rsidRPr="00032BAE" w:rsidRDefault="000B6761" w:rsidP="008B1EAE">
            <w:pPr>
              <w:spacing w:line="276" w:lineRule="auto"/>
              <w:jc w:val="both"/>
              <w:rPr>
                <w:rFonts w:ascii="Times New Roman" w:eastAsia="仿宋_GB2312" w:hAnsi="Times New Roman" w:cs="Times New Roman"/>
                <w:color w:val="auto"/>
                <w:sz w:val="18"/>
                <w:szCs w:val="18"/>
              </w:rPr>
            </w:pPr>
            <w:customXmlInsRangeStart w:id="4687" w:author="Xuning Wei12232" w:date="2026-07-27T15:49:00Z"/>
            <w:sdt>
              <w:sdtPr>
                <w:rPr>
                  <w:rFonts w:ascii="Times New Roman" w:eastAsia="仿宋_GB2312" w:hAnsi="Times New Roman" w:cs="Times New Roman"/>
                  <w:color w:val="auto"/>
                  <w:sz w:val="18"/>
                  <w:szCs w:val="18"/>
                </w:rPr>
                <w:id w:val="-426572531"/>
                <w14:checkbox>
                  <w14:checked w14:val="0"/>
                  <w14:checkedState w14:val="2612" w14:font="MS Gothic"/>
                  <w14:uncheckedState w14:val="2610" w14:font="MS Gothic"/>
                </w14:checkbox>
              </w:sdtPr>
              <w:sdtEndPr/>
              <w:sdtContent>
                <w:customXmlInsRangeEnd w:id="4687"/>
                <w:ins w:id="4688" w:author="Xuning Wei12232" w:date="2026-07-27T15:49:00Z">
                  <w:r w:rsidR="008B1EAE" w:rsidRPr="00937F85">
                    <w:rPr>
                      <w:rFonts w:ascii="Segoe UI Symbol" w:eastAsia="仿宋_GB2312" w:hAnsi="Segoe UI Symbol" w:cs="Segoe UI Symbol"/>
                      <w:color w:val="auto"/>
                      <w:sz w:val="18"/>
                      <w:szCs w:val="18"/>
                    </w:rPr>
                    <w:t>☐</w:t>
                  </w:r>
                </w:ins>
                <w:customXmlInsRangeStart w:id="4689" w:author="Xuning Wei12232" w:date="2026-07-27T15:49:00Z"/>
              </w:sdtContent>
            </w:sdt>
            <w:customXmlInsRangeEnd w:id="4689"/>
            <w:ins w:id="4690" w:author="Xuning Wei12232" w:date="2026-07-27T15:49:00Z">
              <w:r w:rsidR="008B1EAE" w:rsidRPr="00937F85">
                <w:rPr>
                  <w:rFonts w:ascii="Times New Roman" w:eastAsia="仿宋_GB2312" w:hAnsi="Times New Roman" w:cs="Times New Roman"/>
                  <w:color w:val="auto"/>
                  <w:sz w:val="18"/>
                  <w:szCs w:val="18"/>
                </w:rPr>
                <w:t xml:space="preserve"> No</w:t>
              </w:r>
            </w:ins>
            <w:customXmlDelRangeStart w:id="4691" w:author="Xuning Wei12232" w:date="2026-07-27T15:49:00Z"/>
            <w:sdt>
              <w:sdtPr>
                <w:rPr>
                  <w:rFonts w:ascii="Times New Roman" w:eastAsia="仿宋_GB2312" w:hAnsi="Times New Roman" w:cs="Times New Roman"/>
                  <w:color w:val="auto"/>
                  <w:sz w:val="18"/>
                  <w:szCs w:val="18"/>
                </w:rPr>
                <w:id w:val="-1942595897"/>
                <w14:checkbox>
                  <w14:checked w14:val="0"/>
                  <w14:checkedState w14:val="2612" w14:font="MS Gothic"/>
                  <w14:uncheckedState w14:val="2610" w14:font="MS Gothic"/>
                </w14:checkbox>
              </w:sdtPr>
              <w:sdtEndPr/>
              <w:sdtContent>
                <w:customXmlDelRangeEnd w:id="4691"/>
                <w:del w:id="4692" w:author="Xuning Wei12232" w:date="2026-07-27T15:49:00Z">
                  <w:r w:rsidR="008B1EAE" w:rsidRPr="00032BAE" w:rsidDel="00D372F9">
                    <w:rPr>
                      <w:rFonts w:ascii="Segoe UI Symbol" w:eastAsia="仿宋_GB2312" w:hAnsi="Segoe UI Symbol" w:cs="Segoe UI Symbol"/>
                      <w:color w:val="auto"/>
                      <w:sz w:val="18"/>
                      <w:szCs w:val="18"/>
                    </w:rPr>
                    <w:delText>☐</w:delText>
                  </w:r>
                </w:del>
                <w:customXmlDelRangeStart w:id="4693" w:author="Xuning Wei12232" w:date="2026-07-27T15:49:00Z"/>
              </w:sdtContent>
            </w:sdt>
            <w:customXmlDelRangeEnd w:id="4693"/>
            <w:del w:id="4694" w:author="Xuning Wei12232" w:date="2026-07-27T15:49:00Z">
              <w:r w:rsidR="008B1EAE" w:rsidRPr="00032BAE" w:rsidDel="00D372F9">
                <w:rPr>
                  <w:rFonts w:ascii="Times New Roman" w:eastAsia="仿宋_GB2312" w:hAnsi="Times New Roman" w:cs="Times New Roman"/>
                  <w:color w:val="auto"/>
                  <w:sz w:val="18"/>
                  <w:szCs w:val="18"/>
                </w:rPr>
                <w:delText xml:space="preserve"> No</w:delText>
              </w:r>
            </w:del>
          </w:p>
        </w:tc>
        <w:tc>
          <w:tcPr>
            <w:tcW w:w="3402" w:type="dxa"/>
            <w:shd w:val="clear" w:color="auto" w:fill="FFFFFF" w:themeFill="background1"/>
            <w:vAlign w:val="center"/>
          </w:tcPr>
          <w:p w14:paraId="2118CC37" w14:textId="012DF4C7" w:rsidR="008B1EAE" w:rsidRPr="00032BAE" w:rsidRDefault="008B1EAE" w:rsidP="008B1EAE">
            <w:pPr>
              <w:spacing w:line="276" w:lineRule="auto"/>
              <w:jc w:val="both"/>
              <w:rPr>
                <w:rFonts w:ascii="Times New Roman" w:eastAsia="仿宋_GB2312" w:hAnsi="Times New Roman" w:cs="Times New Roman"/>
                <w:color w:val="auto"/>
                <w:sz w:val="18"/>
                <w:szCs w:val="18"/>
              </w:rPr>
            </w:pPr>
            <w:ins w:id="4695" w:author="Xuning Wei12232" w:date="2026-07-27T15:49:00Z">
              <w:r w:rsidRPr="00937F85">
                <w:rPr>
                  <w:rFonts w:ascii="Times New Roman" w:eastAsia="仿宋_GB2312" w:hAnsi="Times New Roman" w:cs="Times New Roman"/>
                  <w:color w:val="auto"/>
                  <w:sz w:val="18"/>
                  <w:szCs w:val="18"/>
                </w:rPr>
                <w:t>N/A</w:t>
              </w:r>
            </w:ins>
            <w:del w:id="4696" w:author="Xuning Wei12232" w:date="2026-07-27T15:49:00Z">
              <w:r w:rsidRPr="00032BAE" w:rsidDel="00D372F9">
                <w:rPr>
                  <w:rFonts w:ascii="Times New Roman" w:eastAsia="仿宋_GB2312" w:hAnsi="Times New Roman" w:cs="Times New Roman"/>
                  <w:color w:val="auto"/>
                  <w:sz w:val="18"/>
                  <w:szCs w:val="18"/>
                </w:rPr>
                <w:delText>N/A</w:delText>
              </w:r>
            </w:del>
          </w:p>
        </w:tc>
      </w:tr>
      <w:tr w:rsidR="00032BAE" w:rsidRPr="00032BAE" w14:paraId="770755CA" w14:textId="77777777" w:rsidTr="0030647B">
        <w:trPr>
          <w:trHeight w:val="595"/>
        </w:trPr>
        <w:tc>
          <w:tcPr>
            <w:tcW w:w="531" w:type="dxa"/>
            <w:vMerge/>
            <w:shd w:val="clear" w:color="auto" w:fill="FFFFFF" w:themeFill="background1"/>
            <w:vAlign w:val="center"/>
          </w:tcPr>
          <w:p w14:paraId="0CA55267"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3D56FA15" w14:textId="77777777" w:rsidR="000D6231" w:rsidRPr="00032BAE" w:rsidRDefault="000D6231" w:rsidP="0030647B">
            <w:pPr>
              <w:spacing w:line="240" w:lineRule="exact"/>
              <w:contextualSpacing/>
              <w:jc w:val="both"/>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4CC4C81A"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Solid charge</w:t>
            </w:r>
          </w:p>
        </w:tc>
        <w:tc>
          <w:tcPr>
            <w:tcW w:w="4110" w:type="dxa"/>
            <w:shd w:val="clear" w:color="auto" w:fill="FFFFFF" w:themeFill="background1"/>
            <w:vAlign w:val="center"/>
          </w:tcPr>
          <w:p w14:paraId="343D6A6F"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is equipped with feeding port, Solid charge</w:t>
            </w:r>
            <w:r w:rsidRPr="00032BAE" w:rsidDel="00736F42">
              <w:rPr>
                <w:rFonts w:ascii="Times New Roman" w:eastAsia="仿宋_GB2312" w:hAnsi="Times New Roman" w:cs="Times New Roman"/>
                <w:color w:val="auto"/>
                <w:sz w:val="18"/>
                <w:szCs w:val="18"/>
              </w:rPr>
              <w:t xml:space="preserve"> </w:t>
            </w:r>
            <w:r w:rsidRPr="00032BAE">
              <w:rPr>
                <w:rFonts w:ascii="Times New Roman" w:eastAsia="仿宋_GB2312" w:hAnsi="Times New Roman" w:cs="Times New Roman"/>
                <w:color w:val="auto"/>
                <w:sz w:val="18"/>
                <w:szCs w:val="18"/>
              </w:rPr>
              <w:t>via powder feeding bag</w:t>
            </w:r>
          </w:p>
        </w:tc>
        <w:tc>
          <w:tcPr>
            <w:tcW w:w="851" w:type="dxa"/>
            <w:shd w:val="clear" w:color="auto" w:fill="FFFFFF" w:themeFill="background1"/>
            <w:vAlign w:val="center"/>
          </w:tcPr>
          <w:p w14:paraId="3328E7C3"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61210678"/>
                <w14:checkbox>
                  <w14:checked w14:val="1"/>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434FE999"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67374183"/>
                <w14:checkbox>
                  <w14:checked w14:val="0"/>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6BC1708A"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8B1EAE" w:rsidRPr="00032BAE" w14:paraId="78339BEF" w14:textId="77777777" w:rsidTr="0030647B">
        <w:trPr>
          <w:trHeight w:val="595"/>
          <w:ins w:id="4697" w:author="Xuning Wei12232" w:date="2026-07-27T15:45:00Z"/>
        </w:trPr>
        <w:tc>
          <w:tcPr>
            <w:tcW w:w="531" w:type="dxa"/>
            <w:vMerge/>
            <w:shd w:val="clear" w:color="auto" w:fill="FFFFFF" w:themeFill="background1"/>
            <w:vAlign w:val="center"/>
          </w:tcPr>
          <w:p w14:paraId="6665784D" w14:textId="77777777" w:rsidR="008B1EAE" w:rsidRPr="00032BAE" w:rsidRDefault="008B1EAE" w:rsidP="008B1EAE">
            <w:pPr>
              <w:spacing w:line="276" w:lineRule="auto"/>
              <w:jc w:val="both"/>
              <w:rPr>
                <w:ins w:id="4698" w:author="Xuning Wei12232" w:date="2026-07-27T15:45:00Z"/>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5DC5113D" w14:textId="77777777" w:rsidR="008B1EAE" w:rsidRPr="00032BAE" w:rsidRDefault="008B1EAE" w:rsidP="008B1EAE">
            <w:pPr>
              <w:spacing w:line="240" w:lineRule="exact"/>
              <w:contextualSpacing/>
              <w:jc w:val="both"/>
              <w:rPr>
                <w:ins w:id="4699" w:author="Xuning Wei12232" w:date="2026-07-27T15:45:00Z"/>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6C33473F" w14:textId="77AEFFF9" w:rsidR="008B1EAE" w:rsidRPr="00032BAE" w:rsidRDefault="008B1EAE">
            <w:pPr>
              <w:spacing w:line="276" w:lineRule="auto"/>
              <w:jc w:val="both"/>
              <w:rPr>
                <w:ins w:id="4700" w:author="Xuning Wei12232" w:date="2026-07-27T15:45:00Z"/>
                <w:rFonts w:ascii="Times New Roman" w:eastAsia="仿宋_GB2312" w:hAnsi="Times New Roman" w:cs="Times New Roman"/>
                <w:color w:val="auto"/>
                <w:sz w:val="18"/>
                <w:szCs w:val="18"/>
              </w:rPr>
            </w:pPr>
            <w:ins w:id="4701" w:author="Xuning Wei12232" w:date="2026-07-27T15:45:00Z">
              <w:r w:rsidRPr="00937F85">
                <w:rPr>
                  <w:rFonts w:ascii="Times New Roman" w:eastAsia="仿宋_GB2312" w:hAnsi="Times New Roman" w:cs="Times New Roman"/>
                  <w:color w:val="auto"/>
                  <w:sz w:val="18"/>
                  <w:szCs w:val="18"/>
                  <w:lang w:eastAsia="zh-CN"/>
                </w:rPr>
                <w:t>DMF</w:t>
              </w:r>
              <w:r w:rsidRPr="002B6BDD">
                <w:rPr>
                  <w:rFonts w:ascii="Times New Roman" w:eastAsia="仿宋_GB2312" w:hAnsi="Times New Roman" w:cs="Times New Roman"/>
                  <w:color w:val="0000FF"/>
                  <w:sz w:val="18"/>
                  <w:szCs w:val="18"/>
                  <w:lang w:eastAsia="zh-CN"/>
                </w:rPr>
                <w:t xml:space="preserve"> maximum</w:t>
              </w:r>
              <w:r w:rsidRPr="00937F85">
                <w:rPr>
                  <w:rFonts w:ascii="Times New Roman" w:eastAsia="仿宋_GB2312" w:hAnsi="Times New Roman" w:cs="Times New Roman"/>
                  <w:color w:val="auto"/>
                  <w:sz w:val="18"/>
                  <w:szCs w:val="18"/>
                  <w:lang w:eastAsia="zh-CN"/>
                </w:rPr>
                <w:t xml:space="preserve"> charging amount:</w:t>
              </w:r>
            </w:ins>
            <w:ins w:id="4702" w:author="Xuning Wei12232" w:date="2026-07-27T15:46:00Z">
              <w:r>
                <w:rPr>
                  <w:rFonts w:ascii="Times New Roman" w:eastAsia="仿宋_GB2312" w:hAnsi="Times New Roman" w:cs="Times New Roman"/>
                  <w:color w:val="auto"/>
                  <w:sz w:val="18"/>
                  <w:szCs w:val="18"/>
                  <w:lang w:eastAsia="zh-CN"/>
                </w:rPr>
                <w:t>43.50</w:t>
              </w:r>
            </w:ins>
            <w:ins w:id="4703" w:author="Xuning Wei12232" w:date="2026-07-27T15:47:00Z">
              <w:r>
                <w:rPr>
                  <w:rFonts w:ascii="Times New Roman" w:eastAsia="仿宋_GB2312" w:hAnsi="Times New Roman" w:cs="Times New Roman"/>
                  <w:color w:val="auto"/>
                  <w:sz w:val="18"/>
                  <w:szCs w:val="18"/>
                  <w:lang w:eastAsia="zh-CN"/>
                </w:rPr>
                <w:t xml:space="preserve"> </w:t>
              </w:r>
            </w:ins>
            <w:ins w:id="4704" w:author="Xuning Wei12232" w:date="2026-07-27T15:46:00Z">
              <w:r>
                <w:rPr>
                  <w:rFonts w:ascii="Times New Roman" w:eastAsia="仿宋_GB2312" w:hAnsi="Times New Roman" w:cs="Times New Roman"/>
                  <w:color w:val="auto"/>
                  <w:sz w:val="18"/>
                  <w:szCs w:val="18"/>
                  <w:lang w:eastAsia="zh-CN"/>
                </w:rPr>
                <w:t>~</w:t>
              </w:r>
            </w:ins>
            <w:ins w:id="4705" w:author="Xuning Wei12232" w:date="2026-07-27T15:47:00Z">
              <w:r>
                <w:rPr>
                  <w:rFonts w:ascii="Times New Roman" w:eastAsia="仿宋_GB2312" w:hAnsi="Times New Roman" w:cs="Times New Roman"/>
                  <w:color w:val="auto"/>
                  <w:sz w:val="18"/>
                  <w:szCs w:val="18"/>
                  <w:lang w:eastAsia="zh-CN"/>
                </w:rPr>
                <w:t xml:space="preserve"> </w:t>
              </w:r>
            </w:ins>
            <w:ins w:id="4706" w:author="Xuning Wei12232" w:date="2026-07-27T15:46:00Z">
              <w:r>
                <w:rPr>
                  <w:rFonts w:ascii="Times New Roman" w:eastAsia="仿宋_GB2312" w:hAnsi="Times New Roman" w:cs="Times New Roman"/>
                  <w:color w:val="auto"/>
                  <w:sz w:val="18"/>
                  <w:szCs w:val="18"/>
                  <w:lang w:eastAsia="zh-CN"/>
                </w:rPr>
                <w:t>47</w:t>
              </w:r>
            </w:ins>
            <w:ins w:id="4707" w:author="Xuning Wei12232" w:date="2026-07-27T15:47:00Z">
              <w:r>
                <w:rPr>
                  <w:rFonts w:ascii="Times New Roman" w:eastAsia="仿宋_GB2312" w:hAnsi="Times New Roman" w:cs="Times New Roman"/>
                  <w:color w:val="auto"/>
                  <w:sz w:val="18"/>
                  <w:szCs w:val="18"/>
                  <w:lang w:eastAsia="zh-CN"/>
                </w:rPr>
                <w:t>.50</w:t>
              </w:r>
            </w:ins>
            <w:ins w:id="4708" w:author="Xuning Wei12232" w:date="2026-07-27T15:45:00Z">
              <w:r w:rsidRPr="00937F85">
                <w:rPr>
                  <w:rFonts w:ascii="Times New Roman" w:eastAsia="仿宋_GB2312" w:hAnsi="Times New Roman" w:cs="Times New Roman"/>
                  <w:color w:val="auto"/>
                  <w:sz w:val="18"/>
                  <w:szCs w:val="18"/>
                  <w:lang w:eastAsia="zh-CN"/>
                </w:rPr>
                <w:t xml:space="preserve"> kg, required charging accuracy: ±3%</w:t>
              </w:r>
            </w:ins>
          </w:p>
        </w:tc>
        <w:tc>
          <w:tcPr>
            <w:tcW w:w="4110" w:type="dxa"/>
            <w:shd w:val="clear" w:color="auto" w:fill="FFFFFF" w:themeFill="background1"/>
            <w:vAlign w:val="center"/>
          </w:tcPr>
          <w:p w14:paraId="06411FEB" w14:textId="6C056472" w:rsidR="008B1EAE" w:rsidRPr="00032BAE" w:rsidRDefault="008B1EAE" w:rsidP="008B1EAE">
            <w:pPr>
              <w:spacing w:line="276" w:lineRule="auto"/>
              <w:jc w:val="both"/>
              <w:rPr>
                <w:ins w:id="4709" w:author="Xuning Wei12232" w:date="2026-07-27T15:45:00Z"/>
                <w:rFonts w:ascii="Times New Roman" w:eastAsia="仿宋_GB2312" w:hAnsi="Times New Roman" w:cs="Times New Roman"/>
                <w:color w:val="auto"/>
                <w:sz w:val="18"/>
                <w:szCs w:val="18"/>
              </w:rPr>
            </w:pPr>
            <w:ins w:id="4710" w:author="Xuning Wei12232" w:date="2026-07-27T15:48:00Z">
              <w:r w:rsidRPr="00E10C03">
                <w:rPr>
                  <w:rFonts w:ascii="Times New Roman" w:eastAsia="仿宋_GB2312" w:hAnsi="Times New Roman" w:cs="Times New Roman"/>
                  <w:color w:val="0000FF"/>
                  <w:kern w:val="0"/>
                  <w:sz w:val="18"/>
                  <w:szCs w:val="18"/>
                  <w:lang w:val="sv-SE"/>
                </w:rPr>
                <w:t>2.0</w:t>
              </w:r>
              <w:r>
                <w:rPr>
                  <w:rFonts w:ascii="Times New Roman" w:eastAsia="仿宋_GB2312" w:hAnsi="Times New Roman" w:cs="Times New Roman"/>
                  <w:color w:val="0000FF"/>
                  <w:kern w:val="0"/>
                  <w:sz w:val="18"/>
                  <w:szCs w:val="18"/>
                  <w:lang w:val="sv-SE"/>
                </w:rPr>
                <w:t>0 kg</w:t>
              </w:r>
            </w:ins>
            <w:ins w:id="4711" w:author="Xuning Wei12232" w:date="2026-07-27T17:08:00Z">
              <w:r w:rsidR="00EE74F4">
                <w:rPr>
                  <w:rFonts w:ascii="Times New Roman" w:eastAsia="仿宋_GB2312" w:hAnsi="Times New Roman" w:cs="Times New Roman"/>
                  <w:color w:val="0000FF"/>
                  <w:kern w:val="0"/>
                  <w:sz w:val="18"/>
                  <w:szCs w:val="18"/>
                  <w:lang w:val="sv-SE"/>
                </w:rPr>
                <w:t xml:space="preserve"> </w:t>
              </w:r>
            </w:ins>
            <w:ins w:id="4712" w:author="Xuning Wei12232" w:date="2026-07-27T15:48:00Z">
              <w:r w:rsidRPr="00C4678B">
                <w:rPr>
                  <w:rFonts w:ascii="Times New Roman" w:eastAsia="仿宋_GB2312" w:hAnsi="Times New Roman" w:cs="Times New Roman"/>
                  <w:color w:val="0000FF"/>
                  <w:kern w:val="0"/>
                  <w:sz w:val="18"/>
                  <w:szCs w:val="18"/>
                  <w:lang w:val="sv-SE" w:eastAsia="zh-CN"/>
                </w:rPr>
                <w:t>≤</w:t>
              </w:r>
            </w:ins>
            <w:ins w:id="4713" w:author="Xuning Wei12232" w:date="2026-07-27T17:08:00Z">
              <w:r w:rsidR="00EE74F4">
                <w:rPr>
                  <w:rFonts w:ascii="Times New Roman" w:eastAsia="仿宋_GB2312" w:hAnsi="Times New Roman" w:cs="Times New Roman"/>
                  <w:color w:val="0000FF"/>
                  <w:kern w:val="0"/>
                  <w:sz w:val="18"/>
                  <w:szCs w:val="18"/>
                  <w:lang w:val="sv-SE" w:eastAsia="zh-CN"/>
                </w:rPr>
                <w:t xml:space="preserve"> </w:t>
              </w:r>
            </w:ins>
            <w:ins w:id="4714" w:author="Xuning Wei12232" w:date="2026-07-27T15:48:00Z">
              <w:r w:rsidRPr="0015532E">
                <w:rPr>
                  <w:rFonts w:ascii="Times New Roman" w:eastAsia="仿宋_GB2312" w:hAnsi="Times New Roman" w:cs="Times New Roman"/>
                  <w:color w:val="0000FF"/>
                  <w:kern w:val="0"/>
                  <w:sz w:val="18"/>
                  <w:szCs w:val="18"/>
                  <w:lang w:val="sv-SE"/>
                </w:rPr>
                <w:t>m</w:t>
              </w:r>
            </w:ins>
            <w:ins w:id="4715" w:author="Xuning Wei12232" w:date="2026-07-27T17:08:00Z">
              <w:r w:rsidR="00EE74F4">
                <w:rPr>
                  <w:rFonts w:ascii="Times New Roman" w:eastAsia="仿宋_GB2312" w:hAnsi="Times New Roman" w:cs="Times New Roman"/>
                  <w:color w:val="0000FF"/>
                  <w:kern w:val="0"/>
                  <w:sz w:val="18"/>
                  <w:szCs w:val="18"/>
                  <w:lang w:val="sv-SE"/>
                </w:rPr>
                <w:t xml:space="preserve"> </w:t>
              </w:r>
            </w:ins>
            <w:ins w:id="4716" w:author="Xuning Wei12232" w:date="2026-07-27T15:48:00Z">
              <w:r w:rsidRPr="00C4678B">
                <w:rPr>
                  <w:rFonts w:ascii="Times New Roman" w:eastAsia="仿宋_GB2312" w:hAnsi="Times New Roman" w:cs="Times New Roman"/>
                  <w:color w:val="0000FF"/>
                  <w:kern w:val="0"/>
                  <w:sz w:val="18"/>
                  <w:szCs w:val="18"/>
                  <w:lang w:val="sv-SE" w:eastAsia="zh-CN"/>
                </w:rPr>
                <w:t>≤</w:t>
              </w:r>
            </w:ins>
            <w:ins w:id="4717" w:author="Xuning Wei12232" w:date="2026-07-27T17:08:00Z">
              <w:r w:rsidR="00EE74F4">
                <w:rPr>
                  <w:rFonts w:ascii="Times New Roman" w:eastAsia="仿宋_GB2312" w:hAnsi="Times New Roman" w:cs="Times New Roman"/>
                  <w:color w:val="0000FF"/>
                  <w:kern w:val="0"/>
                  <w:sz w:val="18"/>
                  <w:szCs w:val="18"/>
                  <w:lang w:val="sv-SE" w:eastAsia="zh-CN"/>
                </w:rPr>
                <w:t xml:space="preserve"> </w:t>
              </w:r>
            </w:ins>
            <w:ins w:id="4718" w:author="Xuning Wei12232" w:date="2026-07-27T15:48:00Z">
              <w:r>
                <w:rPr>
                  <w:rFonts w:ascii="Times New Roman" w:eastAsia="仿宋_GB2312" w:hAnsi="Times New Roman" w:cs="Times New Roman"/>
                  <w:color w:val="0000FF"/>
                  <w:kern w:val="0"/>
                  <w:sz w:val="18"/>
                  <w:szCs w:val="18"/>
                  <w:lang w:val="sv-SE"/>
                </w:rPr>
                <w:t xml:space="preserve">300.00 </w:t>
              </w:r>
              <w:r w:rsidRPr="00E10C03">
                <w:rPr>
                  <w:rFonts w:ascii="Times New Roman" w:eastAsia="仿宋_GB2312" w:hAnsi="Times New Roman" w:cs="Times New Roman"/>
                  <w:color w:val="0000FF"/>
                  <w:kern w:val="0"/>
                  <w:sz w:val="18"/>
                  <w:szCs w:val="18"/>
                  <w:lang w:val="sv-SE"/>
                </w:rPr>
                <w:t>kg</w:t>
              </w:r>
              <w:r w:rsidRPr="006F0556">
                <w:rPr>
                  <w:rFonts w:ascii="Times New Roman" w:eastAsia="仿宋_GB2312" w:hAnsi="Times New Roman" w:cs="Times New Roman"/>
                  <w:color w:val="0000FF"/>
                  <w:kern w:val="0"/>
                  <w:sz w:val="18"/>
                  <w:szCs w:val="18"/>
                  <w:lang w:val="sv-SE"/>
                </w:rPr>
                <w:t xml:space="preserve">: </w:t>
              </w:r>
              <w:r w:rsidRPr="006F0556">
                <w:rPr>
                  <w:rFonts w:ascii="Times New Roman" w:eastAsia="仿宋_GB2312" w:hAnsi="Times New Roman" w:cs="Times New Roman"/>
                  <w:color w:val="0000FF"/>
                  <w:sz w:val="18"/>
                  <w:szCs w:val="18"/>
                </w:rPr>
                <w:t>±</w:t>
              </w:r>
            </w:ins>
            <w:ins w:id="4719" w:author="Xuning Wei12232" w:date="2026-07-27T17:08:00Z">
              <w:r w:rsidR="00EE74F4">
                <w:rPr>
                  <w:rFonts w:ascii="Times New Roman" w:eastAsia="仿宋_GB2312" w:hAnsi="Times New Roman" w:cs="Times New Roman"/>
                  <w:color w:val="0000FF"/>
                  <w:sz w:val="18"/>
                  <w:szCs w:val="18"/>
                </w:rPr>
                <w:t xml:space="preserve"> </w:t>
              </w:r>
            </w:ins>
            <w:ins w:id="4720" w:author="Xuning Wei12232" w:date="2026-07-27T15:48:00Z">
              <w:r w:rsidRPr="006F0556">
                <w:rPr>
                  <w:rFonts w:ascii="Times New Roman" w:eastAsia="仿宋_GB2312" w:hAnsi="Times New Roman" w:cs="Times New Roman"/>
                  <w:color w:val="0000FF"/>
                  <w:kern w:val="0"/>
                  <w:sz w:val="18"/>
                  <w:szCs w:val="18"/>
                  <w:lang w:val="sv-SE" w:eastAsia="zh-CN"/>
                </w:rPr>
                <w:t>3.0%</w:t>
              </w:r>
            </w:ins>
          </w:p>
        </w:tc>
        <w:tc>
          <w:tcPr>
            <w:tcW w:w="851" w:type="dxa"/>
            <w:shd w:val="clear" w:color="auto" w:fill="FFFFFF" w:themeFill="background1"/>
            <w:vAlign w:val="center"/>
          </w:tcPr>
          <w:p w14:paraId="0B7240BB" w14:textId="28EB489D" w:rsidR="008B1EAE" w:rsidRDefault="000B6761" w:rsidP="008B1EAE">
            <w:pPr>
              <w:spacing w:line="276" w:lineRule="auto"/>
              <w:jc w:val="both"/>
              <w:rPr>
                <w:ins w:id="4721" w:author="Xuning Wei12232" w:date="2026-07-27T15:45:00Z"/>
                <w:rFonts w:ascii="Times New Roman" w:eastAsia="仿宋_GB2312" w:hAnsi="Times New Roman" w:cs="Times New Roman"/>
                <w:color w:val="auto"/>
                <w:sz w:val="18"/>
                <w:szCs w:val="18"/>
              </w:rPr>
            </w:pPr>
            <w:customXmlInsRangeStart w:id="4722" w:author="Xuning Wei12232" w:date="2026-07-27T15:48:00Z"/>
            <w:sdt>
              <w:sdtPr>
                <w:rPr>
                  <w:rFonts w:ascii="Times New Roman" w:eastAsia="仿宋_GB2312" w:hAnsi="Times New Roman" w:cs="Times New Roman"/>
                  <w:color w:val="auto"/>
                  <w:sz w:val="18"/>
                  <w:szCs w:val="18"/>
                </w:rPr>
                <w:id w:val="-221839906"/>
                <w14:checkbox>
                  <w14:checked w14:val="1"/>
                  <w14:checkedState w14:val="2612" w14:font="MS Gothic"/>
                  <w14:uncheckedState w14:val="2610" w14:font="MS Gothic"/>
                </w14:checkbox>
              </w:sdtPr>
              <w:sdtEndPr/>
              <w:sdtContent>
                <w:customXmlInsRangeEnd w:id="4722"/>
                <w:ins w:id="4723" w:author="Xuning Wei12232" w:date="2026-07-27T15:48:00Z">
                  <w:r w:rsidR="008B1EAE" w:rsidRPr="00937F85">
                    <w:rPr>
                      <w:rFonts w:ascii="Segoe UI Symbol" w:eastAsia="MS Gothic" w:hAnsi="Segoe UI Symbol" w:cs="Segoe UI Symbol"/>
                      <w:color w:val="auto"/>
                      <w:sz w:val="18"/>
                      <w:szCs w:val="18"/>
                    </w:rPr>
                    <w:t>☒</w:t>
                  </w:r>
                </w:ins>
                <w:customXmlInsRangeStart w:id="4724" w:author="Xuning Wei12232" w:date="2026-07-27T15:48:00Z"/>
              </w:sdtContent>
            </w:sdt>
            <w:customXmlInsRangeEnd w:id="4724"/>
            <w:ins w:id="4725" w:author="Xuning Wei12232" w:date="2026-07-27T15:48:00Z">
              <w:r w:rsidR="008B1EAE" w:rsidRPr="00937F85">
                <w:rPr>
                  <w:rFonts w:ascii="Times New Roman" w:eastAsia="仿宋_GB2312" w:hAnsi="Times New Roman" w:cs="Times New Roman"/>
                  <w:color w:val="auto"/>
                  <w:sz w:val="18"/>
                  <w:szCs w:val="18"/>
                </w:rPr>
                <w:t>Yes</w:t>
              </w:r>
            </w:ins>
          </w:p>
        </w:tc>
        <w:tc>
          <w:tcPr>
            <w:tcW w:w="850" w:type="dxa"/>
            <w:shd w:val="clear" w:color="auto" w:fill="FFFFFF" w:themeFill="background1"/>
            <w:vAlign w:val="center"/>
          </w:tcPr>
          <w:p w14:paraId="392A0EEA" w14:textId="654D8187" w:rsidR="008B1EAE" w:rsidRDefault="000B6761" w:rsidP="008B1EAE">
            <w:pPr>
              <w:spacing w:line="276" w:lineRule="auto"/>
              <w:jc w:val="both"/>
              <w:rPr>
                <w:ins w:id="4726" w:author="Xuning Wei12232" w:date="2026-07-27T15:45:00Z"/>
                <w:rFonts w:ascii="Times New Roman" w:eastAsia="仿宋_GB2312" w:hAnsi="Times New Roman" w:cs="Times New Roman"/>
                <w:color w:val="auto"/>
                <w:sz w:val="18"/>
                <w:szCs w:val="18"/>
              </w:rPr>
            </w:pPr>
            <w:customXmlInsRangeStart w:id="4727" w:author="Xuning Wei12232" w:date="2026-07-27T15:48:00Z"/>
            <w:sdt>
              <w:sdtPr>
                <w:rPr>
                  <w:rFonts w:ascii="Times New Roman" w:eastAsia="仿宋_GB2312" w:hAnsi="Times New Roman" w:cs="Times New Roman"/>
                  <w:color w:val="auto"/>
                  <w:sz w:val="18"/>
                  <w:szCs w:val="18"/>
                </w:rPr>
                <w:id w:val="-1477602882"/>
                <w14:checkbox>
                  <w14:checked w14:val="0"/>
                  <w14:checkedState w14:val="2612" w14:font="MS Gothic"/>
                  <w14:uncheckedState w14:val="2610" w14:font="MS Gothic"/>
                </w14:checkbox>
              </w:sdtPr>
              <w:sdtEndPr/>
              <w:sdtContent>
                <w:customXmlInsRangeEnd w:id="4727"/>
                <w:ins w:id="4728" w:author="Xuning Wei12232" w:date="2026-07-27T15:48:00Z">
                  <w:r w:rsidR="008B1EAE" w:rsidRPr="00937F85">
                    <w:rPr>
                      <w:rFonts w:ascii="Segoe UI Symbol" w:eastAsia="MS Gothic" w:hAnsi="Segoe UI Symbol" w:cs="Segoe UI Symbol"/>
                      <w:color w:val="auto"/>
                      <w:sz w:val="18"/>
                      <w:szCs w:val="18"/>
                    </w:rPr>
                    <w:t>☐</w:t>
                  </w:r>
                </w:ins>
                <w:customXmlInsRangeStart w:id="4729" w:author="Xuning Wei12232" w:date="2026-07-27T15:48:00Z"/>
              </w:sdtContent>
            </w:sdt>
            <w:customXmlInsRangeEnd w:id="4729"/>
            <w:ins w:id="4730" w:author="Xuning Wei12232" w:date="2026-07-27T15:48:00Z">
              <w:r w:rsidR="008B1EAE" w:rsidRPr="00937F85">
                <w:rPr>
                  <w:rFonts w:ascii="Times New Roman" w:eastAsia="仿宋_GB2312" w:hAnsi="Times New Roman" w:cs="Times New Roman"/>
                  <w:color w:val="auto"/>
                  <w:sz w:val="18"/>
                  <w:szCs w:val="18"/>
                </w:rPr>
                <w:t xml:space="preserve"> No</w:t>
              </w:r>
            </w:ins>
          </w:p>
        </w:tc>
        <w:tc>
          <w:tcPr>
            <w:tcW w:w="3402" w:type="dxa"/>
            <w:shd w:val="clear" w:color="auto" w:fill="FFFFFF" w:themeFill="background1"/>
            <w:vAlign w:val="center"/>
          </w:tcPr>
          <w:p w14:paraId="1D8AFDB4" w14:textId="1968B299" w:rsidR="008B1EAE" w:rsidRPr="00032BAE" w:rsidRDefault="008B1EAE" w:rsidP="008B1EAE">
            <w:pPr>
              <w:spacing w:line="276" w:lineRule="auto"/>
              <w:jc w:val="both"/>
              <w:rPr>
                <w:ins w:id="4731" w:author="Xuning Wei12232" w:date="2026-07-27T15:45:00Z"/>
                <w:rFonts w:ascii="Times New Roman" w:eastAsia="仿宋_GB2312" w:hAnsi="Times New Roman" w:cs="Times New Roman"/>
                <w:color w:val="auto"/>
                <w:sz w:val="18"/>
                <w:szCs w:val="18"/>
              </w:rPr>
            </w:pPr>
            <w:ins w:id="4732" w:author="Xuning Wei12232" w:date="2026-07-27T15:48:00Z">
              <w:r w:rsidRPr="00937F85">
                <w:rPr>
                  <w:rFonts w:ascii="Times New Roman" w:eastAsia="仿宋_GB2312" w:hAnsi="Times New Roman" w:cs="Times New Roman"/>
                  <w:color w:val="auto"/>
                  <w:sz w:val="18"/>
                  <w:szCs w:val="18"/>
                </w:rPr>
                <w:t>The charging accuracy required by the process is within the control range of the equipment.</w:t>
              </w:r>
            </w:ins>
          </w:p>
        </w:tc>
      </w:tr>
      <w:tr w:rsidR="00032BAE" w:rsidRPr="00032BAE" w14:paraId="6C58038A" w14:textId="77777777" w:rsidTr="0030647B">
        <w:trPr>
          <w:trHeight w:val="595"/>
        </w:trPr>
        <w:tc>
          <w:tcPr>
            <w:tcW w:w="531" w:type="dxa"/>
            <w:vMerge/>
            <w:shd w:val="clear" w:color="auto" w:fill="FFFFFF" w:themeFill="background1"/>
            <w:vAlign w:val="center"/>
          </w:tcPr>
          <w:p w14:paraId="6F7329BB"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3014D4CF" w14:textId="77777777" w:rsidR="000D6231" w:rsidRPr="00032BAE" w:rsidRDefault="000D6231" w:rsidP="0030647B">
            <w:pPr>
              <w:spacing w:line="240" w:lineRule="exact"/>
              <w:contextualSpacing/>
              <w:jc w:val="both"/>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2A34D601"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Add Liquid</w:t>
            </w:r>
          </w:p>
        </w:tc>
        <w:tc>
          <w:tcPr>
            <w:tcW w:w="4110" w:type="dxa"/>
            <w:shd w:val="clear" w:color="auto" w:fill="FFFFFF" w:themeFill="background1"/>
            <w:vAlign w:val="center"/>
          </w:tcPr>
          <w:p w14:paraId="48029ECF" w14:textId="71D7726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is equipped with Dedicated pipeline feedings and three liquid inlets</w:t>
            </w:r>
          </w:p>
        </w:tc>
        <w:tc>
          <w:tcPr>
            <w:tcW w:w="851" w:type="dxa"/>
            <w:shd w:val="clear" w:color="auto" w:fill="FFFFFF" w:themeFill="background1"/>
            <w:vAlign w:val="center"/>
          </w:tcPr>
          <w:p w14:paraId="279338C0"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55627630"/>
                <w14:checkbox>
                  <w14:checked w14:val="1"/>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55F4F783" w14:textId="77777777" w:rsidR="000D6231"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99513149"/>
                <w14:checkbox>
                  <w14:checked w14:val="0"/>
                  <w14:checkedState w14:val="2612" w14:font="MS Gothic"/>
                  <w14:uncheckedState w14:val="2610" w14:font="MS Gothic"/>
                </w14:checkbox>
              </w:sdtPr>
              <w:sdtEndPr/>
              <w:sdtContent>
                <w:r w:rsidR="000D6231" w:rsidRPr="00032BAE">
                  <w:rPr>
                    <w:rFonts w:ascii="Segoe UI Symbol" w:eastAsia="仿宋_GB2312" w:hAnsi="Segoe UI Symbol" w:cs="Segoe UI Symbol"/>
                    <w:color w:val="auto"/>
                    <w:sz w:val="18"/>
                    <w:szCs w:val="18"/>
                  </w:rPr>
                  <w:t>☐</w:t>
                </w:r>
              </w:sdtContent>
            </w:sdt>
            <w:r w:rsidR="000D6231"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31C84DA8" w14:textId="77777777" w:rsidR="000D6231" w:rsidRPr="00032BAE" w:rsidRDefault="000D6231"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r w:rsidR="00032BAE" w:rsidRPr="00032BAE" w14:paraId="6F1D0C4A" w14:textId="77777777" w:rsidTr="0030647B">
        <w:trPr>
          <w:trHeight w:val="595"/>
        </w:trPr>
        <w:tc>
          <w:tcPr>
            <w:tcW w:w="531" w:type="dxa"/>
            <w:vMerge/>
            <w:shd w:val="clear" w:color="auto" w:fill="FFFFFF" w:themeFill="background1"/>
            <w:vAlign w:val="center"/>
          </w:tcPr>
          <w:p w14:paraId="078CB95A" w14:textId="77777777" w:rsidR="00BE5E8A" w:rsidRPr="00032BAE" w:rsidRDefault="00BE5E8A" w:rsidP="0030647B">
            <w:pPr>
              <w:spacing w:line="276" w:lineRule="auto"/>
              <w:jc w:val="both"/>
              <w:rPr>
                <w:rFonts w:ascii="Times New Roman" w:eastAsia="仿宋_GB2312" w:hAnsi="Times New Roman" w:cs="Times New Roman"/>
                <w:color w:val="auto"/>
                <w:sz w:val="18"/>
                <w:szCs w:val="18"/>
              </w:rPr>
            </w:pPr>
          </w:p>
        </w:tc>
        <w:tc>
          <w:tcPr>
            <w:tcW w:w="1275" w:type="dxa"/>
            <w:vMerge/>
            <w:shd w:val="clear" w:color="auto" w:fill="FFFFFF" w:themeFill="background1"/>
            <w:vAlign w:val="center"/>
          </w:tcPr>
          <w:p w14:paraId="3CAF5AAE" w14:textId="77777777" w:rsidR="00BE5E8A" w:rsidRPr="00032BAE" w:rsidRDefault="00BE5E8A" w:rsidP="0030647B">
            <w:pPr>
              <w:spacing w:line="240" w:lineRule="exact"/>
              <w:contextualSpacing/>
              <w:jc w:val="both"/>
              <w:rPr>
                <w:rFonts w:ascii="Times New Roman" w:eastAsia="仿宋_GB2312" w:hAnsi="Times New Roman" w:cs="Times New Roman"/>
                <w:color w:val="auto"/>
                <w:sz w:val="18"/>
                <w:szCs w:val="18"/>
              </w:rPr>
            </w:pPr>
          </w:p>
        </w:tc>
        <w:tc>
          <w:tcPr>
            <w:tcW w:w="3261" w:type="dxa"/>
            <w:shd w:val="clear" w:color="auto" w:fill="FFFFFF" w:themeFill="background1"/>
            <w:vAlign w:val="center"/>
          </w:tcPr>
          <w:p w14:paraId="2E36ACC3" w14:textId="17EE0F11" w:rsidR="00BE5E8A" w:rsidRPr="00032BAE" w:rsidRDefault="00BE5E8A"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Solution transfer</w:t>
            </w:r>
          </w:p>
        </w:tc>
        <w:tc>
          <w:tcPr>
            <w:tcW w:w="4110" w:type="dxa"/>
            <w:shd w:val="clear" w:color="auto" w:fill="FFFFFF" w:themeFill="background1"/>
            <w:vAlign w:val="center"/>
          </w:tcPr>
          <w:p w14:paraId="028E8FBB" w14:textId="738CEE38" w:rsidR="00BE5E8A" w:rsidRPr="00032BAE" w:rsidRDefault="00BE5E8A"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The equipment is equipped with solution transfer lines and feeding ports</w:t>
            </w:r>
          </w:p>
        </w:tc>
        <w:tc>
          <w:tcPr>
            <w:tcW w:w="851" w:type="dxa"/>
            <w:shd w:val="clear" w:color="auto" w:fill="FFFFFF" w:themeFill="background1"/>
            <w:vAlign w:val="center"/>
          </w:tcPr>
          <w:p w14:paraId="322CB913" w14:textId="77777777" w:rsidR="00BE5E8A"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04956726"/>
                <w14:checkbox>
                  <w14:checked w14:val="1"/>
                  <w14:checkedState w14:val="2612" w14:font="MS Gothic"/>
                  <w14:uncheckedState w14:val="2610" w14:font="MS Gothic"/>
                </w14:checkbox>
              </w:sdtPr>
              <w:sdtEndPr/>
              <w:sdtContent>
                <w:r w:rsidR="00BE5E8A" w:rsidRPr="00032BAE">
                  <w:rPr>
                    <w:rFonts w:ascii="Segoe UI Symbol" w:eastAsia="仿宋_GB2312" w:hAnsi="Segoe UI Symbol" w:cs="Segoe UI Symbol"/>
                    <w:color w:val="auto"/>
                    <w:sz w:val="18"/>
                    <w:szCs w:val="18"/>
                  </w:rPr>
                  <w:t>☒</w:t>
                </w:r>
              </w:sdtContent>
            </w:sdt>
            <w:r w:rsidR="00BE5E8A" w:rsidRPr="00032BAE">
              <w:rPr>
                <w:rFonts w:ascii="Times New Roman" w:eastAsia="仿宋_GB2312" w:hAnsi="Times New Roman" w:cs="Times New Roman"/>
                <w:color w:val="auto"/>
                <w:sz w:val="18"/>
                <w:szCs w:val="18"/>
              </w:rPr>
              <w:t>Yes</w:t>
            </w:r>
          </w:p>
        </w:tc>
        <w:tc>
          <w:tcPr>
            <w:tcW w:w="850" w:type="dxa"/>
            <w:shd w:val="clear" w:color="auto" w:fill="FFFFFF" w:themeFill="background1"/>
            <w:vAlign w:val="center"/>
          </w:tcPr>
          <w:p w14:paraId="78C4D3F6" w14:textId="77777777" w:rsidR="00BE5E8A" w:rsidRPr="00032BAE" w:rsidRDefault="000B6761" w:rsidP="0030647B">
            <w:pPr>
              <w:spacing w:line="276" w:lineRule="auto"/>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07917685"/>
                <w14:checkbox>
                  <w14:checked w14:val="0"/>
                  <w14:checkedState w14:val="2612" w14:font="MS Gothic"/>
                  <w14:uncheckedState w14:val="2610" w14:font="MS Gothic"/>
                </w14:checkbox>
              </w:sdtPr>
              <w:sdtEndPr/>
              <w:sdtContent>
                <w:r w:rsidR="00BE5E8A" w:rsidRPr="00032BAE">
                  <w:rPr>
                    <w:rFonts w:ascii="Segoe UI Symbol" w:eastAsia="仿宋_GB2312" w:hAnsi="Segoe UI Symbol" w:cs="Segoe UI Symbol"/>
                    <w:color w:val="auto"/>
                    <w:sz w:val="18"/>
                    <w:szCs w:val="18"/>
                  </w:rPr>
                  <w:t>☐</w:t>
                </w:r>
              </w:sdtContent>
            </w:sdt>
            <w:r w:rsidR="00BE5E8A" w:rsidRPr="00032BAE">
              <w:rPr>
                <w:rFonts w:ascii="Times New Roman" w:eastAsia="仿宋_GB2312" w:hAnsi="Times New Roman" w:cs="Times New Roman"/>
                <w:color w:val="auto"/>
                <w:sz w:val="18"/>
                <w:szCs w:val="18"/>
              </w:rPr>
              <w:t xml:space="preserve"> No</w:t>
            </w:r>
          </w:p>
        </w:tc>
        <w:tc>
          <w:tcPr>
            <w:tcW w:w="3402" w:type="dxa"/>
            <w:shd w:val="clear" w:color="auto" w:fill="FFFFFF" w:themeFill="background1"/>
            <w:vAlign w:val="center"/>
          </w:tcPr>
          <w:p w14:paraId="32046ED7" w14:textId="77777777" w:rsidR="00BE5E8A" w:rsidRPr="00032BAE" w:rsidRDefault="00BE5E8A" w:rsidP="0030647B">
            <w:pPr>
              <w:spacing w:line="276" w:lineRule="auto"/>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N/A</w:t>
            </w:r>
          </w:p>
        </w:tc>
      </w:tr>
    </w:tbl>
    <w:p w14:paraId="274E31B2" w14:textId="6B0D74B2" w:rsidR="003E583A" w:rsidRPr="00032BAE" w:rsidRDefault="003E583A" w:rsidP="002642C7">
      <w:pPr>
        <w:snapToGrid w:val="0"/>
        <w:spacing w:beforeLines="50" w:before="120" w:afterLines="50" w:after="120"/>
        <w:rPr>
          <w:rFonts w:ascii="Times New Roman" w:eastAsia="仿宋_GB2312" w:hAnsi="Times New Roman" w:cs="Times New Roman"/>
          <w:color w:val="auto"/>
          <w:kern w:val="0"/>
          <w:sz w:val="20"/>
          <w:szCs w:val="20"/>
        </w:rPr>
      </w:pPr>
      <w:r w:rsidRPr="00032BAE">
        <w:rPr>
          <w:rFonts w:ascii="Times New Roman" w:eastAsia="仿宋_GB2312" w:hAnsi="Times New Roman" w:cs="Times New Roman"/>
          <w:color w:val="auto"/>
          <w:kern w:val="0"/>
          <w:sz w:val="20"/>
          <w:szCs w:val="20"/>
        </w:rPr>
        <w:t>Note: Refers to equipment qualification document SVP-TJ4-1</w:t>
      </w:r>
      <w:del w:id="4733" w:author="Xuning Wei12232" w:date="2026-07-27T15:40:00Z">
        <w:r w:rsidRPr="00032BAE" w:rsidDel="00526AB2">
          <w:rPr>
            <w:rFonts w:ascii="Times New Roman" w:eastAsia="仿宋_GB2312" w:hAnsi="Times New Roman" w:cs="Times New Roman"/>
            <w:color w:val="auto"/>
            <w:kern w:val="0"/>
            <w:sz w:val="20"/>
            <w:szCs w:val="20"/>
          </w:rPr>
          <w:delText>01.12-051-VC.01.</w:delText>
        </w:r>
      </w:del>
      <w:ins w:id="4734" w:author="Xuning Wei12232" w:date="2026-07-27T15:40:00Z">
        <w:r w:rsidR="00526AB2">
          <w:rPr>
            <w:rFonts w:ascii="Times New Roman" w:eastAsia="仿宋_GB2312" w:hAnsi="Times New Roman" w:cs="Times New Roman"/>
            <w:color w:val="auto"/>
            <w:kern w:val="0"/>
            <w:sz w:val="20"/>
            <w:szCs w:val="20"/>
          </w:rPr>
          <w:t>70.01-068</w:t>
        </w:r>
      </w:ins>
      <w:r w:rsidR="002642C7" w:rsidRPr="00032BAE">
        <w:rPr>
          <w:rFonts w:ascii="Times New Roman" w:eastAsia="仿宋_GB2312" w:hAnsi="Times New Roman" w:cs="Times New Roman"/>
          <w:color w:val="auto"/>
          <w:kern w:val="0"/>
          <w:sz w:val="20"/>
          <w:szCs w:val="20"/>
        </w:rPr>
        <w:t xml:space="preserve"> </w:t>
      </w:r>
    </w:p>
    <w:p w14:paraId="24950D7D" w14:textId="090F3418" w:rsidR="00D6126B" w:rsidRPr="00032BAE" w:rsidRDefault="002642C7" w:rsidP="002642C7">
      <w:pPr>
        <w:snapToGrid w:val="0"/>
        <w:spacing w:beforeLines="50" w:before="120" w:afterLines="50" w:after="120"/>
        <w:rPr>
          <w:rFonts w:ascii="Times New Roman" w:eastAsia="仿宋_GB2312" w:hAnsi="Times New Roman" w:cs="Times New Roman"/>
          <w:color w:val="auto"/>
          <w:kern w:val="0"/>
          <w:sz w:val="20"/>
          <w:szCs w:val="20"/>
        </w:rPr>
      </w:pPr>
      <w:r w:rsidRPr="00032BAE">
        <w:rPr>
          <w:rFonts w:ascii="Times New Roman" w:eastAsia="仿宋_GB2312" w:hAnsi="Times New Roman" w:cs="Times New Roman"/>
          <w:color w:val="auto"/>
          <w:kern w:val="0"/>
          <w:sz w:val="20"/>
          <w:szCs w:val="20"/>
        </w:rPr>
        <w:t>Conclusion: The intended equipment can meet the process requirements on functions and capacity</w:t>
      </w:r>
    </w:p>
    <w:p w14:paraId="724800CD" w14:textId="05F50A34" w:rsidR="002642C7" w:rsidRPr="008B3C39" w:rsidRDefault="00D6126B" w:rsidP="002642C7">
      <w:pPr>
        <w:snapToGrid w:val="0"/>
        <w:spacing w:beforeLines="50" w:before="120" w:afterLines="50" w:after="120"/>
        <w:rPr>
          <w:rFonts w:ascii="Times New Roman" w:eastAsia="仿宋_GB2312" w:hAnsi="Times New Roman" w:cs="Times New Roman"/>
          <w:color w:val="auto"/>
          <w:kern w:val="0"/>
          <w:sz w:val="20"/>
          <w:szCs w:val="20"/>
          <w:lang w:eastAsia="zh-CN"/>
        </w:rPr>
        <w:sectPr w:rsidR="002642C7" w:rsidRPr="008B3C39" w:rsidSect="001E034A">
          <w:type w:val="continuous"/>
          <w:pgSz w:w="16839" w:h="11907" w:orient="landscape"/>
          <w:pgMar w:top="720" w:right="1077" w:bottom="720" w:left="1440" w:header="720" w:footer="720" w:gutter="0"/>
          <w:cols w:space="720"/>
          <w:docGrid w:linePitch="360"/>
        </w:sectPr>
      </w:pPr>
      <w:r w:rsidRPr="008B3C39">
        <w:rPr>
          <w:rFonts w:ascii="Times New Roman" w:eastAsia="仿宋_GB2312" w:hAnsi="Times New Roman" w:cs="Times New Roman"/>
          <w:color w:val="auto"/>
          <w:kern w:val="0"/>
          <w:sz w:val="20"/>
          <w:szCs w:val="20"/>
        </w:rPr>
        <w:br/>
      </w:r>
    </w:p>
    <w:p w14:paraId="5E537AF4" w14:textId="17226CE2" w:rsidR="005E6318" w:rsidRPr="008B3C39" w:rsidRDefault="005E6318" w:rsidP="00440106">
      <w:pPr>
        <w:snapToGrid w:val="0"/>
        <w:spacing w:beforeLines="50" w:before="120" w:afterLines="50" w:after="120"/>
        <w:rPr>
          <w:rFonts w:ascii="Times New Roman" w:eastAsia="仿宋_GB2312" w:hAnsi="Times New Roman" w:cs="Times New Roman"/>
          <w:color w:val="auto"/>
          <w:kern w:val="0"/>
          <w:sz w:val="20"/>
          <w:szCs w:val="20"/>
          <w:lang w:eastAsia="zh-CN"/>
        </w:rPr>
        <w:sectPr w:rsidR="005E6318" w:rsidRPr="008B3C39" w:rsidSect="001E034A">
          <w:type w:val="continuous"/>
          <w:pgSz w:w="16839" w:h="11907" w:orient="landscape"/>
          <w:pgMar w:top="720" w:right="1077" w:bottom="720" w:left="1440" w:header="720" w:footer="720" w:gutter="0"/>
          <w:cols w:space="720"/>
          <w:docGrid w:linePitch="360"/>
        </w:sectPr>
      </w:pPr>
    </w:p>
    <w:p w14:paraId="0F58A013" w14:textId="1CD5C95A" w:rsidR="00813D53" w:rsidRPr="008B3C39" w:rsidRDefault="00010358">
      <w:pPr>
        <w:pStyle w:val="1"/>
        <w:numPr>
          <w:ilvl w:val="0"/>
          <w:numId w:val="8"/>
        </w:numPr>
        <w:pPrChange w:id="4735" w:author="He Han" w:date="2026-08-27T15:28:00Z">
          <w:pPr>
            <w:pStyle w:val="1"/>
          </w:pPr>
        </w:pPrChange>
      </w:pPr>
      <w:bookmarkStart w:id="4736" w:name="_Toc226991296"/>
      <w:r w:rsidRPr="008B3C39">
        <w:lastRenderedPageBreak/>
        <w:t>Compatibility Study Based on the Process Flow</w:t>
      </w:r>
      <w:bookmarkEnd w:id="4736"/>
      <w:r w:rsidRPr="008B3C39">
        <w:t xml:space="preserve"> </w:t>
      </w:r>
    </w:p>
    <w:p w14:paraId="363E5A86" w14:textId="4CA5C36B" w:rsidR="00F550E8" w:rsidRPr="00937F85" w:rsidRDefault="00010358" w:rsidP="00F550E8">
      <w:pPr>
        <w:spacing w:before="156"/>
        <w:rPr>
          <w:ins w:id="4737" w:author="Xuning Wei12232" w:date="2026-07-27T15:52:00Z"/>
          <w:rFonts w:ascii="Times New Roman" w:eastAsia="仿宋_GB2312" w:hAnsi="Times New Roman" w:cs="Times New Roman"/>
          <w:color w:val="auto"/>
          <w:sz w:val="20"/>
          <w:szCs w:val="20"/>
        </w:rPr>
      </w:pPr>
      <w:del w:id="4738" w:author="Xuning Wei12232" w:date="2026-07-27T15:52:00Z">
        <w:r w:rsidRPr="008B3C39" w:rsidDel="00F550E8">
          <w:rPr>
            <w:rFonts w:ascii="Times New Roman" w:eastAsia="仿宋_GB2312" w:hAnsi="Times New Roman" w:cs="Times New Roman"/>
            <w:color w:val="auto"/>
            <w:sz w:val="20"/>
            <w:szCs w:val="20"/>
          </w:rPr>
          <w:delText xml:space="preserve">See </w:delText>
        </w:r>
        <w:r w:rsidRPr="008B3C39" w:rsidDel="00F550E8">
          <w:rPr>
            <w:rFonts w:ascii="Times New Roman" w:eastAsia="仿宋_GB2312" w:hAnsi="Times New Roman" w:cs="Times New Roman"/>
            <w:b/>
            <w:i/>
            <w:color w:val="auto"/>
            <w:sz w:val="20"/>
            <w:szCs w:val="20"/>
          </w:rPr>
          <w:delText>Table 8</w:delText>
        </w:r>
        <w:r w:rsidRPr="008B3C39" w:rsidDel="00F550E8">
          <w:rPr>
            <w:rFonts w:ascii="Times New Roman" w:eastAsia="仿宋_GB2312" w:hAnsi="Times New Roman" w:cs="Times New Roman"/>
            <w:b/>
            <w:i/>
            <w:color w:val="auto"/>
            <w:sz w:val="20"/>
            <w:szCs w:val="20"/>
            <w:lang w:eastAsia="zh-CN"/>
          </w:rPr>
          <w:delText>-</w:delText>
        </w:r>
        <w:r w:rsidRPr="008B3C39" w:rsidDel="00F550E8">
          <w:rPr>
            <w:rFonts w:ascii="Times New Roman" w:eastAsia="仿宋_GB2312" w:hAnsi="Times New Roman" w:cs="Times New Roman"/>
            <w:b/>
            <w:i/>
            <w:color w:val="auto"/>
            <w:sz w:val="20"/>
            <w:szCs w:val="20"/>
          </w:rPr>
          <w:delText xml:space="preserve">1 </w:delText>
        </w:r>
        <w:r w:rsidR="00790341" w:rsidRPr="008B3C39" w:rsidDel="00F550E8">
          <w:rPr>
            <w:rFonts w:ascii="Times New Roman" w:eastAsia="仿宋_GB2312" w:hAnsi="Times New Roman" w:cs="Times New Roman"/>
            <w:b/>
            <w:i/>
            <w:color w:val="auto"/>
            <w:sz w:val="20"/>
            <w:szCs w:val="20"/>
          </w:rPr>
          <w:delText>~ Table 8</w:delText>
        </w:r>
        <w:r w:rsidR="00790341" w:rsidRPr="008B3C39" w:rsidDel="00F550E8">
          <w:rPr>
            <w:rFonts w:ascii="Times New Roman" w:eastAsia="仿宋_GB2312" w:hAnsi="Times New Roman" w:cs="Times New Roman"/>
            <w:b/>
            <w:i/>
            <w:color w:val="auto"/>
            <w:sz w:val="20"/>
            <w:szCs w:val="20"/>
            <w:lang w:eastAsia="zh-CN"/>
          </w:rPr>
          <w:delText>-</w:delText>
        </w:r>
        <w:r w:rsidR="00CD5740" w:rsidRPr="008B3C39" w:rsidDel="00F550E8">
          <w:rPr>
            <w:rFonts w:ascii="Times New Roman" w:eastAsia="仿宋_GB2312" w:hAnsi="Times New Roman" w:cs="Times New Roman"/>
            <w:b/>
            <w:i/>
            <w:color w:val="auto"/>
            <w:sz w:val="20"/>
            <w:szCs w:val="20"/>
          </w:rPr>
          <w:delText>4</w:delText>
        </w:r>
        <w:r w:rsidR="00790341" w:rsidRPr="008B3C39" w:rsidDel="00F550E8">
          <w:rPr>
            <w:rFonts w:ascii="Times New Roman" w:eastAsia="仿宋_GB2312" w:hAnsi="Times New Roman" w:cs="Times New Roman"/>
            <w:color w:val="auto"/>
            <w:sz w:val="20"/>
            <w:szCs w:val="20"/>
          </w:rPr>
          <w:delText xml:space="preserve"> Below</w:delText>
        </w:r>
      </w:del>
      <w:ins w:id="4739" w:author="Xuning Wei12232" w:date="2026-07-27T15:52:00Z">
        <w:r w:rsidR="00F550E8" w:rsidRPr="00937F85">
          <w:rPr>
            <w:rFonts w:ascii="Times New Roman" w:eastAsia="仿宋_GB2312" w:hAnsi="Times New Roman" w:cs="Times New Roman"/>
            <w:color w:val="auto"/>
            <w:sz w:val="20"/>
            <w:szCs w:val="20"/>
          </w:rPr>
          <w:t xml:space="preserve">See </w:t>
        </w:r>
        <w:r w:rsidR="00F550E8" w:rsidRPr="00937F85">
          <w:rPr>
            <w:rFonts w:ascii="Times New Roman" w:eastAsia="仿宋_GB2312" w:hAnsi="Times New Roman" w:cs="Times New Roman"/>
            <w:b/>
            <w:i/>
            <w:color w:val="auto"/>
            <w:sz w:val="20"/>
            <w:szCs w:val="20"/>
          </w:rPr>
          <w:t>Table 8</w:t>
        </w:r>
        <w:r w:rsidR="00F550E8" w:rsidRPr="00937F85">
          <w:rPr>
            <w:rFonts w:ascii="Times New Roman" w:eastAsia="仿宋_GB2312" w:hAnsi="Times New Roman" w:cs="Times New Roman"/>
            <w:b/>
            <w:i/>
            <w:color w:val="auto"/>
            <w:sz w:val="20"/>
            <w:szCs w:val="20"/>
            <w:lang w:eastAsia="zh-CN"/>
          </w:rPr>
          <w:t>-</w:t>
        </w:r>
        <w:r w:rsidR="00F550E8" w:rsidRPr="00937F85">
          <w:rPr>
            <w:rFonts w:ascii="Times New Roman" w:eastAsia="仿宋_GB2312" w:hAnsi="Times New Roman" w:cs="Times New Roman"/>
            <w:b/>
            <w:i/>
            <w:color w:val="auto"/>
            <w:sz w:val="20"/>
            <w:szCs w:val="20"/>
          </w:rPr>
          <w:t>1 ~ Table 8</w:t>
        </w:r>
        <w:r w:rsidR="00F550E8" w:rsidRPr="00937F85">
          <w:rPr>
            <w:rFonts w:ascii="Times New Roman" w:eastAsia="仿宋_GB2312" w:hAnsi="Times New Roman" w:cs="Times New Roman"/>
            <w:b/>
            <w:i/>
            <w:color w:val="auto"/>
            <w:sz w:val="20"/>
            <w:szCs w:val="20"/>
            <w:lang w:eastAsia="zh-CN"/>
          </w:rPr>
          <w:t>-</w:t>
        </w:r>
      </w:ins>
      <w:ins w:id="4740" w:author="Xuning Wei12232" w:date="2026-07-27T21:25:00Z">
        <w:r w:rsidR="00F62A1C">
          <w:rPr>
            <w:rFonts w:ascii="Times New Roman" w:eastAsia="仿宋_GB2312" w:hAnsi="Times New Roman" w:cs="Times New Roman"/>
            <w:b/>
            <w:i/>
            <w:color w:val="auto"/>
            <w:sz w:val="20"/>
            <w:szCs w:val="20"/>
          </w:rPr>
          <w:t>7</w:t>
        </w:r>
      </w:ins>
      <w:ins w:id="4741" w:author="Xuning Wei12232" w:date="2026-07-27T15:52:00Z">
        <w:r w:rsidR="00F550E8" w:rsidRPr="00937F85">
          <w:rPr>
            <w:rFonts w:ascii="Times New Roman" w:eastAsia="仿宋_GB2312" w:hAnsi="Times New Roman" w:cs="Times New Roman"/>
            <w:b/>
            <w:i/>
            <w:color w:val="auto"/>
            <w:sz w:val="20"/>
            <w:szCs w:val="20"/>
          </w:rPr>
          <w:t xml:space="preserve"> </w:t>
        </w:r>
        <w:r w:rsidR="00F550E8" w:rsidRPr="00937F85">
          <w:rPr>
            <w:rFonts w:ascii="Times New Roman" w:eastAsia="仿宋_GB2312" w:hAnsi="Times New Roman" w:cs="Times New Roman"/>
            <w:color w:val="auto"/>
            <w:sz w:val="20"/>
            <w:szCs w:val="20"/>
          </w:rPr>
          <w:t>below</w:t>
        </w:r>
      </w:ins>
    </w:p>
    <w:p w14:paraId="11239236" w14:textId="5A35F5B7" w:rsidR="00F550E8" w:rsidRDefault="00F550E8" w:rsidP="00F550E8">
      <w:pPr>
        <w:spacing w:beforeLines="50" w:before="120" w:afterLines="50" w:after="120"/>
        <w:jc w:val="center"/>
        <w:rPr>
          <w:ins w:id="4742" w:author="Xuning Wei12232" w:date="2026-07-27T20:54:00Z"/>
          <w:rFonts w:ascii="Times New Roman" w:eastAsia="仿宋_GB2312" w:hAnsi="Times New Roman" w:cs="Times New Roman"/>
          <w:b/>
          <w:color w:val="auto"/>
          <w:sz w:val="18"/>
          <w:szCs w:val="18"/>
        </w:rPr>
      </w:pPr>
      <w:ins w:id="4743" w:author="Xuning Wei12232" w:date="2026-07-27T15:52:00Z">
        <w:r w:rsidRPr="00937F85">
          <w:rPr>
            <w:rFonts w:ascii="Times New Roman" w:eastAsia="仿宋_GB2312" w:hAnsi="Times New Roman" w:cs="Times New Roman"/>
            <w:b/>
            <w:color w:val="auto"/>
            <w:sz w:val="20"/>
            <w:szCs w:val="20"/>
          </w:rPr>
          <w:t>Table 8</w:t>
        </w:r>
        <w:r w:rsidRPr="00937F85">
          <w:rPr>
            <w:rFonts w:ascii="Times New Roman" w:eastAsia="仿宋_GB2312" w:hAnsi="Times New Roman" w:cs="Times New Roman"/>
            <w:b/>
            <w:color w:val="auto"/>
            <w:sz w:val="20"/>
            <w:szCs w:val="20"/>
            <w:lang w:eastAsia="zh-CN"/>
          </w:rPr>
          <w:t>-</w:t>
        </w:r>
        <w:r w:rsidRPr="00937F85">
          <w:rPr>
            <w:rFonts w:ascii="Times New Roman" w:eastAsia="仿宋_GB2312" w:hAnsi="Times New Roman" w:cs="Times New Roman"/>
            <w:b/>
            <w:color w:val="auto"/>
            <w:sz w:val="20"/>
            <w:szCs w:val="20"/>
          </w:rPr>
          <w:t>1: Equipment Compatibility and Corrosion Impact Study for</w:t>
        </w:r>
        <w:r w:rsidRPr="00937F85">
          <w:rPr>
            <w:rFonts w:ascii="Times New Roman" w:hAnsi="Times New Roman" w:cs="Times New Roman"/>
            <w:color w:val="auto"/>
          </w:rPr>
          <w:t xml:space="preserve"> </w:t>
        </w:r>
        <w:r w:rsidRPr="006F0556">
          <w:rPr>
            <w:rFonts w:ascii="Times New Roman" w:eastAsia="仿宋_GB2312" w:hAnsi="Times New Roman" w:cs="Times New Roman"/>
            <w:b/>
            <w:color w:val="0000FF"/>
            <w:sz w:val="20"/>
            <w:szCs w:val="20"/>
          </w:rPr>
          <w:t>Agitator</w:t>
        </w:r>
        <w:r w:rsidRPr="00937F85">
          <w:rPr>
            <w:rFonts w:ascii="Times New Roman" w:eastAsia="仿宋_GB2312" w:hAnsi="Times New Roman" w:cs="Times New Roman"/>
            <w:b/>
            <w:color w:val="auto"/>
            <w:sz w:val="20"/>
            <w:szCs w:val="20"/>
          </w:rPr>
          <w:t xml:space="preserve"> tank </w:t>
        </w:r>
        <w:r w:rsidRPr="00937F85">
          <w:rPr>
            <w:rFonts w:ascii="Times New Roman" w:eastAsia="仿宋_GB2312" w:hAnsi="Times New Roman" w:cs="Times New Roman"/>
            <w:b/>
            <w:color w:val="auto"/>
            <w:sz w:val="18"/>
            <w:szCs w:val="18"/>
          </w:rPr>
          <w:t>TJ4S-1213-SPS01-AT01/ TJ4S-1213-SPS01-AT02</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3876"/>
        <w:gridCol w:w="3429"/>
        <w:gridCol w:w="1088"/>
        <w:gridCol w:w="996"/>
        <w:gridCol w:w="827"/>
        <w:gridCol w:w="1176"/>
        <w:gridCol w:w="2422"/>
      </w:tblGrid>
      <w:tr w:rsidR="00F550E8" w:rsidRPr="00937F85" w14:paraId="40535101" w14:textId="77777777" w:rsidTr="00AD243C">
        <w:trPr>
          <w:trHeight w:val="397"/>
          <w:tblHeader/>
          <w:ins w:id="4744" w:author="Xuning Wei12232" w:date="2026-07-27T15:52:00Z"/>
        </w:trPr>
        <w:tc>
          <w:tcPr>
            <w:tcW w:w="1528" w:type="pct"/>
            <w:gridSpan w:val="2"/>
            <w:shd w:val="clear" w:color="auto" w:fill="D9D9D9" w:themeFill="background1" w:themeFillShade="D9"/>
            <w:vAlign w:val="center"/>
          </w:tcPr>
          <w:p w14:paraId="1CACD8B1" w14:textId="77777777" w:rsidR="00F550E8" w:rsidRPr="00937F85" w:rsidRDefault="00F550E8" w:rsidP="00AD243C">
            <w:pPr>
              <w:spacing w:line="240" w:lineRule="exact"/>
              <w:jc w:val="center"/>
              <w:rPr>
                <w:ins w:id="4745" w:author="Xuning Wei12232" w:date="2026-07-27T15:52:00Z"/>
                <w:rFonts w:ascii="Times New Roman" w:eastAsia="仿宋_GB2312" w:hAnsi="Times New Roman" w:cs="Times New Roman"/>
                <w:b/>
                <w:color w:val="auto"/>
                <w:sz w:val="18"/>
                <w:szCs w:val="18"/>
              </w:rPr>
            </w:pPr>
            <w:ins w:id="4746" w:author="Xuning Wei12232" w:date="2026-07-27T15:52:00Z">
              <w:r w:rsidRPr="00937F85">
                <w:rPr>
                  <w:rFonts w:ascii="Times New Roman" w:eastAsia="仿宋_GB2312" w:hAnsi="Times New Roman" w:cs="Times New Roman"/>
                  <w:b/>
                  <w:color w:val="auto"/>
                  <w:sz w:val="18"/>
                  <w:szCs w:val="18"/>
                </w:rPr>
                <w:t>Process steps</w:t>
              </w:r>
            </w:ins>
          </w:p>
        </w:tc>
        <w:tc>
          <w:tcPr>
            <w:tcW w:w="1926" w:type="pct"/>
            <w:gridSpan w:val="3"/>
            <w:shd w:val="clear" w:color="auto" w:fill="D9D9D9" w:themeFill="background1" w:themeFillShade="D9"/>
            <w:vAlign w:val="center"/>
          </w:tcPr>
          <w:p w14:paraId="2E01C52F" w14:textId="77777777" w:rsidR="00F550E8" w:rsidRPr="00937F85" w:rsidRDefault="00F550E8" w:rsidP="00AD243C">
            <w:pPr>
              <w:spacing w:line="240" w:lineRule="exact"/>
              <w:jc w:val="center"/>
              <w:rPr>
                <w:ins w:id="4747" w:author="Xuning Wei12232" w:date="2026-07-27T15:52:00Z"/>
                <w:rFonts w:ascii="Times New Roman" w:eastAsia="仿宋_GB2312" w:hAnsi="Times New Roman" w:cs="Times New Roman"/>
                <w:b/>
                <w:color w:val="auto"/>
                <w:sz w:val="18"/>
                <w:szCs w:val="18"/>
              </w:rPr>
            </w:pPr>
            <w:ins w:id="4748" w:author="Xuning Wei12232" w:date="2026-07-27T15:52:00Z">
              <w:r w:rsidRPr="00937F85">
                <w:rPr>
                  <w:rFonts w:ascii="Times New Roman" w:eastAsia="仿宋_GB2312" w:hAnsi="Times New Roman" w:cs="Times New Roman"/>
                  <w:b/>
                  <w:color w:val="auto"/>
                  <w:sz w:val="18"/>
                  <w:szCs w:val="18"/>
                </w:rPr>
                <w:t>Reaction</w:t>
              </w:r>
            </w:ins>
          </w:p>
        </w:tc>
        <w:tc>
          <w:tcPr>
            <w:tcW w:w="700" w:type="pct"/>
            <w:gridSpan w:val="2"/>
            <w:shd w:val="clear" w:color="auto" w:fill="D9D9D9" w:themeFill="background1" w:themeFillShade="D9"/>
            <w:vAlign w:val="center"/>
          </w:tcPr>
          <w:p w14:paraId="14F66F79" w14:textId="77777777" w:rsidR="00F550E8" w:rsidRPr="00937F85" w:rsidRDefault="00F550E8" w:rsidP="00AD243C">
            <w:pPr>
              <w:spacing w:line="240" w:lineRule="exact"/>
              <w:jc w:val="center"/>
              <w:rPr>
                <w:ins w:id="4749" w:author="Xuning Wei12232" w:date="2026-07-27T15:52:00Z"/>
                <w:rFonts w:ascii="Times New Roman" w:eastAsia="仿宋_GB2312" w:hAnsi="Times New Roman" w:cs="Times New Roman"/>
                <w:b/>
                <w:color w:val="auto"/>
                <w:sz w:val="18"/>
                <w:szCs w:val="18"/>
              </w:rPr>
            </w:pPr>
            <w:ins w:id="4750" w:author="Xuning Wei12232" w:date="2026-07-27T15:52:00Z">
              <w:r w:rsidRPr="00937F85">
                <w:rPr>
                  <w:rFonts w:ascii="Times New Roman" w:eastAsia="仿宋_GB2312" w:hAnsi="Times New Roman" w:cs="Times New Roman"/>
                  <w:b/>
                  <w:color w:val="auto"/>
                  <w:sz w:val="18"/>
                  <w:szCs w:val="18"/>
                </w:rPr>
                <w:t>Equipment Codes</w:t>
              </w:r>
            </w:ins>
          </w:p>
        </w:tc>
        <w:tc>
          <w:tcPr>
            <w:tcW w:w="846" w:type="pct"/>
            <w:shd w:val="clear" w:color="auto" w:fill="D9D9D9" w:themeFill="background1" w:themeFillShade="D9"/>
            <w:vAlign w:val="center"/>
          </w:tcPr>
          <w:p w14:paraId="4D1F2ECD" w14:textId="77777777" w:rsidR="00F550E8" w:rsidRPr="00937F85" w:rsidRDefault="00F550E8" w:rsidP="00AD243C">
            <w:pPr>
              <w:spacing w:line="240" w:lineRule="exact"/>
              <w:jc w:val="center"/>
              <w:rPr>
                <w:ins w:id="4751" w:author="Xuning Wei12232" w:date="2026-07-27T15:52:00Z"/>
                <w:rFonts w:ascii="Times New Roman" w:eastAsia="仿宋_GB2312" w:hAnsi="Times New Roman" w:cs="Times New Roman"/>
                <w:b/>
                <w:color w:val="auto"/>
                <w:sz w:val="18"/>
                <w:szCs w:val="18"/>
              </w:rPr>
            </w:pPr>
            <w:ins w:id="4752" w:author="Xuning Wei12232" w:date="2026-07-27T15:52:00Z">
              <w:r w:rsidRPr="00937F85">
                <w:rPr>
                  <w:rFonts w:ascii="Times New Roman" w:eastAsia="仿宋_GB2312" w:hAnsi="Times New Roman" w:cs="Times New Roman"/>
                  <w:b/>
                  <w:color w:val="auto"/>
                  <w:sz w:val="18"/>
                  <w:szCs w:val="18"/>
                </w:rPr>
                <w:t>TJ4S-1213-SPS01-AT01</w:t>
              </w:r>
              <w:r>
                <w:rPr>
                  <w:rFonts w:ascii="Times New Roman" w:eastAsia="仿宋_GB2312" w:hAnsi="Times New Roman" w:cs="Times New Roman"/>
                  <w:b/>
                  <w:color w:val="auto"/>
                  <w:sz w:val="18"/>
                  <w:szCs w:val="18"/>
                </w:rPr>
                <w:t>&amp;</w:t>
              </w:r>
              <w:r w:rsidRPr="00937F85">
                <w:rPr>
                  <w:rFonts w:ascii="Times New Roman" w:eastAsia="仿宋_GB2312" w:hAnsi="Times New Roman" w:cs="Times New Roman"/>
                  <w:b/>
                  <w:color w:val="auto"/>
                  <w:sz w:val="18"/>
                  <w:szCs w:val="18"/>
                </w:rPr>
                <w:t>TJ4S-1213-SPS01-AT02</w:t>
              </w:r>
            </w:ins>
          </w:p>
        </w:tc>
      </w:tr>
      <w:tr w:rsidR="00F550E8" w:rsidRPr="00937F85" w14:paraId="6D6C288E" w14:textId="77777777" w:rsidTr="00AD243C">
        <w:trPr>
          <w:trHeight w:val="397"/>
          <w:tblHeader/>
          <w:ins w:id="4753" w:author="Xuning Wei12232" w:date="2026-07-27T15:52:00Z"/>
        </w:trPr>
        <w:tc>
          <w:tcPr>
            <w:tcW w:w="174" w:type="pct"/>
            <w:shd w:val="clear" w:color="auto" w:fill="D9D9D9" w:themeFill="background1" w:themeFillShade="D9"/>
            <w:vAlign w:val="center"/>
          </w:tcPr>
          <w:p w14:paraId="575767BB" w14:textId="77777777" w:rsidR="00F550E8" w:rsidRPr="00937F85" w:rsidRDefault="00F550E8" w:rsidP="00AD243C">
            <w:pPr>
              <w:spacing w:line="240" w:lineRule="exact"/>
              <w:jc w:val="center"/>
              <w:rPr>
                <w:ins w:id="4754" w:author="Xuning Wei12232" w:date="2026-07-27T15:52:00Z"/>
                <w:rFonts w:ascii="Times New Roman" w:eastAsia="仿宋_GB2312" w:hAnsi="Times New Roman" w:cs="Times New Roman"/>
                <w:b/>
                <w:color w:val="auto"/>
                <w:sz w:val="18"/>
                <w:szCs w:val="18"/>
              </w:rPr>
            </w:pPr>
            <w:ins w:id="4755" w:author="Xuning Wei12232" w:date="2026-07-27T15:52:00Z">
              <w:r w:rsidRPr="00937F85">
                <w:rPr>
                  <w:rFonts w:ascii="Times New Roman" w:eastAsia="仿宋_GB2312" w:hAnsi="Times New Roman" w:cs="Times New Roman"/>
                  <w:b/>
                  <w:color w:val="auto"/>
                  <w:sz w:val="18"/>
                  <w:szCs w:val="18"/>
                </w:rPr>
                <w:t>S/N</w:t>
              </w:r>
            </w:ins>
          </w:p>
        </w:tc>
        <w:tc>
          <w:tcPr>
            <w:tcW w:w="1354" w:type="pct"/>
            <w:shd w:val="clear" w:color="auto" w:fill="D9D9D9" w:themeFill="background1" w:themeFillShade="D9"/>
            <w:vAlign w:val="center"/>
          </w:tcPr>
          <w:p w14:paraId="4F335F01" w14:textId="77777777" w:rsidR="00F550E8" w:rsidRPr="00937F85" w:rsidRDefault="00F550E8" w:rsidP="00AD243C">
            <w:pPr>
              <w:spacing w:line="240" w:lineRule="exact"/>
              <w:jc w:val="center"/>
              <w:rPr>
                <w:ins w:id="4756" w:author="Xuning Wei12232" w:date="2026-07-27T15:52:00Z"/>
                <w:rFonts w:ascii="Times New Roman" w:eastAsia="仿宋_GB2312" w:hAnsi="Times New Roman" w:cs="Times New Roman"/>
                <w:b/>
                <w:color w:val="auto"/>
                <w:sz w:val="18"/>
                <w:szCs w:val="18"/>
              </w:rPr>
            </w:pPr>
            <w:ins w:id="4757" w:author="Xuning Wei12232" w:date="2026-07-27T15:52:00Z">
              <w:r w:rsidRPr="00937F85">
                <w:rPr>
                  <w:rFonts w:ascii="Times New Roman" w:eastAsia="仿宋_GB2312" w:hAnsi="Times New Roman" w:cs="Times New Roman"/>
                  <w:b/>
                  <w:color w:val="auto"/>
                  <w:sz w:val="18"/>
                  <w:szCs w:val="18"/>
                </w:rPr>
                <w:t>Process description (indicate the equipment number, solvent/regent/material name)</w:t>
              </w:r>
            </w:ins>
          </w:p>
        </w:tc>
        <w:tc>
          <w:tcPr>
            <w:tcW w:w="1198" w:type="pct"/>
            <w:shd w:val="clear" w:color="auto" w:fill="D9D9D9" w:themeFill="background1" w:themeFillShade="D9"/>
            <w:vAlign w:val="center"/>
          </w:tcPr>
          <w:p w14:paraId="00D07CB0" w14:textId="77777777" w:rsidR="00F550E8" w:rsidRPr="00937F85" w:rsidRDefault="00F550E8" w:rsidP="00AD243C">
            <w:pPr>
              <w:spacing w:line="240" w:lineRule="exact"/>
              <w:jc w:val="center"/>
              <w:rPr>
                <w:ins w:id="4758" w:author="Xuning Wei12232" w:date="2026-07-27T15:52:00Z"/>
                <w:rFonts w:ascii="Times New Roman" w:eastAsia="仿宋_GB2312" w:hAnsi="Times New Roman" w:cs="Times New Roman"/>
                <w:b/>
                <w:color w:val="auto"/>
                <w:sz w:val="18"/>
                <w:szCs w:val="18"/>
              </w:rPr>
            </w:pPr>
            <w:ins w:id="4759" w:author="Xuning Wei12232" w:date="2026-07-27T15:52:00Z">
              <w:r w:rsidRPr="00937F85">
                <w:rPr>
                  <w:rFonts w:ascii="Times New Roman" w:eastAsia="仿宋_GB2312" w:hAnsi="Times New Roman" w:cs="Times New Roman"/>
                  <w:b/>
                  <w:color w:val="auto"/>
                  <w:sz w:val="18"/>
                  <w:szCs w:val="18"/>
                </w:rPr>
                <w:t>Equipment (Accessories) N</w:t>
              </w:r>
              <w:r w:rsidRPr="00937F85">
                <w:rPr>
                  <w:rFonts w:ascii="Times New Roman" w:eastAsia="仿宋_GB2312" w:hAnsi="Times New Roman" w:cs="Times New Roman"/>
                  <w:b/>
                  <w:color w:val="auto"/>
                  <w:sz w:val="18"/>
                  <w:szCs w:val="18"/>
                  <w:lang w:eastAsia="zh-CN"/>
                </w:rPr>
                <w:t>ame</w:t>
              </w:r>
              <w:r w:rsidRPr="00937F85">
                <w:rPr>
                  <w:rFonts w:ascii="Times New Roman" w:eastAsia="仿宋_GB2312" w:hAnsi="Times New Roman" w:cs="Times New Roman"/>
                  <w:b/>
                  <w:color w:val="auto"/>
                  <w:sz w:val="18"/>
                  <w:szCs w:val="18"/>
                </w:rPr>
                <w:t xml:space="preserve"> and its MOC</w:t>
              </w:r>
            </w:ins>
          </w:p>
        </w:tc>
        <w:tc>
          <w:tcPr>
            <w:tcW w:w="380" w:type="pct"/>
            <w:shd w:val="clear" w:color="auto" w:fill="D9D9D9" w:themeFill="background1" w:themeFillShade="D9"/>
            <w:vAlign w:val="center"/>
          </w:tcPr>
          <w:p w14:paraId="594C1ED0" w14:textId="77777777" w:rsidR="00F550E8" w:rsidRPr="00937F85" w:rsidRDefault="00F550E8" w:rsidP="00AD243C">
            <w:pPr>
              <w:spacing w:line="240" w:lineRule="exact"/>
              <w:jc w:val="center"/>
              <w:rPr>
                <w:ins w:id="4760" w:author="Xuning Wei12232" w:date="2026-07-27T15:52:00Z"/>
                <w:rFonts w:ascii="Times New Roman" w:eastAsia="仿宋_GB2312" w:hAnsi="Times New Roman" w:cs="Times New Roman"/>
                <w:b/>
                <w:color w:val="auto"/>
                <w:sz w:val="18"/>
                <w:szCs w:val="18"/>
              </w:rPr>
            </w:pPr>
            <w:ins w:id="4761" w:author="Xuning Wei12232" w:date="2026-07-27T15:52:00Z">
              <w:r w:rsidRPr="00937F85">
                <w:rPr>
                  <w:rFonts w:ascii="Times New Roman" w:eastAsia="仿宋_GB2312" w:hAnsi="Times New Roman" w:cs="Times New Roman"/>
                  <w:b/>
                  <w:color w:val="auto"/>
                  <w:sz w:val="18"/>
                  <w:szCs w:val="18"/>
                </w:rPr>
                <w:t>Corrosion Probability</w:t>
              </w:r>
            </w:ins>
          </w:p>
        </w:tc>
        <w:tc>
          <w:tcPr>
            <w:tcW w:w="348" w:type="pct"/>
            <w:shd w:val="clear" w:color="auto" w:fill="D9D9D9" w:themeFill="background1" w:themeFillShade="D9"/>
            <w:vAlign w:val="center"/>
          </w:tcPr>
          <w:p w14:paraId="5846F837" w14:textId="77777777" w:rsidR="00F550E8" w:rsidRPr="00937F85" w:rsidRDefault="00F550E8" w:rsidP="00AD243C">
            <w:pPr>
              <w:spacing w:line="240" w:lineRule="exact"/>
              <w:jc w:val="center"/>
              <w:rPr>
                <w:ins w:id="4762" w:author="Xuning Wei12232" w:date="2026-07-27T15:52:00Z"/>
                <w:rFonts w:ascii="Times New Roman" w:eastAsia="仿宋_GB2312" w:hAnsi="Times New Roman" w:cs="Times New Roman"/>
                <w:b/>
                <w:color w:val="auto"/>
                <w:sz w:val="18"/>
                <w:szCs w:val="18"/>
              </w:rPr>
            </w:pPr>
            <w:ins w:id="4763" w:author="Xuning Wei12232" w:date="2026-07-27T15:52:00Z">
              <w:r w:rsidRPr="00937F85">
                <w:rPr>
                  <w:rFonts w:ascii="Times New Roman" w:eastAsia="仿宋_GB2312" w:hAnsi="Times New Roman" w:cs="Times New Roman"/>
                  <w:b/>
                  <w:color w:val="auto"/>
                  <w:sz w:val="18"/>
                  <w:szCs w:val="18"/>
                </w:rPr>
                <w:t>Corrosion Impact</w:t>
              </w:r>
            </w:ins>
          </w:p>
        </w:tc>
        <w:tc>
          <w:tcPr>
            <w:tcW w:w="700" w:type="pct"/>
            <w:gridSpan w:val="2"/>
            <w:shd w:val="clear" w:color="auto" w:fill="D9D9D9" w:themeFill="background1" w:themeFillShade="D9"/>
            <w:vAlign w:val="center"/>
          </w:tcPr>
          <w:p w14:paraId="35AD3571" w14:textId="77777777" w:rsidR="00F550E8" w:rsidRPr="00937F85" w:rsidRDefault="00F550E8" w:rsidP="00AD243C">
            <w:pPr>
              <w:spacing w:line="240" w:lineRule="exact"/>
              <w:jc w:val="center"/>
              <w:rPr>
                <w:ins w:id="4764" w:author="Xuning Wei12232" w:date="2026-07-27T15:52:00Z"/>
                <w:rFonts w:ascii="Times New Roman" w:eastAsia="仿宋_GB2312" w:hAnsi="Times New Roman" w:cs="Times New Roman"/>
                <w:b/>
                <w:color w:val="auto"/>
                <w:sz w:val="18"/>
                <w:szCs w:val="18"/>
              </w:rPr>
            </w:pPr>
            <w:ins w:id="4765" w:author="Xuning Wei12232" w:date="2026-07-27T15:52:00Z">
              <w:r w:rsidRPr="00937F85">
                <w:rPr>
                  <w:rFonts w:ascii="Times New Roman" w:eastAsia="仿宋_GB2312" w:hAnsi="Times New Roman" w:cs="Times New Roman"/>
                  <w:b/>
                  <w:color w:val="auto"/>
                  <w:sz w:val="18"/>
                  <w:szCs w:val="18"/>
                  <w:lang w:eastAsia="zh-CN"/>
                </w:rPr>
                <w:t>Chemical Compatible, Risk and Rational</w:t>
              </w:r>
            </w:ins>
          </w:p>
        </w:tc>
        <w:tc>
          <w:tcPr>
            <w:tcW w:w="846" w:type="pct"/>
            <w:shd w:val="clear" w:color="auto" w:fill="D9D9D9" w:themeFill="background1" w:themeFillShade="D9"/>
            <w:vAlign w:val="center"/>
          </w:tcPr>
          <w:p w14:paraId="50E7F343" w14:textId="77777777" w:rsidR="00F550E8" w:rsidRPr="00937F85" w:rsidRDefault="00F550E8" w:rsidP="00AD243C">
            <w:pPr>
              <w:spacing w:line="240" w:lineRule="exact"/>
              <w:jc w:val="center"/>
              <w:rPr>
                <w:ins w:id="4766" w:author="Xuning Wei12232" w:date="2026-07-27T15:52:00Z"/>
                <w:rFonts w:ascii="Times New Roman" w:eastAsia="仿宋_GB2312" w:hAnsi="Times New Roman" w:cs="Times New Roman"/>
                <w:b/>
                <w:color w:val="auto"/>
                <w:sz w:val="18"/>
                <w:szCs w:val="18"/>
                <w:lang w:eastAsia="zh-CN"/>
              </w:rPr>
            </w:pPr>
            <w:ins w:id="4767" w:author="Xuning Wei12232" w:date="2026-07-27T15:52:00Z">
              <w:r w:rsidRPr="00937F85">
                <w:rPr>
                  <w:rFonts w:ascii="Times New Roman" w:eastAsia="仿宋_GB2312" w:hAnsi="Times New Roman" w:cs="Times New Roman"/>
                  <w:b/>
                  <w:color w:val="auto"/>
                  <w:sz w:val="18"/>
                  <w:szCs w:val="18"/>
                  <w:lang w:eastAsia="zh-CN"/>
                </w:rPr>
                <w:t xml:space="preserve">Data Source </w:t>
              </w:r>
            </w:ins>
          </w:p>
        </w:tc>
      </w:tr>
      <w:tr w:rsidR="00F550E8" w:rsidRPr="00937F85" w14:paraId="5FA1EFAB" w14:textId="77777777" w:rsidTr="00AD243C">
        <w:trPr>
          <w:trHeight w:val="1072"/>
          <w:ins w:id="4768" w:author="Xuning Wei12232" w:date="2026-07-27T15:52:00Z"/>
        </w:trPr>
        <w:tc>
          <w:tcPr>
            <w:tcW w:w="174" w:type="pct"/>
            <w:vMerge w:val="restart"/>
            <w:shd w:val="clear" w:color="auto" w:fill="FFFFFF" w:themeFill="background1"/>
            <w:vAlign w:val="center"/>
          </w:tcPr>
          <w:p w14:paraId="695CB9E8" w14:textId="77777777" w:rsidR="00F550E8" w:rsidRPr="00937F85" w:rsidRDefault="00F550E8" w:rsidP="00AD243C">
            <w:pPr>
              <w:spacing w:line="240" w:lineRule="exact"/>
              <w:jc w:val="center"/>
              <w:rPr>
                <w:ins w:id="4769" w:author="Xuning Wei12232" w:date="2026-07-27T15:52:00Z"/>
                <w:rFonts w:ascii="Times New Roman" w:eastAsia="仿宋_GB2312" w:hAnsi="Times New Roman" w:cs="Times New Roman"/>
                <w:color w:val="auto"/>
                <w:sz w:val="18"/>
                <w:szCs w:val="18"/>
                <w:lang w:eastAsia="zh-CN"/>
              </w:rPr>
            </w:pPr>
            <w:ins w:id="4770" w:author="Xuning Wei12232" w:date="2026-07-27T15:52:00Z">
              <w:r w:rsidRPr="00937F85">
                <w:rPr>
                  <w:rFonts w:ascii="Times New Roman" w:eastAsia="仿宋_GB2312" w:hAnsi="Times New Roman" w:cs="Times New Roman"/>
                  <w:color w:val="auto"/>
                  <w:sz w:val="18"/>
                  <w:szCs w:val="18"/>
                  <w:lang w:eastAsia="zh-CN"/>
                </w:rPr>
                <w:t>1</w:t>
              </w:r>
            </w:ins>
          </w:p>
        </w:tc>
        <w:tc>
          <w:tcPr>
            <w:tcW w:w="1354" w:type="pct"/>
            <w:vMerge w:val="restart"/>
            <w:shd w:val="clear" w:color="auto" w:fill="FFFFFF" w:themeFill="background1"/>
            <w:vAlign w:val="center"/>
          </w:tcPr>
          <w:p w14:paraId="2554EFE5" w14:textId="61D7A092" w:rsidR="00F550E8" w:rsidRPr="00937F85" w:rsidRDefault="00502D50" w:rsidP="00AD243C">
            <w:pPr>
              <w:spacing w:line="240" w:lineRule="exact"/>
              <w:jc w:val="both"/>
              <w:rPr>
                <w:ins w:id="4771" w:author="Xuning Wei12232" w:date="2026-07-27T15:52:00Z"/>
                <w:rFonts w:ascii="Times New Roman" w:eastAsia="仿宋_GB2312" w:hAnsi="Times New Roman" w:cs="Times New Roman"/>
                <w:color w:val="auto"/>
                <w:sz w:val="18"/>
                <w:szCs w:val="18"/>
              </w:rPr>
            </w:pPr>
            <w:ins w:id="4772" w:author="Xuning Wei12232" w:date="2026-07-27T15:55:00Z">
              <w:r w:rsidRPr="006F0556">
                <w:rPr>
                  <w:rFonts w:ascii="Times New Roman" w:eastAsia="仿宋_GB2312" w:hAnsi="Times New Roman" w:cs="Times New Roman"/>
                  <w:b/>
                  <w:color w:val="auto"/>
                  <w:sz w:val="18"/>
                  <w:szCs w:val="18"/>
                  <w:lang w:eastAsia="zh-CN"/>
                </w:rPr>
                <w:t>Prepare 20%piperidine</w:t>
              </w:r>
              <w:r w:rsidRPr="006F0556">
                <w:rPr>
                  <w:rFonts w:ascii="Times New Roman" w:eastAsia="仿宋_GB2312" w:hAnsi="Times New Roman" w:cs="Times New Roman"/>
                  <w:b/>
                  <w:color w:val="auto"/>
                  <w:sz w:val="18"/>
                  <w:szCs w:val="18"/>
                </w:rPr>
                <w:t xml:space="preserve"> of DMF (v/</w:t>
              </w:r>
              <w:proofErr w:type="gramStart"/>
              <w:r w:rsidRPr="006F0556">
                <w:rPr>
                  <w:rFonts w:ascii="Times New Roman" w:eastAsia="仿宋_GB2312" w:hAnsi="Times New Roman" w:cs="Times New Roman"/>
                  <w:b/>
                  <w:color w:val="auto"/>
                  <w:sz w:val="18"/>
                  <w:szCs w:val="18"/>
                </w:rPr>
                <w:t>v%</w:t>
              </w:r>
              <w:proofErr w:type="gramEnd"/>
              <w:r w:rsidRPr="006F0556">
                <w:rPr>
                  <w:rFonts w:ascii="Times New Roman" w:eastAsia="仿宋_GB2312" w:hAnsi="Times New Roman" w:cs="Times New Roman"/>
                  <w:b/>
                  <w:color w:val="auto"/>
                  <w:sz w:val="18"/>
                  <w:szCs w:val="18"/>
                </w:rPr>
                <w:t>) solution:</w:t>
              </w:r>
              <w:r w:rsidRPr="00321EFC">
                <w:rPr>
                  <w:rFonts w:ascii="Times New Roman" w:eastAsia="仿宋_GB2312" w:hAnsi="Times New Roman" w:cs="Times New Roman"/>
                  <w:color w:val="auto"/>
                  <w:sz w:val="18"/>
                  <w:szCs w:val="18"/>
                </w:rPr>
                <w:t xml:space="preserve"> Add DMF to a</w:t>
              </w:r>
              <w:r w:rsidRPr="006F0556">
                <w:rPr>
                  <w:rFonts w:ascii="Times New Roman" w:eastAsia="仿宋_GB2312" w:hAnsi="Times New Roman" w:cs="Times New Roman"/>
                  <w:color w:val="auto"/>
                  <w:sz w:val="18"/>
                  <w:szCs w:val="18"/>
                </w:rPr>
                <w:t xml:space="preserve"> Storage Tank</w:t>
              </w:r>
              <w:r w:rsidRPr="006F0556">
                <w:rPr>
                  <w:rFonts w:ascii="Times New Roman" w:eastAsia="仿宋_GB2312" w:hAnsi="Times New Roman" w:cs="Times New Roman"/>
                  <w:color w:val="auto"/>
                  <w:sz w:val="18"/>
                  <w:szCs w:val="18"/>
                  <w:lang w:eastAsia="zh-CN"/>
                </w:rPr>
                <w:t>s (</w:t>
              </w:r>
              <w:r w:rsidRPr="006F0556">
                <w:rPr>
                  <w:rFonts w:ascii="Times New Roman" w:eastAsiaTheme="minorEastAsia" w:hAnsi="Times New Roman" w:cs="Times New Roman"/>
                  <w:color w:val="auto"/>
                  <w:sz w:val="18"/>
                  <w:szCs w:val="18"/>
                  <w:shd w:val="clear" w:color="auto" w:fill="FFFFFF"/>
                  <w:lang w:eastAsia="zh-CN"/>
                </w:rPr>
                <w:t>TJ4S-1213-SPS01-AT01&amp; TJ4S-1213-SPS01-AT02</w:t>
              </w:r>
              <w:r w:rsidRPr="006F0556">
                <w:rPr>
                  <w:rFonts w:ascii="Times New Roman" w:eastAsia="仿宋_GB2312" w:hAnsi="Times New Roman" w:cs="Times New Roman"/>
                  <w:color w:val="auto"/>
                  <w:sz w:val="18"/>
                  <w:szCs w:val="18"/>
                  <w:lang w:eastAsia="zh-CN"/>
                </w:rPr>
                <w:t>)</w:t>
              </w:r>
              <w:r w:rsidRPr="00321EFC">
                <w:rPr>
                  <w:rFonts w:ascii="Times New Roman" w:eastAsia="仿宋_GB2312" w:hAnsi="Times New Roman" w:cs="Times New Roman"/>
                  <w:color w:val="auto"/>
                  <w:sz w:val="18"/>
                  <w:szCs w:val="18"/>
                </w:rPr>
                <w:t xml:space="preserve">, then start the stirrer, and charge </w:t>
              </w:r>
              <w:proofErr w:type="spellStart"/>
              <w:r w:rsidRPr="00321EFC">
                <w:rPr>
                  <w:rFonts w:ascii="Times New Roman" w:eastAsia="仿宋_GB2312" w:hAnsi="Times New Roman" w:cs="Times New Roman"/>
                  <w:color w:val="auto"/>
                  <w:sz w:val="18"/>
                  <w:szCs w:val="18"/>
                  <w:lang w:eastAsia="zh-CN"/>
                </w:rPr>
                <w:t>p</w:t>
              </w:r>
              <w:r w:rsidRPr="00321EFC">
                <w:rPr>
                  <w:rFonts w:ascii="Times New Roman" w:eastAsia="仿宋_GB2312" w:hAnsi="Times New Roman" w:cs="Times New Roman"/>
                  <w:color w:val="auto"/>
                  <w:sz w:val="18"/>
                  <w:szCs w:val="18"/>
                </w:rPr>
                <w:t>iperidine</w:t>
              </w:r>
              <w:proofErr w:type="spellEnd"/>
              <w:r w:rsidRPr="00321EFC">
                <w:rPr>
                  <w:rFonts w:ascii="Times New Roman" w:eastAsia="仿宋_GB2312" w:hAnsi="Times New Roman" w:cs="Times New Roman"/>
                  <w:color w:val="auto"/>
                  <w:sz w:val="18"/>
                  <w:szCs w:val="18"/>
                </w:rPr>
                <w:t>. Stir for 30 min at RT, store at RT</w:t>
              </w:r>
            </w:ins>
            <w:ins w:id="4773" w:author="Xuning Wei12232" w:date="2026-07-27T15:52:00Z">
              <w:r w:rsidR="00F550E8" w:rsidRPr="00937F85">
                <w:rPr>
                  <w:rFonts w:ascii="Times New Roman" w:eastAsia="仿宋_GB2312" w:hAnsi="Times New Roman" w:cs="Times New Roman"/>
                  <w:color w:val="auto"/>
                  <w:sz w:val="18"/>
                  <w:szCs w:val="18"/>
                </w:rPr>
                <w:t xml:space="preserve">. </w:t>
              </w:r>
            </w:ins>
          </w:p>
        </w:tc>
        <w:tc>
          <w:tcPr>
            <w:tcW w:w="1198" w:type="pct"/>
            <w:vMerge w:val="restart"/>
            <w:shd w:val="clear" w:color="auto" w:fill="FFFFFF" w:themeFill="background1"/>
            <w:vAlign w:val="center"/>
          </w:tcPr>
          <w:p w14:paraId="3CC4BAB9" w14:textId="77777777" w:rsidR="00502D50" w:rsidRDefault="00502D50" w:rsidP="00502D50">
            <w:pPr>
              <w:jc w:val="both"/>
              <w:rPr>
                <w:ins w:id="4774" w:author="Xuning Wei12232" w:date="2026-07-27T15:55:00Z"/>
                <w:rFonts w:ascii="Times New Roman" w:hAnsi="Times New Roman" w:cs="Times New Roman"/>
                <w:color w:val="auto"/>
                <w:sz w:val="18"/>
                <w:szCs w:val="18"/>
                <w:shd w:val="clear" w:color="auto" w:fill="FFFFFF"/>
              </w:rPr>
            </w:pPr>
            <w:ins w:id="4775" w:author="Xuning Wei12232" w:date="2026-07-27T15:55:00Z">
              <w:r>
                <w:rPr>
                  <w:rFonts w:ascii="Times New Roman" w:hAnsi="Times New Roman" w:cs="Times New Roman"/>
                  <w:color w:val="auto"/>
                  <w:sz w:val="18"/>
                  <w:szCs w:val="18"/>
                  <w:shd w:val="clear" w:color="auto" w:fill="FFFFFF"/>
                </w:rPr>
                <w:t>I</w:t>
              </w:r>
              <w:r w:rsidRPr="00937F85">
                <w:rPr>
                  <w:rFonts w:ascii="Times New Roman" w:hAnsi="Times New Roman" w:cs="Times New Roman"/>
                  <w:color w:val="auto"/>
                  <w:sz w:val="18"/>
                  <w:szCs w:val="18"/>
                  <w:shd w:val="clear" w:color="auto" w:fill="FFFFFF"/>
                </w:rPr>
                <w:t>nner surface, temperature probe, agitator, pipeline, transfer pump, mass flowmeter, valve</w:t>
              </w:r>
              <w:r>
                <w:rPr>
                  <w:rFonts w:ascii="Times New Roman" w:hAnsi="Times New Roman" w:cs="Times New Roman"/>
                  <w:color w:val="auto"/>
                  <w:sz w:val="18"/>
                  <w:szCs w:val="18"/>
                  <w:shd w:val="clear" w:color="auto" w:fill="FFFFFF"/>
                </w:rPr>
                <w:t xml:space="preserve">: </w:t>
              </w:r>
              <w:r w:rsidRPr="006F0556">
                <w:rPr>
                  <w:rFonts w:ascii="Times New Roman" w:eastAsia="FangSong" w:hAnsi="Times New Roman" w:cs="Times New Roman"/>
                  <w:color w:val="auto"/>
                  <w:sz w:val="18"/>
                  <w:szCs w:val="18"/>
                  <w:lang w:eastAsia="zh-CN"/>
                </w:rPr>
                <w:t>304 SS</w:t>
              </w:r>
              <w:r w:rsidRPr="00966BA5" w:rsidDel="00966BA5">
                <w:rPr>
                  <w:rFonts w:ascii="Times New Roman" w:hAnsi="Times New Roman" w:cs="Times New Roman"/>
                  <w:color w:val="auto"/>
                  <w:sz w:val="18"/>
                  <w:szCs w:val="18"/>
                  <w:shd w:val="clear" w:color="auto" w:fill="FFFFFF"/>
                </w:rPr>
                <w:t xml:space="preserve"> </w:t>
              </w:r>
              <w:r w:rsidRPr="00AF0827" w:rsidDel="00966BA5">
                <w:rPr>
                  <w:rFonts w:ascii="Times New Roman" w:hAnsi="Times New Roman" w:cs="Times New Roman"/>
                  <w:color w:val="auto"/>
                  <w:sz w:val="18"/>
                  <w:szCs w:val="18"/>
                  <w:shd w:val="clear" w:color="auto" w:fill="FFFFFF"/>
                </w:rPr>
                <w:t xml:space="preserve"> </w:t>
              </w:r>
              <w:r>
                <w:rPr>
                  <w:rFonts w:ascii="Times New Roman" w:hAnsi="Times New Roman" w:cs="Times New Roman"/>
                  <w:color w:val="0000FF"/>
                  <w:sz w:val="18"/>
                  <w:szCs w:val="18"/>
                </w:rPr>
                <w:t>M</w:t>
              </w:r>
              <w:r w:rsidRPr="004C5939">
                <w:rPr>
                  <w:rFonts w:ascii="Times New Roman" w:hAnsi="Times New Roman" w:cs="Times New Roman"/>
                  <w:color w:val="0000FF"/>
                  <w:sz w:val="18"/>
                  <w:szCs w:val="18"/>
                </w:rPr>
                <w:t xml:space="preserve">echanical </w:t>
              </w:r>
              <w:r w:rsidRPr="335F2C10">
                <w:rPr>
                  <w:rFonts w:ascii="Times New Roman" w:hAnsi="Times New Roman" w:cs="Times New Roman"/>
                  <w:color w:val="auto"/>
                  <w:sz w:val="18"/>
                  <w:szCs w:val="18"/>
                </w:rPr>
                <w:t>seal</w:t>
              </w:r>
              <w:r>
                <w:rPr>
                  <w:rFonts w:ascii="Times New Roman" w:hAnsi="Times New Roman" w:cs="Times New Roman"/>
                  <w:color w:val="auto"/>
                  <w:sz w:val="18"/>
                  <w:szCs w:val="18"/>
                </w:rPr>
                <w:t xml:space="preserve">: </w:t>
              </w:r>
              <w:r w:rsidRPr="006F0556">
                <w:rPr>
                  <w:rFonts w:ascii="Times New Roman" w:hAnsi="Times New Roman" w:cs="Times New Roman"/>
                  <w:color w:val="auto"/>
                  <w:sz w:val="18"/>
                  <w:szCs w:val="18"/>
                  <w:shd w:val="clear" w:color="auto" w:fill="FFFFFF"/>
                </w:rPr>
                <w:t>304SS &amp; PTFE &amp; FFKM</w:t>
              </w:r>
            </w:ins>
          </w:p>
          <w:p w14:paraId="623C2438" w14:textId="77777777" w:rsidR="00502D50" w:rsidRPr="00937F85" w:rsidRDefault="00502D50" w:rsidP="00502D50">
            <w:pPr>
              <w:rPr>
                <w:ins w:id="4776" w:author="Xuning Wei12232" w:date="2026-07-27T15:55:00Z"/>
                <w:rFonts w:ascii="Times New Roman" w:eastAsiaTheme="minorEastAsia" w:hAnsi="Times New Roman" w:cs="Times New Roman"/>
                <w:color w:val="auto"/>
                <w:sz w:val="18"/>
                <w:szCs w:val="18"/>
                <w:shd w:val="clear" w:color="auto" w:fill="FFFFFF"/>
                <w:lang w:eastAsia="zh-CN"/>
              </w:rPr>
            </w:pPr>
            <w:ins w:id="4777" w:author="Xuning Wei12232" w:date="2026-07-27T15:55:00Z">
              <w:r>
                <w:rPr>
                  <w:rFonts w:ascii="Times New Roman" w:hAnsi="Times New Roman" w:cs="Times New Roman"/>
                  <w:color w:val="auto"/>
                  <w:sz w:val="18"/>
                  <w:szCs w:val="18"/>
                  <w:shd w:val="clear" w:color="auto" w:fill="FFFFFF"/>
                </w:rPr>
                <w:t>S</w:t>
              </w:r>
              <w:r w:rsidRPr="00937F85">
                <w:rPr>
                  <w:rFonts w:ascii="Times New Roman" w:hAnsi="Times New Roman" w:cs="Times New Roman"/>
                  <w:color w:val="auto"/>
                  <w:sz w:val="18"/>
                  <w:szCs w:val="18"/>
                  <w:shd w:val="clear" w:color="auto" w:fill="FFFFFF"/>
                </w:rPr>
                <w:t>ight glass</w:t>
              </w:r>
              <w:r>
                <w:rPr>
                  <w:rFonts w:ascii="Times New Roman" w:eastAsiaTheme="minorEastAsia" w:hAnsi="Times New Roman" w:cs="Times New Roman"/>
                  <w:color w:val="auto"/>
                  <w:sz w:val="18"/>
                  <w:szCs w:val="18"/>
                  <w:shd w:val="clear" w:color="auto" w:fill="FFFFFF"/>
                  <w:lang w:eastAsia="zh-CN"/>
                </w:rPr>
                <w:t xml:space="preserve">: </w:t>
              </w:r>
              <w:r w:rsidRPr="006F0556">
                <w:rPr>
                  <w:rFonts w:ascii="Times New Roman" w:hAnsi="Times New Roman" w:cs="Times New Roman"/>
                  <w:color w:val="auto"/>
                  <w:sz w:val="18"/>
                  <w:szCs w:val="18"/>
                  <w:shd w:val="clear" w:color="auto" w:fill="FFFFFF"/>
                </w:rPr>
                <w:t>G</w:t>
              </w:r>
              <w:r w:rsidRPr="00A42FFF">
                <w:rPr>
                  <w:rFonts w:ascii="Times New Roman" w:hAnsi="Times New Roman" w:cs="Times New Roman"/>
                  <w:color w:val="0000FF"/>
                  <w:sz w:val="18"/>
                  <w:szCs w:val="18"/>
                  <w:shd w:val="clear" w:color="auto" w:fill="FFFFFF"/>
                  <w:lang w:val="en-IE"/>
                  <w:rPrChange w:id="4778" w:author="Johan Granander" w:date="2026-07-28T15:02:00Z">
                    <w:rPr>
                      <w:rFonts w:ascii="Times New Roman" w:hAnsi="Times New Roman" w:cs="Times New Roman"/>
                      <w:color w:val="0000FF"/>
                      <w:sz w:val="18"/>
                      <w:szCs w:val="18"/>
                      <w:shd w:val="clear" w:color="auto" w:fill="FFFFFF"/>
                      <w:lang w:val="sv-SE"/>
                    </w:rPr>
                  </w:rPrChange>
                </w:rPr>
                <w:t>lass</w:t>
              </w:r>
              <w:r w:rsidRPr="00966BA5">
                <w:rPr>
                  <w:rFonts w:ascii="Times New Roman" w:hAnsi="Times New Roman" w:cs="Times New Roman"/>
                  <w:color w:val="auto"/>
                  <w:sz w:val="18"/>
                  <w:szCs w:val="18"/>
                  <w:shd w:val="clear" w:color="auto" w:fill="FFFFFF"/>
                </w:rPr>
                <w:t xml:space="preserve"> </w:t>
              </w:r>
            </w:ins>
          </w:p>
          <w:p w14:paraId="38467074" w14:textId="77777777" w:rsidR="00502D50" w:rsidRDefault="00502D50" w:rsidP="00502D50">
            <w:pPr>
              <w:jc w:val="both"/>
              <w:rPr>
                <w:ins w:id="4779" w:author="Xuning Wei12232" w:date="2026-07-27T15:55:00Z"/>
                <w:rFonts w:ascii="Times New Roman" w:hAnsi="Times New Roman" w:cs="Times New Roman"/>
                <w:color w:val="auto"/>
                <w:sz w:val="18"/>
                <w:szCs w:val="18"/>
                <w:shd w:val="clear" w:color="auto" w:fill="FFFFFF"/>
              </w:rPr>
            </w:pPr>
            <w:ins w:id="4780" w:author="Xuning Wei12232" w:date="2026-07-27T15:55:00Z">
              <w:r>
                <w:rPr>
                  <w:rFonts w:ascii="Times New Roman" w:hAnsi="Times New Roman" w:cs="Times New Roman"/>
                  <w:color w:val="auto"/>
                  <w:sz w:val="18"/>
                  <w:szCs w:val="18"/>
                  <w:shd w:val="clear" w:color="auto" w:fill="FFFFFF"/>
                </w:rPr>
                <w:t>V</w:t>
              </w:r>
              <w:r w:rsidRPr="00937F85">
                <w:rPr>
                  <w:rFonts w:ascii="Times New Roman" w:hAnsi="Times New Roman" w:cs="Times New Roman"/>
                  <w:color w:val="auto"/>
                  <w:sz w:val="18"/>
                  <w:szCs w:val="18"/>
                  <w:shd w:val="clear" w:color="auto" w:fill="FFFFFF"/>
                </w:rPr>
                <w:t>alve, gasket, including manway gaskets and gaskets on all inlet valve manifolds</w:t>
              </w:r>
              <w:r>
                <w:rPr>
                  <w:rFonts w:ascii="Times New Roman" w:hAnsi="Times New Roman" w:cs="Times New Roman"/>
                  <w:color w:val="auto"/>
                  <w:sz w:val="18"/>
                  <w:szCs w:val="18"/>
                  <w:shd w:val="clear" w:color="auto" w:fill="FFFFFF"/>
                </w:rPr>
                <w:t xml:space="preserve">: </w:t>
              </w:r>
              <w:r w:rsidRPr="00AF0827">
                <w:rPr>
                  <w:rFonts w:ascii="Times New Roman" w:hAnsi="Times New Roman" w:cs="Times New Roman"/>
                  <w:color w:val="auto"/>
                  <w:sz w:val="18"/>
                  <w:szCs w:val="18"/>
                  <w:shd w:val="clear" w:color="auto" w:fill="FFFFFF"/>
                </w:rPr>
                <w:t xml:space="preserve"> PTFE</w:t>
              </w:r>
            </w:ins>
          </w:p>
          <w:p w14:paraId="082931B4" w14:textId="0154F281" w:rsidR="00F550E8" w:rsidRPr="00937F85" w:rsidRDefault="00502D50" w:rsidP="00502D50">
            <w:pPr>
              <w:spacing w:line="240" w:lineRule="exact"/>
              <w:jc w:val="both"/>
              <w:rPr>
                <w:ins w:id="4781" w:author="Xuning Wei12232" w:date="2026-07-27T15:52:00Z"/>
                <w:rFonts w:ascii="Times New Roman" w:hAnsi="Times New Roman" w:cs="Times New Roman"/>
                <w:color w:val="auto"/>
                <w:sz w:val="18"/>
                <w:szCs w:val="18"/>
                <w:shd w:val="clear" w:color="auto" w:fill="FFFFFF"/>
              </w:rPr>
            </w:pPr>
            <w:ins w:id="4782" w:author="Xuning Wei12232" w:date="2026-07-27T15:55:00Z">
              <w:r>
                <w:rPr>
                  <w:rFonts w:ascii="Times New Roman" w:hAnsi="Times New Roman" w:cs="Times New Roman"/>
                  <w:color w:val="0000FF"/>
                  <w:sz w:val="18"/>
                  <w:szCs w:val="18"/>
                </w:rPr>
                <w:t>M</w:t>
              </w:r>
              <w:r w:rsidRPr="004C5939">
                <w:rPr>
                  <w:rFonts w:ascii="Times New Roman" w:hAnsi="Times New Roman" w:cs="Times New Roman"/>
                  <w:color w:val="0000FF"/>
                  <w:sz w:val="18"/>
                  <w:szCs w:val="18"/>
                </w:rPr>
                <w:t xml:space="preserve">echanical </w:t>
              </w:r>
              <w:r w:rsidRPr="335F2C10">
                <w:rPr>
                  <w:rFonts w:ascii="Times New Roman" w:hAnsi="Times New Roman" w:cs="Times New Roman"/>
                  <w:color w:val="auto"/>
                  <w:sz w:val="18"/>
                  <w:szCs w:val="18"/>
                </w:rPr>
                <w:t>seal</w:t>
              </w:r>
              <w:r>
                <w:rPr>
                  <w:rFonts w:ascii="Times New Roman" w:hAnsi="Times New Roman" w:cs="Times New Roman"/>
                  <w:color w:val="auto"/>
                  <w:sz w:val="18"/>
                  <w:szCs w:val="18"/>
                </w:rPr>
                <w:t xml:space="preserve">: </w:t>
              </w:r>
              <w:r>
                <w:rPr>
                  <w:rFonts w:ascii="Times New Roman" w:hAnsi="Times New Roman" w:cs="Times New Roman"/>
                  <w:b/>
                  <w:color w:val="auto"/>
                  <w:sz w:val="18"/>
                  <w:szCs w:val="18"/>
                  <w:shd w:val="clear" w:color="auto" w:fill="FFFFFF"/>
                </w:rPr>
                <w:t>3</w:t>
              </w:r>
              <w:r w:rsidRPr="006F0556">
                <w:rPr>
                  <w:rFonts w:ascii="Times New Roman" w:hAnsi="Times New Roman" w:cs="Times New Roman"/>
                  <w:color w:val="auto"/>
                  <w:sz w:val="18"/>
                  <w:szCs w:val="18"/>
                  <w:shd w:val="clear" w:color="auto" w:fill="FFFFFF"/>
                </w:rPr>
                <w:t>04SS &amp; PTFE &amp; FFKM</w:t>
              </w:r>
            </w:ins>
          </w:p>
        </w:tc>
        <w:tc>
          <w:tcPr>
            <w:tcW w:w="380" w:type="pct"/>
            <w:vMerge w:val="restart"/>
            <w:shd w:val="clear" w:color="auto" w:fill="FFFFFF" w:themeFill="background1"/>
            <w:vAlign w:val="center"/>
          </w:tcPr>
          <w:p w14:paraId="2F6488C7" w14:textId="77777777" w:rsidR="00F550E8" w:rsidRPr="00937F85" w:rsidRDefault="00F550E8" w:rsidP="00AD243C">
            <w:pPr>
              <w:spacing w:line="240" w:lineRule="exact"/>
              <w:jc w:val="center"/>
              <w:rPr>
                <w:ins w:id="4783" w:author="Xuning Wei12232" w:date="2026-07-27T15:52:00Z"/>
                <w:rFonts w:ascii="Times New Roman" w:eastAsia="仿宋_GB2312" w:hAnsi="Times New Roman" w:cs="Times New Roman"/>
                <w:color w:val="auto"/>
                <w:sz w:val="18"/>
                <w:szCs w:val="18"/>
              </w:rPr>
            </w:pPr>
            <w:ins w:id="4784" w:author="Xuning Wei12232" w:date="2026-07-27T15:52:00Z">
              <w:r w:rsidRPr="00937F85">
                <w:rPr>
                  <w:rFonts w:ascii="Times New Roman" w:eastAsia="仿宋_GB2312" w:hAnsi="Times New Roman" w:cs="Times New Roman"/>
                  <w:color w:val="auto"/>
                  <w:sz w:val="18"/>
                  <w:szCs w:val="18"/>
                </w:rPr>
                <w:t>No</w:t>
              </w:r>
            </w:ins>
          </w:p>
        </w:tc>
        <w:tc>
          <w:tcPr>
            <w:tcW w:w="348" w:type="pct"/>
            <w:vMerge w:val="restart"/>
            <w:shd w:val="clear" w:color="auto" w:fill="FFFFFF" w:themeFill="background1"/>
            <w:vAlign w:val="center"/>
          </w:tcPr>
          <w:p w14:paraId="3EE01196" w14:textId="77777777" w:rsidR="00F550E8" w:rsidRPr="00937F85" w:rsidRDefault="00F550E8" w:rsidP="00AD243C">
            <w:pPr>
              <w:spacing w:line="240" w:lineRule="exact"/>
              <w:jc w:val="center"/>
              <w:rPr>
                <w:ins w:id="4785" w:author="Xuning Wei12232" w:date="2026-07-27T15:52:00Z"/>
                <w:rFonts w:ascii="Times New Roman" w:eastAsia="仿宋_GB2312" w:hAnsi="Times New Roman" w:cs="Times New Roman"/>
                <w:color w:val="auto"/>
                <w:sz w:val="18"/>
                <w:szCs w:val="18"/>
              </w:rPr>
            </w:pPr>
            <w:ins w:id="4786" w:author="Xuning Wei12232" w:date="2026-07-27T15:52:00Z">
              <w:r w:rsidRPr="00937F85">
                <w:rPr>
                  <w:rFonts w:ascii="Times New Roman" w:eastAsia="仿宋_GB2312" w:hAnsi="Times New Roman" w:cs="Times New Roman"/>
                  <w:color w:val="auto"/>
                  <w:sz w:val="18"/>
                  <w:szCs w:val="18"/>
                </w:rPr>
                <w:t>No</w:t>
              </w:r>
            </w:ins>
          </w:p>
        </w:tc>
        <w:tc>
          <w:tcPr>
            <w:tcW w:w="289" w:type="pct"/>
            <w:vAlign w:val="center"/>
          </w:tcPr>
          <w:p w14:paraId="350F726C" w14:textId="77777777" w:rsidR="00F550E8" w:rsidRPr="00937F85" w:rsidRDefault="000B6761" w:rsidP="00AD243C">
            <w:pPr>
              <w:spacing w:line="240" w:lineRule="exact"/>
              <w:jc w:val="both"/>
              <w:rPr>
                <w:ins w:id="4787" w:author="Xuning Wei12232" w:date="2026-07-27T15:52:00Z"/>
                <w:rFonts w:ascii="Times New Roman" w:eastAsia="仿宋_GB2312" w:hAnsi="Times New Roman" w:cs="Times New Roman"/>
                <w:color w:val="auto"/>
                <w:sz w:val="18"/>
                <w:szCs w:val="18"/>
              </w:rPr>
            </w:pPr>
            <w:customXmlInsRangeStart w:id="4788" w:author="Xuning Wei12232" w:date="2026-07-27T15:52:00Z"/>
            <w:sdt>
              <w:sdtPr>
                <w:rPr>
                  <w:rFonts w:ascii="Times New Roman" w:eastAsia="仿宋_GB2312" w:hAnsi="Times New Roman" w:cs="Times New Roman"/>
                  <w:color w:val="auto"/>
                  <w:sz w:val="18"/>
                  <w:szCs w:val="18"/>
                </w:rPr>
                <w:id w:val="-54398108"/>
                <w14:checkbox>
                  <w14:checked w14:val="1"/>
                  <w14:checkedState w14:val="2612" w14:font="MS Gothic"/>
                  <w14:uncheckedState w14:val="2610" w14:font="MS Gothic"/>
                </w14:checkbox>
              </w:sdtPr>
              <w:sdtEndPr/>
              <w:sdtContent>
                <w:customXmlInsRangeEnd w:id="4788"/>
                <w:ins w:id="4789" w:author="Xuning Wei12232" w:date="2026-07-27T15:52:00Z">
                  <w:r w:rsidR="00F550E8" w:rsidRPr="00937F85">
                    <w:rPr>
                      <w:rFonts w:ascii="Segoe UI Symbol" w:eastAsia="仿宋_GB2312" w:hAnsi="Segoe UI Symbol" w:cs="Segoe UI Symbol"/>
                      <w:color w:val="auto"/>
                      <w:sz w:val="18"/>
                      <w:szCs w:val="18"/>
                    </w:rPr>
                    <w:t>☒</w:t>
                  </w:r>
                </w:ins>
                <w:customXmlInsRangeStart w:id="4790" w:author="Xuning Wei12232" w:date="2026-07-27T15:52:00Z"/>
              </w:sdtContent>
            </w:sdt>
            <w:customXmlInsRangeEnd w:id="4790"/>
            <w:ins w:id="4791" w:author="Xuning Wei12232" w:date="2026-07-27T15:52:00Z">
              <w:r w:rsidR="00F550E8" w:rsidRPr="00937F85">
                <w:rPr>
                  <w:rFonts w:ascii="Times New Roman" w:eastAsia="仿宋_GB2312" w:hAnsi="Times New Roman" w:cs="Times New Roman"/>
                  <w:color w:val="auto"/>
                  <w:sz w:val="18"/>
                  <w:szCs w:val="18"/>
                </w:rPr>
                <w:t>Yes</w:t>
              </w:r>
            </w:ins>
          </w:p>
        </w:tc>
        <w:tc>
          <w:tcPr>
            <w:tcW w:w="411" w:type="pct"/>
            <w:vAlign w:val="center"/>
          </w:tcPr>
          <w:p w14:paraId="2CA5654A" w14:textId="77777777" w:rsidR="00F550E8" w:rsidRPr="00937F85" w:rsidRDefault="000B6761" w:rsidP="00AD243C">
            <w:pPr>
              <w:spacing w:line="240" w:lineRule="exact"/>
              <w:jc w:val="both"/>
              <w:rPr>
                <w:ins w:id="4792" w:author="Xuning Wei12232" w:date="2026-07-27T15:52:00Z"/>
                <w:rFonts w:ascii="Times New Roman" w:eastAsia="仿宋_GB2312" w:hAnsi="Times New Roman" w:cs="Times New Roman"/>
                <w:color w:val="auto"/>
                <w:sz w:val="18"/>
                <w:szCs w:val="18"/>
              </w:rPr>
            </w:pPr>
            <w:customXmlInsRangeStart w:id="4793" w:author="Xuning Wei12232" w:date="2026-07-27T15:52:00Z"/>
            <w:sdt>
              <w:sdtPr>
                <w:rPr>
                  <w:rFonts w:ascii="Times New Roman" w:eastAsia="仿宋_GB2312" w:hAnsi="Times New Roman" w:cs="Times New Roman"/>
                  <w:color w:val="auto"/>
                  <w:sz w:val="18"/>
                  <w:szCs w:val="18"/>
                </w:rPr>
                <w:id w:val="-1312547482"/>
                <w14:checkbox>
                  <w14:checked w14:val="0"/>
                  <w14:checkedState w14:val="2612" w14:font="MS Gothic"/>
                  <w14:uncheckedState w14:val="2610" w14:font="MS Gothic"/>
                </w14:checkbox>
              </w:sdtPr>
              <w:sdtEndPr/>
              <w:sdtContent>
                <w:customXmlInsRangeEnd w:id="4793"/>
                <w:ins w:id="4794" w:author="Xuning Wei12232" w:date="2026-07-27T15:52:00Z">
                  <w:r w:rsidR="00F550E8" w:rsidRPr="00937F85">
                    <w:rPr>
                      <w:rFonts w:ascii="Segoe UI Symbol" w:eastAsia="仿宋_GB2312" w:hAnsi="Segoe UI Symbol" w:cs="Segoe UI Symbol"/>
                      <w:color w:val="auto"/>
                      <w:sz w:val="18"/>
                      <w:szCs w:val="18"/>
                    </w:rPr>
                    <w:t>☐</w:t>
                  </w:r>
                </w:ins>
                <w:customXmlInsRangeStart w:id="4795" w:author="Xuning Wei12232" w:date="2026-07-27T15:52:00Z"/>
              </w:sdtContent>
            </w:sdt>
            <w:customXmlInsRangeEnd w:id="4795"/>
            <w:ins w:id="4796" w:author="Xuning Wei12232" w:date="2026-07-27T15:52:00Z">
              <w:r w:rsidR="00F550E8" w:rsidRPr="00937F85">
                <w:rPr>
                  <w:rFonts w:ascii="Times New Roman" w:eastAsia="仿宋_GB2312" w:hAnsi="Times New Roman" w:cs="Times New Roman"/>
                  <w:color w:val="auto"/>
                  <w:sz w:val="18"/>
                  <w:szCs w:val="18"/>
                </w:rPr>
                <w:t xml:space="preserve"> No</w:t>
              </w:r>
            </w:ins>
          </w:p>
        </w:tc>
        <w:tc>
          <w:tcPr>
            <w:tcW w:w="846" w:type="pct"/>
            <w:vMerge w:val="restart"/>
            <w:vAlign w:val="center"/>
          </w:tcPr>
          <w:p w14:paraId="602B895E" w14:textId="77777777" w:rsidR="00F550E8" w:rsidRPr="00937F85" w:rsidRDefault="000B6761" w:rsidP="00AD243C">
            <w:pPr>
              <w:spacing w:line="240" w:lineRule="exact"/>
              <w:rPr>
                <w:ins w:id="4797" w:author="Xuning Wei12232" w:date="2026-07-27T15:52:00Z"/>
                <w:rFonts w:ascii="Times New Roman" w:eastAsia="MS Gothic" w:hAnsi="Times New Roman" w:cs="Times New Roman"/>
                <w:b/>
                <w:color w:val="auto"/>
                <w:sz w:val="18"/>
                <w:szCs w:val="18"/>
                <w:u w:val="single"/>
              </w:rPr>
            </w:pPr>
            <w:customXmlInsRangeStart w:id="4798" w:author="Xuning Wei12232" w:date="2026-07-27T15:52:00Z"/>
            <w:sdt>
              <w:sdtPr>
                <w:rPr>
                  <w:rFonts w:ascii="Times New Roman" w:eastAsia="仿宋_GB2312" w:hAnsi="Times New Roman" w:cs="Times New Roman"/>
                  <w:b/>
                  <w:color w:val="auto"/>
                  <w:sz w:val="18"/>
                  <w:szCs w:val="18"/>
                </w:rPr>
                <w:id w:val="224643672"/>
                <w14:checkbox>
                  <w14:checked w14:val="0"/>
                  <w14:checkedState w14:val="2612" w14:font="MS Gothic"/>
                  <w14:uncheckedState w14:val="2610" w14:font="MS Gothic"/>
                </w14:checkbox>
              </w:sdtPr>
              <w:sdtEndPr/>
              <w:sdtContent>
                <w:customXmlInsRangeEnd w:id="4798"/>
                <w:ins w:id="4799" w:author="Xuning Wei12232" w:date="2026-07-27T15:52:00Z">
                  <w:r w:rsidR="00F550E8" w:rsidRPr="00937F85">
                    <w:rPr>
                      <w:rFonts w:ascii="Segoe UI Symbol" w:eastAsia="MS Gothic" w:hAnsi="Segoe UI Symbol" w:cs="Segoe UI Symbol"/>
                      <w:b/>
                      <w:color w:val="auto"/>
                      <w:sz w:val="18"/>
                      <w:szCs w:val="18"/>
                    </w:rPr>
                    <w:t>☐</w:t>
                  </w:r>
                </w:ins>
                <w:customXmlInsRangeStart w:id="4800" w:author="Xuning Wei12232" w:date="2026-07-27T15:52:00Z"/>
              </w:sdtContent>
            </w:sdt>
            <w:customXmlInsRangeEnd w:id="4800"/>
            <w:ins w:id="4801" w:author="Xuning Wei12232" w:date="2026-07-27T15:52:00Z">
              <w:r w:rsidR="00F550E8" w:rsidRPr="00937F85">
                <w:rPr>
                  <w:rFonts w:ascii="Times New Roman" w:eastAsia="仿宋_GB2312" w:hAnsi="Times New Roman" w:cs="Times New Roman"/>
                  <w:color w:val="auto"/>
                  <w:kern w:val="0"/>
                  <w:sz w:val="18"/>
                  <w:szCs w:val="18"/>
                </w:rPr>
                <w:t xml:space="preserve"> </w:t>
              </w:r>
              <w:proofErr w:type="spellStart"/>
              <w:r w:rsidR="00F550E8" w:rsidRPr="00937F85">
                <w:rPr>
                  <w:rFonts w:ascii="Times New Roman" w:eastAsia="仿宋_GB2312" w:hAnsi="Times New Roman" w:cs="Times New Roman"/>
                  <w:color w:val="auto"/>
                  <w:kern w:val="0"/>
                  <w:sz w:val="18"/>
                  <w:szCs w:val="18"/>
                  <w:lang w:eastAsia="zh-CN"/>
                </w:rPr>
                <w:t>Asymchem</w:t>
              </w:r>
              <w:proofErr w:type="spellEnd"/>
              <w:r w:rsidR="00F550E8" w:rsidRPr="00937F85">
                <w:rPr>
                  <w:rFonts w:ascii="Times New Roman" w:eastAsia="仿宋_GB2312" w:hAnsi="Times New Roman" w:cs="Times New Roman"/>
                  <w:color w:val="auto"/>
                  <w:kern w:val="0"/>
                  <w:sz w:val="18"/>
                  <w:szCs w:val="18"/>
                  <w:lang w:eastAsia="zh-CN"/>
                </w:rPr>
                <w:t xml:space="preserve"> R&amp;D Lab:</w:t>
              </w:r>
              <w:r w:rsidR="00F550E8" w:rsidRPr="00937F85">
                <w:rPr>
                  <w:rFonts w:ascii="Times New Roman" w:eastAsia="仿宋_GB2312" w:hAnsi="Times New Roman" w:cs="Times New Roman"/>
                  <w:color w:val="auto"/>
                  <w:sz w:val="18"/>
                  <w:szCs w:val="18"/>
                  <w:u w:val="single"/>
                </w:rPr>
                <w:t xml:space="preserve"> N/A</w:t>
              </w:r>
              <w:r w:rsidR="00F550E8" w:rsidRPr="00937F85">
                <w:rPr>
                  <w:rFonts w:ascii="Times New Roman" w:eastAsia="MS Gothic" w:hAnsi="Times New Roman" w:cs="Times New Roman"/>
                  <w:b/>
                  <w:color w:val="auto"/>
                  <w:sz w:val="18"/>
                  <w:szCs w:val="18"/>
                  <w:u w:val="single"/>
                </w:rPr>
                <w:t xml:space="preserve"> </w:t>
              </w:r>
            </w:ins>
          </w:p>
          <w:p w14:paraId="0141D1EA" w14:textId="3A5FD26C" w:rsidR="00F550E8" w:rsidRPr="00937F85" w:rsidRDefault="000B6761" w:rsidP="00AD243C">
            <w:pPr>
              <w:pStyle w:val="CommentText1"/>
              <w:rPr>
                <w:ins w:id="4802" w:author="Xuning Wei12232" w:date="2026-07-27T15:52:00Z"/>
                <w:rFonts w:ascii="Times New Roman" w:eastAsia="仿宋_GB2312" w:hAnsi="Times New Roman" w:cs="Times New Roman"/>
                <w:color w:val="auto"/>
                <w:sz w:val="18"/>
                <w:szCs w:val="18"/>
                <w:u w:val="single"/>
              </w:rPr>
            </w:pPr>
            <w:customXmlInsRangeStart w:id="4803" w:author="Xuning Wei12232" w:date="2026-07-27T15:52:00Z"/>
            <w:sdt>
              <w:sdtPr>
                <w:rPr>
                  <w:rFonts w:ascii="Times New Roman" w:eastAsia="MS Gothic" w:hAnsi="Times New Roman" w:cs="Times New Roman"/>
                  <w:b/>
                  <w:color w:val="auto"/>
                  <w:sz w:val="18"/>
                  <w:szCs w:val="18"/>
                </w:rPr>
                <w:id w:val="157734416"/>
                <w14:checkbox>
                  <w14:checked w14:val="1"/>
                  <w14:checkedState w14:val="2612" w14:font="MS Gothic"/>
                  <w14:uncheckedState w14:val="2610" w14:font="MS Gothic"/>
                </w14:checkbox>
              </w:sdtPr>
              <w:sdtEndPr/>
              <w:sdtContent>
                <w:customXmlInsRangeEnd w:id="4803"/>
                <w:ins w:id="4804" w:author="Xuning Wei12232" w:date="2026-07-27T15:52:00Z">
                  <w:r w:rsidR="00F550E8" w:rsidRPr="335F2C10">
                    <w:rPr>
                      <w:rFonts w:ascii="Segoe UI Symbol" w:eastAsia="MS Gothic" w:hAnsi="Segoe UI Symbol" w:cs="Segoe UI Symbol"/>
                      <w:b/>
                      <w:color w:val="auto"/>
                      <w:sz w:val="18"/>
                      <w:szCs w:val="18"/>
                    </w:rPr>
                    <w:t>☒</w:t>
                  </w:r>
                </w:ins>
                <w:customXmlInsRangeStart w:id="4805" w:author="Xuning Wei12232" w:date="2026-07-27T15:52:00Z"/>
              </w:sdtContent>
            </w:sdt>
            <w:customXmlInsRangeEnd w:id="4805"/>
            <w:ins w:id="4806" w:author="Xuning Wei12232" w:date="2026-07-27T15:52:00Z">
              <w:r w:rsidR="00F550E8" w:rsidRPr="00937F85">
                <w:rPr>
                  <w:rFonts w:ascii="Times New Roman" w:eastAsia="仿宋_GB2312" w:hAnsi="Times New Roman" w:cs="Times New Roman"/>
                  <w:color w:val="auto"/>
                  <w:kern w:val="0"/>
                  <w:sz w:val="18"/>
                  <w:szCs w:val="18"/>
                </w:rPr>
                <w:t xml:space="preserve"> </w:t>
              </w:r>
              <w:proofErr w:type="spellStart"/>
              <w:r w:rsidR="00F550E8" w:rsidRPr="00937F85">
                <w:rPr>
                  <w:rFonts w:ascii="Times New Roman" w:eastAsia="仿宋_GB2312" w:hAnsi="Times New Roman" w:cs="Times New Roman"/>
                  <w:color w:val="auto"/>
                  <w:kern w:val="0"/>
                  <w:sz w:val="18"/>
                  <w:szCs w:val="18"/>
                  <w:lang w:eastAsia="zh-CN"/>
                </w:rPr>
                <w:t>Asymchem</w:t>
              </w:r>
              <w:proofErr w:type="spellEnd"/>
              <w:r w:rsidR="00F550E8" w:rsidRPr="00937F85">
                <w:rPr>
                  <w:rFonts w:ascii="Times New Roman" w:eastAsia="仿宋_GB2312" w:hAnsi="Times New Roman" w:cs="Times New Roman"/>
                  <w:color w:val="auto"/>
                  <w:kern w:val="0"/>
                  <w:sz w:val="18"/>
                  <w:szCs w:val="18"/>
                  <w:lang w:eastAsia="zh-CN"/>
                </w:rPr>
                <w:t xml:space="preserve"> Production data, Lot Number:</w:t>
              </w:r>
              <w:r w:rsidR="00F550E8" w:rsidRPr="00937F85">
                <w:rPr>
                  <w:rFonts w:ascii="Times New Roman" w:eastAsia="仿宋_GB2312" w:hAnsi="Times New Roman" w:cs="Times New Roman"/>
                  <w:color w:val="auto"/>
                  <w:kern w:val="0"/>
                  <w:sz w:val="18"/>
                  <w:szCs w:val="18"/>
                  <w:u w:val="single"/>
                  <w:lang w:eastAsia="zh-CN"/>
                </w:rPr>
                <w:t xml:space="preserve"> The </w:t>
              </w:r>
              <w:r w:rsidR="00F550E8" w:rsidRPr="00937F85">
                <w:rPr>
                  <w:rFonts w:ascii="Times New Roman" w:eastAsia="仿宋_GB2312" w:hAnsi="Times New Roman" w:cs="Times New Roman"/>
                  <w:color w:val="auto"/>
                  <w:sz w:val="18"/>
                  <w:szCs w:val="18"/>
                  <w:u w:val="single"/>
                </w:rPr>
                <w:t xml:space="preserve">system based on </w:t>
              </w:r>
              <w:r w:rsidR="00F550E8" w:rsidRPr="335F2C10">
                <w:rPr>
                  <w:rFonts w:ascii="Times New Roman" w:eastAsia="仿宋_GB2312" w:hAnsi="Times New Roman" w:cs="Times New Roman"/>
                  <w:color w:val="auto"/>
                  <w:sz w:val="18"/>
                  <w:szCs w:val="18"/>
                  <w:u w:val="single"/>
                </w:rPr>
                <w:t>production experience</w:t>
              </w:r>
              <w:r w:rsidR="00B147DF">
                <w:rPr>
                  <w:rFonts w:ascii="Times New Roman" w:eastAsia="仿宋_GB2312" w:hAnsi="Times New Roman" w:cs="Times New Roman"/>
                  <w:color w:val="auto"/>
                  <w:sz w:val="18"/>
                  <w:szCs w:val="18"/>
                  <w:u w:val="single"/>
                </w:rPr>
                <w:t xml:space="preserve"> of batch CPo1400</w:t>
              </w:r>
            </w:ins>
            <w:ins w:id="4807" w:author="Xuning Wei12232" w:date="2026-07-27T15:56:00Z">
              <w:r w:rsidR="00B147DF">
                <w:rPr>
                  <w:rFonts w:ascii="Times New Roman" w:eastAsia="仿宋_GB2312" w:hAnsi="Times New Roman" w:cs="Times New Roman"/>
                  <w:color w:val="auto"/>
                  <w:sz w:val="18"/>
                  <w:szCs w:val="18"/>
                  <w:u w:val="single"/>
                </w:rPr>
                <w:t>20</w:t>
              </w:r>
            </w:ins>
            <w:ins w:id="4808" w:author="Xuning Wei12232" w:date="2026-07-27T15:52:00Z">
              <w:r w:rsidR="00F550E8" w:rsidRPr="335F2C10">
                <w:rPr>
                  <w:rFonts w:ascii="Times New Roman" w:eastAsia="仿宋_GB2312" w:hAnsi="Times New Roman" w:cs="Times New Roman"/>
                  <w:color w:val="auto"/>
                  <w:sz w:val="18"/>
                  <w:szCs w:val="18"/>
                  <w:u w:val="single"/>
                </w:rPr>
                <w:t>-02-01-01~04, compatible for PTFE,</w:t>
              </w:r>
              <w:r w:rsidR="00F550E8">
                <w:rPr>
                  <w:rFonts w:ascii="Times New Roman" w:eastAsia="仿宋_GB2312" w:hAnsi="Times New Roman" w:cs="Times New Roman"/>
                  <w:color w:val="auto"/>
                  <w:sz w:val="18"/>
                  <w:szCs w:val="18"/>
                  <w:u w:val="single"/>
                </w:rPr>
                <w:t>316L</w:t>
              </w:r>
              <w:r w:rsidR="00F550E8" w:rsidRPr="00937F85">
                <w:rPr>
                  <w:rFonts w:ascii="Times New Roman" w:eastAsia="仿宋_GB2312" w:hAnsi="Times New Roman" w:cs="Times New Roman"/>
                  <w:color w:val="auto"/>
                  <w:sz w:val="18"/>
                  <w:szCs w:val="18"/>
                  <w:u w:val="single"/>
                </w:rPr>
                <w:t>, 304SS</w:t>
              </w:r>
            </w:ins>
          </w:p>
          <w:p w14:paraId="551EADA9" w14:textId="77777777" w:rsidR="00F550E8" w:rsidRPr="00937F85" w:rsidRDefault="000B6761" w:rsidP="00AD243C">
            <w:pPr>
              <w:spacing w:line="240" w:lineRule="exact"/>
              <w:rPr>
                <w:ins w:id="4809" w:author="Xuning Wei12232" w:date="2026-07-27T15:52:00Z"/>
                <w:rFonts w:ascii="Times New Roman" w:eastAsia="仿宋_GB2312" w:hAnsi="Times New Roman" w:cs="Times New Roman"/>
                <w:color w:val="auto"/>
                <w:kern w:val="0"/>
                <w:sz w:val="18"/>
                <w:szCs w:val="18"/>
                <w:lang w:eastAsia="zh-CN"/>
              </w:rPr>
            </w:pPr>
            <w:customXmlInsRangeStart w:id="4810" w:author="Xuning Wei12232" w:date="2026-07-27T15:52:00Z"/>
            <w:sdt>
              <w:sdtPr>
                <w:rPr>
                  <w:rFonts w:ascii="Times New Roman" w:eastAsia="仿宋_GB2312" w:hAnsi="Times New Roman" w:cs="Times New Roman"/>
                  <w:b/>
                  <w:color w:val="auto"/>
                  <w:sz w:val="18"/>
                  <w:szCs w:val="18"/>
                </w:rPr>
                <w:id w:val="-2062857048"/>
                <w14:checkbox>
                  <w14:checked w14:val="0"/>
                  <w14:checkedState w14:val="2612" w14:font="MS Gothic"/>
                  <w14:uncheckedState w14:val="2610" w14:font="MS Gothic"/>
                </w14:checkbox>
              </w:sdtPr>
              <w:sdtEndPr/>
              <w:sdtContent>
                <w:customXmlInsRangeEnd w:id="4810"/>
                <w:ins w:id="4811" w:author="Xuning Wei12232" w:date="2026-07-27T15:52:00Z">
                  <w:r w:rsidR="00F550E8" w:rsidRPr="00937F85">
                    <w:rPr>
                      <w:rFonts w:ascii="Segoe UI Symbol" w:eastAsia="仿宋_GB2312" w:hAnsi="Segoe UI Symbol" w:cs="Segoe UI Symbol"/>
                      <w:b/>
                      <w:color w:val="auto"/>
                      <w:sz w:val="18"/>
                      <w:szCs w:val="18"/>
                    </w:rPr>
                    <w:t>☐</w:t>
                  </w:r>
                </w:ins>
                <w:customXmlInsRangeStart w:id="4812" w:author="Xuning Wei12232" w:date="2026-07-27T15:52:00Z"/>
              </w:sdtContent>
            </w:sdt>
            <w:customXmlInsRangeEnd w:id="4812"/>
            <w:ins w:id="4813" w:author="Xuning Wei12232" w:date="2026-07-27T15:52:00Z">
              <w:r w:rsidR="00F550E8" w:rsidRPr="00937F85">
                <w:rPr>
                  <w:rFonts w:ascii="Times New Roman" w:eastAsia="仿宋_GB2312" w:hAnsi="Times New Roman" w:cs="Times New Roman"/>
                  <w:color w:val="auto"/>
                  <w:kern w:val="0"/>
                  <w:sz w:val="18"/>
                  <w:szCs w:val="18"/>
                </w:rPr>
                <w:t xml:space="preserve"> </w:t>
              </w:r>
              <w:r w:rsidR="00F550E8" w:rsidRPr="00937F85">
                <w:rPr>
                  <w:rFonts w:ascii="Times New Roman" w:eastAsia="仿宋_GB2312" w:hAnsi="Times New Roman" w:cs="Times New Roman"/>
                  <w:color w:val="auto"/>
                  <w:kern w:val="0"/>
                  <w:sz w:val="18"/>
                  <w:szCs w:val="18"/>
                  <w:lang w:eastAsia="zh-CN"/>
                </w:rPr>
                <w:t>Supplier data : N/A</w:t>
              </w:r>
            </w:ins>
          </w:p>
          <w:p w14:paraId="14F91A52" w14:textId="77777777" w:rsidR="00F550E8" w:rsidRPr="00937F85" w:rsidRDefault="000B6761" w:rsidP="00AD243C">
            <w:pPr>
              <w:spacing w:line="240" w:lineRule="exact"/>
              <w:rPr>
                <w:ins w:id="4814" w:author="Xuning Wei12232" w:date="2026-07-27T15:52:00Z"/>
                <w:rFonts w:ascii="Times New Roman" w:eastAsia="仿宋_GB2312" w:hAnsi="Times New Roman" w:cs="Times New Roman"/>
                <w:color w:val="auto"/>
                <w:sz w:val="18"/>
                <w:szCs w:val="18"/>
                <w:u w:val="single"/>
              </w:rPr>
            </w:pPr>
            <w:customXmlInsRangeStart w:id="4815" w:author="Xuning Wei12232" w:date="2026-07-27T15:52:00Z"/>
            <w:sdt>
              <w:sdtPr>
                <w:rPr>
                  <w:rFonts w:ascii="Times New Roman" w:eastAsia="仿宋_GB2312" w:hAnsi="Times New Roman" w:cs="Times New Roman"/>
                  <w:b/>
                  <w:color w:val="auto"/>
                  <w:sz w:val="18"/>
                  <w:szCs w:val="18"/>
                </w:rPr>
                <w:id w:val="527068453"/>
                <w14:checkbox>
                  <w14:checked w14:val="1"/>
                  <w14:checkedState w14:val="2612" w14:font="MS Gothic"/>
                  <w14:uncheckedState w14:val="2610" w14:font="MS Gothic"/>
                </w14:checkbox>
              </w:sdtPr>
              <w:sdtEndPr/>
              <w:sdtContent>
                <w:customXmlInsRangeEnd w:id="4815"/>
                <w:ins w:id="4816" w:author="Xuning Wei12232" w:date="2026-07-27T15:52:00Z">
                  <w:r w:rsidR="00F550E8">
                    <w:rPr>
                      <w:rFonts w:ascii="MS Gothic" w:eastAsia="MS Gothic" w:hAnsi="MS Gothic" w:cs="Segoe UI Symbol" w:hint="eastAsia"/>
                      <w:b/>
                      <w:color w:val="auto"/>
                      <w:sz w:val="18"/>
                      <w:szCs w:val="18"/>
                    </w:rPr>
                    <w:t>☒</w:t>
                  </w:r>
                </w:ins>
                <w:customXmlInsRangeStart w:id="4817" w:author="Xuning Wei12232" w:date="2026-07-27T15:52:00Z"/>
              </w:sdtContent>
            </w:sdt>
            <w:customXmlInsRangeEnd w:id="4817"/>
            <w:ins w:id="4818" w:author="Xuning Wei12232" w:date="2026-07-27T15:52:00Z">
              <w:r w:rsidR="00F550E8" w:rsidRPr="00937F85">
                <w:rPr>
                  <w:rFonts w:ascii="Times New Roman" w:eastAsia="仿宋_GB2312" w:hAnsi="Times New Roman" w:cs="Times New Roman"/>
                  <w:color w:val="auto"/>
                  <w:kern w:val="0"/>
                  <w:sz w:val="18"/>
                  <w:szCs w:val="18"/>
                </w:rPr>
                <w:t xml:space="preserve"> </w:t>
              </w:r>
              <w:r w:rsidR="00F550E8" w:rsidRPr="00937F85">
                <w:rPr>
                  <w:rFonts w:ascii="Times New Roman" w:eastAsia="仿宋_GB2312" w:hAnsi="Times New Roman" w:cs="Times New Roman"/>
                  <w:color w:val="auto"/>
                  <w:sz w:val="18"/>
                  <w:szCs w:val="18"/>
                  <w:lang w:eastAsia="zh-CN"/>
                </w:rPr>
                <w:t>Chemical Engineering Handbook &amp; Page:</w:t>
              </w:r>
              <w:r w:rsidR="00F550E8" w:rsidRPr="00937F85">
                <w:rPr>
                  <w:rFonts w:ascii="Times New Roman" w:eastAsia="仿宋_GB2312" w:hAnsi="Times New Roman" w:cs="Times New Roman"/>
                  <w:color w:val="auto"/>
                  <w:sz w:val="18"/>
                  <w:szCs w:val="18"/>
                  <w:u w:val="single"/>
                  <w:lang w:eastAsia="zh-CN"/>
                </w:rPr>
                <w:t xml:space="preserve"> </w:t>
              </w:r>
              <w:r w:rsidR="00F550E8" w:rsidRPr="008B2185">
                <w:rPr>
                  <w:rFonts w:ascii="Times New Roman" w:eastAsia="仿宋_GB2312" w:hAnsi="Times New Roman" w:cs="Times New Roman"/>
                  <w:color w:val="0000FF"/>
                  <w:sz w:val="18"/>
                  <w:szCs w:val="18"/>
                  <w:u w:val="single"/>
                </w:rPr>
                <w:t>page10-14~10-15</w:t>
              </w:r>
              <w:r w:rsidR="00F550E8" w:rsidRPr="008B2185">
                <w:rPr>
                  <w:rFonts w:ascii="Times New Roman" w:eastAsia="仿宋_GB2312" w:hAnsi="Times New Roman" w:cs="Times New Roman"/>
                  <w:color w:val="0000FF"/>
                  <w:sz w:val="18"/>
                  <w:szCs w:val="18"/>
                  <w:u w:val="single"/>
                </w:rPr>
                <w:t>、</w:t>
              </w:r>
              <w:r w:rsidR="00F550E8" w:rsidRPr="008B2185">
                <w:rPr>
                  <w:rFonts w:ascii="Times New Roman" w:eastAsia="仿宋_GB2312" w:hAnsi="Times New Roman" w:cs="Times New Roman"/>
                  <w:color w:val="0000FF"/>
                  <w:sz w:val="18"/>
                  <w:szCs w:val="18"/>
                  <w:u w:val="single"/>
                </w:rPr>
                <w:t>page10-22~10-23</w:t>
              </w:r>
            </w:ins>
          </w:p>
          <w:p w14:paraId="33736646" w14:textId="77777777" w:rsidR="00F550E8" w:rsidRPr="00937F85" w:rsidRDefault="00F550E8" w:rsidP="00AD243C">
            <w:pPr>
              <w:spacing w:line="240" w:lineRule="exact"/>
              <w:rPr>
                <w:ins w:id="4819" w:author="Xuning Wei12232" w:date="2026-07-27T15:52:00Z"/>
                <w:rFonts w:ascii="Times New Roman" w:eastAsia="仿宋_GB2312" w:hAnsi="Times New Roman" w:cs="Times New Roman"/>
                <w:color w:val="auto"/>
                <w:kern w:val="0"/>
                <w:sz w:val="18"/>
                <w:szCs w:val="18"/>
                <w:u w:val="single"/>
                <w:lang w:eastAsia="zh-CN"/>
              </w:rPr>
            </w:pPr>
            <w:ins w:id="4820" w:author="Xuning Wei12232" w:date="2026-07-27T15:52:00Z">
              <w:r w:rsidRPr="451895E0">
                <w:rPr>
                  <w:rFonts w:ascii="Segoe UI Symbol" w:eastAsia="MS Gothic" w:hAnsi="Segoe UI Symbol" w:cs="Segoe UI Symbol"/>
                  <w:b/>
                  <w:color w:val="auto"/>
                  <w:sz w:val="18"/>
                  <w:szCs w:val="18"/>
                </w:rPr>
                <w:t>☒</w:t>
              </w:r>
              <w:r w:rsidRPr="451895E0">
                <w:rPr>
                  <w:rFonts w:ascii="Times New Roman" w:eastAsia="仿宋_GB2312" w:hAnsi="Times New Roman" w:cs="Times New Roman"/>
                  <w:color w:val="auto"/>
                  <w:sz w:val="18"/>
                  <w:szCs w:val="18"/>
                </w:rPr>
                <w:t xml:space="preserve"> *</w:t>
              </w:r>
              <w:r w:rsidRPr="451895E0">
                <w:rPr>
                  <w:rFonts w:ascii="Times New Roman" w:eastAsia="仿宋_GB2312" w:hAnsi="Times New Roman" w:cs="Times New Roman"/>
                  <w:color w:val="auto"/>
                  <w:sz w:val="18"/>
                  <w:szCs w:val="18"/>
                  <w:lang w:eastAsia="zh-CN"/>
                </w:rPr>
                <w:t>Handbook &amp; Page:</w:t>
              </w:r>
              <w:r w:rsidRPr="451895E0">
                <w:rPr>
                  <w:rFonts w:ascii="Times New Roman" w:eastAsia="仿宋_GB2312" w:hAnsi="Times New Roman" w:cs="Times New Roman"/>
                  <w:color w:val="auto"/>
                  <w:sz w:val="18"/>
                  <w:szCs w:val="18"/>
                  <w:u w:val="single"/>
                  <w:lang w:eastAsia="zh-CN"/>
                </w:rPr>
                <w:t xml:space="preserve"> </w:t>
              </w:r>
              <w:r w:rsidRPr="451895E0">
                <w:rPr>
                  <w:rFonts w:ascii="Times New Roman" w:eastAsia="仿宋_GB2312" w:hAnsi="Times New Roman" w:cs="Times New Roman"/>
                  <w:color w:val="0000FF"/>
                  <w:sz w:val="18"/>
                  <w:szCs w:val="18"/>
                  <w:u w:val="single"/>
                </w:rPr>
                <w:t>P</w:t>
              </w:r>
              <w:r w:rsidRPr="451895E0">
                <w:rPr>
                  <w:rFonts w:ascii="Times New Roman" w:eastAsia="仿宋_GB2312" w:hAnsi="Times New Roman" w:cs="Times New Roman"/>
                  <w:color w:val="0000FF"/>
                  <w:sz w:val="18"/>
                  <w:szCs w:val="18"/>
                  <w:u w:val="single"/>
                  <w:lang w:eastAsia="zh-CN"/>
                </w:rPr>
                <w:t xml:space="preserve">age 1161-1164 </w:t>
              </w:r>
              <w:r w:rsidRPr="451895E0">
                <w:rPr>
                  <w:rFonts w:ascii="Times New Roman" w:eastAsia="仿宋_GB2312" w:hAnsi="Times New Roman" w:cs="Times New Roman"/>
                  <w:color w:val="auto"/>
                  <w:sz w:val="18"/>
                  <w:szCs w:val="18"/>
                  <w:u w:val="single"/>
                  <w:lang w:eastAsia="zh-CN"/>
                </w:rPr>
                <w:t xml:space="preserve">            </w:t>
              </w:r>
            </w:ins>
          </w:p>
          <w:p w14:paraId="6D2764E4" w14:textId="77777777" w:rsidR="00F550E8" w:rsidRDefault="00F550E8" w:rsidP="00AD243C">
            <w:pPr>
              <w:spacing w:line="240" w:lineRule="exact"/>
              <w:rPr>
                <w:ins w:id="4821" w:author="Xuning Wei12232" w:date="2026-07-27T15:52:00Z"/>
                <w:rFonts w:ascii="Times New Roman" w:eastAsia="仿宋_GB2312" w:hAnsi="Times New Roman" w:cs="Times New Roman"/>
                <w:color w:val="auto"/>
                <w:kern w:val="0"/>
                <w:sz w:val="18"/>
                <w:szCs w:val="18"/>
                <w:u w:val="single"/>
                <w:lang w:eastAsia="zh-CN"/>
              </w:rPr>
            </w:pPr>
            <w:ins w:id="4822" w:author="Xuning Wei12232" w:date="2026-07-27T15:52:00Z">
              <w:r w:rsidRPr="451895E0">
                <w:rPr>
                  <w:rFonts w:ascii="Segoe UI Symbol" w:eastAsia="MS Gothic" w:hAnsi="Segoe UI Symbol" w:cs="Segoe UI Symbol"/>
                  <w:color w:val="auto"/>
                  <w:sz w:val="18"/>
                  <w:szCs w:val="18"/>
                </w:rPr>
                <w:t>☒</w:t>
              </w:r>
              <w:r w:rsidRPr="451895E0">
                <w:rPr>
                  <w:rFonts w:ascii="Times New Roman" w:eastAsia="仿宋_GB2312" w:hAnsi="Times New Roman" w:cs="Times New Roman"/>
                  <w:color w:val="auto"/>
                  <w:sz w:val="18"/>
                  <w:szCs w:val="18"/>
                </w:rPr>
                <w:t>Other</w:t>
              </w:r>
              <w:r w:rsidRPr="451895E0">
                <w:rPr>
                  <w:rFonts w:ascii="Times New Roman" w:eastAsia="仿宋_GB2312" w:hAnsi="Times New Roman" w:cs="Times New Roman"/>
                  <w:color w:val="auto"/>
                  <w:sz w:val="18"/>
                  <w:szCs w:val="18"/>
                  <w:lang w:eastAsia="zh-CN"/>
                </w:rPr>
                <w:t>:</w:t>
              </w:r>
              <w:r w:rsidRPr="451895E0">
                <w:rPr>
                  <w:rFonts w:ascii="Times New Roman" w:eastAsia="仿宋_GB2312" w:hAnsi="Times New Roman" w:cs="Times New Roman"/>
                  <w:color w:val="0000FF"/>
                  <w:sz w:val="18"/>
                  <w:szCs w:val="18"/>
                  <w:u w:val="single"/>
                  <w:lang w:eastAsia="zh-CN"/>
                </w:rPr>
                <w:t xml:space="preserve"> SOP:QM01020</w:t>
              </w:r>
            </w:ins>
          </w:p>
          <w:p w14:paraId="1B567A63" w14:textId="77777777" w:rsidR="00F550E8" w:rsidRPr="00937F85" w:rsidRDefault="00F550E8" w:rsidP="00AD243C">
            <w:pPr>
              <w:spacing w:line="240" w:lineRule="exact"/>
              <w:rPr>
                <w:ins w:id="4823" w:author="Xuning Wei12232" w:date="2026-07-27T15:52:00Z"/>
                <w:rFonts w:ascii="Times New Roman" w:eastAsia="仿宋_GB2312" w:hAnsi="Times New Roman" w:cs="Times New Roman"/>
                <w:color w:val="auto"/>
                <w:sz w:val="18"/>
                <w:szCs w:val="18"/>
              </w:rPr>
            </w:pPr>
            <w:ins w:id="4824" w:author="Xuning Wei12232" w:date="2026-07-27T15:52:00Z">
              <w:r>
                <w:rPr>
                  <w:rFonts w:ascii="Times New Roman" w:eastAsia="仿宋_GB2312" w:hAnsi="Times New Roman" w:cs="Times New Roman"/>
                  <w:color w:val="auto"/>
                  <w:kern w:val="0"/>
                  <w:sz w:val="18"/>
                  <w:szCs w:val="18"/>
                  <w:u w:val="single"/>
                  <w:lang w:eastAsia="zh-CN"/>
                </w:rPr>
                <w:t xml:space="preserve">The </w:t>
              </w:r>
              <w:proofErr w:type="spellStart"/>
              <w:r>
                <w:rPr>
                  <w:rFonts w:ascii="Times New Roman" w:eastAsia="仿宋_GB2312" w:hAnsi="Times New Roman" w:cs="Times New Roman"/>
                  <w:color w:val="auto"/>
                  <w:kern w:val="0"/>
                  <w:sz w:val="18"/>
                  <w:szCs w:val="18"/>
                  <w:u w:val="single"/>
                  <w:lang w:eastAsia="zh-CN"/>
                </w:rPr>
                <w:t>p</w:t>
              </w:r>
              <w:r w:rsidRPr="00F714AD">
                <w:rPr>
                  <w:rFonts w:ascii="Times New Roman" w:eastAsia="仿宋_GB2312" w:hAnsi="Times New Roman" w:cs="Times New Roman"/>
                  <w:color w:val="auto"/>
                  <w:kern w:val="0"/>
                  <w:sz w:val="18"/>
                  <w:szCs w:val="18"/>
                  <w:u w:val="single"/>
                  <w:lang w:eastAsia="zh-CN"/>
                </w:rPr>
                <w:t>iperidine</w:t>
              </w:r>
              <w:proofErr w:type="spellEnd"/>
              <w:r w:rsidRPr="00F714AD">
                <w:rPr>
                  <w:rFonts w:ascii="Times New Roman" w:eastAsia="仿宋_GB2312" w:hAnsi="Times New Roman" w:cs="Times New Roman"/>
                  <w:color w:val="auto"/>
                  <w:kern w:val="0"/>
                  <w:sz w:val="18"/>
                  <w:szCs w:val="18"/>
                  <w:u w:val="single"/>
                  <w:lang w:eastAsia="zh-CN"/>
                </w:rPr>
                <w:t xml:space="preserve"> is a basic substance and has stable properties. </w:t>
              </w:r>
              <w:r>
                <w:rPr>
                  <w:rFonts w:ascii="Times New Roman" w:eastAsia="仿宋_GB2312" w:hAnsi="Times New Roman" w:cs="Times New Roman"/>
                  <w:color w:val="auto"/>
                  <w:kern w:val="0"/>
                  <w:sz w:val="18"/>
                  <w:szCs w:val="18"/>
                  <w:u w:val="single"/>
                  <w:lang w:eastAsia="zh-CN"/>
                </w:rPr>
                <w:t>D</w:t>
              </w:r>
              <w:r w:rsidRPr="00F714AD">
                <w:rPr>
                  <w:rFonts w:ascii="Times New Roman" w:eastAsia="仿宋_GB2312" w:hAnsi="Times New Roman" w:cs="Times New Roman"/>
                  <w:color w:val="auto"/>
                  <w:kern w:val="0"/>
                  <w:sz w:val="18"/>
                  <w:szCs w:val="18"/>
                  <w:u w:val="single"/>
                  <w:lang w:eastAsia="zh-CN"/>
                </w:rPr>
                <w:t xml:space="preserve">o not react with materials such as </w:t>
              </w:r>
              <w:r>
                <w:rPr>
                  <w:rFonts w:ascii="Times New Roman" w:eastAsia="仿宋_GB2312" w:hAnsi="Times New Roman" w:cs="Times New Roman"/>
                  <w:color w:val="auto"/>
                  <w:kern w:val="0"/>
                  <w:sz w:val="18"/>
                  <w:szCs w:val="18"/>
                  <w:u w:val="single"/>
                  <w:lang w:eastAsia="zh-CN"/>
                </w:rPr>
                <w:t>GL, 304SS</w:t>
              </w:r>
              <w:r w:rsidRPr="00F714AD">
                <w:rPr>
                  <w:rFonts w:ascii="Times New Roman" w:eastAsia="仿宋_GB2312" w:hAnsi="Times New Roman" w:cs="Times New Roman"/>
                  <w:color w:val="auto"/>
                  <w:kern w:val="0"/>
                  <w:sz w:val="18"/>
                  <w:szCs w:val="18"/>
                  <w:u w:val="single"/>
                  <w:lang w:eastAsia="zh-CN"/>
                </w:rPr>
                <w:t>, PTFE</w:t>
              </w:r>
              <w:r>
                <w:rPr>
                  <w:rFonts w:ascii="Times New Roman" w:eastAsia="仿宋_GB2312" w:hAnsi="Times New Roman" w:cs="Times New Roman"/>
                  <w:color w:val="auto"/>
                  <w:kern w:val="0"/>
                  <w:sz w:val="18"/>
                  <w:szCs w:val="18"/>
                  <w:u w:val="single"/>
                  <w:lang w:eastAsia="zh-CN"/>
                </w:rPr>
                <w:t>,</w:t>
              </w:r>
              <w:r w:rsidRPr="00F714AD">
                <w:rPr>
                  <w:rFonts w:ascii="Times New Roman" w:eastAsia="仿宋_GB2312" w:hAnsi="Times New Roman" w:cs="Times New Roman"/>
                  <w:color w:val="auto"/>
                  <w:kern w:val="0"/>
                  <w:sz w:val="18"/>
                  <w:szCs w:val="18"/>
                  <w:u w:val="single"/>
                  <w:lang w:eastAsia="zh-CN"/>
                </w:rPr>
                <w:t xml:space="preserve"> FFKM and glass at room temperature</w:t>
              </w:r>
              <w:r w:rsidRPr="00937F85">
                <w:rPr>
                  <w:rFonts w:ascii="Times New Roman" w:eastAsia="仿宋_GB2312" w:hAnsi="Times New Roman" w:cs="Times New Roman"/>
                  <w:color w:val="auto"/>
                  <w:kern w:val="0"/>
                  <w:sz w:val="18"/>
                  <w:szCs w:val="18"/>
                  <w:u w:val="single"/>
                  <w:lang w:eastAsia="zh-CN"/>
                </w:rPr>
                <w:t xml:space="preserve">. The materials are compatible.    </w:t>
              </w:r>
            </w:ins>
          </w:p>
        </w:tc>
      </w:tr>
      <w:tr w:rsidR="00F550E8" w:rsidRPr="00937F85" w14:paraId="4A53F8B7" w14:textId="77777777" w:rsidTr="00AD243C">
        <w:trPr>
          <w:trHeight w:val="397"/>
          <w:ins w:id="4825" w:author="Xuning Wei12232" w:date="2026-07-27T15:52:00Z"/>
        </w:trPr>
        <w:tc>
          <w:tcPr>
            <w:tcW w:w="174" w:type="pct"/>
            <w:vMerge/>
            <w:vAlign w:val="center"/>
          </w:tcPr>
          <w:p w14:paraId="62746CCE" w14:textId="77777777" w:rsidR="00F550E8" w:rsidRPr="00937F85" w:rsidRDefault="00F550E8" w:rsidP="00AD243C">
            <w:pPr>
              <w:pStyle w:val="afb"/>
              <w:numPr>
                <w:ilvl w:val="0"/>
                <w:numId w:val="4"/>
              </w:numPr>
              <w:spacing w:line="240" w:lineRule="exact"/>
              <w:ind w:firstLineChars="0"/>
              <w:jc w:val="center"/>
              <w:rPr>
                <w:ins w:id="4826" w:author="Xuning Wei12232" w:date="2026-07-27T15:52:00Z"/>
                <w:rFonts w:ascii="Times New Roman" w:eastAsia="仿宋_GB2312" w:hAnsi="Times New Roman" w:cs="Times New Roman"/>
                <w:color w:val="auto"/>
                <w:sz w:val="18"/>
                <w:szCs w:val="18"/>
              </w:rPr>
            </w:pPr>
          </w:p>
        </w:tc>
        <w:tc>
          <w:tcPr>
            <w:tcW w:w="1354" w:type="pct"/>
            <w:vMerge/>
            <w:vAlign w:val="center"/>
          </w:tcPr>
          <w:p w14:paraId="277EF414" w14:textId="77777777" w:rsidR="00F550E8" w:rsidRPr="00937F85" w:rsidRDefault="00F550E8" w:rsidP="00AD243C">
            <w:pPr>
              <w:spacing w:line="240" w:lineRule="exact"/>
              <w:jc w:val="both"/>
              <w:rPr>
                <w:ins w:id="4827" w:author="Xuning Wei12232" w:date="2026-07-27T15:52:00Z"/>
                <w:rFonts w:ascii="Times New Roman" w:eastAsia="仿宋_GB2312" w:hAnsi="Times New Roman" w:cs="Times New Roman"/>
                <w:color w:val="auto"/>
                <w:sz w:val="18"/>
                <w:szCs w:val="18"/>
              </w:rPr>
            </w:pPr>
          </w:p>
        </w:tc>
        <w:tc>
          <w:tcPr>
            <w:tcW w:w="1198" w:type="pct"/>
            <w:vMerge/>
            <w:vAlign w:val="center"/>
          </w:tcPr>
          <w:p w14:paraId="4C66638E" w14:textId="77777777" w:rsidR="00F550E8" w:rsidRPr="00937F85" w:rsidRDefault="00F550E8" w:rsidP="00AD243C">
            <w:pPr>
              <w:spacing w:line="240" w:lineRule="exact"/>
              <w:jc w:val="both"/>
              <w:rPr>
                <w:ins w:id="4828" w:author="Xuning Wei12232" w:date="2026-07-27T15:52:00Z"/>
                <w:rFonts w:ascii="Times New Roman" w:eastAsia="仿宋_GB2312" w:hAnsi="Times New Roman" w:cs="Times New Roman"/>
                <w:color w:val="auto"/>
                <w:sz w:val="18"/>
                <w:szCs w:val="18"/>
              </w:rPr>
            </w:pPr>
          </w:p>
        </w:tc>
        <w:tc>
          <w:tcPr>
            <w:tcW w:w="380" w:type="pct"/>
            <w:vMerge/>
            <w:vAlign w:val="center"/>
          </w:tcPr>
          <w:p w14:paraId="0F061295" w14:textId="77777777" w:rsidR="00F550E8" w:rsidRPr="00937F85" w:rsidRDefault="00F550E8" w:rsidP="00AD243C">
            <w:pPr>
              <w:spacing w:line="240" w:lineRule="exact"/>
              <w:jc w:val="center"/>
              <w:rPr>
                <w:ins w:id="4829" w:author="Xuning Wei12232" w:date="2026-07-27T15:52:00Z"/>
                <w:rFonts w:ascii="Times New Roman" w:eastAsia="仿宋_GB2312" w:hAnsi="Times New Roman" w:cs="Times New Roman"/>
                <w:color w:val="auto"/>
                <w:sz w:val="18"/>
                <w:szCs w:val="18"/>
              </w:rPr>
            </w:pPr>
          </w:p>
        </w:tc>
        <w:tc>
          <w:tcPr>
            <w:tcW w:w="348" w:type="pct"/>
            <w:vMerge/>
            <w:vAlign w:val="center"/>
          </w:tcPr>
          <w:p w14:paraId="7703A95B" w14:textId="77777777" w:rsidR="00F550E8" w:rsidRPr="00937F85" w:rsidRDefault="00F550E8" w:rsidP="00AD243C">
            <w:pPr>
              <w:spacing w:line="240" w:lineRule="exact"/>
              <w:jc w:val="center"/>
              <w:rPr>
                <w:ins w:id="4830" w:author="Xuning Wei12232" w:date="2026-07-27T15:52:00Z"/>
                <w:rFonts w:ascii="Times New Roman" w:eastAsia="仿宋_GB2312" w:hAnsi="Times New Roman" w:cs="Times New Roman"/>
                <w:color w:val="auto"/>
                <w:sz w:val="18"/>
                <w:szCs w:val="18"/>
              </w:rPr>
            </w:pPr>
          </w:p>
        </w:tc>
        <w:tc>
          <w:tcPr>
            <w:tcW w:w="289" w:type="pct"/>
            <w:vAlign w:val="center"/>
          </w:tcPr>
          <w:p w14:paraId="6284EFFB" w14:textId="77777777" w:rsidR="00F550E8" w:rsidRPr="00937F85" w:rsidRDefault="000B6761" w:rsidP="00AD243C">
            <w:pPr>
              <w:spacing w:line="240" w:lineRule="exact"/>
              <w:jc w:val="both"/>
              <w:rPr>
                <w:ins w:id="4831" w:author="Xuning Wei12232" w:date="2026-07-27T15:52:00Z"/>
                <w:rFonts w:ascii="Times New Roman" w:eastAsia="仿宋_GB2312" w:hAnsi="Times New Roman" w:cs="Times New Roman"/>
                <w:color w:val="auto"/>
                <w:kern w:val="0"/>
                <w:sz w:val="18"/>
                <w:szCs w:val="18"/>
              </w:rPr>
            </w:pPr>
            <w:customXmlInsRangeStart w:id="4832" w:author="Xuning Wei12232" w:date="2026-07-27T15:52:00Z"/>
            <w:sdt>
              <w:sdtPr>
                <w:rPr>
                  <w:rFonts w:ascii="Times New Roman" w:eastAsia="仿宋_GB2312" w:hAnsi="Times New Roman" w:cs="Times New Roman"/>
                  <w:b/>
                  <w:color w:val="auto"/>
                  <w:sz w:val="18"/>
                  <w:szCs w:val="18"/>
                </w:rPr>
                <w:id w:val="627980344"/>
                <w14:checkbox>
                  <w14:checked w14:val="0"/>
                  <w14:checkedState w14:val="2612" w14:font="MS Gothic"/>
                  <w14:uncheckedState w14:val="2610" w14:font="MS Gothic"/>
                </w14:checkbox>
              </w:sdtPr>
              <w:sdtEndPr/>
              <w:sdtContent>
                <w:customXmlInsRangeEnd w:id="4832"/>
                <w:ins w:id="4833" w:author="Xuning Wei12232" w:date="2026-07-27T15:52:00Z">
                  <w:r w:rsidR="00F550E8" w:rsidRPr="00937F85">
                    <w:rPr>
                      <w:rFonts w:ascii="Segoe UI Symbol" w:eastAsia="MS Gothic" w:hAnsi="Segoe UI Symbol" w:cs="Segoe UI Symbol"/>
                      <w:b/>
                      <w:color w:val="auto"/>
                      <w:sz w:val="18"/>
                      <w:szCs w:val="18"/>
                    </w:rPr>
                    <w:t>☐</w:t>
                  </w:r>
                </w:ins>
                <w:customXmlInsRangeStart w:id="4834" w:author="Xuning Wei12232" w:date="2026-07-27T15:52:00Z"/>
              </w:sdtContent>
            </w:sdt>
            <w:customXmlInsRangeEnd w:id="4834"/>
            <w:ins w:id="4835" w:author="Xuning Wei12232" w:date="2026-07-27T15:52:00Z">
              <w:r w:rsidR="00F550E8" w:rsidRPr="00937F85">
                <w:rPr>
                  <w:rFonts w:ascii="Times New Roman" w:eastAsia="仿宋_GB2312" w:hAnsi="Times New Roman" w:cs="Times New Roman"/>
                  <w:color w:val="auto"/>
                  <w:kern w:val="0"/>
                  <w:sz w:val="18"/>
                  <w:szCs w:val="18"/>
                </w:rPr>
                <w:t xml:space="preserve"> </w:t>
              </w:r>
              <w:r w:rsidR="00F550E8" w:rsidRPr="00937F85">
                <w:rPr>
                  <w:rFonts w:ascii="Times New Roman" w:eastAsia="仿宋_GB2312" w:hAnsi="Times New Roman" w:cs="Times New Roman"/>
                  <w:color w:val="auto"/>
                  <w:kern w:val="0"/>
                  <w:sz w:val="18"/>
                  <w:szCs w:val="18"/>
                  <w:lang w:eastAsia="zh-CN"/>
                </w:rPr>
                <w:t>High</w:t>
              </w:r>
            </w:ins>
          </w:p>
          <w:p w14:paraId="20F76DFE" w14:textId="77777777" w:rsidR="00F550E8" w:rsidRPr="00937F85" w:rsidRDefault="000B6761" w:rsidP="00AD243C">
            <w:pPr>
              <w:spacing w:line="240" w:lineRule="exact"/>
              <w:jc w:val="both"/>
              <w:rPr>
                <w:ins w:id="4836" w:author="Xuning Wei12232" w:date="2026-07-27T15:52:00Z"/>
                <w:rFonts w:ascii="Times New Roman" w:eastAsia="仿宋_GB2312" w:hAnsi="Times New Roman" w:cs="Times New Roman"/>
                <w:color w:val="auto"/>
                <w:kern w:val="0"/>
                <w:sz w:val="18"/>
                <w:szCs w:val="18"/>
                <w:lang w:eastAsia="zh-CN"/>
              </w:rPr>
            </w:pPr>
            <w:customXmlInsRangeStart w:id="4837" w:author="Xuning Wei12232" w:date="2026-07-27T15:52:00Z"/>
            <w:sdt>
              <w:sdtPr>
                <w:rPr>
                  <w:rFonts w:ascii="Times New Roman" w:eastAsia="仿宋_GB2312" w:hAnsi="Times New Roman" w:cs="Times New Roman"/>
                  <w:b/>
                  <w:color w:val="auto"/>
                  <w:sz w:val="18"/>
                  <w:szCs w:val="18"/>
                </w:rPr>
                <w:id w:val="39711690"/>
                <w14:checkbox>
                  <w14:checked w14:val="0"/>
                  <w14:checkedState w14:val="2612" w14:font="MS Gothic"/>
                  <w14:uncheckedState w14:val="2610" w14:font="MS Gothic"/>
                </w14:checkbox>
              </w:sdtPr>
              <w:sdtEndPr/>
              <w:sdtContent>
                <w:customXmlInsRangeEnd w:id="4837"/>
                <w:ins w:id="4838" w:author="Xuning Wei12232" w:date="2026-07-27T15:52:00Z">
                  <w:r w:rsidR="00F550E8" w:rsidRPr="00937F85">
                    <w:rPr>
                      <w:rFonts w:ascii="Segoe UI Symbol" w:eastAsia="仿宋_GB2312" w:hAnsi="Segoe UI Symbol" w:cs="Segoe UI Symbol"/>
                      <w:b/>
                      <w:color w:val="auto"/>
                      <w:sz w:val="18"/>
                      <w:szCs w:val="18"/>
                    </w:rPr>
                    <w:t>☐</w:t>
                  </w:r>
                </w:ins>
                <w:customXmlInsRangeStart w:id="4839" w:author="Xuning Wei12232" w:date="2026-07-27T15:52:00Z"/>
              </w:sdtContent>
            </w:sdt>
            <w:customXmlInsRangeEnd w:id="4839"/>
            <w:ins w:id="4840" w:author="Xuning Wei12232" w:date="2026-07-27T15:52:00Z">
              <w:r w:rsidR="00F550E8" w:rsidRPr="00937F85">
                <w:rPr>
                  <w:rFonts w:ascii="Times New Roman" w:eastAsia="仿宋_GB2312" w:hAnsi="Times New Roman" w:cs="Times New Roman"/>
                  <w:b/>
                  <w:color w:val="auto"/>
                  <w:sz w:val="18"/>
                  <w:szCs w:val="18"/>
                </w:rPr>
                <w:t xml:space="preserve"> </w:t>
              </w:r>
              <w:r w:rsidR="00F550E8" w:rsidRPr="00937F85">
                <w:rPr>
                  <w:rFonts w:ascii="Times New Roman" w:eastAsia="仿宋_GB2312" w:hAnsi="Times New Roman" w:cs="Times New Roman"/>
                  <w:color w:val="auto"/>
                  <w:kern w:val="0"/>
                  <w:sz w:val="18"/>
                  <w:szCs w:val="18"/>
                  <w:lang w:eastAsia="zh-CN"/>
                </w:rPr>
                <w:t>Medium</w:t>
              </w:r>
            </w:ins>
          </w:p>
          <w:p w14:paraId="4F435BC6" w14:textId="77777777" w:rsidR="00F550E8" w:rsidRPr="00937F85" w:rsidRDefault="000B6761" w:rsidP="00AD243C">
            <w:pPr>
              <w:spacing w:line="240" w:lineRule="exact"/>
              <w:jc w:val="both"/>
              <w:rPr>
                <w:ins w:id="4841" w:author="Xuning Wei12232" w:date="2026-07-27T15:52:00Z"/>
                <w:rFonts w:ascii="Times New Roman" w:eastAsia="仿宋_GB2312" w:hAnsi="Times New Roman" w:cs="Times New Roman"/>
                <w:color w:val="auto"/>
                <w:sz w:val="18"/>
                <w:szCs w:val="18"/>
              </w:rPr>
            </w:pPr>
            <w:customXmlInsRangeStart w:id="4842" w:author="Xuning Wei12232" w:date="2026-07-27T15:52:00Z"/>
            <w:sdt>
              <w:sdtPr>
                <w:rPr>
                  <w:rFonts w:ascii="Times New Roman" w:eastAsia="仿宋_GB2312" w:hAnsi="Times New Roman" w:cs="Times New Roman"/>
                  <w:b/>
                  <w:color w:val="auto"/>
                  <w:sz w:val="18"/>
                  <w:szCs w:val="18"/>
                </w:rPr>
                <w:id w:val="-292443219"/>
                <w14:checkbox>
                  <w14:checked w14:val="1"/>
                  <w14:checkedState w14:val="2612" w14:font="MS Gothic"/>
                  <w14:uncheckedState w14:val="2610" w14:font="MS Gothic"/>
                </w14:checkbox>
              </w:sdtPr>
              <w:sdtEndPr/>
              <w:sdtContent>
                <w:customXmlInsRangeEnd w:id="4842"/>
                <w:ins w:id="4843" w:author="Xuning Wei12232" w:date="2026-07-27T15:52:00Z">
                  <w:r w:rsidR="00F550E8" w:rsidRPr="00937F85">
                    <w:rPr>
                      <w:rFonts w:ascii="Segoe UI Symbol" w:eastAsia="MS Gothic" w:hAnsi="Segoe UI Symbol" w:cs="Segoe UI Symbol"/>
                      <w:b/>
                      <w:color w:val="auto"/>
                      <w:sz w:val="18"/>
                      <w:szCs w:val="18"/>
                    </w:rPr>
                    <w:t>☒</w:t>
                  </w:r>
                </w:ins>
                <w:customXmlInsRangeStart w:id="4844" w:author="Xuning Wei12232" w:date="2026-07-27T15:52:00Z"/>
              </w:sdtContent>
            </w:sdt>
            <w:customXmlInsRangeEnd w:id="4844"/>
            <w:ins w:id="4845" w:author="Xuning Wei12232" w:date="2026-07-27T15:52:00Z">
              <w:r w:rsidR="00F550E8" w:rsidRPr="00937F85">
                <w:rPr>
                  <w:rFonts w:ascii="Times New Roman" w:eastAsia="仿宋_GB2312" w:hAnsi="Times New Roman" w:cs="Times New Roman"/>
                  <w:color w:val="auto"/>
                  <w:kern w:val="0"/>
                  <w:sz w:val="18"/>
                  <w:szCs w:val="18"/>
                  <w:lang w:eastAsia="zh-CN"/>
                </w:rPr>
                <w:t xml:space="preserve"> Low</w:t>
              </w:r>
            </w:ins>
          </w:p>
        </w:tc>
        <w:tc>
          <w:tcPr>
            <w:tcW w:w="411" w:type="pct"/>
            <w:vAlign w:val="center"/>
          </w:tcPr>
          <w:p w14:paraId="6624A51A" w14:textId="77777777" w:rsidR="00F550E8" w:rsidRPr="00937F85" w:rsidRDefault="00F550E8" w:rsidP="00AD243C">
            <w:pPr>
              <w:spacing w:line="240" w:lineRule="exact"/>
              <w:jc w:val="both"/>
              <w:rPr>
                <w:ins w:id="4846" w:author="Xuning Wei12232" w:date="2026-07-27T15:52:00Z"/>
                <w:rFonts w:ascii="Times New Roman" w:eastAsia="仿宋_GB2312" w:hAnsi="Times New Roman" w:cs="Times New Roman"/>
                <w:color w:val="auto"/>
                <w:sz w:val="18"/>
                <w:szCs w:val="18"/>
              </w:rPr>
            </w:pPr>
            <w:ins w:id="4847" w:author="Xuning Wei12232" w:date="2026-07-27T15:52:00Z">
              <w:r w:rsidRPr="00937F85">
                <w:rPr>
                  <w:rFonts w:ascii="Times New Roman" w:eastAsia="仿宋_GB2312" w:hAnsi="Times New Roman" w:cs="Times New Roman"/>
                  <w:color w:val="auto"/>
                  <w:kern w:val="0"/>
                  <w:sz w:val="18"/>
                  <w:szCs w:val="18"/>
                  <w:lang w:eastAsia="zh-CN"/>
                </w:rPr>
                <w:t>Data sources indicate good compatibility</w:t>
              </w:r>
            </w:ins>
          </w:p>
        </w:tc>
        <w:tc>
          <w:tcPr>
            <w:tcW w:w="846" w:type="pct"/>
            <w:vMerge/>
            <w:vAlign w:val="center"/>
          </w:tcPr>
          <w:p w14:paraId="26DEBF0C" w14:textId="77777777" w:rsidR="00F550E8" w:rsidRPr="00937F85" w:rsidRDefault="00F550E8" w:rsidP="00AD243C">
            <w:pPr>
              <w:spacing w:line="240" w:lineRule="exact"/>
              <w:rPr>
                <w:ins w:id="4848" w:author="Xuning Wei12232" w:date="2026-07-27T15:52:00Z"/>
                <w:rFonts w:ascii="Times New Roman" w:eastAsia="仿宋_GB2312" w:hAnsi="Times New Roman" w:cs="Times New Roman"/>
                <w:color w:val="auto"/>
                <w:sz w:val="18"/>
                <w:szCs w:val="18"/>
              </w:rPr>
            </w:pPr>
          </w:p>
        </w:tc>
      </w:tr>
    </w:tbl>
    <w:p w14:paraId="127957A7" w14:textId="5C845EE0" w:rsidR="00F550E8" w:rsidRDefault="00F550E8" w:rsidP="00F550E8">
      <w:pPr>
        <w:rPr>
          <w:ins w:id="4849" w:author="Xuning Wei12232" w:date="2026-07-27T20:54:00Z"/>
          <w:rFonts w:ascii="Times New Roman" w:eastAsia="仿宋_GB2312" w:hAnsi="Times New Roman" w:cs="Times New Roman"/>
          <w:color w:val="auto"/>
          <w:sz w:val="20"/>
          <w:szCs w:val="20"/>
          <w:lang w:eastAsia="zh-CN" w:bidi="ar"/>
        </w:rPr>
      </w:pPr>
      <w:ins w:id="4850" w:author="Xuning Wei12232" w:date="2026-07-27T15:52:00Z">
        <w:r w:rsidRPr="00937F85">
          <w:rPr>
            <w:rFonts w:ascii="Times New Roman" w:eastAsia="仿宋_GB2312" w:hAnsi="Times New Roman" w:cs="Times New Roman"/>
            <w:color w:val="auto"/>
            <w:kern w:val="0"/>
            <w:sz w:val="20"/>
            <w:szCs w:val="20"/>
            <w:lang w:eastAsia="zh-CN" w:bidi="ar"/>
          </w:rPr>
          <w:t>*</w:t>
        </w:r>
        <w:r w:rsidRPr="335F2C10">
          <w:rPr>
            <w:rFonts w:ascii="Times New Roman" w:eastAsia="仿宋_GB2312" w:hAnsi="Times New Roman" w:cs="Times New Roman"/>
            <w:i/>
            <w:iCs/>
            <w:color w:val="auto"/>
            <w:kern w:val="0"/>
            <w:sz w:val="20"/>
            <w:szCs w:val="20"/>
            <w:lang w:eastAsia="zh-CN" w:bidi="ar"/>
          </w:rPr>
          <w:t>:</w:t>
        </w:r>
        <w:r w:rsidRPr="00937F85">
          <w:rPr>
            <w:rFonts w:ascii="Times New Roman" w:eastAsia="仿宋_GB2312" w:hAnsi="Times New Roman" w:cs="Times New Roman"/>
            <w:color w:val="auto"/>
            <w:sz w:val="20"/>
            <w:szCs w:val="20"/>
            <w:lang w:eastAsia="zh-CN" w:bidi="ar"/>
          </w:rPr>
          <w:t xml:space="preserve"> Note: </w:t>
        </w:r>
        <w:r w:rsidRPr="00937F85">
          <w:rPr>
            <w:rFonts w:ascii="Times New Roman" w:eastAsia="仿宋_GB2312" w:hAnsi="Times New Roman" w:cs="Times New Roman"/>
            <w:color w:val="auto"/>
            <w:sz w:val="20"/>
            <w:szCs w:val="20"/>
            <w:lang w:eastAsia="zh-CN"/>
          </w:rPr>
          <w:t>Handbook refers to &lt;</w:t>
        </w:r>
        <w:r w:rsidRPr="00937F85">
          <w:rPr>
            <w:rFonts w:ascii="Times New Roman" w:hAnsi="Times New Roman" w:cs="Times New Roman"/>
            <w:color w:val="auto"/>
          </w:rPr>
          <w:t xml:space="preserve"> </w:t>
        </w:r>
        <w:r w:rsidRPr="00937F85">
          <w:rPr>
            <w:rFonts w:ascii="Times New Roman" w:eastAsia="仿宋_GB2312" w:hAnsi="Times New Roman" w:cs="Times New Roman"/>
            <w:color w:val="auto"/>
            <w:sz w:val="20"/>
            <w:szCs w:val="20"/>
            <w:lang w:eastAsia="zh-CN"/>
          </w:rPr>
          <w:t>CORROSION RESISTANCE TABLES (Author: Philip A. Schweitzer, P.E. Published in 2004)&gt;.</w:t>
        </w:r>
        <w:r w:rsidRPr="00937F85">
          <w:rPr>
            <w:rFonts w:ascii="Times New Roman" w:eastAsia="仿宋_GB2312" w:hAnsi="Times New Roman" w:cs="Times New Roman"/>
            <w:color w:val="auto"/>
            <w:sz w:val="20"/>
            <w:szCs w:val="20"/>
            <w:lang w:eastAsia="zh-CN" w:bidi="ar"/>
          </w:rPr>
          <w:t xml:space="preserve"> </w:t>
        </w:r>
      </w:ins>
    </w:p>
    <w:p w14:paraId="5D38A5AB" w14:textId="77777777" w:rsidR="00CB009B" w:rsidRDefault="00CB009B" w:rsidP="00F550E8">
      <w:pPr>
        <w:rPr>
          <w:ins w:id="4851" w:author="Xuning Wei12232" w:date="2026-07-27T15:52:00Z"/>
          <w:rFonts w:ascii="Times New Roman" w:eastAsia="仿宋_GB2312" w:hAnsi="Times New Roman" w:cs="Times New Roman"/>
          <w:color w:val="auto"/>
          <w:sz w:val="20"/>
          <w:szCs w:val="20"/>
          <w:lang w:eastAsia="zh-CN" w:bidi="ar"/>
        </w:rPr>
      </w:pPr>
    </w:p>
    <w:p w14:paraId="744A4127" w14:textId="77777777" w:rsidR="00F550E8" w:rsidRDefault="00F550E8" w:rsidP="00F550E8">
      <w:pPr>
        <w:jc w:val="center"/>
        <w:rPr>
          <w:ins w:id="4852" w:author="Xuning Wei12232" w:date="2026-07-27T15:52:00Z"/>
          <w:rFonts w:ascii="Times New Roman" w:hAnsi="Times New Roman" w:cs="Times New Roman"/>
          <w:color w:val="0000FF"/>
          <w:sz w:val="18"/>
          <w:szCs w:val="18"/>
          <w:shd w:val="clear" w:color="auto" w:fill="FFFFFF"/>
        </w:rPr>
      </w:pPr>
      <w:ins w:id="4853" w:author="Xuning Wei12232" w:date="2026-07-27T15:52:00Z">
        <w:r w:rsidRPr="00937F85">
          <w:rPr>
            <w:rFonts w:ascii="Times New Roman" w:eastAsia="仿宋_GB2312" w:hAnsi="Times New Roman" w:cs="Times New Roman"/>
            <w:b/>
            <w:color w:val="auto"/>
            <w:sz w:val="20"/>
            <w:szCs w:val="20"/>
          </w:rPr>
          <w:lastRenderedPageBreak/>
          <w:t>Table 8</w:t>
        </w:r>
        <w:r w:rsidRPr="00937F85">
          <w:rPr>
            <w:rFonts w:ascii="Times New Roman" w:eastAsia="仿宋_GB2312" w:hAnsi="Times New Roman" w:cs="Times New Roman"/>
            <w:b/>
            <w:color w:val="auto"/>
            <w:sz w:val="20"/>
            <w:szCs w:val="20"/>
            <w:lang w:eastAsia="zh-CN"/>
          </w:rPr>
          <w:t>-</w:t>
        </w:r>
        <w:r w:rsidRPr="00937F85">
          <w:rPr>
            <w:rFonts w:ascii="Times New Roman" w:eastAsia="仿宋_GB2312" w:hAnsi="Times New Roman" w:cs="Times New Roman"/>
            <w:b/>
            <w:color w:val="auto"/>
            <w:sz w:val="20"/>
            <w:szCs w:val="20"/>
          </w:rPr>
          <w:t>2: Equipment Compatibility and Corrosion Impact Study for</w:t>
        </w:r>
        <w:r w:rsidRPr="00937F85">
          <w:rPr>
            <w:rFonts w:ascii="Times New Roman" w:hAnsi="Times New Roman" w:cs="Times New Roman"/>
            <w:color w:val="auto"/>
          </w:rPr>
          <w:t xml:space="preserve"> </w:t>
        </w:r>
        <w:r w:rsidRPr="00937F85">
          <w:rPr>
            <w:rFonts w:ascii="Times New Roman" w:eastAsia="仿宋_GB2312" w:hAnsi="Times New Roman" w:cs="Times New Roman"/>
            <w:b/>
            <w:color w:val="auto"/>
            <w:sz w:val="20"/>
            <w:szCs w:val="20"/>
          </w:rPr>
          <w:t>glovebox</w:t>
        </w:r>
        <w:r w:rsidRPr="006F0556">
          <w:rPr>
            <w:rFonts w:ascii="Times New Roman" w:hAnsi="Times New Roman" w:cs="Times New Roman"/>
            <w:b/>
            <w:color w:val="0000FF"/>
            <w:sz w:val="18"/>
            <w:szCs w:val="18"/>
            <w:shd w:val="clear" w:color="auto" w:fill="FFFFFF"/>
          </w:rPr>
          <w:t xml:space="preserve"> TJ4S-1200-GB01</w:t>
        </w:r>
        <w:r>
          <w:rPr>
            <w:rFonts w:ascii="Times New Roman" w:hAnsi="Times New Roman" w:cs="Times New Roman"/>
            <w:b/>
            <w:color w:val="0000FF"/>
            <w:sz w:val="18"/>
            <w:szCs w:val="18"/>
            <w:shd w:val="clear" w:color="auto" w:fill="FFFFFF"/>
          </w:rPr>
          <w:t>&amp;</w:t>
        </w:r>
        <w:r w:rsidRPr="002B6BDD">
          <w:rPr>
            <w:rFonts w:ascii="Times New Roman" w:hAnsi="Times New Roman" w:cs="Times New Roman"/>
            <w:b/>
            <w:color w:val="0000FF"/>
            <w:sz w:val="18"/>
            <w:szCs w:val="18"/>
            <w:shd w:val="clear" w:color="auto" w:fill="FFFFFF"/>
          </w:rPr>
          <w:t>TJ4S-1200-GB0</w:t>
        </w:r>
        <w:r>
          <w:rPr>
            <w:rFonts w:ascii="Times New Roman" w:hAnsi="Times New Roman" w:cs="Times New Roman"/>
            <w:b/>
            <w:color w:val="0000FF"/>
            <w:sz w:val="18"/>
            <w:szCs w:val="18"/>
            <w:shd w:val="clear" w:color="auto" w:fill="FFFFFF"/>
          </w:rPr>
          <w:t>2&amp;</w:t>
        </w:r>
        <w:r w:rsidRPr="009853C2">
          <w:rPr>
            <w:rFonts w:ascii="Times New Roman" w:hAnsi="Times New Roman" w:cs="Times New Roman"/>
            <w:b/>
            <w:color w:val="0000FF"/>
            <w:sz w:val="18"/>
            <w:szCs w:val="18"/>
            <w:shd w:val="clear" w:color="auto" w:fill="FFFFFF"/>
          </w:rPr>
          <w:t xml:space="preserve"> </w:t>
        </w:r>
        <w:r w:rsidRPr="002B6BDD">
          <w:rPr>
            <w:rFonts w:ascii="Times New Roman" w:hAnsi="Times New Roman" w:cs="Times New Roman"/>
            <w:b/>
            <w:color w:val="0000FF"/>
            <w:sz w:val="18"/>
            <w:szCs w:val="18"/>
            <w:shd w:val="clear" w:color="auto" w:fill="FFFFFF"/>
          </w:rPr>
          <w:t>TJ4S-1200-GB0</w:t>
        </w:r>
        <w:r>
          <w:rPr>
            <w:rFonts w:ascii="Times New Roman" w:hAnsi="Times New Roman" w:cs="Times New Roman"/>
            <w:b/>
            <w:color w:val="0000FF"/>
            <w:sz w:val="18"/>
            <w:szCs w:val="18"/>
            <w:shd w:val="clear" w:color="auto" w:fill="FFFFFF"/>
          </w:rPr>
          <w:t>3&amp;</w:t>
        </w:r>
        <w:r w:rsidRPr="009853C2">
          <w:rPr>
            <w:rFonts w:ascii="Times New Roman" w:hAnsi="Times New Roman" w:cs="Times New Roman"/>
            <w:b/>
            <w:color w:val="0000FF"/>
            <w:sz w:val="18"/>
            <w:szCs w:val="18"/>
            <w:shd w:val="clear" w:color="auto" w:fill="FFFFFF"/>
          </w:rPr>
          <w:t xml:space="preserve"> </w:t>
        </w:r>
        <w:r w:rsidRPr="002B6BDD">
          <w:rPr>
            <w:rFonts w:ascii="Times New Roman" w:hAnsi="Times New Roman" w:cs="Times New Roman"/>
            <w:b/>
            <w:color w:val="0000FF"/>
            <w:sz w:val="18"/>
            <w:szCs w:val="18"/>
            <w:shd w:val="clear" w:color="auto" w:fill="FFFFFF"/>
          </w:rPr>
          <w:t>TJ4S-1200-GB0</w:t>
        </w:r>
        <w:r>
          <w:rPr>
            <w:rFonts w:ascii="Times New Roman" w:hAnsi="Times New Roman" w:cs="Times New Roman"/>
            <w:b/>
            <w:color w:val="0000FF"/>
            <w:sz w:val="18"/>
            <w:szCs w:val="18"/>
            <w:shd w:val="clear" w:color="auto" w:fill="FFFFFF"/>
          </w:rPr>
          <w:t>5</w:t>
        </w:r>
      </w:ins>
    </w:p>
    <w:p w14:paraId="5FB26DCD" w14:textId="77777777" w:rsidR="00F550E8" w:rsidRPr="00937F85" w:rsidRDefault="00F550E8" w:rsidP="00F550E8">
      <w:pPr>
        <w:spacing w:beforeLines="50" w:before="120" w:afterLines="50" w:after="120"/>
        <w:jc w:val="center"/>
        <w:rPr>
          <w:ins w:id="4854" w:author="Xuning Wei12232" w:date="2026-07-27T15:52:00Z"/>
          <w:rFonts w:ascii="Times New Roman" w:hAnsi="Times New Roman" w:cs="Times New Roman"/>
          <w:color w:va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544"/>
        <w:gridCol w:w="3119"/>
        <w:gridCol w:w="1275"/>
        <w:gridCol w:w="851"/>
        <w:gridCol w:w="992"/>
        <w:gridCol w:w="992"/>
        <w:gridCol w:w="2977"/>
      </w:tblGrid>
      <w:tr w:rsidR="00F550E8" w:rsidRPr="00937F85" w14:paraId="663FAB24" w14:textId="77777777" w:rsidTr="00AD243C">
        <w:trPr>
          <w:trHeight w:val="397"/>
          <w:tblHeader/>
          <w:ins w:id="4855" w:author="Xuning Wei12232" w:date="2026-07-27T15:52:00Z"/>
        </w:trPr>
        <w:tc>
          <w:tcPr>
            <w:tcW w:w="4106" w:type="dxa"/>
            <w:gridSpan w:val="2"/>
            <w:shd w:val="clear" w:color="auto" w:fill="D9D9D9" w:themeFill="background1" w:themeFillShade="D9"/>
            <w:vAlign w:val="center"/>
          </w:tcPr>
          <w:p w14:paraId="5B2B3C65" w14:textId="77777777" w:rsidR="00F550E8" w:rsidRPr="00937F85" w:rsidRDefault="00F550E8" w:rsidP="00AD243C">
            <w:pPr>
              <w:spacing w:line="240" w:lineRule="exact"/>
              <w:jc w:val="center"/>
              <w:rPr>
                <w:ins w:id="4856" w:author="Xuning Wei12232" w:date="2026-07-27T15:52:00Z"/>
                <w:rFonts w:ascii="Times New Roman" w:eastAsia="仿宋_GB2312" w:hAnsi="Times New Roman" w:cs="Times New Roman"/>
                <w:b/>
                <w:color w:val="auto"/>
                <w:sz w:val="18"/>
                <w:szCs w:val="18"/>
              </w:rPr>
            </w:pPr>
            <w:ins w:id="4857" w:author="Xuning Wei12232" w:date="2026-07-27T15:52:00Z">
              <w:r w:rsidRPr="00937F85">
                <w:rPr>
                  <w:rFonts w:ascii="Times New Roman" w:eastAsia="仿宋_GB2312" w:hAnsi="Times New Roman" w:cs="Times New Roman"/>
                  <w:b/>
                  <w:color w:val="auto"/>
                  <w:sz w:val="18"/>
                  <w:szCs w:val="18"/>
                </w:rPr>
                <w:t>Process steps</w:t>
              </w:r>
            </w:ins>
          </w:p>
        </w:tc>
        <w:tc>
          <w:tcPr>
            <w:tcW w:w="5245" w:type="dxa"/>
            <w:gridSpan w:val="3"/>
            <w:shd w:val="clear" w:color="auto" w:fill="D9D9D9" w:themeFill="background1" w:themeFillShade="D9"/>
            <w:vAlign w:val="center"/>
          </w:tcPr>
          <w:p w14:paraId="24B8D040" w14:textId="77777777" w:rsidR="00F550E8" w:rsidRPr="00937F85" w:rsidRDefault="00F550E8" w:rsidP="00AD243C">
            <w:pPr>
              <w:spacing w:line="240" w:lineRule="exact"/>
              <w:jc w:val="center"/>
              <w:rPr>
                <w:ins w:id="4858" w:author="Xuning Wei12232" w:date="2026-07-27T15:52:00Z"/>
                <w:rFonts w:ascii="Times New Roman" w:eastAsia="仿宋_GB2312" w:hAnsi="Times New Roman" w:cs="Times New Roman"/>
                <w:b/>
                <w:color w:val="auto"/>
                <w:sz w:val="18"/>
                <w:szCs w:val="18"/>
              </w:rPr>
            </w:pPr>
            <w:ins w:id="4859" w:author="Xuning Wei12232" w:date="2026-07-27T15:52:00Z">
              <w:r w:rsidRPr="00937F85">
                <w:rPr>
                  <w:rFonts w:ascii="Times New Roman" w:eastAsia="仿宋_GB2312" w:hAnsi="Times New Roman" w:cs="Times New Roman"/>
                  <w:b/>
                  <w:color w:val="auto"/>
                  <w:sz w:val="18"/>
                  <w:szCs w:val="18"/>
                </w:rPr>
                <w:t>Sieving</w:t>
              </w:r>
            </w:ins>
          </w:p>
        </w:tc>
        <w:tc>
          <w:tcPr>
            <w:tcW w:w="1984" w:type="dxa"/>
            <w:gridSpan w:val="2"/>
            <w:shd w:val="clear" w:color="auto" w:fill="D9D9D9" w:themeFill="background1" w:themeFillShade="D9"/>
            <w:vAlign w:val="center"/>
          </w:tcPr>
          <w:p w14:paraId="6119EDC1" w14:textId="77777777" w:rsidR="00F550E8" w:rsidRPr="00937F85" w:rsidRDefault="00F550E8" w:rsidP="00AD243C">
            <w:pPr>
              <w:spacing w:line="240" w:lineRule="exact"/>
              <w:jc w:val="center"/>
              <w:rPr>
                <w:ins w:id="4860" w:author="Xuning Wei12232" w:date="2026-07-27T15:52:00Z"/>
                <w:rFonts w:ascii="Times New Roman" w:eastAsia="仿宋_GB2312" w:hAnsi="Times New Roman" w:cs="Times New Roman"/>
                <w:b/>
                <w:color w:val="auto"/>
                <w:sz w:val="18"/>
                <w:szCs w:val="18"/>
              </w:rPr>
            </w:pPr>
            <w:ins w:id="4861" w:author="Xuning Wei12232" w:date="2026-07-27T15:52:00Z">
              <w:r w:rsidRPr="00937F85">
                <w:rPr>
                  <w:rFonts w:ascii="Times New Roman" w:eastAsia="仿宋_GB2312" w:hAnsi="Times New Roman" w:cs="Times New Roman"/>
                  <w:b/>
                  <w:color w:val="auto"/>
                  <w:sz w:val="18"/>
                  <w:szCs w:val="18"/>
                </w:rPr>
                <w:t>Equipment Codes</w:t>
              </w:r>
            </w:ins>
          </w:p>
        </w:tc>
        <w:tc>
          <w:tcPr>
            <w:tcW w:w="2977" w:type="dxa"/>
            <w:shd w:val="clear" w:color="auto" w:fill="D9D9D9" w:themeFill="background1" w:themeFillShade="D9"/>
            <w:vAlign w:val="center"/>
          </w:tcPr>
          <w:p w14:paraId="3AC30265" w14:textId="77777777" w:rsidR="00F550E8" w:rsidRPr="00937F85" w:rsidRDefault="00F550E8" w:rsidP="00AD243C">
            <w:pPr>
              <w:spacing w:line="240" w:lineRule="exact"/>
              <w:jc w:val="center"/>
              <w:rPr>
                <w:ins w:id="4862" w:author="Xuning Wei12232" w:date="2026-07-27T15:52:00Z"/>
                <w:rFonts w:ascii="Times New Roman" w:eastAsia="仿宋_GB2312" w:hAnsi="Times New Roman" w:cs="Times New Roman"/>
                <w:b/>
                <w:color w:val="auto"/>
                <w:sz w:val="18"/>
                <w:szCs w:val="18"/>
              </w:rPr>
            </w:pPr>
            <w:ins w:id="4863" w:author="Xuning Wei12232" w:date="2026-07-27T15:52:00Z">
              <w:r w:rsidRPr="002B6BDD">
                <w:rPr>
                  <w:rFonts w:ascii="Times New Roman" w:hAnsi="Times New Roman" w:cs="Times New Roman"/>
                  <w:b/>
                  <w:color w:val="0000FF"/>
                  <w:sz w:val="18"/>
                  <w:szCs w:val="18"/>
                  <w:shd w:val="clear" w:color="auto" w:fill="FFFFFF"/>
                </w:rPr>
                <w:t>TJ4S-1200-GB01</w:t>
              </w:r>
              <w:r>
                <w:rPr>
                  <w:rFonts w:ascii="Times New Roman" w:hAnsi="Times New Roman" w:cs="Times New Roman"/>
                  <w:b/>
                  <w:color w:val="0000FF"/>
                  <w:sz w:val="18"/>
                  <w:szCs w:val="18"/>
                  <w:shd w:val="clear" w:color="auto" w:fill="FFFFFF"/>
                </w:rPr>
                <w:t>&amp;</w:t>
              </w:r>
              <w:r w:rsidRPr="002B6BDD">
                <w:rPr>
                  <w:rFonts w:ascii="Times New Roman" w:hAnsi="Times New Roman" w:cs="Times New Roman"/>
                  <w:b/>
                  <w:color w:val="0000FF"/>
                  <w:sz w:val="18"/>
                  <w:szCs w:val="18"/>
                  <w:shd w:val="clear" w:color="auto" w:fill="FFFFFF"/>
                </w:rPr>
                <w:t>TJ4S-1200-GB0</w:t>
              </w:r>
              <w:r>
                <w:rPr>
                  <w:rFonts w:ascii="Times New Roman" w:hAnsi="Times New Roman" w:cs="Times New Roman"/>
                  <w:b/>
                  <w:color w:val="0000FF"/>
                  <w:sz w:val="18"/>
                  <w:szCs w:val="18"/>
                  <w:shd w:val="clear" w:color="auto" w:fill="FFFFFF"/>
                </w:rPr>
                <w:t>2&amp;</w:t>
              </w:r>
              <w:r w:rsidRPr="009853C2">
                <w:rPr>
                  <w:rFonts w:ascii="Times New Roman" w:hAnsi="Times New Roman" w:cs="Times New Roman"/>
                  <w:b/>
                  <w:color w:val="0000FF"/>
                  <w:sz w:val="18"/>
                  <w:szCs w:val="18"/>
                  <w:shd w:val="clear" w:color="auto" w:fill="FFFFFF"/>
                </w:rPr>
                <w:t xml:space="preserve"> </w:t>
              </w:r>
              <w:r w:rsidRPr="002B6BDD">
                <w:rPr>
                  <w:rFonts w:ascii="Times New Roman" w:hAnsi="Times New Roman" w:cs="Times New Roman"/>
                  <w:b/>
                  <w:color w:val="0000FF"/>
                  <w:sz w:val="18"/>
                  <w:szCs w:val="18"/>
                  <w:shd w:val="clear" w:color="auto" w:fill="FFFFFF"/>
                </w:rPr>
                <w:t>TJ4S-1200-GB0</w:t>
              </w:r>
              <w:r>
                <w:rPr>
                  <w:rFonts w:ascii="Times New Roman" w:hAnsi="Times New Roman" w:cs="Times New Roman"/>
                  <w:b/>
                  <w:color w:val="0000FF"/>
                  <w:sz w:val="18"/>
                  <w:szCs w:val="18"/>
                  <w:shd w:val="clear" w:color="auto" w:fill="FFFFFF"/>
                </w:rPr>
                <w:t>3&amp;</w:t>
              </w:r>
              <w:r w:rsidRPr="009853C2">
                <w:rPr>
                  <w:rFonts w:ascii="Times New Roman" w:hAnsi="Times New Roman" w:cs="Times New Roman"/>
                  <w:b/>
                  <w:color w:val="0000FF"/>
                  <w:sz w:val="18"/>
                  <w:szCs w:val="18"/>
                  <w:shd w:val="clear" w:color="auto" w:fill="FFFFFF"/>
                </w:rPr>
                <w:t xml:space="preserve"> </w:t>
              </w:r>
              <w:r w:rsidRPr="002B6BDD">
                <w:rPr>
                  <w:rFonts w:ascii="Times New Roman" w:hAnsi="Times New Roman" w:cs="Times New Roman"/>
                  <w:b/>
                  <w:color w:val="0000FF"/>
                  <w:sz w:val="18"/>
                  <w:szCs w:val="18"/>
                  <w:shd w:val="clear" w:color="auto" w:fill="FFFFFF"/>
                </w:rPr>
                <w:t>TJ4S-1200-GB0</w:t>
              </w:r>
              <w:r>
                <w:rPr>
                  <w:rFonts w:ascii="Times New Roman" w:hAnsi="Times New Roman" w:cs="Times New Roman"/>
                  <w:b/>
                  <w:color w:val="0000FF"/>
                  <w:sz w:val="18"/>
                  <w:szCs w:val="18"/>
                  <w:shd w:val="clear" w:color="auto" w:fill="FFFFFF"/>
                </w:rPr>
                <w:t>5</w:t>
              </w:r>
            </w:ins>
          </w:p>
        </w:tc>
      </w:tr>
      <w:tr w:rsidR="00F550E8" w:rsidRPr="00937F85" w14:paraId="7790EEA0" w14:textId="77777777" w:rsidTr="00AD243C">
        <w:trPr>
          <w:trHeight w:val="397"/>
          <w:tblHeader/>
          <w:ins w:id="4864" w:author="Xuning Wei12232" w:date="2026-07-27T15:52:00Z"/>
        </w:trPr>
        <w:tc>
          <w:tcPr>
            <w:tcW w:w="562" w:type="dxa"/>
            <w:shd w:val="clear" w:color="auto" w:fill="D9D9D9" w:themeFill="background1" w:themeFillShade="D9"/>
            <w:vAlign w:val="center"/>
          </w:tcPr>
          <w:p w14:paraId="339564BD" w14:textId="77777777" w:rsidR="00F550E8" w:rsidRPr="00937F85" w:rsidRDefault="00F550E8" w:rsidP="00AD243C">
            <w:pPr>
              <w:spacing w:line="240" w:lineRule="exact"/>
              <w:jc w:val="center"/>
              <w:rPr>
                <w:ins w:id="4865" w:author="Xuning Wei12232" w:date="2026-07-27T15:52:00Z"/>
                <w:rFonts w:ascii="Times New Roman" w:eastAsia="仿宋_GB2312" w:hAnsi="Times New Roman" w:cs="Times New Roman"/>
                <w:b/>
                <w:color w:val="auto"/>
                <w:sz w:val="18"/>
                <w:szCs w:val="18"/>
              </w:rPr>
            </w:pPr>
            <w:ins w:id="4866" w:author="Xuning Wei12232" w:date="2026-07-27T15:52:00Z">
              <w:r w:rsidRPr="00937F85">
                <w:rPr>
                  <w:rFonts w:ascii="Times New Roman" w:eastAsia="仿宋_GB2312" w:hAnsi="Times New Roman" w:cs="Times New Roman"/>
                  <w:b/>
                  <w:color w:val="auto"/>
                  <w:sz w:val="18"/>
                  <w:szCs w:val="18"/>
                </w:rPr>
                <w:t>S/N</w:t>
              </w:r>
            </w:ins>
          </w:p>
        </w:tc>
        <w:tc>
          <w:tcPr>
            <w:tcW w:w="3544" w:type="dxa"/>
            <w:shd w:val="clear" w:color="auto" w:fill="D9D9D9" w:themeFill="background1" w:themeFillShade="D9"/>
            <w:vAlign w:val="center"/>
          </w:tcPr>
          <w:p w14:paraId="05466647" w14:textId="77777777" w:rsidR="00F550E8" w:rsidRPr="00937F85" w:rsidRDefault="00F550E8" w:rsidP="00AD243C">
            <w:pPr>
              <w:spacing w:line="240" w:lineRule="exact"/>
              <w:jc w:val="center"/>
              <w:rPr>
                <w:ins w:id="4867" w:author="Xuning Wei12232" w:date="2026-07-27T15:52:00Z"/>
                <w:rFonts w:ascii="Times New Roman" w:eastAsia="仿宋_GB2312" w:hAnsi="Times New Roman" w:cs="Times New Roman"/>
                <w:b/>
                <w:color w:val="auto"/>
                <w:sz w:val="18"/>
                <w:szCs w:val="18"/>
              </w:rPr>
            </w:pPr>
            <w:ins w:id="4868" w:author="Xuning Wei12232" w:date="2026-07-27T15:52:00Z">
              <w:r w:rsidRPr="00937F85">
                <w:rPr>
                  <w:rFonts w:ascii="Times New Roman" w:eastAsia="仿宋_GB2312" w:hAnsi="Times New Roman" w:cs="Times New Roman"/>
                  <w:b/>
                  <w:color w:val="auto"/>
                  <w:sz w:val="18"/>
                  <w:szCs w:val="18"/>
                </w:rPr>
                <w:t>Process description (indicate the equipment number, solvent/regent/material name)</w:t>
              </w:r>
            </w:ins>
          </w:p>
        </w:tc>
        <w:tc>
          <w:tcPr>
            <w:tcW w:w="3119" w:type="dxa"/>
            <w:shd w:val="clear" w:color="auto" w:fill="D9D9D9" w:themeFill="background1" w:themeFillShade="D9"/>
            <w:vAlign w:val="center"/>
          </w:tcPr>
          <w:p w14:paraId="78CE6D6F" w14:textId="77777777" w:rsidR="00F550E8" w:rsidRPr="00937F85" w:rsidRDefault="00F550E8" w:rsidP="00AD243C">
            <w:pPr>
              <w:spacing w:line="240" w:lineRule="exact"/>
              <w:jc w:val="center"/>
              <w:rPr>
                <w:ins w:id="4869" w:author="Xuning Wei12232" w:date="2026-07-27T15:52:00Z"/>
                <w:rFonts w:ascii="Times New Roman" w:eastAsia="仿宋_GB2312" w:hAnsi="Times New Roman" w:cs="Times New Roman"/>
                <w:b/>
                <w:color w:val="auto"/>
                <w:sz w:val="18"/>
                <w:szCs w:val="18"/>
              </w:rPr>
            </w:pPr>
            <w:ins w:id="4870" w:author="Xuning Wei12232" w:date="2026-07-27T15:52:00Z">
              <w:r w:rsidRPr="00937F85">
                <w:rPr>
                  <w:rFonts w:ascii="Times New Roman" w:eastAsia="仿宋_GB2312" w:hAnsi="Times New Roman" w:cs="Times New Roman"/>
                  <w:b/>
                  <w:color w:val="auto"/>
                  <w:sz w:val="18"/>
                  <w:szCs w:val="18"/>
                </w:rPr>
                <w:t>Equipment (Accessories) N</w:t>
              </w:r>
              <w:r w:rsidRPr="00937F85">
                <w:rPr>
                  <w:rFonts w:ascii="Times New Roman" w:eastAsia="仿宋_GB2312" w:hAnsi="Times New Roman" w:cs="Times New Roman"/>
                  <w:b/>
                  <w:color w:val="auto"/>
                  <w:sz w:val="18"/>
                  <w:szCs w:val="18"/>
                  <w:lang w:eastAsia="zh-CN"/>
                </w:rPr>
                <w:t>ame</w:t>
              </w:r>
              <w:r w:rsidRPr="00937F85">
                <w:rPr>
                  <w:rFonts w:ascii="Times New Roman" w:eastAsia="仿宋_GB2312" w:hAnsi="Times New Roman" w:cs="Times New Roman"/>
                  <w:b/>
                  <w:color w:val="auto"/>
                  <w:sz w:val="18"/>
                  <w:szCs w:val="18"/>
                </w:rPr>
                <w:t xml:space="preserve"> and its MOC</w:t>
              </w:r>
            </w:ins>
          </w:p>
        </w:tc>
        <w:tc>
          <w:tcPr>
            <w:tcW w:w="1275" w:type="dxa"/>
            <w:shd w:val="clear" w:color="auto" w:fill="D9D9D9" w:themeFill="background1" w:themeFillShade="D9"/>
            <w:vAlign w:val="center"/>
          </w:tcPr>
          <w:p w14:paraId="22492BA5" w14:textId="77777777" w:rsidR="00F550E8" w:rsidRPr="00937F85" w:rsidRDefault="00F550E8" w:rsidP="00AD243C">
            <w:pPr>
              <w:spacing w:line="240" w:lineRule="exact"/>
              <w:jc w:val="center"/>
              <w:rPr>
                <w:ins w:id="4871" w:author="Xuning Wei12232" w:date="2026-07-27T15:52:00Z"/>
                <w:rFonts w:ascii="Times New Roman" w:eastAsia="仿宋_GB2312" w:hAnsi="Times New Roman" w:cs="Times New Roman"/>
                <w:b/>
                <w:color w:val="auto"/>
                <w:sz w:val="18"/>
                <w:szCs w:val="18"/>
              </w:rPr>
            </w:pPr>
            <w:ins w:id="4872" w:author="Xuning Wei12232" w:date="2026-07-27T15:52:00Z">
              <w:r w:rsidRPr="00937F85">
                <w:rPr>
                  <w:rFonts w:ascii="Times New Roman" w:eastAsia="仿宋_GB2312" w:hAnsi="Times New Roman" w:cs="Times New Roman"/>
                  <w:b/>
                  <w:color w:val="auto"/>
                  <w:sz w:val="18"/>
                  <w:szCs w:val="18"/>
                </w:rPr>
                <w:t>Corrosion Probability</w:t>
              </w:r>
            </w:ins>
          </w:p>
        </w:tc>
        <w:tc>
          <w:tcPr>
            <w:tcW w:w="851" w:type="dxa"/>
            <w:shd w:val="clear" w:color="auto" w:fill="D9D9D9" w:themeFill="background1" w:themeFillShade="D9"/>
            <w:vAlign w:val="center"/>
          </w:tcPr>
          <w:p w14:paraId="6C1C1734" w14:textId="77777777" w:rsidR="00F550E8" w:rsidRPr="00937F85" w:rsidRDefault="00F550E8" w:rsidP="00AD243C">
            <w:pPr>
              <w:spacing w:line="240" w:lineRule="exact"/>
              <w:jc w:val="center"/>
              <w:rPr>
                <w:ins w:id="4873" w:author="Xuning Wei12232" w:date="2026-07-27T15:52:00Z"/>
                <w:rFonts w:ascii="Times New Roman" w:eastAsia="仿宋_GB2312" w:hAnsi="Times New Roman" w:cs="Times New Roman"/>
                <w:b/>
                <w:color w:val="auto"/>
                <w:sz w:val="18"/>
                <w:szCs w:val="18"/>
              </w:rPr>
            </w:pPr>
            <w:ins w:id="4874" w:author="Xuning Wei12232" w:date="2026-07-27T15:52:00Z">
              <w:r w:rsidRPr="00937F85">
                <w:rPr>
                  <w:rFonts w:ascii="Times New Roman" w:eastAsia="仿宋_GB2312" w:hAnsi="Times New Roman" w:cs="Times New Roman"/>
                  <w:b/>
                  <w:color w:val="auto"/>
                  <w:sz w:val="18"/>
                  <w:szCs w:val="18"/>
                </w:rPr>
                <w:t>Corrosion Impact</w:t>
              </w:r>
            </w:ins>
          </w:p>
        </w:tc>
        <w:tc>
          <w:tcPr>
            <w:tcW w:w="1984" w:type="dxa"/>
            <w:gridSpan w:val="2"/>
            <w:shd w:val="clear" w:color="auto" w:fill="D9D9D9" w:themeFill="background1" w:themeFillShade="D9"/>
            <w:vAlign w:val="center"/>
          </w:tcPr>
          <w:p w14:paraId="0CB323EC" w14:textId="77777777" w:rsidR="00F550E8" w:rsidRPr="00937F85" w:rsidRDefault="00F550E8" w:rsidP="00AD243C">
            <w:pPr>
              <w:spacing w:line="240" w:lineRule="exact"/>
              <w:jc w:val="center"/>
              <w:rPr>
                <w:ins w:id="4875" w:author="Xuning Wei12232" w:date="2026-07-27T15:52:00Z"/>
                <w:rFonts w:ascii="Times New Roman" w:eastAsia="仿宋_GB2312" w:hAnsi="Times New Roman" w:cs="Times New Roman"/>
                <w:b/>
                <w:color w:val="auto"/>
                <w:sz w:val="18"/>
                <w:szCs w:val="18"/>
              </w:rPr>
            </w:pPr>
            <w:ins w:id="4876" w:author="Xuning Wei12232" w:date="2026-07-27T15:52:00Z">
              <w:r w:rsidRPr="00937F85">
                <w:rPr>
                  <w:rFonts w:ascii="Times New Roman" w:eastAsia="仿宋_GB2312" w:hAnsi="Times New Roman" w:cs="Times New Roman"/>
                  <w:b/>
                  <w:color w:val="auto"/>
                  <w:sz w:val="18"/>
                  <w:szCs w:val="18"/>
                  <w:lang w:eastAsia="zh-CN"/>
                </w:rPr>
                <w:t>Chemical Compatible, Risk and Rational</w:t>
              </w:r>
            </w:ins>
          </w:p>
        </w:tc>
        <w:tc>
          <w:tcPr>
            <w:tcW w:w="2977" w:type="dxa"/>
            <w:shd w:val="clear" w:color="auto" w:fill="D9D9D9" w:themeFill="background1" w:themeFillShade="D9"/>
            <w:vAlign w:val="center"/>
          </w:tcPr>
          <w:p w14:paraId="4F75DC4A" w14:textId="77777777" w:rsidR="00F550E8" w:rsidRPr="00937F85" w:rsidRDefault="00F550E8" w:rsidP="00AD243C">
            <w:pPr>
              <w:spacing w:line="240" w:lineRule="exact"/>
              <w:jc w:val="center"/>
              <w:rPr>
                <w:ins w:id="4877" w:author="Xuning Wei12232" w:date="2026-07-27T15:52:00Z"/>
                <w:rFonts w:ascii="Times New Roman" w:eastAsia="仿宋_GB2312" w:hAnsi="Times New Roman" w:cs="Times New Roman"/>
                <w:b/>
                <w:color w:val="auto"/>
                <w:sz w:val="18"/>
                <w:szCs w:val="18"/>
                <w:lang w:eastAsia="zh-CN"/>
              </w:rPr>
            </w:pPr>
            <w:ins w:id="4878" w:author="Xuning Wei12232" w:date="2026-07-27T15:52:00Z">
              <w:r w:rsidRPr="00937F85">
                <w:rPr>
                  <w:rFonts w:ascii="Times New Roman" w:eastAsia="仿宋_GB2312" w:hAnsi="Times New Roman" w:cs="Times New Roman"/>
                  <w:b/>
                  <w:color w:val="auto"/>
                  <w:sz w:val="18"/>
                  <w:szCs w:val="18"/>
                  <w:lang w:eastAsia="zh-CN"/>
                </w:rPr>
                <w:t xml:space="preserve">Data Source </w:t>
              </w:r>
            </w:ins>
          </w:p>
        </w:tc>
      </w:tr>
      <w:tr w:rsidR="00F550E8" w:rsidRPr="00937F85" w14:paraId="34C402D4" w14:textId="77777777" w:rsidTr="00AD243C">
        <w:trPr>
          <w:trHeight w:val="397"/>
          <w:ins w:id="4879" w:author="Xuning Wei12232" w:date="2026-07-27T15:52:00Z"/>
        </w:trPr>
        <w:tc>
          <w:tcPr>
            <w:tcW w:w="562" w:type="dxa"/>
            <w:vMerge w:val="restart"/>
            <w:shd w:val="clear" w:color="auto" w:fill="FFFFFF" w:themeFill="background1"/>
            <w:vAlign w:val="center"/>
          </w:tcPr>
          <w:p w14:paraId="0E1F77F9" w14:textId="77777777" w:rsidR="00F550E8" w:rsidRPr="00937F85" w:rsidRDefault="00F550E8" w:rsidP="00AD243C">
            <w:pPr>
              <w:spacing w:line="240" w:lineRule="exact"/>
              <w:jc w:val="center"/>
              <w:rPr>
                <w:ins w:id="4880" w:author="Xuning Wei12232" w:date="2026-07-27T15:52:00Z"/>
                <w:rFonts w:ascii="Times New Roman" w:eastAsia="仿宋_GB2312" w:hAnsi="Times New Roman" w:cs="Times New Roman"/>
                <w:color w:val="auto"/>
                <w:sz w:val="18"/>
                <w:szCs w:val="18"/>
                <w:lang w:eastAsia="zh-CN"/>
              </w:rPr>
            </w:pPr>
            <w:ins w:id="4881" w:author="Xuning Wei12232" w:date="2026-07-27T15:52:00Z">
              <w:r w:rsidRPr="00937F85">
                <w:rPr>
                  <w:rFonts w:ascii="Times New Roman" w:eastAsia="仿宋_GB2312" w:hAnsi="Times New Roman" w:cs="Times New Roman"/>
                  <w:color w:val="auto"/>
                  <w:sz w:val="18"/>
                  <w:szCs w:val="18"/>
                  <w:lang w:eastAsia="zh-CN"/>
                </w:rPr>
                <w:t>1</w:t>
              </w:r>
            </w:ins>
          </w:p>
        </w:tc>
        <w:tc>
          <w:tcPr>
            <w:tcW w:w="3544" w:type="dxa"/>
            <w:vMerge w:val="restart"/>
            <w:shd w:val="clear" w:color="auto" w:fill="FFFFFF" w:themeFill="background1"/>
            <w:vAlign w:val="center"/>
          </w:tcPr>
          <w:p w14:paraId="73EDC663" w14:textId="77777777" w:rsidR="00B147DF" w:rsidRDefault="00B147DF" w:rsidP="00AD243C">
            <w:pPr>
              <w:jc w:val="both"/>
              <w:rPr>
                <w:ins w:id="4882" w:author="Xuning Wei12232" w:date="2026-07-27T15:57:00Z"/>
                <w:rFonts w:ascii="Times New Roman" w:eastAsia="仿宋_GB2312" w:hAnsi="Times New Roman" w:cs="Times New Roman"/>
                <w:bCs w:val="0"/>
                <w:color w:val="auto"/>
                <w:sz w:val="18"/>
                <w:szCs w:val="18"/>
                <w:lang w:eastAsia="zh-CN"/>
              </w:rPr>
            </w:pPr>
            <w:ins w:id="4883" w:author="Xuning Wei12232" w:date="2026-07-27T15:57:00Z">
              <w:r w:rsidRPr="000236D0">
                <w:rPr>
                  <w:rFonts w:ascii="Times New Roman" w:eastAsia="等线" w:hAnsi="Times New Roman" w:cs="Times New Roman"/>
                  <w:b/>
                  <w:color w:val="auto"/>
                  <w:kern w:val="0"/>
                  <w:sz w:val="18"/>
                  <w:szCs w:val="18"/>
                  <w:lang w:eastAsia="zh-CN"/>
                </w:rPr>
                <w:t>Materials involved in dispensing:</w:t>
              </w:r>
              <w:r w:rsidRPr="00321EFC">
                <w:rPr>
                  <w:rFonts w:ascii="Times New Roman" w:eastAsia="等线" w:hAnsi="Times New Roman" w:cs="Times New Roman"/>
                  <w:color w:val="0000FF"/>
                  <w:kern w:val="0"/>
                  <w:sz w:val="18"/>
                  <w:szCs w:val="18"/>
                  <w:lang w:eastAsia="zh-CN"/>
                </w:rPr>
                <w:t xml:space="preserve"> A</w:t>
              </w:r>
              <w:r w:rsidRPr="00321EFC">
                <w:rPr>
                  <w:rFonts w:ascii="Times New Roman" w:eastAsia="等线" w:hAnsi="Times New Roman" w:cs="Times New Roman"/>
                  <w:bCs w:val="0"/>
                  <w:color w:val="0000FF"/>
                  <w:kern w:val="0"/>
                  <w:sz w:val="18"/>
                  <w:szCs w:val="18"/>
                  <w:lang w:eastAsia="zh-CN"/>
                </w:rPr>
                <w:t xml:space="preserve">mino acids, </w:t>
              </w:r>
              <w:proofErr w:type="spellStart"/>
              <w:r w:rsidRPr="00321EFC">
                <w:rPr>
                  <w:rFonts w:ascii="Times New Roman" w:eastAsia="等线" w:hAnsi="Times New Roman" w:cs="Times New Roman"/>
                  <w:bCs w:val="0"/>
                  <w:color w:val="0000FF"/>
                  <w:kern w:val="0"/>
                  <w:sz w:val="18"/>
                  <w:szCs w:val="18"/>
                  <w:lang w:eastAsia="zh-CN"/>
                </w:rPr>
                <w:t>Oxyma</w:t>
              </w:r>
              <w:proofErr w:type="spellEnd"/>
              <w:r w:rsidRPr="00321EFC">
                <w:rPr>
                  <w:rFonts w:ascii="Times New Roman" w:eastAsia="等线" w:hAnsi="Times New Roman" w:cs="Times New Roman"/>
                  <w:bCs w:val="0"/>
                  <w:color w:val="0000FF"/>
                  <w:kern w:val="0"/>
                  <w:sz w:val="18"/>
                  <w:szCs w:val="18"/>
                  <w:lang w:eastAsia="zh-CN"/>
                </w:rPr>
                <w:t xml:space="preserve">, </w:t>
              </w:r>
              <w:proofErr w:type="spellStart"/>
              <w:r w:rsidRPr="00321EFC">
                <w:rPr>
                  <w:rFonts w:ascii="Times New Roman" w:eastAsia="等线" w:hAnsi="Times New Roman" w:cs="Times New Roman"/>
                  <w:bCs w:val="0"/>
                  <w:color w:val="0000FF"/>
                  <w:kern w:val="0"/>
                  <w:sz w:val="18"/>
                  <w:szCs w:val="18"/>
                  <w:lang w:eastAsia="zh-CN"/>
                </w:rPr>
                <w:t>PyBop</w:t>
              </w:r>
              <w:proofErr w:type="spellEnd"/>
              <w:r w:rsidRPr="00321EFC">
                <w:rPr>
                  <w:rFonts w:ascii="Times New Roman" w:eastAsia="等线" w:hAnsi="Times New Roman" w:cs="Times New Roman"/>
                  <w:bCs w:val="0"/>
                  <w:color w:val="0000FF"/>
                  <w:kern w:val="0"/>
                  <w:sz w:val="18"/>
                  <w:szCs w:val="18"/>
                  <w:lang w:eastAsia="zh-CN"/>
                </w:rPr>
                <w:t xml:space="preserve"> and 2-CTC Resin are dispensed using a glovebox</w:t>
              </w:r>
              <w:r w:rsidRPr="006F0556">
                <w:rPr>
                  <w:rFonts w:ascii="Times New Roman" w:hAnsi="Times New Roman" w:cs="Times New Roman"/>
                  <w:color w:val="0000FF"/>
                  <w:sz w:val="18"/>
                  <w:szCs w:val="18"/>
                  <w:shd w:val="clear" w:color="auto" w:fill="FFFFFF"/>
                </w:rPr>
                <w:t xml:space="preserve"> (TJ4S-1200-GB01&amp;TJ4S-1200-GB02&amp;TJ4S-1200-GB03&amp;TJ4S-1200-GB04&amp;TJ4S-1200-GB05</w:t>
              </w:r>
              <w:r w:rsidRPr="006F0556">
                <w:rPr>
                  <w:rFonts w:asciiTheme="minorEastAsia" w:eastAsiaTheme="minorEastAsia" w:hAnsiTheme="minorEastAsia" w:cs="Times New Roman"/>
                  <w:color w:val="0000FF"/>
                  <w:sz w:val="18"/>
                  <w:szCs w:val="18"/>
                  <w:shd w:val="clear" w:color="auto" w:fill="FFFFFF"/>
                  <w:lang w:eastAsia="zh-CN"/>
                </w:rPr>
                <w:t>)</w:t>
              </w:r>
              <w:r w:rsidRPr="00321EFC">
                <w:rPr>
                  <w:rFonts w:ascii="Times New Roman" w:eastAsia="等线" w:hAnsi="Times New Roman" w:cs="Times New Roman"/>
                  <w:bCs w:val="0"/>
                  <w:color w:val="0000FF"/>
                  <w:kern w:val="0"/>
                  <w:sz w:val="18"/>
                  <w:szCs w:val="18"/>
                  <w:lang w:eastAsia="zh-CN"/>
                </w:rPr>
                <w:t xml:space="preserve">. The materials are dispensed into charging bags, which are then placed inside low-density polyethylene outer bags, with labels affixed. Subsequently, the bagged materials are placed into high-density polyethylene (HDPE) drums for temporary storage. Materials are as follows: </w:t>
              </w:r>
              <w:r w:rsidRPr="00321EFC">
                <w:rPr>
                  <w:rFonts w:ascii="Times New Roman" w:eastAsia="仿宋_GB2312" w:hAnsi="Times New Roman" w:cs="Times New Roman"/>
                  <w:bCs w:val="0"/>
                  <w:color w:val="auto"/>
                  <w:sz w:val="18"/>
                  <w:szCs w:val="18"/>
                  <w:lang w:eastAsia="zh-CN"/>
                </w:rPr>
                <w:t>2-CTC Resin;</w:t>
              </w:r>
              <w:r w:rsidRPr="006F0556">
                <w:rPr>
                  <w:rFonts w:ascii="Times New Roman" w:eastAsia="仿宋_GB2312" w:hAnsi="Times New Roman" w:cs="Times New Roman"/>
                  <w:color w:val="auto"/>
                  <w:sz w:val="18"/>
                  <w:szCs w:val="18"/>
                  <w:lang w:eastAsia="zh-CN"/>
                </w:rPr>
                <w:t xml:space="preserve">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Gly</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Phe</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-L-N-Me-</w:t>
              </w:r>
              <w:proofErr w:type="spellStart"/>
              <w:r w:rsidRPr="00321EFC">
                <w:rPr>
                  <w:rFonts w:ascii="Times New Roman" w:eastAsia="仿宋_GB2312" w:hAnsi="Times New Roman" w:cs="Times New Roman"/>
                  <w:bCs w:val="0"/>
                  <w:color w:val="auto"/>
                  <w:sz w:val="18"/>
                  <w:szCs w:val="18"/>
                  <w:lang w:eastAsia="zh-CN"/>
                </w:rPr>
                <w:t>Asn</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Trt</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Asn</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Trt</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Ser</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tBu</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Arg</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Pbf</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 xml:space="preserve">-L-Val-OH;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Leu</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-L-α-Me-</w:t>
              </w:r>
              <w:proofErr w:type="spellStart"/>
              <w:r w:rsidRPr="00321EFC">
                <w:rPr>
                  <w:rFonts w:ascii="Times New Roman" w:eastAsia="仿宋_GB2312" w:hAnsi="Times New Roman" w:cs="Times New Roman"/>
                  <w:bCs w:val="0"/>
                  <w:color w:val="auto"/>
                  <w:sz w:val="18"/>
                  <w:szCs w:val="18"/>
                  <w:lang w:eastAsia="zh-CN"/>
                </w:rPr>
                <w:t>Phe</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Glu</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OtBu</w:t>
              </w:r>
              <w:proofErr w:type="spellEnd"/>
              <w:r w:rsidRPr="00321EFC">
                <w:rPr>
                  <w:rFonts w:ascii="Times New Roman" w:eastAsia="仿宋_GB2312" w:hAnsi="Times New Roman" w:cs="Times New Roman"/>
                  <w:bCs w:val="0"/>
                  <w:color w:val="auto"/>
                  <w:sz w:val="18"/>
                  <w:szCs w:val="18"/>
                  <w:lang w:eastAsia="zh-CN"/>
                </w:rPr>
                <w:t>)-OH·H</w:t>
              </w:r>
              <w:r w:rsidRPr="00321EFC">
                <w:rPr>
                  <w:rFonts w:ascii="Times New Roman" w:eastAsia="仿宋_GB2312" w:hAnsi="Times New Roman" w:cs="Times New Roman"/>
                  <w:bCs w:val="0"/>
                  <w:color w:val="auto"/>
                  <w:sz w:val="18"/>
                  <w:szCs w:val="18"/>
                  <w:vertAlign w:val="subscript"/>
                  <w:lang w:eastAsia="zh-CN"/>
                </w:rPr>
                <w:t>2</w:t>
              </w:r>
              <w:r w:rsidRPr="00321EFC">
                <w:rPr>
                  <w:rFonts w:ascii="Times New Roman" w:eastAsia="仿宋_GB2312" w:hAnsi="Times New Roman" w:cs="Times New Roman"/>
                  <w:bCs w:val="0"/>
                  <w:color w:val="auto"/>
                  <w:sz w:val="18"/>
                  <w:szCs w:val="18"/>
                  <w:lang w:eastAsia="zh-CN"/>
                </w:rPr>
                <w:t>O; Fmoc-L-Ala-OH·H</w:t>
              </w:r>
              <w:r w:rsidRPr="00321EFC">
                <w:rPr>
                  <w:rFonts w:ascii="Times New Roman" w:eastAsia="仿宋_GB2312" w:hAnsi="Times New Roman" w:cs="Times New Roman"/>
                  <w:bCs w:val="0"/>
                  <w:color w:val="auto"/>
                  <w:sz w:val="18"/>
                  <w:szCs w:val="18"/>
                  <w:vertAlign w:val="subscript"/>
                  <w:lang w:eastAsia="zh-CN"/>
                </w:rPr>
                <w:t>2</w:t>
              </w:r>
              <w:r w:rsidRPr="00321EFC">
                <w:rPr>
                  <w:rFonts w:ascii="Times New Roman" w:eastAsia="仿宋_GB2312" w:hAnsi="Times New Roman" w:cs="Times New Roman"/>
                  <w:bCs w:val="0"/>
                  <w:color w:val="auto"/>
                  <w:sz w:val="18"/>
                  <w:szCs w:val="18"/>
                  <w:lang w:eastAsia="zh-CN"/>
                </w:rPr>
                <w:t xml:space="preserve">O;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Orn</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Boc</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Oxyma</w:t>
              </w:r>
              <w:proofErr w:type="spellEnd"/>
              <w:r w:rsidRPr="00321EFC">
                <w:rPr>
                  <w:rFonts w:ascii="Times New Roman" w:eastAsia="仿宋_GB2312" w:hAnsi="Times New Roman" w:cs="Times New Roman"/>
                  <w:bCs w:val="0"/>
                  <w:color w:val="auto"/>
                  <w:sz w:val="18"/>
                  <w:szCs w:val="18"/>
                  <w:lang w:eastAsia="zh-CN"/>
                </w:rPr>
                <w:t xml:space="preserve"> Pure; </w:t>
              </w:r>
              <w:proofErr w:type="spellStart"/>
              <w:r w:rsidRPr="00321EFC">
                <w:rPr>
                  <w:rFonts w:ascii="Times New Roman" w:eastAsia="仿宋_GB2312" w:hAnsi="Times New Roman" w:cs="Times New Roman"/>
                  <w:bCs w:val="0"/>
                  <w:color w:val="auto"/>
                  <w:sz w:val="18"/>
                  <w:szCs w:val="18"/>
                  <w:lang w:eastAsia="zh-CN"/>
                </w:rPr>
                <w:t>PyBop</w:t>
              </w:r>
              <w:proofErr w:type="spellEnd"/>
              <w:r w:rsidRPr="00321EFC">
                <w:rPr>
                  <w:rFonts w:ascii="Times New Roman" w:eastAsia="仿宋_GB2312" w:hAnsi="Times New Roman" w:cs="Times New Roman"/>
                  <w:bCs w:val="0"/>
                  <w:color w:val="auto"/>
                  <w:sz w:val="18"/>
                  <w:szCs w:val="18"/>
                  <w:lang w:eastAsia="zh-CN"/>
                </w:rPr>
                <w:t>;</w:t>
              </w:r>
            </w:ins>
          </w:p>
          <w:p w14:paraId="052ED38D" w14:textId="74F847F7" w:rsidR="00F550E8" w:rsidRPr="00937F85" w:rsidRDefault="00F550E8" w:rsidP="00AD243C">
            <w:pPr>
              <w:jc w:val="both"/>
              <w:rPr>
                <w:ins w:id="4884" w:author="Xuning Wei12232" w:date="2026-07-27T15:52:00Z"/>
                <w:rFonts w:ascii="Times New Roman" w:eastAsia="仿宋_GB2312" w:hAnsi="Times New Roman" w:cs="Times New Roman"/>
                <w:color w:val="auto"/>
                <w:sz w:val="18"/>
                <w:szCs w:val="18"/>
              </w:rPr>
            </w:pPr>
            <w:ins w:id="4885" w:author="Xuning Wei12232" w:date="2026-07-27T15:52:00Z">
              <w:r w:rsidRPr="006F0556">
                <w:rPr>
                  <w:rFonts w:ascii="Times New Roman" w:eastAsia="等线" w:hAnsi="Times New Roman" w:cs="Times New Roman"/>
                  <w:bCs w:val="0"/>
                  <w:color w:val="0000FF"/>
                  <w:kern w:val="0"/>
                  <w:sz w:val="18"/>
                  <w:szCs w:val="18"/>
                  <w:lang w:eastAsia="zh-CN"/>
                </w:rPr>
                <w:t>Cleaning solvents: Purified water and methanol</w:t>
              </w:r>
              <w:r>
                <w:rPr>
                  <w:rFonts w:ascii="Times New Roman" w:eastAsia="等线" w:hAnsi="Times New Roman" w:cs="Times New Roman"/>
                  <w:bCs w:val="0"/>
                  <w:color w:val="0000FF"/>
                  <w:kern w:val="0"/>
                  <w:sz w:val="18"/>
                  <w:szCs w:val="18"/>
                  <w:lang w:eastAsia="zh-CN"/>
                </w:rPr>
                <w:t>.</w:t>
              </w:r>
            </w:ins>
          </w:p>
        </w:tc>
        <w:tc>
          <w:tcPr>
            <w:tcW w:w="3119" w:type="dxa"/>
            <w:vMerge w:val="restart"/>
            <w:shd w:val="clear" w:color="auto" w:fill="FFFFFF" w:themeFill="background1"/>
            <w:vAlign w:val="center"/>
          </w:tcPr>
          <w:p w14:paraId="7A5F5CDA" w14:textId="77777777" w:rsidR="00B147DF" w:rsidRPr="006F0556" w:rsidRDefault="00B147DF" w:rsidP="00B147DF">
            <w:pPr>
              <w:rPr>
                <w:ins w:id="4886" w:author="Xuning Wei12232" w:date="2026-07-27T15:58:00Z"/>
                <w:rFonts w:ascii="Times New Roman" w:hAnsi="Times New Roman" w:cs="Times New Roman"/>
                <w:color w:val="0000FF"/>
                <w:sz w:val="18"/>
                <w:szCs w:val="18"/>
                <w:shd w:val="clear" w:color="auto" w:fill="FFFFFF"/>
              </w:rPr>
            </w:pPr>
            <w:ins w:id="4887" w:author="Xuning Wei12232" w:date="2026-07-27T15:58:00Z">
              <w:r>
                <w:rPr>
                  <w:rFonts w:ascii="Times New Roman" w:hAnsi="Times New Roman" w:cs="Times New Roman"/>
                  <w:color w:val="auto"/>
                  <w:sz w:val="18"/>
                  <w:szCs w:val="18"/>
                  <w:shd w:val="clear" w:color="auto" w:fill="FFFFFF"/>
                </w:rPr>
                <w:t>I</w:t>
              </w:r>
              <w:r w:rsidRPr="006F0556">
                <w:rPr>
                  <w:rFonts w:ascii="Times New Roman" w:hAnsi="Times New Roman" w:cs="Times New Roman"/>
                  <w:color w:val="0000FF"/>
                  <w:sz w:val="18"/>
                  <w:szCs w:val="18"/>
                  <w:shd w:val="clear" w:color="auto" w:fill="FFFFFF"/>
                </w:rPr>
                <w:t>nner surface, rigid connection piece: 316L</w:t>
              </w:r>
            </w:ins>
          </w:p>
          <w:p w14:paraId="377A190C" w14:textId="77777777" w:rsidR="00B147DF" w:rsidRPr="006F0556" w:rsidRDefault="00B147DF" w:rsidP="00B147DF">
            <w:pPr>
              <w:rPr>
                <w:ins w:id="4888" w:author="Xuning Wei12232" w:date="2026-07-27T15:58:00Z"/>
                <w:rFonts w:ascii="Times New Roman" w:hAnsi="Times New Roman" w:cs="Times New Roman"/>
                <w:color w:val="0000FF"/>
                <w:sz w:val="18"/>
                <w:szCs w:val="18"/>
                <w:shd w:val="clear" w:color="auto" w:fill="FFFFFF"/>
                <w:lang w:val="sv-SE"/>
              </w:rPr>
            </w:pPr>
            <w:ins w:id="4889" w:author="Xuning Wei12232" w:date="2026-07-27T15:58:00Z">
              <w:r w:rsidRPr="006F0556">
                <w:rPr>
                  <w:rFonts w:ascii="Times New Roman" w:hAnsi="Times New Roman" w:cs="Times New Roman"/>
                  <w:color w:val="0000FF"/>
                  <w:sz w:val="18"/>
                  <w:szCs w:val="18"/>
                  <w:shd w:val="clear" w:color="auto" w:fill="FFFFFF"/>
                  <w:lang w:val="sv-SE"/>
                </w:rPr>
                <w:t xml:space="preserve">Gasket: PTFE </w:t>
              </w:r>
            </w:ins>
          </w:p>
          <w:p w14:paraId="621FB2F4" w14:textId="77777777" w:rsidR="00B147DF" w:rsidRPr="006F0556" w:rsidRDefault="00B147DF" w:rsidP="00B147DF">
            <w:pPr>
              <w:rPr>
                <w:ins w:id="4890" w:author="Xuning Wei12232" w:date="2026-07-27T15:58:00Z"/>
                <w:rFonts w:ascii="Times New Roman" w:eastAsiaTheme="minorEastAsia" w:hAnsi="Times New Roman" w:cs="Times New Roman"/>
                <w:color w:val="0000FF"/>
                <w:sz w:val="18"/>
                <w:szCs w:val="18"/>
                <w:shd w:val="clear" w:color="auto" w:fill="FFFFFF"/>
                <w:lang w:val="sv-SE" w:eastAsia="zh-CN"/>
              </w:rPr>
            </w:pPr>
            <w:ins w:id="4891" w:author="Xuning Wei12232" w:date="2026-07-27T15:58:00Z">
              <w:r w:rsidRPr="006F0556">
                <w:rPr>
                  <w:rFonts w:ascii="Times New Roman" w:hAnsi="Times New Roman" w:cs="Times New Roman"/>
                  <w:color w:val="0000FF"/>
                  <w:sz w:val="18"/>
                  <w:szCs w:val="18"/>
                  <w:shd w:val="clear" w:color="auto" w:fill="FFFFFF"/>
                  <w:lang w:val="sv-SE"/>
                </w:rPr>
                <w:t>Sight glass</w:t>
              </w:r>
              <w:r w:rsidRPr="006F0556">
                <w:rPr>
                  <w:rFonts w:ascii="Times New Roman" w:eastAsiaTheme="minorEastAsia" w:hAnsi="Times New Roman" w:cs="Times New Roman"/>
                  <w:color w:val="0000FF"/>
                  <w:sz w:val="18"/>
                  <w:szCs w:val="18"/>
                  <w:shd w:val="clear" w:color="auto" w:fill="FFFFFF"/>
                  <w:lang w:val="sv-SE" w:eastAsia="zh-CN"/>
                </w:rPr>
                <w:t>:</w:t>
              </w:r>
              <w:r w:rsidRPr="006F0556">
                <w:rPr>
                  <w:rFonts w:ascii="Times New Roman" w:hAnsi="Times New Roman" w:cs="Times New Roman"/>
                  <w:color w:val="0000FF"/>
                  <w:sz w:val="18"/>
                  <w:szCs w:val="18"/>
                  <w:shd w:val="clear" w:color="auto" w:fill="FFFFFF"/>
                  <w:lang w:val="sv-SE"/>
                </w:rPr>
                <w:t xml:space="preserve">Glass </w:t>
              </w:r>
            </w:ins>
          </w:p>
          <w:p w14:paraId="7521336C" w14:textId="19BEB57A" w:rsidR="00B147DF" w:rsidRPr="006F0556" w:rsidRDefault="00CE01D9" w:rsidP="00B147DF">
            <w:pPr>
              <w:rPr>
                <w:ins w:id="4892" w:author="Xuning Wei12232" w:date="2026-07-27T15:58:00Z"/>
                <w:rFonts w:ascii="Times New Roman" w:hAnsi="Times New Roman" w:cs="Times New Roman"/>
                <w:color w:val="0000FF"/>
                <w:sz w:val="18"/>
                <w:szCs w:val="18"/>
                <w:shd w:val="clear" w:color="auto" w:fill="FFFFFF"/>
              </w:rPr>
            </w:pPr>
            <w:ins w:id="4893" w:author="Xuning Wei12232" w:date="2026-09-05T20:25:00Z">
              <w:r w:rsidRPr="00CE01D9">
                <w:rPr>
                  <w:rFonts w:ascii="Times New Roman" w:hAnsi="Times New Roman" w:cs="Times New Roman"/>
                  <w:color w:val="FF0000"/>
                  <w:sz w:val="18"/>
                  <w:szCs w:val="18"/>
                  <w:shd w:val="clear" w:color="auto" w:fill="FFFFFF"/>
                </w:rPr>
                <w:t>304 SS</w:t>
              </w:r>
            </w:ins>
          </w:p>
          <w:p w14:paraId="15BEAEF2" w14:textId="77777777" w:rsidR="00B147DF" w:rsidRPr="006F0556" w:rsidRDefault="00B147DF" w:rsidP="00B147DF">
            <w:pPr>
              <w:rPr>
                <w:ins w:id="4894" w:author="Xuning Wei12232" w:date="2026-07-27T15:58:00Z"/>
                <w:rFonts w:ascii="Times New Roman" w:hAnsi="Times New Roman" w:cs="Times New Roman"/>
                <w:color w:val="0000FF"/>
                <w:sz w:val="18"/>
                <w:szCs w:val="18"/>
                <w:shd w:val="clear" w:color="auto" w:fill="FFFFFF"/>
              </w:rPr>
            </w:pPr>
            <w:ins w:id="4895" w:author="Xuning Wei12232" w:date="2026-07-27T15:58:00Z">
              <w:r w:rsidRPr="006F0556">
                <w:rPr>
                  <w:rFonts w:ascii="Times New Roman" w:hAnsi="Times New Roman" w:cs="Times New Roman"/>
                  <w:color w:val="0000FF"/>
                  <w:sz w:val="18"/>
                  <w:szCs w:val="18"/>
                  <w:shd w:val="clear" w:color="auto" w:fill="FFFFFF"/>
                </w:rPr>
                <w:t xml:space="preserve">Filter </w:t>
              </w:r>
              <w:r w:rsidRPr="00ED598B">
                <w:rPr>
                  <w:rFonts w:ascii="Times New Roman" w:hAnsi="Times New Roman" w:cs="Times New Roman"/>
                  <w:color w:val="0000FF"/>
                  <w:sz w:val="18"/>
                  <w:szCs w:val="18"/>
                  <w:shd w:val="clear" w:color="auto" w:fill="FFFFFF"/>
                </w:rPr>
                <w:t>cartridg</w:t>
              </w:r>
              <w:r w:rsidRPr="00ED598B">
                <w:rPr>
                  <w:rFonts w:ascii="Times New Roman" w:hAnsi="Times New Roman" w:cs="Times New Roman"/>
                  <w:color w:val="0000FF"/>
                  <w:sz w:val="18"/>
                  <w:szCs w:val="18"/>
                </w:rPr>
                <w:t>e</w:t>
              </w:r>
              <w:r w:rsidRPr="006F0556">
                <w:rPr>
                  <w:rFonts w:ascii="Times New Roman" w:hAnsi="Times New Roman" w:cs="Times New Roman"/>
                  <w:color w:val="0000FF"/>
                  <w:sz w:val="18"/>
                  <w:szCs w:val="18"/>
                </w:rPr>
                <w:t>:</w:t>
              </w:r>
              <w:r w:rsidRPr="006F0556">
                <w:rPr>
                  <w:rFonts w:ascii="Times New Roman" w:hAnsi="Times New Roman" w:cs="Times New Roman"/>
                  <w:color w:val="0000FF"/>
                  <w:sz w:val="18"/>
                  <w:szCs w:val="18"/>
                  <w:shd w:val="clear" w:color="auto" w:fill="FFFFFF"/>
                </w:rPr>
                <w:t xml:space="preserve"> PP </w:t>
              </w:r>
            </w:ins>
          </w:p>
          <w:p w14:paraId="167725F6" w14:textId="4F4A455E" w:rsidR="00F550E8" w:rsidRPr="00937F85" w:rsidRDefault="00B147DF" w:rsidP="00B147DF">
            <w:pPr>
              <w:rPr>
                <w:ins w:id="4896" w:author="Xuning Wei12232" w:date="2026-07-27T15:52:00Z"/>
                <w:rFonts w:ascii="Times New Roman" w:eastAsia="FangSong" w:hAnsi="Times New Roman" w:cs="Times New Roman"/>
                <w:color w:val="auto"/>
                <w:sz w:val="18"/>
                <w:szCs w:val="18"/>
                <w:lang w:eastAsia="zh-CN"/>
              </w:rPr>
            </w:pPr>
            <w:ins w:id="4897" w:author="Xuning Wei12232" w:date="2026-07-27T15:58:00Z">
              <w:r w:rsidRPr="006F0556">
                <w:rPr>
                  <w:rFonts w:ascii="Times New Roman" w:hAnsi="Times New Roman" w:cs="Times New Roman"/>
                  <w:color w:val="0000FF"/>
                  <w:sz w:val="18"/>
                  <w:szCs w:val="18"/>
                  <w:shd w:val="clear" w:color="auto" w:fill="FFFFFF"/>
                </w:rPr>
                <w:t>Gloves: CSPE</w:t>
              </w:r>
            </w:ins>
          </w:p>
        </w:tc>
        <w:tc>
          <w:tcPr>
            <w:tcW w:w="1275" w:type="dxa"/>
            <w:vMerge w:val="restart"/>
            <w:shd w:val="clear" w:color="auto" w:fill="FFFFFF" w:themeFill="background1"/>
            <w:vAlign w:val="center"/>
          </w:tcPr>
          <w:p w14:paraId="73F81AB7" w14:textId="77777777" w:rsidR="00F550E8" w:rsidRPr="00937F85" w:rsidRDefault="00F550E8" w:rsidP="00AD243C">
            <w:pPr>
              <w:spacing w:line="240" w:lineRule="exact"/>
              <w:jc w:val="center"/>
              <w:rPr>
                <w:ins w:id="4898" w:author="Xuning Wei12232" w:date="2026-07-27T15:52:00Z"/>
                <w:rFonts w:ascii="Times New Roman" w:eastAsia="仿宋_GB2312" w:hAnsi="Times New Roman" w:cs="Times New Roman"/>
                <w:color w:val="auto"/>
                <w:sz w:val="18"/>
                <w:szCs w:val="18"/>
              </w:rPr>
            </w:pPr>
            <w:ins w:id="4899" w:author="Xuning Wei12232" w:date="2026-07-27T15:52:00Z">
              <w:r w:rsidRPr="00937F85">
                <w:rPr>
                  <w:rFonts w:ascii="Times New Roman" w:eastAsia="仿宋_GB2312" w:hAnsi="Times New Roman" w:cs="Times New Roman"/>
                  <w:color w:val="auto"/>
                  <w:sz w:val="18"/>
                  <w:szCs w:val="18"/>
                </w:rPr>
                <w:t>No</w:t>
              </w:r>
            </w:ins>
          </w:p>
        </w:tc>
        <w:tc>
          <w:tcPr>
            <w:tcW w:w="851" w:type="dxa"/>
            <w:vMerge w:val="restart"/>
            <w:shd w:val="clear" w:color="auto" w:fill="FFFFFF" w:themeFill="background1"/>
            <w:vAlign w:val="center"/>
          </w:tcPr>
          <w:p w14:paraId="1025E235" w14:textId="77777777" w:rsidR="00F550E8" w:rsidRPr="00937F85" w:rsidRDefault="00F550E8" w:rsidP="00AD243C">
            <w:pPr>
              <w:spacing w:line="240" w:lineRule="exact"/>
              <w:jc w:val="center"/>
              <w:rPr>
                <w:ins w:id="4900" w:author="Xuning Wei12232" w:date="2026-07-27T15:52:00Z"/>
                <w:rFonts w:ascii="Times New Roman" w:eastAsia="仿宋_GB2312" w:hAnsi="Times New Roman" w:cs="Times New Roman"/>
                <w:color w:val="auto"/>
                <w:sz w:val="18"/>
                <w:szCs w:val="18"/>
              </w:rPr>
            </w:pPr>
            <w:ins w:id="4901" w:author="Xuning Wei12232" w:date="2026-07-27T15:52:00Z">
              <w:r w:rsidRPr="00937F85">
                <w:rPr>
                  <w:rFonts w:ascii="Times New Roman" w:eastAsia="仿宋_GB2312" w:hAnsi="Times New Roman" w:cs="Times New Roman"/>
                  <w:color w:val="auto"/>
                  <w:sz w:val="18"/>
                  <w:szCs w:val="18"/>
                </w:rPr>
                <w:t>No</w:t>
              </w:r>
            </w:ins>
          </w:p>
        </w:tc>
        <w:tc>
          <w:tcPr>
            <w:tcW w:w="992" w:type="dxa"/>
            <w:vAlign w:val="center"/>
          </w:tcPr>
          <w:p w14:paraId="1863CB52" w14:textId="77777777" w:rsidR="00F550E8" w:rsidRPr="00937F85" w:rsidRDefault="000B6761" w:rsidP="00AD243C">
            <w:pPr>
              <w:spacing w:line="240" w:lineRule="exact"/>
              <w:rPr>
                <w:ins w:id="4902" w:author="Xuning Wei12232" w:date="2026-07-27T15:52:00Z"/>
                <w:rFonts w:ascii="Times New Roman" w:eastAsia="仿宋_GB2312" w:hAnsi="Times New Roman" w:cs="Times New Roman"/>
                <w:color w:val="auto"/>
                <w:sz w:val="18"/>
                <w:szCs w:val="18"/>
              </w:rPr>
            </w:pPr>
            <w:customXmlInsRangeStart w:id="4903" w:author="Xuning Wei12232" w:date="2026-07-27T15:52:00Z"/>
            <w:sdt>
              <w:sdtPr>
                <w:rPr>
                  <w:rFonts w:ascii="Times New Roman" w:eastAsia="仿宋_GB2312" w:hAnsi="Times New Roman" w:cs="Times New Roman"/>
                  <w:color w:val="auto"/>
                  <w:sz w:val="18"/>
                  <w:szCs w:val="18"/>
                </w:rPr>
                <w:id w:val="500244224"/>
                <w14:checkbox>
                  <w14:checked w14:val="1"/>
                  <w14:checkedState w14:val="2612" w14:font="MS Gothic"/>
                  <w14:uncheckedState w14:val="2610" w14:font="MS Gothic"/>
                </w14:checkbox>
              </w:sdtPr>
              <w:sdtEndPr/>
              <w:sdtContent>
                <w:customXmlInsRangeEnd w:id="4903"/>
                <w:ins w:id="4904" w:author="Xuning Wei12232" w:date="2026-07-27T15:52:00Z">
                  <w:r w:rsidR="00F550E8" w:rsidRPr="00937F85">
                    <w:rPr>
                      <w:rFonts w:ascii="Segoe UI Symbol" w:eastAsia="仿宋_GB2312" w:hAnsi="Segoe UI Symbol" w:cs="Segoe UI Symbol"/>
                      <w:color w:val="auto"/>
                      <w:sz w:val="18"/>
                      <w:szCs w:val="18"/>
                    </w:rPr>
                    <w:t>☒</w:t>
                  </w:r>
                </w:ins>
                <w:customXmlInsRangeStart w:id="4905" w:author="Xuning Wei12232" w:date="2026-07-27T15:52:00Z"/>
              </w:sdtContent>
            </w:sdt>
            <w:customXmlInsRangeEnd w:id="4905"/>
            <w:ins w:id="4906" w:author="Xuning Wei12232" w:date="2026-07-27T15:52:00Z">
              <w:r w:rsidR="00F550E8" w:rsidRPr="00937F85">
                <w:rPr>
                  <w:rFonts w:ascii="Times New Roman" w:eastAsia="仿宋_GB2312" w:hAnsi="Times New Roman" w:cs="Times New Roman"/>
                  <w:color w:val="auto"/>
                  <w:sz w:val="18"/>
                  <w:szCs w:val="18"/>
                </w:rPr>
                <w:t>Yes</w:t>
              </w:r>
            </w:ins>
          </w:p>
        </w:tc>
        <w:tc>
          <w:tcPr>
            <w:tcW w:w="992" w:type="dxa"/>
            <w:vAlign w:val="center"/>
          </w:tcPr>
          <w:p w14:paraId="477BC7E1" w14:textId="77777777" w:rsidR="00F550E8" w:rsidRPr="00937F85" w:rsidRDefault="000B6761" w:rsidP="00AD243C">
            <w:pPr>
              <w:spacing w:line="240" w:lineRule="exact"/>
              <w:rPr>
                <w:ins w:id="4907" w:author="Xuning Wei12232" w:date="2026-07-27T15:52:00Z"/>
                <w:rFonts w:ascii="Times New Roman" w:eastAsia="仿宋_GB2312" w:hAnsi="Times New Roman" w:cs="Times New Roman"/>
                <w:color w:val="auto"/>
                <w:sz w:val="18"/>
                <w:szCs w:val="18"/>
              </w:rPr>
            </w:pPr>
            <w:customXmlInsRangeStart w:id="4908" w:author="Xuning Wei12232" w:date="2026-07-27T15:52:00Z"/>
            <w:sdt>
              <w:sdtPr>
                <w:rPr>
                  <w:rFonts w:ascii="Times New Roman" w:eastAsia="仿宋_GB2312" w:hAnsi="Times New Roman" w:cs="Times New Roman"/>
                  <w:color w:val="auto"/>
                  <w:sz w:val="18"/>
                  <w:szCs w:val="18"/>
                </w:rPr>
                <w:id w:val="2124408578"/>
                <w14:checkbox>
                  <w14:checked w14:val="0"/>
                  <w14:checkedState w14:val="2612" w14:font="MS Gothic"/>
                  <w14:uncheckedState w14:val="2610" w14:font="MS Gothic"/>
                </w14:checkbox>
              </w:sdtPr>
              <w:sdtEndPr/>
              <w:sdtContent>
                <w:customXmlInsRangeEnd w:id="4908"/>
                <w:ins w:id="4909" w:author="Xuning Wei12232" w:date="2026-07-27T15:52:00Z">
                  <w:r w:rsidR="00F550E8" w:rsidRPr="00937F85">
                    <w:rPr>
                      <w:rFonts w:ascii="Segoe UI Symbol" w:eastAsia="仿宋_GB2312" w:hAnsi="Segoe UI Symbol" w:cs="Segoe UI Symbol"/>
                      <w:color w:val="auto"/>
                      <w:sz w:val="18"/>
                      <w:szCs w:val="18"/>
                    </w:rPr>
                    <w:t>☐</w:t>
                  </w:r>
                </w:ins>
                <w:customXmlInsRangeStart w:id="4910" w:author="Xuning Wei12232" w:date="2026-07-27T15:52:00Z"/>
              </w:sdtContent>
            </w:sdt>
            <w:customXmlInsRangeEnd w:id="4910"/>
            <w:ins w:id="4911" w:author="Xuning Wei12232" w:date="2026-07-27T15:52:00Z">
              <w:r w:rsidR="00F550E8" w:rsidRPr="00937F85">
                <w:rPr>
                  <w:rFonts w:ascii="Times New Roman" w:eastAsia="仿宋_GB2312" w:hAnsi="Times New Roman" w:cs="Times New Roman"/>
                  <w:color w:val="auto"/>
                  <w:sz w:val="18"/>
                  <w:szCs w:val="18"/>
                </w:rPr>
                <w:t xml:space="preserve"> No</w:t>
              </w:r>
            </w:ins>
          </w:p>
        </w:tc>
        <w:tc>
          <w:tcPr>
            <w:tcW w:w="2977" w:type="dxa"/>
            <w:vMerge w:val="restart"/>
            <w:vAlign w:val="center"/>
          </w:tcPr>
          <w:p w14:paraId="72AFDA54" w14:textId="77777777" w:rsidR="00F550E8" w:rsidRPr="00937F85" w:rsidRDefault="000B6761" w:rsidP="00AD243C">
            <w:pPr>
              <w:spacing w:line="240" w:lineRule="exact"/>
              <w:rPr>
                <w:ins w:id="4912" w:author="Xuning Wei12232" w:date="2026-07-27T15:52:00Z"/>
                <w:rFonts w:ascii="Times New Roman" w:eastAsia="仿宋_GB2312" w:hAnsi="Times New Roman" w:cs="Times New Roman"/>
                <w:color w:val="auto"/>
                <w:kern w:val="0"/>
                <w:sz w:val="18"/>
                <w:szCs w:val="18"/>
                <w:u w:val="single"/>
                <w:lang w:eastAsia="zh-CN"/>
              </w:rPr>
            </w:pPr>
            <w:customXmlInsRangeStart w:id="4913" w:author="Xuning Wei12232" w:date="2026-07-27T15:52:00Z"/>
            <w:sdt>
              <w:sdtPr>
                <w:rPr>
                  <w:rFonts w:ascii="Times New Roman" w:eastAsia="仿宋_GB2312" w:hAnsi="Times New Roman" w:cs="Times New Roman"/>
                  <w:b/>
                  <w:color w:val="auto"/>
                  <w:sz w:val="18"/>
                  <w:szCs w:val="18"/>
                </w:rPr>
                <w:id w:val="38101311"/>
                <w14:checkbox>
                  <w14:checked w14:val="0"/>
                  <w14:checkedState w14:val="2612" w14:font="MS Gothic"/>
                  <w14:uncheckedState w14:val="2610" w14:font="MS Gothic"/>
                </w14:checkbox>
              </w:sdtPr>
              <w:sdtEndPr/>
              <w:sdtContent>
                <w:customXmlInsRangeEnd w:id="4913"/>
                <w:ins w:id="4914" w:author="Xuning Wei12232" w:date="2026-07-27T15:52:00Z">
                  <w:r w:rsidR="00F550E8" w:rsidRPr="00937F85">
                    <w:rPr>
                      <w:rFonts w:ascii="Segoe UI Symbol" w:eastAsia="MS Gothic" w:hAnsi="Segoe UI Symbol" w:cs="Segoe UI Symbol"/>
                      <w:b/>
                      <w:color w:val="auto"/>
                      <w:sz w:val="18"/>
                      <w:szCs w:val="18"/>
                    </w:rPr>
                    <w:t>☐</w:t>
                  </w:r>
                </w:ins>
                <w:customXmlInsRangeStart w:id="4915" w:author="Xuning Wei12232" w:date="2026-07-27T15:52:00Z"/>
              </w:sdtContent>
            </w:sdt>
            <w:customXmlInsRangeEnd w:id="4915"/>
            <w:ins w:id="4916" w:author="Xuning Wei12232" w:date="2026-07-27T15:52:00Z">
              <w:r w:rsidR="00F550E8" w:rsidRPr="00937F85">
                <w:rPr>
                  <w:rFonts w:ascii="Times New Roman" w:eastAsia="仿宋_GB2312" w:hAnsi="Times New Roman" w:cs="Times New Roman"/>
                  <w:color w:val="auto"/>
                  <w:kern w:val="0"/>
                  <w:sz w:val="18"/>
                  <w:szCs w:val="18"/>
                </w:rPr>
                <w:t xml:space="preserve"> </w:t>
              </w:r>
              <w:proofErr w:type="spellStart"/>
              <w:r w:rsidR="00F550E8" w:rsidRPr="00937F85">
                <w:rPr>
                  <w:rFonts w:ascii="Times New Roman" w:eastAsia="仿宋_GB2312" w:hAnsi="Times New Roman" w:cs="Times New Roman"/>
                  <w:color w:val="auto"/>
                  <w:kern w:val="0"/>
                  <w:sz w:val="18"/>
                  <w:szCs w:val="18"/>
                  <w:lang w:eastAsia="zh-CN"/>
                </w:rPr>
                <w:t>Asymchem</w:t>
              </w:r>
              <w:proofErr w:type="spellEnd"/>
              <w:r w:rsidR="00F550E8" w:rsidRPr="00937F85">
                <w:rPr>
                  <w:rFonts w:ascii="Times New Roman" w:eastAsia="仿宋_GB2312" w:hAnsi="Times New Roman" w:cs="Times New Roman"/>
                  <w:color w:val="auto"/>
                  <w:kern w:val="0"/>
                  <w:sz w:val="18"/>
                  <w:szCs w:val="18"/>
                  <w:lang w:eastAsia="zh-CN"/>
                </w:rPr>
                <w:t xml:space="preserve"> R&amp;D </w:t>
              </w:r>
              <w:proofErr w:type="spellStart"/>
              <w:r w:rsidR="00F550E8" w:rsidRPr="00937F85">
                <w:rPr>
                  <w:rFonts w:ascii="Times New Roman" w:eastAsia="仿宋_GB2312" w:hAnsi="Times New Roman" w:cs="Times New Roman"/>
                  <w:color w:val="auto"/>
                  <w:kern w:val="0"/>
                  <w:sz w:val="18"/>
                  <w:szCs w:val="18"/>
                  <w:lang w:eastAsia="zh-CN"/>
                </w:rPr>
                <w:t>Lab:</w:t>
              </w:r>
              <w:r w:rsidR="00F550E8" w:rsidRPr="00937F85">
                <w:rPr>
                  <w:rFonts w:ascii="Times New Roman" w:eastAsia="仿宋_GB2312" w:hAnsi="Times New Roman" w:cs="Times New Roman"/>
                  <w:color w:val="auto"/>
                  <w:kern w:val="0"/>
                  <w:sz w:val="18"/>
                  <w:szCs w:val="18"/>
                  <w:u w:val="single"/>
                  <w:lang w:eastAsia="zh-CN"/>
                </w:rPr>
                <w:t>N</w:t>
              </w:r>
              <w:proofErr w:type="spellEnd"/>
              <w:r w:rsidR="00F550E8" w:rsidRPr="00937F85">
                <w:rPr>
                  <w:rFonts w:ascii="Times New Roman" w:eastAsia="仿宋_GB2312" w:hAnsi="Times New Roman" w:cs="Times New Roman"/>
                  <w:color w:val="auto"/>
                  <w:kern w:val="0"/>
                  <w:sz w:val="18"/>
                  <w:szCs w:val="18"/>
                  <w:u w:val="single"/>
                  <w:lang w:eastAsia="zh-CN"/>
                </w:rPr>
                <w:t xml:space="preserve">/A </w:t>
              </w:r>
            </w:ins>
          </w:p>
          <w:p w14:paraId="5F57AF51" w14:textId="5489D6A0" w:rsidR="00F550E8" w:rsidRPr="00937F85" w:rsidRDefault="000B6761" w:rsidP="00AD243C">
            <w:pPr>
              <w:spacing w:line="240" w:lineRule="exact"/>
              <w:rPr>
                <w:ins w:id="4917" w:author="Xuning Wei12232" w:date="2026-07-27T15:52:00Z"/>
                <w:rFonts w:ascii="Times New Roman" w:eastAsia="仿宋_GB2312" w:hAnsi="Times New Roman" w:cs="Times New Roman"/>
                <w:color w:val="auto"/>
                <w:kern w:val="0"/>
                <w:sz w:val="18"/>
                <w:szCs w:val="18"/>
                <w:u w:val="single"/>
                <w:lang w:eastAsia="zh-CN"/>
              </w:rPr>
            </w:pPr>
            <w:customXmlInsRangeStart w:id="4918" w:author="Xuning Wei12232" w:date="2026-07-27T15:52:00Z"/>
            <w:sdt>
              <w:sdtPr>
                <w:rPr>
                  <w:rFonts w:ascii="Times New Roman" w:eastAsia="仿宋_GB2312" w:hAnsi="Times New Roman" w:cs="Times New Roman"/>
                  <w:b/>
                  <w:color w:val="auto"/>
                  <w:sz w:val="18"/>
                  <w:szCs w:val="18"/>
                </w:rPr>
                <w:id w:val="350533962"/>
                <w14:checkbox>
                  <w14:checked w14:val="1"/>
                  <w14:checkedState w14:val="2612" w14:font="MS Gothic"/>
                  <w14:uncheckedState w14:val="2610" w14:font="MS Gothic"/>
                </w14:checkbox>
              </w:sdtPr>
              <w:sdtEndPr/>
              <w:sdtContent>
                <w:customXmlInsRangeEnd w:id="4918"/>
                <w:ins w:id="4919" w:author="Xuning Wei12232" w:date="2026-07-27T15:52:00Z">
                  <w:r w:rsidR="00F550E8" w:rsidRPr="00937F85">
                    <w:rPr>
                      <w:rFonts w:ascii="Segoe UI Symbol" w:eastAsia="MS Gothic" w:hAnsi="Segoe UI Symbol" w:cs="Segoe UI Symbol"/>
                      <w:b/>
                      <w:color w:val="auto"/>
                      <w:sz w:val="18"/>
                      <w:szCs w:val="18"/>
                    </w:rPr>
                    <w:t>☒</w:t>
                  </w:r>
                </w:ins>
                <w:customXmlInsRangeStart w:id="4920" w:author="Xuning Wei12232" w:date="2026-07-27T15:52:00Z"/>
              </w:sdtContent>
            </w:sdt>
            <w:customXmlInsRangeEnd w:id="4920"/>
            <w:ins w:id="4921" w:author="Xuning Wei12232" w:date="2026-07-27T15:52:00Z">
              <w:r w:rsidR="00F550E8" w:rsidRPr="00937F85">
                <w:rPr>
                  <w:rFonts w:ascii="Times New Roman" w:eastAsia="仿宋_GB2312" w:hAnsi="Times New Roman" w:cs="Times New Roman"/>
                  <w:color w:val="auto"/>
                  <w:kern w:val="0"/>
                  <w:sz w:val="18"/>
                  <w:szCs w:val="18"/>
                </w:rPr>
                <w:t xml:space="preserve"> </w:t>
              </w:r>
              <w:proofErr w:type="spellStart"/>
              <w:r w:rsidR="00F550E8" w:rsidRPr="00937F85">
                <w:rPr>
                  <w:rFonts w:ascii="Times New Roman" w:eastAsia="仿宋_GB2312" w:hAnsi="Times New Roman" w:cs="Times New Roman"/>
                  <w:color w:val="auto"/>
                  <w:kern w:val="0"/>
                  <w:sz w:val="18"/>
                  <w:szCs w:val="18"/>
                  <w:lang w:eastAsia="zh-CN"/>
                </w:rPr>
                <w:t>Asymchem</w:t>
              </w:r>
              <w:proofErr w:type="spellEnd"/>
              <w:r w:rsidR="00F550E8" w:rsidRPr="00937F85">
                <w:rPr>
                  <w:rFonts w:ascii="Times New Roman" w:eastAsia="仿宋_GB2312" w:hAnsi="Times New Roman" w:cs="Times New Roman"/>
                  <w:color w:val="auto"/>
                  <w:kern w:val="0"/>
                  <w:sz w:val="18"/>
                  <w:szCs w:val="18"/>
                  <w:lang w:eastAsia="zh-CN"/>
                </w:rPr>
                <w:t xml:space="preserve"> Production data, Lot Number:</w:t>
              </w:r>
              <w:r w:rsidR="00F22947">
                <w:rPr>
                  <w:rFonts w:ascii="Times New Roman" w:eastAsia="仿宋_GB2312" w:hAnsi="Times New Roman" w:cs="Times New Roman"/>
                  <w:color w:val="auto"/>
                  <w:kern w:val="0"/>
                  <w:sz w:val="18"/>
                  <w:szCs w:val="18"/>
                  <w:u w:val="single"/>
                  <w:lang w:eastAsia="zh-CN"/>
                </w:rPr>
                <w:t xml:space="preserve">  CPo1400</w:t>
              </w:r>
            </w:ins>
            <w:ins w:id="4922" w:author="Xuning Wei12232" w:date="2026-07-27T15:58:00Z">
              <w:r w:rsidR="00F22947">
                <w:rPr>
                  <w:rFonts w:ascii="Times New Roman" w:eastAsia="仿宋_GB2312" w:hAnsi="Times New Roman" w:cs="Times New Roman"/>
                  <w:color w:val="auto"/>
                  <w:kern w:val="0"/>
                  <w:sz w:val="18"/>
                  <w:szCs w:val="18"/>
                  <w:u w:val="single"/>
                  <w:lang w:eastAsia="zh-CN"/>
                </w:rPr>
                <w:t>20</w:t>
              </w:r>
            </w:ins>
            <w:ins w:id="4923" w:author="Xuning Wei12232" w:date="2026-07-27T15:52:00Z">
              <w:r w:rsidR="00F550E8" w:rsidRPr="00937F85">
                <w:rPr>
                  <w:rFonts w:ascii="Times New Roman" w:eastAsia="仿宋_GB2312" w:hAnsi="Times New Roman" w:cs="Times New Roman"/>
                  <w:color w:val="auto"/>
                  <w:kern w:val="0"/>
                  <w:sz w:val="18"/>
                  <w:szCs w:val="18"/>
                  <w:u w:val="single"/>
                  <w:lang w:eastAsia="zh-CN"/>
                </w:rPr>
                <w:t>-02-01-01</w:t>
              </w:r>
            </w:ins>
            <w:ins w:id="4924" w:author="Xuning Wei12232" w:date="2026-09-05T20:23:00Z">
              <w:r w:rsidR="00CE01D9">
                <w:rPr>
                  <w:rFonts w:ascii="Times New Roman" w:eastAsia="仿宋_GB2312" w:hAnsi="Times New Roman" w:cs="Times New Roman"/>
                  <w:color w:val="auto"/>
                  <w:kern w:val="0"/>
                  <w:sz w:val="18"/>
                  <w:szCs w:val="18"/>
                  <w:u w:val="single"/>
                  <w:lang w:eastAsia="zh-CN"/>
                </w:rPr>
                <w:t>~04</w:t>
              </w:r>
            </w:ins>
            <w:ins w:id="4925" w:author="Xuning Wei12232" w:date="2026-07-27T15:52:00Z">
              <w:r w:rsidR="00F550E8" w:rsidRPr="00937F85">
                <w:rPr>
                  <w:rFonts w:ascii="Times New Roman" w:eastAsia="仿宋_GB2312" w:hAnsi="Times New Roman" w:cs="Times New Roman"/>
                  <w:color w:val="auto"/>
                  <w:kern w:val="0"/>
                  <w:sz w:val="18"/>
                  <w:szCs w:val="18"/>
                  <w:u w:val="single"/>
                  <w:lang w:eastAsia="zh-CN"/>
                </w:rPr>
                <w:t xml:space="preserve">  </w:t>
              </w:r>
            </w:ins>
          </w:p>
          <w:p w14:paraId="41ED985B" w14:textId="77777777" w:rsidR="00F550E8" w:rsidRPr="00937F85" w:rsidRDefault="000B6761" w:rsidP="00AD243C">
            <w:pPr>
              <w:spacing w:line="240" w:lineRule="exact"/>
              <w:rPr>
                <w:ins w:id="4926" w:author="Xuning Wei12232" w:date="2026-07-27T15:52:00Z"/>
                <w:rFonts w:ascii="Times New Roman" w:eastAsia="仿宋_GB2312" w:hAnsi="Times New Roman" w:cs="Times New Roman"/>
                <w:color w:val="auto"/>
                <w:kern w:val="0"/>
                <w:sz w:val="18"/>
                <w:szCs w:val="18"/>
                <w:lang w:eastAsia="zh-CN"/>
              </w:rPr>
            </w:pPr>
            <w:customXmlInsRangeStart w:id="4927" w:author="Xuning Wei12232" w:date="2026-07-27T15:52:00Z"/>
            <w:sdt>
              <w:sdtPr>
                <w:rPr>
                  <w:rFonts w:ascii="Times New Roman" w:eastAsia="仿宋_GB2312" w:hAnsi="Times New Roman" w:cs="Times New Roman"/>
                  <w:b/>
                  <w:color w:val="auto"/>
                  <w:sz w:val="18"/>
                  <w:szCs w:val="18"/>
                </w:rPr>
                <w:id w:val="-1364976977"/>
                <w14:checkbox>
                  <w14:checked w14:val="0"/>
                  <w14:checkedState w14:val="2612" w14:font="MS Gothic"/>
                  <w14:uncheckedState w14:val="2610" w14:font="MS Gothic"/>
                </w14:checkbox>
              </w:sdtPr>
              <w:sdtEndPr/>
              <w:sdtContent>
                <w:customXmlInsRangeEnd w:id="4927"/>
                <w:ins w:id="4928" w:author="Xuning Wei12232" w:date="2026-07-27T15:52:00Z">
                  <w:r w:rsidR="00F550E8" w:rsidRPr="00937F85">
                    <w:rPr>
                      <w:rFonts w:ascii="Segoe UI Symbol" w:eastAsia="仿宋_GB2312" w:hAnsi="Segoe UI Symbol" w:cs="Segoe UI Symbol"/>
                      <w:b/>
                      <w:color w:val="auto"/>
                      <w:sz w:val="18"/>
                      <w:szCs w:val="18"/>
                    </w:rPr>
                    <w:t>☐</w:t>
                  </w:r>
                </w:ins>
                <w:customXmlInsRangeStart w:id="4929" w:author="Xuning Wei12232" w:date="2026-07-27T15:52:00Z"/>
              </w:sdtContent>
            </w:sdt>
            <w:customXmlInsRangeEnd w:id="4929"/>
            <w:ins w:id="4930" w:author="Xuning Wei12232" w:date="2026-07-27T15:52:00Z">
              <w:r w:rsidR="00F550E8" w:rsidRPr="00937F85">
                <w:rPr>
                  <w:rFonts w:ascii="Times New Roman" w:eastAsia="仿宋_GB2312" w:hAnsi="Times New Roman" w:cs="Times New Roman"/>
                  <w:color w:val="auto"/>
                  <w:kern w:val="0"/>
                  <w:sz w:val="18"/>
                  <w:szCs w:val="18"/>
                </w:rPr>
                <w:t xml:space="preserve"> </w:t>
              </w:r>
              <w:r w:rsidR="00F550E8" w:rsidRPr="00937F85">
                <w:rPr>
                  <w:rFonts w:ascii="Times New Roman" w:eastAsia="仿宋_GB2312" w:hAnsi="Times New Roman" w:cs="Times New Roman"/>
                  <w:color w:val="auto"/>
                  <w:kern w:val="0"/>
                  <w:sz w:val="18"/>
                  <w:szCs w:val="18"/>
                  <w:lang w:eastAsia="zh-CN"/>
                </w:rPr>
                <w:t>Supplier data:</w:t>
              </w:r>
              <w:r w:rsidR="00F550E8" w:rsidRPr="00937F85">
                <w:rPr>
                  <w:rFonts w:ascii="Times New Roman" w:eastAsia="仿宋_GB2312" w:hAnsi="Times New Roman" w:cs="Times New Roman"/>
                  <w:color w:val="auto"/>
                  <w:kern w:val="0"/>
                  <w:sz w:val="18"/>
                  <w:szCs w:val="18"/>
                  <w:u w:val="single"/>
                  <w:lang w:eastAsia="zh-CN"/>
                </w:rPr>
                <w:t xml:space="preserve">  N/A  </w:t>
              </w:r>
              <w:r w:rsidR="00F550E8" w:rsidRPr="00937F85">
                <w:rPr>
                  <w:rFonts w:ascii="Times New Roman" w:eastAsia="仿宋_GB2312" w:hAnsi="Times New Roman" w:cs="Times New Roman"/>
                  <w:color w:val="auto"/>
                  <w:kern w:val="0"/>
                  <w:sz w:val="18"/>
                  <w:szCs w:val="18"/>
                  <w:lang w:eastAsia="zh-CN"/>
                </w:rPr>
                <w:t xml:space="preserve"> </w:t>
              </w:r>
            </w:ins>
          </w:p>
          <w:p w14:paraId="52FAC468" w14:textId="77777777" w:rsidR="00F550E8" w:rsidRPr="00937F85" w:rsidRDefault="000B6761" w:rsidP="00AD243C">
            <w:pPr>
              <w:spacing w:line="240" w:lineRule="exact"/>
              <w:rPr>
                <w:ins w:id="4931" w:author="Xuning Wei12232" w:date="2026-07-27T15:52:00Z"/>
                <w:rFonts w:ascii="Times New Roman" w:eastAsia="仿宋_GB2312" w:hAnsi="Times New Roman" w:cs="Times New Roman"/>
                <w:color w:val="auto"/>
                <w:kern w:val="0"/>
                <w:sz w:val="18"/>
                <w:szCs w:val="18"/>
                <w:u w:val="single"/>
                <w:lang w:eastAsia="zh-CN"/>
              </w:rPr>
            </w:pPr>
            <w:customXmlInsRangeStart w:id="4932" w:author="Xuning Wei12232" w:date="2026-07-27T15:52:00Z"/>
            <w:sdt>
              <w:sdtPr>
                <w:rPr>
                  <w:rFonts w:ascii="Times New Roman" w:eastAsia="仿宋_GB2312" w:hAnsi="Times New Roman" w:cs="Times New Roman"/>
                  <w:b/>
                  <w:color w:val="auto"/>
                  <w:sz w:val="18"/>
                  <w:szCs w:val="18"/>
                </w:rPr>
                <w:id w:val="-149912258"/>
                <w14:checkbox>
                  <w14:checked w14:val="0"/>
                  <w14:checkedState w14:val="2612" w14:font="MS Gothic"/>
                  <w14:uncheckedState w14:val="2610" w14:font="MS Gothic"/>
                </w14:checkbox>
              </w:sdtPr>
              <w:sdtEndPr/>
              <w:sdtContent>
                <w:customXmlInsRangeEnd w:id="4932"/>
                <w:ins w:id="4933" w:author="Xuning Wei12232" w:date="2026-07-27T15:52:00Z">
                  <w:r w:rsidR="00F550E8" w:rsidRPr="00937F85">
                    <w:rPr>
                      <w:rFonts w:ascii="Segoe UI Symbol" w:eastAsia="MS Gothic" w:hAnsi="Segoe UI Symbol" w:cs="Segoe UI Symbol"/>
                      <w:b/>
                      <w:color w:val="auto"/>
                      <w:sz w:val="18"/>
                      <w:szCs w:val="18"/>
                    </w:rPr>
                    <w:t>☐</w:t>
                  </w:r>
                </w:ins>
                <w:customXmlInsRangeStart w:id="4934" w:author="Xuning Wei12232" w:date="2026-07-27T15:52:00Z"/>
              </w:sdtContent>
            </w:sdt>
            <w:customXmlInsRangeEnd w:id="4934"/>
            <w:ins w:id="4935" w:author="Xuning Wei12232" w:date="2026-07-27T15:52:00Z">
              <w:r w:rsidR="00F550E8" w:rsidRPr="00937F85">
                <w:rPr>
                  <w:rFonts w:ascii="Times New Roman" w:eastAsia="仿宋_GB2312" w:hAnsi="Times New Roman" w:cs="Times New Roman"/>
                  <w:color w:val="auto"/>
                  <w:kern w:val="0"/>
                  <w:sz w:val="18"/>
                  <w:szCs w:val="18"/>
                </w:rPr>
                <w:t xml:space="preserve"> *</w:t>
              </w:r>
              <w:r w:rsidR="00F550E8" w:rsidRPr="00937F85">
                <w:rPr>
                  <w:rFonts w:ascii="Times New Roman" w:eastAsia="仿宋_GB2312" w:hAnsi="Times New Roman" w:cs="Times New Roman"/>
                  <w:color w:val="auto"/>
                  <w:sz w:val="18"/>
                  <w:szCs w:val="18"/>
                  <w:lang w:eastAsia="zh-CN"/>
                </w:rPr>
                <w:t>Handbook &amp; Page:</w:t>
              </w:r>
              <w:r w:rsidR="00F550E8" w:rsidRPr="00937F85">
                <w:rPr>
                  <w:rFonts w:ascii="Times New Roman" w:eastAsia="仿宋_GB2312" w:hAnsi="Times New Roman" w:cs="Times New Roman"/>
                  <w:color w:val="auto"/>
                  <w:kern w:val="0"/>
                  <w:sz w:val="18"/>
                  <w:szCs w:val="18"/>
                  <w:u w:val="single"/>
                  <w:lang w:eastAsia="zh-CN"/>
                </w:rPr>
                <w:t xml:space="preserve"> N/A</w:t>
              </w:r>
            </w:ins>
          </w:p>
          <w:p w14:paraId="794DB274" w14:textId="77777777" w:rsidR="00F550E8" w:rsidRPr="00937F85" w:rsidRDefault="000B6761" w:rsidP="00AD243C">
            <w:pPr>
              <w:spacing w:line="240" w:lineRule="exact"/>
              <w:rPr>
                <w:ins w:id="4936" w:author="Xuning Wei12232" w:date="2026-07-27T15:52:00Z"/>
                <w:rFonts w:ascii="Times New Roman" w:eastAsia="仿宋_GB2312" w:hAnsi="Times New Roman" w:cs="Times New Roman"/>
                <w:color w:val="auto"/>
                <w:kern w:val="0"/>
                <w:sz w:val="18"/>
                <w:szCs w:val="18"/>
                <w:lang w:eastAsia="zh-CN"/>
              </w:rPr>
            </w:pPr>
            <w:customXmlInsRangeStart w:id="4937" w:author="Xuning Wei12232" w:date="2026-07-27T15:52:00Z"/>
            <w:sdt>
              <w:sdtPr>
                <w:rPr>
                  <w:rFonts w:ascii="Times New Roman" w:eastAsia="仿宋_GB2312" w:hAnsi="Times New Roman" w:cs="Times New Roman"/>
                  <w:color w:val="auto"/>
                  <w:sz w:val="18"/>
                  <w:szCs w:val="18"/>
                </w:rPr>
                <w:id w:val="69480880"/>
                <w14:checkbox>
                  <w14:checked w14:val="1"/>
                  <w14:checkedState w14:val="2612" w14:font="MS Gothic"/>
                  <w14:uncheckedState w14:val="2610" w14:font="MS Gothic"/>
                </w14:checkbox>
              </w:sdtPr>
              <w:sdtEndPr/>
              <w:sdtContent>
                <w:customXmlInsRangeEnd w:id="4937"/>
                <w:ins w:id="4938" w:author="Xuning Wei12232" w:date="2026-07-27T15:52:00Z">
                  <w:r w:rsidR="00F550E8" w:rsidRPr="00937F85">
                    <w:rPr>
                      <w:rFonts w:ascii="Segoe UI Symbol" w:eastAsia="MS Gothic" w:hAnsi="Segoe UI Symbol" w:cs="Segoe UI Symbol"/>
                      <w:color w:val="auto"/>
                      <w:sz w:val="18"/>
                      <w:szCs w:val="18"/>
                    </w:rPr>
                    <w:t>☒</w:t>
                  </w:r>
                </w:ins>
                <w:customXmlInsRangeStart w:id="4939" w:author="Xuning Wei12232" w:date="2026-07-27T15:52:00Z"/>
              </w:sdtContent>
            </w:sdt>
            <w:customXmlInsRangeEnd w:id="4939"/>
            <w:ins w:id="4940" w:author="Xuning Wei12232" w:date="2026-07-27T15:52:00Z">
              <w:r w:rsidR="00F550E8" w:rsidRPr="00937F85">
                <w:rPr>
                  <w:rFonts w:ascii="Times New Roman" w:eastAsia="仿宋_GB2312" w:hAnsi="Times New Roman" w:cs="Times New Roman"/>
                  <w:color w:val="auto"/>
                  <w:sz w:val="18"/>
                  <w:szCs w:val="18"/>
                </w:rPr>
                <w:t xml:space="preserve"> Other</w:t>
              </w:r>
              <w:r w:rsidR="00F550E8" w:rsidRPr="00937F85">
                <w:rPr>
                  <w:rFonts w:ascii="Times New Roman" w:eastAsia="仿宋_GB2312" w:hAnsi="Times New Roman" w:cs="Times New Roman"/>
                  <w:color w:val="auto"/>
                  <w:sz w:val="18"/>
                  <w:szCs w:val="18"/>
                  <w:lang w:eastAsia="zh-CN"/>
                </w:rPr>
                <w:t>:</w:t>
              </w:r>
              <w:r w:rsidR="00F550E8" w:rsidRPr="00937F85">
                <w:rPr>
                  <w:rFonts w:ascii="Times New Roman" w:eastAsia="仿宋_GB2312" w:hAnsi="Times New Roman" w:cs="Times New Roman"/>
                  <w:color w:val="auto"/>
                  <w:kern w:val="0"/>
                  <w:sz w:val="18"/>
                  <w:szCs w:val="18"/>
                  <w:u w:val="single"/>
                  <w:lang w:eastAsia="zh-CN"/>
                </w:rPr>
                <w:t xml:space="preserve"> Resins, amino acids and </w:t>
              </w:r>
              <w:proofErr w:type="spellStart"/>
              <w:r w:rsidR="00F550E8" w:rsidRPr="00937F85">
                <w:rPr>
                  <w:rFonts w:ascii="Times New Roman" w:eastAsia="仿宋_GB2312" w:hAnsi="Times New Roman" w:cs="Times New Roman"/>
                  <w:color w:val="auto"/>
                  <w:kern w:val="0"/>
                  <w:sz w:val="18"/>
                  <w:szCs w:val="18"/>
                  <w:u w:val="single"/>
                  <w:lang w:eastAsia="zh-CN"/>
                </w:rPr>
                <w:t>oxyma</w:t>
              </w:r>
              <w:proofErr w:type="spellEnd"/>
              <w:r w:rsidR="00F550E8" w:rsidRPr="00937F85">
                <w:rPr>
                  <w:rFonts w:ascii="Times New Roman" w:eastAsia="仿宋_GB2312" w:hAnsi="Times New Roman" w:cs="Times New Roman"/>
                  <w:color w:val="auto"/>
                  <w:kern w:val="0"/>
                  <w:sz w:val="18"/>
                  <w:szCs w:val="18"/>
                  <w:u w:val="single"/>
                  <w:lang w:eastAsia="zh-CN"/>
                </w:rPr>
                <w:t xml:space="preserve"> pure are relatively stable in solid state, and do not react with materials such as PC, stainless steel, and glass at room temperature. The dispensing operation has a short duration, CEPS and the area is cleaned during material changeover. The materials are compatible.</w:t>
              </w:r>
            </w:ins>
          </w:p>
        </w:tc>
      </w:tr>
      <w:tr w:rsidR="00F550E8" w:rsidRPr="00937F85" w14:paraId="397E13D6" w14:textId="77777777" w:rsidTr="00AD243C">
        <w:trPr>
          <w:trHeight w:val="397"/>
          <w:ins w:id="4941" w:author="Xuning Wei12232" w:date="2026-07-27T15:52:00Z"/>
        </w:trPr>
        <w:tc>
          <w:tcPr>
            <w:tcW w:w="562" w:type="dxa"/>
            <w:vMerge/>
            <w:vAlign w:val="center"/>
          </w:tcPr>
          <w:p w14:paraId="5EAD4E10" w14:textId="77777777" w:rsidR="00F550E8" w:rsidRPr="00937F85" w:rsidRDefault="00F550E8" w:rsidP="00AD243C">
            <w:pPr>
              <w:spacing w:line="240" w:lineRule="exact"/>
              <w:jc w:val="center"/>
              <w:rPr>
                <w:ins w:id="4942" w:author="Xuning Wei12232" w:date="2026-07-27T15:52:00Z"/>
                <w:rFonts w:ascii="Times New Roman" w:eastAsia="仿宋_GB2312" w:hAnsi="Times New Roman" w:cs="Times New Roman"/>
                <w:color w:val="auto"/>
                <w:sz w:val="18"/>
                <w:szCs w:val="18"/>
              </w:rPr>
            </w:pPr>
          </w:p>
        </w:tc>
        <w:tc>
          <w:tcPr>
            <w:tcW w:w="3544" w:type="dxa"/>
            <w:vMerge/>
            <w:vAlign w:val="center"/>
          </w:tcPr>
          <w:p w14:paraId="3998ADDB" w14:textId="77777777" w:rsidR="00F550E8" w:rsidRPr="00937F85" w:rsidRDefault="00F550E8" w:rsidP="00AD243C">
            <w:pPr>
              <w:spacing w:line="240" w:lineRule="exact"/>
              <w:jc w:val="both"/>
              <w:rPr>
                <w:ins w:id="4943" w:author="Xuning Wei12232" w:date="2026-07-27T15:52:00Z"/>
                <w:rFonts w:ascii="Times New Roman" w:eastAsia="仿宋_GB2312" w:hAnsi="Times New Roman" w:cs="Times New Roman"/>
                <w:color w:val="auto"/>
                <w:sz w:val="18"/>
                <w:szCs w:val="18"/>
              </w:rPr>
            </w:pPr>
          </w:p>
        </w:tc>
        <w:tc>
          <w:tcPr>
            <w:tcW w:w="3119" w:type="dxa"/>
            <w:vMerge/>
            <w:vAlign w:val="center"/>
          </w:tcPr>
          <w:p w14:paraId="31526F92" w14:textId="77777777" w:rsidR="00F550E8" w:rsidRPr="00937F85" w:rsidRDefault="00F550E8" w:rsidP="00AD243C">
            <w:pPr>
              <w:spacing w:line="240" w:lineRule="exact"/>
              <w:jc w:val="both"/>
              <w:rPr>
                <w:ins w:id="4944" w:author="Xuning Wei12232" w:date="2026-07-27T15:52:00Z"/>
                <w:rFonts w:ascii="Times New Roman" w:eastAsia="仿宋_GB2312" w:hAnsi="Times New Roman" w:cs="Times New Roman"/>
                <w:color w:val="auto"/>
                <w:sz w:val="18"/>
                <w:szCs w:val="18"/>
              </w:rPr>
            </w:pPr>
          </w:p>
        </w:tc>
        <w:tc>
          <w:tcPr>
            <w:tcW w:w="1275" w:type="dxa"/>
            <w:vMerge/>
            <w:vAlign w:val="center"/>
          </w:tcPr>
          <w:p w14:paraId="428EF2AE" w14:textId="77777777" w:rsidR="00F550E8" w:rsidRPr="00937F85" w:rsidRDefault="00F550E8" w:rsidP="00AD243C">
            <w:pPr>
              <w:spacing w:line="240" w:lineRule="exact"/>
              <w:jc w:val="center"/>
              <w:rPr>
                <w:ins w:id="4945" w:author="Xuning Wei12232" w:date="2026-07-27T15:52:00Z"/>
                <w:rFonts w:ascii="Times New Roman" w:eastAsia="仿宋_GB2312" w:hAnsi="Times New Roman" w:cs="Times New Roman"/>
                <w:color w:val="auto"/>
                <w:sz w:val="18"/>
                <w:szCs w:val="18"/>
              </w:rPr>
            </w:pPr>
          </w:p>
        </w:tc>
        <w:tc>
          <w:tcPr>
            <w:tcW w:w="851" w:type="dxa"/>
            <w:vMerge/>
            <w:vAlign w:val="center"/>
          </w:tcPr>
          <w:p w14:paraId="0100D15C" w14:textId="77777777" w:rsidR="00F550E8" w:rsidRPr="00937F85" w:rsidRDefault="00F550E8" w:rsidP="00AD243C">
            <w:pPr>
              <w:spacing w:line="240" w:lineRule="exact"/>
              <w:jc w:val="center"/>
              <w:rPr>
                <w:ins w:id="4946" w:author="Xuning Wei12232" w:date="2026-07-27T15:52:00Z"/>
                <w:rFonts w:ascii="Times New Roman" w:eastAsia="仿宋_GB2312" w:hAnsi="Times New Roman" w:cs="Times New Roman"/>
                <w:color w:val="auto"/>
                <w:sz w:val="18"/>
                <w:szCs w:val="18"/>
              </w:rPr>
            </w:pPr>
          </w:p>
        </w:tc>
        <w:tc>
          <w:tcPr>
            <w:tcW w:w="992" w:type="dxa"/>
            <w:vAlign w:val="center"/>
          </w:tcPr>
          <w:p w14:paraId="176C693A" w14:textId="77777777" w:rsidR="00F550E8" w:rsidRPr="00937F85" w:rsidRDefault="000B6761" w:rsidP="00AD243C">
            <w:pPr>
              <w:spacing w:line="240" w:lineRule="exact"/>
              <w:jc w:val="both"/>
              <w:rPr>
                <w:ins w:id="4947" w:author="Xuning Wei12232" w:date="2026-07-27T15:52:00Z"/>
                <w:rFonts w:ascii="Times New Roman" w:eastAsia="仿宋_GB2312" w:hAnsi="Times New Roman" w:cs="Times New Roman"/>
                <w:color w:val="auto"/>
                <w:kern w:val="0"/>
                <w:sz w:val="18"/>
                <w:szCs w:val="18"/>
              </w:rPr>
            </w:pPr>
            <w:customXmlInsRangeStart w:id="4948" w:author="Xuning Wei12232" w:date="2026-07-27T15:52:00Z"/>
            <w:sdt>
              <w:sdtPr>
                <w:rPr>
                  <w:rFonts w:ascii="Times New Roman" w:eastAsia="仿宋_GB2312" w:hAnsi="Times New Roman" w:cs="Times New Roman"/>
                  <w:b/>
                  <w:color w:val="auto"/>
                  <w:sz w:val="18"/>
                  <w:szCs w:val="18"/>
                </w:rPr>
                <w:id w:val="1353228868"/>
                <w14:checkbox>
                  <w14:checked w14:val="0"/>
                  <w14:checkedState w14:val="2612" w14:font="MS Gothic"/>
                  <w14:uncheckedState w14:val="2610" w14:font="MS Gothic"/>
                </w14:checkbox>
              </w:sdtPr>
              <w:sdtEndPr/>
              <w:sdtContent>
                <w:customXmlInsRangeEnd w:id="4948"/>
                <w:ins w:id="4949" w:author="Xuning Wei12232" w:date="2026-07-27T15:52:00Z">
                  <w:r w:rsidR="00F550E8" w:rsidRPr="00937F85">
                    <w:rPr>
                      <w:rFonts w:ascii="Segoe UI Symbol" w:eastAsia="MS Gothic" w:hAnsi="Segoe UI Symbol" w:cs="Segoe UI Symbol"/>
                      <w:b/>
                      <w:color w:val="auto"/>
                      <w:sz w:val="18"/>
                      <w:szCs w:val="18"/>
                    </w:rPr>
                    <w:t>☐</w:t>
                  </w:r>
                </w:ins>
                <w:customXmlInsRangeStart w:id="4950" w:author="Xuning Wei12232" w:date="2026-07-27T15:52:00Z"/>
              </w:sdtContent>
            </w:sdt>
            <w:customXmlInsRangeEnd w:id="4950"/>
            <w:ins w:id="4951" w:author="Xuning Wei12232" w:date="2026-07-27T15:52:00Z">
              <w:r w:rsidR="00F550E8" w:rsidRPr="00937F85">
                <w:rPr>
                  <w:rFonts w:ascii="Times New Roman" w:eastAsia="仿宋_GB2312" w:hAnsi="Times New Roman" w:cs="Times New Roman"/>
                  <w:color w:val="auto"/>
                  <w:kern w:val="0"/>
                  <w:sz w:val="18"/>
                  <w:szCs w:val="18"/>
                </w:rPr>
                <w:t xml:space="preserve"> </w:t>
              </w:r>
              <w:r w:rsidR="00F550E8" w:rsidRPr="00937F85">
                <w:rPr>
                  <w:rFonts w:ascii="Times New Roman" w:eastAsia="仿宋_GB2312" w:hAnsi="Times New Roman" w:cs="Times New Roman"/>
                  <w:color w:val="auto"/>
                  <w:kern w:val="0"/>
                  <w:sz w:val="18"/>
                  <w:szCs w:val="18"/>
                  <w:lang w:eastAsia="zh-CN"/>
                </w:rPr>
                <w:t>High</w:t>
              </w:r>
            </w:ins>
          </w:p>
          <w:p w14:paraId="350D8F65" w14:textId="77777777" w:rsidR="00F550E8" w:rsidRPr="00937F85" w:rsidRDefault="000B6761" w:rsidP="00AD243C">
            <w:pPr>
              <w:spacing w:line="240" w:lineRule="exact"/>
              <w:jc w:val="both"/>
              <w:rPr>
                <w:ins w:id="4952" w:author="Xuning Wei12232" w:date="2026-07-27T15:52:00Z"/>
                <w:rFonts w:ascii="Times New Roman" w:eastAsia="仿宋_GB2312" w:hAnsi="Times New Roman" w:cs="Times New Roman"/>
                <w:color w:val="auto"/>
                <w:kern w:val="0"/>
                <w:sz w:val="18"/>
                <w:szCs w:val="18"/>
                <w:lang w:eastAsia="zh-CN"/>
              </w:rPr>
            </w:pPr>
            <w:customXmlInsRangeStart w:id="4953" w:author="Xuning Wei12232" w:date="2026-07-27T15:52:00Z"/>
            <w:sdt>
              <w:sdtPr>
                <w:rPr>
                  <w:rFonts w:ascii="Times New Roman" w:eastAsia="仿宋_GB2312" w:hAnsi="Times New Roman" w:cs="Times New Roman"/>
                  <w:b/>
                  <w:color w:val="auto"/>
                  <w:sz w:val="18"/>
                  <w:szCs w:val="18"/>
                </w:rPr>
                <w:id w:val="1976259101"/>
                <w14:checkbox>
                  <w14:checked w14:val="0"/>
                  <w14:checkedState w14:val="2612" w14:font="MS Gothic"/>
                  <w14:uncheckedState w14:val="2610" w14:font="MS Gothic"/>
                </w14:checkbox>
              </w:sdtPr>
              <w:sdtEndPr/>
              <w:sdtContent>
                <w:customXmlInsRangeEnd w:id="4953"/>
                <w:ins w:id="4954" w:author="Xuning Wei12232" w:date="2026-07-27T15:52:00Z">
                  <w:r w:rsidR="00F550E8" w:rsidRPr="00937F85">
                    <w:rPr>
                      <w:rFonts w:ascii="Segoe UI Symbol" w:eastAsia="仿宋_GB2312" w:hAnsi="Segoe UI Symbol" w:cs="Segoe UI Symbol"/>
                      <w:b/>
                      <w:color w:val="auto"/>
                      <w:sz w:val="18"/>
                      <w:szCs w:val="18"/>
                    </w:rPr>
                    <w:t>☐</w:t>
                  </w:r>
                </w:ins>
                <w:customXmlInsRangeStart w:id="4955" w:author="Xuning Wei12232" w:date="2026-07-27T15:52:00Z"/>
              </w:sdtContent>
            </w:sdt>
            <w:customXmlInsRangeEnd w:id="4955"/>
            <w:ins w:id="4956" w:author="Xuning Wei12232" w:date="2026-07-27T15:52:00Z">
              <w:r w:rsidR="00F550E8" w:rsidRPr="00937F85">
                <w:rPr>
                  <w:rFonts w:ascii="Times New Roman" w:eastAsia="仿宋_GB2312" w:hAnsi="Times New Roman" w:cs="Times New Roman"/>
                  <w:b/>
                  <w:color w:val="auto"/>
                  <w:sz w:val="18"/>
                  <w:szCs w:val="18"/>
                </w:rPr>
                <w:t xml:space="preserve"> </w:t>
              </w:r>
              <w:r w:rsidR="00F550E8" w:rsidRPr="00937F85">
                <w:rPr>
                  <w:rFonts w:ascii="Times New Roman" w:eastAsia="仿宋_GB2312" w:hAnsi="Times New Roman" w:cs="Times New Roman"/>
                  <w:color w:val="auto"/>
                  <w:kern w:val="0"/>
                  <w:sz w:val="18"/>
                  <w:szCs w:val="18"/>
                  <w:lang w:eastAsia="zh-CN"/>
                </w:rPr>
                <w:t>Medium</w:t>
              </w:r>
            </w:ins>
          </w:p>
          <w:p w14:paraId="6442D2F2" w14:textId="77777777" w:rsidR="00F550E8" w:rsidRPr="00937F85" w:rsidRDefault="000B6761" w:rsidP="00AD243C">
            <w:pPr>
              <w:spacing w:line="240" w:lineRule="exact"/>
              <w:rPr>
                <w:ins w:id="4957" w:author="Xuning Wei12232" w:date="2026-07-27T15:52:00Z"/>
                <w:rFonts w:ascii="Times New Roman" w:eastAsia="仿宋_GB2312" w:hAnsi="Times New Roman" w:cs="Times New Roman"/>
                <w:color w:val="auto"/>
                <w:sz w:val="18"/>
                <w:szCs w:val="18"/>
              </w:rPr>
            </w:pPr>
            <w:customXmlInsRangeStart w:id="4958" w:author="Xuning Wei12232" w:date="2026-07-27T15:52:00Z"/>
            <w:sdt>
              <w:sdtPr>
                <w:rPr>
                  <w:rFonts w:ascii="Times New Roman" w:eastAsia="仿宋_GB2312" w:hAnsi="Times New Roman" w:cs="Times New Roman"/>
                  <w:b/>
                  <w:color w:val="auto"/>
                  <w:sz w:val="18"/>
                  <w:szCs w:val="18"/>
                </w:rPr>
                <w:id w:val="1791317329"/>
                <w14:checkbox>
                  <w14:checked w14:val="1"/>
                  <w14:checkedState w14:val="2612" w14:font="MS Gothic"/>
                  <w14:uncheckedState w14:val="2610" w14:font="MS Gothic"/>
                </w14:checkbox>
              </w:sdtPr>
              <w:sdtEndPr/>
              <w:sdtContent>
                <w:customXmlInsRangeEnd w:id="4958"/>
                <w:ins w:id="4959" w:author="Xuning Wei12232" w:date="2026-07-27T15:52:00Z">
                  <w:r w:rsidR="00F550E8" w:rsidRPr="00937F85">
                    <w:rPr>
                      <w:rFonts w:ascii="Segoe UI Symbol" w:eastAsia="MS Gothic" w:hAnsi="Segoe UI Symbol" w:cs="Segoe UI Symbol"/>
                      <w:b/>
                      <w:color w:val="auto"/>
                      <w:sz w:val="18"/>
                      <w:szCs w:val="18"/>
                    </w:rPr>
                    <w:t>☒</w:t>
                  </w:r>
                </w:ins>
                <w:customXmlInsRangeStart w:id="4960" w:author="Xuning Wei12232" w:date="2026-07-27T15:52:00Z"/>
              </w:sdtContent>
            </w:sdt>
            <w:customXmlInsRangeEnd w:id="4960"/>
            <w:ins w:id="4961" w:author="Xuning Wei12232" w:date="2026-07-27T15:52:00Z">
              <w:r w:rsidR="00F550E8" w:rsidRPr="00937F85">
                <w:rPr>
                  <w:rFonts w:ascii="Times New Roman" w:eastAsia="仿宋_GB2312" w:hAnsi="Times New Roman" w:cs="Times New Roman"/>
                  <w:color w:val="auto"/>
                  <w:kern w:val="0"/>
                  <w:sz w:val="18"/>
                  <w:szCs w:val="18"/>
                  <w:lang w:eastAsia="zh-CN"/>
                </w:rPr>
                <w:t xml:space="preserve"> Low</w:t>
              </w:r>
            </w:ins>
          </w:p>
        </w:tc>
        <w:tc>
          <w:tcPr>
            <w:tcW w:w="992" w:type="dxa"/>
            <w:vAlign w:val="center"/>
          </w:tcPr>
          <w:p w14:paraId="72A3676A" w14:textId="77777777" w:rsidR="00F550E8" w:rsidRPr="00937F85" w:rsidRDefault="00F550E8" w:rsidP="00AD243C">
            <w:pPr>
              <w:spacing w:line="240" w:lineRule="exact"/>
              <w:rPr>
                <w:ins w:id="4962" w:author="Xuning Wei12232" w:date="2026-07-27T15:52:00Z"/>
                <w:rFonts w:ascii="Times New Roman" w:eastAsia="仿宋_GB2312" w:hAnsi="Times New Roman" w:cs="Times New Roman"/>
                <w:color w:val="auto"/>
                <w:sz w:val="18"/>
                <w:szCs w:val="18"/>
              </w:rPr>
            </w:pPr>
            <w:ins w:id="4963" w:author="Xuning Wei12232" w:date="2026-07-27T15:52:00Z">
              <w:r w:rsidRPr="00937F85">
                <w:rPr>
                  <w:rFonts w:ascii="Times New Roman" w:eastAsia="仿宋_GB2312" w:hAnsi="Times New Roman" w:cs="Times New Roman"/>
                  <w:color w:val="auto"/>
                  <w:kern w:val="0"/>
                  <w:sz w:val="18"/>
                  <w:szCs w:val="18"/>
                  <w:lang w:eastAsia="zh-CN"/>
                </w:rPr>
                <w:t>Based on the compatibility test results</w:t>
              </w:r>
            </w:ins>
          </w:p>
        </w:tc>
        <w:tc>
          <w:tcPr>
            <w:tcW w:w="2977" w:type="dxa"/>
            <w:vMerge/>
            <w:vAlign w:val="center"/>
          </w:tcPr>
          <w:p w14:paraId="01C33969" w14:textId="77777777" w:rsidR="00F550E8" w:rsidRPr="00937F85" w:rsidRDefault="00F550E8" w:rsidP="00AD243C">
            <w:pPr>
              <w:pStyle w:val="afb"/>
              <w:numPr>
                <w:ilvl w:val="0"/>
                <w:numId w:val="2"/>
              </w:numPr>
              <w:spacing w:line="240" w:lineRule="exact"/>
              <w:ind w:firstLineChars="0"/>
              <w:rPr>
                <w:ins w:id="4964" w:author="Xuning Wei12232" w:date="2026-07-27T15:52:00Z"/>
                <w:rFonts w:ascii="Times New Roman" w:eastAsia="仿宋_GB2312" w:hAnsi="Times New Roman" w:cs="Times New Roman"/>
                <w:color w:val="auto"/>
                <w:sz w:val="18"/>
                <w:szCs w:val="18"/>
              </w:rPr>
            </w:pPr>
          </w:p>
        </w:tc>
      </w:tr>
    </w:tbl>
    <w:p w14:paraId="34CBD668" w14:textId="77777777" w:rsidR="00F550E8" w:rsidRDefault="00F550E8" w:rsidP="00F550E8">
      <w:pPr>
        <w:spacing w:beforeLines="50" w:before="120" w:afterLines="50" w:after="120"/>
        <w:jc w:val="center"/>
        <w:rPr>
          <w:ins w:id="4965" w:author="Xuning Wei12232" w:date="2026-07-27T15:52:00Z"/>
          <w:rFonts w:ascii="Times New Roman" w:eastAsia="仿宋_GB2312" w:hAnsi="Times New Roman" w:cs="Times New Roman"/>
          <w:b/>
          <w:color w:val="auto"/>
          <w:sz w:val="20"/>
          <w:szCs w:val="20"/>
        </w:rPr>
      </w:pPr>
    </w:p>
    <w:p w14:paraId="295580E9" w14:textId="77777777" w:rsidR="00FD673D" w:rsidRDefault="00FD673D">
      <w:pPr>
        <w:rPr>
          <w:ins w:id="4966" w:author="Xuning Wei12232" w:date="2026-07-27T15:59:00Z"/>
          <w:rFonts w:ascii="Times New Roman" w:eastAsia="仿宋_GB2312" w:hAnsi="Times New Roman" w:cs="Times New Roman"/>
          <w:b/>
          <w:color w:val="auto"/>
          <w:sz w:val="20"/>
          <w:szCs w:val="20"/>
        </w:rPr>
      </w:pPr>
      <w:ins w:id="4967" w:author="Xuning Wei12232" w:date="2026-07-27T15:59:00Z">
        <w:r>
          <w:rPr>
            <w:rFonts w:ascii="Times New Roman" w:eastAsia="仿宋_GB2312" w:hAnsi="Times New Roman" w:cs="Times New Roman"/>
            <w:b/>
            <w:color w:val="auto"/>
            <w:sz w:val="20"/>
            <w:szCs w:val="20"/>
          </w:rPr>
          <w:br w:type="page"/>
        </w:r>
      </w:ins>
    </w:p>
    <w:p w14:paraId="0AED2036" w14:textId="2FDD2F5F" w:rsidR="00F550E8" w:rsidRDefault="00F550E8" w:rsidP="00F550E8">
      <w:pPr>
        <w:spacing w:afterLines="50" w:after="120"/>
        <w:jc w:val="center"/>
        <w:rPr>
          <w:ins w:id="4968" w:author="Xuning Wei12232" w:date="2026-07-27T16:00:00Z"/>
          <w:rFonts w:ascii="Times New Roman" w:hAnsi="Times New Roman" w:cs="Times New Roman"/>
          <w:b/>
          <w:color w:val="0000FF"/>
          <w:sz w:val="18"/>
          <w:szCs w:val="18"/>
          <w:shd w:val="clear" w:color="auto" w:fill="FFFFFF"/>
        </w:rPr>
      </w:pPr>
      <w:ins w:id="4969" w:author="Xuning Wei12232" w:date="2026-07-27T15:52:00Z">
        <w:r w:rsidRPr="00937F85">
          <w:rPr>
            <w:rFonts w:ascii="Times New Roman" w:eastAsia="仿宋_GB2312" w:hAnsi="Times New Roman" w:cs="Times New Roman"/>
            <w:b/>
            <w:color w:val="auto"/>
            <w:sz w:val="20"/>
            <w:szCs w:val="20"/>
          </w:rPr>
          <w:lastRenderedPageBreak/>
          <w:t>Table 8</w:t>
        </w:r>
        <w:r w:rsidRPr="00937F85">
          <w:rPr>
            <w:rFonts w:ascii="Times New Roman" w:eastAsia="仿宋_GB2312" w:hAnsi="Times New Roman" w:cs="Times New Roman"/>
            <w:b/>
            <w:color w:val="auto"/>
            <w:sz w:val="20"/>
            <w:szCs w:val="20"/>
            <w:lang w:eastAsia="zh-CN"/>
          </w:rPr>
          <w:t>-</w:t>
        </w:r>
        <w:r>
          <w:rPr>
            <w:rFonts w:ascii="Times New Roman" w:eastAsia="仿宋_GB2312" w:hAnsi="Times New Roman" w:cs="Times New Roman"/>
            <w:b/>
            <w:color w:val="auto"/>
            <w:sz w:val="20"/>
            <w:szCs w:val="20"/>
          </w:rPr>
          <w:t>3</w:t>
        </w:r>
        <w:r w:rsidRPr="00937F85">
          <w:rPr>
            <w:rFonts w:ascii="Times New Roman" w:eastAsia="仿宋_GB2312" w:hAnsi="Times New Roman" w:cs="Times New Roman"/>
            <w:b/>
            <w:color w:val="auto"/>
            <w:sz w:val="20"/>
            <w:szCs w:val="20"/>
          </w:rPr>
          <w:t>: Equipment Compatibility and Corrosion Impact Study for</w:t>
        </w:r>
        <w:r w:rsidRPr="00937F85">
          <w:rPr>
            <w:rFonts w:ascii="Times New Roman" w:hAnsi="Times New Roman" w:cs="Times New Roman"/>
            <w:color w:val="auto"/>
          </w:rPr>
          <w:t xml:space="preserve"> </w:t>
        </w:r>
        <w:r w:rsidRPr="00937F85">
          <w:rPr>
            <w:rFonts w:ascii="Times New Roman" w:eastAsia="仿宋_GB2312" w:hAnsi="Times New Roman" w:cs="Times New Roman"/>
            <w:b/>
            <w:color w:val="auto"/>
            <w:sz w:val="20"/>
            <w:szCs w:val="20"/>
          </w:rPr>
          <w:t>glovebox</w:t>
        </w:r>
        <w:r w:rsidRPr="002B6BDD">
          <w:rPr>
            <w:rFonts w:ascii="Times New Roman" w:hAnsi="Times New Roman" w:cs="Times New Roman"/>
            <w:b/>
            <w:color w:val="0000FF"/>
            <w:sz w:val="18"/>
            <w:szCs w:val="18"/>
            <w:shd w:val="clear" w:color="auto" w:fill="FFFFFF"/>
          </w:rPr>
          <w:t xml:space="preserve"> TJ4S-1200-GB0</w:t>
        </w:r>
        <w:r>
          <w:rPr>
            <w:rFonts w:ascii="Times New Roman" w:hAnsi="Times New Roman" w:cs="Times New Roman"/>
            <w:b/>
            <w:color w:val="0000FF"/>
            <w:sz w:val="18"/>
            <w:szCs w:val="18"/>
            <w:shd w:val="clear" w:color="auto" w:fill="FFFFFF"/>
          </w:rPr>
          <w:t>4</w:t>
        </w:r>
      </w:ins>
    </w:p>
    <w:p w14:paraId="536F1079" w14:textId="77777777" w:rsidR="00FD673D" w:rsidRDefault="00FD673D" w:rsidP="00F550E8">
      <w:pPr>
        <w:spacing w:afterLines="50" w:after="120"/>
        <w:jc w:val="center"/>
        <w:rPr>
          <w:ins w:id="4970" w:author="Xuning Wei12232" w:date="2026-07-27T15:52:00Z"/>
          <w:rFonts w:ascii="Times New Roman" w:hAnsi="Times New Roman" w:cs="Times New Roman"/>
          <w:color w:val="0000FF"/>
          <w:sz w:val="18"/>
          <w:szCs w:val="18"/>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544"/>
        <w:gridCol w:w="3260"/>
        <w:gridCol w:w="1134"/>
        <w:gridCol w:w="851"/>
        <w:gridCol w:w="992"/>
        <w:gridCol w:w="992"/>
        <w:gridCol w:w="2977"/>
        <w:tblGridChange w:id="4971">
          <w:tblGrid>
            <w:gridCol w:w="562"/>
            <w:gridCol w:w="3544"/>
            <w:gridCol w:w="3119"/>
            <w:gridCol w:w="1275"/>
            <w:gridCol w:w="851"/>
            <w:gridCol w:w="992"/>
            <w:gridCol w:w="992"/>
            <w:gridCol w:w="2977"/>
          </w:tblGrid>
        </w:tblGridChange>
      </w:tblGrid>
      <w:tr w:rsidR="00F550E8" w:rsidRPr="00937F85" w14:paraId="6A012CF3" w14:textId="77777777" w:rsidTr="00AD243C">
        <w:trPr>
          <w:trHeight w:val="397"/>
          <w:tblHeader/>
          <w:ins w:id="4972" w:author="Xuning Wei12232" w:date="2026-07-27T15:52:00Z"/>
        </w:trPr>
        <w:tc>
          <w:tcPr>
            <w:tcW w:w="4106" w:type="dxa"/>
            <w:gridSpan w:val="2"/>
            <w:shd w:val="clear" w:color="auto" w:fill="D9D9D9" w:themeFill="background1" w:themeFillShade="D9"/>
            <w:vAlign w:val="center"/>
          </w:tcPr>
          <w:p w14:paraId="45F97595" w14:textId="77777777" w:rsidR="00F550E8" w:rsidRPr="006F0556" w:rsidRDefault="00F550E8" w:rsidP="00AD243C">
            <w:pPr>
              <w:spacing w:line="240" w:lineRule="exact"/>
              <w:jc w:val="center"/>
              <w:rPr>
                <w:ins w:id="4973" w:author="Xuning Wei12232" w:date="2026-07-27T15:52:00Z"/>
                <w:rFonts w:ascii="Times New Roman" w:eastAsia="仿宋_GB2312" w:hAnsi="Times New Roman" w:cs="Times New Roman"/>
                <w:b/>
                <w:color w:val="0000FF"/>
                <w:sz w:val="18"/>
                <w:szCs w:val="18"/>
              </w:rPr>
            </w:pPr>
            <w:ins w:id="4974" w:author="Xuning Wei12232" w:date="2026-07-27T15:52:00Z">
              <w:r w:rsidRPr="006F0556">
                <w:rPr>
                  <w:rFonts w:ascii="Times New Roman" w:eastAsia="仿宋_GB2312" w:hAnsi="Times New Roman" w:cs="Times New Roman"/>
                  <w:b/>
                  <w:color w:val="0000FF"/>
                  <w:sz w:val="18"/>
                  <w:szCs w:val="18"/>
                </w:rPr>
                <w:t>Process steps</w:t>
              </w:r>
            </w:ins>
          </w:p>
        </w:tc>
        <w:tc>
          <w:tcPr>
            <w:tcW w:w="5245" w:type="dxa"/>
            <w:gridSpan w:val="3"/>
            <w:shd w:val="clear" w:color="auto" w:fill="D9D9D9" w:themeFill="background1" w:themeFillShade="D9"/>
            <w:vAlign w:val="center"/>
          </w:tcPr>
          <w:p w14:paraId="0E20B74A" w14:textId="77777777" w:rsidR="00F550E8" w:rsidRPr="006F0556" w:rsidRDefault="00F550E8" w:rsidP="00AD243C">
            <w:pPr>
              <w:spacing w:line="240" w:lineRule="exact"/>
              <w:jc w:val="center"/>
              <w:rPr>
                <w:ins w:id="4975" w:author="Xuning Wei12232" w:date="2026-07-27T15:52:00Z"/>
                <w:rFonts w:ascii="Times New Roman" w:eastAsia="仿宋_GB2312" w:hAnsi="Times New Roman" w:cs="Times New Roman"/>
                <w:b/>
                <w:color w:val="0000FF"/>
                <w:sz w:val="18"/>
                <w:szCs w:val="18"/>
              </w:rPr>
            </w:pPr>
            <w:ins w:id="4976" w:author="Xuning Wei12232" w:date="2026-07-27T15:52:00Z">
              <w:r w:rsidRPr="006F0556">
                <w:rPr>
                  <w:rFonts w:ascii="Times New Roman" w:eastAsia="仿宋_GB2312" w:hAnsi="Times New Roman" w:cs="Times New Roman"/>
                  <w:b/>
                  <w:color w:val="0000FF"/>
                  <w:sz w:val="18"/>
                  <w:szCs w:val="18"/>
                </w:rPr>
                <w:t>Sieving</w:t>
              </w:r>
            </w:ins>
          </w:p>
        </w:tc>
        <w:tc>
          <w:tcPr>
            <w:tcW w:w="1984" w:type="dxa"/>
            <w:gridSpan w:val="2"/>
            <w:shd w:val="clear" w:color="auto" w:fill="D9D9D9" w:themeFill="background1" w:themeFillShade="D9"/>
            <w:vAlign w:val="center"/>
          </w:tcPr>
          <w:p w14:paraId="1824436A" w14:textId="77777777" w:rsidR="00F550E8" w:rsidRPr="006F0556" w:rsidRDefault="00F550E8" w:rsidP="00AD243C">
            <w:pPr>
              <w:spacing w:line="240" w:lineRule="exact"/>
              <w:jc w:val="center"/>
              <w:rPr>
                <w:ins w:id="4977" w:author="Xuning Wei12232" w:date="2026-07-27T15:52:00Z"/>
                <w:rFonts w:ascii="Times New Roman" w:eastAsia="仿宋_GB2312" w:hAnsi="Times New Roman" w:cs="Times New Roman"/>
                <w:b/>
                <w:color w:val="0000FF"/>
                <w:sz w:val="18"/>
                <w:szCs w:val="18"/>
              </w:rPr>
            </w:pPr>
            <w:ins w:id="4978" w:author="Xuning Wei12232" w:date="2026-07-27T15:52:00Z">
              <w:r w:rsidRPr="006F0556">
                <w:rPr>
                  <w:rFonts w:ascii="Times New Roman" w:eastAsia="仿宋_GB2312" w:hAnsi="Times New Roman" w:cs="Times New Roman"/>
                  <w:b/>
                  <w:color w:val="0000FF"/>
                  <w:sz w:val="18"/>
                  <w:szCs w:val="18"/>
                </w:rPr>
                <w:t>Equipment Codes</w:t>
              </w:r>
            </w:ins>
          </w:p>
        </w:tc>
        <w:tc>
          <w:tcPr>
            <w:tcW w:w="2977" w:type="dxa"/>
            <w:shd w:val="clear" w:color="auto" w:fill="D9D9D9" w:themeFill="background1" w:themeFillShade="D9"/>
            <w:vAlign w:val="center"/>
          </w:tcPr>
          <w:p w14:paraId="423AEF75" w14:textId="77777777" w:rsidR="00F550E8" w:rsidRPr="006F0556" w:rsidRDefault="00F550E8" w:rsidP="00AD243C">
            <w:pPr>
              <w:spacing w:line="240" w:lineRule="exact"/>
              <w:jc w:val="center"/>
              <w:rPr>
                <w:ins w:id="4979" w:author="Xuning Wei12232" w:date="2026-07-27T15:52:00Z"/>
                <w:rFonts w:ascii="Times New Roman" w:eastAsia="仿宋_GB2312" w:hAnsi="Times New Roman" w:cs="Times New Roman"/>
                <w:b/>
                <w:color w:val="0000FF"/>
                <w:sz w:val="18"/>
                <w:szCs w:val="18"/>
              </w:rPr>
            </w:pPr>
            <w:ins w:id="4980" w:author="Xuning Wei12232" w:date="2026-07-27T15:52:00Z">
              <w:r w:rsidRPr="00E95BBB">
                <w:rPr>
                  <w:rFonts w:ascii="Times New Roman" w:hAnsi="Times New Roman" w:cs="Times New Roman"/>
                  <w:b/>
                  <w:color w:val="0000FF"/>
                  <w:sz w:val="18"/>
                  <w:szCs w:val="18"/>
                  <w:shd w:val="clear" w:color="auto" w:fill="FFFFFF"/>
                </w:rPr>
                <w:t>TJ4S-1200-GB0</w:t>
              </w:r>
              <w:r w:rsidRPr="009853C2">
                <w:rPr>
                  <w:rFonts w:ascii="Times New Roman" w:hAnsi="Times New Roman" w:cs="Times New Roman"/>
                  <w:b/>
                  <w:color w:val="0000FF"/>
                  <w:sz w:val="18"/>
                  <w:szCs w:val="18"/>
                  <w:shd w:val="clear" w:color="auto" w:fill="FFFFFF"/>
                </w:rPr>
                <w:t>4</w:t>
              </w:r>
            </w:ins>
          </w:p>
        </w:tc>
      </w:tr>
      <w:tr w:rsidR="00F550E8" w:rsidRPr="00937F85" w14:paraId="59A58D42" w14:textId="77777777" w:rsidTr="00C62B2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981" w:author="Xuning Wei12232" w:date="2026-07-27T17:33: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97"/>
          <w:tblHeader/>
          <w:ins w:id="4982" w:author="Xuning Wei12232" w:date="2026-07-27T15:52:00Z"/>
          <w:trPrChange w:id="4983" w:author="Xuning Wei12232" w:date="2026-07-27T17:33:00Z">
            <w:trPr>
              <w:trHeight w:val="397"/>
              <w:tblHeader/>
            </w:trPr>
          </w:trPrChange>
        </w:trPr>
        <w:tc>
          <w:tcPr>
            <w:tcW w:w="562" w:type="dxa"/>
            <w:shd w:val="clear" w:color="auto" w:fill="D9D9D9" w:themeFill="background1" w:themeFillShade="D9"/>
            <w:vAlign w:val="center"/>
            <w:tcPrChange w:id="4984" w:author="Xuning Wei12232" w:date="2026-07-27T17:33:00Z">
              <w:tcPr>
                <w:tcW w:w="562" w:type="dxa"/>
                <w:shd w:val="clear" w:color="auto" w:fill="D9D9D9" w:themeFill="background1" w:themeFillShade="D9"/>
                <w:vAlign w:val="center"/>
              </w:tcPr>
            </w:tcPrChange>
          </w:tcPr>
          <w:p w14:paraId="4A265120" w14:textId="77777777" w:rsidR="00F550E8" w:rsidRPr="00937F85" w:rsidRDefault="00F550E8" w:rsidP="00AD243C">
            <w:pPr>
              <w:spacing w:line="240" w:lineRule="exact"/>
              <w:jc w:val="center"/>
              <w:rPr>
                <w:ins w:id="4985" w:author="Xuning Wei12232" w:date="2026-07-27T15:52:00Z"/>
                <w:rFonts w:ascii="Times New Roman" w:eastAsia="仿宋_GB2312" w:hAnsi="Times New Roman" w:cs="Times New Roman"/>
                <w:b/>
                <w:color w:val="auto"/>
                <w:sz w:val="18"/>
                <w:szCs w:val="18"/>
              </w:rPr>
            </w:pPr>
            <w:ins w:id="4986" w:author="Xuning Wei12232" w:date="2026-07-27T15:52:00Z">
              <w:r w:rsidRPr="00937F85">
                <w:rPr>
                  <w:rFonts w:ascii="Times New Roman" w:eastAsia="仿宋_GB2312" w:hAnsi="Times New Roman" w:cs="Times New Roman"/>
                  <w:b/>
                  <w:color w:val="auto"/>
                  <w:sz w:val="18"/>
                  <w:szCs w:val="18"/>
                </w:rPr>
                <w:t>S/N</w:t>
              </w:r>
            </w:ins>
          </w:p>
        </w:tc>
        <w:tc>
          <w:tcPr>
            <w:tcW w:w="3544" w:type="dxa"/>
            <w:shd w:val="clear" w:color="auto" w:fill="D9D9D9" w:themeFill="background1" w:themeFillShade="D9"/>
            <w:vAlign w:val="center"/>
            <w:tcPrChange w:id="4987" w:author="Xuning Wei12232" w:date="2026-07-27T17:33:00Z">
              <w:tcPr>
                <w:tcW w:w="3544" w:type="dxa"/>
                <w:shd w:val="clear" w:color="auto" w:fill="D9D9D9" w:themeFill="background1" w:themeFillShade="D9"/>
                <w:vAlign w:val="center"/>
              </w:tcPr>
            </w:tcPrChange>
          </w:tcPr>
          <w:p w14:paraId="3B031337" w14:textId="77777777" w:rsidR="00F550E8" w:rsidRPr="006F0556" w:rsidRDefault="00F550E8" w:rsidP="00AD243C">
            <w:pPr>
              <w:spacing w:line="240" w:lineRule="exact"/>
              <w:jc w:val="center"/>
              <w:rPr>
                <w:ins w:id="4988" w:author="Xuning Wei12232" w:date="2026-07-27T15:52:00Z"/>
                <w:rFonts w:ascii="Times New Roman" w:eastAsia="仿宋_GB2312" w:hAnsi="Times New Roman" w:cs="Times New Roman"/>
                <w:b/>
                <w:color w:val="0000FF"/>
                <w:sz w:val="18"/>
                <w:szCs w:val="18"/>
              </w:rPr>
            </w:pPr>
            <w:ins w:id="4989" w:author="Xuning Wei12232" w:date="2026-07-27T15:52:00Z">
              <w:r w:rsidRPr="006F0556">
                <w:rPr>
                  <w:rFonts w:ascii="Times New Roman" w:eastAsia="仿宋_GB2312" w:hAnsi="Times New Roman" w:cs="Times New Roman"/>
                  <w:b/>
                  <w:color w:val="0000FF"/>
                  <w:sz w:val="18"/>
                  <w:szCs w:val="18"/>
                </w:rPr>
                <w:t>Process description (indicate the equipment number, solvent/regent/material name)</w:t>
              </w:r>
            </w:ins>
          </w:p>
        </w:tc>
        <w:tc>
          <w:tcPr>
            <w:tcW w:w="3260" w:type="dxa"/>
            <w:shd w:val="clear" w:color="auto" w:fill="D9D9D9" w:themeFill="background1" w:themeFillShade="D9"/>
            <w:vAlign w:val="center"/>
            <w:tcPrChange w:id="4990" w:author="Xuning Wei12232" w:date="2026-07-27T17:33:00Z">
              <w:tcPr>
                <w:tcW w:w="3119" w:type="dxa"/>
                <w:shd w:val="clear" w:color="auto" w:fill="D9D9D9" w:themeFill="background1" w:themeFillShade="D9"/>
                <w:vAlign w:val="center"/>
              </w:tcPr>
            </w:tcPrChange>
          </w:tcPr>
          <w:p w14:paraId="0004EF9D" w14:textId="77777777" w:rsidR="00F550E8" w:rsidRPr="006F0556" w:rsidRDefault="00F550E8" w:rsidP="00AD243C">
            <w:pPr>
              <w:spacing w:line="240" w:lineRule="exact"/>
              <w:jc w:val="center"/>
              <w:rPr>
                <w:ins w:id="4991" w:author="Xuning Wei12232" w:date="2026-07-27T15:52:00Z"/>
                <w:rFonts w:ascii="Times New Roman" w:eastAsia="仿宋_GB2312" w:hAnsi="Times New Roman" w:cs="Times New Roman"/>
                <w:b/>
                <w:color w:val="0000FF"/>
                <w:sz w:val="18"/>
                <w:szCs w:val="18"/>
              </w:rPr>
            </w:pPr>
            <w:ins w:id="4992" w:author="Xuning Wei12232" w:date="2026-07-27T15:52:00Z">
              <w:r w:rsidRPr="006F0556">
                <w:rPr>
                  <w:rFonts w:ascii="Times New Roman" w:eastAsia="仿宋_GB2312" w:hAnsi="Times New Roman" w:cs="Times New Roman"/>
                  <w:b/>
                  <w:color w:val="0000FF"/>
                  <w:sz w:val="18"/>
                  <w:szCs w:val="18"/>
                </w:rPr>
                <w:t>Equipment (Accessories) N</w:t>
              </w:r>
              <w:r w:rsidRPr="006F0556">
                <w:rPr>
                  <w:rFonts w:ascii="Times New Roman" w:eastAsia="仿宋_GB2312" w:hAnsi="Times New Roman" w:cs="Times New Roman"/>
                  <w:b/>
                  <w:color w:val="0000FF"/>
                  <w:sz w:val="18"/>
                  <w:szCs w:val="18"/>
                  <w:lang w:eastAsia="zh-CN"/>
                </w:rPr>
                <w:t>ame</w:t>
              </w:r>
              <w:r w:rsidRPr="006F0556">
                <w:rPr>
                  <w:rFonts w:ascii="Times New Roman" w:eastAsia="仿宋_GB2312" w:hAnsi="Times New Roman" w:cs="Times New Roman"/>
                  <w:b/>
                  <w:color w:val="0000FF"/>
                  <w:sz w:val="18"/>
                  <w:szCs w:val="18"/>
                </w:rPr>
                <w:t xml:space="preserve"> and its MOC</w:t>
              </w:r>
            </w:ins>
          </w:p>
        </w:tc>
        <w:tc>
          <w:tcPr>
            <w:tcW w:w="1134" w:type="dxa"/>
            <w:shd w:val="clear" w:color="auto" w:fill="D9D9D9" w:themeFill="background1" w:themeFillShade="D9"/>
            <w:vAlign w:val="center"/>
            <w:tcPrChange w:id="4993" w:author="Xuning Wei12232" w:date="2026-07-27T17:33:00Z">
              <w:tcPr>
                <w:tcW w:w="1275" w:type="dxa"/>
                <w:shd w:val="clear" w:color="auto" w:fill="D9D9D9" w:themeFill="background1" w:themeFillShade="D9"/>
                <w:vAlign w:val="center"/>
              </w:tcPr>
            </w:tcPrChange>
          </w:tcPr>
          <w:p w14:paraId="58690A36" w14:textId="77777777" w:rsidR="00F550E8" w:rsidRPr="006F0556" w:rsidRDefault="00F550E8" w:rsidP="00AD243C">
            <w:pPr>
              <w:spacing w:line="240" w:lineRule="exact"/>
              <w:jc w:val="center"/>
              <w:rPr>
                <w:ins w:id="4994" w:author="Xuning Wei12232" w:date="2026-07-27T15:52:00Z"/>
                <w:rFonts w:ascii="Times New Roman" w:eastAsia="仿宋_GB2312" w:hAnsi="Times New Roman" w:cs="Times New Roman"/>
                <w:b/>
                <w:color w:val="0000FF"/>
                <w:sz w:val="18"/>
                <w:szCs w:val="18"/>
              </w:rPr>
            </w:pPr>
            <w:ins w:id="4995" w:author="Xuning Wei12232" w:date="2026-07-27T15:52:00Z">
              <w:r w:rsidRPr="006F0556">
                <w:rPr>
                  <w:rFonts w:ascii="Times New Roman" w:eastAsia="仿宋_GB2312" w:hAnsi="Times New Roman" w:cs="Times New Roman"/>
                  <w:b/>
                  <w:color w:val="0000FF"/>
                  <w:sz w:val="18"/>
                  <w:szCs w:val="18"/>
                </w:rPr>
                <w:t>Corrosion Probability</w:t>
              </w:r>
            </w:ins>
          </w:p>
        </w:tc>
        <w:tc>
          <w:tcPr>
            <w:tcW w:w="851" w:type="dxa"/>
            <w:shd w:val="clear" w:color="auto" w:fill="D9D9D9" w:themeFill="background1" w:themeFillShade="D9"/>
            <w:vAlign w:val="center"/>
            <w:tcPrChange w:id="4996" w:author="Xuning Wei12232" w:date="2026-07-27T17:33:00Z">
              <w:tcPr>
                <w:tcW w:w="851" w:type="dxa"/>
                <w:shd w:val="clear" w:color="auto" w:fill="D9D9D9" w:themeFill="background1" w:themeFillShade="D9"/>
                <w:vAlign w:val="center"/>
              </w:tcPr>
            </w:tcPrChange>
          </w:tcPr>
          <w:p w14:paraId="50B9B1F4" w14:textId="77777777" w:rsidR="00F550E8" w:rsidRPr="006F0556" w:rsidRDefault="00F550E8" w:rsidP="00AD243C">
            <w:pPr>
              <w:spacing w:line="240" w:lineRule="exact"/>
              <w:jc w:val="center"/>
              <w:rPr>
                <w:ins w:id="4997" w:author="Xuning Wei12232" w:date="2026-07-27T15:52:00Z"/>
                <w:rFonts w:ascii="Times New Roman" w:eastAsia="仿宋_GB2312" w:hAnsi="Times New Roman" w:cs="Times New Roman"/>
                <w:b/>
                <w:color w:val="0000FF"/>
                <w:sz w:val="18"/>
                <w:szCs w:val="18"/>
              </w:rPr>
            </w:pPr>
            <w:ins w:id="4998" w:author="Xuning Wei12232" w:date="2026-07-27T15:52:00Z">
              <w:r w:rsidRPr="006F0556">
                <w:rPr>
                  <w:rFonts w:ascii="Times New Roman" w:eastAsia="仿宋_GB2312" w:hAnsi="Times New Roman" w:cs="Times New Roman"/>
                  <w:b/>
                  <w:color w:val="0000FF"/>
                  <w:sz w:val="18"/>
                  <w:szCs w:val="18"/>
                </w:rPr>
                <w:t>Corrosion Impact</w:t>
              </w:r>
            </w:ins>
          </w:p>
        </w:tc>
        <w:tc>
          <w:tcPr>
            <w:tcW w:w="1984" w:type="dxa"/>
            <w:gridSpan w:val="2"/>
            <w:shd w:val="clear" w:color="auto" w:fill="D9D9D9" w:themeFill="background1" w:themeFillShade="D9"/>
            <w:vAlign w:val="center"/>
            <w:tcPrChange w:id="4999" w:author="Xuning Wei12232" w:date="2026-07-27T17:33:00Z">
              <w:tcPr>
                <w:tcW w:w="1984" w:type="dxa"/>
                <w:gridSpan w:val="2"/>
                <w:shd w:val="clear" w:color="auto" w:fill="D9D9D9" w:themeFill="background1" w:themeFillShade="D9"/>
                <w:vAlign w:val="center"/>
              </w:tcPr>
            </w:tcPrChange>
          </w:tcPr>
          <w:p w14:paraId="7EECBA66" w14:textId="77777777" w:rsidR="00F550E8" w:rsidRPr="006F0556" w:rsidRDefault="00F550E8" w:rsidP="00AD243C">
            <w:pPr>
              <w:spacing w:line="240" w:lineRule="exact"/>
              <w:jc w:val="center"/>
              <w:rPr>
                <w:ins w:id="5000" w:author="Xuning Wei12232" w:date="2026-07-27T15:52:00Z"/>
                <w:rFonts w:ascii="Times New Roman" w:eastAsia="仿宋_GB2312" w:hAnsi="Times New Roman" w:cs="Times New Roman"/>
                <w:b/>
                <w:color w:val="0000FF"/>
                <w:sz w:val="18"/>
                <w:szCs w:val="18"/>
              </w:rPr>
            </w:pPr>
            <w:ins w:id="5001" w:author="Xuning Wei12232" w:date="2026-07-27T15:52:00Z">
              <w:r w:rsidRPr="006F0556">
                <w:rPr>
                  <w:rFonts w:ascii="Times New Roman" w:eastAsia="仿宋_GB2312" w:hAnsi="Times New Roman" w:cs="Times New Roman"/>
                  <w:b/>
                  <w:color w:val="0000FF"/>
                  <w:sz w:val="18"/>
                  <w:szCs w:val="18"/>
                  <w:lang w:eastAsia="zh-CN"/>
                </w:rPr>
                <w:t>Chemical Compatible, Risk and Rational</w:t>
              </w:r>
            </w:ins>
          </w:p>
        </w:tc>
        <w:tc>
          <w:tcPr>
            <w:tcW w:w="2977" w:type="dxa"/>
            <w:shd w:val="clear" w:color="auto" w:fill="D9D9D9" w:themeFill="background1" w:themeFillShade="D9"/>
            <w:vAlign w:val="center"/>
            <w:tcPrChange w:id="5002" w:author="Xuning Wei12232" w:date="2026-07-27T17:33:00Z">
              <w:tcPr>
                <w:tcW w:w="2977" w:type="dxa"/>
                <w:shd w:val="clear" w:color="auto" w:fill="D9D9D9" w:themeFill="background1" w:themeFillShade="D9"/>
                <w:vAlign w:val="center"/>
              </w:tcPr>
            </w:tcPrChange>
          </w:tcPr>
          <w:p w14:paraId="5AB7D64F" w14:textId="77777777" w:rsidR="00F550E8" w:rsidRPr="006F0556" w:rsidRDefault="00F550E8" w:rsidP="00AD243C">
            <w:pPr>
              <w:spacing w:line="240" w:lineRule="exact"/>
              <w:jc w:val="center"/>
              <w:rPr>
                <w:ins w:id="5003" w:author="Xuning Wei12232" w:date="2026-07-27T15:52:00Z"/>
                <w:rFonts w:ascii="Times New Roman" w:eastAsia="仿宋_GB2312" w:hAnsi="Times New Roman" w:cs="Times New Roman"/>
                <w:b/>
                <w:color w:val="0000FF"/>
                <w:sz w:val="18"/>
                <w:szCs w:val="18"/>
                <w:lang w:eastAsia="zh-CN"/>
              </w:rPr>
            </w:pPr>
            <w:ins w:id="5004" w:author="Xuning Wei12232" w:date="2026-07-27T15:52:00Z">
              <w:r w:rsidRPr="006F0556">
                <w:rPr>
                  <w:rFonts w:ascii="Times New Roman" w:eastAsia="仿宋_GB2312" w:hAnsi="Times New Roman" w:cs="Times New Roman"/>
                  <w:b/>
                  <w:color w:val="0000FF"/>
                  <w:sz w:val="18"/>
                  <w:szCs w:val="18"/>
                  <w:lang w:eastAsia="zh-CN"/>
                </w:rPr>
                <w:t xml:space="preserve">Data Source </w:t>
              </w:r>
            </w:ins>
          </w:p>
        </w:tc>
      </w:tr>
      <w:tr w:rsidR="00F550E8" w:rsidRPr="00937F85" w14:paraId="2C150551" w14:textId="77777777" w:rsidTr="00C62B21">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5005" w:author="Xuning Wei12232" w:date="2026-07-27T17:33: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397"/>
          <w:ins w:id="5006" w:author="Xuning Wei12232" w:date="2026-07-27T15:52:00Z"/>
          <w:trPrChange w:id="5007" w:author="Xuning Wei12232" w:date="2026-07-27T17:33:00Z">
            <w:trPr>
              <w:trHeight w:val="397"/>
            </w:trPr>
          </w:trPrChange>
        </w:trPr>
        <w:tc>
          <w:tcPr>
            <w:tcW w:w="562" w:type="dxa"/>
            <w:shd w:val="clear" w:color="auto" w:fill="FFFFFF" w:themeFill="background1"/>
            <w:vAlign w:val="center"/>
            <w:tcPrChange w:id="5008" w:author="Xuning Wei12232" w:date="2026-07-27T17:33:00Z">
              <w:tcPr>
                <w:tcW w:w="562" w:type="dxa"/>
                <w:shd w:val="clear" w:color="auto" w:fill="FFFFFF" w:themeFill="background1"/>
                <w:vAlign w:val="center"/>
              </w:tcPr>
            </w:tcPrChange>
          </w:tcPr>
          <w:p w14:paraId="3F2900C8" w14:textId="77777777" w:rsidR="00F550E8" w:rsidRPr="00937F85" w:rsidRDefault="00F550E8" w:rsidP="00AD243C">
            <w:pPr>
              <w:spacing w:line="240" w:lineRule="exact"/>
              <w:jc w:val="center"/>
              <w:rPr>
                <w:ins w:id="5009" w:author="Xuning Wei12232" w:date="2026-07-27T15:52:00Z"/>
                <w:rFonts w:ascii="Times New Roman" w:eastAsia="仿宋_GB2312" w:hAnsi="Times New Roman" w:cs="Times New Roman"/>
                <w:color w:val="auto"/>
                <w:sz w:val="18"/>
                <w:szCs w:val="18"/>
                <w:lang w:eastAsia="zh-CN"/>
              </w:rPr>
            </w:pPr>
            <w:ins w:id="5010" w:author="Xuning Wei12232" w:date="2026-07-27T15:52:00Z">
              <w:r w:rsidRPr="00937F85">
                <w:rPr>
                  <w:rFonts w:ascii="Times New Roman" w:eastAsia="仿宋_GB2312" w:hAnsi="Times New Roman" w:cs="Times New Roman"/>
                  <w:color w:val="auto"/>
                  <w:sz w:val="18"/>
                  <w:szCs w:val="18"/>
                  <w:lang w:eastAsia="zh-CN"/>
                </w:rPr>
                <w:t>1</w:t>
              </w:r>
            </w:ins>
          </w:p>
        </w:tc>
        <w:tc>
          <w:tcPr>
            <w:tcW w:w="3544" w:type="dxa"/>
            <w:shd w:val="clear" w:color="auto" w:fill="FFFFFF" w:themeFill="background1"/>
            <w:vAlign w:val="center"/>
            <w:tcPrChange w:id="5011" w:author="Xuning Wei12232" w:date="2026-07-27T17:33:00Z">
              <w:tcPr>
                <w:tcW w:w="3544" w:type="dxa"/>
                <w:shd w:val="clear" w:color="auto" w:fill="FFFFFF" w:themeFill="background1"/>
                <w:vAlign w:val="center"/>
              </w:tcPr>
            </w:tcPrChange>
          </w:tcPr>
          <w:p w14:paraId="07720258" w14:textId="77777777" w:rsidR="00B147DF" w:rsidRDefault="00B147DF" w:rsidP="00AD243C">
            <w:pPr>
              <w:rPr>
                <w:ins w:id="5012" w:author="Xuning Wei12232" w:date="2026-07-27T15:57:00Z"/>
                <w:rFonts w:ascii="Times New Roman" w:eastAsia="仿宋_GB2312" w:hAnsi="Times New Roman" w:cs="Times New Roman"/>
                <w:bCs w:val="0"/>
                <w:color w:val="auto"/>
                <w:sz w:val="18"/>
                <w:szCs w:val="18"/>
                <w:lang w:eastAsia="zh-CN"/>
              </w:rPr>
            </w:pPr>
            <w:ins w:id="5013" w:author="Xuning Wei12232" w:date="2026-07-27T15:57:00Z">
              <w:r w:rsidRPr="000236D0">
                <w:rPr>
                  <w:rFonts w:ascii="Times New Roman" w:eastAsia="等线" w:hAnsi="Times New Roman" w:cs="Times New Roman"/>
                  <w:b/>
                  <w:color w:val="auto"/>
                  <w:kern w:val="0"/>
                  <w:sz w:val="18"/>
                  <w:szCs w:val="18"/>
                  <w:lang w:eastAsia="zh-CN"/>
                </w:rPr>
                <w:t>Materials involved in dispensing:</w:t>
              </w:r>
              <w:r w:rsidRPr="00321EFC">
                <w:rPr>
                  <w:rFonts w:ascii="Times New Roman" w:eastAsia="等线" w:hAnsi="Times New Roman" w:cs="Times New Roman"/>
                  <w:color w:val="0000FF"/>
                  <w:kern w:val="0"/>
                  <w:sz w:val="18"/>
                  <w:szCs w:val="18"/>
                  <w:lang w:eastAsia="zh-CN"/>
                </w:rPr>
                <w:t xml:space="preserve"> A</w:t>
              </w:r>
              <w:r w:rsidRPr="00321EFC">
                <w:rPr>
                  <w:rFonts w:ascii="Times New Roman" w:eastAsia="等线" w:hAnsi="Times New Roman" w:cs="Times New Roman"/>
                  <w:bCs w:val="0"/>
                  <w:color w:val="0000FF"/>
                  <w:kern w:val="0"/>
                  <w:sz w:val="18"/>
                  <w:szCs w:val="18"/>
                  <w:lang w:eastAsia="zh-CN"/>
                </w:rPr>
                <w:t xml:space="preserve">mino acids, </w:t>
              </w:r>
              <w:proofErr w:type="spellStart"/>
              <w:r w:rsidRPr="00321EFC">
                <w:rPr>
                  <w:rFonts w:ascii="Times New Roman" w:eastAsia="等线" w:hAnsi="Times New Roman" w:cs="Times New Roman"/>
                  <w:bCs w:val="0"/>
                  <w:color w:val="0000FF"/>
                  <w:kern w:val="0"/>
                  <w:sz w:val="18"/>
                  <w:szCs w:val="18"/>
                  <w:lang w:eastAsia="zh-CN"/>
                </w:rPr>
                <w:t>Oxyma</w:t>
              </w:r>
              <w:proofErr w:type="spellEnd"/>
              <w:r w:rsidRPr="00321EFC">
                <w:rPr>
                  <w:rFonts w:ascii="Times New Roman" w:eastAsia="等线" w:hAnsi="Times New Roman" w:cs="Times New Roman"/>
                  <w:bCs w:val="0"/>
                  <w:color w:val="0000FF"/>
                  <w:kern w:val="0"/>
                  <w:sz w:val="18"/>
                  <w:szCs w:val="18"/>
                  <w:lang w:eastAsia="zh-CN"/>
                </w:rPr>
                <w:t xml:space="preserve">, </w:t>
              </w:r>
              <w:proofErr w:type="spellStart"/>
              <w:r w:rsidRPr="00321EFC">
                <w:rPr>
                  <w:rFonts w:ascii="Times New Roman" w:eastAsia="等线" w:hAnsi="Times New Roman" w:cs="Times New Roman"/>
                  <w:bCs w:val="0"/>
                  <w:color w:val="0000FF"/>
                  <w:kern w:val="0"/>
                  <w:sz w:val="18"/>
                  <w:szCs w:val="18"/>
                  <w:lang w:eastAsia="zh-CN"/>
                </w:rPr>
                <w:t>PyBop</w:t>
              </w:r>
              <w:proofErr w:type="spellEnd"/>
              <w:r w:rsidRPr="00321EFC">
                <w:rPr>
                  <w:rFonts w:ascii="Times New Roman" w:eastAsia="等线" w:hAnsi="Times New Roman" w:cs="Times New Roman"/>
                  <w:bCs w:val="0"/>
                  <w:color w:val="0000FF"/>
                  <w:kern w:val="0"/>
                  <w:sz w:val="18"/>
                  <w:szCs w:val="18"/>
                  <w:lang w:eastAsia="zh-CN"/>
                </w:rPr>
                <w:t xml:space="preserve"> and 2-CTC Resin are dispensed using a glovebox</w:t>
              </w:r>
              <w:r w:rsidRPr="006F0556">
                <w:rPr>
                  <w:rFonts w:ascii="Times New Roman" w:hAnsi="Times New Roman" w:cs="Times New Roman"/>
                  <w:color w:val="0000FF"/>
                  <w:sz w:val="18"/>
                  <w:szCs w:val="18"/>
                  <w:shd w:val="clear" w:color="auto" w:fill="FFFFFF"/>
                </w:rPr>
                <w:t xml:space="preserve"> (TJ4S-1200-GB01&amp;TJ4S-1200-GB02&amp;TJ4S-1200-GB03&amp;TJ4S-1200-GB04&amp;TJ4S-1200-GB05</w:t>
              </w:r>
              <w:r w:rsidRPr="006F0556">
                <w:rPr>
                  <w:rFonts w:asciiTheme="minorEastAsia" w:eastAsiaTheme="minorEastAsia" w:hAnsiTheme="minorEastAsia" w:cs="Times New Roman"/>
                  <w:color w:val="0000FF"/>
                  <w:sz w:val="18"/>
                  <w:szCs w:val="18"/>
                  <w:shd w:val="clear" w:color="auto" w:fill="FFFFFF"/>
                  <w:lang w:eastAsia="zh-CN"/>
                </w:rPr>
                <w:t>)</w:t>
              </w:r>
              <w:r w:rsidRPr="00321EFC">
                <w:rPr>
                  <w:rFonts w:ascii="Times New Roman" w:eastAsia="等线" w:hAnsi="Times New Roman" w:cs="Times New Roman"/>
                  <w:bCs w:val="0"/>
                  <w:color w:val="0000FF"/>
                  <w:kern w:val="0"/>
                  <w:sz w:val="18"/>
                  <w:szCs w:val="18"/>
                  <w:lang w:eastAsia="zh-CN"/>
                </w:rPr>
                <w:t xml:space="preserve">. The materials are dispensed into charging bags, which are then placed inside low-density polyethylene outer bags, with labels affixed. Subsequently, the bagged materials are placed into high-density polyethylene (HDPE) drums for temporary storage. Materials are as follows: </w:t>
              </w:r>
              <w:r w:rsidRPr="00321EFC">
                <w:rPr>
                  <w:rFonts w:ascii="Times New Roman" w:eastAsia="仿宋_GB2312" w:hAnsi="Times New Roman" w:cs="Times New Roman"/>
                  <w:bCs w:val="0"/>
                  <w:color w:val="auto"/>
                  <w:sz w:val="18"/>
                  <w:szCs w:val="18"/>
                  <w:lang w:eastAsia="zh-CN"/>
                </w:rPr>
                <w:t>2-CTC Resin;</w:t>
              </w:r>
              <w:r w:rsidRPr="006F0556">
                <w:rPr>
                  <w:rFonts w:ascii="Times New Roman" w:eastAsia="仿宋_GB2312" w:hAnsi="Times New Roman" w:cs="Times New Roman"/>
                  <w:color w:val="auto"/>
                  <w:sz w:val="18"/>
                  <w:szCs w:val="18"/>
                  <w:lang w:eastAsia="zh-CN"/>
                </w:rPr>
                <w:t xml:space="preserve">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Gly</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Phe</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-L-N-Me-</w:t>
              </w:r>
              <w:proofErr w:type="spellStart"/>
              <w:r w:rsidRPr="00321EFC">
                <w:rPr>
                  <w:rFonts w:ascii="Times New Roman" w:eastAsia="仿宋_GB2312" w:hAnsi="Times New Roman" w:cs="Times New Roman"/>
                  <w:bCs w:val="0"/>
                  <w:color w:val="auto"/>
                  <w:sz w:val="18"/>
                  <w:szCs w:val="18"/>
                  <w:lang w:eastAsia="zh-CN"/>
                </w:rPr>
                <w:t>Asn</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Trt</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Asn</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Trt</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Ser</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tBu</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Arg</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Pbf</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 xml:space="preserve">-L-Val-OH;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Leu</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-L-α-Me-</w:t>
              </w:r>
              <w:proofErr w:type="spellStart"/>
              <w:r w:rsidRPr="00321EFC">
                <w:rPr>
                  <w:rFonts w:ascii="Times New Roman" w:eastAsia="仿宋_GB2312" w:hAnsi="Times New Roman" w:cs="Times New Roman"/>
                  <w:bCs w:val="0"/>
                  <w:color w:val="auto"/>
                  <w:sz w:val="18"/>
                  <w:szCs w:val="18"/>
                  <w:lang w:eastAsia="zh-CN"/>
                </w:rPr>
                <w:t>Phe</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Glu</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OtBu</w:t>
              </w:r>
              <w:proofErr w:type="spellEnd"/>
              <w:r w:rsidRPr="00321EFC">
                <w:rPr>
                  <w:rFonts w:ascii="Times New Roman" w:eastAsia="仿宋_GB2312" w:hAnsi="Times New Roman" w:cs="Times New Roman"/>
                  <w:bCs w:val="0"/>
                  <w:color w:val="auto"/>
                  <w:sz w:val="18"/>
                  <w:szCs w:val="18"/>
                  <w:lang w:eastAsia="zh-CN"/>
                </w:rPr>
                <w:t>)-OH·H</w:t>
              </w:r>
              <w:r w:rsidRPr="00321EFC">
                <w:rPr>
                  <w:rFonts w:ascii="Times New Roman" w:eastAsia="仿宋_GB2312" w:hAnsi="Times New Roman" w:cs="Times New Roman"/>
                  <w:bCs w:val="0"/>
                  <w:color w:val="auto"/>
                  <w:sz w:val="18"/>
                  <w:szCs w:val="18"/>
                  <w:vertAlign w:val="subscript"/>
                  <w:lang w:eastAsia="zh-CN"/>
                </w:rPr>
                <w:t>2</w:t>
              </w:r>
              <w:r w:rsidRPr="00321EFC">
                <w:rPr>
                  <w:rFonts w:ascii="Times New Roman" w:eastAsia="仿宋_GB2312" w:hAnsi="Times New Roman" w:cs="Times New Roman"/>
                  <w:bCs w:val="0"/>
                  <w:color w:val="auto"/>
                  <w:sz w:val="18"/>
                  <w:szCs w:val="18"/>
                  <w:lang w:eastAsia="zh-CN"/>
                </w:rPr>
                <w:t>O; Fmoc-L-Ala-OH·H</w:t>
              </w:r>
              <w:r w:rsidRPr="00321EFC">
                <w:rPr>
                  <w:rFonts w:ascii="Times New Roman" w:eastAsia="仿宋_GB2312" w:hAnsi="Times New Roman" w:cs="Times New Roman"/>
                  <w:bCs w:val="0"/>
                  <w:color w:val="auto"/>
                  <w:sz w:val="18"/>
                  <w:szCs w:val="18"/>
                  <w:vertAlign w:val="subscript"/>
                  <w:lang w:eastAsia="zh-CN"/>
                </w:rPr>
                <w:t>2</w:t>
              </w:r>
              <w:r w:rsidRPr="00321EFC">
                <w:rPr>
                  <w:rFonts w:ascii="Times New Roman" w:eastAsia="仿宋_GB2312" w:hAnsi="Times New Roman" w:cs="Times New Roman"/>
                  <w:bCs w:val="0"/>
                  <w:color w:val="auto"/>
                  <w:sz w:val="18"/>
                  <w:szCs w:val="18"/>
                  <w:lang w:eastAsia="zh-CN"/>
                </w:rPr>
                <w:t xml:space="preserve">O; </w:t>
              </w:r>
              <w:proofErr w:type="spellStart"/>
              <w:r w:rsidRPr="00321EFC">
                <w:rPr>
                  <w:rFonts w:ascii="Times New Roman" w:eastAsia="仿宋_GB2312" w:hAnsi="Times New Roman" w:cs="Times New Roman"/>
                  <w:bCs w:val="0"/>
                  <w:color w:val="auto"/>
                  <w:sz w:val="18"/>
                  <w:szCs w:val="18"/>
                  <w:lang w:eastAsia="zh-CN"/>
                </w:rPr>
                <w:t>Fmoc</w:t>
              </w:r>
              <w:proofErr w:type="spellEnd"/>
              <w:r w:rsidRPr="00321EFC">
                <w:rPr>
                  <w:rFonts w:ascii="Times New Roman" w:eastAsia="仿宋_GB2312" w:hAnsi="Times New Roman" w:cs="Times New Roman"/>
                  <w:bCs w:val="0"/>
                  <w:color w:val="auto"/>
                  <w:sz w:val="18"/>
                  <w:szCs w:val="18"/>
                  <w:lang w:eastAsia="zh-CN"/>
                </w:rPr>
                <w:t>-L-</w:t>
              </w:r>
              <w:proofErr w:type="spellStart"/>
              <w:r w:rsidRPr="00321EFC">
                <w:rPr>
                  <w:rFonts w:ascii="Times New Roman" w:eastAsia="仿宋_GB2312" w:hAnsi="Times New Roman" w:cs="Times New Roman"/>
                  <w:bCs w:val="0"/>
                  <w:color w:val="auto"/>
                  <w:sz w:val="18"/>
                  <w:szCs w:val="18"/>
                  <w:lang w:eastAsia="zh-CN"/>
                </w:rPr>
                <w:t>Orn</w:t>
              </w:r>
              <w:proofErr w:type="spellEnd"/>
              <w:r w:rsidRPr="00321EFC">
                <w:rPr>
                  <w:rFonts w:ascii="Times New Roman" w:eastAsia="仿宋_GB2312" w:hAnsi="Times New Roman" w:cs="Times New Roman"/>
                  <w:bCs w:val="0"/>
                  <w:color w:val="auto"/>
                  <w:sz w:val="18"/>
                  <w:szCs w:val="18"/>
                  <w:lang w:eastAsia="zh-CN"/>
                </w:rPr>
                <w:t>(</w:t>
              </w:r>
              <w:proofErr w:type="spellStart"/>
              <w:r w:rsidRPr="00321EFC">
                <w:rPr>
                  <w:rFonts w:ascii="Times New Roman" w:eastAsia="仿宋_GB2312" w:hAnsi="Times New Roman" w:cs="Times New Roman"/>
                  <w:bCs w:val="0"/>
                  <w:color w:val="auto"/>
                  <w:sz w:val="18"/>
                  <w:szCs w:val="18"/>
                  <w:lang w:eastAsia="zh-CN"/>
                </w:rPr>
                <w:t>Boc</w:t>
              </w:r>
              <w:proofErr w:type="spellEnd"/>
              <w:r w:rsidRPr="00321EFC">
                <w:rPr>
                  <w:rFonts w:ascii="Times New Roman" w:eastAsia="仿宋_GB2312" w:hAnsi="Times New Roman" w:cs="Times New Roman"/>
                  <w:bCs w:val="0"/>
                  <w:color w:val="auto"/>
                  <w:sz w:val="18"/>
                  <w:szCs w:val="18"/>
                  <w:lang w:eastAsia="zh-CN"/>
                </w:rPr>
                <w:t xml:space="preserve">)-OH; </w:t>
              </w:r>
              <w:proofErr w:type="spellStart"/>
              <w:r w:rsidRPr="00321EFC">
                <w:rPr>
                  <w:rFonts w:ascii="Times New Roman" w:eastAsia="仿宋_GB2312" w:hAnsi="Times New Roman" w:cs="Times New Roman"/>
                  <w:bCs w:val="0"/>
                  <w:color w:val="auto"/>
                  <w:sz w:val="18"/>
                  <w:szCs w:val="18"/>
                  <w:lang w:eastAsia="zh-CN"/>
                </w:rPr>
                <w:t>Oxyma</w:t>
              </w:r>
              <w:proofErr w:type="spellEnd"/>
              <w:r w:rsidRPr="00321EFC">
                <w:rPr>
                  <w:rFonts w:ascii="Times New Roman" w:eastAsia="仿宋_GB2312" w:hAnsi="Times New Roman" w:cs="Times New Roman"/>
                  <w:bCs w:val="0"/>
                  <w:color w:val="auto"/>
                  <w:sz w:val="18"/>
                  <w:szCs w:val="18"/>
                  <w:lang w:eastAsia="zh-CN"/>
                </w:rPr>
                <w:t xml:space="preserve"> Pure; </w:t>
              </w:r>
              <w:proofErr w:type="spellStart"/>
              <w:r w:rsidRPr="00321EFC">
                <w:rPr>
                  <w:rFonts w:ascii="Times New Roman" w:eastAsia="仿宋_GB2312" w:hAnsi="Times New Roman" w:cs="Times New Roman"/>
                  <w:bCs w:val="0"/>
                  <w:color w:val="auto"/>
                  <w:sz w:val="18"/>
                  <w:szCs w:val="18"/>
                  <w:lang w:eastAsia="zh-CN"/>
                </w:rPr>
                <w:t>PyBop</w:t>
              </w:r>
              <w:proofErr w:type="spellEnd"/>
              <w:r w:rsidRPr="00321EFC">
                <w:rPr>
                  <w:rFonts w:ascii="Times New Roman" w:eastAsia="仿宋_GB2312" w:hAnsi="Times New Roman" w:cs="Times New Roman"/>
                  <w:bCs w:val="0"/>
                  <w:color w:val="auto"/>
                  <w:sz w:val="18"/>
                  <w:szCs w:val="18"/>
                  <w:lang w:eastAsia="zh-CN"/>
                </w:rPr>
                <w:t>;</w:t>
              </w:r>
            </w:ins>
          </w:p>
          <w:p w14:paraId="30BAA76E" w14:textId="6E3F24C1" w:rsidR="00F550E8" w:rsidRPr="006F0556" w:rsidRDefault="00F550E8" w:rsidP="00AD243C">
            <w:pPr>
              <w:rPr>
                <w:ins w:id="5014" w:author="Xuning Wei12232" w:date="2026-07-27T15:52:00Z"/>
                <w:rFonts w:ascii="Times New Roman" w:eastAsia="仿宋_GB2312" w:hAnsi="Times New Roman" w:cs="Times New Roman"/>
                <w:color w:val="0000FF"/>
                <w:sz w:val="18"/>
                <w:szCs w:val="18"/>
              </w:rPr>
            </w:pPr>
            <w:ins w:id="5015" w:author="Xuning Wei12232" w:date="2026-07-27T15:52:00Z">
              <w:r w:rsidRPr="002B6BDD">
                <w:rPr>
                  <w:rFonts w:ascii="Times New Roman" w:eastAsia="等线" w:hAnsi="Times New Roman" w:cs="Times New Roman"/>
                  <w:bCs w:val="0"/>
                  <w:color w:val="0000FF"/>
                  <w:kern w:val="0"/>
                  <w:sz w:val="18"/>
                  <w:szCs w:val="18"/>
                  <w:lang w:eastAsia="zh-CN"/>
                </w:rPr>
                <w:t>Cleaning solvents: Purified water and methanol</w:t>
              </w:r>
              <w:r>
                <w:rPr>
                  <w:rFonts w:ascii="Times New Roman" w:eastAsia="等线" w:hAnsi="Times New Roman" w:cs="Times New Roman"/>
                  <w:bCs w:val="0"/>
                  <w:color w:val="0000FF"/>
                  <w:kern w:val="0"/>
                  <w:sz w:val="18"/>
                  <w:szCs w:val="18"/>
                  <w:lang w:eastAsia="zh-CN"/>
                </w:rPr>
                <w:t>.</w:t>
              </w:r>
            </w:ins>
          </w:p>
        </w:tc>
        <w:tc>
          <w:tcPr>
            <w:tcW w:w="3260" w:type="dxa"/>
            <w:shd w:val="clear" w:color="auto" w:fill="FFFFFF" w:themeFill="background1"/>
            <w:vAlign w:val="center"/>
            <w:tcPrChange w:id="5016" w:author="Xuning Wei12232" w:date="2026-07-27T17:33:00Z">
              <w:tcPr>
                <w:tcW w:w="3119" w:type="dxa"/>
                <w:shd w:val="clear" w:color="auto" w:fill="FFFFFF" w:themeFill="background1"/>
                <w:vAlign w:val="center"/>
              </w:tcPr>
            </w:tcPrChange>
          </w:tcPr>
          <w:p w14:paraId="5DDAF7B1" w14:textId="77777777" w:rsidR="00B147DF" w:rsidRPr="004C5939" w:rsidRDefault="00B147DF" w:rsidP="00B147DF">
            <w:pPr>
              <w:rPr>
                <w:ins w:id="5017" w:author="Xuning Wei12232" w:date="2026-07-27T15:58:00Z"/>
                <w:rFonts w:ascii="Times New Roman" w:hAnsi="Times New Roman" w:cs="Times New Roman"/>
                <w:color w:val="0000FF"/>
                <w:sz w:val="18"/>
                <w:szCs w:val="18"/>
                <w:shd w:val="clear" w:color="auto" w:fill="FFFFFF"/>
              </w:rPr>
            </w:pPr>
            <w:ins w:id="5018" w:author="Xuning Wei12232" w:date="2026-07-27T15:58:00Z">
              <w:r>
                <w:rPr>
                  <w:rFonts w:ascii="Times New Roman" w:hAnsi="Times New Roman" w:cs="Times New Roman"/>
                  <w:color w:val="0000FF"/>
                  <w:sz w:val="18"/>
                  <w:szCs w:val="18"/>
                  <w:shd w:val="clear" w:color="auto" w:fill="FFFFFF"/>
                </w:rPr>
                <w:t>I</w:t>
              </w:r>
              <w:r w:rsidRPr="004C5939">
                <w:rPr>
                  <w:rFonts w:ascii="Times New Roman" w:hAnsi="Times New Roman" w:cs="Times New Roman"/>
                  <w:color w:val="0000FF"/>
                  <w:sz w:val="18"/>
                  <w:szCs w:val="18"/>
                  <w:shd w:val="clear" w:color="auto" w:fill="FFFFFF"/>
                </w:rPr>
                <w:t xml:space="preserve">nner </w:t>
              </w:r>
              <w:r>
                <w:rPr>
                  <w:rFonts w:ascii="Times New Roman" w:hAnsi="Times New Roman" w:cs="Times New Roman"/>
                  <w:color w:val="0000FF"/>
                  <w:sz w:val="18"/>
                  <w:szCs w:val="18"/>
                  <w:shd w:val="clear" w:color="auto" w:fill="FFFFFF"/>
                </w:rPr>
                <w:t xml:space="preserve">surface, rigid connection piece: </w:t>
              </w:r>
              <w:proofErr w:type="spellStart"/>
              <w:r w:rsidRPr="006F0556">
                <w:rPr>
                  <w:rFonts w:ascii="Times New Roman" w:hAnsi="Times New Roman" w:cs="Times New Roman"/>
                  <w:color w:val="0000FF"/>
                  <w:sz w:val="18"/>
                  <w:szCs w:val="18"/>
                  <w:shd w:val="clear" w:color="auto" w:fill="FFFFFF"/>
                  <w:lang w:val="en-IE"/>
                </w:rPr>
                <w:t>H</w:t>
              </w:r>
              <w:r w:rsidRPr="006F0556">
                <w:rPr>
                  <w:rFonts w:asciiTheme="minorEastAsia" w:eastAsiaTheme="minorEastAsia" w:hAnsiTheme="minorEastAsia" w:cs="Times New Roman"/>
                  <w:color w:val="0000FF"/>
                  <w:sz w:val="18"/>
                  <w:szCs w:val="18"/>
                  <w:shd w:val="clear" w:color="auto" w:fill="FFFFFF"/>
                  <w:lang w:val="en-IE" w:eastAsia="zh-CN"/>
                </w:rPr>
                <w:t>alar</w:t>
              </w:r>
              <w:proofErr w:type="spellEnd"/>
            </w:ins>
          </w:p>
          <w:p w14:paraId="345D2A5A" w14:textId="77777777" w:rsidR="00B147DF" w:rsidRPr="004C5939" w:rsidRDefault="00B147DF" w:rsidP="00B147DF">
            <w:pPr>
              <w:rPr>
                <w:ins w:id="5019" w:author="Xuning Wei12232" w:date="2026-07-27T15:58:00Z"/>
                <w:rFonts w:ascii="Times New Roman" w:hAnsi="Times New Roman" w:cs="Times New Roman"/>
                <w:color w:val="0000FF"/>
                <w:sz w:val="18"/>
                <w:szCs w:val="18"/>
                <w:shd w:val="clear" w:color="auto" w:fill="FFFFFF"/>
                <w:lang w:val="sv-SE"/>
              </w:rPr>
            </w:pPr>
            <w:ins w:id="5020" w:author="Xuning Wei12232" w:date="2026-07-27T15:58:00Z">
              <w:r w:rsidRPr="004C5939">
                <w:rPr>
                  <w:rFonts w:ascii="Times New Roman" w:hAnsi="Times New Roman" w:cs="Times New Roman"/>
                  <w:color w:val="0000FF"/>
                  <w:sz w:val="18"/>
                  <w:szCs w:val="18"/>
                  <w:shd w:val="clear" w:color="auto" w:fill="FFFFFF"/>
                  <w:lang w:val="sv-SE"/>
                </w:rPr>
                <w:t xml:space="preserve">Gasket: PTFE </w:t>
              </w:r>
            </w:ins>
          </w:p>
          <w:p w14:paraId="752E8B7E" w14:textId="77777777" w:rsidR="00B147DF" w:rsidRPr="004C5939" w:rsidRDefault="00B147DF" w:rsidP="00B147DF">
            <w:pPr>
              <w:rPr>
                <w:ins w:id="5021" w:author="Xuning Wei12232" w:date="2026-07-27T15:58:00Z"/>
                <w:rFonts w:ascii="Times New Roman" w:eastAsiaTheme="minorEastAsia" w:hAnsi="Times New Roman" w:cs="Times New Roman"/>
                <w:color w:val="0000FF"/>
                <w:sz w:val="18"/>
                <w:szCs w:val="18"/>
                <w:shd w:val="clear" w:color="auto" w:fill="FFFFFF"/>
                <w:lang w:val="sv-SE" w:eastAsia="zh-CN"/>
              </w:rPr>
            </w:pPr>
            <w:ins w:id="5022" w:author="Xuning Wei12232" w:date="2026-07-27T15:58:00Z">
              <w:r w:rsidRPr="004C5939">
                <w:rPr>
                  <w:rFonts w:ascii="Times New Roman" w:hAnsi="Times New Roman" w:cs="Times New Roman"/>
                  <w:color w:val="0000FF"/>
                  <w:sz w:val="18"/>
                  <w:szCs w:val="18"/>
                  <w:shd w:val="clear" w:color="auto" w:fill="FFFFFF"/>
                  <w:lang w:val="sv-SE"/>
                </w:rPr>
                <w:t>Sight glass</w:t>
              </w:r>
              <w:r w:rsidRPr="004C5939">
                <w:rPr>
                  <w:rFonts w:ascii="Times New Roman" w:eastAsiaTheme="minorEastAsia" w:hAnsi="Times New Roman" w:cs="Times New Roman"/>
                  <w:color w:val="0000FF"/>
                  <w:sz w:val="18"/>
                  <w:szCs w:val="18"/>
                  <w:shd w:val="clear" w:color="auto" w:fill="FFFFFF"/>
                  <w:lang w:val="sv-SE" w:eastAsia="zh-CN"/>
                </w:rPr>
                <w:t>:</w:t>
              </w:r>
              <w:r w:rsidRPr="004C5939">
                <w:rPr>
                  <w:rFonts w:ascii="Times New Roman" w:hAnsi="Times New Roman" w:cs="Times New Roman"/>
                  <w:color w:val="0000FF"/>
                  <w:sz w:val="18"/>
                  <w:szCs w:val="18"/>
                  <w:shd w:val="clear" w:color="auto" w:fill="FFFFFF"/>
                  <w:lang w:val="sv-SE"/>
                </w:rPr>
                <w:t xml:space="preserve">Glass </w:t>
              </w:r>
            </w:ins>
          </w:p>
          <w:p w14:paraId="15AA67F2" w14:textId="5AF4590F" w:rsidR="00B147DF" w:rsidRPr="004C5939" w:rsidRDefault="00B147DF" w:rsidP="00B147DF">
            <w:pPr>
              <w:rPr>
                <w:ins w:id="5023" w:author="Xuning Wei12232" w:date="2026-07-27T15:58:00Z"/>
                <w:rFonts w:ascii="Times New Roman" w:hAnsi="Times New Roman" w:cs="Times New Roman"/>
                <w:color w:val="0000FF"/>
                <w:sz w:val="18"/>
                <w:szCs w:val="18"/>
                <w:shd w:val="clear" w:color="auto" w:fill="FFFFFF"/>
              </w:rPr>
            </w:pPr>
            <w:ins w:id="5024" w:author="Xuning Wei12232" w:date="2026-07-27T15:58:00Z">
              <w:r w:rsidRPr="004C5939">
                <w:rPr>
                  <w:rFonts w:ascii="Times New Roman" w:hAnsi="Times New Roman" w:cs="Times New Roman"/>
                  <w:color w:val="0000FF"/>
                  <w:sz w:val="18"/>
                  <w:szCs w:val="18"/>
                  <w:shd w:val="clear" w:color="auto" w:fill="FFFFFF"/>
                </w:rPr>
                <w:t xml:space="preserve">Dispensing scoop: </w:t>
              </w:r>
            </w:ins>
            <w:ins w:id="5025" w:author="Xuning Wei12232" w:date="2026-09-05T20:27:00Z">
              <w:r w:rsidR="00CE01D9">
                <w:rPr>
                  <w:rFonts w:ascii="Times New Roman" w:hAnsi="Times New Roman" w:cs="Times New Roman"/>
                  <w:color w:val="0000FF"/>
                  <w:sz w:val="18"/>
                  <w:szCs w:val="18"/>
                  <w:shd w:val="clear" w:color="auto" w:fill="FFFFFF"/>
                </w:rPr>
                <w:t>304 SS</w:t>
              </w:r>
            </w:ins>
          </w:p>
          <w:p w14:paraId="45627C77" w14:textId="77777777" w:rsidR="00B147DF" w:rsidRPr="004C5939" w:rsidRDefault="00B147DF" w:rsidP="00B147DF">
            <w:pPr>
              <w:rPr>
                <w:ins w:id="5026" w:author="Xuning Wei12232" w:date="2026-07-27T15:58:00Z"/>
                <w:rFonts w:ascii="Times New Roman" w:hAnsi="Times New Roman" w:cs="Times New Roman"/>
                <w:color w:val="0000FF"/>
                <w:sz w:val="18"/>
                <w:szCs w:val="18"/>
                <w:shd w:val="clear" w:color="auto" w:fill="FFFFFF"/>
              </w:rPr>
            </w:pPr>
            <w:ins w:id="5027" w:author="Xuning Wei12232" w:date="2026-07-27T15:58:00Z">
              <w:r w:rsidRPr="004C5939">
                <w:rPr>
                  <w:rFonts w:ascii="Times New Roman" w:hAnsi="Times New Roman" w:cs="Times New Roman"/>
                  <w:color w:val="0000FF"/>
                  <w:sz w:val="18"/>
                  <w:szCs w:val="18"/>
                  <w:shd w:val="clear" w:color="auto" w:fill="FFFFFF"/>
                </w:rPr>
                <w:t>Filter cartridg</w:t>
              </w:r>
              <w:r w:rsidRPr="004C5939">
                <w:rPr>
                  <w:rFonts w:ascii="Times New Roman" w:hAnsi="Times New Roman" w:cs="Times New Roman"/>
                  <w:color w:val="0000FF"/>
                  <w:sz w:val="18"/>
                  <w:szCs w:val="18"/>
                </w:rPr>
                <w:t>e:</w:t>
              </w:r>
              <w:r w:rsidRPr="004C5939">
                <w:rPr>
                  <w:rFonts w:ascii="Times New Roman" w:hAnsi="Times New Roman" w:cs="Times New Roman"/>
                  <w:color w:val="0000FF"/>
                  <w:sz w:val="18"/>
                  <w:szCs w:val="18"/>
                  <w:shd w:val="clear" w:color="auto" w:fill="FFFFFF"/>
                </w:rPr>
                <w:t xml:space="preserve"> PP </w:t>
              </w:r>
            </w:ins>
          </w:p>
          <w:p w14:paraId="6B4122DE" w14:textId="6E4DBAFE" w:rsidR="00F550E8" w:rsidRPr="006F0556" w:rsidRDefault="00B147DF" w:rsidP="00B147DF">
            <w:pPr>
              <w:rPr>
                <w:ins w:id="5028" w:author="Xuning Wei12232" w:date="2026-07-27T15:52:00Z"/>
                <w:rFonts w:ascii="Times New Roman" w:eastAsia="FangSong" w:hAnsi="Times New Roman" w:cs="Times New Roman"/>
                <w:color w:val="0000FF"/>
                <w:sz w:val="18"/>
                <w:szCs w:val="18"/>
                <w:lang w:eastAsia="zh-CN"/>
              </w:rPr>
            </w:pPr>
            <w:ins w:id="5029" w:author="Xuning Wei12232" w:date="2026-07-27T15:58:00Z">
              <w:r w:rsidRPr="004C5939">
                <w:rPr>
                  <w:rFonts w:ascii="Times New Roman" w:hAnsi="Times New Roman" w:cs="Times New Roman"/>
                  <w:color w:val="0000FF"/>
                  <w:sz w:val="18"/>
                  <w:szCs w:val="18"/>
                  <w:shd w:val="clear" w:color="auto" w:fill="FFFFFF"/>
                </w:rPr>
                <w:t>Gloves: CSPE</w:t>
              </w:r>
            </w:ins>
          </w:p>
        </w:tc>
        <w:tc>
          <w:tcPr>
            <w:tcW w:w="1134" w:type="dxa"/>
            <w:shd w:val="clear" w:color="auto" w:fill="FFFFFF" w:themeFill="background1"/>
            <w:vAlign w:val="center"/>
            <w:tcPrChange w:id="5030" w:author="Xuning Wei12232" w:date="2026-07-27T17:33:00Z">
              <w:tcPr>
                <w:tcW w:w="1275" w:type="dxa"/>
                <w:shd w:val="clear" w:color="auto" w:fill="FFFFFF" w:themeFill="background1"/>
                <w:vAlign w:val="center"/>
              </w:tcPr>
            </w:tcPrChange>
          </w:tcPr>
          <w:p w14:paraId="3CE37C29" w14:textId="77777777" w:rsidR="00F550E8" w:rsidRPr="006F0556" w:rsidRDefault="00F550E8" w:rsidP="00AD243C">
            <w:pPr>
              <w:spacing w:line="240" w:lineRule="exact"/>
              <w:jc w:val="center"/>
              <w:rPr>
                <w:ins w:id="5031" w:author="Xuning Wei12232" w:date="2026-07-27T15:52:00Z"/>
                <w:rFonts w:ascii="Times New Roman" w:eastAsia="仿宋_GB2312" w:hAnsi="Times New Roman" w:cs="Times New Roman"/>
                <w:color w:val="0000FF"/>
                <w:sz w:val="18"/>
                <w:szCs w:val="18"/>
              </w:rPr>
            </w:pPr>
            <w:ins w:id="5032" w:author="Xuning Wei12232" w:date="2026-07-27T15:52:00Z">
              <w:r w:rsidRPr="006F0556">
                <w:rPr>
                  <w:rFonts w:ascii="Times New Roman" w:eastAsia="仿宋_GB2312" w:hAnsi="Times New Roman" w:cs="Times New Roman"/>
                  <w:color w:val="0000FF"/>
                  <w:sz w:val="18"/>
                  <w:szCs w:val="18"/>
                </w:rPr>
                <w:t>No</w:t>
              </w:r>
            </w:ins>
          </w:p>
        </w:tc>
        <w:tc>
          <w:tcPr>
            <w:tcW w:w="851" w:type="dxa"/>
            <w:shd w:val="clear" w:color="auto" w:fill="FFFFFF" w:themeFill="background1"/>
            <w:vAlign w:val="center"/>
            <w:tcPrChange w:id="5033" w:author="Xuning Wei12232" w:date="2026-07-27T17:33:00Z">
              <w:tcPr>
                <w:tcW w:w="851" w:type="dxa"/>
                <w:shd w:val="clear" w:color="auto" w:fill="FFFFFF" w:themeFill="background1"/>
                <w:vAlign w:val="center"/>
              </w:tcPr>
            </w:tcPrChange>
          </w:tcPr>
          <w:p w14:paraId="7E1EFEBE" w14:textId="77777777" w:rsidR="00F550E8" w:rsidRPr="006F0556" w:rsidRDefault="00F550E8" w:rsidP="00AD243C">
            <w:pPr>
              <w:spacing w:line="240" w:lineRule="exact"/>
              <w:jc w:val="center"/>
              <w:rPr>
                <w:ins w:id="5034" w:author="Xuning Wei12232" w:date="2026-07-27T15:52:00Z"/>
                <w:rFonts w:ascii="Times New Roman" w:eastAsia="仿宋_GB2312" w:hAnsi="Times New Roman" w:cs="Times New Roman"/>
                <w:color w:val="0000FF"/>
                <w:sz w:val="18"/>
                <w:szCs w:val="18"/>
              </w:rPr>
            </w:pPr>
            <w:ins w:id="5035" w:author="Xuning Wei12232" w:date="2026-07-27T15:52:00Z">
              <w:r w:rsidRPr="006F0556">
                <w:rPr>
                  <w:rFonts w:ascii="Times New Roman" w:eastAsia="仿宋_GB2312" w:hAnsi="Times New Roman" w:cs="Times New Roman"/>
                  <w:color w:val="0000FF"/>
                  <w:sz w:val="18"/>
                  <w:szCs w:val="18"/>
                </w:rPr>
                <w:t>No</w:t>
              </w:r>
            </w:ins>
          </w:p>
        </w:tc>
        <w:tc>
          <w:tcPr>
            <w:tcW w:w="992" w:type="dxa"/>
            <w:vAlign w:val="center"/>
            <w:tcPrChange w:id="5036" w:author="Xuning Wei12232" w:date="2026-07-27T17:33:00Z">
              <w:tcPr>
                <w:tcW w:w="992" w:type="dxa"/>
                <w:vAlign w:val="center"/>
              </w:tcPr>
            </w:tcPrChange>
          </w:tcPr>
          <w:p w14:paraId="061FB4AA" w14:textId="77777777" w:rsidR="00F550E8" w:rsidRPr="006F0556" w:rsidRDefault="00F550E8" w:rsidP="00AD243C">
            <w:pPr>
              <w:spacing w:line="240" w:lineRule="exact"/>
              <w:rPr>
                <w:ins w:id="5037" w:author="Xuning Wei12232" w:date="2026-07-27T15:52:00Z"/>
                <w:rFonts w:ascii="Times New Roman" w:eastAsia="仿宋_GB2312" w:hAnsi="Times New Roman" w:cs="Times New Roman"/>
                <w:color w:val="0000FF"/>
                <w:sz w:val="18"/>
                <w:szCs w:val="18"/>
              </w:rPr>
            </w:pPr>
            <w:ins w:id="5038" w:author="Xuning Wei12232" w:date="2026-07-27T15:52: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Yes</w:t>
              </w:r>
            </w:ins>
          </w:p>
        </w:tc>
        <w:tc>
          <w:tcPr>
            <w:tcW w:w="992" w:type="dxa"/>
            <w:vAlign w:val="center"/>
            <w:tcPrChange w:id="5039" w:author="Xuning Wei12232" w:date="2026-07-27T17:33:00Z">
              <w:tcPr>
                <w:tcW w:w="992" w:type="dxa"/>
                <w:vAlign w:val="center"/>
              </w:tcPr>
            </w:tcPrChange>
          </w:tcPr>
          <w:p w14:paraId="09629821" w14:textId="77777777" w:rsidR="00F550E8" w:rsidRPr="006F0556" w:rsidRDefault="00F550E8" w:rsidP="00AD243C">
            <w:pPr>
              <w:spacing w:line="240" w:lineRule="exact"/>
              <w:rPr>
                <w:ins w:id="5040" w:author="Xuning Wei12232" w:date="2026-07-27T15:52:00Z"/>
                <w:rFonts w:ascii="Times New Roman" w:eastAsia="仿宋_GB2312" w:hAnsi="Times New Roman" w:cs="Times New Roman"/>
                <w:color w:val="0000FF"/>
                <w:sz w:val="18"/>
                <w:szCs w:val="18"/>
              </w:rPr>
            </w:pPr>
            <w:ins w:id="5041" w:author="Xuning Wei12232" w:date="2026-07-27T15:52:00Z">
              <w:r w:rsidRPr="006F0556">
                <w:rPr>
                  <w:rFonts w:ascii="Segoe UI Symbol" w:eastAsia="仿宋_GB2312"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No</w:t>
              </w:r>
            </w:ins>
          </w:p>
        </w:tc>
        <w:tc>
          <w:tcPr>
            <w:tcW w:w="2977" w:type="dxa"/>
            <w:vAlign w:val="center"/>
            <w:tcPrChange w:id="5042" w:author="Xuning Wei12232" w:date="2026-07-27T17:33:00Z">
              <w:tcPr>
                <w:tcW w:w="2977" w:type="dxa"/>
                <w:vAlign w:val="center"/>
              </w:tcPr>
            </w:tcPrChange>
          </w:tcPr>
          <w:p w14:paraId="2672F093" w14:textId="615784AE" w:rsidR="00F550E8" w:rsidRPr="006F0556" w:rsidRDefault="00F550E8" w:rsidP="00AD243C">
            <w:pPr>
              <w:spacing w:line="240" w:lineRule="exact"/>
              <w:rPr>
                <w:ins w:id="5043" w:author="Xuning Wei12232" w:date="2026-07-27T15:52:00Z"/>
                <w:rFonts w:ascii="Times New Roman" w:eastAsia="仿宋_GB2312" w:hAnsi="Times New Roman" w:cs="Times New Roman"/>
                <w:color w:val="0000FF"/>
                <w:kern w:val="0"/>
                <w:sz w:val="18"/>
                <w:szCs w:val="18"/>
                <w:u w:val="single"/>
                <w:lang w:eastAsia="zh-CN"/>
              </w:rPr>
            </w:pPr>
            <w:ins w:id="5044" w:author="Xuning Wei12232" w:date="2026-07-27T15:52:00Z">
              <w:r w:rsidRPr="006F0556">
                <w:rPr>
                  <w:rFonts w:ascii="Segoe UI Symbol" w:eastAsia="MS Gothic" w:hAnsi="Segoe UI Symbol" w:cs="Segoe UI Symbol"/>
                  <w:b/>
                  <w:color w:val="0000FF"/>
                  <w:sz w:val="18"/>
                  <w:szCs w:val="18"/>
                </w:rPr>
                <w:t>☐</w:t>
              </w:r>
              <w:r w:rsidRPr="006F0556">
                <w:rPr>
                  <w:rFonts w:ascii="Times New Roman" w:eastAsia="仿宋_GB2312" w:hAnsi="Times New Roman" w:cs="Times New Roman"/>
                  <w:color w:val="0000FF"/>
                  <w:sz w:val="18"/>
                  <w:szCs w:val="18"/>
                </w:rPr>
                <w:t xml:space="preserve"> </w:t>
              </w:r>
              <w:proofErr w:type="spellStart"/>
              <w:r w:rsidRPr="006F0556">
                <w:rPr>
                  <w:rFonts w:ascii="Times New Roman" w:eastAsia="仿宋_GB2312" w:hAnsi="Times New Roman" w:cs="Times New Roman"/>
                  <w:color w:val="0000FF"/>
                  <w:sz w:val="18"/>
                  <w:szCs w:val="18"/>
                  <w:lang w:eastAsia="zh-CN"/>
                </w:rPr>
                <w:t>Asymchem</w:t>
              </w:r>
              <w:proofErr w:type="spellEnd"/>
              <w:r w:rsidRPr="006F0556">
                <w:rPr>
                  <w:rFonts w:ascii="Times New Roman" w:eastAsia="仿宋_GB2312" w:hAnsi="Times New Roman" w:cs="Times New Roman"/>
                  <w:color w:val="0000FF"/>
                  <w:sz w:val="18"/>
                  <w:szCs w:val="18"/>
                  <w:lang w:eastAsia="zh-CN"/>
                </w:rPr>
                <w:t xml:space="preserve"> R&amp;D Lab:</w:t>
              </w:r>
            </w:ins>
            <w:ins w:id="5045" w:author="Xuning Wei12232" w:date="2026-07-27T15:59:00Z">
              <w:r w:rsidR="00F22947">
                <w:rPr>
                  <w:rFonts w:ascii="Times New Roman" w:eastAsia="仿宋_GB2312" w:hAnsi="Times New Roman" w:cs="Times New Roman"/>
                  <w:color w:val="0000FF"/>
                  <w:sz w:val="18"/>
                  <w:szCs w:val="18"/>
                  <w:lang w:eastAsia="zh-CN"/>
                </w:rPr>
                <w:t xml:space="preserve"> </w:t>
              </w:r>
            </w:ins>
            <w:ins w:id="5046" w:author="Xuning Wei12232" w:date="2026-07-27T15:52:00Z">
              <w:r w:rsidRPr="006F0556">
                <w:rPr>
                  <w:rFonts w:ascii="Times New Roman" w:eastAsia="仿宋_GB2312" w:hAnsi="Times New Roman" w:cs="Times New Roman"/>
                  <w:color w:val="0000FF"/>
                  <w:sz w:val="18"/>
                  <w:szCs w:val="18"/>
                  <w:u w:val="single"/>
                  <w:lang w:eastAsia="zh-CN"/>
                </w:rPr>
                <w:t xml:space="preserve">N/A </w:t>
              </w:r>
            </w:ins>
          </w:p>
          <w:p w14:paraId="2283EEED" w14:textId="536D7233" w:rsidR="00F550E8" w:rsidRPr="006F0556" w:rsidRDefault="00F550E8" w:rsidP="00AD243C">
            <w:pPr>
              <w:spacing w:line="240" w:lineRule="exact"/>
              <w:rPr>
                <w:ins w:id="5047" w:author="Xuning Wei12232" w:date="2026-07-27T15:52:00Z"/>
                <w:rFonts w:ascii="Times New Roman" w:eastAsia="仿宋_GB2312" w:hAnsi="Times New Roman" w:cs="Times New Roman"/>
                <w:color w:val="0000FF"/>
                <w:kern w:val="0"/>
                <w:sz w:val="18"/>
                <w:szCs w:val="18"/>
                <w:u w:val="single"/>
                <w:lang w:eastAsia="zh-CN"/>
              </w:rPr>
            </w:pPr>
            <w:ins w:id="5048" w:author="Xuning Wei12232" w:date="2026-07-27T15:52:00Z">
              <w:r w:rsidRPr="006F0556">
                <w:rPr>
                  <w:rFonts w:ascii="Segoe UI Symbol" w:eastAsia="MS Gothic" w:hAnsi="Segoe UI Symbol" w:cs="Segoe UI Symbol"/>
                  <w:b/>
                  <w:color w:val="0000FF"/>
                  <w:sz w:val="18"/>
                  <w:szCs w:val="18"/>
                </w:rPr>
                <w:t>☒</w:t>
              </w:r>
              <w:r w:rsidRPr="006F0556">
                <w:rPr>
                  <w:rFonts w:ascii="Times New Roman" w:eastAsia="仿宋_GB2312" w:hAnsi="Times New Roman" w:cs="Times New Roman"/>
                  <w:color w:val="0000FF"/>
                  <w:sz w:val="18"/>
                  <w:szCs w:val="18"/>
                </w:rPr>
                <w:t xml:space="preserve"> </w:t>
              </w:r>
              <w:proofErr w:type="spellStart"/>
              <w:r w:rsidRPr="006F0556">
                <w:rPr>
                  <w:rFonts w:ascii="Times New Roman" w:eastAsia="仿宋_GB2312" w:hAnsi="Times New Roman" w:cs="Times New Roman"/>
                  <w:color w:val="0000FF"/>
                  <w:sz w:val="18"/>
                  <w:szCs w:val="18"/>
                  <w:lang w:eastAsia="zh-CN"/>
                </w:rPr>
                <w:t>Asymchem</w:t>
              </w:r>
              <w:proofErr w:type="spellEnd"/>
              <w:r w:rsidRPr="006F0556">
                <w:rPr>
                  <w:rFonts w:ascii="Times New Roman" w:eastAsia="仿宋_GB2312" w:hAnsi="Times New Roman" w:cs="Times New Roman"/>
                  <w:color w:val="0000FF"/>
                  <w:sz w:val="18"/>
                  <w:szCs w:val="18"/>
                  <w:lang w:eastAsia="zh-CN"/>
                </w:rPr>
                <w:t xml:space="preserve"> Production data, Lot Number:</w:t>
              </w:r>
              <w:r w:rsidR="00F22947">
                <w:rPr>
                  <w:rFonts w:ascii="Times New Roman" w:eastAsia="仿宋_GB2312" w:hAnsi="Times New Roman" w:cs="Times New Roman"/>
                  <w:color w:val="0000FF"/>
                  <w:sz w:val="18"/>
                  <w:szCs w:val="18"/>
                  <w:u w:val="single"/>
                  <w:lang w:eastAsia="zh-CN"/>
                </w:rPr>
                <w:t xml:space="preserve">  CPo1400</w:t>
              </w:r>
            </w:ins>
            <w:ins w:id="5049" w:author="Xuning Wei12232" w:date="2026-07-27T15:59:00Z">
              <w:r w:rsidR="00F22947">
                <w:rPr>
                  <w:rFonts w:ascii="Times New Roman" w:eastAsia="仿宋_GB2312" w:hAnsi="Times New Roman" w:cs="Times New Roman"/>
                  <w:color w:val="0000FF"/>
                  <w:sz w:val="18"/>
                  <w:szCs w:val="18"/>
                  <w:u w:val="single"/>
                  <w:lang w:eastAsia="zh-CN"/>
                </w:rPr>
                <w:t>20</w:t>
              </w:r>
            </w:ins>
            <w:ins w:id="5050" w:author="Xuning Wei12232" w:date="2026-07-27T15:52:00Z">
              <w:r w:rsidRPr="006F0556">
                <w:rPr>
                  <w:rFonts w:ascii="Times New Roman" w:eastAsia="仿宋_GB2312" w:hAnsi="Times New Roman" w:cs="Times New Roman"/>
                  <w:color w:val="0000FF"/>
                  <w:sz w:val="18"/>
                  <w:szCs w:val="18"/>
                  <w:u w:val="single"/>
                  <w:lang w:eastAsia="zh-CN"/>
                </w:rPr>
                <w:t>-02-01-01</w:t>
              </w:r>
            </w:ins>
            <w:ins w:id="5051" w:author="Xuning Wei12232" w:date="2026-09-05T20:23:00Z">
              <w:r w:rsidR="00CE01D9">
                <w:rPr>
                  <w:rFonts w:ascii="Times New Roman" w:eastAsia="仿宋_GB2312" w:hAnsi="Times New Roman" w:cs="Times New Roman"/>
                  <w:color w:val="0000FF"/>
                  <w:sz w:val="18"/>
                  <w:szCs w:val="18"/>
                  <w:u w:val="single"/>
                  <w:lang w:eastAsia="zh-CN"/>
                </w:rPr>
                <w:t>~04</w:t>
              </w:r>
            </w:ins>
            <w:ins w:id="5052" w:author="Xuning Wei12232" w:date="2026-07-27T15:52:00Z">
              <w:r w:rsidRPr="006F0556">
                <w:rPr>
                  <w:rFonts w:ascii="Times New Roman" w:eastAsia="仿宋_GB2312" w:hAnsi="Times New Roman" w:cs="Times New Roman"/>
                  <w:color w:val="0000FF"/>
                  <w:sz w:val="18"/>
                  <w:szCs w:val="18"/>
                  <w:u w:val="single"/>
                  <w:lang w:eastAsia="zh-CN"/>
                </w:rPr>
                <w:t xml:space="preserve">  </w:t>
              </w:r>
            </w:ins>
          </w:p>
          <w:p w14:paraId="3A71C46D" w14:textId="77777777" w:rsidR="00F550E8" w:rsidRPr="006F0556" w:rsidRDefault="00F550E8" w:rsidP="00AD243C">
            <w:pPr>
              <w:spacing w:line="240" w:lineRule="exact"/>
              <w:rPr>
                <w:ins w:id="5053" w:author="Xuning Wei12232" w:date="2026-07-27T15:52:00Z"/>
                <w:rFonts w:ascii="Times New Roman" w:eastAsia="仿宋_GB2312" w:hAnsi="Times New Roman" w:cs="Times New Roman"/>
                <w:color w:val="0000FF"/>
                <w:kern w:val="0"/>
                <w:sz w:val="18"/>
                <w:szCs w:val="18"/>
                <w:lang w:eastAsia="zh-CN"/>
              </w:rPr>
            </w:pPr>
            <w:ins w:id="5054" w:author="Xuning Wei12232" w:date="2026-07-27T15:52:00Z">
              <w:r w:rsidRPr="006F0556">
                <w:rPr>
                  <w:rFonts w:ascii="Segoe UI Symbol" w:eastAsia="仿宋_GB2312" w:hAnsi="Segoe UI Symbol" w:cs="Segoe UI Symbol"/>
                  <w:b/>
                  <w:color w:val="0000FF"/>
                  <w:sz w:val="18"/>
                  <w:szCs w:val="18"/>
                </w:rPr>
                <w:t>☐</w:t>
              </w:r>
              <w:r w:rsidRPr="006F0556">
                <w:rPr>
                  <w:rFonts w:ascii="Times New Roman" w:eastAsia="仿宋_GB2312" w:hAnsi="Times New Roman" w:cs="Times New Roman"/>
                  <w:color w:val="0000FF"/>
                  <w:sz w:val="18"/>
                  <w:szCs w:val="18"/>
                </w:rPr>
                <w:t xml:space="preserve"> </w:t>
              </w:r>
              <w:r w:rsidRPr="006F0556">
                <w:rPr>
                  <w:rFonts w:ascii="Times New Roman" w:eastAsia="仿宋_GB2312" w:hAnsi="Times New Roman" w:cs="Times New Roman"/>
                  <w:color w:val="0000FF"/>
                  <w:sz w:val="18"/>
                  <w:szCs w:val="18"/>
                  <w:lang w:eastAsia="zh-CN"/>
                </w:rPr>
                <w:t>Supplier data:</w:t>
              </w:r>
              <w:r w:rsidRPr="006F0556">
                <w:rPr>
                  <w:rFonts w:ascii="Times New Roman" w:eastAsia="仿宋_GB2312" w:hAnsi="Times New Roman" w:cs="Times New Roman"/>
                  <w:color w:val="0000FF"/>
                  <w:sz w:val="18"/>
                  <w:szCs w:val="18"/>
                  <w:u w:val="single"/>
                  <w:lang w:eastAsia="zh-CN"/>
                </w:rPr>
                <w:t xml:space="preserve">  N/A  </w:t>
              </w:r>
              <w:r w:rsidRPr="006F0556">
                <w:rPr>
                  <w:rFonts w:ascii="Times New Roman" w:eastAsia="仿宋_GB2312" w:hAnsi="Times New Roman" w:cs="Times New Roman"/>
                  <w:color w:val="0000FF"/>
                  <w:sz w:val="18"/>
                  <w:szCs w:val="18"/>
                  <w:lang w:eastAsia="zh-CN"/>
                </w:rPr>
                <w:t xml:space="preserve"> </w:t>
              </w:r>
            </w:ins>
          </w:p>
          <w:p w14:paraId="39896AA1" w14:textId="77777777" w:rsidR="00F550E8" w:rsidRPr="006F0556" w:rsidRDefault="00F550E8" w:rsidP="00AD243C">
            <w:pPr>
              <w:spacing w:line="240" w:lineRule="exact"/>
              <w:rPr>
                <w:ins w:id="5055" w:author="Xuning Wei12232" w:date="2026-07-27T15:52:00Z"/>
                <w:rFonts w:ascii="Times New Roman" w:eastAsia="仿宋_GB2312" w:hAnsi="Times New Roman" w:cs="Times New Roman"/>
                <w:color w:val="0000FF"/>
                <w:kern w:val="0"/>
                <w:sz w:val="18"/>
                <w:szCs w:val="18"/>
                <w:u w:val="single"/>
                <w:lang w:eastAsia="zh-CN"/>
              </w:rPr>
            </w:pPr>
            <w:ins w:id="5056" w:author="Xuning Wei12232" w:date="2026-07-27T15:52:00Z">
              <w:r w:rsidRPr="006F0556">
                <w:rPr>
                  <w:rFonts w:ascii="Segoe UI Symbol" w:eastAsia="MS Gothic" w:hAnsi="Segoe UI Symbol" w:cs="Segoe UI Symbol"/>
                  <w:b/>
                  <w:color w:val="0000FF"/>
                  <w:sz w:val="18"/>
                  <w:szCs w:val="18"/>
                </w:rPr>
                <w:t>☐</w:t>
              </w:r>
              <w:r w:rsidRPr="006F0556">
                <w:rPr>
                  <w:rFonts w:ascii="Times New Roman" w:eastAsia="仿宋_GB2312" w:hAnsi="Times New Roman" w:cs="Times New Roman"/>
                  <w:color w:val="0000FF"/>
                  <w:sz w:val="18"/>
                  <w:szCs w:val="18"/>
                </w:rPr>
                <w:t xml:space="preserve"> *</w:t>
              </w:r>
              <w:r w:rsidRPr="006F0556">
                <w:rPr>
                  <w:rFonts w:ascii="Times New Roman" w:eastAsia="仿宋_GB2312" w:hAnsi="Times New Roman" w:cs="Times New Roman"/>
                  <w:color w:val="0000FF"/>
                  <w:sz w:val="18"/>
                  <w:szCs w:val="18"/>
                  <w:lang w:eastAsia="zh-CN"/>
                </w:rPr>
                <w:t>Handbook &amp; Page:</w:t>
              </w:r>
              <w:r w:rsidRPr="006F0556">
                <w:rPr>
                  <w:rFonts w:ascii="Times New Roman" w:eastAsia="仿宋_GB2312" w:hAnsi="Times New Roman" w:cs="Times New Roman"/>
                  <w:color w:val="0000FF"/>
                  <w:sz w:val="18"/>
                  <w:szCs w:val="18"/>
                  <w:u w:val="single"/>
                  <w:lang w:eastAsia="zh-CN"/>
                </w:rPr>
                <w:t xml:space="preserve"> N/A</w:t>
              </w:r>
            </w:ins>
          </w:p>
          <w:p w14:paraId="67CC84F1" w14:textId="77777777" w:rsidR="00F550E8" w:rsidRPr="006F0556" w:rsidRDefault="00F550E8" w:rsidP="00AD243C">
            <w:pPr>
              <w:spacing w:line="240" w:lineRule="exact"/>
              <w:rPr>
                <w:ins w:id="5057" w:author="Xuning Wei12232" w:date="2026-07-27T15:52:00Z"/>
                <w:rFonts w:ascii="Times New Roman" w:eastAsia="仿宋_GB2312" w:hAnsi="Times New Roman" w:cs="Times New Roman"/>
                <w:color w:val="0000FF"/>
                <w:kern w:val="0"/>
                <w:sz w:val="18"/>
                <w:szCs w:val="18"/>
                <w:lang w:eastAsia="zh-CN"/>
              </w:rPr>
            </w:pPr>
            <w:ins w:id="5058" w:author="Xuning Wei12232" w:date="2026-07-27T15:52:00Z">
              <w:r w:rsidRPr="006F0556">
                <w:rPr>
                  <w:rFonts w:ascii="Segoe UI Symbol" w:eastAsia="MS Gothic" w:hAnsi="Segoe UI Symbol" w:cs="Segoe UI Symbol"/>
                  <w:color w:val="0000FF"/>
                  <w:sz w:val="18"/>
                  <w:szCs w:val="18"/>
                </w:rPr>
                <w:t>☒</w:t>
              </w:r>
              <w:r w:rsidRPr="006F0556">
                <w:rPr>
                  <w:rFonts w:ascii="Times New Roman" w:eastAsia="仿宋_GB2312" w:hAnsi="Times New Roman" w:cs="Times New Roman"/>
                  <w:color w:val="0000FF"/>
                  <w:sz w:val="18"/>
                  <w:szCs w:val="18"/>
                </w:rPr>
                <w:t xml:space="preserve"> Other</w:t>
              </w:r>
              <w:r w:rsidRPr="006F0556">
                <w:rPr>
                  <w:rFonts w:ascii="Times New Roman" w:eastAsia="仿宋_GB2312" w:hAnsi="Times New Roman" w:cs="Times New Roman"/>
                  <w:color w:val="0000FF"/>
                  <w:sz w:val="18"/>
                  <w:szCs w:val="18"/>
                  <w:lang w:eastAsia="zh-CN"/>
                </w:rPr>
                <w:t>:</w:t>
              </w:r>
              <w:r w:rsidRPr="006F0556">
                <w:rPr>
                  <w:rFonts w:ascii="Times New Roman" w:eastAsia="仿宋_GB2312" w:hAnsi="Times New Roman" w:cs="Times New Roman"/>
                  <w:color w:val="0000FF"/>
                  <w:sz w:val="18"/>
                  <w:szCs w:val="18"/>
                  <w:u w:val="single"/>
                  <w:lang w:eastAsia="zh-CN"/>
                </w:rPr>
                <w:t xml:space="preserve"> Resins, amino acids and </w:t>
              </w:r>
              <w:proofErr w:type="spellStart"/>
              <w:r w:rsidRPr="006F0556">
                <w:rPr>
                  <w:rFonts w:ascii="Times New Roman" w:eastAsia="仿宋_GB2312" w:hAnsi="Times New Roman" w:cs="Times New Roman"/>
                  <w:color w:val="0000FF"/>
                  <w:sz w:val="18"/>
                  <w:szCs w:val="18"/>
                  <w:u w:val="single"/>
                  <w:lang w:eastAsia="zh-CN"/>
                </w:rPr>
                <w:t>oxyma</w:t>
              </w:r>
              <w:proofErr w:type="spellEnd"/>
              <w:r w:rsidRPr="006F0556">
                <w:rPr>
                  <w:rFonts w:ascii="Times New Roman" w:eastAsia="仿宋_GB2312" w:hAnsi="Times New Roman" w:cs="Times New Roman"/>
                  <w:color w:val="0000FF"/>
                  <w:sz w:val="18"/>
                  <w:szCs w:val="18"/>
                  <w:u w:val="single"/>
                  <w:lang w:eastAsia="zh-CN"/>
                </w:rPr>
                <w:t xml:space="preserve"> pure are relatively stable in solid state, and do not react with materials such as PC, stainless steel, and glass at room temperature. The dispensing operation has a short duration, CEPS and the area is cleaned during material changeover. The materials are compatible.</w:t>
              </w:r>
            </w:ins>
          </w:p>
        </w:tc>
      </w:tr>
    </w:tbl>
    <w:p w14:paraId="3D79C041" w14:textId="77777777" w:rsidR="00F550E8" w:rsidRDefault="00F550E8" w:rsidP="00F550E8">
      <w:pPr>
        <w:spacing w:beforeLines="50" w:before="120" w:afterLines="50" w:after="120"/>
        <w:jc w:val="center"/>
        <w:rPr>
          <w:ins w:id="5059" w:author="Xuning Wei12232" w:date="2026-07-27T15:52:00Z"/>
          <w:rFonts w:ascii="Times New Roman" w:eastAsia="仿宋_GB2312" w:hAnsi="Times New Roman" w:cs="Times New Roman"/>
          <w:b/>
          <w:color w:val="auto"/>
          <w:sz w:val="20"/>
          <w:szCs w:val="20"/>
        </w:rPr>
      </w:pPr>
    </w:p>
    <w:p w14:paraId="5CD54B5C" w14:textId="77777777" w:rsidR="00F550E8" w:rsidRPr="008B3C39" w:rsidRDefault="00F550E8">
      <w:pPr>
        <w:spacing w:before="156"/>
        <w:rPr>
          <w:rFonts w:ascii="Times New Roman" w:eastAsia="仿宋_GB2312" w:hAnsi="Times New Roman" w:cs="Times New Roman"/>
          <w:color w:val="auto"/>
          <w:sz w:val="20"/>
          <w:szCs w:val="20"/>
          <w:lang w:eastAsia="zh-CN"/>
        </w:rPr>
      </w:pPr>
    </w:p>
    <w:p w14:paraId="12794970" w14:textId="77777777" w:rsidR="00FD673D" w:rsidRDefault="00FD673D">
      <w:pPr>
        <w:rPr>
          <w:ins w:id="5060" w:author="Xuning Wei12232" w:date="2026-07-27T15:59:00Z"/>
          <w:rFonts w:ascii="Times New Roman" w:eastAsia="仿宋_GB2312" w:hAnsi="Times New Roman" w:cs="Times New Roman"/>
          <w:b/>
          <w:color w:val="auto"/>
          <w:sz w:val="20"/>
          <w:szCs w:val="20"/>
        </w:rPr>
      </w:pPr>
      <w:ins w:id="5061" w:author="Xuning Wei12232" w:date="2026-07-27T15:59:00Z">
        <w:r>
          <w:rPr>
            <w:rFonts w:ascii="Times New Roman" w:eastAsia="仿宋_GB2312" w:hAnsi="Times New Roman" w:cs="Times New Roman"/>
            <w:b/>
            <w:color w:val="auto"/>
            <w:sz w:val="20"/>
            <w:szCs w:val="20"/>
          </w:rPr>
          <w:br w:type="page"/>
        </w:r>
      </w:ins>
    </w:p>
    <w:p w14:paraId="1BE81843" w14:textId="7E6AD4A1" w:rsidR="00813D53" w:rsidRDefault="00010358" w:rsidP="0033095A">
      <w:pPr>
        <w:spacing w:beforeLines="100" w:before="240" w:afterLines="50" w:after="120"/>
        <w:jc w:val="center"/>
        <w:rPr>
          <w:ins w:id="5062" w:author="Xuning Wei12232" w:date="2026-07-27T16:00:00Z"/>
          <w:rFonts w:ascii="Times New Roman" w:eastAsia="仿宋_GB2312" w:hAnsi="Times New Roman" w:cs="Times New Roman"/>
          <w:b/>
          <w:color w:val="auto"/>
          <w:sz w:val="20"/>
          <w:szCs w:val="20"/>
        </w:rPr>
      </w:pPr>
      <w:r w:rsidRPr="008B3C39">
        <w:rPr>
          <w:rFonts w:ascii="Times New Roman" w:eastAsia="仿宋_GB2312" w:hAnsi="Times New Roman" w:cs="Times New Roman"/>
          <w:b/>
          <w:color w:val="auto"/>
          <w:sz w:val="20"/>
          <w:szCs w:val="20"/>
        </w:rPr>
        <w:lastRenderedPageBreak/>
        <w:t>Table 8</w:t>
      </w:r>
      <w:r w:rsidRPr="008B3C39">
        <w:rPr>
          <w:rFonts w:ascii="Times New Roman" w:eastAsia="仿宋_GB2312" w:hAnsi="Times New Roman" w:cs="Times New Roman"/>
          <w:b/>
          <w:color w:val="auto"/>
          <w:sz w:val="20"/>
          <w:szCs w:val="20"/>
          <w:lang w:eastAsia="zh-CN"/>
        </w:rPr>
        <w:t>-</w:t>
      </w:r>
      <w:del w:id="5063" w:author="Xuning Wei12232" w:date="2026-07-27T15:58:00Z">
        <w:r w:rsidRPr="008B3C39" w:rsidDel="00F22947">
          <w:rPr>
            <w:rFonts w:ascii="Times New Roman" w:eastAsia="仿宋_GB2312" w:hAnsi="Times New Roman" w:cs="Times New Roman"/>
            <w:b/>
            <w:color w:val="auto"/>
            <w:sz w:val="20"/>
            <w:szCs w:val="20"/>
          </w:rPr>
          <w:delText>1</w:delText>
        </w:r>
      </w:del>
      <w:ins w:id="5064" w:author="Xuning Wei12232" w:date="2026-07-27T15:58:00Z">
        <w:r w:rsidR="00F22947">
          <w:rPr>
            <w:rFonts w:ascii="Times New Roman" w:eastAsia="仿宋_GB2312" w:hAnsi="Times New Roman" w:cs="Times New Roman"/>
            <w:b/>
            <w:color w:val="auto"/>
            <w:sz w:val="20"/>
            <w:szCs w:val="20"/>
          </w:rPr>
          <w:t>4</w:t>
        </w:r>
      </w:ins>
      <w:r w:rsidRPr="008B3C39">
        <w:rPr>
          <w:rFonts w:ascii="Times New Roman" w:eastAsia="仿宋_GB2312" w:hAnsi="Times New Roman" w:cs="Times New Roman"/>
          <w:b/>
          <w:color w:val="auto"/>
          <w:sz w:val="20"/>
          <w:szCs w:val="20"/>
        </w:rPr>
        <w:t xml:space="preserve">: Equipment Compatibility and Corrosion Impact Study for </w:t>
      </w:r>
      <w:r w:rsidR="00C95E3D" w:rsidRPr="008B3C39">
        <w:rPr>
          <w:rFonts w:ascii="Times New Roman" w:eastAsia="仿宋_GB2312" w:hAnsi="Times New Roman" w:cs="Times New Roman"/>
          <w:b/>
          <w:color w:val="auto"/>
          <w:sz w:val="20"/>
          <w:szCs w:val="20"/>
        </w:rPr>
        <w:t>TJ4S-1213-Sy15</w:t>
      </w:r>
    </w:p>
    <w:p w14:paraId="636C2297" w14:textId="77777777" w:rsidR="00FD673D" w:rsidRPr="008B3C39" w:rsidRDefault="00FD673D" w:rsidP="0033095A">
      <w:pPr>
        <w:spacing w:beforeLines="100" w:before="240" w:afterLines="50" w:after="120"/>
        <w:jc w:val="center"/>
        <w:rPr>
          <w:rFonts w:ascii="Times New Roman" w:eastAsia="仿宋_GB2312" w:hAnsi="Times New Roman" w:cs="Times New Roman"/>
          <w:b/>
          <w:color w:val="auto"/>
          <w:sz w:val="18"/>
          <w:szCs w:val="18"/>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5065" w:author="Xuning Wei12232" w:date="2026-07-27T18:1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804"/>
        <w:gridCol w:w="3484"/>
        <w:gridCol w:w="2994"/>
        <w:gridCol w:w="1102"/>
        <w:gridCol w:w="1008"/>
        <w:gridCol w:w="827"/>
        <w:gridCol w:w="1826"/>
        <w:gridCol w:w="2267"/>
        <w:tblGridChange w:id="5066">
          <w:tblGrid>
            <w:gridCol w:w="769"/>
            <w:gridCol w:w="35"/>
            <w:gridCol w:w="8"/>
            <w:gridCol w:w="2"/>
            <w:gridCol w:w="3474"/>
            <w:gridCol w:w="8"/>
            <w:gridCol w:w="813"/>
            <w:gridCol w:w="2173"/>
            <w:gridCol w:w="14"/>
            <w:gridCol w:w="2"/>
            <w:gridCol w:w="1"/>
            <w:gridCol w:w="1085"/>
            <w:gridCol w:w="23"/>
            <w:gridCol w:w="1"/>
            <w:gridCol w:w="2"/>
            <w:gridCol w:w="982"/>
            <w:gridCol w:w="28"/>
            <w:gridCol w:w="3"/>
            <w:gridCol w:w="796"/>
            <w:gridCol w:w="34"/>
            <w:gridCol w:w="92"/>
            <w:gridCol w:w="1700"/>
            <w:gridCol w:w="395"/>
            <w:gridCol w:w="3"/>
            <w:gridCol w:w="1869"/>
          </w:tblGrid>
        </w:tblGridChange>
      </w:tblGrid>
      <w:tr w:rsidR="005342B4" w:rsidRPr="00032BAE" w14:paraId="6DE5E090" w14:textId="77777777" w:rsidTr="00A144E4">
        <w:trPr>
          <w:trHeight w:val="397"/>
          <w:tblHeader/>
          <w:trPrChange w:id="5067" w:author="Xuning Wei12232" w:date="2026-07-27T18:11:00Z">
            <w:trPr>
              <w:trHeight w:val="397"/>
              <w:tblHeader/>
            </w:trPr>
          </w:trPrChange>
        </w:trPr>
        <w:tc>
          <w:tcPr>
            <w:tcW w:w="1498" w:type="pct"/>
            <w:gridSpan w:val="2"/>
            <w:shd w:val="clear" w:color="auto" w:fill="D9D9D9" w:themeFill="background1" w:themeFillShade="D9"/>
            <w:vAlign w:val="center"/>
            <w:tcPrChange w:id="5068" w:author="Xuning Wei12232" w:date="2026-07-27T18:11:00Z">
              <w:tcPr>
                <w:tcW w:w="1784" w:type="pct"/>
                <w:gridSpan w:val="7"/>
                <w:shd w:val="clear" w:color="auto" w:fill="D9D9D9" w:themeFill="background1" w:themeFillShade="D9"/>
                <w:vAlign w:val="center"/>
              </w:tcPr>
            </w:tcPrChange>
          </w:tcPr>
          <w:p w14:paraId="7B947356" w14:textId="77777777" w:rsidR="00813D53" w:rsidRPr="00032BAE" w:rsidRDefault="00010358" w:rsidP="00CE7D73">
            <w:pPr>
              <w:spacing w:line="240" w:lineRule="exact"/>
              <w:jc w:val="center"/>
              <w:rPr>
                <w:rFonts w:ascii="Times New Roman" w:eastAsia="仿宋_GB2312" w:hAnsi="Times New Roman" w:cs="Times New Roman"/>
                <w:b/>
                <w:color w:val="auto"/>
                <w:sz w:val="18"/>
                <w:szCs w:val="18"/>
              </w:rPr>
            </w:pPr>
            <w:r w:rsidRPr="00032BAE">
              <w:rPr>
                <w:rFonts w:ascii="Times New Roman" w:eastAsia="仿宋_GB2312" w:hAnsi="Times New Roman" w:cs="Times New Roman"/>
                <w:b/>
                <w:color w:val="auto"/>
                <w:sz w:val="18"/>
                <w:szCs w:val="18"/>
              </w:rPr>
              <w:t>Process steps</w:t>
            </w:r>
          </w:p>
        </w:tc>
        <w:tc>
          <w:tcPr>
            <w:tcW w:w="1783" w:type="pct"/>
            <w:gridSpan w:val="3"/>
            <w:shd w:val="clear" w:color="auto" w:fill="D9D9D9" w:themeFill="background1" w:themeFillShade="D9"/>
            <w:vAlign w:val="center"/>
            <w:tcPrChange w:id="5069" w:author="Xuning Wei12232" w:date="2026-07-27T18:11:00Z">
              <w:tcPr>
                <w:tcW w:w="1506" w:type="pct"/>
                <w:gridSpan w:val="10"/>
                <w:shd w:val="clear" w:color="auto" w:fill="D9D9D9" w:themeFill="background1" w:themeFillShade="D9"/>
                <w:vAlign w:val="center"/>
              </w:tcPr>
            </w:tcPrChange>
          </w:tcPr>
          <w:p w14:paraId="0919B7A3" w14:textId="77777777" w:rsidR="00813D53" w:rsidRPr="00032BAE" w:rsidRDefault="00010358" w:rsidP="00CE7D73">
            <w:pPr>
              <w:spacing w:line="240" w:lineRule="exact"/>
              <w:jc w:val="center"/>
              <w:rPr>
                <w:rFonts w:ascii="Times New Roman" w:eastAsia="仿宋_GB2312" w:hAnsi="Times New Roman" w:cs="Times New Roman"/>
                <w:b/>
                <w:color w:val="auto"/>
                <w:sz w:val="18"/>
                <w:szCs w:val="18"/>
              </w:rPr>
            </w:pPr>
            <w:r w:rsidRPr="00032BAE">
              <w:rPr>
                <w:rFonts w:ascii="Times New Roman" w:eastAsia="仿宋_GB2312" w:hAnsi="Times New Roman" w:cs="Times New Roman"/>
                <w:b/>
                <w:color w:val="auto"/>
                <w:sz w:val="18"/>
                <w:szCs w:val="18"/>
              </w:rPr>
              <w:t>Reaction &amp; Work-up &amp; Concentration &amp; Crystallization</w:t>
            </w:r>
          </w:p>
        </w:tc>
        <w:tc>
          <w:tcPr>
            <w:tcW w:w="927" w:type="pct"/>
            <w:gridSpan w:val="2"/>
            <w:shd w:val="clear" w:color="auto" w:fill="D9D9D9" w:themeFill="background1" w:themeFillShade="D9"/>
            <w:vAlign w:val="center"/>
            <w:tcPrChange w:id="5070" w:author="Xuning Wei12232" w:date="2026-07-27T18:11:00Z">
              <w:tcPr>
                <w:tcW w:w="1055" w:type="pct"/>
                <w:gridSpan w:val="6"/>
                <w:shd w:val="clear" w:color="auto" w:fill="D9D9D9" w:themeFill="background1" w:themeFillShade="D9"/>
                <w:vAlign w:val="center"/>
              </w:tcPr>
            </w:tcPrChange>
          </w:tcPr>
          <w:p w14:paraId="3AA69DF0" w14:textId="77777777" w:rsidR="00813D53" w:rsidRPr="00032BAE" w:rsidRDefault="00010358" w:rsidP="00CE7D73">
            <w:pPr>
              <w:spacing w:line="240" w:lineRule="exact"/>
              <w:jc w:val="center"/>
              <w:rPr>
                <w:rFonts w:ascii="Times New Roman" w:eastAsia="仿宋_GB2312" w:hAnsi="Times New Roman" w:cs="Times New Roman"/>
                <w:b/>
                <w:color w:val="auto"/>
                <w:sz w:val="18"/>
                <w:szCs w:val="18"/>
              </w:rPr>
            </w:pPr>
            <w:r w:rsidRPr="00032BAE">
              <w:rPr>
                <w:rFonts w:ascii="Times New Roman" w:eastAsia="仿宋_GB2312" w:hAnsi="Times New Roman" w:cs="Times New Roman"/>
                <w:b/>
                <w:color w:val="auto"/>
                <w:sz w:val="18"/>
                <w:szCs w:val="18"/>
              </w:rPr>
              <w:t>Equipment Codes</w:t>
            </w:r>
          </w:p>
        </w:tc>
        <w:tc>
          <w:tcPr>
            <w:tcW w:w="792" w:type="pct"/>
            <w:shd w:val="clear" w:color="auto" w:fill="D9D9D9" w:themeFill="background1" w:themeFillShade="D9"/>
            <w:vAlign w:val="center"/>
            <w:tcPrChange w:id="5071" w:author="Xuning Wei12232" w:date="2026-07-27T18:11:00Z">
              <w:tcPr>
                <w:tcW w:w="654" w:type="pct"/>
                <w:gridSpan w:val="2"/>
                <w:shd w:val="clear" w:color="auto" w:fill="D9D9D9" w:themeFill="background1" w:themeFillShade="D9"/>
                <w:vAlign w:val="center"/>
              </w:tcPr>
            </w:tcPrChange>
          </w:tcPr>
          <w:p w14:paraId="2505E318" w14:textId="0181860B" w:rsidR="009851FE" w:rsidRPr="00032BAE" w:rsidRDefault="009851FE" w:rsidP="00051FE5">
            <w:pPr>
              <w:spacing w:line="240" w:lineRule="exact"/>
              <w:jc w:val="center"/>
              <w:rPr>
                <w:rFonts w:ascii="Times New Roman" w:eastAsia="仿宋_GB2312" w:hAnsi="Times New Roman" w:cs="Times New Roman"/>
                <w:b/>
                <w:color w:val="auto"/>
                <w:sz w:val="18"/>
                <w:szCs w:val="18"/>
                <w:lang w:eastAsia="zh-CN"/>
              </w:rPr>
            </w:pPr>
            <w:r w:rsidRPr="00032BAE">
              <w:rPr>
                <w:rFonts w:ascii="Times New Roman" w:eastAsia="仿宋_GB2312" w:hAnsi="Times New Roman" w:cs="Times New Roman"/>
                <w:b/>
                <w:color w:val="auto"/>
                <w:sz w:val="18"/>
                <w:szCs w:val="18"/>
                <w:lang w:eastAsia="zh-CN"/>
              </w:rPr>
              <w:t>TJ4S-1213-Sy15</w:t>
            </w:r>
          </w:p>
        </w:tc>
      </w:tr>
      <w:tr w:rsidR="00FE1E6C" w:rsidRPr="00032BAE" w14:paraId="170817EE" w14:textId="77777777" w:rsidTr="00A144E4">
        <w:trPr>
          <w:trHeight w:val="397"/>
          <w:tblHeader/>
          <w:trPrChange w:id="5072" w:author="Xuning Wei12232" w:date="2026-07-27T18:11:00Z">
            <w:trPr>
              <w:trHeight w:val="397"/>
              <w:tblHeader/>
            </w:trPr>
          </w:trPrChange>
        </w:trPr>
        <w:tc>
          <w:tcPr>
            <w:tcW w:w="281" w:type="pct"/>
            <w:shd w:val="clear" w:color="auto" w:fill="D9D9D9" w:themeFill="background1" w:themeFillShade="D9"/>
            <w:vAlign w:val="center"/>
            <w:tcPrChange w:id="5073" w:author="Xuning Wei12232" w:date="2026-07-27T18:11:00Z">
              <w:tcPr>
                <w:tcW w:w="281" w:type="pct"/>
                <w:gridSpan w:val="2"/>
                <w:shd w:val="clear" w:color="auto" w:fill="D9D9D9" w:themeFill="background1" w:themeFillShade="D9"/>
                <w:vAlign w:val="center"/>
              </w:tcPr>
            </w:tcPrChange>
          </w:tcPr>
          <w:p w14:paraId="26E4F424" w14:textId="4F5642DF" w:rsidR="00813D53" w:rsidRPr="00032BAE" w:rsidRDefault="00790341" w:rsidP="00790341">
            <w:pPr>
              <w:spacing w:line="240" w:lineRule="exact"/>
              <w:jc w:val="center"/>
              <w:rPr>
                <w:rFonts w:ascii="Times New Roman" w:eastAsia="仿宋_GB2312" w:hAnsi="Times New Roman" w:cs="Times New Roman"/>
                <w:b/>
                <w:color w:val="auto"/>
                <w:sz w:val="18"/>
                <w:szCs w:val="18"/>
              </w:rPr>
            </w:pPr>
            <w:r w:rsidRPr="00032BAE">
              <w:rPr>
                <w:rFonts w:ascii="Times New Roman" w:eastAsia="仿宋_GB2312" w:hAnsi="Times New Roman" w:cs="Times New Roman"/>
                <w:b/>
                <w:color w:val="auto"/>
                <w:sz w:val="18"/>
                <w:szCs w:val="18"/>
              </w:rPr>
              <w:t>S/N</w:t>
            </w:r>
          </w:p>
        </w:tc>
        <w:tc>
          <w:tcPr>
            <w:tcW w:w="1217" w:type="pct"/>
            <w:shd w:val="clear" w:color="auto" w:fill="D9D9D9" w:themeFill="background1" w:themeFillShade="D9"/>
            <w:vAlign w:val="center"/>
            <w:tcPrChange w:id="5074" w:author="Xuning Wei12232" w:date="2026-07-27T18:11:00Z">
              <w:tcPr>
                <w:tcW w:w="1217" w:type="pct"/>
                <w:gridSpan w:val="3"/>
                <w:shd w:val="clear" w:color="auto" w:fill="D9D9D9" w:themeFill="background1" w:themeFillShade="D9"/>
                <w:vAlign w:val="center"/>
              </w:tcPr>
            </w:tcPrChange>
          </w:tcPr>
          <w:p w14:paraId="3876DE6C" w14:textId="77777777" w:rsidR="00813D53" w:rsidRPr="00032BAE" w:rsidRDefault="00010358" w:rsidP="00CE7D73">
            <w:pPr>
              <w:spacing w:line="240" w:lineRule="exact"/>
              <w:jc w:val="center"/>
              <w:rPr>
                <w:rFonts w:ascii="Times New Roman" w:eastAsia="仿宋_GB2312" w:hAnsi="Times New Roman" w:cs="Times New Roman"/>
                <w:b/>
                <w:color w:val="auto"/>
                <w:sz w:val="18"/>
                <w:szCs w:val="18"/>
              </w:rPr>
            </w:pPr>
            <w:r w:rsidRPr="00032BAE">
              <w:rPr>
                <w:rFonts w:ascii="Times New Roman" w:eastAsia="仿宋_GB2312" w:hAnsi="Times New Roman" w:cs="Times New Roman"/>
                <w:b/>
                <w:color w:val="auto"/>
                <w:sz w:val="18"/>
                <w:szCs w:val="18"/>
              </w:rPr>
              <w:t>Process description (indicate the equipment number, solvent/regent/material name)</w:t>
            </w:r>
          </w:p>
        </w:tc>
        <w:tc>
          <w:tcPr>
            <w:tcW w:w="1046" w:type="pct"/>
            <w:shd w:val="clear" w:color="auto" w:fill="D9D9D9" w:themeFill="background1" w:themeFillShade="D9"/>
            <w:vAlign w:val="center"/>
            <w:tcPrChange w:id="5075" w:author="Xuning Wei12232" w:date="2026-07-27T18:11:00Z">
              <w:tcPr>
                <w:tcW w:w="1046" w:type="pct"/>
                <w:gridSpan w:val="3"/>
                <w:shd w:val="clear" w:color="auto" w:fill="D9D9D9" w:themeFill="background1" w:themeFillShade="D9"/>
                <w:vAlign w:val="center"/>
              </w:tcPr>
            </w:tcPrChange>
          </w:tcPr>
          <w:p w14:paraId="433FAACD" w14:textId="0FF94356" w:rsidR="00813D53" w:rsidRPr="00032BAE" w:rsidRDefault="00010358" w:rsidP="00CE7D73">
            <w:pPr>
              <w:spacing w:line="240" w:lineRule="exact"/>
              <w:jc w:val="center"/>
              <w:rPr>
                <w:rFonts w:ascii="Times New Roman" w:eastAsia="仿宋_GB2312" w:hAnsi="Times New Roman" w:cs="Times New Roman"/>
                <w:b/>
                <w:color w:val="auto"/>
                <w:sz w:val="18"/>
                <w:szCs w:val="18"/>
              </w:rPr>
            </w:pPr>
            <w:del w:id="5076" w:author="Johan Granander" w:date="2026-05-04T11:49:00Z">
              <w:r w:rsidRPr="00032BAE" w:rsidDel="005472DA">
                <w:rPr>
                  <w:rFonts w:ascii="Times New Roman" w:eastAsia="仿宋_GB2312" w:hAnsi="Times New Roman" w:cs="Times New Roman"/>
                  <w:b/>
                  <w:color w:val="auto"/>
                  <w:sz w:val="18"/>
                  <w:szCs w:val="18"/>
                </w:rPr>
                <w:delText>Equipment(</w:delText>
              </w:r>
            </w:del>
            <w:ins w:id="5077" w:author="Johan Granander" w:date="2026-05-04T11:49:00Z">
              <w:r w:rsidR="005472DA" w:rsidRPr="00032BAE">
                <w:rPr>
                  <w:rFonts w:ascii="Times New Roman" w:eastAsia="仿宋_GB2312" w:hAnsi="Times New Roman" w:cs="Times New Roman"/>
                  <w:b/>
                  <w:color w:val="auto"/>
                  <w:sz w:val="18"/>
                  <w:szCs w:val="18"/>
                </w:rPr>
                <w:t>Equipment (</w:t>
              </w:r>
            </w:ins>
            <w:r w:rsidRPr="00032BAE">
              <w:rPr>
                <w:rFonts w:ascii="Times New Roman" w:eastAsia="仿宋_GB2312" w:hAnsi="Times New Roman" w:cs="Times New Roman"/>
                <w:b/>
                <w:color w:val="auto"/>
                <w:sz w:val="18"/>
                <w:szCs w:val="18"/>
              </w:rPr>
              <w:t>Accessories) N</w:t>
            </w:r>
            <w:r w:rsidRPr="00032BAE">
              <w:rPr>
                <w:rFonts w:ascii="Times New Roman" w:eastAsia="仿宋_GB2312" w:hAnsi="Times New Roman" w:cs="Times New Roman"/>
                <w:b/>
                <w:color w:val="auto"/>
                <w:sz w:val="18"/>
                <w:szCs w:val="18"/>
                <w:lang w:eastAsia="zh-CN"/>
              </w:rPr>
              <w:t>ame</w:t>
            </w:r>
            <w:r w:rsidRPr="00032BAE">
              <w:rPr>
                <w:rFonts w:ascii="Times New Roman" w:eastAsia="仿宋_GB2312" w:hAnsi="Times New Roman" w:cs="Times New Roman"/>
                <w:b/>
                <w:color w:val="auto"/>
                <w:sz w:val="18"/>
                <w:szCs w:val="18"/>
              </w:rPr>
              <w:t xml:space="preserve"> and its MOC</w:t>
            </w:r>
          </w:p>
        </w:tc>
        <w:tc>
          <w:tcPr>
            <w:tcW w:w="385" w:type="pct"/>
            <w:shd w:val="clear" w:color="auto" w:fill="D9D9D9" w:themeFill="background1" w:themeFillShade="D9"/>
            <w:vAlign w:val="center"/>
            <w:tcPrChange w:id="5078" w:author="Xuning Wei12232" w:date="2026-07-27T18:11:00Z">
              <w:tcPr>
                <w:tcW w:w="385" w:type="pct"/>
                <w:gridSpan w:val="4"/>
                <w:shd w:val="clear" w:color="auto" w:fill="D9D9D9" w:themeFill="background1" w:themeFillShade="D9"/>
                <w:vAlign w:val="center"/>
              </w:tcPr>
            </w:tcPrChange>
          </w:tcPr>
          <w:p w14:paraId="7C8864F1" w14:textId="77777777" w:rsidR="00813D53" w:rsidRPr="00032BAE" w:rsidRDefault="00010358" w:rsidP="00CE7D73">
            <w:pPr>
              <w:spacing w:line="240" w:lineRule="exact"/>
              <w:jc w:val="center"/>
              <w:rPr>
                <w:rFonts w:ascii="Times New Roman" w:eastAsia="仿宋_GB2312" w:hAnsi="Times New Roman" w:cs="Times New Roman"/>
                <w:b/>
                <w:color w:val="auto"/>
                <w:sz w:val="18"/>
                <w:szCs w:val="18"/>
              </w:rPr>
            </w:pPr>
            <w:r w:rsidRPr="00032BAE">
              <w:rPr>
                <w:rFonts w:ascii="Times New Roman" w:eastAsia="仿宋_GB2312" w:hAnsi="Times New Roman" w:cs="Times New Roman"/>
                <w:b/>
                <w:color w:val="auto"/>
                <w:sz w:val="18"/>
                <w:szCs w:val="18"/>
              </w:rPr>
              <w:t>Corrosion Probability</w:t>
            </w:r>
          </w:p>
        </w:tc>
        <w:tc>
          <w:tcPr>
            <w:tcW w:w="352" w:type="pct"/>
            <w:shd w:val="clear" w:color="auto" w:fill="D9D9D9" w:themeFill="background1" w:themeFillShade="D9"/>
            <w:vAlign w:val="center"/>
            <w:tcPrChange w:id="5079" w:author="Xuning Wei12232" w:date="2026-07-27T18:11:00Z">
              <w:tcPr>
                <w:tcW w:w="351" w:type="pct"/>
                <w:gridSpan w:val="4"/>
                <w:shd w:val="clear" w:color="auto" w:fill="D9D9D9" w:themeFill="background1" w:themeFillShade="D9"/>
                <w:vAlign w:val="center"/>
              </w:tcPr>
            </w:tcPrChange>
          </w:tcPr>
          <w:p w14:paraId="17957607" w14:textId="77777777" w:rsidR="00813D53" w:rsidRPr="00032BAE" w:rsidRDefault="00010358" w:rsidP="00CE7D73">
            <w:pPr>
              <w:spacing w:line="240" w:lineRule="exact"/>
              <w:jc w:val="center"/>
              <w:rPr>
                <w:rFonts w:ascii="Times New Roman" w:eastAsia="仿宋_GB2312" w:hAnsi="Times New Roman" w:cs="Times New Roman"/>
                <w:b/>
                <w:color w:val="auto"/>
                <w:sz w:val="18"/>
                <w:szCs w:val="18"/>
              </w:rPr>
            </w:pPr>
            <w:r w:rsidRPr="00032BAE">
              <w:rPr>
                <w:rFonts w:ascii="Times New Roman" w:eastAsia="仿宋_GB2312" w:hAnsi="Times New Roman" w:cs="Times New Roman"/>
                <w:b/>
                <w:color w:val="auto"/>
                <w:sz w:val="18"/>
                <w:szCs w:val="18"/>
              </w:rPr>
              <w:t>Corrosion Impact</w:t>
            </w:r>
          </w:p>
        </w:tc>
        <w:tc>
          <w:tcPr>
            <w:tcW w:w="927" w:type="pct"/>
            <w:gridSpan w:val="2"/>
            <w:shd w:val="clear" w:color="auto" w:fill="D9D9D9" w:themeFill="background1" w:themeFillShade="D9"/>
            <w:vAlign w:val="center"/>
            <w:tcPrChange w:id="5080" w:author="Xuning Wei12232" w:date="2026-07-27T18:11:00Z">
              <w:tcPr>
                <w:tcW w:w="926" w:type="pct"/>
                <w:gridSpan w:val="6"/>
                <w:shd w:val="clear" w:color="auto" w:fill="D9D9D9" w:themeFill="background1" w:themeFillShade="D9"/>
                <w:vAlign w:val="center"/>
              </w:tcPr>
            </w:tcPrChange>
          </w:tcPr>
          <w:p w14:paraId="5BDDA36A" w14:textId="77777777" w:rsidR="00813D53" w:rsidRPr="00032BAE" w:rsidRDefault="00010358" w:rsidP="00CE7D73">
            <w:pPr>
              <w:spacing w:line="240" w:lineRule="exact"/>
              <w:jc w:val="center"/>
              <w:rPr>
                <w:rFonts w:ascii="Times New Roman" w:eastAsia="仿宋_GB2312" w:hAnsi="Times New Roman" w:cs="Times New Roman"/>
                <w:b/>
                <w:color w:val="auto"/>
                <w:sz w:val="18"/>
                <w:szCs w:val="18"/>
              </w:rPr>
            </w:pPr>
            <w:r w:rsidRPr="00032BAE">
              <w:rPr>
                <w:rFonts w:ascii="Times New Roman" w:eastAsia="仿宋_GB2312" w:hAnsi="Times New Roman" w:cs="Times New Roman"/>
                <w:b/>
                <w:color w:val="auto"/>
                <w:sz w:val="18"/>
                <w:szCs w:val="18"/>
                <w:lang w:eastAsia="zh-CN"/>
              </w:rPr>
              <w:t>Chemical Compatible, Risk and Rational</w:t>
            </w:r>
          </w:p>
        </w:tc>
        <w:tc>
          <w:tcPr>
            <w:tcW w:w="792" w:type="pct"/>
            <w:shd w:val="clear" w:color="auto" w:fill="D9D9D9" w:themeFill="background1" w:themeFillShade="D9"/>
            <w:vAlign w:val="center"/>
            <w:tcPrChange w:id="5081" w:author="Xuning Wei12232" w:date="2026-07-27T18:11:00Z">
              <w:tcPr>
                <w:tcW w:w="792" w:type="pct"/>
                <w:gridSpan w:val="3"/>
                <w:shd w:val="clear" w:color="auto" w:fill="D9D9D9" w:themeFill="background1" w:themeFillShade="D9"/>
                <w:vAlign w:val="center"/>
              </w:tcPr>
            </w:tcPrChange>
          </w:tcPr>
          <w:p w14:paraId="60D2EE2D" w14:textId="77777777" w:rsidR="00813D53" w:rsidRPr="00032BAE" w:rsidRDefault="00010358" w:rsidP="00CE7D73">
            <w:pPr>
              <w:spacing w:line="240" w:lineRule="exact"/>
              <w:jc w:val="center"/>
              <w:rPr>
                <w:rFonts w:ascii="Times New Roman" w:eastAsia="仿宋_GB2312" w:hAnsi="Times New Roman" w:cs="Times New Roman"/>
                <w:b/>
                <w:color w:val="auto"/>
                <w:sz w:val="18"/>
                <w:szCs w:val="18"/>
                <w:lang w:eastAsia="zh-CN"/>
              </w:rPr>
            </w:pPr>
            <w:r w:rsidRPr="00032BAE">
              <w:rPr>
                <w:rFonts w:ascii="Times New Roman" w:eastAsia="仿宋_GB2312" w:hAnsi="Times New Roman" w:cs="Times New Roman"/>
                <w:b/>
                <w:color w:val="auto"/>
                <w:sz w:val="18"/>
                <w:szCs w:val="18"/>
                <w:lang w:eastAsia="zh-CN"/>
              </w:rPr>
              <w:t xml:space="preserve">Data Source </w:t>
            </w:r>
          </w:p>
        </w:tc>
      </w:tr>
      <w:tr w:rsidR="005342B4" w:rsidRPr="00032BAE" w14:paraId="5337C2BF" w14:textId="77777777" w:rsidTr="00A144E4">
        <w:trPr>
          <w:trHeight w:val="397"/>
          <w:trPrChange w:id="5082" w:author="Xuning Wei12232" w:date="2026-07-27T18:11:00Z">
            <w:trPr>
              <w:trHeight w:val="397"/>
            </w:trPr>
          </w:trPrChange>
        </w:trPr>
        <w:tc>
          <w:tcPr>
            <w:tcW w:w="281" w:type="pct"/>
            <w:vMerge w:val="restart"/>
            <w:shd w:val="clear" w:color="auto" w:fill="FFFFFF" w:themeFill="background1"/>
            <w:vAlign w:val="center"/>
            <w:tcPrChange w:id="5083" w:author="Xuning Wei12232" w:date="2026-07-27T18:11:00Z">
              <w:tcPr>
                <w:tcW w:w="284" w:type="pct"/>
                <w:gridSpan w:val="3"/>
                <w:vMerge w:val="restart"/>
                <w:shd w:val="clear" w:color="auto" w:fill="FFFFFF" w:themeFill="background1"/>
                <w:vAlign w:val="center"/>
              </w:tcPr>
            </w:tcPrChange>
          </w:tcPr>
          <w:p w14:paraId="2C8AC84C" w14:textId="77C6748B" w:rsidR="00364505" w:rsidRPr="00032BAE" w:rsidRDefault="00FD673D">
            <w:pPr>
              <w:spacing w:line="240" w:lineRule="exact"/>
              <w:jc w:val="center"/>
              <w:rPr>
                <w:rFonts w:ascii="Times New Roman" w:eastAsia="仿宋_GB2312" w:hAnsi="Times New Roman" w:cs="Times New Roman"/>
                <w:color w:val="auto"/>
                <w:sz w:val="18"/>
                <w:szCs w:val="18"/>
                <w:lang w:eastAsia="zh-CN"/>
              </w:rPr>
              <w:pPrChange w:id="5084" w:author="Xuning Wei12232" w:date="2026-07-27T17:33:00Z">
                <w:pPr>
                  <w:spacing w:line="240" w:lineRule="exact"/>
                  <w:jc w:val="both"/>
                </w:pPr>
              </w:pPrChange>
            </w:pPr>
            <w:ins w:id="5085" w:author="Xuning Wei12232" w:date="2026-07-27T16:01:00Z">
              <w:r>
                <w:rPr>
                  <w:rFonts w:ascii="Times New Roman" w:eastAsia="仿宋_GB2312" w:hAnsi="Times New Roman" w:cs="Times New Roman"/>
                  <w:color w:val="auto"/>
                  <w:sz w:val="18"/>
                  <w:szCs w:val="18"/>
                  <w:lang w:eastAsia="zh-CN"/>
                </w:rPr>
                <w:t>1.</w:t>
              </w:r>
            </w:ins>
            <w:del w:id="5086" w:author="Xuning Wei12232" w:date="2026-07-27T16:01:00Z">
              <w:r w:rsidR="008C48D7" w:rsidRPr="00032BAE" w:rsidDel="00FD673D">
                <w:rPr>
                  <w:rFonts w:ascii="Times New Roman" w:eastAsia="仿宋_GB2312" w:hAnsi="Times New Roman" w:cs="Times New Roman"/>
                  <w:color w:val="auto"/>
                  <w:sz w:val="18"/>
                  <w:szCs w:val="18"/>
                  <w:lang w:eastAsia="zh-CN"/>
                </w:rPr>
                <w:delText>3.</w:delText>
              </w:r>
            </w:del>
          </w:p>
        </w:tc>
        <w:tc>
          <w:tcPr>
            <w:tcW w:w="1217" w:type="pct"/>
            <w:vMerge w:val="restart"/>
            <w:vAlign w:val="center"/>
            <w:tcPrChange w:id="5087" w:author="Xuning Wei12232" w:date="2026-07-27T18:11:00Z">
              <w:tcPr>
                <w:tcW w:w="1217" w:type="pct"/>
                <w:gridSpan w:val="3"/>
                <w:vMerge w:val="restart"/>
                <w:vAlign w:val="center"/>
              </w:tcPr>
            </w:tcPrChange>
          </w:tcPr>
          <w:p w14:paraId="674DF142" w14:textId="44E1A580" w:rsidR="00C402FB" w:rsidRDefault="00C402FB" w:rsidP="00FD673D">
            <w:pPr>
              <w:jc w:val="both"/>
              <w:rPr>
                <w:ins w:id="5088" w:author="Xuning Wei12232" w:date="2026-07-27T20:04:00Z"/>
                <w:rFonts w:ascii="Times New Roman" w:eastAsia="仿宋_GB2312" w:hAnsi="Times New Roman" w:cs="Times New Roman"/>
                <w:color w:val="auto"/>
                <w:sz w:val="18"/>
                <w:szCs w:val="18"/>
              </w:rPr>
            </w:pPr>
            <w:ins w:id="5089" w:author="Xuning Wei12232" w:date="2026-07-27T20:04:00Z">
              <w:r w:rsidRPr="006F0556">
                <w:rPr>
                  <w:rFonts w:ascii="Times New Roman" w:eastAsia="等线" w:hAnsi="Times New Roman" w:cs="Times New Roman"/>
                  <w:bCs w:val="0"/>
                  <w:color w:val="0000FF"/>
                  <w:kern w:val="0"/>
                  <w:sz w:val="18"/>
                  <w:szCs w:val="18"/>
                  <w:lang w:eastAsia="zh-CN"/>
                </w:rPr>
                <w:t>Rinse:</w:t>
              </w:r>
            </w:ins>
          </w:p>
          <w:p w14:paraId="15750258" w14:textId="31BAD36E" w:rsidR="00FD673D" w:rsidRPr="006F0556" w:rsidRDefault="00FD673D" w:rsidP="00FD673D">
            <w:pPr>
              <w:jc w:val="both"/>
              <w:rPr>
                <w:ins w:id="5090" w:author="Xuning Wei12232" w:date="2026-07-27T16:02:00Z"/>
                <w:rFonts w:ascii="Times New Roman" w:eastAsia="仿宋_GB2312" w:hAnsi="Times New Roman" w:cs="Times New Roman"/>
                <w:color w:val="auto"/>
                <w:sz w:val="18"/>
                <w:szCs w:val="18"/>
              </w:rPr>
            </w:pPr>
            <w:ins w:id="5091" w:author="Xuning Wei12232" w:date="2026-07-27T16:02:00Z">
              <w:r w:rsidRPr="00321EFC">
                <w:rPr>
                  <w:rFonts w:ascii="Times New Roman" w:eastAsia="仿宋_GB2312" w:hAnsi="Times New Roman" w:cs="Times New Roman"/>
                  <w:color w:val="auto"/>
                  <w:sz w:val="18"/>
                  <w:szCs w:val="18"/>
                </w:rPr>
                <w:t>1. Add DMF</w:t>
              </w:r>
              <w:r w:rsidRPr="00321EFC">
                <w:rPr>
                  <w:rFonts w:ascii="Times New Roman" w:eastAsia="仿宋_GB2312" w:hAnsi="Times New Roman" w:cs="Times New Roman"/>
                  <w:color w:val="0000FF"/>
                  <w:sz w:val="18"/>
                  <w:szCs w:val="18"/>
                </w:rPr>
                <w:t xml:space="preserve"> </w:t>
              </w:r>
              <w:r w:rsidRPr="00321EFC">
                <w:rPr>
                  <w:rFonts w:ascii="Times New Roman" w:eastAsia="仿宋_GB2312" w:hAnsi="Times New Roman" w:cs="Times New Roman"/>
                  <w:color w:val="0000FF"/>
                  <w:sz w:val="18"/>
                  <w:szCs w:val="18"/>
                  <w:lang w:eastAsia="zh-CN"/>
                </w:rPr>
                <w:t>(200.00kg-300.00 kg)</w:t>
              </w:r>
              <w:r w:rsidRPr="00321EFC">
                <w:rPr>
                  <w:rFonts w:ascii="Times New Roman" w:eastAsia="仿宋_GB2312" w:hAnsi="Times New Roman" w:cs="Times New Roman"/>
                  <w:color w:val="auto"/>
                  <w:sz w:val="18"/>
                  <w:szCs w:val="18"/>
                  <w:lang w:eastAsia="zh-CN"/>
                </w:rPr>
                <w:t xml:space="preserve"> </w:t>
              </w:r>
              <w:r w:rsidRPr="00321EFC">
                <w:rPr>
                  <w:rFonts w:ascii="Times New Roman" w:eastAsia="仿宋_GB2312" w:hAnsi="Times New Roman" w:cs="Times New Roman"/>
                  <w:color w:val="auto"/>
                  <w:sz w:val="18"/>
                  <w:szCs w:val="18"/>
                </w:rPr>
                <w:t>into activation tank (</w:t>
              </w:r>
              <w:r w:rsidRPr="006F0556">
                <w:rPr>
                  <w:rFonts w:ascii="Times New Roman" w:eastAsia="仿宋_GB2312" w:hAnsi="Times New Roman" w:cs="Times New Roman"/>
                  <w:color w:val="auto"/>
                  <w:sz w:val="18"/>
                  <w:szCs w:val="18"/>
                </w:rPr>
                <w:t>TJ4S-1213-Sy15-R01)</w:t>
              </w:r>
              <w:r w:rsidRPr="00321EFC">
                <w:rPr>
                  <w:rFonts w:ascii="Times New Roman" w:eastAsia="仿宋_GB2312" w:hAnsi="Times New Roman" w:cs="Times New Roman"/>
                  <w:color w:val="auto"/>
                  <w:sz w:val="18"/>
                  <w:szCs w:val="18"/>
                </w:rPr>
                <w:t>. Then transfer the solution into synthesis reactor (</w:t>
              </w:r>
              <w:r w:rsidRPr="006F0556">
                <w:rPr>
                  <w:rFonts w:ascii="Times New Roman" w:eastAsia="仿宋_GB2312" w:hAnsi="Times New Roman" w:cs="Times New Roman"/>
                  <w:color w:val="auto"/>
                  <w:sz w:val="18"/>
                  <w:szCs w:val="18"/>
                </w:rPr>
                <w:t>TJ4S-1213-Sy15).</w:t>
              </w:r>
            </w:ins>
          </w:p>
          <w:p w14:paraId="6CEA92CD" w14:textId="16ECA251" w:rsidR="002C77EF" w:rsidRPr="002C77EF" w:rsidDel="00FD673D" w:rsidRDefault="00FD673D" w:rsidP="00FD673D">
            <w:pPr>
              <w:jc w:val="both"/>
              <w:rPr>
                <w:del w:id="5092" w:author="Xuning Wei12232" w:date="2026-07-27T16:02:00Z"/>
                <w:rFonts w:ascii="Times New Roman" w:eastAsia="仿宋_GB2312" w:hAnsi="Times New Roman" w:cs="Times New Roman"/>
                <w:color w:val="auto"/>
                <w:sz w:val="18"/>
                <w:szCs w:val="18"/>
              </w:rPr>
            </w:pPr>
            <w:ins w:id="5093" w:author="Xuning Wei12232" w:date="2026-07-27T16:02:00Z">
              <w:r w:rsidRPr="006F0556">
                <w:rPr>
                  <w:rFonts w:ascii="Times New Roman" w:eastAsia="仿宋_GB2312" w:hAnsi="Times New Roman" w:cs="Times New Roman"/>
                  <w:color w:val="auto"/>
                  <w:sz w:val="18"/>
                  <w:szCs w:val="18"/>
                </w:rPr>
                <w:t xml:space="preserve">2. </w:t>
              </w:r>
              <w:r w:rsidRPr="00321EFC">
                <w:rPr>
                  <w:rFonts w:ascii="Times New Roman" w:eastAsia="仿宋_GB2312" w:hAnsi="Times New Roman" w:cs="Times New Roman"/>
                  <w:color w:val="auto"/>
                  <w:sz w:val="18"/>
                  <w:szCs w:val="18"/>
                </w:rPr>
                <w:t>Start the stirrer, bubble with nitrogen for 5±2min, then stop the stirrer and nitrogen, drain. Sample the mixture for Water content analysis.</w:t>
              </w:r>
            </w:ins>
            <w:del w:id="5094" w:author="Xuning Wei12232" w:date="2026-07-27T16:02:00Z">
              <w:r w:rsidR="002C77EF" w:rsidRPr="002C77EF" w:rsidDel="00FD673D">
                <w:rPr>
                  <w:rFonts w:ascii="Times New Roman" w:eastAsia="仿宋_GB2312" w:hAnsi="Times New Roman" w:cs="Times New Roman"/>
                  <w:color w:val="auto"/>
                  <w:sz w:val="18"/>
                  <w:szCs w:val="18"/>
                </w:rPr>
                <w:delText>Add DMF (200.00</w:delText>
              </w:r>
              <w:r w:rsidR="002C77EF" w:rsidDel="00FD673D">
                <w:rPr>
                  <w:rFonts w:ascii="Times New Roman" w:eastAsia="仿宋_GB2312" w:hAnsi="Times New Roman" w:cs="Times New Roman"/>
                  <w:color w:val="auto"/>
                  <w:sz w:val="18"/>
                  <w:szCs w:val="18"/>
                </w:rPr>
                <w:delText xml:space="preserve"> </w:delText>
              </w:r>
              <w:r w:rsidR="002C77EF" w:rsidRPr="002C77EF" w:rsidDel="00FD673D">
                <w:rPr>
                  <w:rFonts w:ascii="Times New Roman" w:eastAsia="仿宋_GB2312" w:hAnsi="Times New Roman" w:cs="Times New Roman"/>
                  <w:color w:val="auto"/>
                  <w:sz w:val="18"/>
                  <w:szCs w:val="18"/>
                </w:rPr>
                <w:delText>kg-300.00 kg) into activation tank (TJ4S-1213-Sy15-R01). Then transfer the solution into synthesis reactor (TJ4S-1213-Sy15), start the stirrer, bubble with nitrogen for 5±2min, then stop the stirrer and nitrogen, drain. Sample the mixture for Water content analysis. If Water content</w:delText>
              </w:r>
              <w:r w:rsidR="002C77EF" w:rsidRPr="002C77EF" w:rsidDel="00FD673D">
                <w:rPr>
                  <w:rFonts w:ascii="Times New Roman" w:eastAsia="仿宋_GB2312" w:hAnsi="Times New Roman" w:cs="Times New Roman" w:hint="eastAsia"/>
                  <w:color w:val="auto"/>
                  <w:sz w:val="18"/>
                  <w:szCs w:val="18"/>
                </w:rPr>
                <w:delText>≤</w:delText>
              </w:r>
              <w:r w:rsidR="002C77EF" w:rsidRPr="002C77EF" w:rsidDel="00FD673D">
                <w:rPr>
                  <w:rFonts w:ascii="Times New Roman" w:eastAsia="仿宋_GB2312" w:hAnsi="Times New Roman" w:cs="Times New Roman"/>
                  <w:color w:val="auto"/>
                  <w:sz w:val="18"/>
                  <w:szCs w:val="18"/>
                </w:rPr>
                <w:delText xml:space="preserve">500ppm, proceed to Operation 4, if Water content&gt;500 ppm, repeat Operation 3 until the moisture content is </w:delText>
              </w:r>
              <w:r w:rsidR="002C77EF" w:rsidRPr="002C77EF" w:rsidDel="00FD673D">
                <w:rPr>
                  <w:rFonts w:ascii="Times New Roman" w:eastAsia="仿宋_GB2312" w:hAnsi="Times New Roman" w:cs="Times New Roman" w:hint="eastAsia"/>
                  <w:color w:val="auto"/>
                  <w:sz w:val="18"/>
                  <w:szCs w:val="18"/>
                </w:rPr>
                <w:delText>≤</w:delText>
              </w:r>
              <w:r w:rsidR="002C77EF" w:rsidRPr="002C77EF" w:rsidDel="00FD673D">
                <w:rPr>
                  <w:rFonts w:ascii="Times New Roman" w:eastAsia="仿宋_GB2312" w:hAnsi="Times New Roman" w:cs="Times New Roman"/>
                  <w:color w:val="auto"/>
                  <w:sz w:val="18"/>
                  <w:szCs w:val="18"/>
                </w:rPr>
                <w:delText>500 ppm.</w:delText>
              </w:r>
            </w:del>
          </w:p>
          <w:p w14:paraId="04B30FAC" w14:textId="77777777" w:rsidR="00FD673D" w:rsidRDefault="00FD673D" w:rsidP="002C77EF">
            <w:pPr>
              <w:jc w:val="both"/>
              <w:rPr>
                <w:ins w:id="5095" w:author="Xuning Wei12232" w:date="2026-07-27T16:02:00Z"/>
                <w:rFonts w:ascii="Times New Roman" w:eastAsia="仿宋_GB2312" w:hAnsi="Times New Roman" w:cs="Times New Roman"/>
                <w:color w:val="auto"/>
                <w:sz w:val="18"/>
                <w:szCs w:val="18"/>
              </w:rPr>
            </w:pPr>
          </w:p>
          <w:p w14:paraId="6332E659" w14:textId="1B2F67F0" w:rsidR="00364505" w:rsidRPr="00032BAE" w:rsidRDefault="002C77EF" w:rsidP="002C77EF">
            <w:pPr>
              <w:jc w:val="both"/>
              <w:rPr>
                <w:rFonts w:ascii="Times New Roman" w:eastAsia="仿宋_GB2312" w:hAnsi="Times New Roman" w:cs="Times New Roman"/>
                <w:color w:val="auto"/>
                <w:sz w:val="18"/>
                <w:szCs w:val="18"/>
              </w:rPr>
            </w:pPr>
            <w:r w:rsidRPr="002C77EF">
              <w:rPr>
                <w:rFonts w:ascii="Times New Roman" w:eastAsia="仿宋_GB2312" w:hAnsi="Times New Roman" w:cs="Times New Roman"/>
                <w:color w:val="auto"/>
                <w:sz w:val="18"/>
                <w:szCs w:val="18"/>
              </w:rPr>
              <w:t>Note: In all the following operations, unless otherwise noted. The agitation speed of synthesis reactor is set as 20±10 rpm, the agitation speed of activation tank is set as 95±10 rpm, and the nitrogen flow rate is set to 5±2 m³/h.</w:t>
            </w:r>
          </w:p>
        </w:tc>
        <w:tc>
          <w:tcPr>
            <w:tcW w:w="1046" w:type="pct"/>
            <w:vMerge w:val="restart"/>
            <w:vAlign w:val="center"/>
            <w:tcPrChange w:id="5096" w:author="Xuning Wei12232" w:date="2026-07-27T18:11:00Z">
              <w:tcPr>
                <w:tcW w:w="1049" w:type="pct"/>
                <w:gridSpan w:val="5"/>
                <w:vMerge w:val="restart"/>
                <w:vAlign w:val="center"/>
              </w:tcPr>
            </w:tcPrChange>
          </w:tcPr>
          <w:p w14:paraId="6485EC5A" w14:textId="77777777" w:rsidR="00060BEF" w:rsidRPr="00032BAE" w:rsidRDefault="00060BEF">
            <w:pPr>
              <w:rPr>
                <w:ins w:id="5097" w:author="Xuning Wei12232" w:date="2026-07-27T17:41:00Z"/>
                <w:rFonts w:ascii="Times New Roman" w:hAnsi="Times New Roman" w:cs="Times New Roman"/>
                <w:color w:val="auto"/>
                <w:sz w:val="18"/>
                <w:szCs w:val="18"/>
                <w:shd w:val="clear" w:color="auto" w:fill="FFFFFF"/>
              </w:rPr>
              <w:pPrChange w:id="5098" w:author="Xuning Wei12232" w:date="2026-07-27T17:41:00Z">
                <w:pPr>
                  <w:jc w:val="both"/>
                </w:pPr>
              </w:pPrChange>
            </w:pPr>
            <w:ins w:id="5099" w:author="Xuning Wei12232" w:date="2026-07-27T17:41: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0C92B44" w14:textId="77777777" w:rsidR="00060BEF" w:rsidRPr="004634A5" w:rsidRDefault="00060BEF">
            <w:pPr>
              <w:rPr>
                <w:ins w:id="5100" w:author="Xuning Wei12232" w:date="2026-07-27T17:41:00Z"/>
                <w:rFonts w:ascii="Times New Roman" w:eastAsiaTheme="minorEastAsia" w:hAnsi="Times New Roman" w:cs="Times New Roman"/>
                <w:color w:val="auto"/>
                <w:sz w:val="18"/>
                <w:szCs w:val="18"/>
                <w:shd w:val="clear" w:color="auto" w:fill="FFFFFF"/>
                <w:lang w:eastAsia="zh-CN"/>
              </w:rPr>
              <w:pPrChange w:id="5101" w:author="Xuning Wei12232" w:date="2026-07-27T17:41:00Z">
                <w:pPr>
                  <w:jc w:val="both"/>
                </w:pPr>
              </w:pPrChange>
            </w:pPr>
            <w:ins w:id="5102" w:author="Xuning Wei12232" w:date="2026-07-27T17:41:00Z">
              <w:r w:rsidRPr="00032BAE">
                <w:rPr>
                  <w:rFonts w:ascii="Times New Roman" w:hAnsi="Times New Roman" w:cs="Times New Roman"/>
                  <w:color w:val="auto"/>
                  <w:sz w:val="18"/>
                  <w:szCs w:val="18"/>
                  <w:shd w:val="clear" w:color="auto" w:fill="FFFFFF"/>
                </w:rPr>
                <w:t xml:space="preserve">Agitator material: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408D78C4" w14:textId="77777777" w:rsidR="00060BEF" w:rsidRPr="002B446D" w:rsidRDefault="00060BEF">
            <w:pPr>
              <w:rPr>
                <w:ins w:id="5103" w:author="Xuning Wei12232" w:date="2026-07-27T17:41:00Z"/>
                <w:rFonts w:ascii="Times New Roman" w:hAnsi="Times New Roman" w:cs="Times New Roman"/>
                <w:color w:val="0000FF"/>
                <w:sz w:val="18"/>
                <w:szCs w:val="18"/>
                <w:shd w:val="clear" w:color="auto" w:fill="FFFFFF"/>
              </w:rPr>
              <w:pPrChange w:id="5104" w:author="Xuning Wei12232" w:date="2026-07-27T17:41:00Z">
                <w:pPr>
                  <w:jc w:val="both"/>
                </w:pPr>
              </w:pPrChange>
            </w:pPr>
            <w:ins w:id="5105" w:author="Xuning Wei12232" w:date="2026-07-27T17:41: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 xml:space="preserve">tion </w:t>
              </w:r>
              <w:r w:rsidRPr="006F0556">
                <w:rPr>
                  <w:rFonts w:ascii="Times New Roman" w:hAnsi="Times New Roman" w:cs="Times New Roman"/>
                  <w:color w:val="0000FF"/>
                  <w:sz w:val="18"/>
                  <w:szCs w:val="18"/>
                  <w:shd w:val="clear" w:color="auto" w:fill="FFFFFF"/>
                </w:rPr>
                <w:t>pipi</w:t>
              </w:r>
              <w:r w:rsidRPr="006F0556">
                <w:rPr>
                  <w:rFonts w:ascii="Times New Roman" w:hAnsi="Times New Roman" w:cs="Times New Roman"/>
                  <w:color w:val="0000FF"/>
                  <w:sz w:val="18"/>
                  <w:szCs w:val="18"/>
                  <w:shd w:val="pct15" w:color="auto" w:fill="FFFFFF"/>
                </w:rPr>
                <w:t xml:space="preserve">ng: </w:t>
              </w:r>
              <w:proofErr w:type="spellStart"/>
              <w:r w:rsidRPr="006F0556">
                <w:rPr>
                  <w:rFonts w:ascii="Times New Roman" w:hAnsi="Times New Roman" w:cs="Times New Roman"/>
                  <w:color w:val="auto"/>
                  <w:sz w:val="18"/>
                  <w:szCs w:val="18"/>
                  <w:shd w:val="clear" w:color="auto" w:fill="FFFFFF"/>
                </w:rPr>
                <w:t>Ha</w:t>
              </w:r>
              <w:r w:rsidRPr="00AF1C85">
                <w:rPr>
                  <w:rFonts w:ascii="Times New Roman" w:hAnsi="Times New Roman" w:cs="Times New Roman"/>
                  <w:color w:val="auto"/>
                  <w:sz w:val="18"/>
                  <w:szCs w:val="18"/>
                  <w:shd w:val="clear" w:color="auto" w:fill="FFFFFF"/>
                </w:rPr>
                <w:t>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E5EBF5D" w14:textId="77777777" w:rsidR="00060BEF" w:rsidRPr="00032BAE" w:rsidRDefault="00060BEF">
            <w:pPr>
              <w:rPr>
                <w:ins w:id="5106" w:author="Xuning Wei12232" w:date="2026-07-27T17:41:00Z"/>
                <w:rFonts w:ascii="Times New Roman" w:hAnsi="Times New Roman" w:cs="Times New Roman"/>
                <w:color w:val="auto"/>
                <w:sz w:val="18"/>
                <w:szCs w:val="18"/>
                <w:shd w:val="clear" w:color="auto" w:fill="FFFFFF"/>
              </w:rPr>
              <w:pPrChange w:id="5107" w:author="Xuning Wei12232" w:date="2026-07-27T17:41:00Z">
                <w:pPr>
                  <w:jc w:val="both"/>
                </w:pPr>
              </w:pPrChange>
            </w:pPr>
            <w:ins w:id="5108" w:author="Xuning Wei12232" w:date="2026-07-27T17:41:00Z">
              <w:r w:rsidRPr="00032BAE">
                <w:rPr>
                  <w:rFonts w:ascii="Times New Roman" w:hAnsi="Times New Roman" w:cs="Times New Roman"/>
                  <w:color w:val="auto"/>
                  <w:sz w:val="18"/>
                  <w:szCs w:val="18"/>
                  <w:shd w:val="clear" w:color="auto" w:fill="FFFFFF"/>
                </w:rPr>
                <w:t>Sight glass: Glass</w:t>
              </w:r>
            </w:ins>
          </w:p>
          <w:p w14:paraId="63E00EA7" w14:textId="77777777" w:rsidR="00060BEF" w:rsidRPr="00032BAE" w:rsidRDefault="00060BEF">
            <w:pPr>
              <w:rPr>
                <w:ins w:id="5109" w:author="Xuning Wei12232" w:date="2026-07-27T17:41:00Z"/>
                <w:rFonts w:ascii="Times New Roman" w:hAnsi="Times New Roman" w:cs="Times New Roman"/>
                <w:color w:val="auto"/>
                <w:sz w:val="18"/>
                <w:szCs w:val="18"/>
                <w:shd w:val="clear" w:color="auto" w:fill="FFFFFF"/>
              </w:rPr>
              <w:pPrChange w:id="5110" w:author="Xuning Wei12232" w:date="2026-07-27T17:41:00Z">
                <w:pPr>
                  <w:jc w:val="both"/>
                </w:pPr>
              </w:pPrChange>
            </w:pPr>
            <w:ins w:id="5111" w:author="Xuning Wei12232" w:date="2026-07-27T17:41:00Z">
              <w:r w:rsidRPr="00032BAE">
                <w:rPr>
                  <w:rFonts w:ascii="Times New Roman" w:hAnsi="Times New Roman" w:cs="Times New Roman"/>
                  <w:color w:val="auto"/>
                  <w:sz w:val="18"/>
                  <w:szCs w:val="18"/>
                  <w:shd w:val="clear" w:color="auto" w:fill="FFFFFF"/>
                </w:rPr>
                <w:t>Transfer pump material: SS316+PTFE,</w:t>
              </w:r>
            </w:ins>
          </w:p>
          <w:p w14:paraId="259EFB87" w14:textId="77777777" w:rsidR="00060BEF" w:rsidRPr="00032BAE" w:rsidRDefault="00060BEF">
            <w:pPr>
              <w:rPr>
                <w:ins w:id="5112" w:author="Xuning Wei12232" w:date="2026-07-27T17:41:00Z"/>
                <w:rFonts w:ascii="Times New Roman" w:hAnsi="Times New Roman" w:cs="Times New Roman"/>
                <w:color w:val="auto"/>
                <w:sz w:val="18"/>
                <w:szCs w:val="18"/>
                <w:shd w:val="clear" w:color="auto" w:fill="FFFFFF"/>
              </w:rPr>
              <w:pPrChange w:id="5113" w:author="Xuning Wei12232" w:date="2026-07-27T17:41:00Z">
                <w:pPr>
                  <w:jc w:val="both"/>
                </w:pPr>
              </w:pPrChange>
            </w:pPr>
            <w:ins w:id="5114" w:author="Xuning Wei12232" w:date="2026-07-27T17:41: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F24423B" w14:textId="77777777" w:rsidR="00060BEF" w:rsidRPr="00032BAE" w:rsidRDefault="00060BEF">
            <w:pPr>
              <w:rPr>
                <w:ins w:id="5115" w:author="Xuning Wei12232" w:date="2026-07-27T17:41:00Z"/>
                <w:rFonts w:ascii="Times New Roman" w:hAnsi="Times New Roman" w:cs="Times New Roman"/>
                <w:color w:val="auto"/>
                <w:sz w:val="18"/>
                <w:szCs w:val="18"/>
                <w:shd w:val="clear" w:color="auto" w:fill="FFFFFF"/>
              </w:rPr>
              <w:pPrChange w:id="5116" w:author="Xuning Wei12232" w:date="2026-07-27T17:41:00Z">
                <w:pPr>
                  <w:jc w:val="both"/>
                </w:pPr>
              </w:pPrChange>
            </w:pPr>
            <w:ins w:id="5117" w:author="Xuning Wei12232" w:date="2026-07-27T17:41:00Z">
              <w:r w:rsidRPr="00032BAE">
                <w:rPr>
                  <w:rFonts w:ascii="Times New Roman" w:hAnsi="Times New Roman" w:cs="Times New Roman"/>
                  <w:color w:val="auto"/>
                  <w:sz w:val="18"/>
                  <w:szCs w:val="18"/>
                  <w:shd w:val="clear" w:color="auto" w:fill="FFFFFF"/>
                </w:rPr>
                <w:t>Pipeline material: 316L</w:t>
              </w:r>
            </w:ins>
          </w:p>
          <w:p w14:paraId="0D0DC99F" w14:textId="77777777" w:rsidR="00060BEF" w:rsidRPr="004A5B11" w:rsidRDefault="00060BEF">
            <w:pPr>
              <w:rPr>
                <w:ins w:id="5118" w:author="Xuning Wei12232" w:date="2026-07-27T17:41:00Z"/>
                <w:rFonts w:ascii="Times New Roman" w:hAnsi="Times New Roman" w:cs="Times New Roman"/>
                <w:color w:val="FF0000"/>
                <w:sz w:val="18"/>
                <w:szCs w:val="18"/>
                <w:shd w:val="clear" w:color="auto" w:fill="FFFFFF"/>
                <w:rPrChange w:id="5119" w:author="Johan Granander" w:date="2026-07-28T15:02:00Z">
                  <w:rPr>
                    <w:ins w:id="5120" w:author="Xuning Wei12232" w:date="2026-07-27T17:41:00Z"/>
                    <w:rFonts w:ascii="Times New Roman" w:hAnsi="Times New Roman" w:cs="Times New Roman"/>
                    <w:color w:val="FF0000"/>
                    <w:sz w:val="18"/>
                    <w:szCs w:val="18"/>
                    <w:shd w:val="clear" w:color="auto" w:fill="FFFFFF"/>
                    <w:lang w:val="sv-SE"/>
                  </w:rPr>
                </w:rPrChange>
              </w:rPr>
              <w:pPrChange w:id="5121" w:author="Xuning Wei12232" w:date="2026-07-27T17:41:00Z">
                <w:pPr>
                  <w:jc w:val="both"/>
                </w:pPr>
              </w:pPrChange>
            </w:pPr>
            <w:ins w:id="5122" w:author="Xuning Wei12232" w:date="2026-07-27T17:41:00Z">
              <w:r w:rsidRPr="004A5B11">
                <w:rPr>
                  <w:rFonts w:ascii="Times New Roman" w:hAnsi="Times New Roman" w:cs="Times New Roman"/>
                  <w:color w:val="FF0000"/>
                  <w:sz w:val="18"/>
                  <w:szCs w:val="18"/>
                  <w:shd w:val="clear" w:color="auto" w:fill="FFFFFF"/>
                  <w:rPrChange w:id="5123" w:author="Johan Granander" w:date="2026-07-28T15:02: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64FC99B9" w14:textId="77777777" w:rsidR="00060BEF" w:rsidRPr="004A5B11" w:rsidRDefault="00060BEF">
            <w:pPr>
              <w:rPr>
                <w:ins w:id="5124" w:author="Xuning Wei12232" w:date="2026-07-27T17:41:00Z"/>
                <w:rFonts w:ascii="Times New Roman" w:hAnsi="Times New Roman" w:cs="Times New Roman"/>
                <w:color w:val="auto"/>
                <w:sz w:val="18"/>
                <w:szCs w:val="18"/>
                <w:shd w:val="clear" w:color="auto" w:fill="FFFFFF"/>
                <w:rPrChange w:id="5125" w:author="Johan Granander" w:date="2026-07-28T15:02:00Z">
                  <w:rPr>
                    <w:ins w:id="5126" w:author="Xuning Wei12232" w:date="2026-07-27T17:41:00Z"/>
                    <w:rFonts w:ascii="Times New Roman" w:hAnsi="Times New Roman" w:cs="Times New Roman"/>
                    <w:color w:val="auto"/>
                    <w:sz w:val="18"/>
                    <w:szCs w:val="18"/>
                    <w:shd w:val="clear" w:color="auto" w:fill="FFFFFF"/>
                    <w:lang w:val="sv-SE"/>
                  </w:rPr>
                </w:rPrChange>
              </w:rPr>
              <w:pPrChange w:id="5127" w:author="Xuning Wei12232" w:date="2026-07-27T17:41:00Z">
                <w:pPr>
                  <w:jc w:val="both"/>
                </w:pPr>
              </w:pPrChange>
            </w:pPr>
            <w:ins w:id="5128" w:author="Xuning Wei12232" w:date="2026-07-27T17:41:00Z">
              <w:r w:rsidRPr="004A5B11">
                <w:rPr>
                  <w:rFonts w:ascii="Times New Roman" w:hAnsi="Times New Roman" w:cs="Times New Roman"/>
                  <w:color w:val="auto"/>
                  <w:sz w:val="18"/>
                  <w:szCs w:val="18"/>
                  <w:shd w:val="clear" w:color="auto" w:fill="FFFFFF"/>
                  <w:rPrChange w:id="5129" w:author="Johan Granander" w:date="2026-07-28T15:02:00Z">
                    <w:rPr>
                      <w:rFonts w:ascii="Times New Roman" w:hAnsi="Times New Roman" w:cs="Times New Roman"/>
                      <w:color w:val="auto"/>
                      <w:sz w:val="18"/>
                      <w:szCs w:val="18"/>
                      <w:shd w:val="clear" w:color="auto" w:fill="FFFFFF"/>
                      <w:lang w:val="sv-SE"/>
                    </w:rPr>
                  </w:rPrChange>
                </w:rPr>
                <w:t>Mass flow meter: SS</w:t>
              </w:r>
            </w:ins>
          </w:p>
          <w:p w14:paraId="49A23A8E" w14:textId="77777777" w:rsidR="00060BEF" w:rsidRPr="00032BAE" w:rsidRDefault="00060BEF">
            <w:pPr>
              <w:rPr>
                <w:ins w:id="5130" w:author="Xuning Wei12232" w:date="2026-07-27T17:41:00Z"/>
                <w:rFonts w:ascii="Times New Roman" w:hAnsi="Times New Roman" w:cs="Times New Roman"/>
                <w:b/>
                <w:color w:val="auto"/>
                <w:sz w:val="18"/>
                <w:szCs w:val="18"/>
                <w:shd w:val="clear" w:color="auto" w:fill="FFFFFF"/>
              </w:rPr>
              <w:pPrChange w:id="5131" w:author="Xuning Wei12232" w:date="2026-07-27T17:41:00Z">
                <w:pPr>
                  <w:jc w:val="both"/>
                </w:pPr>
              </w:pPrChange>
            </w:pPr>
            <w:ins w:id="5132" w:author="Xuning Wei12232" w:date="2026-07-27T17:41:00Z">
              <w:r w:rsidRPr="00032BAE">
                <w:rPr>
                  <w:rFonts w:ascii="Times New Roman" w:hAnsi="Times New Roman" w:cs="Times New Roman"/>
                  <w:color w:val="auto"/>
                  <w:sz w:val="18"/>
                  <w:szCs w:val="18"/>
                  <w:shd w:val="clear" w:color="auto" w:fill="FFFFFF"/>
                </w:rPr>
                <w:t>Valve material: 304 &amp; 316L</w:t>
              </w:r>
            </w:ins>
          </w:p>
          <w:p w14:paraId="6FAD2616" w14:textId="77777777" w:rsidR="00060BEF" w:rsidRPr="00032BAE" w:rsidRDefault="00060BEF">
            <w:pPr>
              <w:rPr>
                <w:ins w:id="5133" w:author="Xuning Wei12232" w:date="2026-07-27T17:41:00Z"/>
                <w:rFonts w:ascii="Times New Roman" w:eastAsiaTheme="minorEastAsia" w:hAnsi="Times New Roman" w:cs="Times New Roman"/>
                <w:color w:val="auto"/>
                <w:sz w:val="18"/>
                <w:szCs w:val="18"/>
                <w:shd w:val="clear" w:color="auto" w:fill="FFFFFF"/>
                <w:lang w:eastAsia="zh-CN"/>
              </w:rPr>
              <w:pPrChange w:id="5134" w:author="Xuning Wei12232" w:date="2026-07-27T17:41:00Z">
                <w:pPr>
                  <w:jc w:val="both"/>
                </w:pPr>
              </w:pPrChange>
            </w:pPr>
            <w:ins w:id="5135" w:author="Xuning Wei12232" w:date="2026-07-27T17:41: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609B054A" w14:textId="77777777" w:rsidR="00060BEF" w:rsidRDefault="00060BEF">
            <w:pPr>
              <w:rPr>
                <w:ins w:id="5136" w:author="Xuning Wei12232" w:date="2026-07-27T17:41:00Z"/>
                <w:rFonts w:ascii="Times New Roman" w:hAnsi="Times New Roman" w:cs="Times New Roman"/>
                <w:color w:val="auto"/>
                <w:sz w:val="18"/>
                <w:szCs w:val="18"/>
                <w:shd w:val="clear" w:color="auto" w:fill="FFFFFF"/>
              </w:rPr>
              <w:pPrChange w:id="5137" w:author="Xuning Wei12232" w:date="2026-07-27T17:41:00Z">
                <w:pPr>
                  <w:jc w:val="both"/>
                </w:pPr>
              </w:pPrChange>
            </w:pPr>
            <w:ins w:id="5138" w:author="Xuning Wei12232" w:date="2026-07-27T17:41:00Z">
              <w:r w:rsidRPr="00032BAE">
                <w:rPr>
                  <w:rFonts w:ascii="Times New Roman" w:hAnsi="Times New Roman" w:cs="Times New Roman"/>
                  <w:color w:val="auto"/>
                  <w:sz w:val="18"/>
                  <w:szCs w:val="18"/>
                  <w:shd w:val="clear" w:color="auto" w:fill="FFFFFF"/>
                </w:rPr>
                <w:t>Waste discharge pump material: SS316+PTFE</w:t>
              </w:r>
            </w:ins>
          </w:p>
          <w:p w14:paraId="01DBA08B" w14:textId="3626C5EB" w:rsidR="00790341" w:rsidRPr="00032BAE" w:rsidDel="000B3418" w:rsidRDefault="00060BEF">
            <w:pPr>
              <w:rPr>
                <w:del w:id="5139" w:author="Xuning Wei12232" w:date="2026-07-27T17:20:00Z"/>
                <w:rFonts w:ascii="Times New Roman" w:hAnsi="Times New Roman" w:cs="Times New Roman"/>
                <w:color w:val="auto"/>
                <w:sz w:val="18"/>
                <w:szCs w:val="18"/>
                <w:shd w:val="clear" w:color="auto" w:fill="FFFFFF"/>
              </w:rPr>
              <w:pPrChange w:id="5140" w:author="Xuning Wei12232" w:date="2026-07-27T17:41:00Z">
                <w:pPr>
                  <w:jc w:val="both"/>
                </w:pPr>
              </w:pPrChange>
            </w:pPr>
            <w:ins w:id="5141" w:author="Xuning Wei12232" w:date="2026-07-27T17:41: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r w:rsidRPr="00FA0EF9">
                <w:rPr>
                  <w:rFonts w:ascii="Times New Roman" w:hAnsi="Times New Roman" w:cs="Times New Roman"/>
                  <w:color w:val="0000FF"/>
                  <w:sz w:val="18"/>
                  <w:szCs w:val="18"/>
                  <w:shd w:val="clear" w:color="auto" w:fill="FFFFFF"/>
                </w:rPr>
                <w:t xml:space="preserve"> </w:t>
              </w:r>
            </w:ins>
            <w:del w:id="5142" w:author="Xuning Wei12232" w:date="2026-07-27T17:20:00Z">
              <w:r w:rsidR="007D4F0A" w:rsidRPr="00032BAE" w:rsidDel="000B3418">
                <w:rPr>
                  <w:rFonts w:ascii="Times New Roman" w:hAnsi="Times New Roman" w:cs="Times New Roman"/>
                  <w:color w:val="auto"/>
                  <w:sz w:val="18"/>
                  <w:szCs w:val="18"/>
                  <w:shd w:val="clear" w:color="auto" w:fill="FFFFFF"/>
                </w:rPr>
                <w:delText>Transfer pump material:SS</w:delText>
              </w:r>
            </w:del>
            <w:ins w:id="5143" w:author="Johan Granander" w:date="2026-05-04T11:49:00Z">
              <w:del w:id="5144" w:author="Xuning Wei12232" w:date="2026-07-27T17:20:00Z">
                <w:r w:rsidR="005472DA" w:rsidRPr="00032BAE" w:rsidDel="000B3418">
                  <w:rPr>
                    <w:rFonts w:ascii="Times New Roman" w:hAnsi="Times New Roman" w:cs="Times New Roman"/>
                    <w:color w:val="auto"/>
                    <w:sz w:val="18"/>
                    <w:szCs w:val="18"/>
                    <w:shd w:val="clear" w:color="auto" w:fill="FFFFFF"/>
                  </w:rPr>
                  <w:delText>material: SS</w:delText>
                </w:r>
              </w:del>
            </w:ins>
            <w:del w:id="5145" w:author="Xuning Wei12232" w:date="2026-07-27T17:20:00Z">
              <w:r w:rsidR="007D4F0A" w:rsidRPr="00032BAE" w:rsidDel="000B3418">
                <w:rPr>
                  <w:rFonts w:ascii="Times New Roman" w:hAnsi="Times New Roman" w:cs="Times New Roman"/>
                  <w:color w:val="auto"/>
                  <w:sz w:val="18"/>
                  <w:szCs w:val="18"/>
                  <w:shd w:val="clear" w:color="auto" w:fill="FFFFFF"/>
                </w:rPr>
                <w:delText>316+PTFE</w:delText>
              </w:r>
            </w:del>
          </w:p>
          <w:p w14:paraId="4FFD077D" w14:textId="72FF997A" w:rsidR="00790341" w:rsidRPr="00032BAE" w:rsidDel="000B3418" w:rsidRDefault="00790341">
            <w:pPr>
              <w:rPr>
                <w:del w:id="5146" w:author="Xuning Wei12232" w:date="2026-07-27T17:20:00Z"/>
                <w:rFonts w:ascii="Times New Roman" w:eastAsia="仿宋_GB2312" w:hAnsi="Times New Roman" w:cs="Times New Roman"/>
                <w:color w:val="auto"/>
                <w:sz w:val="18"/>
                <w:szCs w:val="18"/>
              </w:rPr>
              <w:pPrChange w:id="5147" w:author="Xuning Wei12232" w:date="2026-07-27T17:41:00Z">
                <w:pPr>
                  <w:jc w:val="both"/>
                </w:pPr>
              </w:pPrChange>
            </w:pPr>
            <w:del w:id="5148" w:author="Xuning Wei12232" w:date="2026-07-27T17:20:00Z">
              <w:r w:rsidRPr="00032BAE" w:rsidDel="000B3418">
                <w:rPr>
                  <w:rFonts w:ascii="Times New Roman" w:eastAsia="仿宋_GB2312" w:hAnsi="Times New Roman" w:cs="Times New Roman"/>
                  <w:color w:val="auto"/>
                  <w:sz w:val="18"/>
                  <w:szCs w:val="18"/>
                </w:rPr>
                <w:delText>Charging line</w:delText>
              </w:r>
              <w:r w:rsidR="000B34F5" w:rsidRPr="00032BAE" w:rsidDel="000B3418">
                <w:rPr>
                  <w:rFonts w:ascii="Times New Roman" w:eastAsia="仿宋_GB2312" w:hAnsi="Times New Roman" w:cs="Times New Roman"/>
                  <w:color w:val="auto"/>
                  <w:sz w:val="18"/>
                  <w:szCs w:val="18"/>
                </w:rPr>
                <w:delText>: SS</w:delText>
              </w:r>
            </w:del>
          </w:p>
          <w:p w14:paraId="357640FB" w14:textId="48A2DDF3" w:rsidR="00E95C64" w:rsidRPr="004A5B11" w:rsidDel="000B3418" w:rsidRDefault="00E95C64">
            <w:pPr>
              <w:rPr>
                <w:del w:id="5149" w:author="Xuning Wei12232" w:date="2026-07-27T17:20:00Z"/>
                <w:rFonts w:ascii="Times New Roman" w:eastAsia="仿宋_GB2312" w:hAnsi="Times New Roman" w:cs="Times New Roman"/>
                <w:color w:val="auto"/>
                <w:sz w:val="18"/>
                <w:szCs w:val="18"/>
                <w:lang w:val="en-IE"/>
                <w:rPrChange w:id="5150" w:author="Johan Granander" w:date="2026-07-28T15:02:00Z">
                  <w:rPr>
                    <w:del w:id="5151" w:author="Xuning Wei12232" w:date="2026-07-27T17:20:00Z"/>
                    <w:rFonts w:ascii="Times New Roman" w:eastAsia="仿宋_GB2312" w:hAnsi="Times New Roman" w:cs="Times New Roman"/>
                    <w:color w:val="auto"/>
                    <w:sz w:val="18"/>
                    <w:szCs w:val="18"/>
                  </w:rPr>
                </w:rPrChange>
              </w:rPr>
              <w:pPrChange w:id="5152" w:author="Xuning Wei12232" w:date="2026-07-27T17:41:00Z">
                <w:pPr>
                  <w:jc w:val="both"/>
                </w:pPr>
              </w:pPrChange>
            </w:pPr>
            <w:del w:id="5153" w:author="Xuning Wei12232" w:date="2026-07-27T17:20:00Z">
              <w:r w:rsidRPr="004A5B11" w:rsidDel="000B3418">
                <w:rPr>
                  <w:rFonts w:ascii="Times New Roman" w:hAnsi="Times New Roman" w:cs="Times New Roman"/>
                  <w:color w:val="auto"/>
                  <w:sz w:val="18"/>
                  <w:szCs w:val="18"/>
                  <w:shd w:val="clear" w:color="auto" w:fill="FFFFFF"/>
                  <w:lang w:val="en-IE"/>
                  <w:rPrChange w:id="5154" w:author="Johan Granander" w:date="2026-07-28T15:02:00Z">
                    <w:rPr>
                      <w:rFonts w:ascii="Times New Roman" w:hAnsi="Times New Roman" w:cs="Times New Roman"/>
                      <w:color w:val="auto"/>
                      <w:sz w:val="18"/>
                      <w:szCs w:val="18"/>
                      <w:shd w:val="clear" w:color="auto" w:fill="FFFFFF"/>
                    </w:rPr>
                  </w:rPrChange>
                </w:rPr>
                <w:delText xml:space="preserve">Gasket: </w:delText>
              </w:r>
              <w:r w:rsidR="000B34F5" w:rsidRPr="004A5B11" w:rsidDel="000B3418">
                <w:rPr>
                  <w:rFonts w:ascii="Times New Roman" w:eastAsia="仿宋_GB2312" w:hAnsi="Times New Roman" w:cs="Times New Roman"/>
                  <w:color w:val="auto"/>
                  <w:sz w:val="18"/>
                  <w:szCs w:val="18"/>
                  <w:lang w:val="en-IE"/>
                  <w:rPrChange w:id="5155" w:author="Johan Granander" w:date="2026-07-28T15:02:00Z">
                    <w:rPr>
                      <w:rFonts w:ascii="Times New Roman" w:eastAsia="仿宋_GB2312" w:hAnsi="Times New Roman" w:cs="Times New Roman"/>
                      <w:color w:val="auto"/>
                      <w:sz w:val="18"/>
                      <w:szCs w:val="18"/>
                    </w:rPr>
                  </w:rPrChange>
                </w:rPr>
                <w:delText>PTFE</w:delText>
              </w:r>
            </w:del>
          </w:p>
          <w:p w14:paraId="0A945B61" w14:textId="61DD1B64" w:rsidR="00790341" w:rsidRPr="004A5B11" w:rsidDel="000B3418" w:rsidRDefault="00790341">
            <w:pPr>
              <w:rPr>
                <w:del w:id="5156" w:author="Xuning Wei12232" w:date="2026-07-27T17:20:00Z"/>
                <w:rFonts w:ascii="Times New Roman" w:hAnsi="Times New Roman" w:cs="Times New Roman"/>
                <w:color w:val="auto"/>
                <w:sz w:val="18"/>
                <w:szCs w:val="18"/>
                <w:shd w:val="clear" w:color="auto" w:fill="FFFFFF"/>
                <w:lang w:val="en-IE"/>
                <w:rPrChange w:id="5157" w:author="Johan Granander" w:date="2026-07-28T15:02:00Z">
                  <w:rPr>
                    <w:del w:id="5158" w:author="Xuning Wei12232" w:date="2026-07-27T17:20:00Z"/>
                    <w:rFonts w:ascii="Times New Roman" w:hAnsi="Times New Roman" w:cs="Times New Roman"/>
                    <w:color w:val="auto"/>
                    <w:sz w:val="18"/>
                    <w:szCs w:val="18"/>
                    <w:shd w:val="clear" w:color="auto" w:fill="FFFFFF"/>
                  </w:rPr>
                </w:rPrChange>
              </w:rPr>
              <w:pPrChange w:id="5159" w:author="Xuning Wei12232" w:date="2026-07-27T17:41:00Z">
                <w:pPr>
                  <w:jc w:val="both"/>
                </w:pPr>
              </w:pPrChange>
            </w:pPr>
            <w:del w:id="5160" w:author="Xuning Wei12232" w:date="2026-07-27T17:20:00Z">
              <w:r w:rsidRPr="004A5B11" w:rsidDel="000B3418">
                <w:rPr>
                  <w:rFonts w:ascii="Times New Roman" w:hAnsi="Times New Roman" w:cs="Times New Roman"/>
                  <w:color w:val="auto"/>
                  <w:sz w:val="18"/>
                  <w:szCs w:val="18"/>
                  <w:shd w:val="clear" w:color="auto" w:fill="FFFFFF"/>
                  <w:lang w:val="en-IE"/>
                  <w:rPrChange w:id="5161" w:author="Johan Granander" w:date="2026-07-28T15:02:00Z">
                    <w:rPr>
                      <w:rFonts w:ascii="Times New Roman" w:hAnsi="Times New Roman" w:cs="Times New Roman"/>
                      <w:color w:val="auto"/>
                      <w:sz w:val="18"/>
                      <w:szCs w:val="18"/>
                      <w:shd w:val="clear" w:color="auto" w:fill="FFFFFF"/>
                    </w:rPr>
                  </w:rPrChange>
                </w:rPr>
                <w:delText>Sight glass:</w:delText>
              </w:r>
              <w:r w:rsidR="000B34F5" w:rsidRPr="004A5B11" w:rsidDel="000B3418">
                <w:rPr>
                  <w:rFonts w:ascii="Times New Roman" w:hAnsi="Times New Roman" w:cs="Times New Roman"/>
                  <w:color w:val="auto"/>
                  <w:sz w:val="18"/>
                  <w:szCs w:val="18"/>
                  <w:shd w:val="clear" w:color="auto" w:fill="FFFFFF"/>
                  <w:lang w:val="en-IE"/>
                  <w:rPrChange w:id="5162" w:author="Johan Granander" w:date="2026-07-28T15:02:00Z">
                    <w:rPr>
                      <w:rFonts w:ascii="Times New Roman" w:hAnsi="Times New Roman" w:cs="Times New Roman"/>
                      <w:color w:val="auto"/>
                      <w:sz w:val="18"/>
                      <w:szCs w:val="18"/>
                      <w:shd w:val="clear" w:color="auto" w:fill="FFFFFF"/>
                    </w:rPr>
                  </w:rPrChange>
                </w:rPr>
                <w:delText xml:space="preserve"> Glass</w:delText>
              </w:r>
            </w:del>
          </w:p>
          <w:p w14:paraId="3080E517" w14:textId="2F9CA992" w:rsidR="00790341" w:rsidRPr="004A5B11" w:rsidDel="000B3418" w:rsidRDefault="00790341">
            <w:pPr>
              <w:rPr>
                <w:del w:id="5163" w:author="Xuning Wei12232" w:date="2026-07-27T17:20:00Z"/>
                <w:rFonts w:ascii="Times New Roman" w:eastAsia="仿宋_GB2312" w:hAnsi="Times New Roman" w:cs="Times New Roman"/>
                <w:color w:val="auto"/>
                <w:sz w:val="18"/>
                <w:szCs w:val="18"/>
                <w:lang w:val="en-IE"/>
                <w:rPrChange w:id="5164" w:author="Johan Granander" w:date="2026-07-28T15:02:00Z">
                  <w:rPr>
                    <w:del w:id="5165" w:author="Xuning Wei12232" w:date="2026-07-27T17:20:00Z"/>
                    <w:rFonts w:ascii="Times New Roman" w:eastAsia="仿宋_GB2312" w:hAnsi="Times New Roman" w:cs="Times New Roman"/>
                    <w:color w:val="auto"/>
                    <w:sz w:val="18"/>
                    <w:szCs w:val="18"/>
                  </w:rPr>
                </w:rPrChange>
              </w:rPr>
              <w:pPrChange w:id="5166" w:author="Xuning Wei12232" w:date="2026-07-27T17:41:00Z">
                <w:pPr>
                  <w:jc w:val="both"/>
                </w:pPr>
              </w:pPrChange>
            </w:pPr>
            <w:del w:id="5167" w:author="Xuning Wei12232" w:date="2026-07-27T17:20:00Z">
              <w:r w:rsidRPr="004A5B11" w:rsidDel="000B3418">
                <w:rPr>
                  <w:rFonts w:ascii="Times New Roman" w:hAnsi="Times New Roman" w:cs="Times New Roman"/>
                  <w:color w:val="auto"/>
                  <w:sz w:val="18"/>
                  <w:szCs w:val="18"/>
                  <w:shd w:val="clear" w:color="auto" w:fill="FFFFFF"/>
                  <w:lang w:val="en-IE"/>
                  <w:rPrChange w:id="5168" w:author="Johan Granander" w:date="2026-07-28T15:02:00Z">
                    <w:rPr>
                      <w:rFonts w:ascii="Times New Roman" w:hAnsi="Times New Roman" w:cs="Times New Roman"/>
                      <w:color w:val="auto"/>
                      <w:sz w:val="18"/>
                      <w:szCs w:val="18"/>
                      <w:shd w:val="clear" w:color="auto" w:fill="FFFFFF"/>
                    </w:rPr>
                  </w:rPrChange>
                </w:rPr>
                <w:delText>Valve</w:delText>
              </w:r>
              <w:r w:rsidR="0017084A" w:rsidRPr="004A5B11" w:rsidDel="000B3418">
                <w:rPr>
                  <w:rFonts w:ascii="Times New Roman" w:hAnsi="Times New Roman" w:cs="Times New Roman"/>
                  <w:color w:val="auto"/>
                  <w:sz w:val="18"/>
                  <w:szCs w:val="18"/>
                  <w:shd w:val="clear" w:color="auto" w:fill="FFFFFF"/>
                  <w:lang w:val="en-IE"/>
                  <w:rPrChange w:id="5169" w:author="Johan Granander" w:date="2026-07-28T15:02:00Z">
                    <w:rPr>
                      <w:rFonts w:ascii="Times New Roman" w:hAnsi="Times New Roman" w:cs="Times New Roman"/>
                      <w:color w:val="auto"/>
                      <w:sz w:val="18"/>
                      <w:szCs w:val="18"/>
                      <w:shd w:val="clear" w:color="auto" w:fill="FFFFFF"/>
                    </w:rPr>
                  </w:rPrChange>
                </w:rPr>
                <w:delText>:</w:delText>
              </w:r>
              <w:r w:rsidR="000B34F5" w:rsidRPr="004A5B11" w:rsidDel="000B3418">
                <w:rPr>
                  <w:rFonts w:ascii="Times New Roman" w:eastAsia="仿宋_GB2312" w:hAnsi="Times New Roman" w:cs="Times New Roman"/>
                  <w:color w:val="auto"/>
                  <w:sz w:val="18"/>
                  <w:szCs w:val="18"/>
                  <w:lang w:val="en-IE"/>
                  <w:rPrChange w:id="5170" w:author="Johan Granander" w:date="2026-07-28T15:02:00Z">
                    <w:rPr>
                      <w:rFonts w:ascii="Times New Roman" w:eastAsia="仿宋_GB2312" w:hAnsi="Times New Roman" w:cs="Times New Roman"/>
                      <w:color w:val="auto"/>
                      <w:sz w:val="18"/>
                      <w:szCs w:val="18"/>
                    </w:rPr>
                  </w:rPrChange>
                </w:rPr>
                <w:delText xml:space="preserve"> 316L</w:delText>
              </w:r>
            </w:del>
          </w:p>
          <w:p w14:paraId="0B0B7B03" w14:textId="0A7EF55C" w:rsidR="00790341" w:rsidDel="000B3418" w:rsidRDefault="00790341">
            <w:pPr>
              <w:rPr>
                <w:del w:id="5171" w:author="Xuning Wei12232" w:date="2026-07-27T17:20:00Z"/>
                <w:rFonts w:ascii="Times New Roman" w:hAnsi="Times New Roman" w:cs="Times New Roman"/>
                <w:color w:val="auto"/>
                <w:sz w:val="18"/>
                <w:szCs w:val="18"/>
                <w:shd w:val="clear" w:color="auto" w:fill="FFFFFF"/>
              </w:rPr>
              <w:pPrChange w:id="5172" w:author="Xuning Wei12232" w:date="2026-07-27T17:41:00Z">
                <w:pPr>
                  <w:jc w:val="both"/>
                </w:pPr>
              </w:pPrChange>
            </w:pPr>
            <w:del w:id="5173" w:author="Xuning Wei12232" w:date="2026-07-27T17:20: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w:delText>
              </w:r>
              <w:r w:rsidR="00161EA5" w:rsidRPr="00032BAE" w:rsidDel="000B3418">
                <w:rPr>
                  <w:rFonts w:ascii="Times New Roman" w:hAnsi="Times New Roman" w:cs="Times New Roman"/>
                  <w:color w:val="auto"/>
                  <w:sz w:val="18"/>
                  <w:szCs w:val="18"/>
                  <w:shd w:val="clear" w:color="auto" w:fill="FFFFFF"/>
                </w:rPr>
                <w:delText>C-276</w:delText>
              </w:r>
            </w:del>
          </w:p>
          <w:p w14:paraId="56666541" w14:textId="285DB45B" w:rsidR="00C65197" w:rsidRPr="004634A5" w:rsidDel="000B3418" w:rsidRDefault="00C65197">
            <w:pPr>
              <w:rPr>
                <w:del w:id="5174" w:author="Xuning Wei12232" w:date="2026-07-27T17:20:00Z"/>
                <w:rFonts w:ascii="Times New Roman" w:eastAsiaTheme="minorEastAsia" w:hAnsi="Times New Roman" w:cs="Times New Roman"/>
                <w:color w:val="auto"/>
                <w:sz w:val="18"/>
                <w:szCs w:val="18"/>
                <w:shd w:val="clear" w:color="auto" w:fill="FFFFFF"/>
                <w:lang w:eastAsia="zh-CN"/>
              </w:rPr>
              <w:pPrChange w:id="5175" w:author="Xuning Wei12232" w:date="2026-07-27T17:41:00Z">
                <w:pPr>
                  <w:jc w:val="both"/>
                </w:pPr>
              </w:pPrChange>
            </w:pPr>
            <w:del w:id="5176" w:author="Xuning Wei12232" w:date="2026-07-27T17:20:00Z">
              <w:r w:rsidRPr="002B446D" w:rsidDel="000B3418">
                <w:rPr>
                  <w:rFonts w:ascii="Times New Roman" w:hAnsi="Times New Roman" w:cs="Times New Roman"/>
                  <w:color w:val="0000FF"/>
                  <w:sz w:val="18"/>
                  <w:szCs w:val="18"/>
                  <w:shd w:val="clear" w:color="auto" w:fill="FFFFFF"/>
                </w:rPr>
                <w:delText>Sieve plate: HC-22</w:delText>
              </w:r>
            </w:del>
          </w:p>
          <w:p w14:paraId="0C444725" w14:textId="1C209777" w:rsidR="006F51C6" w:rsidRPr="002B446D" w:rsidDel="000B3418" w:rsidRDefault="006F51C6">
            <w:pPr>
              <w:rPr>
                <w:del w:id="5177" w:author="Xuning Wei12232" w:date="2026-07-27T17:20:00Z"/>
                <w:rFonts w:ascii="Times New Roman" w:hAnsi="Times New Roman" w:cs="Times New Roman"/>
                <w:color w:val="0000FF"/>
                <w:sz w:val="18"/>
                <w:szCs w:val="18"/>
                <w:shd w:val="clear" w:color="auto" w:fill="FFFFFF"/>
              </w:rPr>
              <w:pPrChange w:id="5178" w:author="Xuning Wei12232" w:date="2026-07-27T17:41:00Z">
                <w:pPr>
                  <w:jc w:val="both"/>
                </w:pPr>
              </w:pPrChange>
            </w:pPr>
            <w:del w:id="5179" w:author="Xuning Wei12232" w:date="2026-07-27T17:20:00Z">
              <w:r w:rsidRPr="002B446D" w:rsidDel="000B3418">
                <w:rPr>
                  <w:rFonts w:ascii="Times New Roman" w:hAnsi="Times New Roman" w:cs="Times New Roman"/>
                  <w:color w:val="0000FF"/>
                  <w:sz w:val="18"/>
                  <w:szCs w:val="18"/>
                  <w:shd w:val="clear" w:color="auto" w:fill="FFFFFF"/>
                </w:rPr>
                <w:delText>N</w:delText>
              </w:r>
              <w:r w:rsidRPr="006F51C6" w:rsidDel="000B3418">
                <w:rPr>
                  <w:rFonts w:ascii="Times New Roman" w:hAnsi="Times New Roman" w:cs="Times New Roman"/>
                  <w:color w:val="0000FF"/>
                  <w:sz w:val="18"/>
                  <w:szCs w:val="18"/>
                  <w:shd w:val="clear" w:color="auto" w:fill="FFFFFF"/>
                </w:rPr>
                <w:delText xml:space="preserve">itrogen distribution </w:delText>
              </w:r>
              <w:r w:rsidRPr="00D50A35" w:rsidDel="000B3418">
                <w:rPr>
                  <w:rFonts w:ascii="Times New Roman" w:hAnsi="Times New Roman" w:cs="Times New Roman"/>
                  <w:color w:val="0000FF"/>
                  <w:sz w:val="18"/>
                  <w:szCs w:val="18"/>
                  <w:rPrChange w:id="5180" w:author="Johan Granander" w:date="2026-05-27T19:38:00Z">
                    <w:rPr>
                      <w:rFonts w:ascii="Times New Roman" w:hAnsi="Times New Roman" w:cs="Times New Roman"/>
                      <w:color w:val="0000FF"/>
                      <w:sz w:val="18"/>
                      <w:szCs w:val="18"/>
                      <w:shd w:val="clear" w:color="auto" w:fill="FFFFFF"/>
                    </w:rPr>
                  </w:rPrChange>
                </w:rPr>
                <w:delText>pipi</w:delText>
              </w:r>
              <w:r w:rsidRPr="00D50A35" w:rsidDel="000B3418">
                <w:rPr>
                  <w:rFonts w:ascii="Times New Roman" w:hAnsi="Times New Roman" w:cs="Times New Roman"/>
                  <w:color w:val="0000FF"/>
                  <w:sz w:val="18"/>
                  <w:szCs w:val="18"/>
                  <w:rPrChange w:id="5181" w:author="Johan Granander" w:date="2026-05-27T19:38:00Z">
                    <w:rPr>
                      <w:rFonts w:ascii="Times New Roman" w:hAnsi="Times New Roman" w:cs="Times New Roman"/>
                      <w:color w:val="0000FF"/>
                      <w:sz w:val="18"/>
                      <w:szCs w:val="18"/>
                      <w:shd w:val="pct15" w:color="auto" w:fill="FFFFFF"/>
                    </w:rPr>
                  </w:rPrChange>
                </w:rPr>
                <w:delText>ng: C-276</w:delText>
              </w:r>
            </w:del>
          </w:p>
          <w:p w14:paraId="459167A4" w14:textId="7619B829" w:rsidR="00E95C64" w:rsidRPr="00032BAE" w:rsidDel="000B3418" w:rsidRDefault="00E95C64">
            <w:pPr>
              <w:rPr>
                <w:del w:id="5182" w:author="Xuning Wei12232" w:date="2026-07-27T17:20:00Z"/>
                <w:rFonts w:ascii="Times New Roman" w:hAnsi="Times New Roman" w:cs="Times New Roman"/>
                <w:color w:val="auto"/>
                <w:sz w:val="18"/>
                <w:szCs w:val="18"/>
                <w:shd w:val="clear" w:color="auto" w:fill="FFFFFF"/>
              </w:rPr>
              <w:pPrChange w:id="5183" w:author="Xuning Wei12232" w:date="2026-07-27T17:41:00Z">
                <w:pPr>
                  <w:jc w:val="both"/>
                </w:pPr>
              </w:pPrChange>
            </w:pPr>
            <w:del w:id="5184" w:author="Xuning Wei12232" w:date="2026-07-27T17:20:00Z">
              <w:r w:rsidRPr="00032BAE" w:rsidDel="000B3418">
                <w:rPr>
                  <w:rFonts w:ascii="Times New Roman" w:hAnsi="Times New Roman" w:cs="Times New Roman"/>
                  <w:color w:val="auto"/>
                  <w:sz w:val="18"/>
                  <w:szCs w:val="18"/>
                  <w:shd w:val="clear" w:color="auto" w:fill="FFFFFF"/>
                </w:rPr>
                <w:delText>Sampling pipeline:</w:delText>
              </w:r>
              <w:r w:rsidR="0017084A" w:rsidRPr="00032BAE" w:rsidDel="000B3418">
                <w:rPr>
                  <w:rFonts w:ascii="Times New Roman" w:hAnsi="Times New Roman" w:cs="Times New Roman"/>
                  <w:color w:val="auto"/>
                  <w:sz w:val="18"/>
                  <w:szCs w:val="18"/>
                  <w:shd w:val="clear" w:color="auto" w:fill="FFFFFF"/>
                </w:rPr>
                <w:delText xml:space="preserve"> </w:delText>
              </w:r>
              <w:r w:rsidRPr="00032BAE" w:rsidDel="000B3418">
                <w:rPr>
                  <w:rFonts w:ascii="Times New Roman" w:hAnsi="Times New Roman" w:cs="Times New Roman"/>
                  <w:color w:val="auto"/>
                  <w:sz w:val="18"/>
                  <w:szCs w:val="18"/>
                  <w:shd w:val="clear" w:color="auto" w:fill="FFFFFF"/>
                </w:rPr>
                <w:delText xml:space="preserve">SS </w:delText>
              </w:r>
            </w:del>
          </w:p>
          <w:p w14:paraId="169CFF04" w14:textId="53BAF24E" w:rsidR="00790341" w:rsidRPr="00032BAE" w:rsidRDefault="00C95E3D">
            <w:pPr>
              <w:rPr>
                <w:rFonts w:ascii="Times New Roman" w:hAnsi="Times New Roman" w:cs="Times New Roman"/>
                <w:color w:val="auto"/>
                <w:sz w:val="18"/>
                <w:szCs w:val="18"/>
                <w:shd w:val="clear" w:color="auto" w:fill="FFFFFF"/>
              </w:rPr>
              <w:pPrChange w:id="5185" w:author="Xuning Wei12232" w:date="2026-07-27T17:41:00Z">
                <w:pPr>
                  <w:jc w:val="both"/>
                </w:pPr>
              </w:pPrChange>
            </w:pPr>
            <w:del w:id="5186" w:author="Xuning Wei12232" w:date="2026-07-27T17:20: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vAlign w:val="center"/>
            <w:tcPrChange w:id="5187" w:author="Xuning Wei12232" w:date="2026-07-27T18:11:00Z">
              <w:tcPr>
                <w:tcW w:w="388" w:type="pct"/>
                <w:gridSpan w:val="4"/>
                <w:vMerge w:val="restart"/>
                <w:vAlign w:val="center"/>
              </w:tcPr>
            </w:tcPrChange>
          </w:tcPr>
          <w:p w14:paraId="1FEFF759" w14:textId="77777777" w:rsidR="00364505" w:rsidRPr="00032BAE" w:rsidRDefault="00364505"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5188" w:author="Xuning Wei12232" w:date="2026-07-27T18:11:00Z">
              <w:tcPr>
                <w:tcW w:w="354" w:type="pct"/>
                <w:gridSpan w:val="3"/>
                <w:vMerge w:val="restart"/>
                <w:shd w:val="clear" w:color="auto" w:fill="FFFFFF" w:themeFill="background1"/>
                <w:vAlign w:val="center"/>
              </w:tcPr>
            </w:tcPrChange>
          </w:tcPr>
          <w:p w14:paraId="53F0E254" w14:textId="77777777" w:rsidR="00364505" w:rsidRPr="00032BAE" w:rsidRDefault="00364505"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5189" w:author="Xuning Wei12232" w:date="2026-07-27T18:11:00Z">
              <w:tcPr>
                <w:tcW w:w="322" w:type="pct"/>
                <w:gridSpan w:val="3"/>
                <w:vAlign w:val="center"/>
              </w:tcPr>
            </w:tcPrChange>
          </w:tcPr>
          <w:p w14:paraId="5B2797EA" w14:textId="5AEE3F20" w:rsidR="00364505"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89797468"/>
                <w14:checkbox>
                  <w14:checked w14:val="1"/>
                  <w14:checkedState w14:val="2612" w14:font="MS Gothic"/>
                  <w14:uncheckedState w14:val="2610" w14:font="MS Gothic"/>
                </w14:checkbox>
              </w:sdtPr>
              <w:sdtEndPr/>
              <w:sdtContent>
                <w:r w:rsidR="00364505" w:rsidRPr="00032BAE">
                  <w:rPr>
                    <w:rFonts w:ascii="Segoe UI Symbol" w:eastAsia="MS Gothic" w:hAnsi="Segoe UI Symbol" w:cs="Segoe UI Symbol"/>
                    <w:color w:val="auto"/>
                    <w:sz w:val="18"/>
                    <w:szCs w:val="18"/>
                  </w:rPr>
                  <w:t>☒</w:t>
                </w:r>
              </w:sdtContent>
            </w:sdt>
            <w:r w:rsidR="00364505" w:rsidRPr="00032BAE">
              <w:rPr>
                <w:rFonts w:ascii="Times New Roman" w:eastAsia="仿宋_GB2312" w:hAnsi="Times New Roman" w:cs="Times New Roman"/>
                <w:color w:val="auto"/>
                <w:sz w:val="18"/>
                <w:szCs w:val="18"/>
              </w:rPr>
              <w:t>Yes</w:t>
            </w:r>
          </w:p>
        </w:tc>
        <w:tc>
          <w:tcPr>
            <w:tcW w:w="638" w:type="pct"/>
            <w:vAlign w:val="center"/>
            <w:tcPrChange w:id="5190" w:author="Xuning Wei12232" w:date="2026-07-27T18:11:00Z">
              <w:tcPr>
                <w:tcW w:w="733" w:type="pct"/>
                <w:gridSpan w:val="3"/>
                <w:vAlign w:val="center"/>
              </w:tcPr>
            </w:tcPrChange>
          </w:tcPr>
          <w:p w14:paraId="18FBDF53" w14:textId="77777777" w:rsidR="00364505"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93905663"/>
                <w14:checkbox>
                  <w14:checked w14:val="0"/>
                  <w14:checkedState w14:val="2612" w14:font="MS Gothic"/>
                  <w14:uncheckedState w14:val="2610" w14:font="MS Gothic"/>
                </w14:checkbox>
              </w:sdtPr>
              <w:sdtEndPr/>
              <w:sdtContent>
                <w:r w:rsidR="00364505" w:rsidRPr="00032BAE">
                  <w:rPr>
                    <w:rFonts w:ascii="Segoe UI Symbol" w:eastAsia="仿宋_GB2312" w:hAnsi="Segoe UI Symbol" w:cs="Segoe UI Symbol"/>
                    <w:color w:val="auto"/>
                    <w:sz w:val="18"/>
                    <w:szCs w:val="18"/>
                  </w:rPr>
                  <w:t>☐</w:t>
                </w:r>
              </w:sdtContent>
            </w:sdt>
            <w:r w:rsidR="00364505"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5191" w:author="Xuning Wei12232" w:date="2026-07-27T18:11:00Z">
              <w:tcPr>
                <w:tcW w:w="654" w:type="pct"/>
                <w:vMerge w:val="restart"/>
                <w:vAlign w:val="center"/>
              </w:tcPr>
            </w:tcPrChange>
          </w:tcPr>
          <w:p w14:paraId="24DF25C8" w14:textId="77777777" w:rsidR="00364505"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064451096"/>
                <w14:checkbox>
                  <w14:checked w14:val="0"/>
                  <w14:checkedState w14:val="2612" w14:font="MS Gothic"/>
                  <w14:uncheckedState w14:val="2610" w14:font="MS Gothic"/>
                </w14:checkbox>
              </w:sdtPr>
              <w:sdtEndPr/>
              <w:sdtContent>
                <w:r w:rsidR="00364505" w:rsidRPr="00032BAE">
                  <w:rPr>
                    <w:rFonts w:ascii="Segoe UI Symbol" w:eastAsia="MS Gothic" w:hAnsi="Segoe UI Symbol" w:cs="Segoe UI Symbol"/>
                    <w:b/>
                    <w:color w:val="auto"/>
                    <w:sz w:val="18"/>
                    <w:szCs w:val="18"/>
                  </w:rPr>
                  <w:t>☐</w:t>
                </w:r>
              </w:sdtContent>
            </w:sdt>
            <w:r w:rsidR="00364505" w:rsidRPr="00032BAE">
              <w:rPr>
                <w:rFonts w:ascii="Times New Roman" w:eastAsia="仿宋_GB2312" w:hAnsi="Times New Roman" w:cs="Times New Roman"/>
                <w:color w:val="auto"/>
                <w:kern w:val="0"/>
                <w:sz w:val="18"/>
                <w:szCs w:val="18"/>
              </w:rPr>
              <w:t xml:space="preserve"> </w:t>
            </w:r>
            <w:proofErr w:type="spellStart"/>
            <w:r w:rsidR="00364505" w:rsidRPr="00032BAE">
              <w:rPr>
                <w:rFonts w:ascii="Times New Roman" w:eastAsia="仿宋_GB2312" w:hAnsi="Times New Roman" w:cs="Times New Roman"/>
                <w:color w:val="auto"/>
                <w:kern w:val="0"/>
                <w:sz w:val="18"/>
                <w:szCs w:val="18"/>
                <w:lang w:eastAsia="zh-CN"/>
              </w:rPr>
              <w:t>Asymchem</w:t>
            </w:r>
            <w:proofErr w:type="spellEnd"/>
            <w:r w:rsidR="00364505" w:rsidRPr="00032BAE">
              <w:rPr>
                <w:rFonts w:ascii="Times New Roman" w:eastAsia="仿宋_GB2312" w:hAnsi="Times New Roman" w:cs="Times New Roman"/>
                <w:color w:val="auto"/>
                <w:kern w:val="0"/>
                <w:sz w:val="18"/>
                <w:szCs w:val="18"/>
                <w:lang w:eastAsia="zh-CN"/>
              </w:rPr>
              <w:t xml:space="preserve"> R&amp;D Lab:</w:t>
            </w:r>
            <w:r w:rsidR="00364505" w:rsidRPr="00032BAE">
              <w:rPr>
                <w:rFonts w:ascii="Times New Roman" w:eastAsia="仿宋_GB2312" w:hAnsi="Times New Roman" w:cs="Times New Roman"/>
                <w:color w:val="auto"/>
                <w:kern w:val="0"/>
                <w:sz w:val="18"/>
                <w:szCs w:val="18"/>
                <w:u w:val="single"/>
                <w:lang w:eastAsia="zh-CN"/>
              </w:rPr>
              <w:t xml:space="preserve"> N/A </w:t>
            </w:r>
          </w:p>
          <w:p w14:paraId="5A75DEF3" w14:textId="7E543C4B" w:rsidR="00364505"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04517615"/>
                <w14:checkbox>
                  <w14:checked w14:val="1"/>
                  <w14:checkedState w14:val="2612" w14:font="MS Gothic"/>
                  <w14:uncheckedState w14:val="2610" w14:font="MS Gothic"/>
                </w14:checkbox>
              </w:sdtPr>
              <w:sdtEndPr/>
              <w:sdtContent>
                <w:r w:rsidR="00364505" w:rsidRPr="00032BAE">
                  <w:rPr>
                    <w:rFonts w:ascii="Segoe UI Symbol" w:eastAsia="MS Gothic" w:hAnsi="Segoe UI Symbol" w:cs="Segoe UI Symbol"/>
                    <w:b/>
                    <w:color w:val="auto"/>
                    <w:sz w:val="18"/>
                    <w:szCs w:val="18"/>
                  </w:rPr>
                  <w:t>☒</w:t>
                </w:r>
              </w:sdtContent>
            </w:sdt>
            <w:r w:rsidR="00364505" w:rsidRPr="00032BAE">
              <w:rPr>
                <w:rFonts w:ascii="Times New Roman" w:eastAsia="仿宋_GB2312" w:hAnsi="Times New Roman" w:cs="Times New Roman"/>
                <w:color w:val="auto"/>
                <w:kern w:val="0"/>
                <w:sz w:val="18"/>
                <w:szCs w:val="18"/>
              </w:rPr>
              <w:t xml:space="preserve"> </w:t>
            </w:r>
            <w:proofErr w:type="spellStart"/>
            <w:r w:rsidR="00364505" w:rsidRPr="00032BAE">
              <w:rPr>
                <w:rFonts w:ascii="Times New Roman" w:eastAsia="仿宋_GB2312" w:hAnsi="Times New Roman" w:cs="Times New Roman"/>
                <w:color w:val="auto"/>
                <w:kern w:val="0"/>
                <w:sz w:val="18"/>
                <w:szCs w:val="18"/>
                <w:lang w:eastAsia="zh-CN"/>
              </w:rPr>
              <w:t>Asymchem</w:t>
            </w:r>
            <w:proofErr w:type="spellEnd"/>
            <w:r w:rsidR="00364505" w:rsidRPr="00032BAE">
              <w:rPr>
                <w:rFonts w:ascii="Times New Roman" w:eastAsia="仿宋_GB2312" w:hAnsi="Times New Roman" w:cs="Times New Roman"/>
                <w:color w:val="auto"/>
                <w:kern w:val="0"/>
                <w:sz w:val="18"/>
                <w:szCs w:val="18"/>
                <w:lang w:eastAsia="zh-CN"/>
              </w:rPr>
              <w:t xml:space="preserve"> Production data, Lot Number:</w:t>
            </w:r>
            <w:r w:rsidR="00364505" w:rsidRPr="00032BAE">
              <w:rPr>
                <w:rFonts w:ascii="Times New Roman" w:eastAsia="仿宋_GB2312" w:hAnsi="Times New Roman" w:cs="Times New Roman"/>
                <w:color w:val="auto"/>
                <w:kern w:val="0"/>
                <w:sz w:val="18"/>
                <w:szCs w:val="18"/>
                <w:u w:val="single"/>
                <w:lang w:eastAsia="zh-CN"/>
              </w:rPr>
              <w:t xml:space="preserve">   </w:t>
            </w:r>
            <w:del w:id="5192" w:author="Xuning Wei12232" w:date="2026-07-27T17:56:00Z">
              <w:r w:rsidR="00364505" w:rsidRPr="00032BAE" w:rsidDel="00F338FC">
                <w:rPr>
                  <w:rFonts w:ascii="Times New Roman" w:eastAsia="仿宋_GB2312" w:hAnsi="Times New Roman" w:cs="Times New Roman"/>
                  <w:color w:val="auto"/>
                  <w:kern w:val="0"/>
                  <w:sz w:val="18"/>
                  <w:szCs w:val="18"/>
                  <w:u w:val="single"/>
                  <w:lang w:eastAsia="zh-CN"/>
                </w:rPr>
                <w:delText>CPo140020-02-01-02</w:delText>
              </w:r>
            </w:del>
            <w:ins w:id="5193"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364505" w:rsidRPr="00032BAE">
              <w:rPr>
                <w:rFonts w:ascii="Times New Roman" w:eastAsia="仿宋_GB2312" w:hAnsi="Times New Roman" w:cs="Times New Roman"/>
                <w:color w:val="auto"/>
                <w:kern w:val="0"/>
                <w:sz w:val="18"/>
                <w:szCs w:val="18"/>
                <w:u w:val="single"/>
                <w:lang w:eastAsia="zh-CN"/>
              </w:rPr>
              <w:t xml:space="preserve">    </w:t>
            </w:r>
          </w:p>
          <w:p w14:paraId="76F7090F" w14:textId="77777777" w:rsidR="00364505"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62561014"/>
                <w14:checkbox>
                  <w14:checked w14:val="0"/>
                  <w14:checkedState w14:val="2612" w14:font="MS Gothic"/>
                  <w14:uncheckedState w14:val="2610" w14:font="MS Gothic"/>
                </w14:checkbox>
              </w:sdtPr>
              <w:sdtEndPr/>
              <w:sdtContent>
                <w:r w:rsidR="00364505" w:rsidRPr="00032BAE">
                  <w:rPr>
                    <w:rFonts w:ascii="Segoe UI Symbol" w:eastAsia="仿宋_GB2312" w:hAnsi="Segoe UI Symbol" w:cs="Segoe UI Symbol"/>
                    <w:b/>
                    <w:color w:val="auto"/>
                    <w:sz w:val="18"/>
                    <w:szCs w:val="18"/>
                  </w:rPr>
                  <w:t>☐</w:t>
                </w:r>
              </w:sdtContent>
            </w:sdt>
            <w:r w:rsidR="00364505" w:rsidRPr="00032BAE">
              <w:rPr>
                <w:rFonts w:ascii="Times New Roman" w:eastAsia="仿宋_GB2312" w:hAnsi="Times New Roman" w:cs="Times New Roman"/>
                <w:color w:val="auto"/>
                <w:kern w:val="0"/>
                <w:sz w:val="18"/>
                <w:szCs w:val="18"/>
              </w:rPr>
              <w:t xml:space="preserve"> </w:t>
            </w:r>
            <w:r w:rsidR="00364505" w:rsidRPr="00032BAE">
              <w:rPr>
                <w:rFonts w:ascii="Times New Roman" w:eastAsia="仿宋_GB2312" w:hAnsi="Times New Roman" w:cs="Times New Roman"/>
                <w:color w:val="auto"/>
                <w:kern w:val="0"/>
                <w:sz w:val="18"/>
                <w:szCs w:val="18"/>
                <w:lang w:eastAsia="zh-CN"/>
              </w:rPr>
              <w:t>Supplier data:</w:t>
            </w:r>
            <w:r w:rsidR="00364505" w:rsidRPr="00032BAE">
              <w:rPr>
                <w:rFonts w:ascii="Times New Roman" w:eastAsia="仿宋_GB2312" w:hAnsi="Times New Roman" w:cs="Times New Roman"/>
                <w:color w:val="auto"/>
                <w:kern w:val="0"/>
                <w:sz w:val="18"/>
                <w:szCs w:val="18"/>
                <w:u w:val="single"/>
                <w:lang w:eastAsia="zh-CN"/>
              </w:rPr>
              <w:t xml:space="preserve"> N/A</w:t>
            </w:r>
            <w:r w:rsidR="00364505" w:rsidRPr="00032BAE">
              <w:rPr>
                <w:rFonts w:ascii="Times New Roman" w:eastAsia="仿宋_GB2312" w:hAnsi="Times New Roman" w:cs="Times New Roman"/>
                <w:color w:val="auto"/>
                <w:kern w:val="0"/>
                <w:sz w:val="18"/>
                <w:szCs w:val="18"/>
                <w:lang w:eastAsia="zh-CN"/>
              </w:rPr>
              <w:t xml:space="preserve"> </w:t>
            </w:r>
          </w:p>
          <w:p w14:paraId="40C181E0" w14:textId="3952FF24" w:rsidR="00364505"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18341816"/>
                <w14:checkbox>
                  <w14:checked w14:val="1"/>
                  <w14:checkedState w14:val="2612" w14:font="MS Gothic"/>
                  <w14:uncheckedState w14:val="2610" w14:font="MS Gothic"/>
                </w14:checkbox>
              </w:sdtPr>
              <w:sdtEndPr/>
              <w:sdtContent>
                <w:r w:rsidR="00C95E3D" w:rsidRPr="00032BAE">
                  <w:rPr>
                    <w:rFonts w:ascii="Segoe UI Symbol" w:eastAsia="MS Gothic" w:hAnsi="Segoe UI Symbol" w:cs="Segoe UI Symbol"/>
                    <w:b/>
                    <w:color w:val="auto"/>
                    <w:sz w:val="18"/>
                    <w:szCs w:val="18"/>
                  </w:rPr>
                  <w:t>☒</w:t>
                </w:r>
              </w:sdtContent>
            </w:sdt>
            <w:r w:rsidR="00364505" w:rsidRPr="00032BAE">
              <w:rPr>
                <w:rFonts w:ascii="Times New Roman" w:eastAsia="仿宋_GB2312" w:hAnsi="Times New Roman" w:cs="Times New Roman"/>
                <w:color w:val="auto"/>
                <w:kern w:val="0"/>
                <w:sz w:val="18"/>
                <w:szCs w:val="18"/>
              </w:rPr>
              <w:t xml:space="preserve"> *</w:t>
            </w:r>
            <w:r w:rsidR="00364505" w:rsidRPr="00032BAE">
              <w:rPr>
                <w:rFonts w:ascii="Times New Roman" w:eastAsia="仿宋_GB2312" w:hAnsi="Times New Roman" w:cs="Times New Roman"/>
                <w:color w:val="auto"/>
                <w:sz w:val="18"/>
                <w:szCs w:val="18"/>
                <w:lang w:eastAsia="zh-CN"/>
              </w:rPr>
              <w:t>Handbook &amp; Page:</w:t>
            </w:r>
            <w:r w:rsidR="00364505" w:rsidRPr="00032BAE">
              <w:rPr>
                <w:rFonts w:ascii="Times New Roman" w:eastAsia="仿宋_GB2312" w:hAnsi="Times New Roman" w:cs="Times New Roman"/>
                <w:color w:val="auto"/>
                <w:sz w:val="18"/>
                <w:szCs w:val="18"/>
                <w:u w:val="single"/>
                <w:lang w:eastAsia="zh-CN"/>
              </w:rPr>
              <w:t xml:space="preserve"> </w:t>
            </w:r>
            <w:r w:rsidR="001E2EBB" w:rsidRPr="00032BAE">
              <w:rPr>
                <w:rFonts w:ascii="Times New Roman" w:eastAsia="仿宋_GB2312" w:hAnsi="Times New Roman" w:cs="Times New Roman"/>
                <w:color w:val="auto"/>
                <w:sz w:val="18"/>
                <w:szCs w:val="18"/>
                <w:u w:val="single"/>
              </w:rPr>
              <w:t xml:space="preserve">The Pilot Plant Real Book &amp; Page 10-14, 10-15, </w:t>
            </w:r>
            <w:r w:rsidR="00364505" w:rsidRPr="00032BAE">
              <w:rPr>
                <w:rFonts w:ascii="Times New Roman" w:eastAsia="仿宋_GB2312" w:hAnsi="Times New Roman" w:cs="Times New Roman"/>
                <w:color w:val="auto"/>
                <w:kern w:val="0"/>
                <w:sz w:val="18"/>
                <w:szCs w:val="18"/>
                <w:u w:val="single"/>
                <w:lang w:eastAsia="zh-CN"/>
              </w:rPr>
              <w:t xml:space="preserve">   </w:t>
            </w:r>
          </w:p>
          <w:p w14:paraId="0C256C8B" w14:textId="769D3103" w:rsidR="00364505"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29365065"/>
                <w14:checkbox>
                  <w14:checked w14:val="1"/>
                  <w14:checkedState w14:val="2612" w14:font="MS Gothic"/>
                  <w14:uncheckedState w14:val="2610" w14:font="MS Gothic"/>
                </w14:checkbox>
              </w:sdtPr>
              <w:sdtEndPr/>
              <w:sdtContent>
                <w:r w:rsidR="00B66835" w:rsidRPr="00032BAE">
                  <w:rPr>
                    <w:rFonts w:ascii="Segoe UI Symbol" w:eastAsia="MS Gothic" w:hAnsi="Segoe UI Symbol" w:cs="Segoe UI Symbol"/>
                    <w:color w:val="auto"/>
                    <w:sz w:val="18"/>
                    <w:szCs w:val="18"/>
                  </w:rPr>
                  <w:t>☒</w:t>
                </w:r>
              </w:sdtContent>
            </w:sdt>
            <w:r w:rsidR="00364505" w:rsidRPr="00032BAE">
              <w:rPr>
                <w:rFonts w:ascii="Times New Roman" w:eastAsia="仿宋_GB2312" w:hAnsi="Times New Roman" w:cs="Times New Roman"/>
                <w:color w:val="auto"/>
                <w:sz w:val="18"/>
                <w:szCs w:val="18"/>
              </w:rPr>
              <w:t xml:space="preserve"> Other</w:t>
            </w:r>
            <w:r w:rsidR="00364505" w:rsidRPr="00032BAE">
              <w:rPr>
                <w:rFonts w:ascii="Times New Roman" w:eastAsia="仿宋_GB2312" w:hAnsi="Times New Roman" w:cs="Times New Roman"/>
                <w:color w:val="auto"/>
                <w:sz w:val="18"/>
                <w:szCs w:val="18"/>
                <w:lang w:eastAsia="zh-CN"/>
              </w:rPr>
              <w:t>:</w:t>
            </w:r>
            <w:r w:rsidR="008B3C39" w:rsidRPr="00032BAE">
              <w:rPr>
                <w:rFonts w:ascii="Times New Roman" w:eastAsia="仿宋_GB2312" w:hAnsi="Times New Roman" w:cs="Times New Roman"/>
                <w:color w:val="auto"/>
                <w:kern w:val="0"/>
                <w:sz w:val="18"/>
                <w:szCs w:val="18"/>
                <w:u w:val="single"/>
                <w:lang w:eastAsia="zh-CN"/>
              </w:rPr>
              <w:t xml:space="preserve"> </w:t>
            </w:r>
            <w:r w:rsidR="00161EA5" w:rsidRPr="00032BAE">
              <w:rPr>
                <w:rFonts w:ascii="Times New Roman" w:eastAsia="仿宋_GB2312" w:hAnsi="Times New Roman" w:cs="Times New Roman"/>
                <w:color w:val="auto"/>
                <w:kern w:val="0"/>
                <w:sz w:val="18"/>
                <w:szCs w:val="18"/>
                <w:u w:val="single"/>
                <w:lang w:eastAsia="zh-CN"/>
              </w:rPr>
              <w:t>C-276</w:t>
            </w:r>
            <w:r w:rsidR="00364505" w:rsidRPr="00032BAE">
              <w:rPr>
                <w:rFonts w:ascii="Times New Roman" w:eastAsia="仿宋_GB2312" w:hAnsi="Times New Roman" w:cs="Times New Roman"/>
                <w:color w:val="auto"/>
                <w:kern w:val="0"/>
                <w:sz w:val="18"/>
                <w:szCs w:val="18"/>
                <w:u w:val="single"/>
                <w:lang w:eastAsia="zh-CN"/>
              </w:rPr>
              <w:t xml:space="preserve"> exhibits excellent corrosion resistance to various organic acids, inorganic acids, alkalis and salts.</w:t>
            </w:r>
            <w:r w:rsidR="000B34F5" w:rsidRPr="00032BAE">
              <w:rPr>
                <w:rFonts w:ascii="Times New Roman" w:eastAsia="仿宋_GB2312" w:hAnsi="Times New Roman" w:cs="Times New Roman"/>
                <w:color w:val="auto"/>
                <w:kern w:val="0"/>
                <w:sz w:val="18"/>
                <w:szCs w:val="18"/>
                <w:u w:val="single"/>
                <w:lang w:eastAsia="zh-CN"/>
              </w:rPr>
              <w:t xml:space="preserve"> </w:t>
            </w:r>
            <w:r w:rsidR="00364505" w:rsidRPr="00032BAE">
              <w:rPr>
                <w:rFonts w:ascii="Times New Roman" w:eastAsia="仿宋_GB2312" w:hAnsi="Times New Roman" w:cs="Times New Roman"/>
                <w:color w:val="auto"/>
                <w:kern w:val="0"/>
                <w:sz w:val="18"/>
                <w:szCs w:val="18"/>
                <w:u w:val="single"/>
                <w:lang w:eastAsia="zh-CN"/>
              </w:rPr>
              <w:t>The material demonstrates good corrosion resistance, including tolerance to organic solvents.</w:t>
            </w:r>
            <w:r w:rsidR="000B34F5" w:rsidRPr="00032BAE">
              <w:rPr>
                <w:rFonts w:ascii="Times New Roman" w:eastAsia="仿宋_GB2312" w:hAnsi="Times New Roman" w:cs="Times New Roman"/>
                <w:color w:val="auto"/>
                <w:kern w:val="0"/>
                <w:sz w:val="18"/>
                <w:szCs w:val="18"/>
                <w:u w:val="single"/>
                <w:lang w:eastAsia="zh-CN"/>
              </w:rPr>
              <w:t xml:space="preserve"> </w:t>
            </w:r>
            <w:r w:rsidR="00364505" w:rsidRPr="00032BAE">
              <w:rPr>
                <w:rFonts w:ascii="Times New Roman" w:eastAsia="仿宋_GB2312" w:hAnsi="Times New Roman" w:cs="Times New Roman"/>
                <w:color w:val="auto"/>
                <w:kern w:val="0"/>
                <w:sz w:val="18"/>
                <w:szCs w:val="18"/>
                <w:u w:val="single"/>
                <w:lang w:eastAsia="zh-CN"/>
              </w:rPr>
              <w:t xml:space="preserve">The solvents are neutral, and the material compatibility is confirmed.   </w:t>
            </w:r>
          </w:p>
        </w:tc>
      </w:tr>
      <w:tr w:rsidR="005342B4" w:rsidRPr="00032BAE" w14:paraId="29F5C36A" w14:textId="77777777" w:rsidTr="00A144E4">
        <w:trPr>
          <w:trHeight w:val="5601"/>
          <w:trPrChange w:id="5194" w:author="Xuning Wei12232" w:date="2026-07-27T18:11:00Z">
            <w:trPr>
              <w:trHeight w:val="5601"/>
            </w:trPr>
          </w:trPrChange>
        </w:trPr>
        <w:tc>
          <w:tcPr>
            <w:tcW w:w="281" w:type="pct"/>
            <w:vMerge/>
            <w:shd w:val="clear" w:color="auto" w:fill="FFFFFF" w:themeFill="background1"/>
            <w:vAlign w:val="center"/>
            <w:tcPrChange w:id="5195" w:author="Xuning Wei12232" w:date="2026-07-27T18:11:00Z">
              <w:tcPr>
                <w:tcW w:w="284" w:type="pct"/>
                <w:gridSpan w:val="3"/>
                <w:vMerge/>
                <w:shd w:val="clear" w:color="auto" w:fill="FFFFFF" w:themeFill="background1"/>
                <w:vAlign w:val="center"/>
              </w:tcPr>
            </w:tcPrChange>
          </w:tcPr>
          <w:p w14:paraId="1D36F567" w14:textId="77777777" w:rsidR="00813D53" w:rsidRPr="00032BAE" w:rsidRDefault="00813D53" w:rsidP="0030647B">
            <w:pPr>
              <w:spacing w:line="240" w:lineRule="exact"/>
              <w:jc w:val="both"/>
              <w:rPr>
                <w:rFonts w:ascii="Times New Roman" w:eastAsia="仿宋_GB2312" w:hAnsi="Times New Roman" w:cs="Times New Roman"/>
                <w:color w:val="auto"/>
                <w:sz w:val="18"/>
                <w:szCs w:val="18"/>
              </w:rPr>
            </w:pPr>
          </w:p>
        </w:tc>
        <w:tc>
          <w:tcPr>
            <w:tcW w:w="1217" w:type="pct"/>
            <w:vMerge/>
            <w:vAlign w:val="center"/>
            <w:tcPrChange w:id="5196" w:author="Xuning Wei12232" w:date="2026-07-27T18:11:00Z">
              <w:tcPr>
                <w:tcW w:w="1217" w:type="pct"/>
                <w:gridSpan w:val="3"/>
                <w:vMerge/>
                <w:vAlign w:val="center"/>
              </w:tcPr>
            </w:tcPrChange>
          </w:tcPr>
          <w:p w14:paraId="607125FD" w14:textId="77777777" w:rsidR="00813D53" w:rsidRPr="00032BAE" w:rsidRDefault="00813D53" w:rsidP="0030647B">
            <w:pPr>
              <w:spacing w:line="240" w:lineRule="exact"/>
              <w:jc w:val="both"/>
              <w:rPr>
                <w:rFonts w:ascii="Times New Roman" w:eastAsia="仿宋_GB2312" w:hAnsi="Times New Roman" w:cs="Times New Roman"/>
                <w:color w:val="auto"/>
                <w:sz w:val="18"/>
                <w:szCs w:val="18"/>
              </w:rPr>
            </w:pPr>
          </w:p>
        </w:tc>
        <w:tc>
          <w:tcPr>
            <w:tcW w:w="1046" w:type="pct"/>
            <w:vMerge/>
            <w:vAlign w:val="center"/>
            <w:tcPrChange w:id="5197" w:author="Xuning Wei12232" w:date="2026-07-27T18:11:00Z">
              <w:tcPr>
                <w:tcW w:w="1049" w:type="pct"/>
                <w:gridSpan w:val="5"/>
                <w:vMerge/>
                <w:vAlign w:val="center"/>
              </w:tcPr>
            </w:tcPrChange>
          </w:tcPr>
          <w:p w14:paraId="6FCB563D" w14:textId="77777777" w:rsidR="00813D53" w:rsidRPr="00032BAE" w:rsidRDefault="00813D53" w:rsidP="0030647B">
            <w:pPr>
              <w:spacing w:line="240" w:lineRule="exact"/>
              <w:jc w:val="both"/>
              <w:rPr>
                <w:rFonts w:ascii="Times New Roman" w:eastAsia="仿宋_GB2312" w:hAnsi="Times New Roman" w:cs="Times New Roman"/>
                <w:color w:val="auto"/>
                <w:sz w:val="18"/>
                <w:szCs w:val="18"/>
              </w:rPr>
            </w:pPr>
          </w:p>
        </w:tc>
        <w:tc>
          <w:tcPr>
            <w:tcW w:w="385" w:type="pct"/>
            <w:vMerge/>
            <w:vAlign w:val="center"/>
            <w:tcPrChange w:id="5198" w:author="Xuning Wei12232" w:date="2026-07-27T18:11:00Z">
              <w:tcPr>
                <w:tcW w:w="388" w:type="pct"/>
                <w:gridSpan w:val="4"/>
                <w:vMerge/>
                <w:vAlign w:val="center"/>
              </w:tcPr>
            </w:tcPrChange>
          </w:tcPr>
          <w:p w14:paraId="66B8619C" w14:textId="77777777" w:rsidR="00813D53" w:rsidRPr="00032BAE" w:rsidRDefault="00813D53"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5199" w:author="Xuning Wei12232" w:date="2026-07-27T18:11:00Z">
              <w:tcPr>
                <w:tcW w:w="354" w:type="pct"/>
                <w:gridSpan w:val="3"/>
                <w:vMerge/>
                <w:shd w:val="clear" w:color="auto" w:fill="FFFFFF" w:themeFill="background1"/>
                <w:vAlign w:val="center"/>
              </w:tcPr>
            </w:tcPrChange>
          </w:tcPr>
          <w:p w14:paraId="4A859CD3" w14:textId="77777777" w:rsidR="00813D53" w:rsidRPr="00032BAE" w:rsidRDefault="00813D53"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5200" w:author="Xuning Wei12232" w:date="2026-07-27T18:11:00Z">
              <w:tcPr>
                <w:tcW w:w="322" w:type="pct"/>
                <w:gridSpan w:val="3"/>
                <w:vAlign w:val="center"/>
              </w:tcPr>
            </w:tcPrChange>
          </w:tcPr>
          <w:p w14:paraId="02DE2DDD" w14:textId="77777777" w:rsidR="00813D53" w:rsidRPr="00032BAE" w:rsidRDefault="000B6761" w:rsidP="0030647B">
            <w:pPr>
              <w:spacing w:line="240" w:lineRule="exact"/>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092828967"/>
                <w14:checkbox>
                  <w14:checked w14:val="0"/>
                  <w14:checkedState w14:val="2612" w14:font="MS Gothic"/>
                  <w14:uncheckedState w14:val="2610" w14:font="MS Gothic"/>
                </w14:checkbox>
              </w:sdtPr>
              <w:sdtEndPr/>
              <w:sdtContent>
                <w:r w:rsidR="00010358" w:rsidRPr="00032BAE">
                  <w:rPr>
                    <w:rFonts w:ascii="Segoe UI Symbol" w:eastAsia="MS Gothic" w:hAnsi="Segoe UI Symbol" w:cs="Segoe UI Symbol"/>
                    <w:b/>
                    <w:color w:val="auto"/>
                    <w:sz w:val="18"/>
                    <w:szCs w:val="18"/>
                  </w:rPr>
                  <w:t>☐</w:t>
                </w:r>
              </w:sdtContent>
            </w:sdt>
            <w:r w:rsidR="00010358" w:rsidRPr="00032BAE">
              <w:rPr>
                <w:rFonts w:ascii="Times New Roman" w:eastAsia="仿宋_GB2312" w:hAnsi="Times New Roman" w:cs="Times New Roman"/>
                <w:color w:val="auto"/>
                <w:kern w:val="0"/>
                <w:sz w:val="18"/>
                <w:szCs w:val="18"/>
              </w:rPr>
              <w:t xml:space="preserve"> </w:t>
            </w:r>
            <w:r w:rsidR="00010358" w:rsidRPr="00032BAE">
              <w:rPr>
                <w:rFonts w:ascii="Times New Roman" w:eastAsia="仿宋_GB2312" w:hAnsi="Times New Roman" w:cs="Times New Roman"/>
                <w:color w:val="auto"/>
                <w:kern w:val="0"/>
                <w:sz w:val="18"/>
                <w:szCs w:val="18"/>
                <w:lang w:eastAsia="zh-CN"/>
              </w:rPr>
              <w:t>High</w:t>
            </w:r>
          </w:p>
          <w:p w14:paraId="0923A26A" w14:textId="77777777" w:rsidR="00813D53" w:rsidRPr="00032BAE" w:rsidRDefault="000B6761" w:rsidP="0030647B">
            <w:pPr>
              <w:spacing w:line="240" w:lineRule="exact"/>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971866418"/>
                <w14:checkbox>
                  <w14:checked w14:val="0"/>
                  <w14:checkedState w14:val="2612" w14:font="MS Gothic"/>
                  <w14:uncheckedState w14:val="2610" w14:font="MS Gothic"/>
                </w14:checkbox>
              </w:sdtPr>
              <w:sdtEndPr/>
              <w:sdtContent>
                <w:r w:rsidR="00010358" w:rsidRPr="00032BAE">
                  <w:rPr>
                    <w:rFonts w:ascii="Segoe UI Symbol" w:eastAsia="仿宋_GB2312" w:hAnsi="Segoe UI Symbol" w:cs="Segoe UI Symbol"/>
                    <w:b/>
                    <w:color w:val="auto"/>
                    <w:sz w:val="18"/>
                    <w:szCs w:val="18"/>
                  </w:rPr>
                  <w:t>☐</w:t>
                </w:r>
              </w:sdtContent>
            </w:sdt>
            <w:r w:rsidR="00010358" w:rsidRPr="00032BAE">
              <w:rPr>
                <w:rFonts w:ascii="Times New Roman" w:eastAsia="仿宋_GB2312" w:hAnsi="Times New Roman" w:cs="Times New Roman"/>
                <w:b/>
                <w:color w:val="auto"/>
                <w:sz w:val="18"/>
                <w:szCs w:val="18"/>
              </w:rPr>
              <w:t xml:space="preserve"> </w:t>
            </w:r>
            <w:r w:rsidR="00010358" w:rsidRPr="00032BAE">
              <w:rPr>
                <w:rFonts w:ascii="Times New Roman" w:eastAsia="仿宋_GB2312" w:hAnsi="Times New Roman" w:cs="Times New Roman"/>
                <w:color w:val="auto"/>
                <w:kern w:val="0"/>
                <w:sz w:val="18"/>
                <w:szCs w:val="18"/>
                <w:lang w:eastAsia="zh-CN"/>
              </w:rPr>
              <w:t>Medium</w:t>
            </w:r>
          </w:p>
          <w:p w14:paraId="371A6CFD" w14:textId="77777777" w:rsidR="00813D53" w:rsidRPr="00032BAE" w:rsidRDefault="000B6761" w:rsidP="0030647B">
            <w:pPr>
              <w:spacing w:line="240" w:lineRule="exact"/>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50882941"/>
                <w14:checkbox>
                  <w14:checked w14:val="1"/>
                  <w14:checkedState w14:val="2612" w14:font="MS Gothic"/>
                  <w14:uncheckedState w14:val="2610" w14:font="MS Gothic"/>
                </w14:checkbox>
              </w:sdtPr>
              <w:sdtEndPr/>
              <w:sdtContent>
                <w:r w:rsidR="00010358" w:rsidRPr="00032BAE">
                  <w:rPr>
                    <w:rFonts w:ascii="Segoe UI Symbol" w:eastAsia="MS Gothic" w:hAnsi="Segoe UI Symbol" w:cs="Segoe UI Symbol"/>
                    <w:b/>
                    <w:color w:val="auto"/>
                    <w:sz w:val="18"/>
                    <w:szCs w:val="18"/>
                  </w:rPr>
                  <w:t>☒</w:t>
                </w:r>
              </w:sdtContent>
            </w:sdt>
            <w:r w:rsidR="00010358"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5201" w:author="Xuning Wei12232" w:date="2026-07-27T18:11:00Z">
              <w:tcPr>
                <w:tcW w:w="733" w:type="pct"/>
                <w:gridSpan w:val="3"/>
                <w:vAlign w:val="center"/>
              </w:tcPr>
            </w:tcPrChange>
          </w:tcPr>
          <w:p w14:paraId="1E88C363" w14:textId="17C2AB3A" w:rsidR="00A539B5" w:rsidRPr="00032BAE" w:rsidRDefault="00A539B5" w:rsidP="0030647B">
            <w:pPr>
              <w:spacing w:line="240" w:lineRule="exact"/>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t>
            </w:r>
            <w:del w:id="5202" w:author="Johan Granander" w:date="2026-05-04T11:49:00Z">
              <w:r w:rsidRPr="00032BAE" w:rsidDel="005472DA">
                <w:rPr>
                  <w:rFonts w:ascii="Times New Roman" w:eastAsia="仿宋_GB2312" w:hAnsi="Times New Roman" w:cs="Times New Roman"/>
                  <w:color w:val="auto"/>
                  <w:kern w:val="0"/>
                  <w:sz w:val="18"/>
                  <w:szCs w:val="18"/>
                  <w:lang w:eastAsia="zh-CN"/>
                </w:rPr>
                <w:delText>with  SS</w:delText>
              </w:r>
            </w:del>
            <w:ins w:id="5203" w:author="Johan Granander" w:date="2026-05-04T11:49:00Z">
              <w:r w:rsidR="005472DA" w:rsidRPr="00032BAE">
                <w:rPr>
                  <w:rFonts w:ascii="Times New Roman" w:eastAsia="仿宋_GB2312" w:hAnsi="Times New Roman" w:cs="Times New Roman"/>
                  <w:color w:val="auto"/>
                  <w:kern w:val="0"/>
                  <w:sz w:val="18"/>
                  <w:szCs w:val="18"/>
                  <w:lang w:eastAsia="zh-CN"/>
                </w:rPr>
                <w:t>with SS</w:t>
              </w:r>
            </w:ins>
            <w:r w:rsidRPr="00032BAE">
              <w:rPr>
                <w:rFonts w:ascii="Times New Roman" w:eastAsia="仿宋_GB2312" w:hAnsi="Times New Roman" w:cs="Times New Roman"/>
                <w:color w:val="auto"/>
                <w:kern w:val="0"/>
                <w:sz w:val="18"/>
                <w:szCs w:val="18"/>
                <w:lang w:eastAsia="zh-CN"/>
              </w:rPr>
              <w:t>, 306 SS and PTFE;</w:t>
            </w:r>
          </w:p>
          <w:p w14:paraId="0BD3ED65" w14:textId="2135D4B9" w:rsidR="00813D53" w:rsidRPr="00032BAE" w:rsidRDefault="00A539B5" w:rsidP="0030647B">
            <w:pPr>
              <w:spacing w:line="240" w:lineRule="exact"/>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Based on </w:t>
            </w:r>
            <w:proofErr w:type="spellStart"/>
            <w:r w:rsidRPr="00032BAE">
              <w:rPr>
                <w:rFonts w:ascii="Times New Roman" w:eastAsia="仿宋_GB2312" w:hAnsi="Times New Roman" w:cs="Times New Roman"/>
                <w:color w:val="auto"/>
                <w:sz w:val="18"/>
                <w:szCs w:val="18"/>
              </w:rPr>
              <w:t>Asymchem</w:t>
            </w:r>
            <w:proofErr w:type="spellEnd"/>
            <w:r w:rsidRPr="00032BAE">
              <w:rPr>
                <w:rFonts w:ascii="Times New Roman" w:eastAsia="仿宋_GB2312" w:hAnsi="Times New Roman" w:cs="Times New Roman"/>
                <w:color w:val="auto"/>
                <w:sz w:val="18"/>
                <w:szCs w:val="18"/>
              </w:rPr>
              <w:t xml:space="preserve"> previous campaign production data and experience, </w:t>
            </w:r>
            <w:proofErr w:type="spellStart"/>
            <w:r w:rsidRPr="00032BAE">
              <w:rPr>
                <w:rFonts w:ascii="Times New Roman" w:eastAsia="仿宋_GB2312" w:hAnsi="Times New Roman" w:cs="Times New Roman"/>
                <w:color w:val="auto"/>
                <w:sz w:val="18"/>
                <w:szCs w:val="18"/>
              </w:rPr>
              <w:t>Dimethylformamide</w:t>
            </w:r>
            <w:proofErr w:type="spellEnd"/>
            <w:r w:rsidRPr="00032BAE">
              <w:rPr>
                <w:rFonts w:ascii="Times New Roman" w:eastAsia="仿宋_GB2312" w:hAnsi="Times New Roman" w:cs="Times New Roman"/>
                <w:color w:val="auto"/>
                <w:sz w:val="18"/>
                <w:szCs w:val="18"/>
              </w:rPr>
              <w:t xml:space="preserve"> is also compatible with </w:t>
            </w:r>
            <w:del w:id="5204" w:author="Johan Granander" w:date="2026-05-04T11:49:00Z">
              <w:r w:rsidR="00E95C64" w:rsidRPr="00032BAE" w:rsidDel="005472DA">
                <w:rPr>
                  <w:rFonts w:ascii="Times New Roman" w:eastAsia="仿宋_GB2312" w:hAnsi="Times New Roman" w:cs="Times New Roman"/>
                  <w:color w:val="auto"/>
                  <w:sz w:val="18"/>
                  <w:szCs w:val="18"/>
                </w:rPr>
                <w:delText xml:space="preserve">PTFE, </w:delText>
              </w:r>
              <w:r w:rsidRPr="00032BAE" w:rsidDel="005472DA">
                <w:rPr>
                  <w:rFonts w:ascii="Times New Roman" w:eastAsia="仿宋_GB2312" w:hAnsi="Times New Roman" w:cs="Times New Roman"/>
                  <w:color w:val="auto"/>
                  <w:sz w:val="18"/>
                  <w:szCs w:val="18"/>
                </w:rPr>
                <w:delText xml:space="preserve"> Glass</w:delText>
              </w:r>
            </w:del>
            <w:ins w:id="5205" w:author="Johan Granander" w:date="2026-05-04T11:49:00Z">
              <w:r w:rsidR="005472DA" w:rsidRPr="00032BAE">
                <w:rPr>
                  <w:rFonts w:ascii="Times New Roman" w:eastAsia="仿宋_GB2312" w:hAnsi="Times New Roman" w:cs="Times New Roman"/>
                  <w:color w:val="auto"/>
                  <w:sz w:val="18"/>
                  <w:szCs w:val="18"/>
                </w:rPr>
                <w:t>PTFE, Glass</w:t>
              </w:r>
            </w:ins>
            <w:r w:rsidRPr="00032BAE">
              <w:rPr>
                <w:rFonts w:ascii="Times New Roman" w:eastAsia="仿宋_GB2312" w:hAnsi="Times New Roman" w:cs="Times New Roman"/>
                <w:color w:val="auto"/>
                <w:sz w:val="18"/>
                <w:szCs w:val="18"/>
              </w:rPr>
              <w:t xml:space="preserve">, </w:t>
            </w:r>
            <w:r w:rsidR="00E95C64" w:rsidRPr="00032BAE">
              <w:rPr>
                <w:rFonts w:ascii="Times New Roman" w:eastAsia="仿宋_GB2312" w:hAnsi="Times New Roman" w:cs="Times New Roman"/>
                <w:color w:val="auto"/>
                <w:sz w:val="18"/>
                <w:szCs w:val="18"/>
              </w:rPr>
              <w:t>316</w:t>
            </w:r>
            <w:r w:rsidR="000B34F5" w:rsidRPr="00032BAE">
              <w:rPr>
                <w:rFonts w:ascii="Times New Roman" w:eastAsia="仿宋_GB2312" w:hAnsi="Times New Roman" w:cs="Times New Roman"/>
                <w:color w:val="auto"/>
                <w:sz w:val="18"/>
                <w:szCs w:val="18"/>
              </w:rPr>
              <w:t>SS and SS</w:t>
            </w:r>
          </w:p>
        </w:tc>
        <w:tc>
          <w:tcPr>
            <w:tcW w:w="792" w:type="pct"/>
            <w:vMerge/>
            <w:vAlign w:val="center"/>
            <w:tcPrChange w:id="5206" w:author="Xuning Wei12232" w:date="2026-07-27T18:11:00Z">
              <w:tcPr>
                <w:tcW w:w="654" w:type="pct"/>
                <w:vMerge/>
                <w:vAlign w:val="center"/>
              </w:tcPr>
            </w:tcPrChange>
          </w:tcPr>
          <w:p w14:paraId="5C46FA1B" w14:textId="77777777" w:rsidR="00813D53" w:rsidRPr="00032BAE" w:rsidRDefault="00813D53" w:rsidP="0030647B">
            <w:pPr>
              <w:spacing w:line="240" w:lineRule="exact"/>
              <w:jc w:val="both"/>
              <w:rPr>
                <w:rFonts w:ascii="Times New Roman" w:eastAsia="仿宋_GB2312" w:hAnsi="Times New Roman" w:cs="Times New Roman"/>
                <w:color w:val="auto"/>
                <w:sz w:val="18"/>
                <w:szCs w:val="18"/>
              </w:rPr>
            </w:pPr>
          </w:p>
        </w:tc>
      </w:tr>
      <w:tr w:rsidR="005342B4" w:rsidRPr="00032BAE" w14:paraId="1F70515B" w14:textId="77777777" w:rsidTr="000A425F">
        <w:trPr>
          <w:trHeight w:val="980"/>
          <w:trPrChange w:id="5207" w:author="He Han" w:date="2026-08-27T15:59:00Z">
            <w:trPr>
              <w:trHeight w:val="397"/>
            </w:trPr>
          </w:trPrChange>
        </w:trPr>
        <w:tc>
          <w:tcPr>
            <w:tcW w:w="281" w:type="pct"/>
            <w:vMerge w:val="restart"/>
            <w:shd w:val="clear" w:color="auto" w:fill="FFFFFF" w:themeFill="background1"/>
            <w:vAlign w:val="center"/>
            <w:tcPrChange w:id="5208" w:author="He Han" w:date="2026-08-27T15:59:00Z">
              <w:tcPr>
                <w:tcW w:w="284" w:type="pct"/>
                <w:gridSpan w:val="3"/>
                <w:vMerge w:val="restart"/>
                <w:shd w:val="clear" w:color="auto" w:fill="FFFFFF" w:themeFill="background1"/>
                <w:vAlign w:val="center"/>
              </w:tcPr>
            </w:tcPrChange>
          </w:tcPr>
          <w:p w14:paraId="545678AC" w14:textId="27236935" w:rsidR="00143102" w:rsidRPr="00D11547" w:rsidRDefault="00FD673D">
            <w:pPr>
              <w:jc w:val="center"/>
              <w:rPr>
                <w:rFonts w:ascii="Times New Roman" w:eastAsia="仿宋_GB2312" w:hAnsi="Times New Roman" w:cs="Times New Roman"/>
                <w:color w:val="000000" w:themeColor="text1"/>
                <w:sz w:val="18"/>
                <w:szCs w:val="18"/>
                <w:lang w:eastAsia="zh-CN"/>
              </w:rPr>
              <w:pPrChange w:id="5209" w:author="Xuning Wei12232" w:date="2026-07-27T17:33:00Z">
                <w:pPr>
                  <w:jc w:val="both"/>
                </w:pPr>
              </w:pPrChange>
            </w:pPr>
            <w:ins w:id="5210" w:author="Xuning Wei12232" w:date="2026-07-27T16:03:00Z">
              <w:r>
                <w:rPr>
                  <w:rFonts w:ascii="Times New Roman" w:eastAsia="仿宋_GB2312" w:hAnsi="Times New Roman" w:cs="Times New Roman"/>
                  <w:color w:val="000000" w:themeColor="text1"/>
                  <w:sz w:val="18"/>
                  <w:szCs w:val="18"/>
                  <w:lang w:eastAsia="zh-CN"/>
                </w:rPr>
                <w:lastRenderedPageBreak/>
                <w:t>2</w:t>
              </w:r>
            </w:ins>
            <w:del w:id="5211" w:author="Xuning Wei12232" w:date="2026-07-27T16:03:00Z">
              <w:r w:rsidR="00143102" w:rsidRPr="00D11547" w:rsidDel="00FD673D">
                <w:rPr>
                  <w:rFonts w:ascii="Times New Roman" w:eastAsia="仿宋_GB2312" w:hAnsi="Times New Roman" w:cs="Times New Roman"/>
                  <w:color w:val="000000" w:themeColor="text1"/>
                  <w:sz w:val="18"/>
                  <w:szCs w:val="18"/>
                  <w:lang w:eastAsia="zh-CN"/>
                </w:rPr>
                <w:delText>5</w:delText>
              </w:r>
            </w:del>
          </w:p>
        </w:tc>
        <w:tc>
          <w:tcPr>
            <w:tcW w:w="1217" w:type="pct"/>
            <w:vMerge w:val="restart"/>
            <w:shd w:val="clear" w:color="auto" w:fill="FFFFFF" w:themeFill="background1"/>
            <w:vAlign w:val="center"/>
            <w:tcPrChange w:id="5212" w:author="He Han" w:date="2026-08-27T15:59:00Z">
              <w:tcPr>
                <w:tcW w:w="1217" w:type="pct"/>
                <w:gridSpan w:val="3"/>
                <w:vMerge w:val="restart"/>
                <w:shd w:val="clear" w:color="auto" w:fill="FFFFFF" w:themeFill="background1"/>
                <w:vAlign w:val="center"/>
              </w:tcPr>
            </w:tcPrChange>
          </w:tcPr>
          <w:p w14:paraId="3435EB72" w14:textId="38EA798D" w:rsidR="00C402FB" w:rsidRDefault="00C402FB" w:rsidP="0030647B">
            <w:pPr>
              <w:jc w:val="both"/>
              <w:rPr>
                <w:ins w:id="5213" w:author="Xuning Wei12232" w:date="2026-07-27T20:06:00Z"/>
                <w:rFonts w:ascii="Times New Roman" w:eastAsia="仿宋_GB2312" w:hAnsi="Times New Roman" w:cs="Times New Roman"/>
                <w:color w:val="auto"/>
                <w:sz w:val="18"/>
                <w:szCs w:val="18"/>
              </w:rPr>
            </w:pPr>
            <w:ins w:id="5214" w:author="Xuning Wei12232" w:date="2026-07-27T20:06:00Z">
              <w:r w:rsidRPr="008B3C39">
                <w:rPr>
                  <w:rFonts w:ascii="Times New Roman" w:eastAsia="仿宋_GB2312" w:hAnsi="Times New Roman" w:cs="Times New Roman"/>
                  <w:color w:val="auto"/>
                  <w:sz w:val="18"/>
                  <w:szCs w:val="18"/>
                </w:rPr>
                <w:t>Resin swelling</w:t>
              </w:r>
              <w:r>
                <w:rPr>
                  <w:rFonts w:ascii="Times New Roman" w:eastAsia="仿宋_GB2312" w:hAnsi="Times New Roman" w:cs="Times New Roman"/>
                  <w:color w:val="auto"/>
                  <w:sz w:val="18"/>
                  <w:szCs w:val="18"/>
                </w:rPr>
                <w:t>:</w:t>
              </w:r>
            </w:ins>
          </w:p>
          <w:p w14:paraId="4B12B1AD" w14:textId="01350A5C" w:rsidR="00143102" w:rsidRPr="00D11547" w:rsidRDefault="00FD673D" w:rsidP="0030647B">
            <w:pPr>
              <w:jc w:val="both"/>
              <w:rPr>
                <w:rFonts w:ascii="Times New Roman" w:eastAsia="仿宋_GB2312" w:hAnsi="Times New Roman" w:cs="Times New Roman"/>
                <w:color w:val="000000" w:themeColor="text1"/>
                <w:sz w:val="18"/>
                <w:szCs w:val="18"/>
              </w:rPr>
            </w:pPr>
            <w:ins w:id="5215" w:author="Xuning Wei12232" w:date="2026-07-27T16:03:00Z">
              <w:r>
                <w:rPr>
                  <w:rFonts w:ascii="Times New Roman" w:eastAsia="仿宋_GB2312" w:hAnsi="Times New Roman" w:cs="Times New Roman"/>
                  <w:color w:val="auto"/>
                  <w:sz w:val="18"/>
                  <w:szCs w:val="18"/>
                </w:rPr>
                <w:t xml:space="preserve">1. </w:t>
              </w:r>
              <w:r w:rsidRPr="00321EFC">
                <w:rPr>
                  <w:rFonts w:ascii="Times New Roman" w:eastAsia="仿宋_GB2312" w:hAnsi="Times New Roman" w:cs="Times New Roman"/>
                  <w:color w:val="auto"/>
                  <w:sz w:val="18"/>
                  <w:szCs w:val="18"/>
                </w:rPr>
                <w:t xml:space="preserve">Add </w:t>
              </w:r>
              <w:r w:rsidRPr="00321EFC">
                <w:rPr>
                  <w:rFonts w:ascii="Times New Roman" w:eastAsia="仿宋_GB2312" w:hAnsi="Times New Roman" w:cs="Times New Roman"/>
                  <w:color w:val="auto"/>
                  <w:sz w:val="18"/>
                  <w:szCs w:val="18"/>
                  <w:lang w:eastAsia="zh-CN"/>
                </w:rPr>
                <w:t>48.00</w:t>
              </w:r>
              <w:r>
                <w:rPr>
                  <w:rFonts w:ascii="Times New Roman" w:eastAsia="仿宋_GB2312" w:hAnsi="Times New Roman" w:cs="Times New Roman"/>
                  <w:color w:val="auto"/>
                  <w:sz w:val="18"/>
                  <w:szCs w:val="18"/>
                  <w:lang w:eastAsia="zh-CN"/>
                </w:rPr>
                <w:t xml:space="preserve"> </w:t>
              </w:r>
              <w:r w:rsidRPr="00321EFC">
                <w:rPr>
                  <w:rFonts w:ascii="Times New Roman" w:eastAsia="仿宋_GB2312" w:hAnsi="Times New Roman" w:cs="Times New Roman"/>
                  <w:color w:val="auto"/>
                  <w:sz w:val="18"/>
                  <w:szCs w:val="18"/>
                  <w:lang w:eastAsia="zh-CN"/>
                </w:rPr>
                <w:t xml:space="preserve">kg </w:t>
              </w:r>
              <w:r w:rsidRPr="00321EFC">
                <w:rPr>
                  <w:rFonts w:ascii="Times New Roman" w:eastAsia="仿宋_GB2312" w:hAnsi="Times New Roman" w:cs="Times New Roman"/>
                  <w:color w:val="auto"/>
                  <w:sz w:val="18"/>
                  <w:szCs w:val="18"/>
                </w:rPr>
                <w:t xml:space="preserve">2-CTC </w:t>
              </w:r>
              <w:r>
                <w:rPr>
                  <w:rFonts w:ascii="Times New Roman" w:eastAsia="仿宋_GB2312" w:hAnsi="Times New Roman" w:cs="Times New Roman"/>
                  <w:color w:val="auto"/>
                  <w:sz w:val="18"/>
                  <w:szCs w:val="18"/>
                </w:rPr>
                <w:t>r</w:t>
              </w:r>
              <w:r w:rsidRPr="00321EFC">
                <w:rPr>
                  <w:rFonts w:ascii="Times New Roman" w:eastAsia="仿宋_GB2312" w:hAnsi="Times New Roman" w:cs="Times New Roman"/>
                  <w:color w:val="auto"/>
                  <w:sz w:val="18"/>
                  <w:szCs w:val="18"/>
                </w:rPr>
                <w:t>esin</w:t>
              </w:r>
              <w:r>
                <w:rPr>
                  <w:rFonts w:ascii="Times New Roman" w:eastAsia="仿宋_GB2312" w:hAnsi="Times New Roman" w:cs="Times New Roman"/>
                  <w:color w:val="auto"/>
                  <w:sz w:val="18"/>
                  <w:szCs w:val="18"/>
                </w:rPr>
                <w:t xml:space="preserve"> </w:t>
              </w:r>
              <w:r w:rsidRPr="004C5939">
                <w:rPr>
                  <w:rFonts w:ascii="Times New Roman" w:eastAsia="仿宋_GB2312" w:hAnsi="Times New Roman" w:cs="Times New Roman"/>
                  <w:color w:val="auto"/>
                  <w:sz w:val="18"/>
                  <w:szCs w:val="18"/>
                </w:rPr>
                <w:t>(1</w:t>
              </w:r>
              <w:r>
                <w:rPr>
                  <w:rFonts w:ascii="Times New Roman" w:eastAsia="仿宋_GB2312" w:hAnsi="Times New Roman" w:cs="Times New Roman"/>
                  <w:color w:val="auto"/>
                  <w:sz w:val="18"/>
                  <w:szCs w:val="18"/>
                </w:rPr>
                <w:t xml:space="preserve">.0 </w:t>
              </w:r>
              <w:r>
                <w:rPr>
                  <w:rFonts w:ascii="Times New Roman" w:eastAsia="仿宋_GB2312" w:hAnsi="Times New Roman" w:cs="Times New Roman" w:hint="eastAsia"/>
                  <w:color w:val="auto"/>
                  <w:sz w:val="18"/>
                  <w:szCs w:val="18"/>
                  <w:lang w:eastAsia="zh-CN"/>
                </w:rPr>
                <w:t>eq</w:t>
              </w:r>
              <w:r>
                <w:rPr>
                  <w:rFonts w:ascii="Times New Roman" w:eastAsia="仿宋_GB2312" w:hAnsi="Times New Roman" w:cs="Times New Roman"/>
                  <w:color w:val="auto"/>
                  <w:sz w:val="18"/>
                  <w:szCs w:val="18"/>
                </w:rPr>
                <w:t>.</w:t>
              </w:r>
              <w:r w:rsidRPr="004C5939">
                <w:rPr>
                  <w:rFonts w:ascii="Times New Roman" w:eastAsia="仿宋_GB2312" w:hAnsi="Times New Roman" w:cs="Times New Roman"/>
                  <w:color w:val="auto"/>
                  <w:sz w:val="18"/>
                  <w:szCs w:val="18"/>
                </w:rPr>
                <w:t>)</w:t>
              </w:r>
              <w:r w:rsidRPr="00321EFC">
                <w:rPr>
                  <w:rFonts w:ascii="Times New Roman" w:eastAsia="仿宋_GB2312" w:hAnsi="Times New Roman" w:cs="Times New Roman"/>
                  <w:color w:val="auto"/>
                  <w:sz w:val="18"/>
                  <w:szCs w:val="18"/>
                </w:rPr>
                <w:t xml:space="preserve"> into</w:t>
              </w:r>
              <w:r w:rsidRPr="006F0556">
                <w:rPr>
                  <w:rFonts w:ascii="Times New Roman" w:eastAsia="仿宋_GB2312" w:hAnsi="Times New Roman" w:cs="Times New Roman"/>
                  <w:color w:val="auto"/>
                  <w:sz w:val="18"/>
                  <w:szCs w:val="18"/>
                </w:rPr>
                <w:t xml:space="preserve"> TJ4S-1213-Sy15</w:t>
              </w:r>
              <w:r w:rsidRPr="00321EFC">
                <w:rPr>
                  <w:rFonts w:ascii="Times New Roman" w:eastAsia="仿宋_GB2312" w:hAnsi="Times New Roman" w:cs="Times New Roman"/>
                  <w:color w:val="auto"/>
                  <w:sz w:val="18"/>
                  <w:szCs w:val="18"/>
                </w:rPr>
                <w:t xml:space="preserve">. Rinse reactor wall with </w:t>
              </w:r>
              <w:r w:rsidRPr="00321EFC">
                <w:rPr>
                  <w:rFonts w:ascii="Times New Roman" w:eastAsia="仿宋_GB2312" w:hAnsi="Times New Roman" w:cs="Times New Roman"/>
                  <w:color w:val="auto"/>
                  <w:sz w:val="18"/>
                  <w:szCs w:val="18"/>
                  <w:lang w:eastAsia="zh-CN"/>
                </w:rPr>
                <w:t xml:space="preserve">7.0 </w:t>
              </w:r>
              <w:del w:id="5216" w:author="Johan Granander" w:date="2026-07-28T15:03:00Z">
                <w:r w:rsidRPr="00321EFC" w:rsidDel="00B37BAA">
                  <w:rPr>
                    <w:rFonts w:ascii="Times New Roman" w:eastAsia="仿宋_GB2312" w:hAnsi="Times New Roman" w:cs="Times New Roman"/>
                    <w:color w:val="auto"/>
                    <w:sz w:val="18"/>
                    <w:szCs w:val="18"/>
                    <w:lang w:eastAsia="zh-CN"/>
                  </w:rPr>
                  <w:delText>v</w:delText>
                </w:r>
              </w:del>
            </w:ins>
            <w:ins w:id="5217" w:author="Johan Granander" w:date="2026-07-28T15:03:00Z">
              <w:r w:rsidR="00B37BAA">
                <w:rPr>
                  <w:rFonts w:ascii="Times New Roman" w:eastAsia="仿宋_GB2312" w:hAnsi="Times New Roman" w:cs="Times New Roman"/>
                  <w:color w:val="auto"/>
                  <w:sz w:val="18"/>
                  <w:szCs w:val="18"/>
                  <w:lang w:eastAsia="zh-CN"/>
                </w:rPr>
                <w:t>V</w:t>
              </w:r>
            </w:ins>
            <w:ins w:id="5218" w:author="Xuning Wei12232" w:date="2026-07-27T16:03:00Z">
              <w:r w:rsidRPr="00321EFC">
                <w:rPr>
                  <w:rFonts w:ascii="Times New Roman" w:eastAsia="仿宋_GB2312" w:hAnsi="Times New Roman" w:cs="Times New Roman"/>
                  <w:color w:val="auto"/>
                  <w:sz w:val="18"/>
                  <w:szCs w:val="18"/>
                  <w:lang w:eastAsia="zh-CN"/>
                </w:rPr>
                <w:t xml:space="preserve"> </w:t>
              </w:r>
              <w:r w:rsidRPr="00321EFC">
                <w:rPr>
                  <w:rFonts w:ascii="Times New Roman" w:eastAsia="仿宋_GB2312" w:hAnsi="Times New Roman" w:cs="Times New Roman"/>
                  <w:color w:val="auto"/>
                  <w:sz w:val="18"/>
                  <w:szCs w:val="18"/>
                </w:rPr>
                <w:t xml:space="preserve">DMF (6.636 kg/kg). </w:t>
              </w:r>
              <w:r>
                <w:rPr>
                  <w:rFonts w:ascii="Times New Roman" w:eastAsia="仿宋_GB2312" w:hAnsi="Times New Roman" w:cs="Times New Roman"/>
                  <w:color w:val="auto"/>
                  <w:sz w:val="18"/>
                  <w:szCs w:val="18"/>
                </w:rPr>
                <w:br/>
                <w:t xml:space="preserve">2. </w:t>
              </w:r>
              <w:r w:rsidRPr="00321EFC">
                <w:rPr>
                  <w:rFonts w:ascii="Times New Roman" w:eastAsia="仿宋_GB2312" w:hAnsi="Times New Roman" w:cs="Times New Roman"/>
                  <w:color w:val="auto"/>
                  <w:sz w:val="18"/>
                  <w:szCs w:val="18"/>
                </w:rPr>
                <w:t xml:space="preserve">Bubble with nitrogen for 5min±2min (target: 5min), then start the stirrer. Rinse reactor wall with </w:t>
              </w:r>
              <w:r w:rsidRPr="00321EFC">
                <w:rPr>
                  <w:rFonts w:ascii="Times New Roman" w:eastAsia="仿宋_GB2312" w:hAnsi="Times New Roman" w:cs="Times New Roman"/>
                  <w:color w:val="auto"/>
                  <w:sz w:val="18"/>
                  <w:szCs w:val="18"/>
                  <w:lang w:eastAsia="zh-CN"/>
                </w:rPr>
                <w:t>1.0 V DMF (0.948</w:t>
              </w:r>
            </w:ins>
            <w:ins w:id="5219" w:author="Johan Granander" w:date="2026-07-28T15:03:00Z">
              <w:r w:rsidR="00B37BAA">
                <w:rPr>
                  <w:rFonts w:ascii="Times New Roman" w:eastAsia="仿宋_GB2312" w:hAnsi="Times New Roman" w:cs="Times New Roman"/>
                  <w:color w:val="auto"/>
                  <w:sz w:val="18"/>
                  <w:szCs w:val="18"/>
                  <w:lang w:eastAsia="zh-CN"/>
                </w:rPr>
                <w:t xml:space="preserve"> </w:t>
              </w:r>
            </w:ins>
            <w:ins w:id="5220" w:author="Xuning Wei12232" w:date="2026-07-27T16:03:00Z">
              <w:r w:rsidRPr="00321EFC">
                <w:rPr>
                  <w:rFonts w:ascii="Times New Roman" w:eastAsia="仿宋_GB2312" w:hAnsi="Times New Roman" w:cs="Times New Roman"/>
                  <w:color w:val="auto"/>
                  <w:sz w:val="18"/>
                  <w:szCs w:val="18"/>
                  <w:lang w:eastAsia="zh-CN"/>
                </w:rPr>
                <w:t>kg/kg)</w:t>
              </w:r>
              <w:r w:rsidRPr="00321EFC">
                <w:rPr>
                  <w:rFonts w:ascii="Times New Roman" w:eastAsia="仿宋_GB2312" w:hAnsi="Times New Roman" w:cs="Times New Roman"/>
                  <w:color w:val="auto"/>
                  <w:sz w:val="18"/>
                  <w:szCs w:val="18"/>
                </w:rPr>
                <w:t xml:space="preserve">. </w:t>
              </w:r>
              <w:r>
                <w:rPr>
                  <w:rFonts w:ascii="Times New Roman" w:eastAsia="仿宋_GB2312" w:hAnsi="Times New Roman" w:cs="Times New Roman"/>
                  <w:color w:val="auto"/>
                  <w:sz w:val="18"/>
                  <w:szCs w:val="18"/>
                </w:rPr>
                <w:br/>
                <w:t xml:space="preserve">3. </w:t>
              </w:r>
              <w:r w:rsidRPr="00321EFC">
                <w:rPr>
                  <w:rFonts w:ascii="Times New Roman" w:eastAsia="仿宋_GB2312" w:hAnsi="Times New Roman" w:cs="Times New Roman"/>
                  <w:color w:val="auto"/>
                  <w:sz w:val="18"/>
                  <w:szCs w:val="18"/>
                </w:rPr>
                <w:t xml:space="preserve">Adjust the mixture to </w:t>
              </w:r>
              <w:r w:rsidRPr="00321EFC">
                <w:rPr>
                  <w:rFonts w:ascii="Times New Roman" w:eastAsia="仿宋_GB2312" w:hAnsi="Times New Roman" w:cs="Times New Roman" w:hint="eastAsia"/>
                  <w:color w:val="auto"/>
                  <w:sz w:val="18"/>
                  <w:szCs w:val="18"/>
                </w:rPr>
                <w:t>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5</w:t>
              </w:r>
            </w:ins>
            <w:ins w:id="5221" w:author="Johan Granander" w:date="2026-07-28T15:03:00Z">
              <w:r w:rsidR="00B37BAA">
                <w:rPr>
                  <w:rFonts w:ascii="Times New Roman" w:eastAsia="仿宋_GB2312" w:hAnsi="Times New Roman" w:cs="Times New Roman"/>
                  <w:color w:val="auto"/>
                  <w:sz w:val="18"/>
                  <w:szCs w:val="18"/>
                </w:rPr>
                <w:t xml:space="preserve"> </w:t>
              </w:r>
            </w:ins>
            <w:ins w:id="5222" w:author="Xuning Wei12232" w:date="2026-07-27T16:03: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xml:space="preserve"> (target: 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color w:val="auto"/>
                  <w:sz w:val="18"/>
                  <w:szCs w:val="18"/>
                </w:rPr>
                <w:t>. After stirring for</w:t>
              </w:r>
              <w:r w:rsidRPr="006F0556">
                <w:rPr>
                  <w:rFonts w:ascii="Times New Roman" w:eastAsia="仿宋_GB2312" w:hAnsi="Times New Roman" w:cs="Times New Roman"/>
                  <w:color w:val="auto"/>
                  <w:sz w:val="18"/>
                  <w:szCs w:val="18"/>
                </w:rPr>
                <w:t xml:space="preserve"> </w:t>
              </w:r>
              <w:r w:rsidRPr="00321EFC">
                <w:rPr>
                  <w:rFonts w:ascii="Times New Roman" w:eastAsia="仿宋_GB2312" w:hAnsi="Times New Roman" w:cs="Times New Roman"/>
                  <w:color w:val="auto"/>
                  <w:sz w:val="18"/>
                  <w:szCs w:val="18"/>
                </w:rPr>
                <w:t>35±5</w:t>
              </w:r>
            </w:ins>
            <w:ins w:id="5223" w:author="Johan Granander" w:date="2026-07-28T15:03:00Z">
              <w:r w:rsidR="00B37BAA">
                <w:rPr>
                  <w:rFonts w:ascii="Times New Roman" w:eastAsia="仿宋_GB2312" w:hAnsi="Times New Roman" w:cs="Times New Roman"/>
                  <w:color w:val="auto"/>
                  <w:sz w:val="18"/>
                  <w:szCs w:val="18"/>
                </w:rPr>
                <w:t xml:space="preserve"> </w:t>
              </w:r>
            </w:ins>
            <w:ins w:id="5224" w:author="Xuning Wei12232" w:date="2026-07-27T16:03:00Z">
              <w:r w:rsidRPr="00321EFC">
                <w:rPr>
                  <w:rFonts w:ascii="Times New Roman" w:eastAsia="仿宋_GB2312" w:hAnsi="Times New Roman" w:cs="Times New Roman"/>
                  <w:color w:val="auto"/>
                  <w:sz w:val="18"/>
                  <w:szCs w:val="18"/>
                </w:rPr>
                <w:t xml:space="preserve">min (target: 35 </w:t>
              </w:r>
              <w:r w:rsidRPr="00321EFC">
                <w:rPr>
                  <w:rFonts w:ascii="Times New Roman" w:eastAsia="仿宋_GB2312" w:hAnsi="Times New Roman" w:cs="Times New Roman" w:hint="eastAsia"/>
                  <w:color w:val="auto"/>
                  <w:sz w:val="18"/>
                  <w:szCs w:val="18"/>
                </w:rPr>
                <w:t>min) at 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5</w:t>
              </w:r>
            </w:ins>
            <w:ins w:id="5225" w:author="Johan Granander" w:date="2026-07-28T15:03:00Z">
              <w:r w:rsidR="00B37BAA">
                <w:rPr>
                  <w:rFonts w:ascii="Times New Roman" w:eastAsia="仿宋_GB2312" w:hAnsi="Times New Roman" w:cs="Times New Roman"/>
                  <w:color w:val="auto"/>
                  <w:sz w:val="18"/>
                  <w:szCs w:val="18"/>
                </w:rPr>
                <w:t xml:space="preserve"> </w:t>
              </w:r>
            </w:ins>
            <w:ins w:id="5226" w:author="Xuning Wei12232" w:date="2026-07-27T16:03: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xml:space="preserve"> (target: 25</w:t>
              </w:r>
            </w:ins>
            <w:ins w:id="5227" w:author="Johan Granander" w:date="2026-07-28T15:04:00Z">
              <w:r w:rsidR="00B37BAA">
                <w:rPr>
                  <w:rFonts w:ascii="Times New Roman" w:eastAsia="仿宋_GB2312" w:hAnsi="Times New Roman" w:cs="Times New Roman"/>
                  <w:color w:val="auto"/>
                  <w:sz w:val="18"/>
                  <w:szCs w:val="18"/>
                </w:rPr>
                <w:t xml:space="preserve"> </w:t>
              </w:r>
            </w:ins>
            <w:ins w:id="5228" w:author="Xuning Wei12232" w:date="2026-07-27T16:03: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xml:space="preserve">), turn off the nitrogen, stop stirring, and drain until there is no </w:t>
              </w:r>
              <w:r w:rsidRPr="00321EFC">
                <w:rPr>
                  <w:rFonts w:ascii="Times New Roman" w:eastAsia="仿宋_GB2312" w:hAnsi="Times New Roman" w:cs="Times New Roman"/>
                  <w:color w:val="auto"/>
                  <w:sz w:val="18"/>
                  <w:szCs w:val="18"/>
                </w:rPr>
                <w:t>obvious dripping.</w:t>
              </w:r>
            </w:ins>
            <w:del w:id="5229" w:author="Xuning Wei12232" w:date="2026-07-27T16:03:00Z">
              <w:r w:rsidR="002C77EF" w:rsidRPr="3F42BA87" w:rsidDel="00FD673D">
                <w:rPr>
                  <w:rFonts w:ascii="Times New Roman" w:eastAsia="仿宋_GB2312" w:hAnsi="Times New Roman" w:cs="Times New Roman"/>
                  <w:color w:val="auto"/>
                  <w:sz w:val="18"/>
                  <w:szCs w:val="18"/>
                </w:rPr>
                <w:delText xml:space="preserve">Add </w:delText>
              </w:r>
              <w:r w:rsidR="002C77EF" w:rsidRPr="3F42BA87" w:rsidDel="00FD673D">
                <w:rPr>
                  <w:rFonts w:ascii="Times New Roman" w:eastAsia="仿宋_GB2312" w:hAnsi="Times New Roman" w:cs="Times New Roman"/>
                  <w:color w:val="auto"/>
                  <w:sz w:val="18"/>
                  <w:szCs w:val="18"/>
                  <w:lang w:eastAsia="zh-CN"/>
                </w:rPr>
                <w:delText xml:space="preserve">48.00kg </w:delText>
              </w:r>
              <w:r w:rsidR="002C77EF" w:rsidRPr="3F42BA87" w:rsidDel="00FD673D">
                <w:rPr>
                  <w:rFonts w:ascii="Times New Roman" w:eastAsia="仿宋_GB2312" w:hAnsi="Times New Roman" w:cs="Times New Roman"/>
                  <w:color w:val="auto"/>
                  <w:sz w:val="18"/>
                  <w:szCs w:val="18"/>
                </w:rPr>
                <w:delText>2-CTC</w:delText>
              </w:r>
              <w:r w:rsidR="002C77EF" w:rsidDel="00FD673D">
                <w:rPr>
                  <w:rFonts w:ascii="Times New Roman" w:eastAsia="仿宋_GB2312" w:hAnsi="Times New Roman" w:cs="Times New Roman"/>
                  <w:color w:val="auto"/>
                  <w:sz w:val="18"/>
                  <w:szCs w:val="18"/>
                </w:rPr>
                <w:delText xml:space="preserve"> (1.08</w:delText>
              </w:r>
              <w:r w:rsidR="002C77EF" w:rsidRPr="3F42BA87" w:rsidDel="00FD673D">
                <w:rPr>
                  <w:rFonts w:ascii="Times New Roman" w:eastAsia="仿宋_GB2312" w:hAnsi="Times New Roman" w:cs="Times New Roman"/>
                  <w:color w:val="auto"/>
                  <w:sz w:val="18"/>
                  <w:szCs w:val="18"/>
                </w:rPr>
                <w:delText>mmol/g) resin into</w:delText>
              </w:r>
              <w:r w:rsidR="002C77EF" w:rsidRPr="3F42BA87" w:rsidDel="00FD673D">
                <w:rPr>
                  <w:rFonts w:ascii="Times New Roman" w:eastAsia="仿宋_GB2312" w:hAnsi="Times New Roman" w:cs="Times New Roman"/>
                  <w:b/>
                  <w:color w:val="auto"/>
                  <w:sz w:val="18"/>
                  <w:szCs w:val="18"/>
                </w:rPr>
                <w:delText xml:space="preserve"> TJ4S-1213-Sy15</w:delText>
              </w:r>
              <w:r w:rsidR="002C77EF" w:rsidRPr="3F42BA87" w:rsidDel="00FD673D">
                <w:rPr>
                  <w:rFonts w:ascii="Times New Roman" w:eastAsia="仿宋_GB2312" w:hAnsi="Times New Roman" w:cs="Times New Roman"/>
                  <w:color w:val="auto"/>
                  <w:sz w:val="18"/>
                  <w:szCs w:val="18"/>
                </w:rPr>
                <w:delText xml:space="preserve">. Rinse reactor wall with </w:delText>
              </w:r>
              <w:r w:rsidR="002C77EF" w:rsidRPr="3F42BA87" w:rsidDel="00FD673D">
                <w:rPr>
                  <w:rFonts w:ascii="Times New Roman" w:eastAsia="仿宋_GB2312" w:hAnsi="Times New Roman" w:cs="Times New Roman"/>
                  <w:color w:val="auto"/>
                  <w:sz w:val="18"/>
                  <w:szCs w:val="18"/>
                  <w:lang w:eastAsia="zh-CN"/>
                </w:rPr>
                <w:delText xml:space="preserve">7.0 v </w:delText>
              </w:r>
              <w:r w:rsidR="002C77EF" w:rsidRPr="3F42BA87" w:rsidDel="00FD673D">
                <w:rPr>
                  <w:rFonts w:ascii="Times New Roman" w:eastAsia="仿宋_GB2312" w:hAnsi="Times New Roman" w:cs="Times New Roman"/>
                  <w:color w:val="auto"/>
                  <w:sz w:val="18"/>
                  <w:szCs w:val="18"/>
                </w:rPr>
                <w:delText>DM</w:delText>
              </w:r>
              <w:r w:rsidR="002C77EF" w:rsidRPr="004B098E" w:rsidDel="00FD673D">
                <w:rPr>
                  <w:rFonts w:ascii="Times New Roman" w:eastAsia="仿宋_GB2312" w:hAnsi="Times New Roman" w:cs="Times New Roman"/>
                  <w:color w:val="auto"/>
                  <w:sz w:val="18"/>
                  <w:szCs w:val="18"/>
                </w:rPr>
                <w:delText xml:space="preserve">F (6.636 kg/kg). Bubble with nitrogen for 5min±2min (target: 5min), then start the stirrer. Rinse reactor wall with </w:delText>
              </w:r>
              <w:r w:rsidR="002C77EF" w:rsidRPr="004B098E" w:rsidDel="00FD673D">
                <w:rPr>
                  <w:rFonts w:ascii="Times New Roman" w:eastAsia="仿宋_GB2312" w:hAnsi="Times New Roman" w:cs="Times New Roman"/>
                  <w:color w:val="auto"/>
                  <w:sz w:val="18"/>
                  <w:szCs w:val="18"/>
                  <w:lang w:eastAsia="zh-CN"/>
                </w:rPr>
                <w:delText xml:space="preserve">1.0 V DMF </w:delText>
              </w:r>
              <w:r w:rsidR="002C77EF" w:rsidRPr="3F42BA87" w:rsidDel="00FD673D">
                <w:rPr>
                  <w:rFonts w:ascii="Times New Roman" w:eastAsia="仿宋_GB2312" w:hAnsi="Times New Roman" w:cs="Times New Roman"/>
                  <w:color w:val="auto"/>
                  <w:sz w:val="18"/>
                  <w:szCs w:val="18"/>
                  <w:lang w:eastAsia="zh-CN"/>
                </w:rPr>
                <w:delText>(0.948kg/kg)</w:delText>
              </w:r>
              <w:r w:rsidR="002C77EF" w:rsidRPr="3F42BA87" w:rsidDel="00FD673D">
                <w:rPr>
                  <w:rFonts w:ascii="Times New Roman" w:eastAsia="仿宋_GB2312" w:hAnsi="Times New Roman" w:cs="Times New Roman"/>
                  <w:color w:val="auto"/>
                  <w:sz w:val="18"/>
                  <w:szCs w:val="18"/>
                </w:rPr>
                <w:delText>. Adjust the mixture to 25±5℃ (target: 25℃). After stirring for</w:delText>
              </w:r>
              <w:r w:rsidR="002C77EF" w:rsidRPr="3F42BA87" w:rsidDel="00FD673D">
                <w:rPr>
                  <w:rFonts w:ascii="Times New Roman" w:eastAsia="仿宋_GB2312" w:hAnsi="Times New Roman" w:cs="Times New Roman"/>
                  <w:b/>
                  <w:color w:val="auto"/>
                  <w:sz w:val="18"/>
                  <w:szCs w:val="18"/>
                </w:rPr>
                <w:delText xml:space="preserve"> </w:delText>
              </w:r>
              <w:r w:rsidR="002C77EF" w:rsidRPr="3F42BA87" w:rsidDel="00FD673D">
                <w:rPr>
                  <w:rFonts w:ascii="Times New Roman" w:eastAsia="仿宋_GB2312" w:hAnsi="Times New Roman" w:cs="Times New Roman"/>
                  <w:color w:val="auto"/>
                  <w:sz w:val="18"/>
                  <w:szCs w:val="18"/>
                </w:rPr>
                <w:delText>35</w:delText>
              </w:r>
              <w:r w:rsidR="002C77EF" w:rsidDel="00FD673D">
                <w:rPr>
                  <w:rFonts w:ascii="Times New Roman" w:eastAsia="仿宋_GB2312" w:hAnsi="Times New Roman" w:cs="Times New Roman"/>
                  <w:color w:val="auto"/>
                  <w:sz w:val="18"/>
                  <w:szCs w:val="18"/>
                </w:rPr>
                <w:delText xml:space="preserve">±5min (target: 35 </w:delText>
              </w:r>
              <w:r w:rsidR="002C77EF" w:rsidRPr="3F42BA87" w:rsidDel="00FD673D">
                <w:rPr>
                  <w:rFonts w:ascii="Times New Roman" w:eastAsia="仿宋_GB2312" w:hAnsi="Times New Roman" w:cs="Times New Roman"/>
                  <w:color w:val="auto"/>
                  <w:sz w:val="18"/>
                  <w:szCs w:val="18"/>
                </w:rPr>
                <w:delText>min) at 25±5℃ (target: 25℃), turn off the nitrogen, stop stirring, and drain until there is no obvious dripping</w:delText>
              </w:r>
            </w:del>
            <w:ins w:id="5230" w:author="Pengda Zhao - Network" w:date="2026-05-12T06:07:00Z">
              <w:del w:id="5231" w:author="Xuning Wei12232" w:date="2026-07-27T16:03:00Z">
                <w:r w:rsidR="002C77EF" w:rsidRPr="3F42BA87" w:rsidDel="00FD673D">
                  <w:rPr>
                    <w:rFonts w:ascii="Times New Roman" w:eastAsia="仿宋_GB2312" w:hAnsi="Times New Roman" w:cs="Times New Roman"/>
                    <w:color w:val="auto"/>
                    <w:sz w:val="18"/>
                    <w:szCs w:val="18"/>
                  </w:rPr>
                  <w:delText>.</w:delText>
                </w:r>
              </w:del>
            </w:ins>
          </w:p>
        </w:tc>
        <w:tc>
          <w:tcPr>
            <w:tcW w:w="1046" w:type="pct"/>
            <w:vMerge w:val="restart"/>
            <w:shd w:val="clear" w:color="auto" w:fill="FFFFFF" w:themeFill="background1"/>
            <w:vAlign w:val="center"/>
            <w:tcPrChange w:id="5232" w:author="He Han" w:date="2026-08-27T15:59:00Z">
              <w:tcPr>
                <w:tcW w:w="1049" w:type="pct"/>
                <w:gridSpan w:val="5"/>
                <w:vMerge w:val="restart"/>
                <w:shd w:val="clear" w:color="auto" w:fill="FFFFFF" w:themeFill="background1"/>
                <w:vAlign w:val="center"/>
              </w:tcPr>
            </w:tcPrChange>
          </w:tcPr>
          <w:p w14:paraId="70D74480" w14:textId="77777777" w:rsidR="00060BEF" w:rsidRPr="00032BAE" w:rsidRDefault="00060BEF" w:rsidP="00060BEF">
            <w:pPr>
              <w:rPr>
                <w:ins w:id="5233" w:author="Xuning Wei12232" w:date="2026-07-27T17:41:00Z"/>
                <w:rFonts w:ascii="Times New Roman" w:hAnsi="Times New Roman" w:cs="Times New Roman"/>
                <w:color w:val="auto"/>
                <w:sz w:val="18"/>
                <w:szCs w:val="18"/>
                <w:shd w:val="clear" w:color="auto" w:fill="FFFFFF"/>
              </w:rPr>
            </w:pPr>
            <w:ins w:id="5234" w:author="Xuning Wei12232" w:date="2026-07-27T17:41: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D6BE94D" w14:textId="77777777" w:rsidR="00060BEF" w:rsidRPr="004634A5" w:rsidRDefault="00060BEF" w:rsidP="00060BEF">
            <w:pPr>
              <w:rPr>
                <w:ins w:id="5235" w:author="Xuning Wei12232" w:date="2026-07-27T17:41:00Z"/>
                <w:rFonts w:ascii="Times New Roman" w:eastAsiaTheme="minorEastAsia" w:hAnsi="Times New Roman" w:cs="Times New Roman"/>
                <w:color w:val="auto"/>
                <w:sz w:val="18"/>
                <w:szCs w:val="18"/>
                <w:shd w:val="clear" w:color="auto" w:fill="FFFFFF"/>
                <w:lang w:eastAsia="zh-CN"/>
              </w:rPr>
            </w:pPr>
            <w:ins w:id="5236" w:author="Xuning Wei12232" w:date="2026-07-27T17:41:00Z">
              <w:r w:rsidRPr="00032BAE">
                <w:rPr>
                  <w:rFonts w:ascii="Times New Roman" w:hAnsi="Times New Roman" w:cs="Times New Roman"/>
                  <w:color w:val="auto"/>
                  <w:sz w:val="18"/>
                  <w:szCs w:val="18"/>
                  <w:shd w:val="clear" w:color="auto" w:fill="FFFFFF"/>
                </w:rPr>
                <w:t xml:space="preserve">Agitator material: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7FE1D9C1" w14:textId="77777777" w:rsidR="00060BEF" w:rsidRPr="002B446D" w:rsidRDefault="00060BEF" w:rsidP="00060BEF">
            <w:pPr>
              <w:rPr>
                <w:ins w:id="5237" w:author="Xuning Wei12232" w:date="2026-07-27T17:41:00Z"/>
                <w:rFonts w:ascii="Times New Roman" w:hAnsi="Times New Roman" w:cs="Times New Roman"/>
                <w:color w:val="0000FF"/>
                <w:sz w:val="18"/>
                <w:szCs w:val="18"/>
                <w:shd w:val="clear" w:color="auto" w:fill="FFFFFF"/>
              </w:rPr>
            </w:pPr>
            <w:ins w:id="5238" w:author="Xuning Wei12232" w:date="2026-07-27T17:41: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 xml:space="preserve">tion </w:t>
              </w:r>
              <w:r w:rsidRPr="006F0556">
                <w:rPr>
                  <w:rFonts w:ascii="Times New Roman" w:hAnsi="Times New Roman" w:cs="Times New Roman"/>
                  <w:color w:val="0000FF"/>
                  <w:sz w:val="18"/>
                  <w:szCs w:val="18"/>
                  <w:shd w:val="clear" w:color="auto" w:fill="FFFFFF"/>
                </w:rPr>
                <w:t>pipi</w:t>
              </w:r>
              <w:r w:rsidRPr="006F0556">
                <w:rPr>
                  <w:rFonts w:ascii="Times New Roman" w:hAnsi="Times New Roman" w:cs="Times New Roman"/>
                  <w:color w:val="0000FF"/>
                  <w:sz w:val="18"/>
                  <w:szCs w:val="18"/>
                  <w:shd w:val="pct15" w:color="auto" w:fill="FFFFFF"/>
                </w:rPr>
                <w:t xml:space="preserve">ng: </w:t>
              </w:r>
              <w:proofErr w:type="spellStart"/>
              <w:r w:rsidRPr="006F0556">
                <w:rPr>
                  <w:rFonts w:ascii="Times New Roman" w:hAnsi="Times New Roman" w:cs="Times New Roman"/>
                  <w:color w:val="auto"/>
                  <w:sz w:val="18"/>
                  <w:szCs w:val="18"/>
                  <w:shd w:val="clear" w:color="auto" w:fill="FFFFFF"/>
                </w:rPr>
                <w:t>Ha</w:t>
              </w:r>
              <w:r w:rsidRPr="00AF1C85">
                <w:rPr>
                  <w:rFonts w:ascii="Times New Roman" w:hAnsi="Times New Roman" w:cs="Times New Roman"/>
                  <w:color w:val="auto"/>
                  <w:sz w:val="18"/>
                  <w:szCs w:val="18"/>
                  <w:shd w:val="clear" w:color="auto" w:fill="FFFFFF"/>
                </w:rPr>
                <w:t>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66BB674" w14:textId="77777777" w:rsidR="00060BEF" w:rsidRPr="00032BAE" w:rsidRDefault="00060BEF" w:rsidP="00060BEF">
            <w:pPr>
              <w:rPr>
                <w:ins w:id="5239" w:author="Xuning Wei12232" w:date="2026-07-27T17:41:00Z"/>
                <w:rFonts w:ascii="Times New Roman" w:hAnsi="Times New Roman" w:cs="Times New Roman"/>
                <w:color w:val="auto"/>
                <w:sz w:val="18"/>
                <w:szCs w:val="18"/>
                <w:shd w:val="clear" w:color="auto" w:fill="FFFFFF"/>
              </w:rPr>
            </w:pPr>
            <w:ins w:id="5240" w:author="Xuning Wei12232" w:date="2026-07-27T17:41:00Z">
              <w:r w:rsidRPr="00032BAE">
                <w:rPr>
                  <w:rFonts w:ascii="Times New Roman" w:hAnsi="Times New Roman" w:cs="Times New Roman"/>
                  <w:color w:val="auto"/>
                  <w:sz w:val="18"/>
                  <w:szCs w:val="18"/>
                  <w:shd w:val="clear" w:color="auto" w:fill="FFFFFF"/>
                </w:rPr>
                <w:t>Sight glass: Glass</w:t>
              </w:r>
            </w:ins>
          </w:p>
          <w:p w14:paraId="3D434500" w14:textId="77777777" w:rsidR="00060BEF" w:rsidRPr="00032BAE" w:rsidRDefault="00060BEF" w:rsidP="00060BEF">
            <w:pPr>
              <w:rPr>
                <w:ins w:id="5241" w:author="Xuning Wei12232" w:date="2026-07-27T17:41:00Z"/>
                <w:rFonts w:ascii="Times New Roman" w:hAnsi="Times New Roman" w:cs="Times New Roman"/>
                <w:color w:val="auto"/>
                <w:sz w:val="18"/>
                <w:szCs w:val="18"/>
                <w:shd w:val="clear" w:color="auto" w:fill="FFFFFF"/>
              </w:rPr>
            </w:pPr>
            <w:ins w:id="5242" w:author="Xuning Wei12232" w:date="2026-07-27T17:41:00Z">
              <w:r w:rsidRPr="00032BAE">
                <w:rPr>
                  <w:rFonts w:ascii="Times New Roman" w:hAnsi="Times New Roman" w:cs="Times New Roman"/>
                  <w:color w:val="auto"/>
                  <w:sz w:val="18"/>
                  <w:szCs w:val="18"/>
                  <w:shd w:val="clear" w:color="auto" w:fill="FFFFFF"/>
                </w:rPr>
                <w:t>Transfer pump material: SS316+PTFE,</w:t>
              </w:r>
            </w:ins>
          </w:p>
          <w:p w14:paraId="58BAE811" w14:textId="77777777" w:rsidR="00060BEF" w:rsidRPr="00032BAE" w:rsidRDefault="00060BEF" w:rsidP="00060BEF">
            <w:pPr>
              <w:rPr>
                <w:ins w:id="5243" w:author="Xuning Wei12232" w:date="2026-07-27T17:41:00Z"/>
                <w:rFonts w:ascii="Times New Roman" w:hAnsi="Times New Roman" w:cs="Times New Roman"/>
                <w:color w:val="auto"/>
                <w:sz w:val="18"/>
                <w:szCs w:val="18"/>
                <w:shd w:val="clear" w:color="auto" w:fill="FFFFFF"/>
              </w:rPr>
            </w:pPr>
            <w:ins w:id="5244" w:author="Xuning Wei12232" w:date="2026-07-27T17:41: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565B091" w14:textId="77777777" w:rsidR="00060BEF" w:rsidRPr="00032BAE" w:rsidRDefault="00060BEF" w:rsidP="00060BEF">
            <w:pPr>
              <w:rPr>
                <w:ins w:id="5245" w:author="Xuning Wei12232" w:date="2026-07-27T17:41:00Z"/>
                <w:rFonts w:ascii="Times New Roman" w:hAnsi="Times New Roman" w:cs="Times New Roman"/>
                <w:color w:val="auto"/>
                <w:sz w:val="18"/>
                <w:szCs w:val="18"/>
                <w:shd w:val="clear" w:color="auto" w:fill="FFFFFF"/>
              </w:rPr>
            </w:pPr>
            <w:ins w:id="5246" w:author="Xuning Wei12232" w:date="2026-07-27T17:41:00Z">
              <w:r w:rsidRPr="00032BAE">
                <w:rPr>
                  <w:rFonts w:ascii="Times New Roman" w:hAnsi="Times New Roman" w:cs="Times New Roman"/>
                  <w:color w:val="auto"/>
                  <w:sz w:val="18"/>
                  <w:szCs w:val="18"/>
                  <w:shd w:val="clear" w:color="auto" w:fill="FFFFFF"/>
                </w:rPr>
                <w:t>Pipeline material: 316L</w:t>
              </w:r>
            </w:ins>
          </w:p>
          <w:p w14:paraId="79335CBA" w14:textId="77777777" w:rsidR="00060BEF" w:rsidRPr="004A5B11" w:rsidRDefault="00060BEF" w:rsidP="00060BEF">
            <w:pPr>
              <w:rPr>
                <w:ins w:id="5247" w:author="Xuning Wei12232" w:date="2026-07-27T17:41:00Z"/>
                <w:rFonts w:ascii="Times New Roman" w:hAnsi="Times New Roman" w:cs="Times New Roman"/>
                <w:color w:val="FF0000"/>
                <w:sz w:val="18"/>
                <w:szCs w:val="18"/>
                <w:shd w:val="clear" w:color="auto" w:fill="FFFFFF"/>
                <w:rPrChange w:id="5248" w:author="Johan Granander" w:date="2026-07-28T15:02:00Z">
                  <w:rPr>
                    <w:ins w:id="5249" w:author="Xuning Wei12232" w:date="2026-07-27T17:41:00Z"/>
                    <w:rFonts w:ascii="Times New Roman" w:hAnsi="Times New Roman" w:cs="Times New Roman"/>
                    <w:color w:val="FF0000"/>
                    <w:sz w:val="18"/>
                    <w:szCs w:val="18"/>
                    <w:shd w:val="clear" w:color="auto" w:fill="FFFFFF"/>
                    <w:lang w:val="sv-SE"/>
                  </w:rPr>
                </w:rPrChange>
              </w:rPr>
            </w:pPr>
            <w:ins w:id="5250" w:author="Xuning Wei12232" w:date="2026-07-27T17:41:00Z">
              <w:r w:rsidRPr="004A5B11">
                <w:rPr>
                  <w:rFonts w:ascii="Times New Roman" w:hAnsi="Times New Roman" w:cs="Times New Roman"/>
                  <w:color w:val="FF0000"/>
                  <w:sz w:val="18"/>
                  <w:szCs w:val="18"/>
                  <w:shd w:val="clear" w:color="auto" w:fill="FFFFFF"/>
                  <w:rPrChange w:id="5251" w:author="Johan Granander" w:date="2026-07-28T15:02: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4279324C" w14:textId="77777777" w:rsidR="00060BEF" w:rsidRPr="004A5B11" w:rsidRDefault="00060BEF" w:rsidP="00060BEF">
            <w:pPr>
              <w:rPr>
                <w:ins w:id="5252" w:author="Xuning Wei12232" w:date="2026-07-27T17:41:00Z"/>
                <w:rFonts w:ascii="Times New Roman" w:hAnsi="Times New Roman" w:cs="Times New Roman"/>
                <w:color w:val="auto"/>
                <w:sz w:val="18"/>
                <w:szCs w:val="18"/>
                <w:shd w:val="clear" w:color="auto" w:fill="FFFFFF"/>
                <w:rPrChange w:id="5253" w:author="Johan Granander" w:date="2026-07-28T15:02:00Z">
                  <w:rPr>
                    <w:ins w:id="5254" w:author="Xuning Wei12232" w:date="2026-07-27T17:41:00Z"/>
                    <w:rFonts w:ascii="Times New Roman" w:hAnsi="Times New Roman" w:cs="Times New Roman"/>
                    <w:color w:val="auto"/>
                    <w:sz w:val="18"/>
                    <w:szCs w:val="18"/>
                    <w:shd w:val="clear" w:color="auto" w:fill="FFFFFF"/>
                    <w:lang w:val="sv-SE"/>
                  </w:rPr>
                </w:rPrChange>
              </w:rPr>
            </w:pPr>
            <w:ins w:id="5255" w:author="Xuning Wei12232" w:date="2026-07-27T17:41:00Z">
              <w:r w:rsidRPr="004A5B11">
                <w:rPr>
                  <w:rFonts w:ascii="Times New Roman" w:hAnsi="Times New Roman" w:cs="Times New Roman"/>
                  <w:color w:val="auto"/>
                  <w:sz w:val="18"/>
                  <w:szCs w:val="18"/>
                  <w:shd w:val="clear" w:color="auto" w:fill="FFFFFF"/>
                  <w:rPrChange w:id="5256" w:author="Johan Granander" w:date="2026-07-28T15:02:00Z">
                    <w:rPr>
                      <w:rFonts w:ascii="Times New Roman" w:hAnsi="Times New Roman" w:cs="Times New Roman"/>
                      <w:color w:val="auto"/>
                      <w:sz w:val="18"/>
                      <w:szCs w:val="18"/>
                      <w:shd w:val="clear" w:color="auto" w:fill="FFFFFF"/>
                      <w:lang w:val="sv-SE"/>
                    </w:rPr>
                  </w:rPrChange>
                </w:rPr>
                <w:t>Mass flow meter: SS</w:t>
              </w:r>
            </w:ins>
          </w:p>
          <w:p w14:paraId="3E8B68A6" w14:textId="77777777" w:rsidR="00060BEF" w:rsidRPr="00032BAE" w:rsidRDefault="00060BEF" w:rsidP="00060BEF">
            <w:pPr>
              <w:rPr>
                <w:ins w:id="5257" w:author="Xuning Wei12232" w:date="2026-07-27T17:41:00Z"/>
                <w:rFonts w:ascii="Times New Roman" w:hAnsi="Times New Roman" w:cs="Times New Roman"/>
                <w:b/>
                <w:color w:val="auto"/>
                <w:sz w:val="18"/>
                <w:szCs w:val="18"/>
                <w:shd w:val="clear" w:color="auto" w:fill="FFFFFF"/>
              </w:rPr>
            </w:pPr>
            <w:ins w:id="5258" w:author="Xuning Wei12232" w:date="2026-07-27T17:41:00Z">
              <w:r w:rsidRPr="00032BAE">
                <w:rPr>
                  <w:rFonts w:ascii="Times New Roman" w:hAnsi="Times New Roman" w:cs="Times New Roman"/>
                  <w:color w:val="auto"/>
                  <w:sz w:val="18"/>
                  <w:szCs w:val="18"/>
                  <w:shd w:val="clear" w:color="auto" w:fill="FFFFFF"/>
                </w:rPr>
                <w:t>Valve material: 304 &amp; 316L</w:t>
              </w:r>
            </w:ins>
          </w:p>
          <w:p w14:paraId="053A7662" w14:textId="77777777" w:rsidR="00060BEF" w:rsidRPr="00032BAE" w:rsidRDefault="00060BEF" w:rsidP="00060BEF">
            <w:pPr>
              <w:rPr>
                <w:ins w:id="5259" w:author="Xuning Wei12232" w:date="2026-07-27T17:41:00Z"/>
                <w:rFonts w:ascii="Times New Roman" w:eastAsiaTheme="minorEastAsia" w:hAnsi="Times New Roman" w:cs="Times New Roman"/>
                <w:color w:val="auto"/>
                <w:sz w:val="18"/>
                <w:szCs w:val="18"/>
                <w:shd w:val="clear" w:color="auto" w:fill="FFFFFF"/>
                <w:lang w:eastAsia="zh-CN"/>
              </w:rPr>
            </w:pPr>
            <w:ins w:id="5260" w:author="Xuning Wei12232" w:date="2026-07-27T17:41: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2EDC4B6B" w14:textId="77777777" w:rsidR="00060BEF" w:rsidRDefault="00060BEF" w:rsidP="00060BEF">
            <w:pPr>
              <w:rPr>
                <w:ins w:id="5261" w:author="Xuning Wei12232" w:date="2026-07-27T17:41:00Z"/>
                <w:rFonts w:ascii="Times New Roman" w:hAnsi="Times New Roman" w:cs="Times New Roman"/>
                <w:color w:val="auto"/>
                <w:sz w:val="18"/>
                <w:szCs w:val="18"/>
                <w:shd w:val="clear" w:color="auto" w:fill="FFFFFF"/>
              </w:rPr>
            </w:pPr>
            <w:ins w:id="5262" w:author="Xuning Wei12232" w:date="2026-07-27T17:41:00Z">
              <w:r w:rsidRPr="00032BAE">
                <w:rPr>
                  <w:rFonts w:ascii="Times New Roman" w:hAnsi="Times New Roman" w:cs="Times New Roman"/>
                  <w:color w:val="auto"/>
                  <w:sz w:val="18"/>
                  <w:szCs w:val="18"/>
                  <w:shd w:val="clear" w:color="auto" w:fill="FFFFFF"/>
                </w:rPr>
                <w:t>Waste discharge pump material: SS316+PTFE</w:t>
              </w:r>
            </w:ins>
          </w:p>
          <w:p w14:paraId="0BBF8343" w14:textId="54461C17" w:rsidR="00143102" w:rsidRPr="00032BAE" w:rsidDel="000B3418" w:rsidRDefault="00060BEF" w:rsidP="00060BEF">
            <w:pPr>
              <w:jc w:val="both"/>
              <w:rPr>
                <w:del w:id="5263" w:author="Xuning Wei12232" w:date="2026-07-27T17:21:00Z"/>
                <w:rFonts w:ascii="Times New Roman" w:hAnsi="Times New Roman" w:cs="Times New Roman"/>
                <w:color w:val="auto"/>
                <w:sz w:val="18"/>
                <w:szCs w:val="18"/>
                <w:shd w:val="clear" w:color="auto" w:fill="FFFFFF"/>
              </w:rPr>
            </w:pPr>
            <w:ins w:id="5264" w:author="Xuning Wei12232" w:date="2026-07-27T17:41: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5265" w:author="Xuning Wei12232" w:date="2026-07-27T17:21:00Z">
              <w:r w:rsidR="00143102" w:rsidRPr="00032BAE" w:rsidDel="000B3418">
                <w:rPr>
                  <w:rFonts w:ascii="Times New Roman" w:hAnsi="Times New Roman" w:cs="Times New Roman"/>
                  <w:color w:val="auto"/>
                  <w:sz w:val="18"/>
                  <w:szCs w:val="18"/>
                  <w:shd w:val="clear" w:color="auto" w:fill="FFFFFF"/>
                </w:rPr>
                <w:delText>Transfer pump material:SS</w:delText>
              </w:r>
            </w:del>
            <w:ins w:id="5266" w:author="Johan Granander" w:date="2026-05-04T11:49:00Z">
              <w:del w:id="5267" w:author="Xuning Wei12232" w:date="2026-07-27T17:21:00Z">
                <w:r w:rsidR="005472DA" w:rsidRPr="00032BAE" w:rsidDel="000B3418">
                  <w:rPr>
                    <w:rFonts w:ascii="Times New Roman" w:hAnsi="Times New Roman" w:cs="Times New Roman"/>
                    <w:color w:val="auto"/>
                    <w:sz w:val="18"/>
                    <w:szCs w:val="18"/>
                    <w:shd w:val="clear" w:color="auto" w:fill="FFFFFF"/>
                  </w:rPr>
                  <w:delText>material: SS</w:delText>
                </w:r>
              </w:del>
            </w:ins>
            <w:del w:id="5268" w:author="Xuning Wei12232" w:date="2026-07-27T17:21:00Z">
              <w:r w:rsidR="00143102" w:rsidRPr="00032BAE" w:rsidDel="000B3418">
                <w:rPr>
                  <w:rFonts w:ascii="Times New Roman" w:hAnsi="Times New Roman" w:cs="Times New Roman"/>
                  <w:color w:val="auto"/>
                  <w:sz w:val="18"/>
                  <w:szCs w:val="18"/>
                  <w:shd w:val="clear" w:color="auto" w:fill="FFFFFF"/>
                </w:rPr>
                <w:delText>316+PTFE</w:delText>
              </w:r>
            </w:del>
          </w:p>
          <w:p w14:paraId="4D1B4A53" w14:textId="4149F75F" w:rsidR="00143102" w:rsidRPr="00032BAE" w:rsidDel="000B3418" w:rsidRDefault="00143102" w:rsidP="0030647B">
            <w:pPr>
              <w:jc w:val="both"/>
              <w:rPr>
                <w:del w:id="5269" w:author="Xuning Wei12232" w:date="2026-07-27T17:21:00Z"/>
                <w:rFonts w:ascii="Times New Roman" w:eastAsia="仿宋_GB2312" w:hAnsi="Times New Roman" w:cs="Times New Roman"/>
                <w:color w:val="auto"/>
                <w:sz w:val="18"/>
                <w:szCs w:val="18"/>
              </w:rPr>
            </w:pPr>
            <w:del w:id="5270" w:author="Xuning Wei12232" w:date="2026-07-27T17:21:00Z">
              <w:r w:rsidRPr="00032BAE" w:rsidDel="000B3418">
                <w:rPr>
                  <w:rFonts w:ascii="Times New Roman" w:eastAsia="仿宋_GB2312" w:hAnsi="Times New Roman" w:cs="Times New Roman"/>
                  <w:color w:val="auto"/>
                  <w:sz w:val="18"/>
                  <w:szCs w:val="18"/>
                </w:rPr>
                <w:delText>Charging line: SS</w:delText>
              </w:r>
            </w:del>
          </w:p>
          <w:p w14:paraId="2AFF39B4" w14:textId="50CEC2A1" w:rsidR="00143102" w:rsidRPr="004A5B11" w:rsidDel="000B3418" w:rsidRDefault="00143102" w:rsidP="0030647B">
            <w:pPr>
              <w:jc w:val="both"/>
              <w:rPr>
                <w:del w:id="5271" w:author="Xuning Wei12232" w:date="2026-07-27T17:21:00Z"/>
                <w:rFonts w:ascii="Times New Roman" w:eastAsia="仿宋_GB2312" w:hAnsi="Times New Roman" w:cs="Times New Roman"/>
                <w:color w:val="auto"/>
                <w:sz w:val="18"/>
                <w:szCs w:val="18"/>
                <w:lang w:val="en-IE"/>
                <w:rPrChange w:id="5272" w:author="Johan Granander" w:date="2026-07-28T15:02:00Z">
                  <w:rPr>
                    <w:del w:id="5273" w:author="Xuning Wei12232" w:date="2026-07-27T17:21:00Z"/>
                    <w:rFonts w:ascii="Times New Roman" w:eastAsia="仿宋_GB2312" w:hAnsi="Times New Roman" w:cs="Times New Roman"/>
                    <w:color w:val="auto"/>
                    <w:sz w:val="18"/>
                    <w:szCs w:val="18"/>
                  </w:rPr>
                </w:rPrChange>
              </w:rPr>
            </w:pPr>
            <w:del w:id="5274" w:author="Xuning Wei12232" w:date="2026-07-27T17:21:00Z">
              <w:r w:rsidRPr="004A5B11" w:rsidDel="000B3418">
                <w:rPr>
                  <w:rFonts w:ascii="Times New Roman" w:hAnsi="Times New Roman" w:cs="Times New Roman"/>
                  <w:color w:val="auto"/>
                  <w:sz w:val="18"/>
                  <w:szCs w:val="18"/>
                  <w:shd w:val="clear" w:color="auto" w:fill="FFFFFF"/>
                  <w:lang w:val="en-IE"/>
                  <w:rPrChange w:id="5275" w:author="Johan Granander" w:date="2026-07-28T15:02: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5276" w:author="Johan Granander" w:date="2026-07-28T15:02:00Z">
                    <w:rPr>
                      <w:rFonts w:ascii="Times New Roman" w:eastAsia="仿宋_GB2312" w:hAnsi="Times New Roman" w:cs="Times New Roman"/>
                      <w:color w:val="auto"/>
                      <w:sz w:val="18"/>
                      <w:szCs w:val="18"/>
                    </w:rPr>
                  </w:rPrChange>
                </w:rPr>
                <w:delText xml:space="preserve">PTFE </w:delText>
              </w:r>
            </w:del>
          </w:p>
          <w:p w14:paraId="1C558948" w14:textId="4A0F2DDE" w:rsidR="00143102" w:rsidRPr="004A5B11" w:rsidDel="000B3418" w:rsidRDefault="00143102" w:rsidP="0030647B">
            <w:pPr>
              <w:jc w:val="both"/>
              <w:rPr>
                <w:del w:id="5277" w:author="Xuning Wei12232" w:date="2026-07-27T17:21:00Z"/>
                <w:rFonts w:ascii="Times New Roman" w:hAnsi="Times New Roman" w:cs="Times New Roman"/>
                <w:color w:val="auto"/>
                <w:sz w:val="18"/>
                <w:szCs w:val="18"/>
                <w:shd w:val="clear" w:color="auto" w:fill="FFFFFF"/>
                <w:lang w:val="en-IE"/>
                <w:rPrChange w:id="5278" w:author="Johan Granander" w:date="2026-07-28T15:02:00Z">
                  <w:rPr>
                    <w:del w:id="5279" w:author="Xuning Wei12232" w:date="2026-07-27T17:21:00Z"/>
                    <w:rFonts w:ascii="Times New Roman" w:hAnsi="Times New Roman" w:cs="Times New Roman"/>
                    <w:color w:val="auto"/>
                    <w:sz w:val="18"/>
                    <w:szCs w:val="18"/>
                    <w:shd w:val="clear" w:color="auto" w:fill="FFFFFF"/>
                  </w:rPr>
                </w:rPrChange>
              </w:rPr>
            </w:pPr>
            <w:del w:id="5280" w:author="Xuning Wei12232" w:date="2026-07-27T17:21:00Z">
              <w:r w:rsidRPr="004A5B11" w:rsidDel="000B3418">
                <w:rPr>
                  <w:rFonts w:ascii="Times New Roman" w:hAnsi="Times New Roman" w:cs="Times New Roman"/>
                  <w:color w:val="auto"/>
                  <w:sz w:val="18"/>
                  <w:szCs w:val="18"/>
                  <w:shd w:val="clear" w:color="auto" w:fill="FFFFFF"/>
                  <w:lang w:val="en-IE"/>
                  <w:rPrChange w:id="5281" w:author="Johan Granander" w:date="2026-07-28T15:02:00Z">
                    <w:rPr>
                      <w:rFonts w:ascii="Times New Roman" w:hAnsi="Times New Roman" w:cs="Times New Roman"/>
                      <w:color w:val="auto"/>
                      <w:sz w:val="18"/>
                      <w:szCs w:val="18"/>
                      <w:shd w:val="clear" w:color="auto" w:fill="FFFFFF"/>
                    </w:rPr>
                  </w:rPrChange>
                </w:rPr>
                <w:delText>Sight glass: Glass</w:delText>
              </w:r>
            </w:del>
          </w:p>
          <w:p w14:paraId="18804F4C" w14:textId="2A73237B" w:rsidR="00143102" w:rsidRPr="004A5B11" w:rsidDel="000B3418" w:rsidRDefault="00143102" w:rsidP="0030647B">
            <w:pPr>
              <w:jc w:val="both"/>
              <w:rPr>
                <w:del w:id="5282" w:author="Xuning Wei12232" w:date="2026-07-27T17:21:00Z"/>
                <w:rFonts w:ascii="Times New Roman" w:eastAsia="仿宋_GB2312" w:hAnsi="Times New Roman" w:cs="Times New Roman"/>
                <w:color w:val="auto"/>
                <w:sz w:val="18"/>
                <w:szCs w:val="18"/>
                <w:lang w:val="en-IE"/>
                <w:rPrChange w:id="5283" w:author="Johan Granander" w:date="2026-07-28T15:02:00Z">
                  <w:rPr>
                    <w:del w:id="5284" w:author="Xuning Wei12232" w:date="2026-07-27T17:21:00Z"/>
                    <w:rFonts w:ascii="Times New Roman" w:eastAsia="仿宋_GB2312" w:hAnsi="Times New Roman" w:cs="Times New Roman"/>
                    <w:color w:val="auto"/>
                    <w:sz w:val="18"/>
                    <w:szCs w:val="18"/>
                  </w:rPr>
                </w:rPrChange>
              </w:rPr>
            </w:pPr>
            <w:del w:id="5285" w:author="Xuning Wei12232" w:date="2026-07-27T17:21:00Z">
              <w:r w:rsidRPr="004A5B11" w:rsidDel="000B3418">
                <w:rPr>
                  <w:rFonts w:ascii="Times New Roman" w:hAnsi="Times New Roman" w:cs="Times New Roman"/>
                  <w:color w:val="auto"/>
                  <w:sz w:val="18"/>
                  <w:szCs w:val="18"/>
                  <w:shd w:val="clear" w:color="auto" w:fill="FFFFFF"/>
                  <w:lang w:val="en-IE"/>
                  <w:rPrChange w:id="5286" w:author="Johan Granander" w:date="2026-07-28T15:02: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5287" w:author="Johan Granander" w:date="2026-07-28T15:02:00Z">
                    <w:rPr>
                      <w:rFonts w:ascii="Times New Roman" w:eastAsia="仿宋_GB2312" w:hAnsi="Times New Roman" w:cs="Times New Roman"/>
                      <w:color w:val="auto"/>
                      <w:sz w:val="18"/>
                      <w:szCs w:val="18"/>
                    </w:rPr>
                  </w:rPrChange>
                </w:rPr>
                <w:delText xml:space="preserve"> 316L</w:delText>
              </w:r>
            </w:del>
          </w:p>
          <w:p w14:paraId="0D6EDCAC" w14:textId="5D349F83" w:rsidR="00143102" w:rsidDel="000B3418" w:rsidRDefault="00143102" w:rsidP="0030647B">
            <w:pPr>
              <w:jc w:val="both"/>
              <w:rPr>
                <w:del w:id="5288" w:author="Xuning Wei12232" w:date="2026-07-27T17:21:00Z"/>
                <w:rFonts w:ascii="Times New Roman" w:hAnsi="Times New Roman" w:cs="Times New Roman"/>
                <w:color w:val="auto"/>
                <w:sz w:val="18"/>
                <w:szCs w:val="18"/>
                <w:shd w:val="clear" w:color="auto" w:fill="FFFFFF"/>
              </w:rPr>
            </w:pPr>
            <w:del w:id="5289" w:author="Xuning Wei12232" w:date="2026-07-27T17:21: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del>
          </w:p>
          <w:p w14:paraId="542257C9" w14:textId="53636EC0" w:rsidR="00C65197" w:rsidRPr="004634A5" w:rsidDel="000B3418" w:rsidRDefault="00C65197" w:rsidP="00C65197">
            <w:pPr>
              <w:jc w:val="both"/>
              <w:rPr>
                <w:del w:id="5290" w:author="Xuning Wei12232" w:date="2026-07-27T17:21:00Z"/>
                <w:rFonts w:ascii="Times New Roman" w:eastAsiaTheme="minorEastAsia" w:hAnsi="Times New Roman" w:cs="Times New Roman"/>
                <w:color w:val="auto"/>
                <w:sz w:val="18"/>
                <w:szCs w:val="18"/>
                <w:shd w:val="clear" w:color="auto" w:fill="FFFFFF"/>
                <w:lang w:eastAsia="zh-CN"/>
              </w:rPr>
            </w:pPr>
            <w:del w:id="5291" w:author="Xuning Wei12232" w:date="2026-07-27T17:21:00Z">
              <w:r w:rsidRPr="002B446D" w:rsidDel="000B3418">
                <w:rPr>
                  <w:rFonts w:ascii="Times New Roman" w:hAnsi="Times New Roman" w:cs="Times New Roman"/>
                  <w:color w:val="0000FF"/>
                  <w:sz w:val="18"/>
                  <w:szCs w:val="18"/>
                  <w:shd w:val="clear" w:color="auto" w:fill="FFFFFF"/>
                </w:rPr>
                <w:delText>Sieve plate: HC-22</w:delText>
              </w:r>
            </w:del>
          </w:p>
          <w:p w14:paraId="2755FFAB" w14:textId="65EB7DC6" w:rsidR="00C65197" w:rsidRPr="00C65197" w:rsidDel="000B3418" w:rsidRDefault="00C65197" w:rsidP="0030647B">
            <w:pPr>
              <w:jc w:val="both"/>
              <w:rPr>
                <w:del w:id="5292" w:author="Xuning Wei12232" w:date="2026-07-27T17:21:00Z"/>
                <w:rFonts w:ascii="Times New Roman" w:hAnsi="Times New Roman" w:cs="Times New Roman"/>
                <w:color w:val="0000FF"/>
                <w:sz w:val="18"/>
                <w:szCs w:val="18"/>
                <w:shd w:val="clear" w:color="auto" w:fill="FFFFFF"/>
              </w:rPr>
            </w:pPr>
            <w:del w:id="5293" w:author="Xuning Wei12232" w:date="2026-07-27T17:21:00Z">
              <w:r w:rsidRPr="002B446D" w:rsidDel="000B3418">
                <w:rPr>
                  <w:rFonts w:ascii="Times New Roman" w:hAnsi="Times New Roman" w:cs="Times New Roman"/>
                  <w:color w:val="0000FF"/>
                  <w:sz w:val="18"/>
                  <w:szCs w:val="18"/>
                  <w:shd w:val="clear" w:color="auto" w:fill="FFFFFF"/>
                </w:rPr>
                <w:delText>Nitr</w:delText>
              </w:r>
              <w:r w:rsidR="006F51C6" w:rsidDel="000B3418">
                <w:rPr>
                  <w:rFonts w:ascii="Times New Roman" w:hAnsi="Times New Roman" w:cs="Times New Roman"/>
                  <w:color w:val="0000FF"/>
                  <w:sz w:val="18"/>
                  <w:szCs w:val="18"/>
                  <w:shd w:val="clear" w:color="auto" w:fill="FFFFFF"/>
                </w:rPr>
                <w:delText>ogen distribution piping: C-276</w:delText>
              </w:r>
            </w:del>
          </w:p>
          <w:p w14:paraId="71145F97" w14:textId="6E496492" w:rsidR="00143102" w:rsidRPr="00032BAE" w:rsidDel="000B3418" w:rsidRDefault="00143102" w:rsidP="0030647B">
            <w:pPr>
              <w:jc w:val="both"/>
              <w:rPr>
                <w:del w:id="5294" w:author="Xuning Wei12232" w:date="2026-07-27T17:21:00Z"/>
                <w:rFonts w:ascii="Times New Roman" w:hAnsi="Times New Roman" w:cs="Times New Roman"/>
                <w:color w:val="auto"/>
                <w:sz w:val="18"/>
                <w:szCs w:val="18"/>
                <w:shd w:val="clear" w:color="auto" w:fill="FFFFFF"/>
              </w:rPr>
            </w:pPr>
            <w:del w:id="5295" w:author="Xuning Wei12232" w:date="2026-07-27T17:21:00Z">
              <w:r w:rsidRPr="00032BAE" w:rsidDel="000B3418">
                <w:rPr>
                  <w:rFonts w:ascii="Times New Roman" w:hAnsi="Times New Roman" w:cs="Times New Roman"/>
                  <w:color w:val="auto"/>
                  <w:sz w:val="18"/>
                  <w:szCs w:val="18"/>
                  <w:shd w:val="clear" w:color="auto" w:fill="FFFFFF"/>
                </w:rPr>
                <w:delText xml:space="preserve">Sampling pipeline: SS </w:delText>
              </w:r>
            </w:del>
          </w:p>
          <w:p w14:paraId="2491F75F" w14:textId="10A42D3A" w:rsidR="00143102" w:rsidRPr="00032BAE" w:rsidRDefault="00143102" w:rsidP="0030647B">
            <w:pPr>
              <w:jc w:val="both"/>
              <w:rPr>
                <w:rFonts w:ascii="Times New Roman" w:hAnsi="Times New Roman" w:cs="Times New Roman"/>
                <w:color w:val="auto"/>
                <w:sz w:val="18"/>
                <w:szCs w:val="18"/>
                <w:shd w:val="clear" w:color="auto" w:fill="FFFFFF"/>
              </w:rPr>
            </w:pPr>
            <w:del w:id="5296" w:author="Xuning Wei12232" w:date="2026-07-27T17:21: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5297" w:author="He Han" w:date="2026-08-27T15:59:00Z">
              <w:tcPr>
                <w:tcW w:w="388" w:type="pct"/>
                <w:gridSpan w:val="4"/>
                <w:vMerge w:val="restart"/>
                <w:shd w:val="clear" w:color="auto" w:fill="FFFFFF" w:themeFill="background1"/>
                <w:vAlign w:val="center"/>
              </w:tcPr>
            </w:tcPrChange>
          </w:tcPr>
          <w:p w14:paraId="797C1543"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5298" w:author="He Han" w:date="2026-08-27T15:59:00Z">
              <w:tcPr>
                <w:tcW w:w="354" w:type="pct"/>
                <w:gridSpan w:val="3"/>
                <w:vMerge w:val="restart"/>
                <w:shd w:val="clear" w:color="auto" w:fill="FFFFFF" w:themeFill="background1"/>
                <w:vAlign w:val="center"/>
              </w:tcPr>
            </w:tcPrChange>
          </w:tcPr>
          <w:p w14:paraId="2848B356"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5299" w:author="He Han" w:date="2026-08-27T15:59:00Z">
              <w:tcPr>
                <w:tcW w:w="322" w:type="pct"/>
                <w:gridSpan w:val="3"/>
                <w:vAlign w:val="center"/>
              </w:tcPr>
            </w:tcPrChange>
          </w:tcPr>
          <w:p w14:paraId="0814B7CC"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78034885"/>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Yes</w:t>
            </w:r>
          </w:p>
        </w:tc>
        <w:tc>
          <w:tcPr>
            <w:tcW w:w="638" w:type="pct"/>
            <w:vAlign w:val="center"/>
            <w:tcPrChange w:id="5300" w:author="He Han" w:date="2026-08-27T15:59:00Z">
              <w:tcPr>
                <w:tcW w:w="733" w:type="pct"/>
                <w:gridSpan w:val="3"/>
                <w:vAlign w:val="center"/>
              </w:tcPr>
            </w:tcPrChange>
          </w:tcPr>
          <w:p w14:paraId="1DDBC083"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19341921"/>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5301" w:author="He Han" w:date="2026-08-27T15:59:00Z">
              <w:tcPr>
                <w:tcW w:w="654" w:type="pct"/>
                <w:vMerge w:val="restart"/>
                <w:vAlign w:val="center"/>
              </w:tcPr>
            </w:tcPrChange>
          </w:tcPr>
          <w:p w14:paraId="5CD7DAE2"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23869606"/>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R&amp;D Lab:</w:t>
            </w:r>
            <w:r w:rsidR="00143102" w:rsidRPr="00032BAE">
              <w:rPr>
                <w:rFonts w:ascii="Times New Roman" w:eastAsia="仿宋_GB2312" w:hAnsi="Times New Roman" w:cs="Times New Roman"/>
                <w:color w:val="auto"/>
                <w:kern w:val="0"/>
                <w:sz w:val="18"/>
                <w:szCs w:val="18"/>
                <w:u w:val="single"/>
                <w:lang w:eastAsia="zh-CN"/>
              </w:rPr>
              <w:t xml:space="preserve"> N/A </w:t>
            </w:r>
          </w:p>
          <w:p w14:paraId="5FF4F720" w14:textId="3D051BD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045482692"/>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Production data, Lot Number:</w:t>
            </w:r>
            <w:r w:rsidR="00143102" w:rsidRPr="00032BAE">
              <w:rPr>
                <w:rFonts w:ascii="Times New Roman" w:eastAsia="仿宋_GB2312" w:hAnsi="Times New Roman" w:cs="Times New Roman"/>
                <w:color w:val="auto"/>
                <w:kern w:val="0"/>
                <w:sz w:val="18"/>
                <w:szCs w:val="18"/>
                <w:u w:val="single"/>
                <w:lang w:eastAsia="zh-CN"/>
              </w:rPr>
              <w:t xml:space="preserve">   </w:t>
            </w:r>
            <w:del w:id="5302" w:author="Xuning Wei12232" w:date="2026-07-27T17:56:00Z">
              <w:r w:rsidR="00143102" w:rsidRPr="00032BAE" w:rsidDel="00F338FC">
                <w:rPr>
                  <w:rFonts w:ascii="Times New Roman" w:eastAsia="仿宋_GB2312" w:hAnsi="Times New Roman" w:cs="Times New Roman"/>
                  <w:color w:val="auto"/>
                  <w:kern w:val="0"/>
                  <w:sz w:val="18"/>
                  <w:szCs w:val="18"/>
                  <w:u w:val="single"/>
                  <w:lang w:eastAsia="zh-CN"/>
                </w:rPr>
                <w:delText>CPo140020-02-01-02</w:delText>
              </w:r>
            </w:del>
            <w:ins w:id="5303"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143102" w:rsidRPr="00032BAE">
              <w:rPr>
                <w:rFonts w:ascii="Times New Roman" w:eastAsia="仿宋_GB2312" w:hAnsi="Times New Roman" w:cs="Times New Roman"/>
                <w:color w:val="auto"/>
                <w:kern w:val="0"/>
                <w:sz w:val="18"/>
                <w:szCs w:val="18"/>
                <w:u w:val="single"/>
                <w:lang w:eastAsia="zh-CN"/>
              </w:rPr>
              <w:t xml:space="preserve">    </w:t>
            </w:r>
          </w:p>
          <w:p w14:paraId="53B97D76"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802152576"/>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Supplier data:</w:t>
            </w:r>
            <w:r w:rsidR="00143102" w:rsidRPr="00032BAE">
              <w:rPr>
                <w:rFonts w:ascii="Times New Roman" w:eastAsia="仿宋_GB2312" w:hAnsi="Times New Roman" w:cs="Times New Roman"/>
                <w:color w:val="auto"/>
                <w:kern w:val="0"/>
                <w:sz w:val="18"/>
                <w:szCs w:val="18"/>
                <w:u w:val="single"/>
                <w:lang w:eastAsia="zh-CN"/>
              </w:rPr>
              <w:t xml:space="preserve"> N/A</w:t>
            </w:r>
            <w:r w:rsidR="00143102" w:rsidRPr="00032BAE">
              <w:rPr>
                <w:rFonts w:ascii="Times New Roman" w:eastAsia="仿宋_GB2312" w:hAnsi="Times New Roman" w:cs="Times New Roman"/>
                <w:color w:val="auto"/>
                <w:kern w:val="0"/>
                <w:sz w:val="18"/>
                <w:szCs w:val="18"/>
                <w:lang w:eastAsia="zh-CN"/>
              </w:rPr>
              <w:t xml:space="preserve"> </w:t>
            </w:r>
          </w:p>
          <w:p w14:paraId="0E0EF4DB" w14:textId="68FB20D6"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48703657"/>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sz w:val="18"/>
                <w:szCs w:val="18"/>
                <w:lang w:eastAsia="zh-CN"/>
              </w:rPr>
              <w:t>Handbook &amp; Page:</w:t>
            </w:r>
            <w:r w:rsidR="00143102" w:rsidRPr="00032BAE">
              <w:rPr>
                <w:rFonts w:ascii="Times New Roman" w:eastAsia="仿宋_GB2312" w:hAnsi="Times New Roman" w:cs="Times New Roman"/>
                <w:color w:val="auto"/>
                <w:sz w:val="18"/>
                <w:szCs w:val="18"/>
                <w:u w:val="single"/>
                <w:lang w:eastAsia="zh-CN"/>
              </w:rPr>
              <w:t xml:space="preserve"> </w:t>
            </w:r>
            <w:r w:rsidR="00143102" w:rsidRPr="00032BAE">
              <w:rPr>
                <w:rFonts w:ascii="Times New Roman" w:eastAsia="仿宋_GB2312" w:hAnsi="Times New Roman" w:cs="Times New Roman"/>
                <w:color w:val="auto"/>
                <w:sz w:val="18"/>
                <w:szCs w:val="18"/>
                <w:u w:val="single"/>
              </w:rPr>
              <w:t>The Pilot Plant Real Book Page 10-14&amp;10-15</w:t>
            </w:r>
            <w:r w:rsidR="00143102" w:rsidRPr="00032BAE">
              <w:rPr>
                <w:rFonts w:ascii="Times New Roman" w:eastAsia="仿宋_GB2312" w:hAnsi="Times New Roman" w:cs="Times New Roman"/>
                <w:color w:val="auto"/>
                <w:kern w:val="0"/>
                <w:sz w:val="18"/>
                <w:szCs w:val="18"/>
                <w:u w:val="single"/>
                <w:lang w:eastAsia="zh-CN"/>
              </w:rPr>
              <w:t xml:space="preserve">   </w:t>
            </w:r>
          </w:p>
          <w:p w14:paraId="35DAA172" w14:textId="63812159" w:rsidR="00143102" w:rsidRPr="00032BAE" w:rsidRDefault="000B6761" w:rsidP="0030647B">
            <w:pPr>
              <w:pStyle w:val="CommentText1"/>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82022096"/>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Other</w:t>
            </w:r>
            <w:r w:rsidR="00143102" w:rsidRPr="00032BAE">
              <w:rPr>
                <w:rFonts w:ascii="Times New Roman" w:eastAsia="仿宋_GB2312" w:hAnsi="Times New Roman" w:cs="Times New Roman"/>
                <w:color w:val="auto"/>
                <w:sz w:val="18"/>
                <w:szCs w:val="18"/>
                <w:lang w:eastAsia="zh-CN"/>
              </w:rPr>
              <w:t>:</w:t>
            </w:r>
            <w:r w:rsidR="00143102" w:rsidRPr="00032BAE">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 The solvents are neutral, and the material compatibility is confirmed.   </w:t>
            </w:r>
          </w:p>
        </w:tc>
      </w:tr>
      <w:tr w:rsidR="005342B4" w:rsidRPr="00032BAE" w14:paraId="60A49C95" w14:textId="77777777" w:rsidTr="00A144E4">
        <w:trPr>
          <w:trHeight w:val="5516"/>
          <w:trPrChange w:id="5304" w:author="Xuning Wei12232" w:date="2026-07-27T18:11:00Z">
            <w:trPr>
              <w:trHeight w:val="5516"/>
            </w:trPr>
          </w:trPrChange>
        </w:trPr>
        <w:tc>
          <w:tcPr>
            <w:tcW w:w="281" w:type="pct"/>
            <w:vMerge/>
            <w:shd w:val="clear" w:color="auto" w:fill="FFFFFF" w:themeFill="background1"/>
            <w:vAlign w:val="center"/>
            <w:tcPrChange w:id="5305" w:author="Xuning Wei12232" w:date="2026-07-27T18:11:00Z">
              <w:tcPr>
                <w:tcW w:w="284" w:type="pct"/>
                <w:gridSpan w:val="3"/>
                <w:vMerge/>
                <w:shd w:val="clear" w:color="auto" w:fill="FFFFFF" w:themeFill="background1"/>
                <w:vAlign w:val="center"/>
              </w:tcPr>
            </w:tcPrChange>
          </w:tcPr>
          <w:p w14:paraId="32EDD9B7"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5306" w:author="Xuning Wei12232" w:date="2026-07-27T18:11:00Z">
              <w:tcPr>
                <w:tcW w:w="1215" w:type="pct"/>
                <w:gridSpan w:val="3"/>
                <w:vMerge/>
                <w:shd w:val="clear" w:color="auto" w:fill="FFFFFF" w:themeFill="background1"/>
                <w:vAlign w:val="center"/>
              </w:tcPr>
            </w:tcPrChange>
          </w:tcPr>
          <w:p w14:paraId="69C60A29"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5307" w:author="Xuning Wei12232" w:date="2026-07-27T18:11:00Z">
              <w:tcPr>
                <w:tcW w:w="1049" w:type="pct"/>
                <w:gridSpan w:val="4"/>
                <w:vMerge/>
                <w:shd w:val="clear" w:color="auto" w:fill="FFFFFF" w:themeFill="background1"/>
                <w:vAlign w:val="center"/>
              </w:tcPr>
            </w:tcPrChange>
          </w:tcPr>
          <w:p w14:paraId="6D80A813"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5308" w:author="Xuning Wei12232" w:date="2026-07-27T18:11:00Z">
              <w:tcPr>
                <w:tcW w:w="388" w:type="pct"/>
                <w:gridSpan w:val="4"/>
                <w:vMerge/>
                <w:shd w:val="clear" w:color="auto" w:fill="FFFFFF" w:themeFill="background1"/>
                <w:vAlign w:val="center"/>
              </w:tcPr>
            </w:tcPrChange>
          </w:tcPr>
          <w:p w14:paraId="7BBCD14B"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5309" w:author="Xuning Wei12232" w:date="2026-07-27T18:11:00Z">
              <w:tcPr>
                <w:tcW w:w="354" w:type="pct"/>
                <w:gridSpan w:val="3"/>
                <w:vMerge/>
                <w:shd w:val="clear" w:color="auto" w:fill="FFFFFF" w:themeFill="background1"/>
                <w:vAlign w:val="center"/>
              </w:tcPr>
            </w:tcPrChange>
          </w:tcPr>
          <w:p w14:paraId="15B615C5"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5310" w:author="Xuning Wei12232" w:date="2026-07-27T18:11:00Z">
              <w:tcPr>
                <w:tcW w:w="291" w:type="pct"/>
                <w:gridSpan w:val="3"/>
                <w:vAlign w:val="center"/>
              </w:tcPr>
            </w:tcPrChange>
          </w:tcPr>
          <w:p w14:paraId="056DF339" w14:textId="77777777" w:rsidR="00143102" w:rsidRPr="00032BAE" w:rsidRDefault="000B6761" w:rsidP="0030647B">
            <w:pPr>
              <w:spacing w:line="240" w:lineRule="exact"/>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869226147"/>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52E559F2" w14:textId="77777777" w:rsidR="00143102" w:rsidRPr="00032BAE" w:rsidRDefault="000B6761" w:rsidP="0030647B">
            <w:pPr>
              <w:spacing w:line="240" w:lineRule="exact"/>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2022692415"/>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0BA97739" w14:textId="77777777" w:rsidR="00143102" w:rsidRPr="00032BAE" w:rsidRDefault="000B6761" w:rsidP="0030647B">
            <w:pPr>
              <w:spacing w:line="240" w:lineRule="exact"/>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23246411"/>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5311" w:author="Xuning Wei12232" w:date="2026-07-27T18:11:00Z">
              <w:tcPr>
                <w:tcW w:w="764" w:type="pct"/>
                <w:gridSpan w:val="3"/>
                <w:vAlign w:val="center"/>
              </w:tcPr>
            </w:tcPrChange>
          </w:tcPr>
          <w:p w14:paraId="141CF605" w14:textId="4AE9F763" w:rsidR="00143102" w:rsidRPr="00032BAE" w:rsidRDefault="00143102" w:rsidP="0030647B">
            <w:pPr>
              <w:spacing w:line="240" w:lineRule="exact"/>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316</w:t>
            </w:r>
            <w:del w:id="5312" w:author="Johan Granander" w:date="2026-07-28T15:04:00Z">
              <w:r w:rsidRPr="00032BAE" w:rsidDel="00B37BAA">
                <w:rPr>
                  <w:rFonts w:ascii="Times New Roman" w:eastAsia="仿宋_GB2312" w:hAnsi="Times New Roman" w:cs="Times New Roman"/>
                  <w:color w:val="auto"/>
                  <w:kern w:val="0"/>
                  <w:sz w:val="18"/>
                  <w:szCs w:val="18"/>
                  <w:lang w:eastAsia="zh-CN"/>
                </w:rPr>
                <w:delText xml:space="preserve"> </w:delText>
              </w:r>
            </w:del>
            <w:r w:rsidRPr="00032BAE">
              <w:rPr>
                <w:rFonts w:ascii="Times New Roman" w:eastAsia="仿宋_GB2312" w:hAnsi="Times New Roman" w:cs="Times New Roman"/>
                <w:color w:val="auto"/>
                <w:kern w:val="0"/>
                <w:sz w:val="18"/>
                <w:szCs w:val="18"/>
                <w:lang w:eastAsia="zh-CN"/>
              </w:rPr>
              <w:t>L and PTFE;</w:t>
            </w:r>
          </w:p>
          <w:p w14:paraId="786DB3DB" w14:textId="13193936" w:rsidR="00143102" w:rsidRPr="00032BAE" w:rsidRDefault="00143102" w:rsidP="0030647B">
            <w:pPr>
              <w:spacing w:line="240" w:lineRule="exact"/>
              <w:jc w:val="both"/>
              <w:rPr>
                <w:rFonts w:ascii="Times New Roman" w:eastAsia="仿宋_GB2312" w:hAnsi="Times New Roman" w:cs="Times New Roman"/>
                <w:color w:val="auto"/>
                <w:sz w:val="18"/>
                <w:szCs w:val="18"/>
              </w:rPr>
            </w:pPr>
            <w:del w:id="5313" w:author="Johan Granander" w:date="2026-05-04T11:50:00Z">
              <w:r w:rsidRPr="00032BAE" w:rsidDel="0003097E">
                <w:rPr>
                  <w:rFonts w:ascii="Times New Roman" w:eastAsia="仿宋_GB2312" w:hAnsi="Times New Roman" w:cs="Times New Roman"/>
                  <w:color w:val="auto"/>
                  <w:kern w:val="0"/>
                  <w:sz w:val="18"/>
                  <w:szCs w:val="18"/>
                  <w:lang w:eastAsia="zh-CN"/>
                </w:rPr>
                <w:delText xml:space="preserve">Based </w:delText>
              </w:r>
            </w:del>
            <w:ins w:id="5314" w:author="Johan Granander" w:date="2026-05-04T11:50:00Z">
              <w:r w:rsidR="0003097E">
                <w:rPr>
                  <w:rFonts w:ascii="Times New Roman" w:eastAsia="仿宋_GB2312" w:hAnsi="Times New Roman" w:cs="Times New Roman"/>
                  <w:color w:val="auto"/>
                  <w:kern w:val="0"/>
                  <w:sz w:val="18"/>
                  <w:szCs w:val="18"/>
                  <w:lang w:eastAsia="zh-CN"/>
                </w:rPr>
                <w:t>b</w:t>
              </w:r>
              <w:r w:rsidR="0003097E" w:rsidRPr="00032BAE">
                <w:rPr>
                  <w:rFonts w:ascii="Times New Roman" w:eastAsia="仿宋_GB2312" w:hAnsi="Times New Roman" w:cs="Times New Roman"/>
                  <w:color w:val="auto"/>
                  <w:kern w:val="0"/>
                  <w:sz w:val="18"/>
                  <w:szCs w:val="18"/>
                  <w:lang w:eastAsia="zh-CN"/>
                </w:rPr>
                <w:t xml:space="preserve">ased </w:t>
              </w:r>
            </w:ins>
            <w:r w:rsidRPr="00032BAE">
              <w:rPr>
                <w:rFonts w:ascii="Times New Roman" w:eastAsia="仿宋_GB2312" w:hAnsi="Times New Roman" w:cs="Times New Roman"/>
                <w:color w:val="auto"/>
                <w:kern w:val="0"/>
                <w:sz w:val="18"/>
                <w:szCs w:val="18"/>
                <w:lang w:eastAsia="zh-CN"/>
              </w:rPr>
              <w:t xml:space="preserve">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also compatible with </w:t>
            </w:r>
            <w:r w:rsidRPr="00032BAE">
              <w:rPr>
                <w:rFonts w:ascii="Times New Roman" w:eastAsia="仿宋_GB2312" w:hAnsi="Times New Roman" w:cs="Times New Roman"/>
                <w:color w:val="auto"/>
                <w:sz w:val="18"/>
                <w:szCs w:val="18"/>
              </w:rPr>
              <w:t xml:space="preserve">PTFE,  Glass, 316L and SS </w:t>
            </w:r>
          </w:p>
        </w:tc>
        <w:tc>
          <w:tcPr>
            <w:tcW w:w="792" w:type="pct"/>
            <w:vMerge/>
            <w:vAlign w:val="center"/>
            <w:tcPrChange w:id="5315" w:author="Xuning Wei12232" w:date="2026-07-27T18:11:00Z">
              <w:tcPr>
                <w:tcW w:w="654" w:type="pct"/>
                <w:gridSpan w:val="2"/>
                <w:vMerge/>
                <w:vAlign w:val="center"/>
              </w:tcPr>
            </w:tcPrChange>
          </w:tcPr>
          <w:p w14:paraId="2399DC49" w14:textId="77777777" w:rsidR="00143102" w:rsidRPr="00032BAE" w:rsidRDefault="00143102" w:rsidP="0030647B">
            <w:pPr>
              <w:pStyle w:val="CommentText1"/>
              <w:jc w:val="both"/>
              <w:rPr>
                <w:rFonts w:ascii="Times New Roman" w:eastAsia="仿宋_GB2312" w:hAnsi="Times New Roman" w:cs="Times New Roman"/>
                <w:color w:val="auto"/>
                <w:sz w:val="18"/>
                <w:szCs w:val="18"/>
              </w:rPr>
            </w:pPr>
          </w:p>
        </w:tc>
      </w:tr>
      <w:tr w:rsidR="005342B4" w:rsidRPr="00032BAE" w14:paraId="41E04D39" w14:textId="77777777" w:rsidTr="00A144E4">
        <w:trPr>
          <w:cantSplit/>
          <w:trHeight w:val="397"/>
          <w:trPrChange w:id="5316" w:author="Xuning Wei12232" w:date="2026-07-27T18:11:00Z">
            <w:trPr>
              <w:cantSplit/>
              <w:trHeight w:val="397"/>
            </w:trPr>
          </w:trPrChange>
        </w:trPr>
        <w:tc>
          <w:tcPr>
            <w:tcW w:w="281" w:type="pct"/>
            <w:vMerge w:val="restart"/>
            <w:shd w:val="clear" w:color="auto" w:fill="FFFFFF" w:themeFill="background1"/>
            <w:vAlign w:val="center"/>
            <w:tcPrChange w:id="5317" w:author="Xuning Wei12232" w:date="2026-07-27T18:11:00Z">
              <w:tcPr>
                <w:tcW w:w="284" w:type="pct"/>
                <w:gridSpan w:val="3"/>
                <w:vMerge w:val="restart"/>
                <w:shd w:val="clear" w:color="auto" w:fill="FFFFFF" w:themeFill="background1"/>
                <w:vAlign w:val="center"/>
              </w:tcPr>
            </w:tcPrChange>
          </w:tcPr>
          <w:p w14:paraId="2617E595" w14:textId="71EC266D" w:rsidR="00FD673D" w:rsidRPr="00032BAE" w:rsidRDefault="00FD673D">
            <w:pPr>
              <w:spacing w:line="240" w:lineRule="exact"/>
              <w:jc w:val="center"/>
              <w:rPr>
                <w:rFonts w:ascii="Times New Roman" w:eastAsia="仿宋_GB2312" w:hAnsi="Times New Roman" w:cs="Times New Roman"/>
                <w:color w:val="auto"/>
                <w:sz w:val="18"/>
                <w:szCs w:val="18"/>
                <w:lang w:eastAsia="zh-CN"/>
              </w:rPr>
              <w:pPrChange w:id="5318" w:author="Xuning Wei12232" w:date="2026-07-27T18:08:00Z">
                <w:pPr>
                  <w:spacing w:line="240" w:lineRule="exact"/>
                  <w:jc w:val="both"/>
                </w:pPr>
              </w:pPrChange>
            </w:pPr>
            <w:ins w:id="5319" w:author="Xuning Wei12232" w:date="2026-07-27T16:03:00Z">
              <w:r>
                <w:rPr>
                  <w:rFonts w:ascii="Times New Roman" w:eastAsia="仿宋_GB2312" w:hAnsi="Times New Roman" w:cs="Times New Roman"/>
                  <w:color w:val="auto"/>
                  <w:sz w:val="18"/>
                  <w:szCs w:val="18"/>
                  <w:lang w:eastAsia="zh-CN"/>
                </w:rPr>
                <w:lastRenderedPageBreak/>
                <w:t>3</w:t>
              </w:r>
            </w:ins>
            <w:del w:id="5320" w:author="Xuning Wei12232" w:date="2026-07-27T16:03:00Z">
              <w:r w:rsidDel="00FD673D">
                <w:rPr>
                  <w:rFonts w:ascii="Times New Roman" w:eastAsia="仿宋_GB2312" w:hAnsi="Times New Roman" w:cs="Times New Roman"/>
                  <w:color w:val="auto"/>
                  <w:sz w:val="18"/>
                  <w:szCs w:val="18"/>
                  <w:lang w:eastAsia="zh-CN"/>
                </w:rPr>
                <w:delText>7</w:delText>
              </w:r>
            </w:del>
          </w:p>
        </w:tc>
        <w:tc>
          <w:tcPr>
            <w:tcW w:w="1217" w:type="pct"/>
            <w:vMerge w:val="restart"/>
            <w:shd w:val="clear" w:color="auto" w:fill="FFFFFF" w:themeFill="background1"/>
            <w:vAlign w:val="center"/>
            <w:tcPrChange w:id="5321" w:author="Xuning Wei12232" w:date="2026-07-27T18:11:00Z">
              <w:tcPr>
                <w:tcW w:w="1217" w:type="pct"/>
                <w:gridSpan w:val="3"/>
                <w:vMerge w:val="restart"/>
                <w:shd w:val="clear" w:color="auto" w:fill="FFFFFF" w:themeFill="background1"/>
                <w:vAlign w:val="center"/>
              </w:tcPr>
            </w:tcPrChange>
          </w:tcPr>
          <w:p w14:paraId="7DCF5CB7" w14:textId="5E50B044" w:rsidR="00FD673D" w:rsidRPr="00032BAE" w:rsidRDefault="00C402FB" w:rsidP="00FD673D">
            <w:pPr>
              <w:jc w:val="both"/>
              <w:rPr>
                <w:rFonts w:ascii="Times New Roman" w:eastAsia="仿宋_GB2312" w:hAnsi="Times New Roman" w:cs="Times New Roman"/>
                <w:color w:val="auto"/>
                <w:sz w:val="18"/>
                <w:szCs w:val="18"/>
              </w:rPr>
            </w:pPr>
            <w:ins w:id="5322" w:author="Xuning Wei12232" w:date="2026-07-27T20:06:00Z">
              <w:r>
                <w:rPr>
                  <w:rFonts w:ascii="Times New Roman" w:eastAsia="仿宋_GB2312" w:hAnsi="Times New Roman" w:cs="Times New Roman"/>
                  <w:color w:val="0000FF"/>
                  <w:sz w:val="18"/>
                  <w:szCs w:val="18"/>
                </w:rPr>
                <w:t>Wash resin</w:t>
              </w:r>
              <w:r>
                <w:rPr>
                  <w:rFonts w:ascii="Times New Roman" w:eastAsia="仿宋_GB2312" w:hAnsi="Times New Roman" w:cs="Times New Roman"/>
                  <w:color w:val="0000FF"/>
                  <w:sz w:val="18"/>
                  <w:szCs w:val="18"/>
                </w:rPr>
                <w:br/>
              </w:r>
            </w:ins>
            <w:ins w:id="5323" w:author="Xuning Wei12232" w:date="2026-07-27T16:03:00Z">
              <w:r w:rsidR="00FD673D">
                <w:rPr>
                  <w:rFonts w:ascii="Times New Roman" w:eastAsia="仿宋_GB2312" w:hAnsi="Times New Roman" w:cs="Times New Roman"/>
                  <w:color w:val="0000FF"/>
                  <w:sz w:val="18"/>
                  <w:szCs w:val="18"/>
                </w:rPr>
                <w:t xml:space="preserve">1. </w:t>
              </w:r>
              <w:r w:rsidR="00FD673D" w:rsidRPr="00321EFC">
                <w:rPr>
                  <w:rFonts w:ascii="Times New Roman" w:eastAsia="仿宋_GB2312" w:hAnsi="Times New Roman" w:cs="Times New Roman"/>
                  <w:color w:val="0000FF"/>
                  <w:sz w:val="18"/>
                  <w:szCs w:val="18"/>
                </w:rPr>
                <w:t xml:space="preserve">Add </w:t>
              </w:r>
              <w:r w:rsidR="00FD673D" w:rsidRPr="00321EFC">
                <w:rPr>
                  <w:rFonts w:ascii="Times New Roman" w:eastAsia="仿宋_GB2312" w:hAnsi="Times New Roman" w:cs="Times New Roman"/>
                  <w:color w:val="0000FF"/>
                  <w:sz w:val="18"/>
                  <w:szCs w:val="18"/>
                  <w:lang w:eastAsia="zh-CN"/>
                </w:rPr>
                <w:t xml:space="preserve">5.0 V </w:t>
              </w:r>
              <w:r w:rsidR="00FD673D" w:rsidRPr="00321EFC">
                <w:rPr>
                  <w:rFonts w:ascii="Times New Roman" w:eastAsia="仿宋_GB2312" w:hAnsi="Times New Roman" w:cs="Times New Roman"/>
                  <w:color w:val="0000FF"/>
                  <w:sz w:val="18"/>
                  <w:szCs w:val="18"/>
                </w:rPr>
                <w:t xml:space="preserve">DMF (4.740 kg/kg) into synthesis reactor (TJ4S-1213-Sy15). </w:t>
              </w:r>
              <w:r w:rsidR="00FD673D">
                <w:rPr>
                  <w:rFonts w:ascii="Times New Roman" w:eastAsia="仿宋_GB2312" w:hAnsi="Times New Roman" w:cs="Times New Roman"/>
                  <w:color w:val="0000FF"/>
                  <w:sz w:val="18"/>
                  <w:szCs w:val="18"/>
                </w:rPr>
                <w:br/>
                <w:t xml:space="preserve">2. </w:t>
              </w:r>
              <w:r w:rsidR="00FD673D" w:rsidRPr="00321EFC">
                <w:rPr>
                  <w:rFonts w:ascii="Times New Roman" w:eastAsia="仿宋_GB2312" w:hAnsi="Times New Roman" w:cs="Times New Roman"/>
                  <w:color w:val="0000FF"/>
                  <w:sz w:val="18"/>
                  <w:szCs w:val="18"/>
                </w:rPr>
                <w:t>Bubble with nitrogen for 5±2 min (target: 5 min), then start the agitator. After stirring for 12±2 min (target: 12 min), stop stirring, turn off the nitrogen. Drain until there is no obvious drip.</w:t>
              </w:r>
            </w:ins>
            <w:del w:id="5324" w:author="Xuning Wei12232" w:date="2026-07-27T16:03:00Z">
              <w:r w:rsidR="00FD673D" w:rsidRPr="00032BAE" w:rsidDel="002634E2">
                <w:rPr>
                  <w:rFonts w:ascii="Times New Roman" w:eastAsia="仿宋_GB2312" w:hAnsi="Times New Roman" w:cs="Times New Roman"/>
                  <w:color w:val="auto"/>
                  <w:sz w:val="18"/>
                  <w:szCs w:val="18"/>
                </w:rPr>
                <w:delText xml:space="preserve">Adjust to 25±5℃ (target: 25℃), Add 6.0 eq. DIPEA into the </w:delText>
              </w:r>
              <w:r w:rsidR="00FD673D" w:rsidRPr="00032BAE" w:rsidDel="002634E2">
                <w:rPr>
                  <w:rFonts w:ascii="Times New Roman" w:eastAsia="仿宋_GB2312" w:hAnsi="Times New Roman" w:cs="Times New Roman"/>
                  <w:b/>
                  <w:color w:val="auto"/>
                  <w:sz w:val="18"/>
                  <w:szCs w:val="18"/>
                </w:rPr>
                <w:delText>TJ4S-1213-Sy15-R01</w:delText>
              </w:r>
              <w:r w:rsidR="00FD673D" w:rsidRPr="00032BAE" w:rsidDel="002634E2">
                <w:rPr>
                  <w:rFonts w:ascii="Times New Roman" w:eastAsia="仿宋_GB2312" w:hAnsi="Times New Roman" w:cs="Times New Roman"/>
                  <w:color w:val="auto"/>
                  <w:sz w:val="18"/>
                  <w:szCs w:val="18"/>
                </w:rPr>
                <w:delText xml:space="preserve"> at 25±5℃ (target: 25℃). Actual addition rate is according</w:delText>
              </w:r>
              <w:r w:rsidR="00FD673D" w:rsidRPr="004B098E" w:rsidDel="002634E2">
                <w:rPr>
                  <w:rFonts w:ascii="Times New Roman" w:eastAsia="仿宋_GB2312" w:hAnsi="Times New Roman" w:cs="Times New Roman"/>
                  <w:color w:val="auto"/>
                  <w:sz w:val="18"/>
                  <w:szCs w:val="18"/>
                </w:rPr>
                <w:delText xml:space="preserve"> to the temperature control. Reference addition time is 30</w:delText>
              </w:r>
              <w:r w:rsidR="00FD673D" w:rsidRPr="004B098E" w:rsidDel="002634E2">
                <w:rPr>
                  <w:rFonts w:ascii="Times New Roman" w:eastAsia="仿宋_GB2312" w:hAnsi="Times New Roman" w:cs="Times New Roman" w:hint="eastAsia"/>
                  <w:color w:val="auto"/>
                  <w:sz w:val="18"/>
                  <w:szCs w:val="18"/>
                  <w:lang w:eastAsia="zh-CN"/>
                </w:rPr>
                <w:delText>±</w:delText>
              </w:r>
              <w:r w:rsidR="00FD673D" w:rsidRPr="004B098E" w:rsidDel="002634E2">
                <w:rPr>
                  <w:rFonts w:ascii="Times New Roman" w:eastAsia="仿宋_GB2312" w:hAnsi="Times New Roman" w:cs="Times New Roman"/>
                  <w:color w:val="auto"/>
                  <w:sz w:val="18"/>
                  <w:szCs w:val="18"/>
                </w:rPr>
                <w:delText>15 min. Stir for 5</w:delText>
              </w:r>
              <w:r w:rsidR="00FD673D" w:rsidRPr="004B098E" w:rsidDel="002634E2">
                <w:rPr>
                  <w:rFonts w:ascii="Times New Roman" w:eastAsia="仿宋_GB2312" w:hAnsi="Times New Roman" w:cs="Times New Roman" w:hint="eastAsia"/>
                  <w:color w:val="auto"/>
                  <w:sz w:val="18"/>
                  <w:szCs w:val="18"/>
                  <w:lang w:eastAsia="zh-CN"/>
                </w:rPr>
                <w:delText>±</w:delText>
              </w:r>
              <w:r w:rsidR="00FD673D" w:rsidRPr="004B098E" w:rsidDel="002634E2">
                <w:rPr>
                  <w:rFonts w:ascii="Times New Roman" w:eastAsia="仿宋_GB2312" w:hAnsi="Times New Roman" w:cs="Times New Roman"/>
                  <w:color w:val="auto"/>
                  <w:sz w:val="18"/>
                  <w:szCs w:val="18"/>
                </w:rPr>
                <w:delText>2 min after addition.</w:delText>
              </w:r>
              <w:r w:rsidR="00FD673D" w:rsidRPr="004B098E" w:rsidDel="002634E2">
                <w:rPr>
                  <w:rFonts w:ascii="Times New Roman" w:hAnsi="Times New Roman" w:cs="Times New Roman"/>
                  <w:color w:val="auto"/>
                  <w:sz w:val="18"/>
                  <w:szCs w:val="18"/>
                </w:rPr>
                <w:delText xml:space="preserve"> </w:delText>
              </w:r>
              <w:r w:rsidR="00FD673D" w:rsidRPr="004B098E" w:rsidDel="002634E2">
                <w:rPr>
                  <w:rFonts w:ascii="Times New Roman" w:eastAsia="仿宋_GB2312" w:hAnsi="Times New Roman" w:cs="Times New Roman"/>
                  <w:color w:val="auto"/>
                  <w:sz w:val="18"/>
                  <w:szCs w:val="18"/>
                </w:rPr>
                <w:delText>Transfer the mixture into</w:delText>
              </w:r>
              <w:r w:rsidR="00FD673D" w:rsidRPr="004B098E" w:rsidDel="002634E2">
                <w:rPr>
                  <w:rFonts w:ascii="Times New Roman" w:eastAsia="仿宋_GB2312" w:hAnsi="Times New Roman" w:cs="Times New Roman"/>
                  <w:b/>
                  <w:color w:val="auto"/>
                  <w:sz w:val="18"/>
                  <w:szCs w:val="18"/>
                </w:rPr>
                <w:delText xml:space="preserve"> TJ4S-1213-Sy15</w:delText>
              </w:r>
              <w:r w:rsidR="00FD673D" w:rsidRPr="004B098E" w:rsidDel="002634E2">
                <w:rPr>
                  <w:rFonts w:ascii="Times New Roman" w:eastAsia="仿宋_GB2312" w:hAnsi="Times New Roman" w:cs="Times New Roman"/>
                  <w:color w:val="auto"/>
                  <w:sz w:val="18"/>
                  <w:szCs w:val="18"/>
                </w:rPr>
                <w:delText>. Add 1.0 V DMF</w:delText>
              </w:r>
              <w:r w:rsidR="00FD673D" w:rsidRPr="004B098E" w:rsidDel="002634E2">
                <w:rPr>
                  <w:rFonts w:ascii="Times New Roman" w:eastAsia="仿宋_GB2312" w:hAnsi="Times New Roman" w:cs="Times New Roman"/>
                  <w:color w:val="auto"/>
                  <w:sz w:val="18"/>
                  <w:szCs w:val="18"/>
                  <w:lang w:eastAsia="zh-CN"/>
                </w:rPr>
                <w:delText xml:space="preserve"> (0.948 kg/kg)</w:delText>
              </w:r>
              <w:r w:rsidR="00FD673D" w:rsidRPr="004B098E" w:rsidDel="002634E2">
                <w:rPr>
                  <w:rFonts w:ascii="Times New Roman" w:eastAsia="仿宋_GB2312" w:hAnsi="Times New Roman" w:cs="Times New Roman"/>
                  <w:color w:val="auto"/>
                  <w:sz w:val="18"/>
                  <w:szCs w:val="18"/>
                </w:rPr>
                <w:delText xml:space="preserve"> into</w:delText>
              </w:r>
              <w:r w:rsidR="00FD673D" w:rsidRPr="004B098E" w:rsidDel="002634E2">
                <w:rPr>
                  <w:rFonts w:ascii="Times New Roman" w:eastAsia="仿宋_GB2312" w:hAnsi="Times New Roman" w:cs="Times New Roman"/>
                  <w:b/>
                  <w:color w:val="auto"/>
                  <w:sz w:val="18"/>
                  <w:szCs w:val="18"/>
                </w:rPr>
                <w:delText xml:space="preserve"> TJ4S-1213-Sy15-R01</w:delText>
              </w:r>
              <w:r w:rsidR="00FD673D" w:rsidRPr="004B098E" w:rsidDel="002634E2">
                <w:rPr>
                  <w:rFonts w:ascii="Times New Roman" w:eastAsia="仿宋_GB2312" w:hAnsi="Times New Roman" w:cs="Times New Roman"/>
                  <w:color w:val="auto"/>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5325" w:author="Xuning Wei12232" w:date="2026-07-27T18:11:00Z">
              <w:tcPr>
                <w:tcW w:w="1049" w:type="pct"/>
                <w:gridSpan w:val="5"/>
                <w:vMerge w:val="restart"/>
                <w:shd w:val="clear" w:color="auto" w:fill="FFFFFF" w:themeFill="background1"/>
                <w:vAlign w:val="center"/>
              </w:tcPr>
            </w:tcPrChange>
          </w:tcPr>
          <w:p w14:paraId="6843915C" w14:textId="77777777" w:rsidR="000B3418" w:rsidRPr="00032BAE" w:rsidRDefault="000B3418" w:rsidP="000B3418">
            <w:pPr>
              <w:rPr>
                <w:ins w:id="5326" w:author="Xuning Wei12232" w:date="2026-07-27T17:21:00Z"/>
                <w:rFonts w:ascii="Times New Roman" w:hAnsi="Times New Roman" w:cs="Times New Roman"/>
                <w:color w:val="auto"/>
                <w:sz w:val="18"/>
                <w:szCs w:val="18"/>
                <w:shd w:val="clear" w:color="auto" w:fill="FFFFFF"/>
              </w:rPr>
            </w:pPr>
            <w:ins w:id="5327" w:author="Xuning Wei12232" w:date="2026-07-27T17:21: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32C780D" w14:textId="77777777" w:rsidR="000B3418" w:rsidRPr="004634A5" w:rsidRDefault="000B3418" w:rsidP="000B3418">
            <w:pPr>
              <w:rPr>
                <w:ins w:id="5328" w:author="Xuning Wei12232" w:date="2026-07-27T17:21:00Z"/>
                <w:rFonts w:ascii="Times New Roman" w:eastAsiaTheme="minorEastAsia" w:hAnsi="Times New Roman" w:cs="Times New Roman"/>
                <w:color w:val="auto"/>
                <w:sz w:val="18"/>
                <w:szCs w:val="18"/>
                <w:shd w:val="clear" w:color="auto" w:fill="FFFFFF"/>
                <w:lang w:eastAsia="zh-CN"/>
              </w:rPr>
            </w:pPr>
            <w:ins w:id="5329" w:author="Xuning Wei12232" w:date="2026-07-27T17:21: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5C064757" w14:textId="77777777" w:rsidR="000B3418" w:rsidRPr="002B446D" w:rsidRDefault="000B3418" w:rsidP="000B3418">
            <w:pPr>
              <w:rPr>
                <w:ins w:id="5330" w:author="Xuning Wei12232" w:date="2026-07-27T17:21:00Z"/>
                <w:rFonts w:ascii="Times New Roman" w:hAnsi="Times New Roman" w:cs="Times New Roman"/>
                <w:color w:val="0000FF"/>
                <w:sz w:val="18"/>
                <w:szCs w:val="18"/>
                <w:shd w:val="clear" w:color="auto" w:fill="FFFFFF"/>
              </w:rPr>
            </w:pPr>
            <w:ins w:id="5331" w:author="Xuning Wei12232" w:date="2026-07-27T17:21: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7EBAC6C" w14:textId="77777777" w:rsidR="000B3418" w:rsidRPr="00032BAE" w:rsidRDefault="000B3418" w:rsidP="000B3418">
            <w:pPr>
              <w:rPr>
                <w:ins w:id="5332" w:author="Xuning Wei12232" w:date="2026-07-27T17:21:00Z"/>
                <w:rFonts w:ascii="Times New Roman" w:hAnsi="Times New Roman" w:cs="Times New Roman"/>
                <w:color w:val="auto"/>
                <w:sz w:val="18"/>
                <w:szCs w:val="18"/>
                <w:shd w:val="clear" w:color="auto" w:fill="FFFFFF"/>
              </w:rPr>
            </w:pPr>
            <w:ins w:id="5333" w:author="Xuning Wei12232" w:date="2026-07-27T17:21:00Z">
              <w:r w:rsidRPr="00032BAE">
                <w:rPr>
                  <w:rFonts w:ascii="Times New Roman" w:hAnsi="Times New Roman" w:cs="Times New Roman"/>
                  <w:color w:val="auto"/>
                  <w:sz w:val="18"/>
                  <w:szCs w:val="18"/>
                  <w:shd w:val="clear" w:color="auto" w:fill="FFFFFF"/>
                </w:rPr>
                <w:t>Sight glass: Glass</w:t>
              </w:r>
            </w:ins>
          </w:p>
          <w:p w14:paraId="27429795" w14:textId="77777777" w:rsidR="000B3418" w:rsidRPr="00032BAE" w:rsidRDefault="000B3418" w:rsidP="000B3418">
            <w:pPr>
              <w:rPr>
                <w:ins w:id="5334" w:author="Xuning Wei12232" w:date="2026-07-27T17:21:00Z"/>
                <w:rFonts w:ascii="Times New Roman" w:hAnsi="Times New Roman" w:cs="Times New Roman"/>
                <w:color w:val="auto"/>
                <w:sz w:val="18"/>
                <w:szCs w:val="18"/>
                <w:shd w:val="clear" w:color="auto" w:fill="FFFFFF"/>
              </w:rPr>
            </w:pPr>
            <w:ins w:id="5335" w:author="Xuning Wei12232" w:date="2026-07-27T17:21:00Z">
              <w:r w:rsidRPr="00032BAE">
                <w:rPr>
                  <w:rFonts w:ascii="Times New Roman" w:hAnsi="Times New Roman" w:cs="Times New Roman"/>
                  <w:color w:val="auto"/>
                  <w:sz w:val="18"/>
                  <w:szCs w:val="18"/>
                  <w:shd w:val="clear" w:color="auto" w:fill="FFFFFF"/>
                </w:rPr>
                <w:t>Transfer pump material: SS316+PTFE,</w:t>
              </w:r>
            </w:ins>
          </w:p>
          <w:p w14:paraId="40BDFBC8" w14:textId="77777777" w:rsidR="000B3418" w:rsidRPr="00032BAE" w:rsidRDefault="000B3418" w:rsidP="000B3418">
            <w:pPr>
              <w:rPr>
                <w:ins w:id="5336" w:author="Xuning Wei12232" w:date="2026-07-27T17:21:00Z"/>
                <w:rFonts w:ascii="Times New Roman" w:hAnsi="Times New Roman" w:cs="Times New Roman"/>
                <w:color w:val="auto"/>
                <w:sz w:val="18"/>
                <w:szCs w:val="18"/>
                <w:shd w:val="clear" w:color="auto" w:fill="FFFFFF"/>
              </w:rPr>
            </w:pPr>
            <w:ins w:id="5337" w:author="Xuning Wei12232" w:date="2026-07-27T17:21: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370FA87" w14:textId="77777777" w:rsidR="000B3418" w:rsidRPr="00032BAE" w:rsidRDefault="000B3418" w:rsidP="000B3418">
            <w:pPr>
              <w:rPr>
                <w:ins w:id="5338" w:author="Xuning Wei12232" w:date="2026-07-27T17:21:00Z"/>
                <w:rFonts w:ascii="Times New Roman" w:hAnsi="Times New Roman" w:cs="Times New Roman"/>
                <w:color w:val="auto"/>
                <w:sz w:val="18"/>
                <w:szCs w:val="18"/>
                <w:shd w:val="clear" w:color="auto" w:fill="FFFFFF"/>
              </w:rPr>
            </w:pPr>
            <w:ins w:id="5339" w:author="Xuning Wei12232" w:date="2026-07-27T17:21:00Z">
              <w:r w:rsidRPr="00032BAE">
                <w:rPr>
                  <w:rFonts w:ascii="Times New Roman" w:hAnsi="Times New Roman" w:cs="Times New Roman"/>
                  <w:color w:val="auto"/>
                  <w:sz w:val="18"/>
                  <w:szCs w:val="18"/>
                  <w:shd w:val="clear" w:color="auto" w:fill="FFFFFF"/>
                </w:rPr>
                <w:t>Pipeline material: 316L</w:t>
              </w:r>
            </w:ins>
          </w:p>
          <w:p w14:paraId="3047E2D6" w14:textId="77777777" w:rsidR="000B3418" w:rsidRPr="004A5B11" w:rsidRDefault="000B3418" w:rsidP="000B3418">
            <w:pPr>
              <w:rPr>
                <w:ins w:id="5340" w:author="Xuning Wei12232" w:date="2026-07-27T17:21:00Z"/>
                <w:rFonts w:ascii="Times New Roman" w:hAnsi="Times New Roman" w:cs="Times New Roman"/>
                <w:color w:val="FF0000"/>
                <w:sz w:val="18"/>
                <w:szCs w:val="18"/>
                <w:shd w:val="clear" w:color="auto" w:fill="FFFFFF"/>
                <w:rPrChange w:id="5341" w:author="Johan Granander" w:date="2026-07-28T15:02:00Z">
                  <w:rPr>
                    <w:ins w:id="5342" w:author="Xuning Wei12232" w:date="2026-07-27T17:21:00Z"/>
                    <w:rFonts w:ascii="Times New Roman" w:hAnsi="Times New Roman" w:cs="Times New Roman"/>
                    <w:color w:val="FF0000"/>
                    <w:sz w:val="18"/>
                    <w:szCs w:val="18"/>
                    <w:shd w:val="clear" w:color="auto" w:fill="FFFFFF"/>
                    <w:lang w:val="sv-SE"/>
                  </w:rPr>
                </w:rPrChange>
              </w:rPr>
            </w:pPr>
            <w:ins w:id="5343" w:author="Xuning Wei12232" w:date="2026-07-27T17:21:00Z">
              <w:r w:rsidRPr="004A5B11">
                <w:rPr>
                  <w:rFonts w:ascii="Times New Roman" w:hAnsi="Times New Roman" w:cs="Times New Roman"/>
                  <w:color w:val="FF0000"/>
                  <w:sz w:val="18"/>
                  <w:szCs w:val="18"/>
                  <w:shd w:val="clear" w:color="auto" w:fill="FFFFFF"/>
                  <w:rPrChange w:id="5344" w:author="Johan Granander" w:date="2026-07-28T15:02: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50D604C2" w14:textId="77777777" w:rsidR="000B3418" w:rsidRPr="004A5B11" w:rsidRDefault="000B3418" w:rsidP="000B3418">
            <w:pPr>
              <w:rPr>
                <w:ins w:id="5345" w:author="Xuning Wei12232" w:date="2026-07-27T17:21:00Z"/>
                <w:rFonts w:ascii="Times New Roman" w:hAnsi="Times New Roman" w:cs="Times New Roman"/>
                <w:color w:val="auto"/>
                <w:sz w:val="18"/>
                <w:szCs w:val="18"/>
                <w:shd w:val="clear" w:color="auto" w:fill="FFFFFF"/>
                <w:rPrChange w:id="5346" w:author="Johan Granander" w:date="2026-07-28T15:02:00Z">
                  <w:rPr>
                    <w:ins w:id="5347" w:author="Xuning Wei12232" w:date="2026-07-27T17:21:00Z"/>
                    <w:rFonts w:ascii="Times New Roman" w:hAnsi="Times New Roman" w:cs="Times New Roman"/>
                    <w:color w:val="auto"/>
                    <w:sz w:val="18"/>
                    <w:szCs w:val="18"/>
                    <w:shd w:val="clear" w:color="auto" w:fill="FFFFFF"/>
                    <w:lang w:val="sv-SE"/>
                  </w:rPr>
                </w:rPrChange>
              </w:rPr>
            </w:pPr>
            <w:ins w:id="5348" w:author="Xuning Wei12232" w:date="2026-07-27T17:21:00Z">
              <w:r w:rsidRPr="004A5B11">
                <w:rPr>
                  <w:rFonts w:ascii="Times New Roman" w:hAnsi="Times New Roman" w:cs="Times New Roman"/>
                  <w:color w:val="auto"/>
                  <w:sz w:val="18"/>
                  <w:szCs w:val="18"/>
                  <w:shd w:val="clear" w:color="auto" w:fill="FFFFFF"/>
                  <w:rPrChange w:id="5349" w:author="Johan Granander" w:date="2026-07-28T15:02:00Z">
                    <w:rPr>
                      <w:rFonts w:ascii="Times New Roman" w:hAnsi="Times New Roman" w:cs="Times New Roman"/>
                      <w:color w:val="auto"/>
                      <w:sz w:val="18"/>
                      <w:szCs w:val="18"/>
                      <w:shd w:val="clear" w:color="auto" w:fill="FFFFFF"/>
                      <w:lang w:val="sv-SE"/>
                    </w:rPr>
                  </w:rPrChange>
                </w:rPr>
                <w:t>Mass flow meter: SS</w:t>
              </w:r>
            </w:ins>
          </w:p>
          <w:p w14:paraId="3D815839" w14:textId="77777777" w:rsidR="000B3418" w:rsidRPr="00032BAE" w:rsidRDefault="000B3418" w:rsidP="000B3418">
            <w:pPr>
              <w:rPr>
                <w:ins w:id="5350" w:author="Xuning Wei12232" w:date="2026-07-27T17:21:00Z"/>
                <w:rFonts w:ascii="Times New Roman" w:hAnsi="Times New Roman" w:cs="Times New Roman"/>
                <w:b/>
                <w:color w:val="auto"/>
                <w:sz w:val="18"/>
                <w:szCs w:val="18"/>
                <w:shd w:val="clear" w:color="auto" w:fill="FFFFFF"/>
              </w:rPr>
            </w:pPr>
            <w:ins w:id="5351" w:author="Xuning Wei12232" w:date="2026-07-27T17:21:00Z">
              <w:r w:rsidRPr="00032BAE">
                <w:rPr>
                  <w:rFonts w:ascii="Times New Roman" w:hAnsi="Times New Roman" w:cs="Times New Roman"/>
                  <w:color w:val="auto"/>
                  <w:sz w:val="18"/>
                  <w:szCs w:val="18"/>
                  <w:shd w:val="clear" w:color="auto" w:fill="FFFFFF"/>
                </w:rPr>
                <w:t>Valve material: 304 &amp; 316L</w:t>
              </w:r>
            </w:ins>
          </w:p>
          <w:p w14:paraId="26226311" w14:textId="77777777" w:rsidR="000B3418" w:rsidRPr="00032BAE" w:rsidRDefault="000B3418" w:rsidP="000B3418">
            <w:pPr>
              <w:rPr>
                <w:ins w:id="5352" w:author="Xuning Wei12232" w:date="2026-07-27T17:21:00Z"/>
                <w:rFonts w:ascii="Times New Roman" w:eastAsiaTheme="minorEastAsia" w:hAnsi="Times New Roman" w:cs="Times New Roman"/>
                <w:color w:val="auto"/>
                <w:sz w:val="18"/>
                <w:szCs w:val="18"/>
                <w:shd w:val="clear" w:color="auto" w:fill="FFFFFF"/>
                <w:lang w:eastAsia="zh-CN"/>
              </w:rPr>
            </w:pPr>
            <w:ins w:id="5353" w:author="Xuning Wei12232" w:date="2026-07-27T17:21: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103F4D48" w14:textId="77777777" w:rsidR="000B3418" w:rsidRDefault="000B3418" w:rsidP="000B3418">
            <w:pPr>
              <w:rPr>
                <w:ins w:id="5354" w:author="Xuning Wei12232" w:date="2026-07-27T17:21:00Z"/>
                <w:rFonts w:ascii="Times New Roman" w:hAnsi="Times New Roman" w:cs="Times New Roman"/>
                <w:color w:val="auto"/>
                <w:sz w:val="18"/>
                <w:szCs w:val="18"/>
                <w:shd w:val="clear" w:color="auto" w:fill="FFFFFF"/>
              </w:rPr>
            </w:pPr>
            <w:ins w:id="5355" w:author="Xuning Wei12232" w:date="2026-07-27T17:21:00Z">
              <w:r w:rsidRPr="00032BAE">
                <w:rPr>
                  <w:rFonts w:ascii="Times New Roman" w:hAnsi="Times New Roman" w:cs="Times New Roman"/>
                  <w:color w:val="auto"/>
                  <w:sz w:val="18"/>
                  <w:szCs w:val="18"/>
                  <w:shd w:val="clear" w:color="auto" w:fill="FFFFFF"/>
                </w:rPr>
                <w:t>Waste discharge pump material: SS316+PTFE</w:t>
              </w:r>
            </w:ins>
          </w:p>
          <w:p w14:paraId="237C8F9C" w14:textId="67848F48" w:rsidR="00FD673D" w:rsidRPr="00032BAE" w:rsidDel="000B3418" w:rsidRDefault="000B3418" w:rsidP="000B3418">
            <w:pPr>
              <w:jc w:val="both"/>
              <w:rPr>
                <w:del w:id="5356" w:author="Xuning Wei12232" w:date="2026-07-27T17:21:00Z"/>
                <w:rFonts w:ascii="Times New Roman" w:hAnsi="Times New Roman" w:cs="Times New Roman"/>
                <w:color w:val="auto"/>
                <w:sz w:val="18"/>
                <w:szCs w:val="18"/>
                <w:shd w:val="clear" w:color="auto" w:fill="FFFFFF"/>
              </w:rPr>
            </w:pPr>
            <w:ins w:id="5357" w:author="Xuning Wei12232" w:date="2026-07-27T17:21: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5358" w:author="Xuning Wei12232" w:date="2026-07-27T17:21:00Z">
              <w:r w:rsidR="00FD673D" w:rsidRPr="00032BAE" w:rsidDel="000B3418">
                <w:rPr>
                  <w:rFonts w:ascii="Times New Roman" w:hAnsi="Times New Roman" w:cs="Times New Roman"/>
                  <w:color w:val="auto"/>
                  <w:sz w:val="18"/>
                  <w:szCs w:val="18"/>
                  <w:shd w:val="clear" w:color="auto" w:fill="FFFFFF"/>
                </w:rPr>
                <w:delText>Transfer pump material:SS</w:delText>
              </w:r>
            </w:del>
            <w:ins w:id="5359" w:author="Johan Granander" w:date="2026-05-04T11:50:00Z">
              <w:del w:id="5360" w:author="Xuning Wei12232" w:date="2026-07-27T17:21:00Z">
                <w:r w:rsidR="00FD673D" w:rsidRPr="00032BAE" w:rsidDel="000B3418">
                  <w:rPr>
                    <w:rFonts w:ascii="Times New Roman" w:hAnsi="Times New Roman" w:cs="Times New Roman"/>
                    <w:color w:val="auto"/>
                    <w:sz w:val="18"/>
                    <w:szCs w:val="18"/>
                    <w:shd w:val="clear" w:color="auto" w:fill="FFFFFF"/>
                  </w:rPr>
                  <w:delText>material: SS</w:delText>
                </w:r>
              </w:del>
            </w:ins>
            <w:del w:id="5361" w:author="Xuning Wei12232" w:date="2026-07-27T17:21:00Z">
              <w:r w:rsidR="00FD673D" w:rsidRPr="00032BAE" w:rsidDel="000B3418">
                <w:rPr>
                  <w:rFonts w:ascii="Times New Roman" w:hAnsi="Times New Roman" w:cs="Times New Roman"/>
                  <w:color w:val="auto"/>
                  <w:sz w:val="18"/>
                  <w:szCs w:val="18"/>
                  <w:shd w:val="clear" w:color="auto" w:fill="FFFFFF"/>
                </w:rPr>
                <w:delText>316+PTFE</w:delText>
              </w:r>
            </w:del>
          </w:p>
          <w:p w14:paraId="7C9E1621" w14:textId="13ABC017" w:rsidR="00FD673D" w:rsidRPr="00032BAE" w:rsidDel="000B3418" w:rsidRDefault="00FD673D" w:rsidP="00FD673D">
            <w:pPr>
              <w:jc w:val="both"/>
              <w:rPr>
                <w:del w:id="5362" w:author="Xuning Wei12232" w:date="2026-07-27T17:21:00Z"/>
                <w:rFonts w:ascii="Times New Roman" w:eastAsia="仿宋_GB2312" w:hAnsi="Times New Roman" w:cs="Times New Roman"/>
                <w:color w:val="auto"/>
                <w:sz w:val="18"/>
                <w:szCs w:val="18"/>
              </w:rPr>
            </w:pPr>
            <w:del w:id="5363" w:author="Xuning Wei12232" w:date="2026-07-27T17:21:00Z">
              <w:r w:rsidRPr="00032BAE" w:rsidDel="000B3418">
                <w:rPr>
                  <w:rFonts w:ascii="Times New Roman" w:eastAsia="仿宋_GB2312" w:hAnsi="Times New Roman" w:cs="Times New Roman"/>
                  <w:color w:val="auto"/>
                  <w:sz w:val="18"/>
                  <w:szCs w:val="18"/>
                </w:rPr>
                <w:delText>Charging line: SS</w:delText>
              </w:r>
            </w:del>
          </w:p>
          <w:p w14:paraId="57C3F49C" w14:textId="0D5630AA" w:rsidR="00FD673D" w:rsidRPr="004A5B11" w:rsidDel="000B3418" w:rsidRDefault="00FD673D" w:rsidP="00FD673D">
            <w:pPr>
              <w:jc w:val="both"/>
              <w:rPr>
                <w:del w:id="5364" w:author="Xuning Wei12232" w:date="2026-07-27T17:21:00Z"/>
                <w:rFonts w:ascii="Times New Roman" w:eastAsia="仿宋_GB2312" w:hAnsi="Times New Roman" w:cs="Times New Roman"/>
                <w:color w:val="auto"/>
                <w:sz w:val="18"/>
                <w:szCs w:val="18"/>
                <w:lang w:val="en-IE"/>
                <w:rPrChange w:id="5365" w:author="Johan Granander" w:date="2026-07-28T15:02:00Z">
                  <w:rPr>
                    <w:del w:id="5366" w:author="Xuning Wei12232" w:date="2026-07-27T17:21:00Z"/>
                    <w:rFonts w:ascii="Times New Roman" w:eastAsia="仿宋_GB2312" w:hAnsi="Times New Roman" w:cs="Times New Roman"/>
                    <w:color w:val="auto"/>
                    <w:sz w:val="18"/>
                    <w:szCs w:val="18"/>
                  </w:rPr>
                </w:rPrChange>
              </w:rPr>
            </w:pPr>
            <w:del w:id="5367" w:author="Xuning Wei12232" w:date="2026-07-27T17:21:00Z">
              <w:r w:rsidRPr="004A5B11" w:rsidDel="000B3418">
                <w:rPr>
                  <w:rFonts w:ascii="Times New Roman" w:hAnsi="Times New Roman" w:cs="Times New Roman"/>
                  <w:color w:val="auto"/>
                  <w:sz w:val="18"/>
                  <w:szCs w:val="18"/>
                  <w:shd w:val="clear" w:color="auto" w:fill="FFFFFF"/>
                  <w:lang w:val="en-IE"/>
                  <w:rPrChange w:id="5368" w:author="Johan Granander" w:date="2026-07-28T15:02: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5369" w:author="Johan Granander" w:date="2026-07-28T15:02:00Z">
                    <w:rPr>
                      <w:rFonts w:ascii="Times New Roman" w:eastAsia="仿宋_GB2312" w:hAnsi="Times New Roman" w:cs="Times New Roman"/>
                      <w:color w:val="auto"/>
                      <w:sz w:val="18"/>
                      <w:szCs w:val="18"/>
                    </w:rPr>
                  </w:rPrChange>
                </w:rPr>
                <w:delText>PTFE</w:delText>
              </w:r>
            </w:del>
          </w:p>
          <w:p w14:paraId="138BF1FF" w14:textId="0AB86FC0" w:rsidR="00FD673D" w:rsidRPr="004A5B11" w:rsidDel="000B3418" w:rsidRDefault="00FD673D" w:rsidP="00FD673D">
            <w:pPr>
              <w:jc w:val="both"/>
              <w:rPr>
                <w:del w:id="5370" w:author="Xuning Wei12232" w:date="2026-07-27T17:21:00Z"/>
                <w:rFonts w:ascii="Times New Roman" w:hAnsi="Times New Roman" w:cs="Times New Roman"/>
                <w:color w:val="auto"/>
                <w:sz w:val="18"/>
                <w:szCs w:val="18"/>
                <w:shd w:val="clear" w:color="auto" w:fill="FFFFFF"/>
                <w:lang w:val="en-IE"/>
                <w:rPrChange w:id="5371" w:author="Johan Granander" w:date="2026-07-28T15:02:00Z">
                  <w:rPr>
                    <w:del w:id="5372" w:author="Xuning Wei12232" w:date="2026-07-27T17:21:00Z"/>
                    <w:rFonts w:ascii="Times New Roman" w:hAnsi="Times New Roman" w:cs="Times New Roman"/>
                    <w:color w:val="auto"/>
                    <w:sz w:val="18"/>
                    <w:szCs w:val="18"/>
                    <w:shd w:val="clear" w:color="auto" w:fill="FFFFFF"/>
                  </w:rPr>
                </w:rPrChange>
              </w:rPr>
            </w:pPr>
            <w:del w:id="5373" w:author="Xuning Wei12232" w:date="2026-07-27T17:21:00Z">
              <w:r w:rsidRPr="004A5B11" w:rsidDel="000B3418">
                <w:rPr>
                  <w:rFonts w:ascii="Times New Roman" w:hAnsi="Times New Roman" w:cs="Times New Roman"/>
                  <w:color w:val="auto"/>
                  <w:sz w:val="18"/>
                  <w:szCs w:val="18"/>
                  <w:shd w:val="clear" w:color="auto" w:fill="FFFFFF"/>
                  <w:lang w:val="en-IE"/>
                  <w:rPrChange w:id="5374" w:author="Johan Granander" w:date="2026-07-28T15:02:00Z">
                    <w:rPr>
                      <w:rFonts w:ascii="Times New Roman" w:hAnsi="Times New Roman" w:cs="Times New Roman"/>
                      <w:color w:val="auto"/>
                      <w:sz w:val="18"/>
                      <w:szCs w:val="18"/>
                      <w:shd w:val="clear" w:color="auto" w:fill="FFFFFF"/>
                    </w:rPr>
                  </w:rPrChange>
                </w:rPr>
                <w:delText>Sight glass: Glass</w:delText>
              </w:r>
            </w:del>
          </w:p>
          <w:p w14:paraId="7ACF77A2" w14:textId="27256244" w:rsidR="00FD673D" w:rsidRPr="004A5B11" w:rsidDel="000B3418" w:rsidRDefault="00FD673D" w:rsidP="00FD673D">
            <w:pPr>
              <w:jc w:val="both"/>
              <w:rPr>
                <w:del w:id="5375" w:author="Xuning Wei12232" w:date="2026-07-27T17:21:00Z"/>
                <w:rFonts w:ascii="Times New Roman" w:eastAsia="仿宋_GB2312" w:hAnsi="Times New Roman" w:cs="Times New Roman"/>
                <w:color w:val="auto"/>
                <w:sz w:val="18"/>
                <w:szCs w:val="18"/>
                <w:lang w:val="en-IE"/>
                <w:rPrChange w:id="5376" w:author="Johan Granander" w:date="2026-07-28T15:02:00Z">
                  <w:rPr>
                    <w:del w:id="5377" w:author="Xuning Wei12232" w:date="2026-07-27T17:21:00Z"/>
                    <w:rFonts w:ascii="Times New Roman" w:eastAsia="仿宋_GB2312" w:hAnsi="Times New Roman" w:cs="Times New Roman"/>
                    <w:color w:val="auto"/>
                    <w:sz w:val="18"/>
                    <w:szCs w:val="18"/>
                  </w:rPr>
                </w:rPrChange>
              </w:rPr>
            </w:pPr>
            <w:del w:id="5378" w:author="Xuning Wei12232" w:date="2026-07-27T17:21:00Z">
              <w:r w:rsidRPr="004A5B11" w:rsidDel="000B3418">
                <w:rPr>
                  <w:rFonts w:ascii="Times New Roman" w:hAnsi="Times New Roman" w:cs="Times New Roman"/>
                  <w:color w:val="auto"/>
                  <w:sz w:val="18"/>
                  <w:szCs w:val="18"/>
                  <w:shd w:val="clear" w:color="auto" w:fill="FFFFFF"/>
                  <w:lang w:val="en-IE"/>
                  <w:rPrChange w:id="5379" w:author="Johan Granander" w:date="2026-07-28T15:02: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5380" w:author="Johan Granander" w:date="2026-07-28T15:02:00Z">
                    <w:rPr>
                      <w:rFonts w:ascii="Times New Roman" w:eastAsia="仿宋_GB2312" w:hAnsi="Times New Roman" w:cs="Times New Roman"/>
                      <w:color w:val="auto"/>
                      <w:sz w:val="18"/>
                      <w:szCs w:val="18"/>
                    </w:rPr>
                  </w:rPrChange>
                </w:rPr>
                <w:delText xml:space="preserve"> 316L</w:delText>
              </w:r>
            </w:del>
          </w:p>
          <w:p w14:paraId="042D844E" w14:textId="668FF566" w:rsidR="00FD673D" w:rsidRPr="00032BAE" w:rsidDel="000B3418" w:rsidRDefault="00FD673D" w:rsidP="00FD673D">
            <w:pPr>
              <w:jc w:val="both"/>
              <w:rPr>
                <w:del w:id="5381" w:author="Xuning Wei12232" w:date="2026-07-27T17:21:00Z"/>
                <w:rFonts w:ascii="Times New Roman" w:hAnsi="Times New Roman" w:cs="Times New Roman"/>
                <w:color w:val="auto"/>
                <w:sz w:val="18"/>
                <w:szCs w:val="18"/>
                <w:shd w:val="clear" w:color="auto" w:fill="FFFFFF"/>
              </w:rPr>
            </w:pPr>
            <w:del w:id="5382" w:author="Xuning Wei12232" w:date="2026-07-27T17:21: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del>
          </w:p>
          <w:p w14:paraId="613960F4" w14:textId="3BE013EA" w:rsidR="00FD673D" w:rsidRPr="00032BAE" w:rsidDel="000B3418" w:rsidRDefault="00FD673D" w:rsidP="00FD673D">
            <w:pPr>
              <w:jc w:val="both"/>
              <w:rPr>
                <w:del w:id="5383" w:author="Xuning Wei12232" w:date="2026-07-27T17:21:00Z"/>
                <w:rFonts w:ascii="Times New Roman" w:hAnsi="Times New Roman" w:cs="Times New Roman"/>
                <w:color w:val="auto"/>
                <w:sz w:val="18"/>
                <w:szCs w:val="18"/>
                <w:shd w:val="clear" w:color="auto" w:fill="FFFFFF"/>
              </w:rPr>
            </w:pPr>
            <w:del w:id="5384" w:author="Xuning Wei12232" w:date="2026-07-27T17:21:00Z">
              <w:r w:rsidRPr="00032BAE" w:rsidDel="000B3418">
                <w:rPr>
                  <w:rFonts w:ascii="Times New Roman" w:hAnsi="Times New Roman" w:cs="Times New Roman"/>
                  <w:color w:val="auto"/>
                  <w:sz w:val="18"/>
                  <w:szCs w:val="18"/>
                  <w:shd w:val="clear" w:color="auto" w:fill="FFFFFF"/>
                </w:rPr>
                <w:delText xml:space="preserve">Sampling pipeline: SS </w:delText>
              </w:r>
            </w:del>
          </w:p>
          <w:p w14:paraId="6B852602" w14:textId="368C4067" w:rsidR="00FD673D" w:rsidDel="000B3418" w:rsidRDefault="00FD673D" w:rsidP="00FD673D">
            <w:pPr>
              <w:jc w:val="both"/>
              <w:rPr>
                <w:del w:id="5385" w:author="Xuning Wei12232" w:date="2026-07-27T17:21:00Z"/>
                <w:rFonts w:ascii="Times New Roman" w:hAnsi="Times New Roman" w:cs="Times New Roman"/>
                <w:color w:val="auto"/>
                <w:sz w:val="18"/>
                <w:szCs w:val="18"/>
                <w:shd w:val="clear" w:color="auto" w:fill="FFFFFF"/>
              </w:rPr>
            </w:pPr>
            <w:del w:id="5386" w:author="Xuning Wei12232" w:date="2026-07-27T17:21:00Z">
              <w:r w:rsidRPr="00032BAE" w:rsidDel="000B3418">
                <w:rPr>
                  <w:rFonts w:ascii="Times New Roman" w:hAnsi="Times New Roman" w:cs="Times New Roman"/>
                  <w:color w:val="auto"/>
                  <w:sz w:val="18"/>
                  <w:szCs w:val="18"/>
                  <w:shd w:val="clear" w:color="auto" w:fill="FFFFFF"/>
                </w:rPr>
                <w:delText>Sealing ring: PTFE</w:delText>
              </w:r>
            </w:del>
          </w:p>
          <w:p w14:paraId="3CFAB0C6" w14:textId="432D61B4" w:rsidR="00FD673D" w:rsidRPr="004634A5" w:rsidDel="000B3418" w:rsidRDefault="00FD673D" w:rsidP="00FD673D">
            <w:pPr>
              <w:jc w:val="both"/>
              <w:rPr>
                <w:del w:id="5387" w:author="Xuning Wei12232" w:date="2026-07-27T17:21:00Z"/>
                <w:rFonts w:ascii="Times New Roman" w:eastAsiaTheme="minorEastAsia" w:hAnsi="Times New Roman" w:cs="Times New Roman"/>
                <w:color w:val="auto"/>
                <w:sz w:val="18"/>
                <w:szCs w:val="18"/>
                <w:shd w:val="clear" w:color="auto" w:fill="FFFFFF"/>
                <w:lang w:eastAsia="zh-CN"/>
              </w:rPr>
            </w:pPr>
            <w:del w:id="5388" w:author="Xuning Wei12232" w:date="2026-07-27T17:21:00Z">
              <w:r w:rsidRPr="002B446D" w:rsidDel="000B3418">
                <w:rPr>
                  <w:rFonts w:ascii="Times New Roman" w:hAnsi="Times New Roman" w:cs="Times New Roman"/>
                  <w:color w:val="0000FF"/>
                  <w:sz w:val="18"/>
                  <w:szCs w:val="18"/>
                  <w:shd w:val="clear" w:color="auto" w:fill="FFFFFF"/>
                </w:rPr>
                <w:delText>Sieve plate: HC-22</w:delText>
              </w:r>
            </w:del>
          </w:p>
          <w:p w14:paraId="785C6668" w14:textId="4A3EDA25" w:rsidR="00FD673D" w:rsidRPr="002B446D" w:rsidDel="000B3418" w:rsidRDefault="00FD673D" w:rsidP="00FD673D">
            <w:pPr>
              <w:jc w:val="both"/>
              <w:rPr>
                <w:del w:id="5389" w:author="Xuning Wei12232" w:date="2026-07-27T17:21:00Z"/>
                <w:rFonts w:ascii="Times New Roman" w:hAnsi="Times New Roman" w:cs="Times New Roman"/>
                <w:color w:val="0000FF"/>
                <w:sz w:val="18"/>
                <w:szCs w:val="18"/>
                <w:shd w:val="clear" w:color="auto" w:fill="FFFFFF"/>
              </w:rPr>
            </w:pPr>
            <w:del w:id="5390" w:author="Xuning Wei12232" w:date="2026-07-27T17:21:00Z">
              <w:r w:rsidRPr="002B446D" w:rsidDel="000B3418">
                <w:rPr>
                  <w:rFonts w:ascii="Times New Roman" w:hAnsi="Times New Roman" w:cs="Times New Roman"/>
                  <w:color w:val="0000FF"/>
                  <w:sz w:val="18"/>
                  <w:szCs w:val="18"/>
                  <w:shd w:val="clear" w:color="auto" w:fill="FFFFFF"/>
                </w:rPr>
                <w:delText xml:space="preserve">Nitrogen distribution piping: </w:delText>
              </w:r>
              <w:r w:rsidDel="000B3418">
                <w:rPr>
                  <w:rFonts w:ascii="Times New Roman" w:hAnsi="Times New Roman" w:cs="Times New Roman"/>
                  <w:color w:val="0000FF"/>
                  <w:sz w:val="18"/>
                  <w:szCs w:val="18"/>
                  <w:shd w:val="clear" w:color="auto" w:fill="FFFFFF"/>
                </w:rPr>
                <w:delText>C-276</w:delText>
              </w:r>
            </w:del>
          </w:p>
          <w:p w14:paraId="2928C786" w14:textId="6DAEF1F5" w:rsidR="00FD673D" w:rsidRPr="00032BAE" w:rsidRDefault="00FD673D" w:rsidP="00FD673D">
            <w:pPr>
              <w:jc w:val="both"/>
              <w:rPr>
                <w:rFonts w:ascii="Times New Roman" w:hAnsi="Times New Roman" w:cs="Times New Roman"/>
                <w:color w:val="auto"/>
                <w:sz w:val="18"/>
                <w:szCs w:val="18"/>
                <w:shd w:val="clear" w:color="auto" w:fill="FFFFFF"/>
              </w:rPr>
            </w:pPr>
          </w:p>
        </w:tc>
        <w:tc>
          <w:tcPr>
            <w:tcW w:w="385" w:type="pct"/>
            <w:vMerge w:val="restart"/>
            <w:shd w:val="clear" w:color="auto" w:fill="FFFFFF" w:themeFill="background1"/>
            <w:vAlign w:val="center"/>
            <w:tcPrChange w:id="5391" w:author="Xuning Wei12232" w:date="2026-07-27T18:11:00Z">
              <w:tcPr>
                <w:tcW w:w="388" w:type="pct"/>
                <w:gridSpan w:val="4"/>
                <w:vMerge w:val="restart"/>
                <w:shd w:val="clear" w:color="auto" w:fill="FFFFFF" w:themeFill="background1"/>
                <w:vAlign w:val="center"/>
              </w:tcPr>
            </w:tcPrChange>
          </w:tcPr>
          <w:p w14:paraId="1C7B3121" w14:textId="77777777" w:rsidR="00FD673D" w:rsidRPr="00032BAE" w:rsidRDefault="00FD673D" w:rsidP="00FD673D">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5392" w:author="Xuning Wei12232" w:date="2026-07-27T18:11:00Z">
              <w:tcPr>
                <w:tcW w:w="354" w:type="pct"/>
                <w:gridSpan w:val="3"/>
                <w:vMerge w:val="restart"/>
                <w:shd w:val="clear" w:color="auto" w:fill="FFFFFF" w:themeFill="background1"/>
                <w:vAlign w:val="center"/>
              </w:tcPr>
            </w:tcPrChange>
          </w:tcPr>
          <w:p w14:paraId="3D188379" w14:textId="77777777" w:rsidR="00FD673D" w:rsidRPr="00032BAE" w:rsidRDefault="00FD673D" w:rsidP="00FD673D">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5393" w:author="Xuning Wei12232" w:date="2026-07-27T18:11:00Z">
              <w:tcPr>
                <w:tcW w:w="322" w:type="pct"/>
                <w:gridSpan w:val="3"/>
                <w:vAlign w:val="center"/>
              </w:tcPr>
            </w:tcPrChange>
          </w:tcPr>
          <w:p w14:paraId="7078938B" w14:textId="77777777" w:rsidR="00FD673D" w:rsidRPr="00032BAE" w:rsidRDefault="000B6761" w:rsidP="00FD673D">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82665816"/>
                <w14:checkbox>
                  <w14:checked w14:val="1"/>
                  <w14:checkedState w14:val="2612" w14:font="MS Gothic"/>
                  <w14:uncheckedState w14:val="2610" w14:font="MS Gothic"/>
                </w14:checkbox>
              </w:sdtPr>
              <w:sdtEndPr/>
              <w:sdtContent>
                <w:r w:rsidR="00FD673D" w:rsidRPr="00032BAE">
                  <w:rPr>
                    <w:rFonts w:ascii="Segoe UI Symbol" w:eastAsia="仿宋_GB2312" w:hAnsi="Segoe UI Symbol" w:cs="Segoe UI Symbol"/>
                    <w:color w:val="auto"/>
                    <w:sz w:val="18"/>
                    <w:szCs w:val="18"/>
                  </w:rPr>
                  <w:t>☒</w:t>
                </w:r>
              </w:sdtContent>
            </w:sdt>
            <w:r w:rsidR="00FD673D" w:rsidRPr="00032BAE">
              <w:rPr>
                <w:rFonts w:ascii="Times New Roman" w:eastAsia="仿宋_GB2312" w:hAnsi="Times New Roman" w:cs="Times New Roman"/>
                <w:color w:val="auto"/>
                <w:sz w:val="18"/>
                <w:szCs w:val="18"/>
              </w:rPr>
              <w:t>Yes</w:t>
            </w:r>
          </w:p>
        </w:tc>
        <w:tc>
          <w:tcPr>
            <w:tcW w:w="638" w:type="pct"/>
            <w:vAlign w:val="center"/>
            <w:tcPrChange w:id="5394" w:author="Xuning Wei12232" w:date="2026-07-27T18:11:00Z">
              <w:tcPr>
                <w:tcW w:w="733" w:type="pct"/>
                <w:gridSpan w:val="3"/>
                <w:vAlign w:val="center"/>
              </w:tcPr>
            </w:tcPrChange>
          </w:tcPr>
          <w:p w14:paraId="6A569B9C" w14:textId="77777777" w:rsidR="00FD673D" w:rsidRPr="00032BAE" w:rsidRDefault="000B6761" w:rsidP="00FD673D">
            <w:pPr>
              <w:keepNext/>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792321771"/>
                <w14:checkbox>
                  <w14:checked w14:val="0"/>
                  <w14:checkedState w14:val="2612" w14:font="MS Gothic"/>
                  <w14:uncheckedState w14:val="2610" w14:font="MS Gothic"/>
                </w14:checkbox>
              </w:sdtPr>
              <w:sdtEndPr/>
              <w:sdtContent>
                <w:r w:rsidR="00FD673D" w:rsidRPr="00032BAE">
                  <w:rPr>
                    <w:rFonts w:ascii="Segoe UI Symbol" w:eastAsia="仿宋_GB2312" w:hAnsi="Segoe UI Symbol" w:cs="Segoe UI Symbol"/>
                    <w:color w:val="auto"/>
                    <w:sz w:val="18"/>
                    <w:szCs w:val="18"/>
                  </w:rPr>
                  <w:t>☐</w:t>
                </w:r>
              </w:sdtContent>
            </w:sdt>
            <w:r w:rsidR="00FD673D"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5395" w:author="Xuning Wei12232" w:date="2026-07-27T18:11:00Z">
              <w:tcPr>
                <w:tcW w:w="654" w:type="pct"/>
                <w:vMerge w:val="restart"/>
                <w:vAlign w:val="center"/>
              </w:tcPr>
            </w:tcPrChange>
          </w:tcPr>
          <w:p w14:paraId="1E37737F" w14:textId="6C8295BE" w:rsidR="00FD673D" w:rsidRPr="00032BAE" w:rsidRDefault="000B6761" w:rsidP="00FD673D">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265896119"/>
                <w14:checkbox>
                  <w14:checked w14:val="0"/>
                  <w14:checkedState w14:val="2612" w14:font="MS Gothic"/>
                  <w14:uncheckedState w14:val="2610" w14:font="MS Gothic"/>
                </w14:checkbox>
              </w:sdtPr>
              <w:sdtEndPr/>
              <w:sdtContent>
                <w:r w:rsidR="00FD673D" w:rsidRPr="00032BAE">
                  <w:rPr>
                    <w:rFonts w:ascii="Segoe UI Symbol" w:eastAsia="MS Gothic" w:hAnsi="Segoe UI Symbol" w:cs="Segoe UI Symbol"/>
                    <w:b/>
                    <w:color w:val="auto"/>
                    <w:sz w:val="18"/>
                    <w:szCs w:val="18"/>
                  </w:rPr>
                  <w:t>☐</w:t>
                </w:r>
              </w:sdtContent>
            </w:sdt>
            <w:r w:rsidR="00FD673D" w:rsidRPr="00032BAE">
              <w:rPr>
                <w:rFonts w:ascii="Times New Roman" w:eastAsia="仿宋_GB2312" w:hAnsi="Times New Roman" w:cs="Times New Roman"/>
                <w:color w:val="auto"/>
                <w:kern w:val="0"/>
                <w:sz w:val="18"/>
                <w:szCs w:val="18"/>
              </w:rPr>
              <w:t xml:space="preserve"> </w:t>
            </w:r>
            <w:proofErr w:type="spellStart"/>
            <w:r w:rsidR="00FD673D" w:rsidRPr="00032BAE">
              <w:rPr>
                <w:rFonts w:ascii="Times New Roman" w:eastAsia="仿宋_GB2312" w:hAnsi="Times New Roman" w:cs="Times New Roman"/>
                <w:color w:val="auto"/>
                <w:kern w:val="0"/>
                <w:sz w:val="18"/>
                <w:szCs w:val="18"/>
                <w:lang w:eastAsia="zh-CN"/>
              </w:rPr>
              <w:t>Asymchem</w:t>
            </w:r>
            <w:proofErr w:type="spellEnd"/>
            <w:r w:rsidR="00FD673D" w:rsidRPr="00032BAE">
              <w:rPr>
                <w:rFonts w:ascii="Times New Roman" w:eastAsia="仿宋_GB2312" w:hAnsi="Times New Roman" w:cs="Times New Roman"/>
                <w:color w:val="auto"/>
                <w:kern w:val="0"/>
                <w:sz w:val="18"/>
                <w:szCs w:val="18"/>
                <w:lang w:eastAsia="zh-CN"/>
              </w:rPr>
              <w:t xml:space="preserve"> R&amp;D Lab:</w:t>
            </w:r>
            <w:r w:rsidR="00FD673D" w:rsidRPr="00032BAE">
              <w:rPr>
                <w:rFonts w:ascii="Times New Roman" w:eastAsia="仿宋_GB2312" w:hAnsi="Times New Roman" w:cs="Times New Roman"/>
                <w:color w:val="auto"/>
                <w:kern w:val="0"/>
                <w:sz w:val="18"/>
                <w:szCs w:val="18"/>
                <w:u w:val="single"/>
                <w:lang w:eastAsia="zh-CN"/>
              </w:rPr>
              <w:t xml:space="preserve"> N/A</w:t>
            </w:r>
          </w:p>
          <w:p w14:paraId="50568DDA" w14:textId="52388BA4" w:rsidR="00FD673D" w:rsidRPr="00032BAE" w:rsidRDefault="000B6761" w:rsidP="00FD673D">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9165578"/>
                <w14:checkbox>
                  <w14:checked w14:val="1"/>
                  <w14:checkedState w14:val="2612" w14:font="MS Gothic"/>
                  <w14:uncheckedState w14:val="2610" w14:font="MS Gothic"/>
                </w14:checkbox>
              </w:sdtPr>
              <w:sdtEndPr/>
              <w:sdtContent>
                <w:r w:rsidR="00FD673D" w:rsidRPr="00032BAE">
                  <w:rPr>
                    <w:rFonts w:ascii="Segoe UI Symbol" w:eastAsia="MS Gothic" w:hAnsi="Segoe UI Symbol" w:cs="Segoe UI Symbol"/>
                    <w:b/>
                    <w:color w:val="auto"/>
                    <w:sz w:val="18"/>
                    <w:szCs w:val="18"/>
                  </w:rPr>
                  <w:t>☒</w:t>
                </w:r>
              </w:sdtContent>
            </w:sdt>
            <w:r w:rsidR="00FD673D" w:rsidRPr="00032BAE">
              <w:rPr>
                <w:rFonts w:ascii="Times New Roman" w:eastAsia="仿宋_GB2312" w:hAnsi="Times New Roman" w:cs="Times New Roman"/>
                <w:color w:val="auto"/>
                <w:kern w:val="0"/>
                <w:sz w:val="18"/>
                <w:szCs w:val="18"/>
              </w:rPr>
              <w:t xml:space="preserve"> </w:t>
            </w:r>
            <w:proofErr w:type="spellStart"/>
            <w:r w:rsidR="00FD673D" w:rsidRPr="00032BAE">
              <w:rPr>
                <w:rFonts w:ascii="Times New Roman" w:eastAsia="仿宋_GB2312" w:hAnsi="Times New Roman" w:cs="Times New Roman"/>
                <w:color w:val="auto"/>
                <w:kern w:val="0"/>
                <w:sz w:val="18"/>
                <w:szCs w:val="18"/>
                <w:lang w:eastAsia="zh-CN"/>
              </w:rPr>
              <w:t>Asymchem</w:t>
            </w:r>
            <w:proofErr w:type="spellEnd"/>
            <w:r w:rsidR="00FD673D" w:rsidRPr="00032BAE">
              <w:rPr>
                <w:rFonts w:ascii="Times New Roman" w:eastAsia="仿宋_GB2312" w:hAnsi="Times New Roman" w:cs="Times New Roman"/>
                <w:color w:val="auto"/>
                <w:kern w:val="0"/>
                <w:sz w:val="18"/>
                <w:szCs w:val="18"/>
                <w:lang w:eastAsia="zh-CN"/>
              </w:rPr>
              <w:t xml:space="preserve"> Production data, Lot Number:</w:t>
            </w:r>
            <w:r w:rsidR="00FD673D" w:rsidRPr="00032BAE">
              <w:rPr>
                <w:rFonts w:ascii="Times New Roman" w:eastAsia="仿宋_GB2312" w:hAnsi="Times New Roman" w:cs="Times New Roman"/>
                <w:color w:val="auto"/>
                <w:kern w:val="0"/>
                <w:sz w:val="18"/>
                <w:szCs w:val="18"/>
                <w:u w:val="single"/>
                <w:lang w:eastAsia="zh-CN"/>
              </w:rPr>
              <w:t xml:space="preserve"> </w:t>
            </w:r>
            <w:del w:id="5396" w:author="Xuning Wei12232" w:date="2026-07-27T17:56:00Z">
              <w:r w:rsidR="00FD673D" w:rsidRPr="00032BAE" w:rsidDel="00F338FC">
                <w:rPr>
                  <w:rFonts w:ascii="Times New Roman" w:eastAsia="仿宋_GB2312" w:hAnsi="Times New Roman" w:cs="Times New Roman"/>
                  <w:color w:val="auto"/>
                  <w:sz w:val="18"/>
                  <w:szCs w:val="18"/>
                  <w:u w:val="single"/>
                </w:rPr>
                <w:delText>CPo140020-02-01-02</w:delText>
              </w:r>
            </w:del>
            <w:ins w:id="5397" w:author="Xuning Wei12232" w:date="2026-07-27T17:56:00Z">
              <w:r w:rsidR="00F338FC">
                <w:rPr>
                  <w:rFonts w:ascii="Times New Roman" w:eastAsia="仿宋_GB2312" w:hAnsi="Times New Roman" w:cs="Times New Roman"/>
                  <w:color w:val="auto"/>
                  <w:sz w:val="18"/>
                  <w:szCs w:val="18"/>
                  <w:u w:val="single"/>
                </w:rPr>
                <w:t>CPo140020-02-01-01~04</w:t>
              </w:r>
            </w:ins>
          </w:p>
          <w:p w14:paraId="238CBF4F" w14:textId="77777777" w:rsidR="00FD673D" w:rsidRPr="00032BAE" w:rsidRDefault="000B6761" w:rsidP="00FD673D">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822004113"/>
                <w14:checkbox>
                  <w14:checked w14:val="0"/>
                  <w14:checkedState w14:val="2612" w14:font="MS Gothic"/>
                  <w14:uncheckedState w14:val="2610" w14:font="MS Gothic"/>
                </w14:checkbox>
              </w:sdtPr>
              <w:sdtEndPr/>
              <w:sdtContent>
                <w:r w:rsidR="00FD673D" w:rsidRPr="00032BAE">
                  <w:rPr>
                    <w:rFonts w:ascii="Segoe UI Symbol" w:eastAsia="仿宋_GB2312" w:hAnsi="Segoe UI Symbol" w:cs="Segoe UI Symbol"/>
                    <w:b/>
                    <w:color w:val="auto"/>
                    <w:sz w:val="18"/>
                    <w:szCs w:val="18"/>
                  </w:rPr>
                  <w:t>☐</w:t>
                </w:r>
              </w:sdtContent>
            </w:sdt>
            <w:r w:rsidR="00FD673D" w:rsidRPr="00032BAE">
              <w:rPr>
                <w:rFonts w:ascii="Times New Roman" w:eastAsia="仿宋_GB2312" w:hAnsi="Times New Roman" w:cs="Times New Roman"/>
                <w:color w:val="auto"/>
                <w:kern w:val="0"/>
                <w:sz w:val="18"/>
                <w:szCs w:val="18"/>
              </w:rPr>
              <w:t xml:space="preserve"> </w:t>
            </w:r>
            <w:r w:rsidR="00FD673D" w:rsidRPr="00032BAE">
              <w:rPr>
                <w:rFonts w:ascii="Times New Roman" w:eastAsia="仿宋_GB2312" w:hAnsi="Times New Roman" w:cs="Times New Roman"/>
                <w:color w:val="auto"/>
                <w:kern w:val="0"/>
                <w:sz w:val="18"/>
                <w:szCs w:val="18"/>
                <w:lang w:eastAsia="zh-CN"/>
              </w:rPr>
              <w:t>Supplier data:</w:t>
            </w:r>
            <w:r w:rsidR="00FD673D" w:rsidRPr="00032BAE">
              <w:rPr>
                <w:rFonts w:ascii="Times New Roman" w:eastAsia="仿宋_GB2312" w:hAnsi="Times New Roman" w:cs="Times New Roman"/>
                <w:color w:val="auto"/>
                <w:kern w:val="0"/>
                <w:sz w:val="18"/>
                <w:szCs w:val="18"/>
                <w:u w:val="single"/>
                <w:lang w:eastAsia="zh-CN"/>
              </w:rPr>
              <w:t xml:space="preserve"> N/A</w:t>
            </w:r>
            <w:r w:rsidR="00FD673D" w:rsidRPr="00032BAE">
              <w:rPr>
                <w:rFonts w:ascii="Times New Roman" w:eastAsia="仿宋_GB2312" w:hAnsi="Times New Roman" w:cs="Times New Roman"/>
                <w:color w:val="auto"/>
                <w:kern w:val="0"/>
                <w:sz w:val="18"/>
                <w:szCs w:val="18"/>
                <w:lang w:eastAsia="zh-CN"/>
              </w:rPr>
              <w:t xml:space="preserve"> </w:t>
            </w:r>
          </w:p>
          <w:p w14:paraId="69940EBE" w14:textId="2CDDEA04" w:rsidR="00FD673D" w:rsidRPr="00032BAE" w:rsidRDefault="000B6761" w:rsidP="00FD673D">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15173994"/>
                <w14:checkbox>
                  <w14:checked w14:val="1"/>
                  <w14:checkedState w14:val="2612" w14:font="MS Gothic"/>
                  <w14:uncheckedState w14:val="2610" w14:font="MS Gothic"/>
                </w14:checkbox>
              </w:sdtPr>
              <w:sdtEndPr/>
              <w:sdtContent>
                <w:r w:rsidR="00FD673D" w:rsidRPr="00032BAE">
                  <w:rPr>
                    <w:rFonts w:ascii="Segoe UI Symbol" w:eastAsia="MS Gothic" w:hAnsi="Segoe UI Symbol" w:cs="Segoe UI Symbol"/>
                    <w:b/>
                    <w:color w:val="auto"/>
                    <w:sz w:val="18"/>
                    <w:szCs w:val="18"/>
                  </w:rPr>
                  <w:t>☒</w:t>
                </w:r>
              </w:sdtContent>
            </w:sdt>
            <w:r w:rsidR="00FD673D" w:rsidRPr="00032BAE">
              <w:rPr>
                <w:rFonts w:ascii="Times New Roman" w:eastAsia="仿宋_GB2312" w:hAnsi="Times New Roman" w:cs="Times New Roman"/>
                <w:color w:val="auto"/>
                <w:kern w:val="0"/>
                <w:sz w:val="18"/>
                <w:szCs w:val="18"/>
              </w:rPr>
              <w:t xml:space="preserve"> *</w:t>
            </w:r>
            <w:r w:rsidR="00FD673D" w:rsidRPr="00032BAE">
              <w:rPr>
                <w:rFonts w:ascii="Times New Roman" w:eastAsia="仿宋_GB2312" w:hAnsi="Times New Roman" w:cs="Times New Roman"/>
                <w:color w:val="auto"/>
                <w:sz w:val="18"/>
                <w:szCs w:val="18"/>
                <w:lang w:eastAsia="zh-CN"/>
              </w:rPr>
              <w:t>Handbook &amp; Page</w:t>
            </w:r>
            <w:del w:id="5398" w:author="Johan Granander" w:date="2026-05-04T11:50:00Z">
              <w:r w:rsidR="00FD673D" w:rsidRPr="00032BAE" w:rsidDel="0003097E">
                <w:rPr>
                  <w:rFonts w:ascii="Times New Roman" w:eastAsia="仿宋_GB2312" w:hAnsi="Times New Roman" w:cs="Times New Roman"/>
                  <w:color w:val="auto"/>
                  <w:sz w:val="18"/>
                  <w:szCs w:val="18"/>
                  <w:lang w:eastAsia="zh-CN"/>
                </w:rPr>
                <w:delText>:</w:delText>
              </w:r>
              <w:r w:rsidR="00FD673D" w:rsidRPr="00032BAE" w:rsidDel="0003097E">
                <w:rPr>
                  <w:rFonts w:ascii="Times New Roman" w:eastAsia="仿宋_GB2312" w:hAnsi="Times New Roman" w:cs="Times New Roman"/>
                  <w:color w:val="auto"/>
                  <w:kern w:val="0"/>
                  <w:sz w:val="18"/>
                  <w:szCs w:val="18"/>
                  <w:u w:val="single"/>
                  <w:lang w:eastAsia="zh-CN"/>
                </w:rPr>
                <w:delText xml:space="preserve">  </w:delText>
              </w:r>
              <w:r w:rsidR="00FD673D" w:rsidRPr="00032BAE" w:rsidDel="0003097E">
                <w:rPr>
                  <w:rFonts w:ascii="Times New Roman" w:eastAsia="仿宋_GB2312" w:hAnsi="Times New Roman" w:cs="Times New Roman"/>
                  <w:color w:val="auto"/>
                  <w:sz w:val="18"/>
                  <w:szCs w:val="18"/>
                  <w:u w:val="single"/>
                  <w:lang w:eastAsia="zh-CN"/>
                </w:rPr>
                <w:delText>The</w:delText>
              </w:r>
            </w:del>
            <w:ins w:id="5399" w:author="Johan Granander" w:date="2026-05-04T11:50:00Z">
              <w:r w:rsidR="00FD673D" w:rsidRPr="00032BAE">
                <w:rPr>
                  <w:rFonts w:ascii="Times New Roman" w:eastAsia="仿宋_GB2312" w:hAnsi="Times New Roman" w:cs="Times New Roman"/>
                  <w:color w:val="auto"/>
                  <w:sz w:val="18"/>
                  <w:szCs w:val="18"/>
                  <w:lang w:eastAsia="zh-CN"/>
                </w:rPr>
                <w:t>:</w:t>
              </w:r>
              <w:r w:rsidR="00FD673D" w:rsidRPr="00032BAE">
                <w:rPr>
                  <w:rFonts w:ascii="Times New Roman" w:eastAsia="仿宋_GB2312" w:hAnsi="Times New Roman" w:cs="Times New Roman"/>
                  <w:color w:val="auto"/>
                  <w:kern w:val="0"/>
                  <w:sz w:val="18"/>
                  <w:szCs w:val="18"/>
                  <w:u w:val="single"/>
                  <w:lang w:eastAsia="zh-CN"/>
                </w:rPr>
                <w:t xml:space="preserve"> The</w:t>
              </w:r>
            </w:ins>
            <w:r w:rsidR="00FD673D" w:rsidRPr="00032BAE">
              <w:rPr>
                <w:rFonts w:ascii="Times New Roman" w:eastAsia="仿宋_GB2312" w:hAnsi="Times New Roman" w:cs="Times New Roman"/>
                <w:color w:val="auto"/>
                <w:sz w:val="18"/>
                <w:szCs w:val="18"/>
                <w:u w:val="single"/>
                <w:lang w:eastAsia="zh-CN"/>
              </w:rPr>
              <w:t xml:space="preserve"> Pilot Plant Real Book &amp; Page 10-14, 10-15, </w:t>
            </w:r>
            <w:r w:rsidR="00FD673D" w:rsidRPr="00032BAE">
              <w:rPr>
                <w:rFonts w:ascii="Times New Roman" w:eastAsia="仿宋_GB2312" w:hAnsi="Times New Roman" w:cs="Times New Roman"/>
                <w:color w:val="auto"/>
                <w:kern w:val="0"/>
                <w:sz w:val="18"/>
                <w:szCs w:val="18"/>
                <w:u w:val="single"/>
                <w:lang w:eastAsia="zh-CN"/>
              </w:rPr>
              <w:t xml:space="preserve">  </w:t>
            </w:r>
          </w:p>
          <w:p w14:paraId="70066F14" w14:textId="32D4953A" w:rsidR="00FD673D" w:rsidRPr="00032BAE" w:rsidRDefault="000B6761" w:rsidP="00FD673D">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805272943"/>
                <w14:checkbox>
                  <w14:checked w14:val="1"/>
                  <w14:checkedState w14:val="2612" w14:font="MS Gothic"/>
                  <w14:uncheckedState w14:val="2610" w14:font="MS Gothic"/>
                </w14:checkbox>
              </w:sdtPr>
              <w:sdtEndPr/>
              <w:sdtContent>
                <w:r w:rsidR="00FD673D" w:rsidRPr="00032BAE">
                  <w:rPr>
                    <w:rFonts w:ascii="Segoe UI Symbol" w:eastAsia="MS Gothic" w:hAnsi="Segoe UI Symbol" w:cs="Segoe UI Symbol"/>
                    <w:color w:val="auto"/>
                    <w:sz w:val="18"/>
                    <w:szCs w:val="18"/>
                  </w:rPr>
                  <w:t>☒</w:t>
                </w:r>
              </w:sdtContent>
            </w:sdt>
            <w:r w:rsidR="00FD673D" w:rsidRPr="00032BAE">
              <w:rPr>
                <w:rFonts w:ascii="Times New Roman" w:eastAsia="仿宋_GB2312" w:hAnsi="Times New Roman" w:cs="Times New Roman"/>
                <w:color w:val="auto"/>
                <w:sz w:val="18"/>
                <w:szCs w:val="18"/>
              </w:rPr>
              <w:t xml:space="preserve"> Other</w:t>
            </w:r>
            <w:proofErr w:type="gramStart"/>
            <w:r w:rsidR="00FD673D" w:rsidRPr="00032BAE">
              <w:rPr>
                <w:rFonts w:ascii="Times New Roman" w:eastAsia="仿宋_GB2312" w:hAnsi="Times New Roman" w:cs="Times New Roman"/>
                <w:color w:val="auto"/>
                <w:sz w:val="18"/>
                <w:szCs w:val="18"/>
                <w:lang w:eastAsia="zh-CN"/>
              </w:rPr>
              <w:t>:</w:t>
            </w:r>
            <w:r w:rsidR="00FD673D" w:rsidRPr="00032BAE">
              <w:rPr>
                <w:rFonts w:ascii="Times New Roman" w:eastAsia="仿宋_GB2312" w:hAnsi="Times New Roman" w:cs="Times New Roman"/>
                <w:color w:val="auto"/>
                <w:kern w:val="0"/>
                <w:sz w:val="18"/>
                <w:szCs w:val="18"/>
                <w:u w:val="single"/>
                <w:lang w:eastAsia="zh-CN"/>
              </w:rPr>
              <w:t>C</w:t>
            </w:r>
            <w:proofErr w:type="gramEnd"/>
            <w:r w:rsidR="00FD673D" w:rsidRPr="00032BAE">
              <w:rPr>
                <w:rFonts w:ascii="Times New Roman" w:eastAsia="仿宋_GB2312" w:hAnsi="Times New Roman" w:cs="Times New Roman"/>
                <w:color w:val="auto"/>
                <w:kern w:val="0"/>
                <w:sz w:val="18"/>
                <w:szCs w:val="18"/>
                <w:u w:val="single"/>
                <w:lang w:eastAsia="zh-CN"/>
              </w:rPr>
              <w:t xml:space="preserve">-276 exhibits excellent corrosion resistance to various organic acids, inorganic acids, alkalis and salts. The material demonstrates good corrosion resistance, including tolerance to organic solvents. The solvents are neutral, and the material compatibility is confirmed.     </w:t>
            </w:r>
          </w:p>
        </w:tc>
      </w:tr>
      <w:tr w:rsidR="005342B4" w:rsidRPr="00032BAE" w14:paraId="4B0FFDB4" w14:textId="77777777" w:rsidTr="00A144E4">
        <w:trPr>
          <w:trHeight w:val="3858"/>
          <w:trPrChange w:id="5400" w:author="Xuning Wei12232" w:date="2026-07-27T18:11:00Z">
            <w:trPr>
              <w:trHeight w:val="3858"/>
            </w:trPr>
          </w:trPrChange>
        </w:trPr>
        <w:tc>
          <w:tcPr>
            <w:tcW w:w="281" w:type="pct"/>
            <w:vMerge/>
            <w:shd w:val="clear" w:color="auto" w:fill="FFFFFF" w:themeFill="background1"/>
            <w:vAlign w:val="center"/>
            <w:tcPrChange w:id="5401" w:author="Xuning Wei12232" w:date="2026-07-27T18:11:00Z">
              <w:tcPr>
                <w:tcW w:w="284" w:type="pct"/>
                <w:gridSpan w:val="3"/>
                <w:vMerge/>
                <w:shd w:val="clear" w:color="auto" w:fill="FFFFFF" w:themeFill="background1"/>
                <w:vAlign w:val="center"/>
              </w:tcPr>
            </w:tcPrChange>
          </w:tcPr>
          <w:p w14:paraId="54FF6064"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bookmarkStart w:id="5402" w:name="_Hlk140060037"/>
          </w:p>
        </w:tc>
        <w:tc>
          <w:tcPr>
            <w:tcW w:w="1217" w:type="pct"/>
            <w:vMerge/>
            <w:shd w:val="clear" w:color="auto" w:fill="FFFFFF" w:themeFill="background1"/>
            <w:vAlign w:val="center"/>
            <w:tcPrChange w:id="5403" w:author="Xuning Wei12232" w:date="2026-07-27T18:11:00Z">
              <w:tcPr>
                <w:tcW w:w="1217" w:type="pct"/>
                <w:gridSpan w:val="3"/>
                <w:vMerge/>
                <w:shd w:val="clear" w:color="auto" w:fill="FFFFFF" w:themeFill="background1"/>
                <w:vAlign w:val="center"/>
              </w:tcPr>
            </w:tcPrChange>
          </w:tcPr>
          <w:p w14:paraId="6421D09D"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5404" w:author="Xuning Wei12232" w:date="2026-07-27T18:11:00Z">
              <w:tcPr>
                <w:tcW w:w="1049" w:type="pct"/>
                <w:gridSpan w:val="5"/>
                <w:vMerge/>
                <w:shd w:val="clear" w:color="auto" w:fill="FFFFFF" w:themeFill="background1"/>
                <w:vAlign w:val="center"/>
              </w:tcPr>
            </w:tcPrChange>
          </w:tcPr>
          <w:p w14:paraId="004D13A5"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5405" w:author="Xuning Wei12232" w:date="2026-07-27T18:11:00Z">
              <w:tcPr>
                <w:tcW w:w="388" w:type="pct"/>
                <w:gridSpan w:val="4"/>
                <w:vMerge/>
                <w:shd w:val="clear" w:color="auto" w:fill="FFFFFF" w:themeFill="background1"/>
                <w:vAlign w:val="center"/>
              </w:tcPr>
            </w:tcPrChange>
          </w:tcPr>
          <w:p w14:paraId="27F7570B"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5406" w:author="Xuning Wei12232" w:date="2026-07-27T18:11:00Z">
              <w:tcPr>
                <w:tcW w:w="354" w:type="pct"/>
                <w:gridSpan w:val="3"/>
                <w:vMerge/>
                <w:shd w:val="clear" w:color="auto" w:fill="FFFFFF" w:themeFill="background1"/>
                <w:vAlign w:val="center"/>
              </w:tcPr>
            </w:tcPrChange>
          </w:tcPr>
          <w:p w14:paraId="56D2FA04"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5407" w:author="Xuning Wei12232" w:date="2026-07-27T18:11:00Z">
              <w:tcPr>
                <w:tcW w:w="322" w:type="pct"/>
                <w:gridSpan w:val="3"/>
                <w:vAlign w:val="center"/>
              </w:tcPr>
            </w:tcPrChange>
          </w:tcPr>
          <w:p w14:paraId="76CE5C71"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881240121"/>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6A47DC97"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473483830"/>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61E66CD6"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171443557"/>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5408" w:author="Xuning Wei12232" w:date="2026-07-27T18:11:00Z">
              <w:tcPr>
                <w:tcW w:w="733" w:type="pct"/>
                <w:gridSpan w:val="3"/>
                <w:vAlign w:val="center"/>
              </w:tcPr>
            </w:tcPrChange>
          </w:tcPr>
          <w:p w14:paraId="0CBC5178" w14:textId="162ED04F" w:rsidR="00143102" w:rsidRPr="00032BAE" w:rsidRDefault="00143102" w:rsidP="0030647B">
            <w:pPr>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306 SS and </w:t>
            </w:r>
            <w:del w:id="5409" w:author="Johan Granander" w:date="2026-05-04T11:50:00Z">
              <w:r w:rsidRPr="00032BAE" w:rsidDel="0003097E">
                <w:rPr>
                  <w:rFonts w:ascii="Times New Roman" w:eastAsia="仿宋_GB2312" w:hAnsi="Times New Roman" w:cs="Times New Roman"/>
                  <w:color w:val="auto"/>
                  <w:kern w:val="0"/>
                  <w:sz w:val="18"/>
                  <w:szCs w:val="18"/>
                  <w:lang w:eastAsia="zh-CN"/>
                </w:rPr>
                <w:delText>PTFE;</w:delText>
              </w:r>
            </w:del>
            <w:ins w:id="5410" w:author="Johan Granander" w:date="2026-05-04T11:50:00Z">
              <w:r w:rsidR="0003097E" w:rsidRPr="00032BAE">
                <w:rPr>
                  <w:rFonts w:ascii="Times New Roman" w:eastAsia="仿宋_GB2312" w:hAnsi="Times New Roman" w:cs="Times New Roman"/>
                  <w:color w:val="auto"/>
                  <w:kern w:val="0"/>
                  <w:sz w:val="18"/>
                  <w:szCs w:val="18"/>
                  <w:lang w:eastAsia="zh-CN"/>
                </w:rPr>
                <w:t>PTFE.</w:t>
              </w:r>
            </w:ins>
          </w:p>
          <w:p w14:paraId="5FEA41BB" w14:textId="5E959053" w:rsidR="00143102" w:rsidRPr="00032BAE" w:rsidRDefault="00143102" w:rsidP="0030647B">
            <w:pPr>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 DIPEA is also compatible with PTFE, Glass, SS and SS</w:t>
            </w:r>
          </w:p>
        </w:tc>
        <w:tc>
          <w:tcPr>
            <w:tcW w:w="792" w:type="pct"/>
            <w:vMerge/>
            <w:vAlign w:val="center"/>
            <w:tcPrChange w:id="5411" w:author="Xuning Wei12232" w:date="2026-07-27T18:11:00Z">
              <w:tcPr>
                <w:tcW w:w="654" w:type="pct"/>
                <w:vMerge/>
                <w:vAlign w:val="center"/>
              </w:tcPr>
            </w:tcPrChange>
          </w:tcPr>
          <w:p w14:paraId="38E883AB"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r>
      <w:bookmarkEnd w:id="5402"/>
      <w:tr w:rsidR="005342B4" w:rsidRPr="00032BAE" w14:paraId="65E6271E" w14:textId="77777777" w:rsidTr="00A144E4">
        <w:trPr>
          <w:cantSplit/>
          <w:trHeight w:val="397"/>
          <w:trPrChange w:id="5412" w:author="Xuning Wei12232" w:date="2026-07-27T18:11:00Z">
            <w:trPr>
              <w:cantSplit/>
              <w:trHeight w:val="397"/>
            </w:trPr>
          </w:trPrChange>
        </w:trPr>
        <w:tc>
          <w:tcPr>
            <w:tcW w:w="281" w:type="pct"/>
            <w:vMerge w:val="restart"/>
            <w:shd w:val="clear" w:color="auto" w:fill="FFFFFF" w:themeFill="background1"/>
            <w:vAlign w:val="center"/>
            <w:tcPrChange w:id="5413" w:author="Xuning Wei12232" w:date="2026-07-27T18:11:00Z">
              <w:tcPr>
                <w:tcW w:w="284" w:type="pct"/>
                <w:gridSpan w:val="3"/>
                <w:vMerge w:val="restart"/>
                <w:shd w:val="clear" w:color="auto" w:fill="FFFFFF" w:themeFill="background1"/>
                <w:vAlign w:val="center"/>
              </w:tcPr>
            </w:tcPrChange>
          </w:tcPr>
          <w:p w14:paraId="3F84C047" w14:textId="00C18413" w:rsidR="00143102" w:rsidRPr="00032BAE" w:rsidRDefault="00FD673D">
            <w:pPr>
              <w:spacing w:line="240" w:lineRule="exact"/>
              <w:jc w:val="center"/>
              <w:rPr>
                <w:rFonts w:ascii="Times New Roman" w:eastAsia="仿宋_GB2312" w:hAnsi="Times New Roman" w:cs="Times New Roman"/>
                <w:color w:val="auto"/>
                <w:sz w:val="18"/>
                <w:szCs w:val="18"/>
                <w:lang w:eastAsia="zh-CN"/>
              </w:rPr>
              <w:pPrChange w:id="5414" w:author="Xuning Wei12232" w:date="2026-07-27T18:08:00Z">
                <w:pPr>
                  <w:spacing w:line="240" w:lineRule="exact"/>
                  <w:jc w:val="both"/>
                </w:pPr>
              </w:pPrChange>
            </w:pPr>
            <w:ins w:id="5415" w:author="Xuning Wei12232" w:date="2026-07-27T16:03:00Z">
              <w:r>
                <w:rPr>
                  <w:rFonts w:ascii="Times New Roman" w:eastAsia="仿宋_GB2312" w:hAnsi="Times New Roman" w:cs="Times New Roman"/>
                  <w:color w:val="auto"/>
                  <w:sz w:val="18"/>
                  <w:szCs w:val="18"/>
                  <w:lang w:eastAsia="zh-CN"/>
                </w:rPr>
                <w:t>4</w:t>
              </w:r>
            </w:ins>
            <w:del w:id="5416" w:author="Xuning Wei12232" w:date="2026-07-27T16:03:00Z">
              <w:r w:rsidR="002C77EF" w:rsidDel="00FD673D">
                <w:rPr>
                  <w:rFonts w:ascii="Times New Roman" w:eastAsia="仿宋_GB2312" w:hAnsi="Times New Roman" w:cs="Times New Roman"/>
                  <w:color w:val="auto"/>
                  <w:sz w:val="18"/>
                  <w:szCs w:val="18"/>
                  <w:lang w:eastAsia="zh-CN"/>
                </w:rPr>
                <w:delText>8</w:delText>
              </w:r>
            </w:del>
          </w:p>
        </w:tc>
        <w:tc>
          <w:tcPr>
            <w:tcW w:w="1217" w:type="pct"/>
            <w:vMerge w:val="restart"/>
            <w:shd w:val="clear" w:color="auto" w:fill="FFFFFF" w:themeFill="background1"/>
            <w:vAlign w:val="center"/>
            <w:tcPrChange w:id="5417" w:author="Xuning Wei12232" w:date="2026-07-27T18:11:00Z">
              <w:tcPr>
                <w:tcW w:w="1217" w:type="pct"/>
                <w:gridSpan w:val="3"/>
                <w:vMerge w:val="restart"/>
                <w:shd w:val="clear" w:color="auto" w:fill="FFFFFF" w:themeFill="background1"/>
                <w:vAlign w:val="center"/>
              </w:tcPr>
            </w:tcPrChange>
          </w:tcPr>
          <w:p w14:paraId="62D12E1F" w14:textId="203086B4" w:rsidR="00143102" w:rsidRPr="00032BAE" w:rsidRDefault="00C402FB" w:rsidP="0030647B">
            <w:pPr>
              <w:jc w:val="both"/>
              <w:rPr>
                <w:rFonts w:ascii="Times New Roman" w:eastAsia="仿宋_GB2312" w:hAnsi="Times New Roman" w:cs="Times New Roman"/>
                <w:color w:val="auto"/>
                <w:sz w:val="18"/>
                <w:szCs w:val="18"/>
              </w:rPr>
            </w:pPr>
            <w:proofErr w:type="spellStart"/>
            <w:ins w:id="5418" w:author="Xuning Wei12232" w:date="2026-07-27T20:08:00Z">
              <w:r w:rsidRPr="008B3C39">
                <w:rPr>
                  <w:rFonts w:ascii="Times New Roman" w:eastAsia="仿宋_GB2312" w:hAnsi="Times New Roman" w:cs="Times New Roman"/>
                  <w:sz w:val="18"/>
                  <w:szCs w:val="18"/>
                </w:rPr>
                <w:t>Fmoc</w:t>
              </w:r>
              <w:proofErr w:type="spellEnd"/>
              <w:r w:rsidRPr="008B3C39">
                <w:rPr>
                  <w:rFonts w:ascii="Times New Roman" w:eastAsia="仿宋_GB2312" w:hAnsi="Times New Roman" w:cs="Times New Roman"/>
                  <w:sz w:val="18"/>
                  <w:szCs w:val="18"/>
                </w:rPr>
                <w:t>-</w:t>
              </w:r>
              <w:proofErr w:type="spellStart"/>
              <w:r w:rsidRPr="008B3C39">
                <w:rPr>
                  <w:rFonts w:ascii="Times New Roman" w:eastAsia="仿宋_GB2312" w:hAnsi="Times New Roman" w:cs="Times New Roman"/>
                  <w:sz w:val="18"/>
                  <w:szCs w:val="18"/>
                </w:rPr>
                <w:t>G</w:t>
              </w:r>
              <w:r w:rsidRPr="008B3C39">
                <w:rPr>
                  <w:rFonts w:ascii="Times New Roman" w:eastAsia="仿宋_GB2312" w:hAnsi="Times New Roman" w:cs="Times New Roman"/>
                  <w:sz w:val="18"/>
                  <w:szCs w:val="18"/>
                  <w:lang w:eastAsia="zh-CN"/>
                </w:rPr>
                <w:t>ly</w:t>
              </w:r>
              <w:proofErr w:type="spellEnd"/>
              <w:r w:rsidRPr="008B3C39">
                <w:rPr>
                  <w:rFonts w:ascii="Times New Roman" w:eastAsia="仿宋_GB2312" w:hAnsi="Times New Roman" w:cs="Times New Roman"/>
                  <w:sz w:val="18"/>
                  <w:szCs w:val="18"/>
                </w:rPr>
                <w:t>-OH</w:t>
              </w:r>
              <w:r>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rPr>
                <w:t>Activate and transfer</w:t>
              </w:r>
            </w:ins>
            <w:ins w:id="5419" w:author="Xuning Wei12232" w:date="2026-07-27T20:06:00Z">
              <w:r>
                <w:rPr>
                  <w:rFonts w:ascii="Times New Roman" w:eastAsia="仿宋_GB2312" w:hAnsi="Times New Roman" w:cs="Times New Roman"/>
                  <w:color w:val="auto"/>
                  <w:sz w:val="18"/>
                  <w:szCs w:val="18"/>
                </w:rPr>
                <w:br/>
              </w:r>
            </w:ins>
            <w:ins w:id="5420" w:author="Xuning Wei12232" w:date="2026-07-27T16:04:00Z">
              <w:r w:rsidR="00FD673D">
                <w:rPr>
                  <w:rFonts w:ascii="Times New Roman" w:eastAsia="仿宋_GB2312" w:hAnsi="Times New Roman" w:cs="Times New Roman"/>
                  <w:color w:val="auto"/>
                  <w:sz w:val="18"/>
                  <w:szCs w:val="18"/>
                </w:rPr>
                <w:t xml:space="preserve">1. </w:t>
              </w:r>
              <w:r w:rsidR="00FD673D" w:rsidRPr="00321EFC">
                <w:rPr>
                  <w:rFonts w:ascii="Times New Roman" w:eastAsia="仿宋_GB2312" w:hAnsi="Times New Roman" w:cs="Times New Roman" w:hint="eastAsia"/>
                  <w:color w:val="auto"/>
                  <w:sz w:val="18"/>
                  <w:szCs w:val="18"/>
                </w:rPr>
                <w:t>Adjust to 25</w:t>
              </w:r>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5</w:t>
              </w:r>
            </w:ins>
            <w:ins w:id="5421" w:author="Johan Granander" w:date="2026-07-28T15:04:00Z">
              <w:r w:rsidR="00B37BAA">
                <w:rPr>
                  <w:rFonts w:ascii="Times New Roman" w:eastAsia="仿宋_GB2312" w:hAnsi="Times New Roman" w:cs="Times New Roman"/>
                  <w:color w:val="auto"/>
                  <w:sz w:val="18"/>
                  <w:szCs w:val="18"/>
                </w:rPr>
                <w:t xml:space="preserve"> </w:t>
              </w:r>
            </w:ins>
            <w:ins w:id="5422" w:author="Xuning Wei12232" w:date="2026-07-27T16:04:00Z">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 xml:space="preserve"> (target: 25</w:t>
              </w:r>
            </w:ins>
            <w:ins w:id="5423" w:author="Johan Granander" w:date="2026-07-28T15:04:00Z">
              <w:r w:rsidR="00B37BAA">
                <w:rPr>
                  <w:rFonts w:ascii="Times New Roman" w:eastAsia="仿宋_GB2312" w:hAnsi="Times New Roman" w:cs="Times New Roman"/>
                  <w:color w:val="auto"/>
                  <w:sz w:val="18"/>
                  <w:szCs w:val="18"/>
                </w:rPr>
                <w:t xml:space="preserve"> </w:t>
              </w:r>
            </w:ins>
            <w:ins w:id="5424" w:author="Xuning Wei12232" w:date="2026-07-27T16:04:00Z">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 xml:space="preserve">), Add 6.0 eq. DIPEA into the </w:t>
              </w:r>
              <w:r w:rsidR="00FD673D" w:rsidRPr="006F0556">
                <w:rPr>
                  <w:rFonts w:ascii="Times New Roman" w:eastAsia="仿宋_GB2312" w:hAnsi="Times New Roman" w:cs="Times New Roman"/>
                  <w:color w:val="auto"/>
                  <w:sz w:val="18"/>
                  <w:szCs w:val="18"/>
                </w:rPr>
                <w:t>TJ4S-1213-Sy15-R01</w:t>
              </w:r>
              <w:r w:rsidR="00FD673D" w:rsidRPr="00321EFC">
                <w:rPr>
                  <w:rFonts w:ascii="Times New Roman" w:eastAsia="仿宋_GB2312" w:hAnsi="Times New Roman" w:cs="Times New Roman" w:hint="eastAsia"/>
                  <w:color w:val="auto"/>
                  <w:sz w:val="18"/>
                  <w:szCs w:val="18"/>
                </w:rPr>
                <w:t xml:space="preserve"> at 25</w:t>
              </w:r>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5</w:t>
              </w:r>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 xml:space="preserve"> (target: 25</w:t>
              </w:r>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 xml:space="preserve">). </w:t>
              </w:r>
              <w:r w:rsidR="00FD673D" w:rsidRPr="00321EFC">
                <w:rPr>
                  <w:rFonts w:ascii="Times New Roman" w:eastAsia="仿宋_GB2312" w:hAnsi="Times New Roman" w:cs="Times New Roman"/>
                  <w:color w:val="auto"/>
                  <w:sz w:val="18"/>
                  <w:szCs w:val="18"/>
                </w:rPr>
                <w:t>Reference addition time is 30</w:t>
              </w:r>
              <w:r w:rsidR="00FD673D" w:rsidRPr="00321EFC">
                <w:rPr>
                  <w:rFonts w:ascii="Times New Roman" w:eastAsia="仿宋_GB2312" w:hAnsi="Times New Roman" w:cs="Times New Roman" w:hint="eastAsia"/>
                  <w:color w:val="auto"/>
                  <w:sz w:val="18"/>
                  <w:szCs w:val="18"/>
                  <w:lang w:eastAsia="zh-CN"/>
                </w:rPr>
                <w:t>±</w:t>
              </w:r>
              <w:r w:rsidR="00FD673D" w:rsidRPr="00321EFC">
                <w:rPr>
                  <w:rFonts w:ascii="Times New Roman" w:eastAsia="仿宋_GB2312" w:hAnsi="Times New Roman" w:cs="Times New Roman"/>
                  <w:color w:val="auto"/>
                  <w:sz w:val="18"/>
                  <w:szCs w:val="18"/>
                </w:rPr>
                <w:t xml:space="preserve">15 min. </w:t>
              </w:r>
              <w:r w:rsidR="00FD673D">
                <w:rPr>
                  <w:rFonts w:ascii="Times New Roman" w:eastAsia="仿宋_GB2312" w:hAnsi="Times New Roman" w:cs="Times New Roman"/>
                  <w:color w:val="auto"/>
                  <w:sz w:val="18"/>
                  <w:szCs w:val="18"/>
                </w:rPr>
                <w:br/>
                <w:t xml:space="preserve">2. </w:t>
              </w:r>
              <w:r w:rsidR="00FD673D" w:rsidRPr="00321EFC">
                <w:rPr>
                  <w:rFonts w:ascii="Times New Roman" w:eastAsia="仿宋_GB2312" w:hAnsi="Times New Roman" w:cs="Times New Roman"/>
                  <w:color w:val="auto"/>
                  <w:sz w:val="18"/>
                  <w:szCs w:val="18"/>
                </w:rPr>
                <w:t>Stir for 5</w:t>
              </w:r>
              <w:r w:rsidR="00FD673D" w:rsidRPr="00321EFC">
                <w:rPr>
                  <w:rFonts w:ascii="Times New Roman" w:eastAsia="仿宋_GB2312" w:hAnsi="Times New Roman" w:cs="Times New Roman" w:hint="eastAsia"/>
                  <w:color w:val="auto"/>
                  <w:sz w:val="18"/>
                  <w:szCs w:val="18"/>
                  <w:lang w:eastAsia="zh-CN"/>
                </w:rPr>
                <w:t>±</w:t>
              </w:r>
              <w:r w:rsidR="00FD673D" w:rsidRPr="00321EFC">
                <w:rPr>
                  <w:rFonts w:ascii="Times New Roman" w:eastAsia="仿宋_GB2312" w:hAnsi="Times New Roman" w:cs="Times New Roman"/>
                  <w:color w:val="auto"/>
                  <w:sz w:val="18"/>
                  <w:szCs w:val="18"/>
                </w:rPr>
                <w:t>2 min after addition.</w:t>
              </w:r>
              <w:r w:rsidR="00FD673D" w:rsidRPr="00321EFC">
                <w:rPr>
                  <w:rFonts w:ascii="Times New Roman" w:hAnsi="Times New Roman" w:cs="Times New Roman"/>
                  <w:color w:val="auto"/>
                  <w:sz w:val="18"/>
                  <w:szCs w:val="18"/>
                </w:rPr>
                <w:t xml:space="preserve"> </w:t>
              </w:r>
              <w:r w:rsidR="00FD673D" w:rsidRPr="00321EFC">
                <w:rPr>
                  <w:rFonts w:ascii="Times New Roman" w:eastAsia="仿宋_GB2312" w:hAnsi="Times New Roman" w:cs="Times New Roman"/>
                  <w:color w:val="auto"/>
                  <w:sz w:val="18"/>
                  <w:szCs w:val="18"/>
                </w:rPr>
                <w:t xml:space="preserve">Transfer the mixture </w:t>
              </w:r>
              <w:r w:rsidR="00FD673D" w:rsidRPr="004C5939">
                <w:rPr>
                  <w:rFonts w:ascii="Times New Roman" w:eastAsia="仿宋_GB2312" w:hAnsi="Times New Roman" w:cs="Times New Roman"/>
                  <w:color w:val="auto"/>
                  <w:sz w:val="18"/>
                  <w:szCs w:val="18"/>
                </w:rPr>
                <w:t xml:space="preserve">in activation tank (TJ4S-1213-Sy15-R01) </w:t>
              </w:r>
              <w:r w:rsidR="00FD673D" w:rsidRPr="00321EFC">
                <w:rPr>
                  <w:rFonts w:ascii="Times New Roman" w:eastAsia="仿宋_GB2312" w:hAnsi="Times New Roman" w:cs="Times New Roman"/>
                  <w:color w:val="auto"/>
                  <w:sz w:val="18"/>
                  <w:szCs w:val="18"/>
                </w:rPr>
                <w:t>into</w:t>
              </w:r>
              <w:r w:rsidR="00FD673D" w:rsidRPr="006F0556">
                <w:rPr>
                  <w:rFonts w:ascii="Times New Roman" w:eastAsia="仿宋_GB2312" w:hAnsi="Times New Roman" w:cs="Times New Roman"/>
                  <w:color w:val="auto"/>
                  <w:sz w:val="18"/>
                  <w:szCs w:val="18"/>
                </w:rPr>
                <w:t xml:space="preserve"> TJ4S-1213-Sy15</w:t>
              </w:r>
              <w:r w:rsidR="00FD673D" w:rsidRPr="00321EFC">
                <w:rPr>
                  <w:rFonts w:ascii="Times New Roman" w:eastAsia="仿宋_GB2312" w:hAnsi="Times New Roman" w:cs="Times New Roman"/>
                  <w:color w:val="auto"/>
                  <w:sz w:val="18"/>
                  <w:szCs w:val="18"/>
                </w:rPr>
                <w:t>. Add 1.0 V DMF</w:t>
              </w:r>
              <w:r w:rsidR="00FD673D" w:rsidRPr="00321EFC">
                <w:rPr>
                  <w:rFonts w:ascii="Times New Roman" w:eastAsia="仿宋_GB2312" w:hAnsi="Times New Roman" w:cs="Times New Roman"/>
                  <w:color w:val="auto"/>
                  <w:sz w:val="18"/>
                  <w:szCs w:val="18"/>
                  <w:lang w:eastAsia="zh-CN"/>
                </w:rPr>
                <w:t xml:space="preserve"> (0.948 kg/kg)</w:t>
              </w:r>
              <w:r w:rsidR="00FD673D" w:rsidRPr="00321EFC">
                <w:rPr>
                  <w:rFonts w:ascii="Times New Roman" w:eastAsia="仿宋_GB2312" w:hAnsi="Times New Roman" w:cs="Times New Roman"/>
                  <w:color w:val="auto"/>
                  <w:sz w:val="18"/>
                  <w:szCs w:val="18"/>
                </w:rPr>
                <w:t xml:space="preserve"> into</w:t>
              </w:r>
              <w:r w:rsidR="00FD673D" w:rsidRPr="006F0556">
                <w:rPr>
                  <w:rFonts w:ascii="Times New Roman" w:eastAsia="仿宋_GB2312" w:hAnsi="Times New Roman" w:cs="Times New Roman"/>
                  <w:color w:val="auto"/>
                  <w:sz w:val="18"/>
                  <w:szCs w:val="18"/>
                </w:rPr>
                <w:t xml:space="preserve"> TJ4S-1213-Sy15-R01</w:t>
              </w:r>
              <w:r w:rsidR="00FD673D" w:rsidRPr="00321EFC">
                <w:rPr>
                  <w:rFonts w:ascii="Times New Roman" w:eastAsia="仿宋_GB2312" w:hAnsi="Times New Roman" w:cs="Times New Roman"/>
                  <w:color w:val="auto"/>
                  <w:sz w:val="18"/>
                  <w:szCs w:val="18"/>
                </w:rPr>
                <w:t xml:space="preserve"> to rinse the wall. </w:t>
              </w:r>
              <w:r w:rsidR="00FD673D">
                <w:rPr>
                  <w:rFonts w:ascii="Times New Roman" w:eastAsia="仿宋_GB2312" w:hAnsi="Times New Roman" w:cs="Times New Roman"/>
                  <w:color w:val="auto"/>
                  <w:sz w:val="18"/>
                  <w:szCs w:val="18"/>
                </w:rPr>
                <w:br/>
                <w:t xml:space="preserve">3. </w:t>
              </w:r>
              <w:r w:rsidR="00FD673D" w:rsidRPr="00321EFC">
                <w:rPr>
                  <w:rFonts w:ascii="Times New Roman" w:eastAsia="仿宋_GB2312" w:hAnsi="Times New Roman" w:cs="Times New Roman"/>
                  <w:color w:val="auto"/>
                  <w:sz w:val="18"/>
                  <w:szCs w:val="18"/>
                </w:rPr>
                <w:t xml:space="preserve">Bubble with nitrogen to the synthesis </w:t>
              </w:r>
              <w:r w:rsidR="00FD673D" w:rsidRPr="00321EFC">
                <w:rPr>
                  <w:rFonts w:ascii="Times New Roman" w:eastAsia="仿宋_GB2312" w:hAnsi="Times New Roman" w:cs="Times New Roman"/>
                  <w:color w:val="auto"/>
                  <w:sz w:val="18"/>
                  <w:szCs w:val="18"/>
                </w:rPr>
                <w:lastRenderedPageBreak/>
                <w:t xml:space="preserve">reactor (TJ4S-1213-Sy15) for 5±2 min, then start the agitator. </w:t>
              </w:r>
              <w:r w:rsidR="00FD673D">
                <w:rPr>
                  <w:rFonts w:ascii="Times New Roman" w:eastAsia="仿宋_GB2312" w:hAnsi="Times New Roman" w:cs="Times New Roman"/>
                  <w:color w:val="auto"/>
                  <w:sz w:val="18"/>
                  <w:szCs w:val="18"/>
                </w:rPr>
                <w:br/>
                <w:t xml:space="preserve">4. </w:t>
              </w:r>
              <w:r w:rsidR="00FD673D" w:rsidRPr="00321EFC">
                <w:rPr>
                  <w:rFonts w:ascii="Times New Roman" w:eastAsia="仿宋_GB2312" w:hAnsi="Times New Roman" w:cs="Times New Roman"/>
                  <w:color w:val="auto"/>
                  <w:sz w:val="18"/>
                  <w:szCs w:val="18"/>
                </w:rPr>
                <w:t>Transfer the mixture in activation tank (TJ4S-1213-Sy15-R01) into synthesis reactor (TJ4S-1213-Sy15)</w:t>
              </w:r>
            </w:ins>
            <w:del w:id="5425" w:author="Xuning Wei12232" w:date="2026-07-27T16:04:00Z">
              <w:r w:rsidR="002C77EF" w:rsidRPr="004B098E" w:rsidDel="00FD673D">
                <w:rPr>
                  <w:rFonts w:ascii="Times New Roman" w:eastAsia="仿宋_GB2312" w:hAnsi="Times New Roman" w:cs="Times New Roman"/>
                  <w:color w:val="auto"/>
                  <w:sz w:val="18"/>
                  <w:szCs w:val="18"/>
                </w:rPr>
                <w:delText>Heat the mixture to 25±5℃. The mixture is allowed to react for 3h±15min (target: 3h) at 25±5℃ (target: 25℃). Drain until there is no reaction mixture drip. Move to next operation.</w:delText>
              </w:r>
            </w:del>
          </w:p>
        </w:tc>
        <w:tc>
          <w:tcPr>
            <w:tcW w:w="1046" w:type="pct"/>
            <w:vMerge w:val="restart"/>
            <w:shd w:val="clear" w:color="auto" w:fill="FFFFFF" w:themeFill="background1"/>
            <w:vAlign w:val="center"/>
            <w:tcPrChange w:id="5426" w:author="Xuning Wei12232" w:date="2026-07-27T18:11:00Z">
              <w:tcPr>
                <w:tcW w:w="1049" w:type="pct"/>
                <w:gridSpan w:val="5"/>
                <w:vMerge w:val="restart"/>
                <w:shd w:val="clear" w:color="auto" w:fill="FFFFFF" w:themeFill="background1"/>
                <w:vAlign w:val="center"/>
              </w:tcPr>
            </w:tcPrChange>
          </w:tcPr>
          <w:p w14:paraId="04ED9080" w14:textId="77777777" w:rsidR="000B3418" w:rsidRPr="00032BAE" w:rsidRDefault="000B3418" w:rsidP="000B3418">
            <w:pPr>
              <w:rPr>
                <w:ins w:id="5427" w:author="Xuning Wei12232" w:date="2026-07-27T17:21:00Z"/>
                <w:rFonts w:ascii="Times New Roman" w:hAnsi="Times New Roman" w:cs="Times New Roman"/>
                <w:color w:val="auto"/>
                <w:sz w:val="18"/>
                <w:szCs w:val="18"/>
                <w:shd w:val="clear" w:color="auto" w:fill="FFFFFF"/>
              </w:rPr>
            </w:pPr>
            <w:ins w:id="5428" w:author="Xuning Wei12232" w:date="2026-07-27T17:21:00Z">
              <w:r w:rsidRPr="00032BAE">
                <w:rPr>
                  <w:rFonts w:ascii="Times New Roman" w:hAnsi="Times New Roman" w:cs="Times New Roman"/>
                  <w:color w:val="auto"/>
                  <w:sz w:val="18"/>
                  <w:szCs w:val="18"/>
                  <w:shd w:val="clear" w:color="auto" w:fill="FFFFFF"/>
                </w:rPr>
                <w:lastRenderedPageBreak/>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8CD3F3D" w14:textId="77777777" w:rsidR="000B3418" w:rsidRPr="004634A5" w:rsidRDefault="000B3418" w:rsidP="000B3418">
            <w:pPr>
              <w:rPr>
                <w:ins w:id="5429" w:author="Xuning Wei12232" w:date="2026-07-27T17:21:00Z"/>
                <w:rFonts w:ascii="Times New Roman" w:eastAsiaTheme="minorEastAsia" w:hAnsi="Times New Roman" w:cs="Times New Roman"/>
                <w:color w:val="auto"/>
                <w:sz w:val="18"/>
                <w:szCs w:val="18"/>
                <w:shd w:val="clear" w:color="auto" w:fill="FFFFFF"/>
                <w:lang w:eastAsia="zh-CN"/>
              </w:rPr>
            </w:pPr>
            <w:ins w:id="5430" w:author="Xuning Wei12232" w:date="2026-07-27T17:21: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64FFDE99" w14:textId="77777777" w:rsidR="000B3418" w:rsidRPr="002B446D" w:rsidRDefault="000B3418" w:rsidP="000B3418">
            <w:pPr>
              <w:rPr>
                <w:ins w:id="5431" w:author="Xuning Wei12232" w:date="2026-07-27T17:21:00Z"/>
                <w:rFonts w:ascii="Times New Roman" w:hAnsi="Times New Roman" w:cs="Times New Roman"/>
                <w:color w:val="0000FF"/>
                <w:sz w:val="18"/>
                <w:szCs w:val="18"/>
                <w:shd w:val="clear" w:color="auto" w:fill="FFFFFF"/>
              </w:rPr>
            </w:pPr>
            <w:ins w:id="5432" w:author="Xuning Wei12232" w:date="2026-07-27T17:21: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70B92CF" w14:textId="77777777" w:rsidR="000B3418" w:rsidRPr="00032BAE" w:rsidRDefault="000B3418" w:rsidP="000B3418">
            <w:pPr>
              <w:rPr>
                <w:ins w:id="5433" w:author="Xuning Wei12232" w:date="2026-07-27T17:21:00Z"/>
                <w:rFonts w:ascii="Times New Roman" w:hAnsi="Times New Roman" w:cs="Times New Roman"/>
                <w:color w:val="auto"/>
                <w:sz w:val="18"/>
                <w:szCs w:val="18"/>
                <w:shd w:val="clear" w:color="auto" w:fill="FFFFFF"/>
              </w:rPr>
            </w:pPr>
            <w:ins w:id="5434" w:author="Xuning Wei12232" w:date="2026-07-27T17:21:00Z">
              <w:r w:rsidRPr="00032BAE">
                <w:rPr>
                  <w:rFonts w:ascii="Times New Roman" w:hAnsi="Times New Roman" w:cs="Times New Roman"/>
                  <w:color w:val="auto"/>
                  <w:sz w:val="18"/>
                  <w:szCs w:val="18"/>
                  <w:shd w:val="clear" w:color="auto" w:fill="FFFFFF"/>
                </w:rPr>
                <w:t>Sight glass: Glass</w:t>
              </w:r>
            </w:ins>
          </w:p>
          <w:p w14:paraId="220BF960" w14:textId="77777777" w:rsidR="000B3418" w:rsidRPr="00032BAE" w:rsidRDefault="000B3418" w:rsidP="000B3418">
            <w:pPr>
              <w:rPr>
                <w:ins w:id="5435" w:author="Xuning Wei12232" w:date="2026-07-27T17:21:00Z"/>
                <w:rFonts w:ascii="Times New Roman" w:hAnsi="Times New Roman" w:cs="Times New Roman"/>
                <w:color w:val="auto"/>
                <w:sz w:val="18"/>
                <w:szCs w:val="18"/>
                <w:shd w:val="clear" w:color="auto" w:fill="FFFFFF"/>
              </w:rPr>
            </w:pPr>
            <w:ins w:id="5436" w:author="Xuning Wei12232" w:date="2026-07-27T17:21:00Z">
              <w:r w:rsidRPr="00032BAE">
                <w:rPr>
                  <w:rFonts w:ascii="Times New Roman" w:hAnsi="Times New Roman" w:cs="Times New Roman"/>
                  <w:color w:val="auto"/>
                  <w:sz w:val="18"/>
                  <w:szCs w:val="18"/>
                  <w:shd w:val="clear" w:color="auto" w:fill="FFFFFF"/>
                </w:rPr>
                <w:t>Transfer pump material: SS316+PTFE,</w:t>
              </w:r>
            </w:ins>
          </w:p>
          <w:p w14:paraId="406A9A1D" w14:textId="77777777" w:rsidR="000B3418" w:rsidRPr="00032BAE" w:rsidRDefault="000B3418" w:rsidP="000B3418">
            <w:pPr>
              <w:rPr>
                <w:ins w:id="5437" w:author="Xuning Wei12232" w:date="2026-07-27T17:21:00Z"/>
                <w:rFonts w:ascii="Times New Roman" w:hAnsi="Times New Roman" w:cs="Times New Roman"/>
                <w:color w:val="auto"/>
                <w:sz w:val="18"/>
                <w:szCs w:val="18"/>
                <w:shd w:val="clear" w:color="auto" w:fill="FFFFFF"/>
              </w:rPr>
            </w:pPr>
            <w:ins w:id="5438" w:author="Xuning Wei12232" w:date="2026-07-27T17:21:00Z">
              <w:r w:rsidRPr="00032BAE">
                <w:rPr>
                  <w:rFonts w:ascii="Times New Roman" w:hAnsi="Times New Roman" w:cs="Times New Roman"/>
                  <w:color w:val="auto"/>
                  <w:sz w:val="18"/>
                  <w:szCs w:val="18"/>
                  <w:shd w:val="clear" w:color="auto" w:fill="FFFFFF"/>
                </w:rPr>
                <w:lastRenderedPageBreak/>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4A713E4" w14:textId="77777777" w:rsidR="000B3418" w:rsidRPr="00032BAE" w:rsidRDefault="000B3418" w:rsidP="000B3418">
            <w:pPr>
              <w:rPr>
                <w:ins w:id="5439" w:author="Xuning Wei12232" w:date="2026-07-27T17:21:00Z"/>
                <w:rFonts w:ascii="Times New Roman" w:hAnsi="Times New Roman" w:cs="Times New Roman"/>
                <w:color w:val="auto"/>
                <w:sz w:val="18"/>
                <w:szCs w:val="18"/>
                <w:shd w:val="clear" w:color="auto" w:fill="FFFFFF"/>
              </w:rPr>
            </w:pPr>
            <w:ins w:id="5440" w:author="Xuning Wei12232" w:date="2026-07-27T17:21:00Z">
              <w:r w:rsidRPr="00032BAE">
                <w:rPr>
                  <w:rFonts w:ascii="Times New Roman" w:hAnsi="Times New Roman" w:cs="Times New Roman"/>
                  <w:color w:val="auto"/>
                  <w:sz w:val="18"/>
                  <w:szCs w:val="18"/>
                  <w:shd w:val="clear" w:color="auto" w:fill="FFFFFF"/>
                </w:rPr>
                <w:t>Pipeline material: 316L</w:t>
              </w:r>
            </w:ins>
          </w:p>
          <w:p w14:paraId="28B2E500" w14:textId="77777777" w:rsidR="000B3418" w:rsidRPr="004A5B11" w:rsidRDefault="000B3418" w:rsidP="000B3418">
            <w:pPr>
              <w:rPr>
                <w:ins w:id="5441" w:author="Xuning Wei12232" w:date="2026-07-27T17:21:00Z"/>
                <w:rFonts w:ascii="Times New Roman" w:hAnsi="Times New Roman" w:cs="Times New Roman"/>
                <w:color w:val="FF0000"/>
                <w:sz w:val="18"/>
                <w:szCs w:val="18"/>
                <w:shd w:val="clear" w:color="auto" w:fill="FFFFFF"/>
                <w:rPrChange w:id="5442" w:author="Johan Granander" w:date="2026-07-28T15:02:00Z">
                  <w:rPr>
                    <w:ins w:id="5443" w:author="Xuning Wei12232" w:date="2026-07-27T17:21:00Z"/>
                    <w:rFonts w:ascii="Times New Roman" w:hAnsi="Times New Roman" w:cs="Times New Roman"/>
                    <w:color w:val="FF0000"/>
                    <w:sz w:val="18"/>
                    <w:szCs w:val="18"/>
                    <w:shd w:val="clear" w:color="auto" w:fill="FFFFFF"/>
                    <w:lang w:val="sv-SE"/>
                  </w:rPr>
                </w:rPrChange>
              </w:rPr>
            </w:pPr>
            <w:ins w:id="5444" w:author="Xuning Wei12232" w:date="2026-07-27T17:21:00Z">
              <w:r w:rsidRPr="004A5B11">
                <w:rPr>
                  <w:rFonts w:ascii="Times New Roman" w:hAnsi="Times New Roman" w:cs="Times New Roman"/>
                  <w:color w:val="FF0000"/>
                  <w:sz w:val="18"/>
                  <w:szCs w:val="18"/>
                  <w:shd w:val="clear" w:color="auto" w:fill="FFFFFF"/>
                  <w:rPrChange w:id="5445" w:author="Johan Granander" w:date="2026-07-28T15:02: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7207FC4D" w14:textId="77777777" w:rsidR="000B3418" w:rsidRPr="004A5B11" w:rsidRDefault="000B3418" w:rsidP="000B3418">
            <w:pPr>
              <w:rPr>
                <w:ins w:id="5446" w:author="Xuning Wei12232" w:date="2026-07-27T17:21:00Z"/>
                <w:rFonts w:ascii="Times New Roman" w:hAnsi="Times New Roman" w:cs="Times New Roman"/>
                <w:color w:val="auto"/>
                <w:sz w:val="18"/>
                <w:szCs w:val="18"/>
                <w:shd w:val="clear" w:color="auto" w:fill="FFFFFF"/>
                <w:rPrChange w:id="5447" w:author="Johan Granander" w:date="2026-07-28T15:02:00Z">
                  <w:rPr>
                    <w:ins w:id="5448" w:author="Xuning Wei12232" w:date="2026-07-27T17:21:00Z"/>
                    <w:rFonts w:ascii="Times New Roman" w:hAnsi="Times New Roman" w:cs="Times New Roman"/>
                    <w:color w:val="auto"/>
                    <w:sz w:val="18"/>
                    <w:szCs w:val="18"/>
                    <w:shd w:val="clear" w:color="auto" w:fill="FFFFFF"/>
                    <w:lang w:val="sv-SE"/>
                  </w:rPr>
                </w:rPrChange>
              </w:rPr>
            </w:pPr>
            <w:ins w:id="5449" w:author="Xuning Wei12232" w:date="2026-07-27T17:21:00Z">
              <w:r w:rsidRPr="004A5B11">
                <w:rPr>
                  <w:rFonts w:ascii="Times New Roman" w:hAnsi="Times New Roman" w:cs="Times New Roman"/>
                  <w:color w:val="auto"/>
                  <w:sz w:val="18"/>
                  <w:szCs w:val="18"/>
                  <w:shd w:val="clear" w:color="auto" w:fill="FFFFFF"/>
                  <w:rPrChange w:id="5450" w:author="Johan Granander" w:date="2026-07-28T15:02:00Z">
                    <w:rPr>
                      <w:rFonts w:ascii="Times New Roman" w:hAnsi="Times New Roman" w:cs="Times New Roman"/>
                      <w:color w:val="auto"/>
                      <w:sz w:val="18"/>
                      <w:szCs w:val="18"/>
                      <w:shd w:val="clear" w:color="auto" w:fill="FFFFFF"/>
                      <w:lang w:val="sv-SE"/>
                    </w:rPr>
                  </w:rPrChange>
                </w:rPr>
                <w:t>Mass flow meter: SS</w:t>
              </w:r>
            </w:ins>
          </w:p>
          <w:p w14:paraId="376704DE" w14:textId="77777777" w:rsidR="000B3418" w:rsidRPr="00032BAE" w:rsidRDefault="000B3418" w:rsidP="000B3418">
            <w:pPr>
              <w:rPr>
                <w:ins w:id="5451" w:author="Xuning Wei12232" w:date="2026-07-27T17:21:00Z"/>
                <w:rFonts w:ascii="Times New Roman" w:hAnsi="Times New Roman" w:cs="Times New Roman"/>
                <w:b/>
                <w:color w:val="auto"/>
                <w:sz w:val="18"/>
                <w:szCs w:val="18"/>
                <w:shd w:val="clear" w:color="auto" w:fill="FFFFFF"/>
              </w:rPr>
            </w:pPr>
            <w:ins w:id="5452" w:author="Xuning Wei12232" w:date="2026-07-27T17:21:00Z">
              <w:r w:rsidRPr="00032BAE">
                <w:rPr>
                  <w:rFonts w:ascii="Times New Roman" w:hAnsi="Times New Roman" w:cs="Times New Roman"/>
                  <w:color w:val="auto"/>
                  <w:sz w:val="18"/>
                  <w:szCs w:val="18"/>
                  <w:shd w:val="clear" w:color="auto" w:fill="FFFFFF"/>
                </w:rPr>
                <w:t>Valve material: 304 &amp; 316L</w:t>
              </w:r>
            </w:ins>
          </w:p>
          <w:p w14:paraId="06328BE6" w14:textId="77777777" w:rsidR="000B3418" w:rsidRPr="00032BAE" w:rsidRDefault="000B3418" w:rsidP="000B3418">
            <w:pPr>
              <w:rPr>
                <w:ins w:id="5453" w:author="Xuning Wei12232" w:date="2026-07-27T17:21:00Z"/>
                <w:rFonts w:ascii="Times New Roman" w:eastAsiaTheme="minorEastAsia" w:hAnsi="Times New Roman" w:cs="Times New Roman"/>
                <w:color w:val="auto"/>
                <w:sz w:val="18"/>
                <w:szCs w:val="18"/>
                <w:shd w:val="clear" w:color="auto" w:fill="FFFFFF"/>
                <w:lang w:eastAsia="zh-CN"/>
              </w:rPr>
            </w:pPr>
            <w:ins w:id="5454" w:author="Xuning Wei12232" w:date="2026-07-27T17:21: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5C2DA276" w14:textId="77777777" w:rsidR="000B3418" w:rsidRDefault="000B3418" w:rsidP="000B3418">
            <w:pPr>
              <w:rPr>
                <w:ins w:id="5455" w:author="Xuning Wei12232" w:date="2026-07-27T17:21:00Z"/>
                <w:rFonts w:ascii="Times New Roman" w:hAnsi="Times New Roman" w:cs="Times New Roman"/>
                <w:color w:val="auto"/>
                <w:sz w:val="18"/>
                <w:szCs w:val="18"/>
                <w:shd w:val="clear" w:color="auto" w:fill="FFFFFF"/>
              </w:rPr>
            </w:pPr>
            <w:ins w:id="5456" w:author="Xuning Wei12232" w:date="2026-07-27T17:21:00Z">
              <w:r w:rsidRPr="00032BAE">
                <w:rPr>
                  <w:rFonts w:ascii="Times New Roman" w:hAnsi="Times New Roman" w:cs="Times New Roman"/>
                  <w:color w:val="auto"/>
                  <w:sz w:val="18"/>
                  <w:szCs w:val="18"/>
                  <w:shd w:val="clear" w:color="auto" w:fill="FFFFFF"/>
                </w:rPr>
                <w:t>Waste discharge pump material: SS316+PTFE</w:t>
              </w:r>
            </w:ins>
          </w:p>
          <w:p w14:paraId="50B6EFA6" w14:textId="5DBE73A3" w:rsidR="00143102" w:rsidDel="000B3418" w:rsidRDefault="000B3418" w:rsidP="000B3418">
            <w:pPr>
              <w:jc w:val="both"/>
              <w:rPr>
                <w:del w:id="5457" w:author="Xuning Wei12232" w:date="2026-07-27T17:21:00Z"/>
                <w:rFonts w:ascii="Times New Roman" w:hAnsi="Times New Roman" w:cs="Times New Roman"/>
                <w:color w:val="auto"/>
                <w:sz w:val="18"/>
                <w:szCs w:val="18"/>
                <w:shd w:val="clear" w:color="auto" w:fill="FFFFFF"/>
              </w:rPr>
            </w:pPr>
            <w:ins w:id="5458" w:author="Xuning Wei12232" w:date="2026-07-27T17:21: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5459" w:author="Xuning Wei12232" w:date="2026-07-27T17:21:00Z">
              <w:r w:rsidR="00143102" w:rsidRPr="00032BAE" w:rsidDel="000B3418">
                <w:rPr>
                  <w:rFonts w:ascii="Times New Roman" w:eastAsia="仿宋_GB2312" w:hAnsi="Times New Roman" w:cs="Times New Roman"/>
                  <w:color w:val="auto"/>
                  <w:sz w:val="18"/>
                  <w:szCs w:val="18"/>
                </w:rPr>
                <w:delText xml:space="preserve">Reactor </w:delText>
              </w:r>
              <w:r w:rsidR="00143102" w:rsidRPr="00032BAE" w:rsidDel="000B3418">
                <w:rPr>
                  <w:rFonts w:ascii="Times New Roman" w:hAnsi="Times New Roman" w:cs="Times New Roman"/>
                  <w:color w:val="auto"/>
                  <w:sz w:val="18"/>
                  <w:szCs w:val="18"/>
                  <w:shd w:val="clear" w:color="auto" w:fill="FFFFFF"/>
                </w:rPr>
                <w:delText>(inner surface, temperature probe, agitator)</w:delText>
              </w:r>
              <w:r w:rsidR="00143102" w:rsidRPr="00032BAE" w:rsidDel="000B3418">
                <w:rPr>
                  <w:rFonts w:ascii="Times New Roman" w:eastAsia="仿宋_GB2312" w:hAnsi="Times New Roman" w:cs="Times New Roman"/>
                  <w:color w:val="auto"/>
                  <w:sz w:val="18"/>
                  <w:szCs w:val="18"/>
                </w:rPr>
                <w:delText>:</w:delText>
              </w:r>
              <w:r w:rsidR="00143102" w:rsidRPr="00032BAE" w:rsidDel="000B3418">
                <w:rPr>
                  <w:rFonts w:ascii="Times New Roman" w:hAnsi="Times New Roman" w:cs="Times New Roman"/>
                  <w:color w:val="auto"/>
                  <w:sz w:val="18"/>
                  <w:szCs w:val="18"/>
                  <w:shd w:val="clear" w:color="auto" w:fill="FFFFFF"/>
                </w:rPr>
                <w:delText xml:space="preserve"> C-276</w:delText>
              </w:r>
            </w:del>
          </w:p>
          <w:p w14:paraId="1C165807" w14:textId="05294D1A" w:rsidR="00C65197" w:rsidRPr="004634A5" w:rsidDel="000B3418" w:rsidRDefault="00C65197" w:rsidP="00C65197">
            <w:pPr>
              <w:jc w:val="both"/>
              <w:rPr>
                <w:del w:id="5460" w:author="Xuning Wei12232" w:date="2026-07-27T17:21:00Z"/>
                <w:rFonts w:ascii="Times New Roman" w:eastAsiaTheme="minorEastAsia" w:hAnsi="Times New Roman" w:cs="Times New Roman"/>
                <w:color w:val="auto"/>
                <w:sz w:val="18"/>
                <w:szCs w:val="18"/>
                <w:shd w:val="clear" w:color="auto" w:fill="FFFFFF"/>
                <w:lang w:eastAsia="zh-CN"/>
              </w:rPr>
            </w:pPr>
            <w:del w:id="5461" w:author="Xuning Wei12232" w:date="2026-07-27T17:21:00Z">
              <w:r w:rsidRPr="002B446D" w:rsidDel="000B3418">
                <w:rPr>
                  <w:rFonts w:ascii="Times New Roman" w:hAnsi="Times New Roman" w:cs="Times New Roman"/>
                  <w:color w:val="0000FF"/>
                  <w:sz w:val="18"/>
                  <w:szCs w:val="18"/>
                  <w:shd w:val="clear" w:color="auto" w:fill="FFFFFF"/>
                </w:rPr>
                <w:delText>Sieve plate: HC-22</w:delText>
              </w:r>
            </w:del>
          </w:p>
          <w:p w14:paraId="027B62C5" w14:textId="7BA4F721" w:rsidR="00C65197" w:rsidRPr="00C65197" w:rsidDel="000B3418" w:rsidRDefault="00C65197" w:rsidP="0030647B">
            <w:pPr>
              <w:jc w:val="both"/>
              <w:rPr>
                <w:del w:id="5462" w:author="Xuning Wei12232" w:date="2026-07-27T17:21:00Z"/>
                <w:rFonts w:ascii="Times New Roman" w:hAnsi="Times New Roman" w:cs="Times New Roman"/>
                <w:color w:val="0000FF"/>
                <w:sz w:val="18"/>
                <w:szCs w:val="18"/>
                <w:shd w:val="clear" w:color="auto" w:fill="FFFFFF"/>
              </w:rPr>
            </w:pPr>
            <w:del w:id="5463" w:author="Xuning Wei12232" w:date="2026-07-27T17:21: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151483C8" w14:textId="43F590A5" w:rsidR="00143102" w:rsidRPr="00032BAE" w:rsidDel="000B3418" w:rsidRDefault="00143102" w:rsidP="0030647B">
            <w:pPr>
              <w:jc w:val="both"/>
              <w:rPr>
                <w:del w:id="5464" w:author="Xuning Wei12232" w:date="2026-07-27T17:21:00Z"/>
                <w:rFonts w:ascii="Times New Roman" w:hAnsi="Times New Roman" w:cs="Times New Roman"/>
                <w:color w:val="auto"/>
                <w:sz w:val="18"/>
                <w:szCs w:val="18"/>
                <w:shd w:val="clear" w:color="auto" w:fill="FFFFFF"/>
              </w:rPr>
            </w:pPr>
            <w:del w:id="5465" w:author="Xuning Wei12232" w:date="2026-07-27T17:21:00Z">
              <w:r w:rsidRPr="00032BAE" w:rsidDel="000B3418">
                <w:rPr>
                  <w:rFonts w:ascii="Times New Roman" w:hAnsi="Times New Roman" w:cs="Times New Roman"/>
                  <w:color w:val="auto"/>
                  <w:sz w:val="18"/>
                  <w:szCs w:val="18"/>
                  <w:shd w:val="clear" w:color="auto" w:fill="FFFFFF"/>
                </w:rPr>
                <w:delText xml:space="preserve">Sampling pipeline: SS </w:delText>
              </w:r>
            </w:del>
          </w:p>
          <w:p w14:paraId="4F104647" w14:textId="252B5C87" w:rsidR="00143102" w:rsidRPr="00032BAE" w:rsidDel="000B3418" w:rsidRDefault="00143102" w:rsidP="0030647B">
            <w:pPr>
              <w:jc w:val="both"/>
              <w:rPr>
                <w:del w:id="5466" w:author="Xuning Wei12232" w:date="2026-07-27T17:21:00Z"/>
                <w:rFonts w:ascii="Times New Roman" w:hAnsi="Times New Roman" w:cs="Times New Roman"/>
                <w:color w:val="auto"/>
                <w:sz w:val="18"/>
                <w:szCs w:val="18"/>
                <w:shd w:val="clear" w:color="auto" w:fill="FFFFFF"/>
              </w:rPr>
            </w:pPr>
            <w:del w:id="5467" w:author="Xuning Wei12232" w:date="2026-07-27T17:21:00Z">
              <w:r w:rsidRPr="00032BAE" w:rsidDel="000B3418">
                <w:rPr>
                  <w:rFonts w:ascii="Times New Roman" w:hAnsi="Times New Roman" w:cs="Times New Roman"/>
                  <w:color w:val="auto"/>
                  <w:sz w:val="18"/>
                  <w:szCs w:val="18"/>
                  <w:shd w:val="clear" w:color="auto" w:fill="FFFFFF"/>
                </w:rPr>
                <w:delText>Sealing ring: PTFE</w:delText>
              </w:r>
            </w:del>
          </w:p>
          <w:p w14:paraId="6C61440A" w14:textId="0D1D6444" w:rsidR="00143102" w:rsidRPr="00032BAE" w:rsidDel="000B3418" w:rsidRDefault="00143102" w:rsidP="0030647B">
            <w:pPr>
              <w:jc w:val="both"/>
              <w:rPr>
                <w:del w:id="5468" w:author="Xuning Wei12232" w:date="2026-07-27T17:21:00Z"/>
                <w:rFonts w:ascii="Times New Roman" w:hAnsi="Times New Roman" w:cs="Times New Roman"/>
                <w:color w:val="auto"/>
                <w:sz w:val="18"/>
                <w:szCs w:val="18"/>
                <w:shd w:val="clear" w:color="auto" w:fill="FFFFFF"/>
              </w:rPr>
            </w:pPr>
            <w:del w:id="5469" w:author="Xuning Wei12232" w:date="2026-07-27T17:21:00Z">
              <w:r w:rsidRPr="00032BAE" w:rsidDel="000B3418">
                <w:rPr>
                  <w:rFonts w:ascii="Times New Roman" w:hAnsi="Times New Roman" w:cs="Times New Roman"/>
                  <w:color w:val="auto"/>
                  <w:sz w:val="18"/>
                  <w:szCs w:val="18"/>
                  <w:shd w:val="clear" w:color="auto" w:fill="FFFFFF"/>
                </w:rPr>
                <w:delText>Transfer pump material:SS</w:delText>
              </w:r>
            </w:del>
            <w:ins w:id="5470" w:author="Johan Granander" w:date="2026-05-04T11:50:00Z">
              <w:del w:id="5471" w:author="Xuning Wei12232" w:date="2026-07-27T17:21:00Z">
                <w:r w:rsidR="0003097E" w:rsidRPr="00032BAE" w:rsidDel="000B3418">
                  <w:rPr>
                    <w:rFonts w:ascii="Times New Roman" w:hAnsi="Times New Roman" w:cs="Times New Roman"/>
                    <w:color w:val="auto"/>
                    <w:sz w:val="18"/>
                    <w:szCs w:val="18"/>
                    <w:shd w:val="clear" w:color="auto" w:fill="FFFFFF"/>
                  </w:rPr>
                  <w:delText>material: SS</w:delText>
                </w:r>
              </w:del>
            </w:ins>
            <w:del w:id="5472" w:author="Xuning Wei12232" w:date="2026-07-27T17:21:00Z">
              <w:r w:rsidRPr="00032BAE" w:rsidDel="000B3418">
                <w:rPr>
                  <w:rFonts w:ascii="Times New Roman" w:hAnsi="Times New Roman" w:cs="Times New Roman"/>
                  <w:color w:val="auto"/>
                  <w:sz w:val="18"/>
                  <w:szCs w:val="18"/>
                  <w:shd w:val="clear" w:color="auto" w:fill="FFFFFF"/>
                </w:rPr>
                <w:delText>316+PTFE</w:delText>
              </w:r>
            </w:del>
          </w:p>
          <w:p w14:paraId="6A7C3196" w14:textId="741E2321" w:rsidR="00143102" w:rsidRPr="00032BAE" w:rsidDel="000B3418" w:rsidRDefault="00143102" w:rsidP="0030647B">
            <w:pPr>
              <w:jc w:val="both"/>
              <w:rPr>
                <w:del w:id="5473" w:author="Xuning Wei12232" w:date="2026-07-27T17:21:00Z"/>
                <w:rFonts w:ascii="Times New Roman" w:eastAsia="仿宋_GB2312" w:hAnsi="Times New Roman" w:cs="Times New Roman"/>
                <w:color w:val="auto"/>
                <w:sz w:val="18"/>
                <w:szCs w:val="18"/>
              </w:rPr>
            </w:pPr>
            <w:del w:id="5474" w:author="Xuning Wei12232" w:date="2026-07-27T17:21:00Z">
              <w:r w:rsidRPr="00032BAE" w:rsidDel="000B3418">
                <w:rPr>
                  <w:rFonts w:ascii="Times New Roman" w:eastAsia="仿宋_GB2312" w:hAnsi="Times New Roman" w:cs="Times New Roman"/>
                  <w:color w:val="auto"/>
                  <w:sz w:val="18"/>
                  <w:szCs w:val="18"/>
                </w:rPr>
                <w:delText>Charging line: SS</w:delText>
              </w:r>
            </w:del>
          </w:p>
          <w:p w14:paraId="39872E5F" w14:textId="52E1DF5B" w:rsidR="00143102" w:rsidRPr="004A5B11" w:rsidDel="000B3418" w:rsidRDefault="00143102" w:rsidP="0030647B">
            <w:pPr>
              <w:jc w:val="both"/>
              <w:rPr>
                <w:del w:id="5475" w:author="Xuning Wei12232" w:date="2026-07-27T17:21:00Z"/>
                <w:rFonts w:ascii="Times New Roman" w:eastAsia="仿宋_GB2312" w:hAnsi="Times New Roman" w:cs="Times New Roman"/>
                <w:color w:val="auto"/>
                <w:sz w:val="18"/>
                <w:szCs w:val="18"/>
                <w:lang w:val="en-IE"/>
                <w:rPrChange w:id="5476" w:author="Johan Granander" w:date="2026-07-28T15:02:00Z">
                  <w:rPr>
                    <w:del w:id="5477" w:author="Xuning Wei12232" w:date="2026-07-27T17:21:00Z"/>
                    <w:rFonts w:ascii="Times New Roman" w:eastAsia="仿宋_GB2312" w:hAnsi="Times New Roman" w:cs="Times New Roman"/>
                    <w:color w:val="auto"/>
                    <w:sz w:val="18"/>
                    <w:szCs w:val="18"/>
                  </w:rPr>
                </w:rPrChange>
              </w:rPr>
            </w:pPr>
            <w:del w:id="5478" w:author="Xuning Wei12232" w:date="2026-07-27T17:21:00Z">
              <w:r w:rsidRPr="004A5B11" w:rsidDel="000B3418">
                <w:rPr>
                  <w:rFonts w:ascii="Times New Roman" w:hAnsi="Times New Roman" w:cs="Times New Roman"/>
                  <w:color w:val="auto"/>
                  <w:sz w:val="18"/>
                  <w:szCs w:val="18"/>
                  <w:shd w:val="clear" w:color="auto" w:fill="FFFFFF"/>
                  <w:lang w:val="en-IE"/>
                  <w:rPrChange w:id="5479" w:author="Johan Granander" w:date="2026-07-28T15:02: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5480" w:author="Johan Granander" w:date="2026-07-28T15:02:00Z">
                    <w:rPr>
                      <w:rFonts w:ascii="Times New Roman" w:eastAsia="仿宋_GB2312" w:hAnsi="Times New Roman" w:cs="Times New Roman"/>
                      <w:color w:val="auto"/>
                      <w:sz w:val="18"/>
                      <w:szCs w:val="18"/>
                    </w:rPr>
                  </w:rPrChange>
                </w:rPr>
                <w:delText xml:space="preserve">PTFE </w:delText>
              </w:r>
            </w:del>
          </w:p>
          <w:p w14:paraId="120AB50D" w14:textId="17AD322E" w:rsidR="00143102" w:rsidRPr="004A5B11" w:rsidDel="000B3418" w:rsidRDefault="00143102" w:rsidP="0030647B">
            <w:pPr>
              <w:jc w:val="both"/>
              <w:rPr>
                <w:del w:id="5481" w:author="Xuning Wei12232" w:date="2026-07-27T17:21:00Z"/>
                <w:rFonts w:ascii="Times New Roman" w:hAnsi="Times New Roman" w:cs="Times New Roman"/>
                <w:color w:val="auto"/>
                <w:sz w:val="18"/>
                <w:szCs w:val="18"/>
                <w:shd w:val="clear" w:color="auto" w:fill="FFFFFF"/>
                <w:lang w:val="en-IE"/>
                <w:rPrChange w:id="5482" w:author="Johan Granander" w:date="2026-07-28T15:02:00Z">
                  <w:rPr>
                    <w:del w:id="5483" w:author="Xuning Wei12232" w:date="2026-07-27T17:21:00Z"/>
                    <w:rFonts w:ascii="Times New Roman" w:hAnsi="Times New Roman" w:cs="Times New Roman"/>
                    <w:color w:val="auto"/>
                    <w:sz w:val="18"/>
                    <w:szCs w:val="18"/>
                    <w:shd w:val="clear" w:color="auto" w:fill="FFFFFF"/>
                  </w:rPr>
                </w:rPrChange>
              </w:rPr>
            </w:pPr>
            <w:del w:id="5484" w:author="Xuning Wei12232" w:date="2026-07-27T17:21:00Z">
              <w:r w:rsidRPr="004A5B11" w:rsidDel="000B3418">
                <w:rPr>
                  <w:rFonts w:ascii="Times New Roman" w:hAnsi="Times New Roman" w:cs="Times New Roman"/>
                  <w:color w:val="auto"/>
                  <w:sz w:val="18"/>
                  <w:szCs w:val="18"/>
                  <w:shd w:val="clear" w:color="auto" w:fill="FFFFFF"/>
                  <w:lang w:val="en-IE"/>
                  <w:rPrChange w:id="5485" w:author="Johan Granander" w:date="2026-07-28T15:02:00Z">
                    <w:rPr>
                      <w:rFonts w:ascii="Times New Roman" w:hAnsi="Times New Roman" w:cs="Times New Roman"/>
                      <w:color w:val="auto"/>
                      <w:sz w:val="18"/>
                      <w:szCs w:val="18"/>
                      <w:shd w:val="clear" w:color="auto" w:fill="FFFFFF"/>
                    </w:rPr>
                  </w:rPrChange>
                </w:rPr>
                <w:delText>Sight glass: Glass</w:delText>
              </w:r>
            </w:del>
          </w:p>
          <w:p w14:paraId="5625A893" w14:textId="1C4101C4" w:rsidR="00143102" w:rsidRPr="004A5B11" w:rsidRDefault="00143102" w:rsidP="0030647B">
            <w:pPr>
              <w:jc w:val="both"/>
              <w:rPr>
                <w:rFonts w:ascii="Times New Roman" w:eastAsia="仿宋_GB2312" w:hAnsi="Times New Roman" w:cs="Times New Roman"/>
                <w:color w:val="auto"/>
                <w:sz w:val="18"/>
                <w:szCs w:val="18"/>
                <w:lang w:val="en-IE"/>
                <w:rPrChange w:id="5486" w:author="Johan Granander" w:date="2026-07-28T15:02:00Z">
                  <w:rPr>
                    <w:rFonts w:ascii="Times New Roman" w:eastAsia="仿宋_GB2312" w:hAnsi="Times New Roman" w:cs="Times New Roman"/>
                    <w:color w:val="auto"/>
                    <w:sz w:val="18"/>
                    <w:szCs w:val="18"/>
                  </w:rPr>
                </w:rPrChange>
              </w:rPr>
            </w:pPr>
            <w:del w:id="5487" w:author="Xuning Wei12232" w:date="2026-07-27T17:21:00Z">
              <w:r w:rsidRPr="004A5B11" w:rsidDel="000B3418">
                <w:rPr>
                  <w:rFonts w:ascii="Times New Roman" w:hAnsi="Times New Roman" w:cs="Times New Roman"/>
                  <w:color w:val="auto"/>
                  <w:sz w:val="18"/>
                  <w:szCs w:val="18"/>
                  <w:shd w:val="clear" w:color="auto" w:fill="FFFFFF"/>
                  <w:lang w:val="en-IE"/>
                  <w:rPrChange w:id="5488" w:author="Johan Granander" w:date="2026-07-28T15:02: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5489" w:author="Johan Granander" w:date="2026-07-28T15:02:00Z">
                    <w:rPr>
                      <w:rFonts w:ascii="Times New Roman" w:eastAsia="仿宋_GB2312" w:hAnsi="Times New Roman" w:cs="Times New Roman"/>
                      <w:color w:val="auto"/>
                      <w:sz w:val="18"/>
                      <w:szCs w:val="18"/>
                    </w:rPr>
                  </w:rPrChange>
                </w:rPr>
                <w:delText xml:space="preserve"> 316L </w:delText>
              </w:r>
            </w:del>
          </w:p>
        </w:tc>
        <w:tc>
          <w:tcPr>
            <w:tcW w:w="385" w:type="pct"/>
            <w:vMerge w:val="restart"/>
            <w:shd w:val="clear" w:color="auto" w:fill="FFFFFF" w:themeFill="background1"/>
            <w:vAlign w:val="center"/>
            <w:tcPrChange w:id="5490" w:author="Xuning Wei12232" w:date="2026-07-27T18:11:00Z">
              <w:tcPr>
                <w:tcW w:w="388" w:type="pct"/>
                <w:gridSpan w:val="4"/>
                <w:vMerge w:val="restart"/>
                <w:shd w:val="clear" w:color="auto" w:fill="FFFFFF" w:themeFill="background1"/>
                <w:vAlign w:val="center"/>
              </w:tcPr>
            </w:tcPrChange>
          </w:tcPr>
          <w:p w14:paraId="7DC0E258"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lastRenderedPageBreak/>
              <w:t>No</w:t>
            </w:r>
          </w:p>
        </w:tc>
        <w:tc>
          <w:tcPr>
            <w:tcW w:w="352" w:type="pct"/>
            <w:vMerge w:val="restart"/>
            <w:shd w:val="clear" w:color="auto" w:fill="FFFFFF" w:themeFill="background1"/>
            <w:vAlign w:val="center"/>
            <w:tcPrChange w:id="5491" w:author="Xuning Wei12232" w:date="2026-07-27T18:11:00Z">
              <w:tcPr>
                <w:tcW w:w="354" w:type="pct"/>
                <w:gridSpan w:val="3"/>
                <w:vMerge w:val="restart"/>
                <w:shd w:val="clear" w:color="auto" w:fill="FFFFFF" w:themeFill="background1"/>
                <w:vAlign w:val="center"/>
              </w:tcPr>
            </w:tcPrChange>
          </w:tcPr>
          <w:p w14:paraId="6BB84D17"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5492" w:author="Xuning Wei12232" w:date="2026-07-27T18:11:00Z">
              <w:tcPr>
                <w:tcW w:w="322" w:type="pct"/>
                <w:gridSpan w:val="3"/>
                <w:vAlign w:val="center"/>
              </w:tcPr>
            </w:tcPrChange>
          </w:tcPr>
          <w:p w14:paraId="187266C4"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73025960"/>
                <w14:checkbox>
                  <w14:checked w14:val="1"/>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Yes</w:t>
            </w:r>
          </w:p>
        </w:tc>
        <w:tc>
          <w:tcPr>
            <w:tcW w:w="638" w:type="pct"/>
            <w:vAlign w:val="center"/>
            <w:tcPrChange w:id="5493" w:author="Xuning Wei12232" w:date="2026-07-27T18:11:00Z">
              <w:tcPr>
                <w:tcW w:w="733" w:type="pct"/>
                <w:gridSpan w:val="3"/>
                <w:vAlign w:val="center"/>
              </w:tcPr>
            </w:tcPrChange>
          </w:tcPr>
          <w:p w14:paraId="2A806A75"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15708555"/>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5494" w:author="Xuning Wei12232" w:date="2026-07-27T18:11:00Z">
              <w:tcPr>
                <w:tcW w:w="654" w:type="pct"/>
                <w:vMerge w:val="restart"/>
                <w:vAlign w:val="center"/>
              </w:tcPr>
            </w:tcPrChange>
          </w:tcPr>
          <w:p w14:paraId="22C15D29"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991482318"/>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R&amp;D Lab:</w:t>
            </w:r>
            <w:r w:rsidR="00143102" w:rsidRPr="00032BAE">
              <w:rPr>
                <w:rFonts w:ascii="Times New Roman" w:eastAsia="仿宋_GB2312" w:hAnsi="Times New Roman" w:cs="Times New Roman"/>
                <w:color w:val="auto"/>
                <w:kern w:val="0"/>
                <w:sz w:val="18"/>
                <w:szCs w:val="18"/>
                <w:u w:val="single"/>
                <w:lang w:eastAsia="zh-CN"/>
              </w:rPr>
              <w:t xml:space="preserve"> N/A </w:t>
            </w:r>
          </w:p>
          <w:p w14:paraId="6F1FC1D0" w14:textId="16B7D349"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874614274"/>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Production data, Lot Number:</w:t>
            </w:r>
            <w:r w:rsidR="00143102" w:rsidRPr="00032BAE">
              <w:rPr>
                <w:rFonts w:ascii="Times New Roman" w:eastAsia="仿宋_GB2312" w:hAnsi="Times New Roman" w:cs="Times New Roman"/>
                <w:color w:val="auto"/>
                <w:kern w:val="0"/>
                <w:sz w:val="18"/>
                <w:szCs w:val="18"/>
                <w:u w:val="single"/>
                <w:lang w:eastAsia="zh-CN"/>
              </w:rPr>
              <w:t xml:space="preserve">   </w:t>
            </w:r>
            <w:del w:id="5495" w:author="Xuning Wei12232" w:date="2026-07-27T17:56:00Z">
              <w:r w:rsidR="00143102" w:rsidRPr="00032BAE" w:rsidDel="00F338FC">
                <w:rPr>
                  <w:rFonts w:ascii="Times New Roman" w:eastAsia="仿宋_GB2312" w:hAnsi="Times New Roman" w:cs="Times New Roman"/>
                  <w:color w:val="auto"/>
                  <w:kern w:val="0"/>
                  <w:sz w:val="18"/>
                  <w:szCs w:val="18"/>
                  <w:u w:val="single"/>
                  <w:lang w:eastAsia="zh-CN"/>
                </w:rPr>
                <w:delText>CPo140020-02-01-02</w:delText>
              </w:r>
            </w:del>
            <w:ins w:id="5496"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143102" w:rsidRPr="00032BAE">
              <w:rPr>
                <w:rFonts w:ascii="Times New Roman" w:eastAsia="仿宋_GB2312" w:hAnsi="Times New Roman" w:cs="Times New Roman"/>
                <w:color w:val="auto"/>
                <w:kern w:val="0"/>
                <w:sz w:val="18"/>
                <w:szCs w:val="18"/>
                <w:u w:val="single"/>
                <w:lang w:eastAsia="zh-CN"/>
              </w:rPr>
              <w:t xml:space="preserve">    </w:t>
            </w:r>
          </w:p>
          <w:p w14:paraId="305B3330"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40123582"/>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Supplier data:</w:t>
            </w:r>
            <w:r w:rsidR="00143102" w:rsidRPr="00032BAE">
              <w:rPr>
                <w:rFonts w:ascii="Times New Roman" w:eastAsia="仿宋_GB2312" w:hAnsi="Times New Roman" w:cs="Times New Roman"/>
                <w:color w:val="auto"/>
                <w:kern w:val="0"/>
                <w:sz w:val="18"/>
                <w:szCs w:val="18"/>
                <w:u w:val="single"/>
                <w:lang w:eastAsia="zh-CN"/>
              </w:rPr>
              <w:t xml:space="preserve"> N/A</w:t>
            </w:r>
            <w:r w:rsidR="00143102" w:rsidRPr="00032BAE">
              <w:rPr>
                <w:rFonts w:ascii="Times New Roman" w:eastAsia="仿宋_GB2312" w:hAnsi="Times New Roman" w:cs="Times New Roman"/>
                <w:color w:val="auto"/>
                <w:kern w:val="0"/>
                <w:sz w:val="18"/>
                <w:szCs w:val="18"/>
                <w:lang w:eastAsia="zh-CN"/>
              </w:rPr>
              <w:t xml:space="preserve"> </w:t>
            </w:r>
          </w:p>
          <w:p w14:paraId="35C77E32"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499659685"/>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sz w:val="18"/>
                <w:szCs w:val="18"/>
                <w:lang w:eastAsia="zh-CN"/>
              </w:rPr>
              <w:t>Handbook &amp; Page:</w:t>
            </w:r>
            <w:r w:rsidR="00143102" w:rsidRPr="00032BAE">
              <w:rPr>
                <w:rFonts w:ascii="Times New Roman" w:eastAsia="仿宋_GB2312" w:hAnsi="Times New Roman" w:cs="Times New Roman"/>
                <w:color w:val="auto"/>
                <w:sz w:val="18"/>
                <w:szCs w:val="18"/>
                <w:u w:val="single"/>
                <w:lang w:eastAsia="zh-CN"/>
              </w:rPr>
              <w:t xml:space="preserve"> </w:t>
            </w:r>
            <w:r w:rsidR="00143102" w:rsidRPr="00032BAE">
              <w:rPr>
                <w:rFonts w:ascii="Times New Roman" w:eastAsia="仿宋_GB2312" w:hAnsi="Times New Roman" w:cs="Times New Roman"/>
                <w:color w:val="auto"/>
                <w:sz w:val="18"/>
                <w:szCs w:val="18"/>
                <w:u w:val="single"/>
              </w:rPr>
              <w:t>N/A</w:t>
            </w:r>
            <w:r w:rsidR="00143102" w:rsidRPr="00032BAE">
              <w:rPr>
                <w:rFonts w:ascii="Times New Roman" w:eastAsia="仿宋_GB2312" w:hAnsi="Times New Roman" w:cs="Times New Roman"/>
                <w:color w:val="auto"/>
                <w:kern w:val="0"/>
                <w:sz w:val="18"/>
                <w:szCs w:val="18"/>
                <w:u w:val="single"/>
                <w:lang w:eastAsia="zh-CN"/>
              </w:rPr>
              <w:t xml:space="preserve">   </w:t>
            </w:r>
          </w:p>
          <w:p w14:paraId="7DCBCB92" w14:textId="4BE7587F"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87969407"/>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Other</w:t>
            </w:r>
            <w:r w:rsidR="00143102" w:rsidRPr="00032BAE">
              <w:rPr>
                <w:rFonts w:ascii="Times New Roman" w:eastAsia="仿宋_GB2312" w:hAnsi="Times New Roman" w:cs="Times New Roman"/>
                <w:color w:val="auto"/>
                <w:sz w:val="18"/>
                <w:szCs w:val="18"/>
                <w:lang w:eastAsia="zh-CN"/>
              </w:rPr>
              <w:t>:</w:t>
            </w:r>
            <w:r w:rsidR="00143102" w:rsidRPr="00032BAE">
              <w:rPr>
                <w:rFonts w:ascii="Times New Roman" w:eastAsia="仿宋_GB2312" w:hAnsi="Times New Roman" w:cs="Times New Roman"/>
                <w:color w:val="auto"/>
                <w:kern w:val="0"/>
                <w:sz w:val="18"/>
                <w:szCs w:val="18"/>
                <w:u w:val="single"/>
                <w:lang w:eastAsia="zh-CN"/>
              </w:rPr>
              <w:t xml:space="preserve"> </w:t>
            </w:r>
            <w:del w:id="5497" w:author="He Han" w:date="2026-08-27T15:58:00Z">
              <w:r w:rsidR="00143102" w:rsidRPr="00032BAE" w:rsidDel="000A425F">
                <w:rPr>
                  <w:rFonts w:ascii="Times New Roman" w:eastAsia="仿宋_GB2312" w:hAnsi="Times New Roman" w:cs="Times New Roman"/>
                  <w:color w:val="auto"/>
                  <w:kern w:val="0"/>
                  <w:sz w:val="18"/>
                  <w:szCs w:val="18"/>
                  <w:u w:val="single"/>
                  <w:lang w:eastAsia="zh-CN"/>
                </w:rPr>
                <w:delText xml:space="preserve">    </w:delText>
              </w:r>
            </w:del>
            <w:r w:rsidR="00143102"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w:t>
            </w:r>
            <w:r w:rsidR="00143102" w:rsidRPr="00032BAE">
              <w:rPr>
                <w:rFonts w:ascii="Times New Roman" w:eastAsia="仿宋_GB2312" w:hAnsi="Times New Roman" w:cs="Times New Roman"/>
                <w:color w:val="auto"/>
                <w:kern w:val="0"/>
                <w:sz w:val="18"/>
                <w:szCs w:val="18"/>
                <w:u w:val="single"/>
                <w:lang w:eastAsia="zh-CN"/>
              </w:rPr>
              <w:lastRenderedPageBreak/>
              <w:t xml:space="preserve">acids, inorganic acids, alkalis and salts. The material demonstrates good corrosion resistance, including tolerance to organic solvents. The solvents are neutral, and the material compatibility is confirmed.   </w:t>
            </w:r>
          </w:p>
        </w:tc>
      </w:tr>
      <w:tr w:rsidR="005342B4" w:rsidRPr="00032BAE" w14:paraId="151D41D5" w14:textId="77777777" w:rsidTr="00A144E4">
        <w:trPr>
          <w:trHeight w:val="397"/>
          <w:trPrChange w:id="5498" w:author="Xuning Wei12232" w:date="2026-07-27T18:11:00Z">
            <w:trPr>
              <w:trHeight w:val="397"/>
            </w:trPr>
          </w:trPrChange>
        </w:trPr>
        <w:tc>
          <w:tcPr>
            <w:tcW w:w="281" w:type="pct"/>
            <w:vMerge/>
            <w:shd w:val="clear" w:color="auto" w:fill="FFFFFF" w:themeFill="background1"/>
            <w:vAlign w:val="center"/>
            <w:tcPrChange w:id="5499" w:author="Xuning Wei12232" w:date="2026-07-27T18:11:00Z">
              <w:tcPr>
                <w:tcW w:w="284" w:type="pct"/>
                <w:gridSpan w:val="3"/>
                <w:vMerge/>
                <w:shd w:val="clear" w:color="auto" w:fill="FFFFFF" w:themeFill="background1"/>
                <w:vAlign w:val="center"/>
              </w:tcPr>
            </w:tcPrChange>
          </w:tcPr>
          <w:p w14:paraId="49779E90" w14:textId="77777777" w:rsidR="00143102" w:rsidRPr="00032BAE" w:rsidRDefault="00143102" w:rsidP="0030647B">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5500" w:author="Xuning Wei12232" w:date="2026-07-27T18:11:00Z">
              <w:tcPr>
                <w:tcW w:w="1217" w:type="pct"/>
                <w:gridSpan w:val="3"/>
                <w:vMerge/>
                <w:shd w:val="clear" w:color="auto" w:fill="FFFFFF" w:themeFill="background1"/>
                <w:vAlign w:val="center"/>
              </w:tcPr>
            </w:tcPrChange>
          </w:tcPr>
          <w:p w14:paraId="0D0ACD09"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5501" w:author="Xuning Wei12232" w:date="2026-07-27T18:11:00Z">
              <w:tcPr>
                <w:tcW w:w="1049" w:type="pct"/>
                <w:gridSpan w:val="5"/>
                <w:vMerge/>
                <w:shd w:val="clear" w:color="auto" w:fill="FFFFFF" w:themeFill="background1"/>
                <w:vAlign w:val="center"/>
              </w:tcPr>
            </w:tcPrChange>
          </w:tcPr>
          <w:p w14:paraId="72689A1F"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5502" w:author="Xuning Wei12232" w:date="2026-07-27T18:11:00Z">
              <w:tcPr>
                <w:tcW w:w="388" w:type="pct"/>
                <w:gridSpan w:val="4"/>
                <w:vMerge/>
                <w:shd w:val="clear" w:color="auto" w:fill="FFFFFF" w:themeFill="background1"/>
                <w:vAlign w:val="center"/>
              </w:tcPr>
            </w:tcPrChange>
          </w:tcPr>
          <w:p w14:paraId="31ED9EE2"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5503" w:author="Xuning Wei12232" w:date="2026-07-27T18:11:00Z">
              <w:tcPr>
                <w:tcW w:w="354" w:type="pct"/>
                <w:gridSpan w:val="3"/>
                <w:vMerge/>
                <w:shd w:val="clear" w:color="auto" w:fill="FFFFFF" w:themeFill="background1"/>
                <w:vAlign w:val="center"/>
              </w:tcPr>
            </w:tcPrChange>
          </w:tcPr>
          <w:p w14:paraId="03F51541"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5504" w:author="Xuning Wei12232" w:date="2026-07-27T18:11:00Z">
              <w:tcPr>
                <w:tcW w:w="322" w:type="pct"/>
                <w:gridSpan w:val="3"/>
                <w:vAlign w:val="center"/>
              </w:tcPr>
            </w:tcPrChange>
          </w:tcPr>
          <w:p w14:paraId="6C3D0739"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24401454"/>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483F0098"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745681133"/>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699BCDAA"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991362770"/>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5505" w:author="Xuning Wei12232" w:date="2026-07-27T18:11:00Z">
              <w:tcPr>
                <w:tcW w:w="733" w:type="pct"/>
                <w:gridSpan w:val="3"/>
                <w:vAlign w:val="center"/>
              </w:tcPr>
            </w:tcPrChange>
          </w:tcPr>
          <w:p w14:paraId="25788D98" w14:textId="24B83C84" w:rsidR="00143102" w:rsidRPr="00032BAE" w:rsidRDefault="00143102" w:rsidP="0030647B">
            <w:pPr>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306L SS and </w:t>
            </w:r>
            <w:del w:id="5506" w:author="Johan Granander" w:date="2026-05-04T11:50:00Z">
              <w:r w:rsidRPr="00032BAE" w:rsidDel="0003097E">
                <w:rPr>
                  <w:rFonts w:ascii="Times New Roman" w:eastAsia="仿宋_GB2312" w:hAnsi="Times New Roman" w:cs="Times New Roman"/>
                  <w:color w:val="auto"/>
                  <w:kern w:val="0"/>
                  <w:sz w:val="18"/>
                  <w:szCs w:val="18"/>
                  <w:lang w:eastAsia="zh-CN"/>
                </w:rPr>
                <w:delText>PTFE;</w:delText>
              </w:r>
            </w:del>
            <w:ins w:id="5507" w:author="Johan Granander" w:date="2026-05-04T11:50:00Z">
              <w:r w:rsidR="0003097E" w:rsidRPr="00032BAE">
                <w:rPr>
                  <w:rFonts w:ascii="Times New Roman" w:eastAsia="仿宋_GB2312" w:hAnsi="Times New Roman" w:cs="Times New Roman"/>
                  <w:color w:val="auto"/>
                  <w:kern w:val="0"/>
                  <w:sz w:val="18"/>
                  <w:szCs w:val="18"/>
                  <w:lang w:eastAsia="zh-CN"/>
                </w:rPr>
                <w:t>PTFE.</w:t>
              </w:r>
            </w:ins>
          </w:p>
          <w:p w14:paraId="192DEADF" w14:textId="1CDCC993"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w:t>
            </w:r>
            <w:r w:rsidRPr="00032BAE">
              <w:rPr>
                <w:rFonts w:ascii="Times New Roman" w:eastAsia="仿宋_GB2312" w:hAnsi="Times New Roman" w:cs="Times New Roman"/>
                <w:color w:val="auto"/>
                <w:kern w:val="0"/>
                <w:sz w:val="18"/>
                <w:szCs w:val="18"/>
                <w:lang w:eastAsia="zh-CN"/>
              </w:rPr>
              <w:lastRenderedPageBreak/>
              <w:t>production data and experience</w:t>
            </w:r>
          </w:p>
        </w:tc>
        <w:tc>
          <w:tcPr>
            <w:tcW w:w="792" w:type="pct"/>
            <w:vMerge/>
            <w:vAlign w:val="center"/>
            <w:tcPrChange w:id="5508" w:author="Xuning Wei12232" w:date="2026-07-27T18:11:00Z">
              <w:tcPr>
                <w:tcW w:w="654" w:type="pct"/>
                <w:vMerge/>
                <w:vAlign w:val="center"/>
              </w:tcPr>
            </w:tcPrChange>
          </w:tcPr>
          <w:p w14:paraId="11982702"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r>
      <w:tr w:rsidR="005342B4" w:rsidRPr="00032BAE" w14:paraId="53A1E545" w14:textId="77777777" w:rsidTr="00A144E4">
        <w:trPr>
          <w:trHeight w:val="397"/>
          <w:trPrChange w:id="5509" w:author="Xuning Wei12232" w:date="2026-07-27T18:11:00Z">
            <w:trPr>
              <w:trHeight w:val="397"/>
            </w:trPr>
          </w:trPrChange>
        </w:trPr>
        <w:tc>
          <w:tcPr>
            <w:tcW w:w="281" w:type="pct"/>
            <w:vMerge w:val="restart"/>
            <w:shd w:val="clear" w:color="auto" w:fill="FFFFFF" w:themeFill="background1"/>
            <w:vAlign w:val="center"/>
            <w:tcPrChange w:id="5510" w:author="Xuning Wei12232" w:date="2026-07-27T18:11:00Z">
              <w:tcPr>
                <w:tcW w:w="284" w:type="pct"/>
                <w:gridSpan w:val="3"/>
                <w:vMerge w:val="restart"/>
                <w:shd w:val="clear" w:color="auto" w:fill="FFFFFF" w:themeFill="background1"/>
                <w:vAlign w:val="center"/>
              </w:tcPr>
            </w:tcPrChange>
          </w:tcPr>
          <w:p w14:paraId="1E735482" w14:textId="2EB0C7D1" w:rsidR="00143102" w:rsidRPr="00032BAE" w:rsidRDefault="00FD673D">
            <w:pPr>
              <w:spacing w:line="240" w:lineRule="exact"/>
              <w:jc w:val="center"/>
              <w:rPr>
                <w:rFonts w:ascii="Times New Roman" w:eastAsia="仿宋_GB2312" w:hAnsi="Times New Roman" w:cs="Times New Roman"/>
                <w:color w:val="auto"/>
                <w:sz w:val="18"/>
                <w:szCs w:val="18"/>
                <w:lang w:eastAsia="zh-CN"/>
              </w:rPr>
              <w:pPrChange w:id="5511" w:author="Xuning Wei12232" w:date="2026-07-27T18:08:00Z">
                <w:pPr>
                  <w:spacing w:line="240" w:lineRule="exact"/>
                  <w:jc w:val="both"/>
                </w:pPr>
              </w:pPrChange>
            </w:pPr>
            <w:ins w:id="5512" w:author="Xuning Wei12232" w:date="2026-07-27T16:04:00Z">
              <w:r>
                <w:rPr>
                  <w:rFonts w:ascii="Times New Roman" w:eastAsia="仿宋_GB2312" w:hAnsi="Times New Roman" w:cs="Times New Roman"/>
                  <w:color w:val="auto"/>
                  <w:sz w:val="18"/>
                  <w:szCs w:val="18"/>
                  <w:lang w:eastAsia="zh-CN"/>
                </w:rPr>
                <w:t>5</w:t>
              </w:r>
            </w:ins>
            <w:del w:id="5513" w:author="Xuning Wei12232" w:date="2026-07-27T16:04:00Z">
              <w:r w:rsidR="002C77EF" w:rsidDel="00FD673D">
                <w:rPr>
                  <w:rFonts w:ascii="Times New Roman" w:eastAsia="仿宋_GB2312" w:hAnsi="Times New Roman" w:cs="Times New Roman"/>
                  <w:color w:val="auto"/>
                  <w:sz w:val="18"/>
                  <w:szCs w:val="18"/>
                  <w:lang w:eastAsia="zh-CN"/>
                </w:rPr>
                <w:delText>10</w:delText>
              </w:r>
            </w:del>
          </w:p>
        </w:tc>
        <w:tc>
          <w:tcPr>
            <w:tcW w:w="1217" w:type="pct"/>
            <w:vMerge w:val="restart"/>
            <w:shd w:val="clear" w:color="auto" w:fill="FFFFFF" w:themeFill="background1"/>
            <w:vAlign w:val="center"/>
            <w:tcPrChange w:id="5514" w:author="Xuning Wei12232" w:date="2026-07-27T18:11:00Z">
              <w:tcPr>
                <w:tcW w:w="1217" w:type="pct"/>
                <w:gridSpan w:val="3"/>
                <w:vMerge w:val="restart"/>
                <w:shd w:val="clear" w:color="auto" w:fill="FFFFFF" w:themeFill="background1"/>
                <w:vAlign w:val="center"/>
              </w:tcPr>
            </w:tcPrChange>
          </w:tcPr>
          <w:p w14:paraId="2BDDEE6B" w14:textId="77777777" w:rsidR="00B37BAA" w:rsidRDefault="00C402FB" w:rsidP="00A15181">
            <w:pPr>
              <w:jc w:val="both"/>
              <w:rPr>
                <w:ins w:id="5515" w:author="Johan Granander" w:date="2026-07-28T15:04:00Z"/>
                <w:rFonts w:ascii="Times New Roman" w:eastAsia="仿宋_GB2312" w:hAnsi="Times New Roman" w:cs="Times New Roman"/>
                <w:color w:val="auto"/>
                <w:sz w:val="18"/>
                <w:szCs w:val="18"/>
              </w:rPr>
            </w:pPr>
            <w:proofErr w:type="spellStart"/>
            <w:ins w:id="5516" w:author="Xuning Wei12232" w:date="2026-07-27T20:08:00Z">
              <w:r w:rsidRPr="008B3C39">
                <w:rPr>
                  <w:rFonts w:ascii="Times New Roman" w:eastAsia="仿宋_GB2312" w:hAnsi="Times New Roman" w:cs="Times New Roman"/>
                  <w:sz w:val="18"/>
                  <w:szCs w:val="18"/>
                </w:rPr>
                <w:t>Fmoc</w:t>
              </w:r>
              <w:proofErr w:type="spellEnd"/>
              <w:r w:rsidRPr="008B3C39">
                <w:rPr>
                  <w:rFonts w:ascii="Times New Roman" w:eastAsia="仿宋_GB2312" w:hAnsi="Times New Roman" w:cs="Times New Roman"/>
                  <w:sz w:val="18"/>
                  <w:szCs w:val="18"/>
                </w:rPr>
                <w:t>-</w:t>
              </w:r>
              <w:proofErr w:type="spellStart"/>
              <w:r w:rsidRPr="008B3C39">
                <w:rPr>
                  <w:rFonts w:ascii="Times New Roman" w:eastAsia="仿宋_GB2312" w:hAnsi="Times New Roman" w:cs="Times New Roman"/>
                  <w:sz w:val="18"/>
                  <w:szCs w:val="18"/>
                </w:rPr>
                <w:t>G</w:t>
              </w:r>
              <w:r w:rsidRPr="008B3C39">
                <w:rPr>
                  <w:rFonts w:ascii="Times New Roman" w:eastAsia="仿宋_GB2312" w:hAnsi="Times New Roman" w:cs="Times New Roman"/>
                  <w:sz w:val="18"/>
                  <w:szCs w:val="18"/>
                  <w:lang w:eastAsia="zh-CN"/>
                </w:rPr>
                <w:t>ly</w:t>
              </w:r>
              <w:proofErr w:type="spellEnd"/>
              <w:r w:rsidRPr="008B3C39">
                <w:rPr>
                  <w:rFonts w:ascii="Times New Roman" w:eastAsia="仿宋_GB2312" w:hAnsi="Times New Roman" w:cs="Times New Roman"/>
                  <w:sz w:val="18"/>
                  <w:szCs w:val="18"/>
                </w:rPr>
                <w:t>-OH</w:t>
              </w:r>
            </w:ins>
            <w:ins w:id="5517" w:author="Xuning Wei12232" w:date="2026-07-27T20:09:00Z">
              <w:r>
                <w:rPr>
                  <w:rFonts w:ascii="Times New Roman" w:eastAsia="仿宋_GB2312" w:hAnsi="Times New Roman" w:cs="Times New Roman"/>
                  <w:sz w:val="18"/>
                  <w:szCs w:val="18"/>
                </w:rPr>
                <w:t xml:space="preserve"> coupling</w:t>
              </w:r>
            </w:ins>
            <w:ins w:id="5518" w:author="Xuning Wei12232" w:date="2026-07-27T20:08:00Z">
              <w:r>
                <w:rPr>
                  <w:rFonts w:ascii="Times New Roman" w:eastAsia="仿宋_GB2312" w:hAnsi="Times New Roman" w:cs="Times New Roman"/>
                  <w:color w:val="auto"/>
                  <w:sz w:val="18"/>
                  <w:szCs w:val="18"/>
                </w:rPr>
                <w:br/>
              </w:r>
            </w:ins>
            <w:ins w:id="5519" w:author="Xuning Wei12232" w:date="2026-07-27T16:04:00Z">
              <w:r w:rsidR="00FD673D">
                <w:rPr>
                  <w:rFonts w:ascii="Times New Roman" w:eastAsia="仿宋_GB2312" w:hAnsi="Times New Roman" w:cs="Times New Roman"/>
                  <w:color w:val="auto"/>
                  <w:sz w:val="18"/>
                  <w:szCs w:val="18"/>
                </w:rPr>
                <w:t xml:space="preserve">1. </w:t>
              </w:r>
              <w:r w:rsidR="00FD673D" w:rsidRPr="00321EFC">
                <w:rPr>
                  <w:rFonts w:ascii="Times New Roman" w:eastAsia="仿宋_GB2312" w:hAnsi="Times New Roman" w:cs="Times New Roman"/>
                  <w:color w:val="auto"/>
                  <w:sz w:val="18"/>
                  <w:szCs w:val="18"/>
                </w:rPr>
                <w:t xml:space="preserve">Heat the mixture to </w:t>
              </w:r>
              <w:r w:rsidR="00FD673D" w:rsidRPr="00321EFC">
                <w:rPr>
                  <w:rFonts w:ascii="Times New Roman" w:eastAsia="仿宋_GB2312" w:hAnsi="Times New Roman" w:cs="Times New Roman" w:hint="eastAsia"/>
                  <w:color w:val="auto"/>
                  <w:sz w:val="18"/>
                  <w:szCs w:val="18"/>
                </w:rPr>
                <w:t>25</w:t>
              </w:r>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5</w:t>
              </w:r>
            </w:ins>
            <w:ins w:id="5520" w:author="Johan Granander" w:date="2026-07-28T15:04:00Z">
              <w:r w:rsidR="00B37BAA">
                <w:rPr>
                  <w:rFonts w:ascii="Times New Roman" w:eastAsia="仿宋_GB2312" w:hAnsi="Times New Roman" w:cs="Times New Roman"/>
                  <w:color w:val="auto"/>
                  <w:sz w:val="18"/>
                  <w:szCs w:val="18"/>
                </w:rPr>
                <w:t xml:space="preserve"> </w:t>
              </w:r>
            </w:ins>
            <w:ins w:id="5521" w:author="Xuning Wei12232" w:date="2026-07-27T16:04:00Z">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 The mixture is allowed to react for 3h</w:t>
              </w:r>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15</w:t>
              </w:r>
            </w:ins>
            <w:ins w:id="5522" w:author="Johan Granander" w:date="2026-07-28T15:04:00Z">
              <w:r w:rsidR="00B37BAA">
                <w:rPr>
                  <w:rFonts w:ascii="Times New Roman" w:eastAsia="仿宋_GB2312" w:hAnsi="Times New Roman" w:cs="Times New Roman"/>
                  <w:color w:val="auto"/>
                  <w:sz w:val="18"/>
                  <w:szCs w:val="18"/>
                </w:rPr>
                <w:t xml:space="preserve"> </w:t>
              </w:r>
            </w:ins>
            <w:ins w:id="5523" w:author="Xuning Wei12232" w:date="2026-07-27T16:04:00Z">
              <w:r w:rsidR="00FD673D" w:rsidRPr="00321EFC">
                <w:rPr>
                  <w:rFonts w:ascii="Times New Roman" w:eastAsia="仿宋_GB2312" w:hAnsi="Times New Roman" w:cs="Times New Roman" w:hint="eastAsia"/>
                  <w:color w:val="auto"/>
                  <w:sz w:val="18"/>
                  <w:szCs w:val="18"/>
                </w:rPr>
                <w:t>min (target: 3</w:t>
              </w:r>
            </w:ins>
            <w:ins w:id="5524" w:author="Johan Granander" w:date="2026-07-28T13:32:00Z">
              <w:r w:rsidR="000E6E66">
                <w:rPr>
                  <w:rFonts w:ascii="Times New Roman" w:eastAsia="仿宋_GB2312" w:hAnsi="Times New Roman" w:cs="Times New Roman"/>
                  <w:color w:val="auto"/>
                  <w:sz w:val="18"/>
                  <w:szCs w:val="18"/>
                </w:rPr>
                <w:t xml:space="preserve"> </w:t>
              </w:r>
            </w:ins>
            <w:ins w:id="5525" w:author="Xuning Wei12232" w:date="2026-07-27T16:04:00Z">
              <w:r w:rsidR="00FD673D" w:rsidRPr="00321EFC">
                <w:rPr>
                  <w:rFonts w:ascii="Times New Roman" w:eastAsia="仿宋_GB2312" w:hAnsi="Times New Roman" w:cs="Times New Roman" w:hint="eastAsia"/>
                  <w:color w:val="auto"/>
                  <w:sz w:val="18"/>
                  <w:szCs w:val="18"/>
                </w:rPr>
                <w:t>h) at 25</w:t>
              </w:r>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5</w:t>
              </w:r>
            </w:ins>
            <w:ins w:id="5526" w:author="Johan Granander" w:date="2026-07-28T15:04:00Z">
              <w:r w:rsidR="00B37BAA">
                <w:rPr>
                  <w:rFonts w:ascii="Times New Roman" w:eastAsia="仿宋_GB2312" w:hAnsi="Times New Roman" w:cs="Times New Roman"/>
                  <w:color w:val="auto"/>
                  <w:sz w:val="18"/>
                  <w:szCs w:val="18"/>
                </w:rPr>
                <w:t xml:space="preserve"> </w:t>
              </w:r>
            </w:ins>
            <w:ins w:id="5527" w:author="Xuning Wei12232" w:date="2026-07-27T16:04:00Z">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 xml:space="preserve"> (target: 25</w:t>
              </w:r>
            </w:ins>
            <w:ins w:id="5528" w:author="Johan Granander" w:date="2026-07-28T15:04:00Z">
              <w:r w:rsidR="00B37BAA">
                <w:rPr>
                  <w:rFonts w:ascii="Times New Roman" w:eastAsia="仿宋_GB2312" w:hAnsi="Times New Roman" w:cs="Times New Roman"/>
                  <w:color w:val="auto"/>
                  <w:sz w:val="18"/>
                  <w:szCs w:val="18"/>
                </w:rPr>
                <w:t xml:space="preserve"> </w:t>
              </w:r>
            </w:ins>
            <w:ins w:id="5529" w:author="Xuning Wei12232" w:date="2026-07-27T16:04:00Z">
              <w:r w:rsidR="00FD673D" w:rsidRPr="00321EFC">
                <w:rPr>
                  <w:rFonts w:ascii="Times New Roman" w:eastAsia="仿宋_GB2312" w:hAnsi="Times New Roman" w:cs="Times New Roman" w:hint="eastAsia"/>
                  <w:color w:val="auto"/>
                  <w:sz w:val="18"/>
                  <w:szCs w:val="18"/>
                </w:rPr>
                <w:t>℃</w:t>
              </w:r>
              <w:r w:rsidR="00FD673D" w:rsidRPr="00321EFC">
                <w:rPr>
                  <w:rFonts w:ascii="Times New Roman" w:eastAsia="仿宋_GB2312" w:hAnsi="Times New Roman" w:cs="Times New Roman" w:hint="eastAsia"/>
                  <w:color w:val="auto"/>
                  <w:sz w:val="18"/>
                  <w:szCs w:val="18"/>
                </w:rPr>
                <w:t xml:space="preserve">). </w:t>
              </w:r>
            </w:ins>
          </w:p>
          <w:p w14:paraId="497DC7AF" w14:textId="4113B39A" w:rsidR="00143102" w:rsidRPr="00032BAE" w:rsidRDefault="00FD673D" w:rsidP="00A15181">
            <w:pPr>
              <w:jc w:val="both"/>
              <w:rPr>
                <w:rFonts w:ascii="Times New Roman" w:eastAsia="仿宋_GB2312" w:hAnsi="Times New Roman" w:cs="Times New Roman"/>
                <w:color w:val="auto"/>
                <w:sz w:val="18"/>
                <w:szCs w:val="18"/>
              </w:rPr>
            </w:pPr>
            <w:ins w:id="5530" w:author="Xuning Wei12232" w:date="2026-07-27T16:04:00Z">
              <w:r>
                <w:rPr>
                  <w:rFonts w:ascii="Times New Roman" w:eastAsia="仿宋_GB2312" w:hAnsi="Times New Roman" w:cs="Times New Roman"/>
                  <w:color w:val="auto"/>
                  <w:sz w:val="18"/>
                  <w:szCs w:val="18"/>
                </w:rPr>
                <w:t xml:space="preserve">2. </w:t>
              </w:r>
              <w:r w:rsidRPr="00321EFC">
                <w:rPr>
                  <w:rFonts w:ascii="Times New Roman" w:eastAsia="仿宋_GB2312" w:hAnsi="Times New Roman" w:cs="Times New Roman"/>
                  <w:color w:val="auto"/>
                  <w:sz w:val="18"/>
                  <w:szCs w:val="18"/>
                </w:rPr>
                <w:t>Drain until there is no reaction mixture drip. Move to next operation</w:t>
              </w:r>
              <w:commentRangeStart w:id="5531"/>
              <w:commentRangeStart w:id="5532"/>
              <w:r w:rsidRPr="00321EFC">
                <w:rPr>
                  <w:rFonts w:ascii="Times New Roman" w:eastAsia="仿宋_GB2312" w:hAnsi="Times New Roman" w:cs="Times New Roman"/>
                  <w:color w:val="auto"/>
                  <w:sz w:val="18"/>
                  <w:szCs w:val="18"/>
                </w:rPr>
                <w:t>.</w:t>
              </w:r>
              <w:commentRangeEnd w:id="5531"/>
              <w:r w:rsidRPr="004B098E">
                <w:rPr>
                  <w:rStyle w:val="aff1"/>
                  <w:rFonts w:ascii="Times New Roman" w:eastAsia="仿宋_GB2312" w:hAnsi="Times New Roman" w:cs="Times New Roman"/>
                  <w:color w:val="auto"/>
                  <w:sz w:val="18"/>
                  <w:szCs w:val="18"/>
                </w:rPr>
                <w:commentReference w:id="5531"/>
              </w:r>
              <w:commentRangeEnd w:id="5532"/>
              <w:r w:rsidRPr="004B098E">
                <w:rPr>
                  <w:rStyle w:val="aff1"/>
                  <w:rFonts w:ascii="Times New Roman" w:eastAsia="仿宋_GB2312" w:hAnsi="Times New Roman" w:cs="Times New Roman"/>
                  <w:color w:val="auto"/>
                  <w:sz w:val="18"/>
                  <w:szCs w:val="18"/>
                </w:rPr>
                <w:commentReference w:id="5532"/>
              </w:r>
            </w:ins>
            <w:del w:id="5533" w:author="Xuning Wei12232" w:date="2026-07-27T16:04:00Z">
              <w:r w:rsidR="002C77EF" w:rsidRPr="004B098E" w:rsidDel="00FD673D">
                <w:rPr>
                  <w:rFonts w:ascii="Times New Roman" w:eastAsia="仿宋_GB2312" w:hAnsi="Times New Roman" w:cs="Times New Roman"/>
                  <w:color w:val="auto"/>
                  <w:sz w:val="18"/>
                  <w:szCs w:val="18"/>
                </w:rPr>
                <w:delText>Add</w:delText>
              </w:r>
              <w:r w:rsidR="002C77EF" w:rsidRPr="004B098E" w:rsidDel="00FD673D">
                <w:rPr>
                  <w:rFonts w:ascii="Times New Roman" w:eastAsia="仿宋_GB2312" w:hAnsi="Times New Roman" w:cs="Times New Roman"/>
                  <w:color w:val="auto"/>
                  <w:sz w:val="18"/>
                  <w:szCs w:val="18"/>
                  <w:lang w:eastAsia="zh-CN"/>
                </w:rPr>
                <w:delText xml:space="preserve"> 8.0 V DMF (7.584kg/kg) </w:delText>
              </w:r>
              <w:r w:rsidR="002C77EF" w:rsidRPr="004B098E" w:rsidDel="00FD673D">
                <w:rPr>
                  <w:rFonts w:ascii="Times New Roman" w:eastAsia="仿宋_GB2312" w:hAnsi="Times New Roman" w:cs="Times New Roman"/>
                  <w:color w:val="auto"/>
                  <w:sz w:val="18"/>
                  <w:szCs w:val="18"/>
                </w:rPr>
                <w:delText>into</w:delText>
              </w:r>
              <w:r w:rsidR="002C77EF" w:rsidRPr="004B098E" w:rsidDel="00FD673D">
                <w:rPr>
                  <w:rFonts w:ascii="Times New Roman" w:eastAsia="仿宋_GB2312" w:hAnsi="Times New Roman" w:cs="Times New Roman"/>
                  <w:b/>
                  <w:color w:val="auto"/>
                  <w:sz w:val="18"/>
                  <w:szCs w:val="18"/>
                </w:rPr>
                <w:delText xml:space="preserve"> TJ4S-1213-Sy15</w:delText>
              </w:r>
              <w:r w:rsidR="002C77EF" w:rsidRPr="004B098E" w:rsidDel="00FD673D">
                <w:rPr>
                  <w:rFonts w:ascii="Times New Roman" w:eastAsia="仿宋_GB2312" w:hAnsi="Times New Roman" w:cs="Times New Roman"/>
                  <w:color w:val="auto"/>
                  <w:sz w:val="18"/>
                  <w:szCs w:val="18"/>
                </w:rPr>
                <w:delText>. Bubble with nitrogen for 5±2 min, then start the stirrer. After stirring for 5±2 min, manually weigh and add 10.0 eq</w:delText>
              </w:r>
              <w:r w:rsidR="002C77EF" w:rsidRPr="004B098E" w:rsidDel="00FD673D">
                <w:rPr>
                  <w:rFonts w:ascii="Times New Roman" w:eastAsia="仿宋_GB2312" w:hAnsi="Times New Roman" w:cs="Times New Roman"/>
                  <w:b/>
                  <w:color w:val="auto"/>
                  <w:sz w:val="18"/>
                  <w:szCs w:val="18"/>
                </w:rPr>
                <w:delText xml:space="preserve">. </w:delText>
              </w:r>
              <w:r w:rsidR="002C77EF" w:rsidRPr="004B098E" w:rsidDel="00FD673D">
                <w:rPr>
                  <w:rFonts w:ascii="Times New Roman" w:eastAsia="仿宋_GB2312" w:hAnsi="Times New Roman" w:cs="Times New Roman"/>
                  <w:b/>
                  <w:bCs w:val="0"/>
                  <w:color w:val="auto"/>
                  <w:sz w:val="18"/>
                  <w:szCs w:val="18"/>
                </w:rPr>
                <w:delText>Methanol</w:delText>
              </w:r>
              <w:r w:rsidR="002C77EF" w:rsidRPr="004B098E" w:rsidDel="00FD673D">
                <w:rPr>
                  <w:rFonts w:ascii="Times New Roman" w:eastAsia="仿宋_GB2312" w:hAnsi="Times New Roman" w:cs="Times New Roman"/>
                  <w:b/>
                  <w:color w:val="auto"/>
                  <w:sz w:val="18"/>
                  <w:szCs w:val="18"/>
                </w:rPr>
                <w:delText xml:space="preserve">. </w:delText>
              </w:r>
              <w:r w:rsidR="002C77EF" w:rsidRPr="004B098E" w:rsidDel="00FD673D">
                <w:rPr>
                  <w:rFonts w:ascii="Times New Roman" w:eastAsia="仿宋_GB2312" w:hAnsi="Times New Roman" w:cs="Times New Roman"/>
                  <w:color w:val="auto"/>
                  <w:sz w:val="18"/>
                  <w:szCs w:val="18"/>
                </w:rPr>
                <w:delText xml:space="preserve">Manually weigh and add 5.0 eq. </w:delText>
              </w:r>
              <w:r w:rsidR="002C77EF" w:rsidRPr="004B098E" w:rsidDel="00FD673D">
                <w:rPr>
                  <w:rFonts w:ascii="Times New Roman" w:eastAsia="仿宋_GB2312" w:hAnsi="Times New Roman" w:cs="Times New Roman"/>
                  <w:bCs w:val="0"/>
                  <w:color w:val="auto"/>
                  <w:sz w:val="18"/>
                  <w:szCs w:val="18"/>
                </w:rPr>
                <w:delText xml:space="preserve">DIPEA </w:delText>
              </w:r>
              <w:r w:rsidR="002C77EF" w:rsidRPr="004B098E" w:rsidDel="00FD673D">
                <w:rPr>
                  <w:rFonts w:ascii="Times New Roman" w:eastAsia="仿宋_GB2312" w:hAnsi="Times New Roman" w:cs="Times New Roman"/>
                  <w:b/>
                  <w:color w:val="auto"/>
                  <w:sz w:val="18"/>
                  <w:szCs w:val="18"/>
                </w:rPr>
                <w:delText>at</w:delText>
              </w:r>
              <w:r w:rsidR="002C77EF" w:rsidRPr="004B098E" w:rsidDel="00FD673D">
                <w:rPr>
                  <w:rFonts w:ascii="Times New Roman" w:eastAsia="仿宋_GB2312" w:hAnsi="Times New Roman" w:cs="Times New Roman"/>
                  <w:color w:val="auto"/>
                  <w:sz w:val="18"/>
                  <w:szCs w:val="18"/>
                </w:rPr>
                <w:delText xml:space="preserve"> a reference time 15</w:delText>
              </w:r>
              <w:r w:rsidR="002C77EF" w:rsidRPr="004B098E" w:rsidDel="00FD673D">
                <w:rPr>
                  <w:rFonts w:ascii="Times New Roman" w:eastAsia="仿宋_GB2312" w:hAnsi="Times New Roman" w:cs="Times New Roman" w:hint="eastAsia"/>
                  <w:color w:val="auto"/>
                  <w:sz w:val="18"/>
                  <w:szCs w:val="18"/>
                  <w:lang w:eastAsia="zh-CN"/>
                </w:rPr>
                <w:delText>±</w:delText>
              </w:r>
              <w:r w:rsidR="002C77EF" w:rsidRPr="004B098E" w:rsidDel="00FD673D">
                <w:rPr>
                  <w:rFonts w:ascii="Times New Roman" w:eastAsia="仿宋_GB2312" w:hAnsi="Times New Roman" w:cs="Times New Roman"/>
                  <w:color w:val="auto"/>
                  <w:sz w:val="18"/>
                  <w:szCs w:val="18"/>
                </w:rPr>
                <w:delText>5min at 15~25℃. The addition rate depends on temperature control. Adjust to 20~30℃</w:delText>
              </w:r>
              <w:r w:rsidR="002C77EF" w:rsidRPr="004B098E" w:rsidDel="00FD673D">
                <w:rPr>
                  <w:rFonts w:ascii="Times New Roman" w:eastAsia="仿宋_GB2312" w:hAnsi="Times New Roman" w:cs="Times New Roman"/>
                  <w:color w:val="auto"/>
                  <w:sz w:val="18"/>
                  <w:szCs w:val="18"/>
                </w:rPr>
                <w:delText>，</w:delText>
              </w:r>
              <w:r w:rsidR="002C77EF" w:rsidRPr="004B098E" w:rsidDel="00FD673D">
                <w:rPr>
                  <w:rFonts w:ascii="Times New Roman" w:eastAsia="仿宋_GB2312" w:hAnsi="Times New Roman" w:cs="Times New Roman"/>
                  <w:color w:val="auto"/>
                  <w:sz w:val="18"/>
                  <w:szCs w:val="18"/>
                </w:rPr>
                <w:delText>the mixture is allowed to react for 1h±15min (target: 1h) at 20~30℃. Stop stirring and turn off the nitrogen. Drain until there is no reaction mixture drip. Move to next operation.</w:delText>
              </w:r>
            </w:del>
          </w:p>
        </w:tc>
        <w:tc>
          <w:tcPr>
            <w:tcW w:w="1046" w:type="pct"/>
            <w:vMerge w:val="restart"/>
            <w:shd w:val="clear" w:color="auto" w:fill="FFFFFF" w:themeFill="background1"/>
            <w:vAlign w:val="center"/>
            <w:tcPrChange w:id="5534" w:author="Xuning Wei12232" w:date="2026-07-27T18:11:00Z">
              <w:tcPr>
                <w:tcW w:w="1049" w:type="pct"/>
                <w:gridSpan w:val="5"/>
                <w:vMerge w:val="restart"/>
                <w:shd w:val="clear" w:color="auto" w:fill="FFFFFF" w:themeFill="background1"/>
                <w:vAlign w:val="center"/>
              </w:tcPr>
            </w:tcPrChange>
          </w:tcPr>
          <w:p w14:paraId="4DEC4AD9" w14:textId="77777777" w:rsidR="000B3418" w:rsidRPr="00032BAE" w:rsidRDefault="000B3418" w:rsidP="000B3418">
            <w:pPr>
              <w:rPr>
                <w:ins w:id="5535" w:author="Xuning Wei12232" w:date="2026-07-27T17:21:00Z"/>
                <w:rFonts w:ascii="Times New Roman" w:hAnsi="Times New Roman" w:cs="Times New Roman"/>
                <w:color w:val="auto"/>
                <w:sz w:val="18"/>
                <w:szCs w:val="18"/>
                <w:shd w:val="clear" w:color="auto" w:fill="FFFFFF"/>
              </w:rPr>
            </w:pPr>
            <w:ins w:id="5536" w:author="Xuning Wei12232" w:date="2026-07-27T17:21: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D00452A" w14:textId="77777777" w:rsidR="000B3418" w:rsidRPr="004634A5" w:rsidRDefault="000B3418" w:rsidP="000B3418">
            <w:pPr>
              <w:rPr>
                <w:ins w:id="5537" w:author="Xuning Wei12232" w:date="2026-07-27T17:21:00Z"/>
                <w:rFonts w:ascii="Times New Roman" w:eastAsiaTheme="minorEastAsia" w:hAnsi="Times New Roman" w:cs="Times New Roman"/>
                <w:color w:val="auto"/>
                <w:sz w:val="18"/>
                <w:szCs w:val="18"/>
                <w:shd w:val="clear" w:color="auto" w:fill="FFFFFF"/>
                <w:lang w:eastAsia="zh-CN"/>
              </w:rPr>
            </w:pPr>
            <w:ins w:id="5538" w:author="Xuning Wei12232" w:date="2026-07-27T17:21: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0E6A5066" w14:textId="77777777" w:rsidR="000B3418" w:rsidRPr="002B446D" w:rsidRDefault="000B3418" w:rsidP="000B3418">
            <w:pPr>
              <w:rPr>
                <w:ins w:id="5539" w:author="Xuning Wei12232" w:date="2026-07-27T17:21:00Z"/>
                <w:rFonts w:ascii="Times New Roman" w:hAnsi="Times New Roman" w:cs="Times New Roman"/>
                <w:color w:val="0000FF"/>
                <w:sz w:val="18"/>
                <w:szCs w:val="18"/>
                <w:shd w:val="clear" w:color="auto" w:fill="FFFFFF"/>
              </w:rPr>
            </w:pPr>
            <w:ins w:id="5540" w:author="Xuning Wei12232" w:date="2026-07-27T17:21: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F9B2183" w14:textId="77777777" w:rsidR="000B3418" w:rsidRPr="00032BAE" w:rsidRDefault="000B3418" w:rsidP="000B3418">
            <w:pPr>
              <w:rPr>
                <w:ins w:id="5541" w:author="Xuning Wei12232" w:date="2026-07-27T17:21:00Z"/>
                <w:rFonts w:ascii="Times New Roman" w:hAnsi="Times New Roman" w:cs="Times New Roman"/>
                <w:color w:val="auto"/>
                <w:sz w:val="18"/>
                <w:szCs w:val="18"/>
                <w:shd w:val="clear" w:color="auto" w:fill="FFFFFF"/>
              </w:rPr>
            </w:pPr>
            <w:ins w:id="5542" w:author="Xuning Wei12232" w:date="2026-07-27T17:21:00Z">
              <w:r w:rsidRPr="00032BAE">
                <w:rPr>
                  <w:rFonts w:ascii="Times New Roman" w:hAnsi="Times New Roman" w:cs="Times New Roman"/>
                  <w:color w:val="auto"/>
                  <w:sz w:val="18"/>
                  <w:szCs w:val="18"/>
                  <w:shd w:val="clear" w:color="auto" w:fill="FFFFFF"/>
                </w:rPr>
                <w:t>Sight glass: Glass</w:t>
              </w:r>
            </w:ins>
          </w:p>
          <w:p w14:paraId="1D616ADF" w14:textId="77777777" w:rsidR="000B3418" w:rsidRPr="00032BAE" w:rsidRDefault="000B3418" w:rsidP="000B3418">
            <w:pPr>
              <w:rPr>
                <w:ins w:id="5543" w:author="Xuning Wei12232" w:date="2026-07-27T17:21:00Z"/>
                <w:rFonts w:ascii="Times New Roman" w:hAnsi="Times New Roman" w:cs="Times New Roman"/>
                <w:color w:val="auto"/>
                <w:sz w:val="18"/>
                <w:szCs w:val="18"/>
                <w:shd w:val="clear" w:color="auto" w:fill="FFFFFF"/>
              </w:rPr>
            </w:pPr>
            <w:ins w:id="5544" w:author="Xuning Wei12232" w:date="2026-07-27T17:21:00Z">
              <w:r w:rsidRPr="00032BAE">
                <w:rPr>
                  <w:rFonts w:ascii="Times New Roman" w:hAnsi="Times New Roman" w:cs="Times New Roman"/>
                  <w:color w:val="auto"/>
                  <w:sz w:val="18"/>
                  <w:szCs w:val="18"/>
                  <w:shd w:val="clear" w:color="auto" w:fill="FFFFFF"/>
                </w:rPr>
                <w:t>Transfer pump material: SS316+PTFE,</w:t>
              </w:r>
            </w:ins>
          </w:p>
          <w:p w14:paraId="3D4D9D0B" w14:textId="77777777" w:rsidR="000B3418" w:rsidRPr="00032BAE" w:rsidRDefault="000B3418" w:rsidP="000B3418">
            <w:pPr>
              <w:rPr>
                <w:ins w:id="5545" w:author="Xuning Wei12232" w:date="2026-07-27T17:21:00Z"/>
                <w:rFonts w:ascii="Times New Roman" w:hAnsi="Times New Roman" w:cs="Times New Roman"/>
                <w:color w:val="auto"/>
                <w:sz w:val="18"/>
                <w:szCs w:val="18"/>
                <w:shd w:val="clear" w:color="auto" w:fill="FFFFFF"/>
              </w:rPr>
            </w:pPr>
            <w:ins w:id="5546" w:author="Xuning Wei12232" w:date="2026-07-27T17:21: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58E7307" w14:textId="77777777" w:rsidR="000B3418" w:rsidRPr="00032BAE" w:rsidRDefault="000B3418" w:rsidP="000B3418">
            <w:pPr>
              <w:rPr>
                <w:ins w:id="5547" w:author="Xuning Wei12232" w:date="2026-07-27T17:21:00Z"/>
                <w:rFonts w:ascii="Times New Roman" w:hAnsi="Times New Roman" w:cs="Times New Roman"/>
                <w:color w:val="auto"/>
                <w:sz w:val="18"/>
                <w:szCs w:val="18"/>
                <w:shd w:val="clear" w:color="auto" w:fill="FFFFFF"/>
              </w:rPr>
            </w:pPr>
            <w:ins w:id="5548" w:author="Xuning Wei12232" w:date="2026-07-27T17:21:00Z">
              <w:r w:rsidRPr="00032BAE">
                <w:rPr>
                  <w:rFonts w:ascii="Times New Roman" w:hAnsi="Times New Roman" w:cs="Times New Roman"/>
                  <w:color w:val="auto"/>
                  <w:sz w:val="18"/>
                  <w:szCs w:val="18"/>
                  <w:shd w:val="clear" w:color="auto" w:fill="FFFFFF"/>
                </w:rPr>
                <w:t>Pipeline material: 316L</w:t>
              </w:r>
            </w:ins>
          </w:p>
          <w:p w14:paraId="24DFD10D" w14:textId="77777777" w:rsidR="000B3418" w:rsidRPr="004A5B11" w:rsidRDefault="000B3418" w:rsidP="000B3418">
            <w:pPr>
              <w:rPr>
                <w:ins w:id="5549" w:author="Xuning Wei12232" w:date="2026-07-27T17:21:00Z"/>
                <w:rFonts w:ascii="Times New Roman" w:hAnsi="Times New Roman" w:cs="Times New Roman"/>
                <w:color w:val="FF0000"/>
                <w:sz w:val="18"/>
                <w:szCs w:val="18"/>
                <w:shd w:val="clear" w:color="auto" w:fill="FFFFFF"/>
                <w:rPrChange w:id="5550" w:author="Johan Granander" w:date="2026-07-28T15:02:00Z">
                  <w:rPr>
                    <w:ins w:id="5551" w:author="Xuning Wei12232" w:date="2026-07-27T17:21:00Z"/>
                    <w:rFonts w:ascii="Times New Roman" w:hAnsi="Times New Roman" w:cs="Times New Roman"/>
                    <w:color w:val="FF0000"/>
                    <w:sz w:val="18"/>
                    <w:szCs w:val="18"/>
                    <w:shd w:val="clear" w:color="auto" w:fill="FFFFFF"/>
                    <w:lang w:val="sv-SE"/>
                  </w:rPr>
                </w:rPrChange>
              </w:rPr>
            </w:pPr>
            <w:ins w:id="5552" w:author="Xuning Wei12232" w:date="2026-07-27T17:21:00Z">
              <w:r w:rsidRPr="004A5B11">
                <w:rPr>
                  <w:rFonts w:ascii="Times New Roman" w:hAnsi="Times New Roman" w:cs="Times New Roman"/>
                  <w:color w:val="FF0000"/>
                  <w:sz w:val="18"/>
                  <w:szCs w:val="18"/>
                  <w:shd w:val="clear" w:color="auto" w:fill="FFFFFF"/>
                  <w:rPrChange w:id="5553" w:author="Johan Granander" w:date="2026-07-28T15:02: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39639CB7" w14:textId="77777777" w:rsidR="000B3418" w:rsidRPr="004A5B11" w:rsidRDefault="000B3418" w:rsidP="000B3418">
            <w:pPr>
              <w:rPr>
                <w:ins w:id="5554" w:author="Xuning Wei12232" w:date="2026-07-27T17:21:00Z"/>
                <w:rFonts w:ascii="Times New Roman" w:hAnsi="Times New Roman" w:cs="Times New Roman"/>
                <w:color w:val="auto"/>
                <w:sz w:val="18"/>
                <w:szCs w:val="18"/>
                <w:shd w:val="clear" w:color="auto" w:fill="FFFFFF"/>
                <w:rPrChange w:id="5555" w:author="Johan Granander" w:date="2026-07-28T15:02:00Z">
                  <w:rPr>
                    <w:ins w:id="5556" w:author="Xuning Wei12232" w:date="2026-07-27T17:21:00Z"/>
                    <w:rFonts w:ascii="Times New Roman" w:hAnsi="Times New Roman" w:cs="Times New Roman"/>
                    <w:color w:val="auto"/>
                    <w:sz w:val="18"/>
                    <w:szCs w:val="18"/>
                    <w:shd w:val="clear" w:color="auto" w:fill="FFFFFF"/>
                    <w:lang w:val="sv-SE"/>
                  </w:rPr>
                </w:rPrChange>
              </w:rPr>
            </w:pPr>
            <w:ins w:id="5557" w:author="Xuning Wei12232" w:date="2026-07-27T17:21:00Z">
              <w:r w:rsidRPr="004A5B11">
                <w:rPr>
                  <w:rFonts w:ascii="Times New Roman" w:hAnsi="Times New Roman" w:cs="Times New Roman"/>
                  <w:color w:val="auto"/>
                  <w:sz w:val="18"/>
                  <w:szCs w:val="18"/>
                  <w:shd w:val="clear" w:color="auto" w:fill="FFFFFF"/>
                  <w:rPrChange w:id="5558" w:author="Johan Granander" w:date="2026-07-28T15:02:00Z">
                    <w:rPr>
                      <w:rFonts w:ascii="Times New Roman" w:hAnsi="Times New Roman" w:cs="Times New Roman"/>
                      <w:color w:val="auto"/>
                      <w:sz w:val="18"/>
                      <w:szCs w:val="18"/>
                      <w:shd w:val="clear" w:color="auto" w:fill="FFFFFF"/>
                      <w:lang w:val="sv-SE"/>
                    </w:rPr>
                  </w:rPrChange>
                </w:rPr>
                <w:t>Mass flow meter: SS</w:t>
              </w:r>
            </w:ins>
          </w:p>
          <w:p w14:paraId="3D7FECC6" w14:textId="77777777" w:rsidR="000B3418" w:rsidRPr="00032BAE" w:rsidRDefault="000B3418" w:rsidP="000B3418">
            <w:pPr>
              <w:rPr>
                <w:ins w:id="5559" w:author="Xuning Wei12232" w:date="2026-07-27T17:21:00Z"/>
                <w:rFonts w:ascii="Times New Roman" w:hAnsi="Times New Roman" w:cs="Times New Roman"/>
                <w:b/>
                <w:color w:val="auto"/>
                <w:sz w:val="18"/>
                <w:szCs w:val="18"/>
                <w:shd w:val="clear" w:color="auto" w:fill="FFFFFF"/>
              </w:rPr>
            </w:pPr>
            <w:ins w:id="5560" w:author="Xuning Wei12232" w:date="2026-07-27T17:21:00Z">
              <w:r w:rsidRPr="00032BAE">
                <w:rPr>
                  <w:rFonts w:ascii="Times New Roman" w:hAnsi="Times New Roman" w:cs="Times New Roman"/>
                  <w:color w:val="auto"/>
                  <w:sz w:val="18"/>
                  <w:szCs w:val="18"/>
                  <w:shd w:val="clear" w:color="auto" w:fill="FFFFFF"/>
                </w:rPr>
                <w:t>Valve material: 304 &amp; 316L</w:t>
              </w:r>
            </w:ins>
          </w:p>
          <w:p w14:paraId="6FAB4F07" w14:textId="77777777" w:rsidR="000B3418" w:rsidRPr="00032BAE" w:rsidRDefault="000B3418" w:rsidP="000B3418">
            <w:pPr>
              <w:rPr>
                <w:ins w:id="5561" w:author="Xuning Wei12232" w:date="2026-07-27T17:21:00Z"/>
                <w:rFonts w:ascii="Times New Roman" w:eastAsiaTheme="minorEastAsia" w:hAnsi="Times New Roman" w:cs="Times New Roman"/>
                <w:color w:val="auto"/>
                <w:sz w:val="18"/>
                <w:szCs w:val="18"/>
                <w:shd w:val="clear" w:color="auto" w:fill="FFFFFF"/>
                <w:lang w:eastAsia="zh-CN"/>
              </w:rPr>
            </w:pPr>
            <w:ins w:id="5562" w:author="Xuning Wei12232" w:date="2026-07-27T17:21: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1A03BD5A" w14:textId="77777777" w:rsidR="000B3418" w:rsidRDefault="000B3418" w:rsidP="000B3418">
            <w:pPr>
              <w:rPr>
                <w:ins w:id="5563" w:author="Xuning Wei12232" w:date="2026-07-27T17:21:00Z"/>
                <w:rFonts w:ascii="Times New Roman" w:hAnsi="Times New Roman" w:cs="Times New Roman"/>
                <w:color w:val="auto"/>
                <w:sz w:val="18"/>
                <w:szCs w:val="18"/>
                <w:shd w:val="clear" w:color="auto" w:fill="FFFFFF"/>
              </w:rPr>
            </w:pPr>
            <w:ins w:id="5564" w:author="Xuning Wei12232" w:date="2026-07-27T17:21:00Z">
              <w:r w:rsidRPr="00032BAE">
                <w:rPr>
                  <w:rFonts w:ascii="Times New Roman" w:hAnsi="Times New Roman" w:cs="Times New Roman"/>
                  <w:color w:val="auto"/>
                  <w:sz w:val="18"/>
                  <w:szCs w:val="18"/>
                  <w:shd w:val="clear" w:color="auto" w:fill="FFFFFF"/>
                </w:rPr>
                <w:t>Waste discharge pump material: SS316+PTFE</w:t>
              </w:r>
            </w:ins>
          </w:p>
          <w:p w14:paraId="56CCFE8D" w14:textId="1C83D846" w:rsidR="00143102" w:rsidRPr="00032BAE" w:rsidDel="000B3418" w:rsidRDefault="000B3418" w:rsidP="000B3418">
            <w:pPr>
              <w:jc w:val="both"/>
              <w:rPr>
                <w:del w:id="5565" w:author="Xuning Wei12232" w:date="2026-07-27T17:21:00Z"/>
                <w:rFonts w:ascii="Times New Roman" w:hAnsi="Times New Roman" w:cs="Times New Roman"/>
                <w:color w:val="auto"/>
                <w:sz w:val="18"/>
                <w:szCs w:val="18"/>
                <w:shd w:val="clear" w:color="auto" w:fill="FFFFFF"/>
              </w:rPr>
            </w:pPr>
            <w:ins w:id="5566" w:author="Xuning Wei12232" w:date="2026-07-27T17:21: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5567" w:author="Xuning Wei12232" w:date="2026-07-27T17:21:00Z">
              <w:r w:rsidR="00143102" w:rsidRPr="00032BAE" w:rsidDel="000B3418">
                <w:rPr>
                  <w:rFonts w:ascii="Times New Roman" w:hAnsi="Times New Roman" w:cs="Times New Roman"/>
                  <w:color w:val="auto"/>
                  <w:sz w:val="18"/>
                  <w:szCs w:val="18"/>
                  <w:shd w:val="clear" w:color="auto" w:fill="FFFFFF"/>
                </w:rPr>
                <w:delText>Transfer pump material:SS</w:delText>
              </w:r>
            </w:del>
            <w:ins w:id="5568" w:author="Johan Granander" w:date="2026-05-04T11:50:00Z">
              <w:del w:id="5569" w:author="Xuning Wei12232" w:date="2026-07-27T17:21:00Z">
                <w:r w:rsidR="0003097E" w:rsidRPr="00032BAE" w:rsidDel="000B3418">
                  <w:rPr>
                    <w:rFonts w:ascii="Times New Roman" w:hAnsi="Times New Roman" w:cs="Times New Roman"/>
                    <w:color w:val="auto"/>
                    <w:sz w:val="18"/>
                    <w:szCs w:val="18"/>
                    <w:shd w:val="clear" w:color="auto" w:fill="FFFFFF"/>
                  </w:rPr>
                  <w:delText>material: SS</w:delText>
                </w:r>
              </w:del>
            </w:ins>
            <w:del w:id="5570" w:author="Xuning Wei12232" w:date="2026-07-27T17:21:00Z">
              <w:r w:rsidR="00143102" w:rsidRPr="00032BAE" w:rsidDel="000B3418">
                <w:rPr>
                  <w:rFonts w:ascii="Times New Roman" w:hAnsi="Times New Roman" w:cs="Times New Roman"/>
                  <w:color w:val="auto"/>
                  <w:sz w:val="18"/>
                  <w:szCs w:val="18"/>
                  <w:shd w:val="clear" w:color="auto" w:fill="FFFFFF"/>
                </w:rPr>
                <w:delText>316+PTFE</w:delText>
              </w:r>
            </w:del>
          </w:p>
          <w:p w14:paraId="114E59CB" w14:textId="0DA0E820" w:rsidR="00143102" w:rsidRPr="00032BAE" w:rsidDel="000B3418" w:rsidRDefault="00143102" w:rsidP="0030647B">
            <w:pPr>
              <w:jc w:val="both"/>
              <w:rPr>
                <w:del w:id="5571" w:author="Xuning Wei12232" w:date="2026-07-27T17:21:00Z"/>
                <w:rFonts w:ascii="Times New Roman" w:eastAsia="仿宋_GB2312" w:hAnsi="Times New Roman" w:cs="Times New Roman"/>
                <w:color w:val="auto"/>
                <w:sz w:val="18"/>
                <w:szCs w:val="18"/>
              </w:rPr>
            </w:pPr>
            <w:del w:id="5572" w:author="Xuning Wei12232" w:date="2026-07-27T17:21:00Z">
              <w:r w:rsidRPr="00032BAE" w:rsidDel="000B3418">
                <w:rPr>
                  <w:rFonts w:ascii="Times New Roman" w:eastAsia="仿宋_GB2312" w:hAnsi="Times New Roman" w:cs="Times New Roman"/>
                  <w:color w:val="auto"/>
                  <w:sz w:val="18"/>
                  <w:szCs w:val="18"/>
                </w:rPr>
                <w:delText>Charging line: SS</w:delText>
              </w:r>
            </w:del>
          </w:p>
          <w:p w14:paraId="05D769D0" w14:textId="242FE294" w:rsidR="00143102" w:rsidRPr="004A5B11" w:rsidDel="000B3418" w:rsidRDefault="00143102" w:rsidP="0030647B">
            <w:pPr>
              <w:jc w:val="both"/>
              <w:rPr>
                <w:del w:id="5573" w:author="Xuning Wei12232" w:date="2026-07-27T17:21:00Z"/>
                <w:rFonts w:ascii="Times New Roman" w:eastAsia="仿宋_GB2312" w:hAnsi="Times New Roman" w:cs="Times New Roman"/>
                <w:color w:val="auto"/>
                <w:sz w:val="18"/>
                <w:szCs w:val="18"/>
                <w:lang w:val="en-IE"/>
                <w:rPrChange w:id="5574" w:author="Johan Granander" w:date="2026-07-28T15:02:00Z">
                  <w:rPr>
                    <w:del w:id="5575" w:author="Xuning Wei12232" w:date="2026-07-27T17:21:00Z"/>
                    <w:rFonts w:ascii="Times New Roman" w:eastAsia="仿宋_GB2312" w:hAnsi="Times New Roman" w:cs="Times New Roman"/>
                    <w:color w:val="auto"/>
                    <w:sz w:val="18"/>
                    <w:szCs w:val="18"/>
                  </w:rPr>
                </w:rPrChange>
              </w:rPr>
            </w:pPr>
            <w:del w:id="5576" w:author="Xuning Wei12232" w:date="2026-07-27T17:21:00Z">
              <w:r w:rsidRPr="004A5B11" w:rsidDel="000B3418">
                <w:rPr>
                  <w:rFonts w:ascii="Times New Roman" w:hAnsi="Times New Roman" w:cs="Times New Roman"/>
                  <w:color w:val="auto"/>
                  <w:sz w:val="18"/>
                  <w:szCs w:val="18"/>
                  <w:shd w:val="clear" w:color="auto" w:fill="FFFFFF"/>
                  <w:lang w:val="en-IE"/>
                  <w:rPrChange w:id="5577" w:author="Johan Granander" w:date="2026-07-28T15:02: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5578" w:author="Johan Granander" w:date="2026-07-28T15:02:00Z">
                    <w:rPr>
                      <w:rFonts w:ascii="Times New Roman" w:eastAsia="仿宋_GB2312" w:hAnsi="Times New Roman" w:cs="Times New Roman"/>
                      <w:color w:val="auto"/>
                      <w:sz w:val="18"/>
                      <w:szCs w:val="18"/>
                    </w:rPr>
                  </w:rPrChange>
                </w:rPr>
                <w:delText>PTFE</w:delText>
              </w:r>
            </w:del>
          </w:p>
          <w:p w14:paraId="3402F25B" w14:textId="0AC1AFD7" w:rsidR="00143102" w:rsidRPr="004A5B11" w:rsidDel="000B3418" w:rsidRDefault="00143102" w:rsidP="0030647B">
            <w:pPr>
              <w:jc w:val="both"/>
              <w:rPr>
                <w:del w:id="5579" w:author="Xuning Wei12232" w:date="2026-07-27T17:21:00Z"/>
                <w:rFonts w:ascii="Times New Roman" w:hAnsi="Times New Roman" w:cs="Times New Roman"/>
                <w:color w:val="auto"/>
                <w:sz w:val="18"/>
                <w:szCs w:val="18"/>
                <w:shd w:val="clear" w:color="auto" w:fill="FFFFFF"/>
                <w:lang w:val="en-IE"/>
                <w:rPrChange w:id="5580" w:author="Johan Granander" w:date="2026-07-28T15:02:00Z">
                  <w:rPr>
                    <w:del w:id="5581" w:author="Xuning Wei12232" w:date="2026-07-27T17:21:00Z"/>
                    <w:rFonts w:ascii="Times New Roman" w:hAnsi="Times New Roman" w:cs="Times New Roman"/>
                    <w:color w:val="auto"/>
                    <w:sz w:val="18"/>
                    <w:szCs w:val="18"/>
                    <w:shd w:val="clear" w:color="auto" w:fill="FFFFFF"/>
                  </w:rPr>
                </w:rPrChange>
              </w:rPr>
            </w:pPr>
            <w:del w:id="5582" w:author="Xuning Wei12232" w:date="2026-07-27T17:21:00Z">
              <w:r w:rsidRPr="004A5B11" w:rsidDel="000B3418">
                <w:rPr>
                  <w:rFonts w:ascii="Times New Roman" w:hAnsi="Times New Roman" w:cs="Times New Roman"/>
                  <w:color w:val="auto"/>
                  <w:sz w:val="18"/>
                  <w:szCs w:val="18"/>
                  <w:shd w:val="clear" w:color="auto" w:fill="FFFFFF"/>
                  <w:lang w:val="en-IE"/>
                  <w:rPrChange w:id="5583" w:author="Johan Granander" w:date="2026-07-28T15:02:00Z">
                    <w:rPr>
                      <w:rFonts w:ascii="Times New Roman" w:hAnsi="Times New Roman" w:cs="Times New Roman"/>
                      <w:color w:val="auto"/>
                      <w:sz w:val="18"/>
                      <w:szCs w:val="18"/>
                      <w:shd w:val="clear" w:color="auto" w:fill="FFFFFF"/>
                    </w:rPr>
                  </w:rPrChange>
                </w:rPr>
                <w:delText>Sight glass: Glass</w:delText>
              </w:r>
            </w:del>
          </w:p>
          <w:p w14:paraId="701863D3" w14:textId="0FDC84B0" w:rsidR="00143102" w:rsidRPr="004A5B11" w:rsidDel="000B3418" w:rsidRDefault="00143102" w:rsidP="0030647B">
            <w:pPr>
              <w:jc w:val="both"/>
              <w:rPr>
                <w:del w:id="5584" w:author="Xuning Wei12232" w:date="2026-07-27T17:21:00Z"/>
                <w:rFonts w:ascii="Times New Roman" w:eastAsia="仿宋_GB2312" w:hAnsi="Times New Roman" w:cs="Times New Roman"/>
                <w:color w:val="auto"/>
                <w:sz w:val="18"/>
                <w:szCs w:val="18"/>
                <w:lang w:val="en-IE"/>
                <w:rPrChange w:id="5585" w:author="Johan Granander" w:date="2026-07-28T15:02:00Z">
                  <w:rPr>
                    <w:del w:id="5586" w:author="Xuning Wei12232" w:date="2026-07-27T17:21:00Z"/>
                    <w:rFonts w:ascii="Times New Roman" w:eastAsia="仿宋_GB2312" w:hAnsi="Times New Roman" w:cs="Times New Roman"/>
                    <w:color w:val="auto"/>
                    <w:sz w:val="18"/>
                    <w:szCs w:val="18"/>
                  </w:rPr>
                </w:rPrChange>
              </w:rPr>
            </w:pPr>
            <w:del w:id="5587" w:author="Xuning Wei12232" w:date="2026-07-27T17:21:00Z">
              <w:r w:rsidRPr="004A5B11" w:rsidDel="000B3418">
                <w:rPr>
                  <w:rFonts w:ascii="Times New Roman" w:hAnsi="Times New Roman" w:cs="Times New Roman"/>
                  <w:color w:val="auto"/>
                  <w:sz w:val="18"/>
                  <w:szCs w:val="18"/>
                  <w:shd w:val="clear" w:color="auto" w:fill="FFFFFF"/>
                  <w:lang w:val="en-IE"/>
                  <w:rPrChange w:id="5588" w:author="Johan Granander" w:date="2026-07-28T15:02: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5589" w:author="Johan Granander" w:date="2026-07-28T15:02:00Z">
                    <w:rPr>
                      <w:rFonts w:ascii="Times New Roman" w:eastAsia="仿宋_GB2312" w:hAnsi="Times New Roman" w:cs="Times New Roman"/>
                      <w:color w:val="auto"/>
                      <w:sz w:val="18"/>
                      <w:szCs w:val="18"/>
                    </w:rPr>
                  </w:rPrChange>
                </w:rPr>
                <w:delText xml:space="preserve"> 316L</w:delText>
              </w:r>
            </w:del>
          </w:p>
          <w:p w14:paraId="72BA7C87" w14:textId="544E872A" w:rsidR="00143102" w:rsidDel="000B3418" w:rsidRDefault="00143102" w:rsidP="0030647B">
            <w:pPr>
              <w:jc w:val="both"/>
              <w:rPr>
                <w:del w:id="5590" w:author="Xuning Wei12232" w:date="2026-07-27T17:21:00Z"/>
                <w:rFonts w:ascii="Times New Roman" w:hAnsi="Times New Roman" w:cs="Times New Roman"/>
                <w:color w:val="auto"/>
                <w:sz w:val="18"/>
                <w:szCs w:val="18"/>
                <w:shd w:val="clear" w:color="auto" w:fill="FFFFFF"/>
              </w:rPr>
            </w:pPr>
            <w:del w:id="5591" w:author="Xuning Wei12232" w:date="2026-07-27T17:21: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del>
          </w:p>
          <w:p w14:paraId="104332F7" w14:textId="2F20665F" w:rsidR="00C65197" w:rsidRPr="004634A5" w:rsidDel="000B3418" w:rsidRDefault="00C65197" w:rsidP="00C65197">
            <w:pPr>
              <w:jc w:val="both"/>
              <w:rPr>
                <w:del w:id="5592" w:author="Xuning Wei12232" w:date="2026-07-27T17:21:00Z"/>
                <w:rFonts w:ascii="Times New Roman" w:eastAsiaTheme="minorEastAsia" w:hAnsi="Times New Roman" w:cs="Times New Roman"/>
                <w:color w:val="auto"/>
                <w:sz w:val="18"/>
                <w:szCs w:val="18"/>
                <w:shd w:val="clear" w:color="auto" w:fill="FFFFFF"/>
                <w:lang w:eastAsia="zh-CN"/>
              </w:rPr>
            </w:pPr>
            <w:del w:id="5593" w:author="Xuning Wei12232" w:date="2026-07-27T17:21:00Z">
              <w:r w:rsidRPr="002B446D" w:rsidDel="000B3418">
                <w:rPr>
                  <w:rFonts w:ascii="Times New Roman" w:hAnsi="Times New Roman" w:cs="Times New Roman"/>
                  <w:color w:val="0000FF"/>
                  <w:sz w:val="18"/>
                  <w:szCs w:val="18"/>
                  <w:shd w:val="clear" w:color="auto" w:fill="FFFFFF"/>
                </w:rPr>
                <w:delText>Sieve plate: HC-22</w:delText>
              </w:r>
            </w:del>
          </w:p>
          <w:p w14:paraId="699CF163" w14:textId="38854162" w:rsidR="00C65197" w:rsidRPr="00C65197" w:rsidDel="000B3418" w:rsidRDefault="00C65197" w:rsidP="0030647B">
            <w:pPr>
              <w:jc w:val="both"/>
              <w:rPr>
                <w:del w:id="5594" w:author="Xuning Wei12232" w:date="2026-07-27T17:21:00Z"/>
                <w:rFonts w:ascii="Times New Roman" w:hAnsi="Times New Roman" w:cs="Times New Roman"/>
                <w:color w:val="0000FF"/>
                <w:sz w:val="18"/>
                <w:szCs w:val="18"/>
                <w:shd w:val="clear" w:color="auto" w:fill="FFFFFF"/>
              </w:rPr>
            </w:pPr>
            <w:del w:id="5595" w:author="Xuning Wei12232" w:date="2026-07-27T17:21: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77483004" w14:textId="4B790A11" w:rsidR="00143102" w:rsidRPr="00032BAE" w:rsidDel="000B3418" w:rsidRDefault="00143102" w:rsidP="0030647B">
            <w:pPr>
              <w:jc w:val="both"/>
              <w:rPr>
                <w:del w:id="5596" w:author="Xuning Wei12232" w:date="2026-07-27T17:21:00Z"/>
                <w:rFonts w:ascii="Times New Roman" w:hAnsi="Times New Roman" w:cs="Times New Roman"/>
                <w:color w:val="auto"/>
                <w:sz w:val="18"/>
                <w:szCs w:val="18"/>
                <w:shd w:val="clear" w:color="auto" w:fill="FFFFFF"/>
              </w:rPr>
            </w:pPr>
            <w:del w:id="5597" w:author="Xuning Wei12232" w:date="2026-07-27T17:21:00Z">
              <w:r w:rsidRPr="00032BAE" w:rsidDel="000B3418">
                <w:rPr>
                  <w:rFonts w:ascii="Times New Roman" w:hAnsi="Times New Roman" w:cs="Times New Roman"/>
                  <w:color w:val="auto"/>
                  <w:sz w:val="18"/>
                  <w:szCs w:val="18"/>
                  <w:shd w:val="clear" w:color="auto" w:fill="FFFFFF"/>
                </w:rPr>
                <w:delText xml:space="preserve">Sampling pipeline: SS </w:delText>
              </w:r>
            </w:del>
          </w:p>
          <w:p w14:paraId="796250D9" w14:textId="7D840CCF" w:rsidR="00143102" w:rsidRPr="00032BAE" w:rsidRDefault="00143102" w:rsidP="0030647B">
            <w:pPr>
              <w:jc w:val="both"/>
              <w:rPr>
                <w:rFonts w:ascii="Times New Roman" w:hAnsi="Times New Roman" w:cs="Times New Roman"/>
                <w:color w:val="auto"/>
                <w:sz w:val="18"/>
                <w:szCs w:val="18"/>
                <w:shd w:val="clear" w:color="auto" w:fill="FFFFFF"/>
              </w:rPr>
            </w:pPr>
            <w:del w:id="5598" w:author="Xuning Wei12232" w:date="2026-07-27T17:21: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5599" w:author="Xuning Wei12232" w:date="2026-07-27T18:11:00Z">
              <w:tcPr>
                <w:tcW w:w="388" w:type="pct"/>
                <w:gridSpan w:val="4"/>
                <w:vMerge w:val="restart"/>
                <w:shd w:val="clear" w:color="auto" w:fill="FFFFFF" w:themeFill="background1"/>
                <w:vAlign w:val="center"/>
              </w:tcPr>
            </w:tcPrChange>
          </w:tcPr>
          <w:p w14:paraId="4BC49196"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5600" w:author="Xuning Wei12232" w:date="2026-07-27T18:11:00Z">
              <w:tcPr>
                <w:tcW w:w="354" w:type="pct"/>
                <w:gridSpan w:val="3"/>
                <w:vMerge w:val="restart"/>
                <w:shd w:val="clear" w:color="auto" w:fill="FFFFFF" w:themeFill="background1"/>
                <w:vAlign w:val="center"/>
              </w:tcPr>
            </w:tcPrChange>
          </w:tcPr>
          <w:p w14:paraId="4F1211F7"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5601" w:author="Xuning Wei12232" w:date="2026-07-27T18:11:00Z">
              <w:tcPr>
                <w:tcW w:w="322" w:type="pct"/>
                <w:gridSpan w:val="3"/>
                <w:vAlign w:val="center"/>
              </w:tcPr>
            </w:tcPrChange>
          </w:tcPr>
          <w:p w14:paraId="03480ED8"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40143736"/>
                <w14:checkbox>
                  <w14:checked w14:val="1"/>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Yes</w:t>
            </w:r>
          </w:p>
        </w:tc>
        <w:tc>
          <w:tcPr>
            <w:tcW w:w="638" w:type="pct"/>
            <w:vAlign w:val="center"/>
            <w:tcPrChange w:id="5602" w:author="Xuning Wei12232" w:date="2026-07-27T18:11:00Z">
              <w:tcPr>
                <w:tcW w:w="733" w:type="pct"/>
                <w:gridSpan w:val="3"/>
                <w:vAlign w:val="center"/>
              </w:tcPr>
            </w:tcPrChange>
          </w:tcPr>
          <w:p w14:paraId="7E6E2D56"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946081195"/>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5603" w:author="Xuning Wei12232" w:date="2026-07-27T18:11:00Z">
              <w:tcPr>
                <w:tcW w:w="654" w:type="pct"/>
                <w:vMerge w:val="restart"/>
                <w:vAlign w:val="center"/>
              </w:tcPr>
            </w:tcPrChange>
          </w:tcPr>
          <w:p w14:paraId="20EADC19"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590235756"/>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R&amp;D Lab:</w:t>
            </w:r>
            <w:r w:rsidR="00143102" w:rsidRPr="00032BAE">
              <w:rPr>
                <w:rFonts w:ascii="Times New Roman" w:eastAsia="仿宋_GB2312" w:hAnsi="Times New Roman" w:cs="Times New Roman"/>
                <w:color w:val="auto"/>
                <w:kern w:val="0"/>
                <w:sz w:val="18"/>
                <w:szCs w:val="18"/>
                <w:u w:val="single"/>
                <w:lang w:eastAsia="zh-CN"/>
              </w:rPr>
              <w:t xml:space="preserve"> N/A </w:t>
            </w:r>
          </w:p>
          <w:p w14:paraId="6D0A6E71" w14:textId="7283B81F"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985849242"/>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Production data, Lot Number:</w:t>
            </w:r>
            <w:r w:rsidR="00143102" w:rsidRPr="00032BAE">
              <w:rPr>
                <w:rFonts w:ascii="Times New Roman" w:eastAsia="仿宋_GB2312" w:hAnsi="Times New Roman" w:cs="Times New Roman"/>
                <w:color w:val="auto"/>
                <w:kern w:val="0"/>
                <w:sz w:val="18"/>
                <w:szCs w:val="18"/>
                <w:u w:val="single"/>
                <w:lang w:eastAsia="zh-CN"/>
              </w:rPr>
              <w:t xml:space="preserve">   </w:t>
            </w:r>
            <w:del w:id="5604" w:author="Xuning Wei12232" w:date="2026-07-27T17:56:00Z">
              <w:r w:rsidR="00143102" w:rsidRPr="00032BAE" w:rsidDel="00F338FC">
                <w:rPr>
                  <w:rFonts w:ascii="Times New Roman" w:eastAsia="仿宋_GB2312" w:hAnsi="Times New Roman" w:cs="Times New Roman"/>
                  <w:color w:val="auto"/>
                  <w:kern w:val="0"/>
                  <w:sz w:val="18"/>
                  <w:szCs w:val="18"/>
                  <w:u w:val="single"/>
                  <w:lang w:eastAsia="zh-CN"/>
                </w:rPr>
                <w:delText>CPo140020-02-01-02</w:delText>
              </w:r>
            </w:del>
            <w:ins w:id="5605"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143102" w:rsidRPr="00032BAE">
              <w:rPr>
                <w:rFonts w:ascii="Times New Roman" w:eastAsia="仿宋_GB2312" w:hAnsi="Times New Roman" w:cs="Times New Roman"/>
                <w:color w:val="auto"/>
                <w:kern w:val="0"/>
                <w:sz w:val="18"/>
                <w:szCs w:val="18"/>
                <w:u w:val="single"/>
                <w:lang w:eastAsia="zh-CN"/>
              </w:rPr>
              <w:t xml:space="preserve">    </w:t>
            </w:r>
          </w:p>
          <w:p w14:paraId="443BCA34"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81602553"/>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Supplier data:</w:t>
            </w:r>
            <w:r w:rsidR="00143102" w:rsidRPr="00032BAE">
              <w:rPr>
                <w:rFonts w:ascii="Times New Roman" w:eastAsia="仿宋_GB2312" w:hAnsi="Times New Roman" w:cs="Times New Roman"/>
                <w:color w:val="auto"/>
                <w:kern w:val="0"/>
                <w:sz w:val="18"/>
                <w:szCs w:val="18"/>
                <w:u w:val="single"/>
                <w:lang w:eastAsia="zh-CN"/>
              </w:rPr>
              <w:t xml:space="preserve"> N/A</w:t>
            </w:r>
            <w:r w:rsidR="00143102" w:rsidRPr="00032BAE">
              <w:rPr>
                <w:rFonts w:ascii="Times New Roman" w:eastAsia="仿宋_GB2312" w:hAnsi="Times New Roman" w:cs="Times New Roman"/>
                <w:color w:val="auto"/>
                <w:kern w:val="0"/>
                <w:sz w:val="18"/>
                <w:szCs w:val="18"/>
                <w:lang w:eastAsia="zh-CN"/>
              </w:rPr>
              <w:t xml:space="preserve"> </w:t>
            </w:r>
          </w:p>
          <w:p w14:paraId="44C90F1F" w14:textId="3A041843"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823014306"/>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sz w:val="18"/>
                <w:szCs w:val="18"/>
                <w:lang w:eastAsia="zh-CN"/>
              </w:rPr>
              <w:t>Handbook &amp; Page:</w:t>
            </w:r>
            <w:r w:rsidR="00143102" w:rsidRPr="00032BAE">
              <w:rPr>
                <w:rFonts w:ascii="Times New Roman" w:eastAsia="仿宋_GB2312" w:hAnsi="Times New Roman" w:cs="Times New Roman"/>
                <w:color w:val="auto"/>
                <w:sz w:val="18"/>
                <w:szCs w:val="18"/>
                <w:u w:val="single"/>
              </w:rPr>
              <w:t xml:space="preserve"> The Pilot Plant Real Book Page 10-14&amp;10-15, </w:t>
            </w:r>
            <w:del w:id="5606" w:author="He Han" w:date="2026-08-27T15:38:00Z">
              <w:r w:rsidR="00143102" w:rsidRPr="00032BAE" w:rsidDel="006B7068">
                <w:rPr>
                  <w:rFonts w:ascii="Times New Roman" w:eastAsia="仿宋_GB2312" w:hAnsi="Times New Roman" w:cs="Times New Roman"/>
                  <w:color w:val="auto"/>
                  <w:kern w:val="0"/>
                  <w:sz w:val="18"/>
                  <w:szCs w:val="18"/>
                  <w:u w:val="single"/>
                  <w:lang w:eastAsia="zh-CN"/>
                </w:rPr>
                <w:delText xml:space="preserve">   </w:delText>
              </w:r>
            </w:del>
          </w:p>
          <w:p w14:paraId="45331463" w14:textId="4E58E5C7" w:rsidR="00143102" w:rsidRPr="00032BAE" w:rsidRDefault="000B6761" w:rsidP="0030647B">
            <w:pPr>
              <w:pStyle w:val="CommentText1"/>
              <w:jc w:val="both"/>
              <w:rPr>
                <w:rFonts w:ascii="Times New Roman" w:eastAsia="仿宋_GB2312" w:hAnsi="Times New Roman" w:cs="Times New Roman"/>
                <w:color w:val="auto"/>
                <w:sz w:val="18"/>
                <w:szCs w:val="18"/>
                <w:lang w:eastAsia="zh-CN"/>
              </w:rPr>
            </w:pPr>
            <w:sdt>
              <w:sdtPr>
                <w:rPr>
                  <w:rFonts w:ascii="Times New Roman" w:eastAsia="仿宋_GB2312" w:hAnsi="Times New Roman" w:cs="Times New Roman"/>
                  <w:color w:val="auto"/>
                  <w:sz w:val="18"/>
                  <w:szCs w:val="18"/>
                </w:rPr>
                <w:id w:val="289784305"/>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Other</w:t>
            </w:r>
            <w:r w:rsidR="00143102" w:rsidRPr="00032BAE">
              <w:rPr>
                <w:rFonts w:ascii="Times New Roman" w:eastAsia="仿宋_GB2312" w:hAnsi="Times New Roman" w:cs="Times New Roman"/>
                <w:color w:val="auto"/>
                <w:sz w:val="18"/>
                <w:szCs w:val="18"/>
                <w:lang w:eastAsia="zh-CN"/>
              </w:rPr>
              <w:t>:</w:t>
            </w:r>
            <w:r w:rsidR="00143102" w:rsidRPr="00032BAE">
              <w:rPr>
                <w:rFonts w:ascii="Times New Roman" w:eastAsia="仿宋_GB2312" w:hAnsi="Times New Roman" w:cs="Times New Roman"/>
                <w:color w:val="auto"/>
                <w:kern w:val="0"/>
                <w:sz w:val="18"/>
                <w:szCs w:val="18"/>
                <w:u w:val="single"/>
                <w:lang w:eastAsia="zh-CN"/>
              </w:rPr>
              <w:t xml:space="preserve"> </w:t>
            </w:r>
            <w:del w:id="5607" w:author="He Han" w:date="2026-08-27T15:38:00Z">
              <w:r w:rsidR="00143102" w:rsidRPr="00032BAE" w:rsidDel="006B7068">
                <w:rPr>
                  <w:rFonts w:ascii="Times New Roman" w:eastAsia="仿宋_GB2312" w:hAnsi="Times New Roman" w:cs="Times New Roman"/>
                  <w:color w:val="auto"/>
                  <w:kern w:val="0"/>
                  <w:sz w:val="18"/>
                  <w:szCs w:val="18"/>
                  <w:u w:val="single"/>
                  <w:lang w:eastAsia="zh-CN"/>
                </w:rPr>
                <w:delText xml:space="preserve">    </w:delText>
              </w:r>
            </w:del>
            <w:r w:rsidR="00143102"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w:t>
            </w:r>
            <w:proofErr w:type="spellStart"/>
            <w:r w:rsidR="00143102" w:rsidRPr="00032BAE">
              <w:rPr>
                <w:rFonts w:ascii="Times New Roman" w:eastAsia="仿宋_GB2312" w:hAnsi="Times New Roman" w:cs="Times New Roman"/>
                <w:color w:val="auto"/>
                <w:kern w:val="0"/>
                <w:sz w:val="18"/>
                <w:szCs w:val="18"/>
                <w:u w:val="single"/>
                <w:lang w:eastAsia="zh-CN"/>
              </w:rPr>
              <w:t>salts.The</w:t>
            </w:r>
            <w:proofErr w:type="spellEnd"/>
            <w:r w:rsidR="00143102"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solvents. The solvents are neutral, and the material compatibility is confirmed.   </w:t>
            </w:r>
          </w:p>
        </w:tc>
      </w:tr>
      <w:tr w:rsidR="005342B4" w:rsidRPr="00032BAE" w14:paraId="085ECAA6" w14:textId="77777777" w:rsidTr="00A144E4">
        <w:trPr>
          <w:trHeight w:val="480"/>
          <w:trPrChange w:id="5608" w:author="Xuning Wei12232" w:date="2026-07-27T18:11:00Z">
            <w:trPr>
              <w:trHeight w:val="480"/>
            </w:trPr>
          </w:trPrChange>
        </w:trPr>
        <w:tc>
          <w:tcPr>
            <w:tcW w:w="281" w:type="pct"/>
            <w:vMerge/>
            <w:shd w:val="clear" w:color="auto" w:fill="FFFFFF" w:themeFill="background1"/>
            <w:vAlign w:val="center"/>
            <w:tcPrChange w:id="5609" w:author="Xuning Wei12232" w:date="2026-07-27T18:11:00Z">
              <w:tcPr>
                <w:tcW w:w="284" w:type="pct"/>
                <w:gridSpan w:val="3"/>
                <w:vMerge/>
                <w:shd w:val="clear" w:color="auto" w:fill="FFFFFF" w:themeFill="background1"/>
                <w:vAlign w:val="center"/>
              </w:tcPr>
            </w:tcPrChange>
          </w:tcPr>
          <w:p w14:paraId="04E5679B"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5610" w:author="Xuning Wei12232" w:date="2026-07-27T18:11:00Z">
              <w:tcPr>
                <w:tcW w:w="1217" w:type="pct"/>
                <w:gridSpan w:val="3"/>
                <w:vMerge/>
                <w:shd w:val="clear" w:color="auto" w:fill="FFFFFF" w:themeFill="background1"/>
                <w:vAlign w:val="center"/>
              </w:tcPr>
            </w:tcPrChange>
          </w:tcPr>
          <w:p w14:paraId="6FC4491F"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5611" w:author="Xuning Wei12232" w:date="2026-07-27T18:11:00Z">
              <w:tcPr>
                <w:tcW w:w="1049" w:type="pct"/>
                <w:gridSpan w:val="5"/>
                <w:vMerge/>
                <w:shd w:val="clear" w:color="auto" w:fill="FFFFFF" w:themeFill="background1"/>
                <w:vAlign w:val="center"/>
              </w:tcPr>
            </w:tcPrChange>
          </w:tcPr>
          <w:p w14:paraId="583623B8"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5612" w:author="Xuning Wei12232" w:date="2026-07-27T18:11:00Z">
              <w:tcPr>
                <w:tcW w:w="388" w:type="pct"/>
                <w:gridSpan w:val="4"/>
                <w:vMerge/>
                <w:shd w:val="clear" w:color="auto" w:fill="FFFFFF" w:themeFill="background1"/>
                <w:vAlign w:val="center"/>
              </w:tcPr>
            </w:tcPrChange>
          </w:tcPr>
          <w:p w14:paraId="3005349E"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5613" w:author="Xuning Wei12232" w:date="2026-07-27T18:11:00Z">
              <w:tcPr>
                <w:tcW w:w="354" w:type="pct"/>
                <w:gridSpan w:val="3"/>
                <w:vMerge/>
                <w:shd w:val="clear" w:color="auto" w:fill="FFFFFF" w:themeFill="background1"/>
                <w:vAlign w:val="center"/>
              </w:tcPr>
            </w:tcPrChange>
          </w:tcPr>
          <w:p w14:paraId="52C06505"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5614" w:author="Xuning Wei12232" w:date="2026-07-27T18:11:00Z">
              <w:tcPr>
                <w:tcW w:w="322" w:type="pct"/>
                <w:gridSpan w:val="3"/>
                <w:vAlign w:val="center"/>
              </w:tcPr>
            </w:tcPrChange>
          </w:tcPr>
          <w:p w14:paraId="39F03F91" w14:textId="77777777" w:rsidR="00143102" w:rsidRPr="00032BAE" w:rsidRDefault="000B6761" w:rsidP="0030647B">
            <w:pPr>
              <w:spacing w:line="240" w:lineRule="exact"/>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665126846"/>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50C373D8" w14:textId="77777777" w:rsidR="00143102" w:rsidRPr="00032BAE" w:rsidRDefault="000B6761" w:rsidP="0030647B">
            <w:pPr>
              <w:spacing w:line="240" w:lineRule="exact"/>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60749802"/>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2F8E573E" w14:textId="77777777" w:rsidR="00143102" w:rsidRPr="00032BAE" w:rsidRDefault="000B6761" w:rsidP="0030647B">
            <w:pPr>
              <w:spacing w:line="240" w:lineRule="exact"/>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90907767"/>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5615" w:author="Xuning Wei12232" w:date="2026-07-27T18:11:00Z">
              <w:tcPr>
                <w:tcW w:w="733" w:type="pct"/>
                <w:gridSpan w:val="3"/>
                <w:vAlign w:val="center"/>
              </w:tcPr>
            </w:tcPrChange>
          </w:tcPr>
          <w:p w14:paraId="0DBDAC56" w14:textId="5F9D78EC" w:rsidR="00143102" w:rsidRPr="00032BAE" w:rsidRDefault="00143102" w:rsidP="0030647B">
            <w:pPr>
              <w:spacing w:line="240" w:lineRule="exact"/>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306 SS and </w:t>
            </w:r>
            <w:del w:id="5616" w:author="Johan Granander" w:date="2026-05-04T11:50:00Z">
              <w:r w:rsidRPr="00032BAE" w:rsidDel="0003097E">
                <w:rPr>
                  <w:rFonts w:ascii="Times New Roman" w:eastAsia="仿宋_GB2312" w:hAnsi="Times New Roman" w:cs="Times New Roman"/>
                  <w:color w:val="auto"/>
                  <w:kern w:val="0"/>
                  <w:sz w:val="18"/>
                  <w:szCs w:val="18"/>
                  <w:lang w:eastAsia="zh-CN"/>
                </w:rPr>
                <w:delText>PTFE;</w:delText>
              </w:r>
            </w:del>
            <w:ins w:id="5617" w:author="Johan Granander" w:date="2026-05-04T11:50:00Z">
              <w:r w:rsidR="0003097E" w:rsidRPr="00032BAE">
                <w:rPr>
                  <w:rFonts w:ascii="Times New Roman" w:eastAsia="仿宋_GB2312" w:hAnsi="Times New Roman" w:cs="Times New Roman"/>
                  <w:color w:val="auto"/>
                  <w:kern w:val="0"/>
                  <w:sz w:val="18"/>
                  <w:szCs w:val="18"/>
                  <w:lang w:eastAsia="zh-CN"/>
                </w:rPr>
                <w:t>PTFE.</w:t>
              </w:r>
            </w:ins>
          </w:p>
          <w:p w14:paraId="18A02C93" w14:textId="40891497" w:rsidR="00143102" w:rsidRPr="00032BAE" w:rsidRDefault="00143102" w:rsidP="0030647B">
            <w:pPr>
              <w:spacing w:line="240" w:lineRule="exact"/>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w:t>
            </w:r>
          </w:p>
        </w:tc>
        <w:tc>
          <w:tcPr>
            <w:tcW w:w="792" w:type="pct"/>
            <w:vMerge/>
            <w:vAlign w:val="center"/>
            <w:tcPrChange w:id="5618" w:author="Xuning Wei12232" w:date="2026-07-27T18:11:00Z">
              <w:tcPr>
                <w:tcW w:w="654" w:type="pct"/>
                <w:vMerge/>
                <w:vAlign w:val="center"/>
              </w:tcPr>
            </w:tcPrChange>
          </w:tcPr>
          <w:p w14:paraId="53DAB501" w14:textId="77777777" w:rsidR="00143102" w:rsidRPr="00032BAE" w:rsidRDefault="00143102" w:rsidP="0030647B">
            <w:pPr>
              <w:pStyle w:val="CommentText1"/>
              <w:jc w:val="both"/>
              <w:rPr>
                <w:rFonts w:ascii="Times New Roman" w:eastAsia="仿宋_GB2312" w:hAnsi="Times New Roman" w:cs="Times New Roman"/>
                <w:color w:val="auto"/>
                <w:sz w:val="18"/>
                <w:szCs w:val="18"/>
                <w:lang w:eastAsia="zh-CN"/>
              </w:rPr>
            </w:pPr>
          </w:p>
        </w:tc>
      </w:tr>
      <w:tr w:rsidR="005342B4" w:rsidRPr="00032BAE" w14:paraId="6F8BFC73" w14:textId="77777777" w:rsidTr="00A144E4">
        <w:trPr>
          <w:trHeight w:val="397"/>
          <w:trPrChange w:id="5619" w:author="Xuning Wei12232" w:date="2026-07-27T18:11:00Z">
            <w:trPr>
              <w:trHeight w:val="397"/>
            </w:trPr>
          </w:trPrChange>
        </w:trPr>
        <w:tc>
          <w:tcPr>
            <w:tcW w:w="281" w:type="pct"/>
            <w:vMerge w:val="restart"/>
            <w:shd w:val="clear" w:color="auto" w:fill="FFFFFF" w:themeFill="background1"/>
            <w:vAlign w:val="center"/>
            <w:tcPrChange w:id="5620" w:author="Xuning Wei12232" w:date="2026-07-27T18:11:00Z">
              <w:tcPr>
                <w:tcW w:w="284" w:type="pct"/>
                <w:gridSpan w:val="3"/>
                <w:vMerge w:val="restart"/>
                <w:shd w:val="clear" w:color="auto" w:fill="FFFFFF" w:themeFill="background1"/>
                <w:vAlign w:val="center"/>
              </w:tcPr>
            </w:tcPrChange>
          </w:tcPr>
          <w:p w14:paraId="3790E945" w14:textId="085B098D" w:rsidR="00143102" w:rsidRPr="00032BAE" w:rsidRDefault="002C77EF">
            <w:pPr>
              <w:jc w:val="center"/>
              <w:rPr>
                <w:rFonts w:ascii="Times New Roman" w:eastAsia="仿宋_GB2312" w:hAnsi="Times New Roman" w:cs="Times New Roman"/>
                <w:color w:val="auto"/>
                <w:sz w:val="18"/>
                <w:szCs w:val="18"/>
                <w:lang w:eastAsia="zh-CN"/>
              </w:rPr>
              <w:pPrChange w:id="5621" w:author="Xuning Wei12232" w:date="2026-07-27T18:08:00Z">
                <w:pPr>
                  <w:jc w:val="both"/>
                </w:pPr>
              </w:pPrChange>
            </w:pPr>
            <w:del w:id="5622" w:author="Xuning Wei12232" w:date="2026-07-27T16:05:00Z">
              <w:r w:rsidDel="00FD673D">
                <w:rPr>
                  <w:rFonts w:ascii="Times New Roman" w:eastAsia="仿宋_GB2312" w:hAnsi="Times New Roman" w:cs="Times New Roman"/>
                  <w:color w:val="auto"/>
                  <w:sz w:val="18"/>
                  <w:szCs w:val="18"/>
                  <w:lang w:eastAsia="zh-CN"/>
                </w:rPr>
                <w:lastRenderedPageBreak/>
                <w:delText>9, 11, 17, 23, 29, 32, 38, 44, 50, 56, 62, 68, 74, 80</w:delText>
              </w:r>
              <w:r w:rsidR="00143102" w:rsidRPr="00032BAE" w:rsidDel="00FD673D">
                <w:rPr>
                  <w:rFonts w:ascii="Times New Roman" w:eastAsia="仿宋_GB2312" w:hAnsi="Times New Roman" w:cs="Times New Roman"/>
                  <w:color w:val="auto"/>
                  <w:sz w:val="18"/>
                  <w:szCs w:val="18"/>
                  <w:lang w:eastAsia="zh-CN"/>
                </w:rPr>
                <w:delText>,</w:delText>
              </w:r>
              <w:r w:rsidDel="00FD673D">
                <w:rPr>
                  <w:rFonts w:ascii="Times New Roman" w:eastAsia="仿宋_GB2312" w:hAnsi="Times New Roman" w:cs="Times New Roman"/>
                  <w:color w:val="auto"/>
                  <w:sz w:val="18"/>
                  <w:szCs w:val="18"/>
                  <w:lang w:eastAsia="zh-CN"/>
                </w:rPr>
                <w:delText xml:space="preserve"> 86</w:delText>
              </w:r>
              <w:r w:rsidR="00143102" w:rsidRPr="00032BAE" w:rsidDel="00FD673D">
                <w:rPr>
                  <w:rFonts w:ascii="Times New Roman" w:eastAsia="仿宋_GB2312" w:hAnsi="Times New Roman" w:cs="Times New Roman"/>
                  <w:color w:val="auto"/>
                  <w:sz w:val="18"/>
                  <w:szCs w:val="18"/>
                  <w:lang w:eastAsia="zh-CN"/>
                </w:rPr>
                <w:delText xml:space="preserve">, </w:delText>
              </w:r>
            </w:del>
            <w:ins w:id="5623" w:author="Xuning Wei12232" w:date="2026-07-27T16:05:00Z">
              <w:r w:rsidR="00FD673D">
                <w:rPr>
                  <w:rFonts w:ascii="Times New Roman" w:eastAsia="仿宋_GB2312" w:hAnsi="Times New Roman" w:cs="Times New Roman"/>
                  <w:color w:val="auto"/>
                  <w:sz w:val="18"/>
                  <w:szCs w:val="18"/>
                  <w:lang w:eastAsia="zh-CN"/>
                </w:rPr>
                <w:t>6</w:t>
              </w:r>
            </w:ins>
          </w:p>
        </w:tc>
        <w:tc>
          <w:tcPr>
            <w:tcW w:w="1217" w:type="pct"/>
            <w:vMerge w:val="restart"/>
            <w:shd w:val="clear" w:color="auto" w:fill="FFFFFF" w:themeFill="background1"/>
            <w:vAlign w:val="center"/>
            <w:tcPrChange w:id="5624" w:author="Xuning Wei12232" w:date="2026-07-27T18:11:00Z">
              <w:tcPr>
                <w:tcW w:w="1217" w:type="pct"/>
                <w:gridSpan w:val="3"/>
                <w:vMerge w:val="restart"/>
                <w:shd w:val="clear" w:color="auto" w:fill="FFFFFF" w:themeFill="background1"/>
                <w:vAlign w:val="center"/>
              </w:tcPr>
            </w:tcPrChange>
          </w:tcPr>
          <w:p w14:paraId="105CACB1" w14:textId="72AF03A1" w:rsidR="00C402FB" w:rsidRDefault="00C402FB" w:rsidP="0030647B">
            <w:pPr>
              <w:jc w:val="both"/>
              <w:rPr>
                <w:ins w:id="5625" w:author="Xuning Wei12232" w:date="2026-07-27T20:09:00Z"/>
                <w:rFonts w:ascii="Times New Roman" w:eastAsia="仿宋_GB2312" w:hAnsi="Times New Roman" w:cs="Times New Roman"/>
                <w:color w:val="auto"/>
                <w:sz w:val="18"/>
                <w:szCs w:val="18"/>
                <w:lang w:eastAsia="zh-CN"/>
              </w:rPr>
            </w:pPr>
            <w:ins w:id="5626" w:author="Xuning Wei12232" w:date="2026-07-27T20:10:00Z">
              <w:r>
                <w:rPr>
                  <w:rFonts w:ascii="Times New Roman" w:eastAsia="仿宋_GB2312" w:hAnsi="Times New Roman" w:cs="Times New Roman"/>
                  <w:color w:val="auto"/>
                  <w:sz w:val="18"/>
                  <w:szCs w:val="18"/>
                  <w:lang w:eastAsia="zh-CN"/>
                </w:rPr>
                <w:t>C</w:t>
              </w:r>
            </w:ins>
            <w:ins w:id="5627" w:author="Xuning Wei12232" w:date="2026-07-27T20:09:00Z">
              <w:r>
                <w:rPr>
                  <w:rFonts w:ascii="Times New Roman" w:eastAsia="仿宋_GB2312" w:hAnsi="Times New Roman" w:cs="Times New Roman"/>
                  <w:color w:val="auto"/>
                  <w:sz w:val="18"/>
                  <w:szCs w:val="18"/>
                  <w:lang w:eastAsia="zh-CN"/>
                </w:rPr>
                <w:t>apping</w:t>
              </w:r>
            </w:ins>
            <w:ins w:id="5628" w:author="Xuning Wei12232" w:date="2026-07-27T20:10:00Z">
              <w:r>
                <w:rPr>
                  <w:rFonts w:ascii="Times New Roman" w:eastAsia="仿宋_GB2312" w:hAnsi="Times New Roman" w:cs="Times New Roman"/>
                  <w:color w:val="auto"/>
                  <w:sz w:val="18"/>
                  <w:szCs w:val="18"/>
                  <w:lang w:eastAsia="zh-CN"/>
                </w:rPr>
                <w:t>:</w:t>
              </w:r>
            </w:ins>
          </w:p>
          <w:p w14:paraId="4D51C0ED" w14:textId="48B5EE9A" w:rsidR="00143102" w:rsidRPr="00032BAE" w:rsidRDefault="00FD673D" w:rsidP="00A54EC0">
            <w:pPr>
              <w:jc w:val="both"/>
              <w:rPr>
                <w:rFonts w:ascii="Times New Roman" w:eastAsia="仿宋_GB2312" w:hAnsi="Times New Roman" w:cs="Times New Roman"/>
                <w:color w:val="auto"/>
                <w:sz w:val="18"/>
                <w:szCs w:val="18"/>
              </w:rPr>
            </w:pPr>
            <w:ins w:id="5629" w:author="Xuning Wei12232" w:date="2026-07-27T16:05:00Z">
              <w:r>
                <w:rPr>
                  <w:rFonts w:ascii="Times New Roman" w:eastAsia="仿宋_GB2312" w:hAnsi="Times New Roman" w:cs="Times New Roman"/>
                  <w:color w:val="auto"/>
                  <w:sz w:val="18"/>
                  <w:szCs w:val="18"/>
                </w:rPr>
                <w:t xml:space="preserve">1. </w:t>
              </w:r>
              <w:r w:rsidRPr="00321EFC">
                <w:rPr>
                  <w:rFonts w:ascii="Times New Roman" w:eastAsia="仿宋_GB2312" w:hAnsi="Times New Roman" w:cs="Times New Roman"/>
                  <w:color w:val="auto"/>
                  <w:sz w:val="18"/>
                  <w:szCs w:val="18"/>
                </w:rPr>
                <w:t>Add</w:t>
              </w:r>
              <w:r w:rsidRPr="00321EFC">
                <w:rPr>
                  <w:rFonts w:ascii="Times New Roman" w:eastAsia="仿宋_GB2312" w:hAnsi="Times New Roman" w:cs="Times New Roman"/>
                  <w:color w:val="auto"/>
                  <w:sz w:val="18"/>
                  <w:szCs w:val="18"/>
                  <w:lang w:eastAsia="zh-CN"/>
                </w:rPr>
                <w:t xml:space="preserve"> 8.0 V DMF (7.584</w:t>
              </w:r>
            </w:ins>
            <w:ins w:id="5630" w:author="Johan Granander" w:date="2026-07-28T13:32:00Z">
              <w:r w:rsidR="000E6E66">
                <w:rPr>
                  <w:rFonts w:ascii="Times New Roman" w:eastAsia="仿宋_GB2312" w:hAnsi="Times New Roman" w:cs="Times New Roman"/>
                  <w:color w:val="auto"/>
                  <w:sz w:val="18"/>
                  <w:szCs w:val="18"/>
                  <w:lang w:eastAsia="zh-CN"/>
                </w:rPr>
                <w:t xml:space="preserve"> </w:t>
              </w:r>
            </w:ins>
            <w:ins w:id="5631" w:author="Xuning Wei12232" w:date="2026-07-27T16:05:00Z">
              <w:r w:rsidRPr="00321EFC">
                <w:rPr>
                  <w:rFonts w:ascii="Times New Roman" w:eastAsia="仿宋_GB2312" w:hAnsi="Times New Roman" w:cs="Times New Roman"/>
                  <w:color w:val="auto"/>
                  <w:sz w:val="18"/>
                  <w:szCs w:val="18"/>
                  <w:lang w:eastAsia="zh-CN"/>
                </w:rPr>
                <w:t xml:space="preserve">kg/kg) </w:t>
              </w:r>
              <w:r w:rsidRPr="00321EFC">
                <w:rPr>
                  <w:rFonts w:ascii="Times New Roman" w:eastAsia="仿宋_GB2312" w:hAnsi="Times New Roman" w:cs="Times New Roman"/>
                  <w:color w:val="auto"/>
                  <w:sz w:val="18"/>
                  <w:szCs w:val="18"/>
                </w:rPr>
                <w:t>into</w:t>
              </w:r>
              <w:r w:rsidRPr="006F0556">
                <w:rPr>
                  <w:rFonts w:ascii="Times New Roman" w:eastAsia="仿宋_GB2312" w:hAnsi="Times New Roman" w:cs="Times New Roman"/>
                  <w:color w:val="auto"/>
                  <w:sz w:val="18"/>
                  <w:szCs w:val="18"/>
                </w:rPr>
                <w:t xml:space="preserve"> TJ4S-1213-Sy15</w:t>
              </w:r>
              <w:r w:rsidRPr="00321EFC">
                <w:rPr>
                  <w:rFonts w:ascii="Times New Roman" w:eastAsia="仿宋_GB2312" w:hAnsi="Times New Roman" w:cs="Times New Roman"/>
                  <w:color w:val="auto"/>
                  <w:sz w:val="18"/>
                  <w:szCs w:val="18"/>
                </w:rPr>
                <w:t xml:space="preserve">. Bubble with nitrogen for 5±2 min, then start the stirrer. </w:t>
              </w:r>
              <w:r>
                <w:rPr>
                  <w:rFonts w:ascii="Times New Roman" w:eastAsia="仿宋_GB2312" w:hAnsi="Times New Roman" w:cs="Times New Roman"/>
                  <w:color w:val="auto"/>
                  <w:sz w:val="18"/>
                  <w:szCs w:val="18"/>
                </w:rPr>
                <w:br/>
                <w:t xml:space="preserve">2. </w:t>
              </w:r>
              <w:r w:rsidRPr="00321EFC">
                <w:rPr>
                  <w:rFonts w:ascii="Times New Roman" w:eastAsia="仿宋_GB2312" w:hAnsi="Times New Roman" w:cs="Times New Roman"/>
                  <w:color w:val="auto"/>
                  <w:sz w:val="18"/>
                  <w:szCs w:val="18"/>
                </w:rPr>
                <w:t>After stirring for 5±2 min, weigh and add 10.0 eq</w:t>
              </w:r>
              <w:r w:rsidRPr="006F0556">
                <w:rPr>
                  <w:rFonts w:ascii="Times New Roman" w:eastAsia="仿宋_GB2312" w:hAnsi="Times New Roman" w:cs="Times New Roman"/>
                  <w:color w:val="auto"/>
                  <w:sz w:val="18"/>
                  <w:szCs w:val="18"/>
                </w:rPr>
                <w:t xml:space="preserve">. </w:t>
              </w:r>
              <w:r w:rsidRPr="006F0556">
                <w:rPr>
                  <w:rFonts w:ascii="Times New Roman" w:eastAsia="仿宋_GB2312" w:hAnsi="Times New Roman" w:cs="Times New Roman"/>
                  <w:bCs w:val="0"/>
                  <w:color w:val="auto"/>
                  <w:sz w:val="18"/>
                  <w:szCs w:val="18"/>
                </w:rPr>
                <w:t>Methanol</w:t>
              </w:r>
              <w:r w:rsidRPr="006F0556">
                <w:rPr>
                  <w:rFonts w:ascii="Times New Roman" w:eastAsia="仿宋_GB2312" w:hAnsi="Times New Roman" w:cs="Times New Roman"/>
                  <w:color w:val="auto"/>
                  <w:sz w:val="18"/>
                  <w:szCs w:val="18"/>
                </w:rPr>
                <w:t xml:space="preserve">. </w:t>
              </w:r>
              <w:r w:rsidRPr="00321EFC">
                <w:rPr>
                  <w:rFonts w:ascii="Times New Roman" w:eastAsia="仿宋_GB2312" w:hAnsi="Times New Roman" w:cs="Times New Roman"/>
                  <w:color w:val="auto"/>
                  <w:sz w:val="18"/>
                  <w:szCs w:val="18"/>
                </w:rPr>
                <w:t xml:space="preserve">Manually weigh and add 5.0 eq. </w:t>
              </w:r>
              <w:r w:rsidRPr="00321EFC">
                <w:rPr>
                  <w:rFonts w:ascii="Times New Roman" w:eastAsia="仿宋_GB2312" w:hAnsi="Times New Roman" w:cs="Times New Roman"/>
                  <w:bCs w:val="0"/>
                  <w:color w:val="auto"/>
                  <w:sz w:val="18"/>
                  <w:szCs w:val="18"/>
                </w:rPr>
                <w:t xml:space="preserve">DIPEA </w:t>
              </w:r>
              <w:r w:rsidRPr="006F0556">
                <w:rPr>
                  <w:rFonts w:ascii="Times New Roman" w:eastAsia="仿宋_GB2312" w:hAnsi="Times New Roman" w:cs="Times New Roman"/>
                  <w:color w:val="auto"/>
                  <w:sz w:val="18"/>
                  <w:szCs w:val="18"/>
                </w:rPr>
                <w:t>at</w:t>
              </w:r>
              <w:r w:rsidRPr="00321EFC">
                <w:rPr>
                  <w:rFonts w:ascii="Times New Roman" w:eastAsia="仿宋_GB2312" w:hAnsi="Times New Roman" w:cs="Times New Roman"/>
                  <w:color w:val="auto"/>
                  <w:sz w:val="18"/>
                  <w:szCs w:val="18"/>
                </w:rPr>
                <w:t xml:space="preserve"> a reference time</w:t>
              </w:r>
              <w:r w:rsidRPr="00376064">
                <w:rPr>
                  <w:rFonts w:ascii="Times New Roman" w:eastAsia="仿宋_GB2312" w:hAnsi="Times New Roman" w:cs="Times New Roman"/>
                  <w:color w:val="FF0000"/>
                  <w:sz w:val="18"/>
                  <w:szCs w:val="18"/>
                  <w:rPrChange w:id="5632" w:author="Xuning Wei12232" w:date="2026-09-05T20:31:00Z">
                    <w:rPr>
                      <w:rFonts w:ascii="Times New Roman" w:eastAsia="仿宋_GB2312" w:hAnsi="Times New Roman" w:cs="Times New Roman"/>
                      <w:color w:val="auto"/>
                      <w:sz w:val="18"/>
                      <w:szCs w:val="18"/>
                    </w:rPr>
                  </w:rPrChange>
                </w:rPr>
                <w:t xml:space="preserve"> </w:t>
              </w:r>
            </w:ins>
            <w:ins w:id="5633" w:author="Xuning Wei12232" w:date="2026-09-05T20:31:00Z">
              <w:r w:rsidR="00376064" w:rsidRPr="00376064">
                <w:rPr>
                  <w:rFonts w:ascii="Times New Roman" w:eastAsia="仿宋_GB2312" w:hAnsi="Times New Roman" w:cs="Times New Roman"/>
                  <w:color w:val="FF0000"/>
                  <w:sz w:val="18"/>
                  <w:szCs w:val="18"/>
                  <w:rPrChange w:id="5634" w:author="Xuning Wei12232" w:date="2026-09-05T20:31:00Z">
                    <w:rPr>
                      <w:rFonts w:ascii="Times New Roman" w:eastAsia="仿宋_GB2312" w:hAnsi="Times New Roman" w:cs="Times New Roman"/>
                      <w:color w:val="auto"/>
                      <w:sz w:val="18"/>
                      <w:szCs w:val="18"/>
                    </w:rPr>
                  </w:rPrChange>
                </w:rPr>
                <w:t xml:space="preserve">20 </w:t>
              </w:r>
            </w:ins>
            <w:ins w:id="5635" w:author="Xuning Wei12232" w:date="2026-07-27T16:05:00Z">
              <w:r w:rsidRPr="00376064">
                <w:rPr>
                  <w:rFonts w:ascii="Times New Roman" w:eastAsia="仿宋_GB2312" w:hAnsi="Times New Roman" w:cs="Times New Roman" w:hint="eastAsia"/>
                  <w:color w:val="FF0000"/>
                  <w:sz w:val="18"/>
                  <w:szCs w:val="18"/>
                  <w:lang w:eastAsia="zh-CN"/>
                  <w:rPrChange w:id="5636" w:author="Xuning Wei12232" w:date="2026-09-05T20:31:00Z">
                    <w:rPr>
                      <w:rFonts w:ascii="Times New Roman" w:eastAsia="仿宋_GB2312" w:hAnsi="Times New Roman" w:cs="Times New Roman" w:hint="eastAsia"/>
                      <w:color w:val="auto"/>
                      <w:sz w:val="18"/>
                      <w:szCs w:val="18"/>
                      <w:lang w:eastAsia="zh-CN"/>
                    </w:rPr>
                  </w:rPrChange>
                </w:rPr>
                <w:t>±</w:t>
              </w:r>
            </w:ins>
            <w:ins w:id="5637" w:author="Xuning Wei12232" w:date="2026-09-05T20:31:00Z">
              <w:r w:rsidR="00376064" w:rsidRPr="00376064">
                <w:rPr>
                  <w:rFonts w:ascii="Times New Roman" w:eastAsia="仿宋_GB2312" w:hAnsi="Times New Roman" w:cs="Times New Roman"/>
                  <w:color w:val="FF0000"/>
                  <w:sz w:val="18"/>
                  <w:szCs w:val="18"/>
                  <w:rPrChange w:id="5638" w:author="Xuning Wei12232" w:date="2026-09-05T20:31:00Z">
                    <w:rPr>
                      <w:rFonts w:ascii="Times New Roman" w:eastAsia="仿宋_GB2312" w:hAnsi="Times New Roman" w:cs="Times New Roman"/>
                      <w:color w:val="auto"/>
                      <w:sz w:val="18"/>
                      <w:szCs w:val="18"/>
                    </w:rPr>
                  </w:rPrChange>
                </w:rPr>
                <w:t>10</w:t>
              </w:r>
            </w:ins>
            <w:ins w:id="5639" w:author="Johan Granander" w:date="2026-07-28T13:32:00Z">
              <w:r w:rsidR="000E6E66">
                <w:rPr>
                  <w:rFonts w:ascii="Times New Roman" w:eastAsia="仿宋_GB2312" w:hAnsi="Times New Roman" w:cs="Times New Roman"/>
                  <w:color w:val="auto"/>
                  <w:sz w:val="18"/>
                  <w:szCs w:val="18"/>
                </w:rPr>
                <w:t xml:space="preserve"> </w:t>
              </w:r>
            </w:ins>
            <w:ins w:id="5640" w:author="Xuning Wei12232" w:date="2026-07-27T16:05:00Z">
              <w:r w:rsidRPr="00321EFC">
                <w:rPr>
                  <w:rFonts w:ascii="Times New Roman" w:eastAsia="仿宋_GB2312" w:hAnsi="Times New Roman" w:cs="Times New Roman"/>
                  <w:color w:val="auto"/>
                  <w:sz w:val="18"/>
                  <w:szCs w:val="18"/>
                </w:rPr>
                <w:t xml:space="preserve">min at </w:t>
              </w:r>
              <w:r w:rsidRPr="00321EFC">
                <w:rPr>
                  <w:rFonts w:ascii="Times New Roman" w:eastAsia="仿宋_GB2312" w:hAnsi="Times New Roman" w:cs="Times New Roman" w:hint="eastAsia"/>
                  <w:color w:val="auto"/>
                  <w:sz w:val="18"/>
                  <w:szCs w:val="18"/>
                </w:rPr>
                <w:t>15~25</w:t>
              </w:r>
            </w:ins>
            <w:ins w:id="5641" w:author="Johan Granander" w:date="2026-07-28T13:32:00Z">
              <w:r w:rsidR="000E6E66">
                <w:rPr>
                  <w:rFonts w:ascii="Times New Roman" w:eastAsia="仿宋_GB2312" w:hAnsi="Times New Roman" w:cs="Times New Roman"/>
                  <w:color w:val="auto"/>
                  <w:sz w:val="18"/>
                  <w:szCs w:val="18"/>
                </w:rPr>
                <w:t xml:space="preserve"> </w:t>
              </w:r>
            </w:ins>
            <w:ins w:id="5642" w:author="Xuning Wei12232" w:date="2026-07-27T16:05: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w:t>
              </w:r>
              <w:r>
                <w:rPr>
                  <w:rFonts w:ascii="Times New Roman" w:eastAsia="仿宋_GB2312" w:hAnsi="Times New Roman" w:cs="Times New Roman"/>
                  <w:color w:val="auto"/>
                  <w:sz w:val="18"/>
                  <w:szCs w:val="18"/>
                </w:rPr>
                <w:br/>
                <w:t xml:space="preserve">3. </w:t>
              </w:r>
              <w:r w:rsidRPr="00321EFC">
                <w:rPr>
                  <w:rFonts w:ascii="Times New Roman" w:eastAsia="仿宋_GB2312" w:hAnsi="Times New Roman" w:cs="Times New Roman"/>
                  <w:color w:val="auto"/>
                  <w:sz w:val="18"/>
                  <w:szCs w:val="18"/>
                </w:rPr>
                <w:t xml:space="preserve">Adjust to </w:t>
              </w:r>
              <w:r w:rsidRPr="00321EFC">
                <w:rPr>
                  <w:rFonts w:ascii="Times New Roman" w:eastAsia="仿宋_GB2312" w:hAnsi="Times New Roman" w:cs="Times New Roman" w:hint="eastAsia"/>
                  <w:color w:val="auto"/>
                  <w:sz w:val="18"/>
                  <w:szCs w:val="18"/>
                </w:rPr>
                <w:t>20~30</w:t>
              </w:r>
            </w:ins>
            <w:ins w:id="5643" w:author="Johan Granander" w:date="2026-07-28T13:32:00Z">
              <w:r w:rsidR="000E6E66">
                <w:rPr>
                  <w:rFonts w:ascii="Times New Roman" w:eastAsia="仿宋_GB2312" w:hAnsi="Times New Roman" w:cs="Times New Roman"/>
                  <w:color w:val="auto"/>
                  <w:sz w:val="18"/>
                  <w:szCs w:val="18"/>
                </w:rPr>
                <w:t xml:space="preserve"> </w:t>
              </w:r>
            </w:ins>
            <w:ins w:id="5644" w:author="Xuning Wei12232" w:date="2026-07-27T16:05: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color w:val="auto"/>
                  <w:sz w:val="18"/>
                  <w:szCs w:val="18"/>
                </w:rPr>
                <w:t>the mixture is allowed to react for 1</w:t>
              </w:r>
            </w:ins>
            <w:ins w:id="5645" w:author="Johan Granander" w:date="2026-07-28T15:05:00Z">
              <w:r w:rsidR="00C93788">
                <w:rPr>
                  <w:rFonts w:ascii="Times New Roman" w:eastAsia="仿宋_GB2312" w:hAnsi="Times New Roman" w:cs="Times New Roman"/>
                  <w:color w:val="auto"/>
                  <w:sz w:val="18"/>
                  <w:szCs w:val="18"/>
                </w:rPr>
                <w:t xml:space="preserve"> </w:t>
              </w:r>
            </w:ins>
            <w:ins w:id="5646" w:author="Xuning Wei12232" w:date="2026-07-27T16:05:00Z">
              <w:r w:rsidRPr="00321EFC">
                <w:rPr>
                  <w:rFonts w:ascii="Times New Roman" w:eastAsia="仿宋_GB2312" w:hAnsi="Times New Roman" w:cs="Times New Roman"/>
                  <w:color w:val="auto"/>
                  <w:sz w:val="18"/>
                  <w:szCs w:val="18"/>
                </w:rPr>
                <w:t>h±15</w:t>
              </w:r>
            </w:ins>
            <w:ins w:id="5647" w:author="Johan Granander" w:date="2026-07-28T15:05:00Z">
              <w:r w:rsidR="00C93788">
                <w:rPr>
                  <w:rFonts w:ascii="Times New Roman" w:eastAsia="仿宋_GB2312" w:hAnsi="Times New Roman" w:cs="Times New Roman"/>
                  <w:color w:val="auto"/>
                  <w:sz w:val="18"/>
                  <w:szCs w:val="18"/>
                </w:rPr>
                <w:t xml:space="preserve"> </w:t>
              </w:r>
            </w:ins>
            <w:ins w:id="5648" w:author="Xuning Wei12232" w:date="2026-07-27T16:05:00Z">
              <w:r w:rsidRPr="00321EFC">
                <w:rPr>
                  <w:rFonts w:ascii="Times New Roman" w:eastAsia="仿宋_GB2312" w:hAnsi="Times New Roman" w:cs="Times New Roman"/>
                  <w:color w:val="auto"/>
                  <w:sz w:val="18"/>
                  <w:szCs w:val="18"/>
                </w:rPr>
                <w:t>min (target: 1</w:t>
              </w:r>
            </w:ins>
            <w:ins w:id="5649" w:author="Johan Granander" w:date="2026-07-28T15:05:00Z">
              <w:r w:rsidR="00C93788">
                <w:rPr>
                  <w:rFonts w:ascii="Times New Roman" w:eastAsia="仿宋_GB2312" w:hAnsi="Times New Roman" w:cs="Times New Roman"/>
                  <w:color w:val="auto"/>
                  <w:sz w:val="18"/>
                  <w:szCs w:val="18"/>
                </w:rPr>
                <w:t xml:space="preserve"> </w:t>
              </w:r>
            </w:ins>
            <w:ins w:id="5650" w:author="Xuning Wei12232" w:date="2026-07-27T16:05:00Z">
              <w:r w:rsidRPr="00321EFC">
                <w:rPr>
                  <w:rFonts w:ascii="Times New Roman" w:eastAsia="仿宋_GB2312" w:hAnsi="Times New Roman" w:cs="Times New Roman"/>
                  <w:color w:val="auto"/>
                  <w:sz w:val="18"/>
                  <w:szCs w:val="18"/>
                </w:rPr>
                <w:t xml:space="preserve">h) at </w:t>
              </w:r>
              <w:r w:rsidRPr="00321EFC">
                <w:rPr>
                  <w:rFonts w:ascii="Times New Roman" w:eastAsia="仿宋_GB2312" w:hAnsi="Times New Roman" w:cs="Times New Roman" w:hint="eastAsia"/>
                  <w:color w:val="auto"/>
                  <w:sz w:val="18"/>
                  <w:szCs w:val="18"/>
                </w:rPr>
                <w:t>20~30</w:t>
              </w:r>
            </w:ins>
            <w:ins w:id="5651" w:author="Johan Granander" w:date="2026-07-28T15:05:00Z">
              <w:r w:rsidR="00C93788">
                <w:rPr>
                  <w:rFonts w:ascii="Times New Roman" w:eastAsia="仿宋_GB2312" w:hAnsi="Times New Roman" w:cs="Times New Roman"/>
                  <w:color w:val="auto"/>
                  <w:sz w:val="18"/>
                  <w:szCs w:val="18"/>
                </w:rPr>
                <w:t xml:space="preserve"> </w:t>
              </w:r>
            </w:ins>
            <w:ins w:id="5652" w:author="Xuning Wei12232" w:date="2026-07-27T16:05: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color w:val="auto"/>
                  <w:sz w:val="18"/>
                  <w:szCs w:val="18"/>
                </w:rPr>
                <w:t>. Stop stirring and turn off the nitrogen. Drain until there is no reaction mixture drip.</w:t>
              </w:r>
            </w:ins>
            <w:del w:id="5653" w:author="Xuning Wei12232" w:date="2026-07-27T16:05:00Z">
              <w:r w:rsidR="00143102" w:rsidRPr="00032BAE" w:rsidDel="00FD673D">
                <w:rPr>
                  <w:rFonts w:ascii="Times New Roman" w:eastAsia="仿宋_GB2312" w:hAnsi="Times New Roman" w:cs="Times New Roman"/>
                  <w:color w:val="auto"/>
                  <w:sz w:val="18"/>
                  <w:szCs w:val="18"/>
                </w:rPr>
                <w:delText>Add</w:delText>
              </w:r>
              <w:r w:rsidR="00143102" w:rsidRPr="00032BAE" w:rsidDel="00FD673D">
                <w:rPr>
                  <w:rFonts w:ascii="Times New Roman" w:eastAsia="仿宋_GB2312" w:hAnsi="Times New Roman" w:cs="Times New Roman"/>
                  <w:color w:val="auto"/>
                  <w:sz w:val="18"/>
                  <w:szCs w:val="18"/>
                  <w:lang w:eastAsia="zh-CN"/>
                </w:rPr>
                <w:delText xml:space="preserve"> </w:delText>
              </w:r>
              <w:r w:rsidR="00271FEB" w:rsidRPr="00271FEB" w:rsidDel="00FD673D">
                <w:rPr>
                  <w:rFonts w:ascii="Times New Roman" w:eastAsia="仿宋_GB2312" w:hAnsi="Times New Roman" w:cs="Times New Roman"/>
                  <w:color w:val="0000FF"/>
                  <w:sz w:val="18"/>
                  <w:szCs w:val="18"/>
                  <w:lang w:eastAsia="zh-CN"/>
                </w:rPr>
                <w:delText>8.0 V</w:delText>
              </w:r>
              <w:r w:rsidR="00143102" w:rsidRPr="00032BAE" w:rsidDel="00FD673D">
                <w:rPr>
                  <w:rFonts w:ascii="Times New Roman" w:eastAsia="仿宋_GB2312" w:hAnsi="Times New Roman" w:cs="Times New Roman"/>
                  <w:color w:val="auto"/>
                  <w:sz w:val="18"/>
                  <w:szCs w:val="18"/>
                  <w:lang w:eastAsia="zh-CN"/>
                </w:rPr>
                <w:delText xml:space="preserve"> DMF (7.584</w:delText>
              </w:r>
              <w:r w:rsidR="00B64270" w:rsidDel="00FD673D">
                <w:rPr>
                  <w:rFonts w:ascii="Times New Roman" w:eastAsia="仿宋_GB2312" w:hAnsi="Times New Roman" w:cs="Times New Roman"/>
                  <w:color w:val="auto"/>
                  <w:sz w:val="18"/>
                  <w:szCs w:val="18"/>
                  <w:lang w:eastAsia="zh-CN"/>
                </w:rPr>
                <w:delText xml:space="preserve"> </w:delText>
              </w:r>
              <w:r w:rsidR="00143102" w:rsidRPr="00032BAE" w:rsidDel="00FD673D">
                <w:rPr>
                  <w:rFonts w:ascii="Times New Roman" w:eastAsia="仿宋_GB2312" w:hAnsi="Times New Roman" w:cs="Times New Roman"/>
                  <w:color w:val="auto"/>
                  <w:sz w:val="18"/>
                  <w:szCs w:val="18"/>
                  <w:lang w:eastAsia="zh-CN"/>
                </w:rPr>
                <w:delText>kg/kg)</w:delText>
              </w:r>
              <w:r w:rsidR="00143102" w:rsidRPr="00032BAE" w:rsidDel="00FD673D">
                <w:rPr>
                  <w:rFonts w:ascii="Times New Roman" w:eastAsia="仿宋_GB2312" w:hAnsi="Times New Roman" w:cs="Times New Roman"/>
                  <w:color w:val="auto"/>
                  <w:sz w:val="18"/>
                  <w:szCs w:val="18"/>
                </w:rPr>
                <w:delText xml:space="preserve"> into</w:delText>
              </w:r>
              <w:r w:rsidR="00143102" w:rsidRPr="00032BAE" w:rsidDel="00FD673D">
                <w:rPr>
                  <w:rFonts w:ascii="Times New Roman" w:eastAsia="仿宋_GB2312" w:hAnsi="Times New Roman" w:cs="Times New Roman"/>
                  <w:b/>
                  <w:color w:val="auto"/>
                  <w:sz w:val="18"/>
                  <w:szCs w:val="18"/>
                </w:rPr>
                <w:delText xml:space="preserve"> TJ4S-1213-Sy15</w:delText>
              </w:r>
              <w:r w:rsidR="00143102" w:rsidRPr="00032BAE" w:rsidDel="00FD673D">
                <w:rPr>
                  <w:rFonts w:ascii="Times New Roman" w:eastAsia="仿宋_GB2312" w:hAnsi="Times New Roman" w:cs="Times New Roman"/>
                  <w:b/>
                  <w:color w:val="auto"/>
                  <w:sz w:val="18"/>
                  <w:szCs w:val="18"/>
                  <w:lang w:eastAsia="zh-CN"/>
                </w:rPr>
                <w:delText>-R01</w:delText>
              </w:r>
              <w:r w:rsidR="00143102" w:rsidRPr="00032BAE" w:rsidDel="00FD673D">
                <w:rPr>
                  <w:rFonts w:ascii="Times New Roman" w:eastAsia="仿宋_GB2312" w:hAnsi="Times New Roman" w:cs="Times New Roman"/>
                  <w:color w:val="auto"/>
                  <w:sz w:val="18"/>
                  <w:szCs w:val="18"/>
                </w:rPr>
                <w:delText>. Bubble with nitrogen for 5±2 min, then start the stirrer. After stirring for 5±2 min, stop stirring, turn off the nitrogen</w:delText>
              </w:r>
              <w:r w:rsidR="00143102" w:rsidRPr="00032BAE" w:rsidDel="00FD673D">
                <w:rPr>
                  <w:rFonts w:ascii="Times New Roman" w:eastAsia="仿宋_GB2312" w:hAnsi="Times New Roman" w:cs="Times New Roman"/>
                  <w:color w:val="auto"/>
                  <w:sz w:val="18"/>
                  <w:szCs w:val="18"/>
                  <w:lang w:eastAsia="zh-CN"/>
                </w:rPr>
                <w:delText>. Then</w:delText>
              </w:r>
              <w:r w:rsidR="00143102" w:rsidRPr="00032BAE" w:rsidDel="00FD673D">
                <w:rPr>
                  <w:rFonts w:ascii="Times New Roman" w:hAnsi="Times New Roman" w:cs="Times New Roman"/>
                  <w:color w:val="auto"/>
                  <w:sz w:val="18"/>
                  <w:szCs w:val="18"/>
                </w:rPr>
                <w:delText xml:space="preserve"> </w:delText>
              </w:r>
              <w:r w:rsidR="00143102" w:rsidRPr="00032BAE" w:rsidDel="00FD673D">
                <w:rPr>
                  <w:rFonts w:ascii="Times New Roman" w:eastAsia="仿宋_GB2312" w:hAnsi="Times New Roman" w:cs="Times New Roman"/>
                  <w:color w:val="auto"/>
                  <w:sz w:val="18"/>
                  <w:szCs w:val="18"/>
                </w:rPr>
                <w:delText xml:space="preserve">Transfer the </w:delText>
              </w:r>
              <w:r w:rsidR="00143102" w:rsidRPr="00032BAE" w:rsidDel="00FD673D">
                <w:rPr>
                  <w:rFonts w:ascii="Times New Roman" w:eastAsia="仿宋_GB2312" w:hAnsi="Times New Roman" w:cs="Times New Roman"/>
                  <w:color w:val="auto"/>
                  <w:sz w:val="18"/>
                  <w:szCs w:val="18"/>
                  <w:lang w:eastAsia="zh-CN"/>
                </w:rPr>
                <w:delText xml:space="preserve">DMF </w:delText>
              </w:r>
              <w:r w:rsidR="00143102" w:rsidRPr="00032BAE" w:rsidDel="00FD673D">
                <w:rPr>
                  <w:rFonts w:ascii="Times New Roman" w:eastAsia="仿宋_GB2312" w:hAnsi="Times New Roman" w:cs="Times New Roman"/>
                  <w:color w:val="auto"/>
                  <w:sz w:val="18"/>
                  <w:szCs w:val="18"/>
                </w:rPr>
                <w:delText xml:space="preserve">into </w:delText>
              </w:r>
              <w:r w:rsidR="00143102" w:rsidRPr="00032BAE" w:rsidDel="00FD673D">
                <w:rPr>
                  <w:rFonts w:ascii="Times New Roman" w:eastAsia="仿宋_GB2312" w:hAnsi="Times New Roman" w:cs="Times New Roman"/>
                  <w:b/>
                  <w:color w:val="auto"/>
                  <w:sz w:val="18"/>
                  <w:szCs w:val="18"/>
                </w:rPr>
                <w:delText>TJ4S-1213-Sy15</w:delText>
              </w:r>
              <w:r w:rsidR="00143102" w:rsidRPr="00032BAE" w:rsidDel="00FD673D">
                <w:rPr>
                  <w:rFonts w:ascii="Times New Roman" w:eastAsia="仿宋_GB2312" w:hAnsi="Times New Roman" w:cs="Times New Roman"/>
                  <w:b/>
                  <w:color w:val="auto"/>
                  <w:sz w:val="18"/>
                  <w:szCs w:val="18"/>
                  <w:lang w:eastAsia="zh-CN"/>
                </w:rPr>
                <w:delText xml:space="preserve">. </w:delText>
              </w:r>
              <w:r w:rsidR="00143102" w:rsidRPr="00032BAE" w:rsidDel="00FD673D">
                <w:rPr>
                  <w:rFonts w:ascii="Times New Roman" w:eastAsia="仿宋_GB2312" w:hAnsi="Times New Roman" w:cs="Times New Roman"/>
                  <w:color w:val="auto"/>
                  <w:sz w:val="18"/>
                  <w:szCs w:val="18"/>
                </w:rPr>
                <w:delText xml:space="preserve">Bubble with nitrogen for 5±2 min, then start the stirrer. After stirring for 7±2 min, stop stirring, turn off the nitrogen. Drain until there is no obvious drip. Perform this </w:delText>
              </w:r>
              <w:commentRangeStart w:id="5654"/>
              <w:commentRangeStart w:id="5655"/>
              <w:commentRangeStart w:id="5656"/>
              <w:r w:rsidR="007A0294" w:rsidRPr="00032BAE" w:rsidDel="00FD673D">
                <w:rPr>
                  <w:rFonts w:ascii="Times New Roman" w:eastAsia="仿宋_GB2312" w:hAnsi="Times New Roman" w:cs="Times New Roman"/>
                  <w:color w:val="auto"/>
                  <w:sz w:val="18"/>
                  <w:szCs w:val="18"/>
                </w:rPr>
                <w:delText xml:space="preserve">operation for </w:delText>
              </w:r>
              <w:r w:rsidR="007A0294" w:rsidRPr="00032BAE" w:rsidDel="00FD673D">
                <w:rPr>
                  <w:rFonts w:ascii="Times New Roman" w:eastAsia="仿宋_GB2312" w:hAnsi="Times New Roman" w:cs="Times New Roman"/>
                  <w:color w:val="auto"/>
                  <w:sz w:val="18"/>
                  <w:szCs w:val="18"/>
                  <w:lang w:eastAsia="zh-CN"/>
                </w:rPr>
                <w:delText>≤</w:delText>
              </w:r>
              <w:r w:rsidR="007A0294" w:rsidRPr="00032BAE" w:rsidDel="00FD673D">
                <w:rPr>
                  <w:rFonts w:ascii="Times New Roman" w:eastAsia="仿宋_GB2312" w:hAnsi="Times New Roman" w:cs="Times New Roman"/>
                  <w:color w:val="auto"/>
                  <w:sz w:val="18"/>
                  <w:szCs w:val="18"/>
                </w:rPr>
                <w:delText>3 times</w:delText>
              </w:r>
              <w:commentRangeEnd w:id="5654"/>
              <w:r w:rsidR="007A0294" w:rsidRPr="00032BAE" w:rsidDel="00FD673D">
                <w:rPr>
                  <w:rStyle w:val="aff1"/>
                  <w:rFonts w:ascii="Times New Roman" w:eastAsia="仿宋_GB2312" w:hAnsi="Times New Roman" w:cs="Times New Roman"/>
                  <w:color w:val="auto"/>
                  <w:sz w:val="18"/>
                  <w:szCs w:val="18"/>
                </w:rPr>
                <w:commentReference w:id="5654"/>
              </w:r>
              <w:commentRangeEnd w:id="5655"/>
              <w:r w:rsidR="00143102" w:rsidRPr="00032BAE" w:rsidDel="00FD673D">
                <w:rPr>
                  <w:rStyle w:val="aff1"/>
                  <w:rFonts w:ascii="Times New Roman" w:eastAsia="仿宋_GB2312" w:hAnsi="Times New Roman" w:cs="Times New Roman"/>
                  <w:color w:val="auto"/>
                  <w:sz w:val="18"/>
                  <w:szCs w:val="18"/>
                </w:rPr>
                <w:commentReference w:id="5655"/>
              </w:r>
              <w:commentRangeEnd w:id="5656"/>
              <w:r w:rsidR="00143102" w:rsidRPr="00032BAE" w:rsidDel="00FD673D">
                <w:rPr>
                  <w:rStyle w:val="aff1"/>
                  <w:rFonts w:ascii="Times New Roman" w:eastAsia="仿宋_GB2312" w:hAnsi="Times New Roman" w:cs="Times New Roman"/>
                  <w:color w:val="auto"/>
                  <w:sz w:val="18"/>
                  <w:szCs w:val="18"/>
                </w:rPr>
                <w:commentReference w:id="5656"/>
              </w:r>
              <w:r w:rsidR="00143102" w:rsidRPr="00032BAE" w:rsidDel="00FD673D">
                <w:rPr>
                  <w:rFonts w:ascii="Times New Roman" w:eastAsia="仿宋_GB2312" w:hAnsi="Times New Roman" w:cs="Times New Roman"/>
                  <w:color w:val="auto"/>
                  <w:sz w:val="18"/>
                  <w:szCs w:val="18"/>
                </w:rPr>
                <w:delText>.</w:delText>
              </w:r>
            </w:del>
          </w:p>
        </w:tc>
        <w:tc>
          <w:tcPr>
            <w:tcW w:w="1046" w:type="pct"/>
            <w:vMerge w:val="restart"/>
            <w:shd w:val="clear" w:color="auto" w:fill="FFFFFF" w:themeFill="background1"/>
            <w:vAlign w:val="center"/>
            <w:tcPrChange w:id="5657" w:author="Xuning Wei12232" w:date="2026-07-27T18:11:00Z">
              <w:tcPr>
                <w:tcW w:w="1049" w:type="pct"/>
                <w:gridSpan w:val="5"/>
                <w:vMerge w:val="restart"/>
                <w:shd w:val="clear" w:color="auto" w:fill="FFFFFF" w:themeFill="background1"/>
                <w:vAlign w:val="center"/>
              </w:tcPr>
            </w:tcPrChange>
          </w:tcPr>
          <w:p w14:paraId="25505C81" w14:textId="77777777" w:rsidR="000B3418" w:rsidRPr="00032BAE" w:rsidRDefault="000B3418" w:rsidP="000B3418">
            <w:pPr>
              <w:rPr>
                <w:ins w:id="5658" w:author="Xuning Wei12232" w:date="2026-07-27T17:21:00Z"/>
                <w:rFonts w:ascii="Times New Roman" w:hAnsi="Times New Roman" w:cs="Times New Roman"/>
                <w:color w:val="auto"/>
                <w:sz w:val="18"/>
                <w:szCs w:val="18"/>
                <w:shd w:val="clear" w:color="auto" w:fill="FFFFFF"/>
              </w:rPr>
            </w:pPr>
            <w:ins w:id="5659" w:author="Xuning Wei12232" w:date="2026-07-27T17:21: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6F976D1" w14:textId="77777777" w:rsidR="000B3418" w:rsidRPr="004634A5" w:rsidRDefault="000B3418" w:rsidP="000B3418">
            <w:pPr>
              <w:rPr>
                <w:ins w:id="5660" w:author="Xuning Wei12232" w:date="2026-07-27T17:21:00Z"/>
                <w:rFonts w:ascii="Times New Roman" w:eastAsiaTheme="minorEastAsia" w:hAnsi="Times New Roman" w:cs="Times New Roman"/>
                <w:color w:val="auto"/>
                <w:sz w:val="18"/>
                <w:szCs w:val="18"/>
                <w:shd w:val="clear" w:color="auto" w:fill="FFFFFF"/>
                <w:lang w:eastAsia="zh-CN"/>
              </w:rPr>
            </w:pPr>
            <w:ins w:id="5661" w:author="Xuning Wei12232" w:date="2026-07-27T17:21: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7B4FDB02" w14:textId="77777777" w:rsidR="000B3418" w:rsidRPr="002B446D" w:rsidRDefault="000B3418" w:rsidP="000B3418">
            <w:pPr>
              <w:rPr>
                <w:ins w:id="5662" w:author="Xuning Wei12232" w:date="2026-07-27T17:21:00Z"/>
                <w:rFonts w:ascii="Times New Roman" w:hAnsi="Times New Roman" w:cs="Times New Roman"/>
                <w:color w:val="0000FF"/>
                <w:sz w:val="18"/>
                <w:szCs w:val="18"/>
                <w:shd w:val="clear" w:color="auto" w:fill="FFFFFF"/>
              </w:rPr>
            </w:pPr>
            <w:ins w:id="5663" w:author="Xuning Wei12232" w:date="2026-07-27T17:21: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191C693" w14:textId="77777777" w:rsidR="000B3418" w:rsidRPr="00032BAE" w:rsidRDefault="000B3418" w:rsidP="000B3418">
            <w:pPr>
              <w:rPr>
                <w:ins w:id="5664" w:author="Xuning Wei12232" w:date="2026-07-27T17:21:00Z"/>
                <w:rFonts w:ascii="Times New Roman" w:hAnsi="Times New Roman" w:cs="Times New Roman"/>
                <w:color w:val="auto"/>
                <w:sz w:val="18"/>
                <w:szCs w:val="18"/>
                <w:shd w:val="clear" w:color="auto" w:fill="FFFFFF"/>
              </w:rPr>
            </w:pPr>
            <w:ins w:id="5665" w:author="Xuning Wei12232" w:date="2026-07-27T17:21:00Z">
              <w:r w:rsidRPr="00032BAE">
                <w:rPr>
                  <w:rFonts w:ascii="Times New Roman" w:hAnsi="Times New Roman" w:cs="Times New Roman"/>
                  <w:color w:val="auto"/>
                  <w:sz w:val="18"/>
                  <w:szCs w:val="18"/>
                  <w:shd w:val="clear" w:color="auto" w:fill="FFFFFF"/>
                </w:rPr>
                <w:t>Sight glass: Glass</w:t>
              </w:r>
            </w:ins>
          </w:p>
          <w:p w14:paraId="107BD025" w14:textId="77777777" w:rsidR="000B3418" w:rsidRPr="00032BAE" w:rsidRDefault="000B3418" w:rsidP="000B3418">
            <w:pPr>
              <w:rPr>
                <w:ins w:id="5666" w:author="Xuning Wei12232" w:date="2026-07-27T17:21:00Z"/>
                <w:rFonts w:ascii="Times New Roman" w:hAnsi="Times New Roman" w:cs="Times New Roman"/>
                <w:color w:val="auto"/>
                <w:sz w:val="18"/>
                <w:szCs w:val="18"/>
                <w:shd w:val="clear" w:color="auto" w:fill="FFFFFF"/>
              </w:rPr>
            </w:pPr>
            <w:ins w:id="5667" w:author="Xuning Wei12232" w:date="2026-07-27T17:21:00Z">
              <w:r w:rsidRPr="00032BAE">
                <w:rPr>
                  <w:rFonts w:ascii="Times New Roman" w:hAnsi="Times New Roman" w:cs="Times New Roman"/>
                  <w:color w:val="auto"/>
                  <w:sz w:val="18"/>
                  <w:szCs w:val="18"/>
                  <w:shd w:val="clear" w:color="auto" w:fill="FFFFFF"/>
                </w:rPr>
                <w:t>Transfer pump material: SS316+PTFE,</w:t>
              </w:r>
            </w:ins>
          </w:p>
          <w:p w14:paraId="78ECCDA4" w14:textId="77777777" w:rsidR="000B3418" w:rsidRPr="00032BAE" w:rsidRDefault="000B3418" w:rsidP="000B3418">
            <w:pPr>
              <w:rPr>
                <w:ins w:id="5668" w:author="Xuning Wei12232" w:date="2026-07-27T17:21:00Z"/>
                <w:rFonts w:ascii="Times New Roman" w:hAnsi="Times New Roman" w:cs="Times New Roman"/>
                <w:color w:val="auto"/>
                <w:sz w:val="18"/>
                <w:szCs w:val="18"/>
                <w:shd w:val="clear" w:color="auto" w:fill="FFFFFF"/>
              </w:rPr>
            </w:pPr>
            <w:ins w:id="5669" w:author="Xuning Wei12232" w:date="2026-07-27T17:21: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F9A013E" w14:textId="77777777" w:rsidR="000B3418" w:rsidRPr="00032BAE" w:rsidRDefault="000B3418" w:rsidP="000B3418">
            <w:pPr>
              <w:rPr>
                <w:ins w:id="5670" w:author="Xuning Wei12232" w:date="2026-07-27T17:21:00Z"/>
                <w:rFonts w:ascii="Times New Roman" w:hAnsi="Times New Roman" w:cs="Times New Roman"/>
                <w:color w:val="auto"/>
                <w:sz w:val="18"/>
                <w:szCs w:val="18"/>
                <w:shd w:val="clear" w:color="auto" w:fill="FFFFFF"/>
              </w:rPr>
            </w:pPr>
            <w:ins w:id="5671" w:author="Xuning Wei12232" w:date="2026-07-27T17:21:00Z">
              <w:r w:rsidRPr="00032BAE">
                <w:rPr>
                  <w:rFonts w:ascii="Times New Roman" w:hAnsi="Times New Roman" w:cs="Times New Roman"/>
                  <w:color w:val="auto"/>
                  <w:sz w:val="18"/>
                  <w:szCs w:val="18"/>
                  <w:shd w:val="clear" w:color="auto" w:fill="FFFFFF"/>
                </w:rPr>
                <w:t>Pipeline material: 316L</w:t>
              </w:r>
            </w:ins>
          </w:p>
          <w:p w14:paraId="422E7A52" w14:textId="77777777" w:rsidR="000B3418" w:rsidRPr="004A5B11" w:rsidRDefault="000B3418" w:rsidP="000B3418">
            <w:pPr>
              <w:rPr>
                <w:ins w:id="5672" w:author="Xuning Wei12232" w:date="2026-07-27T17:21:00Z"/>
                <w:rFonts w:ascii="Times New Roman" w:hAnsi="Times New Roman" w:cs="Times New Roman"/>
                <w:color w:val="FF0000"/>
                <w:sz w:val="18"/>
                <w:szCs w:val="18"/>
                <w:shd w:val="clear" w:color="auto" w:fill="FFFFFF"/>
                <w:rPrChange w:id="5673" w:author="Johan Granander" w:date="2026-07-28T15:02:00Z">
                  <w:rPr>
                    <w:ins w:id="5674" w:author="Xuning Wei12232" w:date="2026-07-27T17:21:00Z"/>
                    <w:rFonts w:ascii="Times New Roman" w:hAnsi="Times New Roman" w:cs="Times New Roman"/>
                    <w:color w:val="FF0000"/>
                    <w:sz w:val="18"/>
                    <w:szCs w:val="18"/>
                    <w:shd w:val="clear" w:color="auto" w:fill="FFFFFF"/>
                    <w:lang w:val="sv-SE"/>
                  </w:rPr>
                </w:rPrChange>
              </w:rPr>
            </w:pPr>
            <w:ins w:id="5675" w:author="Xuning Wei12232" w:date="2026-07-27T17:21:00Z">
              <w:r w:rsidRPr="004A5B11">
                <w:rPr>
                  <w:rFonts w:ascii="Times New Roman" w:hAnsi="Times New Roman" w:cs="Times New Roman"/>
                  <w:color w:val="FF0000"/>
                  <w:sz w:val="18"/>
                  <w:szCs w:val="18"/>
                  <w:shd w:val="clear" w:color="auto" w:fill="FFFFFF"/>
                  <w:rPrChange w:id="5676" w:author="Johan Granander" w:date="2026-07-28T15:02: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0C176A9E" w14:textId="77777777" w:rsidR="000B3418" w:rsidRPr="004A5B11" w:rsidRDefault="000B3418" w:rsidP="000B3418">
            <w:pPr>
              <w:rPr>
                <w:ins w:id="5677" w:author="Xuning Wei12232" w:date="2026-07-27T17:21:00Z"/>
                <w:rFonts w:ascii="Times New Roman" w:hAnsi="Times New Roman" w:cs="Times New Roman"/>
                <w:color w:val="auto"/>
                <w:sz w:val="18"/>
                <w:szCs w:val="18"/>
                <w:shd w:val="clear" w:color="auto" w:fill="FFFFFF"/>
                <w:rPrChange w:id="5678" w:author="Johan Granander" w:date="2026-07-28T15:02:00Z">
                  <w:rPr>
                    <w:ins w:id="5679" w:author="Xuning Wei12232" w:date="2026-07-27T17:21:00Z"/>
                    <w:rFonts w:ascii="Times New Roman" w:hAnsi="Times New Roman" w:cs="Times New Roman"/>
                    <w:color w:val="auto"/>
                    <w:sz w:val="18"/>
                    <w:szCs w:val="18"/>
                    <w:shd w:val="clear" w:color="auto" w:fill="FFFFFF"/>
                    <w:lang w:val="sv-SE"/>
                  </w:rPr>
                </w:rPrChange>
              </w:rPr>
            </w:pPr>
            <w:ins w:id="5680" w:author="Xuning Wei12232" w:date="2026-07-27T17:21:00Z">
              <w:r w:rsidRPr="004A5B11">
                <w:rPr>
                  <w:rFonts w:ascii="Times New Roman" w:hAnsi="Times New Roman" w:cs="Times New Roman"/>
                  <w:color w:val="auto"/>
                  <w:sz w:val="18"/>
                  <w:szCs w:val="18"/>
                  <w:shd w:val="clear" w:color="auto" w:fill="FFFFFF"/>
                  <w:rPrChange w:id="5681" w:author="Johan Granander" w:date="2026-07-28T15:02:00Z">
                    <w:rPr>
                      <w:rFonts w:ascii="Times New Roman" w:hAnsi="Times New Roman" w:cs="Times New Roman"/>
                      <w:color w:val="auto"/>
                      <w:sz w:val="18"/>
                      <w:szCs w:val="18"/>
                      <w:shd w:val="clear" w:color="auto" w:fill="FFFFFF"/>
                      <w:lang w:val="sv-SE"/>
                    </w:rPr>
                  </w:rPrChange>
                </w:rPr>
                <w:t>Mass flow meter: SS</w:t>
              </w:r>
            </w:ins>
          </w:p>
          <w:p w14:paraId="7961E62B" w14:textId="77777777" w:rsidR="000B3418" w:rsidRPr="00032BAE" w:rsidRDefault="000B3418" w:rsidP="000B3418">
            <w:pPr>
              <w:rPr>
                <w:ins w:id="5682" w:author="Xuning Wei12232" w:date="2026-07-27T17:21:00Z"/>
                <w:rFonts w:ascii="Times New Roman" w:hAnsi="Times New Roman" w:cs="Times New Roman"/>
                <w:b/>
                <w:color w:val="auto"/>
                <w:sz w:val="18"/>
                <w:szCs w:val="18"/>
                <w:shd w:val="clear" w:color="auto" w:fill="FFFFFF"/>
              </w:rPr>
            </w:pPr>
            <w:ins w:id="5683" w:author="Xuning Wei12232" w:date="2026-07-27T17:21:00Z">
              <w:r w:rsidRPr="00032BAE">
                <w:rPr>
                  <w:rFonts w:ascii="Times New Roman" w:hAnsi="Times New Roman" w:cs="Times New Roman"/>
                  <w:color w:val="auto"/>
                  <w:sz w:val="18"/>
                  <w:szCs w:val="18"/>
                  <w:shd w:val="clear" w:color="auto" w:fill="FFFFFF"/>
                </w:rPr>
                <w:t>Valve material: 304 &amp; 316L</w:t>
              </w:r>
            </w:ins>
          </w:p>
          <w:p w14:paraId="3BC7F75B" w14:textId="77777777" w:rsidR="000B3418" w:rsidRPr="00032BAE" w:rsidRDefault="000B3418" w:rsidP="000B3418">
            <w:pPr>
              <w:rPr>
                <w:ins w:id="5684" w:author="Xuning Wei12232" w:date="2026-07-27T17:21:00Z"/>
                <w:rFonts w:ascii="Times New Roman" w:eastAsiaTheme="minorEastAsia" w:hAnsi="Times New Roman" w:cs="Times New Roman"/>
                <w:color w:val="auto"/>
                <w:sz w:val="18"/>
                <w:szCs w:val="18"/>
                <w:shd w:val="clear" w:color="auto" w:fill="FFFFFF"/>
                <w:lang w:eastAsia="zh-CN"/>
              </w:rPr>
            </w:pPr>
            <w:ins w:id="5685" w:author="Xuning Wei12232" w:date="2026-07-27T17:21: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01694218" w14:textId="77777777" w:rsidR="000B3418" w:rsidRDefault="000B3418" w:rsidP="000B3418">
            <w:pPr>
              <w:rPr>
                <w:ins w:id="5686" w:author="Xuning Wei12232" w:date="2026-07-27T17:21:00Z"/>
                <w:rFonts w:ascii="Times New Roman" w:hAnsi="Times New Roman" w:cs="Times New Roman"/>
                <w:color w:val="auto"/>
                <w:sz w:val="18"/>
                <w:szCs w:val="18"/>
                <w:shd w:val="clear" w:color="auto" w:fill="FFFFFF"/>
              </w:rPr>
            </w:pPr>
            <w:ins w:id="5687" w:author="Xuning Wei12232" w:date="2026-07-27T17:21:00Z">
              <w:r w:rsidRPr="00032BAE">
                <w:rPr>
                  <w:rFonts w:ascii="Times New Roman" w:hAnsi="Times New Roman" w:cs="Times New Roman"/>
                  <w:color w:val="auto"/>
                  <w:sz w:val="18"/>
                  <w:szCs w:val="18"/>
                  <w:shd w:val="clear" w:color="auto" w:fill="FFFFFF"/>
                </w:rPr>
                <w:t>Waste discharge pump material: SS316+PTFE</w:t>
              </w:r>
            </w:ins>
          </w:p>
          <w:p w14:paraId="441F6391" w14:textId="3E1932A3" w:rsidR="00143102" w:rsidRPr="00032BAE" w:rsidDel="000B3418" w:rsidRDefault="000B3418" w:rsidP="000B3418">
            <w:pPr>
              <w:jc w:val="both"/>
              <w:rPr>
                <w:del w:id="5688" w:author="Xuning Wei12232" w:date="2026-07-27T17:21:00Z"/>
                <w:rFonts w:ascii="Times New Roman" w:hAnsi="Times New Roman" w:cs="Times New Roman"/>
                <w:color w:val="auto"/>
                <w:sz w:val="18"/>
                <w:szCs w:val="18"/>
                <w:shd w:val="clear" w:color="auto" w:fill="FFFFFF"/>
              </w:rPr>
            </w:pPr>
            <w:ins w:id="5689" w:author="Xuning Wei12232" w:date="2026-07-27T17:21: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5690" w:author="Xuning Wei12232" w:date="2026-07-27T17:21:00Z">
              <w:r w:rsidR="00143102" w:rsidRPr="00032BAE" w:rsidDel="000B3418">
                <w:rPr>
                  <w:rFonts w:ascii="Times New Roman" w:hAnsi="Times New Roman" w:cs="Times New Roman"/>
                  <w:color w:val="auto"/>
                  <w:sz w:val="18"/>
                  <w:szCs w:val="18"/>
                  <w:shd w:val="clear" w:color="auto" w:fill="FFFFFF"/>
                </w:rPr>
                <w:delText>Transfer pump material:SS</w:delText>
              </w:r>
            </w:del>
            <w:ins w:id="5691" w:author="Johan Granander" w:date="2026-05-04T11:51:00Z">
              <w:del w:id="5692" w:author="Xuning Wei12232" w:date="2026-07-27T17:21:00Z">
                <w:r w:rsidR="00584F5A" w:rsidRPr="00032BAE" w:rsidDel="000B3418">
                  <w:rPr>
                    <w:rFonts w:ascii="Times New Roman" w:hAnsi="Times New Roman" w:cs="Times New Roman"/>
                    <w:color w:val="auto"/>
                    <w:sz w:val="18"/>
                    <w:szCs w:val="18"/>
                    <w:shd w:val="clear" w:color="auto" w:fill="FFFFFF"/>
                  </w:rPr>
                  <w:delText>material: SS</w:delText>
                </w:r>
              </w:del>
            </w:ins>
            <w:del w:id="5693" w:author="Xuning Wei12232" w:date="2026-07-27T17:21:00Z">
              <w:r w:rsidR="00143102" w:rsidRPr="00032BAE" w:rsidDel="000B3418">
                <w:rPr>
                  <w:rFonts w:ascii="Times New Roman" w:hAnsi="Times New Roman" w:cs="Times New Roman"/>
                  <w:color w:val="auto"/>
                  <w:sz w:val="18"/>
                  <w:szCs w:val="18"/>
                  <w:shd w:val="clear" w:color="auto" w:fill="FFFFFF"/>
                </w:rPr>
                <w:delText>316+PTFE</w:delText>
              </w:r>
            </w:del>
          </w:p>
          <w:p w14:paraId="033B82C1" w14:textId="75A41F98" w:rsidR="00143102" w:rsidRPr="00032BAE" w:rsidDel="000B3418" w:rsidRDefault="00143102" w:rsidP="0030647B">
            <w:pPr>
              <w:jc w:val="both"/>
              <w:rPr>
                <w:del w:id="5694" w:author="Xuning Wei12232" w:date="2026-07-27T17:21:00Z"/>
                <w:rFonts w:ascii="Times New Roman" w:eastAsia="仿宋_GB2312" w:hAnsi="Times New Roman" w:cs="Times New Roman"/>
                <w:color w:val="auto"/>
                <w:sz w:val="18"/>
                <w:szCs w:val="18"/>
              </w:rPr>
            </w:pPr>
            <w:del w:id="5695" w:author="Xuning Wei12232" w:date="2026-07-27T17:21:00Z">
              <w:r w:rsidRPr="00032BAE" w:rsidDel="000B3418">
                <w:rPr>
                  <w:rFonts w:ascii="Times New Roman" w:eastAsia="仿宋_GB2312" w:hAnsi="Times New Roman" w:cs="Times New Roman"/>
                  <w:color w:val="auto"/>
                  <w:sz w:val="18"/>
                  <w:szCs w:val="18"/>
                </w:rPr>
                <w:delText>Charging line: SS</w:delText>
              </w:r>
            </w:del>
          </w:p>
          <w:p w14:paraId="1D13C7C2" w14:textId="4B680621" w:rsidR="00143102" w:rsidRPr="004A5B11" w:rsidDel="000B3418" w:rsidRDefault="00143102" w:rsidP="0030647B">
            <w:pPr>
              <w:jc w:val="both"/>
              <w:rPr>
                <w:del w:id="5696" w:author="Xuning Wei12232" w:date="2026-07-27T17:21:00Z"/>
                <w:rFonts w:ascii="Times New Roman" w:eastAsia="仿宋_GB2312" w:hAnsi="Times New Roman" w:cs="Times New Roman"/>
                <w:color w:val="auto"/>
                <w:sz w:val="18"/>
                <w:szCs w:val="18"/>
                <w:lang w:val="en-IE"/>
                <w:rPrChange w:id="5697" w:author="Johan Granander" w:date="2026-07-28T15:02:00Z">
                  <w:rPr>
                    <w:del w:id="5698" w:author="Xuning Wei12232" w:date="2026-07-27T17:21:00Z"/>
                    <w:rFonts w:ascii="Times New Roman" w:eastAsia="仿宋_GB2312" w:hAnsi="Times New Roman" w:cs="Times New Roman"/>
                    <w:color w:val="auto"/>
                    <w:sz w:val="18"/>
                    <w:szCs w:val="18"/>
                  </w:rPr>
                </w:rPrChange>
              </w:rPr>
            </w:pPr>
            <w:del w:id="5699" w:author="Xuning Wei12232" w:date="2026-07-27T17:21:00Z">
              <w:r w:rsidRPr="004A5B11" w:rsidDel="000B3418">
                <w:rPr>
                  <w:rFonts w:ascii="Times New Roman" w:hAnsi="Times New Roman" w:cs="Times New Roman"/>
                  <w:color w:val="auto"/>
                  <w:sz w:val="18"/>
                  <w:szCs w:val="18"/>
                  <w:shd w:val="clear" w:color="auto" w:fill="FFFFFF"/>
                  <w:lang w:val="en-IE"/>
                  <w:rPrChange w:id="5700" w:author="Johan Granander" w:date="2026-07-28T15:02: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5701" w:author="Johan Granander" w:date="2026-07-28T15:02:00Z">
                    <w:rPr>
                      <w:rFonts w:ascii="Times New Roman" w:eastAsia="仿宋_GB2312" w:hAnsi="Times New Roman" w:cs="Times New Roman"/>
                      <w:color w:val="auto"/>
                      <w:sz w:val="18"/>
                      <w:szCs w:val="18"/>
                    </w:rPr>
                  </w:rPrChange>
                </w:rPr>
                <w:delText>PTFE</w:delText>
              </w:r>
            </w:del>
          </w:p>
          <w:p w14:paraId="1AE32650" w14:textId="0F789059" w:rsidR="00143102" w:rsidRPr="004A5B11" w:rsidDel="000B3418" w:rsidRDefault="00143102" w:rsidP="0030647B">
            <w:pPr>
              <w:jc w:val="both"/>
              <w:rPr>
                <w:del w:id="5702" w:author="Xuning Wei12232" w:date="2026-07-27T17:21:00Z"/>
                <w:rFonts w:ascii="Times New Roman" w:hAnsi="Times New Roman" w:cs="Times New Roman"/>
                <w:color w:val="auto"/>
                <w:sz w:val="18"/>
                <w:szCs w:val="18"/>
                <w:shd w:val="clear" w:color="auto" w:fill="FFFFFF"/>
                <w:lang w:val="en-IE"/>
                <w:rPrChange w:id="5703" w:author="Johan Granander" w:date="2026-07-28T15:02:00Z">
                  <w:rPr>
                    <w:del w:id="5704" w:author="Xuning Wei12232" w:date="2026-07-27T17:21:00Z"/>
                    <w:rFonts w:ascii="Times New Roman" w:hAnsi="Times New Roman" w:cs="Times New Roman"/>
                    <w:color w:val="auto"/>
                    <w:sz w:val="18"/>
                    <w:szCs w:val="18"/>
                    <w:shd w:val="clear" w:color="auto" w:fill="FFFFFF"/>
                  </w:rPr>
                </w:rPrChange>
              </w:rPr>
            </w:pPr>
            <w:del w:id="5705" w:author="Xuning Wei12232" w:date="2026-07-27T17:21:00Z">
              <w:r w:rsidRPr="004A5B11" w:rsidDel="000B3418">
                <w:rPr>
                  <w:rFonts w:ascii="Times New Roman" w:hAnsi="Times New Roman" w:cs="Times New Roman"/>
                  <w:color w:val="auto"/>
                  <w:sz w:val="18"/>
                  <w:szCs w:val="18"/>
                  <w:shd w:val="clear" w:color="auto" w:fill="FFFFFF"/>
                  <w:lang w:val="en-IE"/>
                  <w:rPrChange w:id="5706" w:author="Johan Granander" w:date="2026-07-28T15:02:00Z">
                    <w:rPr>
                      <w:rFonts w:ascii="Times New Roman" w:hAnsi="Times New Roman" w:cs="Times New Roman"/>
                      <w:color w:val="auto"/>
                      <w:sz w:val="18"/>
                      <w:szCs w:val="18"/>
                      <w:shd w:val="clear" w:color="auto" w:fill="FFFFFF"/>
                    </w:rPr>
                  </w:rPrChange>
                </w:rPr>
                <w:delText>Sight glass: Glass</w:delText>
              </w:r>
            </w:del>
          </w:p>
          <w:p w14:paraId="17418476" w14:textId="5D021B46" w:rsidR="00143102" w:rsidRPr="004A5B11" w:rsidDel="000B3418" w:rsidRDefault="00143102" w:rsidP="0030647B">
            <w:pPr>
              <w:jc w:val="both"/>
              <w:rPr>
                <w:del w:id="5707" w:author="Xuning Wei12232" w:date="2026-07-27T17:21:00Z"/>
                <w:rFonts w:ascii="Times New Roman" w:eastAsia="仿宋_GB2312" w:hAnsi="Times New Roman" w:cs="Times New Roman"/>
                <w:color w:val="auto"/>
                <w:sz w:val="18"/>
                <w:szCs w:val="18"/>
                <w:lang w:val="en-IE"/>
                <w:rPrChange w:id="5708" w:author="Johan Granander" w:date="2026-07-28T15:02:00Z">
                  <w:rPr>
                    <w:del w:id="5709" w:author="Xuning Wei12232" w:date="2026-07-27T17:21:00Z"/>
                    <w:rFonts w:ascii="Times New Roman" w:eastAsia="仿宋_GB2312" w:hAnsi="Times New Roman" w:cs="Times New Roman"/>
                    <w:color w:val="auto"/>
                    <w:sz w:val="18"/>
                    <w:szCs w:val="18"/>
                  </w:rPr>
                </w:rPrChange>
              </w:rPr>
            </w:pPr>
            <w:del w:id="5710" w:author="Xuning Wei12232" w:date="2026-07-27T17:21:00Z">
              <w:r w:rsidRPr="004A5B11" w:rsidDel="000B3418">
                <w:rPr>
                  <w:rFonts w:ascii="Times New Roman" w:hAnsi="Times New Roman" w:cs="Times New Roman"/>
                  <w:color w:val="auto"/>
                  <w:sz w:val="18"/>
                  <w:szCs w:val="18"/>
                  <w:shd w:val="clear" w:color="auto" w:fill="FFFFFF"/>
                  <w:lang w:val="en-IE"/>
                  <w:rPrChange w:id="5711" w:author="Johan Granander" w:date="2026-07-28T15:02: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5712" w:author="Johan Granander" w:date="2026-07-28T15:02:00Z">
                    <w:rPr>
                      <w:rFonts w:ascii="Times New Roman" w:eastAsia="仿宋_GB2312" w:hAnsi="Times New Roman" w:cs="Times New Roman"/>
                      <w:color w:val="auto"/>
                      <w:sz w:val="18"/>
                      <w:szCs w:val="18"/>
                    </w:rPr>
                  </w:rPrChange>
                </w:rPr>
                <w:delText xml:space="preserve"> 316L</w:delText>
              </w:r>
            </w:del>
          </w:p>
          <w:p w14:paraId="47835B96" w14:textId="1283C9ED" w:rsidR="00143102" w:rsidRPr="00032BAE" w:rsidDel="000B3418" w:rsidRDefault="00143102" w:rsidP="0030647B">
            <w:pPr>
              <w:jc w:val="both"/>
              <w:rPr>
                <w:del w:id="5713" w:author="Xuning Wei12232" w:date="2026-07-27T17:21:00Z"/>
                <w:rFonts w:ascii="Times New Roman" w:hAnsi="Times New Roman" w:cs="Times New Roman"/>
                <w:color w:val="auto"/>
                <w:sz w:val="18"/>
                <w:szCs w:val="18"/>
                <w:shd w:val="clear" w:color="auto" w:fill="FFFFFF"/>
              </w:rPr>
            </w:pPr>
            <w:del w:id="5714" w:author="Xuning Wei12232" w:date="2026-07-27T17:21: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del>
          </w:p>
          <w:p w14:paraId="155D7697" w14:textId="711E9485" w:rsidR="00143102" w:rsidRPr="00032BAE" w:rsidDel="000B3418" w:rsidRDefault="00143102" w:rsidP="0030647B">
            <w:pPr>
              <w:jc w:val="both"/>
              <w:rPr>
                <w:del w:id="5715" w:author="Xuning Wei12232" w:date="2026-07-27T17:21:00Z"/>
                <w:rFonts w:ascii="Times New Roman" w:hAnsi="Times New Roman" w:cs="Times New Roman"/>
                <w:color w:val="auto"/>
                <w:sz w:val="18"/>
                <w:szCs w:val="18"/>
                <w:shd w:val="clear" w:color="auto" w:fill="FFFFFF"/>
              </w:rPr>
            </w:pPr>
            <w:del w:id="5716" w:author="Xuning Wei12232" w:date="2026-07-27T17:21:00Z">
              <w:r w:rsidRPr="00032BAE" w:rsidDel="000B3418">
                <w:rPr>
                  <w:rFonts w:ascii="Times New Roman" w:hAnsi="Times New Roman" w:cs="Times New Roman"/>
                  <w:color w:val="auto"/>
                  <w:sz w:val="18"/>
                  <w:szCs w:val="18"/>
                  <w:shd w:val="clear" w:color="auto" w:fill="FFFFFF"/>
                </w:rPr>
                <w:delText>Sampling pipeline: SS</w:delText>
              </w:r>
            </w:del>
          </w:p>
          <w:p w14:paraId="54631B2A" w14:textId="3D34954C" w:rsidR="00143102" w:rsidRPr="00032BAE" w:rsidRDefault="00143102" w:rsidP="0030647B">
            <w:pPr>
              <w:jc w:val="both"/>
              <w:rPr>
                <w:rFonts w:ascii="Times New Roman" w:hAnsi="Times New Roman" w:cs="Times New Roman"/>
                <w:color w:val="auto"/>
                <w:sz w:val="18"/>
                <w:szCs w:val="18"/>
                <w:shd w:val="clear" w:color="auto" w:fill="FFFFFF"/>
              </w:rPr>
            </w:pPr>
            <w:del w:id="5717" w:author="Xuning Wei12232" w:date="2026-07-27T17:21: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5718" w:author="Xuning Wei12232" w:date="2026-07-27T18:11:00Z">
              <w:tcPr>
                <w:tcW w:w="388" w:type="pct"/>
                <w:gridSpan w:val="4"/>
                <w:vMerge w:val="restart"/>
                <w:shd w:val="clear" w:color="auto" w:fill="FFFFFF" w:themeFill="background1"/>
                <w:vAlign w:val="center"/>
              </w:tcPr>
            </w:tcPrChange>
          </w:tcPr>
          <w:p w14:paraId="5E48B9C9"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5719" w:author="Xuning Wei12232" w:date="2026-07-27T18:11:00Z">
              <w:tcPr>
                <w:tcW w:w="354" w:type="pct"/>
                <w:gridSpan w:val="3"/>
                <w:vMerge w:val="restart"/>
                <w:shd w:val="clear" w:color="auto" w:fill="FFFFFF" w:themeFill="background1"/>
                <w:vAlign w:val="center"/>
              </w:tcPr>
            </w:tcPrChange>
          </w:tcPr>
          <w:p w14:paraId="270C2EFC"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5720" w:author="Xuning Wei12232" w:date="2026-07-27T18:11:00Z">
              <w:tcPr>
                <w:tcW w:w="322" w:type="pct"/>
                <w:gridSpan w:val="3"/>
                <w:vAlign w:val="center"/>
              </w:tcPr>
            </w:tcPrChange>
          </w:tcPr>
          <w:p w14:paraId="197340A8"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351807980"/>
                <w14:checkbox>
                  <w14:checked w14:val="1"/>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Yes</w:t>
            </w:r>
          </w:p>
        </w:tc>
        <w:tc>
          <w:tcPr>
            <w:tcW w:w="638" w:type="pct"/>
            <w:vAlign w:val="center"/>
            <w:tcPrChange w:id="5721" w:author="Xuning Wei12232" w:date="2026-07-27T18:11:00Z">
              <w:tcPr>
                <w:tcW w:w="733" w:type="pct"/>
                <w:gridSpan w:val="3"/>
                <w:vAlign w:val="center"/>
              </w:tcPr>
            </w:tcPrChange>
          </w:tcPr>
          <w:p w14:paraId="14A5E1EC"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74555173"/>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5722" w:author="Xuning Wei12232" w:date="2026-07-27T18:11:00Z">
              <w:tcPr>
                <w:tcW w:w="654" w:type="pct"/>
                <w:vMerge w:val="restart"/>
                <w:vAlign w:val="center"/>
              </w:tcPr>
            </w:tcPrChange>
          </w:tcPr>
          <w:p w14:paraId="180A5B7F"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545420325"/>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R&amp;D Lab:</w:t>
            </w:r>
            <w:r w:rsidR="00143102" w:rsidRPr="00032BAE">
              <w:rPr>
                <w:rFonts w:ascii="Times New Roman" w:eastAsia="仿宋_GB2312" w:hAnsi="Times New Roman" w:cs="Times New Roman"/>
                <w:color w:val="auto"/>
                <w:kern w:val="0"/>
                <w:sz w:val="18"/>
                <w:szCs w:val="18"/>
                <w:u w:val="single"/>
                <w:lang w:eastAsia="zh-CN"/>
              </w:rPr>
              <w:t xml:space="preserve"> N/A </w:t>
            </w:r>
          </w:p>
          <w:p w14:paraId="6064D241" w14:textId="11B64665"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36886952"/>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Production data, Lot Number:</w:t>
            </w:r>
            <w:r w:rsidR="00143102" w:rsidRPr="00032BAE">
              <w:rPr>
                <w:rFonts w:ascii="Times New Roman" w:eastAsia="仿宋_GB2312" w:hAnsi="Times New Roman" w:cs="Times New Roman"/>
                <w:color w:val="auto"/>
                <w:kern w:val="0"/>
                <w:sz w:val="18"/>
                <w:szCs w:val="18"/>
                <w:u w:val="single"/>
                <w:lang w:eastAsia="zh-CN"/>
              </w:rPr>
              <w:t xml:space="preserve">   </w:t>
            </w:r>
            <w:del w:id="5723" w:author="Xuning Wei12232" w:date="2026-07-27T17:56:00Z">
              <w:r w:rsidR="00143102" w:rsidRPr="00032BAE" w:rsidDel="00F338FC">
                <w:rPr>
                  <w:rFonts w:ascii="Times New Roman" w:eastAsia="仿宋_GB2312" w:hAnsi="Times New Roman" w:cs="Times New Roman"/>
                  <w:color w:val="auto"/>
                  <w:kern w:val="0"/>
                  <w:sz w:val="18"/>
                  <w:szCs w:val="18"/>
                  <w:u w:val="single"/>
                  <w:lang w:eastAsia="zh-CN"/>
                </w:rPr>
                <w:delText>CPo140020-02-01-02</w:delText>
              </w:r>
            </w:del>
            <w:ins w:id="5724"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143102" w:rsidRPr="00032BAE">
              <w:rPr>
                <w:rFonts w:ascii="Times New Roman" w:eastAsia="仿宋_GB2312" w:hAnsi="Times New Roman" w:cs="Times New Roman"/>
                <w:color w:val="auto"/>
                <w:kern w:val="0"/>
                <w:sz w:val="18"/>
                <w:szCs w:val="18"/>
                <w:u w:val="single"/>
                <w:lang w:eastAsia="zh-CN"/>
              </w:rPr>
              <w:t xml:space="preserve">    </w:t>
            </w:r>
          </w:p>
          <w:p w14:paraId="16E2ED85"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596778171"/>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Supplier data:</w:t>
            </w:r>
            <w:r w:rsidR="00143102" w:rsidRPr="00032BAE">
              <w:rPr>
                <w:rFonts w:ascii="Times New Roman" w:eastAsia="仿宋_GB2312" w:hAnsi="Times New Roman" w:cs="Times New Roman"/>
                <w:color w:val="auto"/>
                <w:kern w:val="0"/>
                <w:sz w:val="18"/>
                <w:szCs w:val="18"/>
                <w:u w:val="single"/>
                <w:lang w:eastAsia="zh-CN"/>
              </w:rPr>
              <w:t xml:space="preserve"> N/A</w:t>
            </w:r>
            <w:r w:rsidR="00143102" w:rsidRPr="00032BAE">
              <w:rPr>
                <w:rFonts w:ascii="Times New Roman" w:eastAsia="仿宋_GB2312" w:hAnsi="Times New Roman" w:cs="Times New Roman"/>
                <w:color w:val="auto"/>
                <w:kern w:val="0"/>
                <w:sz w:val="18"/>
                <w:szCs w:val="18"/>
                <w:lang w:eastAsia="zh-CN"/>
              </w:rPr>
              <w:t xml:space="preserve"> </w:t>
            </w:r>
          </w:p>
          <w:p w14:paraId="1ABEBBFE"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126078795"/>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sz w:val="18"/>
                <w:szCs w:val="18"/>
                <w:lang w:eastAsia="zh-CN"/>
              </w:rPr>
              <w:t>Handbook &amp; Page:</w:t>
            </w:r>
            <w:r w:rsidR="00143102" w:rsidRPr="00032BAE">
              <w:rPr>
                <w:rFonts w:ascii="Times New Roman" w:eastAsia="仿宋_GB2312" w:hAnsi="Times New Roman" w:cs="Times New Roman"/>
                <w:color w:val="auto"/>
                <w:sz w:val="18"/>
                <w:szCs w:val="18"/>
                <w:u w:val="single"/>
                <w:lang w:eastAsia="zh-CN"/>
              </w:rPr>
              <w:t xml:space="preserve"> </w:t>
            </w:r>
            <w:r w:rsidR="00143102" w:rsidRPr="00032BAE">
              <w:rPr>
                <w:rFonts w:ascii="Times New Roman" w:eastAsia="仿宋_GB2312" w:hAnsi="Times New Roman" w:cs="Times New Roman"/>
                <w:color w:val="auto"/>
                <w:sz w:val="18"/>
                <w:szCs w:val="18"/>
                <w:u w:val="single"/>
              </w:rPr>
              <w:t>N/A</w:t>
            </w:r>
            <w:r w:rsidR="00143102" w:rsidRPr="00032BAE">
              <w:rPr>
                <w:rFonts w:ascii="Times New Roman" w:eastAsia="仿宋_GB2312" w:hAnsi="Times New Roman" w:cs="Times New Roman"/>
                <w:color w:val="auto"/>
                <w:kern w:val="0"/>
                <w:sz w:val="18"/>
                <w:szCs w:val="18"/>
                <w:u w:val="single"/>
                <w:lang w:eastAsia="zh-CN"/>
              </w:rPr>
              <w:t xml:space="preserve">   </w:t>
            </w:r>
          </w:p>
          <w:p w14:paraId="7897B873" w14:textId="53B489D6" w:rsidR="00143102" w:rsidRPr="00032BAE" w:rsidRDefault="000B6761" w:rsidP="0030647B">
            <w:pPr>
              <w:pStyle w:val="CommentText1"/>
              <w:jc w:val="both"/>
              <w:rPr>
                <w:rFonts w:ascii="Times New Roman" w:eastAsia="仿宋_GB2312" w:hAnsi="Times New Roman" w:cs="Times New Roman"/>
                <w:color w:val="auto"/>
                <w:sz w:val="18"/>
                <w:szCs w:val="18"/>
                <w:lang w:eastAsia="zh-CN"/>
              </w:rPr>
            </w:pPr>
            <w:sdt>
              <w:sdtPr>
                <w:rPr>
                  <w:rFonts w:ascii="Times New Roman" w:eastAsia="仿宋_GB2312" w:hAnsi="Times New Roman" w:cs="Times New Roman"/>
                  <w:color w:val="auto"/>
                  <w:sz w:val="18"/>
                  <w:szCs w:val="18"/>
                </w:rPr>
                <w:id w:val="-2071951468"/>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Other</w:t>
            </w:r>
            <w:r w:rsidR="00143102" w:rsidRPr="00032BAE">
              <w:rPr>
                <w:rFonts w:ascii="Times New Roman" w:eastAsia="仿宋_GB2312" w:hAnsi="Times New Roman" w:cs="Times New Roman"/>
                <w:color w:val="auto"/>
                <w:sz w:val="18"/>
                <w:szCs w:val="18"/>
                <w:lang w:eastAsia="zh-CN"/>
              </w:rPr>
              <w:t>:</w:t>
            </w:r>
            <w:r w:rsidR="00143102" w:rsidRPr="00032BAE">
              <w:rPr>
                <w:rFonts w:ascii="Times New Roman" w:eastAsia="仿宋_GB2312" w:hAnsi="Times New Roman" w:cs="Times New Roman"/>
                <w:color w:val="auto"/>
                <w:kern w:val="0"/>
                <w:sz w:val="18"/>
                <w:szCs w:val="18"/>
                <w:u w:val="single"/>
                <w:lang w:eastAsia="zh-CN"/>
              </w:rPr>
              <w:t xml:space="preserve"> </w:t>
            </w:r>
            <w:del w:id="5725" w:author="He Han" w:date="2026-08-27T15:38:00Z">
              <w:r w:rsidR="00143102" w:rsidRPr="00032BAE" w:rsidDel="006B7068">
                <w:rPr>
                  <w:rFonts w:ascii="Times New Roman" w:eastAsia="仿宋_GB2312" w:hAnsi="Times New Roman" w:cs="Times New Roman"/>
                  <w:color w:val="auto"/>
                  <w:kern w:val="0"/>
                  <w:sz w:val="18"/>
                  <w:szCs w:val="18"/>
                  <w:u w:val="single"/>
                  <w:lang w:eastAsia="zh-CN"/>
                </w:rPr>
                <w:delText xml:space="preserve">    </w:delText>
              </w:r>
            </w:del>
            <w:r w:rsidR="00143102"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salts. The material demonstrates good corrosion resistance, including tolerance to organic solvents. The solvents are neutral, and the material compatibility is confirmed.   </w:t>
            </w:r>
          </w:p>
        </w:tc>
      </w:tr>
      <w:tr w:rsidR="005342B4" w:rsidRPr="00032BAE" w14:paraId="3958FE87" w14:textId="77777777" w:rsidTr="00A144E4">
        <w:trPr>
          <w:trHeight w:val="480"/>
          <w:trPrChange w:id="5726" w:author="Xuning Wei12232" w:date="2026-07-27T18:11:00Z">
            <w:trPr>
              <w:trHeight w:val="480"/>
            </w:trPr>
          </w:trPrChange>
        </w:trPr>
        <w:tc>
          <w:tcPr>
            <w:tcW w:w="281" w:type="pct"/>
            <w:vMerge/>
            <w:shd w:val="clear" w:color="auto" w:fill="FFFFFF" w:themeFill="background1"/>
            <w:vAlign w:val="center"/>
            <w:tcPrChange w:id="5727" w:author="Xuning Wei12232" w:date="2026-07-27T18:11:00Z">
              <w:tcPr>
                <w:tcW w:w="284" w:type="pct"/>
                <w:gridSpan w:val="3"/>
                <w:vMerge/>
                <w:shd w:val="clear" w:color="auto" w:fill="FFFFFF" w:themeFill="background1"/>
                <w:vAlign w:val="center"/>
              </w:tcPr>
            </w:tcPrChange>
          </w:tcPr>
          <w:p w14:paraId="6860BE89"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5728" w:author="Xuning Wei12232" w:date="2026-07-27T18:11:00Z">
              <w:tcPr>
                <w:tcW w:w="1217" w:type="pct"/>
                <w:gridSpan w:val="3"/>
                <w:vMerge/>
                <w:shd w:val="clear" w:color="auto" w:fill="FFFFFF" w:themeFill="background1"/>
                <w:vAlign w:val="center"/>
              </w:tcPr>
            </w:tcPrChange>
          </w:tcPr>
          <w:p w14:paraId="627A8A39"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5729" w:author="Xuning Wei12232" w:date="2026-07-27T18:11:00Z">
              <w:tcPr>
                <w:tcW w:w="1049" w:type="pct"/>
                <w:gridSpan w:val="5"/>
                <w:vMerge/>
                <w:shd w:val="clear" w:color="auto" w:fill="FFFFFF" w:themeFill="background1"/>
                <w:vAlign w:val="center"/>
              </w:tcPr>
            </w:tcPrChange>
          </w:tcPr>
          <w:p w14:paraId="1215A199"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5730" w:author="Xuning Wei12232" w:date="2026-07-27T18:11:00Z">
              <w:tcPr>
                <w:tcW w:w="388" w:type="pct"/>
                <w:gridSpan w:val="4"/>
                <w:vMerge/>
                <w:shd w:val="clear" w:color="auto" w:fill="FFFFFF" w:themeFill="background1"/>
                <w:vAlign w:val="center"/>
              </w:tcPr>
            </w:tcPrChange>
          </w:tcPr>
          <w:p w14:paraId="62E52BD8"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5731" w:author="Xuning Wei12232" w:date="2026-07-27T18:11:00Z">
              <w:tcPr>
                <w:tcW w:w="354" w:type="pct"/>
                <w:gridSpan w:val="3"/>
                <w:vMerge/>
                <w:shd w:val="clear" w:color="auto" w:fill="FFFFFF" w:themeFill="background1"/>
                <w:vAlign w:val="center"/>
              </w:tcPr>
            </w:tcPrChange>
          </w:tcPr>
          <w:p w14:paraId="0CCFDF54"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5732" w:author="Xuning Wei12232" w:date="2026-07-27T18:11:00Z">
              <w:tcPr>
                <w:tcW w:w="322" w:type="pct"/>
                <w:gridSpan w:val="3"/>
                <w:vAlign w:val="center"/>
              </w:tcPr>
            </w:tcPrChange>
          </w:tcPr>
          <w:p w14:paraId="1DB75589"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984744681"/>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743DE3AC"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372349303"/>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05544423"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884298920"/>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5733" w:author="Xuning Wei12232" w:date="2026-07-27T18:11:00Z">
              <w:tcPr>
                <w:tcW w:w="733" w:type="pct"/>
                <w:gridSpan w:val="3"/>
                <w:vAlign w:val="center"/>
              </w:tcPr>
            </w:tcPrChange>
          </w:tcPr>
          <w:p w14:paraId="4A16C9B2" w14:textId="422BC4DE" w:rsidR="00143102" w:rsidRPr="00032BAE" w:rsidRDefault="00143102" w:rsidP="0030647B">
            <w:pPr>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306 SS and </w:t>
            </w:r>
            <w:del w:id="5734" w:author="Johan Granander" w:date="2026-05-04T11:51:00Z">
              <w:r w:rsidRPr="00032BAE" w:rsidDel="00584F5A">
                <w:rPr>
                  <w:rFonts w:ascii="Times New Roman" w:eastAsia="仿宋_GB2312" w:hAnsi="Times New Roman" w:cs="Times New Roman"/>
                  <w:color w:val="auto"/>
                  <w:kern w:val="0"/>
                  <w:sz w:val="18"/>
                  <w:szCs w:val="18"/>
                  <w:lang w:eastAsia="zh-CN"/>
                </w:rPr>
                <w:delText>PTFE;</w:delText>
              </w:r>
            </w:del>
            <w:ins w:id="5735" w:author="Johan Granander" w:date="2026-05-04T11:51:00Z">
              <w:r w:rsidR="00584F5A" w:rsidRPr="00032BAE">
                <w:rPr>
                  <w:rFonts w:ascii="Times New Roman" w:eastAsia="仿宋_GB2312" w:hAnsi="Times New Roman" w:cs="Times New Roman"/>
                  <w:color w:val="auto"/>
                  <w:kern w:val="0"/>
                  <w:sz w:val="18"/>
                  <w:szCs w:val="18"/>
                  <w:lang w:eastAsia="zh-CN"/>
                </w:rPr>
                <w:t>PTFE.</w:t>
              </w:r>
            </w:ins>
          </w:p>
          <w:p w14:paraId="0CC69B1B"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w:t>
            </w:r>
          </w:p>
        </w:tc>
        <w:tc>
          <w:tcPr>
            <w:tcW w:w="792" w:type="pct"/>
            <w:vMerge/>
            <w:vAlign w:val="center"/>
            <w:tcPrChange w:id="5736" w:author="Xuning Wei12232" w:date="2026-07-27T18:11:00Z">
              <w:tcPr>
                <w:tcW w:w="654" w:type="pct"/>
                <w:vMerge/>
                <w:vAlign w:val="center"/>
              </w:tcPr>
            </w:tcPrChange>
          </w:tcPr>
          <w:p w14:paraId="3A390A9D" w14:textId="77777777" w:rsidR="00143102" w:rsidRPr="00032BAE" w:rsidRDefault="00143102" w:rsidP="0030647B">
            <w:pPr>
              <w:pStyle w:val="CommentText1"/>
              <w:jc w:val="both"/>
              <w:rPr>
                <w:rFonts w:ascii="Times New Roman" w:eastAsia="仿宋_GB2312" w:hAnsi="Times New Roman" w:cs="Times New Roman"/>
                <w:color w:val="auto"/>
                <w:sz w:val="18"/>
                <w:szCs w:val="18"/>
                <w:lang w:eastAsia="zh-CN"/>
              </w:rPr>
            </w:pPr>
          </w:p>
        </w:tc>
      </w:tr>
      <w:tr w:rsidR="005342B4" w:rsidRPr="00032BAE" w14:paraId="449A94B0" w14:textId="77777777" w:rsidTr="00A144E4">
        <w:trPr>
          <w:trHeight w:val="397"/>
          <w:trPrChange w:id="5737" w:author="Xuning Wei12232" w:date="2026-07-27T18:11:00Z">
            <w:trPr>
              <w:trHeight w:val="397"/>
            </w:trPr>
          </w:trPrChange>
        </w:trPr>
        <w:tc>
          <w:tcPr>
            <w:tcW w:w="281" w:type="pct"/>
            <w:vMerge w:val="restart"/>
            <w:shd w:val="clear" w:color="auto" w:fill="FFFFFF" w:themeFill="background1"/>
            <w:vAlign w:val="center"/>
            <w:tcPrChange w:id="5738" w:author="Xuning Wei12232" w:date="2026-07-27T18:11:00Z">
              <w:tcPr>
                <w:tcW w:w="284" w:type="pct"/>
                <w:gridSpan w:val="3"/>
                <w:vMerge w:val="restart"/>
                <w:shd w:val="clear" w:color="auto" w:fill="FFFFFF" w:themeFill="background1"/>
                <w:vAlign w:val="center"/>
              </w:tcPr>
            </w:tcPrChange>
          </w:tcPr>
          <w:p w14:paraId="2629648D" w14:textId="40B80F03" w:rsidR="00143102" w:rsidRPr="00032BAE" w:rsidRDefault="00FD673D">
            <w:pPr>
              <w:jc w:val="center"/>
              <w:rPr>
                <w:rFonts w:ascii="Times New Roman" w:eastAsia="仿宋_GB2312" w:hAnsi="Times New Roman" w:cs="Times New Roman"/>
                <w:color w:val="auto"/>
                <w:sz w:val="18"/>
                <w:szCs w:val="18"/>
                <w:lang w:eastAsia="zh-CN"/>
              </w:rPr>
              <w:pPrChange w:id="5739" w:author="Xuning Wei12232" w:date="2026-07-27T18:08:00Z">
                <w:pPr>
                  <w:jc w:val="both"/>
                </w:pPr>
              </w:pPrChange>
            </w:pPr>
            <w:ins w:id="5740" w:author="Xuning Wei12232" w:date="2026-07-27T16:06:00Z">
              <w:r>
                <w:rPr>
                  <w:rFonts w:ascii="Times New Roman" w:eastAsia="仿宋_GB2312" w:hAnsi="Times New Roman" w:cs="Times New Roman"/>
                  <w:color w:val="auto"/>
                  <w:sz w:val="18"/>
                  <w:szCs w:val="18"/>
                  <w:lang w:eastAsia="zh-CN"/>
                </w:rPr>
                <w:t>7</w:t>
              </w:r>
            </w:ins>
            <w:del w:id="5741" w:author="Xuning Wei12232" w:date="2026-07-27T16:06:00Z">
              <w:r w:rsidR="00143102" w:rsidRPr="00032BAE" w:rsidDel="00FD673D">
                <w:rPr>
                  <w:rFonts w:ascii="Times New Roman" w:eastAsia="仿宋_GB2312" w:hAnsi="Times New Roman" w:cs="Times New Roman"/>
                  <w:color w:val="auto"/>
                  <w:sz w:val="18"/>
                  <w:szCs w:val="18"/>
                  <w:lang w:eastAsia="zh-CN"/>
                </w:rPr>
                <w:delText>1</w:delText>
              </w:r>
              <w:r w:rsidR="00B64270" w:rsidDel="00FD673D">
                <w:rPr>
                  <w:rFonts w:ascii="Times New Roman" w:eastAsia="仿宋_GB2312" w:hAnsi="Times New Roman" w:cs="Times New Roman"/>
                  <w:color w:val="auto"/>
                  <w:sz w:val="18"/>
                  <w:szCs w:val="18"/>
                  <w:lang w:eastAsia="zh-CN"/>
                </w:rPr>
                <w:delText>2 18, 24, 39, 45, 51, 57, 63, 69, 75, 81, 87</w:delText>
              </w:r>
            </w:del>
          </w:p>
        </w:tc>
        <w:tc>
          <w:tcPr>
            <w:tcW w:w="1217" w:type="pct"/>
            <w:vMerge w:val="restart"/>
            <w:shd w:val="clear" w:color="auto" w:fill="FFFFFF" w:themeFill="background1"/>
            <w:vAlign w:val="center"/>
            <w:tcPrChange w:id="5742" w:author="Xuning Wei12232" w:date="2026-07-27T18:11:00Z">
              <w:tcPr>
                <w:tcW w:w="1217" w:type="pct"/>
                <w:gridSpan w:val="3"/>
                <w:vMerge w:val="restart"/>
                <w:shd w:val="clear" w:color="auto" w:fill="FFFFFF" w:themeFill="background1"/>
                <w:vAlign w:val="center"/>
              </w:tcPr>
            </w:tcPrChange>
          </w:tcPr>
          <w:p w14:paraId="56E1279E" w14:textId="77777777" w:rsidR="00C402FB" w:rsidRDefault="00C402FB" w:rsidP="00C402FB">
            <w:pPr>
              <w:jc w:val="center"/>
              <w:rPr>
                <w:ins w:id="5743" w:author="Xuning Wei12232" w:date="2026-07-27T20:10:00Z"/>
                <w:rFonts w:ascii="Times New Roman" w:eastAsia="等线" w:hAnsi="Times New Roman" w:cs="Times New Roman"/>
                <w:bCs w:val="0"/>
                <w:color w:val="0000FF"/>
                <w:kern w:val="0"/>
                <w:sz w:val="18"/>
                <w:szCs w:val="18"/>
                <w:lang w:eastAsia="zh-CN"/>
              </w:rPr>
            </w:pPr>
            <w:ins w:id="5744" w:author="Xuning Wei12232" w:date="2026-07-27T20:10:00Z">
              <w:r w:rsidRPr="00931AF5">
                <w:rPr>
                  <w:rFonts w:ascii="Times New Roman" w:eastAsia="等线" w:hAnsi="Times New Roman" w:cs="Times New Roman"/>
                  <w:bCs w:val="0"/>
                  <w:color w:val="0000FF"/>
                  <w:kern w:val="0"/>
                  <w:sz w:val="18"/>
                  <w:szCs w:val="18"/>
                  <w:lang w:eastAsia="zh-CN"/>
                </w:rPr>
                <w:t xml:space="preserve">Gly24 </w:t>
              </w:r>
              <w:r w:rsidRPr="001634B1">
                <w:rPr>
                  <w:rFonts w:ascii="Times New Roman" w:eastAsia="等线" w:hAnsi="Times New Roman" w:cs="Times New Roman"/>
                  <w:bCs w:val="0"/>
                  <w:color w:val="0000FF"/>
                  <w:kern w:val="0"/>
                  <w:sz w:val="18"/>
                  <w:szCs w:val="18"/>
                  <w:lang w:eastAsia="zh-CN"/>
                </w:rPr>
                <w:t>~</w:t>
              </w:r>
              <w:r>
                <w:rPr>
                  <w:rFonts w:ascii="Times New Roman" w:eastAsia="等线" w:hAnsi="Times New Roman" w:cs="Times New Roman"/>
                  <w:bCs w:val="0"/>
                  <w:color w:val="0000FF"/>
                  <w:kern w:val="0"/>
                  <w:sz w:val="18"/>
                  <w:szCs w:val="18"/>
                  <w:lang w:eastAsia="zh-CN"/>
                </w:rPr>
                <w:t xml:space="preserve"> </w:t>
              </w:r>
              <w:r>
                <w:rPr>
                  <w:rFonts w:ascii="Times New Roman" w:eastAsia="等线" w:hAnsi="Times New Roman" w:cs="Times New Roman" w:hint="eastAsia"/>
                  <w:bCs w:val="0"/>
                  <w:color w:val="0000FF"/>
                  <w:kern w:val="0"/>
                  <w:sz w:val="18"/>
                  <w:szCs w:val="18"/>
                  <w:lang w:eastAsia="zh-CN"/>
                </w:rPr>
                <w:t>L</w:t>
              </w:r>
              <w:r>
                <w:rPr>
                  <w:rFonts w:ascii="Times New Roman" w:eastAsia="等线" w:hAnsi="Times New Roman" w:cs="Times New Roman"/>
                  <w:bCs w:val="0"/>
                  <w:color w:val="0000FF"/>
                  <w:kern w:val="0"/>
                  <w:sz w:val="18"/>
                  <w:szCs w:val="18"/>
                  <w:lang w:eastAsia="zh-CN"/>
                </w:rPr>
                <w:t>eu12, including Ac</w:t>
              </w:r>
              <w:r w:rsidRPr="006F0556">
                <w:rPr>
                  <w:rFonts w:ascii="Times New Roman" w:eastAsia="等线" w:hAnsi="Times New Roman" w:cs="Times New Roman"/>
                  <w:bCs w:val="0"/>
                  <w:color w:val="0000FF"/>
                  <w:kern w:val="0"/>
                  <w:sz w:val="18"/>
                  <w:szCs w:val="18"/>
                  <w:vertAlign w:val="subscript"/>
                  <w:lang w:eastAsia="zh-CN"/>
                </w:rPr>
                <w:t>2</w:t>
              </w:r>
              <w:r>
                <w:rPr>
                  <w:rFonts w:ascii="Times New Roman" w:eastAsia="等线" w:hAnsi="Times New Roman" w:cs="Times New Roman"/>
                  <w:bCs w:val="0"/>
                  <w:color w:val="0000FF"/>
                  <w:kern w:val="0"/>
                  <w:sz w:val="18"/>
                  <w:szCs w:val="18"/>
                  <w:lang w:eastAsia="zh-CN"/>
                </w:rPr>
                <w:t>O/</w:t>
              </w:r>
              <w:proofErr w:type="spellStart"/>
              <w:r>
                <w:rPr>
                  <w:rFonts w:ascii="Times New Roman" w:eastAsia="等线" w:hAnsi="Times New Roman" w:cs="Times New Roman"/>
                  <w:bCs w:val="0"/>
                  <w:color w:val="0000FF"/>
                  <w:kern w:val="0"/>
                  <w:sz w:val="18"/>
                  <w:szCs w:val="18"/>
                  <w:lang w:eastAsia="zh-CN"/>
                </w:rPr>
                <w:t>Pyr</w:t>
              </w:r>
              <w:proofErr w:type="spellEnd"/>
              <w:r>
                <w:rPr>
                  <w:rFonts w:ascii="Times New Roman" w:eastAsia="等线" w:hAnsi="Times New Roman" w:cs="Times New Roman"/>
                  <w:bCs w:val="0"/>
                  <w:color w:val="0000FF"/>
                  <w:kern w:val="0"/>
                  <w:sz w:val="18"/>
                  <w:szCs w:val="18"/>
                  <w:lang w:eastAsia="zh-CN"/>
                </w:rPr>
                <w:t xml:space="preserve"> capping  </w:t>
              </w:r>
            </w:ins>
          </w:p>
          <w:p w14:paraId="62189F32" w14:textId="16B9C3EC" w:rsidR="00C402FB" w:rsidRDefault="00C402FB" w:rsidP="00C402FB">
            <w:pPr>
              <w:jc w:val="both"/>
              <w:rPr>
                <w:ins w:id="5745" w:author="Xuning Wei12232" w:date="2026-07-27T20:10:00Z"/>
                <w:rFonts w:ascii="Times New Roman" w:eastAsia="仿宋_GB2312" w:hAnsi="Times New Roman" w:cs="Times New Roman"/>
                <w:color w:val="auto"/>
                <w:sz w:val="18"/>
                <w:szCs w:val="18"/>
              </w:rPr>
            </w:pPr>
            <w:ins w:id="5746" w:author="Xuning Wei12232" w:date="2026-07-27T20:10:00Z">
              <w:r w:rsidRPr="008B3C39">
                <w:rPr>
                  <w:rFonts w:ascii="Times New Roman" w:eastAsia="仿宋_GB2312" w:hAnsi="Times New Roman" w:cs="Times New Roman"/>
                  <w:color w:val="auto"/>
                  <w:sz w:val="18"/>
                  <w:szCs w:val="18"/>
                </w:rPr>
                <w:t>Wash resin</w:t>
              </w:r>
            </w:ins>
          </w:p>
          <w:p w14:paraId="1D033118" w14:textId="0FABE296" w:rsidR="00143102" w:rsidRPr="00032BAE" w:rsidRDefault="00AD243C">
            <w:pPr>
              <w:jc w:val="both"/>
              <w:rPr>
                <w:rFonts w:ascii="Times New Roman" w:eastAsia="仿宋_GB2312" w:hAnsi="Times New Roman" w:cs="Times New Roman"/>
                <w:color w:val="auto"/>
                <w:sz w:val="18"/>
                <w:szCs w:val="18"/>
              </w:rPr>
            </w:pPr>
            <w:ins w:id="5747" w:author="Xuning Wei12232" w:date="2026-07-27T16:06:00Z">
              <w:r>
                <w:rPr>
                  <w:rFonts w:ascii="Times New Roman" w:eastAsia="仿宋_GB2312" w:hAnsi="Times New Roman" w:cs="Times New Roman"/>
                  <w:color w:val="auto"/>
                  <w:sz w:val="18"/>
                  <w:szCs w:val="18"/>
                </w:rPr>
                <w:t xml:space="preserve">1. </w:t>
              </w:r>
              <w:r w:rsidRPr="00321EFC">
                <w:rPr>
                  <w:rFonts w:ascii="Times New Roman" w:eastAsia="仿宋_GB2312" w:hAnsi="Times New Roman" w:cs="Times New Roman"/>
                  <w:color w:val="auto"/>
                  <w:sz w:val="18"/>
                  <w:szCs w:val="18"/>
                </w:rPr>
                <w:t>Add</w:t>
              </w:r>
              <w:r w:rsidRPr="00321EFC">
                <w:rPr>
                  <w:rFonts w:ascii="Times New Roman" w:eastAsia="仿宋_GB2312" w:hAnsi="Times New Roman" w:cs="Times New Roman"/>
                  <w:color w:val="auto"/>
                  <w:sz w:val="18"/>
                  <w:szCs w:val="18"/>
                  <w:lang w:eastAsia="zh-CN"/>
                </w:rPr>
                <w:t xml:space="preserve"> 8.0 V DMF (7.584</w:t>
              </w:r>
            </w:ins>
            <w:ins w:id="5748" w:author="Johan Granander" w:date="2026-07-28T13:33:00Z">
              <w:r w:rsidR="000E6E66">
                <w:rPr>
                  <w:rFonts w:ascii="Times New Roman" w:eastAsia="仿宋_GB2312" w:hAnsi="Times New Roman" w:cs="Times New Roman"/>
                  <w:color w:val="auto"/>
                  <w:sz w:val="18"/>
                  <w:szCs w:val="18"/>
                  <w:lang w:eastAsia="zh-CN"/>
                </w:rPr>
                <w:t xml:space="preserve"> </w:t>
              </w:r>
            </w:ins>
            <w:ins w:id="5749" w:author="Xuning Wei12232" w:date="2026-07-27T16:06:00Z">
              <w:r w:rsidRPr="00321EFC">
                <w:rPr>
                  <w:rFonts w:ascii="Times New Roman" w:eastAsia="仿宋_GB2312" w:hAnsi="Times New Roman" w:cs="Times New Roman"/>
                  <w:color w:val="auto"/>
                  <w:sz w:val="18"/>
                  <w:szCs w:val="18"/>
                  <w:lang w:eastAsia="zh-CN"/>
                </w:rPr>
                <w:t>kg/kg)</w:t>
              </w:r>
              <w:r w:rsidRPr="00321EFC">
                <w:rPr>
                  <w:rFonts w:ascii="Times New Roman" w:eastAsia="仿宋_GB2312" w:hAnsi="Times New Roman" w:cs="Times New Roman"/>
                  <w:color w:val="auto"/>
                  <w:sz w:val="18"/>
                  <w:szCs w:val="18"/>
                </w:rPr>
                <w:t xml:space="preserve"> into</w:t>
              </w:r>
              <w:r w:rsidRPr="006F0556">
                <w:rPr>
                  <w:rFonts w:ascii="Times New Roman" w:eastAsia="仿宋_GB2312" w:hAnsi="Times New Roman" w:cs="Times New Roman"/>
                  <w:color w:val="auto"/>
                  <w:sz w:val="18"/>
                  <w:szCs w:val="18"/>
                </w:rPr>
                <w:t xml:space="preserve"> TJ4S-1213-Sy15</w:t>
              </w:r>
              <w:r w:rsidRPr="006F0556">
                <w:rPr>
                  <w:rFonts w:ascii="Times New Roman" w:eastAsia="仿宋_GB2312" w:hAnsi="Times New Roman" w:cs="Times New Roman"/>
                  <w:color w:val="auto"/>
                  <w:sz w:val="18"/>
                  <w:szCs w:val="18"/>
                  <w:lang w:eastAsia="zh-CN"/>
                </w:rPr>
                <w:t>-R01</w:t>
              </w:r>
              <w:r w:rsidRPr="00321EFC">
                <w:rPr>
                  <w:rFonts w:ascii="Times New Roman" w:eastAsia="仿宋_GB2312" w:hAnsi="Times New Roman" w:cs="Times New Roman"/>
                  <w:color w:val="auto"/>
                  <w:sz w:val="18"/>
                  <w:szCs w:val="18"/>
                </w:rPr>
                <w:t xml:space="preserve">. Bubble with nitrogen for 5±2 min, then start the stirrer. </w:t>
              </w:r>
              <w:r>
                <w:rPr>
                  <w:rFonts w:ascii="Times New Roman" w:eastAsia="仿宋_GB2312" w:hAnsi="Times New Roman" w:cs="Times New Roman"/>
                  <w:color w:val="auto"/>
                  <w:sz w:val="18"/>
                  <w:szCs w:val="18"/>
                </w:rPr>
                <w:t xml:space="preserve">2. </w:t>
              </w:r>
              <w:r w:rsidRPr="00321EFC">
                <w:rPr>
                  <w:rFonts w:ascii="Times New Roman" w:eastAsia="仿宋_GB2312" w:hAnsi="Times New Roman" w:cs="Times New Roman"/>
                  <w:color w:val="auto"/>
                  <w:sz w:val="18"/>
                  <w:szCs w:val="18"/>
                </w:rPr>
                <w:t>After stirring for 5±2 min, stop stirring, turn off the nitrogen</w:t>
              </w:r>
              <w:r w:rsidRPr="00321EFC">
                <w:rPr>
                  <w:rFonts w:ascii="Times New Roman" w:eastAsia="仿宋_GB2312" w:hAnsi="Times New Roman" w:cs="Times New Roman"/>
                  <w:color w:val="auto"/>
                  <w:sz w:val="18"/>
                  <w:szCs w:val="18"/>
                  <w:lang w:eastAsia="zh-CN"/>
                </w:rPr>
                <w:t>. Then</w:t>
              </w:r>
              <w:r w:rsidRPr="00321EFC">
                <w:rPr>
                  <w:rFonts w:ascii="Times New Roman" w:hAnsi="Times New Roman" w:cs="Times New Roman"/>
                  <w:color w:val="auto"/>
                  <w:sz w:val="18"/>
                  <w:szCs w:val="18"/>
                </w:rPr>
                <w:t xml:space="preserve"> </w:t>
              </w:r>
              <w:r w:rsidRPr="00321EFC">
                <w:rPr>
                  <w:rFonts w:ascii="Times New Roman" w:eastAsia="仿宋_GB2312" w:hAnsi="Times New Roman" w:cs="Times New Roman"/>
                  <w:color w:val="auto"/>
                  <w:sz w:val="18"/>
                  <w:szCs w:val="18"/>
                </w:rPr>
                <w:t xml:space="preserve">Transfer the </w:t>
              </w:r>
              <w:r w:rsidRPr="00321EFC">
                <w:rPr>
                  <w:rFonts w:ascii="Times New Roman" w:eastAsia="仿宋_GB2312" w:hAnsi="Times New Roman" w:cs="Times New Roman"/>
                  <w:color w:val="auto"/>
                  <w:sz w:val="18"/>
                  <w:szCs w:val="18"/>
                  <w:lang w:eastAsia="zh-CN"/>
                </w:rPr>
                <w:t xml:space="preserve">mixture </w:t>
              </w:r>
              <w:r w:rsidRPr="00321EFC">
                <w:rPr>
                  <w:rFonts w:ascii="Times New Roman" w:eastAsia="仿宋_GB2312" w:hAnsi="Times New Roman" w:cs="Times New Roman"/>
                  <w:color w:val="auto"/>
                  <w:sz w:val="18"/>
                  <w:szCs w:val="18"/>
                </w:rPr>
                <w:t xml:space="preserve">into </w:t>
              </w:r>
              <w:r w:rsidRPr="006F0556">
                <w:rPr>
                  <w:rFonts w:ascii="Times New Roman" w:eastAsia="仿宋_GB2312" w:hAnsi="Times New Roman" w:cs="Times New Roman"/>
                  <w:color w:val="auto"/>
                  <w:sz w:val="18"/>
                  <w:szCs w:val="18"/>
                </w:rPr>
                <w:t>TJ4S-1213-Sy15</w:t>
              </w:r>
              <w:r w:rsidRPr="006F0556">
                <w:rPr>
                  <w:rFonts w:ascii="Times New Roman" w:eastAsia="仿宋_GB2312" w:hAnsi="Times New Roman" w:cs="Times New Roman"/>
                  <w:color w:val="auto"/>
                  <w:sz w:val="18"/>
                  <w:szCs w:val="18"/>
                  <w:lang w:eastAsia="zh-CN"/>
                </w:rPr>
                <w:t xml:space="preserve">. </w:t>
              </w:r>
              <w:r w:rsidRPr="00321EFC">
                <w:rPr>
                  <w:rFonts w:ascii="Times New Roman" w:eastAsia="仿宋_GB2312" w:hAnsi="Times New Roman" w:cs="Times New Roman"/>
                  <w:color w:val="auto"/>
                  <w:sz w:val="18"/>
                  <w:szCs w:val="18"/>
                </w:rPr>
                <w:t xml:space="preserve">Bubble with nitrogen for 5±2 min, then start the stirrer. </w:t>
              </w:r>
              <w:r>
                <w:rPr>
                  <w:rFonts w:ascii="Times New Roman" w:eastAsia="仿宋_GB2312" w:hAnsi="Times New Roman" w:cs="Times New Roman"/>
                  <w:color w:val="auto"/>
                  <w:sz w:val="18"/>
                  <w:szCs w:val="18"/>
                </w:rPr>
                <w:br/>
                <w:t xml:space="preserve">3. </w:t>
              </w:r>
              <w:r w:rsidRPr="00321EFC">
                <w:rPr>
                  <w:rFonts w:ascii="Times New Roman" w:eastAsia="仿宋_GB2312" w:hAnsi="Times New Roman" w:cs="Times New Roman"/>
                  <w:color w:val="auto"/>
                  <w:sz w:val="18"/>
                  <w:szCs w:val="18"/>
                </w:rPr>
                <w:t>After stirring for 7±2 min, stop stirring, turn off the nitrogen. Drain until there is no obvious drip. Perform this operation 3 times</w:t>
              </w:r>
            </w:ins>
            <w:commentRangeStart w:id="5750"/>
            <w:commentRangeStart w:id="5751"/>
            <w:commentRangeStart w:id="5752"/>
            <w:commentRangeEnd w:id="5750"/>
            <w:ins w:id="5753" w:author="Xuning Wei12232" w:date="2026-07-27T22:50:00Z">
              <w:r w:rsidR="00B159F1" w:rsidRPr="00032BAE">
                <w:rPr>
                  <w:rStyle w:val="aff1"/>
                  <w:rFonts w:ascii="Times New Roman" w:eastAsia="仿宋_GB2312" w:hAnsi="Times New Roman" w:cs="Times New Roman"/>
                  <w:color w:val="auto"/>
                  <w:sz w:val="18"/>
                  <w:szCs w:val="18"/>
                </w:rPr>
                <w:commentReference w:id="5750"/>
              </w:r>
              <w:commentRangeEnd w:id="5751"/>
              <w:r w:rsidR="00B159F1" w:rsidRPr="00032BAE">
                <w:rPr>
                  <w:rStyle w:val="aff1"/>
                  <w:rFonts w:ascii="Times New Roman" w:eastAsia="仿宋_GB2312" w:hAnsi="Times New Roman" w:cs="Times New Roman"/>
                  <w:color w:val="auto"/>
                  <w:sz w:val="18"/>
                  <w:szCs w:val="18"/>
                </w:rPr>
                <w:commentReference w:id="5751"/>
              </w:r>
              <w:commentRangeEnd w:id="5752"/>
              <w:r w:rsidR="00B159F1" w:rsidRPr="00032BAE">
                <w:rPr>
                  <w:rStyle w:val="aff1"/>
                  <w:rFonts w:ascii="Times New Roman" w:eastAsia="仿宋_GB2312" w:hAnsi="Times New Roman" w:cs="Times New Roman"/>
                  <w:color w:val="auto"/>
                  <w:sz w:val="18"/>
                  <w:szCs w:val="18"/>
                </w:rPr>
                <w:commentReference w:id="5752"/>
              </w:r>
              <w:proofErr w:type="gramStart"/>
              <w:r w:rsidR="00B159F1" w:rsidRPr="00032BAE">
                <w:rPr>
                  <w:rFonts w:ascii="Times New Roman" w:eastAsia="仿宋_GB2312" w:hAnsi="Times New Roman" w:cs="Times New Roman"/>
                  <w:color w:val="auto"/>
                  <w:sz w:val="18"/>
                  <w:szCs w:val="18"/>
                </w:rPr>
                <w:t>.</w:t>
              </w:r>
            </w:ins>
            <w:ins w:id="5754" w:author="Xuning Wei12232" w:date="2026-07-27T16:06:00Z">
              <w:r w:rsidRPr="00321EFC">
                <w:rPr>
                  <w:rFonts w:ascii="Times New Roman" w:eastAsia="仿宋_GB2312" w:hAnsi="Times New Roman" w:cs="Times New Roman"/>
                  <w:color w:val="auto"/>
                  <w:sz w:val="18"/>
                  <w:szCs w:val="18"/>
                </w:rPr>
                <w:t>.</w:t>
              </w:r>
            </w:ins>
            <w:proofErr w:type="gramEnd"/>
            <w:del w:id="5755" w:author="Xuning Wei12232" w:date="2026-07-27T16:06:00Z">
              <w:r w:rsidR="00B64270" w:rsidRPr="004B098E" w:rsidDel="00AD243C">
                <w:rPr>
                  <w:rFonts w:ascii="Times New Roman" w:eastAsia="仿宋_GB2312" w:hAnsi="Times New Roman" w:cs="Times New Roman"/>
                  <w:color w:val="auto"/>
                  <w:sz w:val="18"/>
                  <w:szCs w:val="18"/>
                </w:rPr>
                <w:delText>Add</w:delText>
              </w:r>
              <w:r w:rsidR="00B64270" w:rsidRPr="004B098E" w:rsidDel="00AD243C">
                <w:rPr>
                  <w:rFonts w:ascii="Times New Roman" w:eastAsia="仿宋_GB2312" w:hAnsi="Times New Roman" w:cs="Times New Roman"/>
                  <w:color w:val="auto"/>
                  <w:sz w:val="18"/>
                  <w:szCs w:val="18"/>
                  <w:lang w:eastAsia="zh-CN"/>
                </w:rPr>
                <w:delText xml:space="preserve"> </w:delText>
              </w:r>
              <w:r w:rsidR="00B64270" w:rsidRPr="004B098E" w:rsidDel="00AD243C">
                <w:rPr>
                  <w:rFonts w:ascii="Times New Roman" w:eastAsia="仿宋_GB2312" w:hAnsi="Times New Roman" w:cs="Times New Roman"/>
                  <w:bCs w:val="0"/>
                  <w:color w:val="auto"/>
                  <w:sz w:val="18"/>
                  <w:szCs w:val="18"/>
                  <w:lang w:eastAsia="zh-CN"/>
                </w:rPr>
                <w:delText xml:space="preserve">8.0 V 20% </w:delText>
              </w:r>
            </w:del>
            <w:del w:id="5756" w:author="Xuning Wei12232" w:date="2026-06-06T10:54:00Z">
              <w:r w:rsidR="00B64270" w:rsidRPr="004B098E" w:rsidDel="00EE6870">
                <w:rPr>
                  <w:rFonts w:ascii="Times New Roman" w:eastAsia="仿宋_GB2312" w:hAnsi="Times New Roman" w:cs="Times New Roman"/>
                  <w:bCs w:val="0"/>
                  <w:color w:val="auto"/>
                  <w:sz w:val="18"/>
                  <w:szCs w:val="18"/>
                  <w:lang w:eastAsia="zh-CN"/>
                </w:rPr>
                <w:delText>Piperidine Solution (7.448 kg/kg)</w:delText>
              </w:r>
            </w:del>
            <w:del w:id="5757" w:author="Xuning Wei12232" w:date="2026-07-27T16:06:00Z">
              <w:r w:rsidR="00B64270" w:rsidRPr="004B098E" w:rsidDel="00AD243C">
                <w:rPr>
                  <w:rFonts w:ascii="Times New Roman" w:eastAsia="仿宋_GB2312" w:hAnsi="Times New Roman" w:cs="Times New Roman"/>
                  <w:bCs w:val="0"/>
                  <w:color w:val="auto"/>
                  <w:sz w:val="18"/>
                  <w:szCs w:val="18"/>
                  <w:lang w:eastAsia="zh-CN"/>
                </w:rPr>
                <w:delText xml:space="preserve"> </w:delText>
              </w:r>
              <w:r w:rsidR="00B64270" w:rsidRPr="004B098E" w:rsidDel="00AD243C">
                <w:rPr>
                  <w:rFonts w:ascii="Times New Roman" w:eastAsia="仿宋_GB2312" w:hAnsi="Times New Roman" w:cs="Times New Roman"/>
                  <w:color w:val="auto"/>
                  <w:sz w:val="18"/>
                  <w:szCs w:val="18"/>
                </w:rPr>
                <w:delText>into</w:delText>
              </w:r>
              <w:r w:rsidR="00B64270" w:rsidRPr="004B098E" w:rsidDel="00AD243C">
                <w:rPr>
                  <w:rFonts w:ascii="Times New Roman" w:eastAsia="仿宋_GB2312" w:hAnsi="Times New Roman" w:cs="Times New Roman"/>
                  <w:b/>
                  <w:color w:val="auto"/>
                  <w:sz w:val="18"/>
                  <w:szCs w:val="18"/>
                </w:rPr>
                <w:delText xml:space="preserve"> TJ4S-1213-Sy15</w:delText>
              </w:r>
              <w:r w:rsidR="00B64270" w:rsidRPr="004B098E" w:rsidDel="00AD243C">
                <w:rPr>
                  <w:rFonts w:ascii="Times New Roman" w:eastAsia="仿宋_GB2312" w:hAnsi="Times New Roman" w:cs="Times New Roman"/>
                  <w:color w:val="auto"/>
                  <w:sz w:val="18"/>
                  <w:szCs w:val="18"/>
                </w:rPr>
                <w:delText>. Bubble with nitrogen for 5±2min, then start the stirrer, adjust to 25±5℃ (target: 25℃). After stirring for 2h±15 min (target: 2h) at 25±5℃ (target: 25℃), stop stirring, turn off the nitrogen. Drain until there is no obvious drip. Move to next operation.</w:delText>
              </w:r>
            </w:del>
          </w:p>
        </w:tc>
        <w:tc>
          <w:tcPr>
            <w:tcW w:w="1046" w:type="pct"/>
            <w:vMerge w:val="restart"/>
            <w:shd w:val="clear" w:color="auto" w:fill="FFFFFF" w:themeFill="background1"/>
            <w:vAlign w:val="center"/>
            <w:tcPrChange w:id="5758" w:author="Xuning Wei12232" w:date="2026-07-27T18:11:00Z">
              <w:tcPr>
                <w:tcW w:w="1049" w:type="pct"/>
                <w:gridSpan w:val="5"/>
                <w:vMerge w:val="restart"/>
                <w:shd w:val="clear" w:color="auto" w:fill="FFFFFF" w:themeFill="background1"/>
                <w:vAlign w:val="center"/>
              </w:tcPr>
            </w:tcPrChange>
          </w:tcPr>
          <w:p w14:paraId="381F596D" w14:textId="77777777" w:rsidR="000B3418" w:rsidRPr="00032BAE" w:rsidRDefault="000B3418" w:rsidP="000B3418">
            <w:pPr>
              <w:rPr>
                <w:ins w:id="5759" w:author="Xuning Wei12232" w:date="2026-07-27T17:21:00Z"/>
                <w:rFonts w:ascii="Times New Roman" w:hAnsi="Times New Roman" w:cs="Times New Roman"/>
                <w:color w:val="auto"/>
                <w:sz w:val="18"/>
                <w:szCs w:val="18"/>
                <w:shd w:val="clear" w:color="auto" w:fill="FFFFFF"/>
              </w:rPr>
            </w:pPr>
            <w:ins w:id="5760" w:author="Xuning Wei12232" w:date="2026-07-27T17:21: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5B67A79" w14:textId="77777777" w:rsidR="000B3418" w:rsidRPr="004634A5" w:rsidRDefault="000B3418" w:rsidP="000B3418">
            <w:pPr>
              <w:rPr>
                <w:ins w:id="5761" w:author="Xuning Wei12232" w:date="2026-07-27T17:21:00Z"/>
                <w:rFonts w:ascii="Times New Roman" w:eastAsiaTheme="minorEastAsia" w:hAnsi="Times New Roman" w:cs="Times New Roman"/>
                <w:color w:val="auto"/>
                <w:sz w:val="18"/>
                <w:szCs w:val="18"/>
                <w:shd w:val="clear" w:color="auto" w:fill="FFFFFF"/>
                <w:lang w:eastAsia="zh-CN"/>
              </w:rPr>
            </w:pPr>
            <w:ins w:id="5762" w:author="Xuning Wei12232" w:date="2026-07-27T17:21: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64853F8F" w14:textId="77777777" w:rsidR="000B3418" w:rsidRPr="002B446D" w:rsidRDefault="000B3418" w:rsidP="000B3418">
            <w:pPr>
              <w:rPr>
                <w:ins w:id="5763" w:author="Xuning Wei12232" w:date="2026-07-27T17:21:00Z"/>
                <w:rFonts w:ascii="Times New Roman" w:hAnsi="Times New Roman" w:cs="Times New Roman"/>
                <w:color w:val="0000FF"/>
                <w:sz w:val="18"/>
                <w:szCs w:val="18"/>
                <w:shd w:val="clear" w:color="auto" w:fill="FFFFFF"/>
              </w:rPr>
            </w:pPr>
            <w:ins w:id="5764" w:author="Xuning Wei12232" w:date="2026-07-27T17:21: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6E4355A" w14:textId="77777777" w:rsidR="000B3418" w:rsidRPr="00032BAE" w:rsidRDefault="000B3418" w:rsidP="000B3418">
            <w:pPr>
              <w:rPr>
                <w:ins w:id="5765" w:author="Xuning Wei12232" w:date="2026-07-27T17:21:00Z"/>
                <w:rFonts w:ascii="Times New Roman" w:hAnsi="Times New Roman" w:cs="Times New Roman"/>
                <w:color w:val="auto"/>
                <w:sz w:val="18"/>
                <w:szCs w:val="18"/>
                <w:shd w:val="clear" w:color="auto" w:fill="FFFFFF"/>
              </w:rPr>
            </w:pPr>
            <w:ins w:id="5766" w:author="Xuning Wei12232" w:date="2026-07-27T17:21:00Z">
              <w:r w:rsidRPr="00032BAE">
                <w:rPr>
                  <w:rFonts w:ascii="Times New Roman" w:hAnsi="Times New Roman" w:cs="Times New Roman"/>
                  <w:color w:val="auto"/>
                  <w:sz w:val="18"/>
                  <w:szCs w:val="18"/>
                  <w:shd w:val="clear" w:color="auto" w:fill="FFFFFF"/>
                </w:rPr>
                <w:t>Sight glass: Glass</w:t>
              </w:r>
            </w:ins>
          </w:p>
          <w:p w14:paraId="5BDFA6D1" w14:textId="77777777" w:rsidR="000B3418" w:rsidRPr="00032BAE" w:rsidRDefault="000B3418" w:rsidP="000B3418">
            <w:pPr>
              <w:rPr>
                <w:ins w:id="5767" w:author="Xuning Wei12232" w:date="2026-07-27T17:21:00Z"/>
                <w:rFonts w:ascii="Times New Roman" w:hAnsi="Times New Roman" w:cs="Times New Roman"/>
                <w:color w:val="auto"/>
                <w:sz w:val="18"/>
                <w:szCs w:val="18"/>
                <w:shd w:val="clear" w:color="auto" w:fill="FFFFFF"/>
              </w:rPr>
            </w:pPr>
            <w:ins w:id="5768" w:author="Xuning Wei12232" w:date="2026-07-27T17:21:00Z">
              <w:r w:rsidRPr="00032BAE">
                <w:rPr>
                  <w:rFonts w:ascii="Times New Roman" w:hAnsi="Times New Roman" w:cs="Times New Roman"/>
                  <w:color w:val="auto"/>
                  <w:sz w:val="18"/>
                  <w:szCs w:val="18"/>
                  <w:shd w:val="clear" w:color="auto" w:fill="FFFFFF"/>
                </w:rPr>
                <w:t>Transfer pump material: SS316+PTFE,</w:t>
              </w:r>
            </w:ins>
          </w:p>
          <w:p w14:paraId="2E0F9A0F" w14:textId="77777777" w:rsidR="000B3418" w:rsidRPr="00032BAE" w:rsidRDefault="000B3418" w:rsidP="000B3418">
            <w:pPr>
              <w:rPr>
                <w:ins w:id="5769" w:author="Xuning Wei12232" w:date="2026-07-27T17:21:00Z"/>
                <w:rFonts w:ascii="Times New Roman" w:hAnsi="Times New Roman" w:cs="Times New Roman"/>
                <w:color w:val="auto"/>
                <w:sz w:val="18"/>
                <w:szCs w:val="18"/>
                <w:shd w:val="clear" w:color="auto" w:fill="FFFFFF"/>
              </w:rPr>
            </w:pPr>
            <w:ins w:id="5770" w:author="Xuning Wei12232" w:date="2026-07-27T17:21: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7960E23" w14:textId="77777777" w:rsidR="000B3418" w:rsidRPr="00032BAE" w:rsidRDefault="000B3418" w:rsidP="000B3418">
            <w:pPr>
              <w:rPr>
                <w:ins w:id="5771" w:author="Xuning Wei12232" w:date="2026-07-27T17:21:00Z"/>
                <w:rFonts w:ascii="Times New Roman" w:hAnsi="Times New Roman" w:cs="Times New Roman"/>
                <w:color w:val="auto"/>
                <w:sz w:val="18"/>
                <w:szCs w:val="18"/>
                <w:shd w:val="clear" w:color="auto" w:fill="FFFFFF"/>
              </w:rPr>
            </w:pPr>
            <w:ins w:id="5772" w:author="Xuning Wei12232" w:date="2026-07-27T17:21:00Z">
              <w:r w:rsidRPr="00032BAE">
                <w:rPr>
                  <w:rFonts w:ascii="Times New Roman" w:hAnsi="Times New Roman" w:cs="Times New Roman"/>
                  <w:color w:val="auto"/>
                  <w:sz w:val="18"/>
                  <w:szCs w:val="18"/>
                  <w:shd w:val="clear" w:color="auto" w:fill="FFFFFF"/>
                </w:rPr>
                <w:lastRenderedPageBreak/>
                <w:t>Pipeline material: 316L</w:t>
              </w:r>
            </w:ins>
          </w:p>
          <w:p w14:paraId="42A922A4" w14:textId="77777777" w:rsidR="000B3418" w:rsidRPr="004A5B11" w:rsidRDefault="000B3418" w:rsidP="000B3418">
            <w:pPr>
              <w:rPr>
                <w:ins w:id="5773" w:author="Xuning Wei12232" w:date="2026-07-27T17:21:00Z"/>
                <w:rFonts w:ascii="Times New Roman" w:hAnsi="Times New Roman" w:cs="Times New Roman"/>
                <w:color w:val="FF0000"/>
                <w:sz w:val="18"/>
                <w:szCs w:val="18"/>
                <w:shd w:val="clear" w:color="auto" w:fill="FFFFFF"/>
                <w:rPrChange w:id="5774" w:author="Johan Granander" w:date="2026-07-28T15:02:00Z">
                  <w:rPr>
                    <w:ins w:id="5775" w:author="Xuning Wei12232" w:date="2026-07-27T17:21:00Z"/>
                    <w:rFonts w:ascii="Times New Roman" w:hAnsi="Times New Roman" w:cs="Times New Roman"/>
                    <w:color w:val="FF0000"/>
                    <w:sz w:val="18"/>
                    <w:szCs w:val="18"/>
                    <w:shd w:val="clear" w:color="auto" w:fill="FFFFFF"/>
                    <w:lang w:val="sv-SE"/>
                  </w:rPr>
                </w:rPrChange>
              </w:rPr>
            </w:pPr>
            <w:ins w:id="5776" w:author="Xuning Wei12232" w:date="2026-07-27T17:21:00Z">
              <w:r w:rsidRPr="004A5B11">
                <w:rPr>
                  <w:rFonts w:ascii="Times New Roman" w:hAnsi="Times New Roman" w:cs="Times New Roman"/>
                  <w:color w:val="FF0000"/>
                  <w:sz w:val="18"/>
                  <w:szCs w:val="18"/>
                  <w:shd w:val="clear" w:color="auto" w:fill="FFFFFF"/>
                  <w:rPrChange w:id="5777" w:author="Johan Granander" w:date="2026-07-28T15:02: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6DA2C3D1" w14:textId="77777777" w:rsidR="000B3418" w:rsidRPr="004A5B11" w:rsidRDefault="000B3418" w:rsidP="000B3418">
            <w:pPr>
              <w:rPr>
                <w:ins w:id="5778" w:author="Xuning Wei12232" w:date="2026-07-27T17:21:00Z"/>
                <w:rFonts w:ascii="Times New Roman" w:hAnsi="Times New Roman" w:cs="Times New Roman"/>
                <w:color w:val="auto"/>
                <w:sz w:val="18"/>
                <w:szCs w:val="18"/>
                <w:shd w:val="clear" w:color="auto" w:fill="FFFFFF"/>
                <w:rPrChange w:id="5779" w:author="Johan Granander" w:date="2026-07-28T15:02:00Z">
                  <w:rPr>
                    <w:ins w:id="5780" w:author="Xuning Wei12232" w:date="2026-07-27T17:21:00Z"/>
                    <w:rFonts w:ascii="Times New Roman" w:hAnsi="Times New Roman" w:cs="Times New Roman"/>
                    <w:color w:val="auto"/>
                    <w:sz w:val="18"/>
                    <w:szCs w:val="18"/>
                    <w:shd w:val="clear" w:color="auto" w:fill="FFFFFF"/>
                    <w:lang w:val="sv-SE"/>
                  </w:rPr>
                </w:rPrChange>
              </w:rPr>
            </w:pPr>
            <w:ins w:id="5781" w:author="Xuning Wei12232" w:date="2026-07-27T17:21:00Z">
              <w:r w:rsidRPr="004A5B11">
                <w:rPr>
                  <w:rFonts w:ascii="Times New Roman" w:hAnsi="Times New Roman" w:cs="Times New Roman"/>
                  <w:color w:val="auto"/>
                  <w:sz w:val="18"/>
                  <w:szCs w:val="18"/>
                  <w:shd w:val="clear" w:color="auto" w:fill="FFFFFF"/>
                  <w:rPrChange w:id="5782" w:author="Johan Granander" w:date="2026-07-28T15:02:00Z">
                    <w:rPr>
                      <w:rFonts w:ascii="Times New Roman" w:hAnsi="Times New Roman" w:cs="Times New Roman"/>
                      <w:color w:val="auto"/>
                      <w:sz w:val="18"/>
                      <w:szCs w:val="18"/>
                      <w:shd w:val="clear" w:color="auto" w:fill="FFFFFF"/>
                      <w:lang w:val="sv-SE"/>
                    </w:rPr>
                  </w:rPrChange>
                </w:rPr>
                <w:t>Mass flow meter: SS</w:t>
              </w:r>
            </w:ins>
          </w:p>
          <w:p w14:paraId="183F2BC1" w14:textId="77777777" w:rsidR="000B3418" w:rsidRPr="00032BAE" w:rsidRDefault="000B3418" w:rsidP="000B3418">
            <w:pPr>
              <w:rPr>
                <w:ins w:id="5783" w:author="Xuning Wei12232" w:date="2026-07-27T17:21:00Z"/>
                <w:rFonts w:ascii="Times New Roman" w:hAnsi="Times New Roman" w:cs="Times New Roman"/>
                <w:b/>
                <w:color w:val="auto"/>
                <w:sz w:val="18"/>
                <w:szCs w:val="18"/>
                <w:shd w:val="clear" w:color="auto" w:fill="FFFFFF"/>
              </w:rPr>
            </w:pPr>
            <w:ins w:id="5784" w:author="Xuning Wei12232" w:date="2026-07-27T17:21:00Z">
              <w:r w:rsidRPr="00032BAE">
                <w:rPr>
                  <w:rFonts w:ascii="Times New Roman" w:hAnsi="Times New Roman" w:cs="Times New Roman"/>
                  <w:color w:val="auto"/>
                  <w:sz w:val="18"/>
                  <w:szCs w:val="18"/>
                  <w:shd w:val="clear" w:color="auto" w:fill="FFFFFF"/>
                </w:rPr>
                <w:t>Valve material: 304 &amp; 316L</w:t>
              </w:r>
            </w:ins>
          </w:p>
          <w:p w14:paraId="4A7E4449" w14:textId="77777777" w:rsidR="000B3418" w:rsidRPr="00032BAE" w:rsidRDefault="000B3418" w:rsidP="000B3418">
            <w:pPr>
              <w:rPr>
                <w:ins w:id="5785" w:author="Xuning Wei12232" w:date="2026-07-27T17:21:00Z"/>
                <w:rFonts w:ascii="Times New Roman" w:eastAsiaTheme="minorEastAsia" w:hAnsi="Times New Roman" w:cs="Times New Roman"/>
                <w:color w:val="auto"/>
                <w:sz w:val="18"/>
                <w:szCs w:val="18"/>
                <w:shd w:val="clear" w:color="auto" w:fill="FFFFFF"/>
                <w:lang w:eastAsia="zh-CN"/>
              </w:rPr>
            </w:pPr>
            <w:ins w:id="5786" w:author="Xuning Wei12232" w:date="2026-07-27T17:21: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690E6EB2" w14:textId="77777777" w:rsidR="000B3418" w:rsidRDefault="000B3418" w:rsidP="000B3418">
            <w:pPr>
              <w:rPr>
                <w:ins w:id="5787" w:author="Xuning Wei12232" w:date="2026-07-27T17:21:00Z"/>
                <w:rFonts w:ascii="Times New Roman" w:hAnsi="Times New Roman" w:cs="Times New Roman"/>
                <w:color w:val="auto"/>
                <w:sz w:val="18"/>
                <w:szCs w:val="18"/>
                <w:shd w:val="clear" w:color="auto" w:fill="FFFFFF"/>
              </w:rPr>
            </w:pPr>
            <w:ins w:id="5788" w:author="Xuning Wei12232" w:date="2026-07-27T17:21:00Z">
              <w:r w:rsidRPr="00032BAE">
                <w:rPr>
                  <w:rFonts w:ascii="Times New Roman" w:hAnsi="Times New Roman" w:cs="Times New Roman"/>
                  <w:color w:val="auto"/>
                  <w:sz w:val="18"/>
                  <w:szCs w:val="18"/>
                  <w:shd w:val="clear" w:color="auto" w:fill="FFFFFF"/>
                </w:rPr>
                <w:t>Waste discharge pump material: SS316+PTFE</w:t>
              </w:r>
            </w:ins>
          </w:p>
          <w:p w14:paraId="08E83667" w14:textId="69B99C1F" w:rsidR="00143102" w:rsidRPr="00032BAE" w:rsidDel="000B3418" w:rsidRDefault="000B3418" w:rsidP="000B3418">
            <w:pPr>
              <w:jc w:val="both"/>
              <w:rPr>
                <w:del w:id="5789" w:author="Xuning Wei12232" w:date="2026-07-27T17:21:00Z"/>
                <w:rFonts w:ascii="Times New Roman" w:hAnsi="Times New Roman" w:cs="Times New Roman"/>
                <w:color w:val="auto"/>
                <w:sz w:val="18"/>
                <w:szCs w:val="18"/>
                <w:shd w:val="clear" w:color="auto" w:fill="FFFFFF"/>
              </w:rPr>
            </w:pPr>
            <w:ins w:id="5790" w:author="Xuning Wei12232" w:date="2026-07-27T17:21: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5791" w:author="Xuning Wei12232" w:date="2026-07-27T17:21:00Z">
              <w:r w:rsidR="00143102" w:rsidRPr="00032BAE" w:rsidDel="000B3418">
                <w:rPr>
                  <w:rFonts w:ascii="Times New Roman" w:hAnsi="Times New Roman" w:cs="Times New Roman"/>
                  <w:color w:val="auto"/>
                  <w:sz w:val="18"/>
                  <w:szCs w:val="18"/>
                  <w:shd w:val="clear" w:color="auto" w:fill="FFFFFF"/>
                </w:rPr>
                <w:delText>Transfer pump material:SS</w:delText>
              </w:r>
            </w:del>
            <w:ins w:id="5792" w:author="Johan Granander" w:date="2026-05-04T11:51:00Z">
              <w:del w:id="5793" w:author="Xuning Wei12232" w:date="2026-07-27T17:21:00Z">
                <w:r w:rsidR="00584F5A" w:rsidRPr="00032BAE" w:rsidDel="000B3418">
                  <w:rPr>
                    <w:rFonts w:ascii="Times New Roman" w:hAnsi="Times New Roman" w:cs="Times New Roman"/>
                    <w:color w:val="auto"/>
                    <w:sz w:val="18"/>
                    <w:szCs w:val="18"/>
                    <w:shd w:val="clear" w:color="auto" w:fill="FFFFFF"/>
                  </w:rPr>
                  <w:delText>material: SS</w:delText>
                </w:r>
              </w:del>
            </w:ins>
            <w:del w:id="5794" w:author="Xuning Wei12232" w:date="2026-07-27T17:21:00Z">
              <w:r w:rsidR="00143102" w:rsidRPr="00032BAE" w:rsidDel="000B3418">
                <w:rPr>
                  <w:rFonts w:ascii="Times New Roman" w:hAnsi="Times New Roman" w:cs="Times New Roman"/>
                  <w:color w:val="auto"/>
                  <w:sz w:val="18"/>
                  <w:szCs w:val="18"/>
                  <w:shd w:val="clear" w:color="auto" w:fill="FFFFFF"/>
                </w:rPr>
                <w:delText>316+PTFE</w:delText>
              </w:r>
            </w:del>
          </w:p>
          <w:p w14:paraId="4F7BBDE5" w14:textId="2ED64A9C" w:rsidR="00143102" w:rsidRPr="00032BAE" w:rsidDel="000B3418" w:rsidRDefault="00143102" w:rsidP="0030647B">
            <w:pPr>
              <w:jc w:val="both"/>
              <w:rPr>
                <w:del w:id="5795" w:author="Xuning Wei12232" w:date="2026-07-27T17:21:00Z"/>
                <w:rFonts w:ascii="Times New Roman" w:eastAsia="仿宋_GB2312" w:hAnsi="Times New Roman" w:cs="Times New Roman"/>
                <w:color w:val="auto"/>
                <w:sz w:val="18"/>
                <w:szCs w:val="18"/>
              </w:rPr>
            </w:pPr>
            <w:del w:id="5796" w:author="Xuning Wei12232" w:date="2026-07-27T17:21:00Z">
              <w:r w:rsidRPr="00032BAE" w:rsidDel="000B3418">
                <w:rPr>
                  <w:rFonts w:ascii="Times New Roman" w:eastAsia="仿宋_GB2312" w:hAnsi="Times New Roman" w:cs="Times New Roman"/>
                  <w:color w:val="auto"/>
                  <w:sz w:val="18"/>
                  <w:szCs w:val="18"/>
                </w:rPr>
                <w:delText>Charging line: SS</w:delText>
              </w:r>
            </w:del>
          </w:p>
          <w:p w14:paraId="5930E809" w14:textId="5C36BF56" w:rsidR="00143102" w:rsidRPr="004A5B11" w:rsidDel="000B3418" w:rsidRDefault="00143102" w:rsidP="0030647B">
            <w:pPr>
              <w:jc w:val="both"/>
              <w:rPr>
                <w:del w:id="5797" w:author="Xuning Wei12232" w:date="2026-07-27T17:21:00Z"/>
                <w:rFonts w:ascii="Times New Roman" w:eastAsia="仿宋_GB2312" w:hAnsi="Times New Roman" w:cs="Times New Roman"/>
                <w:color w:val="auto"/>
                <w:sz w:val="18"/>
                <w:szCs w:val="18"/>
                <w:lang w:val="en-IE"/>
                <w:rPrChange w:id="5798" w:author="Johan Granander" w:date="2026-07-28T15:02:00Z">
                  <w:rPr>
                    <w:del w:id="5799" w:author="Xuning Wei12232" w:date="2026-07-27T17:21:00Z"/>
                    <w:rFonts w:ascii="Times New Roman" w:eastAsia="仿宋_GB2312" w:hAnsi="Times New Roman" w:cs="Times New Roman"/>
                    <w:color w:val="auto"/>
                    <w:sz w:val="18"/>
                    <w:szCs w:val="18"/>
                  </w:rPr>
                </w:rPrChange>
              </w:rPr>
            </w:pPr>
            <w:del w:id="5800" w:author="Xuning Wei12232" w:date="2026-07-27T17:21:00Z">
              <w:r w:rsidRPr="004A5B11" w:rsidDel="000B3418">
                <w:rPr>
                  <w:rFonts w:ascii="Times New Roman" w:hAnsi="Times New Roman" w:cs="Times New Roman"/>
                  <w:color w:val="auto"/>
                  <w:sz w:val="18"/>
                  <w:szCs w:val="18"/>
                  <w:shd w:val="clear" w:color="auto" w:fill="FFFFFF"/>
                  <w:lang w:val="en-IE"/>
                  <w:rPrChange w:id="5801" w:author="Johan Granander" w:date="2026-07-28T15:02: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5802" w:author="Johan Granander" w:date="2026-07-28T15:02:00Z">
                    <w:rPr>
                      <w:rFonts w:ascii="Times New Roman" w:eastAsia="仿宋_GB2312" w:hAnsi="Times New Roman" w:cs="Times New Roman"/>
                      <w:color w:val="auto"/>
                      <w:sz w:val="18"/>
                      <w:szCs w:val="18"/>
                    </w:rPr>
                  </w:rPrChange>
                </w:rPr>
                <w:delText>PTFE</w:delText>
              </w:r>
            </w:del>
          </w:p>
          <w:p w14:paraId="4442860C" w14:textId="18EC7200" w:rsidR="00143102" w:rsidRPr="004A5B11" w:rsidDel="000B3418" w:rsidRDefault="00143102" w:rsidP="0030647B">
            <w:pPr>
              <w:jc w:val="both"/>
              <w:rPr>
                <w:del w:id="5803" w:author="Xuning Wei12232" w:date="2026-07-27T17:21:00Z"/>
                <w:rFonts w:ascii="Times New Roman" w:hAnsi="Times New Roman" w:cs="Times New Roman"/>
                <w:color w:val="auto"/>
                <w:sz w:val="18"/>
                <w:szCs w:val="18"/>
                <w:shd w:val="clear" w:color="auto" w:fill="FFFFFF"/>
                <w:lang w:val="en-IE"/>
                <w:rPrChange w:id="5804" w:author="Johan Granander" w:date="2026-07-28T15:02:00Z">
                  <w:rPr>
                    <w:del w:id="5805" w:author="Xuning Wei12232" w:date="2026-07-27T17:21:00Z"/>
                    <w:rFonts w:ascii="Times New Roman" w:hAnsi="Times New Roman" w:cs="Times New Roman"/>
                    <w:color w:val="auto"/>
                    <w:sz w:val="18"/>
                    <w:szCs w:val="18"/>
                    <w:shd w:val="clear" w:color="auto" w:fill="FFFFFF"/>
                  </w:rPr>
                </w:rPrChange>
              </w:rPr>
            </w:pPr>
            <w:del w:id="5806" w:author="Xuning Wei12232" w:date="2026-07-27T17:21:00Z">
              <w:r w:rsidRPr="004A5B11" w:rsidDel="000B3418">
                <w:rPr>
                  <w:rFonts w:ascii="Times New Roman" w:hAnsi="Times New Roman" w:cs="Times New Roman"/>
                  <w:color w:val="auto"/>
                  <w:sz w:val="18"/>
                  <w:szCs w:val="18"/>
                  <w:shd w:val="clear" w:color="auto" w:fill="FFFFFF"/>
                  <w:lang w:val="en-IE"/>
                  <w:rPrChange w:id="5807" w:author="Johan Granander" w:date="2026-07-28T15:02:00Z">
                    <w:rPr>
                      <w:rFonts w:ascii="Times New Roman" w:hAnsi="Times New Roman" w:cs="Times New Roman"/>
                      <w:color w:val="auto"/>
                      <w:sz w:val="18"/>
                      <w:szCs w:val="18"/>
                      <w:shd w:val="clear" w:color="auto" w:fill="FFFFFF"/>
                    </w:rPr>
                  </w:rPrChange>
                </w:rPr>
                <w:delText>Sight glass: Glass</w:delText>
              </w:r>
            </w:del>
          </w:p>
          <w:p w14:paraId="471D5FF6" w14:textId="354070F9" w:rsidR="00143102" w:rsidRPr="004A5B11" w:rsidDel="000B3418" w:rsidRDefault="00143102" w:rsidP="0030647B">
            <w:pPr>
              <w:jc w:val="both"/>
              <w:rPr>
                <w:del w:id="5808" w:author="Xuning Wei12232" w:date="2026-07-27T17:21:00Z"/>
                <w:rFonts w:ascii="Times New Roman" w:eastAsia="仿宋_GB2312" w:hAnsi="Times New Roman" w:cs="Times New Roman"/>
                <w:color w:val="auto"/>
                <w:sz w:val="18"/>
                <w:szCs w:val="18"/>
                <w:lang w:val="en-IE"/>
                <w:rPrChange w:id="5809" w:author="Johan Granander" w:date="2026-07-28T15:02:00Z">
                  <w:rPr>
                    <w:del w:id="5810" w:author="Xuning Wei12232" w:date="2026-07-27T17:21:00Z"/>
                    <w:rFonts w:ascii="Times New Roman" w:eastAsia="仿宋_GB2312" w:hAnsi="Times New Roman" w:cs="Times New Roman"/>
                    <w:color w:val="auto"/>
                    <w:sz w:val="18"/>
                    <w:szCs w:val="18"/>
                  </w:rPr>
                </w:rPrChange>
              </w:rPr>
            </w:pPr>
            <w:del w:id="5811" w:author="Xuning Wei12232" w:date="2026-07-27T17:21:00Z">
              <w:r w:rsidRPr="004A5B11" w:rsidDel="000B3418">
                <w:rPr>
                  <w:rFonts w:ascii="Times New Roman" w:hAnsi="Times New Roman" w:cs="Times New Roman"/>
                  <w:color w:val="auto"/>
                  <w:sz w:val="18"/>
                  <w:szCs w:val="18"/>
                  <w:shd w:val="clear" w:color="auto" w:fill="FFFFFF"/>
                  <w:lang w:val="en-IE"/>
                  <w:rPrChange w:id="5812" w:author="Johan Granander" w:date="2026-07-28T15:02: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5813" w:author="Johan Granander" w:date="2026-07-28T15:02:00Z">
                    <w:rPr>
                      <w:rFonts w:ascii="Times New Roman" w:eastAsia="仿宋_GB2312" w:hAnsi="Times New Roman" w:cs="Times New Roman"/>
                      <w:color w:val="auto"/>
                      <w:sz w:val="18"/>
                      <w:szCs w:val="18"/>
                    </w:rPr>
                  </w:rPrChange>
                </w:rPr>
                <w:delText xml:space="preserve"> 316L</w:delText>
              </w:r>
            </w:del>
          </w:p>
          <w:p w14:paraId="04E73F8D" w14:textId="3D84A3B4" w:rsidR="00C65197" w:rsidRPr="004634A5" w:rsidDel="000B3418" w:rsidRDefault="00143102" w:rsidP="00C65197">
            <w:pPr>
              <w:jc w:val="both"/>
              <w:rPr>
                <w:del w:id="5814" w:author="Xuning Wei12232" w:date="2026-07-27T17:21:00Z"/>
                <w:rFonts w:ascii="Times New Roman" w:eastAsiaTheme="minorEastAsia" w:hAnsi="Times New Roman" w:cs="Times New Roman"/>
                <w:color w:val="auto"/>
                <w:sz w:val="18"/>
                <w:szCs w:val="18"/>
                <w:shd w:val="clear" w:color="auto" w:fill="FFFFFF"/>
                <w:lang w:eastAsia="zh-CN"/>
              </w:rPr>
            </w:pPr>
            <w:del w:id="5815" w:author="Xuning Wei12232" w:date="2026-07-27T17:21: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RPr="002B446D" w:rsidDel="000B3418">
                <w:rPr>
                  <w:rFonts w:ascii="Times New Roman" w:hAnsi="Times New Roman" w:cs="Times New Roman"/>
                  <w:color w:val="0000FF"/>
                  <w:sz w:val="18"/>
                  <w:szCs w:val="18"/>
                  <w:shd w:val="clear" w:color="auto" w:fill="FFFFFF"/>
                </w:rPr>
                <w:delText xml:space="preserve"> Sieve plate: HC-22</w:delText>
              </w:r>
            </w:del>
          </w:p>
          <w:p w14:paraId="367DAF28" w14:textId="308A3DD9" w:rsidR="00C65197" w:rsidRPr="00C65197" w:rsidDel="000B3418" w:rsidRDefault="00C65197" w:rsidP="00C65197">
            <w:pPr>
              <w:jc w:val="both"/>
              <w:rPr>
                <w:del w:id="5816" w:author="Xuning Wei12232" w:date="2026-07-27T17:21:00Z"/>
                <w:rFonts w:ascii="Times New Roman" w:hAnsi="Times New Roman" w:cs="Times New Roman"/>
                <w:color w:val="0000FF"/>
                <w:sz w:val="18"/>
                <w:szCs w:val="18"/>
                <w:shd w:val="clear" w:color="auto" w:fill="FFFFFF"/>
              </w:rPr>
            </w:pPr>
            <w:del w:id="5817" w:author="Xuning Wei12232" w:date="2026-07-27T17:21: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454140C0" w14:textId="63CCD2CE" w:rsidR="00143102" w:rsidRPr="00032BAE" w:rsidDel="000B3418" w:rsidRDefault="00143102" w:rsidP="0030647B">
            <w:pPr>
              <w:jc w:val="both"/>
              <w:rPr>
                <w:del w:id="5818" w:author="Xuning Wei12232" w:date="2026-07-27T17:21:00Z"/>
                <w:rFonts w:ascii="Times New Roman" w:hAnsi="Times New Roman" w:cs="Times New Roman"/>
                <w:color w:val="auto"/>
                <w:sz w:val="18"/>
                <w:szCs w:val="18"/>
                <w:shd w:val="clear" w:color="auto" w:fill="FFFFFF"/>
              </w:rPr>
            </w:pPr>
            <w:del w:id="5819" w:author="Xuning Wei12232" w:date="2026-07-27T17:21:00Z">
              <w:r w:rsidRPr="00032BAE" w:rsidDel="000B3418">
                <w:rPr>
                  <w:rFonts w:ascii="Times New Roman" w:hAnsi="Times New Roman" w:cs="Times New Roman"/>
                  <w:color w:val="auto"/>
                  <w:sz w:val="18"/>
                  <w:szCs w:val="18"/>
                  <w:shd w:val="clear" w:color="auto" w:fill="FFFFFF"/>
                </w:rPr>
                <w:delText xml:space="preserve">Sampling pipeline: SS </w:delText>
              </w:r>
            </w:del>
          </w:p>
          <w:p w14:paraId="1E7F1E38" w14:textId="43C00227" w:rsidR="00143102" w:rsidRPr="00032BAE" w:rsidRDefault="00143102" w:rsidP="0030647B">
            <w:pPr>
              <w:jc w:val="both"/>
              <w:rPr>
                <w:rFonts w:ascii="Times New Roman" w:hAnsi="Times New Roman" w:cs="Times New Roman"/>
                <w:color w:val="auto"/>
                <w:sz w:val="18"/>
                <w:szCs w:val="18"/>
                <w:shd w:val="clear" w:color="auto" w:fill="FFFFFF"/>
              </w:rPr>
            </w:pPr>
            <w:del w:id="5820" w:author="Xuning Wei12232" w:date="2026-07-27T17:21: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5821" w:author="Xuning Wei12232" w:date="2026-07-27T18:11:00Z">
              <w:tcPr>
                <w:tcW w:w="388" w:type="pct"/>
                <w:gridSpan w:val="4"/>
                <w:vMerge w:val="restart"/>
                <w:shd w:val="clear" w:color="auto" w:fill="FFFFFF" w:themeFill="background1"/>
                <w:vAlign w:val="center"/>
              </w:tcPr>
            </w:tcPrChange>
          </w:tcPr>
          <w:p w14:paraId="3386C72A"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lastRenderedPageBreak/>
              <w:t>No</w:t>
            </w:r>
          </w:p>
        </w:tc>
        <w:tc>
          <w:tcPr>
            <w:tcW w:w="352" w:type="pct"/>
            <w:vMerge w:val="restart"/>
            <w:shd w:val="clear" w:color="auto" w:fill="FFFFFF" w:themeFill="background1"/>
            <w:vAlign w:val="center"/>
            <w:tcPrChange w:id="5822" w:author="Xuning Wei12232" w:date="2026-07-27T18:11:00Z">
              <w:tcPr>
                <w:tcW w:w="354" w:type="pct"/>
                <w:gridSpan w:val="3"/>
                <w:vMerge w:val="restart"/>
                <w:shd w:val="clear" w:color="auto" w:fill="FFFFFF" w:themeFill="background1"/>
                <w:vAlign w:val="center"/>
              </w:tcPr>
            </w:tcPrChange>
          </w:tcPr>
          <w:p w14:paraId="54935C3D"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5823" w:author="Xuning Wei12232" w:date="2026-07-27T18:11:00Z">
              <w:tcPr>
                <w:tcW w:w="322" w:type="pct"/>
                <w:gridSpan w:val="3"/>
                <w:vAlign w:val="center"/>
              </w:tcPr>
            </w:tcPrChange>
          </w:tcPr>
          <w:p w14:paraId="34468307"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540714619"/>
                <w14:checkbox>
                  <w14:checked w14:val="1"/>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Yes</w:t>
            </w:r>
          </w:p>
        </w:tc>
        <w:tc>
          <w:tcPr>
            <w:tcW w:w="638" w:type="pct"/>
            <w:vAlign w:val="center"/>
            <w:tcPrChange w:id="5824" w:author="Xuning Wei12232" w:date="2026-07-27T18:11:00Z">
              <w:tcPr>
                <w:tcW w:w="733" w:type="pct"/>
                <w:gridSpan w:val="3"/>
                <w:vAlign w:val="center"/>
              </w:tcPr>
            </w:tcPrChange>
          </w:tcPr>
          <w:p w14:paraId="09EDF154" w14:textId="3B3B4C42"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418534652"/>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0A425F">
              <w:rPr>
                <w:rFonts w:ascii="Times New Roman" w:eastAsia="仿宋_GB2312" w:hAnsi="Times New Roman" w:cs="Times New Roman"/>
                <w:color w:val="auto"/>
                <w:sz w:val="18"/>
                <w:szCs w:val="18"/>
              </w:rPr>
              <w:t xml:space="preserve"> </w:t>
            </w:r>
            <w:r w:rsidR="00143102" w:rsidRPr="00032BAE">
              <w:rPr>
                <w:rFonts w:ascii="Times New Roman" w:eastAsia="仿宋_GB2312" w:hAnsi="Times New Roman" w:cs="Times New Roman"/>
                <w:color w:val="auto"/>
                <w:sz w:val="18"/>
                <w:szCs w:val="18"/>
              </w:rPr>
              <w:t>No</w:t>
            </w:r>
          </w:p>
        </w:tc>
        <w:tc>
          <w:tcPr>
            <w:tcW w:w="792" w:type="pct"/>
            <w:vMerge w:val="restart"/>
            <w:vAlign w:val="center"/>
            <w:tcPrChange w:id="5825" w:author="Xuning Wei12232" w:date="2026-07-27T18:11:00Z">
              <w:tcPr>
                <w:tcW w:w="654" w:type="pct"/>
                <w:vMerge w:val="restart"/>
                <w:vAlign w:val="center"/>
              </w:tcPr>
            </w:tcPrChange>
          </w:tcPr>
          <w:p w14:paraId="773979EB"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59896834"/>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R&amp;D Lab:</w:t>
            </w:r>
            <w:r w:rsidR="00143102" w:rsidRPr="00032BAE">
              <w:rPr>
                <w:rFonts w:ascii="Times New Roman" w:eastAsia="仿宋_GB2312" w:hAnsi="Times New Roman" w:cs="Times New Roman"/>
                <w:color w:val="auto"/>
                <w:kern w:val="0"/>
                <w:sz w:val="18"/>
                <w:szCs w:val="18"/>
                <w:u w:val="single"/>
                <w:lang w:eastAsia="zh-CN"/>
              </w:rPr>
              <w:t xml:space="preserve"> N/A </w:t>
            </w:r>
          </w:p>
          <w:p w14:paraId="73073410" w14:textId="35DAEA86"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71607705"/>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Production data, Lot Number:</w:t>
            </w:r>
            <w:r w:rsidR="00143102" w:rsidRPr="00032BAE">
              <w:rPr>
                <w:rFonts w:ascii="Times New Roman" w:eastAsia="仿宋_GB2312" w:hAnsi="Times New Roman" w:cs="Times New Roman"/>
                <w:color w:val="auto"/>
                <w:kern w:val="0"/>
                <w:sz w:val="18"/>
                <w:szCs w:val="18"/>
                <w:u w:val="single"/>
                <w:lang w:eastAsia="zh-CN"/>
              </w:rPr>
              <w:t xml:space="preserve">   </w:t>
            </w:r>
            <w:del w:id="5826" w:author="Xuning Wei12232" w:date="2026-07-27T17:56:00Z">
              <w:r w:rsidR="00143102" w:rsidRPr="00032BAE" w:rsidDel="00F338FC">
                <w:rPr>
                  <w:rFonts w:ascii="Times New Roman" w:eastAsia="仿宋_GB2312" w:hAnsi="Times New Roman" w:cs="Times New Roman"/>
                  <w:color w:val="auto"/>
                  <w:kern w:val="0"/>
                  <w:sz w:val="18"/>
                  <w:szCs w:val="18"/>
                  <w:u w:val="single"/>
                  <w:lang w:eastAsia="zh-CN"/>
                </w:rPr>
                <w:delText>CPo140020-02-01-02</w:delText>
              </w:r>
            </w:del>
            <w:ins w:id="5827"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143102" w:rsidRPr="00032BAE">
              <w:rPr>
                <w:rFonts w:ascii="Times New Roman" w:eastAsia="仿宋_GB2312" w:hAnsi="Times New Roman" w:cs="Times New Roman"/>
                <w:color w:val="auto"/>
                <w:kern w:val="0"/>
                <w:sz w:val="18"/>
                <w:szCs w:val="18"/>
                <w:u w:val="single"/>
                <w:lang w:eastAsia="zh-CN"/>
              </w:rPr>
              <w:t xml:space="preserve">    </w:t>
            </w:r>
          </w:p>
          <w:p w14:paraId="76654837"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34408999"/>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Supplier data:</w:t>
            </w:r>
            <w:r w:rsidR="00143102" w:rsidRPr="00032BAE">
              <w:rPr>
                <w:rFonts w:ascii="Times New Roman" w:eastAsia="仿宋_GB2312" w:hAnsi="Times New Roman" w:cs="Times New Roman"/>
                <w:color w:val="auto"/>
                <w:kern w:val="0"/>
                <w:sz w:val="18"/>
                <w:szCs w:val="18"/>
                <w:u w:val="single"/>
                <w:lang w:eastAsia="zh-CN"/>
              </w:rPr>
              <w:t xml:space="preserve"> N/A</w:t>
            </w:r>
            <w:r w:rsidR="00143102" w:rsidRPr="00032BAE">
              <w:rPr>
                <w:rFonts w:ascii="Times New Roman" w:eastAsia="仿宋_GB2312" w:hAnsi="Times New Roman" w:cs="Times New Roman"/>
                <w:color w:val="auto"/>
                <w:kern w:val="0"/>
                <w:sz w:val="18"/>
                <w:szCs w:val="18"/>
                <w:lang w:eastAsia="zh-CN"/>
              </w:rPr>
              <w:t xml:space="preserve"> </w:t>
            </w:r>
          </w:p>
          <w:p w14:paraId="2690504E"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23556919"/>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sz w:val="18"/>
                <w:szCs w:val="18"/>
                <w:lang w:eastAsia="zh-CN"/>
              </w:rPr>
              <w:t>Handbook &amp; Page:</w:t>
            </w:r>
            <w:r w:rsidR="00143102" w:rsidRPr="00032BAE">
              <w:rPr>
                <w:rFonts w:ascii="Times New Roman" w:eastAsia="仿宋_GB2312" w:hAnsi="Times New Roman" w:cs="Times New Roman"/>
                <w:color w:val="auto"/>
                <w:sz w:val="18"/>
                <w:szCs w:val="18"/>
                <w:u w:val="single"/>
                <w:lang w:eastAsia="zh-CN"/>
              </w:rPr>
              <w:t xml:space="preserve"> </w:t>
            </w:r>
            <w:r w:rsidR="00143102" w:rsidRPr="00032BAE">
              <w:rPr>
                <w:rFonts w:ascii="Times New Roman" w:eastAsia="仿宋_GB2312" w:hAnsi="Times New Roman" w:cs="Times New Roman"/>
                <w:color w:val="auto"/>
                <w:sz w:val="18"/>
                <w:szCs w:val="18"/>
                <w:u w:val="single"/>
              </w:rPr>
              <w:t>N/A</w:t>
            </w:r>
            <w:r w:rsidR="00143102" w:rsidRPr="00032BAE">
              <w:rPr>
                <w:rFonts w:ascii="Times New Roman" w:eastAsia="仿宋_GB2312" w:hAnsi="Times New Roman" w:cs="Times New Roman"/>
                <w:color w:val="auto"/>
                <w:kern w:val="0"/>
                <w:sz w:val="18"/>
                <w:szCs w:val="18"/>
                <w:u w:val="single"/>
                <w:lang w:eastAsia="zh-CN"/>
              </w:rPr>
              <w:t xml:space="preserve">   </w:t>
            </w:r>
          </w:p>
          <w:p w14:paraId="3C6D3517" w14:textId="547AB06D" w:rsidR="00143102" w:rsidRPr="00032BAE" w:rsidRDefault="000B6761" w:rsidP="0030647B">
            <w:pPr>
              <w:pStyle w:val="CommentText1"/>
              <w:jc w:val="both"/>
              <w:rPr>
                <w:rFonts w:ascii="Times New Roman" w:eastAsia="仿宋_GB2312" w:hAnsi="Times New Roman" w:cs="Times New Roman"/>
                <w:color w:val="auto"/>
                <w:sz w:val="18"/>
                <w:szCs w:val="18"/>
                <w:lang w:eastAsia="zh-CN"/>
              </w:rPr>
            </w:pPr>
            <w:sdt>
              <w:sdtPr>
                <w:rPr>
                  <w:rFonts w:ascii="Times New Roman" w:eastAsia="仿宋_GB2312" w:hAnsi="Times New Roman" w:cs="Times New Roman"/>
                  <w:color w:val="auto"/>
                  <w:sz w:val="18"/>
                  <w:szCs w:val="18"/>
                </w:rPr>
                <w:id w:val="-2121295957"/>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Other</w:t>
            </w:r>
            <w:r w:rsidR="00143102" w:rsidRPr="00032BAE">
              <w:rPr>
                <w:rFonts w:ascii="Times New Roman" w:eastAsia="仿宋_GB2312" w:hAnsi="Times New Roman" w:cs="Times New Roman"/>
                <w:color w:val="auto"/>
                <w:sz w:val="18"/>
                <w:szCs w:val="18"/>
                <w:lang w:eastAsia="zh-CN"/>
              </w:rPr>
              <w:t>:</w:t>
            </w:r>
            <w:r w:rsidR="00143102" w:rsidRPr="00032BAE">
              <w:rPr>
                <w:rFonts w:ascii="Times New Roman" w:eastAsia="仿宋_GB2312" w:hAnsi="Times New Roman" w:cs="Times New Roman"/>
                <w:color w:val="auto"/>
                <w:kern w:val="0"/>
                <w:sz w:val="18"/>
                <w:szCs w:val="18"/>
                <w:u w:val="single"/>
                <w:lang w:eastAsia="zh-CN"/>
              </w:rPr>
              <w:t xml:space="preserve"> </w:t>
            </w:r>
            <w:del w:id="5828" w:author="He Han" w:date="2026-08-27T15:38:00Z">
              <w:r w:rsidR="00143102" w:rsidRPr="00032BAE" w:rsidDel="006B7068">
                <w:rPr>
                  <w:rFonts w:ascii="Times New Roman" w:eastAsia="仿宋_GB2312" w:hAnsi="Times New Roman" w:cs="Times New Roman"/>
                  <w:color w:val="auto"/>
                  <w:kern w:val="0"/>
                  <w:sz w:val="18"/>
                  <w:szCs w:val="18"/>
                  <w:u w:val="single"/>
                  <w:lang w:eastAsia="zh-CN"/>
                </w:rPr>
                <w:delText xml:space="preserve">    </w:delText>
              </w:r>
            </w:del>
            <w:r w:rsidR="00143102"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w:t>
            </w:r>
            <w:r w:rsidR="00143102" w:rsidRPr="00032BAE">
              <w:rPr>
                <w:rFonts w:ascii="Times New Roman" w:eastAsia="仿宋_GB2312" w:hAnsi="Times New Roman" w:cs="Times New Roman"/>
                <w:color w:val="auto"/>
                <w:kern w:val="0"/>
                <w:sz w:val="18"/>
                <w:szCs w:val="18"/>
                <w:u w:val="single"/>
                <w:lang w:eastAsia="zh-CN"/>
              </w:rPr>
              <w:lastRenderedPageBreak/>
              <w:t xml:space="preserve">alkalis and </w:t>
            </w:r>
            <w:proofErr w:type="spellStart"/>
            <w:r w:rsidR="00143102" w:rsidRPr="00032BAE">
              <w:rPr>
                <w:rFonts w:ascii="Times New Roman" w:eastAsia="仿宋_GB2312" w:hAnsi="Times New Roman" w:cs="Times New Roman"/>
                <w:color w:val="auto"/>
                <w:kern w:val="0"/>
                <w:sz w:val="18"/>
                <w:szCs w:val="18"/>
                <w:u w:val="single"/>
                <w:lang w:eastAsia="zh-CN"/>
              </w:rPr>
              <w:t>salts.The</w:t>
            </w:r>
            <w:proofErr w:type="spellEnd"/>
            <w:r w:rsidR="00143102"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143102" w:rsidRPr="00032BAE">
              <w:rPr>
                <w:rFonts w:ascii="Times New Roman" w:eastAsia="仿宋_GB2312" w:hAnsi="Times New Roman" w:cs="Times New Roman"/>
                <w:color w:val="auto"/>
                <w:kern w:val="0"/>
                <w:sz w:val="18"/>
                <w:szCs w:val="18"/>
                <w:u w:val="single"/>
                <w:lang w:eastAsia="zh-CN"/>
              </w:rPr>
              <w:t>solvents.The</w:t>
            </w:r>
            <w:proofErr w:type="spellEnd"/>
            <w:r w:rsidR="00143102"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p>
        </w:tc>
      </w:tr>
      <w:tr w:rsidR="005342B4" w:rsidRPr="00032BAE" w14:paraId="355A6293" w14:textId="77777777" w:rsidTr="00A144E4">
        <w:trPr>
          <w:trHeight w:val="480"/>
          <w:trPrChange w:id="5829" w:author="Xuning Wei12232" w:date="2026-07-27T18:11:00Z">
            <w:trPr>
              <w:trHeight w:val="480"/>
            </w:trPr>
          </w:trPrChange>
        </w:trPr>
        <w:tc>
          <w:tcPr>
            <w:tcW w:w="281" w:type="pct"/>
            <w:vMerge/>
            <w:shd w:val="clear" w:color="auto" w:fill="FFFFFF" w:themeFill="background1"/>
            <w:vAlign w:val="center"/>
            <w:tcPrChange w:id="5830" w:author="Xuning Wei12232" w:date="2026-07-27T18:11:00Z">
              <w:tcPr>
                <w:tcW w:w="284" w:type="pct"/>
                <w:gridSpan w:val="3"/>
                <w:vMerge/>
                <w:shd w:val="clear" w:color="auto" w:fill="FFFFFF" w:themeFill="background1"/>
                <w:vAlign w:val="center"/>
              </w:tcPr>
            </w:tcPrChange>
          </w:tcPr>
          <w:p w14:paraId="7946FBE6"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5831" w:author="Xuning Wei12232" w:date="2026-07-27T18:11:00Z">
              <w:tcPr>
                <w:tcW w:w="1217" w:type="pct"/>
                <w:gridSpan w:val="3"/>
                <w:vMerge/>
                <w:shd w:val="clear" w:color="auto" w:fill="FFFFFF" w:themeFill="background1"/>
                <w:vAlign w:val="center"/>
              </w:tcPr>
            </w:tcPrChange>
          </w:tcPr>
          <w:p w14:paraId="333AB033"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5832" w:author="Xuning Wei12232" w:date="2026-07-27T18:11:00Z">
              <w:tcPr>
                <w:tcW w:w="1049" w:type="pct"/>
                <w:gridSpan w:val="5"/>
                <w:vMerge/>
                <w:shd w:val="clear" w:color="auto" w:fill="FFFFFF" w:themeFill="background1"/>
                <w:vAlign w:val="center"/>
              </w:tcPr>
            </w:tcPrChange>
          </w:tcPr>
          <w:p w14:paraId="6D8661ED"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5833" w:author="Xuning Wei12232" w:date="2026-07-27T18:11:00Z">
              <w:tcPr>
                <w:tcW w:w="388" w:type="pct"/>
                <w:gridSpan w:val="4"/>
                <w:vMerge/>
                <w:shd w:val="clear" w:color="auto" w:fill="FFFFFF" w:themeFill="background1"/>
                <w:vAlign w:val="center"/>
              </w:tcPr>
            </w:tcPrChange>
          </w:tcPr>
          <w:p w14:paraId="5767B34A"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5834" w:author="Xuning Wei12232" w:date="2026-07-27T18:11:00Z">
              <w:tcPr>
                <w:tcW w:w="354" w:type="pct"/>
                <w:gridSpan w:val="3"/>
                <w:vMerge/>
                <w:shd w:val="clear" w:color="auto" w:fill="FFFFFF" w:themeFill="background1"/>
                <w:vAlign w:val="center"/>
              </w:tcPr>
            </w:tcPrChange>
          </w:tcPr>
          <w:p w14:paraId="4055F0D4" w14:textId="77777777" w:rsidR="00143102" w:rsidRPr="00032BAE" w:rsidRDefault="00143102" w:rsidP="0030647B">
            <w:pPr>
              <w:jc w:val="both"/>
              <w:rPr>
                <w:rFonts w:ascii="Times New Roman" w:eastAsia="仿宋_GB2312" w:hAnsi="Times New Roman" w:cs="Times New Roman"/>
                <w:color w:val="auto"/>
                <w:sz w:val="18"/>
                <w:szCs w:val="18"/>
              </w:rPr>
            </w:pPr>
          </w:p>
        </w:tc>
        <w:tc>
          <w:tcPr>
            <w:tcW w:w="289" w:type="pct"/>
            <w:vAlign w:val="center"/>
            <w:tcPrChange w:id="5835" w:author="Xuning Wei12232" w:date="2026-07-27T18:11:00Z">
              <w:tcPr>
                <w:tcW w:w="322" w:type="pct"/>
                <w:gridSpan w:val="3"/>
                <w:vAlign w:val="center"/>
              </w:tcPr>
            </w:tcPrChange>
          </w:tcPr>
          <w:p w14:paraId="3C04D1C7"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94365984"/>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1FF09430"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689828349"/>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62DC1BF4"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2056963755"/>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5836" w:author="Xuning Wei12232" w:date="2026-07-27T18:11:00Z">
              <w:tcPr>
                <w:tcW w:w="733" w:type="pct"/>
                <w:gridSpan w:val="3"/>
                <w:vAlign w:val="center"/>
              </w:tcPr>
            </w:tcPrChange>
          </w:tcPr>
          <w:p w14:paraId="3C44A0E5" w14:textId="77777777" w:rsidR="00AD55F1" w:rsidRPr="00032BAE" w:rsidRDefault="00AD55F1" w:rsidP="00AD55F1">
            <w:pPr>
              <w:jc w:val="both"/>
              <w:rPr>
                <w:ins w:id="5837" w:author="Xuning Wei12232" w:date="2026-07-27T19:48:00Z"/>
                <w:rFonts w:ascii="Times New Roman" w:eastAsia="仿宋_GB2312" w:hAnsi="Times New Roman" w:cs="Times New Roman"/>
                <w:color w:val="auto"/>
                <w:kern w:val="0"/>
                <w:sz w:val="18"/>
                <w:szCs w:val="18"/>
                <w:lang w:eastAsia="zh-CN"/>
              </w:rPr>
            </w:pPr>
            <w:ins w:id="5838" w:author="Xuning Wei12232" w:date="2026-07-27T19:48:00Z">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306 SS and PTFE.</w:t>
              </w:r>
            </w:ins>
          </w:p>
          <w:p w14:paraId="31295AF9" w14:textId="2FDD33F4" w:rsidR="00143102" w:rsidRPr="00032BAE" w:rsidRDefault="00AD55F1" w:rsidP="00AD55F1">
            <w:pPr>
              <w:jc w:val="both"/>
              <w:rPr>
                <w:rFonts w:ascii="Times New Roman" w:eastAsia="仿宋_GB2312" w:hAnsi="Times New Roman" w:cs="Times New Roman"/>
                <w:color w:val="auto"/>
                <w:sz w:val="18"/>
                <w:szCs w:val="18"/>
              </w:rPr>
            </w:pPr>
            <w:ins w:id="5839" w:author="Xuning Wei12232" w:date="2026-07-27T19:48:00Z">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w:t>
              </w:r>
            </w:ins>
            <w:del w:id="5840" w:author="Xuning Wei12232" w:date="2026-07-27T19:48:00Z">
              <w:r w:rsidR="00143102" w:rsidRPr="00032BAE" w:rsidDel="00AD55F1">
                <w:rPr>
                  <w:rFonts w:ascii="Times New Roman" w:eastAsia="仿宋_GB2312" w:hAnsi="Times New Roman" w:cs="Times New Roman"/>
                  <w:color w:val="auto"/>
                  <w:kern w:val="0"/>
                  <w:sz w:val="18"/>
                  <w:szCs w:val="18"/>
                  <w:lang w:eastAsia="zh-CN"/>
                </w:rPr>
                <w:delText>Based on Asymchem previous campaign production data and experience</w:delText>
              </w:r>
            </w:del>
          </w:p>
        </w:tc>
        <w:tc>
          <w:tcPr>
            <w:tcW w:w="792" w:type="pct"/>
            <w:vMerge/>
            <w:vAlign w:val="center"/>
            <w:tcPrChange w:id="5841" w:author="Xuning Wei12232" w:date="2026-07-27T18:11:00Z">
              <w:tcPr>
                <w:tcW w:w="654" w:type="pct"/>
                <w:vMerge/>
                <w:vAlign w:val="center"/>
              </w:tcPr>
            </w:tcPrChange>
          </w:tcPr>
          <w:p w14:paraId="1A93DB8D" w14:textId="77777777" w:rsidR="00143102" w:rsidRPr="00032BAE" w:rsidRDefault="00143102" w:rsidP="0030647B">
            <w:pPr>
              <w:pStyle w:val="CommentText1"/>
              <w:jc w:val="both"/>
              <w:rPr>
                <w:rFonts w:ascii="Times New Roman" w:eastAsia="仿宋_GB2312" w:hAnsi="Times New Roman" w:cs="Times New Roman"/>
                <w:color w:val="auto"/>
                <w:sz w:val="18"/>
                <w:szCs w:val="18"/>
                <w:lang w:eastAsia="zh-CN"/>
              </w:rPr>
            </w:pPr>
          </w:p>
        </w:tc>
      </w:tr>
      <w:tr w:rsidR="005342B4" w:rsidRPr="00032BAE" w14:paraId="6E513F4D" w14:textId="77777777" w:rsidTr="000A425F">
        <w:trPr>
          <w:trHeight w:val="951"/>
          <w:trPrChange w:id="5842" w:author="He Han" w:date="2026-08-27T16:00:00Z">
            <w:trPr>
              <w:trHeight w:val="397"/>
            </w:trPr>
          </w:trPrChange>
        </w:trPr>
        <w:tc>
          <w:tcPr>
            <w:tcW w:w="281" w:type="pct"/>
            <w:vMerge w:val="restart"/>
            <w:shd w:val="clear" w:color="auto" w:fill="FFFFFF" w:themeFill="background1"/>
            <w:vAlign w:val="center"/>
            <w:tcPrChange w:id="5843" w:author="He Han" w:date="2026-08-27T16:00:00Z">
              <w:tcPr>
                <w:tcW w:w="284" w:type="pct"/>
                <w:gridSpan w:val="3"/>
                <w:vMerge w:val="restart"/>
                <w:shd w:val="clear" w:color="auto" w:fill="FFFFFF" w:themeFill="background1"/>
                <w:vAlign w:val="center"/>
              </w:tcPr>
            </w:tcPrChange>
          </w:tcPr>
          <w:p w14:paraId="7EE47862" w14:textId="6EF56EEA" w:rsidR="000606D8" w:rsidRPr="00032BAE" w:rsidDel="00AD243C" w:rsidRDefault="00B64270" w:rsidP="0030647B">
            <w:pPr>
              <w:jc w:val="both"/>
              <w:rPr>
                <w:del w:id="5844" w:author="Xuning Wei12232" w:date="2026-07-27T16:06:00Z"/>
                <w:rFonts w:ascii="Times New Roman" w:eastAsia="仿宋_GB2312" w:hAnsi="Times New Roman" w:cs="Times New Roman"/>
                <w:color w:val="auto"/>
                <w:sz w:val="18"/>
                <w:szCs w:val="18"/>
                <w:lang w:eastAsia="zh-CN"/>
              </w:rPr>
            </w:pPr>
            <w:del w:id="5845" w:author="Xuning Wei12232" w:date="2026-07-27T16:06:00Z">
              <w:r w:rsidDel="00AD243C">
                <w:rPr>
                  <w:rFonts w:ascii="Times New Roman" w:eastAsia="仿宋_GB2312" w:hAnsi="Times New Roman" w:cs="Times New Roman"/>
                  <w:color w:val="auto"/>
                  <w:sz w:val="18"/>
                  <w:szCs w:val="18"/>
                  <w:lang w:eastAsia="zh-CN"/>
                </w:rPr>
                <w:delText>13, 19, 25, 34, 40, 46, 52, 58, 64, 70, 76, 82</w:delText>
              </w:r>
              <w:r w:rsidR="00143102" w:rsidRPr="00032BAE" w:rsidDel="00AD243C">
                <w:rPr>
                  <w:rFonts w:ascii="Times New Roman" w:eastAsia="仿宋_GB2312" w:hAnsi="Times New Roman" w:cs="Times New Roman"/>
                  <w:color w:val="auto"/>
                  <w:sz w:val="18"/>
                  <w:szCs w:val="18"/>
                  <w:lang w:eastAsia="zh-CN"/>
                </w:rPr>
                <w:delText>,</w:delText>
              </w:r>
            </w:del>
          </w:p>
          <w:p w14:paraId="67847DA3" w14:textId="305A9DE0" w:rsidR="00143102" w:rsidRPr="00032BAE" w:rsidRDefault="00B64270">
            <w:pPr>
              <w:jc w:val="center"/>
              <w:rPr>
                <w:rFonts w:ascii="Times New Roman" w:eastAsia="仿宋_GB2312" w:hAnsi="Times New Roman" w:cs="Times New Roman"/>
                <w:color w:val="auto"/>
                <w:sz w:val="18"/>
                <w:szCs w:val="18"/>
                <w:lang w:eastAsia="zh-CN"/>
              </w:rPr>
              <w:pPrChange w:id="5846" w:author="Xuning Wei12232" w:date="2026-07-27T18:08:00Z">
                <w:pPr>
                  <w:jc w:val="both"/>
                </w:pPr>
              </w:pPrChange>
            </w:pPr>
            <w:del w:id="5847" w:author="Xuning Wei12232" w:date="2026-07-27T16:06:00Z">
              <w:r w:rsidDel="00AD243C">
                <w:rPr>
                  <w:rFonts w:ascii="Times New Roman" w:eastAsia="仿宋_GB2312" w:hAnsi="Times New Roman" w:cs="Times New Roman"/>
                  <w:color w:val="auto"/>
                  <w:sz w:val="18"/>
                  <w:szCs w:val="18"/>
                  <w:lang w:eastAsia="zh-CN"/>
                </w:rPr>
                <w:delText>92</w:delText>
              </w:r>
            </w:del>
            <w:ins w:id="5848" w:author="Xuning Wei12232" w:date="2026-07-27T16:06:00Z">
              <w:r w:rsidR="00AD243C">
                <w:rPr>
                  <w:rFonts w:ascii="Times New Roman" w:eastAsia="仿宋_GB2312" w:hAnsi="Times New Roman" w:cs="Times New Roman"/>
                  <w:color w:val="auto"/>
                  <w:sz w:val="18"/>
                  <w:szCs w:val="18"/>
                  <w:lang w:eastAsia="zh-CN"/>
                </w:rPr>
                <w:t>8</w:t>
              </w:r>
            </w:ins>
          </w:p>
        </w:tc>
        <w:tc>
          <w:tcPr>
            <w:tcW w:w="1217" w:type="pct"/>
            <w:vMerge w:val="restart"/>
            <w:shd w:val="clear" w:color="auto" w:fill="FFFFFF" w:themeFill="background1"/>
            <w:vAlign w:val="center"/>
            <w:tcPrChange w:id="5849" w:author="He Han" w:date="2026-08-27T16:00:00Z">
              <w:tcPr>
                <w:tcW w:w="1217" w:type="pct"/>
                <w:gridSpan w:val="3"/>
                <w:vMerge w:val="restart"/>
                <w:shd w:val="clear" w:color="auto" w:fill="FFFFFF" w:themeFill="background1"/>
                <w:vAlign w:val="center"/>
              </w:tcPr>
            </w:tcPrChange>
          </w:tcPr>
          <w:p w14:paraId="305A254D" w14:textId="32B60A11" w:rsidR="00C402FB" w:rsidRPr="00C402FB" w:rsidRDefault="00C402FB">
            <w:pPr>
              <w:rPr>
                <w:ins w:id="5850" w:author="Xuning Wei12232" w:date="2026-07-27T20:10:00Z"/>
                <w:rFonts w:ascii="Times New Roman" w:eastAsia="等线" w:hAnsi="Times New Roman" w:cs="Times New Roman"/>
                <w:bCs w:val="0"/>
                <w:color w:val="0000FF"/>
                <w:kern w:val="0"/>
                <w:sz w:val="18"/>
                <w:szCs w:val="18"/>
                <w:lang w:eastAsia="zh-CN"/>
                <w:rPrChange w:id="5851" w:author="Xuning Wei12232" w:date="2026-07-27T20:10:00Z">
                  <w:rPr>
                    <w:ins w:id="5852" w:author="Xuning Wei12232" w:date="2026-07-27T20:10:00Z"/>
                    <w:rFonts w:ascii="Times New Roman" w:eastAsia="仿宋_GB2312" w:hAnsi="Times New Roman" w:cs="Times New Roman"/>
                    <w:color w:val="auto"/>
                    <w:sz w:val="18"/>
                    <w:szCs w:val="18"/>
                    <w:lang w:eastAsia="zh-CN"/>
                  </w:rPr>
                </w:rPrChange>
              </w:rPr>
              <w:pPrChange w:id="5853" w:author="Xuning Wei12232" w:date="2026-07-27T20:10:00Z">
                <w:pPr>
                  <w:jc w:val="both"/>
                </w:pPr>
              </w:pPrChange>
            </w:pPr>
            <w:ins w:id="5854" w:author="Xuning Wei12232" w:date="2026-07-27T20:10:00Z">
              <w:r>
                <w:rPr>
                  <w:rFonts w:ascii="Times New Roman" w:eastAsia="仿宋_GB2312" w:hAnsi="Times New Roman" w:cs="Times New Roman" w:hint="eastAsia"/>
                  <w:color w:val="auto"/>
                  <w:sz w:val="18"/>
                  <w:szCs w:val="18"/>
                  <w:lang w:eastAsia="zh-CN"/>
                </w:rPr>
                <w:t>P</w:t>
              </w:r>
              <w:r>
                <w:rPr>
                  <w:rFonts w:ascii="Times New Roman" w:eastAsia="等线" w:hAnsi="Times New Roman" w:cs="Times New Roman"/>
                  <w:bCs w:val="0"/>
                  <w:color w:val="0000FF"/>
                  <w:kern w:val="0"/>
                  <w:sz w:val="18"/>
                  <w:szCs w:val="18"/>
                  <w:lang w:eastAsia="zh-CN"/>
                </w:rPr>
                <w:t>rePhe23</w:t>
              </w:r>
              <w:r w:rsidRPr="00931AF5">
                <w:rPr>
                  <w:rFonts w:ascii="Times New Roman" w:eastAsia="等线" w:hAnsi="Times New Roman" w:cs="Times New Roman"/>
                  <w:bCs w:val="0"/>
                  <w:color w:val="0000FF"/>
                  <w:kern w:val="0"/>
                  <w:sz w:val="18"/>
                  <w:szCs w:val="18"/>
                  <w:lang w:eastAsia="zh-CN"/>
                </w:rPr>
                <w:t xml:space="preserve"> </w:t>
              </w:r>
              <w:r w:rsidRPr="001634B1">
                <w:rPr>
                  <w:rFonts w:ascii="Times New Roman" w:eastAsia="等线" w:hAnsi="Times New Roman" w:cs="Times New Roman"/>
                  <w:bCs w:val="0"/>
                  <w:color w:val="0000FF"/>
                  <w:kern w:val="0"/>
                  <w:sz w:val="18"/>
                  <w:szCs w:val="18"/>
                  <w:lang w:eastAsia="zh-CN"/>
                </w:rPr>
                <w:t>~</w:t>
              </w:r>
              <w:r>
                <w:rPr>
                  <w:rFonts w:ascii="Times New Roman" w:eastAsia="等线" w:hAnsi="Times New Roman" w:cs="Times New Roman"/>
                  <w:bCs w:val="0"/>
                  <w:color w:val="0000FF"/>
                  <w:kern w:val="0"/>
                  <w:sz w:val="18"/>
                  <w:szCs w:val="18"/>
                  <w:lang w:eastAsia="zh-CN"/>
                </w:rPr>
                <w:t xml:space="preserve"> preOrn11</w:t>
              </w:r>
            </w:ins>
            <w:ins w:id="5855" w:author="Xuning Wei12232" w:date="2026-07-27T20:11:00Z">
              <w:r>
                <w:rPr>
                  <w:rFonts w:ascii="Times New Roman" w:eastAsia="等线" w:hAnsi="Times New Roman" w:cs="Times New Roman"/>
                  <w:bCs w:val="0"/>
                  <w:color w:val="0000FF"/>
                  <w:kern w:val="0"/>
                  <w:sz w:val="18"/>
                  <w:szCs w:val="18"/>
                  <w:lang w:eastAsia="zh-CN"/>
                </w:rPr>
                <w:t xml:space="preserve"> </w:t>
              </w:r>
            </w:ins>
            <w:ins w:id="5856" w:author="Xuning Wei12232" w:date="2026-07-27T20:10:00Z">
              <w:r w:rsidRPr="0005454E">
                <w:rPr>
                  <w:rFonts w:ascii="Times New Roman" w:eastAsia="等线" w:hAnsi="Times New Roman" w:cs="Times New Roman"/>
                  <w:bCs w:val="0"/>
                  <w:color w:val="0000FF"/>
                  <w:kern w:val="0"/>
                  <w:sz w:val="18"/>
                  <w:szCs w:val="18"/>
                  <w:lang w:eastAsia="zh-CN"/>
                </w:rPr>
                <w:t xml:space="preserve">Excluding </w:t>
              </w:r>
              <w:r>
                <w:rPr>
                  <w:rFonts w:ascii="Times New Roman" w:eastAsia="等线" w:hAnsi="Times New Roman" w:cs="Times New Roman"/>
                  <w:bCs w:val="0"/>
                  <w:color w:val="0000FF"/>
                  <w:kern w:val="0"/>
                  <w:sz w:val="18"/>
                  <w:szCs w:val="18"/>
                  <w:lang w:eastAsia="zh-CN"/>
                </w:rPr>
                <w:t>preSer20</w:t>
              </w:r>
              <w:r>
                <w:rPr>
                  <w:rFonts w:ascii="Times New Roman" w:eastAsia="等线" w:hAnsi="Times New Roman" w:cs="Times New Roman" w:hint="eastAsia"/>
                  <w:bCs w:val="0"/>
                  <w:color w:val="0000FF"/>
                  <w:kern w:val="0"/>
                  <w:sz w:val="18"/>
                  <w:szCs w:val="18"/>
                  <w:lang w:eastAsia="zh-CN"/>
                </w:rPr>
                <w:t xml:space="preserve"> </w:t>
              </w:r>
              <w:r w:rsidRPr="008B3C39">
                <w:rPr>
                  <w:rFonts w:ascii="Times New Roman" w:eastAsia="仿宋_GB2312" w:hAnsi="Times New Roman" w:cs="Times New Roman"/>
                  <w:color w:val="auto"/>
                  <w:sz w:val="18"/>
                  <w:szCs w:val="18"/>
                </w:rPr>
                <w:t>De-</w:t>
              </w:r>
              <w:proofErr w:type="spellStart"/>
              <w:r w:rsidRPr="008B3C39">
                <w:rPr>
                  <w:rFonts w:ascii="Times New Roman" w:eastAsia="仿宋_GB2312" w:hAnsi="Times New Roman" w:cs="Times New Roman"/>
                  <w:color w:val="auto"/>
                  <w:sz w:val="18"/>
                  <w:szCs w:val="18"/>
                </w:rPr>
                <w:t>Fmoc</w:t>
              </w:r>
            </w:ins>
            <w:proofErr w:type="spellEnd"/>
            <w:ins w:id="5857" w:author="Xuning Wei12232" w:date="2026-07-27T20:11:00Z">
              <w:r>
                <w:rPr>
                  <w:rFonts w:ascii="Times New Roman" w:eastAsia="仿宋_GB2312" w:hAnsi="Times New Roman" w:cs="Times New Roman"/>
                  <w:color w:val="auto"/>
                  <w:sz w:val="18"/>
                  <w:szCs w:val="18"/>
                </w:rPr>
                <w:t xml:space="preserve">: </w:t>
              </w:r>
            </w:ins>
          </w:p>
          <w:p w14:paraId="60D4C70E" w14:textId="1BD47100" w:rsidR="00143102" w:rsidRPr="00032BAE" w:rsidRDefault="00AD243C" w:rsidP="0030647B">
            <w:pPr>
              <w:jc w:val="both"/>
              <w:rPr>
                <w:rFonts w:ascii="Times New Roman" w:eastAsia="仿宋_GB2312" w:hAnsi="Times New Roman" w:cs="Times New Roman"/>
                <w:color w:val="auto"/>
                <w:sz w:val="18"/>
                <w:szCs w:val="18"/>
              </w:rPr>
            </w:pPr>
            <w:ins w:id="5858" w:author="Xuning Wei12232" w:date="2026-07-27T16:06:00Z">
              <w:r>
                <w:rPr>
                  <w:rFonts w:ascii="Times New Roman" w:eastAsia="仿宋_GB2312" w:hAnsi="Times New Roman" w:cs="Times New Roman"/>
                  <w:color w:val="auto"/>
                  <w:sz w:val="18"/>
                  <w:szCs w:val="18"/>
                </w:rPr>
                <w:t xml:space="preserve">1. </w:t>
              </w:r>
              <w:r w:rsidRPr="00321EFC">
                <w:rPr>
                  <w:rFonts w:ascii="Times New Roman" w:eastAsia="仿宋_GB2312" w:hAnsi="Times New Roman" w:cs="Times New Roman"/>
                  <w:color w:val="auto"/>
                  <w:sz w:val="18"/>
                  <w:szCs w:val="18"/>
                </w:rPr>
                <w:t>Add</w:t>
              </w:r>
              <w:r w:rsidRPr="00321EFC">
                <w:rPr>
                  <w:rFonts w:ascii="Times New Roman" w:eastAsia="仿宋_GB2312" w:hAnsi="Times New Roman" w:cs="Times New Roman"/>
                  <w:color w:val="auto"/>
                  <w:sz w:val="18"/>
                  <w:szCs w:val="18"/>
                  <w:lang w:eastAsia="zh-CN"/>
                </w:rPr>
                <w:t xml:space="preserve"> </w:t>
              </w:r>
              <w:r w:rsidRPr="00321EFC">
                <w:rPr>
                  <w:rFonts w:ascii="Times New Roman" w:eastAsia="仿宋_GB2312" w:hAnsi="Times New Roman" w:cs="Times New Roman"/>
                  <w:bCs w:val="0"/>
                  <w:color w:val="auto"/>
                  <w:sz w:val="18"/>
                  <w:szCs w:val="18"/>
                  <w:lang w:eastAsia="zh-CN"/>
                </w:rPr>
                <w:t xml:space="preserve">8.0 V 20% </w:t>
              </w:r>
              <w:proofErr w:type="spellStart"/>
              <w:r w:rsidRPr="00321EFC">
                <w:rPr>
                  <w:rFonts w:ascii="Times New Roman" w:eastAsia="仿宋_GB2312" w:hAnsi="Times New Roman" w:cs="Times New Roman"/>
                  <w:bCs w:val="0"/>
                  <w:color w:val="0000FF"/>
                  <w:sz w:val="18"/>
                  <w:szCs w:val="18"/>
                  <w:lang w:eastAsia="zh-CN"/>
                </w:rPr>
                <w:t>Piperidine</w:t>
              </w:r>
              <w:proofErr w:type="spellEnd"/>
              <w:r w:rsidRPr="00321EFC">
                <w:rPr>
                  <w:rFonts w:ascii="Times New Roman" w:eastAsia="仿宋_GB2312" w:hAnsi="Times New Roman" w:cs="Times New Roman"/>
                  <w:bCs w:val="0"/>
                  <w:color w:val="0000FF"/>
                  <w:sz w:val="18"/>
                  <w:szCs w:val="18"/>
                  <w:lang w:eastAsia="zh-CN"/>
                </w:rPr>
                <w:t xml:space="preserve"> in DMF </w:t>
              </w:r>
              <w:r w:rsidRPr="00321EFC">
                <w:rPr>
                  <w:rFonts w:ascii="Times New Roman" w:eastAsia="仿宋_GB2312" w:hAnsi="Times New Roman" w:cs="Times New Roman"/>
                  <w:bCs w:val="0"/>
                  <w:color w:val="auto"/>
                  <w:sz w:val="18"/>
                  <w:szCs w:val="18"/>
                  <w:lang w:eastAsia="zh-CN"/>
                </w:rPr>
                <w:t xml:space="preserve">(7.448 kg/kg) </w:t>
              </w:r>
              <w:r w:rsidRPr="00321EFC">
                <w:rPr>
                  <w:rFonts w:ascii="Times New Roman" w:eastAsia="仿宋_GB2312" w:hAnsi="Times New Roman" w:cs="Times New Roman"/>
                  <w:color w:val="auto"/>
                  <w:sz w:val="18"/>
                  <w:szCs w:val="18"/>
                </w:rPr>
                <w:t>into</w:t>
              </w:r>
              <w:r w:rsidRPr="006F0556">
                <w:rPr>
                  <w:rFonts w:ascii="Times New Roman" w:eastAsia="仿宋_GB2312" w:hAnsi="Times New Roman" w:cs="Times New Roman"/>
                  <w:color w:val="auto"/>
                  <w:sz w:val="18"/>
                  <w:szCs w:val="18"/>
                </w:rPr>
                <w:t xml:space="preserve"> TJ4S-1213-Sy15</w:t>
              </w:r>
              <w:r w:rsidRPr="00321EFC">
                <w:rPr>
                  <w:rFonts w:ascii="Times New Roman" w:eastAsia="仿宋_GB2312" w:hAnsi="Times New Roman" w:cs="Times New Roman"/>
                  <w:color w:val="auto"/>
                  <w:sz w:val="18"/>
                  <w:szCs w:val="18"/>
                </w:rPr>
                <w:t>. Bubble with nitrogen for 5±2</w:t>
              </w:r>
            </w:ins>
            <w:ins w:id="5859" w:author="Johan Granander" w:date="2026-07-28T15:05:00Z">
              <w:r w:rsidR="0056782B">
                <w:rPr>
                  <w:rFonts w:ascii="Times New Roman" w:eastAsia="仿宋_GB2312" w:hAnsi="Times New Roman" w:cs="Times New Roman"/>
                  <w:color w:val="auto"/>
                  <w:sz w:val="18"/>
                  <w:szCs w:val="18"/>
                </w:rPr>
                <w:t xml:space="preserve"> </w:t>
              </w:r>
            </w:ins>
            <w:ins w:id="5860" w:author="Xuning Wei12232" w:date="2026-07-27T16:06:00Z">
              <w:r w:rsidRPr="00321EFC">
                <w:rPr>
                  <w:rFonts w:ascii="Times New Roman" w:eastAsia="仿宋_GB2312" w:hAnsi="Times New Roman" w:cs="Times New Roman"/>
                  <w:color w:val="auto"/>
                  <w:sz w:val="18"/>
                  <w:szCs w:val="18"/>
                </w:rPr>
                <w:t>min, then start the stirrer</w:t>
              </w:r>
              <w:r>
                <w:rPr>
                  <w:rFonts w:ascii="Times New Roman" w:eastAsia="仿宋_GB2312" w:hAnsi="Times New Roman" w:cs="Times New Roman"/>
                  <w:color w:val="auto"/>
                  <w:sz w:val="18"/>
                  <w:szCs w:val="18"/>
                </w:rPr>
                <w:t>.</w:t>
              </w:r>
              <w:r>
                <w:rPr>
                  <w:rFonts w:ascii="Times New Roman" w:eastAsia="仿宋_GB2312" w:hAnsi="Times New Roman" w:cs="Times New Roman"/>
                  <w:color w:val="auto"/>
                  <w:sz w:val="18"/>
                  <w:szCs w:val="18"/>
                </w:rPr>
                <w:br/>
                <w:t>2. A</w:t>
              </w:r>
              <w:r w:rsidRPr="00321EFC">
                <w:rPr>
                  <w:rFonts w:ascii="Times New Roman" w:eastAsia="仿宋_GB2312" w:hAnsi="Times New Roman" w:cs="Times New Roman"/>
                  <w:color w:val="auto"/>
                  <w:sz w:val="18"/>
                  <w:szCs w:val="18"/>
                </w:rPr>
                <w:t xml:space="preserve">djust to </w:t>
              </w:r>
              <w:r w:rsidRPr="00321EFC">
                <w:rPr>
                  <w:rFonts w:ascii="Times New Roman" w:eastAsia="仿宋_GB2312" w:hAnsi="Times New Roman" w:cs="Times New Roman" w:hint="eastAsia"/>
                  <w:color w:val="auto"/>
                  <w:sz w:val="18"/>
                  <w:szCs w:val="18"/>
                </w:rPr>
                <w:t>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5</w:t>
              </w:r>
            </w:ins>
            <w:ins w:id="5861" w:author="Johan Granander" w:date="2026-07-28T13:33:00Z">
              <w:r w:rsidR="000E6E66">
                <w:rPr>
                  <w:rFonts w:ascii="Times New Roman" w:eastAsia="仿宋_GB2312" w:hAnsi="Times New Roman" w:cs="Times New Roman"/>
                  <w:color w:val="auto"/>
                  <w:sz w:val="18"/>
                  <w:szCs w:val="18"/>
                </w:rPr>
                <w:t xml:space="preserve"> </w:t>
              </w:r>
            </w:ins>
            <w:ins w:id="5862" w:author="Xuning Wei12232" w:date="2026-07-27T16:06: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color w:val="auto"/>
                  <w:sz w:val="18"/>
                  <w:szCs w:val="18"/>
                </w:rPr>
                <w:t xml:space="preserve"> (target: </w:t>
              </w:r>
              <w:r w:rsidRPr="00321EFC">
                <w:rPr>
                  <w:rFonts w:ascii="Times New Roman" w:eastAsia="仿宋_GB2312" w:hAnsi="Times New Roman" w:cs="Times New Roman" w:hint="eastAsia"/>
                  <w:color w:val="auto"/>
                  <w:sz w:val="18"/>
                  <w:szCs w:val="18"/>
                </w:rPr>
                <w:t>25</w:t>
              </w:r>
            </w:ins>
            <w:ins w:id="5863" w:author="Johan Granander" w:date="2026-07-28T13:33:00Z">
              <w:r w:rsidR="000E6E66">
                <w:rPr>
                  <w:rFonts w:ascii="Times New Roman" w:eastAsia="仿宋_GB2312" w:hAnsi="Times New Roman" w:cs="Times New Roman"/>
                  <w:color w:val="auto"/>
                  <w:sz w:val="18"/>
                  <w:szCs w:val="18"/>
                </w:rPr>
                <w:t xml:space="preserve"> </w:t>
              </w:r>
            </w:ins>
            <w:ins w:id="5864" w:author="Xuning Wei12232" w:date="2026-07-27T16:06: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After stirring for 2</w:t>
              </w:r>
            </w:ins>
            <w:ins w:id="5865" w:author="Johan Granander" w:date="2026-07-28T15:05:00Z">
              <w:r w:rsidR="0056782B">
                <w:rPr>
                  <w:rFonts w:ascii="Times New Roman" w:eastAsia="仿宋_GB2312" w:hAnsi="Times New Roman" w:cs="Times New Roman"/>
                  <w:color w:val="auto"/>
                  <w:sz w:val="18"/>
                  <w:szCs w:val="18"/>
                </w:rPr>
                <w:t xml:space="preserve"> </w:t>
              </w:r>
            </w:ins>
            <w:ins w:id="5866" w:author="Xuning Wei12232" w:date="2026-07-27T16:06:00Z">
              <w:r w:rsidRPr="00321EFC">
                <w:rPr>
                  <w:rFonts w:ascii="Times New Roman" w:eastAsia="仿宋_GB2312" w:hAnsi="Times New Roman" w:cs="Times New Roman" w:hint="eastAsia"/>
                  <w:color w:val="auto"/>
                  <w:sz w:val="18"/>
                  <w:szCs w:val="18"/>
                </w:rPr>
                <w:t>h</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15 min (target: 2</w:t>
              </w:r>
            </w:ins>
            <w:ins w:id="5867" w:author="Johan Granander" w:date="2026-07-28T13:33:00Z">
              <w:r w:rsidR="000E6E66">
                <w:rPr>
                  <w:rFonts w:ascii="Times New Roman" w:eastAsia="仿宋_GB2312" w:hAnsi="Times New Roman" w:cs="Times New Roman"/>
                  <w:color w:val="auto"/>
                  <w:sz w:val="18"/>
                  <w:szCs w:val="18"/>
                </w:rPr>
                <w:t xml:space="preserve"> </w:t>
              </w:r>
            </w:ins>
            <w:ins w:id="5868" w:author="Xuning Wei12232" w:date="2026-07-27T16:06:00Z">
              <w:r w:rsidRPr="00321EFC">
                <w:rPr>
                  <w:rFonts w:ascii="Times New Roman" w:eastAsia="仿宋_GB2312" w:hAnsi="Times New Roman" w:cs="Times New Roman" w:hint="eastAsia"/>
                  <w:color w:val="auto"/>
                  <w:sz w:val="18"/>
                  <w:szCs w:val="18"/>
                </w:rPr>
                <w:t>h) at 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xml:space="preserve"> (target: 25</w:t>
              </w:r>
            </w:ins>
            <w:ins w:id="5869" w:author="Johan Granander" w:date="2026-07-28T13:33:00Z">
              <w:r w:rsidR="000E6E66">
                <w:rPr>
                  <w:rFonts w:ascii="Times New Roman" w:eastAsia="仿宋_GB2312" w:hAnsi="Times New Roman" w:cs="Times New Roman"/>
                  <w:color w:val="auto"/>
                  <w:sz w:val="18"/>
                  <w:szCs w:val="18"/>
                </w:rPr>
                <w:t xml:space="preserve"> </w:t>
              </w:r>
            </w:ins>
            <w:ins w:id="5870" w:author="Xuning Wei12232" w:date="2026-07-27T16:06: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stop stirring, turn off the nitrogen. Drain until there is no obvious drip.</w:t>
              </w:r>
            </w:ins>
            <w:del w:id="5871" w:author="Xuning Wei12232" w:date="2026-07-27T16:06:00Z">
              <w:r w:rsidR="0035305C" w:rsidRPr="004B098E" w:rsidDel="00AD243C">
                <w:rPr>
                  <w:rFonts w:ascii="Times New Roman" w:eastAsia="仿宋_GB2312" w:hAnsi="Times New Roman" w:cs="Times New Roman"/>
                  <w:color w:val="auto"/>
                  <w:sz w:val="18"/>
                  <w:szCs w:val="18"/>
                </w:rPr>
                <w:delText>Add</w:delText>
              </w:r>
              <w:r w:rsidR="0035305C" w:rsidRPr="004B098E" w:rsidDel="00AD243C">
                <w:rPr>
                  <w:rFonts w:ascii="Times New Roman" w:eastAsia="仿宋_GB2312" w:hAnsi="Times New Roman" w:cs="Times New Roman"/>
                  <w:color w:val="auto"/>
                  <w:sz w:val="18"/>
                  <w:szCs w:val="18"/>
                  <w:lang w:eastAsia="zh-CN"/>
                </w:rPr>
                <w:delText xml:space="preserve"> 10.0 V Isopropyl Acetate (8.730 kg/kg) </w:delText>
              </w:r>
              <w:r w:rsidR="0035305C" w:rsidRPr="004B098E" w:rsidDel="00AD243C">
                <w:rPr>
                  <w:rFonts w:ascii="Times New Roman" w:eastAsia="仿宋_GB2312" w:hAnsi="Times New Roman" w:cs="Times New Roman"/>
                  <w:color w:val="auto"/>
                  <w:sz w:val="18"/>
                  <w:szCs w:val="18"/>
                </w:rPr>
                <w:delText xml:space="preserve">into </w:delText>
              </w:r>
              <w:r w:rsidR="0035305C" w:rsidRPr="004B098E" w:rsidDel="00AD243C">
                <w:rPr>
                  <w:rFonts w:ascii="Times New Roman" w:eastAsia="仿宋_GB2312" w:hAnsi="Times New Roman" w:cs="Times New Roman"/>
                  <w:b/>
                  <w:color w:val="auto"/>
                  <w:sz w:val="18"/>
                  <w:szCs w:val="18"/>
                </w:rPr>
                <w:delText>TJ4S-1213-Sy15</w:delText>
              </w:r>
              <w:r w:rsidR="0035305C" w:rsidRPr="004B098E" w:rsidDel="00AD243C">
                <w:rPr>
                  <w:rFonts w:ascii="Times New Roman" w:eastAsia="仿宋_GB2312" w:hAnsi="Times New Roman" w:cs="Times New Roman"/>
                  <w:color w:val="auto"/>
                  <w:sz w:val="18"/>
                  <w:szCs w:val="18"/>
                </w:rPr>
                <w:delText>. Bubble with nitrogen for 5±2min, then start the stirrer. After stirring for 5±2 min, stop stirring, turn off the nitrogen. Drain until there is no obvious drip. Perform this operation for 4 times. Move to next operation</w:delText>
              </w:r>
            </w:del>
          </w:p>
        </w:tc>
        <w:tc>
          <w:tcPr>
            <w:tcW w:w="1046" w:type="pct"/>
            <w:vMerge w:val="restart"/>
            <w:shd w:val="clear" w:color="auto" w:fill="FFFFFF" w:themeFill="background1"/>
            <w:vAlign w:val="center"/>
            <w:tcPrChange w:id="5872" w:author="He Han" w:date="2026-08-27T16:00:00Z">
              <w:tcPr>
                <w:tcW w:w="1049" w:type="pct"/>
                <w:gridSpan w:val="5"/>
                <w:vMerge w:val="restart"/>
                <w:shd w:val="clear" w:color="auto" w:fill="FFFFFF" w:themeFill="background1"/>
                <w:vAlign w:val="center"/>
              </w:tcPr>
            </w:tcPrChange>
          </w:tcPr>
          <w:p w14:paraId="544A14AB" w14:textId="77777777" w:rsidR="000B3418" w:rsidRPr="00032BAE" w:rsidRDefault="000B3418" w:rsidP="000B3418">
            <w:pPr>
              <w:rPr>
                <w:ins w:id="5873" w:author="Xuning Wei12232" w:date="2026-07-27T17:21:00Z"/>
                <w:rFonts w:ascii="Times New Roman" w:hAnsi="Times New Roman" w:cs="Times New Roman"/>
                <w:color w:val="auto"/>
                <w:sz w:val="18"/>
                <w:szCs w:val="18"/>
                <w:shd w:val="clear" w:color="auto" w:fill="FFFFFF"/>
              </w:rPr>
            </w:pPr>
            <w:ins w:id="5874" w:author="Xuning Wei12232" w:date="2026-07-27T17:21: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3907D94F" w14:textId="77777777" w:rsidR="000B3418" w:rsidRPr="004634A5" w:rsidRDefault="000B3418" w:rsidP="000B3418">
            <w:pPr>
              <w:rPr>
                <w:ins w:id="5875" w:author="Xuning Wei12232" w:date="2026-07-27T17:21:00Z"/>
                <w:rFonts w:ascii="Times New Roman" w:eastAsiaTheme="minorEastAsia" w:hAnsi="Times New Roman" w:cs="Times New Roman"/>
                <w:color w:val="auto"/>
                <w:sz w:val="18"/>
                <w:szCs w:val="18"/>
                <w:shd w:val="clear" w:color="auto" w:fill="FFFFFF"/>
                <w:lang w:eastAsia="zh-CN"/>
              </w:rPr>
            </w:pPr>
            <w:ins w:id="5876" w:author="Xuning Wei12232" w:date="2026-07-27T17:21: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7D2888D5" w14:textId="77777777" w:rsidR="000B3418" w:rsidRPr="002B446D" w:rsidRDefault="000B3418" w:rsidP="000B3418">
            <w:pPr>
              <w:rPr>
                <w:ins w:id="5877" w:author="Xuning Wei12232" w:date="2026-07-27T17:21:00Z"/>
                <w:rFonts w:ascii="Times New Roman" w:hAnsi="Times New Roman" w:cs="Times New Roman"/>
                <w:color w:val="0000FF"/>
                <w:sz w:val="18"/>
                <w:szCs w:val="18"/>
                <w:shd w:val="clear" w:color="auto" w:fill="FFFFFF"/>
              </w:rPr>
            </w:pPr>
            <w:ins w:id="5878" w:author="Xuning Wei12232" w:date="2026-07-27T17:21: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7164B1E" w14:textId="77777777" w:rsidR="000B3418" w:rsidRPr="00032BAE" w:rsidRDefault="000B3418" w:rsidP="000B3418">
            <w:pPr>
              <w:rPr>
                <w:ins w:id="5879" w:author="Xuning Wei12232" w:date="2026-07-27T17:21:00Z"/>
                <w:rFonts w:ascii="Times New Roman" w:hAnsi="Times New Roman" w:cs="Times New Roman"/>
                <w:color w:val="auto"/>
                <w:sz w:val="18"/>
                <w:szCs w:val="18"/>
                <w:shd w:val="clear" w:color="auto" w:fill="FFFFFF"/>
              </w:rPr>
            </w:pPr>
            <w:ins w:id="5880" w:author="Xuning Wei12232" w:date="2026-07-27T17:21:00Z">
              <w:r w:rsidRPr="00032BAE">
                <w:rPr>
                  <w:rFonts w:ascii="Times New Roman" w:hAnsi="Times New Roman" w:cs="Times New Roman"/>
                  <w:color w:val="auto"/>
                  <w:sz w:val="18"/>
                  <w:szCs w:val="18"/>
                  <w:shd w:val="clear" w:color="auto" w:fill="FFFFFF"/>
                </w:rPr>
                <w:t>Sight glass: Glass</w:t>
              </w:r>
            </w:ins>
          </w:p>
          <w:p w14:paraId="4D4C7B90" w14:textId="77777777" w:rsidR="000B3418" w:rsidRPr="00032BAE" w:rsidRDefault="000B3418" w:rsidP="000B3418">
            <w:pPr>
              <w:rPr>
                <w:ins w:id="5881" w:author="Xuning Wei12232" w:date="2026-07-27T17:21:00Z"/>
                <w:rFonts w:ascii="Times New Roman" w:hAnsi="Times New Roman" w:cs="Times New Roman"/>
                <w:color w:val="auto"/>
                <w:sz w:val="18"/>
                <w:szCs w:val="18"/>
                <w:shd w:val="clear" w:color="auto" w:fill="FFFFFF"/>
              </w:rPr>
            </w:pPr>
            <w:ins w:id="5882" w:author="Xuning Wei12232" w:date="2026-07-27T17:21:00Z">
              <w:r w:rsidRPr="00032BAE">
                <w:rPr>
                  <w:rFonts w:ascii="Times New Roman" w:hAnsi="Times New Roman" w:cs="Times New Roman"/>
                  <w:color w:val="auto"/>
                  <w:sz w:val="18"/>
                  <w:szCs w:val="18"/>
                  <w:shd w:val="clear" w:color="auto" w:fill="FFFFFF"/>
                </w:rPr>
                <w:t>Transfer pump material: SS316+PTFE,</w:t>
              </w:r>
            </w:ins>
          </w:p>
          <w:p w14:paraId="0A2D2FF6" w14:textId="77777777" w:rsidR="000B3418" w:rsidRPr="00032BAE" w:rsidRDefault="000B3418" w:rsidP="000B3418">
            <w:pPr>
              <w:rPr>
                <w:ins w:id="5883" w:author="Xuning Wei12232" w:date="2026-07-27T17:21:00Z"/>
                <w:rFonts w:ascii="Times New Roman" w:hAnsi="Times New Roman" w:cs="Times New Roman"/>
                <w:color w:val="auto"/>
                <w:sz w:val="18"/>
                <w:szCs w:val="18"/>
                <w:shd w:val="clear" w:color="auto" w:fill="FFFFFF"/>
              </w:rPr>
            </w:pPr>
            <w:ins w:id="5884" w:author="Xuning Wei12232" w:date="2026-07-27T17:21: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295B262" w14:textId="77777777" w:rsidR="000B3418" w:rsidRPr="00032BAE" w:rsidRDefault="000B3418" w:rsidP="000B3418">
            <w:pPr>
              <w:rPr>
                <w:ins w:id="5885" w:author="Xuning Wei12232" w:date="2026-07-27T17:21:00Z"/>
                <w:rFonts w:ascii="Times New Roman" w:hAnsi="Times New Roman" w:cs="Times New Roman"/>
                <w:color w:val="auto"/>
                <w:sz w:val="18"/>
                <w:szCs w:val="18"/>
                <w:shd w:val="clear" w:color="auto" w:fill="FFFFFF"/>
              </w:rPr>
            </w:pPr>
            <w:ins w:id="5886" w:author="Xuning Wei12232" w:date="2026-07-27T17:21:00Z">
              <w:r w:rsidRPr="00032BAE">
                <w:rPr>
                  <w:rFonts w:ascii="Times New Roman" w:hAnsi="Times New Roman" w:cs="Times New Roman"/>
                  <w:color w:val="auto"/>
                  <w:sz w:val="18"/>
                  <w:szCs w:val="18"/>
                  <w:shd w:val="clear" w:color="auto" w:fill="FFFFFF"/>
                </w:rPr>
                <w:t>Pipeline material: 316L</w:t>
              </w:r>
            </w:ins>
          </w:p>
          <w:p w14:paraId="43E90E0D" w14:textId="77777777" w:rsidR="000B3418" w:rsidRPr="004A5B11" w:rsidRDefault="000B3418" w:rsidP="000B3418">
            <w:pPr>
              <w:rPr>
                <w:ins w:id="5887" w:author="Xuning Wei12232" w:date="2026-07-27T17:21:00Z"/>
                <w:rFonts w:ascii="Times New Roman" w:hAnsi="Times New Roman" w:cs="Times New Roman"/>
                <w:color w:val="FF0000"/>
                <w:sz w:val="18"/>
                <w:szCs w:val="18"/>
                <w:shd w:val="clear" w:color="auto" w:fill="FFFFFF"/>
                <w:rPrChange w:id="5888" w:author="Johan Granander" w:date="2026-07-28T15:02:00Z">
                  <w:rPr>
                    <w:ins w:id="5889" w:author="Xuning Wei12232" w:date="2026-07-27T17:21:00Z"/>
                    <w:rFonts w:ascii="Times New Roman" w:hAnsi="Times New Roman" w:cs="Times New Roman"/>
                    <w:color w:val="FF0000"/>
                    <w:sz w:val="18"/>
                    <w:szCs w:val="18"/>
                    <w:shd w:val="clear" w:color="auto" w:fill="FFFFFF"/>
                    <w:lang w:val="sv-SE"/>
                  </w:rPr>
                </w:rPrChange>
              </w:rPr>
            </w:pPr>
            <w:ins w:id="5890" w:author="Xuning Wei12232" w:date="2026-07-27T17:21:00Z">
              <w:r w:rsidRPr="004A5B11">
                <w:rPr>
                  <w:rFonts w:ascii="Times New Roman" w:hAnsi="Times New Roman" w:cs="Times New Roman"/>
                  <w:color w:val="FF0000"/>
                  <w:sz w:val="18"/>
                  <w:szCs w:val="18"/>
                  <w:shd w:val="clear" w:color="auto" w:fill="FFFFFF"/>
                  <w:rPrChange w:id="5891" w:author="Johan Granander" w:date="2026-07-28T15:02: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5ECCE842" w14:textId="77777777" w:rsidR="000B3418" w:rsidRPr="004A5B11" w:rsidRDefault="000B3418" w:rsidP="000B3418">
            <w:pPr>
              <w:rPr>
                <w:ins w:id="5892" w:author="Xuning Wei12232" w:date="2026-07-27T17:21:00Z"/>
                <w:rFonts w:ascii="Times New Roman" w:hAnsi="Times New Roman" w:cs="Times New Roman"/>
                <w:color w:val="auto"/>
                <w:sz w:val="18"/>
                <w:szCs w:val="18"/>
                <w:shd w:val="clear" w:color="auto" w:fill="FFFFFF"/>
                <w:rPrChange w:id="5893" w:author="Johan Granander" w:date="2026-07-28T15:02:00Z">
                  <w:rPr>
                    <w:ins w:id="5894" w:author="Xuning Wei12232" w:date="2026-07-27T17:21:00Z"/>
                    <w:rFonts w:ascii="Times New Roman" w:hAnsi="Times New Roman" w:cs="Times New Roman"/>
                    <w:color w:val="auto"/>
                    <w:sz w:val="18"/>
                    <w:szCs w:val="18"/>
                    <w:shd w:val="clear" w:color="auto" w:fill="FFFFFF"/>
                    <w:lang w:val="sv-SE"/>
                  </w:rPr>
                </w:rPrChange>
              </w:rPr>
            </w:pPr>
            <w:ins w:id="5895" w:author="Xuning Wei12232" w:date="2026-07-27T17:21:00Z">
              <w:r w:rsidRPr="004A5B11">
                <w:rPr>
                  <w:rFonts w:ascii="Times New Roman" w:hAnsi="Times New Roman" w:cs="Times New Roman"/>
                  <w:color w:val="auto"/>
                  <w:sz w:val="18"/>
                  <w:szCs w:val="18"/>
                  <w:shd w:val="clear" w:color="auto" w:fill="FFFFFF"/>
                  <w:rPrChange w:id="5896" w:author="Johan Granander" w:date="2026-07-28T15:02:00Z">
                    <w:rPr>
                      <w:rFonts w:ascii="Times New Roman" w:hAnsi="Times New Roman" w:cs="Times New Roman"/>
                      <w:color w:val="auto"/>
                      <w:sz w:val="18"/>
                      <w:szCs w:val="18"/>
                      <w:shd w:val="clear" w:color="auto" w:fill="FFFFFF"/>
                      <w:lang w:val="sv-SE"/>
                    </w:rPr>
                  </w:rPrChange>
                </w:rPr>
                <w:t>Mass flow meter: SS</w:t>
              </w:r>
            </w:ins>
          </w:p>
          <w:p w14:paraId="75F70D28" w14:textId="77777777" w:rsidR="000B3418" w:rsidRPr="00032BAE" w:rsidRDefault="000B3418" w:rsidP="000B3418">
            <w:pPr>
              <w:rPr>
                <w:ins w:id="5897" w:author="Xuning Wei12232" w:date="2026-07-27T17:21:00Z"/>
                <w:rFonts w:ascii="Times New Roman" w:hAnsi="Times New Roman" w:cs="Times New Roman"/>
                <w:b/>
                <w:color w:val="auto"/>
                <w:sz w:val="18"/>
                <w:szCs w:val="18"/>
                <w:shd w:val="clear" w:color="auto" w:fill="FFFFFF"/>
              </w:rPr>
            </w:pPr>
            <w:ins w:id="5898" w:author="Xuning Wei12232" w:date="2026-07-27T17:21:00Z">
              <w:r w:rsidRPr="00032BAE">
                <w:rPr>
                  <w:rFonts w:ascii="Times New Roman" w:hAnsi="Times New Roman" w:cs="Times New Roman"/>
                  <w:color w:val="auto"/>
                  <w:sz w:val="18"/>
                  <w:szCs w:val="18"/>
                  <w:shd w:val="clear" w:color="auto" w:fill="FFFFFF"/>
                </w:rPr>
                <w:t>Valve material: 304 &amp; 316L</w:t>
              </w:r>
            </w:ins>
          </w:p>
          <w:p w14:paraId="21C0A7ED" w14:textId="77777777" w:rsidR="000B3418" w:rsidRPr="00032BAE" w:rsidRDefault="000B3418" w:rsidP="000B3418">
            <w:pPr>
              <w:rPr>
                <w:ins w:id="5899" w:author="Xuning Wei12232" w:date="2026-07-27T17:21:00Z"/>
                <w:rFonts w:ascii="Times New Roman" w:eastAsiaTheme="minorEastAsia" w:hAnsi="Times New Roman" w:cs="Times New Roman"/>
                <w:color w:val="auto"/>
                <w:sz w:val="18"/>
                <w:szCs w:val="18"/>
                <w:shd w:val="clear" w:color="auto" w:fill="FFFFFF"/>
                <w:lang w:eastAsia="zh-CN"/>
              </w:rPr>
            </w:pPr>
            <w:ins w:id="5900" w:author="Xuning Wei12232" w:date="2026-07-27T17:21: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76F6F441" w14:textId="77777777" w:rsidR="000B3418" w:rsidRDefault="000B3418" w:rsidP="000B3418">
            <w:pPr>
              <w:rPr>
                <w:ins w:id="5901" w:author="Xuning Wei12232" w:date="2026-07-27T17:21:00Z"/>
                <w:rFonts w:ascii="Times New Roman" w:hAnsi="Times New Roman" w:cs="Times New Roman"/>
                <w:color w:val="auto"/>
                <w:sz w:val="18"/>
                <w:szCs w:val="18"/>
                <w:shd w:val="clear" w:color="auto" w:fill="FFFFFF"/>
              </w:rPr>
            </w:pPr>
            <w:ins w:id="5902" w:author="Xuning Wei12232" w:date="2026-07-27T17:21:00Z">
              <w:r w:rsidRPr="00032BAE">
                <w:rPr>
                  <w:rFonts w:ascii="Times New Roman" w:hAnsi="Times New Roman" w:cs="Times New Roman"/>
                  <w:color w:val="auto"/>
                  <w:sz w:val="18"/>
                  <w:szCs w:val="18"/>
                  <w:shd w:val="clear" w:color="auto" w:fill="FFFFFF"/>
                </w:rPr>
                <w:t>Waste discharge pump material: SS316+PTFE</w:t>
              </w:r>
            </w:ins>
          </w:p>
          <w:p w14:paraId="3320FB17" w14:textId="7B05548D" w:rsidR="00143102" w:rsidRPr="00032BAE" w:rsidDel="000B3418" w:rsidRDefault="000B3418" w:rsidP="000B3418">
            <w:pPr>
              <w:jc w:val="both"/>
              <w:rPr>
                <w:del w:id="5903" w:author="Xuning Wei12232" w:date="2026-07-27T17:21:00Z"/>
                <w:rFonts w:ascii="Times New Roman" w:hAnsi="Times New Roman" w:cs="Times New Roman"/>
                <w:color w:val="auto"/>
                <w:sz w:val="18"/>
                <w:szCs w:val="18"/>
                <w:shd w:val="clear" w:color="auto" w:fill="FFFFFF"/>
              </w:rPr>
            </w:pPr>
            <w:ins w:id="5904" w:author="Xuning Wei12232" w:date="2026-07-27T17:21: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5905" w:author="Xuning Wei12232" w:date="2026-07-27T17:21:00Z">
              <w:r w:rsidR="00143102" w:rsidRPr="00032BAE" w:rsidDel="000B3418">
                <w:rPr>
                  <w:rFonts w:ascii="Times New Roman" w:hAnsi="Times New Roman" w:cs="Times New Roman"/>
                  <w:color w:val="auto"/>
                  <w:sz w:val="18"/>
                  <w:szCs w:val="18"/>
                  <w:shd w:val="clear" w:color="auto" w:fill="FFFFFF"/>
                </w:rPr>
                <w:delText>Transfer pump material:SS</w:delText>
              </w:r>
            </w:del>
            <w:ins w:id="5906" w:author="Johan Granander" w:date="2026-05-04T11:52:00Z">
              <w:del w:id="5907" w:author="Xuning Wei12232" w:date="2026-07-27T17:21:00Z">
                <w:r w:rsidR="00584F5A" w:rsidRPr="00032BAE" w:rsidDel="000B3418">
                  <w:rPr>
                    <w:rFonts w:ascii="Times New Roman" w:hAnsi="Times New Roman" w:cs="Times New Roman"/>
                    <w:color w:val="auto"/>
                    <w:sz w:val="18"/>
                    <w:szCs w:val="18"/>
                    <w:shd w:val="clear" w:color="auto" w:fill="FFFFFF"/>
                  </w:rPr>
                  <w:delText>material: SS</w:delText>
                </w:r>
              </w:del>
            </w:ins>
            <w:del w:id="5908" w:author="Xuning Wei12232" w:date="2026-07-27T17:21:00Z">
              <w:r w:rsidR="00143102" w:rsidRPr="00032BAE" w:rsidDel="000B3418">
                <w:rPr>
                  <w:rFonts w:ascii="Times New Roman" w:hAnsi="Times New Roman" w:cs="Times New Roman"/>
                  <w:color w:val="auto"/>
                  <w:sz w:val="18"/>
                  <w:szCs w:val="18"/>
                  <w:shd w:val="clear" w:color="auto" w:fill="FFFFFF"/>
                </w:rPr>
                <w:delText>316+PTFE</w:delText>
              </w:r>
            </w:del>
          </w:p>
          <w:p w14:paraId="134D7068" w14:textId="2F02A21F" w:rsidR="00143102" w:rsidRPr="00032BAE" w:rsidDel="000B3418" w:rsidRDefault="00143102" w:rsidP="0030647B">
            <w:pPr>
              <w:jc w:val="both"/>
              <w:rPr>
                <w:del w:id="5909" w:author="Xuning Wei12232" w:date="2026-07-27T17:21:00Z"/>
                <w:rFonts w:ascii="Times New Roman" w:eastAsia="仿宋_GB2312" w:hAnsi="Times New Roman" w:cs="Times New Roman"/>
                <w:color w:val="auto"/>
                <w:sz w:val="18"/>
                <w:szCs w:val="18"/>
              </w:rPr>
            </w:pPr>
            <w:del w:id="5910" w:author="Xuning Wei12232" w:date="2026-07-27T17:21:00Z">
              <w:r w:rsidRPr="00032BAE" w:rsidDel="000B3418">
                <w:rPr>
                  <w:rFonts w:ascii="Times New Roman" w:eastAsia="仿宋_GB2312" w:hAnsi="Times New Roman" w:cs="Times New Roman"/>
                  <w:color w:val="auto"/>
                  <w:sz w:val="18"/>
                  <w:szCs w:val="18"/>
                </w:rPr>
                <w:delText>Charging line: SS</w:delText>
              </w:r>
            </w:del>
          </w:p>
          <w:p w14:paraId="1CDE1176" w14:textId="5951985A" w:rsidR="00143102" w:rsidRPr="004A5B11" w:rsidDel="000B3418" w:rsidRDefault="00143102" w:rsidP="0030647B">
            <w:pPr>
              <w:jc w:val="both"/>
              <w:rPr>
                <w:del w:id="5911" w:author="Xuning Wei12232" w:date="2026-07-27T17:21:00Z"/>
                <w:rFonts w:ascii="Times New Roman" w:eastAsia="仿宋_GB2312" w:hAnsi="Times New Roman" w:cs="Times New Roman"/>
                <w:color w:val="auto"/>
                <w:sz w:val="18"/>
                <w:szCs w:val="18"/>
                <w:lang w:val="en-IE"/>
                <w:rPrChange w:id="5912" w:author="Johan Granander" w:date="2026-07-28T15:02:00Z">
                  <w:rPr>
                    <w:del w:id="5913" w:author="Xuning Wei12232" w:date="2026-07-27T17:21:00Z"/>
                    <w:rFonts w:ascii="Times New Roman" w:eastAsia="仿宋_GB2312" w:hAnsi="Times New Roman" w:cs="Times New Roman"/>
                    <w:color w:val="auto"/>
                    <w:sz w:val="18"/>
                    <w:szCs w:val="18"/>
                  </w:rPr>
                </w:rPrChange>
              </w:rPr>
            </w:pPr>
            <w:del w:id="5914" w:author="Xuning Wei12232" w:date="2026-07-27T17:21:00Z">
              <w:r w:rsidRPr="004A5B11" w:rsidDel="000B3418">
                <w:rPr>
                  <w:rFonts w:ascii="Times New Roman" w:hAnsi="Times New Roman" w:cs="Times New Roman"/>
                  <w:color w:val="auto"/>
                  <w:sz w:val="18"/>
                  <w:szCs w:val="18"/>
                  <w:shd w:val="clear" w:color="auto" w:fill="FFFFFF"/>
                  <w:lang w:val="en-IE"/>
                  <w:rPrChange w:id="5915" w:author="Johan Granander" w:date="2026-07-28T15:02: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5916" w:author="Johan Granander" w:date="2026-07-28T15:02:00Z">
                    <w:rPr>
                      <w:rFonts w:ascii="Times New Roman" w:eastAsia="仿宋_GB2312" w:hAnsi="Times New Roman" w:cs="Times New Roman"/>
                      <w:color w:val="auto"/>
                      <w:sz w:val="18"/>
                      <w:szCs w:val="18"/>
                    </w:rPr>
                  </w:rPrChange>
                </w:rPr>
                <w:delText>PTFE</w:delText>
              </w:r>
            </w:del>
          </w:p>
          <w:p w14:paraId="0E50A0E1" w14:textId="2306CC36" w:rsidR="00143102" w:rsidRPr="004A5B11" w:rsidDel="000B3418" w:rsidRDefault="00143102" w:rsidP="0030647B">
            <w:pPr>
              <w:jc w:val="both"/>
              <w:rPr>
                <w:del w:id="5917" w:author="Xuning Wei12232" w:date="2026-07-27T17:21:00Z"/>
                <w:rFonts w:ascii="Times New Roman" w:hAnsi="Times New Roman" w:cs="Times New Roman"/>
                <w:color w:val="auto"/>
                <w:sz w:val="18"/>
                <w:szCs w:val="18"/>
                <w:shd w:val="clear" w:color="auto" w:fill="FFFFFF"/>
                <w:lang w:val="en-IE"/>
                <w:rPrChange w:id="5918" w:author="Johan Granander" w:date="2026-07-28T15:02:00Z">
                  <w:rPr>
                    <w:del w:id="5919" w:author="Xuning Wei12232" w:date="2026-07-27T17:21:00Z"/>
                    <w:rFonts w:ascii="Times New Roman" w:hAnsi="Times New Roman" w:cs="Times New Roman"/>
                    <w:color w:val="auto"/>
                    <w:sz w:val="18"/>
                    <w:szCs w:val="18"/>
                    <w:shd w:val="clear" w:color="auto" w:fill="FFFFFF"/>
                  </w:rPr>
                </w:rPrChange>
              </w:rPr>
            </w:pPr>
            <w:del w:id="5920" w:author="Xuning Wei12232" w:date="2026-07-27T17:21:00Z">
              <w:r w:rsidRPr="004A5B11" w:rsidDel="000B3418">
                <w:rPr>
                  <w:rFonts w:ascii="Times New Roman" w:hAnsi="Times New Roman" w:cs="Times New Roman"/>
                  <w:color w:val="auto"/>
                  <w:sz w:val="18"/>
                  <w:szCs w:val="18"/>
                  <w:shd w:val="clear" w:color="auto" w:fill="FFFFFF"/>
                  <w:lang w:val="en-IE"/>
                  <w:rPrChange w:id="5921" w:author="Johan Granander" w:date="2026-07-28T15:02:00Z">
                    <w:rPr>
                      <w:rFonts w:ascii="Times New Roman" w:hAnsi="Times New Roman" w:cs="Times New Roman"/>
                      <w:color w:val="auto"/>
                      <w:sz w:val="18"/>
                      <w:szCs w:val="18"/>
                      <w:shd w:val="clear" w:color="auto" w:fill="FFFFFF"/>
                    </w:rPr>
                  </w:rPrChange>
                </w:rPr>
                <w:delText>Sight glass: Glass</w:delText>
              </w:r>
            </w:del>
          </w:p>
          <w:p w14:paraId="46389661" w14:textId="5924D3C5" w:rsidR="00143102" w:rsidRPr="004A5B11" w:rsidDel="000B3418" w:rsidRDefault="00143102" w:rsidP="0030647B">
            <w:pPr>
              <w:jc w:val="both"/>
              <w:rPr>
                <w:del w:id="5922" w:author="Xuning Wei12232" w:date="2026-07-27T17:21:00Z"/>
                <w:rFonts w:ascii="Times New Roman" w:eastAsia="仿宋_GB2312" w:hAnsi="Times New Roman" w:cs="Times New Roman"/>
                <w:color w:val="auto"/>
                <w:sz w:val="18"/>
                <w:szCs w:val="18"/>
                <w:lang w:val="en-IE"/>
                <w:rPrChange w:id="5923" w:author="Johan Granander" w:date="2026-07-28T15:02:00Z">
                  <w:rPr>
                    <w:del w:id="5924" w:author="Xuning Wei12232" w:date="2026-07-27T17:21:00Z"/>
                    <w:rFonts w:ascii="Times New Roman" w:eastAsia="仿宋_GB2312" w:hAnsi="Times New Roman" w:cs="Times New Roman"/>
                    <w:color w:val="auto"/>
                    <w:sz w:val="18"/>
                    <w:szCs w:val="18"/>
                  </w:rPr>
                </w:rPrChange>
              </w:rPr>
            </w:pPr>
            <w:del w:id="5925" w:author="Xuning Wei12232" w:date="2026-07-27T17:21:00Z">
              <w:r w:rsidRPr="004A5B11" w:rsidDel="000B3418">
                <w:rPr>
                  <w:rFonts w:ascii="Times New Roman" w:hAnsi="Times New Roman" w:cs="Times New Roman"/>
                  <w:color w:val="auto"/>
                  <w:sz w:val="18"/>
                  <w:szCs w:val="18"/>
                  <w:shd w:val="clear" w:color="auto" w:fill="FFFFFF"/>
                  <w:lang w:val="en-IE"/>
                  <w:rPrChange w:id="5926" w:author="Johan Granander" w:date="2026-07-28T15:02: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5927" w:author="Johan Granander" w:date="2026-07-28T15:02:00Z">
                    <w:rPr>
                      <w:rFonts w:ascii="Times New Roman" w:eastAsia="仿宋_GB2312" w:hAnsi="Times New Roman" w:cs="Times New Roman"/>
                      <w:color w:val="auto"/>
                      <w:sz w:val="18"/>
                      <w:szCs w:val="18"/>
                    </w:rPr>
                  </w:rPrChange>
                </w:rPr>
                <w:delText xml:space="preserve"> 316L</w:delText>
              </w:r>
            </w:del>
          </w:p>
          <w:p w14:paraId="317D094D" w14:textId="3C754572" w:rsidR="00C65197" w:rsidRPr="004634A5" w:rsidDel="000B3418" w:rsidRDefault="00143102" w:rsidP="00C65197">
            <w:pPr>
              <w:jc w:val="both"/>
              <w:rPr>
                <w:del w:id="5928" w:author="Xuning Wei12232" w:date="2026-07-27T17:21:00Z"/>
                <w:rFonts w:ascii="Times New Roman" w:eastAsiaTheme="minorEastAsia" w:hAnsi="Times New Roman" w:cs="Times New Roman"/>
                <w:color w:val="auto"/>
                <w:sz w:val="18"/>
                <w:szCs w:val="18"/>
                <w:shd w:val="clear" w:color="auto" w:fill="FFFFFF"/>
                <w:lang w:eastAsia="zh-CN"/>
              </w:rPr>
            </w:pPr>
            <w:del w:id="5929" w:author="Xuning Wei12232" w:date="2026-07-27T17:21: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RPr="002B446D" w:rsidDel="000B3418">
                <w:rPr>
                  <w:rFonts w:ascii="Times New Roman" w:hAnsi="Times New Roman" w:cs="Times New Roman"/>
                  <w:color w:val="0000FF"/>
                  <w:sz w:val="18"/>
                  <w:szCs w:val="18"/>
                  <w:shd w:val="clear" w:color="auto" w:fill="FFFFFF"/>
                </w:rPr>
                <w:delText xml:space="preserve"> </w:delText>
              </w:r>
              <w:r w:rsidR="00C65197" w:rsidDel="000B3418">
                <w:rPr>
                  <w:rFonts w:ascii="Times New Roman" w:hAnsi="Times New Roman" w:cs="Times New Roman"/>
                  <w:color w:val="0000FF"/>
                  <w:sz w:val="18"/>
                  <w:szCs w:val="18"/>
                  <w:shd w:val="clear" w:color="auto" w:fill="FFFFFF"/>
                </w:rPr>
                <w:br/>
              </w:r>
              <w:r w:rsidR="00C65197" w:rsidRPr="002B446D" w:rsidDel="000B3418">
                <w:rPr>
                  <w:rFonts w:ascii="Times New Roman" w:hAnsi="Times New Roman" w:cs="Times New Roman"/>
                  <w:color w:val="0000FF"/>
                  <w:sz w:val="18"/>
                  <w:szCs w:val="18"/>
                  <w:shd w:val="clear" w:color="auto" w:fill="FFFFFF"/>
                </w:rPr>
                <w:delText>Sieve plate: HC-22</w:delText>
              </w:r>
            </w:del>
          </w:p>
          <w:p w14:paraId="24DAAD9C" w14:textId="7882FBC0" w:rsidR="00C65197" w:rsidRPr="00C65197" w:rsidDel="000B3418" w:rsidRDefault="00C65197" w:rsidP="00C65197">
            <w:pPr>
              <w:jc w:val="both"/>
              <w:rPr>
                <w:del w:id="5930" w:author="Xuning Wei12232" w:date="2026-07-27T17:21:00Z"/>
                <w:rFonts w:ascii="Times New Roman" w:hAnsi="Times New Roman" w:cs="Times New Roman"/>
                <w:color w:val="0000FF"/>
                <w:sz w:val="18"/>
                <w:szCs w:val="18"/>
                <w:shd w:val="clear" w:color="auto" w:fill="FFFFFF"/>
              </w:rPr>
            </w:pPr>
            <w:del w:id="5931" w:author="Xuning Wei12232" w:date="2026-07-27T17:21: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570617C4" w14:textId="4091AB1E" w:rsidR="00143102" w:rsidRPr="00032BAE" w:rsidDel="000B3418" w:rsidRDefault="00143102" w:rsidP="0030647B">
            <w:pPr>
              <w:jc w:val="both"/>
              <w:rPr>
                <w:del w:id="5932" w:author="Xuning Wei12232" w:date="2026-07-27T17:21:00Z"/>
                <w:rFonts w:ascii="Times New Roman" w:hAnsi="Times New Roman" w:cs="Times New Roman"/>
                <w:color w:val="auto"/>
                <w:sz w:val="18"/>
                <w:szCs w:val="18"/>
                <w:shd w:val="clear" w:color="auto" w:fill="FFFFFF"/>
              </w:rPr>
            </w:pPr>
            <w:del w:id="5933" w:author="Xuning Wei12232" w:date="2026-07-27T17:21:00Z">
              <w:r w:rsidRPr="00032BAE" w:rsidDel="000B3418">
                <w:rPr>
                  <w:rFonts w:ascii="Times New Roman" w:hAnsi="Times New Roman" w:cs="Times New Roman"/>
                  <w:color w:val="auto"/>
                  <w:sz w:val="18"/>
                  <w:szCs w:val="18"/>
                  <w:shd w:val="clear" w:color="auto" w:fill="FFFFFF"/>
                </w:rPr>
                <w:delText xml:space="preserve">Sampling pipeline: SS </w:delText>
              </w:r>
            </w:del>
          </w:p>
          <w:p w14:paraId="0C6FF26A" w14:textId="2F5E6B60" w:rsidR="00143102" w:rsidRPr="00032BAE" w:rsidRDefault="00143102" w:rsidP="0030647B">
            <w:pPr>
              <w:jc w:val="both"/>
              <w:rPr>
                <w:rFonts w:ascii="Times New Roman" w:eastAsia="仿宋_GB2312" w:hAnsi="Times New Roman" w:cs="Times New Roman"/>
                <w:color w:val="auto"/>
                <w:sz w:val="18"/>
                <w:szCs w:val="18"/>
              </w:rPr>
            </w:pPr>
            <w:del w:id="5934" w:author="Xuning Wei12232" w:date="2026-07-27T17:21: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5935" w:author="He Han" w:date="2026-08-27T16:00:00Z">
              <w:tcPr>
                <w:tcW w:w="388" w:type="pct"/>
                <w:gridSpan w:val="4"/>
                <w:vMerge w:val="restart"/>
                <w:shd w:val="clear" w:color="auto" w:fill="FFFFFF" w:themeFill="background1"/>
                <w:vAlign w:val="center"/>
              </w:tcPr>
            </w:tcPrChange>
          </w:tcPr>
          <w:p w14:paraId="3DB3763E"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5936" w:author="He Han" w:date="2026-08-27T16:00:00Z">
              <w:tcPr>
                <w:tcW w:w="354" w:type="pct"/>
                <w:gridSpan w:val="3"/>
                <w:vMerge w:val="restart"/>
                <w:shd w:val="clear" w:color="auto" w:fill="FFFFFF" w:themeFill="background1"/>
                <w:vAlign w:val="center"/>
              </w:tcPr>
            </w:tcPrChange>
          </w:tcPr>
          <w:p w14:paraId="28CC0908"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5937" w:author="He Han" w:date="2026-08-27T16:00:00Z">
              <w:tcPr>
                <w:tcW w:w="322" w:type="pct"/>
                <w:gridSpan w:val="3"/>
                <w:vAlign w:val="center"/>
              </w:tcPr>
            </w:tcPrChange>
          </w:tcPr>
          <w:p w14:paraId="36834FF3"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51644320"/>
                <w14:checkbox>
                  <w14:checked w14:val="1"/>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Yes</w:t>
            </w:r>
          </w:p>
        </w:tc>
        <w:tc>
          <w:tcPr>
            <w:tcW w:w="638" w:type="pct"/>
            <w:vAlign w:val="center"/>
            <w:tcPrChange w:id="5938" w:author="He Han" w:date="2026-08-27T16:00:00Z">
              <w:tcPr>
                <w:tcW w:w="733" w:type="pct"/>
                <w:gridSpan w:val="3"/>
                <w:vAlign w:val="center"/>
              </w:tcPr>
            </w:tcPrChange>
          </w:tcPr>
          <w:p w14:paraId="03E08778"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351478171"/>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5939" w:author="He Han" w:date="2026-08-27T16:00:00Z">
              <w:tcPr>
                <w:tcW w:w="654" w:type="pct"/>
                <w:vMerge w:val="restart"/>
                <w:vAlign w:val="center"/>
              </w:tcPr>
            </w:tcPrChange>
          </w:tcPr>
          <w:p w14:paraId="29BDA53F"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272364594"/>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R&amp;D Lab:</w:t>
            </w:r>
            <w:r w:rsidR="00143102" w:rsidRPr="00032BAE">
              <w:rPr>
                <w:rFonts w:ascii="Times New Roman" w:eastAsia="仿宋_GB2312" w:hAnsi="Times New Roman" w:cs="Times New Roman"/>
                <w:color w:val="auto"/>
                <w:kern w:val="0"/>
                <w:sz w:val="18"/>
                <w:szCs w:val="18"/>
                <w:u w:val="single"/>
                <w:lang w:eastAsia="zh-CN"/>
              </w:rPr>
              <w:t xml:space="preserve"> N/A </w:t>
            </w:r>
          </w:p>
          <w:p w14:paraId="6B792C37" w14:textId="518B7A10"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592926842"/>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Production data, Lot Number:</w:t>
            </w:r>
            <w:r w:rsidR="00143102" w:rsidRPr="00032BAE">
              <w:rPr>
                <w:rFonts w:ascii="Times New Roman" w:eastAsia="仿宋_GB2312" w:hAnsi="Times New Roman" w:cs="Times New Roman"/>
                <w:color w:val="auto"/>
                <w:kern w:val="0"/>
                <w:sz w:val="18"/>
                <w:szCs w:val="18"/>
                <w:u w:val="single"/>
                <w:lang w:eastAsia="zh-CN"/>
              </w:rPr>
              <w:t xml:space="preserve">   </w:t>
            </w:r>
            <w:del w:id="5940" w:author="Xuning Wei12232" w:date="2026-07-27T17:56:00Z">
              <w:r w:rsidR="00143102" w:rsidRPr="00032BAE" w:rsidDel="00F338FC">
                <w:rPr>
                  <w:rFonts w:ascii="Times New Roman" w:eastAsia="仿宋_GB2312" w:hAnsi="Times New Roman" w:cs="Times New Roman"/>
                  <w:color w:val="auto"/>
                  <w:kern w:val="0"/>
                  <w:sz w:val="18"/>
                  <w:szCs w:val="18"/>
                  <w:u w:val="single"/>
                  <w:lang w:eastAsia="zh-CN"/>
                </w:rPr>
                <w:delText>CPo140020-02-01-02</w:delText>
              </w:r>
            </w:del>
            <w:ins w:id="5941"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143102" w:rsidRPr="00032BAE">
              <w:rPr>
                <w:rFonts w:ascii="Times New Roman" w:eastAsia="仿宋_GB2312" w:hAnsi="Times New Roman" w:cs="Times New Roman"/>
                <w:color w:val="auto"/>
                <w:kern w:val="0"/>
                <w:sz w:val="18"/>
                <w:szCs w:val="18"/>
                <w:u w:val="single"/>
                <w:lang w:eastAsia="zh-CN"/>
              </w:rPr>
              <w:t xml:space="preserve">    </w:t>
            </w:r>
          </w:p>
          <w:p w14:paraId="22A21B04"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850249488"/>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Supplier data:</w:t>
            </w:r>
            <w:r w:rsidR="00143102" w:rsidRPr="00032BAE">
              <w:rPr>
                <w:rFonts w:ascii="Times New Roman" w:eastAsia="仿宋_GB2312" w:hAnsi="Times New Roman" w:cs="Times New Roman"/>
                <w:color w:val="auto"/>
                <w:kern w:val="0"/>
                <w:sz w:val="18"/>
                <w:szCs w:val="18"/>
                <w:u w:val="single"/>
                <w:lang w:eastAsia="zh-CN"/>
              </w:rPr>
              <w:t xml:space="preserve"> N/A</w:t>
            </w:r>
            <w:r w:rsidR="00143102" w:rsidRPr="00032BAE">
              <w:rPr>
                <w:rFonts w:ascii="Times New Roman" w:eastAsia="仿宋_GB2312" w:hAnsi="Times New Roman" w:cs="Times New Roman"/>
                <w:color w:val="auto"/>
                <w:kern w:val="0"/>
                <w:sz w:val="18"/>
                <w:szCs w:val="18"/>
                <w:lang w:eastAsia="zh-CN"/>
              </w:rPr>
              <w:t xml:space="preserve"> </w:t>
            </w:r>
          </w:p>
          <w:p w14:paraId="3FF3249F" w14:textId="3FAAF950"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618297031"/>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sz w:val="18"/>
                <w:szCs w:val="18"/>
                <w:lang w:eastAsia="zh-CN"/>
              </w:rPr>
              <w:t>Handbook &amp; Page:</w:t>
            </w:r>
            <w:r w:rsidR="00143102" w:rsidRPr="00032BAE">
              <w:rPr>
                <w:rFonts w:ascii="Times New Roman" w:eastAsia="仿宋_GB2312" w:hAnsi="Times New Roman" w:cs="Times New Roman"/>
                <w:color w:val="auto"/>
                <w:sz w:val="18"/>
                <w:szCs w:val="18"/>
                <w:u w:val="single"/>
                <w:lang w:eastAsia="zh-CN"/>
              </w:rPr>
              <w:t xml:space="preserve"> </w:t>
            </w:r>
            <w:r w:rsidR="00143102" w:rsidRPr="00032BAE">
              <w:rPr>
                <w:rFonts w:ascii="Times New Roman" w:eastAsia="仿宋_GB2312" w:hAnsi="Times New Roman" w:cs="Times New Roman"/>
                <w:color w:val="auto"/>
                <w:kern w:val="0"/>
                <w:sz w:val="18"/>
                <w:szCs w:val="18"/>
                <w:u w:val="single"/>
                <w:lang w:eastAsia="zh-CN"/>
              </w:rPr>
              <w:t xml:space="preserve">QM01020&amp; Page 5/11   </w:t>
            </w:r>
          </w:p>
          <w:p w14:paraId="2E9E92BA" w14:textId="6FD50100"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99889615"/>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Other</w:t>
            </w:r>
            <w:r w:rsidR="00143102" w:rsidRPr="00032BAE">
              <w:rPr>
                <w:rFonts w:ascii="Times New Roman" w:eastAsia="仿宋_GB2312" w:hAnsi="Times New Roman" w:cs="Times New Roman"/>
                <w:color w:val="auto"/>
                <w:sz w:val="18"/>
                <w:szCs w:val="18"/>
                <w:lang w:eastAsia="zh-CN"/>
              </w:rPr>
              <w:t>:</w:t>
            </w:r>
            <w:del w:id="5942" w:author="He Han" w:date="2026-08-27T15:38:00Z">
              <w:r w:rsidR="00143102" w:rsidRPr="00032BAE" w:rsidDel="006B7068">
                <w:rPr>
                  <w:rFonts w:ascii="Times New Roman" w:eastAsia="仿宋_GB2312" w:hAnsi="Times New Roman" w:cs="Times New Roman"/>
                  <w:color w:val="auto"/>
                  <w:kern w:val="0"/>
                  <w:sz w:val="18"/>
                  <w:szCs w:val="18"/>
                  <w:u w:val="single"/>
                  <w:lang w:eastAsia="zh-CN"/>
                </w:rPr>
                <w:delText xml:space="preserve">  </w:delText>
              </w:r>
            </w:del>
            <w:r w:rsidR="00143102" w:rsidRPr="00032BAE">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w:t>
            </w:r>
            <w:del w:id="5943" w:author="Johan Granander" w:date="2026-05-04T11:52:00Z">
              <w:r w:rsidR="00143102" w:rsidRPr="00032BAE" w:rsidDel="00570E05">
                <w:rPr>
                  <w:rFonts w:ascii="Times New Roman" w:eastAsia="仿宋_GB2312" w:hAnsi="Times New Roman" w:cs="Times New Roman"/>
                  <w:color w:val="auto"/>
                  <w:kern w:val="0"/>
                  <w:sz w:val="18"/>
                  <w:szCs w:val="18"/>
                  <w:u w:val="single"/>
                  <w:lang w:eastAsia="zh-CN"/>
                </w:rPr>
                <w:delText>salts.The</w:delText>
              </w:r>
            </w:del>
            <w:ins w:id="5944" w:author="Johan Granander" w:date="2026-05-04T11:52:00Z">
              <w:r w:rsidR="00570E05" w:rsidRPr="00032BAE">
                <w:rPr>
                  <w:rFonts w:ascii="Times New Roman" w:eastAsia="仿宋_GB2312" w:hAnsi="Times New Roman" w:cs="Times New Roman"/>
                  <w:color w:val="auto"/>
                  <w:kern w:val="0"/>
                  <w:sz w:val="18"/>
                  <w:szCs w:val="18"/>
                  <w:u w:val="single"/>
                  <w:lang w:eastAsia="zh-CN"/>
                </w:rPr>
                <w:t>salts. The</w:t>
              </w:r>
            </w:ins>
            <w:r w:rsidR="00143102"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143102" w:rsidRPr="00032BAE">
              <w:rPr>
                <w:rFonts w:ascii="Times New Roman" w:eastAsia="仿宋_GB2312" w:hAnsi="Times New Roman" w:cs="Times New Roman"/>
                <w:color w:val="auto"/>
                <w:kern w:val="0"/>
                <w:sz w:val="18"/>
                <w:szCs w:val="18"/>
                <w:u w:val="single"/>
                <w:lang w:eastAsia="zh-CN"/>
              </w:rPr>
              <w:t>solvents.The</w:t>
            </w:r>
            <w:proofErr w:type="spellEnd"/>
            <w:r w:rsidR="00143102"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p>
        </w:tc>
      </w:tr>
      <w:tr w:rsidR="005342B4" w:rsidRPr="00032BAE" w14:paraId="254798E9" w14:textId="77777777" w:rsidTr="000A425F">
        <w:trPr>
          <w:trHeight w:val="3686"/>
          <w:trPrChange w:id="5945" w:author="He Han" w:date="2026-08-27T16:00:00Z">
            <w:trPr>
              <w:trHeight w:val="397"/>
            </w:trPr>
          </w:trPrChange>
        </w:trPr>
        <w:tc>
          <w:tcPr>
            <w:tcW w:w="281" w:type="pct"/>
            <w:vMerge/>
            <w:shd w:val="clear" w:color="auto" w:fill="FFFFFF" w:themeFill="background1"/>
            <w:vAlign w:val="center"/>
            <w:tcPrChange w:id="5946" w:author="He Han" w:date="2026-08-27T16:00:00Z">
              <w:tcPr>
                <w:tcW w:w="284" w:type="pct"/>
                <w:gridSpan w:val="3"/>
                <w:vMerge/>
                <w:shd w:val="clear" w:color="auto" w:fill="FFFFFF" w:themeFill="background1"/>
                <w:vAlign w:val="center"/>
              </w:tcPr>
            </w:tcPrChange>
          </w:tcPr>
          <w:p w14:paraId="3DF64FCE"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5947" w:author="He Han" w:date="2026-08-27T16:00:00Z">
              <w:tcPr>
                <w:tcW w:w="1217" w:type="pct"/>
                <w:gridSpan w:val="3"/>
                <w:vMerge/>
                <w:shd w:val="clear" w:color="auto" w:fill="FFFFFF" w:themeFill="background1"/>
                <w:vAlign w:val="center"/>
              </w:tcPr>
            </w:tcPrChange>
          </w:tcPr>
          <w:p w14:paraId="2D605BCB"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5948" w:author="He Han" w:date="2026-08-27T16:00:00Z">
              <w:tcPr>
                <w:tcW w:w="1049" w:type="pct"/>
                <w:gridSpan w:val="5"/>
                <w:vMerge/>
                <w:shd w:val="clear" w:color="auto" w:fill="FFFFFF" w:themeFill="background1"/>
                <w:vAlign w:val="center"/>
              </w:tcPr>
            </w:tcPrChange>
          </w:tcPr>
          <w:p w14:paraId="64AE38EF"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5949" w:author="He Han" w:date="2026-08-27T16:00:00Z">
              <w:tcPr>
                <w:tcW w:w="388" w:type="pct"/>
                <w:gridSpan w:val="4"/>
                <w:vMerge/>
                <w:shd w:val="clear" w:color="auto" w:fill="FFFFFF" w:themeFill="background1"/>
                <w:vAlign w:val="center"/>
              </w:tcPr>
            </w:tcPrChange>
          </w:tcPr>
          <w:p w14:paraId="0ACB1FE4"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5950" w:author="He Han" w:date="2026-08-27T16:00:00Z">
              <w:tcPr>
                <w:tcW w:w="354" w:type="pct"/>
                <w:gridSpan w:val="3"/>
                <w:vMerge/>
                <w:shd w:val="clear" w:color="auto" w:fill="FFFFFF" w:themeFill="background1"/>
                <w:vAlign w:val="center"/>
              </w:tcPr>
            </w:tcPrChange>
          </w:tcPr>
          <w:p w14:paraId="2D9312FE"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5951" w:author="He Han" w:date="2026-08-27T16:00:00Z">
              <w:tcPr>
                <w:tcW w:w="322" w:type="pct"/>
                <w:gridSpan w:val="3"/>
                <w:vAlign w:val="center"/>
              </w:tcPr>
            </w:tcPrChange>
          </w:tcPr>
          <w:p w14:paraId="7E4C77B5"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389255977"/>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369DF1A4"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178073060"/>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644BFADD"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261952487"/>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5952" w:author="He Han" w:date="2026-08-27T16:00:00Z">
              <w:tcPr>
                <w:tcW w:w="733" w:type="pct"/>
                <w:gridSpan w:val="3"/>
                <w:vAlign w:val="center"/>
              </w:tcPr>
            </w:tcPrChange>
          </w:tcPr>
          <w:p w14:paraId="1FD02312" w14:textId="1354A85A" w:rsidR="00143102" w:rsidRPr="00032BAE" w:rsidDel="00AD55F1" w:rsidRDefault="00143102" w:rsidP="0030647B">
            <w:pPr>
              <w:jc w:val="both"/>
              <w:rPr>
                <w:del w:id="5953" w:author="Xuning Wei12232" w:date="2026-07-27T19:48:00Z"/>
                <w:rFonts w:ascii="Times New Roman" w:eastAsia="仿宋_GB2312" w:hAnsi="Times New Roman" w:cs="Times New Roman"/>
                <w:color w:val="auto"/>
                <w:kern w:val="0"/>
                <w:sz w:val="18"/>
                <w:szCs w:val="18"/>
                <w:lang w:eastAsia="zh-CN"/>
              </w:rPr>
            </w:pPr>
            <w:del w:id="5954" w:author="Xuning Wei12232" w:date="2026-07-27T19:48:00Z">
              <w:r w:rsidRPr="00032BAE" w:rsidDel="00AD55F1">
                <w:rPr>
                  <w:rFonts w:ascii="Times New Roman" w:eastAsia="仿宋_GB2312" w:hAnsi="Times New Roman" w:cs="Times New Roman"/>
                  <w:color w:val="auto"/>
                  <w:kern w:val="0"/>
                  <w:sz w:val="18"/>
                  <w:szCs w:val="18"/>
                  <w:lang w:eastAsia="zh-CN"/>
                </w:rPr>
                <w:delText>According to QM01020&amp; Page 5/11 Isopropyl Acetate is compatible with SS, 306 SS and PTFE;</w:delText>
              </w:r>
            </w:del>
            <w:ins w:id="5955" w:author="Johan Granander" w:date="2026-05-04T11:52:00Z">
              <w:del w:id="5956" w:author="Xuning Wei12232" w:date="2026-07-27T19:48:00Z">
                <w:r w:rsidR="00584F5A" w:rsidRPr="00032BAE" w:rsidDel="00AD55F1">
                  <w:rPr>
                    <w:rFonts w:ascii="Times New Roman" w:eastAsia="仿宋_GB2312" w:hAnsi="Times New Roman" w:cs="Times New Roman"/>
                    <w:color w:val="auto"/>
                    <w:kern w:val="0"/>
                    <w:sz w:val="18"/>
                    <w:szCs w:val="18"/>
                    <w:lang w:eastAsia="zh-CN"/>
                  </w:rPr>
                  <w:delText>PTFE.</w:delText>
                </w:r>
              </w:del>
            </w:ins>
          </w:p>
          <w:p w14:paraId="51E3EBC4" w14:textId="7A797025"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w:t>
            </w:r>
          </w:p>
        </w:tc>
        <w:tc>
          <w:tcPr>
            <w:tcW w:w="792" w:type="pct"/>
            <w:vMerge/>
            <w:vAlign w:val="center"/>
            <w:tcPrChange w:id="5957" w:author="He Han" w:date="2026-08-27T16:00:00Z">
              <w:tcPr>
                <w:tcW w:w="654" w:type="pct"/>
                <w:vMerge/>
                <w:vAlign w:val="center"/>
              </w:tcPr>
            </w:tcPrChange>
          </w:tcPr>
          <w:p w14:paraId="2FD8A53B"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r>
      <w:tr w:rsidR="005342B4" w:rsidRPr="00032BAE" w14:paraId="0991B906" w14:textId="77777777" w:rsidTr="00C402FB">
        <w:trPr>
          <w:trHeight w:val="397"/>
          <w:trPrChange w:id="5958" w:author="Xuning Wei12232" w:date="2026-07-27T20:11:00Z">
            <w:trPr>
              <w:trHeight w:val="397"/>
            </w:trPr>
          </w:trPrChange>
        </w:trPr>
        <w:tc>
          <w:tcPr>
            <w:tcW w:w="281" w:type="pct"/>
            <w:vMerge w:val="restart"/>
            <w:shd w:val="clear" w:color="auto" w:fill="FFFFFF" w:themeFill="background1"/>
            <w:vAlign w:val="center"/>
            <w:tcPrChange w:id="5959" w:author="Xuning Wei12232" w:date="2026-07-27T20:11:00Z">
              <w:tcPr>
                <w:tcW w:w="284" w:type="pct"/>
                <w:gridSpan w:val="3"/>
                <w:vMerge w:val="restart"/>
                <w:shd w:val="clear" w:color="auto" w:fill="FFFFFF" w:themeFill="background1"/>
                <w:vAlign w:val="center"/>
              </w:tcPr>
            </w:tcPrChange>
          </w:tcPr>
          <w:p w14:paraId="46C1D944" w14:textId="62E1667A" w:rsidR="00143102" w:rsidRPr="00032BAE" w:rsidRDefault="0035305C">
            <w:pPr>
              <w:jc w:val="center"/>
              <w:rPr>
                <w:rFonts w:ascii="Times New Roman" w:eastAsia="仿宋_GB2312" w:hAnsi="Times New Roman" w:cs="Times New Roman"/>
                <w:color w:val="auto"/>
                <w:sz w:val="18"/>
                <w:szCs w:val="18"/>
                <w:lang w:eastAsia="zh-CN"/>
              </w:rPr>
              <w:pPrChange w:id="5960" w:author="Xuning Wei12232" w:date="2026-07-27T18:08:00Z">
                <w:pPr>
                  <w:jc w:val="both"/>
                </w:pPr>
              </w:pPrChange>
            </w:pPr>
            <w:del w:id="5961" w:author="Xuning Wei12232" w:date="2026-07-27T16:06:00Z">
              <w:r w:rsidDel="00AD243C">
                <w:rPr>
                  <w:rFonts w:ascii="Times New Roman" w:eastAsia="仿宋_GB2312" w:hAnsi="Times New Roman" w:cs="Times New Roman"/>
                  <w:color w:val="auto"/>
                  <w:sz w:val="18"/>
                  <w:szCs w:val="18"/>
                  <w:lang w:eastAsia="zh-CN"/>
                </w:rPr>
                <w:lastRenderedPageBreak/>
                <w:delText>14, 20, 26</w:delText>
              </w:r>
              <w:r w:rsidR="00143102" w:rsidRPr="00032BAE" w:rsidDel="00AD243C">
                <w:rPr>
                  <w:rFonts w:ascii="Times New Roman" w:eastAsia="仿宋_GB2312" w:hAnsi="Times New Roman" w:cs="Times New Roman"/>
                  <w:color w:val="auto"/>
                  <w:sz w:val="18"/>
                  <w:szCs w:val="18"/>
                  <w:lang w:eastAsia="zh-CN"/>
                </w:rPr>
                <w:delText xml:space="preserve">, </w:delText>
              </w:r>
              <w:r w:rsidDel="00AD243C">
                <w:rPr>
                  <w:rFonts w:ascii="Times New Roman" w:eastAsia="仿宋_GB2312" w:hAnsi="Times New Roman" w:cs="Times New Roman"/>
                  <w:color w:val="auto"/>
                  <w:sz w:val="18"/>
                  <w:szCs w:val="18"/>
                  <w:lang w:eastAsia="zh-CN"/>
                </w:rPr>
                <w:delText>35, 41, 47, 53, 59, 65, 71, 77</w:delText>
              </w:r>
              <w:r w:rsidR="00143102" w:rsidRPr="00032BAE" w:rsidDel="00AD243C">
                <w:rPr>
                  <w:rFonts w:ascii="Times New Roman" w:eastAsia="仿宋_GB2312" w:hAnsi="Times New Roman" w:cs="Times New Roman"/>
                  <w:color w:val="auto"/>
                  <w:sz w:val="18"/>
                  <w:szCs w:val="18"/>
                  <w:lang w:eastAsia="zh-CN"/>
                </w:rPr>
                <w:delText>, 8</w:delText>
              </w:r>
              <w:r w:rsidDel="00AD243C">
                <w:rPr>
                  <w:rFonts w:ascii="Times New Roman" w:eastAsia="仿宋_GB2312" w:hAnsi="Times New Roman" w:cs="Times New Roman"/>
                  <w:color w:val="auto"/>
                  <w:sz w:val="18"/>
                  <w:szCs w:val="18"/>
                  <w:lang w:eastAsia="zh-CN"/>
                </w:rPr>
                <w:delText>3,89</w:delText>
              </w:r>
            </w:del>
            <w:ins w:id="5962" w:author="Xuning Wei12232" w:date="2026-07-27T16:06:00Z">
              <w:r w:rsidR="00AD243C">
                <w:rPr>
                  <w:rFonts w:ascii="Times New Roman" w:eastAsia="仿宋_GB2312" w:hAnsi="Times New Roman" w:cs="Times New Roman"/>
                  <w:color w:val="auto"/>
                  <w:sz w:val="18"/>
                  <w:szCs w:val="18"/>
                  <w:lang w:eastAsia="zh-CN"/>
                </w:rPr>
                <w:t>9</w:t>
              </w:r>
            </w:ins>
          </w:p>
        </w:tc>
        <w:tc>
          <w:tcPr>
            <w:tcW w:w="1217" w:type="pct"/>
            <w:vMerge w:val="restart"/>
            <w:shd w:val="clear" w:color="auto" w:fill="FFFFFF" w:themeFill="background1"/>
            <w:vAlign w:val="center"/>
            <w:tcPrChange w:id="5963" w:author="Xuning Wei12232" w:date="2026-07-27T20:11:00Z">
              <w:tcPr>
                <w:tcW w:w="1217" w:type="pct"/>
                <w:gridSpan w:val="3"/>
                <w:vMerge w:val="restart"/>
                <w:shd w:val="clear" w:color="auto" w:fill="FFFFFF" w:themeFill="background1"/>
                <w:vAlign w:val="center"/>
              </w:tcPr>
            </w:tcPrChange>
          </w:tcPr>
          <w:p w14:paraId="4510BA90" w14:textId="77777777" w:rsidR="00C402FB" w:rsidRDefault="00C402FB">
            <w:pPr>
              <w:jc w:val="both"/>
              <w:rPr>
                <w:ins w:id="5964" w:author="Xuning Wei12232" w:date="2026-07-27T20:11:00Z"/>
                <w:rFonts w:ascii="Times New Roman" w:eastAsia="等线" w:hAnsi="Times New Roman" w:cs="Times New Roman"/>
                <w:bCs w:val="0"/>
                <w:color w:val="0000FF"/>
                <w:kern w:val="0"/>
                <w:sz w:val="18"/>
                <w:szCs w:val="18"/>
                <w:lang w:eastAsia="zh-CN"/>
              </w:rPr>
              <w:pPrChange w:id="5965" w:author="Xuning Wei12232" w:date="2026-07-27T20:11:00Z">
                <w:pPr>
                  <w:jc w:val="center"/>
                </w:pPr>
              </w:pPrChange>
            </w:pPr>
            <w:ins w:id="5966" w:author="Xuning Wei12232" w:date="2026-07-27T20:11:00Z">
              <w:r>
                <w:rPr>
                  <w:rFonts w:ascii="Times New Roman" w:eastAsia="等线" w:hAnsi="Times New Roman" w:cs="Times New Roman"/>
                  <w:bCs w:val="0"/>
                  <w:color w:val="0000FF"/>
                  <w:kern w:val="0"/>
                  <w:sz w:val="18"/>
                  <w:szCs w:val="18"/>
                  <w:lang w:eastAsia="zh-CN"/>
                </w:rPr>
                <w:t>prePhe23</w:t>
              </w:r>
              <w:r w:rsidRPr="00931AF5">
                <w:rPr>
                  <w:rFonts w:ascii="Times New Roman" w:eastAsia="等线" w:hAnsi="Times New Roman" w:cs="Times New Roman"/>
                  <w:bCs w:val="0"/>
                  <w:color w:val="0000FF"/>
                  <w:kern w:val="0"/>
                  <w:sz w:val="18"/>
                  <w:szCs w:val="18"/>
                  <w:lang w:eastAsia="zh-CN"/>
                </w:rPr>
                <w:t xml:space="preserve"> </w:t>
              </w:r>
              <w:r w:rsidRPr="001634B1">
                <w:rPr>
                  <w:rFonts w:ascii="Times New Roman" w:eastAsia="等线" w:hAnsi="Times New Roman" w:cs="Times New Roman"/>
                  <w:bCs w:val="0"/>
                  <w:color w:val="0000FF"/>
                  <w:kern w:val="0"/>
                  <w:sz w:val="18"/>
                  <w:szCs w:val="18"/>
                  <w:lang w:eastAsia="zh-CN"/>
                </w:rPr>
                <w:t>~</w:t>
              </w:r>
              <w:r>
                <w:rPr>
                  <w:rFonts w:ascii="Times New Roman" w:eastAsia="等线" w:hAnsi="Times New Roman" w:cs="Times New Roman"/>
                  <w:bCs w:val="0"/>
                  <w:color w:val="0000FF"/>
                  <w:kern w:val="0"/>
                  <w:sz w:val="18"/>
                  <w:szCs w:val="18"/>
                  <w:lang w:eastAsia="zh-CN"/>
                </w:rPr>
                <w:t xml:space="preserve"> preLeu12</w:t>
              </w:r>
            </w:ins>
          </w:p>
          <w:p w14:paraId="2DD1F01E" w14:textId="77777777" w:rsidR="00C402FB" w:rsidRPr="006F0556" w:rsidRDefault="00C402FB">
            <w:pPr>
              <w:jc w:val="both"/>
              <w:rPr>
                <w:ins w:id="5967" w:author="Xuning Wei12232" w:date="2026-07-27T20:11:00Z"/>
                <w:rFonts w:ascii="Times New Roman" w:eastAsia="等线" w:hAnsi="Times New Roman" w:cs="Times New Roman"/>
                <w:bCs w:val="0"/>
                <w:color w:val="0000FF"/>
                <w:kern w:val="0"/>
                <w:sz w:val="18"/>
                <w:szCs w:val="18"/>
                <w:lang w:eastAsia="zh-CN"/>
              </w:rPr>
              <w:pPrChange w:id="5968" w:author="Xuning Wei12232" w:date="2026-07-27T20:11:00Z">
                <w:pPr>
                  <w:jc w:val="center"/>
                </w:pPr>
              </w:pPrChange>
            </w:pPr>
            <w:ins w:id="5969" w:author="Xuning Wei12232" w:date="2026-07-27T20:11:00Z">
              <w:r w:rsidRPr="0005454E">
                <w:rPr>
                  <w:rFonts w:ascii="Times New Roman" w:eastAsia="等线" w:hAnsi="Times New Roman" w:cs="Times New Roman"/>
                  <w:bCs w:val="0"/>
                  <w:color w:val="0000FF"/>
                  <w:kern w:val="0"/>
                  <w:sz w:val="18"/>
                  <w:szCs w:val="18"/>
                  <w:lang w:eastAsia="zh-CN"/>
                </w:rPr>
                <w:t xml:space="preserve">Excluding </w:t>
              </w:r>
              <w:r>
                <w:rPr>
                  <w:rFonts w:ascii="Times New Roman" w:eastAsia="等线" w:hAnsi="Times New Roman" w:cs="Times New Roman"/>
                  <w:bCs w:val="0"/>
                  <w:color w:val="0000FF"/>
                  <w:kern w:val="0"/>
                  <w:sz w:val="18"/>
                  <w:szCs w:val="18"/>
                  <w:lang w:eastAsia="zh-CN"/>
                </w:rPr>
                <w:t>preSer20, preOrn11</w:t>
              </w:r>
            </w:ins>
          </w:p>
          <w:p w14:paraId="15B8EF81" w14:textId="285D8DA0" w:rsidR="00143102" w:rsidRPr="00032BAE" w:rsidRDefault="00C402FB" w:rsidP="00A15181">
            <w:pPr>
              <w:jc w:val="both"/>
              <w:rPr>
                <w:rFonts w:ascii="Times New Roman" w:eastAsia="仿宋_GB2312" w:hAnsi="Times New Roman" w:cs="Times New Roman"/>
                <w:color w:val="auto"/>
                <w:sz w:val="18"/>
                <w:szCs w:val="18"/>
              </w:rPr>
            </w:pPr>
            <w:ins w:id="5970" w:author="Xuning Wei12232" w:date="2026-07-27T20:11:00Z">
              <w:r w:rsidRPr="00FA7D37">
                <w:rPr>
                  <w:rFonts w:ascii="Times New Roman" w:eastAsia="仿宋_GB2312" w:hAnsi="Times New Roman" w:cs="Times New Roman"/>
                  <w:color w:val="auto"/>
                  <w:sz w:val="18"/>
                  <w:szCs w:val="18"/>
                </w:rPr>
                <w:t xml:space="preserve">Post </w:t>
              </w:r>
              <w:proofErr w:type="spellStart"/>
              <w:r w:rsidRPr="00FA7D37">
                <w:rPr>
                  <w:rFonts w:ascii="Times New Roman" w:eastAsia="仿宋_GB2312" w:hAnsi="Times New Roman" w:cs="Times New Roman"/>
                  <w:color w:val="auto"/>
                  <w:sz w:val="18"/>
                  <w:szCs w:val="18"/>
                </w:rPr>
                <w:t>deFmoc</w:t>
              </w:r>
              <w:proofErr w:type="spellEnd"/>
              <w:r w:rsidRPr="00FA7D37">
                <w:rPr>
                  <w:rFonts w:ascii="Times New Roman" w:eastAsia="仿宋_GB2312" w:hAnsi="Times New Roman" w:cs="Times New Roman"/>
                  <w:color w:val="auto"/>
                  <w:sz w:val="18"/>
                  <w:szCs w:val="18"/>
                </w:rPr>
                <w:t xml:space="preserve"> washing</w:t>
              </w:r>
              <w:r>
                <w:rPr>
                  <w:rFonts w:ascii="Times New Roman" w:eastAsia="仿宋_GB2312" w:hAnsi="Times New Roman" w:cs="Times New Roman"/>
                  <w:color w:val="auto"/>
                  <w:sz w:val="18"/>
                  <w:szCs w:val="18"/>
                </w:rPr>
                <w:br/>
                <w:t xml:space="preserve">1. </w:t>
              </w:r>
            </w:ins>
            <w:ins w:id="5971" w:author="Xuning Wei12232" w:date="2026-07-27T16:06:00Z">
              <w:r w:rsidR="00AD243C">
                <w:rPr>
                  <w:rFonts w:ascii="Times New Roman" w:eastAsia="仿宋_GB2312" w:hAnsi="Times New Roman" w:cs="Times New Roman"/>
                  <w:color w:val="auto"/>
                  <w:sz w:val="18"/>
                  <w:szCs w:val="18"/>
                </w:rPr>
                <w:t xml:space="preserve">. </w:t>
              </w:r>
              <w:r w:rsidR="00AD243C" w:rsidRPr="00321EFC">
                <w:rPr>
                  <w:rFonts w:ascii="Times New Roman" w:eastAsia="仿宋_GB2312" w:hAnsi="Times New Roman" w:cs="Times New Roman"/>
                  <w:color w:val="auto"/>
                  <w:sz w:val="18"/>
                  <w:szCs w:val="18"/>
                </w:rPr>
                <w:t>Add</w:t>
              </w:r>
              <w:r w:rsidR="00AD243C" w:rsidRPr="00321EFC">
                <w:rPr>
                  <w:rFonts w:ascii="Times New Roman" w:eastAsia="仿宋_GB2312" w:hAnsi="Times New Roman" w:cs="Times New Roman"/>
                  <w:color w:val="auto"/>
                  <w:sz w:val="18"/>
                  <w:szCs w:val="18"/>
                  <w:lang w:eastAsia="zh-CN"/>
                </w:rPr>
                <w:t xml:space="preserve"> 10.0 V Isopropyl Acetate (8.730 kg/kg) </w:t>
              </w:r>
              <w:r w:rsidR="00AD243C" w:rsidRPr="00321EFC">
                <w:rPr>
                  <w:rFonts w:ascii="Times New Roman" w:eastAsia="仿宋_GB2312" w:hAnsi="Times New Roman" w:cs="Times New Roman"/>
                  <w:color w:val="auto"/>
                  <w:sz w:val="18"/>
                  <w:szCs w:val="18"/>
                </w:rPr>
                <w:t xml:space="preserve">into </w:t>
              </w:r>
              <w:r w:rsidR="00AD243C" w:rsidRPr="006F0556">
                <w:rPr>
                  <w:rFonts w:ascii="Times New Roman" w:eastAsia="仿宋_GB2312" w:hAnsi="Times New Roman" w:cs="Times New Roman"/>
                  <w:color w:val="auto"/>
                  <w:sz w:val="18"/>
                  <w:szCs w:val="18"/>
                </w:rPr>
                <w:t>TJ4S-1213-Sy15</w:t>
              </w:r>
              <w:r w:rsidR="00AD243C" w:rsidRPr="00321EFC">
                <w:rPr>
                  <w:rFonts w:ascii="Times New Roman" w:eastAsia="仿宋_GB2312" w:hAnsi="Times New Roman" w:cs="Times New Roman"/>
                  <w:color w:val="auto"/>
                  <w:sz w:val="18"/>
                  <w:szCs w:val="18"/>
                </w:rPr>
                <w:t>. Bubble with nitrogen for 5±2</w:t>
              </w:r>
            </w:ins>
            <w:ins w:id="5972" w:author="Johan Granander" w:date="2026-07-28T15:05:00Z">
              <w:r w:rsidR="0056782B">
                <w:rPr>
                  <w:rFonts w:ascii="Times New Roman" w:eastAsia="仿宋_GB2312" w:hAnsi="Times New Roman" w:cs="Times New Roman"/>
                  <w:color w:val="auto"/>
                  <w:sz w:val="18"/>
                  <w:szCs w:val="18"/>
                </w:rPr>
                <w:t xml:space="preserve"> </w:t>
              </w:r>
            </w:ins>
            <w:ins w:id="5973" w:author="Xuning Wei12232" w:date="2026-07-27T16:06:00Z">
              <w:r w:rsidR="00AD243C" w:rsidRPr="00321EFC">
                <w:rPr>
                  <w:rFonts w:ascii="Times New Roman" w:eastAsia="仿宋_GB2312" w:hAnsi="Times New Roman" w:cs="Times New Roman"/>
                  <w:color w:val="auto"/>
                  <w:sz w:val="18"/>
                  <w:szCs w:val="18"/>
                </w:rPr>
                <w:t xml:space="preserve">min, then start the stirrer. </w:t>
              </w:r>
              <w:r w:rsidR="00AD243C">
                <w:rPr>
                  <w:rFonts w:ascii="Times New Roman" w:eastAsia="仿宋_GB2312" w:hAnsi="Times New Roman" w:cs="Times New Roman"/>
                  <w:color w:val="auto"/>
                  <w:sz w:val="18"/>
                  <w:szCs w:val="18"/>
                </w:rPr>
                <w:br/>
                <w:t xml:space="preserve">2. </w:t>
              </w:r>
              <w:r w:rsidR="00AD243C" w:rsidRPr="00321EFC">
                <w:rPr>
                  <w:rFonts w:ascii="Times New Roman" w:eastAsia="仿宋_GB2312" w:hAnsi="Times New Roman" w:cs="Times New Roman"/>
                  <w:color w:val="auto"/>
                  <w:sz w:val="18"/>
                  <w:szCs w:val="18"/>
                </w:rPr>
                <w:t>After stirring for 5±2 min, stop stirring, turn off the nitrogen. Drain until there is no obvious drip. Perform this operation 4 times.</w:t>
              </w:r>
            </w:ins>
            <w:del w:id="5974" w:author="Xuning Wei12232" w:date="2026-07-27T16:06:00Z">
              <w:r w:rsidR="0035305C" w:rsidRPr="004B098E" w:rsidDel="00AD243C">
                <w:rPr>
                  <w:rFonts w:ascii="Times New Roman" w:eastAsia="仿宋_GB2312" w:hAnsi="Times New Roman" w:cs="Times New Roman"/>
                  <w:color w:val="auto"/>
                  <w:sz w:val="18"/>
                  <w:szCs w:val="18"/>
                </w:rPr>
                <w:delText>Add 12.0 V DMF (11.376 kg/kg) into TJ4S-1213-Sy15. Bubble with nitrogen for 5±2 min, then start the stirrer. After stirring for 10±2 min, stop stirring, turn off the nitrogen. Drain until there is no obvious drip. Perform this operation for 2 times. Move to next operation.</w:delText>
              </w:r>
            </w:del>
          </w:p>
        </w:tc>
        <w:tc>
          <w:tcPr>
            <w:tcW w:w="1046" w:type="pct"/>
            <w:vMerge w:val="restart"/>
            <w:shd w:val="clear" w:color="auto" w:fill="FFFFFF" w:themeFill="background1"/>
            <w:vAlign w:val="center"/>
            <w:tcPrChange w:id="5975" w:author="Xuning Wei12232" w:date="2026-07-27T20:11:00Z">
              <w:tcPr>
                <w:tcW w:w="1049" w:type="pct"/>
                <w:gridSpan w:val="5"/>
                <w:vMerge w:val="restart"/>
                <w:shd w:val="clear" w:color="auto" w:fill="FFFFFF" w:themeFill="background1"/>
                <w:vAlign w:val="center"/>
              </w:tcPr>
            </w:tcPrChange>
          </w:tcPr>
          <w:p w14:paraId="62917674" w14:textId="77777777" w:rsidR="000B3418" w:rsidRPr="00032BAE" w:rsidRDefault="000B3418" w:rsidP="000B3418">
            <w:pPr>
              <w:rPr>
                <w:ins w:id="5976" w:author="Xuning Wei12232" w:date="2026-07-27T17:22:00Z"/>
                <w:rFonts w:ascii="Times New Roman" w:hAnsi="Times New Roman" w:cs="Times New Roman"/>
                <w:color w:val="auto"/>
                <w:sz w:val="18"/>
                <w:szCs w:val="18"/>
                <w:shd w:val="clear" w:color="auto" w:fill="FFFFFF"/>
              </w:rPr>
            </w:pPr>
            <w:ins w:id="5977"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17A36D5" w14:textId="77777777" w:rsidR="000B3418" w:rsidRPr="004634A5" w:rsidRDefault="000B3418" w:rsidP="000B3418">
            <w:pPr>
              <w:rPr>
                <w:ins w:id="5978" w:author="Xuning Wei12232" w:date="2026-07-27T17:22:00Z"/>
                <w:rFonts w:ascii="Times New Roman" w:eastAsiaTheme="minorEastAsia" w:hAnsi="Times New Roman" w:cs="Times New Roman"/>
                <w:color w:val="auto"/>
                <w:sz w:val="18"/>
                <w:szCs w:val="18"/>
                <w:shd w:val="clear" w:color="auto" w:fill="FFFFFF"/>
                <w:lang w:eastAsia="zh-CN"/>
              </w:rPr>
            </w:pPr>
            <w:ins w:id="5979"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48963211" w14:textId="77777777" w:rsidR="000B3418" w:rsidRPr="002B446D" w:rsidRDefault="000B3418" w:rsidP="000B3418">
            <w:pPr>
              <w:rPr>
                <w:ins w:id="5980" w:author="Xuning Wei12232" w:date="2026-07-27T17:22:00Z"/>
                <w:rFonts w:ascii="Times New Roman" w:hAnsi="Times New Roman" w:cs="Times New Roman"/>
                <w:color w:val="0000FF"/>
                <w:sz w:val="18"/>
                <w:szCs w:val="18"/>
                <w:shd w:val="clear" w:color="auto" w:fill="FFFFFF"/>
              </w:rPr>
            </w:pPr>
            <w:ins w:id="5981"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50B81DB" w14:textId="77777777" w:rsidR="000B3418" w:rsidRPr="00032BAE" w:rsidRDefault="000B3418" w:rsidP="000B3418">
            <w:pPr>
              <w:rPr>
                <w:ins w:id="5982" w:author="Xuning Wei12232" w:date="2026-07-27T17:22:00Z"/>
                <w:rFonts w:ascii="Times New Roman" w:hAnsi="Times New Roman" w:cs="Times New Roman"/>
                <w:color w:val="auto"/>
                <w:sz w:val="18"/>
                <w:szCs w:val="18"/>
                <w:shd w:val="clear" w:color="auto" w:fill="FFFFFF"/>
              </w:rPr>
            </w:pPr>
            <w:ins w:id="5983" w:author="Xuning Wei12232" w:date="2026-07-27T17:22:00Z">
              <w:r w:rsidRPr="00032BAE">
                <w:rPr>
                  <w:rFonts w:ascii="Times New Roman" w:hAnsi="Times New Roman" w:cs="Times New Roman"/>
                  <w:color w:val="auto"/>
                  <w:sz w:val="18"/>
                  <w:szCs w:val="18"/>
                  <w:shd w:val="clear" w:color="auto" w:fill="FFFFFF"/>
                </w:rPr>
                <w:t>Sight glass: Glass</w:t>
              </w:r>
            </w:ins>
          </w:p>
          <w:p w14:paraId="65817F08" w14:textId="77777777" w:rsidR="000B3418" w:rsidRPr="00032BAE" w:rsidRDefault="000B3418" w:rsidP="000B3418">
            <w:pPr>
              <w:rPr>
                <w:ins w:id="5984" w:author="Xuning Wei12232" w:date="2026-07-27T17:22:00Z"/>
                <w:rFonts w:ascii="Times New Roman" w:hAnsi="Times New Roman" w:cs="Times New Roman"/>
                <w:color w:val="auto"/>
                <w:sz w:val="18"/>
                <w:szCs w:val="18"/>
                <w:shd w:val="clear" w:color="auto" w:fill="FFFFFF"/>
              </w:rPr>
            </w:pPr>
            <w:ins w:id="5985"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33F332E5" w14:textId="77777777" w:rsidR="000B3418" w:rsidRPr="00032BAE" w:rsidRDefault="000B3418" w:rsidP="000B3418">
            <w:pPr>
              <w:rPr>
                <w:ins w:id="5986" w:author="Xuning Wei12232" w:date="2026-07-27T17:22:00Z"/>
                <w:rFonts w:ascii="Times New Roman" w:hAnsi="Times New Roman" w:cs="Times New Roman"/>
                <w:color w:val="auto"/>
                <w:sz w:val="18"/>
                <w:szCs w:val="18"/>
                <w:shd w:val="clear" w:color="auto" w:fill="FFFFFF"/>
              </w:rPr>
            </w:pPr>
            <w:ins w:id="5987"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3F43EA1" w14:textId="77777777" w:rsidR="000B3418" w:rsidRPr="00032BAE" w:rsidRDefault="000B3418" w:rsidP="000B3418">
            <w:pPr>
              <w:rPr>
                <w:ins w:id="5988" w:author="Xuning Wei12232" w:date="2026-07-27T17:22:00Z"/>
                <w:rFonts w:ascii="Times New Roman" w:hAnsi="Times New Roman" w:cs="Times New Roman"/>
                <w:color w:val="auto"/>
                <w:sz w:val="18"/>
                <w:szCs w:val="18"/>
                <w:shd w:val="clear" w:color="auto" w:fill="FFFFFF"/>
              </w:rPr>
            </w:pPr>
            <w:ins w:id="5989" w:author="Xuning Wei12232" w:date="2026-07-27T17:22:00Z">
              <w:r w:rsidRPr="00032BAE">
                <w:rPr>
                  <w:rFonts w:ascii="Times New Roman" w:hAnsi="Times New Roman" w:cs="Times New Roman"/>
                  <w:color w:val="auto"/>
                  <w:sz w:val="18"/>
                  <w:szCs w:val="18"/>
                  <w:shd w:val="clear" w:color="auto" w:fill="FFFFFF"/>
                </w:rPr>
                <w:t>Pipeline material: 316L</w:t>
              </w:r>
            </w:ins>
          </w:p>
          <w:p w14:paraId="1C136C40" w14:textId="77777777" w:rsidR="000B3418" w:rsidRPr="004A5B11" w:rsidRDefault="000B3418" w:rsidP="000B3418">
            <w:pPr>
              <w:rPr>
                <w:ins w:id="5990" w:author="Xuning Wei12232" w:date="2026-07-27T17:22:00Z"/>
                <w:rFonts w:ascii="Times New Roman" w:hAnsi="Times New Roman" w:cs="Times New Roman"/>
                <w:color w:val="FF0000"/>
                <w:sz w:val="18"/>
                <w:szCs w:val="18"/>
                <w:shd w:val="clear" w:color="auto" w:fill="FFFFFF"/>
                <w:rPrChange w:id="5991" w:author="Johan Granander" w:date="2026-07-28T15:02:00Z">
                  <w:rPr>
                    <w:ins w:id="5992" w:author="Xuning Wei12232" w:date="2026-07-27T17:22:00Z"/>
                    <w:rFonts w:ascii="Times New Roman" w:hAnsi="Times New Roman" w:cs="Times New Roman"/>
                    <w:color w:val="FF0000"/>
                    <w:sz w:val="18"/>
                    <w:szCs w:val="18"/>
                    <w:shd w:val="clear" w:color="auto" w:fill="FFFFFF"/>
                    <w:lang w:val="sv-SE"/>
                  </w:rPr>
                </w:rPrChange>
              </w:rPr>
            </w:pPr>
            <w:ins w:id="5993" w:author="Xuning Wei12232" w:date="2026-07-27T17:22:00Z">
              <w:r w:rsidRPr="004A5B11">
                <w:rPr>
                  <w:rFonts w:ascii="Times New Roman" w:hAnsi="Times New Roman" w:cs="Times New Roman"/>
                  <w:color w:val="FF0000"/>
                  <w:sz w:val="18"/>
                  <w:szCs w:val="18"/>
                  <w:shd w:val="clear" w:color="auto" w:fill="FFFFFF"/>
                  <w:rPrChange w:id="5994" w:author="Johan Granander" w:date="2026-07-28T15:02: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302C8AD9" w14:textId="77777777" w:rsidR="000B3418" w:rsidRPr="004A5B11" w:rsidRDefault="000B3418" w:rsidP="000B3418">
            <w:pPr>
              <w:rPr>
                <w:ins w:id="5995" w:author="Xuning Wei12232" w:date="2026-07-27T17:22:00Z"/>
                <w:rFonts w:ascii="Times New Roman" w:hAnsi="Times New Roman" w:cs="Times New Roman"/>
                <w:color w:val="auto"/>
                <w:sz w:val="18"/>
                <w:szCs w:val="18"/>
                <w:shd w:val="clear" w:color="auto" w:fill="FFFFFF"/>
                <w:rPrChange w:id="5996" w:author="Johan Granander" w:date="2026-07-28T15:02:00Z">
                  <w:rPr>
                    <w:ins w:id="5997" w:author="Xuning Wei12232" w:date="2026-07-27T17:22:00Z"/>
                    <w:rFonts w:ascii="Times New Roman" w:hAnsi="Times New Roman" w:cs="Times New Roman"/>
                    <w:color w:val="auto"/>
                    <w:sz w:val="18"/>
                    <w:szCs w:val="18"/>
                    <w:shd w:val="clear" w:color="auto" w:fill="FFFFFF"/>
                    <w:lang w:val="sv-SE"/>
                  </w:rPr>
                </w:rPrChange>
              </w:rPr>
            </w:pPr>
            <w:ins w:id="5998" w:author="Xuning Wei12232" w:date="2026-07-27T17:22:00Z">
              <w:r w:rsidRPr="004A5B11">
                <w:rPr>
                  <w:rFonts w:ascii="Times New Roman" w:hAnsi="Times New Roman" w:cs="Times New Roman"/>
                  <w:color w:val="auto"/>
                  <w:sz w:val="18"/>
                  <w:szCs w:val="18"/>
                  <w:shd w:val="clear" w:color="auto" w:fill="FFFFFF"/>
                  <w:rPrChange w:id="5999" w:author="Johan Granander" w:date="2026-07-28T15:02:00Z">
                    <w:rPr>
                      <w:rFonts w:ascii="Times New Roman" w:hAnsi="Times New Roman" w:cs="Times New Roman"/>
                      <w:color w:val="auto"/>
                      <w:sz w:val="18"/>
                      <w:szCs w:val="18"/>
                      <w:shd w:val="clear" w:color="auto" w:fill="FFFFFF"/>
                      <w:lang w:val="sv-SE"/>
                    </w:rPr>
                  </w:rPrChange>
                </w:rPr>
                <w:t>Mass flow meter: SS</w:t>
              </w:r>
            </w:ins>
          </w:p>
          <w:p w14:paraId="37D77821" w14:textId="77777777" w:rsidR="000B3418" w:rsidRPr="00032BAE" w:rsidRDefault="000B3418" w:rsidP="000B3418">
            <w:pPr>
              <w:rPr>
                <w:ins w:id="6000" w:author="Xuning Wei12232" w:date="2026-07-27T17:22:00Z"/>
                <w:rFonts w:ascii="Times New Roman" w:hAnsi="Times New Roman" w:cs="Times New Roman"/>
                <w:b/>
                <w:color w:val="auto"/>
                <w:sz w:val="18"/>
                <w:szCs w:val="18"/>
                <w:shd w:val="clear" w:color="auto" w:fill="FFFFFF"/>
              </w:rPr>
            </w:pPr>
            <w:ins w:id="6001"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602866E6" w14:textId="77777777" w:rsidR="000B3418" w:rsidRPr="00032BAE" w:rsidRDefault="000B3418" w:rsidP="000B3418">
            <w:pPr>
              <w:rPr>
                <w:ins w:id="6002" w:author="Xuning Wei12232" w:date="2026-07-27T17:22:00Z"/>
                <w:rFonts w:ascii="Times New Roman" w:eastAsiaTheme="minorEastAsia" w:hAnsi="Times New Roman" w:cs="Times New Roman"/>
                <w:color w:val="auto"/>
                <w:sz w:val="18"/>
                <w:szCs w:val="18"/>
                <w:shd w:val="clear" w:color="auto" w:fill="FFFFFF"/>
                <w:lang w:eastAsia="zh-CN"/>
              </w:rPr>
            </w:pPr>
            <w:ins w:id="6003"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09006864" w14:textId="77777777" w:rsidR="000B3418" w:rsidRDefault="000B3418" w:rsidP="000B3418">
            <w:pPr>
              <w:rPr>
                <w:ins w:id="6004" w:author="Xuning Wei12232" w:date="2026-07-27T17:22:00Z"/>
                <w:rFonts w:ascii="Times New Roman" w:hAnsi="Times New Roman" w:cs="Times New Roman"/>
                <w:color w:val="auto"/>
                <w:sz w:val="18"/>
                <w:szCs w:val="18"/>
                <w:shd w:val="clear" w:color="auto" w:fill="FFFFFF"/>
              </w:rPr>
            </w:pPr>
            <w:ins w:id="6005"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446DB804" w14:textId="6FB167D7" w:rsidR="00143102" w:rsidRPr="00032BAE" w:rsidDel="000B3418" w:rsidRDefault="000B3418" w:rsidP="000B3418">
            <w:pPr>
              <w:jc w:val="both"/>
              <w:rPr>
                <w:del w:id="6006" w:author="Xuning Wei12232" w:date="2026-07-27T17:22:00Z"/>
                <w:rFonts w:ascii="Times New Roman" w:hAnsi="Times New Roman" w:cs="Times New Roman"/>
                <w:color w:val="auto"/>
                <w:sz w:val="18"/>
                <w:szCs w:val="18"/>
                <w:shd w:val="clear" w:color="auto" w:fill="FFFFFF"/>
              </w:rPr>
            </w:pPr>
            <w:ins w:id="6007"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6008" w:author="Xuning Wei12232" w:date="2026-07-27T17:22:00Z">
              <w:r w:rsidR="00143102" w:rsidRPr="00032BAE" w:rsidDel="000B3418">
                <w:rPr>
                  <w:rFonts w:ascii="Times New Roman" w:hAnsi="Times New Roman" w:cs="Times New Roman"/>
                  <w:color w:val="auto"/>
                  <w:sz w:val="18"/>
                  <w:szCs w:val="18"/>
                  <w:shd w:val="clear" w:color="auto" w:fill="FFFFFF"/>
                </w:rPr>
                <w:delText>Transfer pump material:SS</w:delText>
              </w:r>
            </w:del>
            <w:ins w:id="6009" w:author="Johan Granander" w:date="2026-05-04T11:52:00Z">
              <w:del w:id="6010" w:author="Xuning Wei12232" w:date="2026-07-27T17:22:00Z">
                <w:r w:rsidR="00570E05" w:rsidRPr="00032BAE" w:rsidDel="000B3418">
                  <w:rPr>
                    <w:rFonts w:ascii="Times New Roman" w:hAnsi="Times New Roman" w:cs="Times New Roman"/>
                    <w:color w:val="auto"/>
                    <w:sz w:val="18"/>
                    <w:szCs w:val="18"/>
                    <w:shd w:val="clear" w:color="auto" w:fill="FFFFFF"/>
                  </w:rPr>
                  <w:delText>material: SS</w:delText>
                </w:r>
              </w:del>
            </w:ins>
            <w:del w:id="6011" w:author="Xuning Wei12232" w:date="2026-07-27T17:22:00Z">
              <w:r w:rsidR="00143102" w:rsidRPr="00032BAE" w:rsidDel="000B3418">
                <w:rPr>
                  <w:rFonts w:ascii="Times New Roman" w:hAnsi="Times New Roman" w:cs="Times New Roman"/>
                  <w:color w:val="auto"/>
                  <w:sz w:val="18"/>
                  <w:szCs w:val="18"/>
                  <w:shd w:val="clear" w:color="auto" w:fill="FFFFFF"/>
                </w:rPr>
                <w:delText>316+PTFE</w:delText>
              </w:r>
            </w:del>
          </w:p>
          <w:p w14:paraId="40393CFB" w14:textId="3EBCC7B6" w:rsidR="00143102" w:rsidRPr="00032BAE" w:rsidDel="000B3418" w:rsidRDefault="00143102" w:rsidP="0030647B">
            <w:pPr>
              <w:jc w:val="both"/>
              <w:rPr>
                <w:del w:id="6012" w:author="Xuning Wei12232" w:date="2026-07-27T17:22:00Z"/>
                <w:rFonts w:ascii="Times New Roman" w:eastAsia="仿宋_GB2312" w:hAnsi="Times New Roman" w:cs="Times New Roman"/>
                <w:color w:val="auto"/>
                <w:sz w:val="18"/>
                <w:szCs w:val="18"/>
              </w:rPr>
            </w:pPr>
            <w:del w:id="6013"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6EE5469E" w14:textId="618F9EF5" w:rsidR="00143102" w:rsidRPr="004A5B11" w:rsidDel="000B3418" w:rsidRDefault="00143102" w:rsidP="0030647B">
            <w:pPr>
              <w:jc w:val="both"/>
              <w:rPr>
                <w:del w:id="6014" w:author="Xuning Wei12232" w:date="2026-07-27T17:22:00Z"/>
                <w:rFonts w:ascii="Times New Roman" w:eastAsia="仿宋_GB2312" w:hAnsi="Times New Roman" w:cs="Times New Roman"/>
                <w:color w:val="auto"/>
                <w:sz w:val="18"/>
                <w:szCs w:val="18"/>
                <w:lang w:val="en-IE"/>
                <w:rPrChange w:id="6015" w:author="Johan Granander" w:date="2026-07-28T15:02:00Z">
                  <w:rPr>
                    <w:del w:id="6016" w:author="Xuning Wei12232" w:date="2026-07-27T17:22:00Z"/>
                    <w:rFonts w:ascii="Times New Roman" w:eastAsia="仿宋_GB2312" w:hAnsi="Times New Roman" w:cs="Times New Roman"/>
                    <w:color w:val="auto"/>
                    <w:sz w:val="18"/>
                    <w:szCs w:val="18"/>
                  </w:rPr>
                </w:rPrChange>
              </w:rPr>
            </w:pPr>
            <w:del w:id="6017" w:author="Xuning Wei12232" w:date="2026-07-27T17:22:00Z">
              <w:r w:rsidRPr="004A5B11" w:rsidDel="000B3418">
                <w:rPr>
                  <w:rFonts w:ascii="Times New Roman" w:hAnsi="Times New Roman" w:cs="Times New Roman"/>
                  <w:color w:val="auto"/>
                  <w:sz w:val="18"/>
                  <w:szCs w:val="18"/>
                  <w:shd w:val="clear" w:color="auto" w:fill="FFFFFF"/>
                  <w:lang w:val="en-IE"/>
                  <w:rPrChange w:id="6018" w:author="Johan Granander" w:date="2026-07-28T15:02: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6019" w:author="Johan Granander" w:date="2026-07-28T15:02:00Z">
                    <w:rPr>
                      <w:rFonts w:ascii="Times New Roman" w:eastAsia="仿宋_GB2312" w:hAnsi="Times New Roman" w:cs="Times New Roman"/>
                      <w:color w:val="auto"/>
                      <w:sz w:val="18"/>
                      <w:szCs w:val="18"/>
                    </w:rPr>
                  </w:rPrChange>
                </w:rPr>
                <w:delText>PTFE</w:delText>
              </w:r>
            </w:del>
          </w:p>
          <w:p w14:paraId="6CD308A4" w14:textId="5E7585EB" w:rsidR="00143102" w:rsidRPr="004A5B11" w:rsidDel="000B3418" w:rsidRDefault="00143102" w:rsidP="0030647B">
            <w:pPr>
              <w:jc w:val="both"/>
              <w:rPr>
                <w:del w:id="6020" w:author="Xuning Wei12232" w:date="2026-07-27T17:22:00Z"/>
                <w:rFonts w:ascii="Times New Roman" w:hAnsi="Times New Roman" w:cs="Times New Roman"/>
                <w:color w:val="auto"/>
                <w:sz w:val="18"/>
                <w:szCs w:val="18"/>
                <w:shd w:val="clear" w:color="auto" w:fill="FFFFFF"/>
                <w:lang w:val="en-IE"/>
                <w:rPrChange w:id="6021" w:author="Johan Granander" w:date="2026-07-28T15:02:00Z">
                  <w:rPr>
                    <w:del w:id="6022" w:author="Xuning Wei12232" w:date="2026-07-27T17:22:00Z"/>
                    <w:rFonts w:ascii="Times New Roman" w:hAnsi="Times New Roman" w:cs="Times New Roman"/>
                    <w:color w:val="auto"/>
                    <w:sz w:val="18"/>
                    <w:szCs w:val="18"/>
                    <w:shd w:val="clear" w:color="auto" w:fill="FFFFFF"/>
                  </w:rPr>
                </w:rPrChange>
              </w:rPr>
            </w:pPr>
            <w:del w:id="6023" w:author="Xuning Wei12232" w:date="2026-07-27T17:22:00Z">
              <w:r w:rsidRPr="004A5B11" w:rsidDel="000B3418">
                <w:rPr>
                  <w:rFonts w:ascii="Times New Roman" w:hAnsi="Times New Roman" w:cs="Times New Roman"/>
                  <w:color w:val="auto"/>
                  <w:sz w:val="18"/>
                  <w:szCs w:val="18"/>
                  <w:shd w:val="clear" w:color="auto" w:fill="FFFFFF"/>
                  <w:lang w:val="en-IE"/>
                  <w:rPrChange w:id="6024" w:author="Johan Granander" w:date="2026-07-28T15:02:00Z">
                    <w:rPr>
                      <w:rFonts w:ascii="Times New Roman" w:hAnsi="Times New Roman" w:cs="Times New Roman"/>
                      <w:color w:val="auto"/>
                      <w:sz w:val="18"/>
                      <w:szCs w:val="18"/>
                      <w:shd w:val="clear" w:color="auto" w:fill="FFFFFF"/>
                    </w:rPr>
                  </w:rPrChange>
                </w:rPr>
                <w:delText>Sight glass: Glass</w:delText>
              </w:r>
            </w:del>
          </w:p>
          <w:p w14:paraId="76FF757C" w14:textId="477560CD" w:rsidR="00143102" w:rsidRPr="004A5B11" w:rsidDel="000B3418" w:rsidRDefault="00143102" w:rsidP="0030647B">
            <w:pPr>
              <w:jc w:val="both"/>
              <w:rPr>
                <w:del w:id="6025" w:author="Xuning Wei12232" w:date="2026-07-27T17:22:00Z"/>
                <w:rFonts w:ascii="Times New Roman" w:eastAsia="仿宋_GB2312" w:hAnsi="Times New Roman" w:cs="Times New Roman"/>
                <w:color w:val="auto"/>
                <w:sz w:val="18"/>
                <w:szCs w:val="18"/>
                <w:lang w:val="en-IE"/>
                <w:rPrChange w:id="6026" w:author="Johan Granander" w:date="2026-07-28T15:02:00Z">
                  <w:rPr>
                    <w:del w:id="6027" w:author="Xuning Wei12232" w:date="2026-07-27T17:22:00Z"/>
                    <w:rFonts w:ascii="Times New Roman" w:eastAsia="仿宋_GB2312" w:hAnsi="Times New Roman" w:cs="Times New Roman"/>
                    <w:color w:val="auto"/>
                    <w:sz w:val="18"/>
                    <w:szCs w:val="18"/>
                  </w:rPr>
                </w:rPrChange>
              </w:rPr>
            </w:pPr>
            <w:del w:id="6028" w:author="Xuning Wei12232" w:date="2026-07-27T17:22:00Z">
              <w:r w:rsidRPr="004A5B11" w:rsidDel="000B3418">
                <w:rPr>
                  <w:rFonts w:ascii="Times New Roman" w:hAnsi="Times New Roman" w:cs="Times New Roman"/>
                  <w:color w:val="auto"/>
                  <w:sz w:val="18"/>
                  <w:szCs w:val="18"/>
                  <w:shd w:val="clear" w:color="auto" w:fill="FFFFFF"/>
                  <w:lang w:val="en-IE"/>
                  <w:rPrChange w:id="6029" w:author="Johan Granander" w:date="2026-07-28T15:02: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6030" w:author="Johan Granander" w:date="2026-07-28T15:02:00Z">
                    <w:rPr>
                      <w:rFonts w:ascii="Times New Roman" w:eastAsia="仿宋_GB2312" w:hAnsi="Times New Roman" w:cs="Times New Roman"/>
                      <w:color w:val="auto"/>
                      <w:sz w:val="18"/>
                      <w:szCs w:val="18"/>
                    </w:rPr>
                  </w:rPrChange>
                </w:rPr>
                <w:delText xml:space="preserve"> 316L</w:delText>
              </w:r>
            </w:del>
          </w:p>
          <w:p w14:paraId="31FA5718" w14:textId="0813923E" w:rsidR="00C65197" w:rsidRPr="004634A5" w:rsidDel="000B3418" w:rsidRDefault="00143102" w:rsidP="00C65197">
            <w:pPr>
              <w:jc w:val="both"/>
              <w:rPr>
                <w:del w:id="6031" w:author="Xuning Wei12232" w:date="2026-07-27T17:22:00Z"/>
                <w:rFonts w:ascii="Times New Roman" w:eastAsiaTheme="minorEastAsia" w:hAnsi="Times New Roman" w:cs="Times New Roman"/>
                <w:color w:val="auto"/>
                <w:sz w:val="18"/>
                <w:szCs w:val="18"/>
                <w:shd w:val="clear" w:color="auto" w:fill="FFFFFF"/>
                <w:lang w:eastAsia="zh-CN"/>
              </w:rPr>
            </w:pPr>
            <w:del w:id="6032"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Del="000B3418">
                <w:rPr>
                  <w:rFonts w:ascii="Times New Roman" w:hAnsi="Times New Roman" w:cs="Times New Roman"/>
                  <w:color w:val="auto"/>
                  <w:sz w:val="18"/>
                  <w:szCs w:val="18"/>
                  <w:shd w:val="clear" w:color="auto" w:fill="FFFFFF"/>
                </w:rPr>
                <w:br/>
              </w:r>
              <w:r w:rsidR="00C65197" w:rsidRPr="002B446D" w:rsidDel="000B3418">
                <w:rPr>
                  <w:rFonts w:ascii="Times New Roman" w:hAnsi="Times New Roman" w:cs="Times New Roman"/>
                  <w:color w:val="0000FF"/>
                  <w:sz w:val="18"/>
                  <w:szCs w:val="18"/>
                  <w:shd w:val="clear" w:color="auto" w:fill="FFFFFF"/>
                </w:rPr>
                <w:delText>Sieve plate: HC-22</w:delText>
              </w:r>
            </w:del>
          </w:p>
          <w:p w14:paraId="6BEC1007" w14:textId="55AC5E54" w:rsidR="00C65197" w:rsidRPr="00C65197" w:rsidDel="000B3418" w:rsidRDefault="00C65197" w:rsidP="00C65197">
            <w:pPr>
              <w:jc w:val="both"/>
              <w:rPr>
                <w:del w:id="6033" w:author="Xuning Wei12232" w:date="2026-07-27T17:22:00Z"/>
                <w:rFonts w:ascii="Times New Roman" w:hAnsi="Times New Roman" w:cs="Times New Roman"/>
                <w:color w:val="0000FF"/>
                <w:sz w:val="18"/>
                <w:szCs w:val="18"/>
                <w:shd w:val="clear" w:color="auto" w:fill="FFFFFF"/>
              </w:rPr>
            </w:pPr>
            <w:del w:id="6034" w:author="Xuning Wei12232" w:date="2026-07-27T17:22:00Z">
              <w:r w:rsidRPr="002B446D" w:rsidDel="000B3418">
                <w:rPr>
                  <w:rFonts w:ascii="Times New Roman" w:hAnsi="Times New Roman" w:cs="Times New Roman"/>
                  <w:color w:val="0000FF"/>
                  <w:sz w:val="18"/>
                  <w:szCs w:val="18"/>
                  <w:shd w:val="clear" w:color="auto" w:fill="FFFFFF"/>
                </w:rPr>
                <w:delText>Nitrogen distribution piping:</w:delText>
              </w:r>
              <w:r w:rsidR="006F51C6" w:rsidDel="000B3418">
                <w:rPr>
                  <w:rFonts w:ascii="Times New Roman" w:hAnsi="Times New Roman" w:cs="Times New Roman"/>
                  <w:color w:val="0000FF"/>
                  <w:sz w:val="18"/>
                  <w:szCs w:val="18"/>
                  <w:shd w:val="clear" w:color="auto" w:fill="FFFFFF"/>
                </w:rPr>
                <w:delText xml:space="preserve"> C-276</w:delText>
              </w:r>
            </w:del>
          </w:p>
          <w:p w14:paraId="75EF8608" w14:textId="63A53C5B" w:rsidR="00143102" w:rsidRPr="00032BAE" w:rsidDel="000B3418" w:rsidRDefault="00143102" w:rsidP="0030647B">
            <w:pPr>
              <w:jc w:val="both"/>
              <w:rPr>
                <w:del w:id="6035" w:author="Xuning Wei12232" w:date="2026-07-27T17:22:00Z"/>
                <w:rFonts w:ascii="Times New Roman" w:hAnsi="Times New Roman" w:cs="Times New Roman"/>
                <w:color w:val="auto"/>
                <w:sz w:val="18"/>
                <w:szCs w:val="18"/>
                <w:shd w:val="clear" w:color="auto" w:fill="FFFFFF"/>
              </w:rPr>
            </w:pPr>
            <w:del w:id="6036" w:author="Xuning Wei12232" w:date="2026-07-27T17:22:00Z">
              <w:r w:rsidRPr="00032BAE" w:rsidDel="000B3418">
                <w:rPr>
                  <w:rFonts w:ascii="Times New Roman" w:hAnsi="Times New Roman" w:cs="Times New Roman"/>
                  <w:color w:val="auto"/>
                  <w:sz w:val="18"/>
                  <w:szCs w:val="18"/>
                  <w:shd w:val="clear" w:color="auto" w:fill="FFFFFF"/>
                </w:rPr>
                <w:delText xml:space="preserve">Sampling pipeline: SS </w:delText>
              </w:r>
            </w:del>
          </w:p>
          <w:p w14:paraId="12C97B8B" w14:textId="55095868" w:rsidR="00143102" w:rsidRPr="00032BAE" w:rsidRDefault="00143102" w:rsidP="0030647B">
            <w:pPr>
              <w:jc w:val="both"/>
              <w:rPr>
                <w:rFonts w:ascii="Times New Roman" w:eastAsia="FangSong" w:hAnsi="Times New Roman" w:cs="Times New Roman"/>
                <w:color w:val="auto"/>
                <w:sz w:val="18"/>
                <w:szCs w:val="18"/>
                <w:lang w:eastAsia="zh-CN"/>
              </w:rPr>
            </w:pPr>
            <w:del w:id="6037"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6038" w:author="Xuning Wei12232" w:date="2026-07-27T20:11:00Z">
              <w:tcPr>
                <w:tcW w:w="388" w:type="pct"/>
                <w:gridSpan w:val="4"/>
                <w:vMerge w:val="restart"/>
                <w:shd w:val="clear" w:color="auto" w:fill="FFFFFF" w:themeFill="background1"/>
                <w:vAlign w:val="center"/>
              </w:tcPr>
            </w:tcPrChange>
          </w:tcPr>
          <w:p w14:paraId="56954E20"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6039" w:author="Xuning Wei12232" w:date="2026-07-27T20:11:00Z">
              <w:tcPr>
                <w:tcW w:w="354" w:type="pct"/>
                <w:gridSpan w:val="3"/>
                <w:vMerge w:val="restart"/>
                <w:shd w:val="clear" w:color="auto" w:fill="FFFFFF" w:themeFill="background1"/>
                <w:vAlign w:val="center"/>
              </w:tcPr>
            </w:tcPrChange>
          </w:tcPr>
          <w:p w14:paraId="38E303AB"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6040" w:author="Xuning Wei12232" w:date="2026-07-27T20:11:00Z">
              <w:tcPr>
                <w:tcW w:w="322" w:type="pct"/>
                <w:gridSpan w:val="3"/>
                <w:vAlign w:val="center"/>
              </w:tcPr>
            </w:tcPrChange>
          </w:tcPr>
          <w:p w14:paraId="781097C7"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597439194"/>
                <w14:checkbox>
                  <w14:checked w14:val="1"/>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Yes</w:t>
            </w:r>
          </w:p>
        </w:tc>
        <w:tc>
          <w:tcPr>
            <w:tcW w:w="638" w:type="pct"/>
            <w:vAlign w:val="center"/>
            <w:tcPrChange w:id="6041" w:author="Xuning Wei12232" w:date="2026-07-27T20:11:00Z">
              <w:tcPr>
                <w:tcW w:w="733" w:type="pct"/>
                <w:gridSpan w:val="3"/>
                <w:vAlign w:val="center"/>
              </w:tcPr>
            </w:tcPrChange>
          </w:tcPr>
          <w:p w14:paraId="4EA5A2BA"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34182144"/>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6042" w:author="Xuning Wei12232" w:date="2026-07-27T20:11:00Z">
              <w:tcPr>
                <w:tcW w:w="654" w:type="pct"/>
                <w:vMerge w:val="restart"/>
                <w:vAlign w:val="center"/>
              </w:tcPr>
            </w:tcPrChange>
          </w:tcPr>
          <w:p w14:paraId="7301359E" w14:textId="77777777" w:rsidR="00AD55F1" w:rsidRPr="0020048E" w:rsidRDefault="000B6761" w:rsidP="00AD55F1">
            <w:pPr>
              <w:jc w:val="both"/>
              <w:rPr>
                <w:ins w:id="6043" w:author="Xuning Wei12232" w:date="2026-07-27T19:49:00Z"/>
                <w:rFonts w:ascii="Times New Roman" w:eastAsia="仿宋_GB2312" w:hAnsi="Times New Roman" w:cs="Times New Roman"/>
                <w:color w:val="auto"/>
                <w:kern w:val="0"/>
                <w:sz w:val="18"/>
                <w:szCs w:val="18"/>
                <w:u w:val="single"/>
                <w:lang w:eastAsia="zh-CN"/>
              </w:rPr>
            </w:pPr>
            <w:customXmlInsRangeStart w:id="6044" w:author="Xuning Wei12232" w:date="2026-07-27T19:49:00Z"/>
            <w:sdt>
              <w:sdtPr>
                <w:rPr>
                  <w:rFonts w:ascii="Times New Roman" w:eastAsia="仿宋_GB2312" w:hAnsi="Times New Roman" w:cs="Times New Roman"/>
                  <w:b/>
                  <w:color w:val="auto"/>
                  <w:sz w:val="18"/>
                  <w:szCs w:val="18"/>
                </w:rPr>
                <w:id w:val="-1242401525"/>
                <w14:checkbox>
                  <w14:checked w14:val="0"/>
                  <w14:checkedState w14:val="2612" w14:font="MS Gothic"/>
                  <w14:uncheckedState w14:val="2610" w14:font="MS Gothic"/>
                </w14:checkbox>
              </w:sdtPr>
              <w:sdtEndPr/>
              <w:sdtContent>
                <w:customXmlInsRangeEnd w:id="6044"/>
                <w:ins w:id="6045" w:author="Xuning Wei12232" w:date="2026-07-27T19:49:00Z">
                  <w:r w:rsidR="00AD55F1" w:rsidRPr="0020048E">
                    <w:rPr>
                      <w:rFonts w:ascii="Segoe UI Symbol" w:eastAsia="MS Gothic" w:hAnsi="Segoe UI Symbol" w:cs="Segoe UI Symbol"/>
                      <w:b/>
                      <w:color w:val="auto"/>
                      <w:sz w:val="18"/>
                      <w:szCs w:val="18"/>
                    </w:rPr>
                    <w:t>☐</w:t>
                  </w:r>
                </w:ins>
                <w:customXmlInsRangeStart w:id="6046" w:author="Xuning Wei12232" w:date="2026-07-27T19:49:00Z"/>
              </w:sdtContent>
            </w:sdt>
            <w:customXmlInsRangeEnd w:id="6046"/>
            <w:ins w:id="6047" w:author="Xuning Wei12232" w:date="2026-07-27T19:49:00Z">
              <w:r w:rsidR="00AD55F1" w:rsidRPr="0020048E">
                <w:rPr>
                  <w:rFonts w:ascii="Times New Roman" w:eastAsia="仿宋_GB2312" w:hAnsi="Times New Roman" w:cs="Times New Roman"/>
                  <w:color w:val="auto"/>
                  <w:kern w:val="0"/>
                  <w:sz w:val="18"/>
                  <w:szCs w:val="18"/>
                </w:rPr>
                <w:t xml:space="preserve"> </w:t>
              </w:r>
              <w:proofErr w:type="spellStart"/>
              <w:r w:rsidR="00AD55F1" w:rsidRPr="0020048E">
                <w:rPr>
                  <w:rFonts w:ascii="Times New Roman" w:eastAsia="仿宋_GB2312" w:hAnsi="Times New Roman" w:cs="Times New Roman"/>
                  <w:color w:val="auto"/>
                  <w:kern w:val="0"/>
                  <w:sz w:val="18"/>
                  <w:szCs w:val="18"/>
                  <w:lang w:eastAsia="zh-CN"/>
                </w:rPr>
                <w:t>Asymchem</w:t>
              </w:r>
              <w:proofErr w:type="spellEnd"/>
              <w:r w:rsidR="00AD55F1" w:rsidRPr="0020048E">
                <w:rPr>
                  <w:rFonts w:ascii="Times New Roman" w:eastAsia="仿宋_GB2312" w:hAnsi="Times New Roman" w:cs="Times New Roman"/>
                  <w:color w:val="auto"/>
                  <w:kern w:val="0"/>
                  <w:sz w:val="18"/>
                  <w:szCs w:val="18"/>
                  <w:lang w:eastAsia="zh-CN"/>
                </w:rPr>
                <w:t xml:space="preserve"> R&amp;D Lab:</w:t>
              </w:r>
              <w:r w:rsidR="00AD55F1" w:rsidRPr="0020048E">
                <w:rPr>
                  <w:rFonts w:ascii="Times New Roman" w:eastAsia="仿宋_GB2312" w:hAnsi="Times New Roman" w:cs="Times New Roman"/>
                  <w:color w:val="auto"/>
                  <w:kern w:val="0"/>
                  <w:sz w:val="18"/>
                  <w:szCs w:val="18"/>
                  <w:u w:val="single"/>
                  <w:lang w:eastAsia="zh-CN"/>
                </w:rPr>
                <w:t xml:space="preserve"> N/A </w:t>
              </w:r>
            </w:ins>
          </w:p>
          <w:p w14:paraId="1072DD38" w14:textId="1798B6A1" w:rsidR="00AD55F1" w:rsidRPr="0020048E" w:rsidRDefault="000B6761" w:rsidP="00AD55F1">
            <w:pPr>
              <w:jc w:val="both"/>
              <w:rPr>
                <w:ins w:id="6048" w:author="Xuning Wei12232" w:date="2026-07-27T19:49:00Z"/>
                <w:rFonts w:ascii="Times New Roman" w:eastAsia="仿宋_GB2312" w:hAnsi="Times New Roman" w:cs="Times New Roman"/>
                <w:color w:val="auto"/>
                <w:kern w:val="0"/>
                <w:sz w:val="18"/>
                <w:szCs w:val="18"/>
                <w:u w:val="single"/>
                <w:lang w:eastAsia="zh-CN"/>
              </w:rPr>
            </w:pPr>
            <w:customXmlInsRangeStart w:id="6049" w:author="Xuning Wei12232" w:date="2026-07-27T19:49:00Z"/>
            <w:sdt>
              <w:sdtPr>
                <w:rPr>
                  <w:rFonts w:ascii="Times New Roman" w:eastAsia="仿宋_GB2312" w:hAnsi="Times New Roman" w:cs="Times New Roman"/>
                  <w:b/>
                  <w:color w:val="auto"/>
                  <w:sz w:val="18"/>
                  <w:szCs w:val="18"/>
                </w:rPr>
                <w:id w:val="-1820656345"/>
                <w14:checkbox>
                  <w14:checked w14:val="1"/>
                  <w14:checkedState w14:val="2612" w14:font="MS Gothic"/>
                  <w14:uncheckedState w14:val="2610" w14:font="MS Gothic"/>
                </w14:checkbox>
              </w:sdtPr>
              <w:sdtEndPr/>
              <w:sdtContent>
                <w:customXmlInsRangeEnd w:id="6049"/>
                <w:ins w:id="6050" w:author="Xuning Wei12232" w:date="2026-07-27T19:49:00Z">
                  <w:r w:rsidR="00AD55F1" w:rsidRPr="0020048E">
                    <w:rPr>
                      <w:rFonts w:ascii="Segoe UI Symbol" w:eastAsia="MS Gothic" w:hAnsi="Segoe UI Symbol" w:cs="Segoe UI Symbol"/>
                      <w:b/>
                      <w:color w:val="auto"/>
                      <w:sz w:val="18"/>
                      <w:szCs w:val="18"/>
                    </w:rPr>
                    <w:t>☒</w:t>
                  </w:r>
                </w:ins>
                <w:customXmlInsRangeStart w:id="6051" w:author="Xuning Wei12232" w:date="2026-07-27T19:49:00Z"/>
              </w:sdtContent>
            </w:sdt>
            <w:customXmlInsRangeEnd w:id="6051"/>
            <w:ins w:id="6052" w:author="Xuning Wei12232" w:date="2026-07-27T19:49:00Z">
              <w:r w:rsidR="00AD55F1" w:rsidRPr="0020048E">
                <w:rPr>
                  <w:rFonts w:ascii="Times New Roman" w:eastAsia="仿宋_GB2312" w:hAnsi="Times New Roman" w:cs="Times New Roman"/>
                  <w:color w:val="auto"/>
                  <w:kern w:val="0"/>
                  <w:sz w:val="18"/>
                  <w:szCs w:val="18"/>
                </w:rPr>
                <w:t xml:space="preserve"> </w:t>
              </w:r>
              <w:proofErr w:type="spellStart"/>
              <w:r w:rsidR="00AD55F1" w:rsidRPr="0020048E">
                <w:rPr>
                  <w:rFonts w:ascii="Times New Roman" w:eastAsia="仿宋_GB2312" w:hAnsi="Times New Roman" w:cs="Times New Roman"/>
                  <w:color w:val="auto"/>
                  <w:kern w:val="0"/>
                  <w:sz w:val="18"/>
                  <w:szCs w:val="18"/>
                  <w:lang w:eastAsia="zh-CN"/>
                </w:rPr>
                <w:t>Asymchem</w:t>
              </w:r>
              <w:proofErr w:type="spellEnd"/>
              <w:r w:rsidR="00AD55F1" w:rsidRPr="0020048E">
                <w:rPr>
                  <w:rFonts w:ascii="Times New Roman" w:eastAsia="仿宋_GB2312" w:hAnsi="Times New Roman" w:cs="Times New Roman"/>
                  <w:color w:val="auto"/>
                  <w:kern w:val="0"/>
                  <w:sz w:val="18"/>
                  <w:szCs w:val="18"/>
                  <w:lang w:eastAsia="zh-CN"/>
                </w:rPr>
                <w:t xml:space="preserve"> Production data, Lot Number:</w:t>
              </w:r>
              <w:r w:rsidR="00AD55F1">
                <w:rPr>
                  <w:rFonts w:ascii="Times New Roman" w:eastAsia="仿宋_GB2312" w:hAnsi="Times New Roman" w:cs="Times New Roman"/>
                  <w:color w:val="auto"/>
                  <w:kern w:val="0"/>
                  <w:sz w:val="18"/>
                  <w:szCs w:val="18"/>
                  <w:u w:val="single"/>
                  <w:lang w:eastAsia="zh-CN"/>
                </w:rPr>
                <w:t xml:space="preserve"> CPo140020-02-01-01</w:t>
              </w:r>
            </w:ins>
            <w:ins w:id="6053" w:author="Xuning Wei12232" w:date="2026-07-27T19:50:00Z">
              <w:r w:rsidR="00AD55F1">
                <w:rPr>
                  <w:rFonts w:ascii="Times New Roman" w:eastAsia="仿宋_GB2312" w:hAnsi="Times New Roman" w:cs="Times New Roman"/>
                  <w:color w:val="auto"/>
                  <w:kern w:val="0"/>
                  <w:sz w:val="18"/>
                  <w:szCs w:val="18"/>
                  <w:u w:val="single"/>
                  <w:lang w:eastAsia="zh-CN"/>
                </w:rPr>
                <w:t>~04</w:t>
              </w:r>
            </w:ins>
          </w:p>
          <w:p w14:paraId="219D79B3" w14:textId="77777777" w:rsidR="00AD55F1" w:rsidRPr="0020048E" w:rsidRDefault="000B6761" w:rsidP="00AD55F1">
            <w:pPr>
              <w:jc w:val="both"/>
              <w:rPr>
                <w:ins w:id="6054" w:author="Xuning Wei12232" w:date="2026-07-27T19:49:00Z"/>
                <w:rFonts w:ascii="Times New Roman" w:eastAsia="仿宋_GB2312" w:hAnsi="Times New Roman" w:cs="Times New Roman"/>
                <w:color w:val="auto"/>
                <w:kern w:val="0"/>
                <w:sz w:val="18"/>
                <w:szCs w:val="18"/>
                <w:lang w:eastAsia="zh-CN"/>
              </w:rPr>
            </w:pPr>
            <w:customXmlInsRangeStart w:id="6055" w:author="Xuning Wei12232" w:date="2026-07-27T19:49:00Z"/>
            <w:sdt>
              <w:sdtPr>
                <w:rPr>
                  <w:rFonts w:ascii="Times New Roman" w:eastAsia="仿宋_GB2312" w:hAnsi="Times New Roman" w:cs="Times New Roman"/>
                  <w:b/>
                  <w:color w:val="auto"/>
                  <w:sz w:val="18"/>
                  <w:szCs w:val="18"/>
                </w:rPr>
                <w:id w:val="707686532"/>
                <w14:checkbox>
                  <w14:checked w14:val="0"/>
                  <w14:checkedState w14:val="2612" w14:font="MS Gothic"/>
                  <w14:uncheckedState w14:val="2610" w14:font="MS Gothic"/>
                </w14:checkbox>
              </w:sdtPr>
              <w:sdtEndPr/>
              <w:sdtContent>
                <w:customXmlInsRangeEnd w:id="6055"/>
                <w:ins w:id="6056" w:author="Xuning Wei12232" w:date="2026-07-27T19:49:00Z">
                  <w:r w:rsidR="00AD55F1" w:rsidRPr="0020048E">
                    <w:rPr>
                      <w:rFonts w:ascii="Segoe UI Symbol" w:eastAsia="仿宋_GB2312" w:hAnsi="Segoe UI Symbol" w:cs="Segoe UI Symbol"/>
                      <w:b/>
                      <w:color w:val="auto"/>
                      <w:sz w:val="18"/>
                      <w:szCs w:val="18"/>
                    </w:rPr>
                    <w:t>☐</w:t>
                  </w:r>
                </w:ins>
                <w:customXmlInsRangeStart w:id="6057" w:author="Xuning Wei12232" w:date="2026-07-27T19:49:00Z"/>
              </w:sdtContent>
            </w:sdt>
            <w:customXmlInsRangeEnd w:id="6057"/>
            <w:ins w:id="6058" w:author="Xuning Wei12232" w:date="2026-07-27T19:49:00Z">
              <w:r w:rsidR="00AD55F1" w:rsidRPr="0020048E">
                <w:rPr>
                  <w:rFonts w:ascii="Times New Roman" w:eastAsia="仿宋_GB2312" w:hAnsi="Times New Roman" w:cs="Times New Roman"/>
                  <w:color w:val="auto"/>
                  <w:kern w:val="0"/>
                  <w:sz w:val="18"/>
                  <w:szCs w:val="18"/>
                </w:rPr>
                <w:t xml:space="preserve"> </w:t>
              </w:r>
              <w:r w:rsidR="00AD55F1" w:rsidRPr="0020048E">
                <w:rPr>
                  <w:rFonts w:ascii="Times New Roman" w:eastAsia="仿宋_GB2312" w:hAnsi="Times New Roman" w:cs="Times New Roman"/>
                  <w:color w:val="auto"/>
                  <w:kern w:val="0"/>
                  <w:sz w:val="18"/>
                  <w:szCs w:val="18"/>
                  <w:lang w:eastAsia="zh-CN"/>
                </w:rPr>
                <w:t>Supplier data:</w:t>
              </w:r>
              <w:r w:rsidR="00AD55F1" w:rsidRPr="0020048E">
                <w:rPr>
                  <w:rFonts w:ascii="Times New Roman" w:eastAsia="仿宋_GB2312" w:hAnsi="Times New Roman" w:cs="Times New Roman"/>
                  <w:color w:val="auto"/>
                  <w:kern w:val="0"/>
                  <w:sz w:val="18"/>
                  <w:szCs w:val="18"/>
                  <w:u w:val="single"/>
                  <w:lang w:eastAsia="zh-CN"/>
                </w:rPr>
                <w:t xml:space="preserve"> N/A</w:t>
              </w:r>
              <w:r w:rsidR="00AD55F1" w:rsidRPr="0020048E">
                <w:rPr>
                  <w:rFonts w:ascii="Times New Roman" w:eastAsia="仿宋_GB2312" w:hAnsi="Times New Roman" w:cs="Times New Roman"/>
                  <w:color w:val="auto"/>
                  <w:kern w:val="0"/>
                  <w:sz w:val="18"/>
                  <w:szCs w:val="18"/>
                  <w:lang w:eastAsia="zh-CN"/>
                </w:rPr>
                <w:t xml:space="preserve"> </w:t>
              </w:r>
            </w:ins>
          </w:p>
          <w:p w14:paraId="31527F07" w14:textId="77777777" w:rsidR="00AD55F1" w:rsidRPr="0020048E" w:rsidRDefault="000B6761" w:rsidP="00AD55F1">
            <w:pPr>
              <w:jc w:val="both"/>
              <w:rPr>
                <w:ins w:id="6059" w:author="Xuning Wei12232" w:date="2026-07-27T19:49:00Z"/>
                <w:rFonts w:ascii="Times New Roman" w:eastAsia="仿宋_GB2312" w:hAnsi="Times New Roman" w:cs="Times New Roman"/>
                <w:color w:val="auto"/>
                <w:kern w:val="0"/>
                <w:sz w:val="18"/>
                <w:szCs w:val="18"/>
                <w:u w:val="single"/>
                <w:lang w:eastAsia="zh-CN"/>
              </w:rPr>
            </w:pPr>
            <w:customXmlInsRangeStart w:id="6060" w:author="Xuning Wei12232" w:date="2026-07-27T19:49:00Z"/>
            <w:sdt>
              <w:sdtPr>
                <w:rPr>
                  <w:rFonts w:ascii="Times New Roman" w:eastAsia="仿宋_GB2312" w:hAnsi="Times New Roman" w:cs="Times New Roman"/>
                  <w:b/>
                  <w:color w:val="auto"/>
                  <w:sz w:val="18"/>
                  <w:szCs w:val="18"/>
                </w:rPr>
                <w:id w:val="-928575668"/>
                <w14:checkbox>
                  <w14:checked w14:val="1"/>
                  <w14:checkedState w14:val="2612" w14:font="MS Gothic"/>
                  <w14:uncheckedState w14:val="2610" w14:font="MS Gothic"/>
                </w14:checkbox>
              </w:sdtPr>
              <w:sdtEndPr/>
              <w:sdtContent>
                <w:customXmlInsRangeEnd w:id="6060"/>
                <w:ins w:id="6061" w:author="Xuning Wei12232" w:date="2026-07-27T19:49:00Z">
                  <w:r w:rsidR="00AD55F1" w:rsidRPr="0020048E">
                    <w:rPr>
                      <w:rFonts w:ascii="Segoe UI Symbol" w:eastAsia="MS Gothic" w:hAnsi="Segoe UI Symbol" w:cs="Segoe UI Symbol"/>
                      <w:b/>
                      <w:color w:val="auto"/>
                      <w:sz w:val="18"/>
                      <w:szCs w:val="18"/>
                    </w:rPr>
                    <w:t>☒</w:t>
                  </w:r>
                </w:ins>
                <w:customXmlInsRangeStart w:id="6062" w:author="Xuning Wei12232" w:date="2026-07-27T19:49:00Z"/>
              </w:sdtContent>
            </w:sdt>
            <w:customXmlInsRangeEnd w:id="6062"/>
            <w:ins w:id="6063" w:author="Xuning Wei12232" w:date="2026-07-27T19:49:00Z">
              <w:r w:rsidR="00AD55F1" w:rsidRPr="0020048E">
                <w:rPr>
                  <w:rFonts w:ascii="Times New Roman" w:eastAsia="仿宋_GB2312" w:hAnsi="Times New Roman" w:cs="Times New Roman"/>
                  <w:color w:val="auto"/>
                  <w:kern w:val="0"/>
                  <w:sz w:val="18"/>
                  <w:szCs w:val="18"/>
                </w:rPr>
                <w:t xml:space="preserve"> *</w:t>
              </w:r>
              <w:r w:rsidR="00AD55F1" w:rsidRPr="0020048E">
                <w:rPr>
                  <w:rFonts w:ascii="Times New Roman" w:eastAsia="仿宋_GB2312" w:hAnsi="Times New Roman" w:cs="Times New Roman"/>
                  <w:color w:val="auto"/>
                  <w:sz w:val="18"/>
                  <w:szCs w:val="18"/>
                  <w:lang w:eastAsia="zh-CN"/>
                </w:rPr>
                <w:t>Handbook &amp; Page:</w:t>
              </w:r>
              <w:r w:rsidR="00AD55F1" w:rsidRPr="0020048E">
                <w:rPr>
                  <w:rFonts w:ascii="Times New Roman" w:eastAsia="仿宋_GB2312" w:hAnsi="Times New Roman" w:cs="Times New Roman"/>
                  <w:color w:val="auto"/>
                  <w:sz w:val="18"/>
                  <w:szCs w:val="18"/>
                  <w:u w:val="single"/>
                  <w:lang w:eastAsia="zh-CN"/>
                </w:rPr>
                <w:t xml:space="preserve"> </w:t>
              </w:r>
              <w:r w:rsidR="00AD55F1" w:rsidRPr="0020048E">
                <w:rPr>
                  <w:rFonts w:ascii="Times New Roman" w:eastAsia="仿宋_GB2312" w:hAnsi="Times New Roman" w:cs="Times New Roman"/>
                  <w:color w:val="auto"/>
                  <w:kern w:val="0"/>
                  <w:sz w:val="18"/>
                  <w:szCs w:val="18"/>
                  <w:u w:val="single"/>
                  <w:lang w:eastAsia="zh-CN"/>
                </w:rPr>
                <w:t>QM01020&amp; Page 5/11</w:t>
              </w:r>
            </w:ins>
          </w:p>
          <w:p w14:paraId="7530552F" w14:textId="44DFEF75" w:rsidR="00143102" w:rsidRPr="00032BAE" w:rsidDel="00AD55F1" w:rsidRDefault="000B6761" w:rsidP="00AD55F1">
            <w:pPr>
              <w:jc w:val="both"/>
              <w:rPr>
                <w:del w:id="6064" w:author="Xuning Wei12232" w:date="2026-07-27T19:49:00Z"/>
                <w:rFonts w:ascii="Times New Roman" w:eastAsia="仿宋_GB2312" w:hAnsi="Times New Roman" w:cs="Times New Roman"/>
                <w:color w:val="auto"/>
                <w:kern w:val="0"/>
                <w:sz w:val="18"/>
                <w:szCs w:val="18"/>
                <w:u w:val="single"/>
                <w:lang w:eastAsia="zh-CN"/>
              </w:rPr>
            </w:pPr>
            <w:customXmlInsRangeStart w:id="6065" w:author="Xuning Wei12232" w:date="2026-07-27T19:49:00Z"/>
            <w:sdt>
              <w:sdtPr>
                <w:rPr>
                  <w:rFonts w:ascii="Times New Roman" w:eastAsia="仿宋_GB2312" w:hAnsi="Times New Roman" w:cs="Times New Roman"/>
                  <w:color w:val="auto"/>
                  <w:sz w:val="18"/>
                  <w:szCs w:val="18"/>
                </w:rPr>
                <w:id w:val="380825288"/>
                <w14:checkbox>
                  <w14:checked w14:val="1"/>
                  <w14:checkedState w14:val="2612" w14:font="MS Gothic"/>
                  <w14:uncheckedState w14:val="2610" w14:font="MS Gothic"/>
                </w14:checkbox>
              </w:sdtPr>
              <w:sdtEndPr/>
              <w:sdtContent>
                <w:customXmlInsRangeEnd w:id="6065"/>
                <w:ins w:id="6066" w:author="Xuning Wei12232" w:date="2026-07-27T19:49:00Z">
                  <w:r w:rsidR="00AD55F1" w:rsidRPr="0020048E">
                    <w:rPr>
                      <w:rFonts w:ascii="Segoe UI Symbol" w:eastAsia="MS Gothic" w:hAnsi="Segoe UI Symbol" w:cs="Segoe UI Symbol"/>
                      <w:color w:val="auto"/>
                      <w:sz w:val="18"/>
                      <w:szCs w:val="18"/>
                    </w:rPr>
                    <w:t>☒</w:t>
                  </w:r>
                </w:ins>
                <w:customXmlInsRangeStart w:id="6067" w:author="Xuning Wei12232" w:date="2026-07-27T19:49:00Z"/>
              </w:sdtContent>
            </w:sdt>
            <w:customXmlInsRangeEnd w:id="6067"/>
            <w:ins w:id="6068" w:author="Xuning Wei12232" w:date="2026-07-27T19:49:00Z">
              <w:r w:rsidR="00AD55F1" w:rsidRPr="0020048E">
                <w:rPr>
                  <w:rFonts w:ascii="Times New Roman" w:eastAsia="仿宋_GB2312" w:hAnsi="Times New Roman" w:cs="Times New Roman"/>
                  <w:color w:val="auto"/>
                  <w:sz w:val="18"/>
                  <w:szCs w:val="18"/>
                </w:rPr>
                <w:t xml:space="preserve"> Other</w:t>
              </w:r>
              <w:r w:rsidR="00AD55F1" w:rsidRPr="0020048E">
                <w:rPr>
                  <w:rFonts w:ascii="Times New Roman" w:eastAsia="仿宋_GB2312" w:hAnsi="Times New Roman" w:cs="Times New Roman"/>
                  <w:color w:val="auto"/>
                  <w:sz w:val="18"/>
                  <w:szCs w:val="18"/>
                  <w:lang w:eastAsia="zh-CN"/>
                </w:rPr>
                <w:t>:</w:t>
              </w:r>
              <w:r w:rsidR="00AD55F1" w:rsidRPr="0020048E">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w:t>
              </w:r>
              <w:r w:rsidR="00AD55F1">
                <w:rPr>
                  <w:rFonts w:ascii="Times New Roman" w:eastAsia="仿宋_GB2312" w:hAnsi="Times New Roman" w:cs="Times New Roman"/>
                  <w:color w:val="auto"/>
                  <w:kern w:val="0"/>
                  <w:sz w:val="18"/>
                  <w:szCs w:val="18"/>
                  <w:u w:val="single"/>
                  <w:lang w:eastAsia="zh-CN"/>
                </w:rPr>
                <w:t xml:space="preserve"> </w:t>
              </w:r>
              <w:r w:rsidR="00AD55F1" w:rsidRPr="0020048E">
                <w:rPr>
                  <w:rFonts w:ascii="Times New Roman" w:eastAsia="仿宋_GB2312" w:hAnsi="Times New Roman" w:cs="Times New Roman"/>
                  <w:color w:val="auto"/>
                  <w:kern w:val="0"/>
                  <w:sz w:val="18"/>
                  <w:szCs w:val="18"/>
                  <w:u w:val="single"/>
                  <w:lang w:eastAsia="zh-CN"/>
                </w:rPr>
                <w:t>The solvents are neutral, and the material compatibility is confirmed.</w:t>
              </w:r>
            </w:ins>
            <w:customXmlDelRangeStart w:id="6069" w:author="Xuning Wei12232" w:date="2026-07-27T19:49:00Z"/>
            <w:sdt>
              <w:sdtPr>
                <w:rPr>
                  <w:rFonts w:ascii="Times New Roman" w:eastAsia="仿宋_GB2312" w:hAnsi="Times New Roman" w:cs="Times New Roman"/>
                  <w:b/>
                  <w:color w:val="auto"/>
                  <w:sz w:val="18"/>
                  <w:szCs w:val="18"/>
                </w:rPr>
                <w:id w:val="479737825"/>
                <w14:checkbox>
                  <w14:checked w14:val="0"/>
                  <w14:checkedState w14:val="2612" w14:font="MS Gothic"/>
                  <w14:uncheckedState w14:val="2610" w14:font="MS Gothic"/>
                </w14:checkbox>
              </w:sdtPr>
              <w:sdtEndPr/>
              <w:sdtContent>
                <w:customXmlDelRangeEnd w:id="6069"/>
                <w:del w:id="6070" w:author="Xuning Wei12232" w:date="2026-07-27T19:49:00Z">
                  <w:r w:rsidR="00143102" w:rsidRPr="00032BAE" w:rsidDel="00AD55F1">
                    <w:rPr>
                      <w:rFonts w:ascii="Segoe UI Symbol" w:eastAsia="MS Gothic" w:hAnsi="Segoe UI Symbol" w:cs="Segoe UI Symbol"/>
                      <w:b/>
                      <w:color w:val="auto"/>
                      <w:sz w:val="18"/>
                      <w:szCs w:val="18"/>
                    </w:rPr>
                    <w:delText>☐</w:delText>
                  </w:r>
                </w:del>
                <w:customXmlDelRangeStart w:id="6071" w:author="Xuning Wei12232" w:date="2026-07-27T19:49:00Z"/>
              </w:sdtContent>
            </w:sdt>
            <w:customXmlDelRangeEnd w:id="6071"/>
            <w:del w:id="6072" w:author="Xuning Wei12232" w:date="2026-07-27T19:49:00Z">
              <w:r w:rsidR="00143102" w:rsidRPr="00032BAE" w:rsidDel="00AD55F1">
                <w:rPr>
                  <w:rFonts w:ascii="Times New Roman" w:eastAsia="仿宋_GB2312" w:hAnsi="Times New Roman" w:cs="Times New Roman"/>
                  <w:color w:val="auto"/>
                  <w:kern w:val="0"/>
                  <w:sz w:val="18"/>
                  <w:szCs w:val="18"/>
                </w:rPr>
                <w:delText xml:space="preserve"> </w:delText>
              </w:r>
              <w:r w:rsidR="00143102" w:rsidRPr="00032BAE" w:rsidDel="00AD55F1">
                <w:rPr>
                  <w:rFonts w:ascii="Times New Roman" w:eastAsia="仿宋_GB2312" w:hAnsi="Times New Roman" w:cs="Times New Roman"/>
                  <w:color w:val="auto"/>
                  <w:kern w:val="0"/>
                  <w:sz w:val="18"/>
                  <w:szCs w:val="18"/>
                  <w:lang w:eastAsia="zh-CN"/>
                </w:rPr>
                <w:delText>Asymchem R&amp;D Lab:</w:delText>
              </w:r>
              <w:r w:rsidR="00143102" w:rsidRPr="00032BAE" w:rsidDel="00AD55F1">
                <w:rPr>
                  <w:rFonts w:ascii="Times New Roman" w:eastAsia="仿宋_GB2312" w:hAnsi="Times New Roman" w:cs="Times New Roman"/>
                  <w:color w:val="auto"/>
                  <w:kern w:val="0"/>
                  <w:sz w:val="18"/>
                  <w:szCs w:val="18"/>
                  <w:u w:val="single"/>
                  <w:lang w:eastAsia="zh-CN"/>
                </w:rPr>
                <w:delText xml:space="preserve"> N/A </w:delText>
              </w:r>
            </w:del>
          </w:p>
          <w:p w14:paraId="5A40F544" w14:textId="57351776" w:rsidR="00143102" w:rsidRPr="00032BAE" w:rsidDel="00AD55F1" w:rsidRDefault="000B6761" w:rsidP="0030647B">
            <w:pPr>
              <w:jc w:val="both"/>
              <w:rPr>
                <w:del w:id="6073" w:author="Xuning Wei12232" w:date="2026-07-27T19:49:00Z"/>
                <w:rFonts w:ascii="Times New Roman" w:eastAsia="仿宋_GB2312" w:hAnsi="Times New Roman" w:cs="Times New Roman"/>
                <w:color w:val="auto"/>
                <w:kern w:val="0"/>
                <w:sz w:val="18"/>
                <w:szCs w:val="18"/>
                <w:u w:val="single"/>
                <w:lang w:eastAsia="zh-CN"/>
              </w:rPr>
            </w:pPr>
            <w:customXmlDelRangeStart w:id="6074" w:author="Xuning Wei12232" w:date="2026-07-27T19:49:00Z"/>
            <w:sdt>
              <w:sdtPr>
                <w:rPr>
                  <w:rFonts w:ascii="Times New Roman" w:eastAsia="仿宋_GB2312" w:hAnsi="Times New Roman" w:cs="Times New Roman"/>
                  <w:b/>
                  <w:color w:val="auto"/>
                  <w:sz w:val="18"/>
                  <w:szCs w:val="18"/>
                </w:rPr>
                <w:id w:val="-181054495"/>
                <w14:checkbox>
                  <w14:checked w14:val="1"/>
                  <w14:checkedState w14:val="2612" w14:font="MS Gothic"/>
                  <w14:uncheckedState w14:val="2610" w14:font="MS Gothic"/>
                </w14:checkbox>
              </w:sdtPr>
              <w:sdtEndPr/>
              <w:sdtContent>
                <w:customXmlDelRangeEnd w:id="6074"/>
                <w:del w:id="6075" w:author="Xuning Wei12232" w:date="2026-07-27T19:49:00Z">
                  <w:r w:rsidR="00143102" w:rsidRPr="00032BAE" w:rsidDel="00AD55F1">
                    <w:rPr>
                      <w:rFonts w:ascii="Segoe UI Symbol" w:eastAsia="MS Gothic" w:hAnsi="Segoe UI Symbol" w:cs="Segoe UI Symbol"/>
                      <w:b/>
                      <w:color w:val="auto"/>
                      <w:sz w:val="18"/>
                      <w:szCs w:val="18"/>
                    </w:rPr>
                    <w:delText>☒</w:delText>
                  </w:r>
                </w:del>
                <w:customXmlDelRangeStart w:id="6076" w:author="Xuning Wei12232" w:date="2026-07-27T19:49:00Z"/>
              </w:sdtContent>
            </w:sdt>
            <w:customXmlDelRangeEnd w:id="6076"/>
            <w:del w:id="6077" w:author="Xuning Wei12232" w:date="2026-07-27T19:49:00Z">
              <w:r w:rsidR="00143102" w:rsidRPr="00032BAE" w:rsidDel="00AD55F1">
                <w:rPr>
                  <w:rFonts w:ascii="Times New Roman" w:eastAsia="仿宋_GB2312" w:hAnsi="Times New Roman" w:cs="Times New Roman"/>
                  <w:color w:val="auto"/>
                  <w:kern w:val="0"/>
                  <w:sz w:val="18"/>
                  <w:szCs w:val="18"/>
                </w:rPr>
                <w:delText xml:space="preserve"> </w:delText>
              </w:r>
              <w:r w:rsidR="00143102" w:rsidRPr="00032BAE" w:rsidDel="00AD55F1">
                <w:rPr>
                  <w:rFonts w:ascii="Times New Roman" w:eastAsia="仿宋_GB2312" w:hAnsi="Times New Roman" w:cs="Times New Roman"/>
                  <w:color w:val="auto"/>
                  <w:kern w:val="0"/>
                  <w:sz w:val="18"/>
                  <w:szCs w:val="18"/>
                  <w:lang w:eastAsia="zh-CN"/>
                </w:rPr>
                <w:delText>Asymchem Production data, Lot Number:</w:delText>
              </w:r>
              <w:r w:rsidR="00143102" w:rsidRPr="00032BAE" w:rsidDel="00AD55F1">
                <w:rPr>
                  <w:rFonts w:ascii="Times New Roman" w:eastAsia="仿宋_GB2312" w:hAnsi="Times New Roman" w:cs="Times New Roman"/>
                  <w:color w:val="auto"/>
                  <w:kern w:val="0"/>
                  <w:sz w:val="18"/>
                  <w:szCs w:val="18"/>
                  <w:u w:val="single"/>
                  <w:lang w:eastAsia="zh-CN"/>
                </w:rPr>
                <w:delText xml:space="preserve">   </w:delText>
              </w:r>
            </w:del>
            <w:del w:id="6078" w:author="Xuning Wei12232" w:date="2026-07-27T17:56:00Z">
              <w:r w:rsidR="00143102" w:rsidRPr="00032BAE" w:rsidDel="00F338FC">
                <w:rPr>
                  <w:rFonts w:ascii="Times New Roman" w:eastAsia="仿宋_GB2312" w:hAnsi="Times New Roman" w:cs="Times New Roman"/>
                  <w:color w:val="auto"/>
                  <w:kern w:val="0"/>
                  <w:sz w:val="18"/>
                  <w:szCs w:val="18"/>
                  <w:u w:val="single"/>
                  <w:lang w:eastAsia="zh-CN"/>
                </w:rPr>
                <w:delText>CPo140020-02-01-02</w:delText>
              </w:r>
            </w:del>
            <w:del w:id="6079" w:author="Xuning Wei12232" w:date="2026-07-27T19:49:00Z">
              <w:r w:rsidR="00143102" w:rsidRPr="00032BAE" w:rsidDel="00AD55F1">
                <w:rPr>
                  <w:rFonts w:ascii="Times New Roman" w:eastAsia="仿宋_GB2312" w:hAnsi="Times New Roman" w:cs="Times New Roman"/>
                  <w:color w:val="auto"/>
                  <w:kern w:val="0"/>
                  <w:sz w:val="18"/>
                  <w:szCs w:val="18"/>
                  <w:u w:val="single"/>
                  <w:lang w:eastAsia="zh-CN"/>
                </w:rPr>
                <w:delText xml:space="preserve">    </w:delText>
              </w:r>
            </w:del>
          </w:p>
          <w:p w14:paraId="090E2206" w14:textId="40872660" w:rsidR="00143102" w:rsidRPr="00032BAE" w:rsidDel="00AD55F1" w:rsidRDefault="000B6761" w:rsidP="0030647B">
            <w:pPr>
              <w:jc w:val="both"/>
              <w:rPr>
                <w:del w:id="6080" w:author="Xuning Wei12232" w:date="2026-07-27T19:49:00Z"/>
                <w:rFonts w:ascii="Times New Roman" w:eastAsia="仿宋_GB2312" w:hAnsi="Times New Roman" w:cs="Times New Roman"/>
                <w:color w:val="auto"/>
                <w:kern w:val="0"/>
                <w:sz w:val="18"/>
                <w:szCs w:val="18"/>
                <w:lang w:eastAsia="zh-CN"/>
              </w:rPr>
            </w:pPr>
            <w:customXmlDelRangeStart w:id="6081" w:author="Xuning Wei12232" w:date="2026-07-27T19:49:00Z"/>
            <w:sdt>
              <w:sdtPr>
                <w:rPr>
                  <w:rFonts w:ascii="Times New Roman" w:eastAsia="仿宋_GB2312" w:hAnsi="Times New Roman" w:cs="Times New Roman"/>
                  <w:b/>
                  <w:color w:val="auto"/>
                  <w:sz w:val="18"/>
                  <w:szCs w:val="18"/>
                </w:rPr>
                <w:id w:val="1164592741"/>
                <w14:checkbox>
                  <w14:checked w14:val="0"/>
                  <w14:checkedState w14:val="2612" w14:font="MS Gothic"/>
                  <w14:uncheckedState w14:val="2610" w14:font="MS Gothic"/>
                </w14:checkbox>
              </w:sdtPr>
              <w:sdtEndPr/>
              <w:sdtContent>
                <w:customXmlDelRangeEnd w:id="6081"/>
                <w:del w:id="6082" w:author="Xuning Wei12232" w:date="2026-07-27T19:49:00Z">
                  <w:r w:rsidR="00143102" w:rsidRPr="00032BAE" w:rsidDel="00AD55F1">
                    <w:rPr>
                      <w:rFonts w:ascii="Segoe UI Symbol" w:eastAsia="仿宋_GB2312" w:hAnsi="Segoe UI Symbol" w:cs="Segoe UI Symbol"/>
                      <w:b/>
                      <w:color w:val="auto"/>
                      <w:sz w:val="18"/>
                      <w:szCs w:val="18"/>
                    </w:rPr>
                    <w:delText>☐</w:delText>
                  </w:r>
                </w:del>
                <w:customXmlDelRangeStart w:id="6083" w:author="Xuning Wei12232" w:date="2026-07-27T19:49:00Z"/>
              </w:sdtContent>
            </w:sdt>
            <w:customXmlDelRangeEnd w:id="6083"/>
            <w:del w:id="6084" w:author="Xuning Wei12232" w:date="2026-07-27T19:49:00Z">
              <w:r w:rsidR="00143102" w:rsidRPr="00032BAE" w:rsidDel="00AD55F1">
                <w:rPr>
                  <w:rFonts w:ascii="Times New Roman" w:eastAsia="仿宋_GB2312" w:hAnsi="Times New Roman" w:cs="Times New Roman"/>
                  <w:color w:val="auto"/>
                  <w:kern w:val="0"/>
                  <w:sz w:val="18"/>
                  <w:szCs w:val="18"/>
                </w:rPr>
                <w:delText xml:space="preserve"> </w:delText>
              </w:r>
              <w:r w:rsidR="00143102" w:rsidRPr="00032BAE" w:rsidDel="00AD55F1">
                <w:rPr>
                  <w:rFonts w:ascii="Times New Roman" w:eastAsia="仿宋_GB2312" w:hAnsi="Times New Roman" w:cs="Times New Roman"/>
                  <w:color w:val="auto"/>
                  <w:kern w:val="0"/>
                  <w:sz w:val="18"/>
                  <w:szCs w:val="18"/>
                  <w:lang w:eastAsia="zh-CN"/>
                </w:rPr>
                <w:delText>Supplier data:</w:delText>
              </w:r>
              <w:r w:rsidR="00143102" w:rsidRPr="00032BAE" w:rsidDel="00AD55F1">
                <w:rPr>
                  <w:rFonts w:ascii="Times New Roman" w:eastAsia="仿宋_GB2312" w:hAnsi="Times New Roman" w:cs="Times New Roman"/>
                  <w:color w:val="auto"/>
                  <w:kern w:val="0"/>
                  <w:sz w:val="18"/>
                  <w:szCs w:val="18"/>
                  <w:u w:val="single"/>
                  <w:lang w:eastAsia="zh-CN"/>
                </w:rPr>
                <w:delText xml:space="preserve"> N/A</w:delText>
              </w:r>
              <w:r w:rsidR="00143102" w:rsidRPr="00032BAE" w:rsidDel="00AD55F1">
                <w:rPr>
                  <w:rFonts w:ascii="Times New Roman" w:eastAsia="仿宋_GB2312" w:hAnsi="Times New Roman" w:cs="Times New Roman"/>
                  <w:color w:val="auto"/>
                  <w:kern w:val="0"/>
                  <w:sz w:val="18"/>
                  <w:szCs w:val="18"/>
                  <w:lang w:eastAsia="zh-CN"/>
                </w:rPr>
                <w:delText xml:space="preserve"> </w:delText>
              </w:r>
            </w:del>
          </w:p>
          <w:p w14:paraId="7E3BFE5E" w14:textId="62582DA5" w:rsidR="00143102" w:rsidRPr="00032BAE" w:rsidDel="00AD55F1" w:rsidRDefault="000B6761" w:rsidP="0030647B">
            <w:pPr>
              <w:jc w:val="both"/>
              <w:rPr>
                <w:del w:id="6085" w:author="Xuning Wei12232" w:date="2026-07-27T19:49:00Z"/>
                <w:rFonts w:ascii="Times New Roman" w:eastAsia="仿宋_GB2312" w:hAnsi="Times New Roman" w:cs="Times New Roman"/>
                <w:color w:val="auto"/>
                <w:kern w:val="0"/>
                <w:sz w:val="18"/>
                <w:szCs w:val="18"/>
                <w:u w:val="single"/>
                <w:lang w:eastAsia="zh-CN"/>
              </w:rPr>
            </w:pPr>
            <w:customXmlDelRangeStart w:id="6086" w:author="Xuning Wei12232" w:date="2026-07-27T19:49:00Z"/>
            <w:sdt>
              <w:sdtPr>
                <w:rPr>
                  <w:rFonts w:ascii="Times New Roman" w:eastAsia="仿宋_GB2312" w:hAnsi="Times New Roman" w:cs="Times New Roman"/>
                  <w:b/>
                  <w:color w:val="auto"/>
                  <w:sz w:val="18"/>
                  <w:szCs w:val="18"/>
                </w:rPr>
                <w:id w:val="-201170046"/>
                <w14:checkbox>
                  <w14:checked w14:val="1"/>
                  <w14:checkedState w14:val="2612" w14:font="MS Gothic"/>
                  <w14:uncheckedState w14:val="2610" w14:font="MS Gothic"/>
                </w14:checkbox>
              </w:sdtPr>
              <w:sdtEndPr/>
              <w:sdtContent>
                <w:customXmlDelRangeEnd w:id="6086"/>
                <w:del w:id="6087" w:author="Xuning Wei12232" w:date="2026-07-27T19:49:00Z">
                  <w:r w:rsidR="00143102" w:rsidRPr="00032BAE" w:rsidDel="00AD55F1">
                    <w:rPr>
                      <w:rFonts w:ascii="Segoe UI Symbol" w:eastAsia="MS Gothic" w:hAnsi="Segoe UI Symbol" w:cs="Segoe UI Symbol"/>
                      <w:b/>
                      <w:color w:val="auto"/>
                      <w:sz w:val="18"/>
                      <w:szCs w:val="18"/>
                    </w:rPr>
                    <w:delText>☒</w:delText>
                  </w:r>
                </w:del>
                <w:customXmlDelRangeStart w:id="6088" w:author="Xuning Wei12232" w:date="2026-07-27T19:49:00Z"/>
              </w:sdtContent>
            </w:sdt>
            <w:customXmlDelRangeEnd w:id="6088"/>
            <w:del w:id="6089" w:author="Xuning Wei12232" w:date="2026-07-27T19:49:00Z">
              <w:r w:rsidR="00143102" w:rsidRPr="00032BAE" w:rsidDel="00AD55F1">
                <w:rPr>
                  <w:rFonts w:ascii="Times New Roman" w:eastAsia="仿宋_GB2312" w:hAnsi="Times New Roman" w:cs="Times New Roman"/>
                  <w:color w:val="auto"/>
                  <w:kern w:val="0"/>
                  <w:sz w:val="18"/>
                  <w:szCs w:val="18"/>
                </w:rPr>
                <w:delText xml:space="preserve"> *</w:delText>
              </w:r>
              <w:r w:rsidR="00143102" w:rsidRPr="00032BAE" w:rsidDel="00AD55F1">
                <w:rPr>
                  <w:rFonts w:ascii="Times New Roman" w:eastAsia="仿宋_GB2312" w:hAnsi="Times New Roman" w:cs="Times New Roman"/>
                  <w:color w:val="auto"/>
                  <w:sz w:val="18"/>
                  <w:szCs w:val="18"/>
                  <w:lang w:eastAsia="zh-CN"/>
                </w:rPr>
                <w:delText>Handbook &amp; Page:</w:delText>
              </w:r>
              <w:r w:rsidR="00143102" w:rsidRPr="00032BAE" w:rsidDel="00AD55F1">
                <w:rPr>
                  <w:rFonts w:ascii="Times New Roman" w:hAnsi="Times New Roman" w:cs="Times New Roman"/>
                  <w:color w:val="auto"/>
                </w:rPr>
                <w:delText xml:space="preserve"> </w:delText>
              </w:r>
              <w:r w:rsidR="00143102" w:rsidRPr="00032BAE" w:rsidDel="00AD55F1">
                <w:rPr>
                  <w:rFonts w:ascii="Times New Roman" w:eastAsia="仿宋_GB2312" w:hAnsi="Times New Roman" w:cs="Times New Roman"/>
                  <w:color w:val="auto"/>
                  <w:sz w:val="18"/>
                  <w:szCs w:val="18"/>
                  <w:u w:val="single"/>
                  <w:lang w:eastAsia="zh-CN"/>
                </w:rPr>
                <w:delText>The Pilot Plant Real Book Page 10-14&amp;10-15</w:delText>
              </w:r>
              <w:r w:rsidR="00143102" w:rsidRPr="00032BAE" w:rsidDel="00AD55F1">
                <w:rPr>
                  <w:rFonts w:ascii="Times New Roman" w:eastAsia="仿宋_GB2312" w:hAnsi="Times New Roman" w:cs="Times New Roman"/>
                  <w:color w:val="auto"/>
                  <w:kern w:val="0"/>
                  <w:sz w:val="18"/>
                  <w:szCs w:val="18"/>
                  <w:u w:val="single"/>
                  <w:lang w:eastAsia="zh-CN"/>
                </w:rPr>
                <w:delText xml:space="preserve">   </w:delText>
              </w:r>
            </w:del>
          </w:p>
          <w:p w14:paraId="4818F3D8" w14:textId="75EB3268" w:rsidR="00143102" w:rsidRPr="00032BAE" w:rsidRDefault="000B6761" w:rsidP="0030647B">
            <w:pPr>
              <w:jc w:val="both"/>
              <w:rPr>
                <w:rFonts w:ascii="Times New Roman" w:eastAsia="仿宋_GB2312" w:hAnsi="Times New Roman" w:cs="Times New Roman"/>
                <w:color w:val="auto"/>
                <w:sz w:val="18"/>
                <w:szCs w:val="18"/>
              </w:rPr>
            </w:pPr>
            <w:customXmlDelRangeStart w:id="6090" w:author="Xuning Wei12232" w:date="2026-07-27T19:49:00Z"/>
            <w:sdt>
              <w:sdtPr>
                <w:rPr>
                  <w:rFonts w:ascii="Times New Roman" w:eastAsia="仿宋_GB2312" w:hAnsi="Times New Roman" w:cs="Times New Roman"/>
                  <w:color w:val="auto"/>
                  <w:sz w:val="18"/>
                  <w:szCs w:val="18"/>
                </w:rPr>
                <w:id w:val="-1084838059"/>
                <w14:checkbox>
                  <w14:checked w14:val="1"/>
                  <w14:checkedState w14:val="2612" w14:font="MS Gothic"/>
                  <w14:uncheckedState w14:val="2610" w14:font="MS Gothic"/>
                </w14:checkbox>
              </w:sdtPr>
              <w:sdtEndPr/>
              <w:sdtContent>
                <w:customXmlDelRangeEnd w:id="6090"/>
                <w:del w:id="6091" w:author="Xuning Wei12232" w:date="2026-07-27T19:49:00Z">
                  <w:r w:rsidR="00143102" w:rsidRPr="00032BAE" w:rsidDel="00AD55F1">
                    <w:rPr>
                      <w:rFonts w:ascii="Segoe UI Symbol" w:eastAsia="MS Gothic" w:hAnsi="Segoe UI Symbol" w:cs="Segoe UI Symbol"/>
                      <w:color w:val="auto"/>
                      <w:sz w:val="18"/>
                      <w:szCs w:val="18"/>
                    </w:rPr>
                    <w:delText>☒</w:delText>
                  </w:r>
                </w:del>
                <w:customXmlDelRangeStart w:id="6092" w:author="Xuning Wei12232" w:date="2026-07-27T19:49:00Z"/>
              </w:sdtContent>
            </w:sdt>
            <w:customXmlDelRangeEnd w:id="6092"/>
            <w:del w:id="6093" w:author="Xuning Wei12232" w:date="2026-07-27T19:49:00Z">
              <w:r w:rsidR="00143102" w:rsidRPr="00032BAE" w:rsidDel="00AD55F1">
                <w:rPr>
                  <w:rFonts w:ascii="Times New Roman" w:eastAsia="仿宋_GB2312" w:hAnsi="Times New Roman" w:cs="Times New Roman"/>
                  <w:color w:val="auto"/>
                  <w:sz w:val="18"/>
                  <w:szCs w:val="18"/>
                </w:rPr>
                <w:delText xml:space="preserve"> Other</w:delText>
              </w:r>
              <w:r w:rsidR="00143102" w:rsidRPr="00032BAE" w:rsidDel="00AD55F1">
                <w:rPr>
                  <w:rFonts w:ascii="Times New Roman" w:eastAsia="仿宋_GB2312" w:hAnsi="Times New Roman" w:cs="Times New Roman"/>
                  <w:color w:val="auto"/>
                  <w:sz w:val="18"/>
                  <w:szCs w:val="18"/>
                  <w:lang w:eastAsia="zh-CN"/>
                </w:rPr>
                <w:delText>:</w:delText>
              </w:r>
              <w:r w:rsidR="00143102" w:rsidRPr="00032BAE" w:rsidDel="00AD55F1">
                <w:rPr>
                  <w:rFonts w:ascii="Times New Roman" w:eastAsia="仿宋_GB2312" w:hAnsi="Times New Roman" w:cs="Times New Roman"/>
                  <w:color w:val="auto"/>
                  <w:kern w:val="0"/>
                  <w:sz w:val="18"/>
                  <w:szCs w:val="18"/>
                  <w:u w:val="single"/>
                  <w:lang w:eastAsia="zh-CN"/>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   </w:delText>
              </w:r>
            </w:del>
          </w:p>
        </w:tc>
      </w:tr>
      <w:tr w:rsidR="005342B4" w:rsidRPr="00032BAE" w14:paraId="2047185F" w14:textId="77777777" w:rsidTr="00A144E4">
        <w:trPr>
          <w:trHeight w:val="397"/>
          <w:trPrChange w:id="6094" w:author="Xuning Wei12232" w:date="2026-07-27T18:11:00Z">
            <w:trPr>
              <w:trHeight w:val="397"/>
            </w:trPr>
          </w:trPrChange>
        </w:trPr>
        <w:tc>
          <w:tcPr>
            <w:tcW w:w="281" w:type="pct"/>
            <w:vMerge/>
            <w:shd w:val="clear" w:color="auto" w:fill="FFFFFF" w:themeFill="background1"/>
            <w:vAlign w:val="center"/>
            <w:tcPrChange w:id="6095" w:author="Xuning Wei12232" w:date="2026-07-27T18:11:00Z">
              <w:tcPr>
                <w:tcW w:w="284" w:type="pct"/>
                <w:gridSpan w:val="3"/>
                <w:vMerge/>
                <w:shd w:val="clear" w:color="auto" w:fill="FFFFFF" w:themeFill="background1"/>
                <w:vAlign w:val="center"/>
              </w:tcPr>
            </w:tcPrChange>
          </w:tcPr>
          <w:p w14:paraId="3673D936"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6096" w:author="Xuning Wei12232" w:date="2026-07-27T18:11:00Z">
              <w:tcPr>
                <w:tcW w:w="1217" w:type="pct"/>
                <w:gridSpan w:val="3"/>
                <w:vMerge/>
                <w:shd w:val="clear" w:color="auto" w:fill="FFFFFF" w:themeFill="background1"/>
                <w:vAlign w:val="center"/>
              </w:tcPr>
            </w:tcPrChange>
          </w:tcPr>
          <w:p w14:paraId="1560AF7E"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6097" w:author="Xuning Wei12232" w:date="2026-07-27T18:11:00Z">
              <w:tcPr>
                <w:tcW w:w="1049" w:type="pct"/>
                <w:gridSpan w:val="5"/>
                <w:vMerge/>
                <w:shd w:val="clear" w:color="auto" w:fill="FFFFFF" w:themeFill="background1"/>
                <w:vAlign w:val="center"/>
              </w:tcPr>
            </w:tcPrChange>
          </w:tcPr>
          <w:p w14:paraId="39393FDA"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6098" w:author="Xuning Wei12232" w:date="2026-07-27T18:11:00Z">
              <w:tcPr>
                <w:tcW w:w="388" w:type="pct"/>
                <w:gridSpan w:val="4"/>
                <w:vMerge/>
                <w:shd w:val="clear" w:color="auto" w:fill="FFFFFF" w:themeFill="background1"/>
                <w:vAlign w:val="center"/>
              </w:tcPr>
            </w:tcPrChange>
          </w:tcPr>
          <w:p w14:paraId="6453682F"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6099" w:author="Xuning Wei12232" w:date="2026-07-27T18:11:00Z">
              <w:tcPr>
                <w:tcW w:w="354" w:type="pct"/>
                <w:gridSpan w:val="3"/>
                <w:vMerge/>
                <w:shd w:val="clear" w:color="auto" w:fill="FFFFFF" w:themeFill="background1"/>
                <w:vAlign w:val="center"/>
              </w:tcPr>
            </w:tcPrChange>
          </w:tcPr>
          <w:p w14:paraId="6ED0B2AE"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6100" w:author="Xuning Wei12232" w:date="2026-07-27T18:11:00Z">
              <w:tcPr>
                <w:tcW w:w="322" w:type="pct"/>
                <w:gridSpan w:val="3"/>
                <w:vAlign w:val="center"/>
              </w:tcPr>
            </w:tcPrChange>
          </w:tcPr>
          <w:p w14:paraId="5763B4B8"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822002595"/>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2718EC42"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58025480"/>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022C6BA9"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95101629"/>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6101" w:author="Xuning Wei12232" w:date="2026-07-27T18:11:00Z">
              <w:tcPr>
                <w:tcW w:w="733" w:type="pct"/>
                <w:gridSpan w:val="3"/>
                <w:vAlign w:val="center"/>
              </w:tcPr>
            </w:tcPrChange>
          </w:tcPr>
          <w:p w14:paraId="67E01866" w14:textId="77777777" w:rsidR="00AD55F1" w:rsidRPr="0020048E" w:rsidRDefault="00AD55F1" w:rsidP="00AD55F1">
            <w:pPr>
              <w:jc w:val="both"/>
              <w:rPr>
                <w:ins w:id="6102" w:author="Xuning Wei12232" w:date="2026-07-27T19:49:00Z"/>
                <w:rFonts w:ascii="Times New Roman" w:eastAsia="仿宋_GB2312" w:hAnsi="Times New Roman" w:cs="Times New Roman"/>
                <w:color w:val="auto"/>
                <w:kern w:val="0"/>
                <w:sz w:val="18"/>
                <w:szCs w:val="18"/>
                <w:lang w:eastAsia="zh-CN"/>
              </w:rPr>
            </w:pPr>
            <w:ins w:id="6103" w:author="Xuning Wei12232" w:date="2026-07-27T19:49:00Z">
              <w:r w:rsidRPr="0020048E">
                <w:rPr>
                  <w:rFonts w:ascii="Times New Roman" w:eastAsia="仿宋_GB2312" w:hAnsi="Times New Roman" w:cs="Times New Roman"/>
                  <w:color w:val="auto"/>
                  <w:kern w:val="0"/>
                  <w:sz w:val="18"/>
                  <w:szCs w:val="18"/>
                  <w:lang w:eastAsia="zh-CN"/>
                </w:rPr>
                <w:t>According to QM01020&amp; Page 5/11 Isopropyl Acetate is compatible with SS, 306 SS and PTFE.</w:t>
              </w:r>
            </w:ins>
          </w:p>
          <w:p w14:paraId="1E5700AB" w14:textId="0B2C88B6" w:rsidR="00143102" w:rsidRPr="00032BAE" w:rsidDel="00AD55F1" w:rsidRDefault="00AD55F1" w:rsidP="00AD55F1">
            <w:pPr>
              <w:jc w:val="both"/>
              <w:rPr>
                <w:del w:id="6104" w:author="Xuning Wei12232" w:date="2026-07-27T19:49:00Z"/>
                <w:rFonts w:ascii="Times New Roman" w:eastAsia="仿宋_GB2312" w:hAnsi="Times New Roman" w:cs="Times New Roman"/>
                <w:color w:val="auto"/>
                <w:kern w:val="0"/>
                <w:sz w:val="18"/>
                <w:szCs w:val="18"/>
                <w:lang w:eastAsia="zh-CN"/>
              </w:rPr>
            </w:pPr>
            <w:ins w:id="6105" w:author="Xuning Wei12232" w:date="2026-07-27T19:49:00Z">
              <w:r w:rsidRPr="0020048E">
                <w:rPr>
                  <w:rFonts w:ascii="Times New Roman" w:eastAsia="仿宋_GB2312" w:hAnsi="Times New Roman" w:cs="Times New Roman"/>
                  <w:color w:val="auto"/>
                  <w:kern w:val="0"/>
                  <w:sz w:val="18"/>
                  <w:szCs w:val="18"/>
                  <w:lang w:eastAsia="zh-CN"/>
                </w:rPr>
                <w:t xml:space="preserve">Based on </w:t>
              </w:r>
              <w:proofErr w:type="spellStart"/>
              <w:r w:rsidRPr="0020048E">
                <w:rPr>
                  <w:rFonts w:ascii="Times New Roman" w:eastAsia="仿宋_GB2312" w:hAnsi="Times New Roman" w:cs="Times New Roman"/>
                  <w:color w:val="auto"/>
                  <w:kern w:val="0"/>
                  <w:sz w:val="18"/>
                  <w:szCs w:val="18"/>
                  <w:lang w:eastAsia="zh-CN"/>
                </w:rPr>
                <w:t>Asymchem</w:t>
              </w:r>
              <w:proofErr w:type="spellEnd"/>
              <w:r w:rsidRPr="0020048E">
                <w:rPr>
                  <w:rFonts w:ascii="Times New Roman" w:eastAsia="仿宋_GB2312" w:hAnsi="Times New Roman" w:cs="Times New Roman"/>
                  <w:color w:val="auto"/>
                  <w:kern w:val="0"/>
                  <w:sz w:val="18"/>
                  <w:szCs w:val="18"/>
                  <w:lang w:eastAsia="zh-CN"/>
                </w:rPr>
                <w:t xml:space="preserve"> previous campaign production data and experience</w:t>
              </w:r>
              <w:r w:rsidRPr="00032BAE" w:rsidDel="00AD55F1">
                <w:rPr>
                  <w:rFonts w:ascii="Times New Roman" w:eastAsia="仿宋_GB2312" w:hAnsi="Times New Roman" w:cs="Times New Roman"/>
                  <w:color w:val="auto"/>
                  <w:kern w:val="0"/>
                  <w:sz w:val="18"/>
                  <w:szCs w:val="18"/>
                  <w:lang w:eastAsia="zh-CN"/>
                </w:rPr>
                <w:t xml:space="preserve"> </w:t>
              </w:r>
            </w:ins>
            <w:del w:id="6106" w:author="Xuning Wei12232" w:date="2026-07-27T19:49:00Z">
              <w:r w:rsidR="00143102" w:rsidRPr="00032BAE" w:rsidDel="00AD55F1">
                <w:rPr>
                  <w:rFonts w:ascii="Times New Roman" w:eastAsia="仿宋_GB2312" w:hAnsi="Times New Roman" w:cs="Times New Roman"/>
                  <w:color w:val="auto"/>
                  <w:kern w:val="0"/>
                  <w:sz w:val="18"/>
                  <w:szCs w:val="18"/>
                  <w:lang w:eastAsia="zh-CN"/>
                </w:rPr>
                <w:delText>According to The Pilot Plant Real Book Page 10-14&amp;10-15, Dimethylformamide is compatible with SS, 306 SS and PTFE;</w:delText>
              </w:r>
            </w:del>
            <w:ins w:id="6107" w:author="Johan Granander" w:date="2026-05-04T11:52:00Z">
              <w:del w:id="6108" w:author="Xuning Wei12232" w:date="2026-07-27T19:49:00Z">
                <w:r w:rsidR="00570E05" w:rsidRPr="00032BAE" w:rsidDel="00AD55F1">
                  <w:rPr>
                    <w:rFonts w:ascii="Times New Roman" w:eastAsia="仿宋_GB2312" w:hAnsi="Times New Roman" w:cs="Times New Roman"/>
                    <w:color w:val="auto"/>
                    <w:kern w:val="0"/>
                    <w:sz w:val="18"/>
                    <w:szCs w:val="18"/>
                    <w:lang w:eastAsia="zh-CN"/>
                  </w:rPr>
                  <w:delText>PTFE.</w:delText>
                </w:r>
              </w:del>
            </w:ins>
          </w:p>
          <w:p w14:paraId="76C87294" w14:textId="77777777" w:rsidR="00AD55F1" w:rsidRDefault="00AD55F1" w:rsidP="0030647B">
            <w:pPr>
              <w:jc w:val="both"/>
              <w:rPr>
                <w:ins w:id="6109" w:author="Xuning Wei12232" w:date="2026-07-27T19:49:00Z"/>
                <w:rFonts w:ascii="Times New Roman" w:eastAsia="仿宋_GB2312" w:hAnsi="Times New Roman" w:cs="Times New Roman"/>
                <w:color w:val="auto"/>
                <w:kern w:val="0"/>
                <w:sz w:val="18"/>
                <w:szCs w:val="18"/>
                <w:lang w:eastAsia="zh-CN"/>
              </w:rPr>
            </w:pPr>
          </w:p>
          <w:p w14:paraId="6422C56F" w14:textId="36A86F73"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w:t>
            </w:r>
          </w:p>
        </w:tc>
        <w:tc>
          <w:tcPr>
            <w:tcW w:w="792" w:type="pct"/>
            <w:vMerge/>
            <w:vAlign w:val="center"/>
            <w:tcPrChange w:id="6110" w:author="Xuning Wei12232" w:date="2026-07-27T18:11:00Z">
              <w:tcPr>
                <w:tcW w:w="654" w:type="pct"/>
                <w:vMerge/>
                <w:vAlign w:val="center"/>
              </w:tcPr>
            </w:tcPrChange>
          </w:tcPr>
          <w:p w14:paraId="24FD30D5"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r>
      <w:tr w:rsidR="005342B4" w:rsidRPr="00032BAE" w14:paraId="73864F29" w14:textId="77777777" w:rsidTr="00A144E4">
        <w:trPr>
          <w:trHeight w:val="397"/>
          <w:trPrChange w:id="6111" w:author="Xuning Wei12232" w:date="2026-07-27T18:11:00Z">
            <w:trPr>
              <w:trHeight w:val="397"/>
            </w:trPr>
          </w:trPrChange>
        </w:trPr>
        <w:tc>
          <w:tcPr>
            <w:tcW w:w="281" w:type="pct"/>
            <w:vMerge w:val="restart"/>
            <w:shd w:val="clear" w:color="auto" w:fill="FFFFFF" w:themeFill="background1"/>
            <w:vAlign w:val="center"/>
            <w:tcPrChange w:id="6112" w:author="Xuning Wei12232" w:date="2026-07-27T18:11:00Z">
              <w:tcPr>
                <w:tcW w:w="284" w:type="pct"/>
                <w:gridSpan w:val="3"/>
                <w:vMerge w:val="restart"/>
                <w:shd w:val="clear" w:color="auto" w:fill="FFFFFF" w:themeFill="background1"/>
                <w:vAlign w:val="center"/>
              </w:tcPr>
            </w:tcPrChange>
          </w:tcPr>
          <w:p w14:paraId="627EC8CE" w14:textId="0A9EF0F4" w:rsidR="009478EE" w:rsidRPr="00032BAE" w:rsidRDefault="009478EE">
            <w:pPr>
              <w:spacing w:line="240" w:lineRule="exact"/>
              <w:jc w:val="center"/>
              <w:rPr>
                <w:rFonts w:ascii="Times New Roman" w:eastAsia="仿宋_GB2312" w:hAnsi="Times New Roman" w:cs="Times New Roman"/>
                <w:color w:val="auto"/>
                <w:sz w:val="18"/>
                <w:szCs w:val="18"/>
              </w:rPr>
              <w:pPrChange w:id="6113" w:author="Xuning Wei12232" w:date="2026-07-27T18:08:00Z">
                <w:pPr>
                  <w:spacing w:line="240" w:lineRule="exact"/>
                  <w:jc w:val="both"/>
                </w:pPr>
              </w:pPrChange>
            </w:pPr>
            <w:r>
              <w:rPr>
                <w:rFonts w:ascii="Times New Roman" w:eastAsia="仿宋_GB2312" w:hAnsi="Times New Roman" w:cs="Times New Roman"/>
                <w:b/>
                <w:color w:val="auto"/>
                <w:sz w:val="18"/>
                <w:szCs w:val="18"/>
                <w:lang w:eastAsia="zh-CN"/>
              </w:rPr>
              <w:t>1</w:t>
            </w:r>
            <w:del w:id="6114" w:author="Xuning Wei12232" w:date="2026-07-27T16:07:00Z">
              <w:r w:rsidDel="00AD243C">
                <w:rPr>
                  <w:rFonts w:ascii="Times New Roman" w:eastAsia="仿宋_GB2312" w:hAnsi="Times New Roman" w:cs="Times New Roman"/>
                  <w:b/>
                  <w:color w:val="auto"/>
                  <w:sz w:val="18"/>
                  <w:szCs w:val="18"/>
                  <w:lang w:eastAsia="zh-CN"/>
                </w:rPr>
                <w:delText>5</w:delText>
              </w:r>
            </w:del>
            <w:ins w:id="6115" w:author="Xuning Wei12232" w:date="2026-07-27T16:07:00Z">
              <w:r w:rsidR="00AD243C">
                <w:rPr>
                  <w:rFonts w:ascii="Times New Roman" w:eastAsia="仿宋_GB2312" w:hAnsi="Times New Roman" w:cs="Times New Roman"/>
                  <w:b/>
                  <w:color w:val="auto"/>
                  <w:sz w:val="18"/>
                  <w:szCs w:val="18"/>
                  <w:lang w:eastAsia="zh-CN"/>
                </w:rPr>
                <w:t>0</w:t>
              </w:r>
            </w:ins>
          </w:p>
        </w:tc>
        <w:tc>
          <w:tcPr>
            <w:tcW w:w="1217" w:type="pct"/>
            <w:vMerge w:val="restart"/>
            <w:shd w:val="clear" w:color="auto" w:fill="FFFFFF" w:themeFill="background1"/>
            <w:vAlign w:val="center"/>
            <w:tcPrChange w:id="6116" w:author="Xuning Wei12232" w:date="2026-07-27T18:11:00Z">
              <w:tcPr>
                <w:tcW w:w="1217" w:type="pct"/>
                <w:gridSpan w:val="3"/>
                <w:vMerge w:val="restart"/>
                <w:shd w:val="clear" w:color="auto" w:fill="FFFFFF" w:themeFill="background1"/>
                <w:vAlign w:val="center"/>
              </w:tcPr>
            </w:tcPrChange>
          </w:tcPr>
          <w:p w14:paraId="62FD7B5E" w14:textId="2B46482B" w:rsidR="00C402FB" w:rsidRPr="006F0556" w:rsidRDefault="00C402FB">
            <w:pPr>
              <w:rPr>
                <w:ins w:id="6117" w:author="Xuning Wei12232" w:date="2026-07-27T20:12:00Z"/>
                <w:rFonts w:ascii="Times New Roman" w:eastAsia="等线" w:hAnsi="Times New Roman" w:cs="Times New Roman"/>
                <w:bCs w:val="0"/>
                <w:color w:val="0000FF"/>
                <w:kern w:val="0"/>
                <w:sz w:val="18"/>
                <w:szCs w:val="18"/>
                <w:lang w:eastAsia="zh-CN"/>
              </w:rPr>
              <w:pPrChange w:id="6118" w:author="Xuning Wei12232" w:date="2026-07-27T20:12:00Z">
                <w:pPr>
                  <w:jc w:val="center"/>
                </w:pPr>
              </w:pPrChange>
            </w:pPr>
            <w:ins w:id="6119" w:author="Xuning Wei12232" w:date="2026-07-27T20:12:00Z">
              <w:r>
                <w:rPr>
                  <w:rFonts w:ascii="Times New Roman" w:eastAsia="等线" w:hAnsi="Times New Roman" w:cs="Times New Roman"/>
                  <w:bCs w:val="0"/>
                  <w:color w:val="0000FF"/>
                  <w:kern w:val="0"/>
                  <w:sz w:val="18"/>
                  <w:szCs w:val="18"/>
                  <w:lang w:eastAsia="zh-CN"/>
                </w:rPr>
                <w:t>PrePhe23</w:t>
              </w:r>
              <w:r w:rsidRPr="00931AF5">
                <w:rPr>
                  <w:rFonts w:ascii="Times New Roman" w:eastAsia="等线" w:hAnsi="Times New Roman" w:cs="Times New Roman"/>
                  <w:bCs w:val="0"/>
                  <w:color w:val="0000FF"/>
                  <w:kern w:val="0"/>
                  <w:sz w:val="18"/>
                  <w:szCs w:val="18"/>
                  <w:lang w:eastAsia="zh-CN"/>
                </w:rPr>
                <w:t xml:space="preserve"> </w:t>
              </w:r>
              <w:r w:rsidRPr="001634B1">
                <w:rPr>
                  <w:rFonts w:ascii="Times New Roman" w:eastAsia="等线" w:hAnsi="Times New Roman" w:cs="Times New Roman"/>
                  <w:bCs w:val="0"/>
                  <w:color w:val="0000FF"/>
                  <w:kern w:val="0"/>
                  <w:sz w:val="18"/>
                  <w:szCs w:val="18"/>
                  <w:lang w:eastAsia="zh-CN"/>
                </w:rPr>
                <w:t>~</w:t>
              </w:r>
              <w:r>
                <w:rPr>
                  <w:rFonts w:ascii="Times New Roman" w:eastAsia="等线" w:hAnsi="Times New Roman" w:cs="Times New Roman"/>
                  <w:bCs w:val="0"/>
                  <w:color w:val="0000FF"/>
                  <w:kern w:val="0"/>
                  <w:sz w:val="18"/>
                  <w:szCs w:val="18"/>
                  <w:lang w:eastAsia="zh-CN"/>
                </w:rPr>
                <w:t xml:space="preserve"> preOrn11</w:t>
              </w:r>
            </w:ins>
          </w:p>
          <w:p w14:paraId="28759B4D" w14:textId="77777777" w:rsidR="0056782B" w:rsidRDefault="00C402FB" w:rsidP="00C402FB">
            <w:pPr>
              <w:jc w:val="both"/>
              <w:rPr>
                <w:ins w:id="6120" w:author="Johan Granander" w:date="2026-07-28T15:06:00Z"/>
                <w:rFonts w:ascii="Times New Roman" w:eastAsia="仿宋_GB2312" w:hAnsi="Times New Roman" w:cs="Times New Roman"/>
                <w:color w:val="auto"/>
                <w:sz w:val="18"/>
                <w:szCs w:val="18"/>
              </w:rPr>
            </w:pPr>
            <w:ins w:id="6121" w:author="Xuning Wei12232" w:date="2026-07-27T20:12:00Z">
              <w:r w:rsidRPr="008B3C39">
                <w:rPr>
                  <w:rFonts w:ascii="Times New Roman" w:eastAsia="仿宋_GB2312" w:hAnsi="Times New Roman" w:cs="Times New Roman"/>
                  <w:color w:val="auto"/>
                  <w:sz w:val="18"/>
                  <w:szCs w:val="18"/>
                  <w:lang w:eastAsia="zh-CN"/>
                </w:rPr>
                <w:t>Re-swelling</w:t>
              </w:r>
            </w:ins>
            <w:ins w:id="6122" w:author="Xuning Wei12232" w:date="2026-07-27T20:11:00Z">
              <w:r>
                <w:rPr>
                  <w:rFonts w:ascii="Times New Roman" w:eastAsia="仿宋_GB2312" w:hAnsi="Times New Roman" w:cs="Times New Roman"/>
                  <w:color w:val="auto"/>
                  <w:sz w:val="18"/>
                  <w:szCs w:val="18"/>
                </w:rPr>
                <w:br/>
              </w:r>
            </w:ins>
            <w:ins w:id="6123" w:author="Xuning Wei12232" w:date="2026-07-27T16:07:00Z">
              <w:r w:rsidR="00AD243C">
                <w:rPr>
                  <w:rFonts w:ascii="Times New Roman" w:eastAsia="仿宋_GB2312" w:hAnsi="Times New Roman" w:cs="Times New Roman"/>
                  <w:color w:val="auto"/>
                  <w:sz w:val="18"/>
                  <w:szCs w:val="18"/>
                </w:rPr>
                <w:t xml:space="preserve">1. </w:t>
              </w:r>
              <w:r w:rsidR="00AD243C" w:rsidRPr="00321EFC">
                <w:rPr>
                  <w:rFonts w:ascii="Times New Roman" w:eastAsia="仿宋_GB2312" w:hAnsi="Times New Roman" w:cs="Times New Roman"/>
                  <w:color w:val="auto"/>
                  <w:sz w:val="18"/>
                  <w:szCs w:val="18"/>
                </w:rPr>
                <w:t xml:space="preserve">Add 12.0 V DMF (11.376 kg/kg) into TJ4S-1213-Sy15. Bubble with nitrogen for 5±2 min, then start the stirrer. </w:t>
              </w:r>
            </w:ins>
          </w:p>
          <w:p w14:paraId="34EA6DF0" w14:textId="337EF479" w:rsidR="009478EE" w:rsidRPr="00032BAE" w:rsidRDefault="00AD243C" w:rsidP="00C402FB">
            <w:pPr>
              <w:jc w:val="both"/>
              <w:rPr>
                <w:rFonts w:ascii="Times New Roman" w:eastAsia="仿宋_GB2312" w:hAnsi="Times New Roman" w:cs="Times New Roman"/>
                <w:color w:val="auto"/>
                <w:sz w:val="18"/>
                <w:szCs w:val="18"/>
              </w:rPr>
            </w:pPr>
            <w:ins w:id="6124" w:author="Xuning Wei12232" w:date="2026-07-27T16:07:00Z">
              <w:r>
                <w:rPr>
                  <w:rFonts w:ascii="Times New Roman" w:eastAsia="仿宋_GB2312" w:hAnsi="Times New Roman" w:cs="Times New Roman"/>
                  <w:color w:val="auto"/>
                  <w:sz w:val="18"/>
                  <w:szCs w:val="18"/>
                </w:rPr>
                <w:t xml:space="preserve">2. </w:t>
              </w:r>
              <w:r w:rsidRPr="00321EFC">
                <w:rPr>
                  <w:rFonts w:ascii="Times New Roman" w:eastAsia="仿宋_GB2312" w:hAnsi="Times New Roman" w:cs="Times New Roman"/>
                  <w:color w:val="auto"/>
                  <w:sz w:val="18"/>
                  <w:szCs w:val="18"/>
                </w:rPr>
                <w:t>After stirring for 10±2 min, stop stirring, turn off the nitrogen. Drain until there is no obvious drip. Perform this operation 2 times.</w:t>
              </w:r>
            </w:ins>
            <w:del w:id="6125" w:author="Xuning Wei12232" w:date="2026-07-27T16:07:00Z">
              <w:r w:rsidR="009478EE" w:rsidRPr="004B098E" w:rsidDel="00AD243C">
                <w:rPr>
                  <w:rFonts w:ascii="Times New Roman" w:eastAsia="等线" w:hAnsi="Times New Roman" w:cs="Times New Roman"/>
                  <w:color w:val="000000" w:themeColor="text1"/>
                  <w:sz w:val="18"/>
                  <w:szCs w:val="18"/>
                </w:rPr>
                <w:delText xml:space="preserve">Add </w:delText>
              </w:r>
              <w:r w:rsidR="009478EE" w:rsidRPr="004B098E" w:rsidDel="00AD243C">
                <w:rPr>
                  <w:rFonts w:ascii="Times New Roman" w:eastAsia="等线" w:hAnsi="Times New Roman" w:cs="Times New Roman"/>
                  <w:color w:val="000000" w:themeColor="text1"/>
                  <w:sz w:val="18"/>
                  <w:szCs w:val="18"/>
                  <w:lang w:eastAsia="zh-CN"/>
                </w:rPr>
                <w:delText>4.0 V DMF (3.792 kg/kg)</w:delText>
              </w:r>
              <w:r w:rsidR="009478EE" w:rsidRPr="004B098E" w:rsidDel="00AD243C">
                <w:rPr>
                  <w:rFonts w:ascii="Times New Roman" w:eastAsia="等线" w:hAnsi="Times New Roman" w:cs="Times New Roman"/>
                  <w:color w:val="000000" w:themeColor="text1"/>
                  <w:sz w:val="18"/>
                  <w:szCs w:val="18"/>
                </w:rPr>
                <w:delText xml:space="preserve"> into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xml:space="preserve">. Start the stirrer. Then add 2.0eq. </w:delText>
              </w:r>
              <w:r w:rsidR="009478EE" w:rsidRPr="004B098E" w:rsidDel="00AD243C">
                <w:rPr>
                  <w:rFonts w:ascii="Times New Roman" w:eastAsia="等线" w:hAnsi="Times New Roman" w:cs="Times New Roman"/>
                  <w:bCs w:val="0"/>
                  <w:color w:val="000000" w:themeColor="text1"/>
                  <w:sz w:val="18"/>
                  <w:szCs w:val="18"/>
                </w:rPr>
                <w:delText>Fmoc-L-Phe-OH</w:delText>
              </w:r>
              <w:r w:rsidR="009478EE" w:rsidRPr="004B098E" w:rsidDel="00AD243C">
                <w:rPr>
                  <w:rFonts w:ascii="Times New Roman" w:eastAsia="等线" w:hAnsi="Times New Roman" w:cs="Times New Roman"/>
                  <w:color w:val="000000" w:themeColor="text1"/>
                  <w:sz w:val="18"/>
                  <w:szCs w:val="18"/>
                </w:rPr>
                <w:delText xml:space="preserve">. Stir until dissolved clearly by visual check. </w:delText>
              </w:r>
              <w:r w:rsidR="009478EE" w:rsidRPr="004B098E" w:rsidDel="00AD243C">
                <w:rPr>
                  <w:rFonts w:ascii="Times New Roman" w:eastAsia="等线" w:hAnsi="Times New Roman" w:cs="Times New Roman"/>
                  <w:bCs w:val="0"/>
                  <w:color w:val="000000" w:themeColor="text1"/>
                  <w:sz w:val="18"/>
                  <w:szCs w:val="18"/>
                </w:rPr>
                <w:delText>Cool the mixture to 5±5℃</w:delText>
              </w:r>
              <w:r w:rsidR="009478EE" w:rsidRPr="004B098E" w:rsidDel="00AD243C">
                <w:rPr>
                  <w:rFonts w:ascii="Times New Roman" w:eastAsia="等线" w:hAnsi="Times New Roman" w:cs="Times New Roman"/>
                  <w:color w:val="000000" w:themeColor="text1"/>
                  <w:sz w:val="18"/>
                  <w:szCs w:val="18"/>
                </w:rPr>
                <w:delText>. Maintain for next operation at 5±5 ℃ (target: 5℃).</w:delText>
              </w:r>
              <w:r w:rsidR="009478EE" w:rsidRPr="004B098E" w:rsidDel="00AD243C">
                <w:rPr>
                  <w:rFonts w:ascii="Times New Roman" w:eastAsia="等线" w:hAnsi="Times New Roman" w:cs="Times New Roman"/>
                  <w:color w:val="000000" w:themeColor="text1"/>
                  <w:sz w:val="18"/>
                  <w:szCs w:val="18"/>
                  <w:lang w:eastAsia="zh-CN"/>
                </w:rPr>
                <w:delText xml:space="preserve"> </w:delText>
              </w:r>
              <w:r w:rsidR="009478EE" w:rsidRPr="004B098E" w:rsidDel="00AD243C">
                <w:rPr>
                  <w:rFonts w:ascii="Times New Roman" w:eastAsia="等线" w:hAnsi="Times New Roman" w:cs="Times New Roman"/>
                  <w:color w:val="000000" w:themeColor="text1"/>
                  <w:sz w:val="18"/>
                  <w:szCs w:val="18"/>
                </w:rPr>
                <w:delText>Add 2.0eq.</w:delText>
              </w:r>
              <w:r w:rsidR="009478EE" w:rsidRPr="004B098E" w:rsidDel="00AD243C">
                <w:rPr>
                  <w:rFonts w:ascii="Times New Roman" w:eastAsia="等线" w:hAnsi="Times New Roman" w:cs="Times New Roman"/>
                  <w:bCs w:val="0"/>
                  <w:color w:val="000000" w:themeColor="text1"/>
                  <w:sz w:val="18"/>
                  <w:szCs w:val="18"/>
                </w:rPr>
                <w:delText xml:space="preserve"> PyBOP</w:delText>
              </w:r>
              <w:r w:rsidR="009478EE" w:rsidRPr="004B098E" w:rsidDel="00AD243C">
                <w:rPr>
                  <w:rFonts w:ascii="Times New Roman" w:eastAsia="等线" w:hAnsi="Times New Roman" w:cs="Times New Roman"/>
                  <w:color w:val="000000" w:themeColor="text1"/>
                  <w:sz w:val="18"/>
                  <w:szCs w:val="18"/>
                </w:rPr>
                <w:delText xml:space="preserve"> and 2.0eq. </w:delText>
              </w:r>
              <w:r w:rsidR="009478EE" w:rsidRPr="004B098E" w:rsidDel="00AD243C">
                <w:rPr>
                  <w:rFonts w:ascii="Times New Roman" w:eastAsia="等线" w:hAnsi="Times New Roman" w:cs="Times New Roman"/>
                  <w:bCs w:val="0"/>
                  <w:color w:val="000000" w:themeColor="text1"/>
                  <w:sz w:val="18"/>
                  <w:szCs w:val="18"/>
                </w:rPr>
                <w:delText>OxymaPure</w:delText>
              </w:r>
              <w:r w:rsidR="009478EE" w:rsidRPr="004B098E" w:rsidDel="00AD243C">
                <w:rPr>
                  <w:rFonts w:ascii="Times New Roman" w:eastAsia="等线" w:hAnsi="Times New Roman" w:cs="Times New Roman"/>
                  <w:color w:val="000000" w:themeColor="text1"/>
                  <w:sz w:val="18"/>
                  <w:szCs w:val="18"/>
                </w:rPr>
                <w:delText xml:space="preserve"> into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xml:space="preserve"> at 5±5℃ (target: 5℃), rinse the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xml:space="preserve"> with 1.0 V DMF</w:delText>
              </w:r>
              <w:r w:rsidR="009478EE" w:rsidRPr="004B098E" w:rsidDel="00AD243C">
                <w:rPr>
                  <w:rFonts w:ascii="Times New Roman" w:eastAsia="仿宋_GB2312" w:hAnsi="Times New Roman" w:cs="Times New Roman"/>
                  <w:color w:val="000000" w:themeColor="text1"/>
                  <w:sz w:val="18"/>
                  <w:szCs w:val="18"/>
                  <w:lang w:eastAsia="zh-CN"/>
                </w:rPr>
                <w:delText xml:space="preserve"> (0.948 kg/kg)</w:delText>
              </w:r>
              <w:r w:rsidR="009478EE" w:rsidRPr="004B098E" w:rsidDel="00AD243C">
                <w:rPr>
                  <w:rFonts w:ascii="Times New Roman" w:eastAsia="等线" w:hAnsi="Times New Roman" w:cs="Times New Roman"/>
                  <w:color w:val="000000" w:themeColor="text1"/>
                  <w:sz w:val="18"/>
                  <w:szCs w:val="18"/>
                </w:rPr>
                <w:delText xml:space="preserve">. Add 3.0 eq. </w:delText>
              </w:r>
              <w:r w:rsidR="009478EE" w:rsidRPr="004B098E" w:rsidDel="00AD243C">
                <w:rPr>
                  <w:rFonts w:ascii="Times New Roman" w:eastAsia="等线" w:hAnsi="Times New Roman" w:cs="Times New Roman"/>
                  <w:bCs w:val="0"/>
                  <w:color w:val="000000" w:themeColor="text1"/>
                  <w:sz w:val="18"/>
                  <w:szCs w:val="18"/>
                </w:rPr>
                <w:delText>DIPEA</w:delText>
              </w:r>
              <w:r w:rsidR="009478EE" w:rsidRPr="004B098E" w:rsidDel="00AD243C">
                <w:rPr>
                  <w:rFonts w:ascii="Times New Roman" w:eastAsia="等线" w:hAnsi="Times New Roman" w:cs="Times New Roman"/>
                  <w:color w:val="000000" w:themeColor="text1"/>
                  <w:sz w:val="18"/>
                  <w:szCs w:val="18"/>
                </w:rPr>
                <w:delText xml:space="preserve"> into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the addition rate depends on temperature control. Activate for 20</w:delText>
              </w:r>
              <w:r w:rsidR="009478EE" w:rsidRPr="004B098E" w:rsidDel="00AD243C">
                <w:rPr>
                  <w:rFonts w:ascii="Times New Roman" w:eastAsia="等线" w:hAnsi="Times New Roman" w:cs="Times New Roman" w:hint="eastAsia"/>
                  <w:color w:val="000000" w:themeColor="text1"/>
                  <w:sz w:val="18"/>
                  <w:szCs w:val="18"/>
                  <w:lang w:eastAsia="zh-CN"/>
                </w:rPr>
                <w:delText>±</w:delText>
              </w:r>
              <w:r w:rsidR="009478EE" w:rsidRPr="004B098E" w:rsidDel="00AD243C">
                <w:rPr>
                  <w:rFonts w:ascii="Times New Roman" w:eastAsia="等线" w:hAnsi="Times New Roman" w:cs="Times New Roman"/>
                  <w:color w:val="000000" w:themeColor="text1"/>
                  <w:sz w:val="18"/>
                  <w:szCs w:val="18"/>
                </w:rPr>
                <w:delText xml:space="preserve">5 min at 5±5℃ (target: 5℃). Add </w:delText>
              </w:r>
              <w:r w:rsidR="009478EE" w:rsidRPr="004B098E" w:rsidDel="00AD243C">
                <w:rPr>
                  <w:rFonts w:ascii="Times New Roman" w:eastAsia="仿宋_GB2312" w:hAnsi="Times New Roman" w:cs="Times New Roman"/>
                  <w:color w:val="000000" w:themeColor="text1"/>
                  <w:sz w:val="18"/>
                  <w:szCs w:val="18"/>
                  <w:lang w:eastAsia="zh-CN"/>
                </w:rPr>
                <w:delText>2.0v DMF (1.896 kg/kg)</w:delText>
              </w:r>
              <w:r w:rsidR="009478EE" w:rsidRPr="004B098E" w:rsidDel="00AD243C">
                <w:rPr>
                  <w:rFonts w:ascii="Times New Roman" w:eastAsia="等线" w:hAnsi="Times New Roman" w:cs="Times New Roman"/>
                  <w:color w:val="000000" w:themeColor="text1"/>
                  <w:sz w:val="18"/>
                  <w:szCs w:val="18"/>
                </w:rPr>
                <w:delText xml:space="preserve"> into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等线" w:hAnsi="Times New Roman" w:cs="Times New Roman"/>
                  <w:color w:val="000000" w:themeColor="text1"/>
                  <w:sz w:val="18"/>
                  <w:szCs w:val="18"/>
                </w:rPr>
                <w:delText>,</w:delText>
              </w:r>
              <w:r w:rsidR="009478EE" w:rsidRPr="004B098E" w:rsidDel="00AD243C">
                <w:rPr>
                  <w:rFonts w:ascii="Times New Roman" w:eastAsia="等线" w:hAnsi="Times New Roman" w:cs="Times New Roman"/>
                  <w:color w:val="000000" w:themeColor="text1"/>
                  <w:sz w:val="18"/>
                  <w:szCs w:val="18"/>
                  <w:lang w:eastAsia="zh-CN"/>
                </w:rPr>
                <w:delText xml:space="preserve"> </w:delText>
              </w:r>
              <w:r w:rsidR="009478EE" w:rsidRPr="004B098E" w:rsidDel="00AD243C">
                <w:rPr>
                  <w:rFonts w:ascii="Times New Roman" w:eastAsia="等线" w:hAnsi="Times New Roman" w:cs="Times New Roman"/>
                  <w:color w:val="000000" w:themeColor="text1"/>
                  <w:sz w:val="18"/>
                  <w:szCs w:val="18"/>
                </w:rPr>
                <w:delText xml:space="preserve">Start the agitator. Transfer the mixture in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 xml:space="preserve">-R01 </w:delText>
              </w:r>
              <w:r w:rsidR="009478EE" w:rsidRPr="004B098E" w:rsidDel="00AD243C">
                <w:rPr>
                  <w:rFonts w:ascii="Times New Roman" w:eastAsia="等线" w:hAnsi="Times New Roman" w:cs="Times New Roman"/>
                  <w:color w:val="000000" w:themeColor="text1"/>
                  <w:sz w:val="18"/>
                  <w:szCs w:val="18"/>
                </w:rPr>
                <w:delText xml:space="preserve">into </w:delText>
              </w:r>
              <w:r w:rsidR="009478EE" w:rsidRPr="004B098E" w:rsidDel="00AD243C">
                <w:rPr>
                  <w:rFonts w:ascii="Times New Roman" w:eastAsia="仿宋_GB2312" w:hAnsi="Times New Roman" w:cs="Times New Roman"/>
                  <w:b/>
                  <w:color w:val="000000" w:themeColor="text1"/>
                  <w:sz w:val="18"/>
                  <w:szCs w:val="18"/>
                </w:rPr>
                <w:delText>TJ4S-1213-Sy1</w:delText>
              </w:r>
              <w:r w:rsidR="009478EE" w:rsidRPr="004B098E" w:rsidDel="00AD243C">
                <w:rPr>
                  <w:rFonts w:ascii="Times New Roman" w:eastAsia="仿宋_GB2312" w:hAnsi="Times New Roman" w:cs="Times New Roman"/>
                  <w:b/>
                  <w:color w:val="000000" w:themeColor="text1"/>
                  <w:sz w:val="18"/>
                  <w:szCs w:val="18"/>
                  <w:lang w:eastAsia="zh-CN"/>
                </w:rPr>
                <w:delText>5</w:delText>
              </w:r>
              <w:r w:rsidR="009478EE" w:rsidRPr="004B098E" w:rsidDel="00AD243C">
                <w:rPr>
                  <w:rFonts w:ascii="Times New Roman" w:eastAsia="等线" w:hAnsi="Times New Roman" w:cs="Times New Roman"/>
                  <w:color w:val="000000" w:themeColor="text1"/>
                  <w:sz w:val="18"/>
                  <w:szCs w:val="18"/>
                </w:rPr>
                <w:delText xml:space="preserve">. Add </w:delText>
              </w:r>
              <w:r w:rsidR="009478EE" w:rsidRPr="004B098E" w:rsidDel="00AD243C">
                <w:rPr>
                  <w:rFonts w:ascii="Times New Roman" w:eastAsia="仿宋_GB2312" w:hAnsi="Times New Roman" w:cs="Times New Roman"/>
                  <w:color w:val="000000" w:themeColor="text1"/>
                  <w:sz w:val="18"/>
                  <w:szCs w:val="18"/>
                  <w:lang w:eastAsia="zh-CN"/>
                </w:rPr>
                <w:delText>1.0 V DMF (0.948 kg/kg)</w:delText>
              </w:r>
              <w:r w:rsidR="009478EE" w:rsidRPr="004B098E" w:rsidDel="00AD243C">
                <w:rPr>
                  <w:rFonts w:ascii="Times New Roman" w:eastAsia="等线" w:hAnsi="Times New Roman" w:cs="Times New Roman"/>
                  <w:color w:val="000000" w:themeColor="text1"/>
                  <w:sz w:val="18"/>
                  <w:szCs w:val="18"/>
                </w:rPr>
                <w:delText xml:space="preserve"> into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6126" w:author="Xuning Wei12232" w:date="2026-07-27T18:11:00Z">
              <w:tcPr>
                <w:tcW w:w="1049" w:type="pct"/>
                <w:gridSpan w:val="5"/>
                <w:vMerge w:val="restart"/>
                <w:shd w:val="clear" w:color="auto" w:fill="FFFFFF" w:themeFill="background1"/>
                <w:vAlign w:val="center"/>
              </w:tcPr>
            </w:tcPrChange>
          </w:tcPr>
          <w:p w14:paraId="400E3614" w14:textId="77777777" w:rsidR="000B3418" w:rsidRPr="00032BAE" w:rsidRDefault="000B3418" w:rsidP="000B3418">
            <w:pPr>
              <w:rPr>
                <w:ins w:id="6127" w:author="Xuning Wei12232" w:date="2026-07-27T17:22:00Z"/>
                <w:rFonts w:ascii="Times New Roman" w:hAnsi="Times New Roman" w:cs="Times New Roman"/>
                <w:color w:val="auto"/>
                <w:sz w:val="18"/>
                <w:szCs w:val="18"/>
                <w:shd w:val="clear" w:color="auto" w:fill="FFFFFF"/>
              </w:rPr>
            </w:pPr>
            <w:ins w:id="6128"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C3D7621" w14:textId="77777777" w:rsidR="000B3418" w:rsidRPr="004634A5" w:rsidRDefault="000B3418" w:rsidP="000B3418">
            <w:pPr>
              <w:rPr>
                <w:ins w:id="6129" w:author="Xuning Wei12232" w:date="2026-07-27T17:22:00Z"/>
                <w:rFonts w:ascii="Times New Roman" w:eastAsiaTheme="minorEastAsia" w:hAnsi="Times New Roman" w:cs="Times New Roman"/>
                <w:color w:val="auto"/>
                <w:sz w:val="18"/>
                <w:szCs w:val="18"/>
                <w:shd w:val="clear" w:color="auto" w:fill="FFFFFF"/>
                <w:lang w:eastAsia="zh-CN"/>
              </w:rPr>
            </w:pPr>
            <w:ins w:id="6130"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5CE9BA29" w14:textId="77777777" w:rsidR="000B3418" w:rsidRPr="002B446D" w:rsidRDefault="000B3418" w:rsidP="000B3418">
            <w:pPr>
              <w:rPr>
                <w:ins w:id="6131" w:author="Xuning Wei12232" w:date="2026-07-27T17:22:00Z"/>
                <w:rFonts w:ascii="Times New Roman" w:hAnsi="Times New Roman" w:cs="Times New Roman"/>
                <w:color w:val="0000FF"/>
                <w:sz w:val="18"/>
                <w:szCs w:val="18"/>
                <w:shd w:val="clear" w:color="auto" w:fill="FFFFFF"/>
              </w:rPr>
            </w:pPr>
            <w:ins w:id="6132"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D979F93" w14:textId="77777777" w:rsidR="000B3418" w:rsidRPr="00032BAE" w:rsidRDefault="000B3418" w:rsidP="000B3418">
            <w:pPr>
              <w:rPr>
                <w:ins w:id="6133" w:author="Xuning Wei12232" w:date="2026-07-27T17:22:00Z"/>
                <w:rFonts w:ascii="Times New Roman" w:hAnsi="Times New Roman" w:cs="Times New Roman"/>
                <w:color w:val="auto"/>
                <w:sz w:val="18"/>
                <w:szCs w:val="18"/>
                <w:shd w:val="clear" w:color="auto" w:fill="FFFFFF"/>
              </w:rPr>
            </w:pPr>
            <w:ins w:id="6134" w:author="Xuning Wei12232" w:date="2026-07-27T17:22:00Z">
              <w:r w:rsidRPr="00032BAE">
                <w:rPr>
                  <w:rFonts w:ascii="Times New Roman" w:hAnsi="Times New Roman" w:cs="Times New Roman"/>
                  <w:color w:val="auto"/>
                  <w:sz w:val="18"/>
                  <w:szCs w:val="18"/>
                  <w:shd w:val="clear" w:color="auto" w:fill="FFFFFF"/>
                </w:rPr>
                <w:t>Sight glass: Glass</w:t>
              </w:r>
            </w:ins>
          </w:p>
          <w:p w14:paraId="0CD1745E" w14:textId="77777777" w:rsidR="000B3418" w:rsidRPr="00032BAE" w:rsidRDefault="000B3418" w:rsidP="000B3418">
            <w:pPr>
              <w:rPr>
                <w:ins w:id="6135" w:author="Xuning Wei12232" w:date="2026-07-27T17:22:00Z"/>
                <w:rFonts w:ascii="Times New Roman" w:hAnsi="Times New Roman" w:cs="Times New Roman"/>
                <w:color w:val="auto"/>
                <w:sz w:val="18"/>
                <w:szCs w:val="18"/>
                <w:shd w:val="clear" w:color="auto" w:fill="FFFFFF"/>
              </w:rPr>
            </w:pPr>
            <w:ins w:id="6136"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5A69E2D5" w14:textId="77777777" w:rsidR="000B3418" w:rsidRPr="00032BAE" w:rsidRDefault="000B3418" w:rsidP="000B3418">
            <w:pPr>
              <w:rPr>
                <w:ins w:id="6137" w:author="Xuning Wei12232" w:date="2026-07-27T17:22:00Z"/>
                <w:rFonts w:ascii="Times New Roman" w:hAnsi="Times New Roman" w:cs="Times New Roman"/>
                <w:color w:val="auto"/>
                <w:sz w:val="18"/>
                <w:szCs w:val="18"/>
                <w:shd w:val="clear" w:color="auto" w:fill="FFFFFF"/>
              </w:rPr>
            </w:pPr>
            <w:ins w:id="6138"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B2FF76C" w14:textId="77777777" w:rsidR="000B3418" w:rsidRPr="00032BAE" w:rsidRDefault="000B3418" w:rsidP="000B3418">
            <w:pPr>
              <w:rPr>
                <w:ins w:id="6139" w:author="Xuning Wei12232" w:date="2026-07-27T17:22:00Z"/>
                <w:rFonts w:ascii="Times New Roman" w:hAnsi="Times New Roman" w:cs="Times New Roman"/>
                <w:color w:val="auto"/>
                <w:sz w:val="18"/>
                <w:szCs w:val="18"/>
                <w:shd w:val="clear" w:color="auto" w:fill="FFFFFF"/>
              </w:rPr>
            </w:pPr>
            <w:ins w:id="6140" w:author="Xuning Wei12232" w:date="2026-07-27T17:22:00Z">
              <w:r w:rsidRPr="00032BAE">
                <w:rPr>
                  <w:rFonts w:ascii="Times New Roman" w:hAnsi="Times New Roman" w:cs="Times New Roman"/>
                  <w:color w:val="auto"/>
                  <w:sz w:val="18"/>
                  <w:szCs w:val="18"/>
                  <w:shd w:val="clear" w:color="auto" w:fill="FFFFFF"/>
                </w:rPr>
                <w:lastRenderedPageBreak/>
                <w:t>Pipeline material: 316L</w:t>
              </w:r>
            </w:ins>
          </w:p>
          <w:p w14:paraId="6A33AF3E" w14:textId="77777777" w:rsidR="000B3418" w:rsidRPr="004A5B11" w:rsidRDefault="000B3418" w:rsidP="000B3418">
            <w:pPr>
              <w:rPr>
                <w:ins w:id="6141" w:author="Xuning Wei12232" w:date="2026-07-27T17:22:00Z"/>
                <w:rFonts w:ascii="Times New Roman" w:hAnsi="Times New Roman" w:cs="Times New Roman"/>
                <w:color w:val="FF0000"/>
                <w:sz w:val="18"/>
                <w:szCs w:val="18"/>
                <w:shd w:val="clear" w:color="auto" w:fill="FFFFFF"/>
                <w:rPrChange w:id="6142" w:author="Johan Granander" w:date="2026-07-28T15:03:00Z">
                  <w:rPr>
                    <w:ins w:id="6143" w:author="Xuning Wei12232" w:date="2026-07-27T17:22:00Z"/>
                    <w:rFonts w:ascii="Times New Roman" w:hAnsi="Times New Roman" w:cs="Times New Roman"/>
                    <w:color w:val="FF0000"/>
                    <w:sz w:val="18"/>
                    <w:szCs w:val="18"/>
                    <w:shd w:val="clear" w:color="auto" w:fill="FFFFFF"/>
                    <w:lang w:val="sv-SE"/>
                  </w:rPr>
                </w:rPrChange>
              </w:rPr>
            </w:pPr>
            <w:ins w:id="6144" w:author="Xuning Wei12232" w:date="2026-07-27T17:22:00Z">
              <w:r w:rsidRPr="004A5B11">
                <w:rPr>
                  <w:rFonts w:ascii="Times New Roman" w:hAnsi="Times New Roman" w:cs="Times New Roman"/>
                  <w:color w:val="FF0000"/>
                  <w:sz w:val="18"/>
                  <w:szCs w:val="18"/>
                  <w:shd w:val="clear" w:color="auto" w:fill="FFFFFF"/>
                  <w:rPrChange w:id="6145" w:author="Johan Granander" w:date="2026-07-28T15:03: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5BD6C287" w14:textId="77777777" w:rsidR="000B3418" w:rsidRPr="004A5B11" w:rsidRDefault="000B3418" w:rsidP="000B3418">
            <w:pPr>
              <w:rPr>
                <w:ins w:id="6146" w:author="Xuning Wei12232" w:date="2026-07-27T17:22:00Z"/>
                <w:rFonts w:ascii="Times New Roman" w:hAnsi="Times New Roman" w:cs="Times New Roman"/>
                <w:color w:val="auto"/>
                <w:sz w:val="18"/>
                <w:szCs w:val="18"/>
                <w:shd w:val="clear" w:color="auto" w:fill="FFFFFF"/>
                <w:rPrChange w:id="6147" w:author="Johan Granander" w:date="2026-07-28T15:03:00Z">
                  <w:rPr>
                    <w:ins w:id="6148" w:author="Xuning Wei12232" w:date="2026-07-27T17:22:00Z"/>
                    <w:rFonts w:ascii="Times New Roman" w:hAnsi="Times New Roman" w:cs="Times New Roman"/>
                    <w:color w:val="auto"/>
                    <w:sz w:val="18"/>
                    <w:szCs w:val="18"/>
                    <w:shd w:val="clear" w:color="auto" w:fill="FFFFFF"/>
                    <w:lang w:val="sv-SE"/>
                  </w:rPr>
                </w:rPrChange>
              </w:rPr>
            </w:pPr>
            <w:ins w:id="6149" w:author="Xuning Wei12232" w:date="2026-07-27T17:22:00Z">
              <w:r w:rsidRPr="004A5B11">
                <w:rPr>
                  <w:rFonts w:ascii="Times New Roman" w:hAnsi="Times New Roman" w:cs="Times New Roman"/>
                  <w:color w:val="auto"/>
                  <w:sz w:val="18"/>
                  <w:szCs w:val="18"/>
                  <w:shd w:val="clear" w:color="auto" w:fill="FFFFFF"/>
                  <w:rPrChange w:id="6150" w:author="Johan Granander" w:date="2026-07-28T15:03:00Z">
                    <w:rPr>
                      <w:rFonts w:ascii="Times New Roman" w:hAnsi="Times New Roman" w:cs="Times New Roman"/>
                      <w:color w:val="auto"/>
                      <w:sz w:val="18"/>
                      <w:szCs w:val="18"/>
                      <w:shd w:val="clear" w:color="auto" w:fill="FFFFFF"/>
                      <w:lang w:val="sv-SE"/>
                    </w:rPr>
                  </w:rPrChange>
                </w:rPr>
                <w:t>Mass flow meter: SS</w:t>
              </w:r>
            </w:ins>
          </w:p>
          <w:p w14:paraId="58F18930" w14:textId="77777777" w:rsidR="000B3418" w:rsidRPr="00032BAE" w:rsidRDefault="000B3418" w:rsidP="000B3418">
            <w:pPr>
              <w:rPr>
                <w:ins w:id="6151" w:author="Xuning Wei12232" w:date="2026-07-27T17:22:00Z"/>
                <w:rFonts w:ascii="Times New Roman" w:hAnsi="Times New Roman" w:cs="Times New Roman"/>
                <w:b/>
                <w:color w:val="auto"/>
                <w:sz w:val="18"/>
                <w:szCs w:val="18"/>
                <w:shd w:val="clear" w:color="auto" w:fill="FFFFFF"/>
              </w:rPr>
            </w:pPr>
            <w:ins w:id="6152"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4528CF9A" w14:textId="77777777" w:rsidR="000B3418" w:rsidRPr="00032BAE" w:rsidRDefault="000B3418" w:rsidP="000B3418">
            <w:pPr>
              <w:rPr>
                <w:ins w:id="6153" w:author="Xuning Wei12232" w:date="2026-07-27T17:22:00Z"/>
                <w:rFonts w:ascii="Times New Roman" w:eastAsiaTheme="minorEastAsia" w:hAnsi="Times New Roman" w:cs="Times New Roman"/>
                <w:color w:val="auto"/>
                <w:sz w:val="18"/>
                <w:szCs w:val="18"/>
                <w:shd w:val="clear" w:color="auto" w:fill="FFFFFF"/>
                <w:lang w:eastAsia="zh-CN"/>
              </w:rPr>
            </w:pPr>
            <w:ins w:id="6154"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49B126A1" w14:textId="77777777" w:rsidR="000B3418" w:rsidRDefault="000B3418" w:rsidP="000B3418">
            <w:pPr>
              <w:rPr>
                <w:ins w:id="6155" w:author="Xuning Wei12232" w:date="2026-07-27T17:22:00Z"/>
                <w:rFonts w:ascii="Times New Roman" w:hAnsi="Times New Roman" w:cs="Times New Roman"/>
                <w:color w:val="auto"/>
                <w:sz w:val="18"/>
                <w:szCs w:val="18"/>
                <w:shd w:val="clear" w:color="auto" w:fill="FFFFFF"/>
              </w:rPr>
            </w:pPr>
            <w:ins w:id="6156"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51EDFBAE" w14:textId="2C23C69B" w:rsidR="009478EE" w:rsidRPr="00032BAE" w:rsidDel="000B3418" w:rsidRDefault="000B3418" w:rsidP="000B3418">
            <w:pPr>
              <w:jc w:val="both"/>
              <w:rPr>
                <w:del w:id="6157" w:author="Xuning Wei12232" w:date="2026-07-27T17:22:00Z"/>
                <w:rFonts w:ascii="Times New Roman" w:hAnsi="Times New Roman" w:cs="Times New Roman"/>
                <w:color w:val="auto"/>
                <w:sz w:val="18"/>
                <w:szCs w:val="18"/>
                <w:shd w:val="clear" w:color="auto" w:fill="FFFFFF"/>
              </w:rPr>
            </w:pPr>
            <w:ins w:id="6158"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6159" w:author="Xuning Wei12232" w:date="2026-07-27T17:22:00Z">
              <w:r w:rsidR="009478EE" w:rsidRPr="00032BAE" w:rsidDel="000B3418">
                <w:rPr>
                  <w:rFonts w:ascii="Times New Roman" w:hAnsi="Times New Roman" w:cs="Times New Roman"/>
                  <w:color w:val="auto"/>
                  <w:sz w:val="18"/>
                  <w:szCs w:val="18"/>
                  <w:shd w:val="clear" w:color="auto" w:fill="FFFFFF"/>
                </w:rPr>
                <w:delText>Transfer pump material:SS</w:delText>
              </w:r>
            </w:del>
            <w:ins w:id="6160" w:author="Johan Granander" w:date="2026-05-04T11:52:00Z">
              <w:del w:id="6161" w:author="Xuning Wei12232" w:date="2026-07-27T17:22:00Z">
                <w:r w:rsidR="009478EE" w:rsidRPr="00032BAE" w:rsidDel="000B3418">
                  <w:rPr>
                    <w:rFonts w:ascii="Times New Roman" w:hAnsi="Times New Roman" w:cs="Times New Roman"/>
                    <w:color w:val="auto"/>
                    <w:sz w:val="18"/>
                    <w:szCs w:val="18"/>
                    <w:shd w:val="clear" w:color="auto" w:fill="FFFFFF"/>
                  </w:rPr>
                  <w:delText>material: SS</w:delText>
                </w:r>
              </w:del>
            </w:ins>
            <w:del w:id="6162" w:author="Xuning Wei12232" w:date="2026-07-27T17:22:00Z">
              <w:r w:rsidR="009478EE" w:rsidRPr="00032BAE" w:rsidDel="000B3418">
                <w:rPr>
                  <w:rFonts w:ascii="Times New Roman" w:hAnsi="Times New Roman" w:cs="Times New Roman"/>
                  <w:color w:val="auto"/>
                  <w:sz w:val="18"/>
                  <w:szCs w:val="18"/>
                  <w:shd w:val="clear" w:color="auto" w:fill="FFFFFF"/>
                </w:rPr>
                <w:delText>316+PTFE</w:delText>
              </w:r>
            </w:del>
          </w:p>
          <w:p w14:paraId="31DD20D9" w14:textId="032888A6" w:rsidR="009478EE" w:rsidRPr="00032BAE" w:rsidDel="000B3418" w:rsidRDefault="009478EE" w:rsidP="009478EE">
            <w:pPr>
              <w:jc w:val="both"/>
              <w:rPr>
                <w:del w:id="6163" w:author="Xuning Wei12232" w:date="2026-07-27T17:22:00Z"/>
                <w:rFonts w:ascii="Times New Roman" w:eastAsia="仿宋_GB2312" w:hAnsi="Times New Roman" w:cs="Times New Roman"/>
                <w:color w:val="auto"/>
                <w:sz w:val="18"/>
                <w:szCs w:val="18"/>
              </w:rPr>
            </w:pPr>
            <w:del w:id="6164"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0B41E81F" w14:textId="126F4D6F" w:rsidR="009478EE" w:rsidRPr="004A5B11" w:rsidDel="000B3418" w:rsidRDefault="009478EE" w:rsidP="009478EE">
            <w:pPr>
              <w:jc w:val="both"/>
              <w:rPr>
                <w:del w:id="6165" w:author="Xuning Wei12232" w:date="2026-07-27T17:22:00Z"/>
                <w:rFonts w:ascii="Times New Roman" w:eastAsia="仿宋_GB2312" w:hAnsi="Times New Roman" w:cs="Times New Roman"/>
                <w:color w:val="auto"/>
                <w:sz w:val="18"/>
                <w:szCs w:val="18"/>
                <w:lang w:val="en-IE"/>
                <w:rPrChange w:id="6166" w:author="Johan Granander" w:date="2026-07-28T15:03:00Z">
                  <w:rPr>
                    <w:del w:id="6167" w:author="Xuning Wei12232" w:date="2026-07-27T17:22:00Z"/>
                    <w:rFonts w:ascii="Times New Roman" w:eastAsia="仿宋_GB2312" w:hAnsi="Times New Roman" w:cs="Times New Roman"/>
                    <w:color w:val="auto"/>
                    <w:sz w:val="18"/>
                    <w:szCs w:val="18"/>
                  </w:rPr>
                </w:rPrChange>
              </w:rPr>
            </w:pPr>
            <w:del w:id="6168" w:author="Xuning Wei12232" w:date="2026-07-27T17:22:00Z">
              <w:r w:rsidRPr="004A5B11" w:rsidDel="000B3418">
                <w:rPr>
                  <w:rFonts w:ascii="Times New Roman" w:hAnsi="Times New Roman" w:cs="Times New Roman"/>
                  <w:color w:val="auto"/>
                  <w:sz w:val="18"/>
                  <w:szCs w:val="18"/>
                  <w:shd w:val="clear" w:color="auto" w:fill="FFFFFF"/>
                  <w:lang w:val="en-IE"/>
                  <w:rPrChange w:id="6169" w:author="Johan Granander" w:date="2026-07-28T15:03: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6170" w:author="Johan Granander" w:date="2026-07-28T15:03:00Z">
                    <w:rPr>
                      <w:rFonts w:ascii="Times New Roman" w:eastAsia="仿宋_GB2312" w:hAnsi="Times New Roman" w:cs="Times New Roman"/>
                      <w:color w:val="auto"/>
                      <w:sz w:val="18"/>
                      <w:szCs w:val="18"/>
                    </w:rPr>
                  </w:rPrChange>
                </w:rPr>
                <w:delText>PTFE</w:delText>
              </w:r>
            </w:del>
          </w:p>
          <w:p w14:paraId="7A72A514" w14:textId="66AB2BC8" w:rsidR="009478EE" w:rsidRPr="004A5B11" w:rsidDel="000B3418" w:rsidRDefault="009478EE" w:rsidP="009478EE">
            <w:pPr>
              <w:jc w:val="both"/>
              <w:rPr>
                <w:del w:id="6171" w:author="Xuning Wei12232" w:date="2026-07-27T17:22:00Z"/>
                <w:rFonts w:ascii="Times New Roman" w:hAnsi="Times New Roman" w:cs="Times New Roman"/>
                <w:color w:val="auto"/>
                <w:sz w:val="18"/>
                <w:szCs w:val="18"/>
                <w:shd w:val="clear" w:color="auto" w:fill="FFFFFF"/>
                <w:lang w:val="en-IE"/>
                <w:rPrChange w:id="6172" w:author="Johan Granander" w:date="2026-07-28T15:03:00Z">
                  <w:rPr>
                    <w:del w:id="6173" w:author="Xuning Wei12232" w:date="2026-07-27T17:22:00Z"/>
                    <w:rFonts w:ascii="Times New Roman" w:hAnsi="Times New Roman" w:cs="Times New Roman"/>
                    <w:color w:val="auto"/>
                    <w:sz w:val="18"/>
                    <w:szCs w:val="18"/>
                    <w:shd w:val="clear" w:color="auto" w:fill="FFFFFF"/>
                  </w:rPr>
                </w:rPrChange>
              </w:rPr>
            </w:pPr>
            <w:del w:id="6174" w:author="Xuning Wei12232" w:date="2026-07-27T17:22:00Z">
              <w:r w:rsidRPr="004A5B11" w:rsidDel="000B3418">
                <w:rPr>
                  <w:rFonts w:ascii="Times New Roman" w:hAnsi="Times New Roman" w:cs="Times New Roman"/>
                  <w:color w:val="auto"/>
                  <w:sz w:val="18"/>
                  <w:szCs w:val="18"/>
                  <w:shd w:val="clear" w:color="auto" w:fill="FFFFFF"/>
                  <w:lang w:val="en-IE"/>
                  <w:rPrChange w:id="6175" w:author="Johan Granander" w:date="2026-07-28T15:03:00Z">
                    <w:rPr>
                      <w:rFonts w:ascii="Times New Roman" w:hAnsi="Times New Roman" w:cs="Times New Roman"/>
                      <w:color w:val="auto"/>
                      <w:sz w:val="18"/>
                      <w:szCs w:val="18"/>
                      <w:shd w:val="clear" w:color="auto" w:fill="FFFFFF"/>
                    </w:rPr>
                  </w:rPrChange>
                </w:rPr>
                <w:delText>Sight glass: Glass</w:delText>
              </w:r>
            </w:del>
          </w:p>
          <w:p w14:paraId="1B33FCD5" w14:textId="37F767DA" w:rsidR="009478EE" w:rsidRPr="004A5B11" w:rsidDel="000B3418" w:rsidRDefault="009478EE" w:rsidP="009478EE">
            <w:pPr>
              <w:jc w:val="both"/>
              <w:rPr>
                <w:del w:id="6176" w:author="Xuning Wei12232" w:date="2026-07-27T17:22:00Z"/>
                <w:rFonts w:ascii="Times New Roman" w:eastAsia="仿宋_GB2312" w:hAnsi="Times New Roman" w:cs="Times New Roman"/>
                <w:color w:val="auto"/>
                <w:sz w:val="18"/>
                <w:szCs w:val="18"/>
                <w:lang w:val="en-IE"/>
                <w:rPrChange w:id="6177" w:author="Johan Granander" w:date="2026-07-28T15:03:00Z">
                  <w:rPr>
                    <w:del w:id="6178" w:author="Xuning Wei12232" w:date="2026-07-27T17:22:00Z"/>
                    <w:rFonts w:ascii="Times New Roman" w:eastAsia="仿宋_GB2312" w:hAnsi="Times New Roman" w:cs="Times New Roman"/>
                    <w:color w:val="auto"/>
                    <w:sz w:val="18"/>
                    <w:szCs w:val="18"/>
                  </w:rPr>
                </w:rPrChange>
              </w:rPr>
            </w:pPr>
            <w:del w:id="6179" w:author="Xuning Wei12232" w:date="2026-07-27T17:22:00Z">
              <w:r w:rsidRPr="004A5B11" w:rsidDel="000B3418">
                <w:rPr>
                  <w:rFonts w:ascii="Times New Roman" w:hAnsi="Times New Roman" w:cs="Times New Roman"/>
                  <w:color w:val="auto"/>
                  <w:sz w:val="18"/>
                  <w:szCs w:val="18"/>
                  <w:shd w:val="clear" w:color="auto" w:fill="FFFFFF"/>
                  <w:lang w:val="en-IE"/>
                  <w:rPrChange w:id="6180" w:author="Johan Granander" w:date="2026-07-28T15:03: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6181" w:author="Johan Granander" w:date="2026-07-28T15:03:00Z">
                    <w:rPr>
                      <w:rFonts w:ascii="Times New Roman" w:eastAsia="仿宋_GB2312" w:hAnsi="Times New Roman" w:cs="Times New Roman"/>
                      <w:color w:val="auto"/>
                      <w:sz w:val="18"/>
                      <w:szCs w:val="18"/>
                    </w:rPr>
                  </w:rPrChange>
                </w:rPr>
                <w:delText xml:space="preserve"> 316L</w:delText>
              </w:r>
            </w:del>
          </w:p>
          <w:p w14:paraId="42F4BFBD" w14:textId="3F39876D" w:rsidR="00C65197" w:rsidRPr="004634A5" w:rsidDel="000B3418" w:rsidRDefault="009478EE" w:rsidP="00C65197">
            <w:pPr>
              <w:jc w:val="both"/>
              <w:rPr>
                <w:del w:id="6182" w:author="Xuning Wei12232" w:date="2026-07-27T17:22:00Z"/>
                <w:rFonts w:ascii="Times New Roman" w:eastAsiaTheme="minorEastAsia" w:hAnsi="Times New Roman" w:cs="Times New Roman"/>
                <w:color w:val="auto"/>
                <w:sz w:val="18"/>
                <w:szCs w:val="18"/>
                <w:shd w:val="clear" w:color="auto" w:fill="FFFFFF"/>
                <w:lang w:eastAsia="zh-CN"/>
              </w:rPr>
            </w:pPr>
            <w:del w:id="6183"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Del="000B3418">
                <w:rPr>
                  <w:rFonts w:ascii="Times New Roman" w:hAnsi="Times New Roman" w:cs="Times New Roman"/>
                  <w:color w:val="auto"/>
                  <w:sz w:val="18"/>
                  <w:szCs w:val="18"/>
                  <w:shd w:val="clear" w:color="auto" w:fill="FFFFFF"/>
                </w:rPr>
                <w:br/>
              </w:r>
              <w:r w:rsidR="00C65197" w:rsidRPr="002B446D" w:rsidDel="000B3418">
                <w:rPr>
                  <w:rFonts w:ascii="Times New Roman" w:hAnsi="Times New Roman" w:cs="Times New Roman"/>
                  <w:color w:val="0000FF"/>
                  <w:sz w:val="18"/>
                  <w:szCs w:val="18"/>
                  <w:shd w:val="clear" w:color="auto" w:fill="FFFFFF"/>
                </w:rPr>
                <w:delText>Sieve plate: HC-22</w:delText>
              </w:r>
            </w:del>
          </w:p>
          <w:p w14:paraId="426C84EF" w14:textId="624517D7" w:rsidR="00C65197" w:rsidRPr="00C65197" w:rsidDel="000B3418" w:rsidRDefault="00C65197" w:rsidP="00C65197">
            <w:pPr>
              <w:jc w:val="both"/>
              <w:rPr>
                <w:del w:id="6184" w:author="Xuning Wei12232" w:date="2026-07-27T17:22:00Z"/>
                <w:rFonts w:ascii="Times New Roman" w:hAnsi="Times New Roman" w:cs="Times New Roman"/>
                <w:color w:val="0000FF"/>
                <w:sz w:val="18"/>
                <w:szCs w:val="18"/>
                <w:shd w:val="clear" w:color="auto" w:fill="FFFFFF"/>
              </w:rPr>
            </w:pPr>
            <w:del w:id="6185"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5F0F330D" w14:textId="7FBD6128" w:rsidR="009478EE" w:rsidRPr="00032BAE" w:rsidDel="000B3418" w:rsidRDefault="009478EE" w:rsidP="009478EE">
            <w:pPr>
              <w:jc w:val="both"/>
              <w:rPr>
                <w:del w:id="6186" w:author="Xuning Wei12232" w:date="2026-07-27T17:22:00Z"/>
                <w:rFonts w:ascii="Times New Roman" w:hAnsi="Times New Roman" w:cs="Times New Roman"/>
                <w:color w:val="auto"/>
                <w:sz w:val="18"/>
                <w:szCs w:val="18"/>
                <w:shd w:val="clear" w:color="auto" w:fill="FFFFFF"/>
              </w:rPr>
            </w:pPr>
            <w:del w:id="6187" w:author="Xuning Wei12232" w:date="2026-07-27T17:22:00Z">
              <w:r w:rsidRPr="00032BAE" w:rsidDel="000B3418">
                <w:rPr>
                  <w:rFonts w:ascii="Times New Roman" w:hAnsi="Times New Roman" w:cs="Times New Roman"/>
                  <w:color w:val="auto"/>
                  <w:sz w:val="18"/>
                  <w:szCs w:val="18"/>
                  <w:shd w:val="clear" w:color="auto" w:fill="FFFFFF"/>
                </w:rPr>
                <w:delText>Sampling pipeline: SS</w:delText>
              </w:r>
            </w:del>
          </w:p>
          <w:p w14:paraId="5E636B84" w14:textId="1F454900" w:rsidR="009478EE" w:rsidRPr="00032BAE" w:rsidRDefault="009478EE" w:rsidP="009478EE">
            <w:pPr>
              <w:jc w:val="both"/>
              <w:rPr>
                <w:rFonts w:ascii="Times New Roman" w:hAnsi="Times New Roman" w:cs="Times New Roman"/>
                <w:color w:val="auto"/>
                <w:sz w:val="18"/>
                <w:szCs w:val="18"/>
                <w:shd w:val="clear" w:color="auto" w:fill="FFFFFF"/>
              </w:rPr>
            </w:pPr>
            <w:del w:id="6188"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6189" w:author="Xuning Wei12232" w:date="2026-07-27T18:11:00Z">
              <w:tcPr>
                <w:tcW w:w="388" w:type="pct"/>
                <w:gridSpan w:val="4"/>
                <w:vMerge w:val="restart"/>
                <w:shd w:val="clear" w:color="auto" w:fill="FFFFFF" w:themeFill="background1"/>
                <w:vAlign w:val="center"/>
              </w:tcPr>
            </w:tcPrChange>
          </w:tcPr>
          <w:p w14:paraId="2720813E" w14:textId="77777777" w:rsidR="009478EE" w:rsidRPr="00032BAE" w:rsidRDefault="009478EE" w:rsidP="009478EE">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lastRenderedPageBreak/>
              <w:t>No</w:t>
            </w:r>
          </w:p>
        </w:tc>
        <w:tc>
          <w:tcPr>
            <w:tcW w:w="352" w:type="pct"/>
            <w:vMerge w:val="restart"/>
            <w:shd w:val="clear" w:color="auto" w:fill="FFFFFF" w:themeFill="background1"/>
            <w:vAlign w:val="center"/>
            <w:tcPrChange w:id="6190" w:author="Xuning Wei12232" w:date="2026-07-27T18:11:00Z">
              <w:tcPr>
                <w:tcW w:w="354" w:type="pct"/>
                <w:gridSpan w:val="3"/>
                <w:vMerge w:val="restart"/>
                <w:shd w:val="clear" w:color="auto" w:fill="FFFFFF" w:themeFill="background1"/>
                <w:vAlign w:val="center"/>
              </w:tcPr>
            </w:tcPrChange>
          </w:tcPr>
          <w:p w14:paraId="250AFCA5" w14:textId="77777777" w:rsidR="009478EE" w:rsidRPr="00032BAE" w:rsidRDefault="009478EE" w:rsidP="009478EE">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6191" w:author="Xuning Wei12232" w:date="2026-07-27T18:11:00Z">
              <w:tcPr>
                <w:tcW w:w="322" w:type="pct"/>
                <w:gridSpan w:val="3"/>
                <w:vAlign w:val="center"/>
              </w:tcPr>
            </w:tcPrChange>
          </w:tcPr>
          <w:p w14:paraId="318B069B" w14:textId="77777777" w:rsidR="009478EE" w:rsidRPr="00032BAE" w:rsidRDefault="000B6761" w:rsidP="009478EE">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064754855"/>
                <w14:checkbox>
                  <w14:checked w14:val="1"/>
                  <w14:checkedState w14:val="2612" w14:font="MS Gothic"/>
                  <w14:uncheckedState w14:val="2610" w14:font="MS Gothic"/>
                </w14:checkbox>
              </w:sdtPr>
              <w:sdtEndPr/>
              <w:sdtContent>
                <w:r w:rsidR="009478EE" w:rsidRPr="00032BAE">
                  <w:rPr>
                    <w:rFonts w:ascii="Segoe UI Symbol" w:eastAsia="仿宋_GB2312" w:hAnsi="Segoe UI Symbol" w:cs="Segoe UI Symbol"/>
                    <w:color w:val="auto"/>
                    <w:sz w:val="18"/>
                    <w:szCs w:val="18"/>
                  </w:rPr>
                  <w:t>☒</w:t>
                </w:r>
              </w:sdtContent>
            </w:sdt>
            <w:r w:rsidR="009478EE" w:rsidRPr="00032BAE">
              <w:rPr>
                <w:rFonts w:ascii="Times New Roman" w:eastAsia="仿宋_GB2312" w:hAnsi="Times New Roman" w:cs="Times New Roman"/>
                <w:color w:val="auto"/>
                <w:sz w:val="18"/>
                <w:szCs w:val="18"/>
              </w:rPr>
              <w:t>Yes</w:t>
            </w:r>
          </w:p>
        </w:tc>
        <w:tc>
          <w:tcPr>
            <w:tcW w:w="638" w:type="pct"/>
            <w:vAlign w:val="center"/>
            <w:tcPrChange w:id="6192" w:author="Xuning Wei12232" w:date="2026-07-27T18:11:00Z">
              <w:tcPr>
                <w:tcW w:w="733" w:type="pct"/>
                <w:gridSpan w:val="3"/>
                <w:vAlign w:val="center"/>
              </w:tcPr>
            </w:tcPrChange>
          </w:tcPr>
          <w:p w14:paraId="3C67D661" w14:textId="77777777" w:rsidR="009478EE" w:rsidRPr="00032BAE" w:rsidRDefault="000B6761" w:rsidP="009478EE">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792008022"/>
                <w14:checkbox>
                  <w14:checked w14:val="0"/>
                  <w14:checkedState w14:val="2612" w14:font="MS Gothic"/>
                  <w14:uncheckedState w14:val="2610" w14:font="MS Gothic"/>
                </w14:checkbox>
              </w:sdtPr>
              <w:sdtEndPr/>
              <w:sdtContent>
                <w:r w:rsidR="009478EE" w:rsidRPr="00032BAE">
                  <w:rPr>
                    <w:rFonts w:ascii="Segoe UI Symbol" w:eastAsia="仿宋_GB2312" w:hAnsi="Segoe UI Symbol" w:cs="Segoe UI Symbol"/>
                    <w:color w:val="auto"/>
                    <w:sz w:val="18"/>
                    <w:szCs w:val="18"/>
                  </w:rPr>
                  <w:t>☐</w:t>
                </w:r>
              </w:sdtContent>
            </w:sdt>
            <w:r w:rsidR="009478EE"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6193" w:author="Xuning Wei12232" w:date="2026-07-27T18:11:00Z">
              <w:tcPr>
                <w:tcW w:w="654" w:type="pct"/>
                <w:vMerge w:val="restart"/>
                <w:vAlign w:val="center"/>
              </w:tcPr>
            </w:tcPrChange>
          </w:tcPr>
          <w:p w14:paraId="622502CE" w14:textId="77777777" w:rsidR="009478EE" w:rsidRPr="00032BAE" w:rsidRDefault="000B6761" w:rsidP="009478EE">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651891369"/>
                <w14:checkbox>
                  <w14:checked w14:val="0"/>
                  <w14:checkedState w14:val="2612" w14:font="MS Gothic"/>
                  <w14:uncheckedState w14:val="2610" w14:font="MS Gothic"/>
                </w14:checkbox>
              </w:sdtPr>
              <w:sdtEndPr/>
              <w:sdtContent>
                <w:r w:rsidR="009478EE" w:rsidRPr="00032BAE">
                  <w:rPr>
                    <w:rFonts w:ascii="Segoe UI Symbol" w:eastAsia="MS Gothic" w:hAnsi="Segoe UI Symbol" w:cs="Segoe UI Symbol"/>
                    <w:b/>
                    <w:color w:val="auto"/>
                    <w:sz w:val="18"/>
                    <w:szCs w:val="18"/>
                  </w:rPr>
                  <w:t>☐</w:t>
                </w:r>
              </w:sdtContent>
            </w:sdt>
            <w:r w:rsidR="009478EE" w:rsidRPr="00032BAE">
              <w:rPr>
                <w:rFonts w:ascii="Times New Roman" w:eastAsia="仿宋_GB2312" w:hAnsi="Times New Roman" w:cs="Times New Roman"/>
                <w:color w:val="auto"/>
                <w:kern w:val="0"/>
                <w:sz w:val="18"/>
                <w:szCs w:val="18"/>
              </w:rPr>
              <w:t xml:space="preserve"> </w:t>
            </w:r>
            <w:proofErr w:type="spellStart"/>
            <w:r w:rsidR="009478EE" w:rsidRPr="00032BAE">
              <w:rPr>
                <w:rFonts w:ascii="Times New Roman" w:eastAsia="仿宋_GB2312" w:hAnsi="Times New Roman" w:cs="Times New Roman"/>
                <w:color w:val="auto"/>
                <w:kern w:val="0"/>
                <w:sz w:val="18"/>
                <w:szCs w:val="18"/>
                <w:lang w:eastAsia="zh-CN"/>
              </w:rPr>
              <w:t>Asymchem</w:t>
            </w:r>
            <w:proofErr w:type="spellEnd"/>
            <w:r w:rsidR="009478EE" w:rsidRPr="00032BAE">
              <w:rPr>
                <w:rFonts w:ascii="Times New Roman" w:eastAsia="仿宋_GB2312" w:hAnsi="Times New Roman" w:cs="Times New Roman"/>
                <w:color w:val="auto"/>
                <w:kern w:val="0"/>
                <w:sz w:val="18"/>
                <w:szCs w:val="18"/>
                <w:lang w:eastAsia="zh-CN"/>
              </w:rPr>
              <w:t xml:space="preserve"> R&amp;D Lab:</w:t>
            </w:r>
            <w:r w:rsidR="009478EE" w:rsidRPr="00032BAE">
              <w:rPr>
                <w:rFonts w:ascii="Times New Roman" w:eastAsia="仿宋_GB2312" w:hAnsi="Times New Roman" w:cs="Times New Roman"/>
                <w:color w:val="auto"/>
                <w:kern w:val="0"/>
                <w:sz w:val="18"/>
                <w:szCs w:val="18"/>
                <w:u w:val="single"/>
                <w:lang w:eastAsia="zh-CN"/>
              </w:rPr>
              <w:t xml:space="preserve"> N/A </w:t>
            </w:r>
          </w:p>
          <w:p w14:paraId="40E98DA6" w14:textId="142A1A6A" w:rsidR="009478EE" w:rsidRPr="00032BAE" w:rsidRDefault="000B6761" w:rsidP="009478EE">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245697363"/>
                <w14:checkbox>
                  <w14:checked w14:val="1"/>
                  <w14:checkedState w14:val="2612" w14:font="MS Gothic"/>
                  <w14:uncheckedState w14:val="2610" w14:font="MS Gothic"/>
                </w14:checkbox>
              </w:sdtPr>
              <w:sdtEndPr/>
              <w:sdtContent>
                <w:r w:rsidR="009478EE" w:rsidRPr="00032BAE">
                  <w:rPr>
                    <w:rFonts w:ascii="Segoe UI Symbol" w:eastAsia="MS Gothic" w:hAnsi="Segoe UI Symbol" w:cs="Segoe UI Symbol"/>
                    <w:b/>
                    <w:color w:val="auto"/>
                    <w:sz w:val="18"/>
                    <w:szCs w:val="18"/>
                  </w:rPr>
                  <w:t>☒</w:t>
                </w:r>
              </w:sdtContent>
            </w:sdt>
            <w:r w:rsidR="009478EE" w:rsidRPr="00032BAE">
              <w:rPr>
                <w:rFonts w:ascii="Times New Roman" w:eastAsia="仿宋_GB2312" w:hAnsi="Times New Roman" w:cs="Times New Roman"/>
                <w:color w:val="auto"/>
                <w:kern w:val="0"/>
                <w:sz w:val="18"/>
                <w:szCs w:val="18"/>
              </w:rPr>
              <w:t xml:space="preserve"> </w:t>
            </w:r>
            <w:proofErr w:type="spellStart"/>
            <w:r w:rsidR="009478EE" w:rsidRPr="00032BAE">
              <w:rPr>
                <w:rFonts w:ascii="Times New Roman" w:eastAsia="仿宋_GB2312" w:hAnsi="Times New Roman" w:cs="Times New Roman"/>
                <w:color w:val="auto"/>
                <w:kern w:val="0"/>
                <w:sz w:val="18"/>
                <w:szCs w:val="18"/>
                <w:lang w:eastAsia="zh-CN"/>
              </w:rPr>
              <w:t>Asymchem</w:t>
            </w:r>
            <w:proofErr w:type="spellEnd"/>
            <w:r w:rsidR="009478EE" w:rsidRPr="00032BAE">
              <w:rPr>
                <w:rFonts w:ascii="Times New Roman" w:eastAsia="仿宋_GB2312" w:hAnsi="Times New Roman" w:cs="Times New Roman"/>
                <w:color w:val="auto"/>
                <w:kern w:val="0"/>
                <w:sz w:val="18"/>
                <w:szCs w:val="18"/>
                <w:lang w:eastAsia="zh-CN"/>
              </w:rPr>
              <w:t xml:space="preserve"> Production data, Lot Number:</w:t>
            </w:r>
            <w:r w:rsidR="009478EE" w:rsidRPr="00032BAE">
              <w:rPr>
                <w:rFonts w:ascii="Times New Roman" w:eastAsia="仿宋_GB2312" w:hAnsi="Times New Roman" w:cs="Times New Roman"/>
                <w:color w:val="auto"/>
                <w:kern w:val="0"/>
                <w:sz w:val="18"/>
                <w:szCs w:val="18"/>
                <w:u w:val="single"/>
                <w:lang w:eastAsia="zh-CN"/>
              </w:rPr>
              <w:t xml:space="preserve">   </w:t>
            </w:r>
            <w:del w:id="6194" w:author="Xuning Wei12232" w:date="2026-07-27T17:56:00Z">
              <w:r w:rsidR="009478EE" w:rsidRPr="00032BAE" w:rsidDel="00F338FC">
                <w:rPr>
                  <w:rFonts w:ascii="Times New Roman" w:eastAsia="仿宋_GB2312" w:hAnsi="Times New Roman" w:cs="Times New Roman"/>
                  <w:color w:val="auto"/>
                  <w:kern w:val="0"/>
                  <w:sz w:val="18"/>
                  <w:szCs w:val="18"/>
                  <w:u w:val="single"/>
                  <w:lang w:eastAsia="zh-CN"/>
                </w:rPr>
                <w:delText>CPo140020-02-01-02</w:delText>
              </w:r>
            </w:del>
            <w:ins w:id="6195"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9478EE" w:rsidRPr="00032BAE">
              <w:rPr>
                <w:rFonts w:ascii="Times New Roman" w:eastAsia="仿宋_GB2312" w:hAnsi="Times New Roman" w:cs="Times New Roman"/>
                <w:color w:val="auto"/>
                <w:kern w:val="0"/>
                <w:sz w:val="18"/>
                <w:szCs w:val="18"/>
                <w:u w:val="single"/>
                <w:lang w:eastAsia="zh-CN"/>
              </w:rPr>
              <w:t xml:space="preserve">    </w:t>
            </w:r>
          </w:p>
          <w:p w14:paraId="5AEBF9F6" w14:textId="77777777" w:rsidR="009478EE" w:rsidRPr="00032BAE" w:rsidRDefault="000B6761" w:rsidP="009478EE">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465274550"/>
                <w14:checkbox>
                  <w14:checked w14:val="0"/>
                  <w14:checkedState w14:val="2612" w14:font="MS Gothic"/>
                  <w14:uncheckedState w14:val="2610" w14:font="MS Gothic"/>
                </w14:checkbox>
              </w:sdtPr>
              <w:sdtEndPr/>
              <w:sdtContent>
                <w:r w:rsidR="009478EE" w:rsidRPr="00032BAE">
                  <w:rPr>
                    <w:rFonts w:ascii="Segoe UI Symbol" w:eastAsia="仿宋_GB2312" w:hAnsi="Segoe UI Symbol" w:cs="Segoe UI Symbol"/>
                    <w:b/>
                    <w:color w:val="auto"/>
                    <w:sz w:val="18"/>
                    <w:szCs w:val="18"/>
                  </w:rPr>
                  <w:t>☐</w:t>
                </w:r>
              </w:sdtContent>
            </w:sdt>
            <w:r w:rsidR="009478EE" w:rsidRPr="00032BAE">
              <w:rPr>
                <w:rFonts w:ascii="Times New Roman" w:eastAsia="仿宋_GB2312" w:hAnsi="Times New Roman" w:cs="Times New Roman"/>
                <w:color w:val="auto"/>
                <w:kern w:val="0"/>
                <w:sz w:val="18"/>
                <w:szCs w:val="18"/>
              </w:rPr>
              <w:t xml:space="preserve"> </w:t>
            </w:r>
            <w:r w:rsidR="009478EE" w:rsidRPr="00032BAE">
              <w:rPr>
                <w:rFonts w:ascii="Times New Roman" w:eastAsia="仿宋_GB2312" w:hAnsi="Times New Roman" w:cs="Times New Roman"/>
                <w:color w:val="auto"/>
                <w:kern w:val="0"/>
                <w:sz w:val="18"/>
                <w:szCs w:val="18"/>
                <w:lang w:eastAsia="zh-CN"/>
              </w:rPr>
              <w:t>Supplier data:</w:t>
            </w:r>
            <w:r w:rsidR="009478EE" w:rsidRPr="00032BAE">
              <w:rPr>
                <w:rFonts w:ascii="Times New Roman" w:eastAsia="仿宋_GB2312" w:hAnsi="Times New Roman" w:cs="Times New Roman"/>
                <w:color w:val="auto"/>
                <w:kern w:val="0"/>
                <w:sz w:val="18"/>
                <w:szCs w:val="18"/>
                <w:u w:val="single"/>
                <w:lang w:eastAsia="zh-CN"/>
              </w:rPr>
              <w:t xml:space="preserve"> N/A</w:t>
            </w:r>
            <w:r w:rsidR="009478EE" w:rsidRPr="00032BAE">
              <w:rPr>
                <w:rFonts w:ascii="Times New Roman" w:eastAsia="仿宋_GB2312" w:hAnsi="Times New Roman" w:cs="Times New Roman"/>
                <w:color w:val="auto"/>
                <w:kern w:val="0"/>
                <w:sz w:val="18"/>
                <w:szCs w:val="18"/>
                <w:lang w:eastAsia="zh-CN"/>
              </w:rPr>
              <w:t xml:space="preserve"> </w:t>
            </w:r>
          </w:p>
          <w:p w14:paraId="29E13859" w14:textId="5E920B69" w:rsidR="009478EE" w:rsidRPr="00032BAE" w:rsidRDefault="000B6761" w:rsidP="009478EE">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10680733"/>
                <w14:checkbox>
                  <w14:checked w14:val="1"/>
                  <w14:checkedState w14:val="2612" w14:font="MS Gothic"/>
                  <w14:uncheckedState w14:val="2610" w14:font="MS Gothic"/>
                </w14:checkbox>
              </w:sdtPr>
              <w:sdtEndPr/>
              <w:sdtContent>
                <w:r w:rsidR="009478EE" w:rsidRPr="00032BAE">
                  <w:rPr>
                    <w:rFonts w:ascii="Segoe UI Symbol" w:eastAsia="MS Gothic" w:hAnsi="Segoe UI Symbol" w:cs="Segoe UI Symbol"/>
                    <w:b/>
                    <w:color w:val="auto"/>
                    <w:sz w:val="18"/>
                    <w:szCs w:val="18"/>
                  </w:rPr>
                  <w:t>☒</w:t>
                </w:r>
              </w:sdtContent>
            </w:sdt>
            <w:r w:rsidR="009478EE" w:rsidRPr="00032BAE">
              <w:rPr>
                <w:rFonts w:ascii="Times New Roman" w:eastAsia="仿宋_GB2312" w:hAnsi="Times New Roman" w:cs="Times New Roman"/>
                <w:color w:val="auto"/>
                <w:kern w:val="0"/>
                <w:sz w:val="18"/>
                <w:szCs w:val="18"/>
              </w:rPr>
              <w:t xml:space="preserve"> *</w:t>
            </w:r>
            <w:r w:rsidR="009478EE" w:rsidRPr="00032BAE">
              <w:rPr>
                <w:rFonts w:ascii="Times New Roman" w:eastAsia="仿宋_GB2312" w:hAnsi="Times New Roman" w:cs="Times New Roman"/>
                <w:color w:val="auto"/>
                <w:sz w:val="18"/>
                <w:szCs w:val="18"/>
                <w:lang w:eastAsia="zh-CN"/>
              </w:rPr>
              <w:t>Handbook &amp; Page:</w:t>
            </w:r>
            <w:r w:rsidR="009478EE" w:rsidRPr="00032BAE">
              <w:rPr>
                <w:rFonts w:ascii="Times New Roman" w:eastAsia="仿宋_GB2312" w:hAnsi="Times New Roman" w:cs="Times New Roman"/>
                <w:color w:val="auto"/>
                <w:sz w:val="18"/>
                <w:szCs w:val="18"/>
                <w:u w:val="single"/>
                <w:lang w:eastAsia="zh-CN"/>
              </w:rPr>
              <w:t xml:space="preserve"> </w:t>
            </w:r>
            <w:r w:rsidR="009478EE" w:rsidRPr="00032BAE">
              <w:rPr>
                <w:rFonts w:ascii="Times New Roman" w:eastAsia="仿宋_GB2312" w:hAnsi="Times New Roman" w:cs="Times New Roman"/>
                <w:color w:val="auto"/>
                <w:sz w:val="18"/>
                <w:szCs w:val="18"/>
                <w:u w:val="single"/>
              </w:rPr>
              <w:t>The Pilot Plant Real Book Page 10-14&amp;10-15</w:t>
            </w:r>
            <w:r w:rsidR="009478EE" w:rsidRPr="00032BAE">
              <w:rPr>
                <w:rFonts w:ascii="Times New Roman" w:eastAsia="仿宋_GB2312" w:hAnsi="Times New Roman" w:cs="Times New Roman"/>
                <w:color w:val="auto"/>
                <w:kern w:val="0"/>
                <w:sz w:val="18"/>
                <w:szCs w:val="18"/>
                <w:u w:val="single"/>
                <w:lang w:eastAsia="zh-CN"/>
              </w:rPr>
              <w:t xml:space="preserve">   </w:t>
            </w:r>
          </w:p>
          <w:p w14:paraId="407D607E" w14:textId="4A552000" w:rsidR="009478EE" w:rsidRPr="00032BAE" w:rsidRDefault="000B6761" w:rsidP="009478EE">
            <w:pPr>
              <w:pStyle w:val="CommentText1"/>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color w:val="auto"/>
                  <w:sz w:val="18"/>
                  <w:szCs w:val="18"/>
                </w:rPr>
                <w:id w:val="-1999948415"/>
                <w14:checkbox>
                  <w14:checked w14:val="1"/>
                  <w14:checkedState w14:val="2612" w14:font="MS Gothic"/>
                  <w14:uncheckedState w14:val="2610" w14:font="MS Gothic"/>
                </w14:checkbox>
              </w:sdtPr>
              <w:sdtEndPr/>
              <w:sdtContent>
                <w:r w:rsidR="009478EE" w:rsidRPr="00032BAE">
                  <w:rPr>
                    <w:rFonts w:ascii="Segoe UI Symbol" w:eastAsia="MS Gothic" w:hAnsi="Segoe UI Symbol" w:cs="Segoe UI Symbol"/>
                    <w:color w:val="auto"/>
                    <w:sz w:val="18"/>
                    <w:szCs w:val="18"/>
                  </w:rPr>
                  <w:t>☒</w:t>
                </w:r>
              </w:sdtContent>
            </w:sdt>
            <w:r w:rsidR="009478EE" w:rsidRPr="00032BAE">
              <w:rPr>
                <w:rFonts w:ascii="Times New Roman" w:eastAsia="仿宋_GB2312" w:hAnsi="Times New Roman" w:cs="Times New Roman"/>
                <w:color w:val="auto"/>
                <w:sz w:val="18"/>
                <w:szCs w:val="18"/>
              </w:rPr>
              <w:t xml:space="preserve"> Other</w:t>
            </w:r>
            <w:r w:rsidR="009478EE" w:rsidRPr="00032BAE">
              <w:rPr>
                <w:rFonts w:ascii="Times New Roman" w:eastAsia="仿宋_GB2312" w:hAnsi="Times New Roman" w:cs="Times New Roman"/>
                <w:color w:val="auto"/>
                <w:sz w:val="18"/>
                <w:szCs w:val="18"/>
                <w:lang w:eastAsia="zh-CN"/>
              </w:rPr>
              <w:t>:</w:t>
            </w:r>
            <w:r w:rsidR="009478EE" w:rsidRPr="00032BAE">
              <w:rPr>
                <w:rFonts w:ascii="Times New Roman" w:eastAsia="仿宋_GB2312" w:hAnsi="Times New Roman" w:cs="Times New Roman"/>
                <w:color w:val="auto"/>
                <w:kern w:val="0"/>
                <w:sz w:val="18"/>
                <w:szCs w:val="18"/>
                <w:u w:val="single"/>
                <w:lang w:eastAsia="zh-CN"/>
              </w:rPr>
              <w:t xml:space="preserve">     C-276 exhibits excellent corrosion </w:t>
            </w:r>
            <w:r w:rsidR="009478EE" w:rsidRPr="00032BAE">
              <w:rPr>
                <w:rFonts w:ascii="Times New Roman" w:eastAsia="仿宋_GB2312" w:hAnsi="Times New Roman" w:cs="Times New Roman"/>
                <w:color w:val="auto"/>
                <w:kern w:val="0"/>
                <w:sz w:val="18"/>
                <w:szCs w:val="18"/>
                <w:u w:val="single"/>
                <w:lang w:eastAsia="zh-CN"/>
              </w:rPr>
              <w:lastRenderedPageBreak/>
              <w:t xml:space="preserve">resistance to various organic acids, inorganic acids, alkalis and </w:t>
            </w:r>
            <w:proofErr w:type="spellStart"/>
            <w:r w:rsidR="009478EE" w:rsidRPr="00032BAE">
              <w:rPr>
                <w:rFonts w:ascii="Times New Roman" w:eastAsia="仿宋_GB2312" w:hAnsi="Times New Roman" w:cs="Times New Roman"/>
                <w:color w:val="auto"/>
                <w:kern w:val="0"/>
                <w:sz w:val="18"/>
                <w:szCs w:val="18"/>
                <w:u w:val="single"/>
                <w:lang w:eastAsia="zh-CN"/>
              </w:rPr>
              <w:t>salts.The</w:t>
            </w:r>
            <w:proofErr w:type="spellEnd"/>
            <w:r w:rsidR="009478EE"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9478EE" w:rsidRPr="00032BAE">
              <w:rPr>
                <w:rFonts w:ascii="Times New Roman" w:eastAsia="仿宋_GB2312" w:hAnsi="Times New Roman" w:cs="Times New Roman"/>
                <w:color w:val="auto"/>
                <w:kern w:val="0"/>
                <w:sz w:val="18"/>
                <w:szCs w:val="18"/>
                <w:u w:val="single"/>
                <w:lang w:eastAsia="zh-CN"/>
              </w:rPr>
              <w:t>solvents.The</w:t>
            </w:r>
            <w:proofErr w:type="spellEnd"/>
            <w:r w:rsidR="009478EE"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p>
        </w:tc>
      </w:tr>
      <w:tr w:rsidR="005342B4" w:rsidRPr="00032BAE" w14:paraId="6E1D9821" w14:textId="77777777" w:rsidTr="00A144E4">
        <w:trPr>
          <w:trHeight w:val="397"/>
          <w:trPrChange w:id="6196" w:author="Xuning Wei12232" w:date="2026-07-27T18:11:00Z">
            <w:trPr>
              <w:trHeight w:val="397"/>
            </w:trPr>
          </w:trPrChange>
        </w:trPr>
        <w:tc>
          <w:tcPr>
            <w:tcW w:w="281" w:type="pct"/>
            <w:vMerge/>
            <w:shd w:val="clear" w:color="auto" w:fill="FFFFFF" w:themeFill="background1"/>
            <w:vAlign w:val="center"/>
            <w:tcPrChange w:id="6197" w:author="Xuning Wei12232" w:date="2026-07-27T18:11:00Z">
              <w:tcPr>
                <w:tcW w:w="284" w:type="pct"/>
                <w:gridSpan w:val="3"/>
                <w:vMerge/>
                <w:shd w:val="clear" w:color="auto" w:fill="FFFFFF" w:themeFill="background1"/>
                <w:vAlign w:val="center"/>
              </w:tcPr>
            </w:tcPrChange>
          </w:tcPr>
          <w:p w14:paraId="0297D999"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6198" w:author="Xuning Wei12232" w:date="2026-07-27T18:11:00Z">
              <w:tcPr>
                <w:tcW w:w="1217" w:type="pct"/>
                <w:gridSpan w:val="3"/>
                <w:vMerge/>
                <w:shd w:val="clear" w:color="auto" w:fill="FFFFFF" w:themeFill="background1"/>
                <w:vAlign w:val="center"/>
              </w:tcPr>
            </w:tcPrChange>
          </w:tcPr>
          <w:p w14:paraId="1683863F"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6199" w:author="Xuning Wei12232" w:date="2026-07-27T18:11:00Z">
              <w:tcPr>
                <w:tcW w:w="1049" w:type="pct"/>
                <w:gridSpan w:val="5"/>
                <w:vMerge/>
                <w:shd w:val="clear" w:color="auto" w:fill="FFFFFF" w:themeFill="background1"/>
                <w:vAlign w:val="center"/>
              </w:tcPr>
            </w:tcPrChange>
          </w:tcPr>
          <w:p w14:paraId="4EC1D330"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6200" w:author="Xuning Wei12232" w:date="2026-07-27T18:11:00Z">
              <w:tcPr>
                <w:tcW w:w="388" w:type="pct"/>
                <w:gridSpan w:val="4"/>
                <w:vMerge/>
                <w:shd w:val="clear" w:color="auto" w:fill="FFFFFF" w:themeFill="background1"/>
                <w:vAlign w:val="center"/>
              </w:tcPr>
            </w:tcPrChange>
          </w:tcPr>
          <w:p w14:paraId="7CCFC109"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6201" w:author="Xuning Wei12232" w:date="2026-07-27T18:11:00Z">
              <w:tcPr>
                <w:tcW w:w="354" w:type="pct"/>
                <w:gridSpan w:val="3"/>
                <w:vMerge/>
                <w:shd w:val="clear" w:color="auto" w:fill="FFFFFF" w:themeFill="background1"/>
                <w:vAlign w:val="center"/>
              </w:tcPr>
            </w:tcPrChange>
          </w:tcPr>
          <w:p w14:paraId="492D65FD"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6202" w:author="Xuning Wei12232" w:date="2026-07-27T18:11:00Z">
              <w:tcPr>
                <w:tcW w:w="322" w:type="pct"/>
                <w:gridSpan w:val="3"/>
                <w:vAlign w:val="center"/>
              </w:tcPr>
            </w:tcPrChange>
          </w:tcPr>
          <w:p w14:paraId="6DAE6E27"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350015466"/>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5DD5B13F"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738556136"/>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06981025"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627052669"/>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6203" w:author="Xuning Wei12232" w:date="2026-07-27T18:11:00Z">
              <w:tcPr>
                <w:tcW w:w="733" w:type="pct"/>
                <w:gridSpan w:val="3"/>
                <w:vAlign w:val="center"/>
              </w:tcPr>
            </w:tcPrChange>
          </w:tcPr>
          <w:p w14:paraId="67563288" w14:textId="3E89204E" w:rsidR="00143102" w:rsidRPr="00032BAE" w:rsidRDefault="00143102" w:rsidP="0030647B">
            <w:pPr>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306 SS and </w:t>
            </w:r>
            <w:del w:id="6204" w:author="Johan Granander" w:date="2026-05-04T11:52:00Z">
              <w:r w:rsidRPr="00032BAE" w:rsidDel="00570E05">
                <w:rPr>
                  <w:rFonts w:ascii="Times New Roman" w:eastAsia="仿宋_GB2312" w:hAnsi="Times New Roman" w:cs="Times New Roman"/>
                  <w:color w:val="auto"/>
                  <w:kern w:val="0"/>
                  <w:sz w:val="18"/>
                  <w:szCs w:val="18"/>
                  <w:lang w:eastAsia="zh-CN"/>
                </w:rPr>
                <w:delText>PTFE;</w:delText>
              </w:r>
            </w:del>
            <w:ins w:id="6205" w:author="Johan Granander" w:date="2026-05-04T11:52:00Z">
              <w:r w:rsidR="00570E05" w:rsidRPr="00032BAE">
                <w:rPr>
                  <w:rFonts w:ascii="Times New Roman" w:eastAsia="仿宋_GB2312" w:hAnsi="Times New Roman" w:cs="Times New Roman"/>
                  <w:color w:val="auto"/>
                  <w:kern w:val="0"/>
                  <w:sz w:val="18"/>
                  <w:szCs w:val="18"/>
                  <w:lang w:eastAsia="zh-CN"/>
                </w:rPr>
                <w:t>PTFE.</w:t>
              </w:r>
            </w:ins>
          </w:p>
          <w:p w14:paraId="6870666F"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w:t>
            </w:r>
          </w:p>
        </w:tc>
        <w:tc>
          <w:tcPr>
            <w:tcW w:w="792" w:type="pct"/>
            <w:vMerge/>
            <w:vAlign w:val="center"/>
            <w:tcPrChange w:id="6206" w:author="Xuning Wei12232" w:date="2026-07-27T18:11:00Z">
              <w:tcPr>
                <w:tcW w:w="654" w:type="pct"/>
                <w:vMerge/>
                <w:vAlign w:val="center"/>
              </w:tcPr>
            </w:tcPrChange>
          </w:tcPr>
          <w:p w14:paraId="3B16A0A4" w14:textId="77777777" w:rsidR="00143102" w:rsidRPr="00032BAE" w:rsidRDefault="00143102" w:rsidP="0030647B">
            <w:pPr>
              <w:pStyle w:val="CommentText1"/>
              <w:jc w:val="both"/>
              <w:rPr>
                <w:rFonts w:ascii="Times New Roman" w:eastAsia="仿宋_GB2312" w:hAnsi="Times New Roman" w:cs="Times New Roman"/>
                <w:color w:val="auto"/>
                <w:sz w:val="18"/>
                <w:szCs w:val="18"/>
              </w:rPr>
            </w:pPr>
          </w:p>
        </w:tc>
      </w:tr>
      <w:tr w:rsidR="005342B4" w:rsidRPr="00032BAE" w14:paraId="62682930" w14:textId="77777777" w:rsidTr="00A144E4">
        <w:trPr>
          <w:trHeight w:val="397"/>
          <w:trPrChange w:id="6207" w:author="Xuning Wei12232" w:date="2026-07-27T18:11:00Z">
            <w:trPr>
              <w:trHeight w:val="397"/>
            </w:trPr>
          </w:trPrChange>
        </w:trPr>
        <w:tc>
          <w:tcPr>
            <w:tcW w:w="281" w:type="pct"/>
            <w:vMerge w:val="restart"/>
            <w:shd w:val="clear" w:color="auto" w:fill="FFFFFF" w:themeFill="background1"/>
            <w:vAlign w:val="center"/>
            <w:tcPrChange w:id="6208" w:author="Xuning Wei12232" w:date="2026-07-27T18:11:00Z">
              <w:tcPr>
                <w:tcW w:w="284" w:type="pct"/>
                <w:gridSpan w:val="3"/>
                <w:vMerge w:val="restart"/>
                <w:shd w:val="clear" w:color="auto" w:fill="FFFFFF" w:themeFill="background1"/>
                <w:vAlign w:val="center"/>
              </w:tcPr>
            </w:tcPrChange>
          </w:tcPr>
          <w:p w14:paraId="2BC00B61" w14:textId="699D5379" w:rsidR="00AD243C" w:rsidRPr="00032BAE" w:rsidDel="00AD243C" w:rsidRDefault="00AD243C" w:rsidP="00AD243C">
            <w:pPr>
              <w:jc w:val="both"/>
              <w:rPr>
                <w:del w:id="6209" w:author="Xuning Wei12232" w:date="2026-07-27T16:07:00Z"/>
                <w:rFonts w:ascii="Times New Roman" w:eastAsia="仿宋_GB2312" w:hAnsi="Times New Roman" w:cs="Times New Roman"/>
                <w:color w:val="auto"/>
                <w:sz w:val="18"/>
                <w:szCs w:val="18"/>
                <w:lang w:eastAsia="zh-CN"/>
              </w:rPr>
            </w:pPr>
            <w:del w:id="6210" w:author="Xuning Wei12232" w:date="2026-07-27T16:07:00Z">
              <w:r w:rsidDel="00AD243C">
                <w:rPr>
                  <w:rFonts w:ascii="Times New Roman" w:eastAsia="仿宋_GB2312" w:hAnsi="Times New Roman" w:cs="Times New Roman"/>
                  <w:color w:val="auto"/>
                  <w:sz w:val="18"/>
                  <w:szCs w:val="18"/>
                  <w:lang w:eastAsia="zh-CN"/>
                </w:rPr>
                <w:delText>16</w:delText>
              </w:r>
              <w:r w:rsidRPr="00032BAE" w:rsidDel="00AD243C">
                <w:rPr>
                  <w:rFonts w:ascii="Times New Roman" w:eastAsia="仿宋_GB2312" w:hAnsi="Times New Roman" w:cs="Times New Roman"/>
                  <w:color w:val="auto"/>
                  <w:sz w:val="18"/>
                  <w:szCs w:val="18"/>
                  <w:lang w:eastAsia="zh-CN"/>
                </w:rPr>
                <w:delText xml:space="preserve">, </w:delText>
              </w:r>
              <w:r w:rsidDel="00AD243C">
                <w:rPr>
                  <w:rFonts w:ascii="Times New Roman" w:eastAsia="仿宋_GB2312" w:hAnsi="Times New Roman" w:cs="Times New Roman"/>
                  <w:color w:val="auto"/>
                  <w:sz w:val="18"/>
                  <w:szCs w:val="18"/>
                  <w:lang w:eastAsia="zh-CN"/>
                </w:rPr>
                <w:delText>22</w:delText>
              </w:r>
              <w:r w:rsidRPr="00032BAE" w:rsidDel="00AD243C">
                <w:rPr>
                  <w:rFonts w:ascii="Times New Roman" w:eastAsia="仿宋_GB2312" w:hAnsi="Times New Roman" w:cs="Times New Roman"/>
                  <w:color w:val="auto"/>
                  <w:sz w:val="18"/>
                  <w:szCs w:val="18"/>
                  <w:lang w:eastAsia="zh-CN"/>
                </w:rPr>
                <w:delText>,</w:delText>
              </w:r>
            </w:del>
          </w:p>
          <w:p w14:paraId="0062210E" w14:textId="6E3EEB8B" w:rsidR="00AD243C" w:rsidRPr="00032BAE" w:rsidRDefault="00AD243C">
            <w:pPr>
              <w:jc w:val="center"/>
              <w:rPr>
                <w:rFonts w:ascii="Times New Roman" w:eastAsia="仿宋_GB2312" w:hAnsi="Times New Roman" w:cs="Times New Roman"/>
                <w:color w:val="auto"/>
                <w:sz w:val="18"/>
                <w:szCs w:val="18"/>
                <w:lang w:eastAsia="zh-CN"/>
              </w:rPr>
              <w:pPrChange w:id="6211" w:author="Xuning Wei12232" w:date="2026-07-27T18:08:00Z">
                <w:pPr>
                  <w:jc w:val="both"/>
                </w:pPr>
              </w:pPrChange>
            </w:pPr>
            <w:del w:id="6212" w:author="Xuning Wei12232" w:date="2026-07-27T16:07:00Z">
              <w:r w:rsidDel="00AD243C">
                <w:rPr>
                  <w:rFonts w:ascii="Times New Roman" w:eastAsia="仿宋_GB2312" w:hAnsi="Times New Roman" w:cs="Times New Roman"/>
                  <w:color w:val="auto"/>
                  <w:sz w:val="18"/>
                  <w:szCs w:val="18"/>
                  <w:lang w:eastAsia="zh-CN"/>
                </w:rPr>
                <w:delText>67</w:delText>
              </w:r>
              <w:r w:rsidRPr="00032BAE" w:rsidDel="00AD243C">
                <w:rPr>
                  <w:rFonts w:ascii="Times New Roman" w:eastAsia="仿宋_GB2312" w:hAnsi="Times New Roman" w:cs="Times New Roman"/>
                  <w:color w:val="auto"/>
                  <w:sz w:val="18"/>
                  <w:szCs w:val="18"/>
                  <w:lang w:eastAsia="zh-CN"/>
                </w:rPr>
                <w:delText>,</w:delText>
              </w:r>
            </w:del>
            <w:ins w:id="6213" w:author="Xuning Wei12232" w:date="2026-07-27T16:07:00Z">
              <w:r>
                <w:rPr>
                  <w:rFonts w:ascii="Times New Roman" w:eastAsia="仿宋_GB2312" w:hAnsi="Times New Roman" w:cs="Times New Roman"/>
                  <w:color w:val="auto"/>
                  <w:sz w:val="18"/>
                  <w:szCs w:val="18"/>
                  <w:lang w:eastAsia="zh-CN"/>
                </w:rPr>
                <w:t>11</w:t>
              </w:r>
            </w:ins>
          </w:p>
        </w:tc>
        <w:tc>
          <w:tcPr>
            <w:tcW w:w="1217" w:type="pct"/>
            <w:vMerge w:val="restart"/>
            <w:shd w:val="clear" w:color="auto" w:fill="FFFFFF" w:themeFill="background1"/>
            <w:vAlign w:val="center"/>
            <w:tcPrChange w:id="6214" w:author="Xuning Wei12232" w:date="2026-07-27T18:11:00Z">
              <w:tcPr>
                <w:tcW w:w="1217" w:type="pct"/>
                <w:gridSpan w:val="3"/>
                <w:vMerge w:val="restart"/>
                <w:shd w:val="clear" w:color="auto" w:fill="FFFFFF" w:themeFill="background1"/>
                <w:vAlign w:val="center"/>
              </w:tcPr>
            </w:tcPrChange>
          </w:tcPr>
          <w:p w14:paraId="02F25722" w14:textId="77777777" w:rsidR="00C402FB" w:rsidRDefault="00C402FB" w:rsidP="00C402FB">
            <w:pPr>
              <w:jc w:val="both"/>
              <w:rPr>
                <w:ins w:id="6215" w:author="Xuning Wei12232" w:date="2026-07-27T20:12:00Z"/>
                <w:rFonts w:ascii="Times New Roman" w:eastAsia="仿宋_GB2312" w:hAnsi="Times New Roman" w:cs="Times New Roman"/>
                <w:color w:val="auto"/>
                <w:sz w:val="18"/>
                <w:szCs w:val="18"/>
                <w:lang w:eastAsia="zh-CN"/>
              </w:rPr>
            </w:pPr>
            <w:ins w:id="6216" w:author="Xuning Wei12232" w:date="2026-07-27T20:12:00Z">
              <w:r>
                <w:rPr>
                  <w:rFonts w:ascii="Times New Roman" w:eastAsia="等线" w:hAnsi="Times New Roman" w:cs="Times New Roman"/>
                  <w:bCs w:val="0"/>
                  <w:color w:val="0000FF"/>
                  <w:kern w:val="0"/>
                  <w:sz w:val="18"/>
                  <w:szCs w:val="18"/>
                  <w:lang w:eastAsia="zh-CN"/>
                </w:rPr>
                <w:t>Phe23</w:t>
              </w:r>
              <w:r w:rsidRPr="008B3C39">
                <w:rPr>
                  <w:rFonts w:ascii="Times New Roman" w:eastAsia="仿宋_GB2312" w:hAnsi="Times New Roman" w:cs="Times New Roman"/>
                  <w:color w:val="auto"/>
                  <w:sz w:val="18"/>
                  <w:szCs w:val="18"/>
                  <w:lang w:eastAsia="zh-CN"/>
                </w:rPr>
                <w:t xml:space="preserve"> </w:t>
              </w:r>
            </w:ins>
          </w:p>
          <w:p w14:paraId="4F9ABB53" w14:textId="205E3E0B" w:rsidR="00AD243C" w:rsidRPr="00032BAE" w:rsidRDefault="00C402FB" w:rsidP="00A54EC0">
            <w:pPr>
              <w:jc w:val="both"/>
              <w:rPr>
                <w:rFonts w:ascii="Times New Roman" w:hAnsi="Times New Roman" w:cs="Times New Roman"/>
                <w:b/>
                <w:color w:val="auto"/>
                <w:sz w:val="18"/>
                <w:szCs w:val="18"/>
                <w:shd w:val="clear" w:color="auto" w:fill="FFFFFF"/>
              </w:rPr>
            </w:pPr>
            <w:ins w:id="6217" w:author="Xuning Wei12232" w:date="2026-07-27T20:12:00Z">
              <w:r w:rsidRPr="008B3C39">
                <w:rPr>
                  <w:rFonts w:ascii="Times New Roman" w:eastAsia="仿宋_GB2312" w:hAnsi="Times New Roman" w:cs="Times New Roman"/>
                  <w:color w:val="auto"/>
                  <w:sz w:val="18"/>
                  <w:szCs w:val="18"/>
                  <w:lang w:eastAsia="zh-CN"/>
                </w:rPr>
                <w:t>C</w:t>
              </w:r>
              <w:r w:rsidRPr="008B3C39">
                <w:rPr>
                  <w:rFonts w:ascii="Times New Roman" w:eastAsia="仿宋_GB2312" w:hAnsi="Times New Roman" w:cs="Times New Roman"/>
                  <w:color w:val="auto"/>
                  <w:sz w:val="18"/>
                  <w:szCs w:val="18"/>
                </w:rPr>
                <w:t>oupling</w:t>
              </w:r>
              <w:r>
                <w:rPr>
                  <w:rFonts w:ascii="Times New Roman" w:eastAsia="仿宋_GB2312" w:hAnsi="Times New Roman" w:cs="Times New Roman"/>
                  <w:color w:val="auto"/>
                  <w:sz w:val="18"/>
                  <w:szCs w:val="18"/>
                </w:rPr>
                <w:t xml:space="preserve">: </w:t>
              </w:r>
              <w:r>
                <w:rPr>
                  <w:rFonts w:ascii="Times New Roman" w:eastAsia="等线" w:hAnsi="Times New Roman" w:cs="Times New Roman"/>
                  <w:color w:val="000000" w:themeColor="text1"/>
                  <w:sz w:val="18"/>
                  <w:szCs w:val="18"/>
                </w:rPr>
                <w:br/>
              </w:r>
            </w:ins>
            <w:ins w:id="6218" w:author="Xuning Wei12232" w:date="2026-07-27T16:08:00Z">
              <w:r w:rsidR="00AD243C">
                <w:rPr>
                  <w:rFonts w:ascii="Times New Roman" w:eastAsia="等线" w:hAnsi="Times New Roman" w:cs="Times New Roman"/>
                  <w:color w:val="000000" w:themeColor="text1"/>
                  <w:sz w:val="18"/>
                  <w:szCs w:val="18"/>
                </w:rPr>
                <w:t xml:space="preserve">1. </w:t>
              </w:r>
              <w:r w:rsidR="00AD243C" w:rsidRPr="00321EFC">
                <w:rPr>
                  <w:rFonts w:ascii="Times New Roman" w:eastAsia="等线" w:hAnsi="Times New Roman" w:cs="Times New Roman"/>
                  <w:color w:val="000000" w:themeColor="text1"/>
                  <w:sz w:val="18"/>
                  <w:szCs w:val="18"/>
                </w:rPr>
                <w:t xml:space="preserve">Heat the mixture to </w:t>
              </w:r>
              <w:r w:rsidR="00AD243C" w:rsidRPr="00321EFC">
                <w:rPr>
                  <w:rFonts w:ascii="Times New Roman" w:eastAsia="等线" w:hAnsi="Times New Roman" w:cs="Times New Roman" w:hint="eastAsia"/>
                  <w:color w:val="000000" w:themeColor="text1"/>
                  <w:sz w:val="18"/>
                  <w:szCs w:val="18"/>
                </w:rPr>
                <w:t>25</w:t>
              </w:r>
              <w:r w:rsidR="00AD243C" w:rsidRPr="00321EFC">
                <w:rPr>
                  <w:rFonts w:ascii="Times New Roman" w:eastAsia="等线" w:hAnsi="Times New Roman" w:cs="Times New Roman" w:hint="eastAsia"/>
                  <w:color w:val="000000" w:themeColor="text1"/>
                  <w:sz w:val="18"/>
                  <w:szCs w:val="18"/>
                </w:rPr>
                <w:t>±</w:t>
              </w:r>
              <w:r w:rsidR="00AD243C" w:rsidRPr="00321EFC">
                <w:rPr>
                  <w:rFonts w:ascii="Times New Roman" w:eastAsia="等线" w:hAnsi="Times New Roman" w:cs="Times New Roman" w:hint="eastAsia"/>
                  <w:color w:val="000000" w:themeColor="text1"/>
                  <w:sz w:val="18"/>
                  <w:szCs w:val="18"/>
                </w:rPr>
                <w:t>5</w:t>
              </w:r>
            </w:ins>
            <w:ins w:id="6219" w:author="Johan Granander" w:date="2026-07-28T13:33:00Z">
              <w:r w:rsidR="00A0716C">
                <w:rPr>
                  <w:rFonts w:ascii="Times New Roman" w:eastAsia="等线" w:hAnsi="Times New Roman" w:cs="Times New Roman"/>
                  <w:color w:val="000000" w:themeColor="text1"/>
                  <w:sz w:val="18"/>
                  <w:szCs w:val="18"/>
                </w:rPr>
                <w:t xml:space="preserve"> </w:t>
              </w:r>
            </w:ins>
            <w:ins w:id="6220" w:author="Xuning Wei12232" w:date="2026-07-27T16:08:00Z">
              <w:r w:rsidR="00AD243C" w:rsidRPr="00321EFC">
                <w:rPr>
                  <w:rFonts w:ascii="Times New Roman" w:eastAsia="等线" w:hAnsi="Times New Roman" w:cs="Times New Roman" w:hint="eastAsia"/>
                  <w:color w:val="000000" w:themeColor="text1"/>
                  <w:sz w:val="18"/>
                  <w:szCs w:val="18"/>
                </w:rPr>
                <w:t>℃</w:t>
              </w:r>
              <w:r w:rsidR="00AD243C" w:rsidRPr="00321EFC">
                <w:rPr>
                  <w:rFonts w:ascii="Times New Roman" w:eastAsia="等线" w:hAnsi="Times New Roman" w:cs="Times New Roman" w:hint="eastAsia"/>
                  <w:color w:val="000000" w:themeColor="text1"/>
                  <w:sz w:val="18"/>
                  <w:szCs w:val="18"/>
                </w:rPr>
                <w:t>.</w:t>
              </w:r>
              <w:r w:rsidR="00AD243C" w:rsidRPr="00321EFC">
                <w:rPr>
                  <w:rFonts w:ascii="Times New Roman" w:eastAsia="等线" w:hAnsi="Times New Roman" w:cs="Times New Roman"/>
                  <w:color w:val="000000" w:themeColor="text1"/>
                  <w:sz w:val="18"/>
                  <w:szCs w:val="18"/>
                </w:rPr>
                <w:t xml:space="preserve"> </w:t>
              </w:r>
              <w:r w:rsidR="00AD243C" w:rsidRPr="006F0556">
                <w:rPr>
                  <w:rFonts w:ascii="Times New Roman" w:eastAsia="等线" w:hAnsi="Times New Roman" w:cs="Times New Roman"/>
                  <w:color w:val="0000FF"/>
                  <w:sz w:val="18"/>
                  <w:szCs w:val="18"/>
                </w:rPr>
                <w:t>Start timing when temperature reaches 20</w:t>
              </w:r>
            </w:ins>
            <w:ins w:id="6221" w:author="Johan Granander" w:date="2026-07-28T13:33:00Z">
              <w:r w:rsidR="00A0716C">
                <w:rPr>
                  <w:rFonts w:ascii="Times New Roman" w:eastAsia="等线" w:hAnsi="Times New Roman" w:cs="Times New Roman"/>
                  <w:color w:val="0000FF"/>
                  <w:sz w:val="18"/>
                  <w:szCs w:val="18"/>
                </w:rPr>
                <w:t xml:space="preserve"> </w:t>
              </w:r>
            </w:ins>
            <w:ins w:id="6222" w:author="Xuning Wei12232" w:date="2026-07-27T16:08:00Z">
              <w:r w:rsidR="00AD243C" w:rsidRPr="006F0556">
                <w:rPr>
                  <w:rFonts w:ascii="Times New Roman" w:eastAsia="等线" w:hAnsi="Times New Roman" w:cs="Times New Roman" w:hint="eastAsia"/>
                  <w:color w:val="0000FF"/>
                  <w:sz w:val="18"/>
                  <w:szCs w:val="18"/>
                </w:rPr>
                <w:t>℃</w:t>
              </w:r>
              <w:r w:rsidR="00AD243C" w:rsidRPr="006F0556">
                <w:rPr>
                  <w:rFonts w:ascii="Times New Roman" w:eastAsia="等线" w:hAnsi="Times New Roman" w:cs="Times New Roman"/>
                  <w:color w:val="0000FF"/>
                  <w:sz w:val="18"/>
                  <w:szCs w:val="18"/>
                </w:rPr>
                <w:t>.</w:t>
              </w:r>
              <w:r w:rsidR="00AD243C" w:rsidRPr="00321EFC">
                <w:rPr>
                  <w:rFonts w:ascii="Times New Roman" w:eastAsia="等线" w:hAnsi="Times New Roman" w:cs="Times New Roman"/>
                  <w:color w:val="000000" w:themeColor="text1"/>
                  <w:sz w:val="18"/>
                  <w:szCs w:val="18"/>
                </w:rPr>
                <w:t xml:space="preserve"> The mixture is allowed to </w:t>
              </w:r>
              <w:r w:rsidR="00AD243C" w:rsidRPr="00321EFC">
                <w:rPr>
                  <w:rFonts w:ascii="Times New Roman" w:eastAsia="等线" w:hAnsi="Times New Roman" w:cs="Times New Roman"/>
                  <w:bCs w:val="0"/>
                  <w:color w:val="000000" w:themeColor="text1"/>
                  <w:sz w:val="18"/>
                  <w:szCs w:val="18"/>
                </w:rPr>
                <w:t xml:space="preserve">react at </w:t>
              </w:r>
              <w:r w:rsidR="00AD243C" w:rsidRPr="00321EFC">
                <w:rPr>
                  <w:rFonts w:ascii="Times New Roman" w:eastAsia="等线" w:hAnsi="Times New Roman" w:cs="Times New Roman" w:hint="eastAsia"/>
                  <w:bCs w:val="0"/>
                  <w:color w:val="000000" w:themeColor="text1"/>
                  <w:sz w:val="18"/>
                  <w:szCs w:val="18"/>
                </w:rPr>
                <w:t>25</w:t>
              </w:r>
              <w:r w:rsidR="00AD243C" w:rsidRPr="00321EFC">
                <w:rPr>
                  <w:rFonts w:ascii="Times New Roman" w:eastAsia="等线" w:hAnsi="Times New Roman" w:cs="Times New Roman" w:hint="eastAsia"/>
                  <w:bCs w:val="0"/>
                  <w:color w:val="000000" w:themeColor="text1"/>
                  <w:sz w:val="18"/>
                  <w:szCs w:val="18"/>
                </w:rPr>
                <w:t>±</w:t>
              </w:r>
              <w:r w:rsidR="00AD243C" w:rsidRPr="00321EFC">
                <w:rPr>
                  <w:rFonts w:ascii="Times New Roman" w:eastAsia="等线" w:hAnsi="Times New Roman" w:cs="Times New Roman" w:hint="eastAsia"/>
                  <w:bCs w:val="0"/>
                  <w:color w:val="000000" w:themeColor="text1"/>
                  <w:sz w:val="18"/>
                  <w:szCs w:val="18"/>
                </w:rPr>
                <w:t>5</w:t>
              </w:r>
            </w:ins>
            <w:ins w:id="6223" w:author="Johan Granander" w:date="2026-07-28T13:34:00Z">
              <w:r w:rsidR="00A0716C">
                <w:rPr>
                  <w:rFonts w:ascii="Times New Roman" w:eastAsia="等线" w:hAnsi="Times New Roman" w:cs="Times New Roman"/>
                  <w:bCs w:val="0"/>
                  <w:color w:val="000000" w:themeColor="text1"/>
                  <w:sz w:val="18"/>
                  <w:szCs w:val="18"/>
                </w:rPr>
                <w:t xml:space="preserve"> </w:t>
              </w:r>
            </w:ins>
            <w:ins w:id="6224" w:author="Xuning Wei12232" w:date="2026-07-27T16:08:00Z">
              <w:r w:rsidR="00AD243C" w:rsidRPr="00321EFC">
                <w:rPr>
                  <w:rFonts w:ascii="Times New Roman" w:eastAsia="等线" w:hAnsi="Times New Roman" w:cs="Times New Roman" w:hint="eastAsia"/>
                  <w:bCs w:val="0"/>
                  <w:color w:val="000000" w:themeColor="text1"/>
                  <w:sz w:val="18"/>
                  <w:szCs w:val="18"/>
                </w:rPr>
                <w:t>℃</w:t>
              </w:r>
              <w:r w:rsidR="00AD243C" w:rsidRPr="00321EFC">
                <w:rPr>
                  <w:rFonts w:ascii="Times New Roman" w:eastAsia="等线" w:hAnsi="Times New Roman" w:cs="Times New Roman"/>
                  <w:bCs w:val="0"/>
                  <w:color w:val="000000" w:themeColor="text1"/>
                  <w:sz w:val="18"/>
                  <w:szCs w:val="18"/>
                </w:rPr>
                <w:t xml:space="preserve"> (target: </w:t>
              </w:r>
              <w:r w:rsidR="00AD243C" w:rsidRPr="00321EFC">
                <w:rPr>
                  <w:rFonts w:ascii="Times New Roman" w:eastAsia="等线" w:hAnsi="Times New Roman" w:cs="Times New Roman" w:hint="eastAsia"/>
                  <w:bCs w:val="0"/>
                  <w:color w:val="000000" w:themeColor="text1"/>
                  <w:sz w:val="18"/>
                  <w:szCs w:val="18"/>
                </w:rPr>
                <w:t>25</w:t>
              </w:r>
            </w:ins>
            <w:ins w:id="6225" w:author="Johan Granander" w:date="2026-07-28T13:34:00Z">
              <w:r w:rsidR="00A0716C">
                <w:rPr>
                  <w:rFonts w:ascii="Times New Roman" w:eastAsia="等线" w:hAnsi="Times New Roman" w:cs="Times New Roman"/>
                  <w:bCs w:val="0"/>
                  <w:color w:val="000000" w:themeColor="text1"/>
                  <w:sz w:val="18"/>
                  <w:szCs w:val="18"/>
                </w:rPr>
                <w:t xml:space="preserve"> </w:t>
              </w:r>
            </w:ins>
            <w:ins w:id="6226" w:author="Xuning Wei12232" w:date="2026-07-27T16:08:00Z">
              <w:r w:rsidR="00AD243C" w:rsidRPr="00321EFC">
                <w:rPr>
                  <w:rFonts w:ascii="Times New Roman" w:eastAsia="等线" w:hAnsi="Times New Roman" w:cs="Times New Roman" w:hint="eastAsia"/>
                  <w:bCs w:val="0"/>
                  <w:color w:val="000000" w:themeColor="text1"/>
                  <w:sz w:val="18"/>
                  <w:szCs w:val="18"/>
                </w:rPr>
                <w:t>℃</w:t>
              </w:r>
              <w:r w:rsidR="00AD243C" w:rsidRPr="00321EFC">
                <w:rPr>
                  <w:rFonts w:ascii="Times New Roman" w:eastAsia="等线" w:hAnsi="Times New Roman" w:cs="Times New Roman" w:hint="eastAsia"/>
                  <w:bCs w:val="0"/>
                  <w:color w:val="000000" w:themeColor="text1"/>
                  <w:sz w:val="18"/>
                  <w:szCs w:val="18"/>
                </w:rPr>
                <w:t>)</w:t>
              </w:r>
              <w:r w:rsidR="00AD243C" w:rsidRPr="00321EFC">
                <w:rPr>
                  <w:rFonts w:ascii="Times New Roman" w:eastAsia="等线" w:hAnsi="Times New Roman" w:cs="Times New Roman"/>
                  <w:color w:val="000000" w:themeColor="text1"/>
                  <w:sz w:val="18"/>
                  <w:szCs w:val="18"/>
                </w:rPr>
                <w:t xml:space="preserve">. </w:t>
              </w:r>
              <w:r w:rsidR="00AD243C">
                <w:rPr>
                  <w:rFonts w:ascii="Times New Roman" w:eastAsia="等线" w:hAnsi="Times New Roman" w:cs="Times New Roman"/>
                  <w:color w:val="000000" w:themeColor="text1"/>
                  <w:sz w:val="18"/>
                  <w:szCs w:val="18"/>
                </w:rPr>
                <w:br/>
                <w:t>2.</w:t>
              </w:r>
              <w:r w:rsidR="00AD243C" w:rsidRPr="000A425F">
                <w:rPr>
                  <w:rFonts w:ascii="Times New Roman" w:eastAsia="等线" w:hAnsi="Times New Roman" w:cs="Times New Roman"/>
                  <w:color w:val="000000" w:themeColor="text1"/>
                  <w:sz w:val="18"/>
                  <w:szCs w:val="18"/>
                </w:rPr>
                <w:t xml:space="preserve"> After 4</w:t>
              </w:r>
            </w:ins>
            <w:ins w:id="6227" w:author="Johan Granander" w:date="2026-07-28T13:34:00Z">
              <w:r w:rsidR="00A0716C" w:rsidRPr="000A425F">
                <w:rPr>
                  <w:rFonts w:ascii="Times New Roman" w:eastAsia="等线" w:hAnsi="Times New Roman" w:cs="Times New Roman"/>
                  <w:color w:val="000000" w:themeColor="text1"/>
                  <w:sz w:val="18"/>
                  <w:szCs w:val="18"/>
                </w:rPr>
                <w:t xml:space="preserve"> </w:t>
              </w:r>
            </w:ins>
            <w:ins w:id="6228" w:author="Xuning Wei12232" w:date="2026-07-27T16:08:00Z">
              <w:r w:rsidR="00AD243C" w:rsidRPr="000A425F">
                <w:rPr>
                  <w:rFonts w:ascii="Times New Roman" w:eastAsia="等线" w:hAnsi="Times New Roman" w:cs="Times New Roman"/>
                  <w:color w:val="000000" w:themeColor="text1"/>
                  <w:sz w:val="18"/>
                  <w:szCs w:val="18"/>
                </w:rPr>
                <w:t>h±15</w:t>
              </w:r>
            </w:ins>
            <w:ins w:id="6229" w:author="Johan Granander" w:date="2026-07-28T13:34:00Z">
              <w:r w:rsidR="00A0716C" w:rsidRPr="000A425F">
                <w:rPr>
                  <w:rFonts w:ascii="Times New Roman" w:eastAsia="等线" w:hAnsi="Times New Roman" w:cs="Times New Roman"/>
                  <w:color w:val="000000" w:themeColor="text1"/>
                  <w:sz w:val="18"/>
                  <w:szCs w:val="18"/>
                </w:rPr>
                <w:t xml:space="preserve"> </w:t>
              </w:r>
            </w:ins>
            <w:ins w:id="6230" w:author="Xuning Wei12232" w:date="2026-07-27T16:08:00Z">
              <w:r w:rsidR="00AD243C" w:rsidRPr="000A425F">
                <w:rPr>
                  <w:rFonts w:ascii="Times New Roman" w:eastAsia="等线" w:hAnsi="Times New Roman" w:cs="Times New Roman"/>
                  <w:color w:val="000000" w:themeColor="text1"/>
                  <w:sz w:val="18"/>
                  <w:szCs w:val="18"/>
                </w:rPr>
                <w:t>min (target</w:t>
              </w:r>
              <w:r w:rsidR="00AD243C" w:rsidRPr="000A425F">
                <w:rPr>
                  <w:rFonts w:ascii="Times New Roman" w:eastAsia="等线" w:hAnsi="Times New Roman" w:cs="Times New Roman"/>
                  <w:color w:val="000000" w:themeColor="text1"/>
                  <w:sz w:val="18"/>
                  <w:szCs w:val="18"/>
                  <w:lang w:eastAsia="zh-CN"/>
                </w:rPr>
                <w:t xml:space="preserve">: </w:t>
              </w:r>
              <w:r w:rsidR="00AD243C" w:rsidRPr="000A425F">
                <w:rPr>
                  <w:rFonts w:ascii="Times New Roman" w:eastAsia="等线" w:hAnsi="Times New Roman" w:cs="Times New Roman"/>
                  <w:color w:val="000000" w:themeColor="text1"/>
                  <w:sz w:val="18"/>
                  <w:szCs w:val="18"/>
                </w:rPr>
                <w:t>4</w:t>
              </w:r>
            </w:ins>
            <w:ins w:id="6231" w:author="Johan Granander" w:date="2026-07-28T13:34:00Z">
              <w:r w:rsidR="00A0716C" w:rsidRPr="000A425F">
                <w:rPr>
                  <w:rFonts w:ascii="Times New Roman" w:eastAsia="等线" w:hAnsi="Times New Roman" w:cs="Times New Roman"/>
                  <w:color w:val="000000" w:themeColor="text1"/>
                  <w:sz w:val="18"/>
                  <w:szCs w:val="18"/>
                </w:rPr>
                <w:t xml:space="preserve"> </w:t>
              </w:r>
            </w:ins>
            <w:ins w:id="6232" w:author="Xuning Wei12232" w:date="2026-07-27T16:08:00Z">
              <w:r w:rsidR="00AD243C" w:rsidRPr="000A425F">
                <w:rPr>
                  <w:rFonts w:ascii="Times New Roman" w:eastAsia="等线" w:hAnsi="Times New Roman" w:cs="Times New Roman"/>
                  <w:color w:val="000000" w:themeColor="text1"/>
                  <w:sz w:val="18"/>
                  <w:szCs w:val="18"/>
                </w:rPr>
                <w:t>h), sample the mixture every 0.5~1</w:t>
              </w:r>
            </w:ins>
            <w:ins w:id="6233" w:author="Johan Granander" w:date="2026-07-28T15:06:00Z">
              <w:r w:rsidR="0056782B" w:rsidRPr="000A425F">
                <w:rPr>
                  <w:rFonts w:ascii="Times New Roman" w:eastAsia="等线" w:hAnsi="Times New Roman" w:cs="Times New Roman"/>
                  <w:color w:val="000000" w:themeColor="text1"/>
                  <w:sz w:val="18"/>
                  <w:szCs w:val="18"/>
                </w:rPr>
                <w:t xml:space="preserve"> </w:t>
              </w:r>
            </w:ins>
            <w:ins w:id="6234" w:author="Xuning Wei12232" w:date="2026-07-27T16:08:00Z">
              <w:r w:rsidR="00AD243C" w:rsidRPr="000A425F">
                <w:rPr>
                  <w:rFonts w:ascii="Times New Roman" w:eastAsia="等线" w:hAnsi="Times New Roman" w:cs="Times New Roman"/>
                  <w:color w:val="000000" w:themeColor="text1"/>
                  <w:sz w:val="18"/>
                  <w:szCs w:val="18"/>
                </w:rPr>
                <w:t xml:space="preserve">h for </w:t>
              </w:r>
              <w:proofErr w:type="spellStart"/>
              <w:r w:rsidR="00AD243C" w:rsidRPr="000A425F">
                <w:rPr>
                  <w:rFonts w:ascii="Times New Roman" w:eastAsia="等线" w:hAnsi="Times New Roman" w:cs="Times New Roman"/>
                  <w:color w:val="000000" w:themeColor="text1"/>
                  <w:sz w:val="18"/>
                  <w:szCs w:val="18"/>
                </w:rPr>
                <w:t>ninhydrin</w:t>
              </w:r>
              <w:proofErr w:type="spellEnd"/>
              <w:r w:rsidR="00AD243C" w:rsidRPr="000A425F">
                <w:rPr>
                  <w:rFonts w:ascii="Times New Roman" w:eastAsia="等线" w:hAnsi="Times New Roman" w:cs="Times New Roman"/>
                  <w:color w:val="000000" w:themeColor="text1"/>
                  <w:sz w:val="18"/>
                  <w:szCs w:val="18"/>
                </w:rPr>
                <w:t xml:space="preserve"> test analysis until two consecutive samples</w:t>
              </w:r>
              <w:r w:rsidR="00F624F0">
                <w:rPr>
                  <w:rFonts w:ascii="Times New Roman" w:eastAsia="等线" w:hAnsi="Times New Roman" w:cs="Times New Roman"/>
                  <w:color w:val="000000" w:themeColor="text1"/>
                  <w:sz w:val="18"/>
                  <w:szCs w:val="18"/>
                </w:rPr>
                <w:t xml:space="preserve"> test as negative </w:t>
              </w:r>
            </w:ins>
            <w:ins w:id="6235" w:author="Xuning Wei12232" w:date="2026-09-05T20:03:00Z">
              <w:r w:rsidR="000E0A55" w:rsidRPr="000E0A55">
                <w:rPr>
                  <w:rFonts w:ascii="Times New Roman" w:eastAsia="等线" w:hAnsi="Times New Roman" w:cs="Times New Roman"/>
                  <w:color w:val="FF0000"/>
                  <w:sz w:val="18"/>
                  <w:szCs w:val="18"/>
                </w:rPr>
                <w:t>(Yellow to Light pink Report Negative= Complete coupling; Blue to Purple Positive= Incomplete coupling).</w:t>
              </w:r>
            </w:ins>
            <w:ins w:id="6236" w:author="Xuning Wei12232" w:date="2026-07-27T16:08:00Z">
              <w:r w:rsidR="00AD243C" w:rsidRPr="000A425F">
                <w:rPr>
                  <w:rFonts w:ascii="Times New Roman" w:eastAsia="等线" w:hAnsi="Times New Roman" w:cs="Times New Roman"/>
                  <w:color w:val="000000" w:themeColor="text1"/>
                  <w:sz w:val="18"/>
                  <w:szCs w:val="18"/>
                </w:rPr>
                <w:t>). And the mixture should be stirred for coupling time (6</w:t>
              </w:r>
            </w:ins>
            <w:ins w:id="6237" w:author="Johan Granander" w:date="2026-07-28T13:34:00Z">
              <w:r w:rsidR="00A0716C" w:rsidRPr="000A425F">
                <w:rPr>
                  <w:rFonts w:ascii="Times New Roman" w:eastAsia="等线" w:hAnsi="Times New Roman" w:cs="Times New Roman"/>
                  <w:color w:val="000000" w:themeColor="text1"/>
                  <w:sz w:val="18"/>
                  <w:szCs w:val="18"/>
                </w:rPr>
                <w:t xml:space="preserve"> </w:t>
              </w:r>
            </w:ins>
            <w:ins w:id="6238" w:author="Xuning Wei12232" w:date="2026-07-27T16:08:00Z">
              <w:r w:rsidR="00AD243C" w:rsidRPr="000A425F">
                <w:rPr>
                  <w:rFonts w:ascii="Times New Roman" w:eastAsia="等线" w:hAnsi="Times New Roman" w:cs="Times New Roman"/>
                  <w:color w:val="000000" w:themeColor="text1"/>
                  <w:sz w:val="18"/>
                  <w:szCs w:val="18"/>
                </w:rPr>
                <w:t>h ≤ Coupling time ≤ 14</w:t>
              </w:r>
            </w:ins>
            <w:ins w:id="6239" w:author="Johan Granander" w:date="2026-07-28T13:34:00Z">
              <w:r w:rsidR="00A0716C" w:rsidRPr="000A425F">
                <w:rPr>
                  <w:rFonts w:ascii="Times New Roman" w:eastAsia="等线" w:hAnsi="Times New Roman" w:cs="Times New Roman"/>
                  <w:color w:val="000000" w:themeColor="text1"/>
                  <w:sz w:val="18"/>
                  <w:szCs w:val="18"/>
                </w:rPr>
                <w:t xml:space="preserve"> </w:t>
              </w:r>
            </w:ins>
            <w:ins w:id="6240" w:author="Xuning Wei12232" w:date="2026-07-27T16:08:00Z">
              <w:r w:rsidR="00AD243C" w:rsidRPr="000A425F">
                <w:rPr>
                  <w:rFonts w:ascii="Times New Roman" w:eastAsia="等线" w:hAnsi="Times New Roman" w:cs="Times New Roman"/>
                  <w:color w:val="000000" w:themeColor="text1"/>
                  <w:sz w:val="18"/>
                  <w:szCs w:val="18"/>
                </w:rPr>
                <w:t xml:space="preserve">h). </w:t>
              </w:r>
              <w:r w:rsidR="00AD243C" w:rsidRPr="000A425F">
                <w:rPr>
                  <w:rFonts w:ascii="Times New Roman" w:eastAsia="等线" w:hAnsi="Times New Roman" w:cs="Times New Roman"/>
                  <w:color w:val="000000" w:themeColor="text1"/>
                  <w:sz w:val="18"/>
                  <w:szCs w:val="18"/>
                </w:rPr>
                <w:br/>
                <w:t>3. Stop stirring and turn off the nitrogen. Drain until there is no reaction mixture drip. Move to next operation.</w:t>
              </w:r>
            </w:ins>
            <w:del w:id="6241" w:author="Xuning Wei12232" w:date="2026-07-27T16:08:00Z">
              <w:r w:rsidR="00AD243C" w:rsidRPr="004B098E" w:rsidDel="00EF2F87">
                <w:rPr>
                  <w:rFonts w:ascii="Times New Roman" w:eastAsia="等线" w:hAnsi="Times New Roman" w:cs="Times New Roman"/>
                  <w:color w:val="000000" w:themeColor="text1"/>
                  <w:sz w:val="18"/>
                  <w:szCs w:val="18"/>
                </w:rPr>
                <w:delText xml:space="preserve">Heat the mixture to 25±5℃. Start timing when temperature reaches 20℃. The mixture is allowed to </w:delText>
              </w:r>
              <w:r w:rsidR="00AD243C" w:rsidRPr="004B098E" w:rsidDel="00EF2F87">
                <w:rPr>
                  <w:rFonts w:ascii="Times New Roman" w:eastAsia="等线" w:hAnsi="Times New Roman" w:cs="Times New Roman"/>
                  <w:bCs w:val="0"/>
                  <w:color w:val="000000" w:themeColor="text1"/>
                  <w:sz w:val="18"/>
                  <w:szCs w:val="18"/>
                </w:rPr>
                <w:delText>react at 25±5℃ (target: 25℃)</w:delText>
              </w:r>
              <w:r w:rsidR="00AD243C" w:rsidRPr="004B098E" w:rsidDel="00EF2F87">
                <w:rPr>
                  <w:rFonts w:ascii="Times New Roman" w:eastAsia="等线" w:hAnsi="Times New Roman" w:cs="Times New Roman"/>
                  <w:color w:val="000000" w:themeColor="text1"/>
                  <w:sz w:val="18"/>
                  <w:szCs w:val="18"/>
                </w:rPr>
                <w:delText>. After 4h±15min (target</w:delText>
              </w:r>
              <w:r w:rsidR="00AD243C" w:rsidRPr="004B098E" w:rsidDel="00EF2F87">
                <w:rPr>
                  <w:rFonts w:ascii="Times New Roman" w:eastAsia="等线" w:hAnsi="Times New Roman" w:cs="Times New Roman"/>
                  <w:color w:val="000000" w:themeColor="text1"/>
                  <w:sz w:val="18"/>
                  <w:szCs w:val="18"/>
                  <w:lang w:eastAsia="zh-CN"/>
                </w:rPr>
                <w:delText xml:space="preserve">: </w:delText>
              </w:r>
              <w:r w:rsidR="00AD243C" w:rsidRPr="004B098E" w:rsidDel="00EF2F87">
                <w:rPr>
                  <w:rFonts w:ascii="Times New Roman" w:eastAsia="等线" w:hAnsi="Times New Roman" w:cs="Times New Roman"/>
                  <w:color w:val="000000" w:themeColor="text1"/>
                  <w:sz w:val="18"/>
                  <w:szCs w:val="18"/>
                </w:rPr>
                <w:delText>4h), sample the mixture every 0.5~1h for ninhydrin test analysis until two consecutive samples test as negative (colorless, react completely). And the mixture should be stirred for coupling time (6h ≤ Coupling time ≤ 14h). Stop stirring and turn off the nitrogen. Drain until there is no reaction mixture drip. Move to next operation.</w:delText>
              </w:r>
            </w:del>
          </w:p>
        </w:tc>
        <w:tc>
          <w:tcPr>
            <w:tcW w:w="1046" w:type="pct"/>
            <w:vMerge w:val="restart"/>
            <w:shd w:val="clear" w:color="auto" w:fill="FFFFFF" w:themeFill="background1"/>
            <w:vAlign w:val="center"/>
            <w:tcPrChange w:id="6242" w:author="Xuning Wei12232" w:date="2026-07-27T18:11:00Z">
              <w:tcPr>
                <w:tcW w:w="1049" w:type="pct"/>
                <w:gridSpan w:val="5"/>
                <w:vMerge w:val="restart"/>
                <w:shd w:val="clear" w:color="auto" w:fill="FFFFFF" w:themeFill="background1"/>
                <w:vAlign w:val="center"/>
              </w:tcPr>
            </w:tcPrChange>
          </w:tcPr>
          <w:p w14:paraId="100470F7" w14:textId="77777777" w:rsidR="000B3418" w:rsidRPr="00032BAE" w:rsidRDefault="000B3418" w:rsidP="000B3418">
            <w:pPr>
              <w:rPr>
                <w:ins w:id="6243" w:author="Xuning Wei12232" w:date="2026-07-27T17:22:00Z"/>
                <w:rFonts w:ascii="Times New Roman" w:hAnsi="Times New Roman" w:cs="Times New Roman"/>
                <w:color w:val="auto"/>
                <w:sz w:val="18"/>
                <w:szCs w:val="18"/>
                <w:shd w:val="clear" w:color="auto" w:fill="FFFFFF"/>
              </w:rPr>
            </w:pPr>
            <w:ins w:id="6244"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56E7359" w14:textId="77777777" w:rsidR="000B3418" w:rsidRPr="004634A5" w:rsidRDefault="000B3418" w:rsidP="000B3418">
            <w:pPr>
              <w:rPr>
                <w:ins w:id="6245" w:author="Xuning Wei12232" w:date="2026-07-27T17:22:00Z"/>
                <w:rFonts w:ascii="Times New Roman" w:eastAsiaTheme="minorEastAsia" w:hAnsi="Times New Roman" w:cs="Times New Roman"/>
                <w:color w:val="auto"/>
                <w:sz w:val="18"/>
                <w:szCs w:val="18"/>
                <w:shd w:val="clear" w:color="auto" w:fill="FFFFFF"/>
                <w:lang w:eastAsia="zh-CN"/>
              </w:rPr>
            </w:pPr>
            <w:ins w:id="6246"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494BD8FA" w14:textId="77777777" w:rsidR="000B3418" w:rsidRPr="002B446D" w:rsidRDefault="000B3418" w:rsidP="000B3418">
            <w:pPr>
              <w:rPr>
                <w:ins w:id="6247" w:author="Xuning Wei12232" w:date="2026-07-27T17:22:00Z"/>
                <w:rFonts w:ascii="Times New Roman" w:hAnsi="Times New Roman" w:cs="Times New Roman"/>
                <w:color w:val="0000FF"/>
                <w:sz w:val="18"/>
                <w:szCs w:val="18"/>
                <w:shd w:val="clear" w:color="auto" w:fill="FFFFFF"/>
              </w:rPr>
            </w:pPr>
            <w:ins w:id="6248"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DCFB8C5" w14:textId="77777777" w:rsidR="000B3418" w:rsidRPr="00032BAE" w:rsidRDefault="000B3418" w:rsidP="000B3418">
            <w:pPr>
              <w:rPr>
                <w:ins w:id="6249" w:author="Xuning Wei12232" w:date="2026-07-27T17:22:00Z"/>
                <w:rFonts w:ascii="Times New Roman" w:hAnsi="Times New Roman" w:cs="Times New Roman"/>
                <w:color w:val="auto"/>
                <w:sz w:val="18"/>
                <w:szCs w:val="18"/>
                <w:shd w:val="clear" w:color="auto" w:fill="FFFFFF"/>
              </w:rPr>
            </w:pPr>
            <w:ins w:id="6250" w:author="Xuning Wei12232" w:date="2026-07-27T17:22:00Z">
              <w:r w:rsidRPr="00032BAE">
                <w:rPr>
                  <w:rFonts w:ascii="Times New Roman" w:hAnsi="Times New Roman" w:cs="Times New Roman"/>
                  <w:color w:val="auto"/>
                  <w:sz w:val="18"/>
                  <w:szCs w:val="18"/>
                  <w:shd w:val="clear" w:color="auto" w:fill="FFFFFF"/>
                </w:rPr>
                <w:t>Sight glass: Glass</w:t>
              </w:r>
            </w:ins>
          </w:p>
          <w:p w14:paraId="24F0687C" w14:textId="77777777" w:rsidR="000B3418" w:rsidRPr="00032BAE" w:rsidRDefault="000B3418" w:rsidP="000B3418">
            <w:pPr>
              <w:rPr>
                <w:ins w:id="6251" w:author="Xuning Wei12232" w:date="2026-07-27T17:22:00Z"/>
                <w:rFonts w:ascii="Times New Roman" w:hAnsi="Times New Roman" w:cs="Times New Roman"/>
                <w:color w:val="auto"/>
                <w:sz w:val="18"/>
                <w:szCs w:val="18"/>
                <w:shd w:val="clear" w:color="auto" w:fill="FFFFFF"/>
              </w:rPr>
            </w:pPr>
            <w:ins w:id="6252"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35E52DE5" w14:textId="77777777" w:rsidR="000B3418" w:rsidRPr="00032BAE" w:rsidRDefault="000B3418" w:rsidP="000B3418">
            <w:pPr>
              <w:rPr>
                <w:ins w:id="6253" w:author="Xuning Wei12232" w:date="2026-07-27T17:22:00Z"/>
                <w:rFonts w:ascii="Times New Roman" w:hAnsi="Times New Roman" w:cs="Times New Roman"/>
                <w:color w:val="auto"/>
                <w:sz w:val="18"/>
                <w:szCs w:val="18"/>
                <w:shd w:val="clear" w:color="auto" w:fill="FFFFFF"/>
              </w:rPr>
            </w:pPr>
            <w:ins w:id="6254"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341E83A8" w14:textId="77777777" w:rsidR="000B3418" w:rsidRPr="00032BAE" w:rsidRDefault="000B3418" w:rsidP="000B3418">
            <w:pPr>
              <w:rPr>
                <w:ins w:id="6255" w:author="Xuning Wei12232" w:date="2026-07-27T17:22:00Z"/>
                <w:rFonts w:ascii="Times New Roman" w:hAnsi="Times New Roman" w:cs="Times New Roman"/>
                <w:color w:val="auto"/>
                <w:sz w:val="18"/>
                <w:szCs w:val="18"/>
                <w:shd w:val="clear" w:color="auto" w:fill="FFFFFF"/>
              </w:rPr>
            </w:pPr>
            <w:ins w:id="6256" w:author="Xuning Wei12232" w:date="2026-07-27T17:22:00Z">
              <w:r w:rsidRPr="00032BAE">
                <w:rPr>
                  <w:rFonts w:ascii="Times New Roman" w:hAnsi="Times New Roman" w:cs="Times New Roman"/>
                  <w:color w:val="auto"/>
                  <w:sz w:val="18"/>
                  <w:szCs w:val="18"/>
                  <w:shd w:val="clear" w:color="auto" w:fill="FFFFFF"/>
                </w:rPr>
                <w:t>Pipeline material: 316L</w:t>
              </w:r>
            </w:ins>
          </w:p>
          <w:p w14:paraId="11AD993A" w14:textId="77777777" w:rsidR="000B3418" w:rsidRPr="004A5B11" w:rsidRDefault="000B3418" w:rsidP="000B3418">
            <w:pPr>
              <w:rPr>
                <w:ins w:id="6257" w:author="Xuning Wei12232" w:date="2026-07-27T17:22:00Z"/>
                <w:rFonts w:ascii="Times New Roman" w:hAnsi="Times New Roman" w:cs="Times New Roman"/>
                <w:color w:val="FF0000"/>
                <w:sz w:val="18"/>
                <w:szCs w:val="18"/>
                <w:shd w:val="clear" w:color="auto" w:fill="FFFFFF"/>
                <w:rPrChange w:id="6258" w:author="Johan Granander" w:date="2026-07-28T15:03:00Z">
                  <w:rPr>
                    <w:ins w:id="6259" w:author="Xuning Wei12232" w:date="2026-07-27T17:22:00Z"/>
                    <w:rFonts w:ascii="Times New Roman" w:hAnsi="Times New Roman" w:cs="Times New Roman"/>
                    <w:color w:val="FF0000"/>
                    <w:sz w:val="18"/>
                    <w:szCs w:val="18"/>
                    <w:shd w:val="clear" w:color="auto" w:fill="FFFFFF"/>
                    <w:lang w:val="sv-SE"/>
                  </w:rPr>
                </w:rPrChange>
              </w:rPr>
            </w:pPr>
            <w:ins w:id="6260" w:author="Xuning Wei12232" w:date="2026-07-27T17:22:00Z">
              <w:r w:rsidRPr="004A5B11">
                <w:rPr>
                  <w:rFonts w:ascii="Times New Roman" w:hAnsi="Times New Roman" w:cs="Times New Roman"/>
                  <w:color w:val="FF0000"/>
                  <w:sz w:val="18"/>
                  <w:szCs w:val="18"/>
                  <w:shd w:val="clear" w:color="auto" w:fill="FFFFFF"/>
                  <w:rPrChange w:id="6261" w:author="Johan Granander" w:date="2026-07-28T15:03: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4BDC0DB4" w14:textId="77777777" w:rsidR="000B3418" w:rsidRPr="004A5B11" w:rsidRDefault="000B3418" w:rsidP="000B3418">
            <w:pPr>
              <w:rPr>
                <w:ins w:id="6262" w:author="Xuning Wei12232" w:date="2026-07-27T17:22:00Z"/>
                <w:rFonts w:ascii="Times New Roman" w:hAnsi="Times New Roman" w:cs="Times New Roman"/>
                <w:color w:val="auto"/>
                <w:sz w:val="18"/>
                <w:szCs w:val="18"/>
                <w:shd w:val="clear" w:color="auto" w:fill="FFFFFF"/>
                <w:rPrChange w:id="6263" w:author="Johan Granander" w:date="2026-07-28T15:03:00Z">
                  <w:rPr>
                    <w:ins w:id="6264" w:author="Xuning Wei12232" w:date="2026-07-27T17:22:00Z"/>
                    <w:rFonts w:ascii="Times New Roman" w:hAnsi="Times New Roman" w:cs="Times New Roman"/>
                    <w:color w:val="auto"/>
                    <w:sz w:val="18"/>
                    <w:szCs w:val="18"/>
                    <w:shd w:val="clear" w:color="auto" w:fill="FFFFFF"/>
                    <w:lang w:val="sv-SE"/>
                  </w:rPr>
                </w:rPrChange>
              </w:rPr>
            </w:pPr>
            <w:ins w:id="6265" w:author="Xuning Wei12232" w:date="2026-07-27T17:22:00Z">
              <w:r w:rsidRPr="004A5B11">
                <w:rPr>
                  <w:rFonts w:ascii="Times New Roman" w:hAnsi="Times New Roman" w:cs="Times New Roman"/>
                  <w:color w:val="auto"/>
                  <w:sz w:val="18"/>
                  <w:szCs w:val="18"/>
                  <w:shd w:val="clear" w:color="auto" w:fill="FFFFFF"/>
                  <w:rPrChange w:id="6266" w:author="Johan Granander" w:date="2026-07-28T15:03:00Z">
                    <w:rPr>
                      <w:rFonts w:ascii="Times New Roman" w:hAnsi="Times New Roman" w:cs="Times New Roman"/>
                      <w:color w:val="auto"/>
                      <w:sz w:val="18"/>
                      <w:szCs w:val="18"/>
                      <w:shd w:val="clear" w:color="auto" w:fill="FFFFFF"/>
                      <w:lang w:val="sv-SE"/>
                    </w:rPr>
                  </w:rPrChange>
                </w:rPr>
                <w:t>Mass flow meter: SS</w:t>
              </w:r>
            </w:ins>
          </w:p>
          <w:p w14:paraId="54067EBE" w14:textId="77777777" w:rsidR="000B3418" w:rsidRPr="00032BAE" w:rsidRDefault="000B3418" w:rsidP="000B3418">
            <w:pPr>
              <w:rPr>
                <w:ins w:id="6267" w:author="Xuning Wei12232" w:date="2026-07-27T17:22:00Z"/>
                <w:rFonts w:ascii="Times New Roman" w:hAnsi="Times New Roman" w:cs="Times New Roman"/>
                <w:b/>
                <w:color w:val="auto"/>
                <w:sz w:val="18"/>
                <w:szCs w:val="18"/>
                <w:shd w:val="clear" w:color="auto" w:fill="FFFFFF"/>
              </w:rPr>
            </w:pPr>
            <w:ins w:id="6268"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18391C63" w14:textId="77777777" w:rsidR="000B3418" w:rsidRPr="00032BAE" w:rsidRDefault="000B3418" w:rsidP="000B3418">
            <w:pPr>
              <w:rPr>
                <w:ins w:id="6269" w:author="Xuning Wei12232" w:date="2026-07-27T17:22:00Z"/>
                <w:rFonts w:ascii="Times New Roman" w:eastAsiaTheme="minorEastAsia" w:hAnsi="Times New Roman" w:cs="Times New Roman"/>
                <w:color w:val="auto"/>
                <w:sz w:val="18"/>
                <w:szCs w:val="18"/>
                <w:shd w:val="clear" w:color="auto" w:fill="FFFFFF"/>
                <w:lang w:eastAsia="zh-CN"/>
              </w:rPr>
            </w:pPr>
            <w:ins w:id="6270"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6202C1E0" w14:textId="77777777" w:rsidR="000B3418" w:rsidRDefault="000B3418" w:rsidP="000B3418">
            <w:pPr>
              <w:rPr>
                <w:ins w:id="6271" w:author="Xuning Wei12232" w:date="2026-07-27T17:22:00Z"/>
                <w:rFonts w:ascii="Times New Roman" w:hAnsi="Times New Roman" w:cs="Times New Roman"/>
                <w:color w:val="auto"/>
                <w:sz w:val="18"/>
                <w:szCs w:val="18"/>
                <w:shd w:val="clear" w:color="auto" w:fill="FFFFFF"/>
              </w:rPr>
            </w:pPr>
            <w:ins w:id="6272"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0D0BBFDD" w14:textId="1ED4AC42" w:rsidR="00AD243C" w:rsidRPr="00032BAE" w:rsidDel="000B3418" w:rsidRDefault="000B3418" w:rsidP="000B3418">
            <w:pPr>
              <w:jc w:val="both"/>
              <w:rPr>
                <w:del w:id="6273" w:author="Xuning Wei12232" w:date="2026-07-27T17:22:00Z"/>
                <w:rFonts w:ascii="Times New Roman" w:hAnsi="Times New Roman" w:cs="Times New Roman"/>
                <w:color w:val="auto"/>
                <w:sz w:val="18"/>
                <w:szCs w:val="18"/>
                <w:shd w:val="clear" w:color="auto" w:fill="FFFFFF"/>
              </w:rPr>
            </w:pPr>
            <w:ins w:id="6274"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6275" w:author="Xuning Wei12232" w:date="2026-07-27T17:22:00Z">
              <w:r w:rsidR="00AD243C" w:rsidRPr="00032BAE" w:rsidDel="000B3418">
                <w:rPr>
                  <w:rFonts w:ascii="Times New Roman" w:hAnsi="Times New Roman" w:cs="Times New Roman"/>
                  <w:color w:val="auto"/>
                  <w:sz w:val="18"/>
                  <w:szCs w:val="18"/>
                  <w:shd w:val="clear" w:color="auto" w:fill="FFFFFF"/>
                </w:rPr>
                <w:delText>Transfer pump material:SS</w:delText>
              </w:r>
            </w:del>
            <w:ins w:id="6276" w:author="Johan Granander" w:date="2026-05-04T11:52:00Z">
              <w:del w:id="6277" w:author="Xuning Wei12232" w:date="2026-07-27T17:22:00Z">
                <w:r w:rsidR="00AD243C" w:rsidRPr="00032BAE" w:rsidDel="000B3418">
                  <w:rPr>
                    <w:rFonts w:ascii="Times New Roman" w:hAnsi="Times New Roman" w:cs="Times New Roman"/>
                    <w:color w:val="auto"/>
                    <w:sz w:val="18"/>
                    <w:szCs w:val="18"/>
                    <w:shd w:val="clear" w:color="auto" w:fill="FFFFFF"/>
                  </w:rPr>
                  <w:delText>material: SS</w:delText>
                </w:r>
              </w:del>
            </w:ins>
            <w:del w:id="6278" w:author="Xuning Wei12232" w:date="2026-07-27T17:22:00Z">
              <w:r w:rsidR="00AD243C" w:rsidRPr="00032BAE" w:rsidDel="000B3418">
                <w:rPr>
                  <w:rFonts w:ascii="Times New Roman" w:hAnsi="Times New Roman" w:cs="Times New Roman"/>
                  <w:color w:val="auto"/>
                  <w:sz w:val="18"/>
                  <w:szCs w:val="18"/>
                  <w:shd w:val="clear" w:color="auto" w:fill="FFFFFF"/>
                </w:rPr>
                <w:delText>316+PTFE</w:delText>
              </w:r>
            </w:del>
          </w:p>
          <w:p w14:paraId="16CC2BC6" w14:textId="3EC0F665" w:rsidR="00AD243C" w:rsidRPr="00032BAE" w:rsidDel="000B3418" w:rsidRDefault="00AD243C" w:rsidP="00AD243C">
            <w:pPr>
              <w:jc w:val="both"/>
              <w:rPr>
                <w:del w:id="6279" w:author="Xuning Wei12232" w:date="2026-07-27T17:22:00Z"/>
                <w:rFonts w:ascii="Times New Roman" w:eastAsia="仿宋_GB2312" w:hAnsi="Times New Roman" w:cs="Times New Roman"/>
                <w:color w:val="auto"/>
                <w:sz w:val="18"/>
                <w:szCs w:val="18"/>
              </w:rPr>
            </w:pPr>
            <w:del w:id="6280"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31B7FE08" w14:textId="0BAC20E9" w:rsidR="00AD243C" w:rsidRPr="004A5B11" w:rsidDel="000B3418" w:rsidRDefault="00AD243C" w:rsidP="00AD243C">
            <w:pPr>
              <w:jc w:val="both"/>
              <w:rPr>
                <w:del w:id="6281" w:author="Xuning Wei12232" w:date="2026-07-27T17:22:00Z"/>
                <w:rFonts w:ascii="Times New Roman" w:eastAsia="仿宋_GB2312" w:hAnsi="Times New Roman" w:cs="Times New Roman"/>
                <w:color w:val="auto"/>
                <w:sz w:val="18"/>
                <w:szCs w:val="18"/>
                <w:lang w:val="en-IE"/>
                <w:rPrChange w:id="6282" w:author="Johan Granander" w:date="2026-07-28T15:03:00Z">
                  <w:rPr>
                    <w:del w:id="6283" w:author="Xuning Wei12232" w:date="2026-07-27T17:22:00Z"/>
                    <w:rFonts w:ascii="Times New Roman" w:eastAsia="仿宋_GB2312" w:hAnsi="Times New Roman" w:cs="Times New Roman"/>
                    <w:color w:val="auto"/>
                    <w:sz w:val="18"/>
                    <w:szCs w:val="18"/>
                  </w:rPr>
                </w:rPrChange>
              </w:rPr>
            </w:pPr>
            <w:del w:id="6284" w:author="Xuning Wei12232" w:date="2026-07-27T17:22:00Z">
              <w:r w:rsidRPr="004A5B11" w:rsidDel="000B3418">
                <w:rPr>
                  <w:rFonts w:ascii="Times New Roman" w:hAnsi="Times New Roman" w:cs="Times New Roman"/>
                  <w:color w:val="auto"/>
                  <w:sz w:val="18"/>
                  <w:szCs w:val="18"/>
                  <w:shd w:val="clear" w:color="auto" w:fill="FFFFFF"/>
                  <w:lang w:val="en-IE"/>
                  <w:rPrChange w:id="6285" w:author="Johan Granander" w:date="2026-07-28T15:03:00Z">
                    <w:rPr>
                      <w:rFonts w:ascii="Times New Roman" w:hAnsi="Times New Roman" w:cs="Times New Roman"/>
                      <w:color w:val="auto"/>
                      <w:sz w:val="18"/>
                      <w:szCs w:val="18"/>
                      <w:shd w:val="clear" w:color="auto" w:fill="FFFFFF"/>
                    </w:rPr>
                  </w:rPrChange>
                </w:rPr>
                <w:delText xml:space="preserve">Gasket: </w:delText>
              </w:r>
              <w:r w:rsidRPr="004A5B11" w:rsidDel="000B3418">
                <w:rPr>
                  <w:rFonts w:ascii="Times New Roman" w:eastAsia="仿宋_GB2312" w:hAnsi="Times New Roman" w:cs="Times New Roman"/>
                  <w:color w:val="auto"/>
                  <w:sz w:val="18"/>
                  <w:szCs w:val="18"/>
                  <w:lang w:val="en-IE"/>
                  <w:rPrChange w:id="6286" w:author="Johan Granander" w:date="2026-07-28T15:03:00Z">
                    <w:rPr>
                      <w:rFonts w:ascii="Times New Roman" w:eastAsia="仿宋_GB2312" w:hAnsi="Times New Roman" w:cs="Times New Roman"/>
                      <w:color w:val="auto"/>
                      <w:sz w:val="18"/>
                      <w:szCs w:val="18"/>
                    </w:rPr>
                  </w:rPrChange>
                </w:rPr>
                <w:delText xml:space="preserve">PTFE </w:delText>
              </w:r>
            </w:del>
          </w:p>
          <w:p w14:paraId="7A994E19" w14:textId="2D573D40" w:rsidR="00AD243C" w:rsidRPr="004A5B11" w:rsidDel="000B3418" w:rsidRDefault="00AD243C" w:rsidP="00AD243C">
            <w:pPr>
              <w:jc w:val="both"/>
              <w:rPr>
                <w:del w:id="6287" w:author="Xuning Wei12232" w:date="2026-07-27T17:22:00Z"/>
                <w:rFonts w:ascii="Times New Roman" w:hAnsi="Times New Roman" w:cs="Times New Roman"/>
                <w:color w:val="auto"/>
                <w:sz w:val="18"/>
                <w:szCs w:val="18"/>
                <w:shd w:val="clear" w:color="auto" w:fill="FFFFFF"/>
                <w:lang w:val="en-IE"/>
                <w:rPrChange w:id="6288" w:author="Johan Granander" w:date="2026-07-28T15:03:00Z">
                  <w:rPr>
                    <w:del w:id="6289" w:author="Xuning Wei12232" w:date="2026-07-27T17:22:00Z"/>
                    <w:rFonts w:ascii="Times New Roman" w:hAnsi="Times New Roman" w:cs="Times New Roman"/>
                    <w:color w:val="auto"/>
                    <w:sz w:val="18"/>
                    <w:szCs w:val="18"/>
                    <w:shd w:val="clear" w:color="auto" w:fill="FFFFFF"/>
                  </w:rPr>
                </w:rPrChange>
              </w:rPr>
            </w:pPr>
            <w:del w:id="6290" w:author="Xuning Wei12232" w:date="2026-07-27T17:22:00Z">
              <w:r w:rsidRPr="004A5B11" w:rsidDel="000B3418">
                <w:rPr>
                  <w:rFonts w:ascii="Times New Roman" w:hAnsi="Times New Roman" w:cs="Times New Roman"/>
                  <w:color w:val="auto"/>
                  <w:sz w:val="18"/>
                  <w:szCs w:val="18"/>
                  <w:shd w:val="clear" w:color="auto" w:fill="FFFFFF"/>
                  <w:lang w:val="en-IE"/>
                  <w:rPrChange w:id="6291" w:author="Johan Granander" w:date="2026-07-28T15:03:00Z">
                    <w:rPr>
                      <w:rFonts w:ascii="Times New Roman" w:hAnsi="Times New Roman" w:cs="Times New Roman"/>
                      <w:color w:val="auto"/>
                      <w:sz w:val="18"/>
                      <w:szCs w:val="18"/>
                      <w:shd w:val="clear" w:color="auto" w:fill="FFFFFF"/>
                    </w:rPr>
                  </w:rPrChange>
                </w:rPr>
                <w:delText>Sight glass: Glass</w:delText>
              </w:r>
            </w:del>
          </w:p>
          <w:p w14:paraId="66560313" w14:textId="03FA9C6A" w:rsidR="00AD243C" w:rsidRPr="004A5B11" w:rsidDel="000B3418" w:rsidRDefault="00AD243C" w:rsidP="00AD243C">
            <w:pPr>
              <w:jc w:val="both"/>
              <w:rPr>
                <w:del w:id="6292" w:author="Xuning Wei12232" w:date="2026-07-27T17:22:00Z"/>
                <w:rFonts w:ascii="Times New Roman" w:eastAsia="仿宋_GB2312" w:hAnsi="Times New Roman" w:cs="Times New Roman"/>
                <w:color w:val="auto"/>
                <w:sz w:val="18"/>
                <w:szCs w:val="18"/>
                <w:lang w:val="en-IE"/>
                <w:rPrChange w:id="6293" w:author="Johan Granander" w:date="2026-07-28T15:03:00Z">
                  <w:rPr>
                    <w:del w:id="6294" w:author="Xuning Wei12232" w:date="2026-07-27T17:22:00Z"/>
                    <w:rFonts w:ascii="Times New Roman" w:eastAsia="仿宋_GB2312" w:hAnsi="Times New Roman" w:cs="Times New Roman"/>
                    <w:color w:val="auto"/>
                    <w:sz w:val="18"/>
                    <w:szCs w:val="18"/>
                  </w:rPr>
                </w:rPrChange>
              </w:rPr>
            </w:pPr>
            <w:del w:id="6295" w:author="Xuning Wei12232" w:date="2026-07-27T17:22:00Z">
              <w:r w:rsidRPr="004A5B11" w:rsidDel="000B3418">
                <w:rPr>
                  <w:rFonts w:ascii="Times New Roman" w:hAnsi="Times New Roman" w:cs="Times New Roman"/>
                  <w:color w:val="auto"/>
                  <w:sz w:val="18"/>
                  <w:szCs w:val="18"/>
                  <w:shd w:val="clear" w:color="auto" w:fill="FFFFFF"/>
                  <w:lang w:val="en-IE"/>
                  <w:rPrChange w:id="6296" w:author="Johan Granander" w:date="2026-07-28T15:03:00Z">
                    <w:rPr>
                      <w:rFonts w:ascii="Times New Roman" w:hAnsi="Times New Roman" w:cs="Times New Roman"/>
                      <w:color w:val="auto"/>
                      <w:sz w:val="18"/>
                      <w:szCs w:val="18"/>
                      <w:shd w:val="clear" w:color="auto" w:fill="FFFFFF"/>
                    </w:rPr>
                  </w:rPrChange>
                </w:rPr>
                <w:delText>Valve:</w:delText>
              </w:r>
              <w:r w:rsidRPr="004A5B11" w:rsidDel="000B3418">
                <w:rPr>
                  <w:rFonts w:ascii="Times New Roman" w:eastAsia="仿宋_GB2312" w:hAnsi="Times New Roman" w:cs="Times New Roman"/>
                  <w:color w:val="auto"/>
                  <w:sz w:val="18"/>
                  <w:szCs w:val="18"/>
                  <w:lang w:val="en-IE"/>
                  <w:rPrChange w:id="6297" w:author="Johan Granander" w:date="2026-07-28T15:03:00Z">
                    <w:rPr>
                      <w:rFonts w:ascii="Times New Roman" w:eastAsia="仿宋_GB2312" w:hAnsi="Times New Roman" w:cs="Times New Roman"/>
                      <w:color w:val="auto"/>
                      <w:sz w:val="18"/>
                      <w:szCs w:val="18"/>
                    </w:rPr>
                  </w:rPrChange>
                </w:rPr>
                <w:delText xml:space="preserve"> 316L</w:delText>
              </w:r>
            </w:del>
          </w:p>
          <w:p w14:paraId="08517D8C" w14:textId="7B0B3D8F" w:rsidR="00AD243C" w:rsidRPr="004634A5" w:rsidDel="000B3418" w:rsidRDefault="00AD243C" w:rsidP="00AD243C">
            <w:pPr>
              <w:jc w:val="both"/>
              <w:rPr>
                <w:del w:id="6298" w:author="Xuning Wei12232" w:date="2026-07-27T17:22:00Z"/>
                <w:rFonts w:ascii="Times New Roman" w:eastAsiaTheme="minorEastAsia" w:hAnsi="Times New Roman" w:cs="Times New Roman"/>
                <w:color w:val="auto"/>
                <w:sz w:val="18"/>
                <w:szCs w:val="18"/>
                <w:shd w:val="clear" w:color="auto" w:fill="FFFFFF"/>
                <w:lang w:eastAsia="zh-CN"/>
              </w:rPr>
            </w:pPr>
            <w:del w:id="6299"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Del="000B3418">
                <w:rPr>
                  <w:rFonts w:ascii="Times New Roman" w:hAnsi="Times New Roman" w:cs="Times New Roman"/>
                  <w:color w:val="auto"/>
                  <w:sz w:val="18"/>
                  <w:szCs w:val="18"/>
                  <w:shd w:val="clear" w:color="auto" w:fill="FFFFFF"/>
                </w:rPr>
                <w:br/>
              </w:r>
              <w:r w:rsidRPr="002B446D" w:rsidDel="000B3418">
                <w:rPr>
                  <w:rFonts w:ascii="Times New Roman" w:hAnsi="Times New Roman" w:cs="Times New Roman"/>
                  <w:color w:val="0000FF"/>
                  <w:sz w:val="18"/>
                  <w:szCs w:val="18"/>
                  <w:shd w:val="clear" w:color="auto" w:fill="FFFFFF"/>
                </w:rPr>
                <w:delText>Sieve plate: HC-22</w:delText>
              </w:r>
            </w:del>
          </w:p>
          <w:p w14:paraId="394A1E01" w14:textId="57868159" w:rsidR="00AD243C" w:rsidRPr="00C65197" w:rsidDel="000B3418" w:rsidRDefault="00AD243C" w:rsidP="00AD243C">
            <w:pPr>
              <w:jc w:val="both"/>
              <w:rPr>
                <w:del w:id="6300" w:author="Xuning Wei12232" w:date="2026-07-27T17:22:00Z"/>
                <w:rFonts w:ascii="Times New Roman" w:hAnsi="Times New Roman" w:cs="Times New Roman"/>
                <w:color w:val="0000FF"/>
                <w:sz w:val="18"/>
                <w:szCs w:val="18"/>
                <w:shd w:val="clear" w:color="auto" w:fill="FFFFFF"/>
              </w:rPr>
            </w:pPr>
            <w:del w:id="6301"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Del="000B3418">
                <w:rPr>
                  <w:rFonts w:ascii="Times New Roman" w:hAnsi="Times New Roman" w:cs="Times New Roman"/>
                  <w:color w:val="0000FF"/>
                  <w:sz w:val="18"/>
                  <w:szCs w:val="18"/>
                  <w:shd w:val="clear" w:color="auto" w:fill="FFFFFF"/>
                </w:rPr>
                <w:delText>C-276</w:delText>
              </w:r>
            </w:del>
          </w:p>
          <w:p w14:paraId="5EC2A4C2" w14:textId="1E6941CF" w:rsidR="00AD243C" w:rsidRPr="00032BAE" w:rsidDel="000B3418" w:rsidRDefault="00AD243C" w:rsidP="00AD243C">
            <w:pPr>
              <w:jc w:val="both"/>
              <w:rPr>
                <w:del w:id="6302" w:author="Xuning Wei12232" w:date="2026-07-27T17:22:00Z"/>
                <w:rFonts w:ascii="Times New Roman" w:hAnsi="Times New Roman" w:cs="Times New Roman"/>
                <w:color w:val="auto"/>
                <w:sz w:val="18"/>
                <w:szCs w:val="18"/>
                <w:shd w:val="clear" w:color="auto" w:fill="FFFFFF"/>
              </w:rPr>
            </w:pPr>
            <w:del w:id="6303" w:author="Xuning Wei12232" w:date="2026-07-27T17:22:00Z">
              <w:r w:rsidRPr="00032BAE" w:rsidDel="000B3418">
                <w:rPr>
                  <w:rFonts w:ascii="Times New Roman" w:hAnsi="Times New Roman" w:cs="Times New Roman"/>
                  <w:color w:val="auto"/>
                  <w:sz w:val="18"/>
                  <w:szCs w:val="18"/>
                  <w:shd w:val="clear" w:color="auto" w:fill="FFFFFF"/>
                </w:rPr>
                <w:delText xml:space="preserve">Sampling pipeline: SS </w:delText>
              </w:r>
            </w:del>
          </w:p>
          <w:p w14:paraId="283E401B" w14:textId="470E70A6" w:rsidR="00AD243C" w:rsidRPr="00032BAE" w:rsidRDefault="00AD243C" w:rsidP="00AD243C">
            <w:pPr>
              <w:jc w:val="both"/>
              <w:rPr>
                <w:rFonts w:ascii="Times New Roman" w:hAnsi="Times New Roman" w:cs="Times New Roman"/>
                <w:color w:val="auto"/>
                <w:sz w:val="18"/>
                <w:szCs w:val="18"/>
                <w:shd w:val="clear" w:color="auto" w:fill="FFFFFF"/>
              </w:rPr>
            </w:pPr>
            <w:del w:id="6304"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6305" w:author="Xuning Wei12232" w:date="2026-07-27T18:11:00Z">
              <w:tcPr>
                <w:tcW w:w="388" w:type="pct"/>
                <w:gridSpan w:val="4"/>
                <w:vMerge w:val="restart"/>
                <w:shd w:val="clear" w:color="auto" w:fill="FFFFFF" w:themeFill="background1"/>
                <w:vAlign w:val="center"/>
              </w:tcPr>
            </w:tcPrChange>
          </w:tcPr>
          <w:p w14:paraId="772E17C8" w14:textId="77777777" w:rsidR="00AD243C" w:rsidRPr="00032BAE" w:rsidRDefault="00AD243C" w:rsidP="00AD243C">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6306" w:author="Xuning Wei12232" w:date="2026-07-27T18:11:00Z">
              <w:tcPr>
                <w:tcW w:w="354" w:type="pct"/>
                <w:gridSpan w:val="3"/>
                <w:vMerge w:val="restart"/>
                <w:shd w:val="clear" w:color="auto" w:fill="FFFFFF" w:themeFill="background1"/>
                <w:vAlign w:val="center"/>
              </w:tcPr>
            </w:tcPrChange>
          </w:tcPr>
          <w:p w14:paraId="3E535AE7" w14:textId="77777777" w:rsidR="00AD243C" w:rsidRPr="00032BAE" w:rsidRDefault="00AD243C" w:rsidP="00AD243C">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6307" w:author="Xuning Wei12232" w:date="2026-07-27T18:11:00Z">
              <w:tcPr>
                <w:tcW w:w="322" w:type="pct"/>
                <w:gridSpan w:val="3"/>
                <w:vAlign w:val="center"/>
              </w:tcPr>
            </w:tcPrChange>
          </w:tcPr>
          <w:p w14:paraId="1ED32484" w14:textId="77777777" w:rsidR="00AD243C" w:rsidRPr="00032BAE" w:rsidRDefault="000B6761" w:rsidP="00AD243C">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47310818"/>
                <w14:checkbox>
                  <w14:checked w14:val="1"/>
                  <w14:checkedState w14:val="2612" w14:font="MS Gothic"/>
                  <w14:uncheckedState w14:val="2610" w14:font="MS Gothic"/>
                </w14:checkbox>
              </w:sdtPr>
              <w:sdtEndPr/>
              <w:sdtContent>
                <w:r w:rsidR="00AD243C" w:rsidRPr="00032BAE">
                  <w:rPr>
                    <w:rFonts w:ascii="Segoe UI Symbol" w:eastAsia="仿宋_GB2312" w:hAnsi="Segoe UI Symbol" w:cs="Segoe UI Symbol"/>
                    <w:color w:val="auto"/>
                    <w:sz w:val="18"/>
                    <w:szCs w:val="18"/>
                  </w:rPr>
                  <w:t>☒</w:t>
                </w:r>
              </w:sdtContent>
            </w:sdt>
            <w:r w:rsidR="00AD243C" w:rsidRPr="00032BAE">
              <w:rPr>
                <w:rFonts w:ascii="Times New Roman" w:eastAsia="仿宋_GB2312" w:hAnsi="Times New Roman" w:cs="Times New Roman"/>
                <w:color w:val="auto"/>
                <w:sz w:val="18"/>
                <w:szCs w:val="18"/>
              </w:rPr>
              <w:t>Yes</w:t>
            </w:r>
          </w:p>
        </w:tc>
        <w:tc>
          <w:tcPr>
            <w:tcW w:w="638" w:type="pct"/>
            <w:vAlign w:val="center"/>
            <w:tcPrChange w:id="6308" w:author="Xuning Wei12232" w:date="2026-07-27T18:11:00Z">
              <w:tcPr>
                <w:tcW w:w="733" w:type="pct"/>
                <w:gridSpan w:val="3"/>
                <w:vAlign w:val="center"/>
              </w:tcPr>
            </w:tcPrChange>
          </w:tcPr>
          <w:p w14:paraId="04F4AE33" w14:textId="77777777" w:rsidR="00AD243C" w:rsidRPr="00032BAE" w:rsidRDefault="000B6761" w:rsidP="00AD243C">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939251922"/>
                <w14:checkbox>
                  <w14:checked w14:val="0"/>
                  <w14:checkedState w14:val="2612" w14:font="MS Gothic"/>
                  <w14:uncheckedState w14:val="2610" w14:font="MS Gothic"/>
                </w14:checkbox>
              </w:sdtPr>
              <w:sdtEndPr/>
              <w:sdtContent>
                <w:r w:rsidR="00AD243C" w:rsidRPr="00032BAE">
                  <w:rPr>
                    <w:rFonts w:ascii="Segoe UI Symbol" w:eastAsia="仿宋_GB2312" w:hAnsi="Segoe UI Symbol" w:cs="Segoe UI Symbol"/>
                    <w:color w:val="auto"/>
                    <w:sz w:val="18"/>
                    <w:szCs w:val="18"/>
                  </w:rPr>
                  <w:t>☐</w:t>
                </w:r>
              </w:sdtContent>
            </w:sdt>
            <w:r w:rsidR="00AD243C"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6309" w:author="Xuning Wei12232" w:date="2026-07-27T18:11:00Z">
              <w:tcPr>
                <w:tcW w:w="654" w:type="pct"/>
                <w:vMerge w:val="restart"/>
                <w:vAlign w:val="center"/>
              </w:tcPr>
            </w:tcPrChange>
          </w:tcPr>
          <w:p w14:paraId="6EE2B971" w14:textId="7BED0792" w:rsidR="00AD243C" w:rsidRPr="00032BAE" w:rsidRDefault="000B6761"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56581367"/>
                <w14:checkbox>
                  <w14:checked w14:val="0"/>
                  <w14:checkedState w14:val="2612" w14:font="MS Gothic"/>
                  <w14:uncheckedState w14:val="2610" w14:font="MS Gothic"/>
                </w14:checkbox>
              </w:sdtPr>
              <w:sdtEndPr/>
              <w:sdtContent>
                <w:r w:rsidR="00AD243C" w:rsidRPr="00032BAE">
                  <w:rPr>
                    <w:rFonts w:ascii="Segoe UI Symbol" w:eastAsia="MS Gothic" w:hAnsi="Segoe UI Symbol" w:cs="Segoe UI Symbol"/>
                    <w:b/>
                    <w:color w:val="auto"/>
                    <w:sz w:val="18"/>
                    <w:szCs w:val="18"/>
                  </w:rPr>
                  <w:t>☐</w:t>
                </w:r>
              </w:sdtContent>
            </w:sdt>
            <w:r w:rsidR="00AD243C" w:rsidRPr="00032BAE">
              <w:rPr>
                <w:rFonts w:ascii="Times New Roman" w:eastAsia="仿宋_GB2312" w:hAnsi="Times New Roman" w:cs="Times New Roman"/>
                <w:color w:val="auto"/>
                <w:kern w:val="0"/>
                <w:sz w:val="18"/>
                <w:szCs w:val="18"/>
              </w:rPr>
              <w:t xml:space="preserve"> </w:t>
            </w:r>
            <w:proofErr w:type="spellStart"/>
            <w:r w:rsidR="00AD243C" w:rsidRPr="00032BAE">
              <w:rPr>
                <w:rFonts w:ascii="Times New Roman" w:eastAsia="仿宋_GB2312" w:hAnsi="Times New Roman" w:cs="Times New Roman"/>
                <w:color w:val="auto"/>
                <w:kern w:val="0"/>
                <w:sz w:val="18"/>
                <w:szCs w:val="18"/>
                <w:lang w:eastAsia="zh-CN"/>
              </w:rPr>
              <w:t>Asymchem</w:t>
            </w:r>
            <w:proofErr w:type="spellEnd"/>
            <w:r w:rsidR="00AD243C" w:rsidRPr="00032BAE">
              <w:rPr>
                <w:rFonts w:ascii="Times New Roman" w:eastAsia="仿宋_GB2312" w:hAnsi="Times New Roman" w:cs="Times New Roman"/>
                <w:color w:val="auto"/>
                <w:kern w:val="0"/>
                <w:sz w:val="18"/>
                <w:szCs w:val="18"/>
                <w:lang w:eastAsia="zh-CN"/>
              </w:rPr>
              <w:t xml:space="preserve"> R&amp;D Lab:</w:t>
            </w:r>
            <w:r w:rsidR="00AD243C" w:rsidRPr="00032BAE">
              <w:rPr>
                <w:rFonts w:ascii="Times New Roman" w:eastAsia="仿宋_GB2312" w:hAnsi="Times New Roman" w:cs="Times New Roman"/>
                <w:color w:val="auto"/>
                <w:kern w:val="0"/>
                <w:sz w:val="18"/>
                <w:szCs w:val="18"/>
                <w:u w:val="single"/>
                <w:lang w:eastAsia="zh-CN"/>
              </w:rPr>
              <w:t xml:space="preserve"> N/A </w:t>
            </w:r>
          </w:p>
          <w:p w14:paraId="0AF105B0" w14:textId="1B35C3F8" w:rsidR="00AD243C" w:rsidRPr="00032BAE" w:rsidRDefault="000B6761"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27248501"/>
                <w14:checkbox>
                  <w14:checked w14:val="1"/>
                  <w14:checkedState w14:val="2612" w14:font="MS Gothic"/>
                  <w14:uncheckedState w14:val="2610" w14:font="MS Gothic"/>
                </w14:checkbox>
              </w:sdtPr>
              <w:sdtEndPr/>
              <w:sdtContent>
                <w:r w:rsidR="00AD243C" w:rsidRPr="00032BAE">
                  <w:rPr>
                    <w:rFonts w:ascii="Segoe UI Symbol" w:eastAsia="MS Gothic" w:hAnsi="Segoe UI Symbol" w:cs="Segoe UI Symbol"/>
                    <w:b/>
                    <w:color w:val="auto"/>
                    <w:sz w:val="18"/>
                    <w:szCs w:val="18"/>
                  </w:rPr>
                  <w:t>☒</w:t>
                </w:r>
              </w:sdtContent>
            </w:sdt>
            <w:r w:rsidR="00AD243C" w:rsidRPr="00032BAE">
              <w:rPr>
                <w:rFonts w:ascii="Times New Roman" w:eastAsia="仿宋_GB2312" w:hAnsi="Times New Roman" w:cs="Times New Roman"/>
                <w:color w:val="auto"/>
                <w:kern w:val="0"/>
                <w:sz w:val="18"/>
                <w:szCs w:val="18"/>
              </w:rPr>
              <w:t xml:space="preserve"> </w:t>
            </w:r>
            <w:proofErr w:type="spellStart"/>
            <w:r w:rsidR="00AD243C" w:rsidRPr="00032BAE">
              <w:rPr>
                <w:rFonts w:ascii="Times New Roman" w:eastAsia="仿宋_GB2312" w:hAnsi="Times New Roman" w:cs="Times New Roman"/>
                <w:color w:val="auto"/>
                <w:kern w:val="0"/>
                <w:sz w:val="18"/>
                <w:szCs w:val="18"/>
                <w:lang w:eastAsia="zh-CN"/>
              </w:rPr>
              <w:t>Asymchem</w:t>
            </w:r>
            <w:proofErr w:type="spellEnd"/>
            <w:r w:rsidR="00AD243C" w:rsidRPr="00032BAE">
              <w:rPr>
                <w:rFonts w:ascii="Times New Roman" w:eastAsia="仿宋_GB2312" w:hAnsi="Times New Roman" w:cs="Times New Roman"/>
                <w:color w:val="auto"/>
                <w:kern w:val="0"/>
                <w:sz w:val="18"/>
                <w:szCs w:val="18"/>
                <w:lang w:eastAsia="zh-CN"/>
              </w:rPr>
              <w:t xml:space="preserve"> Production data, Lot Number:</w:t>
            </w:r>
            <w:r w:rsidR="00AD243C" w:rsidRPr="00032BAE">
              <w:rPr>
                <w:rFonts w:ascii="Times New Roman" w:eastAsia="仿宋_GB2312" w:hAnsi="Times New Roman" w:cs="Times New Roman"/>
                <w:color w:val="auto"/>
                <w:kern w:val="0"/>
                <w:sz w:val="18"/>
                <w:szCs w:val="18"/>
                <w:u w:val="single"/>
                <w:lang w:eastAsia="zh-CN"/>
              </w:rPr>
              <w:t xml:space="preserve">   </w:t>
            </w:r>
            <w:del w:id="6310" w:author="Xuning Wei12232" w:date="2026-07-27T17:56:00Z">
              <w:r w:rsidR="00AD243C" w:rsidRPr="00032BAE" w:rsidDel="00F338FC">
                <w:rPr>
                  <w:rFonts w:ascii="Times New Roman" w:eastAsia="仿宋_GB2312" w:hAnsi="Times New Roman" w:cs="Times New Roman"/>
                  <w:color w:val="auto"/>
                  <w:kern w:val="0"/>
                  <w:sz w:val="18"/>
                  <w:szCs w:val="18"/>
                  <w:u w:val="single"/>
                  <w:lang w:eastAsia="zh-CN"/>
                </w:rPr>
                <w:delText>CPo140020-02-01-02</w:delText>
              </w:r>
            </w:del>
            <w:ins w:id="6311"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AD243C" w:rsidRPr="00032BAE">
              <w:rPr>
                <w:rFonts w:ascii="Times New Roman" w:eastAsia="仿宋_GB2312" w:hAnsi="Times New Roman" w:cs="Times New Roman"/>
                <w:color w:val="auto"/>
                <w:kern w:val="0"/>
                <w:sz w:val="18"/>
                <w:szCs w:val="18"/>
                <w:u w:val="single"/>
                <w:lang w:eastAsia="zh-CN"/>
              </w:rPr>
              <w:t xml:space="preserve">    </w:t>
            </w:r>
          </w:p>
          <w:p w14:paraId="5B73D820" w14:textId="77777777" w:rsidR="00AD243C" w:rsidRPr="00032BAE" w:rsidRDefault="000B6761" w:rsidP="00AD243C">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171944910"/>
                <w14:checkbox>
                  <w14:checked w14:val="0"/>
                  <w14:checkedState w14:val="2612" w14:font="MS Gothic"/>
                  <w14:uncheckedState w14:val="2610" w14:font="MS Gothic"/>
                </w14:checkbox>
              </w:sdtPr>
              <w:sdtEndPr/>
              <w:sdtContent>
                <w:r w:rsidR="00AD243C" w:rsidRPr="00032BAE">
                  <w:rPr>
                    <w:rFonts w:ascii="Segoe UI Symbol" w:eastAsia="仿宋_GB2312" w:hAnsi="Segoe UI Symbol" w:cs="Segoe UI Symbol"/>
                    <w:b/>
                    <w:color w:val="auto"/>
                    <w:sz w:val="18"/>
                    <w:szCs w:val="18"/>
                  </w:rPr>
                  <w:t>☐</w:t>
                </w:r>
              </w:sdtContent>
            </w:sdt>
            <w:r w:rsidR="00AD243C" w:rsidRPr="00032BAE">
              <w:rPr>
                <w:rFonts w:ascii="Times New Roman" w:eastAsia="仿宋_GB2312" w:hAnsi="Times New Roman" w:cs="Times New Roman"/>
                <w:color w:val="auto"/>
                <w:kern w:val="0"/>
                <w:sz w:val="18"/>
                <w:szCs w:val="18"/>
              </w:rPr>
              <w:t xml:space="preserve"> </w:t>
            </w:r>
            <w:r w:rsidR="00AD243C" w:rsidRPr="00032BAE">
              <w:rPr>
                <w:rFonts w:ascii="Times New Roman" w:eastAsia="仿宋_GB2312" w:hAnsi="Times New Roman" w:cs="Times New Roman"/>
                <w:color w:val="auto"/>
                <w:kern w:val="0"/>
                <w:sz w:val="18"/>
                <w:szCs w:val="18"/>
                <w:lang w:eastAsia="zh-CN"/>
              </w:rPr>
              <w:t>Supplier data:</w:t>
            </w:r>
            <w:r w:rsidR="00AD243C" w:rsidRPr="00032BAE">
              <w:rPr>
                <w:rFonts w:ascii="Times New Roman" w:eastAsia="仿宋_GB2312" w:hAnsi="Times New Roman" w:cs="Times New Roman"/>
                <w:color w:val="auto"/>
                <w:kern w:val="0"/>
                <w:sz w:val="18"/>
                <w:szCs w:val="18"/>
                <w:u w:val="single"/>
                <w:lang w:eastAsia="zh-CN"/>
              </w:rPr>
              <w:t xml:space="preserve"> N/A</w:t>
            </w:r>
            <w:r w:rsidR="00AD243C" w:rsidRPr="00032BAE">
              <w:rPr>
                <w:rFonts w:ascii="Times New Roman" w:eastAsia="仿宋_GB2312" w:hAnsi="Times New Roman" w:cs="Times New Roman"/>
                <w:color w:val="auto"/>
                <w:kern w:val="0"/>
                <w:sz w:val="18"/>
                <w:szCs w:val="18"/>
                <w:lang w:eastAsia="zh-CN"/>
              </w:rPr>
              <w:t xml:space="preserve"> </w:t>
            </w:r>
          </w:p>
          <w:p w14:paraId="06371D65" w14:textId="2D4A7A8A" w:rsidR="00AD243C" w:rsidRPr="00032BAE" w:rsidRDefault="000B6761"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08745682"/>
                <w14:checkbox>
                  <w14:checked w14:val="1"/>
                  <w14:checkedState w14:val="2612" w14:font="MS Gothic"/>
                  <w14:uncheckedState w14:val="2610" w14:font="MS Gothic"/>
                </w14:checkbox>
              </w:sdtPr>
              <w:sdtEndPr/>
              <w:sdtContent>
                <w:r w:rsidR="00AD243C" w:rsidRPr="00032BAE">
                  <w:rPr>
                    <w:rFonts w:ascii="Segoe UI Symbol" w:eastAsia="MS Gothic" w:hAnsi="Segoe UI Symbol" w:cs="Segoe UI Symbol"/>
                    <w:b/>
                    <w:color w:val="auto"/>
                    <w:sz w:val="18"/>
                    <w:szCs w:val="18"/>
                  </w:rPr>
                  <w:t>☒</w:t>
                </w:r>
              </w:sdtContent>
            </w:sdt>
            <w:r w:rsidR="00AD243C" w:rsidRPr="00032BAE">
              <w:rPr>
                <w:rFonts w:ascii="Times New Roman" w:eastAsia="仿宋_GB2312" w:hAnsi="Times New Roman" w:cs="Times New Roman"/>
                <w:color w:val="auto"/>
                <w:kern w:val="0"/>
                <w:sz w:val="18"/>
                <w:szCs w:val="18"/>
              </w:rPr>
              <w:t xml:space="preserve"> *</w:t>
            </w:r>
            <w:r w:rsidR="00AD243C" w:rsidRPr="00032BAE">
              <w:rPr>
                <w:rFonts w:ascii="Times New Roman" w:eastAsia="仿宋_GB2312" w:hAnsi="Times New Roman" w:cs="Times New Roman"/>
                <w:color w:val="auto"/>
                <w:sz w:val="18"/>
                <w:szCs w:val="18"/>
                <w:lang w:eastAsia="zh-CN"/>
              </w:rPr>
              <w:t>Handbook &amp; Page:</w:t>
            </w:r>
            <w:r w:rsidR="00AD243C" w:rsidRPr="00032BAE">
              <w:rPr>
                <w:rFonts w:ascii="Times New Roman" w:eastAsia="仿宋_GB2312" w:hAnsi="Times New Roman" w:cs="Times New Roman"/>
                <w:color w:val="auto"/>
                <w:sz w:val="18"/>
                <w:szCs w:val="18"/>
                <w:u w:val="single"/>
                <w:lang w:eastAsia="zh-CN"/>
              </w:rPr>
              <w:t xml:space="preserve"> </w:t>
            </w:r>
            <w:r w:rsidR="00AD243C" w:rsidRPr="00032BAE">
              <w:rPr>
                <w:rFonts w:ascii="Times New Roman" w:eastAsia="仿宋_GB2312" w:hAnsi="Times New Roman" w:cs="Times New Roman"/>
                <w:color w:val="auto"/>
                <w:sz w:val="18"/>
                <w:szCs w:val="18"/>
                <w:u w:val="single"/>
              </w:rPr>
              <w:t>The Pilot Plant Real Book Page 10-14&amp;10-15</w:t>
            </w:r>
            <w:r w:rsidR="00AD243C" w:rsidRPr="00032BAE">
              <w:rPr>
                <w:rFonts w:ascii="Times New Roman" w:eastAsia="仿宋_GB2312" w:hAnsi="Times New Roman" w:cs="Times New Roman"/>
                <w:color w:val="auto"/>
                <w:kern w:val="0"/>
                <w:sz w:val="18"/>
                <w:szCs w:val="18"/>
                <w:u w:val="single"/>
                <w:lang w:eastAsia="zh-CN"/>
              </w:rPr>
              <w:t xml:space="preserve">   </w:t>
            </w:r>
          </w:p>
          <w:p w14:paraId="4C11D012" w14:textId="6367B3A8" w:rsidR="00AD243C" w:rsidRPr="00032BAE" w:rsidRDefault="000B6761" w:rsidP="00AD243C">
            <w:pPr>
              <w:pStyle w:val="CommentText1"/>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266762624"/>
                <w14:checkbox>
                  <w14:checked w14:val="1"/>
                  <w14:checkedState w14:val="2612" w14:font="MS Gothic"/>
                  <w14:uncheckedState w14:val="2610" w14:font="MS Gothic"/>
                </w14:checkbox>
              </w:sdtPr>
              <w:sdtEndPr/>
              <w:sdtContent>
                <w:r w:rsidR="00AD243C" w:rsidRPr="00032BAE">
                  <w:rPr>
                    <w:rFonts w:ascii="Segoe UI Symbol" w:eastAsia="MS Gothic" w:hAnsi="Segoe UI Symbol" w:cs="Segoe UI Symbol"/>
                    <w:color w:val="auto"/>
                    <w:sz w:val="18"/>
                    <w:szCs w:val="18"/>
                  </w:rPr>
                  <w:t>☒</w:t>
                </w:r>
              </w:sdtContent>
            </w:sdt>
            <w:r w:rsidR="00AD243C" w:rsidRPr="00032BAE">
              <w:rPr>
                <w:rFonts w:ascii="Times New Roman" w:eastAsia="仿宋_GB2312" w:hAnsi="Times New Roman" w:cs="Times New Roman"/>
                <w:color w:val="auto"/>
                <w:sz w:val="18"/>
                <w:szCs w:val="18"/>
              </w:rPr>
              <w:t xml:space="preserve"> Other</w:t>
            </w:r>
            <w:r w:rsidR="00AD243C" w:rsidRPr="00032BAE">
              <w:rPr>
                <w:rFonts w:ascii="Times New Roman" w:eastAsia="仿宋_GB2312" w:hAnsi="Times New Roman" w:cs="Times New Roman"/>
                <w:color w:val="auto"/>
                <w:sz w:val="18"/>
                <w:szCs w:val="18"/>
                <w:lang w:eastAsia="zh-CN"/>
              </w:rPr>
              <w:t>:</w:t>
            </w:r>
            <w:r w:rsidR="00AD243C" w:rsidRPr="00032BAE">
              <w:rPr>
                <w:rFonts w:ascii="Times New Roman" w:eastAsia="仿宋_GB2312" w:hAnsi="Times New Roman" w:cs="Times New Roman"/>
                <w:color w:val="auto"/>
                <w:kern w:val="0"/>
                <w:sz w:val="18"/>
                <w:szCs w:val="18"/>
                <w:u w:val="single"/>
                <w:lang w:eastAsia="zh-CN"/>
              </w:rPr>
              <w:t xml:space="preserve"> </w:t>
            </w:r>
            <w:del w:id="6312" w:author="He Han" w:date="2026-08-27T15:38:00Z">
              <w:r w:rsidR="00AD243C" w:rsidRPr="00032BAE" w:rsidDel="006B7068">
                <w:rPr>
                  <w:rFonts w:ascii="Times New Roman" w:eastAsia="仿宋_GB2312" w:hAnsi="Times New Roman" w:cs="Times New Roman"/>
                  <w:color w:val="auto"/>
                  <w:kern w:val="0"/>
                  <w:sz w:val="18"/>
                  <w:szCs w:val="18"/>
                  <w:u w:val="single"/>
                  <w:lang w:eastAsia="zh-CN"/>
                </w:rPr>
                <w:delText xml:space="preserve">    </w:delText>
              </w:r>
            </w:del>
            <w:r w:rsidR="00AD243C"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w:t>
            </w:r>
            <w:proofErr w:type="spellStart"/>
            <w:r w:rsidR="00AD243C" w:rsidRPr="00032BAE">
              <w:rPr>
                <w:rFonts w:ascii="Times New Roman" w:eastAsia="仿宋_GB2312" w:hAnsi="Times New Roman" w:cs="Times New Roman"/>
                <w:color w:val="auto"/>
                <w:kern w:val="0"/>
                <w:sz w:val="18"/>
                <w:szCs w:val="18"/>
                <w:u w:val="single"/>
                <w:lang w:eastAsia="zh-CN"/>
              </w:rPr>
              <w:t>salts.The</w:t>
            </w:r>
            <w:proofErr w:type="spellEnd"/>
            <w:r w:rsidR="00AD243C"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AD243C" w:rsidRPr="00032BAE">
              <w:rPr>
                <w:rFonts w:ascii="Times New Roman" w:eastAsia="仿宋_GB2312" w:hAnsi="Times New Roman" w:cs="Times New Roman"/>
                <w:color w:val="auto"/>
                <w:kern w:val="0"/>
                <w:sz w:val="18"/>
                <w:szCs w:val="18"/>
                <w:u w:val="single"/>
                <w:lang w:eastAsia="zh-CN"/>
              </w:rPr>
              <w:t>solvents.The</w:t>
            </w:r>
            <w:proofErr w:type="spellEnd"/>
            <w:r w:rsidR="00AD243C"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p>
        </w:tc>
      </w:tr>
      <w:tr w:rsidR="005342B4" w:rsidRPr="00032BAE" w14:paraId="0335AD25" w14:textId="77777777" w:rsidTr="00A144E4">
        <w:trPr>
          <w:trHeight w:val="397"/>
          <w:trPrChange w:id="6313" w:author="Xuning Wei12232" w:date="2026-07-27T18:11:00Z">
            <w:trPr>
              <w:trHeight w:val="397"/>
            </w:trPr>
          </w:trPrChange>
        </w:trPr>
        <w:tc>
          <w:tcPr>
            <w:tcW w:w="281" w:type="pct"/>
            <w:vMerge/>
            <w:shd w:val="clear" w:color="auto" w:fill="FFFFFF" w:themeFill="background1"/>
            <w:vAlign w:val="center"/>
            <w:tcPrChange w:id="6314" w:author="Xuning Wei12232" w:date="2026-07-27T18:11:00Z">
              <w:tcPr>
                <w:tcW w:w="284" w:type="pct"/>
                <w:gridSpan w:val="3"/>
                <w:vMerge/>
                <w:shd w:val="clear" w:color="auto" w:fill="FFFFFF" w:themeFill="background1"/>
                <w:vAlign w:val="center"/>
              </w:tcPr>
            </w:tcPrChange>
          </w:tcPr>
          <w:p w14:paraId="510110CB"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6315" w:author="Xuning Wei12232" w:date="2026-07-27T18:11:00Z">
              <w:tcPr>
                <w:tcW w:w="1217" w:type="pct"/>
                <w:gridSpan w:val="3"/>
                <w:vMerge/>
                <w:shd w:val="clear" w:color="auto" w:fill="FFFFFF" w:themeFill="background1"/>
                <w:vAlign w:val="center"/>
              </w:tcPr>
            </w:tcPrChange>
          </w:tcPr>
          <w:p w14:paraId="30EE2D57"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6316" w:author="Xuning Wei12232" w:date="2026-07-27T18:11:00Z">
              <w:tcPr>
                <w:tcW w:w="1049" w:type="pct"/>
                <w:gridSpan w:val="5"/>
                <w:vMerge/>
                <w:shd w:val="clear" w:color="auto" w:fill="FFFFFF" w:themeFill="background1"/>
                <w:vAlign w:val="center"/>
              </w:tcPr>
            </w:tcPrChange>
          </w:tcPr>
          <w:p w14:paraId="3C4E242B"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6317" w:author="Xuning Wei12232" w:date="2026-07-27T18:11:00Z">
              <w:tcPr>
                <w:tcW w:w="388" w:type="pct"/>
                <w:gridSpan w:val="4"/>
                <w:vMerge/>
                <w:shd w:val="clear" w:color="auto" w:fill="FFFFFF" w:themeFill="background1"/>
                <w:vAlign w:val="center"/>
              </w:tcPr>
            </w:tcPrChange>
          </w:tcPr>
          <w:p w14:paraId="1CCE5CFD"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6318" w:author="Xuning Wei12232" w:date="2026-07-27T18:11:00Z">
              <w:tcPr>
                <w:tcW w:w="354" w:type="pct"/>
                <w:gridSpan w:val="3"/>
                <w:vMerge/>
                <w:shd w:val="clear" w:color="auto" w:fill="FFFFFF" w:themeFill="background1"/>
                <w:vAlign w:val="center"/>
              </w:tcPr>
            </w:tcPrChange>
          </w:tcPr>
          <w:p w14:paraId="33D227CF"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6319" w:author="Xuning Wei12232" w:date="2026-07-27T18:11:00Z">
              <w:tcPr>
                <w:tcW w:w="322" w:type="pct"/>
                <w:gridSpan w:val="3"/>
                <w:vAlign w:val="center"/>
              </w:tcPr>
            </w:tcPrChange>
          </w:tcPr>
          <w:p w14:paraId="204DF822"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731309959"/>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198A5D56"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665406309"/>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026CBE63"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911268064"/>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6320" w:author="Xuning Wei12232" w:date="2026-07-27T18:11:00Z">
              <w:tcPr>
                <w:tcW w:w="733" w:type="pct"/>
                <w:gridSpan w:val="3"/>
                <w:vAlign w:val="center"/>
              </w:tcPr>
            </w:tcPrChange>
          </w:tcPr>
          <w:p w14:paraId="36B177BC" w14:textId="508C6264" w:rsidR="00143102" w:rsidRPr="00032BAE" w:rsidRDefault="00143102" w:rsidP="0030647B">
            <w:pPr>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306 SS and </w:t>
            </w:r>
            <w:del w:id="6321" w:author="Johan Granander" w:date="2026-05-04T11:52:00Z">
              <w:r w:rsidRPr="00032BAE" w:rsidDel="00570E05">
                <w:rPr>
                  <w:rFonts w:ascii="Times New Roman" w:eastAsia="仿宋_GB2312" w:hAnsi="Times New Roman" w:cs="Times New Roman"/>
                  <w:color w:val="auto"/>
                  <w:kern w:val="0"/>
                  <w:sz w:val="18"/>
                  <w:szCs w:val="18"/>
                  <w:lang w:eastAsia="zh-CN"/>
                </w:rPr>
                <w:delText>PTFE;</w:delText>
              </w:r>
            </w:del>
            <w:ins w:id="6322" w:author="Johan Granander" w:date="2026-05-04T11:52:00Z">
              <w:r w:rsidR="00570E05" w:rsidRPr="00032BAE">
                <w:rPr>
                  <w:rFonts w:ascii="Times New Roman" w:eastAsia="仿宋_GB2312" w:hAnsi="Times New Roman" w:cs="Times New Roman"/>
                  <w:color w:val="auto"/>
                  <w:kern w:val="0"/>
                  <w:sz w:val="18"/>
                  <w:szCs w:val="18"/>
                  <w:lang w:eastAsia="zh-CN"/>
                </w:rPr>
                <w:t>PTFE.</w:t>
              </w:r>
            </w:ins>
          </w:p>
          <w:p w14:paraId="20D0857A"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w:t>
            </w:r>
          </w:p>
        </w:tc>
        <w:tc>
          <w:tcPr>
            <w:tcW w:w="792" w:type="pct"/>
            <w:vMerge/>
            <w:vAlign w:val="center"/>
            <w:tcPrChange w:id="6323" w:author="Xuning Wei12232" w:date="2026-07-27T18:11:00Z">
              <w:tcPr>
                <w:tcW w:w="654" w:type="pct"/>
                <w:vMerge/>
                <w:vAlign w:val="center"/>
              </w:tcPr>
            </w:tcPrChange>
          </w:tcPr>
          <w:p w14:paraId="7A9D64EC" w14:textId="77777777" w:rsidR="00143102" w:rsidRPr="00032BAE" w:rsidRDefault="00143102" w:rsidP="0030647B">
            <w:pPr>
              <w:pStyle w:val="CommentText1"/>
              <w:jc w:val="both"/>
              <w:rPr>
                <w:rFonts w:ascii="Times New Roman" w:eastAsia="仿宋_GB2312" w:hAnsi="Times New Roman" w:cs="Times New Roman"/>
                <w:color w:val="auto"/>
                <w:sz w:val="18"/>
                <w:szCs w:val="18"/>
              </w:rPr>
            </w:pPr>
          </w:p>
        </w:tc>
      </w:tr>
      <w:tr w:rsidR="005342B4" w:rsidRPr="00032BAE" w14:paraId="026D07DA" w14:textId="77777777" w:rsidTr="000A425F">
        <w:trPr>
          <w:trHeight w:val="2540"/>
          <w:trPrChange w:id="6324" w:author="Xuning Wei12232" w:date="2026-07-27T18:11:00Z">
            <w:trPr>
              <w:trHeight w:val="397"/>
            </w:trPr>
          </w:trPrChange>
        </w:trPr>
        <w:tc>
          <w:tcPr>
            <w:tcW w:w="281" w:type="pct"/>
            <w:vMerge w:val="restart"/>
            <w:shd w:val="clear" w:color="auto" w:fill="FFFFFF" w:themeFill="background1"/>
            <w:vAlign w:val="center"/>
            <w:tcPrChange w:id="6325" w:author="Xuning Wei12232" w:date="2026-07-27T18:11:00Z">
              <w:tcPr>
                <w:tcW w:w="284" w:type="pct"/>
                <w:gridSpan w:val="3"/>
                <w:vMerge w:val="restart"/>
                <w:shd w:val="clear" w:color="auto" w:fill="FFFFFF" w:themeFill="background1"/>
                <w:vAlign w:val="center"/>
              </w:tcPr>
            </w:tcPrChange>
          </w:tcPr>
          <w:p w14:paraId="3D401E36" w14:textId="158458C9" w:rsidR="00143102" w:rsidRPr="00032BAE" w:rsidRDefault="009478EE">
            <w:pPr>
              <w:jc w:val="center"/>
              <w:rPr>
                <w:rFonts w:ascii="Times New Roman" w:eastAsia="仿宋_GB2312" w:hAnsi="Times New Roman" w:cs="Times New Roman"/>
                <w:color w:val="auto"/>
                <w:sz w:val="18"/>
                <w:szCs w:val="18"/>
                <w:lang w:eastAsia="zh-CN"/>
              </w:rPr>
              <w:pPrChange w:id="6326" w:author="Xuning Wei12232" w:date="2026-07-27T18:08:00Z">
                <w:pPr>
                  <w:jc w:val="both"/>
                </w:pPr>
              </w:pPrChange>
            </w:pPr>
            <w:del w:id="6327" w:author="Xuning Wei12232" w:date="2026-07-27T16:08:00Z">
              <w:r w:rsidDel="00AD243C">
                <w:rPr>
                  <w:rFonts w:ascii="Times New Roman" w:eastAsia="仿宋_GB2312" w:hAnsi="Times New Roman" w:cs="Times New Roman"/>
                  <w:color w:val="auto"/>
                  <w:sz w:val="18"/>
                  <w:szCs w:val="18"/>
                  <w:lang w:eastAsia="zh-CN"/>
                </w:rPr>
                <w:lastRenderedPageBreak/>
                <w:delText>21</w:delText>
              </w:r>
              <w:r w:rsidR="00143102" w:rsidRPr="00032BAE" w:rsidDel="00AD243C">
                <w:rPr>
                  <w:rFonts w:ascii="Times New Roman" w:eastAsia="仿宋_GB2312" w:hAnsi="Times New Roman" w:cs="Times New Roman"/>
                  <w:color w:val="auto"/>
                  <w:sz w:val="18"/>
                  <w:szCs w:val="18"/>
                  <w:lang w:eastAsia="zh-CN"/>
                </w:rPr>
                <w:delText xml:space="preserve">, </w:delText>
              </w:r>
              <w:r w:rsidDel="00AD243C">
                <w:rPr>
                  <w:rFonts w:ascii="Times New Roman" w:eastAsia="仿宋_GB2312" w:hAnsi="Times New Roman" w:cs="Times New Roman"/>
                  <w:color w:val="auto"/>
                  <w:sz w:val="18"/>
                  <w:szCs w:val="18"/>
                  <w:lang w:eastAsia="zh-CN"/>
                </w:rPr>
                <w:delText>66</w:delText>
              </w:r>
            </w:del>
            <w:ins w:id="6328" w:author="Xuning Wei12232" w:date="2026-07-27T16:08:00Z">
              <w:r w:rsidR="00AD243C">
                <w:rPr>
                  <w:rFonts w:ascii="Times New Roman" w:eastAsia="仿宋_GB2312" w:hAnsi="Times New Roman" w:cs="Times New Roman"/>
                  <w:color w:val="auto"/>
                  <w:sz w:val="18"/>
                  <w:szCs w:val="18"/>
                  <w:lang w:eastAsia="zh-CN"/>
                </w:rPr>
                <w:t>12</w:t>
              </w:r>
            </w:ins>
          </w:p>
        </w:tc>
        <w:tc>
          <w:tcPr>
            <w:tcW w:w="1217" w:type="pct"/>
            <w:vMerge w:val="restart"/>
            <w:shd w:val="clear" w:color="auto" w:fill="FFFFFF" w:themeFill="background1"/>
            <w:vAlign w:val="center"/>
            <w:tcPrChange w:id="6329" w:author="Xuning Wei12232" w:date="2026-07-27T18:11:00Z">
              <w:tcPr>
                <w:tcW w:w="1217" w:type="pct"/>
                <w:gridSpan w:val="3"/>
                <w:vMerge w:val="restart"/>
                <w:shd w:val="clear" w:color="auto" w:fill="FFFFFF" w:themeFill="background1"/>
                <w:vAlign w:val="center"/>
              </w:tcPr>
            </w:tcPrChange>
          </w:tcPr>
          <w:p w14:paraId="6094D555" w14:textId="77777777" w:rsidR="00C402FB" w:rsidRPr="000A425F" w:rsidRDefault="00C402FB" w:rsidP="00C402FB">
            <w:pPr>
              <w:jc w:val="both"/>
              <w:rPr>
                <w:ins w:id="6330" w:author="Xuning Wei12232" w:date="2026-07-27T20:13:00Z"/>
                <w:rFonts w:ascii="Times New Roman" w:eastAsia="仿宋_GB2312" w:hAnsi="Times New Roman" w:cs="Times New Roman"/>
                <w:color w:val="auto"/>
                <w:sz w:val="18"/>
                <w:szCs w:val="18"/>
                <w:lang w:eastAsia="zh-CN"/>
              </w:rPr>
            </w:pPr>
            <w:ins w:id="6331" w:author="Xuning Wei12232" w:date="2026-07-27T20:13:00Z">
              <w:r w:rsidRPr="000A425F">
                <w:rPr>
                  <w:rFonts w:ascii="Times New Roman" w:eastAsia="等线" w:hAnsi="Times New Roman" w:cs="Times New Roman"/>
                  <w:bCs w:val="0"/>
                  <w:color w:val="0000FF"/>
                  <w:kern w:val="0"/>
                  <w:sz w:val="18"/>
                  <w:szCs w:val="18"/>
                  <w:lang w:eastAsia="zh-CN"/>
                </w:rPr>
                <w:t>NMeAsn22, aMePhe15</w:t>
              </w:r>
            </w:ins>
          </w:p>
          <w:p w14:paraId="5FD3D92E" w14:textId="20F58D35" w:rsidR="00143102" w:rsidRPr="00032BAE" w:rsidRDefault="00C402FB" w:rsidP="00A54EC0">
            <w:pPr>
              <w:jc w:val="both"/>
              <w:rPr>
                <w:rFonts w:ascii="Times New Roman" w:eastAsia="仿宋_GB2312" w:hAnsi="Times New Roman" w:cs="Times New Roman"/>
                <w:color w:val="auto"/>
                <w:sz w:val="18"/>
                <w:szCs w:val="18"/>
              </w:rPr>
            </w:pPr>
            <w:ins w:id="6332" w:author="Xuning Wei12232" w:date="2026-07-27T20:13:00Z">
              <w:r w:rsidRPr="000A425F">
                <w:rPr>
                  <w:rFonts w:ascii="Times New Roman" w:eastAsia="仿宋_GB2312" w:hAnsi="Times New Roman" w:cs="Times New Roman"/>
                  <w:color w:val="auto"/>
                  <w:sz w:val="18"/>
                  <w:szCs w:val="18"/>
                  <w:lang w:eastAsia="zh-CN"/>
                </w:rPr>
                <w:t>C</w:t>
              </w:r>
              <w:r w:rsidRPr="000A425F">
                <w:rPr>
                  <w:rFonts w:ascii="Times New Roman" w:eastAsia="仿宋_GB2312" w:hAnsi="Times New Roman" w:cs="Times New Roman"/>
                  <w:color w:val="auto"/>
                  <w:sz w:val="18"/>
                  <w:szCs w:val="18"/>
                </w:rPr>
                <w:t>oupling</w:t>
              </w:r>
              <w:r w:rsidRPr="000A425F">
                <w:rPr>
                  <w:rFonts w:ascii="Times New Roman" w:eastAsia="等线" w:hAnsi="Times New Roman" w:cs="Times New Roman"/>
                  <w:color w:val="000000" w:themeColor="text1"/>
                  <w:sz w:val="18"/>
                  <w:szCs w:val="18"/>
                </w:rPr>
                <w:br/>
              </w:r>
            </w:ins>
            <w:ins w:id="6333" w:author="Xuning Wei12232" w:date="2026-07-27T16:08:00Z">
              <w:r w:rsidR="00AD243C" w:rsidRPr="000A425F">
                <w:rPr>
                  <w:rFonts w:ascii="Times New Roman" w:eastAsia="等线" w:hAnsi="Times New Roman" w:cs="Times New Roman"/>
                  <w:color w:val="000000" w:themeColor="text1"/>
                  <w:sz w:val="18"/>
                  <w:szCs w:val="18"/>
                </w:rPr>
                <w:t>1. Heat the mixture to 25±5</w:t>
              </w:r>
            </w:ins>
            <w:ins w:id="6334" w:author="Johan Granander" w:date="2026-07-28T13:34:00Z">
              <w:r w:rsidR="00A0716C" w:rsidRPr="000A425F">
                <w:rPr>
                  <w:rFonts w:ascii="Times New Roman" w:eastAsia="等线" w:hAnsi="Times New Roman" w:cs="Times New Roman"/>
                  <w:color w:val="000000" w:themeColor="text1"/>
                  <w:sz w:val="18"/>
                  <w:szCs w:val="18"/>
                </w:rPr>
                <w:t xml:space="preserve"> </w:t>
              </w:r>
            </w:ins>
            <w:ins w:id="6335" w:author="Xuning Wei12232" w:date="2026-07-27T16:08:00Z">
              <w:r w:rsidR="00AD243C" w:rsidRPr="000A425F">
                <w:rPr>
                  <w:rFonts w:ascii="Times New Roman" w:eastAsia="等线" w:hAnsi="Times New Roman" w:cs="Times New Roman"/>
                  <w:color w:val="000000" w:themeColor="text1"/>
                  <w:sz w:val="18"/>
                  <w:szCs w:val="18"/>
                </w:rPr>
                <w:t xml:space="preserve">℃. </w:t>
              </w:r>
              <w:r w:rsidR="00AD243C" w:rsidRPr="000A425F">
                <w:rPr>
                  <w:rFonts w:ascii="Times New Roman" w:eastAsia="等线" w:hAnsi="Times New Roman" w:cs="Times New Roman"/>
                  <w:color w:val="auto"/>
                  <w:sz w:val="18"/>
                  <w:szCs w:val="18"/>
                </w:rPr>
                <w:t>The mixture is allowed to react at 25±5</w:t>
              </w:r>
            </w:ins>
            <w:ins w:id="6336" w:author="Johan Granander" w:date="2026-07-28T13:34:00Z">
              <w:r w:rsidR="00A0716C" w:rsidRPr="000A425F">
                <w:rPr>
                  <w:rFonts w:ascii="Times New Roman" w:eastAsia="等线" w:hAnsi="Times New Roman" w:cs="Times New Roman"/>
                  <w:color w:val="auto"/>
                  <w:sz w:val="18"/>
                  <w:szCs w:val="18"/>
                </w:rPr>
                <w:t xml:space="preserve"> </w:t>
              </w:r>
            </w:ins>
            <w:ins w:id="6337" w:author="Xuning Wei12232" w:date="2026-07-27T16:08:00Z">
              <w:r w:rsidR="00AD243C" w:rsidRPr="000A425F">
                <w:rPr>
                  <w:rFonts w:ascii="Times New Roman" w:eastAsia="等线" w:hAnsi="Times New Roman" w:cs="Times New Roman"/>
                  <w:color w:val="auto"/>
                  <w:sz w:val="18"/>
                  <w:szCs w:val="18"/>
                </w:rPr>
                <w:t>℃ (target: 25</w:t>
              </w:r>
            </w:ins>
            <w:ins w:id="6338" w:author="Johan Granander" w:date="2026-07-28T13:34:00Z">
              <w:r w:rsidR="00A0716C" w:rsidRPr="000A425F">
                <w:rPr>
                  <w:rFonts w:ascii="Times New Roman" w:eastAsia="等线" w:hAnsi="Times New Roman" w:cs="Times New Roman"/>
                  <w:color w:val="auto"/>
                  <w:sz w:val="18"/>
                  <w:szCs w:val="18"/>
                </w:rPr>
                <w:t xml:space="preserve"> </w:t>
              </w:r>
            </w:ins>
            <w:ins w:id="6339" w:author="Xuning Wei12232" w:date="2026-07-27T16:08:00Z">
              <w:r w:rsidR="00AD243C" w:rsidRPr="000A425F">
                <w:rPr>
                  <w:rFonts w:ascii="Times New Roman" w:eastAsia="等线" w:hAnsi="Times New Roman" w:cs="Times New Roman"/>
                  <w:color w:val="auto"/>
                  <w:sz w:val="18"/>
                  <w:szCs w:val="18"/>
                </w:rPr>
                <w:t xml:space="preserve">℃). </w:t>
              </w:r>
              <w:r w:rsidR="00AD243C" w:rsidRPr="000A425F">
                <w:rPr>
                  <w:rFonts w:ascii="Times New Roman" w:eastAsia="等线" w:hAnsi="Times New Roman" w:cs="Times New Roman"/>
                  <w:color w:val="auto"/>
                  <w:sz w:val="18"/>
                  <w:szCs w:val="18"/>
                </w:rPr>
                <w:br/>
                <w:t>2. After 4</w:t>
              </w:r>
            </w:ins>
            <w:ins w:id="6340" w:author="Johan Granander" w:date="2026-07-28T13:34:00Z">
              <w:r w:rsidR="00A0716C" w:rsidRPr="000A425F">
                <w:rPr>
                  <w:rFonts w:ascii="Times New Roman" w:eastAsia="等线" w:hAnsi="Times New Roman" w:cs="Times New Roman"/>
                  <w:color w:val="auto"/>
                  <w:sz w:val="18"/>
                  <w:szCs w:val="18"/>
                </w:rPr>
                <w:t xml:space="preserve"> </w:t>
              </w:r>
            </w:ins>
            <w:ins w:id="6341" w:author="Xuning Wei12232" w:date="2026-07-27T16:08:00Z">
              <w:r w:rsidR="00AD243C" w:rsidRPr="000A425F">
                <w:rPr>
                  <w:rFonts w:ascii="Times New Roman" w:eastAsia="等线" w:hAnsi="Times New Roman" w:cs="Times New Roman"/>
                  <w:color w:val="auto"/>
                  <w:sz w:val="18"/>
                  <w:szCs w:val="18"/>
                </w:rPr>
                <w:t>h±15</w:t>
              </w:r>
            </w:ins>
            <w:ins w:id="6342" w:author="Johan Granander" w:date="2026-07-28T13:34:00Z">
              <w:r w:rsidR="00A0716C" w:rsidRPr="000A425F">
                <w:rPr>
                  <w:rFonts w:ascii="Times New Roman" w:eastAsia="等线" w:hAnsi="Times New Roman" w:cs="Times New Roman"/>
                  <w:color w:val="auto"/>
                  <w:sz w:val="18"/>
                  <w:szCs w:val="18"/>
                </w:rPr>
                <w:t xml:space="preserve"> </w:t>
              </w:r>
            </w:ins>
            <w:ins w:id="6343" w:author="Xuning Wei12232" w:date="2026-07-27T16:08:00Z">
              <w:r w:rsidR="00AD243C" w:rsidRPr="000A425F">
                <w:rPr>
                  <w:rFonts w:ascii="Times New Roman" w:eastAsia="等线" w:hAnsi="Times New Roman" w:cs="Times New Roman"/>
                  <w:color w:val="auto"/>
                  <w:sz w:val="18"/>
                  <w:szCs w:val="18"/>
                </w:rPr>
                <w:t>min (target</w:t>
              </w:r>
              <w:r w:rsidR="00AD243C" w:rsidRPr="000A425F">
                <w:rPr>
                  <w:rFonts w:ascii="Times New Roman" w:eastAsia="等线" w:hAnsi="Times New Roman" w:cs="Times New Roman"/>
                  <w:color w:val="auto"/>
                  <w:sz w:val="18"/>
                  <w:szCs w:val="18"/>
                </w:rPr>
                <w:t>：</w:t>
              </w:r>
              <w:r w:rsidR="00AD243C" w:rsidRPr="000A425F">
                <w:rPr>
                  <w:rFonts w:ascii="Times New Roman" w:eastAsia="等线" w:hAnsi="Times New Roman" w:cs="Times New Roman"/>
                  <w:color w:val="auto"/>
                  <w:sz w:val="18"/>
                  <w:szCs w:val="18"/>
                </w:rPr>
                <w:t>4</w:t>
              </w:r>
            </w:ins>
            <w:ins w:id="6344" w:author="Johan Granander" w:date="2026-07-28T13:34:00Z">
              <w:r w:rsidR="00A0716C" w:rsidRPr="000A425F">
                <w:rPr>
                  <w:rFonts w:ascii="Times New Roman" w:eastAsia="等线" w:hAnsi="Times New Roman" w:cs="Times New Roman"/>
                  <w:color w:val="auto"/>
                  <w:sz w:val="18"/>
                  <w:szCs w:val="18"/>
                </w:rPr>
                <w:t xml:space="preserve"> </w:t>
              </w:r>
            </w:ins>
            <w:ins w:id="6345" w:author="Xuning Wei12232" w:date="2026-07-27T16:08:00Z">
              <w:r w:rsidR="00AD243C" w:rsidRPr="000A425F">
                <w:rPr>
                  <w:rFonts w:ascii="Times New Roman" w:eastAsia="等线" w:hAnsi="Times New Roman" w:cs="Times New Roman"/>
                  <w:color w:val="auto"/>
                  <w:sz w:val="18"/>
                  <w:szCs w:val="18"/>
                </w:rPr>
                <w:t>h), sample the mixture every 0.5~1</w:t>
              </w:r>
            </w:ins>
            <w:ins w:id="6346" w:author="Johan Granander" w:date="2026-07-28T13:34:00Z">
              <w:r w:rsidR="00A0716C" w:rsidRPr="000A425F">
                <w:rPr>
                  <w:rFonts w:ascii="Times New Roman" w:eastAsia="等线" w:hAnsi="Times New Roman" w:cs="Times New Roman"/>
                  <w:color w:val="auto"/>
                  <w:sz w:val="18"/>
                  <w:szCs w:val="18"/>
                </w:rPr>
                <w:t xml:space="preserve"> </w:t>
              </w:r>
            </w:ins>
            <w:ins w:id="6347" w:author="Xuning Wei12232" w:date="2026-07-27T16:08:00Z">
              <w:r w:rsidR="00AD243C" w:rsidRPr="000A425F">
                <w:rPr>
                  <w:rFonts w:ascii="Times New Roman" w:eastAsia="等线" w:hAnsi="Times New Roman" w:cs="Times New Roman"/>
                  <w:color w:val="auto"/>
                  <w:sz w:val="18"/>
                  <w:szCs w:val="18"/>
                </w:rPr>
                <w:t>h for</w:t>
              </w:r>
              <w:r w:rsidR="00AD243C" w:rsidRPr="000A425F">
                <w:rPr>
                  <w:rFonts w:ascii="Times New Roman" w:eastAsia="等线" w:hAnsi="Times New Roman" w:cs="Times New Roman"/>
                  <w:color w:val="0000FF"/>
                  <w:sz w:val="18"/>
                  <w:szCs w:val="18"/>
                </w:rPr>
                <w:t xml:space="preserve"> </w:t>
              </w:r>
              <w:proofErr w:type="spellStart"/>
              <w:r w:rsidR="00AD243C" w:rsidRPr="000A425F">
                <w:rPr>
                  <w:rFonts w:ascii="Times New Roman" w:eastAsia="等线" w:hAnsi="Times New Roman" w:cs="Times New Roman"/>
                  <w:color w:val="0000FF"/>
                  <w:sz w:val="18"/>
                  <w:szCs w:val="18"/>
                </w:rPr>
                <w:t>ninhydrin</w:t>
              </w:r>
              <w:proofErr w:type="spellEnd"/>
              <w:r w:rsidR="00AD243C" w:rsidRPr="000A425F">
                <w:rPr>
                  <w:rFonts w:ascii="Times New Roman" w:eastAsia="等线" w:hAnsi="Times New Roman" w:cs="Times New Roman"/>
                  <w:color w:val="0000FF"/>
                  <w:sz w:val="18"/>
                  <w:szCs w:val="18"/>
                </w:rPr>
                <w:t xml:space="preserve"> test</w:t>
              </w:r>
              <w:r w:rsidR="00AD243C" w:rsidRPr="000A425F">
                <w:rPr>
                  <w:rFonts w:ascii="Times New Roman" w:eastAsia="等线" w:hAnsi="Times New Roman" w:cs="Times New Roman"/>
                  <w:color w:val="auto"/>
                  <w:sz w:val="18"/>
                  <w:szCs w:val="18"/>
                </w:rPr>
                <w:t xml:space="preserve"> analysis until two consec</w:t>
              </w:r>
              <w:r w:rsidR="00F624F0">
                <w:rPr>
                  <w:rFonts w:ascii="Times New Roman" w:eastAsia="等线" w:hAnsi="Times New Roman" w:cs="Times New Roman"/>
                  <w:color w:val="auto"/>
                  <w:sz w:val="18"/>
                  <w:szCs w:val="18"/>
                </w:rPr>
                <w:t xml:space="preserve">utive samples test as negative </w:t>
              </w:r>
            </w:ins>
            <w:ins w:id="6348" w:author="Xuning Wei12232" w:date="2026-09-05T20:02:00Z">
              <w:r w:rsidR="00362F43" w:rsidRPr="00362F43">
                <w:rPr>
                  <w:rFonts w:ascii="Times New Roman" w:eastAsia="等线" w:hAnsi="Times New Roman" w:cs="Times New Roman"/>
                  <w:color w:val="FF0000"/>
                  <w:sz w:val="18"/>
                  <w:szCs w:val="18"/>
                </w:rPr>
                <w:t>(Yellow to Light pink Report Negative= Complete coupling; Blue to Purple Positive= Incomplete coupling).</w:t>
              </w:r>
            </w:ins>
            <w:ins w:id="6349" w:author="Xuning Wei12232" w:date="2026-07-27T16:08:00Z">
              <w:r w:rsidR="00AD243C" w:rsidRPr="000A425F">
                <w:rPr>
                  <w:rFonts w:ascii="Times New Roman" w:eastAsia="等线" w:hAnsi="Times New Roman" w:cs="Times New Roman"/>
                  <w:color w:val="000000" w:themeColor="text1"/>
                  <w:sz w:val="18"/>
                  <w:szCs w:val="18"/>
                </w:rPr>
                <w:t xml:space="preserve"> 6</w:t>
              </w:r>
            </w:ins>
            <w:ins w:id="6350" w:author="Johan Granander" w:date="2026-07-28T13:34:00Z">
              <w:r w:rsidR="00A0716C" w:rsidRPr="000A425F">
                <w:rPr>
                  <w:rFonts w:ascii="Times New Roman" w:eastAsia="等线" w:hAnsi="Times New Roman" w:cs="Times New Roman"/>
                  <w:color w:val="000000" w:themeColor="text1"/>
                  <w:sz w:val="18"/>
                  <w:szCs w:val="18"/>
                </w:rPr>
                <w:t xml:space="preserve"> </w:t>
              </w:r>
            </w:ins>
            <w:ins w:id="6351" w:author="Xuning Wei12232" w:date="2026-07-27T16:08:00Z">
              <w:r w:rsidR="00AD243C" w:rsidRPr="000A425F">
                <w:rPr>
                  <w:rFonts w:ascii="Times New Roman" w:eastAsia="等线" w:hAnsi="Times New Roman" w:cs="Times New Roman"/>
                  <w:color w:val="000000" w:themeColor="text1"/>
                  <w:sz w:val="18"/>
                  <w:szCs w:val="18"/>
                </w:rPr>
                <w:t>h ≤ Coupling time ≤ 14</w:t>
              </w:r>
            </w:ins>
            <w:ins w:id="6352" w:author="Johan Granander" w:date="2026-07-28T13:34:00Z">
              <w:r w:rsidR="00A0716C" w:rsidRPr="000A425F">
                <w:rPr>
                  <w:rFonts w:ascii="Times New Roman" w:eastAsia="等线" w:hAnsi="Times New Roman" w:cs="Times New Roman"/>
                  <w:color w:val="000000" w:themeColor="text1"/>
                  <w:sz w:val="18"/>
                  <w:szCs w:val="18"/>
                </w:rPr>
                <w:t xml:space="preserve"> </w:t>
              </w:r>
            </w:ins>
            <w:ins w:id="6353" w:author="Xuning Wei12232" w:date="2026-07-27T16:08:00Z">
              <w:r w:rsidR="00AD243C" w:rsidRPr="000A425F">
                <w:rPr>
                  <w:rFonts w:ascii="Times New Roman" w:eastAsia="等线" w:hAnsi="Times New Roman" w:cs="Times New Roman"/>
                  <w:color w:val="000000" w:themeColor="text1"/>
                  <w:sz w:val="18"/>
                  <w:szCs w:val="18"/>
                </w:rPr>
                <w:t>h).</w:t>
              </w:r>
              <w:r w:rsidR="00AD243C" w:rsidRPr="000A425F">
                <w:rPr>
                  <w:rFonts w:ascii="Times New Roman" w:eastAsia="等线" w:hAnsi="Times New Roman" w:cs="Times New Roman"/>
                  <w:color w:val="auto"/>
                  <w:sz w:val="18"/>
                  <w:szCs w:val="18"/>
                </w:rPr>
                <w:t xml:space="preserve"> </w:t>
              </w:r>
              <w:r w:rsidR="00AD243C" w:rsidRPr="000A425F">
                <w:rPr>
                  <w:rFonts w:ascii="Times New Roman" w:eastAsia="等线" w:hAnsi="Times New Roman" w:cs="Times New Roman"/>
                  <w:color w:val="auto"/>
                  <w:sz w:val="18"/>
                  <w:szCs w:val="18"/>
                </w:rPr>
                <w:br/>
                <w:t xml:space="preserve">3. Stop stirring and turn off the nitrogen. Drain until there is no reaction mixture </w:t>
              </w:r>
              <w:r w:rsidR="00AD243C" w:rsidRPr="00321EFC">
                <w:rPr>
                  <w:rFonts w:ascii="Times New Roman" w:eastAsia="等线" w:hAnsi="Times New Roman" w:cs="Times New Roman"/>
                  <w:color w:val="auto"/>
                  <w:sz w:val="18"/>
                  <w:szCs w:val="18"/>
                </w:rPr>
                <w:t>drip.</w:t>
              </w:r>
            </w:ins>
            <w:del w:id="6354" w:author="Xuning Wei12232" w:date="2026-07-27T16:08:00Z">
              <w:r w:rsidR="009478EE" w:rsidRPr="004B098E" w:rsidDel="00AD243C">
                <w:rPr>
                  <w:rFonts w:ascii="Times New Roman" w:eastAsia="等线" w:hAnsi="Times New Roman" w:cs="Times New Roman"/>
                  <w:color w:val="000000" w:themeColor="text1"/>
                  <w:sz w:val="18"/>
                  <w:szCs w:val="18"/>
                </w:rPr>
                <w:delText xml:space="preserve">Add </w:delText>
              </w:r>
              <w:r w:rsidR="009478EE" w:rsidDel="00AD243C">
                <w:rPr>
                  <w:rFonts w:ascii="Times New Roman" w:eastAsia="等线" w:hAnsi="Times New Roman" w:cs="Times New Roman"/>
                  <w:color w:val="000000" w:themeColor="text1"/>
                  <w:sz w:val="18"/>
                  <w:szCs w:val="18"/>
                  <w:lang w:eastAsia="zh-CN"/>
                </w:rPr>
                <w:delText>4 V</w:delText>
              </w:r>
              <w:r w:rsidR="009478EE" w:rsidRPr="004B098E" w:rsidDel="00AD243C">
                <w:rPr>
                  <w:rFonts w:ascii="Times New Roman" w:eastAsia="等线" w:hAnsi="Times New Roman" w:cs="Times New Roman"/>
                  <w:color w:val="000000" w:themeColor="text1"/>
                  <w:sz w:val="18"/>
                  <w:szCs w:val="18"/>
                  <w:lang w:eastAsia="zh-CN"/>
                </w:rPr>
                <w:delText xml:space="preserve"> DMF (3.792 kg/kg) </w:delText>
              </w:r>
              <w:r w:rsidR="009478EE" w:rsidRPr="004B098E" w:rsidDel="00AD243C">
                <w:rPr>
                  <w:rFonts w:ascii="Times New Roman" w:eastAsia="等线" w:hAnsi="Times New Roman" w:cs="Times New Roman"/>
                  <w:color w:val="000000" w:themeColor="text1"/>
                  <w:sz w:val="18"/>
                  <w:szCs w:val="18"/>
                </w:rPr>
                <w:delText xml:space="preserve">into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xml:space="preserve">. Start the stirrer. Then add 1.75eq. </w:delText>
              </w:r>
              <w:r w:rsidR="009478EE" w:rsidRPr="004B098E" w:rsidDel="00AD243C">
                <w:rPr>
                  <w:rFonts w:ascii="Times New Roman" w:eastAsia="等线" w:hAnsi="Times New Roman" w:cs="Times New Roman"/>
                  <w:color w:val="000000" w:themeColor="text1"/>
                  <w:sz w:val="18"/>
                  <w:szCs w:val="18"/>
                  <w:lang w:eastAsia="zh-CN"/>
                </w:rPr>
                <w:delText>F</w:delText>
              </w:r>
              <w:r w:rsidR="009478EE" w:rsidRPr="004B098E" w:rsidDel="00AD243C">
                <w:rPr>
                  <w:rFonts w:ascii="Times New Roman" w:eastAsia="等线" w:hAnsi="Times New Roman" w:cs="Times New Roman"/>
                  <w:bCs w:val="0"/>
                  <w:color w:val="000000" w:themeColor="text1"/>
                  <w:sz w:val="18"/>
                  <w:szCs w:val="18"/>
                </w:rPr>
                <w:delText>moc-L-N-Me-Asn(Trt)-OH.</w:delText>
              </w:r>
              <w:r w:rsidR="009478EE" w:rsidRPr="004B098E" w:rsidDel="00AD243C">
                <w:rPr>
                  <w:rFonts w:ascii="Times New Roman" w:eastAsia="等线" w:hAnsi="Times New Roman" w:cs="Times New Roman"/>
                  <w:color w:val="000000" w:themeColor="text1"/>
                  <w:sz w:val="18"/>
                  <w:szCs w:val="18"/>
                </w:rPr>
                <w:delText xml:space="preserve"> Stir until dissolved clearly by visual check.</w:delText>
              </w:r>
              <w:r w:rsidR="009478EE" w:rsidRPr="004B098E" w:rsidDel="00AD243C">
                <w:rPr>
                  <w:rFonts w:ascii="Times New Roman" w:eastAsia="等线" w:hAnsi="Times New Roman" w:cs="Times New Roman"/>
                  <w:color w:val="000000" w:themeColor="text1"/>
                  <w:sz w:val="18"/>
                  <w:szCs w:val="18"/>
                  <w:lang w:eastAsia="zh-CN"/>
                </w:rPr>
                <w:delText xml:space="preserve"> Adjust</w:delText>
              </w:r>
              <w:r w:rsidR="009478EE" w:rsidRPr="004B098E" w:rsidDel="00AD243C">
                <w:rPr>
                  <w:rFonts w:ascii="Times New Roman" w:eastAsia="等线" w:hAnsi="Times New Roman" w:cs="Times New Roman"/>
                  <w:bCs w:val="0"/>
                  <w:color w:val="000000" w:themeColor="text1"/>
                  <w:sz w:val="18"/>
                  <w:szCs w:val="18"/>
                </w:rPr>
                <w:delText xml:space="preserve"> the mixture to </w:delText>
              </w:r>
              <w:r w:rsidR="009478EE" w:rsidRPr="004B098E" w:rsidDel="00AD243C">
                <w:rPr>
                  <w:rFonts w:ascii="Times New Roman" w:eastAsia="等线" w:hAnsi="Times New Roman" w:cs="Times New Roman"/>
                  <w:bCs w:val="0"/>
                  <w:color w:val="000000" w:themeColor="text1"/>
                  <w:sz w:val="18"/>
                  <w:szCs w:val="18"/>
                  <w:lang w:eastAsia="zh-CN"/>
                </w:rPr>
                <w:delText>20</w:delText>
              </w:r>
              <w:r w:rsidR="009478EE" w:rsidRPr="004B098E" w:rsidDel="00AD243C">
                <w:rPr>
                  <w:rFonts w:ascii="Times New Roman" w:eastAsia="等线" w:hAnsi="Times New Roman" w:cs="Times New Roman"/>
                  <w:bCs w:val="0"/>
                  <w:color w:val="000000" w:themeColor="text1"/>
                  <w:sz w:val="18"/>
                  <w:szCs w:val="18"/>
                </w:rPr>
                <w:delText>±5℃</w:delText>
              </w:r>
              <w:r w:rsidR="009478EE" w:rsidRPr="004B098E" w:rsidDel="00AD243C">
                <w:rPr>
                  <w:rFonts w:ascii="Times New Roman" w:eastAsia="等线" w:hAnsi="Times New Roman" w:cs="Times New Roman"/>
                  <w:color w:val="000000" w:themeColor="text1"/>
                  <w:sz w:val="18"/>
                  <w:szCs w:val="18"/>
                </w:rPr>
                <w:delText xml:space="preserve">. Maintain for next operation at </w:delText>
              </w:r>
              <w:r w:rsidR="009478EE" w:rsidRPr="004B098E" w:rsidDel="00AD243C">
                <w:rPr>
                  <w:rFonts w:ascii="Times New Roman" w:eastAsia="等线" w:hAnsi="Times New Roman" w:cs="Times New Roman"/>
                  <w:color w:val="000000" w:themeColor="text1"/>
                  <w:sz w:val="18"/>
                  <w:szCs w:val="18"/>
                  <w:lang w:eastAsia="zh-CN"/>
                </w:rPr>
                <w:delText>20</w:delText>
              </w:r>
              <w:r w:rsidR="009478EE" w:rsidRPr="004B098E" w:rsidDel="00AD243C">
                <w:rPr>
                  <w:rFonts w:ascii="Times New Roman" w:eastAsia="等线" w:hAnsi="Times New Roman" w:cs="Times New Roman"/>
                  <w:color w:val="000000" w:themeColor="text1"/>
                  <w:sz w:val="18"/>
                  <w:szCs w:val="18"/>
                </w:rPr>
                <w:delText xml:space="preserve">±5℃ (target: </w:delText>
              </w:r>
              <w:r w:rsidR="009478EE" w:rsidRPr="004B098E" w:rsidDel="00AD243C">
                <w:rPr>
                  <w:rFonts w:ascii="Times New Roman" w:eastAsia="等线" w:hAnsi="Times New Roman" w:cs="Times New Roman"/>
                  <w:color w:val="000000" w:themeColor="text1"/>
                  <w:sz w:val="18"/>
                  <w:szCs w:val="18"/>
                  <w:lang w:eastAsia="zh-CN"/>
                </w:rPr>
                <w:delText>20</w:delText>
              </w:r>
              <w:r w:rsidR="009478EE" w:rsidRPr="004B098E" w:rsidDel="00AD243C">
                <w:rPr>
                  <w:rFonts w:ascii="Times New Roman" w:eastAsia="等线" w:hAnsi="Times New Roman" w:cs="Times New Roman"/>
                  <w:color w:val="000000" w:themeColor="text1"/>
                  <w:sz w:val="18"/>
                  <w:szCs w:val="18"/>
                </w:rPr>
                <w:delText>℃).</w:delText>
              </w:r>
              <w:r w:rsidR="009478EE" w:rsidRPr="004B098E" w:rsidDel="00AD243C">
                <w:rPr>
                  <w:rFonts w:ascii="Times New Roman" w:eastAsia="等线" w:hAnsi="Times New Roman" w:cs="Times New Roman"/>
                  <w:color w:val="000000" w:themeColor="text1"/>
                  <w:sz w:val="18"/>
                  <w:szCs w:val="18"/>
                  <w:lang w:eastAsia="zh-CN"/>
                </w:rPr>
                <w:delText xml:space="preserve"> </w:delText>
              </w:r>
              <w:r w:rsidR="009478EE" w:rsidRPr="004B098E" w:rsidDel="00AD243C">
                <w:rPr>
                  <w:rFonts w:ascii="Times New Roman" w:eastAsia="等线" w:hAnsi="Times New Roman" w:cs="Times New Roman"/>
                  <w:color w:val="000000" w:themeColor="text1"/>
                  <w:sz w:val="18"/>
                  <w:szCs w:val="18"/>
                </w:rPr>
                <w:delText xml:space="preserve">Add 1.80 eq. </w:delText>
              </w:r>
              <w:r w:rsidR="009478EE" w:rsidRPr="004B098E" w:rsidDel="00AD243C">
                <w:rPr>
                  <w:rFonts w:ascii="Times New Roman" w:eastAsia="等线" w:hAnsi="Times New Roman" w:cs="Times New Roman"/>
                  <w:bCs w:val="0"/>
                  <w:color w:val="000000" w:themeColor="text1"/>
                  <w:sz w:val="18"/>
                  <w:szCs w:val="18"/>
                </w:rPr>
                <w:delText>OxymaPure</w:delText>
              </w:r>
              <w:r w:rsidR="009478EE" w:rsidRPr="004B098E" w:rsidDel="00AD243C">
                <w:rPr>
                  <w:rFonts w:ascii="Times New Roman" w:eastAsia="等线" w:hAnsi="Times New Roman" w:cs="Times New Roman"/>
                  <w:bCs w:val="0"/>
                  <w:color w:val="000000" w:themeColor="text1"/>
                  <w:sz w:val="18"/>
                  <w:szCs w:val="18"/>
                  <w:lang w:eastAsia="zh-CN"/>
                </w:rPr>
                <w:delText xml:space="preserve"> </w:delText>
              </w:r>
              <w:r w:rsidR="009478EE" w:rsidRPr="004B098E" w:rsidDel="00AD243C">
                <w:rPr>
                  <w:rFonts w:ascii="Times New Roman" w:eastAsia="等线" w:hAnsi="Times New Roman" w:cs="Times New Roman"/>
                  <w:color w:val="000000" w:themeColor="text1"/>
                  <w:sz w:val="18"/>
                  <w:szCs w:val="18"/>
                </w:rPr>
                <w:delText xml:space="preserve">into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xml:space="preserve"> at </w:delText>
              </w:r>
              <w:r w:rsidR="009478EE" w:rsidRPr="004B098E" w:rsidDel="00AD243C">
                <w:rPr>
                  <w:rFonts w:ascii="Times New Roman" w:eastAsia="等线" w:hAnsi="Times New Roman" w:cs="Times New Roman"/>
                  <w:color w:val="000000" w:themeColor="text1"/>
                  <w:sz w:val="18"/>
                  <w:szCs w:val="18"/>
                  <w:lang w:eastAsia="zh-CN"/>
                </w:rPr>
                <w:delText>20</w:delText>
              </w:r>
              <w:r w:rsidR="009478EE" w:rsidRPr="004B098E" w:rsidDel="00AD243C">
                <w:rPr>
                  <w:rFonts w:ascii="Times New Roman" w:eastAsia="等线" w:hAnsi="Times New Roman" w:cs="Times New Roman"/>
                  <w:color w:val="000000" w:themeColor="text1"/>
                  <w:sz w:val="18"/>
                  <w:szCs w:val="18"/>
                </w:rPr>
                <w:delText xml:space="preserve">±5℃ (target: </w:delText>
              </w:r>
              <w:r w:rsidR="009478EE" w:rsidRPr="004B098E" w:rsidDel="00AD243C">
                <w:rPr>
                  <w:rFonts w:ascii="Times New Roman" w:eastAsia="等线" w:hAnsi="Times New Roman" w:cs="Times New Roman"/>
                  <w:color w:val="000000" w:themeColor="text1"/>
                  <w:sz w:val="18"/>
                  <w:szCs w:val="18"/>
                  <w:lang w:eastAsia="zh-CN"/>
                </w:rPr>
                <w:delText>20</w:delText>
              </w:r>
              <w:r w:rsidR="009478EE" w:rsidRPr="004B098E" w:rsidDel="00AD243C">
                <w:rPr>
                  <w:rFonts w:ascii="Times New Roman" w:eastAsia="等线" w:hAnsi="Times New Roman" w:cs="Times New Roman"/>
                  <w:color w:val="000000" w:themeColor="text1"/>
                  <w:sz w:val="18"/>
                  <w:szCs w:val="18"/>
                </w:rPr>
                <w:delText xml:space="preserve">℃), rinse the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xml:space="preserve"> with </w:delText>
              </w:r>
              <w:r w:rsidR="009478EE" w:rsidRPr="004B098E" w:rsidDel="00AD243C">
                <w:rPr>
                  <w:rFonts w:ascii="Times New Roman" w:eastAsia="仿宋_GB2312" w:hAnsi="Times New Roman" w:cs="Times New Roman"/>
                  <w:color w:val="000000" w:themeColor="text1"/>
                  <w:sz w:val="18"/>
                  <w:szCs w:val="18"/>
                  <w:lang w:eastAsia="zh-CN"/>
                </w:rPr>
                <w:delText>2.0 v DMF (1.896 kg/kg)</w:delText>
              </w:r>
              <w:r w:rsidR="009478EE" w:rsidRPr="004B098E" w:rsidDel="00AD243C">
                <w:rPr>
                  <w:rFonts w:ascii="Times New Roman" w:eastAsia="等线" w:hAnsi="Times New Roman" w:cs="Times New Roman"/>
                  <w:color w:val="000000" w:themeColor="text1"/>
                  <w:sz w:val="18"/>
                  <w:szCs w:val="18"/>
                </w:rPr>
                <w:delText xml:space="preserve">. Add 2.0 eq. </w:delText>
              </w:r>
              <w:r w:rsidR="009478EE" w:rsidRPr="004B098E" w:rsidDel="00AD243C">
                <w:rPr>
                  <w:rFonts w:ascii="Times New Roman" w:eastAsia="等线" w:hAnsi="Times New Roman" w:cs="Times New Roman"/>
                  <w:bCs w:val="0"/>
                  <w:color w:val="000000" w:themeColor="text1"/>
                  <w:sz w:val="18"/>
                  <w:szCs w:val="18"/>
                </w:rPr>
                <w:delText>D</w:delText>
              </w:r>
              <w:r w:rsidR="009478EE" w:rsidRPr="004B098E" w:rsidDel="00AD243C">
                <w:rPr>
                  <w:rFonts w:ascii="Times New Roman" w:eastAsia="等线" w:hAnsi="Times New Roman" w:cs="Times New Roman"/>
                  <w:bCs w:val="0"/>
                  <w:color w:val="000000" w:themeColor="text1"/>
                  <w:sz w:val="18"/>
                  <w:szCs w:val="18"/>
                  <w:lang w:eastAsia="zh-CN"/>
                </w:rPr>
                <w:delText xml:space="preserve">IC </w:delText>
              </w:r>
              <w:r w:rsidR="009478EE" w:rsidRPr="004B098E" w:rsidDel="00AD243C">
                <w:rPr>
                  <w:rFonts w:ascii="Times New Roman" w:eastAsia="等线" w:hAnsi="Times New Roman" w:cs="Times New Roman"/>
                  <w:color w:val="000000" w:themeColor="text1"/>
                  <w:sz w:val="18"/>
                  <w:szCs w:val="18"/>
                </w:rPr>
                <w:delText xml:space="preserve">into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the addition rate depends on temperature control. Activate for 20</w:delText>
              </w:r>
              <w:r w:rsidR="009478EE" w:rsidRPr="004B098E" w:rsidDel="00AD243C">
                <w:rPr>
                  <w:rFonts w:ascii="Times New Roman" w:eastAsia="等线" w:hAnsi="Times New Roman" w:cs="Times New Roman" w:hint="eastAsia"/>
                  <w:color w:val="000000" w:themeColor="text1"/>
                  <w:sz w:val="18"/>
                  <w:szCs w:val="18"/>
                  <w:lang w:eastAsia="zh-CN"/>
                </w:rPr>
                <w:delText>±</w:delText>
              </w:r>
              <w:r w:rsidR="009478EE" w:rsidRPr="004B098E" w:rsidDel="00AD243C">
                <w:rPr>
                  <w:rFonts w:ascii="Times New Roman" w:eastAsia="等线" w:hAnsi="Times New Roman" w:cs="Times New Roman"/>
                  <w:color w:val="000000" w:themeColor="text1"/>
                  <w:sz w:val="18"/>
                  <w:szCs w:val="18"/>
                </w:rPr>
                <w:delText xml:space="preserve">5 min at </w:delText>
              </w:r>
              <w:r w:rsidR="009478EE" w:rsidRPr="004B098E" w:rsidDel="00AD243C">
                <w:rPr>
                  <w:rFonts w:ascii="Times New Roman" w:eastAsia="等线" w:hAnsi="Times New Roman" w:cs="Times New Roman"/>
                  <w:color w:val="000000" w:themeColor="text1"/>
                  <w:sz w:val="18"/>
                  <w:szCs w:val="18"/>
                  <w:lang w:eastAsia="zh-CN"/>
                </w:rPr>
                <w:delText>20</w:delText>
              </w:r>
              <w:r w:rsidR="009478EE" w:rsidRPr="004B098E" w:rsidDel="00AD243C">
                <w:rPr>
                  <w:rFonts w:ascii="Times New Roman" w:eastAsia="等线" w:hAnsi="Times New Roman" w:cs="Times New Roman"/>
                  <w:color w:val="000000" w:themeColor="text1"/>
                  <w:sz w:val="18"/>
                  <w:szCs w:val="18"/>
                </w:rPr>
                <w:delText xml:space="preserve">±5℃ (target: </w:delText>
              </w:r>
              <w:r w:rsidR="009478EE" w:rsidRPr="004B098E" w:rsidDel="00AD243C">
                <w:rPr>
                  <w:rFonts w:ascii="Times New Roman" w:eastAsia="等线" w:hAnsi="Times New Roman" w:cs="Times New Roman"/>
                  <w:color w:val="000000" w:themeColor="text1"/>
                  <w:sz w:val="18"/>
                  <w:szCs w:val="18"/>
                  <w:lang w:eastAsia="zh-CN"/>
                </w:rPr>
                <w:delText>20</w:delText>
              </w:r>
              <w:r w:rsidR="009478EE" w:rsidRPr="004B098E" w:rsidDel="00AD243C">
                <w:rPr>
                  <w:rFonts w:ascii="Times New Roman" w:eastAsia="等线" w:hAnsi="Times New Roman" w:cs="Times New Roman"/>
                  <w:color w:val="000000" w:themeColor="text1"/>
                  <w:sz w:val="18"/>
                  <w:szCs w:val="18"/>
                </w:rPr>
                <w:delText xml:space="preserve">℃). Transfer the mixture in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 xml:space="preserve">-R01 </w:delText>
              </w:r>
              <w:r w:rsidR="009478EE" w:rsidRPr="004B098E" w:rsidDel="00AD243C">
                <w:rPr>
                  <w:rFonts w:ascii="Times New Roman" w:eastAsia="等线" w:hAnsi="Times New Roman" w:cs="Times New Roman"/>
                  <w:color w:val="000000" w:themeColor="text1"/>
                  <w:sz w:val="18"/>
                  <w:szCs w:val="18"/>
                </w:rPr>
                <w:delText xml:space="preserve">into </w:delText>
              </w:r>
              <w:r w:rsidR="009478EE" w:rsidRPr="004B098E" w:rsidDel="00AD243C">
                <w:rPr>
                  <w:rFonts w:ascii="Times New Roman" w:eastAsia="仿宋_GB2312" w:hAnsi="Times New Roman" w:cs="Times New Roman"/>
                  <w:b/>
                  <w:color w:val="000000" w:themeColor="text1"/>
                  <w:sz w:val="18"/>
                  <w:szCs w:val="18"/>
                </w:rPr>
                <w:delText>TJ4S-1213-Sy1</w:delText>
              </w:r>
              <w:r w:rsidR="009478EE" w:rsidRPr="004B098E" w:rsidDel="00AD243C">
                <w:rPr>
                  <w:rFonts w:ascii="Times New Roman" w:eastAsia="仿宋_GB2312" w:hAnsi="Times New Roman" w:cs="Times New Roman"/>
                  <w:b/>
                  <w:color w:val="000000" w:themeColor="text1"/>
                  <w:sz w:val="18"/>
                  <w:szCs w:val="18"/>
                  <w:lang w:eastAsia="zh-CN"/>
                </w:rPr>
                <w:delText>5</w:delText>
              </w:r>
              <w:r w:rsidR="009478EE" w:rsidRPr="004B098E" w:rsidDel="00AD243C">
                <w:rPr>
                  <w:rFonts w:ascii="Times New Roman" w:eastAsia="等线" w:hAnsi="Times New Roman" w:cs="Times New Roman"/>
                  <w:color w:val="000000" w:themeColor="text1"/>
                  <w:sz w:val="18"/>
                  <w:szCs w:val="18"/>
                </w:rPr>
                <w:delText>. Add</w:delText>
              </w:r>
              <w:r w:rsidR="009478EE" w:rsidRPr="004B098E" w:rsidDel="00AD243C">
                <w:rPr>
                  <w:rFonts w:ascii="Times New Roman" w:eastAsia="等线" w:hAnsi="Times New Roman" w:cs="Times New Roman"/>
                  <w:b/>
                  <w:bCs w:val="0"/>
                  <w:color w:val="000000" w:themeColor="text1"/>
                  <w:sz w:val="18"/>
                  <w:szCs w:val="18"/>
                </w:rPr>
                <w:delText xml:space="preserve"> </w:delText>
              </w:r>
              <w:r w:rsidR="009478EE" w:rsidRPr="004B098E" w:rsidDel="00AD243C">
                <w:rPr>
                  <w:rFonts w:ascii="Times New Roman" w:eastAsia="仿宋_GB2312" w:hAnsi="Times New Roman" w:cs="Times New Roman"/>
                  <w:color w:val="000000" w:themeColor="text1"/>
                  <w:sz w:val="18"/>
                  <w:szCs w:val="18"/>
                  <w:lang w:eastAsia="zh-CN"/>
                </w:rPr>
                <w:delText>1.0 V DMF (0.948 kg/kg)</w:delText>
              </w:r>
              <w:r w:rsidR="009478EE" w:rsidRPr="004B098E" w:rsidDel="00AD243C">
                <w:rPr>
                  <w:rFonts w:ascii="Times New Roman" w:eastAsia="等线" w:hAnsi="Times New Roman" w:cs="Times New Roman"/>
                  <w:color w:val="000000" w:themeColor="text1"/>
                  <w:sz w:val="18"/>
                  <w:szCs w:val="18"/>
                </w:rPr>
                <w:delText xml:space="preserve"> into </w:delText>
              </w:r>
              <w:r w:rsidR="009478EE" w:rsidRPr="004B098E" w:rsidDel="00AD243C">
                <w:rPr>
                  <w:rFonts w:ascii="Times New Roman" w:eastAsia="仿宋_GB2312" w:hAnsi="Times New Roman" w:cs="Times New Roman"/>
                  <w:b/>
                  <w:color w:val="000000" w:themeColor="text1"/>
                  <w:sz w:val="18"/>
                  <w:szCs w:val="18"/>
                </w:rPr>
                <w:delText>TJ4S-1213-Sy15</w:delText>
              </w:r>
              <w:r w:rsidR="009478EE" w:rsidRPr="004B098E" w:rsidDel="00AD243C">
                <w:rPr>
                  <w:rFonts w:ascii="Times New Roman" w:eastAsia="仿宋_GB2312" w:hAnsi="Times New Roman" w:cs="Times New Roman"/>
                  <w:b/>
                  <w:color w:val="000000" w:themeColor="text1"/>
                  <w:sz w:val="18"/>
                  <w:szCs w:val="18"/>
                  <w:lang w:eastAsia="zh-CN"/>
                </w:rPr>
                <w:delText>-R01</w:delText>
              </w:r>
              <w:r w:rsidR="009478EE" w:rsidRPr="004B098E" w:rsidDel="00AD243C">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6355" w:author="Xuning Wei12232" w:date="2026-07-27T18:11:00Z">
              <w:tcPr>
                <w:tcW w:w="1049" w:type="pct"/>
                <w:gridSpan w:val="5"/>
                <w:vMerge w:val="restart"/>
                <w:shd w:val="clear" w:color="auto" w:fill="FFFFFF" w:themeFill="background1"/>
                <w:vAlign w:val="center"/>
              </w:tcPr>
            </w:tcPrChange>
          </w:tcPr>
          <w:p w14:paraId="35453450" w14:textId="77777777" w:rsidR="000B3418" w:rsidRPr="00032BAE" w:rsidRDefault="000B3418" w:rsidP="000B3418">
            <w:pPr>
              <w:rPr>
                <w:ins w:id="6356" w:author="Xuning Wei12232" w:date="2026-07-27T17:22:00Z"/>
                <w:rFonts w:ascii="Times New Roman" w:hAnsi="Times New Roman" w:cs="Times New Roman"/>
                <w:color w:val="auto"/>
                <w:sz w:val="18"/>
                <w:szCs w:val="18"/>
                <w:shd w:val="clear" w:color="auto" w:fill="FFFFFF"/>
              </w:rPr>
            </w:pPr>
            <w:ins w:id="6357"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3AF4C2EB" w14:textId="77777777" w:rsidR="000B3418" w:rsidRPr="004634A5" w:rsidRDefault="000B3418" w:rsidP="000B3418">
            <w:pPr>
              <w:rPr>
                <w:ins w:id="6358" w:author="Xuning Wei12232" w:date="2026-07-27T17:22:00Z"/>
                <w:rFonts w:ascii="Times New Roman" w:eastAsiaTheme="minorEastAsia" w:hAnsi="Times New Roman" w:cs="Times New Roman"/>
                <w:color w:val="auto"/>
                <w:sz w:val="18"/>
                <w:szCs w:val="18"/>
                <w:shd w:val="clear" w:color="auto" w:fill="FFFFFF"/>
                <w:lang w:eastAsia="zh-CN"/>
              </w:rPr>
            </w:pPr>
            <w:ins w:id="6359"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5AE693C0" w14:textId="77777777" w:rsidR="000B3418" w:rsidRPr="002B446D" w:rsidRDefault="000B3418" w:rsidP="000B3418">
            <w:pPr>
              <w:rPr>
                <w:ins w:id="6360" w:author="Xuning Wei12232" w:date="2026-07-27T17:22:00Z"/>
                <w:rFonts w:ascii="Times New Roman" w:hAnsi="Times New Roman" w:cs="Times New Roman"/>
                <w:color w:val="0000FF"/>
                <w:sz w:val="18"/>
                <w:szCs w:val="18"/>
                <w:shd w:val="clear" w:color="auto" w:fill="FFFFFF"/>
              </w:rPr>
            </w:pPr>
            <w:ins w:id="6361"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ABF198B" w14:textId="77777777" w:rsidR="000B3418" w:rsidRPr="00032BAE" w:rsidRDefault="000B3418" w:rsidP="000B3418">
            <w:pPr>
              <w:rPr>
                <w:ins w:id="6362" w:author="Xuning Wei12232" w:date="2026-07-27T17:22:00Z"/>
                <w:rFonts w:ascii="Times New Roman" w:hAnsi="Times New Roman" w:cs="Times New Roman"/>
                <w:color w:val="auto"/>
                <w:sz w:val="18"/>
                <w:szCs w:val="18"/>
                <w:shd w:val="clear" w:color="auto" w:fill="FFFFFF"/>
              </w:rPr>
            </w:pPr>
            <w:ins w:id="6363" w:author="Xuning Wei12232" w:date="2026-07-27T17:22:00Z">
              <w:r w:rsidRPr="00032BAE">
                <w:rPr>
                  <w:rFonts w:ascii="Times New Roman" w:hAnsi="Times New Roman" w:cs="Times New Roman"/>
                  <w:color w:val="auto"/>
                  <w:sz w:val="18"/>
                  <w:szCs w:val="18"/>
                  <w:shd w:val="clear" w:color="auto" w:fill="FFFFFF"/>
                </w:rPr>
                <w:t>Sight glass: Glass</w:t>
              </w:r>
            </w:ins>
          </w:p>
          <w:p w14:paraId="7043DFCE" w14:textId="77777777" w:rsidR="000B3418" w:rsidRPr="00032BAE" w:rsidRDefault="000B3418" w:rsidP="000B3418">
            <w:pPr>
              <w:rPr>
                <w:ins w:id="6364" w:author="Xuning Wei12232" w:date="2026-07-27T17:22:00Z"/>
                <w:rFonts w:ascii="Times New Roman" w:hAnsi="Times New Roman" w:cs="Times New Roman"/>
                <w:color w:val="auto"/>
                <w:sz w:val="18"/>
                <w:szCs w:val="18"/>
                <w:shd w:val="clear" w:color="auto" w:fill="FFFFFF"/>
              </w:rPr>
            </w:pPr>
            <w:ins w:id="6365"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76EDDAC4" w14:textId="77777777" w:rsidR="000B3418" w:rsidRPr="00032BAE" w:rsidRDefault="000B3418" w:rsidP="000B3418">
            <w:pPr>
              <w:rPr>
                <w:ins w:id="6366" w:author="Xuning Wei12232" w:date="2026-07-27T17:22:00Z"/>
                <w:rFonts w:ascii="Times New Roman" w:hAnsi="Times New Roman" w:cs="Times New Roman"/>
                <w:color w:val="auto"/>
                <w:sz w:val="18"/>
                <w:szCs w:val="18"/>
                <w:shd w:val="clear" w:color="auto" w:fill="FFFFFF"/>
              </w:rPr>
            </w:pPr>
            <w:ins w:id="6367"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DEE9800" w14:textId="77777777" w:rsidR="000B3418" w:rsidRPr="00032BAE" w:rsidRDefault="000B3418" w:rsidP="000B3418">
            <w:pPr>
              <w:rPr>
                <w:ins w:id="6368" w:author="Xuning Wei12232" w:date="2026-07-27T17:22:00Z"/>
                <w:rFonts w:ascii="Times New Roman" w:hAnsi="Times New Roman" w:cs="Times New Roman"/>
                <w:color w:val="auto"/>
                <w:sz w:val="18"/>
                <w:szCs w:val="18"/>
                <w:shd w:val="clear" w:color="auto" w:fill="FFFFFF"/>
              </w:rPr>
            </w:pPr>
            <w:ins w:id="6369" w:author="Xuning Wei12232" w:date="2026-07-27T17:22:00Z">
              <w:r w:rsidRPr="00032BAE">
                <w:rPr>
                  <w:rFonts w:ascii="Times New Roman" w:hAnsi="Times New Roman" w:cs="Times New Roman"/>
                  <w:color w:val="auto"/>
                  <w:sz w:val="18"/>
                  <w:szCs w:val="18"/>
                  <w:shd w:val="clear" w:color="auto" w:fill="FFFFFF"/>
                </w:rPr>
                <w:t>Pipeline material: 316L</w:t>
              </w:r>
            </w:ins>
          </w:p>
          <w:p w14:paraId="654A0925" w14:textId="77777777" w:rsidR="000B3418" w:rsidRPr="00B37BAA" w:rsidRDefault="000B3418" w:rsidP="000B3418">
            <w:pPr>
              <w:rPr>
                <w:ins w:id="6370" w:author="Xuning Wei12232" w:date="2026-07-27T17:22:00Z"/>
                <w:rFonts w:ascii="Times New Roman" w:hAnsi="Times New Roman" w:cs="Times New Roman"/>
                <w:color w:val="FF0000"/>
                <w:sz w:val="18"/>
                <w:szCs w:val="18"/>
                <w:shd w:val="clear" w:color="auto" w:fill="FFFFFF"/>
                <w:rPrChange w:id="6371" w:author="Johan Granander" w:date="2026-07-28T15:03:00Z">
                  <w:rPr>
                    <w:ins w:id="6372" w:author="Xuning Wei12232" w:date="2026-07-27T17:22:00Z"/>
                    <w:rFonts w:ascii="Times New Roman" w:hAnsi="Times New Roman" w:cs="Times New Roman"/>
                    <w:color w:val="FF0000"/>
                    <w:sz w:val="18"/>
                    <w:szCs w:val="18"/>
                    <w:shd w:val="clear" w:color="auto" w:fill="FFFFFF"/>
                    <w:lang w:val="sv-SE"/>
                  </w:rPr>
                </w:rPrChange>
              </w:rPr>
            </w:pPr>
            <w:ins w:id="6373" w:author="Xuning Wei12232" w:date="2026-07-27T17:22:00Z">
              <w:r w:rsidRPr="00B37BAA">
                <w:rPr>
                  <w:rFonts w:ascii="Times New Roman" w:hAnsi="Times New Roman" w:cs="Times New Roman"/>
                  <w:color w:val="FF0000"/>
                  <w:sz w:val="18"/>
                  <w:szCs w:val="18"/>
                  <w:shd w:val="clear" w:color="auto" w:fill="FFFFFF"/>
                  <w:rPrChange w:id="6374" w:author="Johan Granander" w:date="2026-07-28T15:03: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644DC5C7" w14:textId="77777777" w:rsidR="000B3418" w:rsidRPr="00B37BAA" w:rsidRDefault="000B3418" w:rsidP="000B3418">
            <w:pPr>
              <w:rPr>
                <w:ins w:id="6375" w:author="Xuning Wei12232" w:date="2026-07-27T17:22:00Z"/>
                <w:rFonts w:ascii="Times New Roman" w:hAnsi="Times New Roman" w:cs="Times New Roman"/>
                <w:color w:val="auto"/>
                <w:sz w:val="18"/>
                <w:szCs w:val="18"/>
                <w:shd w:val="clear" w:color="auto" w:fill="FFFFFF"/>
                <w:rPrChange w:id="6376" w:author="Johan Granander" w:date="2026-07-28T15:03:00Z">
                  <w:rPr>
                    <w:ins w:id="6377" w:author="Xuning Wei12232" w:date="2026-07-27T17:22:00Z"/>
                    <w:rFonts w:ascii="Times New Roman" w:hAnsi="Times New Roman" w:cs="Times New Roman"/>
                    <w:color w:val="auto"/>
                    <w:sz w:val="18"/>
                    <w:szCs w:val="18"/>
                    <w:shd w:val="clear" w:color="auto" w:fill="FFFFFF"/>
                    <w:lang w:val="sv-SE"/>
                  </w:rPr>
                </w:rPrChange>
              </w:rPr>
            </w:pPr>
            <w:ins w:id="6378" w:author="Xuning Wei12232" w:date="2026-07-27T17:22:00Z">
              <w:r w:rsidRPr="00B37BAA">
                <w:rPr>
                  <w:rFonts w:ascii="Times New Roman" w:hAnsi="Times New Roman" w:cs="Times New Roman"/>
                  <w:color w:val="auto"/>
                  <w:sz w:val="18"/>
                  <w:szCs w:val="18"/>
                  <w:shd w:val="clear" w:color="auto" w:fill="FFFFFF"/>
                  <w:rPrChange w:id="6379" w:author="Johan Granander" w:date="2026-07-28T15:03:00Z">
                    <w:rPr>
                      <w:rFonts w:ascii="Times New Roman" w:hAnsi="Times New Roman" w:cs="Times New Roman"/>
                      <w:color w:val="auto"/>
                      <w:sz w:val="18"/>
                      <w:szCs w:val="18"/>
                      <w:shd w:val="clear" w:color="auto" w:fill="FFFFFF"/>
                      <w:lang w:val="sv-SE"/>
                    </w:rPr>
                  </w:rPrChange>
                </w:rPr>
                <w:t>Mass flow meter: SS</w:t>
              </w:r>
            </w:ins>
          </w:p>
          <w:p w14:paraId="16A94E5E" w14:textId="77777777" w:rsidR="000B3418" w:rsidRPr="00032BAE" w:rsidRDefault="000B3418" w:rsidP="000B3418">
            <w:pPr>
              <w:rPr>
                <w:ins w:id="6380" w:author="Xuning Wei12232" w:date="2026-07-27T17:22:00Z"/>
                <w:rFonts w:ascii="Times New Roman" w:hAnsi="Times New Roman" w:cs="Times New Roman"/>
                <w:b/>
                <w:color w:val="auto"/>
                <w:sz w:val="18"/>
                <w:szCs w:val="18"/>
                <w:shd w:val="clear" w:color="auto" w:fill="FFFFFF"/>
              </w:rPr>
            </w:pPr>
            <w:ins w:id="6381"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78303546" w14:textId="77777777" w:rsidR="000B3418" w:rsidRPr="00032BAE" w:rsidRDefault="000B3418" w:rsidP="000B3418">
            <w:pPr>
              <w:rPr>
                <w:ins w:id="6382" w:author="Xuning Wei12232" w:date="2026-07-27T17:22:00Z"/>
                <w:rFonts w:ascii="Times New Roman" w:eastAsiaTheme="minorEastAsia" w:hAnsi="Times New Roman" w:cs="Times New Roman"/>
                <w:color w:val="auto"/>
                <w:sz w:val="18"/>
                <w:szCs w:val="18"/>
                <w:shd w:val="clear" w:color="auto" w:fill="FFFFFF"/>
                <w:lang w:eastAsia="zh-CN"/>
              </w:rPr>
            </w:pPr>
            <w:ins w:id="6383"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6C78C96B" w14:textId="77777777" w:rsidR="000B3418" w:rsidRDefault="000B3418" w:rsidP="000B3418">
            <w:pPr>
              <w:rPr>
                <w:ins w:id="6384" w:author="Xuning Wei12232" w:date="2026-07-27T17:22:00Z"/>
                <w:rFonts w:ascii="Times New Roman" w:hAnsi="Times New Roman" w:cs="Times New Roman"/>
                <w:color w:val="auto"/>
                <w:sz w:val="18"/>
                <w:szCs w:val="18"/>
                <w:shd w:val="clear" w:color="auto" w:fill="FFFFFF"/>
              </w:rPr>
            </w:pPr>
            <w:ins w:id="6385"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583C6724" w14:textId="70D40BF9" w:rsidR="00143102" w:rsidRPr="00032BAE" w:rsidDel="000B3418" w:rsidRDefault="000B3418" w:rsidP="000B3418">
            <w:pPr>
              <w:jc w:val="both"/>
              <w:rPr>
                <w:del w:id="6386" w:author="Xuning Wei12232" w:date="2026-07-27T17:22:00Z"/>
                <w:rFonts w:ascii="Times New Roman" w:hAnsi="Times New Roman" w:cs="Times New Roman"/>
                <w:color w:val="auto"/>
                <w:sz w:val="18"/>
                <w:szCs w:val="18"/>
                <w:shd w:val="clear" w:color="auto" w:fill="FFFFFF"/>
              </w:rPr>
            </w:pPr>
            <w:ins w:id="6387"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6388" w:author="Xuning Wei12232" w:date="2026-07-27T17:22:00Z">
              <w:r w:rsidR="00143102" w:rsidRPr="00032BAE" w:rsidDel="000B3418">
                <w:rPr>
                  <w:rFonts w:ascii="Times New Roman" w:hAnsi="Times New Roman" w:cs="Times New Roman"/>
                  <w:color w:val="auto"/>
                  <w:sz w:val="18"/>
                  <w:szCs w:val="18"/>
                  <w:shd w:val="clear" w:color="auto" w:fill="FFFFFF"/>
                </w:rPr>
                <w:delText>Transfer pump material:SS</w:delText>
              </w:r>
            </w:del>
            <w:ins w:id="6389" w:author="Johan Granander" w:date="2026-05-04T11:53:00Z">
              <w:del w:id="6390" w:author="Xuning Wei12232" w:date="2026-07-27T17:22:00Z">
                <w:r w:rsidR="00570E05" w:rsidRPr="00032BAE" w:rsidDel="000B3418">
                  <w:rPr>
                    <w:rFonts w:ascii="Times New Roman" w:hAnsi="Times New Roman" w:cs="Times New Roman"/>
                    <w:color w:val="auto"/>
                    <w:sz w:val="18"/>
                    <w:szCs w:val="18"/>
                    <w:shd w:val="clear" w:color="auto" w:fill="FFFFFF"/>
                  </w:rPr>
                  <w:delText>material: SS</w:delText>
                </w:r>
              </w:del>
            </w:ins>
            <w:del w:id="6391" w:author="Xuning Wei12232" w:date="2026-07-27T17:22:00Z">
              <w:r w:rsidR="00143102" w:rsidRPr="00032BAE" w:rsidDel="000B3418">
                <w:rPr>
                  <w:rFonts w:ascii="Times New Roman" w:hAnsi="Times New Roman" w:cs="Times New Roman"/>
                  <w:color w:val="auto"/>
                  <w:sz w:val="18"/>
                  <w:szCs w:val="18"/>
                  <w:shd w:val="clear" w:color="auto" w:fill="FFFFFF"/>
                </w:rPr>
                <w:delText>316+PTFE</w:delText>
              </w:r>
            </w:del>
          </w:p>
          <w:p w14:paraId="204DA307" w14:textId="0053165C" w:rsidR="00143102" w:rsidRPr="00032BAE" w:rsidDel="000B3418" w:rsidRDefault="00143102" w:rsidP="0030647B">
            <w:pPr>
              <w:jc w:val="both"/>
              <w:rPr>
                <w:del w:id="6392" w:author="Xuning Wei12232" w:date="2026-07-27T17:22:00Z"/>
                <w:rFonts w:ascii="Times New Roman" w:eastAsia="仿宋_GB2312" w:hAnsi="Times New Roman" w:cs="Times New Roman"/>
                <w:color w:val="auto"/>
                <w:sz w:val="18"/>
                <w:szCs w:val="18"/>
              </w:rPr>
            </w:pPr>
            <w:del w:id="6393"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5D73F9F0" w14:textId="587336F4" w:rsidR="00143102" w:rsidRPr="00B37BAA" w:rsidDel="000B3418" w:rsidRDefault="00143102" w:rsidP="0030647B">
            <w:pPr>
              <w:jc w:val="both"/>
              <w:rPr>
                <w:del w:id="6394" w:author="Xuning Wei12232" w:date="2026-07-27T17:22:00Z"/>
                <w:rFonts w:ascii="Times New Roman" w:eastAsia="仿宋_GB2312" w:hAnsi="Times New Roman" w:cs="Times New Roman"/>
                <w:color w:val="auto"/>
                <w:sz w:val="18"/>
                <w:szCs w:val="18"/>
                <w:lang w:val="en-IE"/>
                <w:rPrChange w:id="6395" w:author="Johan Granander" w:date="2026-07-28T15:03:00Z">
                  <w:rPr>
                    <w:del w:id="6396" w:author="Xuning Wei12232" w:date="2026-07-27T17:22:00Z"/>
                    <w:rFonts w:ascii="Times New Roman" w:eastAsia="仿宋_GB2312" w:hAnsi="Times New Roman" w:cs="Times New Roman"/>
                    <w:color w:val="auto"/>
                    <w:sz w:val="18"/>
                    <w:szCs w:val="18"/>
                  </w:rPr>
                </w:rPrChange>
              </w:rPr>
            </w:pPr>
            <w:del w:id="6397" w:author="Xuning Wei12232" w:date="2026-07-27T17:22:00Z">
              <w:r w:rsidRPr="00B37BAA" w:rsidDel="000B3418">
                <w:rPr>
                  <w:rFonts w:ascii="Times New Roman" w:hAnsi="Times New Roman" w:cs="Times New Roman"/>
                  <w:color w:val="auto"/>
                  <w:sz w:val="18"/>
                  <w:szCs w:val="18"/>
                  <w:shd w:val="clear" w:color="auto" w:fill="FFFFFF"/>
                  <w:lang w:val="en-IE"/>
                  <w:rPrChange w:id="6398" w:author="Johan Granander" w:date="2026-07-28T15:03:00Z">
                    <w:rPr>
                      <w:rFonts w:ascii="Times New Roman" w:hAnsi="Times New Roman" w:cs="Times New Roman"/>
                      <w:color w:val="auto"/>
                      <w:sz w:val="18"/>
                      <w:szCs w:val="18"/>
                      <w:shd w:val="clear" w:color="auto" w:fill="FFFFFF"/>
                    </w:rPr>
                  </w:rPrChange>
                </w:rPr>
                <w:delText xml:space="preserve">Gasket: </w:delText>
              </w:r>
              <w:r w:rsidRPr="00B37BAA" w:rsidDel="000B3418">
                <w:rPr>
                  <w:rFonts w:ascii="Times New Roman" w:eastAsia="仿宋_GB2312" w:hAnsi="Times New Roman" w:cs="Times New Roman"/>
                  <w:color w:val="auto"/>
                  <w:sz w:val="18"/>
                  <w:szCs w:val="18"/>
                  <w:lang w:val="en-IE"/>
                  <w:rPrChange w:id="6399" w:author="Johan Granander" w:date="2026-07-28T15:03:00Z">
                    <w:rPr>
                      <w:rFonts w:ascii="Times New Roman" w:eastAsia="仿宋_GB2312" w:hAnsi="Times New Roman" w:cs="Times New Roman"/>
                      <w:color w:val="auto"/>
                      <w:sz w:val="18"/>
                      <w:szCs w:val="18"/>
                    </w:rPr>
                  </w:rPrChange>
                </w:rPr>
                <w:delText>PTFE</w:delText>
              </w:r>
            </w:del>
          </w:p>
          <w:p w14:paraId="45486772" w14:textId="1C4D71EE" w:rsidR="00143102" w:rsidRPr="00B37BAA" w:rsidDel="000B3418" w:rsidRDefault="00143102" w:rsidP="0030647B">
            <w:pPr>
              <w:jc w:val="both"/>
              <w:rPr>
                <w:del w:id="6400" w:author="Xuning Wei12232" w:date="2026-07-27T17:22:00Z"/>
                <w:rFonts w:ascii="Times New Roman" w:hAnsi="Times New Roman" w:cs="Times New Roman"/>
                <w:color w:val="auto"/>
                <w:sz w:val="18"/>
                <w:szCs w:val="18"/>
                <w:shd w:val="clear" w:color="auto" w:fill="FFFFFF"/>
                <w:lang w:val="en-IE"/>
                <w:rPrChange w:id="6401" w:author="Johan Granander" w:date="2026-07-28T15:03:00Z">
                  <w:rPr>
                    <w:del w:id="6402" w:author="Xuning Wei12232" w:date="2026-07-27T17:22:00Z"/>
                    <w:rFonts w:ascii="Times New Roman" w:hAnsi="Times New Roman" w:cs="Times New Roman"/>
                    <w:color w:val="auto"/>
                    <w:sz w:val="18"/>
                    <w:szCs w:val="18"/>
                    <w:shd w:val="clear" w:color="auto" w:fill="FFFFFF"/>
                  </w:rPr>
                </w:rPrChange>
              </w:rPr>
            </w:pPr>
            <w:del w:id="6403" w:author="Xuning Wei12232" w:date="2026-07-27T17:22:00Z">
              <w:r w:rsidRPr="00B37BAA" w:rsidDel="000B3418">
                <w:rPr>
                  <w:rFonts w:ascii="Times New Roman" w:hAnsi="Times New Roman" w:cs="Times New Roman"/>
                  <w:color w:val="auto"/>
                  <w:sz w:val="18"/>
                  <w:szCs w:val="18"/>
                  <w:shd w:val="clear" w:color="auto" w:fill="FFFFFF"/>
                  <w:lang w:val="en-IE"/>
                  <w:rPrChange w:id="6404" w:author="Johan Granander" w:date="2026-07-28T15:03:00Z">
                    <w:rPr>
                      <w:rFonts w:ascii="Times New Roman" w:hAnsi="Times New Roman" w:cs="Times New Roman"/>
                      <w:color w:val="auto"/>
                      <w:sz w:val="18"/>
                      <w:szCs w:val="18"/>
                      <w:shd w:val="clear" w:color="auto" w:fill="FFFFFF"/>
                    </w:rPr>
                  </w:rPrChange>
                </w:rPr>
                <w:delText>Sight glass: Glass</w:delText>
              </w:r>
            </w:del>
          </w:p>
          <w:p w14:paraId="05B5528A" w14:textId="123676D0" w:rsidR="00143102" w:rsidRPr="00B37BAA" w:rsidDel="000B3418" w:rsidRDefault="00143102" w:rsidP="0030647B">
            <w:pPr>
              <w:jc w:val="both"/>
              <w:rPr>
                <w:del w:id="6405" w:author="Xuning Wei12232" w:date="2026-07-27T17:22:00Z"/>
                <w:rFonts w:ascii="Times New Roman" w:eastAsia="仿宋_GB2312" w:hAnsi="Times New Roman" w:cs="Times New Roman"/>
                <w:color w:val="auto"/>
                <w:sz w:val="18"/>
                <w:szCs w:val="18"/>
                <w:lang w:val="en-IE"/>
                <w:rPrChange w:id="6406" w:author="Johan Granander" w:date="2026-07-28T15:03:00Z">
                  <w:rPr>
                    <w:del w:id="6407" w:author="Xuning Wei12232" w:date="2026-07-27T17:22:00Z"/>
                    <w:rFonts w:ascii="Times New Roman" w:eastAsia="仿宋_GB2312" w:hAnsi="Times New Roman" w:cs="Times New Roman"/>
                    <w:color w:val="auto"/>
                    <w:sz w:val="18"/>
                    <w:szCs w:val="18"/>
                  </w:rPr>
                </w:rPrChange>
              </w:rPr>
            </w:pPr>
            <w:del w:id="6408" w:author="Xuning Wei12232" w:date="2026-07-27T17:22:00Z">
              <w:r w:rsidRPr="00B37BAA" w:rsidDel="000B3418">
                <w:rPr>
                  <w:rFonts w:ascii="Times New Roman" w:hAnsi="Times New Roman" w:cs="Times New Roman"/>
                  <w:color w:val="auto"/>
                  <w:sz w:val="18"/>
                  <w:szCs w:val="18"/>
                  <w:shd w:val="clear" w:color="auto" w:fill="FFFFFF"/>
                  <w:lang w:val="en-IE"/>
                  <w:rPrChange w:id="6409" w:author="Johan Granander" w:date="2026-07-28T15:03:00Z">
                    <w:rPr>
                      <w:rFonts w:ascii="Times New Roman" w:hAnsi="Times New Roman" w:cs="Times New Roman"/>
                      <w:color w:val="auto"/>
                      <w:sz w:val="18"/>
                      <w:szCs w:val="18"/>
                      <w:shd w:val="clear" w:color="auto" w:fill="FFFFFF"/>
                    </w:rPr>
                  </w:rPrChange>
                </w:rPr>
                <w:delText>Valve:</w:delText>
              </w:r>
              <w:r w:rsidRPr="00B37BAA" w:rsidDel="000B3418">
                <w:rPr>
                  <w:rFonts w:ascii="Times New Roman" w:eastAsia="仿宋_GB2312" w:hAnsi="Times New Roman" w:cs="Times New Roman"/>
                  <w:color w:val="auto"/>
                  <w:sz w:val="18"/>
                  <w:szCs w:val="18"/>
                  <w:lang w:val="en-IE"/>
                  <w:rPrChange w:id="6410" w:author="Johan Granander" w:date="2026-07-28T15:03:00Z">
                    <w:rPr>
                      <w:rFonts w:ascii="Times New Roman" w:eastAsia="仿宋_GB2312" w:hAnsi="Times New Roman" w:cs="Times New Roman"/>
                      <w:color w:val="auto"/>
                      <w:sz w:val="18"/>
                      <w:szCs w:val="18"/>
                    </w:rPr>
                  </w:rPrChange>
                </w:rPr>
                <w:delText xml:space="preserve"> 316L</w:delText>
              </w:r>
            </w:del>
          </w:p>
          <w:p w14:paraId="4559EFB2" w14:textId="545F93A7" w:rsidR="00C65197" w:rsidRPr="004634A5" w:rsidDel="000B3418" w:rsidRDefault="00143102" w:rsidP="00C65197">
            <w:pPr>
              <w:jc w:val="both"/>
              <w:rPr>
                <w:del w:id="6411" w:author="Xuning Wei12232" w:date="2026-07-27T17:22:00Z"/>
                <w:rFonts w:ascii="Times New Roman" w:eastAsiaTheme="minorEastAsia" w:hAnsi="Times New Roman" w:cs="Times New Roman"/>
                <w:color w:val="auto"/>
                <w:sz w:val="18"/>
                <w:szCs w:val="18"/>
                <w:shd w:val="clear" w:color="auto" w:fill="FFFFFF"/>
                <w:lang w:eastAsia="zh-CN"/>
              </w:rPr>
            </w:pPr>
            <w:del w:id="6412"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Del="000B3418">
                <w:rPr>
                  <w:rFonts w:ascii="Times New Roman" w:hAnsi="Times New Roman" w:cs="Times New Roman"/>
                  <w:color w:val="auto"/>
                  <w:sz w:val="18"/>
                  <w:szCs w:val="18"/>
                  <w:shd w:val="clear" w:color="auto" w:fill="FFFFFF"/>
                </w:rPr>
                <w:br/>
              </w:r>
              <w:r w:rsidR="00C65197" w:rsidRPr="002B446D" w:rsidDel="000B3418">
                <w:rPr>
                  <w:rFonts w:ascii="Times New Roman" w:hAnsi="Times New Roman" w:cs="Times New Roman"/>
                  <w:color w:val="0000FF"/>
                  <w:sz w:val="18"/>
                  <w:szCs w:val="18"/>
                  <w:shd w:val="clear" w:color="auto" w:fill="FFFFFF"/>
                </w:rPr>
                <w:delText>Sieve plate: HC-22</w:delText>
              </w:r>
            </w:del>
          </w:p>
          <w:p w14:paraId="264D46FF" w14:textId="4B2D845B" w:rsidR="00C65197" w:rsidRPr="00C65197" w:rsidDel="000B3418" w:rsidRDefault="00C65197" w:rsidP="00C65197">
            <w:pPr>
              <w:jc w:val="both"/>
              <w:rPr>
                <w:del w:id="6413" w:author="Xuning Wei12232" w:date="2026-07-27T17:22:00Z"/>
                <w:rFonts w:ascii="Times New Roman" w:hAnsi="Times New Roman" w:cs="Times New Roman"/>
                <w:color w:val="0000FF"/>
                <w:sz w:val="18"/>
                <w:szCs w:val="18"/>
                <w:shd w:val="clear" w:color="auto" w:fill="FFFFFF"/>
              </w:rPr>
            </w:pPr>
            <w:del w:id="6414"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7204CC2B" w14:textId="7DDD2AF1" w:rsidR="00143102" w:rsidRPr="00032BAE" w:rsidDel="000B3418" w:rsidRDefault="00143102" w:rsidP="0030647B">
            <w:pPr>
              <w:jc w:val="both"/>
              <w:rPr>
                <w:del w:id="6415" w:author="Xuning Wei12232" w:date="2026-07-27T17:22:00Z"/>
                <w:rFonts w:ascii="Times New Roman" w:hAnsi="Times New Roman" w:cs="Times New Roman"/>
                <w:color w:val="auto"/>
                <w:sz w:val="18"/>
                <w:szCs w:val="18"/>
                <w:shd w:val="clear" w:color="auto" w:fill="FFFFFF"/>
              </w:rPr>
            </w:pPr>
            <w:del w:id="6416" w:author="Xuning Wei12232" w:date="2026-07-27T17:22:00Z">
              <w:r w:rsidRPr="00032BAE" w:rsidDel="000B3418">
                <w:rPr>
                  <w:rFonts w:ascii="Times New Roman" w:hAnsi="Times New Roman" w:cs="Times New Roman"/>
                  <w:color w:val="auto"/>
                  <w:sz w:val="18"/>
                  <w:szCs w:val="18"/>
                  <w:shd w:val="clear" w:color="auto" w:fill="FFFFFF"/>
                </w:rPr>
                <w:delText>Sampling pipeline: SS</w:delText>
              </w:r>
            </w:del>
          </w:p>
          <w:p w14:paraId="6E4B1484" w14:textId="28C55471" w:rsidR="00143102" w:rsidRPr="00032BAE" w:rsidRDefault="00143102" w:rsidP="0030647B">
            <w:pPr>
              <w:jc w:val="both"/>
              <w:rPr>
                <w:rFonts w:ascii="Times New Roman" w:hAnsi="Times New Roman" w:cs="Times New Roman"/>
                <w:color w:val="auto"/>
                <w:sz w:val="18"/>
                <w:szCs w:val="18"/>
                <w:shd w:val="clear" w:color="auto" w:fill="FFFFFF"/>
              </w:rPr>
            </w:pPr>
            <w:del w:id="6417"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6418" w:author="Xuning Wei12232" w:date="2026-07-27T18:11:00Z">
              <w:tcPr>
                <w:tcW w:w="388" w:type="pct"/>
                <w:gridSpan w:val="4"/>
                <w:vMerge w:val="restart"/>
                <w:shd w:val="clear" w:color="auto" w:fill="FFFFFF" w:themeFill="background1"/>
                <w:vAlign w:val="center"/>
              </w:tcPr>
            </w:tcPrChange>
          </w:tcPr>
          <w:p w14:paraId="515F09FB"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6419" w:author="Xuning Wei12232" w:date="2026-07-27T18:11:00Z">
              <w:tcPr>
                <w:tcW w:w="354" w:type="pct"/>
                <w:gridSpan w:val="3"/>
                <w:vMerge w:val="restart"/>
                <w:shd w:val="clear" w:color="auto" w:fill="FFFFFF" w:themeFill="background1"/>
                <w:vAlign w:val="center"/>
              </w:tcPr>
            </w:tcPrChange>
          </w:tcPr>
          <w:p w14:paraId="460ED01A" w14:textId="77777777"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6420" w:author="Xuning Wei12232" w:date="2026-07-27T18:11:00Z">
              <w:tcPr>
                <w:tcW w:w="322" w:type="pct"/>
                <w:gridSpan w:val="3"/>
                <w:vAlign w:val="center"/>
              </w:tcPr>
            </w:tcPrChange>
          </w:tcPr>
          <w:p w14:paraId="41526131"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14718082"/>
                <w14:checkbox>
                  <w14:checked w14:val="1"/>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Yes</w:t>
            </w:r>
          </w:p>
        </w:tc>
        <w:tc>
          <w:tcPr>
            <w:tcW w:w="638" w:type="pct"/>
            <w:vAlign w:val="center"/>
            <w:tcPrChange w:id="6421" w:author="Xuning Wei12232" w:date="2026-07-27T18:11:00Z">
              <w:tcPr>
                <w:tcW w:w="733" w:type="pct"/>
                <w:gridSpan w:val="3"/>
                <w:vAlign w:val="center"/>
              </w:tcPr>
            </w:tcPrChange>
          </w:tcPr>
          <w:p w14:paraId="10677649"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664631226"/>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6422" w:author="Xuning Wei12232" w:date="2026-07-27T18:11:00Z">
              <w:tcPr>
                <w:tcW w:w="654" w:type="pct"/>
                <w:vMerge w:val="restart"/>
                <w:vAlign w:val="center"/>
              </w:tcPr>
            </w:tcPrChange>
          </w:tcPr>
          <w:p w14:paraId="0ADE5585" w14:textId="77777777"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274628474"/>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R&amp;D Lab:</w:t>
            </w:r>
            <w:r w:rsidR="00143102" w:rsidRPr="00032BAE">
              <w:rPr>
                <w:rFonts w:ascii="Times New Roman" w:eastAsia="仿宋_GB2312" w:hAnsi="Times New Roman" w:cs="Times New Roman"/>
                <w:color w:val="auto"/>
                <w:kern w:val="0"/>
                <w:sz w:val="18"/>
                <w:szCs w:val="18"/>
                <w:u w:val="single"/>
                <w:lang w:eastAsia="zh-CN"/>
              </w:rPr>
              <w:t xml:space="preserve"> N/A </w:t>
            </w:r>
          </w:p>
          <w:p w14:paraId="0E8383EB" w14:textId="6FF9F551"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909920736"/>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proofErr w:type="spellStart"/>
            <w:r w:rsidR="00143102" w:rsidRPr="00032BAE">
              <w:rPr>
                <w:rFonts w:ascii="Times New Roman" w:eastAsia="仿宋_GB2312" w:hAnsi="Times New Roman" w:cs="Times New Roman"/>
                <w:color w:val="auto"/>
                <w:kern w:val="0"/>
                <w:sz w:val="18"/>
                <w:szCs w:val="18"/>
                <w:lang w:eastAsia="zh-CN"/>
              </w:rPr>
              <w:t>Asymchem</w:t>
            </w:r>
            <w:proofErr w:type="spellEnd"/>
            <w:r w:rsidR="00143102" w:rsidRPr="00032BAE">
              <w:rPr>
                <w:rFonts w:ascii="Times New Roman" w:eastAsia="仿宋_GB2312" w:hAnsi="Times New Roman" w:cs="Times New Roman"/>
                <w:color w:val="auto"/>
                <w:kern w:val="0"/>
                <w:sz w:val="18"/>
                <w:szCs w:val="18"/>
                <w:lang w:eastAsia="zh-CN"/>
              </w:rPr>
              <w:t xml:space="preserve"> Production data, Lot Number:</w:t>
            </w:r>
            <w:r w:rsidR="00143102" w:rsidRPr="00032BAE">
              <w:rPr>
                <w:rFonts w:ascii="Times New Roman" w:eastAsia="仿宋_GB2312" w:hAnsi="Times New Roman" w:cs="Times New Roman"/>
                <w:color w:val="auto"/>
                <w:kern w:val="0"/>
                <w:sz w:val="18"/>
                <w:szCs w:val="18"/>
                <w:u w:val="single"/>
                <w:lang w:eastAsia="zh-CN"/>
              </w:rPr>
              <w:t xml:space="preserve">   </w:t>
            </w:r>
            <w:del w:id="6423" w:author="Xuning Wei12232" w:date="2026-07-27T17:56:00Z">
              <w:r w:rsidR="00143102" w:rsidRPr="00032BAE" w:rsidDel="00F338FC">
                <w:rPr>
                  <w:rFonts w:ascii="Times New Roman" w:eastAsia="仿宋_GB2312" w:hAnsi="Times New Roman" w:cs="Times New Roman"/>
                  <w:color w:val="auto"/>
                  <w:kern w:val="0"/>
                  <w:sz w:val="18"/>
                  <w:szCs w:val="18"/>
                  <w:u w:val="single"/>
                  <w:lang w:eastAsia="zh-CN"/>
                </w:rPr>
                <w:delText>CPo140020-02-01-02</w:delText>
              </w:r>
            </w:del>
            <w:ins w:id="6424"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143102" w:rsidRPr="00032BAE">
              <w:rPr>
                <w:rFonts w:ascii="Times New Roman" w:eastAsia="仿宋_GB2312" w:hAnsi="Times New Roman" w:cs="Times New Roman"/>
                <w:color w:val="auto"/>
                <w:kern w:val="0"/>
                <w:sz w:val="18"/>
                <w:szCs w:val="18"/>
                <w:u w:val="single"/>
                <w:lang w:eastAsia="zh-CN"/>
              </w:rPr>
              <w:t xml:space="preserve">    </w:t>
            </w:r>
          </w:p>
          <w:p w14:paraId="6668957A"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74622401"/>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Supplier data:</w:t>
            </w:r>
            <w:r w:rsidR="00143102" w:rsidRPr="00032BAE">
              <w:rPr>
                <w:rFonts w:ascii="Times New Roman" w:eastAsia="仿宋_GB2312" w:hAnsi="Times New Roman" w:cs="Times New Roman"/>
                <w:color w:val="auto"/>
                <w:kern w:val="0"/>
                <w:sz w:val="18"/>
                <w:szCs w:val="18"/>
                <w:u w:val="single"/>
                <w:lang w:eastAsia="zh-CN"/>
              </w:rPr>
              <w:t xml:space="preserve"> N/A</w:t>
            </w:r>
            <w:r w:rsidR="00143102" w:rsidRPr="00032BAE">
              <w:rPr>
                <w:rFonts w:ascii="Times New Roman" w:eastAsia="仿宋_GB2312" w:hAnsi="Times New Roman" w:cs="Times New Roman"/>
                <w:color w:val="auto"/>
                <w:kern w:val="0"/>
                <w:sz w:val="18"/>
                <w:szCs w:val="18"/>
                <w:lang w:eastAsia="zh-CN"/>
              </w:rPr>
              <w:t xml:space="preserve"> </w:t>
            </w:r>
          </w:p>
          <w:p w14:paraId="553B519F" w14:textId="17F9C6AD" w:rsidR="00143102"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249230288"/>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sz w:val="18"/>
                <w:szCs w:val="18"/>
                <w:lang w:eastAsia="zh-CN"/>
              </w:rPr>
              <w:t>Handbook &amp; Page:</w:t>
            </w:r>
            <w:r w:rsidR="00143102" w:rsidRPr="00032BAE">
              <w:rPr>
                <w:rFonts w:ascii="Times New Roman" w:eastAsia="仿宋_GB2312" w:hAnsi="Times New Roman" w:cs="Times New Roman"/>
                <w:color w:val="auto"/>
                <w:sz w:val="18"/>
                <w:szCs w:val="18"/>
                <w:u w:val="single"/>
                <w:lang w:eastAsia="zh-CN"/>
              </w:rPr>
              <w:t xml:space="preserve"> </w:t>
            </w:r>
            <w:r w:rsidR="00143102" w:rsidRPr="00032BAE">
              <w:rPr>
                <w:rFonts w:ascii="Times New Roman" w:eastAsia="仿宋_GB2312" w:hAnsi="Times New Roman" w:cs="Times New Roman"/>
                <w:color w:val="auto"/>
                <w:sz w:val="18"/>
                <w:szCs w:val="18"/>
                <w:u w:val="single"/>
              </w:rPr>
              <w:t>The Pilot Plant Real Book Page 10-14&amp;10-15</w:t>
            </w:r>
            <w:r w:rsidR="00143102" w:rsidRPr="00032BAE">
              <w:rPr>
                <w:rFonts w:ascii="Times New Roman" w:eastAsia="仿宋_GB2312" w:hAnsi="Times New Roman" w:cs="Times New Roman"/>
                <w:color w:val="auto"/>
                <w:kern w:val="0"/>
                <w:sz w:val="18"/>
                <w:szCs w:val="18"/>
                <w:u w:val="single"/>
                <w:lang w:eastAsia="zh-CN"/>
              </w:rPr>
              <w:t xml:space="preserve"> </w:t>
            </w:r>
          </w:p>
          <w:p w14:paraId="16317548" w14:textId="275B527C" w:rsidR="00143102" w:rsidRPr="00032BAE" w:rsidRDefault="000B6761" w:rsidP="0030647B">
            <w:pPr>
              <w:jc w:val="both"/>
              <w:rPr>
                <w:rFonts w:ascii="Times New Roman" w:eastAsiaTheme="minorEastAsia" w:hAnsi="Times New Roman" w:cs="Times New Roman"/>
                <w:color w:val="auto"/>
                <w:sz w:val="18"/>
                <w:szCs w:val="18"/>
                <w:lang w:eastAsia="zh-CN"/>
              </w:rPr>
            </w:pPr>
            <w:sdt>
              <w:sdtPr>
                <w:rPr>
                  <w:rFonts w:ascii="Times New Roman" w:eastAsia="仿宋_GB2312" w:hAnsi="Times New Roman" w:cs="Times New Roman"/>
                  <w:color w:val="auto"/>
                  <w:sz w:val="18"/>
                  <w:szCs w:val="18"/>
                </w:rPr>
                <w:id w:val="1208685889"/>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color w:val="auto"/>
                    <w:sz w:val="18"/>
                    <w:szCs w:val="18"/>
                  </w:rPr>
                  <w:t>☒</w:t>
                </w:r>
              </w:sdtContent>
            </w:sdt>
            <w:r w:rsidR="00143102" w:rsidRPr="00032BAE">
              <w:rPr>
                <w:rFonts w:ascii="Times New Roman" w:eastAsia="仿宋_GB2312" w:hAnsi="Times New Roman" w:cs="Times New Roman"/>
                <w:color w:val="auto"/>
                <w:sz w:val="18"/>
                <w:szCs w:val="18"/>
              </w:rPr>
              <w:t xml:space="preserve"> Other</w:t>
            </w:r>
            <w:r w:rsidR="00143102" w:rsidRPr="00032BAE">
              <w:rPr>
                <w:rFonts w:ascii="Times New Roman" w:eastAsia="仿宋_GB2312" w:hAnsi="Times New Roman" w:cs="Times New Roman"/>
                <w:color w:val="auto"/>
                <w:sz w:val="18"/>
                <w:szCs w:val="18"/>
                <w:lang w:eastAsia="zh-CN"/>
              </w:rPr>
              <w:t>:</w:t>
            </w:r>
            <w:r w:rsidR="00143102" w:rsidRPr="00032BAE">
              <w:rPr>
                <w:rFonts w:ascii="Times New Roman" w:eastAsia="仿宋_GB2312" w:hAnsi="Times New Roman" w:cs="Times New Roman"/>
                <w:color w:val="auto"/>
                <w:kern w:val="0"/>
                <w:sz w:val="18"/>
                <w:szCs w:val="18"/>
                <w:u w:val="single"/>
                <w:lang w:eastAsia="zh-CN"/>
              </w:rPr>
              <w:t xml:space="preserve"> </w:t>
            </w:r>
            <w:del w:id="6425" w:author="He Han" w:date="2026-08-27T15:38:00Z">
              <w:r w:rsidR="00143102" w:rsidRPr="00032BAE" w:rsidDel="006B7068">
                <w:rPr>
                  <w:rFonts w:ascii="Times New Roman" w:eastAsia="仿宋_GB2312" w:hAnsi="Times New Roman" w:cs="Times New Roman"/>
                  <w:color w:val="auto"/>
                  <w:kern w:val="0"/>
                  <w:sz w:val="18"/>
                  <w:szCs w:val="18"/>
                  <w:u w:val="single"/>
                  <w:lang w:eastAsia="zh-CN"/>
                </w:rPr>
                <w:delText xml:space="preserve">    </w:delText>
              </w:r>
            </w:del>
            <w:r w:rsidR="00143102"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w:t>
            </w:r>
            <w:proofErr w:type="spellStart"/>
            <w:r w:rsidR="00143102" w:rsidRPr="00032BAE">
              <w:rPr>
                <w:rFonts w:ascii="Times New Roman" w:eastAsia="仿宋_GB2312" w:hAnsi="Times New Roman" w:cs="Times New Roman"/>
                <w:color w:val="auto"/>
                <w:kern w:val="0"/>
                <w:sz w:val="18"/>
                <w:szCs w:val="18"/>
                <w:u w:val="single"/>
                <w:lang w:eastAsia="zh-CN"/>
              </w:rPr>
              <w:t>salts.The</w:t>
            </w:r>
            <w:proofErr w:type="spellEnd"/>
            <w:r w:rsidR="00143102"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143102" w:rsidRPr="00032BAE">
              <w:rPr>
                <w:rFonts w:ascii="Times New Roman" w:eastAsia="仿宋_GB2312" w:hAnsi="Times New Roman" w:cs="Times New Roman"/>
                <w:color w:val="auto"/>
                <w:kern w:val="0"/>
                <w:sz w:val="18"/>
                <w:szCs w:val="18"/>
                <w:u w:val="single"/>
                <w:lang w:eastAsia="zh-CN"/>
              </w:rPr>
              <w:t>solvents.The</w:t>
            </w:r>
            <w:proofErr w:type="spellEnd"/>
            <w:r w:rsidR="00143102" w:rsidRPr="00032BAE">
              <w:rPr>
                <w:rFonts w:ascii="Times New Roman" w:eastAsia="仿宋_GB2312" w:hAnsi="Times New Roman" w:cs="Times New Roman"/>
                <w:color w:val="auto"/>
                <w:kern w:val="0"/>
                <w:sz w:val="18"/>
                <w:szCs w:val="18"/>
                <w:u w:val="single"/>
                <w:lang w:eastAsia="zh-CN"/>
              </w:rPr>
              <w:t xml:space="preserve"> solvents are neutral, and the materia</w:t>
            </w:r>
            <w:r w:rsidR="000A425F">
              <w:rPr>
                <w:rFonts w:ascii="Times New Roman" w:eastAsia="仿宋_GB2312" w:hAnsi="Times New Roman" w:cs="Times New Roman"/>
                <w:color w:val="auto"/>
                <w:kern w:val="0"/>
                <w:sz w:val="18"/>
                <w:szCs w:val="18"/>
                <w:u w:val="single"/>
                <w:lang w:eastAsia="zh-CN"/>
              </w:rPr>
              <w:t>l compatibility is confirmed.</w:t>
            </w:r>
          </w:p>
        </w:tc>
      </w:tr>
      <w:tr w:rsidR="005342B4" w:rsidRPr="00032BAE" w14:paraId="0F609375" w14:textId="77777777" w:rsidTr="000A425F">
        <w:trPr>
          <w:trHeight w:val="3977"/>
          <w:trPrChange w:id="6426" w:author="Xuning Wei12232" w:date="2026-07-27T18:11:00Z">
            <w:trPr>
              <w:trHeight w:val="3457"/>
            </w:trPr>
          </w:trPrChange>
        </w:trPr>
        <w:tc>
          <w:tcPr>
            <w:tcW w:w="281" w:type="pct"/>
            <w:vMerge/>
            <w:shd w:val="clear" w:color="auto" w:fill="FFFFFF" w:themeFill="background1"/>
            <w:vAlign w:val="center"/>
            <w:tcPrChange w:id="6427" w:author="Xuning Wei12232" w:date="2026-07-27T18:11:00Z">
              <w:tcPr>
                <w:tcW w:w="284" w:type="pct"/>
                <w:gridSpan w:val="3"/>
                <w:vMerge/>
                <w:shd w:val="clear" w:color="auto" w:fill="FFFFFF" w:themeFill="background1"/>
                <w:vAlign w:val="center"/>
              </w:tcPr>
            </w:tcPrChange>
          </w:tcPr>
          <w:p w14:paraId="2BD2EE9E"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6428" w:author="Xuning Wei12232" w:date="2026-07-27T18:11:00Z">
              <w:tcPr>
                <w:tcW w:w="1217" w:type="pct"/>
                <w:gridSpan w:val="3"/>
                <w:vMerge/>
                <w:shd w:val="clear" w:color="auto" w:fill="FFFFFF" w:themeFill="background1"/>
                <w:vAlign w:val="center"/>
              </w:tcPr>
            </w:tcPrChange>
          </w:tcPr>
          <w:p w14:paraId="5618F49F"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6429" w:author="Xuning Wei12232" w:date="2026-07-27T18:11:00Z">
              <w:tcPr>
                <w:tcW w:w="1049" w:type="pct"/>
                <w:gridSpan w:val="5"/>
                <w:vMerge/>
                <w:shd w:val="clear" w:color="auto" w:fill="FFFFFF" w:themeFill="background1"/>
                <w:vAlign w:val="center"/>
              </w:tcPr>
            </w:tcPrChange>
          </w:tcPr>
          <w:p w14:paraId="166D64B6" w14:textId="77777777" w:rsidR="00143102" w:rsidRPr="00032BAE" w:rsidRDefault="00143102" w:rsidP="0030647B">
            <w:pPr>
              <w:spacing w:line="240" w:lineRule="exact"/>
              <w:jc w:val="both"/>
              <w:rPr>
                <w:rFonts w:ascii="Times New Roman" w:eastAsia="仿宋_GB2312" w:hAnsi="Times New Roman" w:cs="Times New Roman"/>
                <w:b/>
                <w:color w:val="auto"/>
                <w:sz w:val="18"/>
                <w:szCs w:val="18"/>
              </w:rPr>
            </w:pPr>
          </w:p>
        </w:tc>
        <w:tc>
          <w:tcPr>
            <w:tcW w:w="385" w:type="pct"/>
            <w:vMerge/>
            <w:shd w:val="clear" w:color="auto" w:fill="FFFFFF" w:themeFill="background1"/>
            <w:vAlign w:val="center"/>
            <w:tcPrChange w:id="6430" w:author="Xuning Wei12232" w:date="2026-07-27T18:11:00Z">
              <w:tcPr>
                <w:tcW w:w="388" w:type="pct"/>
                <w:gridSpan w:val="4"/>
                <w:vMerge/>
                <w:shd w:val="clear" w:color="auto" w:fill="FFFFFF" w:themeFill="background1"/>
                <w:vAlign w:val="center"/>
              </w:tcPr>
            </w:tcPrChange>
          </w:tcPr>
          <w:p w14:paraId="7DBD51A3"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6431" w:author="Xuning Wei12232" w:date="2026-07-27T18:11:00Z">
              <w:tcPr>
                <w:tcW w:w="354" w:type="pct"/>
                <w:gridSpan w:val="3"/>
                <w:vMerge/>
                <w:shd w:val="clear" w:color="auto" w:fill="FFFFFF" w:themeFill="background1"/>
                <w:vAlign w:val="center"/>
              </w:tcPr>
            </w:tcPrChange>
          </w:tcPr>
          <w:p w14:paraId="62F1CAE8" w14:textId="77777777" w:rsidR="00143102" w:rsidRPr="00032BAE" w:rsidRDefault="00143102" w:rsidP="0030647B">
            <w:pPr>
              <w:jc w:val="both"/>
              <w:rPr>
                <w:rFonts w:ascii="Times New Roman" w:eastAsia="仿宋_GB2312" w:hAnsi="Times New Roman" w:cs="Times New Roman"/>
                <w:color w:val="auto"/>
                <w:sz w:val="18"/>
                <w:szCs w:val="18"/>
              </w:rPr>
            </w:pPr>
          </w:p>
        </w:tc>
        <w:tc>
          <w:tcPr>
            <w:tcW w:w="289" w:type="pct"/>
            <w:vAlign w:val="center"/>
            <w:tcPrChange w:id="6432" w:author="Xuning Wei12232" w:date="2026-07-27T18:11:00Z">
              <w:tcPr>
                <w:tcW w:w="322" w:type="pct"/>
                <w:gridSpan w:val="3"/>
                <w:vAlign w:val="center"/>
              </w:tcPr>
            </w:tcPrChange>
          </w:tcPr>
          <w:p w14:paraId="35E96DE0"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643538453"/>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5728EE42"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997379673"/>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05435816" w14:textId="5849498B"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707180654"/>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6433" w:author="Xuning Wei12232" w:date="2026-07-27T18:11:00Z">
              <w:tcPr>
                <w:tcW w:w="733" w:type="pct"/>
                <w:gridSpan w:val="3"/>
                <w:vAlign w:val="center"/>
              </w:tcPr>
            </w:tcPrChange>
          </w:tcPr>
          <w:p w14:paraId="00F1F6C1" w14:textId="19610F89"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 xml:space="preserve">According to The Pilot Plant Real Book Page 10-14&amp;10-15, </w:t>
            </w:r>
            <w:proofErr w:type="spellStart"/>
            <w:r w:rsidRPr="00032BAE">
              <w:rPr>
                <w:rFonts w:ascii="Times New Roman" w:eastAsia="仿宋_GB2312" w:hAnsi="Times New Roman" w:cs="Times New Roman"/>
                <w:color w:val="auto"/>
                <w:sz w:val="18"/>
                <w:szCs w:val="18"/>
              </w:rPr>
              <w:t>Dimethylformamide</w:t>
            </w:r>
            <w:proofErr w:type="spellEnd"/>
            <w:r w:rsidRPr="00032BAE">
              <w:rPr>
                <w:rFonts w:ascii="Times New Roman" w:eastAsia="仿宋_GB2312" w:hAnsi="Times New Roman" w:cs="Times New Roman"/>
                <w:color w:val="auto"/>
                <w:sz w:val="18"/>
                <w:szCs w:val="18"/>
              </w:rPr>
              <w:t xml:space="preserve"> is compatible with SS, 306 SS and PTFE; Based on </w:t>
            </w:r>
            <w:proofErr w:type="spellStart"/>
            <w:r w:rsidRPr="00032BAE">
              <w:rPr>
                <w:rFonts w:ascii="Times New Roman" w:eastAsia="仿宋_GB2312" w:hAnsi="Times New Roman" w:cs="Times New Roman"/>
                <w:color w:val="auto"/>
                <w:sz w:val="18"/>
                <w:szCs w:val="18"/>
              </w:rPr>
              <w:t>Asymchem</w:t>
            </w:r>
            <w:proofErr w:type="spellEnd"/>
            <w:r w:rsidRPr="00032BAE">
              <w:rPr>
                <w:rFonts w:ascii="Times New Roman" w:eastAsia="仿宋_GB2312" w:hAnsi="Times New Roman" w:cs="Times New Roman"/>
                <w:color w:val="auto"/>
                <w:sz w:val="18"/>
                <w:szCs w:val="18"/>
              </w:rPr>
              <w:t xml:space="preserve"> previous campaign production data and experience </w:t>
            </w:r>
            <w:proofErr w:type="spellStart"/>
            <w:r w:rsidRPr="00032BAE">
              <w:rPr>
                <w:rFonts w:ascii="Times New Roman" w:eastAsia="仿宋_GB2312" w:hAnsi="Times New Roman" w:cs="Times New Roman"/>
                <w:color w:val="auto"/>
                <w:sz w:val="18"/>
                <w:szCs w:val="18"/>
              </w:rPr>
              <w:t>Dimethylformamide</w:t>
            </w:r>
            <w:proofErr w:type="spellEnd"/>
            <w:r w:rsidRPr="00032BAE">
              <w:rPr>
                <w:rFonts w:ascii="Times New Roman" w:eastAsia="仿宋_GB2312" w:hAnsi="Times New Roman" w:cs="Times New Roman"/>
                <w:color w:val="auto"/>
                <w:sz w:val="18"/>
                <w:szCs w:val="18"/>
              </w:rPr>
              <w:t xml:space="preserve"> is also compatible with Glass, HSS and SS</w:t>
            </w:r>
          </w:p>
        </w:tc>
        <w:tc>
          <w:tcPr>
            <w:tcW w:w="792" w:type="pct"/>
            <w:vMerge/>
            <w:vAlign w:val="center"/>
            <w:tcPrChange w:id="6434" w:author="Xuning Wei12232" w:date="2026-07-27T18:11:00Z">
              <w:tcPr>
                <w:tcW w:w="654" w:type="pct"/>
                <w:vMerge/>
                <w:vAlign w:val="center"/>
              </w:tcPr>
            </w:tcPrChange>
          </w:tcPr>
          <w:p w14:paraId="5D93EFBA" w14:textId="77777777" w:rsidR="00143102" w:rsidRPr="00032BAE" w:rsidRDefault="00143102" w:rsidP="0030647B">
            <w:pPr>
              <w:spacing w:line="240" w:lineRule="exact"/>
              <w:jc w:val="both"/>
              <w:rPr>
                <w:rFonts w:ascii="Times New Roman" w:eastAsia="仿宋_GB2312" w:hAnsi="Times New Roman" w:cs="Times New Roman"/>
                <w:color w:val="auto"/>
                <w:sz w:val="18"/>
                <w:szCs w:val="18"/>
                <w:lang w:eastAsia="zh-CN"/>
              </w:rPr>
            </w:pPr>
          </w:p>
        </w:tc>
      </w:tr>
      <w:tr w:rsidR="005342B4" w:rsidRPr="00032BAE" w14:paraId="0D9177C5" w14:textId="77777777" w:rsidTr="000A425F">
        <w:trPr>
          <w:trHeight w:val="1689"/>
          <w:trPrChange w:id="6435" w:author="Xuning Wei12232" w:date="2026-07-27T18:11:00Z">
            <w:trPr>
              <w:trHeight w:val="397"/>
            </w:trPr>
          </w:trPrChange>
        </w:trPr>
        <w:tc>
          <w:tcPr>
            <w:tcW w:w="281" w:type="pct"/>
            <w:vMerge w:val="restart"/>
            <w:shd w:val="clear" w:color="auto" w:fill="FFFFFF" w:themeFill="background1"/>
            <w:vAlign w:val="center"/>
            <w:tcPrChange w:id="6436" w:author="Xuning Wei12232" w:date="2026-07-27T18:11:00Z">
              <w:tcPr>
                <w:tcW w:w="284" w:type="pct"/>
                <w:gridSpan w:val="3"/>
                <w:vMerge w:val="restart"/>
                <w:shd w:val="clear" w:color="auto" w:fill="FFFFFF" w:themeFill="background1"/>
                <w:vAlign w:val="center"/>
              </w:tcPr>
            </w:tcPrChange>
          </w:tcPr>
          <w:p w14:paraId="641677F0" w14:textId="10E334B6" w:rsidR="00AD243C" w:rsidRPr="00032BAE" w:rsidRDefault="00AD243C">
            <w:pPr>
              <w:spacing w:line="240" w:lineRule="exact"/>
              <w:jc w:val="center"/>
              <w:rPr>
                <w:rFonts w:ascii="Times New Roman" w:eastAsia="仿宋_GB2312" w:hAnsi="Times New Roman" w:cs="Times New Roman"/>
                <w:color w:val="auto"/>
                <w:sz w:val="18"/>
                <w:szCs w:val="18"/>
                <w:lang w:eastAsia="zh-CN"/>
              </w:rPr>
              <w:pPrChange w:id="6437" w:author="Xuning Wei12232" w:date="2026-07-27T18:08:00Z">
                <w:pPr>
                  <w:spacing w:line="240" w:lineRule="exact"/>
                  <w:jc w:val="both"/>
                </w:pPr>
              </w:pPrChange>
            </w:pPr>
            <w:ins w:id="6438" w:author="Xuning Wei12232" w:date="2026-07-27T16:08:00Z">
              <w:r>
                <w:rPr>
                  <w:rFonts w:ascii="Times New Roman" w:eastAsia="仿宋_GB2312" w:hAnsi="Times New Roman" w:cs="Times New Roman"/>
                  <w:color w:val="auto"/>
                  <w:sz w:val="18"/>
                  <w:szCs w:val="18"/>
                  <w:lang w:eastAsia="zh-CN"/>
                </w:rPr>
                <w:lastRenderedPageBreak/>
                <w:t>13</w:t>
              </w:r>
            </w:ins>
            <w:del w:id="6439" w:author="Xuning Wei12232" w:date="2026-07-27T16:08:00Z">
              <w:r w:rsidDel="00AD243C">
                <w:rPr>
                  <w:rFonts w:ascii="Times New Roman" w:eastAsia="仿宋_GB2312" w:hAnsi="Times New Roman" w:cs="Times New Roman"/>
                  <w:color w:val="auto"/>
                  <w:sz w:val="18"/>
                  <w:szCs w:val="18"/>
                  <w:lang w:eastAsia="zh-CN"/>
                </w:rPr>
                <w:delText>27</w:delText>
              </w:r>
            </w:del>
          </w:p>
        </w:tc>
        <w:tc>
          <w:tcPr>
            <w:tcW w:w="1217" w:type="pct"/>
            <w:vMerge w:val="restart"/>
            <w:shd w:val="clear" w:color="auto" w:fill="FFFFFF" w:themeFill="background1"/>
            <w:vAlign w:val="center"/>
            <w:tcPrChange w:id="6440" w:author="Xuning Wei12232" w:date="2026-07-27T18:11:00Z">
              <w:tcPr>
                <w:tcW w:w="1217" w:type="pct"/>
                <w:gridSpan w:val="3"/>
                <w:vMerge w:val="restart"/>
                <w:shd w:val="clear" w:color="auto" w:fill="FFFFFF" w:themeFill="background1"/>
                <w:vAlign w:val="center"/>
              </w:tcPr>
            </w:tcPrChange>
          </w:tcPr>
          <w:p w14:paraId="4D042940" w14:textId="47ECAF5E" w:rsidR="00AD243C" w:rsidRPr="00032BAE" w:rsidRDefault="00C402FB" w:rsidP="00AD243C">
            <w:pPr>
              <w:jc w:val="both"/>
              <w:rPr>
                <w:rFonts w:ascii="Times New Roman" w:hAnsi="Times New Roman" w:cs="Times New Roman"/>
                <w:b/>
                <w:color w:val="auto"/>
                <w:sz w:val="18"/>
                <w:szCs w:val="18"/>
                <w:shd w:val="clear" w:color="auto" w:fill="FFFFFF"/>
              </w:rPr>
            </w:pPr>
            <w:proofErr w:type="spellStart"/>
            <w:ins w:id="6441" w:author="Xuning Wei12232" w:date="2026-07-27T20:13:00Z">
              <w:r w:rsidRPr="008B3C39">
                <w:rPr>
                  <w:rFonts w:ascii="Times New Roman" w:eastAsia="仿宋_GB2312" w:hAnsi="Times New Roman" w:cs="Times New Roman"/>
                  <w:color w:val="auto"/>
                  <w:sz w:val="18"/>
                  <w:szCs w:val="18"/>
                </w:rPr>
                <w:t>Fmoc</w:t>
              </w:r>
              <w:proofErr w:type="spellEnd"/>
              <w:r w:rsidRPr="008B3C39">
                <w:rPr>
                  <w:rFonts w:ascii="Times New Roman" w:eastAsia="仿宋_GB2312" w:hAnsi="Times New Roman" w:cs="Times New Roman"/>
                  <w:color w:val="auto"/>
                  <w:sz w:val="18"/>
                  <w:szCs w:val="18"/>
                </w:rPr>
                <w:t>-L-</w:t>
              </w:r>
              <w:proofErr w:type="spellStart"/>
              <w:proofErr w:type="gramStart"/>
              <w:r w:rsidRPr="008B3C39">
                <w:rPr>
                  <w:rFonts w:ascii="Times New Roman" w:eastAsia="仿宋_GB2312" w:hAnsi="Times New Roman" w:cs="Times New Roman"/>
                  <w:color w:val="auto"/>
                  <w:sz w:val="18"/>
                  <w:szCs w:val="18"/>
                </w:rPr>
                <w:t>Asn</w:t>
              </w:r>
              <w:proofErr w:type="spellEnd"/>
              <w:r w:rsidRPr="008B3C39">
                <w:rPr>
                  <w:rFonts w:ascii="Times New Roman" w:eastAsia="仿宋_GB2312" w:hAnsi="Times New Roman" w:cs="Times New Roman"/>
                  <w:color w:val="auto"/>
                  <w:sz w:val="18"/>
                  <w:szCs w:val="18"/>
                </w:rPr>
                <w:t>(</w:t>
              </w:r>
              <w:proofErr w:type="spellStart"/>
              <w:proofErr w:type="gramEnd"/>
              <w:r w:rsidRPr="008B3C39">
                <w:rPr>
                  <w:rFonts w:ascii="Times New Roman" w:eastAsia="仿宋_GB2312" w:hAnsi="Times New Roman" w:cs="Times New Roman"/>
                  <w:color w:val="auto"/>
                  <w:sz w:val="18"/>
                  <w:szCs w:val="18"/>
                </w:rPr>
                <w:t>Trt</w:t>
              </w:r>
              <w:proofErr w:type="spellEnd"/>
              <w:r w:rsidRPr="008B3C39">
                <w:rPr>
                  <w:rFonts w:ascii="Times New Roman" w:eastAsia="仿宋_GB2312" w:hAnsi="Times New Roman" w:cs="Times New Roman"/>
                  <w:color w:val="auto"/>
                  <w:sz w:val="18"/>
                  <w:szCs w:val="18"/>
                </w:rPr>
                <w:t>)-OH coupling</w:t>
              </w:r>
              <w:r>
                <w:rPr>
                  <w:rFonts w:ascii="Times New Roman" w:eastAsia="仿宋_GB2312" w:hAnsi="Times New Roman" w:cs="Times New Roman"/>
                  <w:color w:val="auto"/>
                  <w:sz w:val="18"/>
                  <w:szCs w:val="18"/>
                </w:rPr>
                <w:t>:</w:t>
              </w:r>
              <w:r>
                <w:rPr>
                  <w:rFonts w:ascii="Times New Roman" w:eastAsia="仿宋_GB2312" w:hAnsi="Times New Roman" w:cs="Times New Roman"/>
                  <w:color w:val="000000" w:themeColor="text1"/>
                  <w:sz w:val="18"/>
                  <w:szCs w:val="18"/>
                </w:rPr>
                <w:br/>
              </w:r>
            </w:ins>
            <w:ins w:id="6442" w:author="Xuning Wei12232" w:date="2026-07-27T16:08:00Z">
              <w:r w:rsidR="00AD243C">
                <w:rPr>
                  <w:rFonts w:ascii="Times New Roman" w:eastAsia="仿宋_GB2312" w:hAnsi="Times New Roman" w:cs="Times New Roman"/>
                  <w:color w:val="000000" w:themeColor="text1"/>
                  <w:sz w:val="18"/>
                  <w:szCs w:val="18"/>
                </w:rPr>
                <w:t xml:space="preserve">1. </w:t>
              </w:r>
              <w:r w:rsidR="00AD243C" w:rsidRPr="00321EFC">
                <w:rPr>
                  <w:rFonts w:ascii="Times New Roman" w:eastAsia="仿宋_GB2312" w:hAnsi="Times New Roman" w:cs="Times New Roman"/>
                  <w:color w:val="000000" w:themeColor="text1"/>
                  <w:sz w:val="18"/>
                  <w:szCs w:val="18"/>
                </w:rPr>
                <w:t>Heat</w:t>
              </w:r>
              <w:r w:rsidR="00AD243C" w:rsidRPr="00321EFC">
                <w:rPr>
                  <w:rFonts w:ascii="Times New Roman" w:eastAsia="仿宋_GB2312" w:hAnsi="Times New Roman" w:cs="Times New Roman" w:hint="eastAsia"/>
                  <w:color w:val="000000" w:themeColor="text1"/>
                  <w:sz w:val="18"/>
                  <w:szCs w:val="18"/>
                </w:rPr>
                <w:t xml:space="preserve"> the mixture to 25</w:t>
              </w:r>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5</w:t>
              </w:r>
            </w:ins>
            <w:ins w:id="6443" w:author="Johan Granander" w:date="2026-07-28T13:34:00Z">
              <w:r w:rsidR="00A0716C">
                <w:rPr>
                  <w:rFonts w:ascii="Times New Roman" w:eastAsia="仿宋_GB2312" w:hAnsi="Times New Roman" w:cs="Times New Roman"/>
                  <w:color w:val="000000" w:themeColor="text1"/>
                  <w:sz w:val="18"/>
                  <w:szCs w:val="18"/>
                </w:rPr>
                <w:t xml:space="preserve"> </w:t>
              </w:r>
            </w:ins>
            <w:ins w:id="6444" w:author="Xuning Wei12232" w:date="2026-07-27T16:08:00Z">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 The mixture is allowed to react at 25</w:t>
              </w:r>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5</w:t>
              </w:r>
            </w:ins>
            <w:ins w:id="6445" w:author="Johan Granander" w:date="2026-07-28T13:34:00Z">
              <w:r w:rsidR="00A0716C">
                <w:rPr>
                  <w:rFonts w:ascii="Times New Roman" w:eastAsia="仿宋_GB2312" w:hAnsi="Times New Roman" w:cs="Times New Roman"/>
                  <w:color w:val="000000" w:themeColor="text1"/>
                  <w:sz w:val="18"/>
                  <w:szCs w:val="18"/>
                </w:rPr>
                <w:t xml:space="preserve"> </w:t>
              </w:r>
            </w:ins>
            <w:ins w:id="6446" w:author="Xuning Wei12232" w:date="2026-07-27T16:08:00Z">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 xml:space="preserve"> (target: 25</w:t>
              </w:r>
            </w:ins>
            <w:ins w:id="6447" w:author="Johan Granander" w:date="2026-07-28T13:34:00Z">
              <w:r w:rsidR="00A0716C">
                <w:rPr>
                  <w:rFonts w:ascii="Times New Roman" w:eastAsia="仿宋_GB2312" w:hAnsi="Times New Roman" w:cs="Times New Roman"/>
                  <w:color w:val="000000" w:themeColor="text1"/>
                  <w:sz w:val="18"/>
                  <w:szCs w:val="18"/>
                </w:rPr>
                <w:t xml:space="preserve"> </w:t>
              </w:r>
            </w:ins>
            <w:ins w:id="6448" w:author="Xuning Wei12232" w:date="2026-07-27T16:08:00Z">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hAnsi="Times New Roman" w:cs="Times New Roman"/>
                  <w:color w:val="000000" w:themeColor="text1"/>
                  <w:sz w:val="18"/>
                  <w:szCs w:val="18"/>
                </w:rPr>
                <w:t xml:space="preserve"> </w:t>
              </w:r>
              <w:r w:rsidR="00AD243C">
                <w:rPr>
                  <w:rFonts w:ascii="Times New Roman" w:hAnsi="Times New Roman" w:cs="Times New Roman"/>
                  <w:color w:val="000000" w:themeColor="text1"/>
                  <w:sz w:val="18"/>
                  <w:szCs w:val="18"/>
                </w:rPr>
                <w:br/>
                <w:t xml:space="preserve">2. </w:t>
              </w:r>
              <w:r w:rsidR="00AD243C" w:rsidRPr="00321EFC">
                <w:rPr>
                  <w:rFonts w:ascii="Times New Roman" w:hAnsi="Times New Roman" w:cs="Times New Roman"/>
                  <w:color w:val="000000" w:themeColor="text1"/>
                  <w:sz w:val="18"/>
                  <w:szCs w:val="18"/>
                </w:rPr>
                <w:t>O</w:t>
              </w:r>
              <w:r w:rsidR="00AD243C" w:rsidRPr="00321EFC">
                <w:rPr>
                  <w:rFonts w:ascii="Times New Roman" w:eastAsia="仿宋_GB2312" w:hAnsi="Times New Roman" w:cs="Times New Roman"/>
                  <w:color w:val="000000" w:themeColor="text1"/>
                  <w:sz w:val="18"/>
                  <w:szCs w:val="18"/>
                </w:rPr>
                <w:t>nce the total reaction time has reached 8</w:t>
              </w:r>
            </w:ins>
            <w:ins w:id="6449" w:author="Johan Granander" w:date="2026-07-28T13:34:00Z">
              <w:r w:rsidR="00A0716C">
                <w:rPr>
                  <w:rFonts w:ascii="Times New Roman" w:eastAsia="仿宋_GB2312" w:hAnsi="Times New Roman" w:cs="Times New Roman"/>
                  <w:color w:val="000000" w:themeColor="text1"/>
                  <w:sz w:val="18"/>
                  <w:szCs w:val="18"/>
                </w:rPr>
                <w:t xml:space="preserve"> </w:t>
              </w:r>
            </w:ins>
            <w:ins w:id="6450" w:author="Xuning Wei12232" w:date="2026-07-27T16:08:00Z">
              <w:r w:rsidR="00AD243C" w:rsidRPr="00321EFC">
                <w:rPr>
                  <w:rFonts w:ascii="Times New Roman" w:eastAsia="仿宋_GB2312" w:hAnsi="Times New Roman" w:cs="Times New Roman"/>
                  <w:color w:val="000000" w:themeColor="text1"/>
                  <w:sz w:val="18"/>
                  <w:szCs w:val="18"/>
                </w:rPr>
                <w:t>h±15</w:t>
              </w:r>
            </w:ins>
            <w:ins w:id="6451" w:author="Johan Granander" w:date="2026-07-28T13:35:00Z">
              <w:r w:rsidR="00A0716C">
                <w:rPr>
                  <w:rFonts w:ascii="Times New Roman" w:eastAsia="仿宋_GB2312" w:hAnsi="Times New Roman" w:cs="Times New Roman"/>
                  <w:color w:val="000000" w:themeColor="text1"/>
                  <w:sz w:val="18"/>
                  <w:szCs w:val="18"/>
                </w:rPr>
                <w:t xml:space="preserve"> </w:t>
              </w:r>
            </w:ins>
            <w:ins w:id="6452" w:author="Xuning Wei12232" w:date="2026-07-27T16:08:00Z">
              <w:r w:rsidR="00AD243C" w:rsidRPr="00321EFC">
                <w:rPr>
                  <w:rFonts w:ascii="Times New Roman" w:eastAsia="仿宋_GB2312" w:hAnsi="Times New Roman" w:cs="Times New Roman"/>
                  <w:color w:val="000000" w:themeColor="text1"/>
                  <w:sz w:val="18"/>
                  <w:szCs w:val="18"/>
                </w:rPr>
                <w:t xml:space="preserve">min, add additional 1.0 eq. </w:t>
              </w:r>
              <w:proofErr w:type="spellStart"/>
              <w:r w:rsidR="00AD243C" w:rsidRPr="00321EFC">
                <w:rPr>
                  <w:rFonts w:ascii="Times New Roman" w:eastAsia="仿宋_GB2312" w:hAnsi="Times New Roman" w:cs="Times New Roman"/>
                  <w:color w:val="000000" w:themeColor="text1"/>
                  <w:sz w:val="18"/>
                  <w:szCs w:val="18"/>
                </w:rPr>
                <w:t>Oxyma</w:t>
              </w:r>
              <w:proofErr w:type="spellEnd"/>
              <w:r w:rsidR="00AD243C">
                <w:rPr>
                  <w:rFonts w:ascii="Times New Roman" w:eastAsia="仿宋_GB2312" w:hAnsi="Times New Roman" w:cs="Times New Roman"/>
                  <w:color w:val="000000" w:themeColor="text1"/>
                  <w:sz w:val="18"/>
                  <w:szCs w:val="18"/>
                </w:rPr>
                <w:t xml:space="preserve"> </w:t>
              </w:r>
              <w:r w:rsidR="00AD243C" w:rsidRPr="00321EFC">
                <w:rPr>
                  <w:rFonts w:ascii="Times New Roman" w:eastAsia="仿宋_GB2312" w:hAnsi="Times New Roman" w:cs="Times New Roman"/>
                  <w:color w:val="000000" w:themeColor="text1"/>
                  <w:sz w:val="18"/>
                  <w:szCs w:val="18"/>
                </w:rPr>
                <w:t xml:space="preserve">Pure and 1.0 V DMF (0.948 kg/kg) solution (the mixture should be prepared in </w:t>
              </w:r>
              <w:r w:rsidR="00AD243C" w:rsidRPr="006F0556">
                <w:rPr>
                  <w:rFonts w:ascii="Times New Roman" w:hAnsi="Times New Roman" w:cs="Times New Roman"/>
                  <w:color w:val="0000FF"/>
                  <w:sz w:val="18"/>
                  <w:szCs w:val="18"/>
                  <w:shd w:val="clear" w:color="auto" w:fill="FFFFFF"/>
                </w:rPr>
                <w:t>TJ4S-1200-AT02</w:t>
              </w:r>
              <w:r w:rsidR="00AD243C" w:rsidRPr="00321EFC">
                <w:rPr>
                  <w:rFonts w:ascii="Times New Roman" w:eastAsia="仿宋_GB2312" w:hAnsi="Times New Roman" w:cs="Times New Roman"/>
                  <w:color w:val="000000" w:themeColor="text1"/>
                  <w:sz w:val="18"/>
                  <w:szCs w:val="18"/>
                </w:rPr>
                <w:t xml:space="preserve"> just before use) and 1.1eq. DIC</w:t>
              </w:r>
              <w:proofErr w:type="gramStart"/>
              <w:r w:rsidR="00AD243C">
                <w:rPr>
                  <w:rFonts w:ascii="Times New Roman" w:eastAsia="仿宋_GB2312" w:hAnsi="Times New Roman" w:cs="Times New Roman"/>
                  <w:color w:val="000000" w:themeColor="text1"/>
                  <w:sz w:val="18"/>
                  <w:szCs w:val="18"/>
                </w:rPr>
                <w:t>.</w:t>
              </w:r>
              <w:proofErr w:type="gramEnd"/>
              <w:r w:rsidR="00AD243C">
                <w:rPr>
                  <w:rFonts w:ascii="Times New Roman" w:eastAsia="仿宋_GB2312" w:hAnsi="Times New Roman" w:cs="Times New Roman"/>
                  <w:color w:val="000000" w:themeColor="text1"/>
                  <w:sz w:val="18"/>
                  <w:szCs w:val="18"/>
                </w:rPr>
                <w:br/>
                <w:t xml:space="preserve">3. </w:t>
              </w:r>
              <w:r w:rsidR="00AD243C">
                <w:rPr>
                  <w:rFonts w:ascii="Times New Roman" w:eastAsia="仿宋_GB2312" w:hAnsi="Times New Roman" w:cs="Times New Roman"/>
                  <w:color w:val="000000" w:themeColor="text1"/>
                  <w:sz w:val="18"/>
                  <w:szCs w:val="18"/>
                  <w:lang w:eastAsia="zh-CN"/>
                </w:rPr>
                <w:t>A</w:t>
              </w:r>
              <w:r w:rsidR="00AD243C" w:rsidRPr="00321EFC">
                <w:rPr>
                  <w:rFonts w:ascii="Times New Roman" w:eastAsia="仿宋_GB2312" w:hAnsi="Times New Roman" w:cs="Times New Roman"/>
                  <w:color w:val="000000" w:themeColor="text1"/>
                  <w:sz w:val="18"/>
                  <w:szCs w:val="18"/>
                  <w:lang w:eastAsia="zh-CN"/>
                </w:rPr>
                <w:t>fter</w:t>
              </w:r>
              <w:r w:rsidR="00AD243C" w:rsidRPr="00321EFC">
                <w:rPr>
                  <w:rFonts w:ascii="Times New Roman" w:eastAsia="仿宋_GB2312" w:hAnsi="Times New Roman" w:cs="Times New Roman"/>
                  <w:color w:val="000000" w:themeColor="text1"/>
                  <w:sz w:val="18"/>
                  <w:szCs w:val="18"/>
                </w:rPr>
                <w:t xml:space="preserve"> 5</w:t>
              </w:r>
            </w:ins>
            <w:ins w:id="6453" w:author="Johan Granander" w:date="2026-07-28T13:35:00Z">
              <w:r w:rsidR="00A0716C">
                <w:rPr>
                  <w:rFonts w:ascii="Times New Roman" w:eastAsia="仿宋_GB2312" w:hAnsi="Times New Roman" w:cs="Times New Roman"/>
                  <w:color w:val="000000" w:themeColor="text1"/>
                  <w:sz w:val="18"/>
                  <w:szCs w:val="18"/>
                </w:rPr>
                <w:t xml:space="preserve"> </w:t>
              </w:r>
            </w:ins>
            <w:ins w:id="6454" w:author="Xuning Wei12232" w:date="2026-07-27T16:08:00Z">
              <w:r w:rsidR="00AD243C" w:rsidRPr="00321EFC">
                <w:rPr>
                  <w:rFonts w:ascii="Times New Roman" w:eastAsia="仿宋_GB2312" w:hAnsi="Times New Roman" w:cs="Times New Roman"/>
                  <w:color w:val="000000" w:themeColor="text1"/>
                  <w:sz w:val="18"/>
                  <w:szCs w:val="18"/>
                </w:rPr>
                <w:t>h±15</w:t>
              </w:r>
            </w:ins>
            <w:ins w:id="6455" w:author="Johan Granander" w:date="2026-07-28T13:35:00Z">
              <w:r w:rsidR="00A0716C">
                <w:rPr>
                  <w:rFonts w:ascii="Times New Roman" w:eastAsia="仿宋_GB2312" w:hAnsi="Times New Roman" w:cs="Times New Roman"/>
                  <w:color w:val="000000" w:themeColor="text1"/>
                  <w:sz w:val="18"/>
                  <w:szCs w:val="18"/>
                </w:rPr>
                <w:t xml:space="preserve"> </w:t>
              </w:r>
            </w:ins>
            <w:ins w:id="6456" w:author="Xuning Wei12232" w:date="2026-07-27T16:08:00Z">
              <w:r w:rsidR="00AD243C" w:rsidRPr="00321EFC">
                <w:rPr>
                  <w:rFonts w:ascii="Times New Roman" w:eastAsia="仿宋_GB2312" w:hAnsi="Times New Roman" w:cs="Times New Roman"/>
                  <w:color w:val="000000" w:themeColor="text1"/>
                  <w:sz w:val="18"/>
                  <w:szCs w:val="18"/>
                </w:rPr>
                <w:t>min (target: 5</w:t>
              </w:r>
            </w:ins>
            <w:ins w:id="6457" w:author="Johan Granander" w:date="2026-07-28T13:35:00Z">
              <w:r w:rsidR="00A0716C">
                <w:rPr>
                  <w:rFonts w:ascii="Times New Roman" w:eastAsia="仿宋_GB2312" w:hAnsi="Times New Roman" w:cs="Times New Roman"/>
                  <w:color w:val="000000" w:themeColor="text1"/>
                  <w:sz w:val="18"/>
                  <w:szCs w:val="18"/>
                </w:rPr>
                <w:t xml:space="preserve"> </w:t>
              </w:r>
            </w:ins>
            <w:ins w:id="6458" w:author="Xuning Wei12232" w:date="2026-07-27T16:08:00Z">
              <w:r w:rsidR="00AD243C" w:rsidRPr="00321EFC">
                <w:rPr>
                  <w:rFonts w:ascii="Times New Roman" w:eastAsia="仿宋_GB2312" w:hAnsi="Times New Roman" w:cs="Times New Roman"/>
                  <w:color w:val="000000" w:themeColor="text1"/>
                  <w:sz w:val="18"/>
                  <w:szCs w:val="18"/>
                </w:rPr>
                <w:t>h). Stop stirring and turn off the nitrogen. Drain until there is no reaction mixture drip.</w:t>
              </w:r>
            </w:ins>
            <w:del w:id="6459" w:author="Xuning Wei12232" w:date="2026-07-27T16:08:00Z">
              <w:r w:rsidR="00AD243C" w:rsidRPr="004B098E" w:rsidDel="00F83C94">
                <w:rPr>
                  <w:rFonts w:ascii="Times New Roman" w:eastAsia="等线" w:hAnsi="Times New Roman" w:cs="Times New Roman"/>
                  <w:color w:val="000000" w:themeColor="text1"/>
                  <w:sz w:val="18"/>
                  <w:szCs w:val="18"/>
                </w:rPr>
                <w:delText>Add 4.0v DMF (3.792 kg/kg)</w:delText>
              </w:r>
              <w:r w:rsidR="00AD243C" w:rsidRPr="004B098E" w:rsidDel="00F83C94">
                <w:rPr>
                  <w:rFonts w:ascii="Times New Roman" w:eastAsia="等线" w:hAnsi="Times New Roman" w:cs="Times New Roman"/>
                  <w:b/>
                  <w:bCs w:val="0"/>
                  <w:color w:val="000000" w:themeColor="text1"/>
                  <w:sz w:val="18"/>
                  <w:szCs w:val="18"/>
                  <w:lang w:eastAsia="zh-CN"/>
                </w:rPr>
                <w:delText xml:space="preserve"> </w:delText>
              </w:r>
              <w:r w:rsidR="00AD243C" w:rsidRPr="004B098E" w:rsidDel="00F83C94">
                <w:rPr>
                  <w:rFonts w:ascii="Times New Roman" w:eastAsia="等线" w:hAnsi="Times New Roman" w:cs="Times New Roman"/>
                  <w:color w:val="000000" w:themeColor="text1"/>
                  <w:sz w:val="18"/>
                  <w:szCs w:val="18"/>
                </w:rPr>
                <w:delText xml:space="preserve">into </w:delText>
              </w:r>
              <w:r w:rsidR="00AD243C" w:rsidRPr="004B098E" w:rsidDel="00F83C94">
                <w:rPr>
                  <w:rFonts w:ascii="Times New Roman" w:eastAsia="仿宋_GB2312" w:hAnsi="Times New Roman" w:cs="Times New Roman"/>
                  <w:b/>
                  <w:color w:val="000000" w:themeColor="text1"/>
                  <w:sz w:val="18"/>
                  <w:szCs w:val="18"/>
                </w:rPr>
                <w:delText>TJ4S-1213-Sy15</w:delText>
              </w:r>
              <w:r w:rsidR="00AD243C" w:rsidRPr="004B098E" w:rsidDel="00F83C94">
                <w:rPr>
                  <w:rFonts w:ascii="Times New Roman" w:eastAsia="仿宋_GB2312" w:hAnsi="Times New Roman" w:cs="Times New Roman"/>
                  <w:b/>
                  <w:color w:val="000000" w:themeColor="text1"/>
                  <w:sz w:val="18"/>
                  <w:szCs w:val="18"/>
                  <w:lang w:eastAsia="zh-CN"/>
                </w:rPr>
                <w:delText>-R01</w:delText>
              </w:r>
              <w:r w:rsidR="00AD243C" w:rsidRPr="004B098E" w:rsidDel="00F83C94">
                <w:rPr>
                  <w:rFonts w:ascii="Times New Roman" w:eastAsia="等线" w:hAnsi="Times New Roman" w:cs="Times New Roman"/>
                  <w:color w:val="000000" w:themeColor="text1"/>
                  <w:sz w:val="18"/>
                  <w:szCs w:val="18"/>
                </w:rPr>
                <w:delText xml:space="preserve">. Start the stirrer. Then add 2.5 </w:delText>
              </w:r>
              <w:r w:rsidR="00AD243C" w:rsidRPr="004B098E" w:rsidDel="00F83C94">
                <w:rPr>
                  <w:rFonts w:ascii="Times New Roman" w:eastAsia="等线" w:hAnsi="Times New Roman" w:cs="Times New Roman"/>
                  <w:color w:val="000000" w:themeColor="text1"/>
                  <w:sz w:val="18"/>
                  <w:szCs w:val="18"/>
                  <w:lang w:eastAsia="zh-CN"/>
                </w:rPr>
                <w:delText>eq</w:delText>
              </w:r>
              <w:r w:rsidR="00AD243C" w:rsidRPr="004B098E" w:rsidDel="00F83C94">
                <w:rPr>
                  <w:rFonts w:ascii="Times New Roman" w:eastAsia="等线" w:hAnsi="Times New Roman" w:cs="Times New Roman"/>
                  <w:color w:val="000000" w:themeColor="text1"/>
                  <w:sz w:val="18"/>
                  <w:szCs w:val="18"/>
                </w:rPr>
                <w:delText>. Fmoc-L-Asn(Trt)-OH. Stir until dissolved clearly by visual check.</w:delText>
              </w:r>
              <w:r w:rsidR="00AD243C" w:rsidRPr="004B098E" w:rsidDel="00F83C94">
                <w:rPr>
                  <w:rFonts w:ascii="Times New Roman" w:eastAsia="等线" w:hAnsi="Times New Roman" w:cs="Times New Roman"/>
                  <w:color w:val="000000" w:themeColor="text1"/>
                  <w:sz w:val="18"/>
                  <w:szCs w:val="18"/>
                  <w:lang w:eastAsia="zh-CN"/>
                </w:rPr>
                <w:delText xml:space="preserve"> Adjust</w:delText>
              </w:r>
              <w:r w:rsidR="00AD243C" w:rsidRPr="004B098E" w:rsidDel="00F83C94">
                <w:rPr>
                  <w:rFonts w:ascii="Times New Roman" w:eastAsia="等线" w:hAnsi="Times New Roman" w:cs="Times New Roman"/>
                  <w:bCs w:val="0"/>
                  <w:color w:val="000000" w:themeColor="text1"/>
                  <w:sz w:val="18"/>
                  <w:szCs w:val="18"/>
                </w:rPr>
                <w:delText xml:space="preserve"> the mixture to </w:delText>
              </w:r>
              <w:r w:rsidR="00AD243C" w:rsidRPr="004B098E" w:rsidDel="00F83C94">
                <w:rPr>
                  <w:rFonts w:ascii="Times New Roman" w:eastAsia="等线" w:hAnsi="Times New Roman" w:cs="Times New Roman"/>
                  <w:bCs w:val="0"/>
                  <w:color w:val="000000" w:themeColor="text1"/>
                  <w:sz w:val="18"/>
                  <w:szCs w:val="18"/>
                  <w:lang w:eastAsia="zh-CN"/>
                </w:rPr>
                <w:delText>20</w:delText>
              </w:r>
              <w:r w:rsidR="00AD243C" w:rsidRPr="004B098E" w:rsidDel="00F83C94">
                <w:rPr>
                  <w:rFonts w:ascii="Times New Roman" w:eastAsia="等线" w:hAnsi="Times New Roman" w:cs="Times New Roman"/>
                  <w:bCs w:val="0"/>
                  <w:color w:val="000000" w:themeColor="text1"/>
                  <w:sz w:val="18"/>
                  <w:szCs w:val="18"/>
                </w:rPr>
                <w:delText>±5℃</w:delText>
              </w:r>
              <w:r w:rsidR="00AD243C" w:rsidRPr="004B098E" w:rsidDel="00F83C94">
                <w:rPr>
                  <w:rFonts w:ascii="Times New Roman" w:eastAsia="等线" w:hAnsi="Times New Roman" w:cs="Times New Roman"/>
                  <w:color w:val="000000" w:themeColor="text1"/>
                  <w:sz w:val="18"/>
                  <w:szCs w:val="18"/>
                </w:rPr>
                <w:delText xml:space="preserve">. Maintain for next operation at </w:delText>
              </w:r>
              <w:r w:rsidR="00AD243C" w:rsidRPr="004B098E" w:rsidDel="00F83C94">
                <w:rPr>
                  <w:rFonts w:ascii="Times New Roman" w:eastAsia="等线" w:hAnsi="Times New Roman" w:cs="Times New Roman"/>
                  <w:color w:val="000000" w:themeColor="text1"/>
                  <w:sz w:val="18"/>
                  <w:szCs w:val="18"/>
                  <w:lang w:eastAsia="zh-CN"/>
                </w:rPr>
                <w:delText>20</w:delText>
              </w:r>
              <w:r w:rsidR="00AD243C" w:rsidRPr="004B098E" w:rsidDel="00F83C94">
                <w:rPr>
                  <w:rFonts w:ascii="Times New Roman" w:eastAsia="等线" w:hAnsi="Times New Roman" w:cs="Times New Roman"/>
                  <w:color w:val="000000" w:themeColor="text1"/>
                  <w:sz w:val="18"/>
                  <w:szCs w:val="18"/>
                </w:rPr>
                <w:delText xml:space="preserve">±5℃ (target: </w:delText>
              </w:r>
              <w:r w:rsidR="00AD243C" w:rsidRPr="004B098E" w:rsidDel="00F83C94">
                <w:rPr>
                  <w:rFonts w:ascii="Times New Roman" w:eastAsia="等线" w:hAnsi="Times New Roman" w:cs="Times New Roman"/>
                  <w:color w:val="000000" w:themeColor="text1"/>
                  <w:sz w:val="18"/>
                  <w:szCs w:val="18"/>
                  <w:lang w:eastAsia="zh-CN"/>
                </w:rPr>
                <w:delText>20</w:delText>
              </w:r>
              <w:r w:rsidR="00AD243C" w:rsidRPr="004B098E" w:rsidDel="00F83C94">
                <w:rPr>
                  <w:rFonts w:ascii="Times New Roman" w:eastAsia="等线" w:hAnsi="Times New Roman" w:cs="Times New Roman"/>
                  <w:color w:val="000000" w:themeColor="text1"/>
                  <w:sz w:val="18"/>
                  <w:szCs w:val="18"/>
                </w:rPr>
                <w:delText>℃).</w:delText>
              </w:r>
              <w:r w:rsidR="00AD243C" w:rsidRPr="004B098E" w:rsidDel="00F83C94">
                <w:rPr>
                  <w:rFonts w:ascii="Times New Roman" w:eastAsia="等线" w:hAnsi="Times New Roman" w:cs="Times New Roman"/>
                  <w:color w:val="000000" w:themeColor="text1"/>
                  <w:sz w:val="18"/>
                  <w:szCs w:val="18"/>
                  <w:lang w:eastAsia="zh-CN"/>
                </w:rPr>
                <w:delText xml:space="preserve"> </w:delText>
              </w:r>
              <w:r w:rsidR="00AD243C" w:rsidRPr="004B098E" w:rsidDel="00F83C94">
                <w:rPr>
                  <w:rFonts w:ascii="Times New Roman" w:eastAsia="等线" w:hAnsi="Times New Roman" w:cs="Times New Roman"/>
                  <w:color w:val="000000" w:themeColor="text1"/>
                  <w:sz w:val="18"/>
                  <w:szCs w:val="18"/>
                </w:rPr>
                <w:delText xml:space="preserve">Add 2.6 eq. </w:delText>
              </w:r>
              <w:r w:rsidR="00AD243C" w:rsidRPr="004B098E" w:rsidDel="00F83C94">
                <w:rPr>
                  <w:rFonts w:ascii="Times New Roman" w:eastAsia="等线" w:hAnsi="Times New Roman" w:cs="Times New Roman"/>
                  <w:bCs w:val="0"/>
                  <w:color w:val="000000" w:themeColor="text1"/>
                  <w:sz w:val="18"/>
                  <w:szCs w:val="18"/>
                </w:rPr>
                <w:delText>Oxyma Pure</w:delText>
              </w:r>
              <w:r w:rsidR="00AD243C" w:rsidRPr="004B098E" w:rsidDel="00F83C94">
                <w:rPr>
                  <w:rFonts w:ascii="Times New Roman" w:eastAsia="等线" w:hAnsi="Times New Roman" w:cs="Times New Roman"/>
                  <w:color w:val="000000" w:themeColor="text1"/>
                  <w:sz w:val="18"/>
                  <w:szCs w:val="18"/>
                </w:rPr>
                <w:delText xml:space="preserve"> into </w:delText>
              </w:r>
              <w:r w:rsidR="00AD243C" w:rsidRPr="004B098E" w:rsidDel="00F83C94">
                <w:rPr>
                  <w:rFonts w:ascii="Times New Roman" w:eastAsia="仿宋_GB2312" w:hAnsi="Times New Roman" w:cs="Times New Roman"/>
                  <w:b/>
                  <w:color w:val="000000" w:themeColor="text1"/>
                  <w:sz w:val="18"/>
                  <w:szCs w:val="18"/>
                </w:rPr>
                <w:delText>TJ4S-1213-Sy15</w:delText>
              </w:r>
              <w:r w:rsidR="00AD243C" w:rsidRPr="004B098E" w:rsidDel="00F83C94">
                <w:rPr>
                  <w:rFonts w:ascii="Times New Roman" w:eastAsia="仿宋_GB2312" w:hAnsi="Times New Roman" w:cs="Times New Roman"/>
                  <w:b/>
                  <w:color w:val="000000" w:themeColor="text1"/>
                  <w:sz w:val="18"/>
                  <w:szCs w:val="18"/>
                  <w:lang w:eastAsia="zh-CN"/>
                </w:rPr>
                <w:delText>-R01</w:delText>
              </w:r>
              <w:r w:rsidR="00AD243C" w:rsidRPr="004B098E" w:rsidDel="00F83C94">
                <w:rPr>
                  <w:rFonts w:ascii="Times New Roman" w:eastAsia="等线" w:hAnsi="Times New Roman" w:cs="Times New Roman"/>
                  <w:color w:val="000000" w:themeColor="text1"/>
                  <w:sz w:val="18"/>
                  <w:szCs w:val="18"/>
                </w:rPr>
                <w:delText xml:space="preserve"> at </w:delText>
              </w:r>
              <w:r w:rsidR="00AD243C" w:rsidRPr="004B098E" w:rsidDel="00F83C94">
                <w:rPr>
                  <w:rFonts w:ascii="Times New Roman" w:eastAsia="等线" w:hAnsi="Times New Roman" w:cs="Times New Roman"/>
                  <w:color w:val="000000" w:themeColor="text1"/>
                  <w:sz w:val="18"/>
                  <w:szCs w:val="18"/>
                  <w:lang w:eastAsia="zh-CN"/>
                </w:rPr>
                <w:delText>20</w:delText>
              </w:r>
              <w:r w:rsidR="00AD243C" w:rsidRPr="004B098E" w:rsidDel="00F83C94">
                <w:rPr>
                  <w:rFonts w:ascii="Times New Roman" w:eastAsia="等线" w:hAnsi="Times New Roman" w:cs="Times New Roman"/>
                  <w:color w:val="000000" w:themeColor="text1"/>
                  <w:sz w:val="18"/>
                  <w:szCs w:val="18"/>
                </w:rPr>
                <w:delText xml:space="preserve">±5℃ (target: </w:delText>
              </w:r>
              <w:r w:rsidR="00AD243C" w:rsidRPr="004B098E" w:rsidDel="00F83C94">
                <w:rPr>
                  <w:rFonts w:ascii="Times New Roman" w:eastAsia="等线" w:hAnsi="Times New Roman" w:cs="Times New Roman"/>
                  <w:color w:val="000000" w:themeColor="text1"/>
                  <w:sz w:val="18"/>
                  <w:szCs w:val="18"/>
                  <w:lang w:eastAsia="zh-CN"/>
                </w:rPr>
                <w:delText>20</w:delText>
              </w:r>
              <w:r w:rsidR="00AD243C" w:rsidRPr="004B098E" w:rsidDel="00F83C94">
                <w:rPr>
                  <w:rFonts w:ascii="Times New Roman" w:eastAsia="等线" w:hAnsi="Times New Roman" w:cs="Times New Roman"/>
                  <w:color w:val="000000" w:themeColor="text1"/>
                  <w:sz w:val="18"/>
                  <w:szCs w:val="18"/>
                </w:rPr>
                <w:delText xml:space="preserve">℃), rinse the </w:delText>
              </w:r>
              <w:r w:rsidR="00AD243C" w:rsidRPr="004B098E" w:rsidDel="00F83C94">
                <w:rPr>
                  <w:rFonts w:ascii="Times New Roman" w:eastAsia="仿宋_GB2312" w:hAnsi="Times New Roman" w:cs="Times New Roman"/>
                  <w:b/>
                  <w:color w:val="000000" w:themeColor="text1"/>
                  <w:sz w:val="18"/>
                  <w:szCs w:val="18"/>
                </w:rPr>
                <w:delText>TJ4S-1213-Sy15</w:delText>
              </w:r>
              <w:r w:rsidR="00AD243C" w:rsidRPr="004B098E" w:rsidDel="00F83C94">
                <w:rPr>
                  <w:rFonts w:ascii="Times New Roman" w:eastAsia="仿宋_GB2312" w:hAnsi="Times New Roman" w:cs="Times New Roman"/>
                  <w:b/>
                  <w:color w:val="000000" w:themeColor="text1"/>
                  <w:sz w:val="18"/>
                  <w:szCs w:val="18"/>
                  <w:lang w:eastAsia="zh-CN"/>
                </w:rPr>
                <w:delText>-R01</w:delText>
              </w:r>
              <w:r w:rsidR="00AD243C" w:rsidRPr="004B098E" w:rsidDel="00F83C94">
                <w:rPr>
                  <w:rFonts w:ascii="Times New Roman" w:eastAsia="等线" w:hAnsi="Times New Roman" w:cs="Times New Roman"/>
                  <w:color w:val="000000" w:themeColor="text1"/>
                  <w:sz w:val="18"/>
                  <w:szCs w:val="18"/>
                </w:rPr>
                <w:delText xml:space="preserve"> with 2.0 v DMF (1.896 kg/kg). Add 2.9 eq. DIC into </w:delText>
              </w:r>
              <w:r w:rsidR="00AD243C" w:rsidRPr="004B098E" w:rsidDel="00F83C94">
                <w:rPr>
                  <w:rFonts w:ascii="Times New Roman" w:eastAsia="仿宋_GB2312" w:hAnsi="Times New Roman" w:cs="Times New Roman"/>
                  <w:b/>
                  <w:color w:val="000000" w:themeColor="text1"/>
                  <w:sz w:val="18"/>
                  <w:szCs w:val="18"/>
                </w:rPr>
                <w:delText>TJ4S-1213-Sy15</w:delText>
              </w:r>
              <w:r w:rsidR="00AD243C" w:rsidRPr="004B098E" w:rsidDel="00F83C94">
                <w:rPr>
                  <w:rFonts w:ascii="Times New Roman" w:eastAsia="仿宋_GB2312" w:hAnsi="Times New Roman" w:cs="Times New Roman"/>
                  <w:b/>
                  <w:color w:val="000000" w:themeColor="text1"/>
                  <w:sz w:val="18"/>
                  <w:szCs w:val="18"/>
                  <w:lang w:eastAsia="zh-CN"/>
                </w:rPr>
                <w:delText>-R01</w:delText>
              </w:r>
              <w:r w:rsidR="00AD243C" w:rsidRPr="004B098E" w:rsidDel="00F83C94">
                <w:rPr>
                  <w:rFonts w:ascii="Times New Roman" w:eastAsia="等线" w:hAnsi="Times New Roman" w:cs="Times New Roman"/>
                  <w:color w:val="000000" w:themeColor="text1"/>
                  <w:sz w:val="18"/>
                  <w:szCs w:val="18"/>
                </w:rPr>
                <w:delText xml:space="preserve">, the addition rate depends on temperature control. Activate for 20±5 min at </w:delText>
              </w:r>
              <w:r w:rsidR="00AD243C" w:rsidRPr="004B098E" w:rsidDel="00F83C94">
                <w:rPr>
                  <w:rFonts w:ascii="Times New Roman" w:eastAsia="等线" w:hAnsi="Times New Roman" w:cs="Times New Roman"/>
                  <w:color w:val="000000" w:themeColor="text1"/>
                  <w:sz w:val="18"/>
                  <w:szCs w:val="18"/>
                  <w:lang w:eastAsia="zh-CN"/>
                </w:rPr>
                <w:delText>20</w:delText>
              </w:r>
              <w:r w:rsidR="00AD243C" w:rsidRPr="004B098E" w:rsidDel="00F83C94">
                <w:rPr>
                  <w:rFonts w:ascii="Times New Roman" w:eastAsia="等线" w:hAnsi="Times New Roman" w:cs="Times New Roman"/>
                  <w:color w:val="000000" w:themeColor="text1"/>
                  <w:sz w:val="18"/>
                  <w:szCs w:val="18"/>
                </w:rPr>
                <w:delText xml:space="preserve">±5℃ (target: </w:delText>
              </w:r>
              <w:r w:rsidR="00AD243C" w:rsidRPr="004B098E" w:rsidDel="00F83C94">
                <w:rPr>
                  <w:rFonts w:ascii="Times New Roman" w:eastAsia="等线" w:hAnsi="Times New Roman" w:cs="Times New Roman"/>
                  <w:color w:val="000000" w:themeColor="text1"/>
                  <w:sz w:val="18"/>
                  <w:szCs w:val="18"/>
                  <w:lang w:eastAsia="zh-CN"/>
                </w:rPr>
                <w:delText>20</w:delText>
              </w:r>
              <w:r w:rsidR="00AD243C" w:rsidRPr="004B098E" w:rsidDel="00F83C94">
                <w:rPr>
                  <w:rFonts w:ascii="Times New Roman" w:eastAsia="等线" w:hAnsi="Times New Roman" w:cs="Times New Roman"/>
                  <w:color w:val="000000" w:themeColor="text1"/>
                  <w:sz w:val="18"/>
                  <w:szCs w:val="18"/>
                </w:rPr>
                <w:delText xml:space="preserve">℃). Transfer the mixture in </w:delText>
              </w:r>
              <w:r w:rsidR="00AD243C" w:rsidRPr="004B098E" w:rsidDel="00F83C94">
                <w:rPr>
                  <w:rFonts w:ascii="Times New Roman" w:eastAsia="仿宋_GB2312" w:hAnsi="Times New Roman" w:cs="Times New Roman"/>
                  <w:b/>
                  <w:color w:val="000000" w:themeColor="text1"/>
                  <w:sz w:val="18"/>
                  <w:szCs w:val="18"/>
                </w:rPr>
                <w:delText>TJ4S-1213-Sy15</w:delText>
              </w:r>
              <w:r w:rsidR="00AD243C" w:rsidRPr="004B098E" w:rsidDel="00F83C94">
                <w:rPr>
                  <w:rFonts w:ascii="Times New Roman" w:eastAsia="仿宋_GB2312" w:hAnsi="Times New Roman" w:cs="Times New Roman"/>
                  <w:b/>
                  <w:color w:val="000000" w:themeColor="text1"/>
                  <w:sz w:val="18"/>
                  <w:szCs w:val="18"/>
                  <w:lang w:eastAsia="zh-CN"/>
                </w:rPr>
                <w:delText xml:space="preserve">-R01 </w:delText>
              </w:r>
              <w:r w:rsidR="00AD243C" w:rsidRPr="004B098E" w:rsidDel="00F83C94">
                <w:rPr>
                  <w:rFonts w:ascii="Times New Roman" w:eastAsia="等线" w:hAnsi="Times New Roman" w:cs="Times New Roman"/>
                  <w:color w:val="000000" w:themeColor="text1"/>
                  <w:sz w:val="18"/>
                  <w:szCs w:val="18"/>
                </w:rPr>
                <w:delText xml:space="preserve">into </w:delText>
              </w:r>
              <w:r w:rsidR="00AD243C" w:rsidRPr="004B098E" w:rsidDel="00F83C94">
                <w:rPr>
                  <w:rFonts w:ascii="Times New Roman" w:eastAsia="仿宋_GB2312" w:hAnsi="Times New Roman" w:cs="Times New Roman"/>
                  <w:b/>
                  <w:color w:val="000000" w:themeColor="text1"/>
                  <w:sz w:val="18"/>
                  <w:szCs w:val="18"/>
                </w:rPr>
                <w:delText>TJ4S-1213-Sy1</w:delText>
              </w:r>
              <w:r w:rsidR="00AD243C" w:rsidRPr="004B098E" w:rsidDel="00F83C94">
                <w:rPr>
                  <w:rFonts w:ascii="Times New Roman" w:eastAsia="仿宋_GB2312" w:hAnsi="Times New Roman" w:cs="Times New Roman"/>
                  <w:b/>
                  <w:color w:val="000000" w:themeColor="text1"/>
                  <w:sz w:val="18"/>
                  <w:szCs w:val="18"/>
                  <w:lang w:eastAsia="zh-CN"/>
                </w:rPr>
                <w:delText>5</w:delText>
              </w:r>
              <w:r w:rsidR="00AD243C" w:rsidRPr="004B098E" w:rsidDel="00F83C94">
                <w:rPr>
                  <w:rFonts w:ascii="Times New Roman" w:eastAsia="等线" w:hAnsi="Times New Roman" w:cs="Times New Roman"/>
                  <w:color w:val="000000" w:themeColor="text1"/>
                  <w:sz w:val="18"/>
                  <w:szCs w:val="18"/>
                </w:rPr>
                <w:delText>. Add</w:delText>
              </w:r>
              <w:r w:rsidR="00AD243C" w:rsidRPr="004B098E" w:rsidDel="00F83C94">
                <w:rPr>
                  <w:rFonts w:ascii="Times New Roman" w:eastAsia="等线" w:hAnsi="Times New Roman" w:cs="Times New Roman"/>
                  <w:b/>
                  <w:bCs w:val="0"/>
                  <w:color w:val="000000" w:themeColor="text1"/>
                  <w:sz w:val="18"/>
                  <w:szCs w:val="18"/>
                </w:rPr>
                <w:delText xml:space="preserve"> </w:delText>
              </w:r>
              <w:r w:rsidR="00AD243C" w:rsidRPr="004B098E" w:rsidDel="00F83C94">
                <w:rPr>
                  <w:rFonts w:ascii="Times New Roman" w:eastAsia="仿宋_GB2312" w:hAnsi="Times New Roman" w:cs="Times New Roman"/>
                  <w:color w:val="000000" w:themeColor="text1"/>
                  <w:sz w:val="18"/>
                  <w:szCs w:val="18"/>
                  <w:lang w:eastAsia="zh-CN"/>
                </w:rPr>
                <w:delText xml:space="preserve">1.0 V DMF (0.948 kg/kg) </w:delText>
              </w:r>
              <w:r w:rsidR="00AD243C" w:rsidRPr="004B098E" w:rsidDel="00F83C94">
                <w:rPr>
                  <w:rFonts w:ascii="Times New Roman" w:eastAsia="等线" w:hAnsi="Times New Roman" w:cs="Times New Roman"/>
                  <w:color w:val="000000" w:themeColor="text1"/>
                  <w:sz w:val="18"/>
                  <w:szCs w:val="18"/>
                </w:rPr>
                <w:delText xml:space="preserve">into </w:delText>
              </w:r>
              <w:r w:rsidR="00AD243C" w:rsidRPr="004B098E" w:rsidDel="00F83C94">
                <w:rPr>
                  <w:rFonts w:ascii="Times New Roman" w:eastAsia="仿宋_GB2312" w:hAnsi="Times New Roman" w:cs="Times New Roman"/>
                  <w:b/>
                  <w:color w:val="000000" w:themeColor="text1"/>
                  <w:sz w:val="18"/>
                  <w:szCs w:val="18"/>
                </w:rPr>
                <w:delText>TJ4S-1213-Sy15</w:delText>
              </w:r>
              <w:r w:rsidR="00AD243C" w:rsidRPr="004B098E" w:rsidDel="00F83C94">
                <w:rPr>
                  <w:rFonts w:ascii="Times New Roman" w:eastAsia="仿宋_GB2312" w:hAnsi="Times New Roman" w:cs="Times New Roman"/>
                  <w:b/>
                  <w:color w:val="000000" w:themeColor="text1"/>
                  <w:sz w:val="18"/>
                  <w:szCs w:val="18"/>
                  <w:lang w:eastAsia="zh-CN"/>
                </w:rPr>
                <w:delText>-R01</w:delText>
              </w:r>
              <w:r w:rsidR="00AD243C" w:rsidRPr="004B098E" w:rsidDel="00F83C94">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6460" w:author="Xuning Wei12232" w:date="2026-07-27T18:11:00Z">
              <w:tcPr>
                <w:tcW w:w="1049" w:type="pct"/>
                <w:gridSpan w:val="5"/>
                <w:vMerge w:val="restart"/>
                <w:shd w:val="clear" w:color="auto" w:fill="FFFFFF" w:themeFill="background1"/>
                <w:vAlign w:val="center"/>
              </w:tcPr>
            </w:tcPrChange>
          </w:tcPr>
          <w:p w14:paraId="3B8A65A0" w14:textId="77777777" w:rsidR="000B3418" w:rsidRPr="00032BAE" w:rsidRDefault="000B3418" w:rsidP="000B3418">
            <w:pPr>
              <w:rPr>
                <w:ins w:id="6461" w:author="Xuning Wei12232" w:date="2026-07-27T17:22:00Z"/>
                <w:rFonts w:ascii="Times New Roman" w:hAnsi="Times New Roman" w:cs="Times New Roman"/>
                <w:color w:val="auto"/>
                <w:sz w:val="18"/>
                <w:szCs w:val="18"/>
                <w:shd w:val="clear" w:color="auto" w:fill="FFFFFF"/>
              </w:rPr>
            </w:pPr>
            <w:ins w:id="6462"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769821E" w14:textId="77777777" w:rsidR="000B3418" w:rsidRPr="004634A5" w:rsidRDefault="000B3418" w:rsidP="000B3418">
            <w:pPr>
              <w:rPr>
                <w:ins w:id="6463" w:author="Xuning Wei12232" w:date="2026-07-27T17:22:00Z"/>
                <w:rFonts w:ascii="Times New Roman" w:eastAsiaTheme="minorEastAsia" w:hAnsi="Times New Roman" w:cs="Times New Roman"/>
                <w:color w:val="auto"/>
                <w:sz w:val="18"/>
                <w:szCs w:val="18"/>
                <w:shd w:val="clear" w:color="auto" w:fill="FFFFFF"/>
                <w:lang w:eastAsia="zh-CN"/>
              </w:rPr>
            </w:pPr>
            <w:ins w:id="6464"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35B18E51" w14:textId="77777777" w:rsidR="000B3418" w:rsidRPr="002B446D" w:rsidRDefault="000B3418" w:rsidP="000B3418">
            <w:pPr>
              <w:rPr>
                <w:ins w:id="6465" w:author="Xuning Wei12232" w:date="2026-07-27T17:22:00Z"/>
                <w:rFonts w:ascii="Times New Roman" w:hAnsi="Times New Roman" w:cs="Times New Roman"/>
                <w:color w:val="0000FF"/>
                <w:sz w:val="18"/>
                <w:szCs w:val="18"/>
                <w:shd w:val="clear" w:color="auto" w:fill="FFFFFF"/>
              </w:rPr>
            </w:pPr>
            <w:ins w:id="6466"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7AD95F6" w14:textId="77777777" w:rsidR="000B3418" w:rsidRPr="00032BAE" w:rsidRDefault="000B3418" w:rsidP="000B3418">
            <w:pPr>
              <w:rPr>
                <w:ins w:id="6467" w:author="Xuning Wei12232" w:date="2026-07-27T17:22:00Z"/>
                <w:rFonts w:ascii="Times New Roman" w:hAnsi="Times New Roman" w:cs="Times New Roman"/>
                <w:color w:val="auto"/>
                <w:sz w:val="18"/>
                <w:szCs w:val="18"/>
                <w:shd w:val="clear" w:color="auto" w:fill="FFFFFF"/>
              </w:rPr>
            </w:pPr>
            <w:ins w:id="6468" w:author="Xuning Wei12232" w:date="2026-07-27T17:22:00Z">
              <w:r w:rsidRPr="00032BAE">
                <w:rPr>
                  <w:rFonts w:ascii="Times New Roman" w:hAnsi="Times New Roman" w:cs="Times New Roman"/>
                  <w:color w:val="auto"/>
                  <w:sz w:val="18"/>
                  <w:szCs w:val="18"/>
                  <w:shd w:val="clear" w:color="auto" w:fill="FFFFFF"/>
                </w:rPr>
                <w:t>Sight glass: Glass</w:t>
              </w:r>
            </w:ins>
          </w:p>
          <w:p w14:paraId="595EE4B8" w14:textId="77777777" w:rsidR="000B3418" w:rsidRPr="00032BAE" w:rsidRDefault="000B3418" w:rsidP="000B3418">
            <w:pPr>
              <w:rPr>
                <w:ins w:id="6469" w:author="Xuning Wei12232" w:date="2026-07-27T17:22:00Z"/>
                <w:rFonts w:ascii="Times New Roman" w:hAnsi="Times New Roman" w:cs="Times New Roman"/>
                <w:color w:val="auto"/>
                <w:sz w:val="18"/>
                <w:szCs w:val="18"/>
                <w:shd w:val="clear" w:color="auto" w:fill="FFFFFF"/>
              </w:rPr>
            </w:pPr>
            <w:ins w:id="6470"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2879457B" w14:textId="77777777" w:rsidR="000B3418" w:rsidRPr="00032BAE" w:rsidRDefault="000B3418" w:rsidP="000B3418">
            <w:pPr>
              <w:rPr>
                <w:ins w:id="6471" w:author="Xuning Wei12232" w:date="2026-07-27T17:22:00Z"/>
                <w:rFonts w:ascii="Times New Roman" w:hAnsi="Times New Roman" w:cs="Times New Roman"/>
                <w:color w:val="auto"/>
                <w:sz w:val="18"/>
                <w:szCs w:val="18"/>
                <w:shd w:val="clear" w:color="auto" w:fill="FFFFFF"/>
              </w:rPr>
            </w:pPr>
            <w:ins w:id="6472"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F6B42F8" w14:textId="77777777" w:rsidR="000B3418" w:rsidRPr="00032BAE" w:rsidRDefault="000B3418" w:rsidP="000B3418">
            <w:pPr>
              <w:rPr>
                <w:ins w:id="6473" w:author="Xuning Wei12232" w:date="2026-07-27T17:22:00Z"/>
                <w:rFonts w:ascii="Times New Roman" w:hAnsi="Times New Roman" w:cs="Times New Roman"/>
                <w:color w:val="auto"/>
                <w:sz w:val="18"/>
                <w:szCs w:val="18"/>
                <w:shd w:val="clear" w:color="auto" w:fill="FFFFFF"/>
              </w:rPr>
            </w:pPr>
            <w:ins w:id="6474" w:author="Xuning Wei12232" w:date="2026-07-27T17:22:00Z">
              <w:r w:rsidRPr="00032BAE">
                <w:rPr>
                  <w:rFonts w:ascii="Times New Roman" w:hAnsi="Times New Roman" w:cs="Times New Roman"/>
                  <w:color w:val="auto"/>
                  <w:sz w:val="18"/>
                  <w:szCs w:val="18"/>
                  <w:shd w:val="clear" w:color="auto" w:fill="FFFFFF"/>
                </w:rPr>
                <w:t>Pipeline material: 316L</w:t>
              </w:r>
            </w:ins>
          </w:p>
          <w:p w14:paraId="60F50247" w14:textId="77777777" w:rsidR="000B3418" w:rsidRPr="00B37BAA" w:rsidRDefault="000B3418" w:rsidP="000B3418">
            <w:pPr>
              <w:rPr>
                <w:ins w:id="6475" w:author="Xuning Wei12232" w:date="2026-07-27T17:22:00Z"/>
                <w:rFonts w:ascii="Times New Roman" w:hAnsi="Times New Roman" w:cs="Times New Roman"/>
                <w:color w:val="FF0000"/>
                <w:sz w:val="18"/>
                <w:szCs w:val="18"/>
                <w:shd w:val="clear" w:color="auto" w:fill="FFFFFF"/>
                <w:rPrChange w:id="6476" w:author="Johan Granander" w:date="2026-07-28T15:03:00Z">
                  <w:rPr>
                    <w:ins w:id="6477" w:author="Xuning Wei12232" w:date="2026-07-27T17:22:00Z"/>
                    <w:rFonts w:ascii="Times New Roman" w:hAnsi="Times New Roman" w:cs="Times New Roman"/>
                    <w:color w:val="FF0000"/>
                    <w:sz w:val="18"/>
                    <w:szCs w:val="18"/>
                    <w:shd w:val="clear" w:color="auto" w:fill="FFFFFF"/>
                    <w:lang w:val="sv-SE"/>
                  </w:rPr>
                </w:rPrChange>
              </w:rPr>
            </w:pPr>
            <w:ins w:id="6478" w:author="Xuning Wei12232" w:date="2026-07-27T17:22:00Z">
              <w:r w:rsidRPr="00B37BAA">
                <w:rPr>
                  <w:rFonts w:ascii="Times New Roman" w:hAnsi="Times New Roman" w:cs="Times New Roman"/>
                  <w:color w:val="FF0000"/>
                  <w:sz w:val="18"/>
                  <w:szCs w:val="18"/>
                  <w:shd w:val="clear" w:color="auto" w:fill="FFFFFF"/>
                  <w:rPrChange w:id="6479" w:author="Johan Granander" w:date="2026-07-28T15:03: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326543FF" w14:textId="77777777" w:rsidR="000B3418" w:rsidRPr="00B37BAA" w:rsidRDefault="000B3418" w:rsidP="000B3418">
            <w:pPr>
              <w:rPr>
                <w:ins w:id="6480" w:author="Xuning Wei12232" w:date="2026-07-27T17:22:00Z"/>
                <w:rFonts w:ascii="Times New Roman" w:hAnsi="Times New Roman" w:cs="Times New Roman"/>
                <w:color w:val="auto"/>
                <w:sz w:val="18"/>
                <w:szCs w:val="18"/>
                <w:shd w:val="clear" w:color="auto" w:fill="FFFFFF"/>
                <w:rPrChange w:id="6481" w:author="Johan Granander" w:date="2026-07-28T15:03:00Z">
                  <w:rPr>
                    <w:ins w:id="6482" w:author="Xuning Wei12232" w:date="2026-07-27T17:22:00Z"/>
                    <w:rFonts w:ascii="Times New Roman" w:hAnsi="Times New Roman" w:cs="Times New Roman"/>
                    <w:color w:val="auto"/>
                    <w:sz w:val="18"/>
                    <w:szCs w:val="18"/>
                    <w:shd w:val="clear" w:color="auto" w:fill="FFFFFF"/>
                    <w:lang w:val="sv-SE"/>
                  </w:rPr>
                </w:rPrChange>
              </w:rPr>
            </w:pPr>
            <w:ins w:id="6483" w:author="Xuning Wei12232" w:date="2026-07-27T17:22:00Z">
              <w:r w:rsidRPr="00B37BAA">
                <w:rPr>
                  <w:rFonts w:ascii="Times New Roman" w:hAnsi="Times New Roman" w:cs="Times New Roman"/>
                  <w:color w:val="auto"/>
                  <w:sz w:val="18"/>
                  <w:szCs w:val="18"/>
                  <w:shd w:val="clear" w:color="auto" w:fill="FFFFFF"/>
                  <w:rPrChange w:id="6484" w:author="Johan Granander" w:date="2026-07-28T15:03:00Z">
                    <w:rPr>
                      <w:rFonts w:ascii="Times New Roman" w:hAnsi="Times New Roman" w:cs="Times New Roman"/>
                      <w:color w:val="auto"/>
                      <w:sz w:val="18"/>
                      <w:szCs w:val="18"/>
                      <w:shd w:val="clear" w:color="auto" w:fill="FFFFFF"/>
                      <w:lang w:val="sv-SE"/>
                    </w:rPr>
                  </w:rPrChange>
                </w:rPr>
                <w:t>Mass flow meter: SS</w:t>
              </w:r>
            </w:ins>
          </w:p>
          <w:p w14:paraId="71EE5E2F" w14:textId="77777777" w:rsidR="000B3418" w:rsidRPr="00032BAE" w:rsidRDefault="000B3418" w:rsidP="000B3418">
            <w:pPr>
              <w:rPr>
                <w:ins w:id="6485" w:author="Xuning Wei12232" w:date="2026-07-27T17:22:00Z"/>
                <w:rFonts w:ascii="Times New Roman" w:hAnsi="Times New Roman" w:cs="Times New Roman"/>
                <w:b/>
                <w:color w:val="auto"/>
                <w:sz w:val="18"/>
                <w:szCs w:val="18"/>
                <w:shd w:val="clear" w:color="auto" w:fill="FFFFFF"/>
              </w:rPr>
            </w:pPr>
            <w:ins w:id="6486"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60A01507" w14:textId="77777777" w:rsidR="000B3418" w:rsidRPr="00032BAE" w:rsidRDefault="000B3418" w:rsidP="000B3418">
            <w:pPr>
              <w:rPr>
                <w:ins w:id="6487" w:author="Xuning Wei12232" w:date="2026-07-27T17:22:00Z"/>
                <w:rFonts w:ascii="Times New Roman" w:eastAsiaTheme="minorEastAsia" w:hAnsi="Times New Roman" w:cs="Times New Roman"/>
                <w:color w:val="auto"/>
                <w:sz w:val="18"/>
                <w:szCs w:val="18"/>
                <w:shd w:val="clear" w:color="auto" w:fill="FFFFFF"/>
                <w:lang w:eastAsia="zh-CN"/>
              </w:rPr>
            </w:pPr>
            <w:ins w:id="6488"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7853935E" w14:textId="77777777" w:rsidR="000B3418" w:rsidRDefault="000B3418" w:rsidP="000B3418">
            <w:pPr>
              <w:rPr>
                <w:ins w:id="6489" w:author="Xuning Wei12232" w:date="2026-07-27T17:22:00Z"/>
                <w:rFonts w:ascii="Times New Roman" w:hAnsi="Times New Roman" w:cs="Times New Roman"/>
                <w:color w:val="auto"/>
                <w:sz w:val="18"/>
                <w:szCs w:val="18"/>
                <w:shd w:val="clear" w:color="auto" w:fill="FFFFFF"/>
              </w:rPr>
            </w:pPr>
            <w:ins w:id="6490"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7739AF29" w14:textId="39497795" w:rsidR="00AD243C" w:rsidRPr="00032BAE" w:rsidDel="000B3418" w:rsidRDefault="000B3418" w:rsidP="000B3418">
            <w:pPr>
              <w:jc w:val="both"/>
              <w:rPr>
                <w:del w:id="6491" w:author="Xuning Wei12232" w:date="2026-07-27T17:22:00Z"/>
                <w:rFonts w:ascii="Times New Roman" w:hAnsi="Times New Roman" w:cs="Times New Roman"/>
                <w:color w:val="auto"/>
                <w:sz w:val="18"/>
                <w:szCs w:val="18"/>
                <w:shd w:val="clear" w:color="auto" w:fill="FFFFFF"/>
              </w:rPr>
            </w:pPr>
            <w:ins w:id="6492"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6493" w:author="Xuning Wei12232" w:date="2026-07-27T17:22:00Z">
              <w:r w:rsidR="00AD243C" w:rsidRPr="00032BAE" w:rsidDel="000B3418">
                <w:rPr>
                  <w:rFonts w:ascii="Times New Roman" w:hAnsi="Times New Roman" w:cs="Times New Roman"/>
                  <w:color w:val="auto"/>
                  <w:sz w:val="18"/>
                  <w:szCs w:val="18"/>
                  <w:shd w:val="clear" w:color="auto" w:fill="FFFFFF"/>
                </w:rPr>
                <w:delText>Transfer pump material:SS</w:delText>
              </w:r>
            </w:del>
            <w:ins w:id="6494" w:author="Johan Granander" w:date="2026-05-04T11:53:00Z">
              <w:del w:id="6495" w:author="Xuning Wei12232" w:date="2026-07-27T17:22:00Z">
                <w:r w:rsidR="00AD243C" w:rsidRPr="00032BAE" w:rsidDel="000B3418">
                  <w:rPr>
                    <w:rFonts w:ascii="Times New Roman" w:hAnsi="Times New Roman" w:cs="Times New Roman"/>
                    <w:color w:val="auto"/>
                    <w:sz w:val="18"/>
                    <w:szCs w:val="18"/>
                    <w:shd w:val="clear" w:color="auto" w:fill="FFFFFF"/>
                  </w:rPr>
                  <w:delText>material: SS</w:delText>
                </w:r>
              </w:del>
            </w:ins>
            <w:del w:id="6496" w:author="Xuning Wei12232" w:date="2026-07-27T17:22:00Z">
              <w:r w:rsidR="00AD243C" w:rsidRPr="00032BAE" w:rsidDel="000B3418">
                <w:rPr>
                  <w:rFonts w:ascii="Times New Roman" w:hAnsi="Times New Roman" w:cs="Times New Roman"/>
                  <w:color w:val="auto"/>
                  <w:sz w:val="18"/>
                  <w:szCs w:val="18"/>
                  <w:shd w:val="clear" w:color="auto" w:fill="FFFFFF"/>
                </w:rPr>
                <w:delText>316+PTFE</w:delText>
              </w:r>
            </w:del>
          </w:p>
          <w:p w14:paraId="7B01B1E0" w14:textId="4B319176" w:rsidR="00AD243C" w:rsidRPr="00032BAE" w:rsidDel="000B3418" w:rsidRDefault="00AD243C" w:rsidP="00AD243C">
            <w:pPr>
              <w:jc w:val="both"/>
              <w:rPr>
                <w:del w:id="6497" w:author="Xuning Wei12232" w:date="2026-07-27T17:22:00Z"/>
                <w:rFonts w:ascii="Times New Roman" w:eastAsia="仿宋_GB2312" w:hAnsi="Times New Roman" w:cs="Times New Roman"/>
                <w:color w:val="auto"/>
                <w:sz w:val="18"/>
                <w:szCs w:val="18"/>
              </w:rPr>
            </w:pPr>
            <w:del w:id="6498"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0B11D37E" w14:textId="6A4A945F" w:rsidR="00AD243C" w:rsidRPr="00B37BAA" w:rsidDel="000B3418" w:rsidRDefault="00AD243C" w:rsidP="00AD243C">
            <w:pPr>
              <w:jc w:val="both"/>
              <w:rPr>
                <w:del w:id="6499" w:author="Xuning Wei12232" w:date="2026-07-27T17:22:00Z"/>
                <w:rFonts w:ascii="Times New Roman" w:eastAsia="仿宋_GB2312" w:hAnsi="Times New Roman" w:cs="Times New Roman"/>
                <w:color w:val="auto"/>
                <w:sz w:val="18"/>
                <w:szCs w:val="18"/>
                <w:lang w:val="en-IE"/>
                <w:rPrChange w:id="6500" w:author="Johan Granander" w:date="2026-07-28T15:03:00Z">
                  <w:rPr>
                    <w:del w:id="6501" w:author="Xuning Wei12232" w:date="2026-07-27T17:22:00Z"/>
                    <w:rFonts w:ascii="Times New Roman" w:eastAsia="仿宋_GB2312" w:hAnsi="Times New Roman" w:cs="Times New Roman"/>
                    <w:color w:val="auto"/>
                    <w:sz w:val="18"/>
                    <w:szCs w:val="18"/>
                  </w:rPr>
                </w:rPrChange>
              </w:rPr>
            </w:pPr>
            <w:del w:id="6502" w:author="Xuning Wei12232" w:date="2026-07-27T17:22:00Z">
              <w:r w:rsidRPr="00B37BAA" w:rsidDel="000B3418">
                <w:rPr>
                  <w:rFonts w:ascii="Times New Roman" w:hAnsi="Times New Roman" w:cs="Times New Roman"/>
                  <w:color w:val="auto"/>
                  <w:sz w:val="18"/>
                  <w:szCs w:val="18"/>
                  <w:shd w:val="clear" w:color="auto" w:fill="FFFFFF"/>
                  <w:lang w:val="en-IE"/>
                  <w:rPrChange w:id="6503" w:author="Johan Granander" w:date="2026-07-28T15:03:00Z">
                    <w:rPr>
                      <w:rFonts w:ascii="Times New Roman" w:hAnsi="Times New Roman" w:cs="Times New Roman"/>
                      <w:color w:val="auto"/>
                      <w:sz w:val="18"/>
                      <w:szCs w:val="18"/>
                      <w:shd w:val="clear" w:color="auto" w:fill="FFFFFF"/>
                    </w:rPr>
                  </w:rPrChange>
                </w:rPr>
                <w:delText xml:space="preserve">Gasket: </w:delText>
              </w:r>
              <w:r w:rsidRPr="00B37BAA" w:rsidDel="000B3418">
                <w:rPr>
                  <w:rFonts w:ascii="Times New Roman" w:eastAsia="仿宋_GB2312" w:hAnsi="Times New Roman" w:cs="Times New Roman"/>
                  <w:color w:val="auto"/>
                  <w:sz w:val="18"/>
                  <w:szCs w:val="18"/>
                  <w:lang w:val="en-IE"/>
                  <w:rPrChange w:id="6504" w:author="Johan Granander" w:date="2026-07-28T15:03:00Z">
                    <w:rPr>
                      <w:rFonts w:ascii="Times New Roman" w:eastAsia="仿宋_GB2312" w:hAnsi="Times New Roman" w:cs="Times New Roman"/>
                      <w:color w:val="auto"/>
                      <w:sz w:val="18"/>
                      <w:szCs w:val="18"/>
                    </w:rPr>
                  </w:rPrChange>
                </w:rPr>
                <w:delText>PTFE</w:delText>
              </w:r>
            </w:del>
          </w:p>
          <w:p w14:paraId="45EB38A7" w14:textId="69DC36CB" w:rsidR="00AD243C" w:rsidRPr="00B37BAA" w:rsidDel="000B3418" w:rsidRDefault="00AD243C" w:rsidP="00AD243C">
            <w:pPr>
              <w:jc w:val="both"/>
              <w:rPr>
                <w:del w:id="6505" w:author="Xuning Wei12232" w:date="2026-07-27T17:22:00Z"/>
                <w:rFonts w:ascii="Times New Roman" w:hAnsi="Times New Roman" w:cs="Times New Roman"/>
                <w:color w:val="auto"/>
                <w:sz w:val="18"/>
                <w:szCs w:val="18"/>
                <w:shd w:val="clear" w:color="auto" w:fill="FFFFFF"/>
                <w:lang w:val="en-IE"/>
                <w:rPrChange w:id="6506" w:author="Johan Granander" w:date="2026-07-28T15:03:00Z">
                  <w:rPr>
                    <w:del w:id="6507" w:author="Xuning Wei12232" w:date="2026-07-27T17:22:00Z"/>
                    <w:rFonts w:ascii="Times New Roman" w:hAnsi="Times New Roman" w:cs="Times New Roman"/>
                    <w:color w:val="auto"/>
                    <w:sz w:val="18"/>
                    <w:szCs w:val="18"/>
                    <w:shd w:val="clear" w:color="auto" w:fill="FFFFFF"/>
                  </w:rPr>
                </w:rPrChange>
              </w:rPr>
            </w:pPr>
            <w:del w:id="6508" w:author="Xuning Wei12232" w:date="2026-07-27T17:22:00Z">
              <w:r w:rsidRPr="00B37BAA" w:rsidDel="000B3418">
                <w:rPr>
                  <w:rFonts w:ascii="Times New Roman" w:hAnsi="Times New Roman" w:cs="Times New Roman"/>
                  <w:color w:val="auto"/>
                  <w:sz w:val="18"/>
                  <w:szCs w:val="18"/>
                  <w:shd w:val="clear" w:color="auto" w:fill="FFFFFF"/>
                  <w:lang w:val="en-IE"/>
                  <w:rPrChange w:id="6509" w:author="Johan Granander" w:date="2026-07-28T15:03:00Z">
                    <w:rPr>
                      <w:rFonts w:ascii="Times New Roman" w:hAnsi="Times New Roman" w:cs="Times New Roman"/>
                      <w:color w:val="auto"/>
                      <w:sz w:val="18"/>
                      <w:szCs w:val="18"/>
                      <w:shd w:val="clear" w:color="auto" w:fill="FFFFFF"/>
                    </w:rPr>
                  </w:rPrChange>
                </w:rPr>
                <w:delText>Sight glass: Glass</w:delText>
              </w:r>
            </w:del>
          </w:p>
          <w:p w14:paraId="6BE93B21" w14:textId="3DE9097B" w:rsidR="00AD243C" w:rsidRPr="00B37BAA" w:rsidDel="000B3418" w:rsidRDefault="00AD243C" w:rsidP="00AD243C">
            <w:pPr>
              <w:jc w:val="both"/>
              <w:rPr>
                <w:del w:id="6510" w:author="Xuning Wei12232" w:date="2026-07-27T17:22:00Z"/>
                <w:rFonts w:ascii="Times New Roman" w:eastAsia="仿宋_GB2312" w:hAnsi="Times New Roman" w:cs="Times New Roman"/>
                <w:color w:val="auto"/>
                <w:sz w:val="18"/>
                <w:szCs w:val="18"/>
                <w:lang w:val="en-IE"/>
                <w:rPrChange w:id="6511" w:author="Johan Granander" w:date="2026-07-28T15:03:00Z">
                  <w:rPr>
                    <w:del w:id="6512" w:author="Xuning Wei12232" w:date="2026-07-27T17:22:00Z"/>
                    <w:rFonts w:ascii="Times New Roman" w:eastAsia="仿宋_GB2312" w:hAnsi="Times New Roman" w:cs="Times New Roman"/>
                    <w:color w:val="auto"/>
                    <w:sz w:val="18"/>
                    <w:szCs w:val="18"/>
                  </w:rPr>
                </w:rPrChange>
              </w:rPr>
            </w:pPr>
            <w:del w:id="6513" w:author="Xuning Wei12232" w:date="2026-07-27T17:22:00Z">
              <w:r w:rsidRPr="00B37BAA" w:rsidDel="000B3418">
                <w:rPr>
                  <w:rFonts w:ascii="Times New Roman" w:hAnsi="Times New Roman" w:cs="Times New Roman"/>
                  <w:color w:val="auto"/>
                  <w:sz w:val="18"/>
                  <w:szCs w:val="18"/>
                  <w:shd w:val="clear" w:color="auto" w:fill="FFFFFF"/>
                  <w:lang w:val="en-IE"/>
                  <w:rPrChange w:id="6514" w:author="Johan Granander" w:date="2026-07-28T15:03:00Z">
                    <w:rPr>
                      <w:rFonts w:ascii="Times New Roman" w:hAnsi="Times New Roman" w:cs="Times New Roman"/>
                      <w:color w:val="auto"/>
                      <w:sz w:val="18"/>
                      <w:szCs w:val="18"/>
                      <w:shd w:val="clear" w:color="auto" w:fill="FFFFFF"/>
                    </w:rPr>
                  </w:rPrChange>
                </w:rPr>
                <w:delText>Valve:</w:delText>
              </w:r>
              <w:r w:rsidRPr="00B37BAA" w:rsidDel="000B3418">
                <w:rPr>
                  <w:rFonts w:ascii="Times New Roman" w:eastAsia="仿宋_GB2312" w:hAnsi="Times New Roman" w:cs="Times New Roman"/>
                  <w:color w:val="auto"/>
                  <w:sz w:val="18"/>
                  <w:szCs w:val="18"/>
                  <w:lang w:val="en-IE"/>
                  <w:rPrChange w:id="6515" w:author="Johan Granander" w:date="2026-07-28T15:03:00Z">
                    <w:rPr>
                      <w:rFonts w:ascii="Times New Roman" w:eastAsia="仿宋_GB2312" w:hAnsi="Times New Roman" w:cs="Times New Roman"/>
                      <w:color w:val="auto"/>
                      <w:sz w:val="18"/>
                      <w:szCs w:val="18"/>
                    </w:rPr>
                  </w:rPrChange>
                </w:rPr>
                <w:delText xml:space="preserve"> 316L</w:delText>
              </w:r>
            </w:del>
          </w:p>
          <w:p w14:paraId="547F41F2" w14:textId="33BA7C22" w:rsidR="00AD243C" w:rsidRPr="004634A5" w:rsidDel="000B3418" w:rsidRDefault="00AD243C" w:rsidP="00AD243C">
            <w:pPr>
              <w:jc w:val="both"/>
              <w:rPr>
                <w:del w:id="6516" w:author="Xuning Wei12232" w:date="2026-07-27T17:22:00Z"/>
                <w:rFonts w:ascii="Times New Roman" w:eastAsiaTheme="minorEastAsia" w:hAnsi="Times New Roman" w:cs="Times New Roman"/>
                <w:color w:val="auto"/>
                <w:sz w:val="18"/>
                <w:szCs w:val="18"/>
                <w:shd w:val="clear" w:color="auto" w:fill="FFFFFF"/>
                <w:lang w:eastAsia="zh-CN"/>
              </w:rPr>
            </w:pPr>
            <w:del w:id="6517"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Del="000B3418">
                <w:rPr>
                  <w:rFonts w:ascii="Times New Roman" w:hAnsi="Times New Roman" w:cs="Times New Roman"/>
                  <w:color w:val="auto"/>
                  <w:sz w:val="18"/>
                  <w:szCs w:val="18"/>
                  <w:shd w:val="clear" w:color="auto" w:fill="FFFFFF"/>
                </w:rPr>
                <w:br/>
              </w:r>
              <w:r w:rsidRPr="002B446D" w:rsidDel="000B3418">
                <w:rPr>
                  <w:rFonts w:ascii="Times New Roman" w:hAnsi="Times New Roman" w:cs="Times New Roman"/>
                  <w:color w:val="0000FF"/>
                  <w:sz w:val="18"/>
                  <w:szCs w:val="18"/>
                  <w:shd w:val="clear" w:color="auto" w:fill="FFFFFF"/>
                </w:rPr>
                <w:delText>Sieve plate: HC-22</w:delText>
              </w:r>
            </w:del>
          </w:p>
          <w:p w14:paraId="3111D1C2" w14:textId="522CD42C" w:rsidR="00AD243C" w:rsidRPr="00C65197" w:rsidDel="000B3418" w:rsidRDefault="00AD243C" w:rsidP="00AD243C">
            <w:pPr>
              <w:jc w:val="both"/>
              <w:rPr>
                <w:del w:id="6518" w:author="Xuning Wei12232" w:date="2026-07-27T17:22:00Z"/>
                <w:rFonts w:ascii="Times New Roman" w:hAnsi="Times New Roman" w:cs="Times New Roman"/>
                <w:color w:val="0000FF"/>
                <w:sz w:val="18"/>
                <w:szCs w:val="18"/>
                <w:shd w:val="clear" w:color="auto" w:fill="FFFFFF"/>
              </w:rPr>
            </w:pPr>
            <w:del w:id="6519"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Del="000B3418">
                <w:rPr>
                  <w:rFonts w:ascii="Times New Roman" w:hAnsi="Times New Roman" w:cs="Times New Roman"/>
                  <w:color w:val="0000FF"/>
                  <w:sz w:val="18"/>
                  <w:szCs w:val="18"/>
                  <w:shd w:val="clear" w:color="auto" w:fill="FFFFFF"/>
                </w:rPr>
                <w:delText>C-276</w:delText>
              </w:r>
            </w:del>
          </w:p>
          <w:p w14:paraId="05485F32" w14:textId="1FC419CA" w:rsidR="00AD243C" w:rsidRPr="00032BAE" w:rsidDel="000B3418" w:rsidRDefault="00AD243C" w:rsidP="00AD243C">
            <w:pPr>
              <w:jc w:val="both"/>
              <w:rPr>
                <w:del w:id="6520" w:author="Xuning Wei12232" w:date="2026-07-27T17:22:00Z"/>
                <w:rFonts w:ascii="Times New Roman" w:hAnsi="Times New Roman" w:cs="Times New Roman"/>
                <w:color w:val="auto"/>
                <w:sz w:val="18"/>
                <w:szCs w:val="18"/>
                <w:shd w:val="clear" w:color="auto" w:fill="FFFFFF"/>
              </w:rPr>
            </w:pPr>
            <w:del w:id="6521" w:author="Xuning Wei12232" w:date="2026-07-27T17:22:00Z">
              <w:r w:rsidRPr="00032BAE" w:rsidDel="000B3418">
                <w:rPr>
                  <w:rFonts w:ascii="Times New Roman" w:hAnsi="Times New Roman" w:cs="Times New Roman"/>
                  <w:color w:val="auto"/>
                  <w:sz w:val="18"/>
                  <w:szCs w:val="18"/>
                  <w:shd w:val="clear" w:color="auto" w:fill="FFFFFF"/>
                </w:rPr>
                <w:delText>Sampling pipeline: SS</w:delText>
              </w:r>
            </w:del>
          </w:p>
          <w:p w14:paraId="66617ABA" w14:textId="411E1EA5" w:rsidR="00AD243C" w:rsidRPr="00032BAE" w:rsidRDefault="00AD243C" w:rsidP="00AD243C">
            <w:pPr>
              <w:jc w:val="both"/>
              <w:rPr>
                <w:rFonts w:ascii="Times New Roman" w:eastAsia="仿宋_GB2312" w:hAnsi="Times New Roman" w:cs="Times New Roman"/>
                <w:color w:val="auto"/>
                <w:sz w:val="18"/>
                <w:szCs w:val="18"/>
              </w:rPr>
            </w:pPr>
            <w:del w:id="6522"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6523" w:author="Xuning Wei12232" w:date="2026-07-27T18:11:00Z">
              <w:tcPr>
                <w:tcW w:w="388" w:type="pct"/>
                <w:gridSpan w:val="4"/>
                <w:vMerge w:val="restart"/>
                <w:shd w:val="clear" w:color="auto" w:fill="FFFFFF" w:themeFill="background1"/>
                <w:vAlign w:val="center"/>
              </w:tcPr>
            </w:tcPrChange>
          </w:tcPr>
          <w:p w14:paraId="44AE1ED1" w14:textId="77777777" w:rsidR="00AD243C" w:rsidRPr="00032BAE" w:rsidRDefault="00AD243C" w:rsidP="00AD243C">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6524" w:author="Xuning Wei12232" w:date="2026-07-27T18:11:00Z">
              <w:tcPr>
                <w:tcW w:w="354" w:type="pct"/>
                <w:gridSpan w:val="3"/>
                <w:vMerge w:val="restart"/>
                <w:shd w:val="clear" w:color="auto" w:fill="FFFFFF" w:themeFill="background1"/>
                <w:vAlign w:val="center"/>
              </w:tcPr>
            </w:tcPrChange>
          </w:tcPr>
          <w:p w14:paraId="66E10B52" w14:textId="77777777" w:rsidR="00AD243C" w:rsidRPr="00032BAE" w:rsidRDefault="00AD243C" w:rsidP="00AD243C">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6525" w:author="Xuning Wei12232" w:date="2026-07-27T18:11:00Z">
              <w:tcPr>
                <w:tcW w:w="322" w:type="pct"/>
                <w:gridSpan w:val="3"/>
                <w:vAlign w:val="center"/>
              </w:tcPr>
            </w:tcPrChange>
          </w:tcPr>
          <w:p w14:paraId="627C28FF" w14:textId="77777777" w:rsidR="00AD243C" w:rsidRPr="00032BAE" w:rsidRDefault="000B6761" w:rsidP="00AD243C">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611861556"/>
                <w14:checkbox>
                  <w14:checked w14:val="1"/>
                  <w14:checkedState w14:val="2612" w14:font="MS Gothic"/>
                  <w14:uncheckedState w14:val="2610" w14:font="MS Gothic"/>
                </w14:checkbox>
              </w:sdtPr>
              <w:sdtEndPr/>
              <w:sdtContent>
                <w:r w:rsidR="00AD243C" w:rsidRPr="00032BAE">
                  <w:rPr>
                    <w:rFonts w:ascii="Segoe UI Symbol" w:eastAsia="仿宋_GB2312" w:hAnsi="Segoe UI Symbol" w:cs="Segoe UI Symbol"/>
                    <w:color w:val="auto"/>
                    <w:sz w:val="18"/>
                    <w:szCs w:val="18"/>
                  </w:rPr>
                  <w:t>☒</w:t>
                </w:r>
              </w:sdtContent>
            </w:sdt>
            <w:r w:rsidR="00AD243C" w:rsidRPr="00032BAE">
              <w:rPr>
                <w:rFonts w:ascii="Times New Roman" w:eastAsia="仿宋_GB2312" w:hAnsi="Times New Roman" w:cs="Times New Roman"/>
                <w:color w:val="auto"/>
                <w:sz w:val="18"/>
                <w:szCs w:val="18"/>
              </w:rPr>
              <w:t>Yes</w:t>
            </w:r>
          </w:p>
        </w:tc>
        <w:tc>
          <w:tcPr>
            <w:tcW w:w="638" w:type="pct"/>
            <w:vAlign w:val="center"/>
            <w:tcPrChange w:id="6526" w:author="Xuning Wei12232" w:date="2026-07-27T18:11:00Z">
              <w:tcPr>
                <w:tcW w:w="733" w:type="pct"/>
                <w:gridSpan w:val="3"/>
                <w:vAlign w:val="center"/>
              </w:tcPr>
            </w:tcPrChange>
          </w:tcPr>
          <w:p w14:paraId="503DA12B" w14:textId="77777777" w:rsidR="00AD243C" w:rsidRPr="00032BAE" w:rsidRDefault="000B6761" w:rsidP="00AD243C">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826746527"/>
                <w14:checkbox>
                  <w14:checked w14:val="0"/>
                  <w14:checkedState w14:val="2612" w14:font="MS Gothic"/>
                  <w14:uncheckedState w14:val="2610" w14:font="MS Gothic"/>
                </w14:checkbox>
              </w:sdtPr>
              <w:sdtEndPr/>
              <w:sdtContent>
                <w:r w:rsidR="00AD243C" w:rsidRPr="00032BAE">
                  <w:rPr>
                    <w:rFonts w:ascii="Segoe UI Symbol" w:eastAsia="仿宋_GB2312" w:hAnsi="Segoe UI Symbol" w:cs="Segoe UI Symbol"/>
                    <w:color w:val="auto"/>
                    <w:sz w:val="18"/>
                    <w:szCs w:val="18"/>
                  </w:rPr>
                  <w:t>☐</w:t>
                </w:r>
              </w:sdtContent>
            </w:sdt>
            <w:r w:rsidR="00AD243C"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6527" w:author="Xuning Wei12232" w:date="2026-07-27T18:11:00Z">
              <w:tcPr>
                <w:tcW w:w="654" w:type="pct"/>
                <w:vMerge w:val="restart"/>
                <w:vAlign w:val="center"/>
              </w:tcPr>
            </w:tcPrChange>
          </w:tcPr>
          <w:p w14:paraId="39D0043C" w14:textId="77777777" w:rsidR="00AD243C" w:rsidRPr="00032BAE" w:rsidRDefault="000B6761"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6539982"/>
                <w14:checkbox>
                  <w14:checked w14:val="0"/>
                  <w14:checkedState w14:val="2612" w14:font="MS Gothic"/>
                  <w14:uncheckedState w14:val="2610" w14:font="MS Gothic"/>
                </w14:checkbox>
              </w:sdtPr>
              <w:sdtEndPr/>
              <w:sdtContent>
                <w:r w:rsidR="00AD243C" w:rsidRPr="00032BAE">
                  <w:rPr>
                    <w:rFonts w:ascii="Segoe UI Symbol" w:eastAsia="MS Gothic" w:hAnsi="Segoe UI Symbol" w:cs="Segoe UI Symbol"/>
                    <w:b/>
                    <w:color w:val="auto"/>
                    <w:sz w:val="18"/>
                    <w:szCs w:val="18"/>
                  </w:rPr>
                  <w:t>☐</w:t>
                </w:r>
              </w:sdtContent>
            </w:sdt>
            <w:r w:rsidR="00AD243C" w:rsidRPr="00032BAE">
              <w:rPr>
                <w:rFonts w:ascii="Times New Roman" w:eastAsia="仿宋_GB2312" w:hAnsi="Times New Roman" w:cs="Times New Roman"/>
                <w:color w:val="auto"/>
                <w:kern w:val="0"/>
                <w:sz w:val="18"/>
                <w:szCs w:val="18"/>
              </w:rPr>
              <w:t xml:space="preserve"> </w:t>
            </w:r>
            <w:proofErr w:type="spellStart"/>
            <w:r w:rsidR="00AD243C" w:rsidRPr="00032BAE">
              <w:rPr>
                <w:rFonts w:ascii="Times New Roman" w:eastAsia="仿宋_GB2312" w:hAnsi="Times New Roman" w:cs="Times New Roman"/>
                <w:color w:val="auto"/>
                <w:kern w:val="0"/>
                <w:sz w:val="18"/>
                <w:szCs w:val="18"/>
                <w:lang w:eastAsia="zh-CN"/>
              </w:rPr>
              <w:t>Asymchem</w:t>
            </w:r>
            <w:proofErr w:type="spellEnd"/>
            <w:r w:rsidR="00AD243C" w:rsidRPr="00032BAE">
              <w:rPr>
                <w:rFonts w:ascii="Times New Roman" w:eastAsia="仿宋_GB2312" w:hAnsi="Times New Roman" w:cs="Times New Roman"/>
                <w:color w:val="auto"/>
                <w:kern w:val="0"/>
                <w:sz w:val="18"/>
                <w:szCs w:val="18"/>
                <w:lang w:eastAsia="zh-CN"/>
              </w:rPr>
              <w:t xml:space="preserve"> R&amp;D Lab:</w:t>
            </w:r>
            <w:r w:rsidR="00AD243C" w:rsidRPr="00032BAE">
              <w:rPr>
                <w:rFonts w:ascii="Times New Roman" w:eastAsia="仿宋_GB2312" w:hAnsi="Times New Roman" w:cs="Times New Roman"/>
                <w:color w:val="auto"/>
                <w:kern w:val="0"/>
                <w:sz w:val="18"/>
                <w:szCs w:val="18"/>
                <w:u w:val="single"/>
                <w:lang w:eastAsia="zh-CN"/>
              </w:rPr>
              <w:t xml:space="preserve"> N/A </w:t>
            </w:r>
          </w:p>
          <w:p w14:paraId="7C3F3D8C" w14:textId="5AD003FD" w:rsidR="00AD243C" w:rsidRPr="00032BAE" w:rsidRDefault="000B6761"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628304373"/>
                <w14:checkbox>
                  <w14:checked w14:val="1"/>
                  <w14:checkedState w14:val="2612" w14:font="MS Gothic"/>
                  <w14:uncheckedState w14:val="2610" w14:font="MS Gothic"/>
                </w14:checkbox>
              </w:sdtPr>
              <w:sdtEndPr/>
              <w:sdtContent>
                <w:r w:rsidR="00AD243C" w:rsidRPr="00032BAE">
                  <w:rPr>
                    <w:rFonts w:ascii="Segoe UI Symbol" w:eastAsia="MS Gothic" w:hAnsi="Segoe UI Symbol" w:cs="Segoe UI Symbol"/>
                    <w:b/>
                    <w:color w:val="auto"/>
                    <w:sz w:val="18"/>
                    <w:szCs w:val="18"/>
                  </w:rPr>
                  <w:t>☒</w:t>
                </w:r>
              </w:sdtContent>
            </w:sdt>
            <w:r w:rsidR="00AD243C" w:rsidRPr="00032BAE">
              <w:rPr>
                <w:rFonts w:ascii="Times New Roman" w:eastAsia="仿宋_GB2312" w:hAnsi="Times New Roman" w:cs="Times New Roman"/>
                <w:color w:val="auto"/>
                <w:kern w:val="0"/>
                <w:sz w:val="18"/>
                <w:szCs w:val="18"/>
              </w:rPr>
              <w:t xml:space="preserve"> </w:t>
            </w:r>
            <w:proofErr w:type="spellStart"/>
            <w:r w:rsidR="00AD243C" w:rsidRPr="00032BAE">
              <w:rPr>
                <w:rFonts w:ascii="Times New Roman" w:eastAsia="仿宋_GB2312" w:hAnsi="Times New Roman" w:cs="Times New Roman"/>
                <w:color w:val="auto"/>
                <w:kern w:val="0"/>
                <w:sz w:val="18"/>
                <w:szCs w:val="18"/>
                <w:lang w:eastAsia="zh-CN"/>
              </w:rPr>
              <w:t>Asymchem</w:t>
            </w:r>
            <w:proofErr w:type="spellEnd"/>
            <w:r w:rsidR="00AD243C" w:rsidRPr="00032BAE">
              <w:rPr>
                <w:rFonts w:ascii="Times New Roman" w:eastAsia="仿宋_GB2312" w:hAnsi="Times New Roman" w:cs="Times New Roman"/>
                <w:color w:val="auto"/>
                <w:kern w:val="0"/>
                <w:sz w:val="18"/>
                <w:szCs w:val="18"/>
                <w:lang w:eastAsia="zh-CN"/>
              </w:rPr>
              <w:t xml:space="preserve"> Production data, Lot Number:</w:t>
            </w:r>
            <w:r w:rsidR="00AD243C" w:rsidRPr="00032BAE">
              <w:rPr>
                <w:rFonts w:ascii="Times New Roman" w:eastAsia="仿宋_GB2312" w:hAnsi="Times New Roman" w:cs="Times New Roman"/>
                <w:color w:val="auto"/>
                <w:kern w:val="0"/>
                <w:sz w:val="18"/>
                <w:szCs w:val="18"/>
                <w:u w:val="single"/>
                <w:lang w:eastAsia="zh-CN"/>
              </w:rPr>
              <w:t xml:space="preserve">   </w:t>
            </w:r>
            <w:del w:id="6528" w:author="Xuning Wei12232" w:date="2026-07-27T17:56:00Z">
              <w:r w:rsidR="00AD243C" w:rsidRPr="00032BAE" w:rsidDel="00F338FC">
                <w:rPr>
                  <w:rFonts w:ascii="Times New Roman" w:eastAsia="仿宋_GB2312" w:hAnsi="Times New Roman" w:cs="Times New Roman"/>
                  <w:color w:val="auto"/>
                  <w:kern w:val="0"/>
                  <w:sz w:val="18"/>
                  <w:szCs w:val="18"/>
                  <w:u w:val="single"/>
                  <w:lang w:eastAsia="zh-CN"/>
                </w:rPr>
                <w:delText>CPo140020-02-01-02</w:delText>
              </w:r>
            </w:del>
            <w:ins w:id="6529"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AD243C" w:rsidRPr="00032BAE">
              <w:rPr>
                <w:rFonts w:ascii="Times New Roman" w:eastAsia="仿宋_GB2312" w:hAnsi="Times New Roman" w:cs="Times New Roman"/>
                <w:color w:val="auto"/>
                <w:kern w:val="0"/>
                <w:sz w:val="18"/>
                <w:szCs w:val="18"/>
                <w:u w:val="single"/>
                <w:lang w:eastAsia="zh-CN"/>
              </w:rPr>
              <w:t xml:space="preserve">    </w:t>
            </w:r>
          </w:p>
          <w:p w14:paraId="21291634" w14:textId="77777777" w:rsidR="00AD243C" w:rsidRPr="00032BAE" w:rsidRDefault="000B6761" w:rsidP="00AD243C">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220094928"/>
                <w14:checkbox>
                  <w14:checked w14:val="0"/>
                  <w14:checkedState w14:val="2612" w14:font="MS Gothic"/>
                  <w14:uncheckedState w14:val="2610" w14:font="MS Gothic"/>
                </w14:checkbox>
              </w:sdtPr>
              <w:sdtEndPr/>
              <w:sdtContent>
                <w:r w:rsidR="00AD243C" w:rsidRPr="00032BAE">
                  <w:rPr>
                    <w:rFonts w:ascii="Segoe UI Symbol" w:eastAsia="仿宋_GB2312" w:hAnsi="Segoe UI Symbol" w:cs="Segoe UI Symbol"/>
                    <w:b/>
                    <w:color w:val="auto"/>
                    <w:sz w:val="18"/>
                    <w:szCs w:val="18"/>
                  </w:rPr>
                  <w:t>☐</w:t>
                </w:r>
              </w:sdtContent>
            </w:sdt>
            <w:r w:rsidR="00AD243C" w:rsidRPr="00032BAE">
              <w:rPr>
                <w:rFonts w:ascii="Times New Roman" w:eastAsia="仿宋_GB2312" w:hAnsi="Times New Roman" w:cs="Times New Roman"/>
                <w:color w:val="auto"/>
                <w:kern w:val="0"/>
                <w:sz w:val="18"/>
                <w:szCs w:val="18"/>
              </w:rPr>
              <w:t xml:space="preserve"> </w:t>
            </w:r>
            <w:r w:rsidR="00AD243C" w:rsidRPr="00032BAE">
              <w:rPr>
                <w:rFonts w:ascii="Times New Roman" w:eastAsia="仿宋_GB2312" w:hAnsi="Times New Roman" w:cs="Times New Roman"/>
                <w:color w:val="auto"/>
                <w:kern w:val="0"/>
                <w:sz w:val="18"/>
                <w:szCs w:val="18"/>
                <w:lang w:eastAsia="zh-CN"/>
              </w:rPr>
              <w:t>Supplier data:</w:t>
            </w:r>
            <w:r w:rsidR="00AD243C" w:rsidRPr="00032BAE">
              <w:rPr>
                <w:rFonts w:ascii="Times New Roman" w:eastAsia="仿宋_GB2312" w:hAnsi="Times New Roman" w:cs="Times New Roman"/>
                <w:color w:val="auto"/>
                <w:kern w:val="0"/>
                <w:sz w:val="18"/>
                <w:szCs w:val="18"/>
                <w:u w:val="single"/>
                <w:lang w:eastAsia="zh-CN"/>
              </w:rPr>
              <w:t xml:space="preserve"> N/A</w:t>
            </w:r>
            <w:r w:rsidR="00AD243C" w:rsidRPr="00032BAE">
              <w:rPr>
                <w:rFonts w:ascii="Times New Roman" w:eastAsia="仿宋_GB2312" w:hAnsi="Times New Roman" w:cs="Times New Roman"/>
                <w:color w:val="auto"/>
                <w:kern w:val="0"/>
                <w:sz w:val="18"/>
                <w:szCs w:val="18"/>
                <w:lang w:eastAsia="zh-CN"/>
              </w:rPr>
              <w:t xml:space="preserve"> </w:t>
            </w:r>
          </w:p>
          <w:p w14:paraId="4045838F" w14:textId="4EF31F5D" w:rsidR="00AD243C" w:rsidRPr="00032BAE" w:rsidRDefault="000B6761"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311768966"/>
                <w14:checkbox>
                  <w14:checked w14:val="1"/>
                  <w14:checkedState w14:val="2612" w14:font="MS Gothic"/>
                  <w14:uncheckedState w14:val="2610" w14:font="MS Gothic"/>
                </w14:checkbox>
              </w:sdtPr>
              <w:sdtEndPr/>
              <w:sdtContent>
                <w:r w:rsidR="00AD243C" w:rsidRPr="00032BAE">
                  <w:rPr>
                    <w:rFonts w:ascii="Segoe UI Symbol" w:eastAsia="MS Gothic" w:hAnsi="Segoe UI Symbol" w:cs="Segoe UI Symbol"/>
                    <w:b/>
                    <w:color w:val="auto"/>
                    <w:sz w:val="18"/>
                    <w:szCs w:val="18"/>
                  </w:rPr>
                  <w:t>☒</w:t>
                </w:r>
              </w:sdtContent>
            </w:sdt>
            <w:r w:rsidR="00AD243C" w:rsidRPr="00032BAE">
              <w:rPr>
                <w:rFonts w:ascii="Times New Roman" w:eastAsia="仿宋_GB2312" w:hAnsi="Times New Roman" w:cs="Times New Roman"/>
                <w:color w:val="auto"/>
                <w:kern w:val="0"/>
                <w:sz w:val="18"/>
                <w:szCs w:val="18"/>
              </w:rPr>
              <w:t xml:space="preserve"> *</w:t>
            </w:r>
            <w:r w:rsidR="00AD243C" w:rsidRPr="00032BAE">
              <w:rPr>
                <w:rFonts w:ascii="Times New Roman" w:eastAsia="仿宋_GB2312" w:hAnsi="Times New Roman" w:cs="Times New Roman"/>
                <w:color w:val="auto"/>
                <w:sz w:val="18"/>
                <w:szCs w:val="18"/>
                <w:lang w:eastAsia="zh-CN"/>
              </w:rPr>
              <w:t>Handbook &amp; Page:</w:t>
            </w:r>
            <w:r w:rsidR="00AD243C" w:rsidRPr="00032BAE">
              <w:rPr>
                <w:rFonts w:ascii="Times New Roman" w:eastAsia="仿宋_GB2312" w:hAnsi="Times New Roman" w:cs="Times New Roman"/>
                <w:color w:val="auto"/>
                <w:sz w:val="18"/>
                <w:szCs w:val="18"/>
                <w:u w:val="single"/>
                <w:lang w:eastAsia="zh-CN"/>
              </w:rPr>
              <w:t xml:space="preserve"> </w:t>
            </w:r>
            <w:r w:rsidR="00AD243C" w:rsidRPr="00032BAE">
              <w:rPr>
                <w:rFonts w:ascii="Times New Roman" w:eastAsia="仿宋_GB2312" w:hAnsi="Times New Roman" w:cs="Times New Roman"/>
                <w:color w:val="auto"/>
                <w:sz w:val="18"/>
                <w:szCs w:val="18"/>
                <w:u w:val="single"/>
              </w:rPr>
              <w:t xml:space="preserve">The Pilot Plant Real Book Page 10-14&amp;10-15, </w:t>
            </w:r>
            <w:r w:rsidR="00AD243C" w:rsidRPr="00032BAE">
              <w:rPr>
                <w:rFonts w:ascii="Times New Roman" w:eastAsia="仿宋_GB2312" w:hAnsi="Times New Roman" w:cs="Times New Roman"/>
                <w:color w:val="auto"/>
                <w:kern w:val="0"/>
                <w:sz w:val="18"/>
                <w:szCs w:val="18"/>
                <w:u w:val="single"/>
                <w:lang w:eastAsia="zh-CN"/>
              </w:rPr>
              <w:t xml:space="preserve">   </w:t>
            </w:r>
          </w:p>
          <w:p w14:paraId="066523CA" w14:textId="09635232" w:rsidR="00AD243C" w:rsidRPr="00032BAE" w:rsidRDefault="000B6761" w:rsidP="00AD243C">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color w:val="auto"/>
                  <w:sz w:val="18"/>
                  <w:szCs w:val="18"/>
                </w:rPr>
                <w:id w:val="1812589924"/>
                <w14:checkbox>
                  <w14:checked w14:val="1"/>
                  <w14:checkedState w14:val="2612" w14:font="MS Gothic"/>
                  <w14:uncheckedState w14:val="2610" w14:font="MS Gothic"/>
                </w14:checkbox>
              </w:sdtPr>
              <w:sdtEndPr/>
              <w:sdtContent>
                <w:r w:rsidR="00AD243C" w:rsidRPr="00032BAE">
                  <w:rPr>
                    <w:rFonts w:ascii="Segoe UI Symbol" w:eastAsia="MS Gothic" w:hAnsi="Segoe UI Symbol" w:cs="Segoe UI Symbol"/>
                    <w:color w:val="auto"/>
                    <w:sz w:val="18"/>
                    <w:szCs w:val="18"/>
                  </w:rPr>
                  <w:t>☒</w:t>
                </w:r>
              </w:sdtContent>
            </w:sdt>
            <w:r w:rsidR="00AD243C" w:rsidRPr="00032BAE">
              <w:rPr>
                <w:rFonts w:ascii="Times New Roman" w:eastAsia="仿宋_GB2312" w:hAnsi="Times New Roman" w:cs="Times New Roman"/>
                <w:color w:val="auto"/>
                <w:sz w:val="18"/>
                <w:szCs w:val="18"/>
              </w:rPr>
              <w:t xml:space="preserve"> Other</w:t>
            </w:r>
            <w:r w:rsidR="00AD243C" w:rsidRPr="00032BAE">
              <w:rPr>
                <w:rFonts w:ascii="Times New Roman" w:eastAsia="仿宋_GB2312" w:hAnsi="Times New Roman" w:cs="Times New Roman"/>
                <w:color w:val="auto"/>
                <w:sz w:val="18"/>
                <w:szCs w:val="18"/>
                <w:lang w:eastAsia="zh-CN"/>
              </w:rPr>
              <w:t>:</w:t>
            </w:r>
            <w:r w:rsidR="00AD243C" w:rsidRPr="00032BAE">
              <w:rPr>
                <w:rFonts w:ascii="Times New Roman" w:eastAsia="仿宋_GB2312" w:hAnsi="Times New Roman" w:cs="Times New Roman"/>
                <w:color w:val="auto"/>
                <w:kern w:val="0"/>
                <w:sz w:val="18"/>
                <w:szCs w:val="18"/>
                <w:u w:val="single"/>
                <w:lang w:eastAsia="zh-CN"/>
              </w:rPr>
              <w:t xml:space="preserve"> </w:t>
            </w:r>
            <w:del w:id="6530" w:author="He Han" w:date="2026-08-27T15:38:00Z">
              <w:r w:rsidR="00AD243C" w:rsidRPr="00032BAE" w:rsidDel="006B7068">
                <w:rPr>
                  <w:rFonts w:ascii="Times New Roman" w:eastAsia="仿宋_GB2312" w:hAnsi="Times New Roman" w:cs="Times New Roman"/>
                  <w:color w:val="auto"/>
                  <w:kern w:val="0"/>
                  <w:sz w:val="18"/>
                  <w:szCs w:val="18"/>
                  <w:u w:val="single"/>
                  <w:lang w:eastAsia="zh-CN"/>
                </w:rPr>
                <w:delText xml:space="preserve">    </w:delText>
              </w:r>
            </w:del>
            <w:r w:rsidR="00AD243C"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w:t>
            </w:r>
            <w:proofErr w:type="spellStart"/>
            <w:r w:rsidR="00AD243C" w:rsidRPr="00032BAE">
              <w:rPr>
                <w:rFonts w:ascii="Times New Roman" w:eastAsia="仿宋_GB2312" w:hAnsi="Times New Roman" w:cs="Times New Roman"/>
                <w:color w:val="auto"/>
                <w:kern w:val="0"/>
                <w:sz w:val="18"/>
                <w:szCs w:val="18"/>
                <w:u w:val="single"/>
                <w:lang w:eastAsia="zh-CN"/>
              </w:rPr>
              <w:t>salts.The</w:t>
            </w:r>
            <w:proofErr w:type="spellEnd"/>
            <w:r w:rsidR="00AD243C"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AD243C" w:rsidRPr="00032BAE">
              <w:rPr>
                <w:rFonts w:ascii="Times New Roman" w:eastAsia="仿宋_GB2312" w:hAnsi="Times New Roman" w:cs="Times New Roman"/>
                <w:color w:val="auto"/>
                <w:kern w:val="0"/>
                <w:sz w:val="18"/>
                <w:szCs w:val="18"/>
                <w:u w:val="single"/>
                <w:lang w:eastAsia="zh-CN"/>
              </w:rPr>
              <w:t>solvents.The</w:t>
            </w:r>
            <w:proofErr w:type="spellEnd"/>
            <w:r w:rsidR="00AD243C"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p>
        </w:tc>
      </w:tr>
      <w:tr w:rsidR="005342B4" w:rsidRPr="00032BAE" w14:paraId="3C3B60F6" w14:textId="77777777" w:rsidTr="000A425F">
        <w:trPr>
          <w:trHeight w:val="4990"/>
          <w:trPrChange w:id="6531" w:author="Xuning Wei12232" w:date="2026-07-27T18:11:00Z">
            <w:trPr>
              <w:trHeight w:val="6633"/>
            </w:trPr>
          </w:trPrChange>
        </w:trPr>
        <w:tc>
          <w:tcPr>
            <w:tcW w:w="281" w:type="pct"/>
            <w:vMerge/>
            <w:shd w:val="clear" w:color="auto" w:fill="FFFFFF" w:themeFill="background1"/>
            <w:vAlign w:val="center"/>
            <w:tcPrChange w:id="6532" w:author="Xuning Wei12232" w:date="2026-07-27T18:11:00Z">
              <w:tcPr>
                <w:tcW w:w="284" w:type="pct"/>
                <w:gridSpan w:val="3"/>
                <w:vMerge/>
                <w:shd w:val="clear" w:color="auto" w:fill="FFFFFF" w:themeFill="background1"/>
                <w:vAlign w:val="center"/>
              </w:tcPr>
            </w:tcPrChange>
          </w:tcPr>
          <w:p w14:paraId="20AC7192"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6533" w:author="Xuning Wei12232" w:date="2026-07-27T18:11:00Z">
              <w:tcPr>
                <w:tcW w:w="1217" w:type="pct"/>
                <w:gridSpan w:val="3"/>
                <w:vMerge/>
                <w:shd w:val="clear" w:color="auto" w:fill="FFFFFF" w:themeFill="background1"/>
                <w:vAlign w:val="center"/>
              </w:tcPr>
            </w:tcPrChange>
          </w:tcPr>
          <w:p w14:paraId="128DBFF0"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6534" w:author="Xuning Wei12232" w:date="2026-07-27T18:11:00Z">
              <w:tcPr>
                <w:tcW w:w="1049" w:type="pct"/>
                <w:gridSpan w:val="5"/>
                <w:vMerge/>
                <w:shd w:val="clear" w:color="auto" w:fill="FFFFFF" w:themeFill="background1"/>
                <w:vAlign w:val="center"/>
              </w:tcPr>
            </w:tcPrChange>
          </w:tcPr>
          <w:p w14:paraId="6309221E"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6535" w:author="Xuning Wei12232" w:date="2026-07-27T18:11:00Z">
              <w:tcPr>
                <w:tcW w:w="388" w:type="pct"/>
                <w:gridSpan w:val="4"/>
                <w:vMerge/>
                <w:shd w:val="clear" w:color="auto" w:fill="FFFFFF" w:themeFill="background1"/>
                <w:vAlign w:val="center"/>
              </w:tcPr>
            </w:tcPrChange>
          </w:tcPr>
          <w:p w14:paraId="706EC11F"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6536" w:author="Xuning Wei12232" w:date="2026-07-27T18:11:00Z">
              <w:tcPr>
                <w:tcW w:w="354" w:type="pct"/>
                <w:gridSpan w:val="3"/>
                <w:vMerge/>
                <w:shd w:val="clear" w:color="auto" w:fill="FFFFFF" w:themeFill="background1"/>
                <w:vAlign w:val="center"/>
              </w:tcPr>
            </w:tcPrChange>
          </w:tcPr>
          <w:p w14:paraId="63F3B580" w14:textId="77777777" w:rsidR="00143102" w:rsidRPr="00032BAE" w:rsidRDefault="00143102" w:rsidP="0030647B">
            <w:pPr>
              <w:jc w:val="both"/>
              <w:rPr>
                <w:rFonts w:ascii="Times New Roman" w:eastAsia="仿宋_GB2312" w:hAnsi="Times New Roman" w:cs="Times New Roman"/>
                <w:color w:val="auto"/>
                <w:sz w:val="18"/>
                <w:szCs w:val="18"/>
              </w:rPr>
            </w:pPr>
          </w:p>
        </w:tc>
        <w:tc>
          <w:tcPr>
            <w:tcW w:w="289" w:type="pct"/>
            <w:vAlign w:val="center"/>
            <w:tcPrChange w:id="6537" w:author="Xuning Wei12232" w:date="2026-07-27T18:11:00Z">
              <w:tcPr>
                <w:tcW w:w="322" w:type="pct"/>
                <w:gridSpan w:val="3"/>
                <w:vAlign w:val="center"/>
              </w:tcPr>
            </w:tcPrChange>
          </w:tcPr>
          <w:p w14:paraId="1786D76E"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914351829"/>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2B0347F7"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037546252"/>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37ECA0A1" w14:textId="3B8DA480"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847531233"/>
                <w14:checkbox>
                  <w14:checked w14:val="1"/>
                  <w14:checkedState w14:val="2612" w14:font="MS Gothic"/>
                  <w14:uncheckedState w14:val="2610" w14:font="MS Gothic"/>
                </w14:checkbox>
              </w:sdtPr>
              <w:sdtEndPr/>
              <w:sdtContent>
                <w:r w:rsidR="000A425F">
                  <w:rPr>
                    <w:rFonts w:ascii="MS Gothic" w:eastAsia="MS Gothic" w:hAnsi="MS Gothic" w:cs="Times New Roman" w:hint="eastAsia"/>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6538" w:author="Xuning Wei12232" w:date="2026-07-27T18:11:00Z">
              <w:tcPr>
                <w:tcW w:w="733" w:type="pct"/>
                <w:gridSpan w:val="3"/>
                <w:vAlign w:val="center"/>
              </w:tcPr>
            </w:tcPrChange>
          </w:tcPr>
          <w:p w14:paraId="0BDB086C" w14:textId="523AF935" w:rsidR="00143102" w:rsidRPr="00032BAE" w:rsidRDefault="00143102" w:rsidP="0030647B">
            <w:pPr>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306 SS and PTFE; 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also compatible with Glass, HSS and SS</w:t>
            </w:r>
          </w:p>
        </w:tc>
        <w:tc>
          <w:tcPr>
            <w:tcW w:w="792" w:type="pct"/>
            <w:vMerge/>
            <w:vAlign w:val="center"/>
            <w:tcPrChange w:id="6539" w:author="Xuning Wei12232" w:date="2026-07-27T18:11:00Z">
              <w:tcPr>
                <w:tcW w:w="654" w:type="pct"/>
                <w:vMerge/>
                <w:vAlign w:val="center"/>
              </w:tcPr>
            </w:tcPrChange>
          </w:tcPr>
          <w:p w14:paraId="6CDED918"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r>
      <w:tr w:rsidR="005342B4" w:rsidRPr="00032BAE" w14:paraId="6E15F4E6" w14:textId="77777777" w:rsidTr="000A425F">
        <w:trPr>
          <w:trHeight w:val="1831"/>
          <w:trPrChange w:id="6540" w:author="Xuning Wei12232" w:date="2026-07-27T18:11:00Z">
            <w:trPr>
              <w:trHeight w:val="397"/>
            </w:trPr>
          </w:trPrChange>
        </w:trPr>
        <w:tc>
          <w:tcPr>
            <w:tcW w:w="281" w:type="pct"/>
            <w:vMerge w:val="restart"/>
            <w:shd w:val="clear" w:color="auto" w:fill="FFFFFF" w:themeFill="background1"/>
            <w:vAlign w:val="center"/>
            <w:tcPrChange w:id="6541" w:author="Xuning Wei12232" w:date="2026-07-27T18:11:00Z">
              <w:tcPr>
                <w:tcW w:w="284" w:type="pct"/>
                <w:gridSpan w:val="3"/>
                <w:vMerge w:val="restart"/>
                <w:shd w:val="clear" w:color="auto" w:fill="FFFFFF" w:themeFill="background1"/>
                <w:vAlign w:val="center"/>
              </w:tcPr>
            </w:tcPrChange>
          </w:tcPr>
          <w:p w14:paraId="4D037EEE" w14:textId="5BBFE679" w:rsidR="005E21AC" w:rsidRPr="00032BAE" w:rsidRDefault="009478EE">
            <w:pPr>
              <w:jc w:val="center"/>
              <w:rPr>
                <w:rFonts w:ascii="Times New Roman" w:eastAsia="仿宋_GB2312" w:hAnsi="Times New Roman" w:cs="Times New Roman"/>
                <w:color w:val="auto"/>
                <w:sz w:val="18"/>
                <w:szCs w:val="18"/>
                <w:lang w:eastAsia="zh-CN"/>
              </w:rPr>
              <w:pPrChange w:id="6542" w:author="Xuning Wei12232" w:date="2026-07-27T18:08:00Z">
                <w:pPr>
                  <w:jc w:val="both"/>
                </w:pPr>
              </w:pPrChange>
            </w:pPr>
            <w:del w:id="6543" w:author="Xuning Wei12232" w:date="2026-07-27T16:09:00Z">
              <w:r w:rsidDel="00AD243C">
                <w:rPr>
                  <w:rFonts w:ascii="Times New Roman" w:eastAsia="仿宋_GB2312" w:hAnsi="Times New Roman" w:cs="Times New Roman"/>
                  <w:color w:val="auto"/>
                  <w:sz w:val="18"/>
                  <w:szCs w:val="18"/>
                  <w:lang w:eastAsia="zh-CN"/>
                </w:rPr>
                <w:lastRenderedPageBreak/>
                <w:delText>28</w:delText>
              </w:r>
            </w:del>
            <w:ins w:id="6544" w:author="Xuning Wei12232" w:date="2026-07-27T16:09:00Z">
              <w:r w:rsidR="00AD243C">
                <w:rPr>
                  <w:rFonts w:ascii="Times New Roman" w:eastAsia="仿宋_GB2312" w:hAnsi="Times New Roman" w:cs="Times New Roman"/>
                  <w:color w:val="auto"/>
                  <w:sz w:val="18"/>
                  <w:szCs w:val="18"/>
                  <w:lang w:eastAsia="zh-CN"/>
                </w:rPr>
                <w:t>14</w:t>
              </w:r>
            </w:ins>
          </w:p>
        </w:tc>
        <w:tc>
          <w:tcPr>
            <w:tcW w:w="1217" w:type="pct"/>
            <w:vMerge w:val="restart"/>
            <w:shd w:val="clear" w:color="auto" w:fill="FFFFFF" w:themeFill="background1"/>
            <w:vAlign w:val="center"/>
            <w:tcPrChange w:id="6545" w:author="Xuning Wei12232" w:date="2026-07-27T18:11:00Z">
              <w:tcPr>
                <w:tcW w:w="1217" w:type="pct"/>
                <w:gridSpan w:val="3"/>
                <w:vMerge w:val="restart"/>
                <w:shd w:val="clear" w:color="auto" w:fill="FFFFFF" w:themeFill="background1"/>
                <w:vAlign w:val="center"/>
              </w:tcPr>
            </w:tcPrChange>
          </w:tcPr>
          <w:p w14:paraId="6E7FE6C2" w14:textId="751B9A0A" w:rsidR="00C402FB" w:rsidRPr="00C402FB" w:rsidRDefault="00C402FB" w:rsidP="00C402FB">
            <w:pPr>
              <w:jc w:val="both"/>
              <w:rPr>
                <w:ins w:id="6546" w:author="Xuning Wei12232" w:date="2026-07-27T20:14:00Z"/>
                <w:rFonts w:ascii="Times New Roman" w:eastAsia="仿宋_GB2312" w:hAnsi="Times New Roman" w:cs="Times New Roman"/>
                <w:color w:val="auto"/>
                <w:sz w:val="18"/>
                <w:szCs w:val="18"/>
                <w:lang w:eastAsia="zh-CN"/>
                <w:rPrChange w:id="6547" w:author="Xuning Wei12232" w:date="2026-07-27T20:14:00Z">
                  <w:rPr>
                    <w:ins w:id="6548" w:author="Xuning Wei12232" w:date="2026-07-27T20:14:00Z"/>
                    <w:rFonts w:ascii="Times New Roman" w:eastAsia="仿宋_GB2312" w:hAnsi="Times New Roman" w:cs="Times New Roman"/>
                    <w:color w:val="auto"/>
                    <w:sz w:val="18"/>
                    <w:szCs w:val="18"/>
                    <w:highlight w:val="yellow"/>
                    <w:lang w:eastAsia="zh-CN"/>
                  </w:rPr>
                </w:rPrChange>
              </w:rPr>
            </w:pPr>
            <w:ins w:id="6549" w:author="Xuning Wei12232" w:date="2026-07-27T20:14:00Z">
              <w:r w:rsidRPr="00C402FB">
                <w:rPr>
                  <w:rFonts w:ascii="Times New Roman" w:eastAsia="仿宋_GB2312" w:hAnsi="Times New Roman" w:cs="Times New Roman"/>
                  <w:color w:val="auto"/>
                  <w:sz w:val="18"/>
                  <w:szCs w:val="18"/>
                  <w:lang w:eastAsia="zh-CN"/>
                  <w:rPrChange w:id="6550" w:author="Xuning Wei12232" w:date="2026-07-27T20:14:00Z">
                    <w:rPr>
                      <w:rFonts w:ascii="Times New Roman" w:eastAsia="仿宋_GB2312" w:hAnsi="Times New Roman" w:cs="Times New Roman"/>
                      <w:color w:val="auto"/>
                      <w:sz w:val="18"/>
                      <w:szCs w:val="18"/>
                      <w:highlight w:val="yellow"/>
                      <w:lang w:eastAsia="zh-CN"/>
                    </w:rPr>
                  </w:rPrChange>
                </w:rPr>
                <w:t>Ac</w:t>
              </w:r>
              <w:r w:rsidRPr="00C402FB">
                <w:rPr>
                  <w:rFonts w:ascii="Times New Roman" w:eastAsia="仿宋_GB2312" w:hAnsi="Times New Roman" w:cs="Times New Roman"/>
                  <w:color w:val="auto"/>
                  <w:sz w:val="18"/>
                  <w:szCs w:val="18"/>
                  <w:vertAlign w:val="subscript"/>
                  <w:lang w:eastAsia="zh-CN"/>
                  <w:rPrChange w:id="6551" w:author="Xuning Wei12232" w:date="2026-07-27T20:14:00Z">
                    <w:rPr>
                      <w:rFonts w:ascii="Times New Roman" w:eastAsia="仿宋_GB2312" w:hAnsi="Times New Roman" w:cs="Times New Roman"/>
                      <w:color w:val="auto"/>
                      <w:sz w:val="18"/>
                      <w:szCs w:val="18"/>
                      <w:highlight w:val="yellow"/>
                      <w:vertAlign w:val="subscript"/>
                      <w:lang w:eastAsia="zh-CN"/>
                    </w:rPr>
                  </w:rPrChange>
                </w:rPr>
                <w:t>2</w:t>
              </w:r>
              <w:r w:rsidRPr="00C402FB">
                <w:rPr>
                  <w:rFonts w:ascii="Times New Roman" w:eastAsia="仿宋_GB2312" w:hAnsi="Times New Roman" w:cs="Times New Roman"/>
                  <w:color w:val="auto"/>
                  <w:sz w:val="18"/>
                  <w:szCs w:val="18"/>
                  <w:lang w:eastAsia="zh-CN"/>
                  <w:rPrChange w:id="6552" w:author="Xuning Wei12232" w:date="2026-07-27T20:14:00Z">
                    <w:rPr>
                      <w:rFonts w:ascii="Times New Roman" w:eastAsia="仿宋_GB2312" w:hAnsi="Times New Roman" w:cs="Times New Roman"/>
                      <w:color w:val="auto"/>
                      <w:sz w:val="18"/>
                      <w:szCs w:val="18"/>
                      <w:highlight w:val="yellow"/>
                      <w:lang w:eastAsia="zh-CN"/>
                    </w:rPr>
                  </w:rPrChange>
                </w:rPr>
                <w:t>O/Pyr</w:t>
              </w:r>
            </w:ins>
            <w:ins w:id="6553" w:author="Xuning Wei12232" w:date="2026-09-05T20:32:00Z">
              <w:r w:rsidR="00F624F0">
                <w:rPr>
                  <w:rFonts w:ascii="Times New Roman" w:eastAsia="仿宋_GB2312" w:hAnsi="Times New Roman" w:cs="Times New Roman"/>
                  <w:color w:val="auto"/>
                  <w:sz w:val="18"/>
                  <w:szCs w:val="18"/>
                  <w:lang w:eastAsia="zh-CN"/>
                </w:rPr>
                <w:t>idine</w:t>
              </w:r>
            </w:ins>
          </w:p>
          <w:p w14:paraId="1A2947D4" w14:textId="7B214952" w:rsidR="005E21AC" w:rsidRPr="00032BAE" w:rsidRDefault="00C402FB" w:rsidP="00C402FB">
            <w:pPr>
              <w:jc w:val="both"/>
              <w:rPr>
                <w:rFonts w:ascii="Times New Roman" w:eastAsia="仿宋_GB2312" w:hAnsi="Times New Roman" w:cs="Times New Roman"/>
                <w:color w:val="auto"/>
                <w:sz w:val="18"/>
                <w:szCs w:val="18"/>
              </w:rPr>
            </w:pPr>
            <w:ins w:id="6554" w:author="Xuning Wei12232" w:date="2026-07-27T20:14:00Z">
              <w:r w:rsidRPr="00C402FB">
                <w:rPr>
                  <w:rFonts w:ascii="Times New Roman" w:eastAsia="仿宋_GB2312" w:hAnsi="Times New Roman" w:cs="Times New Roman"/>
                  <w:color w:val="auto"/>
                  <w:sz w:val="18"/>
                  <w:szCs w:val="18"/>
                  <w:lang w:eastAsia="zh-CN"/>
                  <w:rPrChange w:id="6555" w:author="Xuning Wei12232" w:date="2026-07-27T20:14:00Z">
                    <w:rPr>
                      <w:rFonts w:ascii="Times New Roman" w:eastAsia="仿宋_GB2312" w:hAnsi="Times New Roman" w:cs="Times New Roman"/>
                      <w:color w:val="auto"/>
                      <w:sz w:val="18"/>
                      <w:szCs w:val="18"/>
                      <w:highlight w:val="yellow"/>
                      <w:lang w:eastAsia="zh-CN"/>
                    </w:rPr>
                  </w:rPrChange>
                </w:rPr>
                <w:t>Capping</w:t>
              </w:r>
            </w:ins>
            <w:ins w:id="6556" w:author="Xuning Wei12232" w:date="2026-07-27T20:13:00Z">
              <w:r>
                <w:rPr>
                  <w:rFonts w:ascii="Times New Roman" w:eastAsia="等线" w:hAnsi="Times New Roman" w:cs="Times New Roman"/>
                  <w:color w:val="000000" w:themeColor="text1"/>
                  <w:sz w:val="18"/>
                  <w:szCs w:val="18"/>
                </w:rPr>
                <w:br/>
              </w:r>
            </w:ins>
            <w:ins w:id="6557" w:author="Xuning Wei12232" w:date="2026-07-27T16:09:00Z">
              <w:r w:rsidR="00AD243C">
                <w:rPr>
                  <w:rFonts w:ascii="Times New Roman" w:eastAsia="等线" w:hAnsi="Times New Roman" w:cs="Times New Roman"/>
                  <w:color w:val="000000" w:themeColor="text1"/>
                  <w:sz w:val="18"/>
                  <w:szCs w:val="18"/>
                </w:rPr>
                <w:t xml:space="preserve">1. </w:t>
              </w:r>
              <w:r w:rsidR="00AD243C" w:rsidRPr="00321EFC">
                <w:rPr>
                  <w:rFonts w:ascii="Times New Roman" w:eastAsia="等线" w:hAnsi="Times New Roman" w:cs="Times New Roman"/>
                  <w:color w:val="000000" w:themeColor="text1"/>
                  <w:sz w:val="18"/>
                  <w:szCs w:val="18"/>
                </w:rPr>
                <w:t xml:space="preserve">Heat the mixture in synthesis reactor (TJ4S-1213-Sy15) to </w:t>
              </w:r>
              <w:r w:rsidR="00AD243C" w:rsidRPr="006F0556">
                <w:rPr>
                  <w:rFonts w:ascii="Times New Roman" w:eastAsia="等线" w:hAnsi="Times New Roman" w:cs="Times New Roman"/>
                  <w:bCs w:val="0"/>
                  <w:color w:val="000000" w:themeColor="text1"/>
                  <w:sz w:val="18"/>
                  <w:szCs w:val="18"/>
                </w:rPr>
                <w:t>25</w:t>
              </w:r>
              <w:r w:rsidR="00AD243C" w:rsidRPr="006F0556">
                <w:rPr>
                  <w:rFonts w:ascii="Times New Roman" w:eastAsia="等线" w:hAnsi="Times New Roman" w:cs="Times New Roman" w:hint="eastAsia"/>
                  <w:bCs w:val="0"/>
                  <w:color w:val="000000" w:themeColor="text1"/>
                  <w:sz w:val="18"/>
                  <w:szCs w:val="18"/>
                </w:rPr>
                <w:t>±</w:t>
              </w:r>
              <w:r w:rsidR="00AD243C" w:rsidRPr="006F0556">
                <w:rPr>
                  <w:rFonts w:ascii="Times New Roman" w:eastAsia="等线" w:hAnsi="Times New Roman" w:cs="Times New Roman"/>
                  <w:bCs w:val="0"/>
                  <w:color w:val="000000" w:themeColor="text1"/>
                  <w:sz w:val="18"/>
                  <w:szCs w:val="18"/>
                </w:rPr>
                <w:t>5</w:t>
              </w:r>
            </w:ins>
            <w:ins w:id="6558" w:author="Johan Granander" w:date="2026-07-28T13:35:00Z">
              <w:r w:rsidR="00A0716C">
                <w:rPr>
                  <w:rFonts w:ascii="Times New Roman" w:eastAsia="等线" w:hAnsi="Times New Roman" w:cs="Times New Roman"/>
                  <w:bCs w:val="0"/>
                  <w:color w:val="000000" w:themeColor="text1"/>
                  <w:sz w:val="18"/>
                  <w:szCs w:val="18"/>
                </w:rPr>
                <w:t xml:space="preserve"> </w:t>
              </w:r>
            </w:ins>
            <w:ins w:id="6559" w:author="Xuning Wei12232" w:date="2026-07-27T16:09:00Z">
              <w:r w:rsidR="00AD243C" w:rsidRPr="006F0556">
                <w:rPr>
                  <w:rFonts w:ascii="Times New Roman" w:eastAsia="等线" w:hAnsi="Times New Roman" w:cs="Times New Roman" w:hint="eastAsia"/>
                  <w:bCs w:val="0"/>
                  <w:color w:val="000000" w:themeColor="text1"/>
                  <w:sz w:val="18"/>
                  <w:szCs w:val="18"/>
                </w:rPr>
                <w:t>℃</w:t>
              </w:r>
              <w:r w:rsidR="00AD243C" w:rsidRPr="00321EFC">
                <w:rPr>
                  <w:rFonts w:ascii="Times New Roman" w:eastAsia="等线" w:hAnsi="Times New Roman" w:cs="Times New Roman"/>
                  <w:color w:val="000000" w:themeColor="text1"/>
                  <w:sz w:val="18"/>
                  <w:szCs w:val="18"/>
                </w:rPr>
                <w:t xml:space="preserve">. </w:t>
              </w:r>
              <w:r w:rsidR="00AD243C">
                <w:rPr>
                  <w:rFonts w:ascii="Times New Roman" w:eastAsia="等线" w:hAnsi="Times New Roman" w:cs="Times New Roman"/>
                  <w:color w:val="000000" w:themeColor="text1"/>
                  <w:sz w:val="18"/>
                  <w:szCs w:val="18"/>
                </w:rPr>
                <w:br/>
                <w:t xml:space="preserve">2. </w:t>
              </w:r>
              <w:r w:rsidR="00AD243C" w:rsidRPr="00321EFC">
                <w:rPr>
                  <w:rFonts w:ascii="Times New Roman" w:eastAsia="等线" w:hAnsi="Times New Roman" w:cs="Times New Roman"/>
                  <w:color w:val="000000" w:themeColor="text1"/>
                  <w:sz w:val="18"/>
                  <w:szCs w:val="18"/>
                </w:rPr>
                <w:t xml:space="preserve">The mixture is allowed to react at </w:t>
              </w:r>
              <w:r w:rsidR="00AD243C" w:rsidRPr="00321EFC">
                <w:rPr>
                  <w:rFonts w:ascii="Times New Roman" w:eastAsia="等线" w:hAnsi="Times New Roman" w:cs="Times New Roman" w:hint="eastAsia"/>
                  <w:color w:val="000000" w:themeColor="text1"/>
                  <w:sz w:val="18"/>
                  <w:szCs w:val="18"/>
                </w:rPr>
                <w:t>25</w:t>
              </w:r>
              <w:r w:rsidR="00AD243C" w:rsidRPr="00321EFC">
                <w:rPr>
                  <w:rFonts w:ascii="Times New Roman" w:eastAsia="等线" w:hAnsi="Times New Roman" w:cs="Times New Roman" w:hint="eastAsia"/>
                  <w:color w:val="000000" w:themeColor="text1"/>
                  <w:sz w:val="18"/>
                  <w:szCs w:val="18"/>
                </w:rPr>
                <w:t>±</w:t>
              </w:r>
              <w:r w:rsidR="00AD243C" w:rsidRPr="00321EFC">
                <w:rPr>
                  <w:rFonts w:ascii="Times New Roman" w:eastAsia="等线" w:hAnsi="Times New Roman" w:cs="Times New Roman" w:hint="eastAsia"/>
                  <w:color w:val="000000" w:themeColor="text1"/>
                  <w:sz w:val="18"/>
                  <w:szCs w:val="18"/>
                </w:rPr>
                <w:t>5</w:t>
              </w:r>
            </w:ins>
            <w:ins w:id="6560" w:author="Johan Granander" w:date="2026-07-28T13:35:00Z">
              <w:r w:rsidR="00A0716C">
                <w:rPr>
                  <w:rFonts w:ascii="Times New Roman" w:eastAsia="等线" w:hAnsi="Times New Roman" w:cs="Times New Roman"/>
                  <w:color w:val="000000" w:themeColor="text1"/>
                  <w:sz w:val="18"/>
                  <w:szCs w:val="18"/>
                </w:rPr>
                <w:t xml:space="preserve"> </w:t>
              </w:r>
            </w:ins>
            <w:ins w:id="6561" w:author="Xuning Wei12232" w:date="2026-07-27T16:09:00Z">
              <w:r w:rsidR="00AD243C" w:rsidRPr="00321EFC">
                <w:rPr>
                  <w:rFonts w:ascii="Times New Roman" w:eastAsia="等线" w:hAnsi="Times New Roman" w:cs="Times New Roman" w:hint="eastAsia"/>
                  <w:color w:val="000000" w:themeColor="text1"/>
                  <w:sz w:val="18"/>
                  <w:szCs w:val="18"/>
                </w:rPr>
                <w:t>℃</w:t>
              </w:r>
              <w:r w:rsidR="00AD243C" w:rsidRPr="00321EFC">
                <w:rPr>
                  <w:rFonts w:ascii="Times New Roman" w:eastAsia="等线" w:hAnsi="Times New Roman" w:cs="Times New Roman"/>
                  <w:color w:val="000000" w:themeColor="text1"/>
                  <w:sz w:val="18"/>
                  <w:szCs w:val="18"/>
                </w:rPr>
                <w:t xml:space="preserve"> (target: </w:t>
              </w:r>
              <w:r w:rsidR="00AD243C" w:rsidRPr="00321EFC">
                <w:rPr>
                  <w:rFonts w:ascii="Times New Roman" w:eastAsia="等线" w:hAnsi="Times New Roman" w:cs="Times New Roman" w:hint="eastAsia"/>
                  <w:color w:val="000000" w:themeColor="text1"/>
                  <w:sz w:val="18"/>
                  <w:szCs w:val="18"/>
                </w:rPr>
                <w:t>25</w:t>
              </w:r>
            </w:ins>
            <w:ins w:id="6562" w:author="Johan Granander" w:date="2026-07-28T13:35:00Z">
              <w:r w:rsidR="00A0716C">
                <w:rPr>
                  <w:rFonts w:ascii="Times New Roman" w:eastAsia="等线" w:hAnsi="Times New Roman" w:cs="Times New Roman"/>
                  <w:color w:val="000000" w:themeColor="text1"/>
                  <w:sz w:val="18"/>
                  <w:szCs w:val="18"/>
                </w:rPr>
                <w:t xml:space="preserve"> </w:t>
              </w:r>
            </w:ins>
            <w:ins w:id="6563" w:author="Xuning Wei12232" w:date="2026-07-27T16:09:00Z">
              <w:r w:rsidR="00AD243C" w:rsidRPr="00321EFC">
                <w:rPr>
                  <w:rFonts w:ascii="Times New Roman" w:eastAsia="等线" w:hAnsi="Times New Roman" w:cs="Times New Roman" w:hint="eastAsia"/>
                  <w:color w:val="000000" w:themeColor="text1"/>
                  <w:sz w:val="18"/>
                  <w:szCs w:val="18"/>
                </w:rPr>
                <w:t>℃</w:t>
              </w:r>
              <w:r w:rsidR="00AD243C" w:rsidRPr="00321EFC">
                <w:rPr>
                  <w:rFonts w:ascii="Times New Roman" w:eastAsia="等线" w:hAnsi="Times New Roman" w:cs="Times New Roman" w:hint="eastAsia"/>
                  <w:color w:val="000000" w:themeColor="text1"/>
                  <w:sz w:val="18"/>
                  <w:szCs w:val="18"/>
                </w:rPr>
                <w:t>)</w:t>
              </w:r>
              <w:r w:rsidR="00AD243C" w:rsidRPr="00321EFC">
                <w:rPr>
                  <w:rFonts w:ascii="Times New Roman" w:eastAsia="等线" w:hAnsi="Times New Roman" w:cs="Times New Roman"/>
                  <w:color w:val="000000" w:themeColor="text1"/>
                  <w:sz w:val="18"/>
                  <w:szCs w:val="18"/>
                </w:rPr>
                <w:t xml:space="preserve"> for 1</w:t>
              </w:r>
            </w:ins>
            <w:ins w:id="6564" w:author="Johan Granander" w:date="2026-07-28T13:35:00Z">
              <w:r w:rsidR="00A0716C">
                <w:rPr>
                  <w:rFonts w:ascii="Times New Roman" w:eastAsia="等线" w:hAnsi="Times New Roman" w:cs="Times New Roman"/>
                  <w:color w:val="000000" w:themeColor="text1"/>
                  <w:sz w:val="18"/>
                  <w:szCs w:val="18"/>
                </w:rPr>
                <w:t xml:space="preserve"> </w:t>
              </w:r>
            </w:ins>
            <w:ins w:id="6565" w:author="Xuning Wei12232" w:date="2026-07-27T16:09:00Z">
              <w:r w:rsidR="00AD243C" w:rsidRPr="00321EFC">
                <w:rPr>
                  <w:rFonts w:ascii="Times New Roman" w:eastAsia="等线" w:hAnsi="Times New Roman" w:cs="Times New Roman"/>
                  <w:color w:val="000000" w:themeColor="text1"/>
                  <w:sz w:val="18"/>
                  <w:szCs w:val="18"/>
                </w:rPr>
                <w:t>h±15</w:t>
              </w:r>
            </w:ins>
            <w:ins w:id="6566" w:author="Johan Granander" w:date="2026-07-28T13:35:00Z">
              <w:r w:rsidR="00A0716C">
                <w:rPr>
                  <w:rFonts w:ascii="Times New Roman" w:eastAsia="等线" w:hAnsi="Times New Roman" w:cs="Times New Roman"/>
                  <w:color w:val="000000" w:themeColor="text1"/>
                  <w:sz w:val="18"/>
                  <w:szCs w:val="18"/>
                </w:rPr>
                <w:t xml:space="preserve"> </w:t>
              </w:r>
            </w:ins>
            <w:ins w:id="6567" w:author="Xuning Wei12232" w:date="2026-07-27T16:09:00Z">
              <w:r w:rsidR="00AD243C" w:rsidRPr="00321EFC">
                <w:rPr>
                  <w:rFonts w:ascii="Times New Roman" w:eastAsia="等线" w:hAnsi="Times New Roman" w:cs="Times New Roman"/>
                  <w:color w:val="000000" w:themeColor="text1"/>
                  <w:sz w:val="18"/>
                  <w:szCs w:val="18"/>
                </w:rPr>
                <w:t>min (target</w:t>
              </w:r>
              <w:r w:rsidR="00AD243C" w:rsidRPr="00321EFC">
                <w:rPr>
                  <w:rFonts w:ascii="Times New Roman" w:eastAsia="等线" w:hAnsi="Times New Roman" w:cs="Times New Roman"/>
                  <w:color w:val="000000" w:themeColor="text1"/>
                  <w:sz w:val="18"/>
                  <w:szCs w:val="18"/>
                  <w:lang w:eastAsia="zh-CN"/>
                </w:rPr>
                <w:t xml:space="preserve">: </w:t>
              </w:r>
              <w:r w:rsidR="00AD243C" w:rsidRPr="00321EFC">
                <w:rPr>
                  <w:rFonts w:ascii="Times New Roman" w:eastAsia="等线" w:hAnsi="Times New Roman" w:cs="Times New Roman"/>
                  <w:color w:val="000000" w:themeColor="text1"/>
                  <w:sz w:val="18"/>
                  <w:szCs w:val="18"/>
                </w:rPr>
                <w:t>1</w:t>
              </w:r>
            </w:ins>
            <w:ins w:id="6568" w:author="Johan Granander" w:date="2026-07-28T13:35:00Z">
              <w:r w:rsidR="00A0716C">
                <w:rPr>
                  <w:rFonts w:ascii="Times New Roman" w:eastAsia="等线" w:hAnsi="Times New Roman" w:cs="Times New Roman"/>
                  <w:color w:val="000000" w:themeColor="text1"/>
                  <w:sz w:val="18"/>
                  <w:szCs w:val="18"/>
                </w:rPr>
                <w:t xml:space="preserve"> </w:t>
              </w:r>
            </w:ins>
            <w:ins w:id="6569" w:author="Xuning Wei12232" w:date="2026-07-27T16:09:00Z">
              <w:r w:rsidR="00AD243C" w:rsidRPr="00321EFC">
                <w:rPr>
                  <w:rFonts w:ascii="Times New Roman" w:eastAsia="等线" w:hAnsi="Times New Roman" w:cs="Times New Roman"/>
                  <w:color w:val="000000" w:themeColor="text1"/>
                  <w:sz w:val="18"/>
                  <w:szCs w:val="18"/>
                </w:rPr>
                <w:t xml:space="preserve">h). </w:t>
              </w:r>
              <w:r w:rsidR="00AD243C">
                <w:rPr>
                  <w:rFonts w:ascii="Times New Roman" w:eastAsia="等线" w:hAnsi="Times New Roman" w:cs="Times New Roman"/>
                  <w:color w:val="000000" w:themeColor="text1"/>
                  <w:sz w:val="18"/>
                  <w:szCs w:val="18"/>
                </w:rPr>
                <w:br/>
                <w:t xml:space="preserve">3. </w:t>
              </w:r>
              <w:r w:rsidR="00AD243C" w:rsidRPr="00321EFC">
                <w:rPr>
                  <w:rFonts w:ascii="Times New Roman" w:eastAsia="等线" w:hAnsi="Times New Roman" w:cs="Times New Roman"/>
                  <w:color w:val="000000" w:themeColor="text1"/>
                  <w:sz w:val="18"/>
                  <w:szCs w:val="18"/>
                </w:rPr>
                <w:t>Stop stirring and turn off the nitrogen. Drain until there is no reaction mixture drip. Move to next operation.</w:t>
              </w:r>
            </w:ins>
            <w:del w:id="6570" w:author="Xuning Wei12232" w:date="2026-07-27T16:09:00Z">
              <w:r w:rsidR="009478EE" w:rsidRPr="004B098E" w:rsidDel="00AD243C">
                <w:rPr>
                  <w:rFonts w:ascii="Times New Roman" w:eastAsia="仿宋_GB2312" w:hAnsi="Times New Roman" w:cs="Times New Roman"/>
                  <w:color w:val="000000" w:themeColor="text1"/>
                  <w:sz w:val="18"/>
                  <w:szCs w:val="18"/>
                </w:rPr>
                <w:delText>Heat the mixture to 25±5℃. The mixture is allowed to react at 25±5℃ (target: 25℃).</w:delText>
              </w:r>
              <w:r w:rsidR="009478EE" w:rsidRPr="004B098E" w:rsidDel="00AD243C">
                <w:rPr>
                  <w:rFonts w:ascii="Times New Roman" w:hAnsi="Times New Roman" w:cs="Times New Roman"/>
                  <w:color w:val="000000" w:themeColor="text1"/>
                  <w:sz w:val="18"/>
                  <w:szCs w:val="18"/>
                </w:rPr>
                <w:delText xml:space="preserve"> O</w:delText>
              </w:r>
              <w:r w:rsidR="009478EE" w:rsidRPr="004B098E" w:rsidDel="00AD243C">
                <w:rPr>
                  <w:rFonts w:ascii="Times New Roman" w:eastAsia="仿宋_GB2312" w:hAnsi="Times New Roman" w:cs="Times New Roman"/>
                  <w:color w:val="000000" w:themeColor="text1"/>
                  <w:sz w:val="18"/>
                  <w:szCs w:val="18"/>
                </w:rPr>
                <w:delText xml:space="preserve">nce the total reaction time has reached 8h±15min, add additional 1.0 eq. OxymaPure and 1.0 V DMF (0.948 kg/kg) solution (the mixture should be prepared in </w:delText>
              </w:r>
            </w:del>
            <w:del w:id="6571" w:author="Xuning Wei12232" w:date="2026-07-27T15:33:00Z">
              <w:r w:rsidR="009478EE" w:rsidRPr="004B098E" w:rsidDel="006E09A4">
                <w:rPr>
                  <w:rFonts w:ascii="Times New Roman" w:hAnsi="Times New Roman" w:cs="Times New Roman"/>
                  <w:b/>
                  <w:color w:val="000000" w:themeColor="text1"/>
                  <w:sz w:val="18"/>
                  <w:szCs w:val="18"/>
                  <w:shd w:val="clear" w:color="auto" w:fill="FFFFFF"/>
                </w:rPr>
                <w:delText>TJ4S-1213-R21</w:delText>
              </w:r>
            </w:del>
            <w:del w:id="6572" w:author="Xuning Wei12232" w:date="2026-07-27T16:09:00Z">
              <w:r w:rsidR="009478EE" w:rsidRPr="004B098E" w:rsidDel="00AD243C">
                <w:rPr>
                  <w:rFonts w:ascii="Times New Roman" w:eastAsia="仿宋_GB2312" w:hAnsi="Times New Roman" w:cs="Times New Roman"/>
                  <w:color w:val="000000" w:themeColor="text1"/>
                  <w:sz w:val="18"/>
                  <w:szCs w:val="18"/>
                </w:rPr>
                <w:delText xml:space="preserve"> just before use) and 1.1eq. DIC, </w:delText>
              </w:r>
              <w:r w:rsidR="009478EE" w:rsidRPr="004B098E" w:rsidDel="00AD243C">
                <w:rPr>
                  <w:rFonts w:ascii="Times New Roman" w:eastAsia="仿宋_GB2312" w:hAnsi="Times New Roman" w:cs="Times New Roman" w:hint="eastAsia"/>
                  <w:color w:val="000000" w:themeColor="text1"/>
                  <w:sz w:val="18"/>
                  <w:szCs w:val="18"/>
                  <w:lang w:eastAsia="zh-CN"/>
                </w:rPr>
                <w:delText>after</w:delText>
              </w:r>
              <w:r w:rsidR="009478EE" w:rsidRPr="004B098E" w:rsidDel="00AD243C">
                <w:rPr>
                  <w:rFonts w:ascii="Times New Roman" w:eastAsia="仿宋_GB2312" w:hAnsi="Times New Roman" w:cs="Times New Roman"/>
                  <w:color w:val="000000" w:themeColor="text1"/>
                  <w:sz w:val="18"/>
                  <w:szCs w:val="18"/>
                </w:rPr>
                <w:delText xml:space="preserve"> 5h±15min (target: 5h). Stop stirring and turn off the nitrogen. Drain until there is no reaction mixture drip. Move to next operation.</w:delText>
              </w:r>
            </w:del>
          </w:p>
        </w:tc>
        <w:tc>
          <w:tcPr>
            <w:tcW w:w="1046" w:type="pct"/>
            <w:vMerge w:val="restart"/>
            <w:shd w:val="clear" w:color="auto" w:fill="FFFFFF" w:themeFill="background1"/>
            <w:vAlign w:val="center"/>
            <w:tcPrChange w:id="6573" w:author="Xuning Wei12232" w:date="2026-07-27T18:11:00Z">
              <w:tcPr>
                <w:tcW w:w="1049" w:type="pct"/>
                <w:gridSpan w:val="5"/>
                <w:vMerge w:val="restart"/>
                <w:shd w:val="clear" w:color="auto" w:fill="FFFFFF" w:themeFill="background1"/>
                <w:vAlign w:val="center"/>
              </w:tcPr>
            </w:tcPrChange>
          </w:tcPr>
          <w:p w14:paraId="102E1E69" w14:textId="77777777" w:rsidR="000B3418" w:rsidRPr="00032BAE" w:rsidRDefault="000B3418" w:rsidP="000B3418">
            <w:pPr>
              <w:rPr>
                <w:ins w:id="6574" w:author="Xuning Wei12232" w:date="2026-07-27T17:22:00Z"/>
                <w:rFonts w:ascii="Times New Roman" w:hAnsi="Times New Roman" w:cs="Times New Roman"/>
                <w:color w:val="auto"/>
                <w:sz w:val="18"/>
                <w:szCs w:val="18"/>
                <w:shd w:val="clear" w:color="auto" w:fill="FFFFFF"/>
              </w:rPr>
            </w:pPr>
            <w:ins w:id="6575"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4516DBF" w14:textId="77777777" w:rsidR="000B3418" w:rsidRPr="004634A5" w:rsidRDefault="000B3418" w:rsidP="000B3418">
            <w:pPr>
              <w:rPr>
                <w:ins w:id="6576" w:author="Xuning Wei12232" w:date="2026-07-27T17:22:00Z"/>
                <w:rFonts w:ascii="Times New Roman" w:eastAsiaTheme="minorEastAsia" w:hAnsi="Times New Roman" w:cs="Times New Roman"/>
                <w:color w:val="auto"/>
                <w:sz w:val="18"/>
                <w:szCs w:val="18"/>
                <w:shd w:val="clear" w:color="auto" w:fill="FFFFFF"/>
                <w:lang w:eastAsia="zh-CN"/>
              </w:rPr>
            </w:pPr>
            <w:ins w:id="6577"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52EC1CCA" w14:textId="77777777" w:rsidR="000B3418" w:rsidRPr="002B446D" w:rsidRDefault="000B3418" w:rsidP="000B3418">
            <w:pPr>
              <w:rPr>
                <w:ins w:id="6578" w:author="Xuning Wei12232" w:date="2026-07-27T17:22:00Z"/>
                <w:rFonts w:ascii="Times New Roman" w:hAnsi="Times New Roman" w:cs="Times New Roman"/>
                <w:color w:val="0000FF"/>
                <w:sz w:val="18"/>
                <w:szCs w:val="18"/>
                <w:shd w:val="clear" w:color="auto" w:fill="FFFFFF"/>
              </w:rPr>
            </w:pPr>
            <w:ins w:id="6579"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7195A82" w14:textId="77777777" w:rsidR="000B3418" w:rsidRPr="00032BAE" w:rsidRDefault="000B3418" w:rsidP="000B3418">
            <w:pPr>
              <w:rPr>
                <w:ins w:id="6580" w:author="Xuning Wei12232" w:date="2026-07-27T17:22:00Z"/>
                <w:rFonts w:ascii="Times New Roman" w:hAnsi="Times New Roman" w:cs="Times New Roman"/>
                <w:color w:val="auto"/>
                <w:sz w:val="18"/>
                <w:szCs w:val="18"/>
                <w:shd w:val="clear" w:color="auto" w:fill="FFFFFF"/>
              </w:rPr>
            </w:pPr>
            <w:ins w:id="6581" w:author="Xuning Wei12232" w:date="2026-07-27T17:22:00Z">
              <w:r w:rsidRPr="00032BAE">
                <w:rPr>
                  <w:rFonts w:ascii="Times New Roman" w:hAnsi="Times New Roman" w:cs="Times New Roman"/>
                  <w:color w:val="auto"/>
                  <w:sz w:val="18"/>
                  <w:szCs w:val="18"/>
                  <w:shd w:val="clear" w:color="auto" w:fill="FFFFFF"/>
                </w:rPr>
                <w:t>Sight glass: Glass</w:t>
              </w:r>
            </w:ins>
          </w:p>
          <w:p w14:paraId="32B200FF" w14:textId="77777777" w:rsidR="000B3418" w:rsidRPr="00032BAE" w:rsidRDefault="000B3418" w:rsidP="000B3418">
            <w:pPr>
              <w:rPr>
                <w:ins w:id="6582" w:author="Xuning Wei12232" w:date="2026-07-27T17:22:00Z"/>
                <w:rFonts w:ascii="Times New Roman" w:hAnsi="Times New Roman" w:cs="Times New Roman"/>
                <w:color w:val="auto"/>
                <w:sz w:val="18"/>
                <w:szCs w:val="18"/>
                <w:shd w:val="clear" w:color="auto" w:fill="FFFFFF"/>
              </w:rPr>
            </w:pPr>
            <w:ins w:id="6583"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71DD1352" w14:textId="77777777" w:rsidR="000B3418" w:rsidRPr="00032BAE" w:rsidRDefault="000B3418" w:rsidP="000B3418">
            <w:pPr>
              <w:rPr>
                <w:ins w:id="6584" w:author="Xuning Wei12232" w:date="2026-07-27T17:22:00Z"/>
                <w:rFonts w:ascii="Times New Roman" w:hAnsi="Times New Roman" w:cs="Times New Roman"/>
                <w:color w:val="auto"/>
                <w:sz w:val="18"/>
                <w:szCs w:val="18"/>
                <w:shd w:val="clear" w:color="auto" w:fill="FFFFFF"/>
              </w:rPr>
            </w:pPr>
            <w:ins w:id="6585"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93B2514" w14:textId="77777777" w:rsidR="000B3418" w:rsidRPr="00032BAE" w:rsidRDefault="000B3418" w:rsidP="000B3418">
            <w:pPr>
              <w:rPr>
                <w:ins w:id="6586" w:author="Xuning Wei12232" w:date="2026-07-27T17:22:00Z"/>
                <w:rFonts w:ascii="Times New Roman" w:hAnsi="Times New Roman" w:cs="Times New Roman"/>
                <w:color w:val="auto"/>
                <w:sz w:val="18"/>
                <w:szCs w:val="18"/>
                <w:shd w:val="clear" w:color="auto" w:fill="FFFFFF"/>
              </w:rPr>
            </w:pPr>
            <w:ins w:id="6587" w:author="Xuning Wei12232" w:date="2026-07-27T17:22:00Z">
              <w:r w:rsidRPr="00032BAE">
                <w:rPr>
                  <w:rFonts w:ascii="Times New Roman" w:hAnsi="Times New Roman" w:cs="Times New Roman"/>
                  <w:color w:val="auto"/>
                  <w:sz w:val="18"/>
                  <w:szCs w:val="18"/>
                  <w:shd w:val="clear" w:color="auto" w:fill="FFFFFF"/>
                </w:rPr>
                <w:t>Pipeline material: 316L</w:t>
              </w:r>
            </w:ins>
          </w:p>
          <w:p w14:paraId="7D0A4681" w14:textId="77777777" w:rsidR="000B3418" w:rsidRPr="00B37BAA" w:rsidRDefault="000B3418" w:rsidP="000B3418">
            <w:pPr>
              <w:rPr>
                <w:ins w:id="6588" w:author="Xuning Wei12232" w:date="2026-07-27T17:22:00Z"/>
                <w:rFonts w:ascii="Times New Roman" w:hAnsi="Times New Roman" w:cs="Times New Roman"/>
                <w:color w:val="FF0000"/>
                <w:sz w:val="18"/>
                <w:szCs w:val="18"/>
                <w:shd w:val="clear" w:color="auto" w:fill="FFFFFF"/>
                <w:rPrChange w:id="6589" w:author="Johan Granander" w:date="2026-07-28T15:03:00Z">
                  <w:rPr>
                    <w:ins w:id="6590" w:author="Xuning Wei12232" w:date="2026-07-27T17:22:00Z"/>
                    <w:rFonts w:ascii="Times New Roman" w:hAnsi="Times New Roman" w:cs="Times New Roman"/>
                    <w:color w:val="FF0000"/>
                    <w:sz w:val="18"/>
                    <w:szCs w:val="18"/>
                    <w:shd w:val="clear" w:color="auto" w:fill="FFFFFF"/>
                    <w:lang w:val="sv-SE"/>
                  </w:rPr>
                </w:rPrChange>
              </w:rPr>
            </w:pPr>
            <w:ins w:id="6591" w:author="Xuning Wei12232" w:date="2026-07-27T17:22:00Z">
              <w:r w:rsidRPr="00B37BAA">
                <w:rPr>
                  <w:rFonts w:ascii="Times New Roman" w:hAnsi="Times New Roman" w:cs="Times New Roman"/>
                  <w:color w:val="FF0000"/>
                  <w:sz w:val="18"/>
                  <w:szCs w:val="18"/>
                  <w:shd w:val="clear" w:color="auto" w:fill="FFFFFF"/>
                  <w:rPrChange w:id="6592" w:author="Johan Granander" w:date="2026-07-28T15:03: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0E3FC5B1" w14:textId="77777777" w:rsidR="000B3418" w:rsidRPr="00B37BAA" w:rsidRDefault="000B3418" w:rsidP="000B3418">
            <w:pPr>
              <w:rPr>
                <w:ins w:id="6593" w:author="Xuning Wei12232" w:date="2026-07-27T17:22:00Z"/>
                <w:rFonts w:ascii="Times New Roman" w:hAnsi="Times New Roman" w:cs="Times New Roman"/>
                <w:color w:val="auto"/>
                <w:sz w:val="18"/>
                <w:szCs w:val="18"/>
                <w:shd w:val="clear" w:color="auto" w:fill="FFFFFF"/>
                <w:rPrChange w:id="6594" w:author="Johan Granander" w:date="2026-07-28T15:03:00Z">
                  <w:rPr>
                    <w:ins w:id="6595" w:author="Xuning Wei12232" w:date="2026-07-27T17:22:00Z"/>
                    <w:rFonts w:ascii="Times New Roman" w:hAnsi="Times New Roman" w:cs="Times New Roman"/>
                    <w:color w:val="auto"/>
                    <w:sz w:val="18"/>
                    <w:szCs w:val="18"/>
                    <w:shd w:val="clear" w:color="auto" w:fill="FFFFFF"/>
                    <w:lang w:val="sv-SE"/>
                  </w:rPr>
                </w:rPrChange>
              </w:rPr>
            </w:pPr>
            <w:ins w:id="6596" w:author="Xuning Wei12232" w:date="2026-07-27T17:22:00Z">
              <w:r w:rsidRPr="00B37BAA">
                <w:rPr>
                  <w:rFonts w:ascii="Times New Roman" w:hAnsi="Times New Roman" w:cs="Times New Roman"/>
                  <w:color w:val="auto"/>
                  <w:sz w:val="18"/>
                  <w:szCs w:val="18"/>
                  <w:shd w:val="clear" w:color="auto" w:fill="FFFFFF"/>
                  <w:rPrChange w:id="6597" w:author="Johan Granander" w:date="2026-07-28T15:03:00Z">
                    <w:rPr>
                      <w:rFonts w:ascii="Times New Roman" w:hAnsi="Times New Roman" w:cs="Times New Roman"/>
                      <w:color w:val="auto"/>
                      <w:sz w:val="18"/>
                      <w:szCs w:val="18"/>
                      <w:shd w:val="clear" w:color="auto" w:fill="FFFFFF"/>
                      <w:lang w:val="sv-SE"/>
                    </w:rPr>
                  </w:rPrChange>
                </w:rPr>
                <w:t>Mass flow meter: SS</w:t>
              </w:r>
            </w:ins>
          </w:p>
          <w:p w14:paraId="3F8FD079" w14:textId="77777777" w:rsidR="000B3418" w:rsidRPr="00032BAE" w:rsidRDefault="000B3418" w:rsidP="000B3418">
            <w:pPr>
              <w:rPr>
                <w:ins w:id="6598" w:author="Xuning Wei12232" w:date="2026-07-27T17:22:00Z"/>
                <w:rFonts w:ascii="Times New Roman" w:hAnsi="Times New Roman" w:cs="Times New Roman"/>
                <w:b/>
                <w:color w:val="auto"/>
                <w:sz w:val="18"/>
                <w:szCs w:val="18"/>
                <w:shd w:val="clear" w:color="auto" w:fill="FFFFFF"/>
              </w:rPr>
            </w:pPr>
            <w:ins w:id="6599"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0B3D7C24" w14:textId="77777777" w:rsidR="000B3418" w:rsidRPr="00032BAE" w:rsidRDefault="000B3418" w:rsidP="000B3418">
            <w:pPr>
              <w:rPr>
                <w:ins w:id="6600" w:author="Xuning Wei12232" w:date="2026-07-27T17:22:00Z"/>
                <w:rFonts w:ascii="Times New Roman" w:eastAsiaTheme="minorEastAsia" w:hAnsi="Times New Roman" w:cs="Times New Roman"/>
                <w:color w:val="auto"/>
                <w:sz w:val="18"/>
                <w:szCs w:val="18"/>
                <w:shd w:val="clear" w:color="auto" w:fill="FFFFFF"/>
                <w:lang w:eastAsia="zh-CN"/>
              </w:rPr>
            </w:pPr>
            <w:ins w:id="6601"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50D01DCF" w14:textId="77777777" w:rsidR="000B3418" w:rsidRDefault="000B3418" w:rsidP="000B3418">
            <w:pPr>
              <w:rPr>
                <w:ins w:id="6602" w:author="Xuning Wei12232" w:date="2026-07-27T17:22:00Z"/>
                <w:rFonts w:ascii="Times New Roman" w:hAnsi="Times New Roman" w:cs="Times New Roman"/>
                <w:color w:val="auto"/>
                <w:sz w:val="18"/>
                <w:szCs w:val="18"/>
                <w:shd w:val="clear" w:color="auto" w:fill="FFFFFF"/>
              </w:rPr>
            </w:pPr>
            <w:ins w:id="6603"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70CFA0D3" w14:textId="5B1478E5" w:rsidR="005E21AC" w:rsidRPr="00032BAE" w:rsidDel="000B3418" w:rsidRDefault="000B3418" w:rsidP="000B3418">
            <w:pPr>
              <w:jc w:val="both"/>
              <w:rPr>
                <w:del w:id="6604" w:author="Xuning Wei12232" w:date="2026-07-27T17:22:00Z"/>
                <w:rFonts w:ascii="Times New Roman" w:hAnsi="Times New Roman" w:cs="Times New Roman"/>
                <w:color w:val="auto"/>
                <w:sz w:val="18"/>
                <w:szCs w:val="18"/>
                <w:shd w:val="clear" w:color="auto" w:fill="FFFFFF"/>
              </w:rPr>
            </w:pPr>
            <w:ins w:id="6605"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6606" w:author="Xuning Wei12232" w:date="2026-07-27T17:22:00Z">
              <w:r w:rsidR="005E21AC" w:rsidRPr="00032BAE" w:rsidDel="000B3418">
                <w:rPr>
                  <w:rFonts w:ascii="Times New Roman" w:hAnsi="Times New Roman" w:cs="Times New Roman"/>
                  <w:color w:val="auto"/>
                  <w:sz w:val="18"/>
                  <w:szCs w:val="18"/>
                  <w:shd w:val="clear" w:color="auto" w:fill="FFFFFF"/>
                </w:rPr>
                <w:delText>Transfer pump material:SS</w:delText>
              </w:r>
            </w:del>
            <w:ins w:id="6607" w:author="Johan Granander" w:date="2026-05-04T11:53:00Z">
              <w:del w:id="6608" w:author="Xuning Wei12232" w:date="2026-07-27T17:22:00Z">
                <w:r w:rsidR="00570E05" w:rsidRPr="00032BAE" w:rsidDel="000B3418">
                  <w:rPr>
                    <w:rFonts w:ascii="Times New Roman" w:hAnsi="Times New Roman" w:cs="Times New Roman"/>
                    <w:color w:val="auto"/>
                    <w:sz w:val="18"/>
                    <w:szCs w:val="18"/>
                    <w:shd w:val="clear" w:color="auto" w:fill="FFFFFF"/>
                  </w:rPr>
                  <w:delText>material: SS</w:delText>
                </w:r>
              </w:del>
            </w:ins>
            <w:del w:id="6609" w:author="Xuning Wei12232" w:date="2026-07-27T17:22:00Z">
              <w:r w:rsidR="005E21AC" w:rsidRPr="00032BAE" w:rsidDel="000B3418">
                <w:rPr>
                  <w:rFonts w:ascii="Times New Roman" w:hAnsi="Times New Roman" w:cs="Times New Roman"/>
                  <w:color w:val="auto"/>
                  <w:sz w:val="18"/>
                  <w:szCs w:val="18"/>
                  <w:shd w:val="clear" w:color="auto" w:fill="FFFFFF"/>
                </w:rPr>
                <w:delText>316+PTFE</w:delText>
              </w:r>
            </w:del>
          </w:p>
          <w:p w14:paraId="6859AAEC" w14:textId="57FA1E6D" w:rsidR="005E21AC" w:rsidRPr="00032BAE" w:rsidDel="000B3418" w:rsidRDefault="005E21AC" w:rsidP="0030647B">
            <w:pPr>
              <w:jc w:val="both"/>
              <w:rPr>
                <w:del w:id="6610" w:author="Xuning Wei12232" w:date="2026-07-27T17:22:00Z"/>
                <w:rFonts w:ascii="Times New Roman" w:eastAsia="仿宋_GB2312" w:hAnsi="Times New Roman" w:cs="Times New Roman"/>
                <w:color w:val="auto"/>
                <w:sz w:val="18"/>
                <w:szCs w:val="18"/>
              </w:rPr>
            </w:pPr>
            <w:del w:id="6611"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52FF0BB5" w14:textId="522527D7" w:rsidR="005E21AC" w:rsidRPr="00B37BAA" w:rsidDel="000B3418" w:rsidRDefault="005E21AC" w:rsidP="0030647B">
            <w:pPr>
              <w:jc w:val="both"/>
              <w:rPr>
                <w:del w:id="6612" w:author="Xuning Wei12232" w:date="2026-07-27T17:22:00Z"/>
                <w:rFonts w:ascii="Times New Roman" w:eastAsia="仿宋_GB2312" w:hAnsi="Times New Roman" w:cs="Times New Roman"/>
                <w:color w:val="auto"/>
                <w:sz w:val="18"/>
                <w:szCs w:val="18"/>
                <w:lang w:val="en-IE"/>
                <w:rPrChange w:id="6613" w:author="Johan Granander" w:date="2026-07-28T15:03:00Z">
                  <w:rPr>
                    <w:del w:id="6614" w:author="Xuning Wei12232" w:date="2026-07-27T17:22:00Z"/>
                    <w:rFonts w:ascii="Times New Roman" w:eastAsia="仿宋_GB2312" w:hAnsi="Times New Roman" w:cs="Times New Roman"/>
                    <w:color w:val="auto"/>
                    <w:sz w:val="18"/>
                    <w:szCs w:val="18"/>
                  </w:rPr>
                </w:rPrChange>
              </w:rPr>
            </w:pPr>
            <w:del w:id="6615" w:author="Xuning Wei12232" w:date="2026-07-27T17:22:00Z">
              <w:r w:rsidRPr="00B37BAA" w:rsidDel="000B3418">
                <w:rPr>
                  <w:rFonts w:ascii="Times New Roman" w:hAnsi="Times New Roman" w:cs="Times New Roman"/>
                  <w:color w:val="auto"/>
                  <w:sz w:val="18"/>
                  <w:szCs w:val="18"/>
                  <w:shd w:val="clear" w:color="auto" w:fill="FFFFFF"/>
                  <w:lang w:val="en-IE"/>
                  <w:rPrChange w:id="6616" w:author="Johan Granander" w:date="2026-07-28T15:03:00Z">
                    <w:rPr>
                      <w:rFonts w:ascii="Times New Roman" w:hAnsi="Times New Roman" w:cs="Times New Roman"/>
                      <w:color w:val="auto"/>
                      <w:sz w:val="18"/>
                      <w:szCs w:val="18"/>
                      <w:shd w:val="clear" w:color="auto" w:fill="FFFFFF"/>
                    </w:rPr>
                  </w:rPrChange>
                </w:rPr>
                <w:delText xml:space="preserve">Gasket: </w:delText>
              </w:r>
              <w:r w:rsidRPr="00B37BAA" w:rsidDel="000B3418">
                <w:rPr>
                  <w:rFonts w:ascii="Times New Roman" w:eastAsia="仿宋_GB2312" w:hAnsi="Times New Roman" w:cs="Times New Roman"/>
                  <w:color w:val="auto"/>
                  <w:sz w:val="18"/>
                  <w:szCs w:val="18"/>
                  <w:lang w:val="en-IE"/>
                  <w:rPrChange w:id="6617" w:author="Johan Granander" w:date="2026-07-28T15:03:00Z">
                    <w:rPr>
                      <w:rFonts w:ascii="Times New Roman" w:eastAsia="仿宋_GB2312" w:hAnsi="Times New Roman" w:cs="Times New Roman"/>
                      <w:color w:val="auto"/>
                      <w:sz w:val="18"/>
                      <w:szCs w:val="18"/>
                    </w:rPr>
                  </w:rPrChange>
                </w:rPr>
                <w:delText>PTFE</w:delText>
              </w:r>
            </w:del>
          </w:p>
          <w:p w14:paraId="1D70EEC8" w14:textId="308E6747" w:rsidR="005E21AC" w:rsidRPr="00B37BAA" w:rsidDel="000B3418" w:rsidRDefault="005E21AC" w:rsidP="0030647B">
            <w:pPr>
              <w:jc w:val="both"/>
              <w:rPr>
                <w:del w:id="6618" w:author="Xuning Wei12232" w:date="2026-07-27T17:22:00Z"/>
                <w:rFonts w:ascii="Times New Roman" w:hAnsi="Times New Roman" w:cs="Times New Roman"/>
                <w:color w:val="auto"/>
                <w:sz w:val="18"/>
                <w:szCs w:val="18"/>
                <w:shd w:val="clear" w:color="auto" w:fill="FFFFFF"/>
                <w:lang w:val="en-IE"/>
                <w:rPrChange w:id="6619" w:author="Johan Granander" w:date="2026-07-28T15:03:00Z">
                  <w:rPr>
                    <w:del w:id="6620" w:author="Xuning Wei12232" w:date="2026-07-27T17:22:00Z"/>
                    <w:rFonts w:ascii="Times New Roman" w:hAnsi="Times New Roman" w:cs="Times New Roman"/>
                    <w:color w:val="auto"/>
                    <w:sz w:val="18"/>
                    <w:szCs w:val="18"/>
                    <w:shd w:val="clear" w:color="auto" w:fill="FFFFFF"/>
                  </w:rPr>
                </w:rPrChange>
              </w:rPr>
            </w:pPr>
            <w:del w:id="6621" w:author="Xuning Wei12232" w:date="2026-07-27T17:22:00Z">
              <w:r w:rsidRPr="00B37BAA" w:rsidDel="000B3418">
                <w:rPr>
                  <w:rFonts w:ascii="Times New Roman" w:hAnsi="Times New Roman" w:cs="Times New Roman"/>
                  <w:color w:val="auto"/>
                  <w:sz w:val="18"/>
                  <w:szCs w:val="18"/>
                  <w:shd w:val="clear" w:color="auto" w:fill="FFFFFF"/>
                  <w:lang w:val="en-IE"/>
                  <w:rPrChange w:id="6622" w:author="Johan Granander" w:date="2026-07-28T15:03:00Z">
                    <w:rPr>
                      <w:rFonts w:ascii="Times New Roman" w:hAnsi="Times New Roman" w:cs="Times New Roman"/>
                      <w:color w:val="auto"/>
                      <w:sz w:val="18"/>
                      <w:szCs w:val="18"/>
                      <w:shd w:val="clear" w:color="auto" w:fill="FFFFFF"/>
                    </w:rPr>
                  </w:rPrChange>
                </w:rPr>
                <w:delText>Sight glass: Glass</w:delText>
              </w:r>
            </w:del>
          </w:p>
          <w:p w14:paraId="108521D6" w14:textId="69893DD0" w:rsidR="005E21AC" w:rsidRPr="00B37BAA" w:rsidDel="000B3418" w:rsidRDefault="005E21AC" w:rsidP="0030647B">
            <w:pPr>
              <w:jc w:val="both"/>
              <w:rPr>
                <w:del w:id="6623" w:author="Xuning Wei12232" w:date="2026-07-27T17:22:00Z"/>
                <w:rFonts w:ascii="Times New Roman" w:eastAsia="仿宋_GB2312" w:hAnsi="Times New Roman" w:cs="Times New Roman"/>
                <w:color w:val="auto"/>
                <w:sz w:val="18"/>
                <w:szCs w:val="18"/>
                <w:lang w:val="en-IE"/>
                <w:rPrChange w:id="6624" w:author="Johan Granander" w:date="2026-07-28T15:03:00Z">
                  <w:rPr>
                    <w:del w:id="6625" w:author="Xuning Wei12232" w:date="2026-07-27T17:22:00Z"/>
                    <w:rFonts w:ascii="Times New Roman" w:eastAsia="仿宋_GB2312" w:hAnsi="Times New Roman" w:cs="Times New Roman"/>
                    <w:color w:val="auto"/>
                    <w:sz w:val="18"/>
                    <w:szCs w:val="18"/>
                  </w:rPr>
                </w:rPrChange>
              </w:rPr>
            </w:pPr>
            <w:del w:id="6626" w:author="Xuning Wei12232" w:date="2026-07-27T17:22:00Z">
              <w:r w:rsidRPr="00B37BAA" w:rsidDel="000B3418">
                <w:rPr>
                  <w:rFonts w:ascii="Times New Roman" w:hAnsi="Times New Roman" w:cs="Times New Roman"/>
                  <w:color w:val="auto"/>
                  <w:sz w:val="18"/>
                  <w:szCs w:val="18"/>
                  <w:shd w:val="clear" w:color="auto" w:fill="FFFFFF"/>
                  <w:lang w:val="en-IE"/>
                  <w:rPrChange w:id="6627" w:author="Johan Granander" w:date="2026-07-28T15:03:00Z">
                    <w:rPr>
                      <w:rFonts w:ascii="Times New Roman" w:hAnsi="Times New Roman" w:cs="Times New Roman"/>
                      <w:color w:val="auto"/>
                      <w:sz w:val="18"/>
                      <w:szCs w:val="18"/>
                      <w:shd w:val="clear" w:color="auto" w:fill="FFFFFF"/>
                    </w:rPr>
                  </w:rPrChange>
                </w:rPr>
                <w:delText>Valve:</w:delText>
              </w:r>
              <w:r w:rsidRPr="00B37BAA" w:rsidDel="000B3418">
                <w:rPr>
                  <w:rFonts w:ascii="Times New Roman" w:eastAsia="仿宋_GB2312" w:hAnsi="Times New Roman" w:cs="Times New Roman"/>
                  <w:color w:val="auto"/>
                  <w:sz w:val="18"/>
                  <w:szCs w:val="18"/>
                  <w:lang w:val="en-IE"/>
                  <w:rPrChange w:id="6628" w:author="Johan Granander" w:date="2026-07-28T15:03:00Z">
                    <w:rPr>
                      <w:rFonts w:ascii="Times New Roman" w:eastAsia="仿宋_GB2312" w:hAnsi="Times New Roman" w:cs="Times New Roman"/>
                      <w:color w:val="auto"/>
                      <w:sz w:val="18"/>
                      <w:szCs w:val="18"/>
                    </w:rPr>
                  </w:rPrChange>
                </w:rPr>
                <w:delText xml:space="preserve"> 316L</w:delText>
              </w:r>
            </w:del>
          </w:p>
          <w:p w14:paraId="70EFCF34" w14:textId="0D786115" w:rsidR="00C65197" w:rsidRPr="004634A5" w:rsidDel="000B3418" w:rsidRDefault="005E21AC" w:rsidP="00C65197">
            <w:pPr>
              <w:jc w:val="both"/>
              <w:rPr>
                <w:del w:id="6629" w:author="Xuning Wei12232" w:date="2026-07-27T17:22:00Z"/>
                <w:rFonts w:ascii="Times New Roman" w:eastAsiaTheme="minorEastAsia" w:hAnsi="Times New Roman" w:cs="Times New Roman"/>
                <w:color w:val="auto"/>
                <w:sz w:val="18"/>
                <w:szCs w:val="18"/>
                <w:shd w:val="clear" w:color="auto" w:fill="FFFFFF"/>
                <w:lang w:eastAsia="zh-CN"/>
              </w:rPr>
            </w:pPr>
            <w:del w:id="6630"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Del="000B3418">
                <w:rPr>
                  <w:rFonts w:ascii="Times New Roman" w:hAnsi="Times New Roman" w:cs="Times New Roman"/>
                  <w:color w:val="auto"/>
                  <w:sz w:val="18"/>
                  <w:szCs w:val="18"/>
                  <w:shd w:val="clear" w:color="auto" w:fill="FFFFFF"/>
                </w:rPr>
                <w:br/>
              </w:r>
              <w:r w:rsidR="00C65197" w:rsidRPr="002B446D" w:rsidDel="000B3418">
                <w:rPr>
                  <w:rFonts w:ascii="Times New Roman" w:hAnsi="Times New Roman" w:cs="Times New Roman"/>
                  <w:color w:val="0000FF"/>
                  <w:sz w:val="18"/>
                  <w:szCs w:val="18"/>
                  <w:shd w:val="clear" w:color="auto" w:fill="FFFFFF"/>
                </w:rPr>
                <w:delText>Sieve plate: HC-22</w:delText>
              </w:r>
            </w:del>
          </w:p>
          <w:p w14:paraId="3AECF8C6" w14:textId="41A54215" w:rsidR="00C65197" w:rsidRPr="00C65197" w:rsidDel="000B3418" w:rsidRDefault="00C65197" w:rsidP="00C65197">
            <w:pPr>
              <w:jc w:val="both"/>
              <w:rPr>
                <w:del w:id="6631" w:author="Xuning Wei12232" w:date="2026-07-27T17:22:00Z"/>
                <w:rFonts w:ascii="Times New Roman" w:hAnsi="Times New Roman" w:cs="Times New Roman"/>
                <w:color w:val="0000FF"/>
                <w:sz w:val="18"/>
                <w:szCs w:val="18"/>
                <w:shd w:val="clear" w:color="auto" w:fill="FFFFFF"/>
              </w:rPr>
            </w:pPr>
            <w:del w:id="6632"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00D3CC03" w14:textId="17CDBE97" w:rsidR="005E21AC" w:rsidRPr="00032BAE" w:rsidDel="000B3418" w:rsidRDefault="005E21AC" w:rsidP="0030647B">
            <w:pPr>
              <w:jc w:val="both"/>
              <w:rPr>
                <w:del w:id="6633" w:author="Xuning Wei12232" w:date="2026-07-27T17:22:00Z"/>
                <w:rFonts w:ascii="Times New Roman" w:hAnsi="Times New Roman" w:cs="Times New Roman"/>
                <w:color w:val="auto"/>
                <w:sz w:val="18"/>
                <w:szCs w:val="18"/>
                <w:shd w:val="clear" w:color="auto" w:fill="FFFFFF"/>
              </w:rPr>
            </w:pPr>
            <w:del w:id="6634" w:author="Xuning Wei12232" w:date="2026-07-27T17:22:00Z">
              <w:r w:rsidRPr="00032BAE" w:rsidDel="000B3418">
                <w:rPr>
                  <w:rFonts w:ascii="Times New Roman" w:hAnsi="Times New Roman" w:cs="Times New Roman"/>
                  <w:color w:val="auto"/>
                  <w:sz w:val="18"/>
                  <w:szCs w:val="18"/>
                  <w:shd w:val="clear" w:color="auto" w:fill="FFFFFF"/>
                </w:rPr>
                <w:delText>Sampling pipeline: SS</w:delText>
              </w:r>
            </w:del>
          </w:p>
          <w:p w14:paraId="5E8E14AB" w14:textId="4B156E1D" w:rsidR="005E21AC" w:rsidRPr="00032BAE" w:rsidRDefault="005E21AC" w:rsidP="0030647B">
            <w:pPr>
              <w:jc w:val="both"/>
              <w:rPr>
                <w:rFonts w:ascii="Times New Roman" w:eastAsia="FangSong" w:hAnsi="Times New Roman" w:cs="Times New Roman"/>
                <w:color w:val="auto"/>
                <w:sz w:val="18"/>
                <w:szCs w:val="18"/>
                <w:lang w:eastAsia="zh-CN"/>
              </w:rPr>
            </w:pPr>
            <w:del w:id="6635"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6636" w:author="Xuning Wei12232" w:date="2026-07-27T18:11:00Z">
              <w:tcPr>
                <w:tcW w:w="388" w:type="pct"/>
                <w:gridSpan w:val="4"/>
                <w:vMerge w:val="restart"/>
                <w:shd w:val="clear" w:color="auto" w:fill="FFFFFF" w:themeFill="background1"/>
                <w:vAlign w:val="center"/>
              </w:tcPr>
            </w:tcPrChange>
          </w:tcPr>
          <w:p w14:paraId="0BBBBE43" w14:textId="77777777" w:rsidR="005E21AC" w:rsidRPr="00032BAE" w:rsidRDefault="005E21AC"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6637" w:author="Xuning Wei12232" w:date="2026-07-27T18:11:00Z">
              <w:tcPr>
                <w:tcW w:w="354" w:type="pct"/>
                <w:gridSpan w:val="3"/>
                <w:vMerge w:val="restart"/>
                <w:shd w:val="clear" w:color="auto" w:fill="FFFFFF" w:themeFill="background1"/>
                <w:vAlign w:val="center"/>
              </w:tcPr>
            </w:tcPrChange>
          </w:tcPr>
          <w:p w14:paraId="3C7ED786" w14:textId="77777777" w:rsidR="005E21AC" w:rsidRPr="00032BAE" w:rsidRDefault="005E21AC"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6638" w:author="Xuning Wei12232" w:date="2026-07-27T18:11:00Z">
              <w:tcPr>
                <w:tcW w:w="322" w:type="pct"/>
                <w:gridSpan w:val="3"/>
                <w:vAlign w:val="center"/>
              </w:tcPr>
            </w:tcPrChange>
          </w:tcPr>
          <w:p w14:paraId="691EF895" w14:textId="77777777" w:rsidR="005E21AC"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83705448"/>
                <w14:checkbox>
                  <w14:checked w14:val="1"/>
                  <w14:checkedState w14:val="2612" w14:font="MS Gothic"/>
                  <w14:uncheckedState w14:val="2610" w14:font="MS Gothic"/>
                </w14:checkbox>
              </w:sdtPr>
              <w:sdtEndPr/>
              <w:sdtContent>
                <w:r w:rsidR="005E21AC" w:rsidRPr="00032BAE">
                  <w:rPr>
                    <w:rFonts w:ascii="Segoe UI Symbol" w:eastAsia="仿宋_GB2312" w:hAnsi="Segoe UI Symbol" w:cs="Segoe UI Symbol"/>
                    <w:color w:val="auto"/>
                    <w:sz w:val="18"/>
                    <w:szCs w:val="18"/>
                  </w:rPr>
                  <w:t>☒</w:t>
                </w:r>
              </w:sdtContent>
            </w:sdt>
            <w:r w:rsidR="005E21AC" w:rsidRPr="00032BAE">
              <w:rPr>
                <w:rFonts w:ascii="Times New Roman" w:eastAsia="仿宋_GB2312" w:hAnsi="Times New Roman" w:cs="Times New Roman"/>
                <w:color w:val="auto"/>
                <w:sz w:val="18"/>
                <w:szCs w:val="18"/>
              </w:rPr>
              <w:t>Yes</w:t>
            </w:r>
          </w:p>
        </w:tc>
        <w:tc>
          <w:tcPr>
            <w:tcW w:w="638" w:type="pct"/>
            <w:vAlign w:val="center"/>
            <w:tcPrChange w:id="6639" w:author="Xuning Wei12232" w:date="2026-07-27T18:11:00Z">
              <w:tcPr>
                <w:tcW w:w="733" w:type="pct"/>
                <w:gridSpan w:val="3"/>
                <w:vAlign w:val="center"/>
              </w:tcPr>
            </w:tcPrChange>
          </w:tcPr>
          <w:p w14:paraId="64336237" w14:textId="77777777" w:rsidR="005E21AC"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50786800"/>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color w:val="auto"/>
                    <w:sz w:val="18"/>
                    <w:szCs w:val="18"/>
                  </w:rPr>
                  <w:t>☐</w:t>
                </w:r>
              </w:sdtContent>
            </w:sdt>
            <w:r w:rsidR="005E21AC"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6640" w:author="Xuning Wei12232" w:date="2026-07-27T18:11:00Z">
              <w:tcPr>
                <w:tcW w:w="654" w:type="pct"/>
                <w:vMerge w:val="restart"/>
                <w:vAlign w:val="center"/>
              </w:tcPr>
            </w:tcPrChange>
          </w:tcPr>
          <w:p w14:paraId="7EDD4276" w14:textId="77777777" w:rsidR="005E21AC"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941257976"/>
                <w14:checkbox>
                  <w14:checked w14:val="0"/>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proofErr w:type="spellStart"/>
            <w:r w:rsidR="005E21AC" w:rsidRPr="00032BAE">
              <w:rPr>
                <w:rFonts w:ascii="Times New Roman" w:eastAsia="仿宋_GB2312" w:hAnsi="Times New Roman" w:cs="Times New Roman"/>
                <w:color w:val="auto"/>
                <w:kern w:val="0"/>
                <w:sz w:val="18"/>
                <w:szCs w:val="18"/>
                <w:lang w:eastAsia="zh-CN"/>
              </w:rPr>
              <w:t>Asymchem</w:t>
            </w:r>
            <w:proofErr w:type="spellEnd"/>
            <w:r w:rsidR="005E21AC" w:rsidRPr="00032BAE">
              <w:rPr>
                <w:rFonts w:ascii="Times New Roman" w:eastAsia="仿宋_GB2312" w:hAnsi="Times New Roman" w:cs="Times New Roman"/>
                <w:color w:val="auto"/>
                <w:kern w:val="0"/>
                <w:sz w:val="18"/>
                <w:szCs w:val="18"/>
                <w:lang w:eastAsia="zh-CN"/>
              </w:rPr>
              <w:t xml:space="preserve"> R&amp;D Lab:</w:t>
            </w:r>
            <w:r w:rsidR="005E21AC" w:rsidRPr="00032BAE">
              <w:rPr>
                <w:rFonts w:ascii="Times New Roman" w:eastAsia="仿宋_GB2312" w:hAnsi="Times New Roman" w:cs="Times New Roman"/>
                <w:color w:val="auto"/>
                <w:kern w:val="0"/>
                <w:sz w:val="18"/>
                <w:szCs w:val="18"/>
                <w:u w:val="single"/>
                <w:lang w:eastAsia="zh-CN"/>
              </w:rPr>
              <w:t xml:space="preserve"> N/A </w:t>
            </w:r>
          </w:p>
          <w:p w14:paraId="094BB12A" w14:textId="7C66447A" w:rsidR="005E21AC"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89960116"/>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proofErr w:type="spellStart"/>
            <w:r w:rsidR="005E21AC" w:rsidRPr="00032BAE">
              <w:rPr>
                <w:rFonts w:ascii="Times New Roman" w:eastAsia="仿宋_GB2312" w:hAnsi="Times New Roman" w:cs="Times New Roman"/>
                <w:color w:val="auto"/>
                <w:kern w:val="0"/>
                <w:sz w:val="18"/>
                <w:szCs w:val="18"/>
                <w:lang w:eastAsia="zh-CN"/>
              </w:rPr>
              <w:t>Asymchem</w:t>
            </w:r>
            <w:proofErr w:type="spellEnd"/>
            <w:r w:rsidR="005E21AC" w:rsidRPr="00032BAE">
              <w:rPr>
                <w:rFonts w:ascii="Times New Roman" w:eastAsia="仿宋_GB2312" w:hAnsi="Times New Roman" w:cs="Times New Roman"/>
                <w:color w:val="auto"/>
                <w:kern w:val="0"/>
                <w:sz w:val="18"/>
                <w:szCs w:val="18"/>
                <w:lang w:eastAsia="zh-CN"/>
              </w:rPr>
              <w:t xml:space="preserve"> Production data, Lot Number:</w:t>
            </w:r>
            <w:r w:rsidR="005E21AC" w:rsidRPr="00032BAE">
              <w:rPr>
                <w:rFonts w:ascii="Times New Roman" w:eastAsia="仿宋_GB2312" w:hAnsi="Times New Roman" w:cs="Times New Roman"/>
                <w:color w:val="auto"/>
                <w:kern w:val="0"/>
                <w:sz w:val="18"/>
                <w:szCs w:val="18"/>
                <w:u w:val="single"/>
                <w:lang w:eastAsia="zh-CN"/>
              </w:rPr>
              <w:t xml:space="preserve">   </w:t>
            </w:r>
            <w:del w:id="6641" w:author="Xuning Wei12232" w:date="2026-07-27T17:56:00Z">
              <w:r w:rsidR="005E21AC" w:rsidRPr="00032BAE" w:rsidDel="00F338FC">
                <w:rPr>
                  <w:rFonts w:ascii="Times New Roman" w:eastAsia="仿宋_GB2312" w:hAnsi="Times New Roman" w:cs="Times New Roman"/>
                  <w:color w:val="auto"/>
                  <w:kern w:val="0"/>
                  <w:sz w:val="18"/>
                  <w:szCs w:val="18"/>
                  <w:u w:val="single"/>
                  <w:lang w:eastAsia="zh-CN"/>
                </w:rPr>
                <w:delText>CPo140020-02-01-02</w:delText>
              </w:r>
            </w:del>
            <w:ins w:id="6642"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5E21AC" w:rsidRPr="00032BAE">
              <w:rPr>
                <w:rFonts w:ascii="Times New Roman" w:eastAsia="仿宋_GB2312" w:hAnsi="Times New Roman" w:cs="Times New Roman"/>
                <w:color w:val="auto"/>
                <w:kern w:val="0"/>
                <w:sz w:val="18"/>
                <w:szCs w:val="18"/>
                <w:u w:val="single"/>
                <w:lang w:eastAsia="zh-CN"/>
              </w:rPr>
              <w:t xml:space="preserve">    </w:t>
            </w:r>
          </w:p>
          <w:p w14:paraId="37D85B52" w14:textId="77777777" w:rsidR="005E21AC"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132053622"/>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r w:rsidR="005E21AC" w:rsidRPr="00032BAE">
              <w:rPr>
                <w:rFonts w:ascii="Times New Roman" w:eastAsia="仿宋_GB2312" w:hAnsi="Times New Roman" w:cs="Times New Roman"/>
                <w:color w:val="auto"/>
                <w:kern w:val="0"/>
                <w:sz w:val="18"/>
                <w:szCs w:val="18"/>
                <w:lang w:eastAsia="zh-CN"/>
              </w:rPr>
              <w:t>Supplier data:</w:t>
            </w:r>
            <w:r w:rsidR="005E21AC" w:rsidRPr="00032BAE">
              <w:rPr>
                <w:rFonts w:ascii="Times New Roman" w:eastAsia="仿宋_GB2312" w:hAnsi="Times New Roman" w:cs="Times New Roman"/>
                <w:color w:val="auto"/>
                <w:kern w:val="0"/>
                <w:sz w:val="18"/>
                <w:szCs w:val="18"/>
                <w:u w:val="single"/>
                <w:lang w:eastAsia="zh-CN"/>
              </w:rPr>
              <w:t xml:space="preserve"> N/A</w:t>
            </w:r>
            <w:r w:rsidR="005E21AC" w:rsidRPr="00032BAE">
              <w:rPr>
                <w:rFonts w:ascii="Times New Roman" w:eastAsia="仿宋_GB2312" w:hAnsi="Times New Roman" w:cs="Times New Roman"/>
                <w:color w:val="auto"/>
                <w:kern w:val="0"/>
                <w:sz w:val="18"/>
                <w:szCs w:val="18"/>
                <w:lang w:eastAsia="zh-CN"/>
              </w:rPr>
              <w:t xml:space="preserve"> </w:t>
            </w:r>
          </w:p>
          <w:p w14:paraId="02342213" w14:textId="50593930" w:rsidR="005E21AC"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41969370"/>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r w:rsidR="005E21AC" w:rsidRPr="00032BAE">
              <w:rPr>
                <w:rFonts w:ascii="Times New Roman" w:eastAsia="仿宋_GB2312" w:hAnsi="Times New Roman" w:cs="Times New Roman"/>
                <w:color w:val="auto"/>
                <w:sz w:val="18"/>
                <w:szCs w:val="18"/>
                <w:lang w:eastAsia="zh-CN"/>
              </w:rPr>
              <w:t>Handbook &amp; Page:</w:t>
            </w:r>
            <w:r w:rsidR="005E21AC" w:rsidRPr="00032BAE">
              <w:rPr>
                <w:rFonts w:ascii="Times New Roman" w:eastAsia="仿宋_GB2312" w:hAnsi="Times New Roman" w:cs="Times New Roman"/>
                <w:color w:val="auto"/>
                <w:sz w:val="18"/>
                <w:szCs w:val="18"/>
                <w:u w:val="single"/>
                <w:lang w:eastAsia="zh-CN"/>
              </w:rPr>
              <w:t xml:space="preserve"> </w:t>
            </w:r>
            <w:r w:rsidR="005E21AC" w:rsidRPr="00032BAE">
              <w:rPr>
                <w:rFonts w:ascii="Times New Roman" w:eastAsia="仿宋_GB2312" w:hAnsi="Times New Roman" w:cs="Times New Roman"/>
                <w:color w:val="auto"/>
                <w:sz w:val="18"/>
                <w:szCs w:val="18"/>
                <w:u w:val="single"/>
              </w:rPr>
              <w:t>The Pilot Plant Real Book Page 10-14&amp;10-15</w:t>
            </w:r>
            <w:r w:rsidR="005E21AC" w:rsidRPr="00032BAE">
              <w:rPr>
                <w:rFonts w:ascii="Times New Roman" w:eastAsia="仿宋_GB2312" w:hAnsi="Times New Roman" w:cs="Times New Roman"/>
                <w:color w:val="auto"/>
                <w:kern w:val="0"/>
                <w:sz w:val="18"/>
                <w:szCs w:val="18"/>
                <w:u w:val="single"/>
                <w:lang w:eastAsia="zh-CN"/>
              </w:rPr>
              <w:t xml:space="preserve"> </w:t>
            </w:r>
          </w:p>
          <w:p w14:paraId="13BDA956" w14:textId="6367DAD1" w:rsidR="005E21AC" w:rsidRPr="00032BAE" w:rsidRDefault="000B6761" w:rsidP="0030647B">
            <w:pPr>
              <w:jc w:val="both"/>
              <w:rPr>
                <w:rFonts w:ascii="Times New Roman" w:eastAsia="仿宋_GB2312" w:hAnsi="Times New Roman" w:cs="Times New Roman"/>
                <w:b/>
                <w:color w:val="auto"/>
                <w:sz w:val="18"/>
                <w:szCs w:val="18"/>
              </w:rPr>
            </w:pPr>
            <w:sdt>
              <w:sdtPr>
                <w:rPr>
                  <w:rFonts w:ascii="Times New Roman" w:eastAsia="仿宋_GB2312" w:hAnsi="Times New Roman" w:cs="Times New Roman"/>
                  <w:color w:val="auto"/>
                  <w:sz w:val="18"/>
                  <w:szCs w:val="18"/>
                </w:rPr>
                <w:id w:val="-853880920"/>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color w:val="auto"/>
                    <w:sz w:val="18"/>
                    <w:szCs w:val="18"/>
                  </w:rPr>
                  <w:t>☒</w:t>
                </w:r>
              </w:sdtContent>
            </w:sdt>
            <w:r w:rsidR="005E21AC" w:rsidRPr="00032BAE">
              <w:rPr>
                <w:rFonts w:ascii="Times New Roman" w:eastAsia="仿宋_GB2312" w:hAnsi="Times New Roman" w:cs="Times New Roman"/>
                <w:color w:val="auto"/>
                <w:sz w:val="18"/>
                <w:szCs w:val="18"/>
              </w:rPr>
              <w:t xml:space="preserve"> Other</w:t>
            </w:r>
            <w:r w:rsidR="005E21AC" w:rsidRPr="00032BAE">
              <w:rPr>
                <w:rFonts w:ascii="Times New Roman" w:eastAsia="仿宋_GB2312" w:hAnsi="Times New Roman" w:cs="Times New Roman"/>
                <w:color w:val="auto"/>
                <w:sz w:val="18"/>
                <w:szCs w:val="18"/>
                <w:lang w:eastAsia="zh-CN"/>
              </w:rPr>
              <w:t>:</w:t>
            </w:r>
            <w:r w:rsidR="005E21AC" w:rsidRPr="00032BAE">
              <w:rPr>
                <w:rFonts w:ascii="Times New Roman" w:eastAsia="仿宋_GB2312" w:hAnsi="Times New Roman" w:cs="Times New Roman"/>
                <w:color w:val="auto"/>
                <w:kern w:val="0"/>
                <w:sz w:val="18"/>
                <w:szCs w:val="18"/>
                <w:u w:val="single"/>
                <w:lang w:eastAsia="zh-CN"/>
              </w:rPr>
              <w:t xml:space="preserve"> </w:t>
            </w:r>
            <w:del w:id="6643" w:author="He Han" w:date="2026-08-27T15:38:00Z">
              <w:r w:rsidR="005E21AC" w:rsidRPr="00032BAE" w:rsidDel="006B7068">
                <w:rPr>
                  <w:rFonts w:ascii="Times New Roman" w:eastAsia="仿宋_GB2312" w:hAnsi="Times New Roman" w:cs="Times New Roman"/>
                  <w:color w:val="auto"/>
                  <w:kern w:val="0"/>
                  <w:sz w:val="18"/>
                  <w:szCs w:val="18"/>
                  <w:u w:val="single"/>
                  <w:lang w:eastAsia="zh-CN"/>
                </w:rPr>
                <w:delText xml:space="preserve">    </w:delText>
              </w:r>
            </w:del>
            <w:r w:rsidR="005E21AC"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w:t>
            </w:r>
            <w:proofErr w:type="spellStart"/>
            <w:r w:rsidR="005E21AC" w:rsidRPr="00032BAE">
              <w:rPr>
                <w:rFonts w:ascii="Times New Roman" w:eastAsia="仿宋_GB2312" w:hAnsi="Times New Roman" w:cs="Times New Roman"/>
                <w:color w:val="auto"/>
                <w:kern w:val="0"/>
                <w:sz w:val="18"/>
                <w:szCs w:val="18"/>
                <w:u w:val="single"/>
                <w:lang w:eastAsia="zh-CN"/>
              </w:rPr>
              <w:t>salts.The</w:t>
            </w:r>
            <w:proofErr w:type="spellEnd"/>
            <w:r w:rsidR="005E21AC"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5E21AC" w:rsidRPr="00032BAE">
              <w:rPr>
                <w:rFonts w:ascii="Times New Roman" w:eastAsia="仿宋_GB2312" w:hAnsi="Times New Roman" w:cs="Times New Roman"/>
                <w:color w:val="auto"/>
                <w:kern w:val="0"/>
                <w:sz w:val="18"/>
                <w:szCs w:val="18"/>
                <w:u w:val="single"/>
                <w:lang w:eastAsia="zh-CN"/>
              </w:rPr>
              <w:t>solvents.The</w:t>
            </w:r>
            <w:proofErr w:type="spellEnd"/>
            <w:r w:rsidR="005E21AC"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p>
        </w:tc>
      </w:tr>
      <w:tr w:rsidR="005342B4" w:rsidRPr="00032BAE" w14:paraId="148EB940" w14:textId="77777777" w:rsidTr="000A425F">
        <w:trPr>
          <w:trHeight w:val="4536"/>
          <w:trPrChange w:id="6644" w:author="Xuning Wei12232" w:date="2026-07-27T18:11:00Z">
            <w:trPr>
              <w:trHeight w:val="2160"/>
            </w:trPr>
          </w:trPrChange>
        </w:trPr>
        <w:tc>
          <w:tcPr>
            <w:tcW w:w="281" w:type="pct"/>
            <w:vMerge/>
            <w:shd w:val="clear" w:color="auto" w:fill="FFFFFF" w:themeFill="background1"/>
            <w:vAlign w:val="center"/>
            <w:tcPrChange w:id="6645" w:author="Xuning Wei12232" w:date="2026-07-27T18:11:00Z">
              <w:tcPr>
                <w:tcW w:w="284" w:type="pct"/>
                <w:gridSpan w:val="3"/>
                <w:vMerge/>
                <w:shd w:val="clear" w:color="auto" w:fill="FFFFFF" w:themeFill="background1"/>
                <w:vAlign w:val="center"/>
              </w:tcPr>
            </w:tcPrChange>
          </w:tcPr>
          <w:p w14:paraId="5B60FF48" w14:textId="77777777" w:rsidR="00143102" w:rsidRPr="00032BAE" w:rsidRDefault="00143102" w:rsidP="0030647B">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6646" w:author="Xuning Wei12232" w:date="2026-07-27T18:11:00Z">
              <w:tcPr>
                <w:tcW w:w="1217" w:type="pct"/>
                <w:gridSpan w:val="3"/>
                <w:vMerge/>
                <w:shd w:val="clear" w:color="auto" w:fill="FFFFFF" w:themeFill="background1"/>
                <w:vAlign w:val="center"/>
              </w:tcPr>
            </w:tcPrChange>
          </w:tcPr>
          <w:p w14:paraId="332E645E"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6647" w:author="Xuning Wei12232" w:date="2026-07-27T18:11:00Z">
              <w:tcPr>
                <w:tcW w:w="1049" w:type="pct"/>
                <w:gridSpan w:val="5"/>
                <w:vMerge/>
                <w:shd w:val="clear" w:color="auto" w:fill="FFFFFF" w:themeFill="background1"/>
                <w:vAlign w:val="center"/>
              </w:tcPr>
            </w:tcPrChange>
          </w:tcPr>
          <w:p w14:paraId="15CD439E" w14:textId="77777777" w:rsidR="00143102" w:rsidRPr="00032BAE" w:rsidRDefault="00143102" w:rsidP="0030647B">
            <w:pPr>
              <w:spacing w:line="240" w:lineRule="exact"/>
              <w:jc w:val="both"/>
              <w:rPr>
                <w:rFonts w:ascii="Times New Roman" w:eastAsia="仿宋_GB2312" w:hAnsi="Times New Roman" w:cs="Times New Roman"/>
                <w:b/>
                <w:color w:val="auto"/>
                <w:sz w:val="18"/>
                <w:szCs w:val="18"/>
              </w:rPr>
            </w:pPr>
          </w:p>
        </w:tc>
        <w:tc>
          <w:tcPr>
            <w:tcW w:w="385" w:type="pct"/>
            <w:vMerge/>
            <w:shd w:val="clear" w:color="auto" w:fill="FFFFFF" w:themeFill="background1"/>
            <w:vAlign w:val="center"/>
            <w:tcPrChange w:id="6648" w:author="Xuning Wei12232" w:date="2026-07-27T18:11:00Z">
              <w:tcPr>
                <w:tcW w:w="388" w:type="pct"/>
                <w:gridSpan w:val="4"/>
                <w:vMerge/>
                <w:shd w:val="clear" w:color="auto" w:fill="FFFFFF" w:themeFill="background1"/>
                <w:vAlign w:val="center"/>
              </w:tcPr>
            </w:tcPrChange>
          </w:tcPr>
          <w:p w14:paraId="7EA7B33A"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6649" w:author="Xuning Wei12232" w:date="2026-07-27T18:11:00Z">
              <w:tcPr>
                <w:tcW w:w="354" w:type="pct"/>
                <w:gridSpan w:val="3"/>
                <w:vMerge/>
                <w:shd w:val="clear" w:color="auto" w:fill="FFFFFF" w:themeFill="background1"/>
                <w:vAlign w:val="center"/>
              </w:tcPr>
            </w:tcPrChange>
          </w:tcPr>
          <w:p w14:paraId="0293A612" w14:textId="77777777" w:rsidR="00143102" w:rsidRPr="00032BAE" w:rsidRDefault="00143102"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6650" w:author="Xuning Wei12232" w:date="2026-07-27T18:11:00Z">
              <w:tcPr>
                <w:tcW w:w="322" w:type="pct"/>
                <w:gridSpan w:val="3"/>
                <w:vAlign w:val="center"/>
              </w:tcPr>
            </w:tcPrChange>
          </w:tcPr>
          <w:p w14:paraId="7556A686" w14:textId="77777777" w:rsidR="00143102"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813606544"/>
                <w14:checkbox>
                  <w14:checked w14:val="0"/>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rPr>
              <w:t xml:space="preserve"> </w:t>
            </w:r>
            <w:r w:rsidR="00143102" w:rsidRPr="00032BAE">
              <w:rPr>
                <w:rFonts w:ascii="Times New Roman" w:eastAsia="仿宋_GB2312" w:hAnsi="Times New Roman" w:cs="Times New Roman"/>
                <w:color w:val="auto"/>
                <w:kern w:val="0"/>
                <w:sz w:val="18"/>
                <w:szCs w:val="18"/>
                <w:lang w:eastAsia="zh-CN"/>
              </w:rPr>
              <w:t>High</w:t>
            </w:r>
          </w:p>
          <w:p w14:paraId="1E9AD35A" w14:textId="77777777" w:rsidR="00143102"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767191273"/>
                <w14:checkbox>
                  <w14:checked w14:val="0"/>
                  <w14:checkedState w14:val="2612" w14:font="MS Gothic"/>
                  <w14:uncheckedState w14:val="2610" w14:font="MS Gothic"/>
                </w14:checkbox>
              </w:sdtPr>
              <w:sdtEndPr/>
              <w:sdtContent>
                <w:r w:rsidR="00143102" w:rsidRPr="00032BAE">
                  <w:rPr>
                    <w:rFonts w:ascii="Segoe UI Symbol" w:eastAsia="仿宋_GB2312" w:hAnsi="Segoe UI Symbol" w:cs="Segoe UI Symbol"/>
                    <w:b/>
                    <w:color w:val="auto"/>
                    <w:sz w:val="18"/>
                    <w:szCs w:val="18"/>
                  </w:rPr>
                  <w:t>☐</w:t>
                </w:r>
              </w:sdtContent>
            </w:sdt>
            <w:r w:rsidR="00143102" w:rsidRPr="00032BAE">
              <w:rPr>
                <w:rFonts w:ascii="Times New Roman" w:eastAsia="仿宋_GB2312" w:hAnsi="Times New Roman" w:cs="Times New Roman"/>
                <w:b/>
                <w:color w:val="auto"/>
                <w:sz w:val="18"/>
                <w:szCs w:val="18"/>
              </w:rPr>
              <w:t xml:space="preserve"> </w:t>
            </w:r>
            <w:r w:rsidR="00143102" w:rsidRPr="00032BAE">
              <w:rPr>
                <w:rFonts w:ascii="Times New Roman" w:eastAsia="仿宋_GB2312" w:hAnsi="Times New Roman" w:cs="Times New Roman"/>
                <w:color w:val="auto"/>
                <w:kern w:val="0"/>
                <w:sz w:val="18"/>
                <w:szCs w:val="18"/>
                <w:lang w:eastAsia="zh-CN"/>
              </w:rPr>
              <w:t>Medium</w:t>
            </w:r>
          </w:p>
          <w:p w14:paraId="388DDE7C" w14:textId="77777777" w:rsidR="00143102"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798950141"/>
                <w14:checkbox>
                  <w14:checked w14:val="1"/>
                  <w14:checkedState w14:val="2612" w14:font="MS Gothic"/>
                  <w14:uncheckedState w14:val="2610" w14:font="MS Gothic"/>
                </w14:checkbox>
              </w:sdtPr>
              <w:sdtEndPr/>
              <w:sdtContent>
                <w:r w:rsidR="00143102" w:rsidRPr="00032BAE">
                  <w:rPr>
                    <w:rFonts w:ascii="Segoe UI Symbol" w:eastAsia="MS Gothic" w:hAnsi="Segoe UI Symbol" w:cs="Segoe UI Symbol"/>
                    <w:b/>
                    <w:color w:val="auto"/>
                    <w:sz w:val="18"/>
                    <w:szCs w:val="18"/>
                  </w:rPr>
                  <w:t>☒</w:t>
                </w:r>
              </w:sdtContent>
            </w:sdt>
            <w:r w:rsidR="00143102"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6651" w:author="Xuning Wei12232" w:date="2026-07-27T18:11:00Z">
              <w:tcPr>
                <w:tcW w:w="733" w:type="pct"/>
                <w:gridSpan w:val="3"/>
                <w:vAlign w:val="center"/>
              </w:tcPr>
            </w:tcPrChange>
          </w:tcPr>
          <w:p w14:paraId="51D9AE87" w14:textId="28901FFB" w:rsidR="00143102" w:rsidRPr="00032BAE" w:rsidRDefault="00143102" w:rsidP="0030647B">
            <w:pPr>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316</w:t>
            </w:r>
            <w:del w:id="6652" w:author="Johan Granander" w:date="2026-05-04T11:53:00Z">
              <w:r w:rsidRPr="00032BAE" w:rsidDel="00570E05">
                <w:rPr>
                  <w:rFonts w:ascii="Times New Roman" w:eastAsia="仿宋_GB2312" w:hAnsi="Times New Roman" w:cs="Times New Roman"/>
                  <w:color w:val="auto"/>
                  <w:kern w:val="0"/>
                  <w:sz w:val="18"/>
                  <w:szCs w:val="18"/>
                  <w:lang w:eastAsia="zh-CN"/>
                </w:rPr>
                <w:delText>L  and</w:delText>
              </w:r>
            </w:del>
            <w:ins w:id="6653" w:author="Johan Granander" w:date="2026-05-04T11:53:00Z">
              <w:r w:rsidR="00570E05" w:rsidRPr="00032BAE">
                <w:rPr>
                  <w:rFonts w:ascii="Times New Roman" w:eastAsia="仿宋_GB2312" w:hAnsi="Times New Roman" w:cs="Times New Roman"/>
                  <w:color w:val="auto"/>
                  <w:kern w:val="0"/>
                  <w:sz w:val="18"/>
                  <w:szCs w:val="18"/>
                  <w:lang w:eastAsia="zh-CN"/>
                </w:rPr>
                <w:t>L</w:t>
              </w:r>
            </w:ins>
            <w:del w:id="6654" w:author="Johan Granander" w:date="2026-05-04T11:53:00Z">
              <w:r w:rsidRPr="00032BAE" w:rsidDel="00570E05">
                <w:rPr>
                  <w:rFonts w:ascii="Times New Roman" w:eastAsia="仿宋_GB2312" w:hAnsi="Times New Roman" w:cs="Times New Roman"/>
                  <w:color w:val="auto"/>
                  <w:kern w:val="0"/>
                  <w:sz w:val="18"/>
                  <w:szCs w:val="18"/>
                  <w:lang w:eastAsia="zh-CN"/>
                </w:rPr>
                <w:delText xml:space="preserve"> </w:delText>
              </w:r>
            </w:del>
            <w:ins w:id="6655" w:author="Johan Granander" w:date="2026-05-04T11:53:00Z">
              <w:r w:rsidR="00570E05" w:rsidRPr="00032BAE">
                <w:rPr>
                  <w:rFonts w:ascii="Times New Roman" w:eastAsia="仿宋_GB2312" w:hAnsi="Times New Roman" w:cs="Times New Roman"/>
                  <w:color w:val="auto"/>
                  <w:kern w:val="0"/>
                  <w:sz w:val="18"/>
                  <w:szCs w:val="18"/>
                  <w:lang w:eastAsia="zh-CN"/>
                </w:rPr>
                <w:t>PTFE.</w:t>
              </w:r>
            </w:ins>
            <w:r w:rsidRPr="00032BAE">
              <w:rPr>
                <w:rFonts w:ascii="Times New Roman" w:eastAsia="仿宋_GB2312" w:hAnsi="Times New Roman" w:cs="Times New Roman"/>
                <w:color w:val="auto"/>
                <w:kern w:val="0"/>
                <w:sz w:val="18"/>
                <w:szCs w:val="18"/>
                <w:lang w:eastAsia="zh-CN"/>
              </w:rPr>
              <w:t>PTFE;</w:t>
            </w:r>
          </w:p>
          <w:p w14:paraId="2FD2E15F" w14:textId="1319816A" w:rsidR="00143102" w:rsidRPr="00032BAE" w:rsidRDefault="00143102"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also compatible with Glass, PTFE and SS</w:t>
            </w:r>
          </w:p>
        </w:tc>
        <w:tc>
          <w:tcPr>
            <w:tcW w:w="792" w:type="pct"/>
            <w:vMerge/>
            <w:vAlign w:val="center"/>
            <w:tcPrChange w:id="6656" w:author="Xuning Wei12232" w:date="2026-07-27T18:11:00Z">
              <w:tcPr>
                <w:tcW w:w="654" w:type="pct"/>
                <w:vMerge/>
                <w:vAlign w:val="center"/>
              </w:tcPr>
            </w:tcPrChange>
          </w:tcPr>
          <w:p w14:paraId="481CD11A" w14:textId="77777777" w:rsidR="00143102" w:rsidRPr="00032BAE" w:rsidRDefault="00143102" w:rsidP="0030647B">
            <w:pPr>
              <w:spacing w:line="240" w:lineRule="exact"/>
              <w:jc w:val="both"/>
              <w:rPr>
                <w:rFonts w:ascii="Times New Roman" w:eastAsia="仿宋_GB2312" w:hAnsi="Times New Roman" w:cs="Times New Roman"/>
                <w:b/>
                <w:color w:val="auto"/>
                <w:sz w:val="18"/>
                <w:szCs w:val="18"/>
              </w:rPr>
            </w:pPr>
          </w:p>
        </w:tc>
      </w:tr>
      <w:tr w:rsidR="005342B4" w:rsidRPr="00032BAE" w14:paraId="36CC23C3" w14:textId="77777777" w:rsidTr="000A425F">
        <w:trPr>
          <w:trHeight w:val="1973"/>
          <w:trPrChange w:id="6657" w:author="Xuning Wei12232" w:date="2026-07-27T18:11:00Z">
            <w:trPr>
              <w:trHeight w:val="397"/>
            </w:trPr>
          </w:trPrChange>
        </w:trPr>
        <w:tc>
          <w:tcPr>
            <w:tcW w:w="281" w:type="pct"/>
            <w:vMerge w:val="restart"/>
            <w:shd w:val="clear" w:color="auto" w:fill="FFFFFF" w:themeFill="background1"/>
            <w:vAlign w:val="center"/>
            <w:tcPrChange w:id="6658" w:author="Xuning Wei12232" w:date="2026-07-27T18:11:00Z">
              <w:tcPr>
                <w:tcW w:w="284" w:type="pct"/>
                <w:gridSpan w:val="3"/>
                <w:vMerge w:val="restart"/>
                <w:shd w:val="clear" w:color="auto" w:fill="FFFFFF" w:themeFill="background1"/>
                <w:vAlign w:val="center"/>
              </w:tcPr>
            </w:tcPrChange>
          </w:tcPr>
          <w:p w14:paraId="51D1EC1F" w14:textId="1E56A0C2" w:rsidR="005E21AC" w:rsidRPr="00032BAE" w:rsidRDefault="00AD243C">
            <w:pPr>
              <w:spacing w:line="240" w:lineRule="exact"/>
              <w:jc w:val="center"/>
              <w:rPr>
                <w:rFonts w:ascii="Times New Roman" w:eastAsia="仿宋_GB2312" w:hAnsi="Times New Roman" w:cs="Times New Roman"/>
                <w:color w:val="auto"/>
                <w:sz w:val="18"/>
                <w:szCs w:val="18"/>
                <w:lang w:eastAsia="zh-CN"/>
              </w:rPr>
              <w:pPrChange w:id="6659" w:author="Xuning Wei12232" w:date="2026-07-27T20:55:00Z">
                <w:pPr>
                  <w:spacing w:line="240" w:lineRule="exact"/>
                  <w:jc w:val="both"/>
                </w:pPr>
              </w:pPrChange>
            </w:pPr>
            <w:ins w:id="6660" w:author="Xuning Wei12232" w:date="2026-07-27T16:09:00Z">
              <w:r>
                <w:rPr>
                  <w:rFonts w:ascii="Times New Roman" w:eastAsia="仿宋_GB2312" w:hAnsi="Times New Roman" w:cs="Times New Roman"/>
                  <w:color w:val="auto"/>
                  <w:sz w:val="18"/>
                  <w:szCs w:val="18"/>
                  <w:lang w:eastAsia="zh-CN"/>
                </w:rPr>
                <w:lastRenderedPageBreak/>
                <w:t>15</w:t>
              </w:r>
            </w:ins>
            <w:del w:id="6661" w:author="Xuning Wei12232" w:date="2026-07-27T16:09:00Z">
              <w:r w:rsidR="009478EE" w:rsidDel="00AD243C">
                <w:rPr>
                  <w:rFonts w:ascii="Times New Roman" w:eastAsia="仿宋_GB2312" w:hAnsi="Times New Roman" w:cs="Times New Roman"/>
                  <w:color w:val="auto"/>
                  <w:sz w:val="18"/>
                  <w:szCs w:val="18"/>
                  <w:lang w:eastAsia="zh-CN"/>
                </w:rPr>
                <w:delText>30</w:delText>
              </w:r>
            </w:del>
          </w:p>
        </w:tc>
        <w:tc>
          <w:tcPr>
            <w:tcW w:w="1217" w:type="pct"/>
            <w:vMerge w:val="restart"/>
            <w:shd w:val="clear" w:color="auto" w:fill="FFFFFF" w:themeFill="background1"/>
            <w:vAlign w:val="center"/>
            <w:tcPrChange w:id="6662" w:author="Xuning Wei12232" w:date="2026-07-27T18:11:00Z">
              <w:tcPr>
                <w:tcW w:w="1217" w:type="pct"/>
                <w:gridSpan w:val="3"/>
                <w:vMerge w:val="restart"/>
                <w:shd w:val="clear" w:color="auto" w:fill="FFFFFF" w:themeFill="background1"/>
                <w:vAlign w:val="center"/>
              </w:tcPr>
            </w:tcPrChange>
          </w:tcPr>
          <w:p w14:paraId="07F1E3A8" w14:textId="7AC454E7" w:rsidR="00A15181" w:rsidRPr="00BB0228" w:rsidRDefault="00A15181">
            <w:pPr>
              <w:rPr>
                <w:ins w:id="6663" w:author="Xuning Wei12232" w:date="2026-07-27T20:17:00Z"/>
                <w:rFonts w:ascii="Times New Roman" w:eastAsia="等线" w:hAnsi="Times New Roman" w:cs="Times New Roman"/>
                <w:bCs w:val="0"/>
                <w:color w:val="0000FF"/>
                <w:kern w:val="0"/>
                <w:sz w:val="18"/>
                <w:szCs w:val="18"/>
                <w:lang w:eastAsia="zh-CN"/>
              </w:rPr>
              <w:pPrChange w:id="6664" w:author="Xuning Wei12232" w:date="2026-07-27T20:17:00Z">
                <w:pPr>
                  <w:jc w:val="center"/>
                </w:pPr>
              </w:pPrChange>
            </w:pPr>
            <w:ins w:id="6665" w:author="Xuning Wei12232" w:date="2026-07-27T20:17:00Z">
              <w:r>
                <w:rPr>
                  <w:rFonts w:ascii="Times New Roman" w:eastAsia="等线" w:hAnsi="Times New Roman" w:cs="Times New Roman"/>
                  <w:bCs w:val="0"/>
                  <w:color w:val="0000FF"/>
                  <w:kern w:val="0"/>
                  <w:sz w:val="18"/>
                  <w:szCs w:val="18"/>
                  <w:lang w:eastAsia="zh-CN"/>
                </w:rPr>
                <w:t>PreSer20</w:t>
              </w:r>
            </w:ins>
          </w:p>
          <w:p w14:paraId="5D0633DB" w14:textId="31F64DFB" w:rsidR="00A15181" w:rsidRDefault="00A15181" w:rsidP="00A15181">
            <w:pPr>
              <w:spacing w:line="240" w:lineRule="exact"/>
              <w:jc w:val="both"/>
              <w:rPr>
                <w:ins w:id="6666" w:author="Xuning Wei12232" w:date="2026-07-27T20:17:00Z"/>
                <w:rFonts w:ascii="Times New Roman" w:eastAsia="仿宋_GB2312" w:hAnsi="Times New Roman" w:cs="Times New Roman"/>
                <w:color w:val="auto"/>
                <w:sz w:val="18"/>
                <w:szCs w:val="18"/>
              </w:rPr>
            </w:pPr>
            <w:ins w:id="6667" w:author="Xuning Wei12232" w:date="2026-07-27T20:17:00Z">
              <w:r w:rsidRPr="008B3C39">
                <w:rPr>
                  <w:rFonts w:ascii="Times New Roman" w:eastAsia="仿宋_GB2312" w:hAnsi="Times New Roman" w:cs="Times New Roman"/>
                  <w:color w:val="auto"/>
                  <w:sz w:val="18"/>
                  <w:szCs w:val="18"/>
                </w:rPr>
                <w:t>De-</w:t>
              </w:r>
              <w:proofErr w:type="spellStart"/>
              <w:r w:rsidRPr="008B3C39">
                <w:rPr>
                  <w:rFonts w:ascii="Times New Roman" w:eastAsia="仿宋_GB2312" w:hAnsi="Times New Roman" w:cs="Times New Roman"/>
                  <w:color w:val="auto"/>
                  <w:sz w:val="18"/>
                  <w:szCs w:val="18"/>
                </w:rPr>
                <w:t>Fmoc</w:t>
              </w:r>
              <w:proofErr w:type="spellEnd"/>
              <w:r>
                <w:rPr>
                  <w:rFonts w:ascii="Times New Roman" w:eastAsia="仿宋_GB2312" w:hAnsi="Times New Roman" w:cs="Times New Roman"/>
                  <w:color w:val="auto"/>
                  <w:sz w:val="18"/>
                  <w:szCs w:val="18"/>
                </w:rPr>
                <w:t>:</w:t>
              </w:r>
            </w:ins>
          </w:p>
          <w:p w14:paraId="7D5C5326" w14:textId="42E5FCD2" w:rsidR="005E21AC" w:rsidRPr="009478EE" w:rsidRDefault="00AD243C" w:rsidP="0030647B">
            <w:pPr>
              <w:spacing w:line="240" w:lineRule="exact"/>
              <w:jc w:val="both"/>
              <w:rPr>
                <w:rFonts w:ascii="Times New Roman" w:eastAsia="仿宋_GB2312" w:hAnsi="Times New Roman" w:cs="Times New Roman"/>
                <w:color w:val="000000" w:themeColor="text1"/>
                <w:sz w:val="18"/>
                <w:szCs w:val="18"/>
              </w:rPr>
            </w:pPr>
            <w:ins w:id="6668" w:author="Xuning Wei12232" w:date="2026-07-27T16:11:00Z">
              <w:r>
                <w:rPr>
                  <w:rFonts w:ascii="Times New Roman" w:eastAsia="仿宋_GB2312" w:hAnsi="Times New Roman" w:cs="Times New Roman"/>
                  <w:color w:val="auto"/>
                  <w:sz w:val="18"/>
                  <w:szCs w:val="18"/>
                </w:rPr>
                <w:t xml:space="preserve">1. </w:t>
              </w:r>
              <w:r w:rsidRPr="00321EFC">
                <w:rPr>
                  <w:rFonts w:ascii="Times New Roman" w:eastAsia="仿宋_GB2312" w:hAnsi="Times New Roman" w:cs="Times New Roman"/>
                  <w:color w:val="auto"/>
                  <w:sz w:val="18"/>
                  <w:szCs w:val="18"/>
                </w:rPr>
                <w:t xml:space="preserve">Add </w:t>
              </w:r>
              <w:r w:rsidRPr="00321EFC">
                <w:rPr>
                  <w:rFonts w:ascii="Times New Roman" w:eastAsia="仿宋_GB2312" w:hAnsi="Times New Roman" w:cs="Times New Roman"/>
                  <w:color w:val="0000FF"/>
                  <w:sz w:val="18"/>
                  <w:szCs w:val="18"/>
                </w:rPr>
                <w:t xml:space="preserve">8.0 V 20% </w:t>
              </w:r>
              <w:proofErr w:type="spellStart"/>
              <w:r w:rsidRPr="00321EFC">
                <w:rPr>
                  <w:rFonts w:ascii="Times New Roman" w:eastAsia="仿宋_GB2312" w:hAnsi="Times New Roman" w:cs="Times New Roman"/>
                  <w:color w:val="0000FF"/>
                  <w:sz w:val="18"/>
                  <w:szCs w:val="18"/>
                </w:rPr>
                <w:t>Piperidine</w:t>
              </w:r>
              <w:proofErr w:type="spellEnd"/>
              <w:r w:rsidRPr="00321EFC">
                <w:rPr>
                  <w:rFonts w:ascii="Times New Roman" w:eastAsia="仿宋_GB2312" w:hAnsi="Times New Roman" w:cs="Times New Roman"/>
                  <w:color w:val="0000FF"/>
                  <w:sz w:val="18"/>
                  <w:szCs w:val="18"/>
                </w:rPr>
                <w:t xml:space="preserve"> in DMF </w:t>
              </w:r>
              <w:r w:rsidRPr="00321EFC">
                <w:rPr>
                  <w:rFonts w:ascii="Times New Roman" w:eastAsia="仿宋_GB2312" w:hAnsi="Times New Roman" w:cs="Times New Roman"/>
                  <w:color w:val="auto"/>
                  <w:sz w:val="18"/>
                  <w:szCs w:val="18"/>
                </w:rPr>
                <w:t xml:space="preserve">(7.448 kg/kg) into the </w:t>
              </w:r>
              <w:r w:rsidRPr="006F0556">
                <w:rPr>
                  <w:rFonts w:ascii="Times New Roman" w:eastAsia="仿宋_GB2312" w:hAnsi="Times New Roman" w:cs="Times New Roman"/>
                  <w:color w:val="auto"/>
                  <w:sz w:val="18"/>
                  <w:szCs w:val="18"/>
                </w:rPr>
                <w:t>TJ4S-1213-Sy15</w:t>
              </w:r>
              <w:r w:rsidRPr="00321EFC">
                <w:rPr>
                  <w:rFonts w:ascii="Times New Roman" w:eastAsia="仿宋_GB2312" w:hAnsi="Times New Roman" w:cs="Times New Roman"/>
                  <w:color w:val="auto"/>
                  <w:sz w:val="18"/>
                  <w:szCs w:val="18"/>
                </w:rPr>
                <w:t xml:space="preserve">. Bubble with nitrogen for </w:t>
              </w:r>
              <w:r w:rsidRPr="006F0556">
                <w:rPr>
                  <w:rFonts w:ascii="Times New Roman" w:eastAsia="仿宋_GB2312" w:hAnsi="Times New Roman" w:cs="Times New Roman"/>
                  <w:color w:val="0000FF"/>
                  <w:sz w:val="18"/>
                  <w:szCs w:val="18"/>
                </w:rPr>
                <w:t>3±2</w:t>
              </w:r>
            </w:ins>
            <w:ins w:id="6669" w:author="Johan Granander" w:date="2026-07-28T13:35:00Z">
              <w:r w:rsidR="00A0716C">
                <w:rPr>
                  <w:rFonts w:ascii="Times New Roman" w:eastAsia="仿宋_GB2312" w:hAnsi="Times New Roman" w:cs="Times New Roman"/>
                  <w:color w:val="0000FF"/>
                  <w:sz w:val="18"/>
                  <w:szCs w:val="18"/>
                </w:rPr>
                <w:t xml:space="preserve"> </w:t>
              </w:r>
            </w:ins>
            <w:ins w:id="6670" w:author="Xuning Wei12232" w:date="2026-07-27T16:11:00Z">
              <w:r w:rsidRPr="006F0556">
                <w:rPr>
                  <w:rFonts w:ascii="Times New Roman" w:eastAsia="仿宋_GB2312" w:hAnsi="Times New Roman" w:cs="Times New Roman"/>
                  <w:color w:val="0000FF"/>
                  <w:sz w:val="18"/>
                  <w:szCs w:val="18"/>
                </w:rPr>
                <w:t>min</w:t>
              </w:r>
              <w:r w:rsidRPr="00321EFC">
                <w:rPr>
                  <w:rFonts w:ascii="Times New Roman" w:eastAsia="仿宋_GB2312" w:hAnsi="Times New Roman" w:cs="Times New Roman" w:hint="eastAsia"/>
                  <w:color w:val="auto"/>
                  <w:sz w:val="18"/>
                  <w:szCs w:val="18"/>
                </w:rPr>
                <w:t>, then start the stirrer, adjust to 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5</w:t>
              </w:r>
            </w:ins>
            <w:ins w:id="6671" w:author="Johan Granander" w:date="2026-07-28T13:35:00Z">
              <w:r w:rsidR="00A0716C">
                <w:rPr>
                  <w:rFonts w:ascii="Times New Roman" w:eastAsia="仿宋_GB2312" w:hAnsi="Times New Roman" w:cs="Times New Roman"/>
                  <w:color w:val="auto"/>
                  <w:sz w:val="18"/>
                  <w:szCs w:val="18"/>
                </w:rPr>
                <w:t xml:space="preserve"> </w:t>
              </w:r>
            </w:ins>
            <w:ins w:id="6672" w:author="Xuning Wei12232" w:date="2026-07-27T16:11: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xml:space="preserve"> (target: 25</w:t>
              </w:r>
            </w:ins>
            <w:ins w:id="6673" w:author="Johan Granander" w:date="2026-07-28T13:35:00Z">
              <w:r w:rsidR="00A0716C">
                <w:rPr>
                  <w:rFonts w:ascii="Times New Roman" w:eastAsia="仿宋_GB2312" w:hAnsi="Times New Roman" w:cs="Times New Roman"/>
                  <w:color w:val="auto"/>
                  <w:sz w:val="18"/>
                  <w:szCs w:val="18"/>
                </w:rPr>
                <w:t xml:space="preserve"> </w:t>
              </w:r>
            </w:ins>
            <w:ins w:id="6674" w:author="Xuning Wei12232" w:date="2026-07-27T16:11: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xml:space="preserve">). </w:t>
              </w:r>
              <w:r>
                <w:rPr>
                  <w:rFonts w:ascii="Times New Roman" w:eastAsia="仿宋_GB2312" w:hAnsi="Times New Roman" w:cs="Times New Roman"/>
                  <w:color w:val="auto"/>
                  <w:sz w:val="18"/>
                  <w:szCs w:val="18"/>
                </w:rPr>
                <w:br/>
                <w:t xml:space="preserve">2. </w:t>
              </w:r>
              <w:r w:rsidRPr="00321EFC">
                <w:rPr>
                  <w:rFonts w:ascii="Times New Roman" w:eastAsia="仿宋_GB2312" w:hAnsi="Times New Roman" w:cs="Times New Roman"/>
                  <w:color w:val="auto"/>
                  <w:sz w:val="18"/>
                  <w:szCs w:val="18"/>
                </w:rPr>
                <w:t>After stirring for 15</w:t>
              </w:r>
              <w:r>
                <w:rPr>
                  <w:rFonts w:ascii="Times New Roman" w:eastAsia="仿宋_GB2312" w:hAnsi="Times New Roman" w:cs="Times New Roman"/>
                  <w:color w:val="auto"/>
                  <w:sz w:val="18"/>
                  <w:szCs w:val="18"/>
                </w:rPr>
                <w:t xml:space="preserve"> </w:t>
              </w:r>
              <w:r w:rsidRPr="00321EFC">
                <w:rPr>
                  <w:rFonts w:ascii="Times New Roman" w:eastAsia="仿宋_GB2312" w:hAnsi="Times New Roman" w:cs="Times New Roman"/>
                  <w:color w:val="auto"/>
                  <w:sz w:val="18"/>
                  <w:szCs w:val="18"/>
                </w:rPr>
                <w:t xml:space="preserve">min at </w:t>
              </w:r>
              <w:r w:rsidRPr="00321EFC">
                <w:rPr>
                  <w:rFonts w:ascii="Times New Roman" w:eastAsia="仿宋_GB2312" w:hAnsi="Times New Roman" w:cs="Times New Roman" w:hint="eastAsia"/>
                  <w:color w:val="auto"/>
                  <w:sz w:val="18"/>
                  <w:szCs w:val="18"/>
                </w:rPr>
                <w:t>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color w:val="auto"/>
                  <w:sz w:val="18"/>
                  <w:szCs w:val="18"/>
                </w:rPr>
                <w:t xml:space="preserve"> (target: </w:t>
              </w:r>
              <w:r w:rsidRPr="00321EFC">
                <w:rPr>
                  <w:rFonts w:ascii="Times New Roman" w:eastAsia="仿宋_GB2312" w:hAnsi="Times New Roman" w:cs="Times New Roman" w:hint="eastAsia"/>
                  <w:color w:val="auto"/>
                  <w:sz w:val="18"/>
                  <w:szCs w:val="18"/>
                </w:rPr>
                <w:t>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color w:val="auto"/>
                  <w:sz w:val="18"/>
                  <w:szCs w:val="18"/>
                </w:rPr>
                <w:t xml:space="preserve"> stop stirring, turn off the nitrogen. Drain until there is no obvious drip.</w:t>
              </w:r>
              <w:r w:rsidRPr="00321EFC">
                <w:rPr>
                  <w:rFonts w:ascii="Times New Roman" w:hAnsi="Times New Roman" w:cs="Times New Roman"/>
                  <w:color w:val="auto"/>
                  <w:sz w:val="18"/>
                  <w:szCs w:val="18"/>
                </w:rPr>
                <w:t xml:space="preserve"> </w:t>
              </w:r>
              <w:r>
                <w:rPr>
                  <w:rFonts w:ascii="Times New Roman" w:hAnsi="Times New Roman" w:cs="Times New Roman"/>
                  <w:color w:val="auto"/>
                  <w:sz w:val="18"/>
                  <w:szCs w:val="18"/>
                </w:rPr>
                <w:br/>
                <w:t xml:space="preserve">3. </w:t>
              </w:r>
              <w:r w:rsidRPr="00321EFC">
                <w:rPr>
                  <w:rFonts w:ascii="Times New Roman" w:eastAsia="仿宋_GB2312" w:hAnsi="Times New Roman" w:cs="Times New Roman"/>
                  <w:color w:val="auto"/>
                  <w:sz w:val="18"/>
                  <w:szCs w:val="18"/>
                </w:rPr>
                <w:t xml:space="preserve">Add </w:t>
              </w:r>
              <w:r w:rsidRPr="00321EFC">
                <w:rPr>
                  <w:rFonts w:ascii="Times New Roman" w:eastAsia="仿宋_GB2312" w:hAnsi="Times New Roman" w:cs="Times New Roman"/>
                  <w:color w:val="0000FF"/>
                  <w:sz w:val="18"/>
                  <w:szCs w:val="18"/>
                </w:rPr>
                <w:t xml:space="preserve">8.0 V 20% </w:t>
              </w:r>
              <w:proofErr w:type="spellStart"/>
              <w:r w:rsidRPr="00321EFC">
                <w:rPr>
                  <w:rFonts w:ascii="Times New Roman" w:eastAsia="仿宋_GB2312" w:hAnsi="Times New Roman" w:cs="Times New Roman"/>
                  <w:color w:val="0000FF"/>
                  <w:sz w:val="18"/>
                  <w:szCs w:val="18"/>
                </w:rPr>
                <w:t>Piperidine</w:t>
              </w:r>
              <w:proofErr w:type="spellEnd"/>
              <w:r w:rsidRPr="00321EFC">
                <w:rPr>
                  <w:rFonts w:ascii="Times New Roman" w:eastAsia="仿宋_GB2312" w:hAnsi="Times New Roman" w:cs="Times New Roman"/>
                  <w:color w:val="0000FF"/>
                  <w:sz w:val="18"/>
                  <w:szCs w:val="18"/>
                </w:rPr>
                <w:t xml:space="preserve"> in DMF (7.448 kg/kg)</w:t>
              </w:r>
              <w:r w:rsidRPr="00321EFC">
                <w:rPr>
                  <w:rFonts w:ascii="Times New Roman" w:eastAsia="仿宋_GB2312" w:hAnsi="Times New Roman" w:cs="Times New Roman"/>
                  <w:color w:val="auto"/>
                  <w:sz w:val="18"/>
                  <w:szCs w:val="18"/>
                </w:rPr>
                <w:t xml:space="preserve"> into </w:t>
              </w:r>
              <w:r w:rsidRPr="006F0556">
                <w:rPr>
                  <w:rFonts w:ascii="Times New Roman" w:eastAsia="仿宋_GB2312" w:hAnsi="Times New Roman" w:cs="Times New Roman"/>
                  <w:color w:val="auto"/>
                  <w:sz w:val="18"/>
                  <w:szCs w:val="18"/>
                </w:rPr>
                <w:t>TJ4S-1213-Sy15</w:t>
              </w:r>
              <w:r w:rsidRPr="00321EFC">
                <w:rPr>
                  <w:rFonts w:ascii="Times New Roman" w:eastAsia="仿宋_GB2312" w:hAnsi="Times New Roman" w:cs="Times New Roman"/>
                  <w:color w:val="auto"/>
                  <w:sz w:val="18"/>
                  <w:szCs w:val="18"/>
                </w:rPr>
                <w:t>. Bubble with nitrogen for 3±2</w:t>
              </w:r>
              <w:r>
                <w:rPr>
                  <w:rFonts w:ascii="Times New Roman" w:eastAsia="仿宋_GB2312" w:hAnsi="Times New Roman" w:cs="Times New Roman"/>
                  <w:color w:val="auto"/>
                  <w:sz w:val="18"/>
                  <w:szCs w:val="18"/>
                </w:rPr>
                <w:t xml:space="preserve"> </w:t>
              </w:r>
              <w:r w:rsidRPr="00321EFC">
                <w:rPr>
                  <w:rFonts w:ascii="Times New Roman" w:eastAsia="仿宋_GB2312" w:hAnsi="Times New Roman" w:cs="Times New Roman"/>
                  <w:color w:val="auto"/>
                  <w:sz w:val="18"/>
                  <w:szCs w:val="18"/>
                </w:rPr>
                <w:t xml:space="preserve">min, then start the stirrer. </w:t>
              </w:r>
              <w:r>
                <w:rPr>
                  <w:rFonts w:ascii="Times New Roman" w:eastAsia="仿宋_GB2312" w:hAnsi="Times New Roman" w:cs="Times New Roman"/>
                  <w:color w:val="auto"/>
                  <w:sz w:val="18"/>
                  <w:szCs w:val="18"/>
                </w:rPr>
                <w:br/>
                <w:t xml:space="preserve">4. </w:t>
              </w:r>
              <w:r w:rsidRPr="00321EFC">
                <w:rPr>
                  <w:rFonts w:ascii="Times New Roman" w:eastAsia="仿宋_GB2312" w:hAnsi="Times New Roman" w:cs="Times New Roman" w:hint="eastAsia"/>
                  <w:color w:val="auto"/>
                  <w:sz w:val="18"/>
                  <w:szCs w:val="18"/>
                </w:rPr>
                <w:t>After stirring for 30</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2</w:t>
              </w:r>
            </w:ins>
            <w:ins w:id="6675" w:author="Johan Granander" w:date="2026-07-28T13:35:00Z">
              <w:r w:rsidR="00A0716C">
                <w:rPr>
                  <w:rFonts w:ascii="Times New Roman" w:eastAsia="仿宋_GB2312" w:hAnsi="Times New Roman" w:cs="Times New Roman"/>
                  <w:color w:val="auto"/>
                  <w:sz w:val="18"/>
                  <w:szCs w:val="18"/>
                </w:rPr>
                <w:t xml:space="preserve"> </w:t>
              </w:r>
            </w:ins>
            <w:ins w:id="6676" w:author="Xuning Wei12232" w:date="2026-07-27T16:11:00Z">
              <w:r w:rsidRPr="00321EFC">
                <w:rPr>
                  <w:rFonts w:ascii="Times New Roman" w:eastAsia="仿宋_GB2312" w:hAnsi="Times New Roman" w:cs="Times New Roman" w:hint="eastAsia"/>
                  <w:color w:val="auto"/>
                  <w:sz w:val="18"/>
                  <w:szCs w:val="18"/>
                </w:rPr>
                <w:t>min at 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5</w:t>
              </w:r>
            </w:ins>
            <w:ins w:id="6677" w:author="Johan Granander" w:date="2026-07-28T13:35:00Z">
              <w:r w:rsidR="00A0716C">
                <w:rPr>
                  <w:rFonts w:ascii="Times New Roman" w:eastAsia="仿宋_GB2312" w:hAnsi="Times New Roman" w:cs="Times New Roman"/>
                  <w:color w:val="auto"/>
                  <w:sz w:val="18"/>
                  <w:szCs w:val="18"/>
                </w:rPr>
                <w:t xml:space="preserve"> </w:t>
              </w:r>
            </w:ins>
            <w:ins w:id="6678" w:author="Xuning Wei12232" w:date="2026-07-27T16:11:00Z">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xml:space="preserve"> (target: 25</w:t>
              </w:r>
              <w:r w:rsidRPr="00321EFC">
                <w:rPr>
                  <w:rFonts w:ascii="Times New Roman" w:eastAsia="仿宋_GB2312" w:hAnsi="Times New Roman" w:cs="Times New Roman" w:hint="eastAsia"/>
                  <w:color w:val="auto"/>
                  <w:sz w:val="18"/>
                  <w:szCs w:val="18"/>
                </w:rPr>
                <w:t>℃</w:t>
              </w:r>
              <w:r w:rsidRPr="00321EFC">
                <w:rPr>
                  <w:rFonts w:ascii="Times New Roman" w:eastAsia="仿宋_GB2312" w:hAnsi="Times New Roman" w:cs="Times New Roman" w:hint="eastAsia"/>
                  <w:color w:val="auto"/>
                  <w:sz w:val="18"/>
                  <w:szCs w:val="18"/>
                </w:rPr>
                <w:t>), stop stirring, turn off the nitrogen. Drain until there is no obvious drip.</w:t>
              </w:r>
            </w:ins>
            <w:del w:id="6679" w:author="Xuning Wei12232" w:date="2026-07-27T16:11:00Z">
              <w:r w:rsidR="009478EE" w:rsidRPr="009478EE" w:rsidDel="00AD243C">
                <w:rPr>
                  <w:rFonts w:ascii="Times New Roman" w:eastAsia="仿宋_GB2312" w:hAnsi="Times New Roman" w:cs="Times New Roman"/>
                  <w:color w:val="000000" w:themeColor="text1"/>
                  <w:sz w:val="18"/>
                  <w:szCs w:val="18"/>
                </w:rPr>
                <w:delText>Add 6.0 V DMF (5.688 kg/kg)</w:delText>
              </w:r>
              <w:r w:rsidR="009478EE" w:rsidRPr="009478EE" w:rsidDel="00AD243C">
                <w:rPr>
                  <w:rFonts w:ascii="Times New Roman" w:eastAsia="仿宋_GB2312" w:hAnsi="Times New Roman" w:cs="Times New Roman"/>
                  <w:color w:val="000000" w:themeColor="text1"/>
                  <w:sz w:val="18"/>
                  <w:szCs w:val="18"/>
                  <w:lang w:eastAsia="zh-CN"/>
                </w:rPr>
                <w:delText xml:space="preserve"> </w:delText>
              </w:r>
              <w:r w:rsidR="009478EE" w:rsidRPr="009478EE" w:rsidDel="00AD243C">
                <w:rPr>
                  <w:rFonts w:ascii="Times New Roman" w:eastAsia="仿宋_GB2312" w:hAnsi="Times New Roman" w:cs="Times New Roman"/>
                  <w:color w:val="000000" w:themeColor="text1"/>
                  <w:sz w:val="18"/>
                  <w:szCs w:val="18"/>
                </w:rPr>
                <w:delText>into</w:delText>
              </w:r>
              <w:r w:rsidR="009478EE" w:rsidRPr="009478EE" w:rsidDel="00AD243C">
                <w:rPr>
                  <w:rFonts w:ascii="Times New Roman" w:eastAsia="仿宋_GB2312" w:hAnsi="Times New Roman" w:cs="Times New Roman"/>
                  <w:b/>
                  <w:color w:val="000000" w:themeColor="text1"/>
                  <w:sz w:val="18"/>
                  <w:szCs w:val="18"/>
                </w:rPr>
                <w:delText xml:space="preserve"> TJ4S-1213-Sy15</w:delText>
              </w:r>
              <w:r w:rsidR="009478EE" w:rsidRPr="009478EE" w:rsidDel="00AD243C">
                <w:rPr>
                  <w:rFonts w:ascii="Times New Roman" w:eastAsia="仿宋_GB2312" w:hAnsi="Times New Roman" w:cs="Times New Roman"/>
                  <w:b/>
                  <w:color w:val="000000" w:themeColor="text1"/>
                  <w:sz w:val="18"/>
                  <w:szCs w:val="18"/>
                  <w:lang w:eastAsia="zh-CN"/>
                </w:rPr>
                <w:delText>-R01</w:delText>
              </w:r>
              <w:r w:rsidR="009478EE" w:rsidRPr="009478EE" w:rsidDel="00AD243C">
                <w:rPr>
                  <w:rFonts w:ascii="Times New Roman" w:eastAsia="仿宋_GB2312" w:hAnsi="Times New Roman" w:cs="Times New Roman"/>
                  <w:color w:val="000000" w:themeColor="text1"/>
                  <w:sz w:val="18"/>
                  <w:szCs w:val="18"/>
                </w:rPr>
                <w:delText>. Start the stirrer. Then add 1.50 eq. Pyridine and 1.25 eq. Acetic Anhydride by manually weigh. Adjust the mixture to 25±5℃. Maintain for next operation at 25±5℃ (target: 25℃). Stir for 5</w:delText>
              </w:r>
              <w:r w:rsidR="009478EE" w:rsidRPr="009478EE" w:rsidDel="00AD243C">
                <w:rPr>
                  <w:rFonts w:ascii="Times New Roman" w:eastAsia="仿宋_GB2312" w:hAnsi="Times New Roman" w:cs="Times New Roman"/>
                  <w:color w:val="000000" w:themeColor="text1"/>
                  <w:sz w:val="18"/>
                  <w:szCs w:val="18"/>
                  <w:lang w:eastAsia="zh-CN"/>
                </w:rPr>
                <w:delText xml:space="preserve">~10 </w:delText>
              </w:r>
              <w:r w:rsidR="009478EE" w:rsidRPr="009478EE" w:rsidDel="00AD243C">
                <w:rPr>
                  <w:rFonts w:ascii="Times New Roman" w:eastAsia="仿宋_GB2312" w:hAnsi="Times New Roman" w:cs="Times New Roman"/>
                  <w:color w:val="000000" w:themeColor="text1"/>
                  <w:sz w:val="18"/>
                  <w:szCs w:val="18"/>
                </w:rPr>
                <w:delText>min after addition,</w:delText>
              </w:r>
              <w:r w:rsidR="009478EE" w:rsidRPr="009478EE" w:rsidDel="00AD243C">
                <w:rPr>
                  <w:rFonts w:ascii="Times New Roman" w:hAnsi="Times New Roman" w:cs="Times New Roman"/>
                  <w:color w:val="000000" w:themeColor="text1"/>
                  <w:sz w:val="18"/>
                  <w:szCs w:val="18"/>
                </w:rPr>
                <w:delText xml:space="preserve"> </w:delText>
              </w:r>
              <w:r w:rsidR="009478EE" w:rsidRPr="009478EE" w:rsidDel="00AD243C">
                <w:rPr>
                  <w:rFonts w:ascii="Times New Roman" w:eastAsia="仿宋_GB2312" w:hAnsi="Times New Roman" w:cs="Times New Roman"/>
                  <w:color w:val="000000" w:themeColor="text1"/>
                  <w:sz w:val="18"/>
                  <w:szCs w:val="18"/>
                </w:rPr>
                <w:delText>Transfer the mixture in</w:delText>
              </w:r>
              <w:r w:rsidR="009478EE" w:rsidRPr="009478EE" w:rsidDel="00AD243C">
                <w:rPr>
                  <w:rFonts w:ascii="Times New Roman" w:eastAsia="仿宋_GB2312" w:hAnsi="Times New Roman" w:cs="Times New Roman"/>
                  <w:b/>
                  <w:color w:val="000000" w:themeColor="text1"/>
                  <w:sz w:val="18"/>
                  <w:szCs w:val="18"/>
                </w:rPr>
                <w:delText xml:space="preserve"> TJ4S-1213-Sy15</w:delText>
              </w:r>
              <w:r w:rsidR="009478EE" w:rsidRPr="009478EE" w:rsidDel="00AD243C">
                <w:rPr>
                  <w:rFonts w:ascii="Times New Roman" w:eastAsia="仿宋_GB2312" w:hAnsi="Times New Roman" w:cs="Times New Roman"/>
                  <w:b/>
                  <w:color w:val="000000" w:themeColor="text1"/>
                  <w:sz w:val="18"/>
                  <w:szCs w:val="18"/>
                  <w:lang w:eastAsia="zh-CN"/>
                </w:rPr>
                <w:delText>-R01</w:delText>
              </w:r>
              <w:r w:rsidR="009478EE" w:rsidRPr="009478EE" w:rsidDel="00AD243C">
                <w:rPr>
                  <w:rFonts w:ascii="Times New Roman" w:eastAsia="仿宋_GB2312" w:hAnsi="Times New Roman" w:cs="Times New Roman"/>
                  <w:color w:val="000000" w:themeColor="text1"/>
                  <w:sz w:val="18"/>
                  <w:szCs w:val="18"/>
                </w:rPr>
                <w:delText xml:space="preserve"> into</w:delText>
              </w:r>
              <w:r w:rsidR="009478EE" w:rsidRPr="009478EE" w:rsidDel="00AD243C">
                <w:rPr>
                  <w:rFonts w:ascii="Times New Roman" w:eastAsia="仿宋_GB2312" w:hAnsi="Times New Roman" w:cs="Times New Roman"/>
                  <w:b/>
                  <w:color w:val="000000" w:themeColor="text1"/>
                  <w:sz w:val="18"/>
                  <w:szCs w:val="18"/>
                </w:rPr>
                <w:delText xml:space="preserve"> TJ4S-1213-Sy15. </w:delText>
              </w:r>
              <w:r w:rsidR="009478EE" w:rsidRPr="009478EE" w:rsidDel="00AD243C">
                <w:rPr>
                  <w:rFonts w:ascii="Times New Roman" w:eastAsia="仿宋_GB2312" w:hAnsi="Times New Roman" w:cs="Times New Roman"/>
                  <w:color w:val="000000" w:themeColor="text1"/>
                  <w:sz w:val="18"/>
                  <w:szCs w:val="18"/>
                </w:rPr>
                <w:delText>Add</w:delText>
              </w:r>
              <w:r w:rsidR="009478EE" w:rsidRPr="009478EE" w:rsidDel="00AD243C">
                <w:rPr>
                  <w:rFonts w:ascii="Times New Roman" w:eastAsia="等线" w:hAnsi="Times New Roman" w:cs="Times New Roman"/>
                  <w:b/>
                  <w:color w:val="000000" w:themeColor="text1"/>
                  <w:sz w:val="18"/>
                  <w:szCs w:val="18"/>
                </w:rPr>
                <w:delText xml:space="preserve"> </w:delText>
              </w:r>
              <w:r w:rsidR="009478EE" w:rsidRPr="009478EE" w:rsidDel="00AD243C">
                <w:rPr>
                  <w:rFonts w:ascii="Times New Roman" w:eastAsia="仿宋_GB2312" w:hAnsi="Times New Roman" w:cs="Times New Roman"/>
                  <w:color w:val="000000" w:themeColor="text1"/>
                  <w:sz w:val="18"/>
                  <w:szCs w:val="18"/>
                  <w:lang w:eastAsia="zh-CN"/>
                </w:rPr>
                <w:delText xml:space="preserve">1.0 V DMF (0.948 kg/kg) </w:delText>
              </w:r>
              <w:r w:rsidR="009478EE" w:rsidRPr="009478EE" w:rsidDel="00AD243C">
                <w:rPr>
                  <w:rFonts w:ascii="Times New Roman" w:eastAsia="仿宋_GB2312" w:hAnsi="Times New Roman" w:cs="Times New Roman"/>
                  <w:color w:val="000000" w:themeColor="text1"/>
                  <w:sz w:val="18"/>
                  <w:szCs w:val="18"/>
                </w:rPr>
                <w:delText>into</w:delText>
              </w:r>
              <w:r w:rsidR="009478EE" w:rsidRPr="009478EE" w:rsidDel="00AD243C">
                <w:rPr>
                  <w:rFonts w:ascii="Times New Roman" w:eastAsia="仿宋_GB2312" w:hAnsi="Times New Roman" w:cs="Times New Roman"/>
                  <w:b/>
                  <w:color w:val="000000" w:themeColor="text1"/>
                  <w:sz w:val="18"/>
                  <w:szCs w:val="18"/>
                  <w:lang w:eastAsia="zh-CN"/>
                </w:rPr>
                <w:delText xml:space="preserve"> </w:delText>
              </w:r>
              <w:r w:rsidR="009478EE" w:rsidRPr="009478EE" w:rsidDel="00AD243C">
                <w:rPr>
                  <w:rFonts w:ascii="Times New Roman" w:eastAsia="仿宋_GB2312" w:hAnsi="Times New Roman" w:cs="Times New Roman"/>
                  <w:b/>
                  <w:color w:val="000000" w:themeColor="text1"/>
                  <w:sz w:val="18"/>
                  <w:szCs w:val="18"/>
                </w:rPr>
                <w:delText>TJ4S-1213-Sy15</w:delText>
              </w:r>
              <w:r w:rsidR="009478EE" w:rsidRPr="009478EE" w:rsidDel="00AD243C">
                <w:rPr>
                  <w:rFonts w:ascii="Times New Roman" w:eastAsia="仿宋_GB2312" w:hAnsi="Times New Roman" w:cs="Times New Roman"/>
                  <w:b/>
                  <w:color w:val="000000" w:themeColor="text1"/>
                  <w:sz w:val="18"/>
                  <w:szCs w:val="18"/>
                  <w:lang w:eastAsia="zh-CN"/>
                </w:rPr>
                <w:delText xml:space="preserve">-R01 </w:delText>
              </w:r>
              <w:r w:rsidR="009478EE" w:rsidRPr="009478EE" w:rsidDel="00AD243C">
                <w:rPr>
                  <w:rFonts w:ascii="Times New Roman" w:eastAsia="仿宋_GB2312" w:hAnsi="Times New Roman" w:cs="Times New Roman"/>
                  <w:color w:val="000000" w:themeColor="text1"/>
                  <w:sz w:val="18"/>
                  <w:szCs w:val="18"/>
                </w:rPr>
                <w:delText xml:space="preserve">to rinse the wall. </w:delText>
              </w:r>
              <w:r w:rsidR="009478EE" w:rsidRPr="009478EE" w:rsidDel="00AD243C">
                <w:rPr>
                  <w:rFonts w:ascii="Times New Roman" w:eastAsia="等线" w:hAnsi="Times New Roman" w:cs="Times New Roman"/>
                  <w:color w:val="000000" w:themeColor="text1"/>
                  <w:sz w:val="18"/>
                  <w:szCs w:val="18"/>
                </w:rPr>
                <w:delText>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6680" w:author="Xuning Wei12232" w:date="2026-07-27T18:11:00Z">
              <w:tcPr>
                <w:tcW w:w="1049" w:type="pct"/>
                <w:gridSpan w:val="5"/>
                <w:vMerge w:val="restart"/>
                <w:shd w:val="clear" w:color="auto" w:fill="FFFFFF" w:themeFill="background1"/>
                <w:vAlign w:val="center"/>
              </w:tcPr>
            </w:tcPrChange>
          </w:tcPr>
          <w:p w14:paraId="65E236CC" w14:textId="77777777" w:rsidR="000B3418" w:rsidRPr="00032BAE" w:rsidRDefault="005E21AC" w:rsidP="000B3418">
            <w:pPr>
              <w:rPr>
                <w:ins w:id="6681" w:author="Xuning Wei12232" w:date="2026-07-27T17:22:00Z"/>
                <w:rFonts w:ascii="Times New Roman" w:hAnsi="Times New Roman" w:cs="Times New Roman"/>
                <w:color w:val="auto"/>
                <w:sz w:val="18"/>
                <w:szCs w:val="18"/>
                <w:shd w:val="clear" w:color="auto" w:fill="FFFFFF"/>
              </w:rPr>
            </w:pPr>
            <w:del w:id="6682" w:author="Xuning Wei12232" w:date="2026-07-27T17:22:00Z">
              <w:r w:rsidRPr="00032BAE" w:rsidDel="000B3418">
                <w:rPr>
                  <w:rFonts w:ascii="Times New Roman" w:hAnsi="Times New Roman" w:cs="Times New Roman"/>
                  <w:color w:val="auto"/>
                  <w:sz w:val="18"/>
                  <w:szCs w:val="18"/>
                  <w:shd w:val="clear" w:color="auto" w:fill="FFFFFF"/>
                </w:rPr>
                <w:delText>T</w:delText>
              </w:r>
            </w:del>
            <w:ins w:id="6683" w:author="Xuning Wei12232" w:date="2026-07-27T17:22:00Z">
              <w:r w:rsidR="000B3418" w:rsidRPr="00032BAE">
                <w:rPr>
                  <w:rFonts w:ascii="Times New Roman" w:hAnsi="Times New Roman" w:cs="Times New Roman"/>
                  <w:color w:val="auto"/>
                  <w:sz w:val="18"/>
                  <w:szCs w:val="18"/>
                  <w:shd w:val="clear" w:color="auto" w:fill="FFFFFF"/>
                </w:rPr>
                <w:t xml:space="preserve">Reaction </w:t>
              </w:r>
              <w:r w:rsidR="000B3418" w:rsidRPr="43BD9DA1">
                <w:rPr>
                  <w:rFonts w:ascii="Times New Roman" w:hAnsi="Times New Roman" w:cs="Times New Roman"/>
                  <w:color w:val="auto"/>
                  <w:sz w:val="18"/>
                  <w:szCs w:val="18"/>
                </w:rPr>
                <w:t xml:space="preserve">vessel </w:t>
              </w:r>
              <w:r w:rsidR="000B3418" w:rsidRPr="00032BAE">
                <w:rPr>
                  <w:rFonts w:ascii="Times New Roman" w:hAnsi="Times New Roman" w:cs="Times New Roman"/>
                  <w:color w:val="auto"/>
                  <w:sz w:val="18"/>
                  <w:szCs w:val="18"/>
                  <w:shd w:val="clear" w:color="auto" w:fill="FFFFFF"/>
                </w:rPr>
                <w:t>material</w:t>
              </w:r>
              <w:r w:rsidR="000B3418">
                <w:rPr>
                  <w:rFonts w:ascii="Times New Roman" w:hAnsi="Times New Roman" w:cs="Times New Roman"/>
                  <w:color w:val="auto"/>
                  <w:sz w:val="18"/>
                  <w:szCs w:val="18"/>
                  <w:shd w:val="clear" w:color="auto" w:fill="FFFFFF"/>
                </w:rPr>
                <w:t>:</w:t>
              </w:r>
              <w:r w:rsidR="000B3418" w:rsidRPr="00032BAE">
                <w:rPr>
                  <w:rFonts w:ascii="Times New Roman" w:hAnsi="Times New Roman" w:cs="Times New Roman"/>
                  <w:color w:val="auto"/>
                  <w:sz w:val="18"/>
                  <w:szCs w:val="18"/>
                  <w:shd w:val="clear" w:color="auto" w:fill="FFFFFF"/>
                </w:rPr>
                <w:t xml:space="preserve"> </w:t>
              </w:r>
              <w:proofErr w:type="spellStart"/>
              <w:r w:rsidR="000B3418" w:rsidRPr="00AF1C85">
                <w:rPr>
                  <w:rFonts w:ascii="Times New Roman" w:hAnsi="Times New Roman" w:cs="Times New Roman"/>
                  <w:color w:val="auto"/>
                  <w:sz w:val="18"/>
                  <w:szCs w:val="18"/>
                  <w:shd w:val="clear" w:color="auto" w:fill="FFFFFF"/>
                </w:rPr>
                <w:t>Hastelloy</w:t>
              </w:r>
              <w:proofErr w:type="spellEnd"/>
              <w:r w:rsidR="000B3418" w:rsidRPr="00032BAE">
                <w:rPr>
                  <w:rFonts w:ascii="Times New Roman" w:hAnsi="Times New Roman" w:cs="Times New Roman"/>
                  <w:color w:val="auto"/>
                  <w:sz w:val="18"/>
                  <w:szCs w:val="18"/>
                  <w:shd w:val="clear" w:color="auto" w:fill="FFFFFF"/>
                </w:rPr>
                <w:t xml:space="preserve"> </w:t>
              </w:r>
              <w:r w:rsidR="000B3418">
                <w:rPr>
                  <w:rFonts w:ascii="Times New Roman" w:hAnsi="Times New Roman" w:cs="Times New Roman"/>
                  <w:color w:val="auto"/>
                  <w:sz w:val="18"/>
                  <w:szCs w:val="18"/>
                  <w:shd w:val="clear" w:color="auto" w:fill="FFFFFF"/>
                </w:rPr>
                <w:t>(</w:t>
              </w:r>
              <w:r w:rsidR="000B3418" w:rsidRPr="00032BAE">
                <w:rPr>
                  <w:rFonts w:ascii="Times New Roman" w:hAnsi="Times New Roman" w:cs="Times New Roman"/>
                  <w:color w:val="auto"/>
                  <w:sz w:val="18"/>
                  <w:szCs w:val="18"/>
                  <w:shd w:val="clear" w:color="auto" w:fill="FFFFFF"/>
                </w:rPr>
                <w:t>C-276</w:t>
              </w:r>
              <w:r w:rsidR="000B3418">
                <w:rPr>
                  <w:rFonts w:ascii="Times New Roman" w:hAnsi="Times New Roman" w:cs="Times New Roman"/>
                  <w:color w:val="auto"/>
                  <w:sz w:val="18"/>
                  <w:szCs w:val="18"/>
                  <w:shd w:val="clear" w:color="auto" w:fill="FFFFFF"/>
                </w:rPr>
                <w:t>)</w:t>
              </w:r>
            </w:ins>
          </w:p>
          <w:p w14:paraId="325D2D17" w14:textId="77777777" w:rsidR="000B3418" w:rsidRPr="004634A5" w:rsidRDefault="000B3418" w:rsidP="000B3418">
            <w:pPr>
              <w:rPr>
                <w:ins w:id="6684" w:author="Xuning Wei12232" w:date="2026-07-27T17:22:00Z"/>
                <w:rFonts w:ascii="Times New Roman" w:eastAsiaTheme="minorEastAsia" w:hAnsi="Times New Roman" w:cs="Times New Roman"/>
                <w:color w:val="auto"/>
                <w:sz w:val="18"/>
                <w:szCs w:val="18"/>
                <w:shd w:val="clear" w:color="auto" w:fill="FFFFFF"/>
                <w:lang w:eastAsia="zh-CN"/>
              </w:rPr>
            </w:pPr>
            <w:ins w:id="6685"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3B97A44C" w14:textId="77777777" w:rsidR="000B3418" w:rsidRPr="002B446D" w:rsidRDefault="000B3418" w:rsidP="000B3418">
            <w:pPr>
              <w:rPr>
                <w:ins w:id="6686" w:author="Xuning Wei12232" w:date="2026-07-27T17:22:00Z"/>
                <w:rFonts w:ascii="Times New Roman" w:hAnsi="Times New Roman" w:cs="Times New Roman"/>
                <w:color w:val="0000FF"/>
                <w:sz w:val="18"/>
                <w:szCs w:val="18"/>
                <w:shd w:val="clear" w:color="auto" w:fill="FFFFFF"/>
              </w:rPr>
            </w:pPr>
            <w:ins w:id="6687"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386C263" w14:textId="77777777" w:rsidR="000B3418" w:rsidRPr="00032BAE" w:rsidRDefault="000B3418" w:rsidP="000B3418">
            <w:pPr>
              <w:rPr>
                <w:ins w:id="6688" w:author="Xuning Wei12232" w:date="2026-07-27T17:22:00Z"/>
                <w:rFonts w:ascii="Times New Roman" w:hAnsi="Times New Roman" w:cs="Times New Roman"/>
                <w:color w:val="auto"/>
                <w:sz w:val="18"/>
                <w:szCs w:val="18"/>
                <w:shd w:val="clear" w:color="auto" w:fill="FFFFFF"/>
              </w:rPr>
            </w:pPr>
            <w:ins w:id="6689" w:author="Xuning Wei12232" w:date="2026-07-27T17:22:00Z">
              <w:r w:rsidRPr="00032BAE">
                <w:rPr>
                  <w:rFonts w:ascii="Times New Roman" w:hAnsi="Times New Roman" w:cs="Times New Roman"/>
                  <w:color w:val="auto"/>
                  <w:sz w:val="18"/>
                  <w:szCs w:val="18"/>
                  <w:shd w:val="clear" w:color="auto" w:fill="FFFFFF"/>
                </w:rPr>
                <w:t>Sight glass: Glass</w:t>
              </w:r>
            </w:ins>
          </w:p>
          <w:p w14:paraId="23DC3472" w14:textId="77777777" w:rsidR="000B3418" w:rsidRPr="00032BAE" w:rsidRDefault="000B3418" w:rsidP="000B3418">
            <w:pPr>
              <w:rPr>
                <w:ins w:id="6690" w:author="Xuning Wei12232" w:date="2026-07-27T17:22:00Z"/>
                <w:rFonts w:ascii="Times New Roman" w:hAnsi="Times New Roman" w:cs="Times New Roman"/>
                <w:color w:val="auto"/>
                <w:sz w:val="18"/>
                <w:szCs w:val="18"/>
                <w:shd w:val="clear" w:color="auto" w:fill="FFFFFF"/>
              </w:rPr>
            </w:pPr>
            <w:ins w:id="6691"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51D4C325" w14:textId="77777777" w:rsidR="000B3418" w:rsidRPr="00032BAE" w:rsidRDefault="000B3418" w:rsidP="000B3418">
            <w:pPr>
              <w:rPr>
                <w:ins w:id="6692" w:author="Xuning Wei12232" w:date="2026-07-27T17:22:00Z"/>
                <w:rFonts w:ascii="Times New Roman" w:hAnsi="Times New Roman" w:cs="Times New Roman"/>
                <w:color w:val="auto"/>
                <w:sz w:val="18"/>
                <w:szCs w:val="18"/>
                <w:shd w:val="clear" w:color="auto" w:fill="FFFFFF"/>
              </w:rPr>
            </w:pPr>
            <w:ins w:id="6693"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A4F3217" w14:textId="77777777" w:rsidR="000B3418" w:rsidRPr="00032BAE" w:rsidRDefault="000B3418" w:rsidP="000B3418">
            <w:pPr>
              <w:rPr>
                <w:ins w:id="6694" w:author="Xuning Wei12232" w:date="2026-07-27T17:22:00Z"/>
                <w:rFonts w:ascii="Times New Roman" w:hAnsi="Times New Roman" w:cs="Times New Roman"/>
                <w:color w:val="auto"/>
                <w:sz w:val="18"/>
                <w:szCs w:val="18"/>
                <w:shd w:val="clear" w:color="auto" w:fill="FFFFFF"/>
              </w:rPr>
            </w:pPr>
            <w:ins w:id="6695" w:author="Xuning Wei12232" w:date="2026-07-27T17:22:00Z">
              <w:r w:rsidRPr="00032BAE">
                <w:rPr>
                  <w:rFonts w:ascii="Times New Roman" w:hAnsi="Times New Roman" w:cs="Times New Roman"/>
                  <w:color w:val="auto"/>
                  <w:sz w:val="18"/>
                  <w:szCs w:val="18"/>
                  <w:shd w:val="clear" w:color="auto" w:fill="FFFFFF"/>
                </w:rPr>
                <w:t>Pipeline material: 316L</w:t>
              </w:r>
            </w:ins>
          </w:p>
          <w:p w14:paraId="7B41796A" w14:textId="77777777" w:rsidR="000B3418" w:rsidRPr="00B37BAA" w:rsidRDefault="000B3418" w:rsidP="000B3418">
            <w:pPr>
              <w:rPr>
                <w:ins w:id="6696" w:author="Xuning Wei12232" w:date="2026-07-27T17:22:00Z"/>
                <w:rFonts w:ascii="Times New Roman" w:hAnsi="Times New Roman" w:cs="Times New Roman"/>
                <w:color w:val="FF0000"/>
                <w:sz w:val="18"/>
                <w:szCs w:val="18"/>
                <w:shd w:val="clear" w:color="auto" w:fill="FFFFFF"/>
                <w:rPrChange w:id="6697" w:author="Johan Granander" w:date="2026-07-28T15:03:00Z">
                  <w:rPr>
                    <w:ins w:id="6698" w:author="Xuning Wei12232" w:date="2026-07-27T17:22:00Z"/>
                    <w:rFonts w:ascii="Times New Roman" w:hAnsi="Times New Roman" w:cs="Times New Roman"/>
                    <w:color w:val="FF0000"/>
                    <w:sz w:val="18"/>
                    <w:szCs w:val="18"/>
                    <w:shd w:val="clear" w:color="auto" w:fill="FFFFFF"/>
                    <w:lang w:val="sv-SE"/>
                  </w:rPr>
                </w:rPrChange>
              </w:rPr>
            </w:pPr>
            <w:ins w:id="6699" w:author="Xuning Wei12232" w:date="2026-07-27T17:22:00Z">
              <w:r w:rsidRPr="00B37BAA">
                <w:rPr>
                  <w:rFonts w:ascii="Times New Roman" w:hAnsi="Times New Roman" w:cs="Times New Roman"/>
                  <w:color w:val="FF0000"/>
                  <w:sz w:val="18"/>
                  <w:szCs w:val="18"/>
                  <w:shd w:val="clear" w:color="auto" w:fill="FFFFFF"/>
                  <w:rPrChange w:id="6700" w:author="Johan Granander" w:date="2026-07-28T15:03: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19DBC847" w14:textId="77777777" w:rsidR="000B3418" w:rsidRPr="00B37BAA" w:rsidRDefault="000B3418" w:rsidP="000B3418">
            <w:pPr>
              <w:rPr>
                <w:ins w:id="6701" w:author="Xuning Wei12232" w:date="2026-07-27T17:22:00Z"/>
                <w:rFonts w:ascii="Times New Roman" w:hAnsi="Times New Roman" w:cs="Times New Roman"/>
                <w:color w:val="auto"/>
                <w:sz w:val="18"/>
                <w:szCs w:val="18"/>
                <w:shd w:val="clear" w:color="auto" w:fill="FFFFFF"/>
                <w:rPrChange w:id="6702" w:author="Johan Granander" w:date="2026-07-28T15:03:00Z">
                  <w:rPr>
                    <w:ins w:id="6703" w:author="Xuning Wei12232" w:date="2026-07-27T17:22:00Z"/>
                    <w:rFonts w:ascii="Times New Roman" w:hAnsi="Times New Roman" w:cs="Times New Roman"/>
                    <w:color w:val="auto"/>
                    <w:sz w:val="18"/>
                    <w:szCs w:val="18"/>
                    <w:shd w:val="clear" w:color="auto" w:fill="FFFFFF"/>
                    <w:lang w:val="sv-SE"/>
                  </w:rPr>
                </w:rPrChange>
              </w:rPr>
            </w:pPr>
            <w:ins w:id="6704" w:author="Xuning Wei12232" w:date="2026-07-27T17:22:00Z">
              <w:r w:rsidRPr="00B37BAA">
                <w:rPr>
                  <w:rFonts w:ascii="Times New Roman" w:hAnsi="Times New Roman" w:cs="Times New Roman"/>
                  <w:color w:val="auto"/>
                  <w:sz w:val="18"/>
                  <w:szCs w:val="18"/>
                  <w:shd w:val="clear" w:color="auto" w:fill="FFFFFF"/>
                  <w:rPrChange w:id="6705" w:author="Johan Granander" w:date="2026-07-28T15:03:00Z">
                    <w:rPr>
                      <w:rFonts w:ascii="Times New Roman" w:hAnsi="Times New Roman" w:cs="Times New Roman"/>
                      <w:color w:val="auto"/>
                      <w:sz w:val="18"/>
                      <w:szCs w:val="18"/>
                      <w:shd w:val="clear" w:color="auto" w:fill="FFFFFF"/>
                      <w:lang w:val="sv-SE"/>
                    </w:rPr>
                  </w:rPrChange>
                </w:rPr>
                <w:t>Mass flow meter: SS</w:t>
              </w:r>
            </w:ins>
          </w:p>
          <w:p w14:paraId="1F9F0D82" w14:textId="77777777" w:rsidR="000B3418" w:rsidRPr="00032BAE" w:rsidRDefault="000B3418" w:rsidP="000B3418">
            <w:pPr>
              <w:rPr>
                <w:ins w:id="6706" w:author="Xuning Wei12232" w:date="2026-07-27T17:22:00Z"/>
                <w:rFonts w:ascii="Times New Roman" w:hAnsi="Times New Roman" w:cs="Times New Roman"/>
                <w:b/>
                <w:color w:val="auto"/>
                <w:sz w:val="18"/>
                <w:szCs w:val="18"/>
                <w:shd w:val="clear" w:color="auto" w:fill="FFFFFF"/>
              </w:rPr>
            </w:pPr>
            <w:ins w:id="6707"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33D5F32B" w14:textId="77777777" w:rsidR="000B3418" w:rsidRPr="00032BAE" w:rsidRDefault="000B3418" w:rsidP="000B3418">
            <w:pPr>
              <w:rPr>
                <w:ins w:id="6708" w:author="Xuning Wei12232" w:date="2026-07-27T17:22:00Z"/>
                <w:rFonts w:ascii="Times New Roman" w:eastAsiaTheme="minorEastAsia" w:hAnsi="Times New Roman" w:cs="Times New Roman"/>
                <w:color w:val="auto"/>
                <w:sz w:val="18"/>
                <w:szCs w:val="18"/>
                <w:shd w:val="clear" w:color="auto" w:fill="FFFFFF"/>
                <w:lang w:eastAsia="zh-CN"/>
              </w:rPr>
            </w:pPr>
            <w:ins w:id="6709"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31DE8247" w14:textId="77777777" w:rsidR="000B3418" w:rsidRDefault="000B3418" w:rsidP="000B3418">
            <w:pPr>
              <w:rPr>
                <w:ins w:id="6710" w:author="Xuning Wei12232" w:date="2026-07-27T17:22:00Z"/>
                <w:rFonts w:ascii="Times New Roman" w:hAnsi="Times New Roman" w:cs="Times New Roman"/>
                <w:color w:val="auto"/>
                <w:sz w:val="18"/>
                <w:szCs w:val="18"/>
                <w:shd w:val="clear" w:color="auto" w:fill="FFFFFF"/>
              </w:rPr>
            </w:pPr>
            <w:ins w:id="6711"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30933070" w14:textId="4038A679" w:rsidR="005E21AC" w:rsidRPr="00032BAE" w:rsidDel="000B3418" w:rsidRDefault="000B3418" w:rsidP="000B3418">
            <w:pPr>
              <w:jc w:val="both"/>
              <w:rPr>
                <w:del w:id="6712" w:author="Xuning Wei12232" w:date="2026-07-27T17:22:00Z"/>
                <w:rFonts w:ascii="Times New Roman" w:hAnsi="Times New Roman" w:cs="Times New Roman"/>
                <w:color w:val="auto"/>
                <w:sz w:val="18"/>
                <w:szCs w:val="18"/>
                <w:shd w:val="clear" w:color="auto" w:fill="FFFFFF"/>
              </w:rPr>
            </w:pPr>
            <w:ins w:id="6713"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6714" w:author="Xuning Wei12232" w:date="2026-07-27T17:22:00Z">
              <w:r w:rsidR="005E21AC" w:rsidRPr="00032BAE" w:rsidDel="000B3418">
                <w:rPr>
                  <w:rFonts w:ascii="Times New Roman" w:hAnsi="Times New Roman" w:cs="Times New Roman"/>
                  <w:color w:val="auto"/>
                  <w:sz w:val="18"/>
                  <w:szCs w:val="18"/>
                  <w:shd w:val="clear" w:color="auto" w:fill="FFFFFF"/>
                </w:rPr>
                <w:delText>ransfer pump material:SS</w:delText>
              </w:r>
            </w:del>
            <w:ins w:id="6715" w:author="Johan Granander" w:date="2026-05-04T11:53:00Z">
              <w:del w:id="6716" w:author="Xuning Wei12232" w:date="2026-07-27T17:22:00Z">
                <w:r w:rsidR="00570E05" w:rsidRPr="00032BAE" w:rsidDel="000B3418">
                  <w:rPr>
                    <w:rFonts w:ascii="Times New Roman" w:hAnsi="Times New Roman" w:cs="Times New Roman"/>
                    <w:color w:val="auto"/>
                    <w:sz w:val="18"/>
                    <w:szCs w:val="18"/>
                    <w:shd w:val="clear" w:color="auto" w:fill="FFFFFF"/>
                  </w:rPr>
                  <w:delText>material: SS</w:delText>
                </w:r>
              </w:del>
            </w:ins>
            <w:del w:id="6717" w:author="Xuning Wei12232" w:date="2026-07-27T17:22:00Z">
              <w:r w:rsidR="005E21AC" w:rsidRPr="00032BAE" w:rsidDel="000B3418">
                <w:rPr>
                  <w:rFonts w:ascii="Times New Roman" w:hAnsi="Times New Roman" w:cs="Times New Roman"/>
                  <w:color w:val="auto"/>
                  <w:sz w:val="18"/>
                  <w:szCs w:val="18"/>
                  <w:shd w:val="clear" w:color="auto" w:fill="FFFFFF"/>
                </w:rPr>
                <w:delText>316+PTFE</w:delText>
              </w:r>
            </w:del>
          </w:p>
          <w:p w14:paraId="19B5FE26" w14:textId="799C22E1" w:rsidR="005E21AC" w:rsidRPr="00032BAE" w:rsidDel="000B3418" w:rsidRDefault="005E21AC" w:rsidP="0030647B">
            <w:pPr>
              <w:jc w:val="both"/>
              <w:rPr>
                <w:del w:id="6718" w:author="Xuning Wei12232" w:date="2026-07-27T17:22:00Z"/>
                <w:rFonts w:ascii="Times New Roman" w:eastAsia="仿宋_GB2312" w:hAnsi="Times New Roman" w:cs="Times New Roman"/>
                <w:color w:val="auto"/>
                <w:sz w:val="18"/>
                <w:szCs w:val="18"/>
              </w:rPr>
            </w:pPr>
            <w:del w:id="6719"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75E3B9E3" w14:textId="1B60B2D6" w:rsidR="005E21AC" w:rsidRPr="00B37BAA" w:rsidDel="000B3418" w:rsidRDefault="005E21AC" w:rsidP="0030647B">
            <w:pPr>
              <w:jc w:val="both"/>
              <w:rPr>
                <w:del w:id="6720" w:author="Xuning Wei12232" w:date="2026-07-27T17:22:00Z"/>
                <w:rFonts w:ascii="Times New Roman" w:eastAsia="仿宋_GB2312" w:hAnsi="Times New Roman" w:cs="Times New Roman"/>
                <w:color w:val="auto"/>
                <w:sz w:val="18"/>
                <w:szCs w:val="18"/>
                <w:lang w:val="en-IE"/>
                <w:rPrChange w:id="6721" w:author="Johan Granander" w:date="2026-07-28T15:03:00Z">
                  <w:rPr>
                    <w:del w:id="6722" w:author="Xuning Wei12232" w:date="2026-07-27T17:22:00Z"/>
                    <w:rFonts w:ascii="Times New Roman" w:eastAsia="仿宋_GB2312" w:hAnsi="Times New Roman" w:cs="Times New Roman"/>
                    <w:color w:val="auto"/>
                    <w:sz w:val="18"/>
                    <w:szCs w:val="18"/>
                  </w:rPr>
                </w:rPrChange>
              </w:rPr>
            </w:pPr>
            <w:del w:id="6723" w:author="Xuning Wei12232" w:date="2026-07-27T17:22:00Z">
              <w:r w:rsidRPr="00B37BAA" w:rsidDel="000B3418">
                <w:rPr>
                  <w:rFonts w:ascii="Times New Roman" w:hAnsi="Times New Roman" w:cs="Times New Roman"/>
                  <w:color w:val="auto"/>
                  <w:sz w:val="18"/>
                  <w:szCs w:val="18"/>
                  <w:shd w:val="clear" w:color="auto" w:fill="FFFFFF"/>
                  <w:lang w:val="en-IE"/>
                  <w:rPrChange w:id="6724" w:author="Johan Granander" w:date="2026-07-28T15:03:00Z">
                    <w:rPr>
                      <w:rFonts w:ascii="Times New Roman" w:hAnsi="Times New Roman" w:cs="Times New Roman"/>
                      <w:color w:val="auto"/>
                      <w:sz w:val="18"/>
                      <w:szCs w:val="18"/>
                      <w:shd w:val="clear" w:color="auto" w:fill="FFFFFF"/>
                    </w:rPr>
                  </w:rPrChange>
                </w:rPr>
                <w:delText xml:space="preserve">Gasket: </w:delText>
              </w:r>
              <w:r w:rsidRPr="00B37BAA" w:rsidDel="000B3418">
                <w:rPr>
                  <w:rFonts w:ascii="Times New Roman" w:eastAsia="仿宋_GB2312" w:hAnsi="Times New Roman" w:cs="Times New Roman"/>
                  <w:color w:val="auto"/>
                  <w:sz w:val="18"/>
                  <w:szCs w:val="18"/>
                  <w:lang w:val="en-IE"/>
                  <w:rPrChange w:id="6725" w:author="Johan Granander" w:date="2026-07-28T15:03:00Z">
                    <w:rPr>
                      <w:rFonts w:ascii="Times New Roman" w:eastAsia="仿宋_GB2312" w:hAnsi="Times New Roman" w:cs="Times New Roman"/>
                      <w:color w:val="auto"/>
                      <w:sz w:val="18"/>
                      <w:szCs w:val="18"/>
                    </w:rPr>
                  </w:rPrChange>
                </w:rPr>
                <w:delText>PTFE</w:delText>
              </w:r>
            </w:del>
          </w:p>
          <w:p w14:paraId="3C5F419C" w14:textId="51371A24" w:rsidR="005E21AC" w:rsidRPr="00B37BAA" w:rsidDel="000B3418" w:rsidRDefault="005E21AC" w:rsidP="0030647B">
            <w:pPr>
              <w:jc w:val="both"/>
              <w:rPr>
                <w:del w:id="6726" w:author="Xuning Wei12232" w:date="2026-07-27T17:22:00Z"/>
                <w:rFonts w:ascii="Times New Roman" w:hAnsi="Times New Roman" w:cs="Times New Roman"/>
                <w:color w:val="auto"/>
                <w:sz w:val="18"/>
                <w:szCs w:val="18"/>
                <w:shd w:val="clear" w:color="auto" w:fill="FFFFFF"/>
                <w:lang w:val="en-IE"/>
                <w:rPrChange w:id="6727" w:author="Johan Granander" w:date="2026-07-28T15:03:00Z">
                  <w:rPr>
                    <w:del w:id="6728" w:author="Xuning Wei12232" w:date="2026-07-27T17:22:00Z"/>
                    <w:rFonts w:ascii="Times New Roman" w:hAnsi="Times New Roman" w:cs="Times New Roman"/>
                    <w:color w:val="auto"/>
                    <w:sz w:val="18"/>
                    <w:szCs w:val="18"/>
                    <w:shd w:val="clear" w:color="auto" w:fill="FFFFFF"/>
                  </w:rPr>
                </w:rPrChange>
              </w:rPr>
            </w:pPr>
            <w:del w:id="6729" w:author="Xuning Wei12232" w:date="2026-07-27T17:22:00Z">
              <w:r w:rsidRPr="00B37BAA" w:rsidDel="000B3418">
                <w:rPr>
                  <w:rFonts w:ascii="Times New Roman" w:hAnsi="Times New Roman" w:cs="Times New Roman"/>
                  <w:color w:val="auto"/>
                  <w:sz w:val="18"/>
                  <w:szCs w:val="18"/>
                  <w:shd w:val="clear" w:color="auto" w:fill="FFFFFF"/>
                  <w:lang w:val="en-IE"/>
                  <w:rPrChange w:id="6730" w:author="Johan Granander" w:date="2026-07-28T15:03:00Z">
                    <w:rPr>
                      <w:rFonts w:ascii="Times New Roman" w:hAnsi="Times New Roman" w:cs="Times New Roman"/>
                      <w:color w:val="auto"/>
                      <w:sz w:val="18"/>
                      <w:szCs w:val="18"/>
                      <w:shd w:val="clear" w:color="auto" w:fill="FFFFFF"/>
                    </w:rPr>
                  </w:rPrChange>
                </w:rPr>
                <w:delText>Sight glass: Glass</w:delText>
              </w:r>
            </w:del>
          </w:p>
          <w:p w14:paraId="2D64D929" w14:textId="27B862DA" w:rsidR="005E21AC" w:rsidRPr="00B37BAA" w:rsidDel="000B3418" w:rsidRDefault="005E21AC" w:rsidP="0030647B">
            <w:pPr>
              <w:jc w:val="both"/>
              <w:rPr>
                <w:del w:id="6731" w:author="Xuning Wei12232" w:date="2026-07-27T17:22:00Z"/>
                <w:rFonts w:ascii="Times New Roman" w:eastAsia="仿宋_GB2312" w:hAnsi="Times New Roman" w:cs="Times New Roman"/>
                <w:color w:val="auto"/>
                <w:sz w:val="18"/>
                <w:szCs w:val="18"/>
                <w:lang w:val="en-IE"/>
                <w:rPrChange w:id="6732" w:author="Johan Granander" w:date="2026-07-28T15:03:00Z">
                  <w:rPr>
                    <w:del w:id="6733" w:author="Xuning Wei12232" w:date="2026-07-27T17:22:00Z"/>
                    <w:rFonts w:ascii="Times New Roman" w:eastAsia="仿宋_GB2312" w:hAnsi="Times New Roman" w:cs="Times New Roman"/>
                    <w:color w:val="auto"/>
                    <w:sz w:val="18"/>
                    <w:szCs w:val="18"/>
                  </w:rPr>
                </w:rPrChange>
              </w:rPr>
            </w:pPr>
            <w:del w:id="6734" w:author="Xuning Wei12232" w:date="2026-07-27T17:22:00Z">
              <w:r w:rsidRPr="00B37BAA" w:rsidDel="000B3418">
                <w:rPr>
                  <w:rFonts w:ascii="Times New Roman" w:hAnsi="Times New Roman" w:cs="Times New Roman"/>
                  <w:color w:val="auto"/>
                  <w:sz w:val="18"/>
                  <w:szCs w:val="18"/>
                  <w:shd w:val="clear" w:color="auto" w:fill="FFFFFF"/>
                  <w:lang w:val="en-IE"/>
                  <w:rPrChange w:id="6735" w:author="Johan Granander" w:date="2026-07-28T15:03:00Z">
                    <w:rPr>
                      <w:rFonts w:ascii="Times New Roman" w:hAnsi="Times New Roman" w:cs="Times New Roman"/>
                      <w:color w:val="auto"/>
                      <w:sz w:val="18"/>
                      <w:szCs w:val="18"/>
                      <w:shd w:val="clear" w:color="auto" w:fill="FFFFFF"/>
                    </w:rPr>
                  </w:rPrChange>
                </w:rPr>
                <w:delText>Valve:</w:delText>
              </w:r>
              <w:r w:rsidRPr="00B37BAA" w:rsidDel="000B3418">
                <w:rPr>
                  <w:rFonts w:ascii="Times New Roman" w:eastAsia="仿宋_GB2312" w:hAnsi="Times New Roman" w:cs="Times New Roman"/>
                  <w:color w:val="auto"/>
                  <w:sz w:val="18"/>
                  <w:szCs w:val="18"/>
                  <w:lang w:val="en-IE"/>
                  <w:rPrChange w:id="6736" w:author="Johan Granander" w:date="2026-07-28T15:03:00Z">
                    <w:rPr>
                      <w:rFonts w:ascii="Times New Roman" w:eastAsia="仿宋_GB2312" w:hAnsi="Times New Roman" w:cs="Times New Roman"/>
                      <w:color w:val="auto"/>
                      <w:sz w:val="18"/>
                      <w:szCs w:val="18"/>
                    </w:rPr>
                  </w:rPrChange>
                </w:rPr>
                <w:delText xml:space="preserve"> 316L</w:delText>
              </w:r>
            </w:del>
          </w:p>
          <w:p w14:paraId="27787A27" w14:textId="58B01235" w:rsidR="00C65197" w:rsidRPr="004634A5" w:rsidDel="000B3418" w:rsidRDefault="005E21AC" w:rsidP="00C65197">
            <w:pPr>
              <w:jc w:val="both"/>
              <w:rPr>
                <w:del w:id="6737" w:author="Xuning Wei12232" w:date="2026-07-27T17:22:00Z"/>
                <w:rFonts w:ascii="Times New Roman" w:eastAsiaTheme="minorEastAsia" w:hAnsi="Times New Roman" w:cs="Times New Roman"/>
                <w:color w:val="auto"/>
                <w:sz w:val="18"/>
                <w:szCs w:val="18"/>
                <w:shd w:val="clear" w:color="auto" w:fill="FFFFFF"/>
                <w:lang w:eastAsia="zh-CN"/>
              </w:rPr>
            </w:pPr>
            <w:del w:id="6738"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Del="000B3418">
                <w:rPr>
                  <w:rFonts w:ascii="Times New Roman" w:hAnsi="Times New Roman" w:cs="Times New Roman"/>
                  <w:color w:val="auto"/>
                  <w:sz w:val="18"/>
                  <w:szCs w:val="18"/>
                  <w:shd w:val="clear" w:color="auto" w:fill="FFFFFF"/>
                </w:rPr>
                <w:br/>
              </w:r>
              <w:r w:rsidR="00C65197" w:rsidRPr="002B446D" w:rsidDel="000B3418">
                <w:rPr>
                  <w:rFonts w:ascii="Times New Roman" w:hAnsi="Times New Roman" w:cs="Times New Roman"/>
                  <w:color w:val="0000FF"/>
                  <w:sz w:val="18"/>
                  <w:szCs w:val="18"/>
                  <w:shd w:val="clear" w:color="auto" w:fill="FFFFFF"/>
                </w:rPr>
                <w:delText>Sieve plate: HC-22</w:delText>
              </w:r>
            </w:del>
          </w:p>
          <w:p w14:paraId="53F3025C" w14:textId="71DBB0A0" w:rsidR="00C65197" w:rsidRPr="00C65197" w:rsidDel="000B3418" w:rsidRDefault="00C65197" w:rsidP="00C65197">
            <w:pPr>
              <w:jc w:val="both"/>
              <w:rPr>
                <w:del w:id="6739" w:author="Xuning Wei12232" w:date="2026-07-27T17:22:00Z"/>
                <w:rFonts w:ascii="Times New Roman" w:hAnsi="Times New Roman" w:cs="Times New Roman"/>
                <w:color w:val="0000FF"/>
                <w:sz w:val="18"/>
                <w:szCs w:val="18"/>
                <w:shd w:val="clear" w:color="auto" w:fill="FFFFFF"/>
              </w:rPr>
            </w:pPr>
            <w:del w:id="6740" w:author="Xuning Wei12232" w:date="2026-07-27T17:22:00Z">
              <w:r w:rsidRPr="002B446D" w:rsidDel="000B3418">
                <w:rPr>
                  <w:rFonts w:ascii="Times New Roman" w:hAnsi="Times New Roman" w:cs="Times New Roman"/>
                  <w:color w:val="0000FF"/>
                  <w:sz w:val="18"/>
                  <w:szCs w:val="18"/>
                  <w:shd w:val="clear" w:color="auto" w:fill="FFFFFF"/>
                </w:rPr>
                <w:delText>Nitrogen distribution piping:</w:delText>
              </w:r>
              <w:r w:rsidR="006F51C6" w:rsidDel="000B3418">
                <w:rPr>
                  <w:rFonts w:ascii="Times New Roman" w:hAnsi="Times New Roman" w:cs="Times New Roman"/>
                  <w:color w:val="0000FF"/>
                  <w:sz w:val="18"/>
                  <w:szCs w:val="18"/>
                  <w:shd w:val="clear" w:color="auto" w:fill="FFFFFF"/>
                </w:rPr>
                <w:delText xml:space="preserve"> C-276</w:delText>
              </w:r>
            </w:del>
          </w:p>
          <w:p w14:paraId="40E79353" w14:textId="57BBB0BF" w:rsidR="005E21AC" w:rsidRPr="00032BAE" w:rsidDel="000B3418" w:rsidRDefault="005E21AC" w:rsidP="0030647B">
            <w:pPr>
              <w:jc w:val="both"/>
              <w:rPr>
                <w:del w:id="6741" w:author="Xuning Wei12232" w:date="2026-07-27T17:22:00Z"/>
                <w:rFonts w:ascii="Times New Roman" w:hAnsi="Times New Roman" w:cs="Times New Roman"/>
                <w:color w:val="auto"/>
                <w:sz w:val="18"/>
                <w:szCs w:val="18"/>
                <w:shd w:val="clear" w:color="auto" w:fill="FFFFFF"/>
              </w:rPr>
            </w:pPr>
            <w:del w:id="6742" w:author="Xuning Wei12232" w:date="2026-07-27T17:22:00Z">
              <w:r w:rsidRPr="00032BAE" w:rsidDel="000B3418">
                <w:rPr>
                  <w:rFonts w:ascii="Times New Roman" w:hAnsi="Times New Roman" w:cs="Times New Roman"/>
                  <w:color w:val="auto"/>
                  <w:sz w:val="18"/>
                  <w:szCs w:val="18"/>
                  <w:shd w:val="clear" w:color="auto" w:fill="FFFFFF"/>
                </w:rPr>
                <w:delText>Sampling pipeline: SS</w:delText>
              </w:r>
            </w:del>
          </w:p>
          <w:p w14:paraId="59EEDC9A" w14:textId="5678730A" w:rsidR="005E21AC" w:rsidRPr="00032BAE" w:rsidRDefault="005E21AC" w:rsidP="0030647B">
            <w:pPr>
              <w:jc w:val="both"/>
              <w:rPr>
                <w:rFonts w:ascii="Times New Roman" w:hAnsi="Times New Roman" w:cs="Times New Roman"/>
                <w:color w:val="auto"/>
                <w:sz w:val="18"/>
                <w:szCs w:val="18"/>
                <w:shd w:val="clear" w:color="auto" w:fill="FFFFFF"/>
              </w:rPr>
            </w:pPr>
            <w:del w:id="6743"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6744" w:author="Xuning Wei12232" w:date="2026-07-27T18:11:00Z">
              <w:tcPr>
                <w:tcW w:w="388" w:type="pct"/>
                <w:gridSpan w:val="4"/>
                <w:vMerge w:val="restart"/>
                <w:shd w:val="clear" w:color="auto" w:fill="FFFFFF" w:themeFill="background1"/>
                <w:vAlign w:val="center"/>
              </w:tcPr>
            </w:tcPrChange>
          </w:tcPr>
          <w:p w14:paraId="3B91ED44" w14:textId="4E1077C4" w:rsidR="005E21AC" w:rsidRPr="00032BAE" w:rsidRDefault="005E21AC" w:rsidP="0030647B">
            <w:pPr>
              <w:spacing w:line="240" w:lineRule="exact"/>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6745" w:author="Xuning Wei12232" w:date="2026-07-27T18:11:00Z">
              <w:tcPr>
                <w:tcW w:w="354" w:type="pct"/>
                <w:gridSpan w:val="3"/>
                <w:vMerge w:val="restart"/>
                <w:shd w:val="clear" w:color="auto" w:fill="FFFFFF" w:themeFill="background1"/>
                <w:vAlign w:val="center"/>
              </w:tcPr>
            </w:tcPrChange>
          </w:tcPr>
          <w:p w14:paraId="68482411" w14:textId="68CF6D39" w:rsidR="005E21AC" w:rsidRPr="00032BAE" w:rsidRDefault="005E21AC" w:rsidP="0030647B">
            <w:pPr>
              <w:spacing w:line="240" w:lineRule="exact"/>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6746" w:author="Xuning Wei12232" w:date="2026-07-27T18:11:00Z">
              <w:tcPr>
                <w:tcW w:w="322" w:type="pct"/>
                <w:gridSpan w:val="3"/>
                <w:vAlign w:val="center"/>
              </w:tcPr>
            </w:tcPrChange>
          </w:tcPr>
          <w:p w14:paraId="7B238173" w14:textId="4F3471D5" w:rsidR="005E21AC"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247741665"/>
                <w14:checkbox>
                  <w14:checked w14:val="1"/>
                  <w14:checkedState w14:val="2612" w14:font="MS Gothic"/>
                  <w14:uncheckedState w14:val="2610" w14:font="MS Gothic"/>
                </w14:checkbox>
              </w:sdtPr>
              <w:sdtEndPr/>
              <w:sdtContent>
                <w:r w:rsidR="00656FD7" w:rsidRPr="00032BAE">
                  <w:rPr>
                    <w:rFonts w:ascii="Segoe UI Symbol" w:eastAsia="MS Gothic" w:hAnsi="Segoe UI Symbol" w:cs="Segoe UI Symbol"/>
                    <w:color w:val="auto"/>
                    <w:sz w:val="18"/>
                    <w:szCs w:val="18"/>
                  </w:rPr>
                  <w:t>☒</w:t>
                </w:r>
              </w:sdtContent>
            </w:sdt>
            <w:r w:rsidR="005E21AC" w:rsidRPr="00032BAE">
              <w:rPr>
                <w:rFonts w:ascii="Times New Roman" w:eastAsia="仿宋_GB2312" w:hAnsi="Times New Roman" w:cs="Times New Roman"/>
                <w:color w:val="auto"/>
                <w:sz w:val="18"/>
                <w:szCs w:val="18"/>
              </w:rPr>
              <w:t>Yes</w:t>
            </w:r>
          </w:p>
        </w:tc>
        <w:tc>
          <w:tcPr>
            <w:tcW w:w="638" w:type="pct"/>
            <w:vAlign w:val="center"/>
            <w:tcPrChange w:id="6747" w:author="Xuning Wei12232" w:date="2026-07-27T18:11:00Z">
              <w:tcPr>
                <w:tcW w:w="733" w:type="pct"/>
                <w:gridSpan w:val="3"/>
                <w:vAlign w:val="center"/>
              </w:tcPr>
            </w:tcPrChange>
          </w:tcPr>
          <w:p w14:paraId="3857F93F" w14:textId="7793C618" w:rsidR="005E21AC"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170861410"/>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color w:val="auto"/>
                    <w:sz w:val="18"/>
                    <w:szCs w:val="18"/>
                  </w:rPr>
                  <w:t>☐</w:t>
                </w:r>
              </w:sdtContent>
            </w:sdt>
            <w:r w:rsidR="005E21AC"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6748" w:author="Xuning Wei12232" w:date="2026-07-27T18:11:00Z">
              <w:tcPr>
                <w:tcW w:w="654" w:type="pct"/>
                <w:vMerge w:val="restart"/>
                <w:vAlign w:val="center"/>
              </w:tcPr>
            </w:tcPrChange>
          </w:tcPr>
          <w:p w14:paraId="72453195" w14:textId="77777777" w:rsidR="005E21AC"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50996164"/>
                <w14:checkbox>
                  <w14:checked w14:val="0"/>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proofErr w:type="spellStart"/>
            <w:r w:rsidR="005E21AC" w:rsidRPr="00032BAE">
              <w:rPr>
                <w:rFonts w:ascii="Times New Roman" w:eastAsia="仿宋_GB2312" w:hAnsi="Times New Roman" w:cs="Times New Roman"/>
                <w:color w:val="auto"/>
                <w:kern w:val="0"/>
                <w:sz w:val="18"/>
                <w:szCs w:val="18"/>
                <w:lang w:eastAsia="zh-CN"/>
              </w:rPr>
              <w:t>Asymchem</w:t>
            </w:r>
            <w:proofErr w:type="spellEnd"/>
            <w:r w:rsidR="005E21AC" w:rsidRPr="00032BAE">
              <w:rPr>
                <w:rFonts w:ascii="Times New Roman" w:eastAsia="仿宋_GB2312" w:hAnsi="Times New Roman" w:cs="Times New Roman"/>
                <w:color w:val="auto"/>
                <w:kern w:val="0"/>
                <w:sz w:val="18"/>
                <w:szCs w:val="18"/>
                <w:lang w:eastAsia="zh-CN"/>
              </w:rPr>
              <w:t xml:space="preserve"> R&amp;D Lab:</w:t>
            </w:r>
            <w:r w:rsidR="005E21AC" w:rsidRPr="00032BAE">
              <w:rPr>
                <w:rFonts w:ascii="Times New Roman" w:eastAsia="仿宋_GB2312" w:hAnsi="Times New Roman" w:cs="Times New Roman"/>
                <w:color w:val="auto"/>
                <w:kern w:val="0"/>
                <w:sz w:val="18"/>
                <w:szCs w:val="18"/>
                <w:u w:val="single"/>
                <w:lang w:eastAsia="zh-CN"/>
              </w:rPr>
              <w:t xml:space="preserve"> N/A </w:t>
            </w:r>
          </w:p>
          <w:p w14:paraId="638C18F0" w14:textId="728CFFF7" w:rsidR="005E21AC"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2002419674"/>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proofErr w:type="spellStart"/>
            <w:r w:rsidR="005E21AC" w:rsidRPr="00032BAE">
              <w:rPr>
                <w:rFonts w:ascii="Times New Roman" w:eastAsia="仿宋_GB2312" w:hAnsi="Times New Roman" w:cs="Times New Roman"/>
                <w:color w:val="auto"/>
                <w:kern w:val="0"/>
                <w:sz w:val="18"/>
                <w:szCs w:val="18"/>
                <w:lang w:eastAsia="zh-CN"/>
              </w:rPr>
              <w:t>Asymchem</w:t>
            </w:r>
            <w:proofErr w:type="spellEnd"/>
            <w:r w:rsidR="005E21AC" w:rsidRPr="00032BAE">
              <w:rPr>
                <w:rFonts w:ascii="Times New Roman" w:eastAsia="仿宋_GB2312" w:hAnsi="Times New Roman" w:cs="Times New Roman"/>
                <w:color w:val="auto"/>
                <w:kern w:val="0"/>
                <w:sz w:val="18"/>
                <w:szCs w:val="18"/>
                <w:lang w:eastAsia="zh-CN"/>
              </w:rPr>
              <w:t xml:space="preserve"> Production data, Lot Number:</w:t>
            </w:r>
            <w:r w:rsidR="005E21AC" w:rsidRPr="00032BAE">
              <w:rPr>
                <w:rFonts w:ascii="Times New Roman" w:eastAsia="仿宋_GB2312" w:hAnsi="Times New Roman" w:cs="Times New Roman"/>
                <w:color w:val="auto"/>
                <w:kern w:val="0"/>
                <w:sz w:val="18"/>
                <w:szCs w:val="18"/>
                <w:u w:val="single"/>
                <w:lang w:eastAsia="zh-CN"/>
              </w:rPr>
              <w:t xml:space="preserve">   </w:t>
            </w:r>
            <w:del w:id="6749" w:author="Xuning Wei12232" w:date="2026-07-27T17:56:00Z">
              <w:r w:rsidR="005E21AC" w:rsidRPr="00032BAE" w:rsidDel="00F338FC">
                <w:rPr>
                  <w:rFonts w:ascii="Times New Roman" w:eastAsia="仿宋_GB2312" w:hAnsi="Times New Roman" w:cs="Times New Roman"/>
                  <w:color w:val="auto"/>
                  <w:kern w:val="0"/>
                  <w:sz w:val="18"/>
                  <w:szCs w:val="18"/>
                  <w:u w:val="single"/>
                  <w:lang w:eastAsia="zh-CN"/>
                </w:rPr>
                <w:delText>CPo140020-02-01-02</w:delText>
              </w:r>
            </w:del>
            <w:ins w:id="6750"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5E21AC" w:rsidRPr="00032BAE">
              <w:rPr>
                <w:rFonts w:ascii="Times New Roman" w:eastAsia="仿宋_GB2312" w:hAnsi="Times New Roman" w:cs="Times New Roman"/>
                <w:color w:val="auto"/>
                <w:kern w:val="0"/>
                <w:sz w:val="18"/>
                <w:szCs w:val="18"/>
                <w:u w:val="single"/>
                <w:lang w:eastAsia="zh-CN"/>
              </w:rPr>
              <w:t xml:space="preserve">    </w:t>
            </w:r>
          </w:p>
          <w:p w14:paraId="10A59A1D" w14:textId="77777777" w:rsidR="005E21AC"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825106950"/>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r w:rsidR="005E21AC" w:rsidRPr="00032BAE">
              <w:rPr>
                <w:rFonts w:ascii="Times New Roman" w:eastAsia="仿宋_GB2312" w:hAnsi="Times New Roman" w:cs="Times New Roman"/>
                <w:color w:val="auto"/>
                <w:kern w:val="0"/>
                <w:sz w:val="18"/>
                <w:szCs w:val="18"/>
                <w:lang w:eastAsia="zh-CN"/>
              </w:rPr>
              <w:t>Supplier data:</w:t>
            </w:r>
            <w:r w:rsidR="005E21AC" w:rsidRPr="00032BAE">
              <w:rPr>
                <w:rFonts w:ascii="Times New Roman" w:eastAsia="仿宋_GB2312" w:hAnsi="Times New Roman" w:cs="Times New Roman"/>
                <w:color w:val="auto"/>
                <w:kern w:val="0"/>
                <w:sz w:val="18"/>
                <w:szCs w:val="18"/>
                <w:u w:val="single"/>
                <w:lang w:eastAsia="zh-CN"/>
              </w:rPr>
              <w:t xml:space="preserve"> N/A</w:t>
            </w:r>
            <w:r w:rsidR="005E21AC" w:rsidRPr="00032BAE">
              <w:rPr>
                <w:rFonts w:ascii="Times New Roman" w:eastAsia="仿宋_GB2312" w:hAnsi="Times New Roman" w:cs="Times New Roman"/>
                <w:color w:val="auto"/>
                <w:kern w:val="0"/>
                <w:sz w:val="18"/>
                <w:szCs w:val="18"/>
                <w:lang w:eastAsia="zh-CN"/>
              </w:rPr>
              <w:t xml:space="preserve"> </w:t>
            </w:r>
          </w:p>
          <w:p w14:paraId="1DA28C34" w14:textId="77777777" w:rsidR="008B3793" w:rsidRPr="00032BAE" w:rsidRDefault="000B6761" w:rsidP="0030647B">
            <w:pPr>
              <w:jc w:val="both"/>
              <w:rPr>
                <w:rFonts w:ascii="Times New Roman" w:eastAsia="仿宋_GB2312" w:hAnsi="Times New Roman" w:cs="Times New Roman"/>
                <w:color w:val="auto"/>
                <w:sz w:val="18"/>
                <w:szCs w:val="18"/>
                <w:u w:val="single"/>
              </w:rPr>
            </w:pPr>
            <w:sdt>
              <w:sdtPr>
                <w:rPr>
                  <w:rFonts w:ascii="Times New Roman" w:eastAsia="仿宋_GB2312" w:hAnsi="Times New Roman" w:cs="Times New Roman"/>
                  <w:b/>
                  <w:color w:val="auto"/>
                  <w:sz w:val="18"/>
                  <w:szCs w:val="18"/>
                </w:rPr>
                <w:id w:val="-1294599676"/>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r w:rsidR="005E21AC" w:rsidRPr="00032BAE">
              <w:rPr>
                <w:rFonts w:ascii="Times New Roman" w:eastAsia="仿宋_GB2312" w:hAnsi="Times New Roman" w:cs="Times New Roman"/>
                <w:color w:val="auto"/>
                <w:sz w:val="18"/>
                <w:szCs w:val="18"/>
                <w:lang w:eastAsia="zh-CN"/>
              </w:rPr>
              <w:t>Handbook &amp; Page:</w:t>
            </w:r>
            <w:r w:rsidR="005E21AC" w:rsidRPr="00032BAE">
              <w:rPr>
                <w:rFonts w:ascii="Times New Roman" w:eastAsia="仿宋_GB2312" w:hAnsi="Times New Roman" w:cs="Times New Roman"/>
                <w:color w:val="auto"/>
                <w:sz w:val="18"/>
                <w:szCs w:val="18"/>
                <w:u w:val="single"/>
                <w:lang w:eastAsia="zh-CN"/>
              </w:rPr>
              <w:t xml:space="preserve"> </w:t>
            </w:r>
            <w:r w:rsidR="005E21AC" w:rsidRPr="00032BAE">
              <w:rPr>
                <w:rFonts w:ascii="Times New Roman" w:eastAsia="仿宋_GB2312" w:hAnsi="Times New Roman" w:cs="Times New Roman"/>
                <w:color w:val="auto"/>
                <w:sz w:val="18"/>
                <w:szCs w:val="18"/>
                <w:u w:val="single"/>
              </w:rPr>
              <w:t xml:space="preserve">The Pilot Plant Real Book Page </w:t>
            </w:r>
            <w:proofErr w:type="spellStart"/>
            <w:r w:rsidR="008B3793" w:rsidRPr="00032BAE">
              <w:rPr>
                <w:rFonts w:ascii="Times New Roman" w:eastAsia="仿宋_GB2312" w:hAnsi="Times New Roman" w:cs="Times New Roman"/>
                <w:color w:val="auto"/>
                <w:sz w:val="18"/>
                <w:szCs w:val="18"/>
                <w:u w:val="single"/>
              </w:rPr>
              <w:t>Page</w:t>
            </w:r>
            <w:proofErr w:type="spellEnd"/>
            <w:r w:rsidR="008B3793" w:rsidRPr="00032BAE">
              <w:rPr>
                <w:rFonts w:ascii="Times New Roman" w:eastAsia="仿宋_GB2312" w:hAnsi="Times New Roman" w:cs="Times New Roman"/>
                <w:color w:val="auto"/>
                <w:sz w:val="18"/>
                <w:szCs w:val="18"/>
                <w:u w:val="single"/>
              </w:rPr>
              <w:t xml:space="preserve"> 10-10&amp;10-11, Page 10-14&amp;10-15, Page 10-24&amp;10-25,</w:t>
            </w:r>
          </w:p>
          <w:p w14:paraId="2201B6BD" w14:textId="430921D1" w:rsidR="005E21AC" w:rsidRPr="00032BAE" w:rsidRDefault="000B6761" w:rsidP="0030647B">
            <w:pPr>
              <w:jc w:val="both"/>
              <w:rPr>
                <w:rFonts w:ascii="Times New Roman" w:eastAsia="仿宋_GB2312" w:hAnsi="Times New Roman" w:cs="Times New Roman"/>
                <w:b/>
                <w:color w:val="auto"/>
                <w:sz w:val="18"/>
                <w:szCs w:val="18"/>
              </w:rPr>
            </w:pPr>
            <w:sdt>
              <w:sdtPr>
                <w:rPr>
                  <w:rFonts w:ascii="Times New Roman" w:eastAsia="仿宋_GB2312" w:hAnsi="Times New Roman" w:cs="Times New Roman"/>
                  <w:color w:val="auto"/>
                  <w:sz w:val="18"/>
                  <w:szCs w:val="18"/>
                </w:rPr>
                <w:id w:val="-888802959"/>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color w:val="auto"/>
                    <w:sz w:val="18"/>
                    <w:szCs w:val="18"/>
                  </w:rPr>
                  <w:t>☒</w:t>
                </w:r>
              </w:sdtContent>
            </w:sdt>
            <w:r w:rsidR="005E21AC" w:rsidRPr="00032BAE">
              <w:rPr>
                <w:rFonts w:ascii="Times New Roman" w:eastAsia="仿宋_GB2312" w:hAnsi="Times New Roman" w:cs="Times New Roman"/>
                <w:color w:val="auto"/>
                <w:sz w:val="18"/>
                <w:szCs w:val="18"/>
              </w:rPr>
              <w:t xml:space="preserve"> Other</w:t>
            </w:r>
            <w:r w:rsidR="005E21AC" w:rsidRPr="00032BAE">
              <w:rPr>
                <w:rFonts w:ascii="Times New Roman" w:eastAsia="仿宋_GB2312" w:hAnsi="Times New Roman" w:cs="Times New Roman"/>
                <w:color w:val="auto"/>
                <w:sz w:val="18"/>
                <w:szCs w:val="18"/>
                <w:lang w:eastAsia="zh-CN"/>
              </w:rPr>
              <w:t>:</w:t>
            </w:r>
            <w:r w:rsidR="005E21AC" w:rsidRPr="00032BAE">
              <w:rPr>
                <w:rFonts w:ascii="Times New Roman" w:eastAsia="仿宋_GB2312" w:hAnsi="Times New Roman" w:cs="Times New Roman"/>
                <w:color w:val="auto"/>
                <w:kern w:val="0"/>
                <w:sz w:val="18"/>
                <w:szCs w:val="18"/>
                <w:u w:val="single"/>
                <w:lang w:eastAsia="zh-CN"/>
              </w:rPr>
              <w:t xml:space="preserve"> </w:t>
            </w:r>
            <w:del w:id="6751" w:author="He Han" w:date="2026-08-27T15:38:00Z">
              <w:r w:rsidR="005E21AC" w:rsidRPr="00032BAE" w:rsidDel="006B7068">
                <w:rPr>
                  <w:rFonts w:ascii="Times New Roman" w:eastAsia="仿宋_GB2312" w:hAnsi="Times New Roman" w:cs="Times New Roman"/>
                  <w:color w:val="auto"/>
                  <w:kern w:val="0"/>
                  <w:sz w:val="18"/>
                  <w:szCs w:val="18"/>
                  <w:u w:val="single"/>
                  <w:lang w:eastAsia="zh-CN"/>
                </w:rPr>
                <w:delText xml:space="preserve">    </w:delText>
              </w:r>
            </w:del>
            <w:r w:rsidR="005E21AC" w:rsidRPr="00032BAE">
              <w:rPr>
                <w:rFonts w:ascii="Times New Roman" w:eastAsia="仿宋_GB2312" w:hAnsi="Times New Roman" w:cs="Times New Roman"/>
                <w:color w:val="auto"/>
                <w:kern w:val="0"/>
                <w:sz w:val="18"/>
                <w:szCs w:val="18"/>
                <w:u w:val="single"/>
                <w:lang w:eastAsia="zh-CN"/>
              </w:rPr>
              <w:t>C-276 exhibits excellent corrosion resistance to various organic acids, inorganic acids, alkalis and salts.</w:t>
            </w:r>
            <w:r w:rsidR="008B3793" w:rsidRPr="00032BAE">
              <w:rPr>
                <w:rFonts w:ascii="Times New Roman" w:eastAsia="仿宋_GB2312" w:hAnsi="Times New Roman" w:cs="Times New Roman"/>
                <w:color w:val="auto"/>
                <w:kern w:val="0"/>
                <w:sz w:val="18"/>
                <w:szCs w:val="18"/>
                <w:u w:val="single"/>
                <w:lang w:eastAsia="zh-CN"/>
              </w:rPr>
              <w:t xml:space="preserve"> </w:t>
            </w:r>
            <w:r w:rsidR="005E21AC" w:rsidRPr="00032BAE">
              <w:rPr>
                <w:rFonts w:ascii="Times New Roman" w:eastAsia="仿宋_GB2312" w:hAnsi="Times New Roman" w:cs="Times New Roman"/>
                <w:color w:val="auto"/>
                <w:kern w:val="0"/>
                <w:sz w:val="18"/>
                <w:szCs w:val="18"/>
                <w:u w:val="single"/>
                <w:lang w:eastAsia="zh-CN"/>
              </w:rPr>
              <w:t xml:space="preserve">The material demonstrates good corrosion resistance, including tolerance to organic </w:t>
            </w:r>
            <w:proofErr w:type="spellStart"/>
            <w:r w:rsidR="005E21AC" w:rsidRPr="00032BAE">
              <w:rPr>
                <w:rFonts w:ascii="Times New Roman" w:eastAsia="仿宋_GB2312" w:hAnsi="Times New Roman" w:cs="Times New Roman"/>
                <w:color w:val="auto"/>
                <w:kern w:val="0"/>
                <w:sz w:val="18"/>
                <w:szCs w:val="18"/>
                <w:u w:val="single"/>
                <w:lang w:eastAsia="zh-CN"/>
              </w:rPr>
              <w:t>solvents.The</w:t>
            </w:r>
            <w:proofErr w:type="spellEnd"/>
            <w:r w:rsidR="005E21AC"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p>
        </w:tc>
      </w:tr>
      <w:tr w:rsidR="005342B4" w:rsidRPr="00032BAE" w14:paraId="531E7452" w14:textId="77777777" w:rsidTr="000A425F">
        <w:trPr>
          <w:trHeight w:val="4536"/>
          <w:trPrChange w:id="6752" w:author="Xuning Wei12232" w:date="2026-07-27T19:35:00Z">
            <w:trPr>
              <w:trHeight w:val="2766"/>
            </w:trPr>
          </w:trPrChange>
        </w:trPr>
        <w:tc>
          <w:tcPr>
            <w:tcW w:w="281" w:type="pct"/>
            <w:vMerge/>
            <w:shd w:val="clear" w:color="auto" w:fill="FFFFFF" w:themeFill="background1"/>
            <w:vAlign w:val="center"/>
            <w:tcPrChange w:id="6753" w:author="Xuning Wei12232" w:date="2026-07-27T19:35:00Z">
              <w:tcPr>
                <w:tcW w:w="284" w:type="pct"/>
                <w:gridSpan w:val="3"/>
                <w:vMerge/>
                <w:shd w:val="clear" w:color="auto" w:fill="FFFFFF" w:themeFill="background1"/>
                <w:vAlign w:val="center"/>
              </w:tcPr>
            </w:tcPrChange>
          </w:tcPr>
          <w:p w14:paraId="06B8B70E" w14:textId="77777777" w:rsidR="005E21AC" w:rsidRPr="00032BAE" w:rsidRDefault="005E21AC" w:rsidP="0030647B">
            <w:pPr>
              <w:spacing w:line="240" w:lineRule="exact"/>
              <w:jc w:val="both"/>
              <w:rPr>
                <w:rFonts w:ascii="Times New Roman" w:eastAsia="仿宋_GB2312" w:hAnsi="Times New Roman" w:cs="Times New Roman"/>
                <w:color w:val="auto"/>
                <w:sz w:val="18"/>
                <w:szCs w:val="18"/>
                <w:highlight w:val="yellow"/>
                <w:lang w:eastAsia="zh-CN"/>
              </w:rPr>
            </w:pPr>
          </w:p>
        </w:tc>
        <w:tc>
          <w:tcPr>
            <w:tcW w:w="1217" w:type="pct"/>
            <w:vMerge/>
            <w:shd w:val="clear" w:color="auto" w:fill="FFFFFF" w:themeFill="background1"/>
            <w:vAlign w:val="center"/>
            <w:tcPrChange w:id="6754" w:author="Xuning Wei12232" w:date="2026-07-27T19:35:00Z">
              <w:tcPr>
                <w:tcW w:w="1217" w:type="pct"/>
                <w:gridSpan w:val="3"/>
                <w:vMerge/>
                <w:shd w:val="clear" w:color="auto" w:fill="FFFFFF" w:themeFill="background1"/>
                <w:vAlign w:val="center"/>
              </w:tcPr>
            </w:tcPrChange>
          </w:tcPr>
          <w:p w14:paraId="7753496F" w14:textId="77777777" w:rsidR="005E21AC" w:rsidRPr="00032BAE" w:rsidRDefault="005E21AC" w:rsidP="0030647B">
            <w:pPr>
              <w:spacing w:line="240" w:lineRule="exact"/>
              <w:jc w:val="both"/>
              <w:rPr>
                <w:rFonts w:ascii="Times New Roman" w:eastAsia="仿宋_GB2312" w:hAnsi="Times New Roman" w:cs="Times New Roman"/>
                <w:color w:val="auto"/>
                <w:sz w:val="18"/>
                <w:szCs w:val="18"/>
                <w:highlight w:val="yellow"/>
              </w:rPr>
            </w:pPr>
          </w:p>
        </w:tc>
        <w:tc>
          <w:tcPr>
            <w:tcW w:w="1046" w:type="pct"/>
            <w:vMerge/>
            <w:shd w:val="clear" w:color="auto" w:fill="FFFFFF" w:themeFill="background1"/>
            <w:vAlign w:val="center"/>
            <w:tcPrChange w:id="6755" w:author="Xuning Wei12232" w:date="2026-07-27T19:35:00Z">
              <w:tcPr>
                <w:tcW w:w="1049" w:type="pct"/>
                <w:gridSpan w:val="5"/>
                <w:vMerge/>
                <w:shd w:val="clear" w:color="auto" w:fill="FFFFFF" w:themeFill="background1"/>
                <w:vAlign w:val="center"/>
              </w:tcPr>
            </w:tcPrChange>
          </w:tcPr>
          <w:p w14:paraId="51350DC0" w14:textId="77777777" w:rsidR="005E21AC" w:rsidRPr="00032BAE" w:rsidRDefault="005E21AC" w:rsidP="0030647B">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6756" w:author="Xuning Wei12232" w:date="2026-07-27T19:35:00Z">
              <w:tcPr>
                <w:tcW w:w="388" w:type="pct"/>
                <w:gridSpan w:val="4"/>
                <w:vMerge/>
                <w:shd w:val="clear" w:color="auto" w:fill="FFFFFF" w:themeFill="background1"/>
                <w:vAlign w:val="center"/>
              </w:tcPr>
            </w:tcPrChange>
          </w:tcPr>
          <w:p w14:paraId="7B5D6446" w14:textId="77777777" w:rsidR="005E21AC" w:rsidRPr="00032BAE" w:rsidRDefault="005E21AC"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6757" w:author="Xuning Wei12232" w:date="2026-07-27T19:35:00Z">
              <w:tcPr>
                <w:tcW w:w="354" w:type="pct"/>
                <w:gridSpan w:val="3"/>
                <w:vMerge/>
                <w:shd w:val="clear" w:color="auto" w:fill="FFFFFF" w:themeFill="background1"/>
                <w:vAlign w:val="center"/>
              </w:tcPr>
            </w:tcPrChange>
          </w:tcPr>
          <w:p w14:paraId="48DCD65A" w14:textId="77777777" w:rsidR="005E21AC" w:rsidRPr="00032BAE" w:rsidRDefault="005E21AC"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6758" w:author="Xuning Wei12232" w:date="2026-07-27T19:35:00Z">
              <w:tcPr>
                <w:tcW w:w="322" w:type="pct"/>
                <w:gridSpan w:val="3"/>
                <w:vAlign w:val="center"/>
              </w:tcPr>
            </w:tcPrChange>
          </w:tcPr>
          <w:p w14:paraId="67729878" w14:textId="77777777" w:rsidR="005E21AC"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1181392591"/>
                <w14:checkbox>
                  <w14:checked w14:val="0"/>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r w:rsidR="005E21AC" w:rsidRPr="00032BAE">
              <w:rPr>
                <w:rFonts w:ascii="Times New Roman" w:eastAsia="仿宋_GB2312" w:hAnsi="Times New Roman" w:cs="Times New Roman"/>
                <w:color w:val="auto"/>
                <w:kern w:val="0"/>
                <w:sz w:val="18"/>
                <w:szCs w:val="18"/>
                <w:lang w:eastAsia="zh-CN"/>
              </w:rPr>
              <w:t>High</w:t>
            </w:r>
          </w:p>
          <w:p w14:paraId="32501A19" w14:textId="77777777" w:rsidR="005E21AC"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728299983"/>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18"/>
                  </w:rPr>
                  <w:t>☐</w:t>
                </w:r>
              </w:sdtContent>
            </w:sdt>
            <w:r w:rsidR="005E21AC" w:rsidRPr="00032BAE">
              <w:rPr>
                <w:rFonts w:ascii="Times New Roman" w:eastAsia="仿宋_GB2312" w:hAnsi="Times New Roman" w:cs="Times New Roman"/>
                <w:b/>
                <w:color w:val="auto"/>
                <w:sz w:val="18"/>
                <w:szCs w:val="18"/>
              </w:rPr>
              <w:t xml:space="preserve"> </w:t>
            </w:r>
            <w:r w:rsidR="005E21AC" w:rsidRPr="00032BAE">
              <w:rPr>
                <w:rFonts w:ascii="Times New Roman" w:eastAsia="仿宋_GB2312" w:hAnsi="Times New Roman" w:cs="Times New Roman"/>
                <w:color w:val="auto"/>
                <w:kern w:val="0"/>
                <w:sz w:val="18"/>
                <w:szCs w:val="18"/>
                <w:lang w:eastAsia="zh-CN"/>
              </w:rPr>
              <w:t>Medium</w:t>
            </w:r>
          </w:p>
          <w:p w14:paraId="04FCF6C6" w14:textId="4605F724" w:rsidR="005E21AC"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523401194"/>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6759" w:author="Xuning Wei12232" w:date="2026-07-27T19:35:00Z">
              <w:tcPr>
                <w:tcW w:w="733" w:type="pct"/>
                <w:gridSpan w:val="3"/>
                <w:vAlign w:val="center"/>
              </w:tcPr>
            </w:tcPrChange>
          </w:tcPr>
          <w:p w14:paraId="5AE7268A" w14:textId="77777777" w:rsidR="00AD55F1" w:rsidRPr="0020048E" w:rsidRDefault="00AD55F1" w:rsidP="00AD55F1">
            <w:pPr>
              <w:jc w:val="both"/>
              <w:rPr>
                <w:ins w:id="6760" w:author="Xuning Wei12232" w:date="2026-07-27T19:55:00Z"/>
                <w:rFonts w:ascii="Times New Roman" w:eastAsia="仿宋_GB2312" w:hAnsi="Times New Roman" w:cs="Times New Roman"/>
                <w:color w:val="auto"/>
                <w:sz w:val="18"/>
                <w:szCs w:val="18"/>
                <w:lang w:eastAsia="zh-CN" w:bidi="ar"/>
              </w:rPr>
            </w:pPr>
            <w:ins w:id="6761" w:author="Xuning Wei12232" w:date="2026-07-27T19:55:00Z">
              <w:r w:rsidRPr="0020048E">
                <w:rPr>
                  <w:rFonts w:ascii="Times New Roman" w:eastAsia="仿宋_GB2312" w:hAnsi="Times New Roman" w:cs="Times New Roman"/>
                  <w:color w:val="auto"/>
                  <w:sz w:val="18"/>
                  <w:szCs w:val="18"/>
                  <w:lang w:eastAsia="zh-CN" w:bidi="ar"/>
                </w:rPr>
                <w:t xml:space="preserve">According to The Pilot Plant Real Book Page 10-22&amp;10-23, </w:t>
              </w:r>
              <w:proofErr w:type="spellStart"/>
              <w:r w:rsidRPr="0020048E">
                <w:rPr>
                  <w:rFonts w:ascii="Times New Roman" w:eastAsia="仿宋_GB2312" w:hAnsi="Times New Roman" w:cs="Times New Roman"/>
                  <w:color w:val="auto"/>
                  <w:sz w:val="18"/>
                  <w:szCs w:val="18"/>
                  <w:lang w:eastAsia="zh-CN" w:bidi="ar"/>
                </w:rPr>
                <w:t>piperidine</w:t>
              </w:r>
              <w:proofErr w:type="spellEnd"/>
              <w:r w:rsidRPr="0020048E">
                <w:rPr>
                  <w:rFonts w:ascii="Times New Roman" w:eastAsia="仿宋_GB2312" w:hAnsi="Times New Roman" w:cs="Times New Roman"/>
                  <w:color w:val="auto"/>
                  <w:sz w:val="18"/>
                  <w:szCs w:val="18"/>
                  <w:lang w:eastAsia="zh-CN" w:bidi="ar"/>
                </w:rPr>
                <w:t xml:space="preserve"> is compatible with SS, 306 SS and PTFE.</w:t>
              </w:r>
            </w:ins>
          </w:p>
          <w:p w14:paraId="6DE6F38C" w14:textId="70BE6FE6" w:rsidR="005E21AC" w:rsidRPr="00032BAE" w:rsidDel="00AD55F1" w:rsidRDefault="00AD55F1" w:rsidP="00AD55F1">
            <w:pPr>
              <w:jc w:val="both"/>
              <w:rPr>
                <w:del w:id="6762" w:author="Xuning Wei12232" w:date="2026-07-27T19:55:00Z"/>
                <w:rFonts w:ascii="Times New Roman" w:eastAsia="仿宋_GB2312" w:hAnsi="Times New Roman" w:cs="Times New Roman"/>
                <w:color w:val="auto"/>
                <w:kern w:val="0"/>
                <w:sz w:val="18"/>
                <w:szCs w:val="18"/>
                <w:lang w:eastAsia="zh-CN"/>
              </w:rPr>
            </w:pPr>
            <w:ins w:id="6763" w:author="Xuning Wei12232" w:date="2026-07-27T19:55:00Z">
              <w:r w:rsidRPr="0020048E">
                <w:rPr>
                  <w:rFonts w:ascii="Times New Roman" w:eastAsia="仿宋_GB2312" w:hAnsi="Times New Roman" w:cs="Times New Roman"/>
                  <w:color w:val="auto"/>
                  <w:sz w:val="18"/>
                  <w:szCs w:val="18"/>
                  <w:lang w:eastAsia="zh-CN" w:bidi="ar"/>
                </w:rPr>
                <w:t xml:space="preserve">Based on </w:t>
              </w:r>
              <w:proofErr w:type="spellStart"/>
              <w:r w:rsidRPr="0020048E">
                <w:rPr>
                  <w:rFonts w:ascii="Times New Roman" w:eastAsia="仿宋_GB2312" w:hAnsi="Times New Roman" w:cs="Times New Roman"/>
                  <w:color w:val="auto"/>
                  <w:sz w:val="18"/>
                  <w:szCs w:val="18"/>
                  <w:lang w:eastAsia="zh-CN" w:bidi="ar"/>
                </w:rPr>
                <w:t>Asymchem</w:t>
              </w:r>
              <w:proofErr w:type="spellEnd"/>
              <w:r w:rsidRPr="0020048E">
                <w:rPr>
                  <w:rFonts w:ascii="Times New Roman" w:eastAsia="仿宋_GB2312" w:hAnsi="Times New Roman" w:cs="Times New Roman"/>
                  <w:color w:val="auto"/>
                  <w:sz w:val="18"/>
                  <w:szCs w:val="18"/>
                  <w:lang w:eastAsia="zh-CN" w:bidi="ar"/>
                </w:rPr>
                <w:t xml:space="preserve"> previous campaign production data and experience</w:t>
              </w:r>
            </w:ins>
            <w:del w:id="6764" w:author="Xuning Wei12232" w:date="2026-07-27T19:55:00Z">
              <w:r w:rsidR="005E21AC" w:rsidRPr="00032BAE" w:rsidDel="00AD55F1">
                <w:rPr>
                  <w:rFonts w:ascii="Times New Roman" w:eastAsia="仿宋_GB2312" w:hAnsi="Times New Roman" w:cs="Times New Roman"/>
                  <w:color w:val="auto"/>
                  <w:kern w:val="0"/>
                  <w:sz w:val="18"/>
                  <w:szCs w:val="18"/>
                  <w:lang w:eastAsia="zh-CN"/>
                </w:rPr>
                <w:delText>According to The Pilot Plant Real Book Page</w:delText>
              </w:r>
              <w:r w:rsidR="00DC6AB6" w:rsidRPr="00032BAE" w:rsidDel="00AD55F1">
                <w:rPr>
                  <w:rFonts w:ascii="Times New Roman" w:eastAsia="仿宋_GB2312" w:hAnsi="Times New Roman" w:cs="Times New Roman"/>
                  <w:color w:val="auto"/>
                  <w:kern w:val="0"/>
                  <w:sz w:val="18"/>
                  <w:szCs w:val="18"/>
                  <w:lang w:eastAsia="zh-CN"/>
                </w:rPr>
                <w:delText xml:space="preserve"> 10-10</w:delText>
              </w:r>
              <w:r w:rsidR="008B3793" w:rsidRPr="00032BAE" w:rsidDel="00AD55F1">
                <w:rPr>
                  <w:rFonts w:ascii="Times New Roman" w:eastAsia="仿宋_GB2312" w:hAnsi="Times New Roman" w:cs="Times New Roman"/>
                  <w:color w:val="auto"/>
                  <w:kern w:val="0"/>
                  <w:sz w:val="18"/>
                  <w:szCs w:val="18"/>
                  <w:lang w:eastAsia="zh-CN"/>
                </w:rPr>
                <w:delText xml:space="preserve">&amp;10-11, Page 10-14&amp;10-15, Page 10-24&amp;10-25,  </w:delText>
              </w:r>
              <w:r w:rsidR="008B3793" w:rsidRPr="00032BAE" w:rsidDel="00AD55F1">
                <w:rPr>
                  <w:rFonts w:ascii="Times New Roman" w:eastAsia="仿宋_GB2312" w:hAnsi="Times New Roman" w:cs="Times New Roman"/>
                  <w:color w:val="auto"/>
                  <w:sz w:val="18"/>
                  <w:szCs w:val="18"/>
                </w:rPr>
                <w:delText>Acetic</w:delText>
              </w:r>
            </w:del>
            <w:ins w:id="6765" w:author="Johan Granander" w:date="2026-05-04T11:53:00Z">
              <w:del w:id="6766" w:author="Xuning Wei12232" w:date="2026-07-27T19:55:00Z">
                <w:r w:rsidR="00570E05" w:rsidRPr="00032BAE" w:rsidDel="00AD55F1">
                  <w:rPr>
                    <w:rFonts w:ascii="Times New Roman" w:eastAsia="仿宋_GB2312" w:hAnsi="Times New Roman" w:cs="Times New Roman"/>
                    <w:color w:val="auto"/>
                    <w:kern w:val="0"/>
                    <w:sz w:val="18"/>
                    <w:szCs w:val="18"/>
                    <w:lang w:eastAsia="zh-CN"/>
                  </w:rPr>
                  <w:delText>25, Acetic</w:delText>
                </w:r>
              </w:del>
            </w:ins>
            <w:del w:id="6767" w:author="Xuning Wei12232" w:date="2026-07-27T19:55:00Z">
              <w:r w:rsidR="008B3793" w:rsidRPr="00032BAE" w:rsidDel="00AD55F1">
                <w:rPr>
                  <w:rFonts w:ascii="Times New Roman" w:eastAsia="仿宋_GB2312" w:hAnsi="Times New Roman" w:cs="Times New Roman"/>
                  <w:color w:val="auto"/>
                  <w:sz w:val="18"/>
                  <w:szCs w:val="18"/>
                </w:rPr>
                <w:delText xml:space="preserve"> Anhydride, Pyridine</w:delText>
              </w:r>
              <w:r w:rsidR="008B3793" w:rsidRPr="00032BAE" w:rsidDel="00AD55F1">
                <w:rPr>
                  <w:rFonts w:ascii="Times New Roman" w:eastAsia="仿宋_GB2312" w:hAnsi="Times New Roman" w:cs="Times New Roman"/>
                  <w:color w:val="auto"/>
                  <w:kern w:val="0"/>
                  <w:sz w:val="18"/>
                  <w:szCs w:val="18"/>
                  <w:lang w:eastAsia="zh-CN"/>
                </w:rPr>
                <w:delText xml:space="preserve"> </w:delText>
              </w:r>
              <w:r w:rsidR="008B3793" w:rsidRPr="00032BAE" w:rsidDel="00AD55F1">
                <w:rPr>
                  <w:rFonts w:ascii="Times New Roman" w:eastAsia="仿宋_GB2312" w:hAnsi="Times New Roman" w:cs="Times New Roman"/>
                  <w:color w:val="auto"/>
                  <w:sz w:val="18"/>
                  <w:szCs w:val="18"/>
                </w:rPr>
                <w:delText xml:space="preserve">and </w:delText>
              </w:r>
              <w:r w:rsidR="008B3793" w:rsidRPr="00032BAE" w:rsidDel="00AD55F1">
                <w:rPr>
                  <w:rFonts w:ascii="Times New Roman" w:eastAsia="仿宋_GB2312" w:hAnsi="Times New Roman" w:cs="Times New Roman"/>
                  <w:color w:val="auto"/>
                  <w:kern w:val="0"/>
                  <w:sz w:val="18"/>
                  <w:szCs w:val="18"/>
                  <w:lang w:eastAsia="zh-CN"/>
                </w:rPr>
                <w:delText>Dimethylformamide</w:delText>
              </w:r>
              <w:r w:rsidR="008B3793" w:rsidRPr="00032BAE" w:rsidDel="00AD55F1">
                <w:rPr>
                  <w:rFonts w:ascii="Times New Roman" w:eastAsia="仿宋_GB2312" w:hAnsi="Times New Roman" w:cs="Times New Roman"/>
                  <w:color w:val="auto"/>
                  <w:sz w:val="18"/>
                  <w:szCs w:val="18"/>
                </w:rPr>
                <w:delText xml:space="preserve"> </w:delText>
              </w:r>
              <w:r w:rsidR="008B3793" w:rsidRPr="00032BAE" w:rsidDel="00AD55F1">
                <w:rPr>
                  <w:rFonts w:ascii="Times New Roman" w:eastAsia="仿宋_GB2312" w:hAnsi="Times New Roman" w:cs="Times New Roman"/>
                  <w:color w:val="auto"/>
                  <w:kern w:val="0"/>
                  <w:sz w:val="18"/>
                  <w:szCs w:val="18"/>
                  <w:lang w:eastAsia="zh-CN"/>
                </w:rPr>
                <w:delText xml:space="preserve">are </w:delText>
              </w:r>
              <w:r w:rsidR="005E21AC" w:rsidRPr="00032BAE" w:rsidDel="00AD55F1">
                <w:rPr>
                  <w:rFonts w:ascii="Times New Roman" w:eastAsia="仿宋_GB2312" w:hAnsi="Times New Roman" w:cs="Times New Roman"/>
                  <w:color w:val="auto"/>
                  <w:kern w:val="0"/>
                  <w:sz w:val="18"/>
                  <w:szCs w:val="18"/>
                  <w:lang w:eastAsia="zh-CN"/>
                </w:rPr>
                <w:delText>compatible with 316L</w:delText>
              </w:r>
              <w:r w:rsidR="008B3793" w:rsidRPr="00032BAE" w:rsidDel="00AD55F1">
                <w:rPr>
                  <w:rFonts w:ascii="Times New Roman" w:eastAsia="仿宋_GB2312" w:hAnsi="Times New Roman" w:cs="Times New Roman"/>
                  <w:color w:val="auto"/>
                  <w:kern w:val="0"/>
                  <w:sz w:val="18"/>
                  <w:szCs w:val="18"/>
                  <w:lang w:eastAsia="zh-CN"/>
                </w:rPr>
                <w:delText>, Glass</w:delText>
              </w:r>
              <w:r w:rsidR="005E21AC" w:rsidRPr="00032BAE" w:rsidDel="00AD55F1">
                <w:rPr>
                  <w:rFonts w:ascii="Times New Roman" w:eastAsia="仿宋_GB2312" w:hAnsi="Times New Roman" w:cs="Times New Roman"/>
                  <w:color w:val="auto"/>
                  <w:kern w:val="0"/>
                  <w:sz w:val="18"/>
                  <w:szCs w:val="18"/>
                  <w:lang w:eastAsia="zh-CN"/>
                </w:rPr>
                <w:delText xml:space="preserve">  and PTFE;</w:delText>
              </w:r>
            </w:del>
            <w:ins w:id="6768" w:author="Johan Granander" w:date="2026-05-04T11:53:00Z">
              <w:del w:id="6769" w:author="Xuning Wei12232" w:date="2026-07-27T19:55:00Z">
                <w:r w:rsidR="00570E05" w:rsidRPr="00032BAE" w:rsidDel="00AD55F1">
                  <w:rPr>
                    <w:rFonts w:ascii="Times New Roman" w:eastAsia="仿宋_GB2312" w:hAnsi="Times New Roman" w:cs="Times New Roman"/>
                    <w:color w:val="auto"/>
                    <w:kern w:val="0"/>
                    <w:sz w:val="18"/>
                    <w:szCs w:val="18"/>
                    <w:lang w:eastAsia="zh-CN"/>
                  </w:rPr>
                  <w:delText>PTFE.</w:delText>
                </w:r>
              </w:del>
            </w:ins>
          </w:p>
          <w:p w14:paraId="5B181D86" w14:textId="0200270F" w:rsidR="005E21AC" w:rsidRPr="00032BAE" w:rsidRDefault="005E21AC" w:rsidP="0030647B">
            <w:pPr>
              <w:jc w:val="both"/>
              <w:rPr>
                <w:rFonts w:ascii="Times New Roman" w:eastAsia="仿宋_GB2312" w:hAnsi="Times New Roman" w:cs="Times New Roman"/>
                <w:color w:val="auto"/>
                <w:sz w:val="18"/>
                <w:szCs w:val="18"/>
              </w:rPr>
            </w:pPr>
            <w:del w:id="6770" w:author="Xuning Wei12232" w:date="2026-07-27T19:55:00Z">
              <w:r w:rsidRPr="00032BAE" w:rsidDel="00AD55F1">
                <w:rPr>
                  <w:rFonts w:ascii="Times New Roman" w:eastAsia="仿宋_GB2312" w:hAnsi="Times New Roman" w:cs="Times New Roman"/>
                  <w:color w:val="auto"/>
                  <w:kern w:val="0"/>
                  <w:sz w:val="18"/>
                  <w:szCs w:val="18"/>
                  <w:lang w:eastAsia="zh-CN"/>
                </w:rPr>
                <w:delText>Based on Asymchem previous campaign production data and experience, Dimethylformamide is also compatible with Glass, PTFE and SS</w:delText>
              </w:r>
            </w:del>
          </w:p>
        </w:tc>
        <w:tc>
          <w:tcPr>
            <w:tcW w:w="792" w:type="pct"/>
            <w:vMerge/>
            <w:vAlign w:val="center"/>
            <w:tcPrChange w:id="6771" w:author="Xuning Wei12232" w:date="2026-07-27T19:35:00Z">
              <w:tcPr>
                <w:tcW w:w="654" w:type="pct"/>
                <w:vMerge/>
                <w:vAlign w:val="center"/>
              </w:tcPr>
            </w:tcPrChange>
          </w:tcPr>
          <w:p w14:paraId="47318DEC" w14:textId="77777777" w:rsidR="005E21AC" w:rsidRPr="00032BAE" w:rsidRDefault="005E21AC" w:rsidP="0030647B">
            <w:pPr>
              <w:jc w:val="both"/>
              <w:rPr>
                <w:rFonts w:ascii="Times New Roman" w:eastAsia="仿宋_GB2312" w:hAnsi="Times New Roman" w:cs="Times New Roman"/>
                <w:b/>
                <w:color w:val="auto"/>
                <w:sz w:val="18"/>
                <w:szCs w:val="18"/>
              </w:rPr>
            </w:pPr>
          </w:p>
        </w:tc>
      </w:tr>
      <w:tr w:rsidR="005342B4" w:rsidRPr="00032BAE" w14:paraId="56B50775" w14:textId="77777777" w:rsidTr="000A425F">
        <w:trPr>
          <w:trHeight w:val="2115"/>
          <w:trPrChange w:id="6772" w:author="Xuning Wei12232" w:date="2026-07-27T18:11:00Z">
            <w:trPr>
              <w:trHeight w:val="397"/>
            </w:trPr>
          </w:trPrChange>
        </w:trPr>
        <w:tc>
          <w:tcPr>
            <w:tcW w:w="281" w:type="pct"/>
            <w:vMerge w:val="restart"/>
            <w:shd w:val="clear" w:color="auto" w:fill="FFFFFF" w:themeFill="background1"/>
            <w:vAlign w:val="center"/>
            <w:tcPrChange w:id="6773" w:author="Xuning Wei12232" w:date="2026-07-27T18:11:00Z">
              <w:tcPr>
                <w:tcW w:w="284" w:type="pct"/>
                <w:gridSpan w:val="3"/>
                <w:vMerge w:val="restart"/>
                <w:shd w:val="clear" w:color="auto" w:fill="FFFFFF" w:themeFill="background1"/>
                <w:vAlign w:val="center"/>
              </w:tcPr>
            </w:tcPrChange>
          </w:tcPr>
          <w:p w14:paraId="4434393B" w14:textId="731CD4CE" w:rsidR="005E21AC" w:rsidRPr="00032BAE" w:rsidRDefault="00AD243C">
            <w:pPr>
              <w:spacing w:line="240" w:lineRule="exact"/>
              <w:jc w:val="center"/>
              <w:rPr>
                <w:rFonts w:ascii="Times New Roman" w:eastAsia="仿宋_GB2312" w:hAnsi="Times New Roman" w:cs="Times New Roman"/>
                <w:color w:val="auto"/>
                <w:sz w:val="18"/>
                <w:szCs w:val="18"/>
                <w:lang w:eastAsia="zh-CN"/>
              </w:rPr>
              <w:pPrChange w:id="6774" w:author="Xuning Wei12232" w:date="2026-07-27T20:55:00Z">
                <w:pPr>
                  <w:spacing w:line="240" w:lineRule="exact"/>
                  <w:jc w:val="both"/>
                </w:pPr>
              </w:pPrChange>
            </w:pPr>
            <w:ins w:id="6775" w:author="Xuning Wei12232" w:date="2026-07-27T16:11:00Z">
              <w:r>
                <w:rPr>
                  <w:rFonts w:ascii="Times New Roman" w:eastAsia="仿宋_GB2312" w:hAnsi="Times New Roman" w:cs="Times New Roman"/>
                  <w:color w:val="auto"/>
                  <w:sz w:val="18"/>
                  <w:szCs w:val="18"/>
                  <w:lang w:eastAsia="zh-CN"/>
                </w:rPr>
                <w:lastRenderedPageBreak/>
                <w:t>16</w:t>
              </w:r>
            </w:ins>
            <w:del w:id="6776" w:author="Xuning Wei12232" w:date="2026-07-27T16:11:00Z">
              <w:r w:rsidR="009478EE" w:rsidDel="00AD243C">
                <w:rPr>
                  <w:rFonts w:ascii="Times New Roman" w:eastAsia="仿宋_GB2312" w:hAnsi="Times New Roman" w:cs="Times New Roman"/>
                  <w:color w:val="auto"/>
                  <w:sz w:val="18"/>
                  <w:szCs w:val="18"/>
                  <w:lang w:eastAsia="zh-CN"/>
                </w:rPr>
                <w:delText>31</w:delText>
              </w:r>
            </w:del>
          </w:p>
        </w:tc>
        <w:tc>
          <w:tcPr>
            <w:tcW w:w="1217" w:type="pct"/>
            <w:vMerge w:val="restart"/>
            <w:shd w:val="clear" w:color="auto" w:fill="FFFFFF" w:themeFill="background1"/>
            <w:vAlign w:val="center"/>
            <w:tcPrChange w:id="6777" w:author="Xuning Wei12232" w:date="2026-07-27T18:11:00Z">
              <w:tcPr>
                <w:tcW w:w="1217" w:type="pct"/>
                <w:gridSpan w:val="3"/>
                <w:vMerge w:val="restart"/>
                <w:shd w:val="clear" w:color="auto" w:fill="FFFFFF" w:themeFill="background1"/>
                <w:vAlign w:val="center"/>
              </w:tcPr>
            </w:tcPrChange>
          </w:tcPr>
          <w:p w14:paraId="67F5BF72" w14:textId="5DC05915" w:rsidR="00A15181" w:rsidRPr="006F0556" w:rsidRDefault="00C8314F">
            <w:pPr>
              <w:rPr>
                <w:ins w:id="6778" w:author="Xuning Wei12232" w:date="2026-07-27T20:18:00Z"/>
                <w:rFonts w:ascii="Times New Roman" w:eastAsia="等线" w:hAnsi="Times New Roman" w:cs="Times New Roman"/>
                <w:bCs w:val="0"/>
                <w:color w:val="0000FF"/>
                <w:kern w:val="0"/>
                <w:sz w:val="18"/>
                <w:szCs w:val="18"/>
                <w:lang w:eastAsia="zh-CN"/>
              </w:rPr>
              <w:pPrChange w:id="6779" w:author="Xuning Wei12232" w:date="2026-07-27T20:18:00Z">
                <w:pPr>
                  <w:jc w:val="center"/>
                </w:pPr>
              </w:pPrChange>
            </w:pPr>
            <w:ins w:id="6780" w:author="Xuning Wei12232" w:date="2026-07-27T20:18:00Z">
              <w:r>
                <w:rPr>
                  <w:rFonts w:ascii="Times New Roman" w:eastAsia="等线" w:hAnsi="Times New Roman" w:cs="Times New Roman"/>
                  <w:bCs w:val="0"/>
                  <w:color w:val="0000FF"/>
                  <w:kern w:val="0"/>
                  <w:sz w:val="18"/>
                  <w:szCs w:val="18"/>
                  <w:lang w:eastAsia="zh-CN"/>
                </w:rPr>
                <w:t>P</w:t>
              </w:r>
              <w:r w:rsidR="00A15181">
                <w:rPr>
                  <w:rFonts w:ascii="Times New Roman" w:eastAsia="等线" w:hAnsi="Times New Roman" w:cs="Times New Roman"/>
                  <w:bCs w:val="0"/>
                  <w:color w:val="0000FF"/>
                  <w:kern w:val="0"/>
                  <w:sz w:val="18"/>
                  <w:szCs w:val="18"/>
                  <w:lang w:eastAsia="zh-CN"/>
                </w:rPr>
                <w:t xml:space="preserve">reSer20, </w:t>
              </w:r>
            </w:ins>
          </w:p>
          <w:p w14:paraId="74A01346" w14:textId="0546EA39" w:rsidR="00A15181" w:rsidRDefault="00A15181" w:rsidP="00A15181">
            <w:pPr>
              <w:spacing w:line="240" w:lineRule="exact"/>
              <w:jc w:val="both"/>
              <w:rPr>
                <w:ins w:id="6781" w:author="Xuning Wei12232" w:date="2026-07-27T20:18:00Z"/>
                <w:rFonts w:ascii="Times New Roman" w:eastAsia="仿宋_GB2312" w:hAnsi="Times New Roman" w:cs="Times New Roman"/>
                <w:color w:val="000000" w:themeColor="text1"/>
                <w:sz w:val="18"/>
                <w:szCs w:val="18"/>
              </w:rPr>
            </w:pPr>
            <w:ins w:id="6782" w:author="Xuning Wei12232" w:date="2026-07-27T20:18:00Z">
              <w:r w:rsidRPr="00332E9D">
                <w:rPr>
                  <w:rFonts w:ascii="Times New Roman" w:eastAsia="仿宋_GB2312" w:hAnsi="Times New Roman" w:cs="Times New Roman"/>
                  <w:color w:val="auto"/>
                  <w:sz w:val="18"/>
                  <w:szCs w:val="18"/>
                </w:rPr>
                <w:t xml:space="preserve">Post </w:t>
              </w:r>
              <w:proofErr w:type="spellStart"/>
              <w:r w:rsidRPr="00332E9D">
                <w:rPr>
                  <w:rFonts w:ascii="Times New Roman" w:eastAsia="仿宋_GB2312" w:hAnsi="Times New Roman" w:cs="Times New Roman"/>
                  <w:color w:val="auto"/>
                  <w:sz w:val="18"/>
                  <w:szCs w:val="18"/>
                </w:rPr>
                <w:t>deFmoc</w:t>
              </w:r>
              <w:proofErr w:type="spellEnd"/>
              <w:r w:rsidRPr="00332E9D">
                <w:rPr>
                  <w:rFonts w:ascii="Times New Roman" w:eastAsia="仿宋_GB2312" w:hAnsi="Times New Roman" w:cs="Times New Roman"/>
                  <w:color w:val="auto"/>
                  <w:sz w:val="18"/>
                  <w:szCs w:val="18"/>
                </w:rPr>
                <w:t xml:space="preserve"> washing</w:t>
              </w:r>
              <w:r w:rsidR="00C8314F">
                <w:rPr>
                  <w:rFonts w:ascii="Times New Roman" w:eastAsia="仿宋_GB2312" w:hAnsi="Times New Roman" w:cs="Times New Roman"/>
                  <w:color w:val="auto"/>
                  <w:sz w:val="18"/>
                  <w:szCs w:val="18"/>
                </w:rPr>
                <w:t>:</w:t>
              </w:r>
            </w:ins>
          </w:p>
          <w:p w14:paraId="228467EC" w14:textId="000A8B8E" w:rsidR="005E21AC" w:rsidRPr="00032BAE" w:rsidRDefault="00AD243C" w:rsidP="0030647B">
            <w:pPr>
              <w:spacing w:line="240" w:lineRule="exact"/>
              <w:jc w:val="both"/>
              <w:rPr>
                <w:rFonts w:ascii="Times New Roman" w:eastAsia="仿宋_GB2312" w:hAnsi="Times New Roman" w:cs="Times New Roman"/>
                <w:color w:val="auto"/>
                <w:sz w:val="18"/>
                <w:szCs w:val="18"/>
              </w:rPr>
            </w:pPr>
            <w:ins w:id="6783" w:author="Xuning Wei12232" w:date="2026-07-27T16:12:00Z">
              <w:r>
                <w:rPr>
                  <w:rFonts w:ascii="Times New Roman" w:eastAsia="仿宋_GB2312" w:hAnsi="Times New Roman" w:cs="Times New Roman"/>
                  <w:color w:val="000000" w:themeColor="text1"/>
                  <w:sz w:val="18"/>
                  <w:szCs w:val="18"/>
                </w:rPr>
                <w:t xml:space="preserve">1. </w:t>
              </w:r>
              <w:r w:rsidRPr="00332E9D">
                <w:rPr>
                  <w:rFonts w:ascii="Times New Roman" w:eastAsia="仿宋_GB2312" w:hAnsi="Times New Roman" w:cs="Times New Roman"/>
                  <w:color w:val="000000" w:themeColor="text1"/>
                  <w:sz w:val="18"/>
                  <w:szCs w:val="18"/>
                </w:rPr>
                <w:t xml:space="preserve">Add 10.0 V Isopropyl Acetate (8.730 kg/kg) into </w:t>
              </w:r>
              <w:r w:rsidRPr="006F0556">
                <w:rPr>
                  <w:rFonts w:ascii="Times New Roman" w:eastAsia="仿宋_GB2312" w:hAnsi="Times New Roman" w:cs="Times New Roman"/>
                  <w:color w:val="000000" w:themeColor="text1"/>
                  <w:sz w:val="18"/>
                  <w:szCs w:val="18"/>
                </w:rPr>
                <w:t>TJ4S-1213-Sy15</w:t>
              </w:r>
              <w:r w:rsidRPr="00332E9D">
                <w:rPr>
                  <w:rFonts w:ascii="Times New Roman" w:eastAsia="仿宋_GB2312" w:hAnsi="Times New Roman" w:cs="Times New Roman"/>
                  <w:color w:val="000000" w:themeColor="text1"/>
                  <w:sz w:val="18"/>
                  <w:szCs w:val="18"/>
                </w:rPr>
                <w:t xml:space="preserve">. Bubble with nitrogen for </w:t>
              </w:r>
              <w:r>
                <w:rPr>
                  <w:rFonts w:ascii="Times New Roman" w:eastAsia="仿宋_GB2312" w:hAnsi="Times New Roman" w:cs="Times New Roman"/>
                  <w:color w:val="000000" w:themeColor="text1"/>
                  <w:sz w:val="18"/>
                  <w:szCs w:val="18"/>
                </w:rPr>
                <w:t>3</w:t>
              </w:r>
              <w:r w:rsidRPr="00332E9D">
                <w:rPr>
                  <w:rFonts w:ascii="Times New Roman" w:eastAsia="仿宋_GB2312" w:hAnsi="Times New Roman" w:cs="Times New Roman"/>
                  <w:color w:val="000000" w:themeColor="text1"/>
                  <w:sz w:val="18"/>
                  <w:szCs w:val="18"/>
                </w:rPr>
                <w:t>±2</w:t>
              </w:r>
            </w:ins>
            <w:ins w:id="6784" w:author="Johan Granander" w:date="2026-07-28T13:35:00Z">
              <w:r w:rsidR="00A0716C">
                <w:rPr>
                  <w:rFonts w:ascii="Times New Roman" w:eastAsia="仿宋_GB2312" w:hAnsi="Times New Roman" w:cs="Times New Roman"/>
                  <w:color w:val="000000" w:themeColor="text1"/>
                  <w:sz w:val="18"/>
                  <w:szCs w:val="18"/>
                </w:rPr>
                <w:t xml:space="preserve"> </w:t>
              </w:r>
            </w:ins>
            <w:ins w:id="6785" w:author="Xuning Wei12232" w:date="2026-07-27T16:12:00Z">
              <w:r w:rsidRPr="00332E9D">
                <w:rPr>
                  <w:rFonts w:ascii="Times New Roman" w:eastAsia="仿宋_GB2312" w:hAnsi="Times New Roman" w:cs="Times New Roman"/>
                  <w:color w:val="000000" w:themeColor="text1"/>
                  <w:sz w:val="18"/>
                  <w:szCs w:val="18"/>
                </w:rPr>
                <w:t xml:space="preserve">min, then start the stirrer. </w:t>
              </w:r>
              <w:r>
                <w:rPr>
                  <w:rFonts w:ascii="Times New Roman" w:eastAsia="仿宋_GB2312" w:hAnsi="Times New Roman" w:cs="Times New Roman"/>
                  <w:color w:val="000000" w:themeColor="text1"/>
                  <w:sz w:val="18"/>
                  <w:szCs w:val="18"/>
                </w:rPr>
                <w:br/>
                <w:t xml:space="preserve">2. </w:t>
              </w:r>
              <w:r w:rsidRPr="00332E9D">
                <w:rPr>
                  <w:rFonts w:ascii="Times New Roman" w:eastAsia="仿宋_GB2312" w:hAnsi="Times New Roman" w:cs="Times New Roman"/>
                  <w:color w:val="000000" w:themeColor="text1"/>
                  <w:sz w:val="18"/>
                  <w:szCs w:val="18"/>
                </w:rPr>
                <w:t>After stirring for 5±2 min, stop stirring, turn off the nitrogen. Drain until there is no obvious drip. Perform this operation 4 times.</w:t>
              </w:r>
            </w:ins>
            <w:del w:id="6786" w:author="Xuning Wei12232" w:date="2026-07-27T16:12:00Z">
              <w:r w:rsidR="009478EE" w:rsidRPr="00A57FF9" w:rsidDel="00AD243C">
                <w:rPr>
                  <w:rFonts w:ascii="Times New Roman" w:eastAsia="等线" w:hAnsi="Times New Roman" w:cs="Times New Roman"/>
                  <w:color w:val="000000" w:themeColor="text1"/>
                  <w:sz w:val="18"/>
                  <w:szCs w:val="18"/>
                </w:rPr>
                <w:delText xml:space="preserve">Heat the mixture in synthesis reactor (TJ4S-1213-Sy15) to </w:delText>
              </w:r>
              <w:r w:rsidR="009478EE" w:rsidRPr="00A57FF9" w:rsidDel="00AD243C">
                <w:rPr>
                  <w:rFonts w:ascii="Times New Roman" w:eastAsia="等线" w:hAnsi="Times New Roman" w:cs="Times New Roman"/>
                  <w:b/>
                  <w:bCs w:val="0"/>
                  <w:color w:val="000000" w:themeColor="text1"/>
                  <w:sz w:val="18"/>
                  <w:szCs w:val="18"/>
                </w:rPr>
                <w:delText>25±5℃</w:delText>
              </w:r>
              <w:r w:rsidR="009478EE" w:rsidRPr="00A57FF9" w:rsidDel="00AD243C">
                <w:rPr>
                  <w:rFonts w:ascii="Times New Roman" w:eastAsia="等线" w:hAnsi="Times New Roman" w:cs="Times New Roman"/>
                  <w:color w:val="000000" w:themeColor="text1"/>
                  <w:sz w:val="18"/>
                  <w:szCs w:val="18"/>
                </w:rPr>
                <w:delText>. The mixture is allowed to react at 25±5℃ (target: 25℃) for 1h±15min (target</w:delText>
              </w:r>
              <w:r w:rsidR="009478EE" w:rsidRPr="00A57FF9" w:rsidDel="00AD243C">
                <w:rPr>
                  <w:rFonts w:ascii="Times New Roman" w:eastAsia="等线" w:hAnsi="Times New Roman" w:cs="Times New Roman"/>
                  <w:color w:val="000000" w:themeColor="text1"/>
                  <w:sz w:val="18"/>
                  <w:szCs w:val="18"/>
                  <w:lang w:eastAsia="zh-CN"/>
                </w:rPr>
                <w:delText xml:space="preserve">: </w:delText>
              </w:r>
              <w:r w:rsidR="009478EE" w:rsidRPr="00A57FF9" w:rsidDel="00AD243C">
                <w:rPr>
                  <w:rFonts w:ascii="Times New Roman" w:eastAsia="等线" w:hAnsi="Times New Roman" w:cs="Times New Roman"/>
                  <w:color w:val="000000" w:themeColor="text1"/>
                  <w:sz w:val="18"/>
                  <w:szCs w:val="18"/>
                </w:rPr>
                <w:delText>1h). Stop stirring and turn off the nitrogen. Drain until there is no reaction mixture drip. Move to next operation.</w:delText>
              </w:r>
            </w:del>
          </w:p>
        </w:tc>
        <w:tc>
          <w:tcPr>
            <w:tcW w:w="1046" w:type="pct"/>
            <w:vMerge w:val="restart"/>
            <w:shd w:val="clear" w:color="auto" w:fill="FFFFFF" w:themeFill="background1"/>
            <w:vAlign w:val="center"/>
            <w:tcPrChange w:id="6787" w:author="Xuning Wei12232" w:date="2026-07-27T18:11:00Z">
              <w:tcPr>
                <w:tcW w:w="1049" w:type="pct"/>
                <w:gridSpan w:val="5"/>
                <w:vMerge w:val="restart"/>
                <w:shd w:val="clear" w:color="auto" w:fill="FFFFFF" w:themeFill="background1"/>
                <w:vAlign w:val="center"/>
              </w:tcPr>
            </w:tcPrChange>
          </w:tcPr>
          <w:p w14:paraId="5D616C6F" w14:textId="77777777" w:rsidR="000B3418" w:rsidRPr="00032BAE" w:rsidRDefault="000B3418" w:rsidP="000B3418">
            <w:pPr>
              <w:rPr>
                <w:ins w:id="6788" w:author="Xuning Wei12232" w:date="2026-07-27T17:22:00Z"/>
                <w:rFonts w:ascii="Times New Roman" w:hAnsi="Times New Roman" w:cs="Times New Roman"/>
                <w:color w:val="auto"/>
                <w:sz w:val="18"/>
                <w:szCs w:val="18"/>
                <w:shd w:val="clear" w:color="auto" w:fill="FFFFFF"/>
              </w:rPr>
            </w:pPr>
            <w:ins w:id="6789"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D89D1DC" w14:textId="77777777" w:rsidR="000B3418" w:rsidRPr="004634A5" w:rsidRDefault="000B3418" w:rsidP="000B3418">
            <w:pPr>
              <w:rPr>
                <w:ins w:id="6790" w:author="Xuning Wei12232" w:date="2026-07-27T17:22:00Z"/>
                <w:rFonts w:ascii="Times New Roman" w:eastAsiaTheme="minorEastAsia" w:hAnsi="Times New Roman" w:cs="Times New Roman"/>
                <w:color w:val="auto"/>
                <w:sz w:val="18"/>
                <w:szCs w:val="18"/>
                <w:shd w:val="clear" w:color="auto" w:fill="FFFFFF"/>
                <w:lang w:eastAsia="zh-CN"/>
              </w:rPr>
            </w:pPr>
            <w:ins w:id="6791"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2B44E893" w14:textId="77777777" w:rsidR="000B3418" w:rsidRPr="002B446D" w:rsidRDefault="000B3418" w:rsidP="000B3418">
            <w:pPr>
              <w:rPr>
                <w:ins w:id="6792" w:author="Xuning Wei12232" w:date="2026-07-27T17:22:00Z"/>
                <w:rFonts w:ascii="Times New Roman" w:hAnsi="Times New Roman" w:cs="Times New Roman"/>
                <w:color w:val="0000FF"/>
                <w:sz w:val="18"/>
                <w:szCs w:val="18"/>
                <w:shd w:val="clear" w:color="auto" w:fill="FFFFFF"/>
              </w:rPr>
            </w:pPr>
            <w:ins w:id="6793"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D9B086D" w14:textId="77777777" w:rsidR="000B3418" w:rsidRPr="00032BAE" w:rsidRDefault="000B3418" w:rsidP="000B3418">
            <w:pPr>
              <w:rPr>
                <w:ins w:id="6794" w:author="Xuning Wei12232" w:date="2026-07-27T17:22:00Z"/>
                <w:rFonts w:ascii="Times New Roman" w:hAnsi="Times New Roman" w:cs="Times New Roman"/>
                <w:color w:val="auto"/>
                <w:sz w:val="18"/>
                <w:szCs w:val="18"/>
                <w:shd w:val="clear" w:color="auto" w:fill="FFFFFF"/>
              </w:rPr>
            </w:pPr>
            <w:ins w:id="6795" w:author="Xuning Wei12232" w:date="2026-07-27T17:22:00Z">
              <w:r w:rsidRPr="00032BAE">
                <w:rPr>
                  <w:rFonts w:ascii="Times New Roman" w:hAnsi="Times New Roman" w:cs="Times New Roman"/>
                  <w:color w:val="auto"/>
                  <w:sz w:val="18"/>
                  <w:szCs w:val="18"/>
                  <w:shd w:val="clear" w:color="auto" w:fill="FFFFFF"/>
                </w:rPr>
                <w:t>Sight glass: Glass</w:t>
              </w:r>
            </w:ins>
          </w:p>
          <w:p w14:paraId="0F9EF9D8" w14:textId="77777777" w:rsidR="000B3418" w:rsidRPr="00032BAE" w:rsidRDefault="000B3418" w:rsidP="000B3418">
            <w:pPr>
              <w:rPr>
                <w:ins w:id="6796" w:author="Xuning Wei12232" w:date="2026-07-27T17:22:00Z"/>
                <w:rFonts w:ascii="Times New Roman" w:hAnsi="Times New Roman" w:cs="Times New Roman"/>
                <w:color w:val="auto"/>
                <w:sz w:val="18"/>
                <w:szCs w:val="18"/>
                <w:shd w:val="clear" w:color="auto" w:fill="FFFFFF"/>
              </w:rPr>
            </w:pPr>
            <w:ins w:id="6797"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60E38871" w14:textId="77777777" w:rsidR="000B3418" w:rsidRPr="00032BAE" w:rsidRDefault="000B3418" w:rsidP="000B3418">
            <w:pPr>
              <w:rPr>
                <w:ins w:id="6798" w:author="Xuning Wei12232" w:date="2026-07-27T17:22:00Z"/>
                <w:rFonts w:ascii="Times New Roman" w:hAnsi="Times New Roman" w:cs="Times New Roman"/>
                <w:color w:val="auto"/>
                <w:sz w:val="18"/>
                <w:szCs w:val="18"/>
                <w:shd w:val="clear" w:color="auto" w:fill="FFFFFF"/>
              </w:rPr>
            </w:pPr>
            <w:ins w:id="6799"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3F64101" w14:textId="77777777" w:rsidR="000B3418" w:rsidRPr="00032BAE" w:rsidRDefault="000B3418" w:rsidP="000B3418">
            <w:pPr>
              <w:rPr>
                <w:ins w:id="6800" w:author="Xuning Wei12232" w:date="2026-07-27T17:22:00Z"/>
                <w:rFonts w:ascii="Times New Roman" w:hAnsi="Times New Roman" w:cs="Times New Roman"/>
                <w:color w:val="auto"/>
                <w:sz w:val="18"/>
                <w:szCs w:val="18"/>
                <w:shd w:val="clear" w:color="auto" w:fill="FFFFFF"/>
              </w:rPr>
            </w:pPr>
            <w:ins w:id="6801" w:author="Xuning Wei12232" w:date="2026-07-27T17:22:00Z">
              <w:r w:rsidRPr="00032BAE">
                <w:rPr>
                  <w:rFonts w:ascii="Times New Roman" w:hAnsi="Times New Roman" w:cs="Times New Roman"/>
                  <w:color w:val="auto"/>
                  <w:sz w:val="18"/>
                  <w:szCs w:val="18"/>
                  <w:shd w:val="clear" w:color="auto" w:fill="FFFFFF"/>
                </w:rPr>
                <w:t>Pipeline material: 316L</w:t>
              </w:r>
            </w:ins>
          </w:p>
          <w:p w14:paraId="692870B1" w14:textId="77777777" w:rsidR="000B3418" w:rsidRPr="00B37BAA" w:rsidRDefault="000B3418" w:rsidP="000B3418">
            <w:pPr>
              <w:rPr>
                <w:ins w:id="6802" w:author="Xuning Wei12232" w:date="2026-07-27T17:22:00Z"/>
                <w:rFonts w:ascii="Times New Roman" w:hAnsi="Times New Roman" w:cs="Times New Roman"/>
                <w:color w:val="FF0000"/>
                <w:sz w:val="18"/>
                <w:szCs w:val="18"/>
                <w:shd w:val="clear" w:color="auto" w:fill="FFFFFF"/>
                <w:rPrChange w:id="6803" w:author="Johan Granander" w:date="2026-07-28T15:03:00Z">
                  <w:rPr>
                    <w:ins w:id="6804" w:author="Xuning Wei12232" w:date="2026-07-27T17:22:00Z"/>
                    <w:rFonts w:ascii="Times New Roman" w:hAnsi="Times New Roman" w:cs="Times New Roman"/>
                    <w:color w:val="FF0000"/>
                    <w:sz w:val="18"/>
                    <w:szCs w:val="18"/>
                    <w:shd w:val="clear" w:color="auto" w:fill="FFFFFF"/>
                    <w:lang w:val="sv-SE"/>
                  </w:rPr>
                </w:rPrChange>
              </w:rPr>
            </w:pPr>
            <w:ins w:id="6805" w:author="Xuning Wei12232" w:date="2026-07-27T17:22:00Z">
              <w:r w:rsidRPr="00B37BAA">
                <w:rPr>
                  <w:rFonts w:ascii="Times New Roman" w:hAnsi="Times New Roman" w:cs="Times New Roman"/>
                  <w:color w:val="FF0000"/>
                  <w:sz w:val="18"/>
                  <w:szCs w:val="18"/>
                  <w:shd w:val="clear" w:color="auto" w:fill="FFFFFF"/>
                  <w:rPrChange w:id="6806" w:author="Johan Granander" w:date="2026-07-28T15:03: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4F783262" w14:textId="77777777" w:rsidR="000B3418" w:rsidRPr="00B37BAA" w:rsidRDefault="000B3418" w:rsidP="000B3418">
            <w:pPr>
              <w:rPr>
                <w:ins w:id="6807" w:author="Xuning Wei12232" w:date="2026-07-27T17:22:00Z"/>
                <w:rFonts w:ascii="Times New Roman" w:hAnsi="Times New Roman" w:cs="Times New Roman"/>
                <w:color w:val="auto"/>
                <w:sz w:val="18"/>
                <w:szCs w:val="18"/>
                <w:shd w:val="clear" w:color="auto" w:fill="FFFFFF"/>
                <w:rPrChange w:id="6808" w:author="Johan Granander" w:date="2026-07-28T15:03:00Z">
                  <w:rPr>
                    <w:ins w:id="6809" w:author="Xuning Wei12232" w:date="2026-07-27T17:22:00Z"/>
                    <w:rFonts w:ascii="Times New Roman" w:hAnsi="Times New Roman" w:cs="Times New Roman"/>
                    <w:color w:val="auto"/>
                    <w:sz w:val="18"/>
                    <w:szCs w:val="18"/>
                    <w:shd w:val="clear" w:color="auto" w:fill="FFFFFF"/>
                    <w:lang w:val="sv-SE"/>
                  </w:rPr>
                </w:rPrChange>
              </w:rPr>
            </w:pPr>
            <w:ins w:id="6810" w:author="Xuning Wei12232" w:date="2026-07-27T17:22:00Z">
              <w:r w:rsidRPr="00B37BAA">
                <w:rPr>
                  <w:rFonts w:ascii="Times New Roman" w:hAnsi="Times New Roman" w:cs="Times New Roman"/>
                  <w:color w:val="auto"/>
                  <w:sz w:val="18"/>
                  <w:szCs w:val="18"/>
                  <w:shd w:val="clear" w:color="auto" w:fill="FFFFFF"/>
                  <w:rPrChange w:id="6811" w:author="Johan Granander" w:date="2026-07-28T15:03:00Z">
                    <w:rPr>
                      <w:rFonts w:ascii="Times New Roman" w:hAnsi="Times New Roman" w:cs="Times New Roman"/>
                      <w:color w:val="auto"/>
                      <w:sz w:val="18"/>
                      <w:szCs w:val="18"/>
                      <w:shd w:val="clear" w:color="auto" w:fill="FFFFFF"/>
                      <w:lang w:val="sv-SE"/>
                    </w:rPr>
                  </w:rPrChange>
                </w:rPr>
                <w:t>Mass flow meter: SS</w:t>
              </w:r>
            </w:ins>
          </w:p>
          <w:p w14:paraId="5131ABA6" w14:textId="77777777" w:rsidR="000B3418" w:rsidRPr="00032BAE" w:rsidRDefault="000B3418" w:rsidP="000B3418">
            <w:pPr>
              <w:rPr>
                <w:ins w:id="6812" w:author="Xuning Wei12232" w:date="2026-07-27T17:22:00Z"/>
                <w:rFonts w:ascii="Times New Roman" w:hAnsi="Times New Roman" w:cs="Times New Roman"/>
                <w:b/>
                <w:color w:val="auto"/>
                <w:sz w:val="18"/>
                <w:szCs w:val="18"/>
                <w:shd w:val="clear" w:color="auto" w:fill="FFFFFF"/>
              </w:rPr>
            </w:pPr>
            <w:ins w:id="6813"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7992D52B" w14:textId="77777777" w:rsidR="000B3418" w:rsidRPr="00032BAE" w:rsidRDefault="000B3418" w:rsidP="000B3418">
            <w:pPr>
              <w:rPr>
                <w:ins w:id="6814" w:author="Xuning Wei12232" w:date="2026-07-27T17:22:00Z"/>
                <w:rFonts w:ascii="Times New Roman" w:eastAsiaTheme="minorEastAsia" w:hAnsi="Times New Roman" w:cs="Times New Roman"/>
                <w:color w:val="auto"/>
                <w:sz w:val="18"/>
                <w:szCs w:val="18"/>
                <w:shd w:val="clear" w:color="auto" w:fill="FFFFFF"/>
                <w:lang w:eastAsia="zh-CN"/>
              </w:rPr>
            </w:pPr>
            <w:ins w:id="6815"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1108D8F9" w14:textId="77777777" w:rsidR="000B3418" w:rsidRDefault="000B3418" w:rsidP="000B3418">
            <w:pPr>
              <w:rPr>
                <w:ins w:id="6816" w:author="Xuning Wei12232" w:date="2026-07-27T17:22:00Z"/>
                <w:rFonts w:ascii="Times New Roman" w:hAnsi="Times New Roman" w:cs="Times New Roman"/>
                <w:color w:val="auto"/>
                <w:sz w:val="18"/>
                <w:szCs w:val="18"/>
                <w:shd w:val="clear" w:color="auto" w:fill="FFFFFF"/>
              </w:rPr>
            </w:pPr>
            <w:ins w:id="6817"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5F1B3E6E" w14:textId="1B786FCC" w:rsidR="005E21AC" w:rsidRPr="00032BAE" w:rsidDel="000B3418" w:rsidRDefault="000B3418" w:rsidP="000B3418">
            <w:pPr>
              <w:jc w:val="both"/>
              <w:rPr>
                <w:del w:id="6818" w:author="Xuning Wei12232" w:date="2026-07-27T17:22:00Z"/>
                <w:rFonts w:ascii="Times New Roman" w:hAnsi="Times New Roman" w:cs="Times New Roman"/>
                <w:color w:val="auto"/>
                <w:sz w:val="18"/>
                <w:szCs w:val="18"/>
                <w:shd w:val="clear" w:color="auto" w:fill="FFFFFF"/>
              </w:rPr>
            </w:pPr>
            <w:ins w:id="6819"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6820" w:author="Xuning Wei12232" w:date="2026-07-27T17:22:00Z">
              <w:r w:rsidR="005E21AC" w:rsidRPr="00032BAE" w:rsidDel="000B3418">
                <w:rPr>
                  <w:rFonts w:ascii="Times New Roman" w:hAnsi="Times New Roman" w:cs="Times New Roman"/>
                  <w:color w:val="auto"/>
                  <w:sz w:val="18"/>
                  <w:szCs w:val="18"/>
                  <w:shd w:val="clear" w:color="auto" w:fill="FFFFFF"/>
                </w:rPr>
                <w:delText>Transfer pump material:SS</w:delText>
              </w:r>
            </w:del>
            <w:ins w:id="6821" w:author="Johan Granander" w:date="2026-05-04T11:53:00Z">
              <w:del w:id="6822" w:author="Xuning Wei12232" w:date="2026-07-27T17:22:00Z">
                <w:r w:rsidR="00570E05" w:rsidRPr="00032BAE" w:rsidDel="000B3418">
                  <w:rPr>
                    <w:rFonts w:ascii="Times New Roman" w:hAnsi="Times New Roman" w:cs="Times New Roman"/>
                    <w:color w:val="auto"/>
                    <w:sz w:val="18"/>
                    <w:szCs w:val="18"/>
                    <w:shd w:val="clear" w:color="auto" w:fill="FFFFFF"/>
                  </w:rPr>
                  <w:delText>material: SS</w:delText>
                </w:r>
              </w:del>
            </w:ins>
            <w:del w:id="6823" w:author="Xuning Wei12232" w:date="2026-07-27T17:22:00Z">
              <w:r w:rsidR="005E21AC" w:rsidRPr="00032BAE" w:rsidDel="000B3418">
                <w:rPr>
                  <w:rFonts w:ascii="Times New Roman" w:hAnsi="Times New Roman" w:cs="Times New Roman"/>
                  <w:color w:val="auto"/>
                  <w:sz w:val="18"/>
                  <w:szCs w:val="18"/>
                  <w:shd w:val="clear" w:color="auto" w:fill="FFFFFF"/>
                </w:rPr>
                <w:delText>316+PTFE</w:delText>
              </w:r>
            </w:del>
          </w:p>
          <w:p w14:paraId="3336E05F" w14:textId="0D7EBDC6" w:rsidR="005E21AC" w:rsidRPr="00032BAE" w:rsidDel="000B3418" w:rsidRDefault="005E21AC" w:rsidP="0030647B">
            <w:pPr>
              <w:jc w:val="both"/>
              <w:rPr>
                <w:del w:id="6824" w:author="Xuning Wei12232" w:date="2026-07-27T17:22:00Z"/>
                <w:rFonts w:ascii="Times New Roman" w:eastAsia="仿宋_GB2312" w:hAnsi="Times New Roman" w:cs="Times New Roman"/>
                <w:color w:val="auto"/>
                <w:sz w:val="18"/>
                <w:szCs w:val="18"/>
              </w:rPr>
            </w:pPr>
            <w:del w:id="6825"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5B4A7141" w14:textId="3D35D4F0" w:rsidR="005E21AC" w:rsidRPr="00B37BAA" w:rsidDel="000B3418" w:rsidRDefault="005E21AC" w:rsidP="0030647B">
            <w:pPr>
              <w:jc w:val="both"/>
              <w:rPr>
                <w:del w:id="6826" w:author="Xuning Wei12232" w:date="2026-07-27T17:22:00Z"/>
                <w:rFonts w:ascii="Times New Roman" w:eastAsia="仿宋_GB2312" w:hAnsi="Times New Roman" w:cs="Times New Roman"/>
                <w:color w:val="auto"/>
                <w:sz w:val="18"/>
                <w:szCs w:val="18"/>
                <w:lang w:val="en-IE"/>
                <w:rPrChange w:id="6827" w:author="Johan Granander" w:date="2026-07-28T15:03:00Z">
                  <w:rPr>
                    <w:del w:id="6828" w:author="Xuning Wei12232" w:date="2026-07-27T17:22:00Z"/>
                    <w:rFonts w:ascii="Times New Roman" w:eastAsia="仿宋_GB2312" w:hAnsi="Times New Roman" w:cs="Times New Roman"/>
                    <w:color w:val="auto"/>
                    <w:sz w:val="18"/>
                    <w:szCs w:val="18"/>
                  </w:rPr>
                </w:rPrChange>
              </w:rPr>
            </w:pPr>
            <w:del w:id="6829" w:author="Xuning Wei12232" w:date="2026-07-27T17:22:00Z">
              <w:r w:rsidRPr="00B37BAA" w:rsidDel="000B3418">
                <w:rPr>
                  <w:rFonts w:ascii="Times New Roman" w:hAnsi="Times New Roman" w:cs="Times New Roman"/>
                  <w:color w:val="auto"/>
                  <w:sz w:val="18"/>
                  <w:szCs w:val="18"/>
                  <w:shd w:val="clear" w:color="auto" w:fill="FFFFFF"/>
                  <w:lang w:val="en-IE"/>
                  <w:rPrChange w:id="6830" w:author="Johan Granander" w:date="2026-07-28T15:03:00Z">
                    <w:rPr>
                      <w:rFonts w:ascii="Times New Roman" w:hAnsi="Times New Roman" w:cs="Times New Roman"/>
                      <w:color w:val="auto"/>
                      <w:sz w:val="18"/>
                      <w:szCs w:val="18"/>
                      <w:shd w:val="clear" w:color="auto" w:fill="FFFFFF"/>
                    </w:rPr>
                  </w:rPrChange>
                </w:rPr>
                <w:delText xml:space="preserve">Gasket: </w:delText>
              </w:r>
              <w:r w:rsidRPr="00B37BAA" w:rsidDel="000B3418">
                <w:rPr>
                  <w:rFonts w:ascii="Times New Roman" w:eastAsia="仿宋_GB2312" w:hAnsi="Times New Roman" w:cs="Times New Roman"/>
                  <w:color w:val="auto"/>
                  <w:sz w:val="18"/>
                  <w:szCs w:val="18"/>
                  <w:lang w:val="en-IE"/>
                  <w:rPrChange w:id="6831" w:author="Johan Granander" w:date="2026-07-28T15:03:00Z">
                    <w:rPr>
                      <w:rFonts w:ascii="Times New Roman" w:eastAsia="仿宋_GB2312" w:hAnsi="Times New Roman" w:cs="Times New Roman"/>
                      <w:color w:val="auto"/>
                      <w:sz w:val="18"/>
                      <w:szCs w:val="18"/>
                    </w:rPr>
                  </w:rPrChange>
                </w:rPr>
                <w:delText>PTFE</w:delText>
              </w:r>
            </w:del>
          </w:p>
          <w:p w14:paraId="51E7B529" w14:textId="30A0615C" w:rsidR="005E21AC" w:rsidRPr="00B37BAA" w:rsidDel="000B3418" w:rsidRDefault="005E21AC" w:rsidP="0030647B">
            <w:pPr>
              <w:jc w:val="both"/>
              <w:rPr>
                <w:del w:id="6832" w:author="Xuning Wei12232" w:date="2026-07-27T17:22:00Z"/>
                <w:rFonts w:ascii="Times New Roman" w:hAnsi="Times New Roman" w:cs="Times New Roman"/>
                <w:color w:val="auto"/>
                <w:sz w:val="18"/>
                <w:szCs w:val="18"/>
                <w:shd w:val="clear" w:color="auto" w:fill="FFFFFF"/>
                <w:lang w:val="en-IE"/>
                <w:rPrChange w:id="6833" w:author="Johan Granander" w:date="2026-07-28T15:03:00Z">
                  <w:rPr>
                    <w:del w:id="6834" w:author="Xuning Wei12232" w:date="2026-07-27T17:22:00Z"/>
                    <w:rFonts w:ascii="Times New Roman" w:hAnsi="Times New Roman" w:cs="Times New Roman"/>
                    <w:color w:val="auto"/>
                    <w:sz w:val="18"/>
                    <w:szCs w:val="18"/>
                    <w:shd w:val="clear" w:color="auto" w:fill="FFFFFF"/>
                  </w:rPr>
                </w:rPrChange>
              </w:rPr>
            </w:pPr>
            <w:del w:id="6835" w:author="Xuning Wei12232" w:date="2026-07-27T17:22:00Z">
              <w:r w:rsidRPr="00B37BAA" w:rsidDel="000B3418">
                <w:rPr>
                  <w:rFonts w:ascii="Times New Roman" w:hAnsi="Times New Roman" w:cs="Times New Roman"/>
                  <w:color w:val="auto"/>
                  <w:sz w:val="18"/>
                  <w:szCs w:val="18"/>
                  <w:shd w:val="clear" w:color="auto" w:fill="FFFFFF"/>
                  <w:lang w:val="en-IE"/>
                  <w:rPrChange w:id="6836" w:author="Johan Granander" w:date="2026-07-28T15:03:00Z">
                    <w:rPr>
                      <w:rFonts w:ascii="Times New Roman" w:hAnsi="Times New Roman" w:cs="Times New Roman"/>
                      <w:color w:val="auto"/>
                      <w:sz w:val="18"/>
                      <w:szCs w:val="18"/>
                      <w:shd w:val="clear" w:color="auto" w:fill="FFFFFF"/>
                    </w:rPr>
                  </w:rPrChange>
                </w:rPr>
                <w:delText>Sight glass: Glass</w:delText>
              </w:r>
            </w:del>
          </w:p>
          <w:p w14:paraId="411DCAF9" w14:textId="384FF100" w:rsidR="005E21AC" w:rsidRPr="00B37BAA" w:rsidDel="000B3418" w:rsidRDefault="005E21AC" w:rsidP="0030647B">
            <w:pPr>
              <w:jc w:val="both"/>
              <w:rPr>
                <w:del w:id="6837" w:author="Xuning Wei12232" w:date="2026-07-27T17:22:00Z"/>
                <w:rFonts w:ascii="Times New Roman" w:eastAsia="仿宋_GB2312" w:hAnsi="Times New Roman" w:cs="Times New Roman"/>
                <w:color w:val="auto"/>
                <w:sz w:val="18"/>
                <w:szCs w:val="18"/>
                <w:lang w:val="en-IE"/>
                <w:rPrChange w:id="6838" w:author="Johan Granander" w:date="2026-07-28T15:03:00Z">
                  <w:rPr>
                    <w:del w:id="6839" w:author="Xuning Wei12232" w:date="2026-07-27T17:22:00Z"/>
                    <w:rFonts w:ascii="Times New Roman" w:eastAsia="仿宋_GB2312" w:hAnsi="Times New Roman" w:cs="Times New Roman"/>
                    <w:color w:val="auto"/>
                    <w:sz w:val="18"/>
                    <w:szCs w:val="18"/>
                  </w:rPr>
                </w:rPrChange>
              </w:rPr>
            </w:pPr>
            <w:del w:id="6840" w:author="Xuning Wei12232" w:date="2026-07-27T17:22:00Z">
              <w:r w:rsidRPr="00B37BAA" w:rsidDel="000B3418">
                <w:rPr>
                  <w:rFonts w:ascii="Times New Roman" w:hAnsi="Times New Roman" w:cs="Times New Roman"/>
                  <w:color w:val="auto"/>
                  <w:sz w:val="18"/>
                  <w:szCs w:val="18"/>
                  <w:shd w:val="clear" w:color="auto" w:fill="FFFFFF"/>
                  <w:lang w:val="en-IE"/>
                  <w:rPrChange w:id="6841" w:author="Johan Granander" w:date="2026-07-28T15:03:00Z">
                    <w:rPr>
                      <w:rFonts w:ascii="Times New Roman" w:hAnsi="Times New Roman" w:cs="Times New Roman"/>
                      <w:color w:val="auto"/>
                      <w:sz w:val="18"/>
                      <w:szCs w:val="18"/>
                      <w:shd w:val="clear" w:color="auto" w:fill="FFFFFF"/>
                    </w:rPr>
                  </w:rPrChange>
                </w:rPr>
                <w:delText>Valve:</w:delText>
              </w:r>
              <w:r w:rsidRPr="00B37BAA" w:rsidDel="000B3418">
                <w:rPr>
                  <w:rFonts w:ascii="Times New Roman" w:eastAsia="仿宋_GB2312" w:hAnsi="Times New Roman" w:cs="Times New Roman"/>
                  <w:color w:val="auto"/>
                  <w:sz w:val="18"/>
                  <w:szCs w:val="18"/>
                  <w:lang w:val="en-IE"/>
                  <w:rPrChange w:id="6842" w:author="Johan Granander" w:date="2026-07-28T15:03:00Z">
                    <w:rPr>
                      <w:rFonts w:ascii="Times New Roman" w:eastAsia="仿宋_GB2312" w:hAnsi="Times New Roman" w:cs="Times New Roman"/>
                      <w:color w:val="auto"/>
                      <w:sz w:val="18"/>
                      <w:szCs w:val="18"/>
                    </w:rPr>
                  </w:rPrChange>
                </w:rPr>
                <w:delText xml:space="preserve"> 316L</w:delText>
              </w:r>
            </w:del>
          </w:p>
          <w:p w14:paraId="05A62242" w14:textId="1FE7ADFA" w:rsidR="00C65197" w:rsidRPr="004634A5" w:rsidDel="000B3418" w:rsidRDefault="005E21AC" w:rsidP="00C65197">
            <w:pPr>
              <w:jc w:val="both"/>
              <w:rPr>
                <w:del w:id="6843" w:author="Xuning Wei12232" w:date="2026-07-27T17:22:00Z"/>
                <w:rFonts w:ascii="Times New Roman" w:eastAsiaTheme="minorEastAsia" w:hAnsi="Times New Roman" w:cs="Times New Roman"/>
                <w:color w:val="auto"/>
                <w:sz w:val="18"/>
                <w:szCs w:val="18"/>
                <w:shd w:val="clear" w:color="auto" w:fill="FFFFFF"/>
                <w:lang w:eastAsia="zh-CN"/>
              </w:rPr>
            </w:pPr>
            <w:del w:id="6844"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Del="000B3418">
                <w:rPr>
                  <w:rFonts w:ascii="Times New Roman" w:hAnsi="Times New Roman" w:cs="Times New Roman"/>
                  <w:color w:val="auto"/>
                  <w:sz w:val="18"/>
                  <w:szCs w:val="18"/>
                  <w:shd w:val="clear" w:color="auto" w:fill="FFFFFF"/>
                </w:rPr>
                <w:br/>
              </w:r>
              <w:r w:rsidR="00C65197" w:rsidRPr="002B446D" w:rsidDel="000B3418">
                <w:rPr>
                  <w:rFonts w:ascii="Times New Roman" w:hAnsi="Times New Roman" w:cs="Times New Roman"/>
                  <w:color w:val="0000FF"/>
                  <w:sz w:val="18"/>
                  <w:szCs w:val="18"/>
                  <w:shd w:val="clear" w:color="auto" w:fill="FFFFFF"/>
                </w:rPr>
                <w:delText>Sieve plate: HC-22</w:delText>
              </w:r>
            </w:del>
          </w:p>
          <w:p w14:paraId="517CE8E9" w14:textId="71FA7513" w:rsidR="00C65197" w:rsidRPr="00C65197" w:rsidDel="000B3418" w:rsidRDefault="00C65197" w:rsidP="00C65197">
            <w:pPr>
              <w:jc w:val="both"/>
              <w:rPr>
                <w:del w:id="6845" w:author="Xuning Wei12232" w:date="2026-07-27T17:22:00Z"/>
                <w:rFonts w:ascii="Times New Roman" w:hAnsi="Times New Roman" w:cs="Times New Roman"/>
                <w:color w:val="0000FF"/>
                <w:sz w:val="18"/>
                <w:szCs w:val="18"/>
                <w:shd w:val="clear" w:color="auto" w:fill="FFFFFF"/>
              </w:rPr>
            </w:pPr>
            <w:del w:id="6846"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4343EF15" w14:textId="7888CCBA" w:rsidR="005E21AC" w:rsidRPr="00032BAE" w:rsidDel="000B3418" w:rsidRDefault="005E21AC" w:rsidP="0030647B">
            <w:pPr>
              <w:jc w:val="both"/>
              <w:rPr>
                <w:del w:id="6847" w:author="Xuning Wei12232" w:date="2026-07-27T17:22:00Z"/>
                <w:rFonts w:ascii="Times New Roman" w:hAnsi="Times New Roman" w:cs="Times New Roman"/>
                <w:color w:val="auto"/>
                <w:sz w:val="18"/>
                <w:szCs w:val="18"/>
                <w:shd w:val="clear" w:color="auto" w:fill="FFFFFF"/>
              </w:rPr>
            </w:pPr>
            <w:del w:id="6848" w:author="Xuning Wei12232" w:date="2026-07-27T17:22:00Z">
              <w:r w:rsidRPr="00032BAE" w:rsidDel="000B3418">
                <w:rPr>
                  <w:rFonts w:ascii="Times New Roman" w:hAnsi="Times New Roman" w:cs="Times New Roman"/>
                  <w:color w:val="auto"/>
                  <w:sz w:val="18"/>
                  <w:szCs w:val="18"/>
                  <w:shd w:val="clear" w:color="auto" w:fill="FFFFFF"/>
                </w:rPr>
                <w:delText>Sampling pipeline: SS</w:delText>
              </w:r>
            </w:del>
          </w:p>
          <w:p w14:paraId="4C939A42" w14:textId="3322E96B" w:rsidR="005E21AC" w:rsidRPr="00032BAE" w:rsidRDefault="005E21AC" w:rsidP="0030647B">
            <w:pPr>
              <w:spacing w:line="240" w:lineRule="exact"/>
              <w:jc w:val="both"/>
              <w:rPr>
                <w:rFonts w:ascii="Times New Roman" w:eastAsia="仿宋_GB2312" w:hAnsi="Times New Roman" w:cs="Times New Roman"/>
                <w:b/>
                <w:color w:val="auto"/>
                <w:sz w:val="18"/>
                <w:szCs w:val="18"/>
              </w:rPr>
            </w:pPr>
            <w:del w:id="6849"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6850" w:author="Xuning Wei12232" w:date="2026-07-27T18:11:00Z">
              <w:tcPr>
                <w:tcW w:w="388" w:type="pct"/>
                <w:gridSpan w:val="4"/>
                <w:vMerge w:val="restart"/>
                <w:shd w:val="clear" w:color="auto" w:fill="FFFFFF" w:themeFill="background1"/>
                <w:vAlign w:val="center"/>
              </w:tcPr>
            </w:tcPrChange>
          </w:tcPr>
          <w:p w14:paraId="5591A16E" w14:textId="085B02DA" w:rsidR="005E21AC" w:rsidRPr="00032BAE" w:rsidRDefault="005E21AC" w:rsidP="0030647B">
            <w:pPr>
              <w:spacing w:line="240" w:lineRule="exact"/>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6851" w:author="Xuning Wei12232" w:date="2026-07-27T18:11:00Z">
              <w:tcPr>
                <w:tcW w:w="354" w:type="pct"/>
                <w:gridSpan w:val="3"/>
                <w:vMerge w:val="restart"/>
                <w:shd w:val="clear" w:color="auto" w:fill="FFFFFF" w:themeFill="background1"/>
                <w:vAlign w:val="center"/>
              </w:tcPr>
            </w:tcPrChange>
          </w:tcPr>
          <w:p w14:paraId="4EEACF6D" w14:textId="2689118E" w:rsidR="005E21AC" w:rsidRPr="00032BAE" w:rsidRDefault="005E21AC" w:rsidP="0030647B">
            <w:pPr>
              <w:spacing w:line="240" w:lineRule="exact"/>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6852" w:author="Xuning Wei12232" w:date="2026-07-27T18:11:00Z">
              <w:tcPr>
                <w:tcW w:w="322" w:type="pct"/>
                <w:gridSpan w:val="3"/>
                <w:vAlign w:val="center"/>
              </w:tcPr>
            </w:tcPrChange>
          </w:tcPr>
          <w:p w14:paraId="31843570" w14:textId="2C9759DB" w:rsidR="005E21AC"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color w:val="auto"/>
                  <w:sz w:val="18"/>
                  <w:szCs w:val="18"/>
                </w:rPr>
                <w:id w:val="-541988048"/>
                <w14:checkbox>
                  <w14:checked w14:val="1"/>
                  <w14:checkedState w14:val="2612" w14:font="MS Gothic"/>
                  <w14:uncheckedState w14:val="2610" w14:font="MS Gothic"/>
                </w14:checkbox>
              </w:sdtPr>
              <w:sdtEndPr/>
              <w:sdtContent>
                <w:r w:rsidR="005E21AC" w:rsidRPr="00032BAE">
                  <w:rPr>
                    <w:rFonts w:ascii="Segoe UI Symbol" w:eastAsia="仿宋_GB2312" w:hAnsi="Segoe UI Symbol" w:cs="Segoe UI Symbol"/>
                    <w:color w:val="auto"/>
                    <w:sz w:val="18"/>
                    <w:szCs w:val="18"/>
                  </w:rPr>
                  <w:t>☒</w:t>
                </w:r>
              </w:sdtContent>
            </w:sdt>
            <w:r w:rsidR="005E21AC" w:rsidRPr="00032BAE">
              <w:rPr>
                <w:rFonts w:ascii="Times New Roman" w:eastAsia="仿宋_GB2312" w:hAnsi="Times New Roman" w:cs="Times New Roman"/>
                <w:color w:val="auto"/>
                <w:sz w:val="18"/>
                <w:szCs w:val="18"/>
              </w:rPr>
              <w:t>Yes</w:t>
            </w:r>
          </w:p>
        </w:tc>
        <w:tc>
          <w:tcPr>
            <w:tcW w:w="638" w:type="pct"/>
            <w:vAlign w:val="center"/>
            <w:tcPrChange w:id="6853" w:author="Xuning Wei12232" w:date="2026-07-27T18:11:00Z">
              <w:tcPr>
                <w:tcW w:w="733" w:type="pct"/>
                <w:gridSpan w:val="3"/>
                <w:vAlign w:val="center"/>
              </w:tcPr>
            </w:tcPrChange>
          </w:tcPr>
          <w:p w14:paraId="0F67CBC1" w14:textId="455EF8FB" w:rsidR="005E21AC"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color w:val="auto"/>
                  <w:sz w:val="18"/>
                  <w:szCs w:val="18"/>
                </w:rPr>
                <w:id w:val="-354114931"/>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color w:val="auto"/>
                    <w:sz w:val="18"/>
                    <w:szCs w:val="18"/>
                  </w:rPr>
                  <w:t>☐</w:t>
                </w:r>
              </w:sdtContent>
            </w:sdt>
            <w:r w:rsidR="005E21AC"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6854" w:author="Xuning Wei12232" w:date="2026-07-27T18:11:00Z">
              <w:tcPr>
                <w:tcW w:w="654" w:type="pct"/>
                <w:vMerge w:val="restart"/>
                <w:vAlign w:val="center"/>
              </w:tcPr>
            </w:tcPrChange>
          </w:tcPr>
          <w:p w14:paraId="4A399658" w14:textId="77777777" w:rsidR="005E21AC"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774012219"/>
                <w14:checkbox>
                  <w14:checked w14:val="0"/>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proofErr w:type="spellStart"/>
            <w:r w:rsidR="005E21AC" w:rsidRPr="00032BAE">
              <w:rPr>
                <w:rFonts w:ascii="Times New Roman" w:eastAsia="仿宋_GB2312" w:hAnsi="Times New Roman" w:cs="Times New Roman"/>
                <w:color w:val="auto"/>
                <w:kern w:val="0"/>
                <w:sz w:val="18"/>
                <w:szCs w:val="18"/>
                <w:lang w:eastAsia="zh-CN"/>
              </w:rPr>
              <w:t>Asymchem</w:t>
            </w:r>
            <w:proofErr w:type="spellEnd"/>
            <w:r w:rsidR="005E21AC" w:rsidRPr="00032BAE">
              <w:rPr>
                <w:rFonts w:ascii="Times New Roman" w:eastAsia="仿宋_GB2312" w:hAnsi="Times New Roman" w:cs="Times New Roman"/>
                <w:color w:val="auto"/>
                <w:kern w:val="0"/>
                <w:sz w:val="18"/>
                <w:szCs w:val="18"/>
                <w:lang w:eastAsia="zh-CN"/>
              </w:rPr>
              <w:t xml:space="preserve"> R&amp;D Lab:</w:t>
            </w:r>
            <w:r w:rsidR="005E21AC" w:rsidRPr="00032BAE">
              <w:rPr>
                <w:rFonts w:ascii="Times New Roman" w:eastAsia="仿宋_GB2312" w:hAnsi="Times New Roman" w:cs="Times New Roman"/>
                <w:color w:val="auto"/>
                <w:kern w:val="0"/>
                <w:sz w:val="18"/>
                <w:szCs w:val="18"/>
                <w:u w:val="single"/>
                <w:lang w:eastAsia="zh-CN"/>
              </w:rPr>
              <w:t xml:space="preserve"> N/A </w:t>
            </w:r>
          </w:p>
          <w:p w14:paraId="1E497FA5" w14:textId="6477B0F5" w:rsidR="005E21AC"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320033925"/>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proofErr w:type="spellStart"/>
            <w:r w:rsidR="005E21AC" w:rsidRPr="00032BAE">
              <w:rPr>
                <w:rFonts w:ascii="Times New Roman" w:eastAsia="仿宋_GB2312" w:hAnsi="Times New Roman" w:cs="Times New Roman"/>
                <w:color w:val="auto"/>
                <w:kern w:val="0"/>
                <w:sz w:val="18"/>
                <w:szCs w:val="18"/>
                <w:lang w:eastAsia="zh-CN"/>
              </w:rPr>
              <w:t>Asymchem</w:t>
            </w:r>
            <w:proofErr w:type="spellEnd"/>
            <w:r w:rsidR="005E21AC" w:rsidRPr="00032BAE">
              <w:rPr>
                <w:rFonts w:ascii="Times New Roman" w:eastAsia="仿宋_GB2312" w:hAnsi="Times New Roman" w:cs="Times New Roman"/>
                <w:color w:val="auto"/>
                <w:kern w:val="0"/>
                <w:sz w:val="18"/>
                <w:szCs w:val="18"/>
                <w:lang w:eastAsia="zh-CN"/>
              </w:rPr>
              <w:t xml:space="preserve"> Production data, Lot Number:</w:t>
            </w:r>
            <w:r w:rsidR="005E21AC" w:rsidRPr="00032BAE">
              <w:rPr>
                <w:rFonts w:ascii="Times New Roman" w:eastAsia="仿宋_GB2312" w:hAnsi="Times New Roman" w:cs="Times New Roman"/>
                <w:color w:val="auto"/>
                <w:kern w:val="0"/>
                <w:sz w:val="18"/>
                <w:szCs w:val="18"/>
                <w:u w:val="single"/>
                <w:lang w:eastAsia="zh-CN"/>
              </w:rPr>
              <w:t xml:space="preserve">   </w:t>
            </w:r>
            <w:del w:id="6855" w:author="Xuning Wei12232" w:date="2026-07-27T17:56:00Z">
              <w:r w:rsidR="005E21AC" w:rsidRPr="00032BAE" w:rsidDel="00F338FC">
                <w:rPr>
                  <w:rFonts w:ascii="Times New Roman" w:eastAsia="仿宋_GB2312" w:hAnsi="Times New Roman" w:cs="Times New Roman"/>
                  <w:color w:val="auto"/>
                  <w:kern w:val="0"/>
                  <w:sz w:val="18"/>
                  <w:szCs w:val="18"/>
                  <w:u w:val="single"/>
                  <w:lang w:eastAsia="zh-CN"/>
                </w:rPr>
                <w:delText>CPo140020-02-01-02</w:delText>
              </w:r>
            </w:del>
            <w:ins w:id="6856"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5E21AC" w:rsidRPr="00032BAE">
              <w:rPr>
                <w:rFonts w:ascii="Times New Roman" w:eastAsia="仿宋_GB2312" w:hAnsi="Times New Roman" w:cs="Times New Roman"/>
                <w:color w:val="auto"/>
                <w:kern w:val="0"/>
                <w:sz w:val="18"/>
                <w:szCs w:val="18"/>
                <w:u w:val="single"/>
                <w:lang w:eastAsia="zh-CN"/>
              </w:rPr>
              <w:t xml:space="preserve">    </w:t>
            </w:r>
          </w:p>
          <w:p w14:paraId="04B28FF9" w14:textId="77777777" w:rsidR="005E21AC"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998651555"/>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r w:rsidR="005E21AC" w:rsidRPr="00032BAE">
              <w:rPr>
                <w:rFonts w:ascii="Times New Roman" w:eastAsia="仿宋_GB2312" w:hAnsi="Times New Roman" w:cs="Times New Roman"/>
                <w:color w:val="auto"/>
                <w:kern w:val="0"/>
                <w:sz w:val="18"/>
                <w:szCs w:val="18"/>
                <w:lang w:eastAsia="zh-CN"/>
              </w:rPr>
              <w:t>Supplier data:</w:t>
            </w:r>
            <w:r w:rsidR="005E21AC" w:rsidRPr="00032BAE">
              <w:rPr>
                <w:rFonts w:ascii="Times New Roman" w:eastAsia="仿宋_GB2312" w:hAnsi="Times New Roman" w:cs="Times New Roman"/>
                <w:color w:val="auto"/>
                <w:kern w:val="0"/>
                <w:sz w:val="18"/>
                <w:szCs w:val="18"/>
                <w:u w:val="single"/>
                <w:lang w:eastAsia="zh-CN"/>
              </w:rPr>
              <w:t xml:space="preserve"> N/A</w:t>
            </w:r>
            <w:r w:rsidR="005E21AC" w:rsidRPr="00032BAE">
              <w:rPr>
                <w:rFonts w:ascii="Times New Roman" w:eastAsia="仿宋_GB2312" w:hAnsi="Times New Roman" w:cs="Times New Roman"/>
                <w:color w:val="auto"/>
                <w:kern w:val="0"/>
                <w:sz w:val="18"/>
                <w:szCs w:val="18"/>
                <w:lang w:eastAsia="zh-CN"/>
              </w:rPr>
              <w:t xml:space="preserve"> </w:t>
            </w:r>
          </w:p>
          <w:p w14:paraId="5149EB51" w14:textId="583C1ACD" w:rsidR="005E21AC"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09170071"/>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r w:rsidR="005E21AC" w:rsidRPr="00032BAE">
              <w:rPr>
                <w:rFonts w:ascii="Times New Roman" w:eastAsia="仿宋_GB2312" w:hAnsi="Times New Roman" w:cs="Times New Roman"/>
                <w:color w:val="auto"/>
                <w:sz w:val="18"/>
                <w:szCs w:val="18"/>
                <w:lang w:eastAsia="zh-CN"/>
              </w:rPr>
              <w:t>Handbook &amp; Page:</w:t>
            </w:r>
            <w:r w:rsidR="005E21AC" w:rsidRPr="00032BAE">
              <w:rPr>
                <w:rFonts w:ascii="Times New Roman" w:eastAsia="仿宋_GB2312" w:hAnsi="Times New Roman" w:cs="Times New Roman"/>
                <w:color w:val="auto"/>
                <w:sz w:val="18"/>
                <w:szCs w:val="18"/>
                <w:u w:val="single"/>
                <w:lang w:eastAsia="zh-CN"/>
              </w:rPr>
              <w:t xml:space="preserve"> </w:t>
            </w:r>
            <w:ins w:id="6857" w:author="Xuning Wei12232" w:date="2026-07-27T19:56:00Z">
              <w:r w:rsidR="00AD55F1" w:rsidRPr="00AD55F1">
                <w:rPr>
                  <w:rFonts w:ascii="Times New Roman" w:eastAsia="仿宋_GB2312" w:hAnsi="Times New Roman" w:cs="Times New Roman"/>
                  <w:color w:val="auto"/>
                  <w:sz w:val="18"/>
                  <w:szCs w:val="18"/>
                  <w:u w:val="single"/>
                </w:rPr>
                <w:t>QM01020&amp; Page 5/11</w:t>
              </w:r>
            </w:ins>
            <w:del w:id="6858" w:author="Xuning Wei12232" w:date="2026-07-27T19:56:00Z">
              <w:r w:rsidR="005E21AC" w:rsidRPr="00032BAE" w:rsidDel="00AD55F1">
                <w:rPr>
                  <w:rFonts w:ascii="Times New Roman" w:eastAsia="仿宋_GB2312" w:hAnsi="Times New Roman" w:cs="Times New Roman"/>
                  <w:color w:val="auto"/>
                  <w:sz w:val="18"/>
                  <w:szCs w:val="18"/>
                  <w:u w:val="single"/>
                </w:rPr>
                <w:delText>The Pilot Plant Real Book Page 10-14&amp;10-15</w:delText>
              </w:r>
            </w:del>
            <w:r w:rsidR="005E21AC" w:rsidRPr="00032BAE">
              <w:rPr>
                <w:rFonts w:ascii="Times New Roman" w:eastAsia="仿宋_GB2312" w:hAnsi="Times New Roman" w:cs="Times New Roman"/>
                <w:color w:val="auto"/>
                <w:kern w:val="0"/>
                <w:sz w:val="18"/>
                <w:szCs w:val="18"/>
                <w:u w:val="single"/>
                <w:lang w:eastAsia="zh-CN"/>
              </w:rPr>
              <w:t xml:space="preserve"> </w:t>
            </w:r>
          </w:p>
          <w:p w14:paraId="1C00687B" w14:textId="1BD5748B" w:rsidR="005E21AC" w:rsidRPr="00032BAE" w:rsidRDefault="000B6761" w:rsidP="0030647B">
            <w:pPr>
              <w:spacing w:line="240" w:lineRule="exact"/>
              <w:jc w:val="both"/>
              <w:rPr>
                <w:rFonts w:ascii="Times New Roman" w:eastAsia="仿宋_GB2312" w:hAnsi="Times New Roman" w:cs="Times New Roman"/>
                <w:b/>
                <w:color w:val="auto"/>
                <w:sz w:val="18"/>
                <w:szCs w:val="18"/>
              </w:rPr>
            </w:pPr>
            <w:sdt>
              <w:sdtPr>
                <w:rPr>
                  <w:rFonts w:ascii="Times New Roman" w:eastAsia="仿宋_GB2312" w:hAnsi="Times New Roman" w:cs="Times New Roman"/>
                  <w:color w:val="auto"/>
                  <w:sz w:val="18"/>
                  <w:szCs w:val="18"/>
                </w:rPr>
                <w:id w:val="-1860269608"/>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color w:val="auto"/>
                    <w:sz w:val="18"/>
                    <w:szCs w:val="18"/>
                  </w:rPr>
                  <w:t>☒</w:t>
                </w:r>
              </w:sdtContent>
            </w:sdt>
            <w:r w:rsidR="005E21AC" w:rsidRPr="00032BAE">
              <w:rPr>
                <w:rFonts w:ascii="Times New Roman" w:eastAsia="仿宋_GB2312" w:hAnsi="Times New Roman" w:cs="Times New Roman"/>
                <w:color w:val="auto"/>
                <w:sz w:val="18"/>
                <w:szCs w:val="18"/>
              </w:rPr>
              <w:t xml:space="preserve"> Other</w:t>
            </w:r>
            <w:r w:rsidR="005E21AC" w:rsidRPr="00032BAE">
              <w:rPr>
                <w:rFonts w:ascii="Times New Roman" w:eastAsia="仿宋_GB2312" w:hAnsi="Times New Roman" w:cs="Times New Roman"/>
                <w:color w:val="auto"/>
                <w:sz w:val="18"/>
                <w:szCs w:val="18"/>
                <w:lang w:eastAsia="zh-CN"/>
              </w:rPr>
              <w:t>:</w:t>
            </w:r>
            <w:r w:rsidR="005E21AC" w:rsidRPr="00032BAE">
              <w:rPr>
                <w:rFonts w:ascii="Times New Roman" w:eastAsia="仿宋_GB2312" w:hAnsi="Times New Roman" w:cs="Times New Roman"/>
                <w:color w:val="auto"/>
                <w:kern w:val="0"/>
                <w:sz w:val="18"/>
                <w:szCs w:val="18"/>
                <w:u w:val="single"/>
                <w:lang w:eastAsia="zh-CN"/>
              </w:rPr>
              <w:t xml:space="preserve"> </w:t>
            </w:r>
            <w:del w:id="6859" w:author="He Han" w:date="2026-08-27T15:37:00Z">
              <w:r w:rsidR="005E21AC" w:rsidRPr="00032BAE" w:rsidDel="006B7068">
                <w:rPr>
                  <w:rFonts w:ascii="Times New Roman" w:eastAsia="仿宋_GB2312" w:hAnsi="Times New Roman" w:cs="Times New Roman"/>
                  <w:color w:val="auto"/>
                  <w:kern w:val="0"/>
                  <w:sz w:val="18"/>
                  <w:szCs w:val="18"/>
                  <w:u w:val="single"/>
                  <w:lang w:eastAsia="zh-CN"/>
                </w:rPr>
                <w:delText xml:space="preserve">    </w:delText>
              </w:r>
            </w:del>
            <w:r w:rsidR="005E21AC"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w:t>
            </w:r>
            <w:proofErr w:type="spellStart"/>
            <w:r w:rsidR="005E21AC" w:rsidRPr="00032BAE">
              <w:rPr>
                <w:rFonts w:ascii="Times New Roman" w:eastAsia="仿宋_GB2312" w:hAnsi="Times New Roman" w:cs="Times New Roman"/>
                <w:color w:val="auto"/>
                <w:kern w:val="0"/>
                <w:sz w:val="18"/>
                <w:szCs w:val="18"/>
                <w:u w:val="single"/>
                <w:lang w:eastAsia="zh-CN"/>
              </w:rPr>
              <w:t>salts.The</w:t>
            </w:r>
            <w:proofErr w:type="spellEnd"/>
            <w:r w:rsidR="005E21AC"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5E21AC" w:rsidRPr="00032BAE">
              <w:rPr>
                <w:rFonts w:ascii="Times New Roman" w:eastAsia="仿宋_GB2312" w:hAnsi="Times New Roman" w:cs="Times New Roman"/>
                <w:color w:val="auto"/>
                <w:kern w:val="0"/>
                <w:sz w:val="18"/>
                <w:szCs w:val="18"/>
                <w:u w:val="single"/>
                <w:lang w:eastAsia="zh-CN"/>
              </w:rPr>
              <w:t>solvents.The</w:t>
            </w:r>
            <w:proofErr w:type="spellEnd"/>
            <w:r w:rsidR="005E21AC"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p>
        </w:tc>
      </w:tr>
      <w:tr w:rsidR="005342B4" w:rsidRPr="00032BAE" w14:paraId="52B48D00" w14:textId="77777777" w:rsidTr="000A425F">
        <w:trPr>
          <w:trHeight w:val="4536"/>
          <w:trPrChange w:id="6860" w:author="Xuning Wei12232" w:date="2026-07-27T18:11:00Z">
            <w:trPr>
              <w:trHeight w:val="1646"/>
            </w:trPr>
          </w:trPrChange>
        </w:trPr>
        <w:tc>
          <w:tcPr>
            <w:tcW w:w="281" w:type="pct"/>
            <w:vMerge/>
            <w:shd w:val="clear" w:color="auto" w:fill="FFFFFF" w:themeFill="background1"/>
            <w:vAlign w:val="center"/>
            <w:tcPrChange w:id="6861" w:author="Xuning Wei12232" w:date="2026-07-27T18:11:00Z">
              <w:tcPr>
                <w:tcW w:w="284" w:type="pct"/>
                <w:gridSpan w:val="3"/>
                <w:vMerge/>
                <w:shd w:val="clear" w:color="auto" w:fill="FFFFFF" w:themeFill="background1"/>
                <w:vAlign w:val="center"/>
              </w:tcPr>
            </w:tcPrChange>
          </w:tcPr>
          <w:p w14:paraId="32E2C430" w14:textId="77777777" w:rsidR="005E21AC" w:rsidRPr="00032BAE" w:rsidRDefault="005E21AC" w:rsidP="0030647B">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6862" w:author="Xuning Wei12232" w:date="2026-07-27T18:11:00Z">
              <w:tcPr>
                <w:tcW w:w="1217" w:type="pct"/>
                <w:gridSpan w:val="3"/>
                <w:vMerge/>
                <w:shd w:val="clear" w:color="auto" w:fill="FFFFFF" w:themeFill="background1"/>
                <w:vAlign w:val="center"/>
              </w:tcPr>
            </w:tcPrChange>
          </w:tcPr>
          <w:p w14:paraId="408D3310" w14:textId="77777777" w:rsidR="005E21AC" w:rsidRPr="00032BAE" w:rsidRDefault="005E21AC"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6863" w:author="Xuning Wei12232" w:date="2026-07-27T18:11:00Z">
              <w:tcPr>
                <w:tcW w:w="1049" w:type="pct"/>
                <w:gridSpan w:val="5"/>
                <w:vMerge/>
                <w:shd w:val="clear" w:color="auto" w:fill="FFFFFF" w:themeFill="background1"/>
                <w:vAlign w:val="center"/>
              </w:tcPr>
            </w:tcPrChange>
          </w:tcPr>
          <w:p w14:paraId="03ECCD8D" w14:textId="77777777" w:rsidR="005E21AC" w:rsidRPr="00032BAE" w:rsidRDefault="005E21AC" w:rsidP="0030647B">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6864" w:author="Xuning Wei12232" w:date="2026-07-27T18:11:00Z">
              <w:tcPr>
                <w:tcW w:w="388" w:type="pct"/>
                <w:gridSpan w:val="4"/>
                <w:vMerge/>
                <w:shd w:val="clear" w:color="auto" w:fill="FFFFFF" w:themeFill="background1"/>
                <w:vAlign w:val="center"/>
              </w:tcPr>
            </w:tcPrChange>
          </w:tcPr>
          <w:p w14:paraId="2E963A71" w14:textId="77777777" w:rsidR="005E21AC" w:rsidRPr="00032BAE" w:rsidRDefault="005E21AC"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6865" w:author="Xuning Wei12232" w:date="2026-07-27T18:11:00Z">
              <w:tcPr>
                <w:tcW w:w="354" w:type="pct"/>
                <w:gridSpan w:val="3"/>
                <w:vMerge/>
                <w:shd w:val="clear" w:color="auto" w:fill="FFFFFF" w:themeFill="background1"/>
                <w:vAlign w:val="center"/>
              </w:tcPr>
            </w:tcPrChange>
          </w:tcPr>
          <w:p w14:paraId="544CDEEF" w14:textId="77777777" w:rsidR="005E21AC" w:rsidRPr="00032BAE" w:rsidRDefault="005E21AC"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6866" w:author="Xuning Wei12232" w:date="2026-07-27T18:11:00Z">
              <w:tcPr>
                <w:tcW w:w="322" w:type="pct"/>
                <w:gridSpan w:val="3"/>
                <w:vAlign w:val="center"/>
              </w:tcPr>
            </w:tcPrChange>
          </w:tcPr>
          <w:p w14:paraId="23A2FE3A" w14:textId="77777777" w:rsidR="005E21AC"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581449942"/>
                <w14:checkbox>
                  <w14:checked w14:val="0"/>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rPr>
              <w:t xml:space="preserve"> </w:t>
            </w:r>
            <w:r w:rsidR="005E21AC" w:rsidRPr="00032BAE">
              <w:rPr>
                <w:rFonts w:ascii="Times New Roman" w:eastAsia="仿宋_GB2312" w:hAnsi="Times New Roman" w:cs="Times New Roman"/>
                <w:color w:val="auto"/>
                <w:kern w:val="0"/>
                <w:sz w:val="18"/>
                <w:szCs w:val="18"/>
                <w:lang w:eastAsia="zh-CN"/>
              </w:rPr>
              <w:t>High</w:t>
            </w:r>
          </w:p>
          <w:p w14:paraId="3EFFAA52" w14:textId="77777777" w:rsidR="005E21AC"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87110754"/>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18"/>
                  </w:rPr>
                  <w:t>☐</w:t>
                </w:r>
              </w:sdtContent>
            </w:sdt>
            <w:r w:rsidR="005E21AC" w:rsidRPr="00032BAE">
              <w:rPr>
                <w:rFonts w:ascii="Times New Roman" w:eastAsia="仿宋_GB2312" w:hAnsi="Times New Roman" w:cs="Times New Roman"/>
                <w:b/>
                <w:color w:val="auto"/>
                <w:sz w:val="18"/>
                <w:szCs w:val="18"/>
              </w:rPr>
              <w:t xml:space="preserve"> </w:t>
            </w:r>
            <w:r w:rsidR="005E21AC" w:rsidRPr="00032BAE">
              <w:rPr>
                <w:rFonts w:ascii="Times New Roman" w:eastAsia="仿宋_GB2312" w:hAnsi="Times New Roman" w:cs="Times New Roman"/>
                <w:color w:val="auto"/>
                <w:kern w:val="0"/>
                <w:sz w:val="18"/>
                <w:szCs w:val="18"/>
                <w:lang w:eastAsia="zh-CN"/>
              </w:rPr>
              <w:t>Medium</w:t>
            </w:r>
          </w:p>
          <w:p w14:paraId="4E27CA12" w14:textId="7135EEEB" w:rsidR="005E21AC"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722280029"/>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18"/>
                  </w:rPr>
                  <w:t>☒</w:t>
                </w:r>
              </w:sdtContent>
            </w:sdt>
            <w:r w:rsidR="005E21AC"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6867" w:author="Xuning Wei12232" w:date="2026-07-27T18:11:00Z">
              <w:tcPr>
                <w:tcW w:w="733" w:type="pct"/>
                <w:gridSpan w:val="3"/>
                <w:vAlign w:val="center"/>
              </w:tcPr>
            </w:tcPrChange>
          </w:tcPr>
          <w:p w14:paraId="49FE46F8" w14:textId="77777777" w:rsidR="00AD55F1" w:rsidRPr="0020048E" w:rsidRDefault="00AD55F1" w:rsidP="00AD55F1">
            <w:pPr>
              <w:jc w:val="both"/>
              <w:rPr>
                <w:ins w:id="6868" w:author="Xuning Wei12232" w:date="2026-07-27T19:55:00Z"/>
                <w:rFonts w:ascii="Times New Roman" w:hAnsi="Times New Roman" w:cs="Times New Roman"/>
                <w:color w:val="auto"/>
                <w:sz w:val="18"/>
                <w:szCs w:val="18"/>
              </w:rPr>
            </w:pPr>
            <w:ins w:id="6869" w:author="Xuning Wei12232" w:date="2026-07-27T19:55:00Z">
              <w:r w:rsidRPr="0020048E">
                <w:rPr>
                  <w:rFonts w:ascii="Times New Roman" w:hAnsi="Times New Roman" w:cs="Times New Roman"/>
                  <w:color w:val="auto"/>
                  <w:sz w:val="18"/>
                  <w:szCs w:val="18"/>
                </w:rPr>
                <w:t>According to QM01020&amp; Page 5/11 Isopropyl Acetate is compatible with SS, 306 SS and PTFE.</w:t>
              </w:r>
            </w:ins>
          </w:p>
          <w:p w14:paraId="3D1B9320" w14:textId="3AF56DBD" w:rsidR="005E21AC" w:rsidRPr="00032BAE" w:rsidDel="00AD55F1" w:rsidRDefault="00AD55F1" w:rsidP="00AD55F1">
            <w:pPr>
              <w:jc w:val="both"/>
              <w:rPr>
                <w:del w:id="6870" w:author="Xuning Wei12232" w:date="2026-07-27T19:55:00Z"/>
                <w:rFonts w:ascii="Times New Roman" w:eastAsia="仿宋_GB2312" w:hAnsi="Times New Roman" w:cs="Times New Roman"/>
                <w:color w:val="auto"/>
                <w:kern w:val="0"/>
                <w:sz w:val="18"/>
                <w:szCs w:val="18"/>
                <w:lang w:eastAsia="zh-CN"/>
              </w:rPr>
            </w:pPr>
            <w:ins w:id="6871" w:author="Xuning Wei12232" w:date="2026-07-27T19:55:00Z">
              <w:r w:rsidRPr="0020048E">
                <w:rPr>
                  <w:rFonts w:ascii="Times New Roman" w:hAnsi="Times New Roman" w:cs="Times New Roman"/>
                  <w:color w:val="auto"/>
                  <w:sz w:val="18"/>
                  <w:szCs w:val="18"/>
                </w:rPr>
                <w:t xml:space="preserve">Based on </w:t>
              </w:r>
              <w:proofErr w:type="spellStart"/>
              <w:r w:rsidRPr="0020048E">
                <w:rPr>
                  <w:rFonts w:ascii="Times New Roman" w:hAnsi="Times New Roman" w:cs="Times New Roman"/>
                  <w:color w:val="auto"/>
                  <w:sz w:val="18"/>
                  <w:szCs w:val="18"/>
                </w:rPr>
                <w:t>Asymchem</w:t>
              </w:r>
              <w:proofErr w:type="spellEnd"/>
              <w:r w:rsidRPr="0020048E">
                <w:rPr>
                  <w:rFonts w:ascii="Times New Roman" w:hAnsi="Times New Roman" w:cs="Times New Roman"/>
                  <w:color w:val="auto"/>
                  <w:sz w:val="18"/>
                  <w:szCs w:val="18"/>
                </w:rPr>
                <w:t xml:space="preserve"> previous campaign production data and experience Isopropyl Acetate and DMF are also compatible with Glass, PTFE and SS</w:t>
              </w:r>
            </w:ins>
            <w:del w:id="6872" w:author="Xuning Wei12232" w:date="2026-07-27T19:55:00Z">
              <w:r w:rsidR="005E21AC" w:rsidRPr="00032BAE" w:rsidDel="00AD55F1">
                <w:rPr>
                  <w:rFonts w:ascii="Times New Roman" w:eastAsia="仿宋_GB2312" w:hAnsi="Times New Roman" w:cs="Times New Roman"/>
                  <w:color w:val="auto"/>
                  <w:kern w:val="0"/>
                  <w:sz w:val="18"/>
                  <w:szCs w:val="18"/>
                  <w:lang w:eastAsia="zh-CN"/>
                </w:rPr>
                <w:delText>According to The Pilot Plant Real Book Page 10-14&amp;10-15, Dimethylformamide is compatible with SS, 316L  and</w:delText>
              </w:r>
            </w:del>
            <w:ins w:id="6873" w:author="Johan Granander" w:date="2026-05-04T11:53:00Z">
              <w:del w:id="6874" w:author="Xuning Wei12232" w:date="2026-07-27T19:55:00Z">
                <w:r w:rsidR="00570E05" w:rsidRPr="00032BAE" w:rsidDel="00AD55F1">
                  <w:rPr>
                    <w:rFonts w:ascii="Times New Roman" w:eastAsia="仿宋_GB2312" w:hAnsi="Times New Roman" w:cs="Times New Roman"/>
                    <w:color w:val="auto"/>
                    <w:kern w:val="0"/>
                    <w:sz w:val="18"/>
                    <w:szCs w:val="18"/>
                    <w:lang w:eastAsia="zh-CN"/>
                  </w:rPr>
                  <w:delText>L and</w:delText>
                </w:r>
              </w:del>
            </w:ins>
            <w:del w:id="6875" w:author="Xuning Wei12232" w:date="2026-07-27T19:55:00Z">
              <w:r w:rsidR="005E21AC" w:rsidRPr="00032BAE" w:rsidDel="00AD55F1">
                <w:rPr>
                  <w:rFonts w:ascii="Times New Roman" w:eastAsia="仿宋_GB2312" w:hAnsi="Times New Roman" w:cs="Times New Roman"/>
                  <w:color w:val="auto"/>
                  <w:kern w:val="0"/>
                  <w:sz w:val="18"/>
                  <w:szCs w:val="18"/>
                  <w:lang w:eastAsia="zh-CN"/>
                </w:rPr>
                <w:delText xml:space="preserve"> PTFE;</w:delText>
              </w:r>
            </w:del>
            <w:ins w:id="6876" w:author="Johan Granander" w:date="2026-05-04T11:53:00Z">
              <w:del w:id="6877" w:author="Xuning Wei12232" w:date="2026-07-27T19:55:00Z">
                <w:r w:rsidR="00570E05" w:rsidRPr="00032BAE" w:rsidDel="00AD55F1">
                  <w:rPr>
                    <w:rFonts w:ascii="Times New Roman" w:eastAsia="仿宋_GB2312" w:hAnsi="Times New Roman" w:cs="Times New Roman"/>
                    <w:color w:val="auto"/>
                    <w:kern w:val="0"/>
                    <w:sz w:val="18"/>
                    <w:szCs w:val="18"/>
                    <w:lang w:eastAsia="zh-CN"/>
                  </w:rPr>
                  <w:delText>PTFE.</w:delText>
                </w:r>
              </w:del>
            </w:ins>
          </w:p>
          <w:p w14:paraId="24116785" w14:textId="769EED30" w:rsidR="005E21AC" w:rsidRPr="00032BAE" w:rsidRDefault="005E21AC" w:rsidP="0030647B">
            <w:pPr>
              <w:jc w:val="both"/>
              <w:rPr>
                <w:rFonts w:ascii="Times New Roman" w:eastAsia="仿宋_GB2312" w:hAnsi="Times New Roman" w:cs="Times New Roman"/>
                <w:color w:val="auto"/>
                <w:kern w:val="0"/>
                <w:sz w:val="18"/>
                <w:szCs w:val="18"/>
                <w:lang w:eastAsia="zh-CN"/>
              </w:rPr>
            </w:pPr>
            <w:del w:id="6878" w:author="Xuning Wei12232" w:date="2026-07-27T19:55:00Z">
              <w:r w:rsidRPr="00032BAE" w:rsidDel="00AD55F1">
                <w:rPr>
                  <w:rFonts w:ascii="Times New Roman" w:eastAsia="仿宋_GB2312" w:hAnsi="Times New Roman" w:cs="Times New Roman"/>
                  <w:color w:val="auto"/>
                  <w:kern w:val="0"/>
                  <w:sz w:val="18"/>
                  <w:szCs w:val="18"/>
                  <w:lang w:eastAsia="zh-CN"/>
                </w:rPr>
                <w:delText>Based on Asymchem previous campaign production data and experience, Dimethylformamide is also compatible with Glass, PTFE and SS</w:delText>
              </w:r>
            </w:del>
          </w:p>
        </w:tc>
        <w:tc>
          <w:tcPr>
            <w:tcW w:w="792" w:type="pct"/>
            <w:vMerge/>
            <w:vAlign w:val="center"/>
            <w:tcPrChange w:id="6879" w:author="Xuning Wei12232" w:date="2026-07-27T18:11:00Z">
              <w:tcPr>
                <w:tcW w:w="654" w:type="pct"/>
                <w:vMerge/>
                <w:vAlign w:val="center"/>
              </w:tcPr>
            </w:tcPrChange>
          </w:tcPr>
          <w:p w14:paraId="4ABD13FC" w14:textId="77777777" w:rsidR="005E21AC" w:rsidRPr="00032BAE" w:rsidRDefault="005E21AC" w:rsidP="0030647B">
            <w:pPr>
              <w:spacing w:line="240" w:lineRule="exact"/>
              <w:jc w:val="both"/>
              <w:rPr>
                <w:rFonts w:ascii="Times New Roman" w:eastAsia="仿宋_GB2312" w:hAnsi="Times New Roman" w:cs="Times New Roman"/>
                <w:b/>
                <w:color w:val="auto"/>
                <w:sz w:val="18"/>
                <w:szCs w:val="18"/>
              </w:rPr>
            </w:pPr>
          </w:p>
        </w:tc>
      </w:tr>
      <w:tr w:rsidR="005342B4" w:rsidRPr="00032BAE" w14:paraId="24ECC952" w14:textId="77777777" w:rsidTr="00A144E4">
        <w:trPr>
          <w:trHeight w:val="397"/>
          <w:trPrChange w:id="6880" w:author="Xuning Wei12232" w:date="2026-07-27T18:11:00Z">
            <w:trPr>
              <w:trHeight w:val="397"/>
            </w:trPr>
          </w:trPrChange>
        </w:trPr>
        <w:tc>
          <w:tcPr>
            <w:tcW w:w="281" w:type="pct"/>
            <w:vMerge w:val="restart"/>
            <w:shd w:val="clear" w:color="auto" w:fill="FFFFFF" w:themeFill="background1"/>
            <w:vAlign w:val="center"/>
            <w:tcPrChange w:id="6881" w:author="Xuning Wei12232" w:date="2026-07-27T18:11:00Z">
              <w:tcPr>
                <w:tcW w:w="284" w:type="pct"/>
                <w:gridSpan w:val="3"/>
                <w:vMerge w:val="restart"/>
                <w:shd w:val="clear" w:color="auto" w:fill="FFFFFF" w:themeFill="background1"/>
                <w:vAlign w:val="center"/>
              </w:tcPr>
            </w:tcPrChange>
          </w:tcPr>
          <w:p w14:paraId="0B7F0C43" w14:textId="0FF92499" w:rsidR="005E21AC" w:rsidRPr="00032BAE" w:rsidRDefault="00AD243C">
            <w:pPr>
              <w:spacing w:line="240" w:lineRule="exact"/>
              <w:jc w:val="center"/>
              <w:rPr>
                <w:rFonts w:ascii="Times New Roman" w:eastAsia="仿宋_GB2312" w:hAnsi="Times New Roman" w:cs="Times New Roman"/>
                <w:color w:val="auto"/>
                <w:sz w:val="18"/>
                <w:szCs w:val="18"/>
                <w:lang w:eastAsia="zh-CN"/>
              </w:rPr>
              <w:pPrChange w:id="6882" w:author="Xuning Wei12232" w:date="2026-07-27T20:55:00Z">
                <w:pPr>
                  <w:spacing w:line="240" w:lineRule="exact"/>
                  <w:jc w:val="both"/>
                </w:pPr>
              </w:pPrChange>
            </w:pPr>
            <w:ins w:id="6883" w:author="Xuning Wei12232" w:date="2026-07-27T16:12:00Z">
              <w:r>
                <w:rPr>
                  <w:rFonts w:ascii="Times New Roman" w:eastAsia="仿宋_GB2312" w:hAnsi="Times New Roman" w:cs="Times New Roman"/>
                  <w:color w:val="auto"/>
                  <w:sz w:val="18"/>
                  <w:szCs w:val="18"/>
                  <w:lang w:eastAsia="zh-CN"/>
                </w:rPr>
                <w:lastRenderedPageBreak/>
                <w:t>17</w:t>
              </w:r>
            </w:ins>
            <w:del w:id="6884" w:author="Xuning Wei12232" w:date="2026-07-27T16:12:00Z">
              <w:r w:rsidR="009478EE" w:rsidDel="00AD243C">
                <w:rPr>
                  <w:rFonts w:ascii="Times New Roman" w:eastAsia="仿宋_GB2312" w:hAnsi="Times New Roman" w:cs="Times New Roman"/>
                  <w:color w:val="auto"/>
                  <w:sz w:val="18"/>
                  <w:szCs w:val="18"/>
                  <w:lang w:eastAsia="zh-CN"/>
                </w:rPr>
                <w:delText>33</w:delText>
              </w:r>
            </w:del>
          </w:p>
        </w:tc>
        <w:tc>
          <w:tcPr>
            <w:tcW w:w="1217" w:type="pct"/>
            <w:vMerge w:val="restart"/>
            <w:shd w:val="clear" w:color="auto" w:fill="FFFFFF" w:themeFill="background1"/>
            <w:vAlign w:val="center"/>
            <w:tcPrChange w:id="6885" w:author="Xuning Wei12232" w:date="2026-07-27T18:11:00Z">
              <w:tcPr>
                <w:tcW w:w="1217" w:type="pct"/>
                <w:gridSpan w:val="3"/>
                <w:vMerge w:val="restart"/>
                <w:shd w:val="clear" w:color="auto" w:fill="FFFFFF" w:themeFill="background1"/>
                <w:vAlign w:val="center"/>
              </w:tcPr>
            </w:tcPrChange>
          </w:tcPr>
          <w:p w14:paraId="5B1950ED" w14:textId="77777777" w:rsidR="00C8314F" w:rsidRPr="00B37BAA" w:rsidRDefault="00C8314F">
            <w:pPr>
              <w:rPr>
                <w:ins w:id="6886" w:author="Xuning Wei12232" w:date="2026-07-27T20:19:00Z"/>
                <w:rFonts w:ascii="Times New Roman" w:eastAsia="仿宋_GB2312" w:hAnsi="Times New Roman" w:cs="Times New Roman"/>
                <w:color w:val="0000FF"/>
                <w:sz w:val="18"/>
                <w:szCs w:val="18"/>
                <w:lang w:val="sv-SE" w:eastAsia="zh-CN"/>
                <w:rPrChange w:id="6887" w:author="Johan Granander" w:date="2026-07-28T15:03:00Z">
                  <w:rPr>
                    <w:ins w:id="6888" w:author="Xuning Wei12232" w:date="2026-07-27T20:19:00Z"/>
                    <w:rFonts w:ascii="Times New Roman" w:eastAsia="仿宋_GB2312" w:hAnsi="Times New Roman" w:cs="Times New Roman"/>
                    <w:color w:val="0000FF"/>
                    <w:sz w:val="18"/>
                    <w:szCs w:val="18"/>
                    <w:lang w:eastAsia="zh-CN"/>
                  </w:rPr>
                </w:rPrChange>
              </w:rPr>
              <w:pPrChange w:id="6889" w:author="Xuning Wei12232" w:date="2026-07-27T20:19:00Z">
                <w:pPr>
                  <w:jc w:val="center"/>
                </w:pPr>
              </w:pPrChange>
            </w:pPr>
            <w:ins w:id="6890" w:author="Xuning Wei12232" w:date="2026-07-27T20:19:00Z">
              <w:r w:rsidRPr="00B37BAA">
                <w:rPr>
                  <w:rFonts w:ascii="Times New Roman" w:eastAsia="仿宋_GB2312" w:hAnsi="Times New Roman" w:cs="Times New Roman"/>
                  <w:color w:val="0000FF"/>
                  <w:sz w:val="18"/>
                  <w:szCs w:val="18"/>
                  <w:lang w:val="sv-SE" w:eastAsia="zh-CN"/>
                  <w:rPrChange w:id="6891" w:author="Johan Granander" w:date="2026-07-28T15:03:00Z">
                    <w:rPr>
                      <w:rFonts w:ascii="Times New Roman" w:eastAsia="仿宋_GB2312" w:hAnsi="Times New Roman" w:cs="Times New Roman"/>
                      <w:color w:val="0000FF"/>
                      <w:sz w:val="18"/>
                      <w:szCs w:val="18"/>
                      <w:lang w:eastAsia="zh-CN"/>
                    </w:rPr>
                  </w:rPrChange>
                </w:rPr>
                <w:t>Ser20 ~ Leu16, Ala13 ~ Orn11</w:t>
              </w:r>
            </w:ins>
          </w:p>
          <w:p w14:paraId="24061147" w14:textId="1D9B1260" w:rsidR="005E21AC" w:rsidRPr="00032BAE" w:rsidRDefault="00C8314F" w:rsidP="00A54EC0">
            <w:pPr>
              <w:spacing w:line="240" w:lineRule="exact"/>
              <w:jc w:val="both"/>
              <w:rPr>
                <w:rFonts w:ascii="Times New Roman" w:eastAsia="仿宋_GB2312" w:hAnsi="Times New Roman" w:cs="Times New Roman"/>
                <w:color w:val="auto"/>
                <w:sz w:val="18"/>
                <w:szCs w:val="18"/>
              </w:rPr>
            </w:pPr>
            <w:ins w:id="6892" w:author="Xuning Wei12232" w:date="2026-07-27T20:19:00Z">
              <w:r w:rsidRPr="00B37BAA">
                <w:rPr>
                  <w:rFonts w:ascii="Times New Roman" w:eastAsia="仿宋_GB2312" w:hAnsi="Times New Roman" w:cs="Times New Roman"/>
                  <w:color w:val="auto"/>
                  <w:sz w:val="18"/>
                  <w:szCs w:val="18"/>
                  <w:lang w:val="sv-SE"/>
                  <w:rPrChange w:id="6893" w:author="Johan Granander" w:date="2026-07-28T15:03:00Z">
                    <w:rPr>
                      <w:rFonts w:ascii="Times New Roman" w:eastAsia="仿宋_GB2312" w:hAnsi="Times New Roman" w:cs="Times New Roman"/>
                      <w:color w:val="auto"/>
                      <w:sz w:val="18"/>
                      <w:szCs w:val="18"/>
                    </w:rPr>
                  </w:rPrChange>
                </w:rPr>
                <w:t xml:space="preserve">Coupling: </w:t>
              </w:r>
              <w:r w:rsidRPr="00B37BAA">
                <w:rPr>
                  <w:rFonts w:ascii="Times New Roman" w:eastAsia="仿宋_GB2312" w:hAnsi="Times New Roman" w:cs="Times New Roman"/>
                  <w:color w:val="000000" w:themeColor="text1"/>
                  <w:sz w:val="18"/>
                  <w:szCs w:val="18"/>
                  <w:lang w:val="sv-SE"/>
                  <w:rPrChange w:id="6894" w:author="Johan Granander" w:date="2026-07-28T15:03:00Z">
                    <w:rPr>
                      <w:rFonts w:ascii="Times New Roman" w:eastAsia="仿宋_GB2312" w:hAnsi="Times New Roman" w:cs="Times New Roman"/>
                      <w:color w:val="000000" w:themeColor="text1"/>
                      <w:sz w:val="18"/>
                      <w:szCs w:val="18"/>
                    </w:rPr>
                  </w:rPrChange>
                </w:rPr>
                <w:br/>
              </w:r>
            </w:ins>
            <w:ins w:id="6895" w:author="Xuning Wei12232" w:date="2026-07-27T16:13:00Z">
              <w:r w:rsidR="00AD243C" w:rsidRPr="00B37BAA">
                <w:rPr>
                  <w:rFonts w:ascii="Times New Roman" w:eastAsia="仿宋_GB2312" w:hAnsi="Times New Roman" w:cs="Times New Roman"/>
                  <w:color w:val="000000" w:themeColor="text1"/>
                  <w:sz w:val="18"/>
                  <w:szCs w:val="18"/>
                  <w:lang w:val="sv-SE"/>
                  <w:rPrChange w:id="6896" w:author="Johan Granander" w:date="2026-07-28T15:03:00Z">
                    <w:rPr>
                      <w:rFonts w:ascii="Times New Roman" w:eastAsia="仿宋_GB2312" w:hAnsi="Times New Roman" w:cs="Times New Roman"/>
                      <w:color w:val="000000" w:themeColor="text1"/>
                      <w:sz w:val="18"/>
                      <w:szCs w:val="18"/>
                    </w:rPr>
                  </w:rPrChange>
                </w:rPr>
                <w:t xml:space="preserve">1. </w:t>
              </w:r>
              <w:r w:rsidR="00AD243C" w:rsidRPr="00321EFC">
                <w:rPr>
                  <w:rFonts w:ascii="Times New Roman" w:eastAsia="仿宋_GB2312" w:hAnsi="Times New Roman" w:cs="Times New Roman"/>
                  <w:color w:val="000000" w:themeColor="text1"/>
                  <w:sz w:val="18"/>
                  <w:szCs w:val="18"/>
                </w:rPr>
                <w:t>Heat</w:t>
              </w:r>
              <w:r w:rsidR="00AD243C" w:rsidRPr="00321EFC">
                <w:rPr>
                  <w:rFonts w:ascii="Times New Roman" w:eastAsia="仿宋_GB2312" w:hAnsi="Times New Roman" w:cs="Times New Roman" w:hint="eastAsia"/>
                  <w:color w:val="000000" w:themeColor="text1"/>
                  <w:sz w:val="18"/>
                  <w:szCs w:val="18"/>
                </w:rPr>
                <w:t xml:space="preserve"> the mixture to 25</w:t>
              </w:r>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5</w:t>
              </w:r>
            </w:ins>
            <w:ins w:id="6897" w:author="Johan Granander" w:date="2026-07-28T13:36:00Z">
              <w:r w:rsidR="00A0716C">
                <w:rPr>
                  <w:rFonts w:ascii="Times New Roman" w:eastAsia="仿宋_GB2312" w:hAnsi="Times New Roman" w:cs="Times New Roman"/>
                  <w:color w:val="000000" w:themeColor="text1"/>
                  <w:sz w:val="18"/>
                  <w:szCs w:val="18"/>
                </w:rPr>
                <w:t xml:space="preserve"> </w:t>
              </w:r>
            </w:ins>
            <w:ins w:id="6898" w:author="Xuning Wei12232" w:date="2026-07-27T16:13:00Z">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 The mixture is allowed to react at 25</w:t>
              </w:r>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5</w:t>
              </w:r>
            </w:ins>
            <w:ins w:id="6899" w:author="Johan Granander" w:date="2026-07-28T13:36:00Z">
              <w:r w:rsidR="00A0716C">
                <w:rPr>
                  <w:rFonts w:ascii="Times New Roman" w:eastAsia="仿宋_GB2312" w:hAnsi="Times New Roman" w:cs="Times New Roman"/>
                  <w:color w:val="000000" w:themeColor="text1"/>
                  <w:sz w:val="18"/>
                  <w:szCs w:val="18"/>
                </w:rPr>
                <w:t xml:space="preserve"> </w:t>
              </w:r>
            </w:ins>
            <w:ins w:id="6900" w:author="Xuning Wei12232" w:date="2026-07-27T16:13:00Z">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 xml:space="preserve"> (target: 25</w:t>
              </w:r>
            </w:ins>
            <w:ins w:id="6901" w:author="Johan Granander" w:date="2026-07-28T13:36:00Z">
              <w:r w:rsidR="00A0716C">
                <w:rPr>
                  <w:rFonts w:ascii="Times New Roman" w:eastAsia="仿宋_GB2312" w:hAnsi="Times New Roman" w:cs="Times New Roman"/>
                  <w:color w:val="000000" w:themeColor="text1"/>
                  <w:sz w:val="18"/>
                  <w:szCs w:val="18"/>
                </w:rPr>
                <w:t xml:space="preserve"> </w:t>
              </w:r>
            </w:ins>
            <w:ins w:id="6902" w:author="Xuning Wei12232" w:date="2026-07-27T16:13:00Z">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 xml:space="preserve">). </w:t>
              </w:r>
              <w:r w:rsidR="00AD243C">
                <w:rPr>
                  <w:rFonts w:ascii="Times New Roman" w:eastAsia="仿宋_GB2312" w:hAnsi="Times New Roman" w:cs="Times New Roman"/>
                  <w:color w:val="000000" w:themeColor="text1"/>
                  <w:sz w:val="18"/>
                  <w:szCs w:val="18"/>
                </w:rPr>
                <w:br/>
                <w:t xml:space="preserve">2. </w:t>
              </w:r>
              <w:r w:rsidR="00AD243C" w:rsidRPr="00321EFC">
                <w:rPr>
                  <w:rFonts w:ascii="Times New Roman" w:eastAsia="仿宋_GB2312" w:hAnsi="Times New Roman" w:cs="Times New Roman"/>
                  <w:color w:val="000000" w:themeColor="text1"/>
                  <w:sz w:val="18"/>
                  <w:szCs w:val="18"/>
                </w:rPr>
                <w:t>After 3</w:t>
              </w:r>
            </w:ins>
            <w:ins w:id="6903" w:author="Johan Granander" w:date="2026-07-28T13:36:00Z">
              <w:r w:rsidR="00A0716C">
                <w:rPr>
                  <w:rFonts w:ascii="Times New Roman" w:eastAsia="仿宋_GB2312" w:hAnsi="Times New Roman" w:cs="Times New Roman"/>
                  <w:color w:val="000000" w:themeColor="text1"/>
                  <w:sz w:val="18"/>
                  <w:szCs w:val="18"/>
                </w:rPr>
                <w:t xml:space="preserve"> </w:t>
              </w:r>
            </w:ins>
            <w:ins w:id="6904" w:author="Xuning Wei12232" w:date="2026-07-27T16:13:00Z">
              <w:r w:rsidR="00AD243C" w:rsidRPr="00321EFC">
                <w:rPr>
                  <w:rFonts w:ascii="Times New Roman" w:eastAsia="仿宋_GB2312" w:hAnsi="Times New Roman" w:cs="Times New Roman"/>
                  <w:color w:val="000000" w:themeColor="text1"/>
                  <w:sz w:val="18"/>
                  <w:szCs w:val="18"/>
                </w:rPr>
                <w:t>h±15</w:t>
              </w:r>
            </w:ins>
            <w:ins w:id="6905" w:author="Johan Granander" w:date="2026-07-28T13:36:00Z">
              <w:r w:rsidR="00A0716C">
                <w:rPr>
                  <w:rFonts w:ascii="Times New Roman" w:eastAsia="仿宋_GB2312" w:hAnsi="Times New Roman" w:cs="Times New Roman"/>
                  <w:color w:val="000000" w:themeColor="text1"/>
                  <w:sz w:val="18"/>
                  <w:szCs w:val="18"/>
                </w:rPr>
                <w:t xml:space="preserve"> </w:t>
              </w:r>
            </w:ins>
            <w:ins w:id="6906" w:author="Xuning Wei12232" w:date="2026-07-27T16:13:00Z">
              <w:r w:rsidR="00AD243C" w:rsidRPr="00321EFC">
                <w:rPr>
                  <w:rFonts w:ascii="Times New Roman" w:eastAsia="仿宋_GB2312" w:hAnsi="Times New Roman" w:cs="Times New Roman"/>
                  <w:color w:val="000000" w:themeColor="text1"/>
                  <w:sz w:val="18"/>
                  <w:szCs w:val="18"/>
                </w:rPr>
                <w:t>min (target</w:t>
              </w:r>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color w:val="000000" w:themeColor="text1"/>
                  <w:sz w:val="18"/>
                  <w:szCs w:val="18"/>
                </w:rPr>
                <w:t>3</w:t>
              </w:r>
            </w:ins>
            <w:ins w:id="6907" w:author="Johan Granander" w:date="2026-07-28T13:36:00Z">
              <w:r w:rsidR="00A0716C">
                <w:rPr>
                  <w:rFonts w:ascii="Times New Roman" w:eastAsia="仿宋_GB2312" w:hAnsi="Times New Roman" w:cs="Times New Roman"/>
                  <w:color w:val="000000" w:themeColor="text1"/>
                  <w:sz w:val="18"/>
                  <w:szCs w:val="18"/>
                </w:rPr>
                <w:t xml:space="preserve"> </w:t>
              </w:r>
            </w:ins>
            <w:ins w:id="6908" w:author="Xuning Wei12232" w:date="2026-07-27T16:13:00Z">
              <w:r w:rsidR="00AD243C" w:rsidRPr="00321EFC">
                <w:rPr>
                  <w:rFonts w:ascii="Times New Roman" w:eastAsia="仿宋_GB2312" w:hAnsi="Times New Roman" w:cs="Times New Roman"/>
                  <w:color w:val="000000" w:themeColor="text1"/>
                  <w:sz w:val="18"/>
                  <w:szCs w:val="18"/>
                </w:rPr>
                <w:t>h), sample the mixture every 0.5~1</w:t>
              </w:r>
            </w:ins>
            <w:ins w:id="6909" w:author="Johan Granander" w:date="2026-07-28T13:36:00Z">
              <w:r w:rsidR="00A0716C">
                <w:rPr>
                  <w:rFonts w:ascii="Times New Roman" w:eastAsia="仿宋_GB2312" w:hAnsi="Times New Roman" w:cs="Times New Roman"/>
                  <w:color w:val="000000" w:themeColor="text1"/>
                  <w:sz w:val="18"/>
                  <w:szCs w:val="18"/>
                </w:rPr>
                <w:t xml:space="preserve"> </w:t>
              </w:r>
            </w:ins>
            <w:ins w:id="6910" w:author="Xuning Wei12232" w:date="2026-07-27T16:13:00Z">
              <w:r w:rsidR="00AD243C" w:rsidRPr="00321EFC">
                <w:rPr>
                  <w:rFonts w:ascii="Times New Roman" w:eastAsia="仿宋_GB2312" w:hAnsi="Times New Roman" w:cs="Times New Roman"/>
                  <w:color w:val="000000" w:themeColor="text1"/>
                  <w:sz w:val="18"/>
                  <w:szCs w:val="18"/>
                </w:rPr>
                <w:t xml:space="preserve">h for </w:t>
              </w:r>
              <w:proofErr w:type="spellStart"/>
              <w:r w:rsidR="00AD243C" w:rsidRPr="00321EFC">
                <w:rPr>
                  <w:rFonts w:ascii="Times New Roman" w:eastAsia="仿宋_GB2312" w:hAnsi="Times New Roman" w:cs="Times New Roman"/>
                  <w:color w:val="000000" w:themeColor="text1"/>
                  <w:sz w:val="18"/>
                  <w:szCs w:val="18"/>
                </w:rPr>
                <w:t>ninhydrin</w:t>
              </w:r>
              <w:proofErr w:type="spellEnd"/>
              <w:r w:rsidR="00AD243C" w:rsidRPr="00321EFC">
                <w:rPr>
                  <w:rFonts w:ascii="Times New Roman" w:eastAsia="仿宋_GB2312" w:hAnsi="Times New Roman" w:cs="Times New Roman"/>
                  <w:color w:val="000000" w:themeColor="text1"/>
                  <w:sz w:val="18"/>
                  <w:szCs w:val="18"/>
                </w:rPr>
                <w:t xml:space="preserve"> test analysis until two consec</w:t>
              </w:r>
              <w:r w:rsidR="00F624F0">
                <w:rPr>
                  <w:rFonts w:ascii="Times New Roman" w:eastAsia="仿宋_GB2312" w:hAnsi="Times New Roman" w:cs="Times New Roman"/>
                  <w:color w:val="000000" w:themeColor="text1"/>
                  <w:sz w:val="18"/>
                  <w:szCs w:val="18"/>
                </w:rPr>
                <w:t xml:space="preserve">utive samples test as negative </w:t>
              </w:r>
            </w:ins>
            <w:ins w:id="6911" w:author="Xuning Wei12232" w:date="2026-09-05T20:03:00Z">
              <w:r w:rsidR="000E0A55" w:rsidRPr="000E0A55">
                <w:rPr>
                  <w:rFonts w:ascii="Times New Roman" w:eastAsia="仿宋_GB2312" w:hAnsi="Times New Roman" w:cs="Times New Roman"/>
                  <w:color w:val="FF0000"/>
                  <w:sz w:val="18"/>
                  <w:szCs w:val="18"/>
                </w:rPr>
                <w:t>(Yellow to Light pink Report Negative= Complete coupling; Blue to Purple Positive= Incomplete coupling).</w:t>
              </w:r>
            </w:ins>
            <w:ins w:id="6912" w:author="Xuning Wei12232" w:date="2026-07-27T16:13:00Z">
              <w:r w:rsidR="00AD243C" w:rsidRPr="00321EFC">
                <w:rPr>
                  <w:rFonts w:ascii="Times New Roman" w:eastAsia="仿宋_GB2312" w:hAnsi="Times New Roman" w:cs="Times New Roman"/>
                  <w:color w:val="000000" w:themeColor="text1"/>
                  <w:sz w:val="18"/>
                  <w:szCs w:val="18"/>
                </w:rPr>
                <w:t xml:space="preserve">). And the mixture should be stirred for coupling time </w:t>
              </w:r>
              <w:r w:rsidR="00AD243C" w:rsidRPr="00321EFC">
                <w:rPr>
                  <w:rFonts w:ascii="Times New Roman" w:eastAsia="仿宋_GB2312" w:hAnsi="Times New Roman" w:cs="Times New Roman" w:hint="eastAsia"/>
                  <w:color w:val="000000" w:themeColor="text1"/>
                  <w:sz w:val="18"/>
                  <w:szCs w:val="18"/>
                </w:rPr>
                <w:t>(4</w:t>
              </w:r>
            </w:ins>
            <w:ins w:id="6913" w:author="Johan Granander" w:date="2026-07-28T13:36:00Z">
              <w:r w:rsidR="00A0716C">
                <w:rPr>
                  <w:rFonts w:ascii="Times New Roman" w:eastAsia="仿宋_GB2312" w:hAnsi="Times New Roman" w:cs="Times New Roman"/>
                  <w:color w:val="000000" w:themeColor="text1"/>
                  <w:sz w:val="18"/>
                  <w:szCs w:val="18"/>
                </w:rPr>
                <w:t xml:space="preserve"> </w:t>
              </w:r>
            </w:ins>
            <w:proofErr w:type="spellStart"/>
            <w:ins w:id="6914" w:author="Xuning Wei12232" w:date="2026-07-27T16:13:00Z">
              <w:r w:rsidR="00AD243C" w:rsidRPr="00321EFC">
                <w:rPr>
                  <w:rFonts w:ascii="Times New Roman" w:eastAsia="仿宋_GB2312" w:hAnsi="Times New Roman" w:cs="Times New Roman" w:hint="eastAsia"/>
                  <w:color w:val="000000" w:themeColor="text1"/>
                  <w:sz w:val="18"/>
                  <w:szCs w:val="18"/>
                </w:rPr>
                <w:t>h</w:t>
              </w:r>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Coupling</w:t>
              </w:r>
              <w:proofErr w:type="spellEnd"/>
              <w:r w:rsidR="00AD243C" w:rsidRPr="00321EFC">
                <w:rPr>
                  <w:rFonts w:ascii="Times New Roman" w:eastAsia="仿宋_GB2312" w:hAnsi="Times New Roman" w:cs="Times New Roman"/>
                  <w:color w:val="000000" w:themeColor="text1"/>
                  <w:sz w:val="18"/>
                  <w:szCs w:val="18"/>
                </w:rPr>
                <w:t xml:space="preserve"> </w:t>
              </w:r>
              <w:r w:rsidR="00AD243C" w:rsidRPr="00321EFC">
                <w:rPr>
                  <w:rFonts w:ascii="Times New Roman" w:eastAsia="仿宋_GB2312" w:hAnsi="Times New Roman" w:cs="Times New Roman" w:hint="eastAsia"/>
                  <w:color w:val="000000" w:themeColor="text1"/>
                  <w:sz w:val="18"/>
                  <w:szCs w:val="18"/>
                </w:rPr>
                <w:t>Time</w:t>
              </w:r>
              <w:r w:rsidR="00AD243C" w:rsidRPr="00321EFC">
                <w:rPr>
                  <w:rFonts w:ascii="Times New Roman" w:eastAsia="仿宋_GB2312" w:hAnsi="Times New Roman" w:cs="Times New Roman" w:hint="eastAsia"/>
                  <w:color w:val="000000" w:themeColor="text1"/>
                  <w:sz w:val="18"/>
                  <w:szCs w:val="18"/>
                </w:rPr>
                <w:t>≤</w:t>
              </w:r>
              <w:r w:rsidR="00AD243C" w:rsidRPr="00321EFC">
                <w:rPr>
                  <w:rFonts w:ascii="Times New Roman" w:eastAsia="仿宋_GB2312" w:hAnsi="Times New Roman" w:cs="Times New Roman" w:hint="eastAsia"/>
                  <w:color w:val="000000" w:themeColor="text1"/>
                  <w:sz w:val="18"/>
                  <w:szCs w:val="18"/>
                </w:rPr>
                <w:t>10</w:t>
              </w:r>
            </w:ins>
            <w:ins w:id="6915" w:author="Johan Granander" w:date="2026-07-28T13:36:00Z">
              <w:r w:rsidR="00A0716C">
                <w:rPr>
                  <w:rFonts w:ascii="Times New Roman" w:eastAsia="仿宋_GB2312" w:hAnsi="Times New Roman" w:cs="Times New Roman"/>
                  <w:color w:val="000000" w:themeColor="text1"/>
                  <w:sz w:val="18"/>
                  <w:szCs w:val="18"/>
                </w:rPr>
                <w:t xml:space="preserve"> </w:t>
              </w:r>
            </w:ins>
            <w:ins w:id="6916" w:author="Xuning Wei12232" w:date="2026-07-27T16:13:00Z">
              <w:r w:rsidR="00AD243C" w:rsidRPr="00321EFC">
                <w:rPr>
                  <w:rFonts w:ascii="Times New Roman" w:eastAsia="仿宋_GB2312" w:hAnsi="Times New Roman" w:cs="Times New Roman" w:hint="eastAsia"/>
                  <w:color w:val="000000" w:themeColor="text1"/>
                  <w:sz w:val="18"/>
                  <w:szCs w:val="18"/>
                </w:rPr>
                <w:t>h).</w:t>
              </w:r>
              <w:r w:rsidR="00AD243C" w:rsidRPr="00321EFC">
                <w:rPr>
                  <w:rFonts w:ascii="Times New Roman" w:eastAsia="仿宋_GB2312" w:hAnsi="Times New Roman" w:cs="Times New Roman"/>
                  <w:color w:val="000000" w:themeColor="text1"/>
                  <w:sz w:val="18"/>
                  <w:szCs w:val="18"/>
                </w:rPr>
                <w:t xml:space="preserve"> </w:t>
              </w:r>
              <w:r w:rsidR="00AD243C">
                <w:rPr>
                  <w:rFonts w:ascii="Times New Roman" w:eastAsia="仿宋_GB2312" w:hAnsi="Times New Roman" w:cs="Times New Roman"/>
                  <w:color w:val="000000" w:themeColor="text1"/>
                  <w:sz w:val="18"/>
                  <w:szCs w:val="18"/>
                </w:rPr>
                <w:br/>
                <w:t xml:space="preserve">3. </w:t>
              </w:r>
              <w:r w:rsidR="00AD243C" w:rsidRPr="00321EFC">
                <w:rPr>
                  <w:rFonts w:ascii="Times New Roman" w:eastAsia="仿宋_GB2312" w:hAnsi="Times New Roman" w:cs="Times New Roman"/>
                  <w:color w:val="000000" w:themeColor="text1"/>
                  <w:sz w:val="18"/>
                  <w:szCs w:val="18"/>
                </w:rPr>
                <w:t>Stop stirring and turn off the nitrogen. Drain until there is no reaction mixture drip. Move to next operation.</w:t>
              </w:r>
            </w:ins>
            <w:del w:id="6917" w:author="Xuning Wei12232" w:date="2026-07-27T16:13:00Z">
              <w:r w:rsidR="009478EE" w:rsidRPr="009478EE" w:rsidDel="00AD243C">
                <w:rPr>
                  <w:rFonts w:ascii="Times New Roman" w:eastAsia="仿宋_GB2312" w:hAnsi="Times New Roman" w:cs="Times New Roman"/>
                  <w:color w:val="auto"/>
                  <w:sz w:val="18"/>
                  <w:szCs w:val="18"/>
                </w:rPr>
                <w:delText xml:space="preserve">Add 8.0 V 20% </w:delText>
              </w:r>
            </w:del>
            <w:del w:id="6918" w:author="Xuning Wei12232" w:date="2026-06-06T10:54:00Z">
              <w:r w:rsidR="009478EE" w:rsidRPr="009478EE" w:rsidDel="00EE6870">
                <w:rPr>
                  <w:rFonts w:ascii="Times New Roman" w:eastAsia="仿宋_GB2312" w:hAnsi="Times New Roman" w:cs="Times New Roman"/>
                  <w:color w:val="auto"/>
                  <w:sz w:val="18"/>
                  <w:szCs w:val="18"/>
                </w:rPr>
                <w:delText>Piperidine Solution (7.448 kg/kg)</w:delText>
              </w:r>
            </w:del>
            <w:del w:id="6919" w:author="Xuning Wei12232" w:date="2026-07-27T16:13:00Z">
              <w:r w:rsidR="009478EE" w:rsidRPr="009478EE" w:rsidDel="00AD243C">
                <w:rPr>
                  <w:rFonts w:ascii="Times New Roman" w:eastAsia="仿宋_GB2312" w:hAnsi="Times New Roman" w:cs="Times New Roman"/>
                  <w:color w:val="auto"/>
                  <w:sz w:val="18"/>
                  <w:szCs w:val="18"/>
                </w:rPr>
                <w:delText xml:space="preserve"> into the TJ4S-1213-Sy15. Bubble with nitrogen for 3±2min, then start the stirrer, adjust to 25±5</w:delText>
              </w:r>
              <w:r w:rsidR="009478EE" w:rsidRPr="009478EE" w:rsidDel="00AD243C">
                <w:rPr>
                  <w:rFonts w:ascii="Times New Roman" w:eastAsia="仿宋_GB2312" w:hAnsi="Times New Roman" w:cs="Times New Roman" w:hint="eastAsia"/>
                  <w:color w:val="auto"/>
                  <w:sz w:val="18"/>
                  <w:szCs w:val="18"/>
                </w:rPr>
                <w:delText>℃</w:delText>
              </w:r>
              <w:r w:rsidR="009478EE" w:rsidRPr="009478EE" w:rsidDel="00AD243C">
                <w:rPr>
                  <w:rFonts w:ascii="Times New Roman" w:eastAsia="仿宋_GB2312" w:hAnsi="Times New Roman" w:cs="Times New Roman"/>
                  <w:color w:val="auto"/>
                  <w:sz w:val="18"/>
                  <w:szCs w:val="18"/>
                </w:rPr>
                <w:delText xml:space="preserve"> (target: 25</w:delText>
              </w:r>
              <w:r w:rsidR="009478EE" w:rsidRPr="009478EE" w:rsidDel="00AD243C">
                <w:rPr>
                  <w:rFonts w:ascii="Times New Roman" w:eastAsia="仿宋_GB2312" w:hAnsi="Times New Roman" w:cs="Times New Roman" w:hint="eastAsia"/>
                  <w:color w:val="auto"/>
                  <w:sz w:val="18"/>
                  <w:szCs w:val="18"/>
                </w:rPr>
                <w:delText>℃</w:delText>
              </w:r>
              <w:r w:rsidR="009478EE" w:rsidRPr="009478EE" w:rsidDel="00AD243C">
                <w:rPr>
                  <w:rFonts w:ascii="Times New Roman" w:eastAsia="仿宋_GB2312" w:hAnsi="Times New Roman" w:cs="Times New Roman"/>
                  <w:color w:val="auto"/>
                  <w:sz w:val="18"/>
                  <w:szCs w:val="18"/>
                </w:rPr>
                <w:delText>). After stirring for 15min at 25±5</w:delText>
              </w:r>
              <w:r w:rsidR="009478EE" w:rsidRPr="009478EE" w:rsidDel="00AD243C">
                <w:rPr>
                  <w:rFonts w:ascii="Times New Roman" w:eastAsia="仿宋_GB2312" w:hAnsi="Times New Roman" w:cs="Times New Roman" w:hint="eastAsia"/>
                  <w:color w:val="auto"/>
                  <w:sz w:val="18"/>
                  <w:szCs w:val="18"/>
                </w:rPr>
                <w:delText>℃</w:delText>
              </w:r>
              <w:r w:rsidR="009478EE" w:rsidRPr="009478EE" w:rsidDel="00AD243C">
                <w:rPr>
                  <w:rFonts w:ascii="Times New Roman" w:eastAsia="仿宋_GB2312" w:hAnsi="Times New Roman" w:cs="Times New Roman"/>
                  <w:color w:val="auto"/>
                  <w:sz w:val="18"/>
                  <w:szCs w:val="18"/>
                </w:rPr>
                <w:delText xml:space="preserve"> (target: 25</w:delText>
              </w:r>
              <w:r w:rsidR="009478EE" w:rsidRPr="009478EE" w:rsidDel="00AD243C">
                <w:rPr>
                  <w:rFonts w:ascii="Times New Roman" w:eastAsia="仿宋_GB2312" w:hAnsi="Times New Roman" w:cs="Times New Roman" w:hint="eastAsia"/>
                  <w:color w:val="auto"/>
                  <w:sz w:val="18"/>
                  <w:szCs w:val="18"/>
                </w:rPr>
                <w:delText>℃</w:delText>
              </w:r>
              <w:r w:rsidR="009478EE" w:rsidRPr="009478EE" w:rsidDel="00AD243C">
                <w:rPr>
                  <w:rFonts w:ascii="Times New Roman" w:eastAsia="仿宋_GB2312" w:hAnsi="Times New Roman" w:cs="Times New Roman"/>
                  <w:color w:val="auto"/>
                  <w:sz w:val="18"/>
                  <w:szCs w:val="18"/>
                </w:rPr>
                <w:delText xml:space="preserve">), stop stirring, turn off the nitrogen. Drain until there is no obvious drip. Add 8.0 V 20% </w:delText>
              </w:r>
            </w:del>
            <w:del w:id="6920" w:author="Xuning Wei12232" w:date="2026-06-06T10:54:00Z">
              <w:r w:rsidR="009478EE" w:rsidRPr="009478EE" w:rsidDel="00EE6870">
                <w:rPr>
                  <w:rFonts w:ascii="Times New Roman" w:eastAsia="仿宋_GB2312" w:hAnsi="Times New Roman" w:cs="Times New Roman"/>
                  <w:color w:val="auto"/>
                  <w:sz w:val="18"/>
                  <w:szCs w:val="18"/>
                </w:rPr>
                <w:delText>Piperidine Solution (7.448 kg/kg)</w:delText>
              </w:r>
            </w:del>
            <w:del w:id="6921" w:author="Xuning Wei12232" w:date="2026-07-27T16:13:00Z">
              <w:r w:rsidR="009478EE" w:rsidRPr="009478EE" w:rsidDel="00AD243C">
                <w:rPr>
                  <w:rFonts w:ascii="Times New Roman" w:eastAsia="仿宋_GB2312" w:hAnsi="Times New Roman" w:cs="Times New Roman"/>
                  <w:color w:val="auto"/>
                  <w:sz w:val="18"/>
                  <w:szCs w:val="18"/>
                </w:rPr>
                <w:delText xml:space="preserve"> into TJ4S-1213-Sy15. Bubble with nitrogen for 3±2min, then start the stirrer. After stirring for 30±2min at 25±5</w:delText>
              </w:r>
              <w:r w:rsidR="009478EE" w:rsidRPr="009478EE" w:rsidDel="00AD243C">
                <w:rPr>
                  <w:rFonts w:ascii="Times New Roman" w:eastAsia="仿宋_GB2312" w:hAnsi="Times New Roman" w:cs="Times New Roman" w:hint="eastAsia"/>
                  <w:color w:val="auto"/>
                  <w:sz w:val="18"/>
                  <w:szCs w:val="18"/>
                </w:rPr>
                <w:delText>℃</w:delText>
              </w:r>
              <w:r w:rsidR="009478EE" w:rsidRPr="009478EE" w:rsidDel="00AD243C">
                <w:rPr>
                  <w:rFonts w:ascii="Times New Roman" w:eastAsia="仿宋_GB2312" w:hAnsi="Times New Roman" w:cs="Times New Roman"/>
                  <w:color w:val="auto"/>
                  <w:sz w:val="18"/>
                  <w:szCs w:val="18"/>
                </w:rPr>
                <w:delText xml:space="preserve"> (target: 25</w:delText>
              </w:r>
              <w:r w:rsidR="009478EE" w:rsidRPr="009478EE" w:rsidDel="00AD243C">
                <w:rPr>
                  <w:rFonts w:ascii="Times New Roman" w:eastAsia="仿宋_GB2312" w:hAnsi="Times New Roman" w:cs="Times New Roman" w:hint="eastAsia"/>
                  <w:color w:val="auto"/>
                  <w:sz w:val="18"/>
                  <w:szCs w:val="18"/>
                </w:rPr>
                <w:delText>℃</w:delText>
              </w:r>
              <w:r w:rsidR="009478EE" w:rsidRPr="009478EE" w:rsidDel="00AD243C">
                <w:rPr>
                  <w:rFonts w:ascii="Times New Roman" w:eastAsia="仿宋_GB2312" w:hAnsi="Times New Roman" w:cs="Times New Roman"/>
                  <w:color w:val="auto"/>
                  <w:sz w:val="18"/>
                  <w:szCs w:val="18"/>
                </w:rPr>
                <w:delText>), stop stirring, turn off the nitrogen. Drain until there is no obvious drip. Move to next operation</w:delText>
              </w:r>
            </w:del>
          </w:p>
        </w:tc>
        <w:tc>
          <w:tcPr>
            <w:tcW w:w="1046" w:type="pct"/>
            <w:vMerge w:val="restart"/>
            <w:shd w:val="clear" w:color="auto" w:fill="FFFFFF" w:themeFill="background1"/>
            <w:vAlign w:val="center"/>
            <w:tcPrChange w:id="6922" w:author="Xuning Wei12232" w:date="2026-07-27T18:11:00Z">
              <w:tcPr>
                <w:tcW w:w="1049" w:type="pct"/>
                <w:gridSpan w:val="5"/>
                <w:vMerge w:val="restart"/>
                <w:shd w:val="clear" w:color="auto" w:fill="FFFFFF" w:themeFill="background1"/>
                <w:vAlign w:val="center"/>
              </w:tcPr>
            </w:tcPrChange>
          </w:tcPr>
          <w:p w14:paraId="4D3E4A04" w14:textId="77777777" w:rsidR="000B3418" w:rsidRPr="00032BAE" w:rsidRDefault="000B3418" w:rsidP="000B3418">
            <w:pPr>
              <w:rPr>
                <w:ins w:id="6923" w:author="Xuning Wei12232" w:date="2026-07-27T17:22:00Z"/>
                <w:rFonts w:ascii="Times New Roman" w:hAnsi="Times New Roman" w:cs="Times New Roman"/>
                <w:color w:val="auto"/>
                <w:sz w:val="18"/>
                <w:szCs w:val="18"/>
                <w:shd w:val="clear" w:color="auto" w:fill="FFFFFF"/>
              </w:rPr>
            </w:pPr>
            <w:ins w:id="6924"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9AA5703" w14:textId="77777777" w:rsidR="000B3418" w:rsidRPr="004634A5" w:rsidRDefault="000B3418" w:rsidP="000B3418">
            <w:pPr>
              <w:rPr>
                <w:ins w:id="6925" w:author="Xuning Wei12232" w:date="2026-07-27T17:22:00Z"/>
                <w:rFonts w:ascii="Times New Roman" w:eastAsiaTheme="minorEastAsia" w:hAnsi="Times New Roman" w:cs="Times New Roman"/>
                <w:color w:val="auto"/>
                <w:sz w:val="18"/>
                <w:szCs w:val="18"/>
                <w:shd w:val="clear" w:color="auto" w:fill="FFFFFF"/>
                <w:lang w:eastAsia="zh-CN"/>
              </w:rPr>
            </w:pPr>
            <w:ins w:id="6926"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46D90CF1" w14:textId="77777777" w:rsidR="000B3418" w:rsidRPr="002B446D" w:rsidRDefault="000B3418" w:rsidP="000B3418">
            <w:pPr>
              <w:rPr>
                <w:ins w:id="6927" w:author="Xuning Wei12232" w:date="2026-07-27T17:22:00Z"/>
                <w:rFonts w:ascii="Times New Roman" w:hAnsi="Times New Roman" w:cs="Times New Roman"/>
                <w:color w:val="0000FF"/>
                <w:sz w:val="18"/>
                <w:szCs w:val="18"/>
                <w:shd w:val="clear" w:color="auto" w:fill="FFFFFF"/>
              </w:rPr>
            </w:pPr>
            <w:ins w:id="6928"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FD26740" w14:textId="77777777" w:rsidR="000B3418" w:rsidRPr="00032BAE" w:rsidRDefault="000B3418" w:rsidP="000B3418">
            <w:pPr>
              <w:rPr>
                <w:ins w:id="6929" w:author="Xuning Wei12232" w:date="2026-07-27T17:22:00Z"/>
                <w:rFonts w:ascii="Times New Roman" w:hAnsi="Times New Roman" w:cs="Times New Roman"/>
                <w:color w:val="auto"/>
                <w:sz w:val="18"/>
                <w:szCs w:val="18"/>
                <w:shd w:val="clear" w:color="auto" w:fill="FFFFFF"/>
              </w:rPr>
            </w:pPr>
            <w:ins w:id="6930" w:author="Xuning Wei12232" w:date="2026-07-27T17:22:00Z">
              <w:r w:rsidRPr="00032BAE">
                <w:rPr>
                  <w:rFonts w:ascii="Times New Roman" w:hAnsi="Times New Roman" w:cs="Times New Roman"/>
                  <w:color w:val="auto"/>
                  <w:sz w:val="18"/>
                  <w:szCs w:val="18"/>
                  <w:shd w:val="clear" w:color="auto" w:fill="FFFFFF"/>
                </w:rPr>
                <w:t>Sight glass: Glass</w:t>
              </w:r>
            </w:ins>
          </w:p>
          <w:p w14:paraId="15CFB2BB" w14:textId="77777777" w:rsidR="000B3418" w:rsidRPr="00032BAE" w:rsidRDefault="000B3418" w:rsidP="000B3418">
            <w:pPr>
              <w:rPr>
                <w:ins w:id="6931" w:author="Xuning Wei12232" w:date="2026-07-27T17:22:00Z"/>
                <w:rFonts w:ascii="Times New Roman" w:hAnsi="Times New Roman" w:cs="Times New Roman"/>
                <w:color w:val="auto"/>
                <w:sz w:val="18"/>
                <w:szCs w:val="18"/>
                <w:shd w:val="clear" w:color="auto" w:fill="FFFFFF"/>
              </w:rPr>
            </w:pPr>
            <w:ins w:id="6932"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5C08776A" w14:textId="77777777" w:rsidR="000B3418" w:rsidRPr="00032BAE" w:rsidRDefault="000B3418" w:rsidP="000B3418">
            <w:pPr>
              <w:rPr>
                <w:ins w:id="6933" w:author="Xuning Wei12232" w:date="2026-07-27T17:22:00Z"/>
                <w:rFonts w:ascii="Times New Roman" w:hAnsi="Times New Roman" w:cs="Times New Roman"/>
                <w:color w:val="auto"/>
                <w:sz w:val="18"/>
                <w:szCs w:val="18"/>
                <w:shd w:val="clear" w:color="auto" w:fill="FFFFFF"/>
              </w:rPr>
            </w:pPr>
            <w:ins w:id="6934"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BDA0249" w14:textId="77777777" w:rsidR="000B3418" w:rsidRPr="00032BAE" w:rsidRDefault="000B3418" w:rsidP="000B3418">
            <w:pPr>
              <w:rPr>
                <w:ins w:id="6935" w:author="Xuning Wei12232" w:date="2026-07-27T17:22:00Z"/>
                <w:rFonts w:ascii="Times New Roman" w:hAnsi="Times New Roman" w:cs="Times New Roman"/>
                <w:color w:val="auto"/>
                <w:sz w:val="18"/>
                <w:szCs w:val="18"/>
                <w:shd w:val="clear" w:color="auto" w:fill="FFFFFF"/>
              </w:rPr>
            </w:pPr>
            <w:ins w:id="6936" w:author="Xuning Wei12232" w:date="2026-07-27T17:22:00Z">
              <w:r w:rsidRPr="00032BAE">
                <w:rPr>
                  <w:rFonts w:ascii="Times New Roman" w:hAnsi="Times New Roman" w:cs="Times New Roman"/>
                  <w:color w:val="auto"/>
                  <w:sz w:val="18"/>
                  <w:szCs w:val="18"/>
                  <w:shd w:val="clear" w:color="auto" w:fill="FFFFFF"/>
                </w:rPr>
                <w:t>Pipeline material: 316L</w:t>
              </w:r>
            </w:ins>
          </w:p>
          <w:p w14:paraId="05969020" w14:textId="77777777" w:rsidR="000B3418" w:rsidRPr="00B37BAA" w:rsidRDefault="000B3418" w:rsidP="000B3418">
            <w:pPr>
              <w:rPr>
                <w:ins w:id="6937" w:author="Xuning Wei12232" w:date="2026-07-27T17:22:00Z"/>
                <w:rFonts w:ascii="Times New Roman" w:hAnsi="Times New Roman" w:cs="Times New Roman"/>
                <w:color w:val="FF0000"/>
                <w:sz w:val="18"/>
                <w:szCs w:val="18"/>
                <w:shd w:val="clear" w:color="auto" w:fill="FFFFFF"/>
                <w:rPrChange w:id="6938" w:author="Johan Granander" w:date="2026-07-28T15:03:00Z">
                  <w:rPr>
                    <w:ins w:id="6939" w:author="Xuning Wei12232" w:date="2026-07-27T17:22:00Z"/>
                    <w:rFonts w:ascii="Times New Roman" w:hAnsi="Times New Roman" w:cs="Times New Roman"/>
                    <w:color w:val="FF0000"/>
                    <w:sz w:val="18"/>
                    <w:szCs w:val="18"/>
                    <w:shd w:val="clear" w:color="auto" w:fill="FFFFFF"/>
                    <w:lang w:val="sv-SE"/>
                  </w:rPr>
                </w:rPrChange>
              </w:rPr>
            </w:pPr>
            <w:ins w:id="6940" w:author="Xuning Wei12232" w:date="2026-07-27T17:22:00Z">
              <w:r w:rsidRPr="00B37BAA">
                <w:rPr>
                  <w:rFonts w:ascii="Times New Roman" w:hAnsi="Times New Roman" w:cs="Times New Roman"/>
                  <w:color w:val="FF0000"/>
                  <w:sz w:val="18"/>
                  <w:szCs w:val="18"/>
                  <w:shd w:val="clear" w:color="auto" w:fill="FFFFFF"/>
                  <w:rPrChange w:id="6941" w:author="Johan Granander" w:date="2026-07-28T15:03: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7C23DAC9" w14:textId="77777777" w:rsidR="000B3418" w:rsidRPr="00B37BAA" w:rsidRDefault="000B3418" w:rsidP="000B3418">
            <w:pPr>
              <w:rPr>
                <w:ins w:id="6942" w:author="Xuning Wei12232" w:date="2026-07-27T17:22:00Z"/>
                <w:rFonts w:ascii="Times New Roman" w:hAnsi="Times New Roman" w:cs="Times New Roman"/>
                <w:color w:val="auto"/>
                <w:sz w:val="18"/>
                <w:szCs w:val="18"/>
                <w:shd w:val="clear" w:color="auto" w:fill="FFFFFF"/>
                <w:rPrChange w:id="6943" w:author="Johan Granander" w:date="2026-07-28T15:03:00Z">
                  <w:rPr>
                    <w:ins w:id="6944" w:author="Xuning Wei12232" w:date="2026-07-27T17:22:00Z"/>
                    <w:rFonts w:ascii="Times New Roman" w:hAnsi="Times New Roman" w:cs="Times New Roman"/>
                    <w:color w:val="auto"/>
                    <w:sz w:val="18"/>
                    <w:szCs w:val="18"/>
                    <w:shd w:val="clear" w:color="auto" w:fill="FFFFFF"/>
                    <w:lang w:val="sv-SE"/>
                  </w:rPr>
                </w:rPrChange>
              </w:rPr>
            </w:pPr>
            <w:ins w:id="6945" w:author="Xuning Wei12232" w:date="2026-07-27T17:22:00Z">
              <w:r w:rsidRPr="00B37BAA">
                <w:rPr>
                  <w:rFonts w:ascii="Times New Roman" w:hAnsi="Times New Roman" w:cs="Times New Roman"/>
                  <w:color w:val="auto"/>
                  <w:sz w:val="18"/>
                  <w:szCs w:val="18"/>
                  <w:shd w:val="clear" w:color="auto" w:fill="FFFFFF"/>
                  <w:rPrChange w:id="6946" w:author="Johan Granander" w:date="2026-07-28T15:03:00Z">
                    <w:rPr>
                      <w:rFonts w:ascii="Times New Roman" w:hAnsi="Times New Roman" w:cs="Times New Roman"/>
                      <w:color w:val="auto"/>
                      <w:sz w:val="18"/>
                      <w:szCs w:val="18"/>
                      <w:shd w:val="clear" w:color="auto" w:fill="FFFFFF"/>
                      <w:lang w:val="sv-SE"/>
                    </w:rPr>
                  </w:rPrChange>
                </w:rPr>
                <w:t>Mass flow meter: SS</w:t>
              </w:r>
            </w:ins>
          </w:p>
          <w:p w14:paraId="068D55F2" w14:textId="77777777" w:rsidR="000B3418" w:rsidRPr="00032BAE" w:rsidRDefault="000B3418" w:rsidP="000B3418">
            <w:pPr>
              <w:rPr>
                <w:ins w:id="6947" w:author="Xuning Wei12232" w:date="2026-07-27T17:22:00Z"/>
                <w:rFonts w:ascii="Times New Roman" w:hAnsi="Times New Roman" w:cs="Times New Roman"/>
                <w:b/>
                <w:color w:val="auto"/>
                <w:sz w:val="18"/>
                <w:szCs w:val="18"/>
                <w:shd w:val="clear" w:color="auto" w:fill="FFFFFF"/>
              </w:rPr>
            </w:pPr>
            <w:ins w:id="6948"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7726E161" w14:textId="77777777" w:rsidR="000B3418" w:rsidRPr="00032BAE" w:rsidRDefault="000B3418" w:rsidP="000B3418">
            <w:pPr>
              <w:rPr>
                <w:ins w:id="6949" w:author="Xuning Wei12232" w:date="2026-07-27T17:22:00Z"/>
                <w:rFonts w:ascii="Times New Roman" w:eastAsiaTheme="minorEastAsia" w:hAnsi="Times New Roman" w:cs="Times New Roman"/>
                <w:color w:val="auto"/>
                <w:sz w:val="18"/>
                <w:szCs w:val="18"/>
                <w:shd w:val="clear" w:color="auto" w:fill="FFFFFF"/>
                <w:lang w:eastAsia="zh-CN"/>
              </w:rPr>
            </w:pPr>
            <w:ins w:id="6950"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29A1367C" w14:textId="77777777" w:rsidR="000B3418" w:rsidRDefault="000B3418" w:rsidP="000B3418">
            <w:pPr>
              <w:rPr>
                <w:ins w:id="6951" w:author="Xuning Wei12232" w:date="2026-07-27T17:22:00Z"/>
                <w:rFonts w:ascii="Times New Roman" w:hAnsi="Times New Roman" w:cs="Times New Roman"/>
                <w:color w:val="auto"/>
                <w:sz w:val="18"/>
                <w:szCs w:val="18"/>
                <w:shd w:val="clear" w:color="auto" w:fill="FFFFFF"/>
              </w:rPr>
            </w:pPr>
            <w:ins w:id="6952"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3D2D3D79" w14:textId="28B3EA6C" w:rsidR="005E21AC" w:rsidRPr="00032BAE" w:rsidDel="000B3418" w:rsidRDefault="000B3418" w:rsidP="000B3418">
            <w:pPr>
              <w:jc w:val="both"/>
              <w:rPr>
                <w:del w:id="6953" w:author="Xuning Wei12232" w:date="2026-07-27T17:22:00Z"/>
                <w:rFonts w:ascii="Times New Roman" w:hAnsi="Times New Roman" w:cs="Times New Roman"/>
                <w:color w:val="auto"/>
                <w:sz w:val="18"/>
                <w:szCs w:val="18"/>
                <w:shd w:val="clear" w:color="auto" w:fill="FFFFFF"/>
              </w:rPr>
            </w:pPr>
            <w:ins w:id="6954"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6955" w:author="Xuning Wei12232" w:date="2026-07-27T17:22:00Z">
              <w:r w:rsidR="005E21AC" w:rsidRPr="00032BAE" w:rsidDel="000B3418">
                <w:rPr>
                  <w:rFonts w:ascii="Times New Roman" w:hAnsi="Times New Roman" w:cs="Times New Roman"/>
                  <w:color w:val="auto"/>
                  <w:sz w:val="18"/>
                  <w:szCs w:val="18"/>
                  <w:shd w:val="clear" w:color="auto" w:fill="FFFFFF"/>
                </w:rPr>
                <w:delText>Transfer pump material:SS</w:delText>
              </w:r>
            </w:del>
            <w:ins w:id="6956" w:author="Johan Granander" w:date="2026-05-04T11:53:00Z">
              <w:del w:id="6957" w:author="Xuning Wei12232" w:date="2026-07-27T17:22:00Z">
                <w:r w:rsidR="00570E05" w:rsidRPr="00032BAE" w:rsidDel="000B3418">
                  <w:rPr>
                    <w:rFonts w:ascii="Times New Roman" w:hAnsi="Times New Roman" w:cs="Times New Roman"/>
                    <w:color w:val="auto"/>
                    <w:sz w:val="18"/>
                    <w:szCs w:val="18"/>
                    <w:shd w:val="clear" w:color="auto" w:fill="FFFFFF"/>
                  </w:rPr>
                  <w:delText>material: SS</w:delText>
                </w:r>
              </w:del>
            </w:ins>
            <w:del w:id="6958" w:author="Xuning Wei12232" w:date="2026-07-27T17:22:00Z">
              <w:r w:rsidR="005E21AC" w:rsidRPr="00032BAE" w:rsidDel="000B3418">
                <w:rPr>
                  <w:rFonts w:ascii="Times New Roman" w:hAnsi="Times New Roman" w:cs="Times New Roman"/>
                  <w:color w:val="auto"/>
                  <w:sz w:val="18"/>
                  <w:szCs w:val="18"/>
                  <w:shd w:val="clear" w:color="auto" w:fill="FFFFFF"/>
                </w:rPr>
                <w:delText>316+PTFE</w:delText>
              </w:r>
            </w:del>
          </w:p>
          <w:p w14:paraId="0B9C16DD" w14:textId="6FB25155" w:rsidR="005E21AC" w:rsidRPr="00032BAE" w:rsidDel="000B3418" w:rsidRDefault="005E21AC" w:rsidP="0030647B">
            <w:pPr>
              <w:jc w:val="both"/>
              <w:rPr>
                <w:del w:id="6959" w:author="Xuning Wei12232" w:date="2026-07-27T17:22:00Z"/>
                <w:rFonts w:ascii="Times New Roman" w:eastAsia="仿宋_GB2312" w:hAnsi="Times New Roman" w:cs="Times New Roman"/>
                <w:color w:val="auto"/>
                <w:sz w:val="18"/>
                <w:szCs w:val="18"/>
              </w:rPr>
            </w:pPr>
            <w:del w:id="6960"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7E25CFD5" w14:textId="233BAC30" w:rsidR="005E21AC" w:rsidRPr="00B37BAA" w:rsidDel="000B3418" w:rsidRDefault="005E21AC" w:rsidP="0030647B">
            <w:pPr>
              <w:jc w:val="both"/>
              <w:rPr>
                <w:del w:id="6961" w:author="Xuning Wei12232" w:date="2026-07-27T17:22:00Z"/>
                <w:rFonts w:ascii="Times New Roman" w:eastAsia="仿宋_GB2312" w:hAnsi="Times New Roman" w:cs="Times New Roman"/>
                <w:color w:val="auto"/>
                <w:sz w:val="18"/>
                <w:szCs w:val="18"/>
                <w:lang w:val="en-IE"/>
                <w:rPrChange w:id="6962" w:author="Johan Granander" w:date="2026-07-28T15:03:00Z">
                  <w:rPr>
                    <w:del w:id="6963" w:author="Xuning Wei12232" w:date="2026-07-27T17:22:00Z"/>
                    <w:rFonts w:ascii="Times New Roman" w:eastAsia="仿宋_GB2312" w:hAnsi="Times New Roman" w:cs="Times New Roman"/>
                    <w:color w:val="auto"/>
                    <w:sz w:val="18"/>
                    <w:szCs w:val="18"/>
                  </w:rPr>
                </w:rPrChange>
              </w:rPr>
            </w:pPr>
            <w:del w:id="6964" w:author="Xuning Wei12232" w:date="2026-07-27T17:22:00Z">
              <w:r w:rsidRPr="00B37BAA" w:rsidDel="000B3418">
                <w:rPr>
                  <w:rFonts w:ascii="Times New Roman" w:hAnsi="Times New Roman" w:cs="Times New Roman"/>
                  <w:color w:val="auto"/>
                  <w:sz w:val="18"/>
                  <w:szCs w:val="18"/>
                  <w:shd w:val="clear" w:color="auto" w:fill="FFFFFF"/>
                  <w:lang w:val="en-IE"/>
                  <w:rPrChange w:id="6965" w:author="Johan Granander" w:date="2026-07-28T15:03:00Z">
                    <w:rPr>
                      <w:rFonts w:ascii="Times New Roman" w:hAnsi="Times New Roman" w:cs="Times New Roman"/>
                      <w:color w:val="auto"/>
                      <w:sz w:val="18"/>
                      <w:szCs w:val="18"/>
                      <w:shd w:val="clear" w:color="auto" w:fill="FFFFFF"/>
                    </w:rPr>
                  </w:rPrChange>
                </w:rPr>
                <w:delText xml:space="preserve">Gasket: </w:delText>
              </w:r>
              <w:r w:rsidRPr="00B37BAA" w:rsidDel="000B3418">
                <w:rPr>
                  <w:rFonts w:ascii="Times New Roman" w:eastAsia="仿宋_GB2312" w:hAnsi="Times New Roman" w:cs="Times New Roman"/>
                  <w:color w:val="auto"/>
                  <w:sz w:val="18"/>
                  <w:szCs w:val="18"/>
                  <w:lang w:val="en-IE"/>
                  <w:rPrChange w:id="6966" w:author="Johan Granander" w:date="2026-07-28T15:03:00Z">
                    <w:rPr>
                      <w:rFonts w:ascii="Times New Roman" w:eastAsia="仿宋_GB2312" w:hAnsi="Times New Roman" w:cs="Times New Roman"/>
                      <w:color w:val="auto"/>
                      <w:sz w:val="18"/>
                      <w:szCs w:val="18"/>
                    </w:rPr>
                  </w:rPrChange>
                </w:rPr>
                <w:delText>PTFE</w:delText>
              </w:r>
            </w:del>
          </w:p>
          <w:p w14:paraId="0BA31D63" w14:textId="71B2FBB1" w:rsidR="005E21AC" w:rsidRPr="00B37BAA" w:rsidDel="000B3418" w:rsidRDefault="005E21AC" w:rsidP="0030647B">
            <w:pPr>
              <w:jc w:val="both"/>
              <w:rPr>
                <w:del w:id="6967" w:author="Xuning Wei12232" w:date="2026-07-27T17:22:00Z"/>
                <w:rFonts w:ascii="Times New Roman" w:hAnsi="Times New Roman" w:cs="Times New Roman"/>
                <w:color w:val="auto"/>
                <w:sz w:val="18"/>
                <w:szCs w:val="18"/>
                <w:shd w:val="clear" w:color="auto" w:fill="FFFFFF"/>
                <w:lang w:val="en-IE"/>
                <w:rPrChange w:id="6968" w:author="Johan Granander" w:date="2026-07-28T15:03:00Z">
                  <w:rPr>
                    <w:del w:id="6969" w:author="Xuning Wei12232" w:date="2026-07-27T17:22:00Z"/>
                    <w:rFonts w:ascii="Times New Roman" w:hAnsi="Times New Roman" w:cs="Times New Roman"/>
                    <w:color w:val="auto"/>
                    <w:sz w:val="18"/>
                    <w:szCs w:val="18"/>
                    <w:shd w:val="clear" w:color="auto" w:fill="FFFFFF"/>
                  </w:rPr>
                </w:rPrChange>
              </w:rPr>
            </w:pPr>
            <w:del w:id="6970" w:author="Xuning Wei12232" w:date="2026-07-27T17:22:00Z">
              <w:r w:rsidRPr="00B37BAA" w:rsidDel="000B3418">
                <w:rPr>
                  <w:rFonts w:ascii="Times New Roman" w:hAnsi="Times New Roman" w:cs="Times New Roman"/>
                  <w:color w:val="auto"/>
                  <w:sz w:val="18"/>
                  <w:szCs w:val="18"/>
                  <w:shd w:val="clear" w:color="auto" w:fill="FFFFFF"/>
                  <w:lang w:val="en-IE"/>
                  <w:rPrChange w:id="6971" w:author="Johan Granander" w:date="2026-07-28T15:03:00Z">
                    <w:rPr>
                      <w:rFonts w:ascii="Times New Roman" w:hAnsi="Times New Roman" w:cs="Times New Roman"/>
                      <w:color w:val="auto"/>
                      <w:sz w:val="18"/>
                      <w:szCs w:val="18"/>
                      <w:shd w:val="clear" w:color="auto" w:fill="FFFFFF"/>
                    </w:rPr>
                  </w:rPrChange>
                </w:rPr>
                <w:delText>Sight glass: Glass</w:delText>
              </w:r>
            </w:del>
          </w:p>
          <w:p w14:paraId="0BAB0DF3" w14:textId="7D6AE19B" w:rsidR="005E21AC" w:rsidRPr="00B37BAA" w:rsidDel="000B3418" w:rsidRDefault="005E21AC" w:rsidP="0030647B">
            <w:pPr>
              <w:jc w:val="both"/>
              <w:rPr>
                <w:del w:id="6972" w:author="Xuning Wei12232" w:date="2026-07-27T17:22:00Z"/>
                <w:rFonts w:ascii="Times New Roman" w:eastAsia="仿宋_GB2312" w:hAnsi="Times New Roman" w:cs="Times New Roman"/>
                <w:color w:val="auto"/>
                <w:sz w:val="18"/>
                <w:szCs w:val="18"/>
                <w:lang w:val="en-IE"/>
                <w:rPrChange w:id="6973" w:author="Johan Granander" w:date="2026-07-28T15:03:00Z">
                  <w:rPr>
                    <w:del w:id="6974" w:author="Xuning Wei12232" w:date="2026-07-27T17:22:00Z"/>
                    <w:rFonts w:ascii="Times New Roman" w:eastAsia="仿宋_GB2312" w:hAnsi="Times New Roman" w:cs="Times New Roman"/>
                    <w:color w:val="auto"/>
                    <w:sz w:val="18"/>
                    <w:szCs w:val="18"/>
                  </w:rPr>
                </w:rPrChange>
              </w:rPr>
            </w:pPr>
            <w:del w:id="6975" w:author="Xuning Wei12232" w:date="2026-07-27T17:22:00Z">
              <w:r w:rsidRPr="00B37BAA" w:rsidDel="000B3418">
                <w:rPr>
                  <w:rFonts w:ascii="Times New Roman" w:hAnsi="Times New Roman" w:cs="Times New Roman"/>
                  <w:color w:val="auto"/>
                  <w:sz w:val="18"/>
                  <w:szCs w:val="18"/>
                  <w:shd w:val="clear" w:color="auto" w:fill="FFFFFF"/>
                  <w:lang w:val="en-IE"/>
                  <w:rPrChange w:id="6976" w:author="Johan Granander" w:date="2026-07-28T15:03:00Z">
                    <w:rPr>
                      <w:rFonts w:ascii="Times New Roman" w:hAnsi="Times New Roman" w:cs="Times New Roman"/>
                      <w:color w:val="auto"/>
                      <w:sz w:val="18"/>
                      <w:szCs w:val="18"/>
                      <w:shd w:val="clear" w:color="auto" w:fill="FFFFFF"/>
                    </w:rPr>
                  </w:rPrChange>
                </w:rPr>
                <w:delText>Valve:</w:delText>
              </w:r>
              <w:r w:rsidRPr="00B37BAA" w:rsidDel="000B3418">
                <w:rPr>
                  <w:rFonts w:ascii="Times New Roman" w:eastAsia="仿宋_GB2312" w:hAnsi="Times New Roman" w:cs="Times New Roman"/>
                  <w:color w:val="auto"/>
                  <w:sz w:val="18"/>
                  <w:szCs w:val="18"/>
                  <w:lang w:val="en-IE"/>
                  <w:rPrChange w:id="6977" w:author="Johan Granander" w:date="2026-07-28T15:03:00Z">
                    <w:rPr>
                      <w:rFonts w:ascii="Times New Roman" w:eastAsia="仿宋_GB2312" w:hAnsi="Times New Roman" w:cs="Times New Roman"/>
                      <w:color w:val="auto"/>
                      <w:sz w:val="18"/>
                      <w:szCs w:val="18"/>
                    </w:rPr>
                  </w:rPrChange>
                </w:rPr>
                <w:delText xml:space="preserve"> 316L</w:delText>
              </w:r>
            </w:del>
          </w:p>
          <w:p w14:paraId="66A82AEB" w14:textId="0B90C2EC" w:rsidR="00C65197" w:rsidRPr="004634A5" w:rsidDel="000B3418" w:rsidRDefault="005E21AC" w:rsidP="00C65197">
            <w:pPr>
              <w:jc w:val="both"/>
              <w:rPr>
                <w:del w:id="6978" w:author="Xuning Wei12232" w:date="2026-07-27T17:22:00Z"/>
                <w:rFonts w:ascii="Times New Roman" w:eastAsiaTheme="minorEastAsia" w:hAnsi="Times New Roman" w:cs="Times New Roman"/>
                <w:color w:val="auto"/>
                <w:sz w:val="18"/>
                <w:szCs w:val="18"/>
                <w:shd w:val="clear" w:color="auto" w:fill="FFFFFF"/>
                <w:lang w:eastAsia="zh-CN"/>
              </w:rPr>
            </w:pPr>
            <w:del w:id="6979"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Del="000B3418">
                <w:rPr>
                  <w:rFonts w:ascii="Times New Roman" w:hAnsi="Times New Roman" w:cs="Times New Roman"/>
                  <w:color w:val="auto"/>
                  <w:sz w:val="18"/>
                  <w:szCs w:val="18"/>
                  <w:shd w:val="clear" w:color="auto" w:fill="FFFFFF"/>
                </w:rPr>
                <w:br/>
              </w:r>
              <w:r w:rsidR="00C65197" w:rsidRPr="002B446D" w:rsidDel="000B3418">
                <w:rPr>
                  <w:rFonts w:ascii="Times New Roman" w:hAnsi="Times New Roman" w:cs="Times New Roman"/>
                  <w:color w:val="0000FF"/>
                  <w:sz w:val="18"/>
                  <w:szCs w:val="18"/>
                  <w:shd w:val="clear" w:color="auto" w:fill="FFFFFF"/>
                </w:rPr>
                <w:delText>Sieve plate: HC-22</w:delText>
              </w:r>
            </w:del>
          </w:p>
          <w:p w14:paraId="5C835408" w14:textId="0EBBF39B" w:rsidR="00C65197" w:rsidRPr="00C65197" w:rsidDel="000B3418" w:rsidRDefault="00C65197" w:rsidP="00C65197">
            <w:pPr>
              <w:jc w:val="both"/>
              <w:rPr>
                <w:del w:id="6980" w:author="Xuning Wei12232" w:date="2026-07-27T17:22:00Z"/>
                <w:rFonts w:ascii="Times New Roman" w:hAnsi="Times New Roman" w:cs="Times New Roman"/>
                <w:color w:val="0000FF"/>
                <w:sz w:val="18"/>
                <w:szCs w:val="18"/>
                <w:shd w:val="clear" w:color="auto" w:fill="FFFFFF"/>
              </w:rPr>
            </w:pPr>
            <w:del w:id="6981"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6A91A328" w14:textId="6F0E014A" w:rsidR="005E21AC" w:rsidRPr="00032BAE" w:rsidDel="000B3418" w:rsidRDefault="005E21AC" w:rsidP="0030647B">
            <w:pPr>
              <w:jc w:val="both"/>
              <w:rPr>
                <w:del w:id="6982" w:author="Xuning Wei12232" w:date="2026-07-27T17:22:00Z"/>
                <w:rFonts w:ascii="Times New Roman" w:hAnsi="Times New Roman" w:cs="Times New Roman"/>
                <w:color w:val="auto"/>
                <w:sz w:val="18"/>
                <w:szCs w:val="18"/>
                <w:shd w:val="clear" w:color="auto" w:fill="FFFFFF"/>
              </w:rPr>
            </w:pPr>
            <w:del w:id="6983" w:author="Xuning Wei12232" w:date="2026-07-27T17:22:00Z">
              <w:r w:rsidRPr="00032BAE" w:rsidDel="000B3418">
                <w:rPr>
                  <w:rFonts w:ascii="Times New Roman" w:hAnsi="Times New Roman" w:cs="Times New Roman"/>
                  <w:color w:val="auto"/>
                  <w:sz w:val="18"/>
                  <w:szCs w:val="18"/>
                  <w:shd w:val="clear" w:color="auto" w:fill="FFFFFF"/>
                </w:rPr>
                <w:delText>Sampling pipeline: SS</w:delText>
              </w:r>
            </w:del>
          </w:p>
          <w:p w14:paraId="17D18758" w14:textId="07546F4B" w:rsidR="005E21AC" w:rsidRPr="00032BAE" w:rsidRDefault="005E21AC" w:rsidP="0030647B">
            <w:pPr>
              <w:jc w:val="both"/>
              <w:rPr>
                <w:rFonts w:ascii="Times New Roman" w:hAnsi="Times New Roman" w:cs="Times New Roman"/>
                <w:color w:val="auto"/>
                <w:sz w:val="18"/>
                <w:szCs w:val="18"/>
                <w:shd w:val="clear" w:color="auto" w:fill="FFFFFF"/>
              </w:rPr>
            </w:pPr>
            <w:del w:id="6984"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6985" w:author="Xuning Wei12232" w:date="2026-07-27T18:11:00Z">
              <w:tcPr>
                <w:tcW w:w="388" w:type="pct"/>
                <w:gridSpan w:val="4"/>
                <w:vMerge w:val="restart"/>
                <w:shd w:val="clear" w:color="auto" w:fill="FFFFFF" w:themeFill="background1"/>
                <w:vAlign w:val="center"/>
              </w:tcPr>
            </w:tcPrChange>
          </w:tcPr>
          <w:p w14:paraId="5C41F76F" w14:textId="2FEF1EAE" w:rsidR="005E21AC" w:rsidRPr="00032BAE" w:rsidRDefault="005E21AC" w:rsidP="0030647B">
            <w:pPr>
              <w:spacing w:line="240" w:lineRule="exact"/>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lang w:eastAsia="zh-CN" w:bidi="ar"/>
              </w:rPr>
              <w:t>No</w:t>
            </w:r>
          </w:p>
        </w:tc>
        <w:tc>
          <w:tcPr>
            <w:tcW w:w="352" w:type="pct"/>
            <w:vMerge w:val="restart"/>
            <w:shd w:val="clear" w:color="auto" w:fill="FFFFFF" w:themeFill="background1"/>
            <w:vAlign w:val="center"/>
            <w:tcPrChange w:id="6986" w:author="Xuning Wei12232" w:date="2026-07-27T18:11:00Z">
              <w:tcPr>
                <w:tcW w:w="354" w:type="pct"/>
                <w:gridSpan w:val="3"/>
                <w:vMerge w:val="restart"/>
                <w:shd w:val="clear" w:color="auto" w:fill="FFFFFF" w:themeFill="background1"/>
                <w:vAlign w:val="center"/>
              </w:tcPr>
            </w:tcPrChange>
          </w:tcPr>
          <w:p w14:paraId="69BE4D91" w14:textId="4B17C47C" w:rsidR="005E21AC" w:rsidRPr="00032BAE" w:rsidRDefault="005E21AC" w:rsidP="0030647B">
            <w:pPr>
              <w:spacing w:line="240" w:lineRule="exact"/>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lang w:eastAsia="zh-CN" w:bidi="ar"/>
              </w:rPr>
              <w:t>No</w:t>
            </w:r>
          </w:p>
        </w:tc>
        <w:tc>
          <w:tcPr>
            <w:tcW w:w="289" w:type="pct"/>
            <w:vAlign w:val="center"/>
            <w:tcPrChange w:id="6987" w:author="Xuning Wei12232" w:date="2026-07-27T18:11:00Z">
              <w:tcPr>
                <w:tcW w:w="322" w:type="pct"/>
                <w:gridSpan w:val="3"/>
                <w:vAlign w:val="center"/>
              </w:tcPr>
            </w:tcPrChange>
          </w:tcPr>
          <w:p w14:paraId="3A6C32BB" w14:textId="77777777" w:rsidR="005E21AC" w:rsidRPr="00032BAE" w:rsidRDefault="000B6761" w:rsidP="0030647B">
            <w:pPr>
              <w:jc w:val="both"/>
              <w:rPr>
                <w:rFonts w:ascii="Times New Roman" w:eastAsia="仿宋_GB2312" w:hAnsi="Times New Roman" w:cs="Times New Roman"/>
                <w:b/>
                <w:color w:val="auto"/>
                <w:sz w:val="18"/>
                <w:szCs w:val="18"/>
              </w:rPr>
            </w:pPr>
            <w:sdt>
              <w:sdtPr>
                <w:rPr>
                  <w:rFonts w:ascii="Times New Roman" w:eastAsia="仿宋_GB2312" w:hAnsi="Times New Roman" w:cs="Times New Roman"/>
                  <w:color w:val="auto"/>
                  <w:sz w:val="18"/>
                  <w:szCs w:val="18"/>
                  <w:lang w:eastAsia="zh-CN" w:bidi="ar"/>
                </w:rPr>
                <w:id w:val="1649786538"/>
                <w14:checkbox>
                  <w14:checked w14:val="1"/>
                  <w14:checkedState w14:val="2612" w14:font="MS Gothic"/>
                  <w14:uncheckedState w14:val="2610" w14:font="MS Gothic"/>
                </w14:checkbox>
              </w:sdtPr>
              <w:sdtEndPr/>
              <w:sdtContent>
                <w:r w:rsidR="005E21AC" w:rsidRPr="00032BAE">
                  <w:rPr>
                    <w:rFonts w:ascii="Segoe UI Symbol" w:eastAsia="MS Gothic" w:hAnsi="Segoe UI Symbol" w:cs="Segoe UI Symbol"/>
                    <w:color w:val="auto"/>
                    <w:sz w:val="18"/>
                    <w:szCs w:val="18"/>
                    <w:lang w:eastAsia="zh-CN" w:bidi="ar"/>
                  </w:rPr>
                  <w:t>☒</w:t>
                </w:r>
              </w:sdtContent>
            </w:sdt>
            <w:r w:rsidR="005E21AC" w:rsidRPr="00032BAE">
              <w:rPr>
                <w:rFonts w:ascii="Times New Roman" w:eastAsia="仿宋_GB2312" w:hAnsi="Times New Roman" w:cs="Times New Roman"/>
                <w:color w:val="auto"/>
                <w:sz w:val="18"/>
                <w:szCs w:val="18"/>
                <w:lang w:eastAsia="zh-CN" w:bidi="ar"/>
              </w:rPr>
              <w:t>Yes</w:t>
            </w:r>
          </w:p>
        </w:tc>
        <w:tc>
          <w:tcPr>
            <w:tcW w:w="638" w:type="pct"/>
            <w:vAlign w:val="center"/>
            <w:tcPrChange w:id="6988" w:author="Xuning Wei12232" w:date="2026-07-27T18:11:00Z">
              <w:tcPr>
                <w:tcW w:w="733" w:type="pct"/>
                <w:gridSpan w:val="3"/>
                <w:vAlign w:val="center"/>
              </w:tcPr>
            </w:tcPrChange>
          </w:tcPr>
          <w:p w14:paraId="117B8C29" w14:textId="3077085B" w:rsidR="005E21AC"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color w:val="auto"/>
                  <w:sz w:val="18"/>
                  <w:szCs w:val="18"/>
                  <w:lang w:eastAsia="zh-CN" w:bidi="ar"/>
                </w:rPr>
                <w:id w:val="-283656885"/>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color w:val="auto"/>
                    <w:sz w:val="18"/>
                    <w:szCs w:val="18"/>
                    <w:lang w:eastAsia="zh-CN" w:bidi="ar"/>
                  </w:rPr>
                  <w:t>☐</w:t>
                </w:r>
              </w:sdtContent>
            </w:sdt>
            <w:r w:rsidR="005E21AC" w:rsidRPr="00032BAE">
              <w:rPr>
                <w:rFonts w:ascii="Times New Roman" w:eastAsia="仿宋_GB2312" w:hAnsi="Times New Roman" w:cs="Times New Roman"/>
                <w:color w:val="auto"/>
                <w:sz w:val="18"/>
                <w:szCs w:val="18"/>
                <w:lang w:eastAsia="zh-CN" w:bidi="ar"/>
              </w:rPr>
              <w:t xml:space="preserve"> No</w:t>
            </w:r>
            <w:ins w:id="6989" w:author="Xuning Wei12232" w:date="2026-07-27T18:12:00Z">
              <w:r w:rsidR="000912B3">
                <w:rPr>
                  <w:rFonts w:ascii="Times New Roman" w:eastAsia="仿宋_GB2312" w:hAnsi="Times New Roman" w:cs="Times New Roman"/>
                  <w:color w:val="auto"/>
                  <w:sz w:val="18"/>
                  <w:szCs w:val="18"/>
                  <w:lang w:eastAsia="zh-CN" w:bidi="ar"/>
                </w:rPr>
                <w:t xml:space="preserve"> </w:t>
              </w:r>
            </w:ins>
          </w:p>
        </w:tc>
        <w:tc>
          <w:tcPr>
            <w:tcW w:w="792" w:type="pct"/>
            <w:vMerge w:val="restart"/>
            <w:vAlign w:val="center"/>
            <w:tcPrChange w:id="6990" w:author="Xuning Wei12232" w:date="2026-07-27T18:11:00Z">
              <w:tcPr>
                <w:tcW w:w="654" w:type="pct"/>
                <w:vMerge w:val="restart"/>
                <w:vAlign w:val="center"/>
              </w:tcPr>
            </w:tcPrChange>
          </w:tcPr>
          <w:p w14:paraId="2D1FA1BA" w14:textId="77777777" w:rsidR="005E21AC" w:rsidRPr="00032BAE" w:rsidRDefault="000B6761" w:rsidP="0030647B">
            <w:pPr>
              <w:jc w:val="both"/>
              <w:rPr>
                <w:rFonts w:ascii="Times New Roman" w:eastAsia="仿宋_GB2312" w:hAnsi="Times New Roman" w:cs="Times New Roman"/>
                <w:color w:val="auto"/>
                <w:sz w:val="18"/>
                <w:szCs w:val="18"/>
                <w:u w:val="single"/>
                <w:lang w:eastAsia="zh-CN" w:bidi="ar"/>
              </w:rPr>
            </w:pPr>
            <w:sdt>
              <w:sdtPr>
                <w:rPr>
                  <w:rFonts w:ascii="Times New Roman" w:eastAsia="仿宋_GB2312" w:hAnsi="Times New Roman" w:cs="Times New Roman"/>
                  <w:b/>
                  <w:color w:val="auto"/>
                  <w:sz w:val="18"/>
                  <w:szCs w:val="18"/>
                  <w:lang w:eastAsia="zh-CN" w:bidi="ar"/>
                </w:rPr>
                <w:id w:val="1090980811"/>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18"/>
                    <w:lang w:eastAsia="zh-CN" w:bidi="ar"/>
                  </w:rPr>
                  <w:t>☐</w:t>
                </w:r>
              </w:sdtContent>
            </w:sdt>
            <w:r w:rsidR="005E21AC" w:rsidRPr="00032BAE">
              <w:rPr>
                <w:rFonts w:ascii="Times New Roman" w:eastAsia="仿宋_GB2312" w:hAnsi="Times New Roman" w:cs="Times New Roman"/>
                <w:color w:val="auto"/>
                <w:sz w:val="18"/>
                <w:szCs w:val="18"/>
                <w:lang w:eastAsia="zh-CN" w:bidi="ar"/>
              </w:rPr>
              <w:t xml:space="preserve"> </w:t>
            </w:r>
            <w:proofErr w:type="spellStart"/>
            <w:r w:rsidR="005E21AC" w:rsidRPr="00032BAE">
              <w:rPr>
                <w:rFonts w:ascii="Times New Roman" w:eastAsia="仿宋_GB2312" w:hAnsi="Times New Roman" w:cs="Times New Roman"/>
                <w:color w:val="auto"/>
                <w:sz w:val="18"/>
                <w:szCs w:val="18"/>
                <w:lang w:eastAsia="zh-CN" w:bidi="ar"/>
              </w:rPr>
              <w:t>Asymchem</w:t>
            </w:r>
            <w:proofErr w:type="spellEnd"/>
            <w:r w:rsidR="005E21AC" w:rsidRPr="00032BAE">
              <w:rPr>
                <w:rFonts w:ascii="Times New Roman" w:eastAsia="仿宋_GB2312" w:hAnsi="Times New Roman" w:cs="Times New Roman"/>
                <w:color w:val="auto"/>
                <w:sz w:val="18"/>
                <w:szCs w:val="18"/>
                <w:lang w:eastAsia="zh-CN" w:bidi="ar"/>
              </w:rPr>
              <w:t xml:space="preserve"> R&amp;D </w:t>
            </w:r>
            <w:proofErr w:type="spellStart"/>
            <w:r w:rsidR="005E21AC" w:rsidRPr="00032BAE">
              <w:rPr>
                <w:rFonts w:ascii="Times New Roman" w:eastAsia="仿宋_GB2312" w:hAnsi="Times New Roman" w:cs="Times New Roman"/>
                <w:color w:val="auto"/>
                <w:sz w:val="18"/>
                <w:szCs w:val="18"/>
                <w:lang w:eastAsia="zh-CN" w:bidi="ar"/>
              </w:rPr>
              <w:t>Lab:</w:t>
            </w:r>
            <w:r w:rsidR="005E21AC" w:rsidRPr="00032BAE">
              <w:rPr>
                <w:rFonts w:ascii="Times New Roman" w:eastAsia="仿宋_GB2312" w:hAnsi="Times New Roman" w:cs="Times New Roman"/>
                <w:color w:val="auto"/>
                <w:sz w:val="18"/>
                <w:szCs w:val="18"/>
                <w:u w:val="single"/>
                <w:lang w:eastAsia="zh-CN" w:bidi="ar"/>
              </w:rPr>
              <w:t>N</w:t>
            </w:r>
            <w:proofErr w:type="spellEnd"/>
            <w:r w:rsidR="005E21AC" w:rsidRPr="00032BAE">
              <w:rPr>
                <w:rFonts w:ascii="Times New Roman" w:eastAsia="仿宋_GB2312" w:hAnsi="Times New Roman" w:cs="Times New Roman"/>
                <w:color w:val="auto"/>
                <w:sz w:val="18"/>
                <w:szCs w:val="18"/>
                <w:u w:val="single"/>
                <w:lang w:eastAsia="zh-CN" w:bidi="ar"/>
              </w:rPr>
              <w:t xml:space="preserve">/A </w:t>
            </w:r>
          </w:p>
          <w:p w14:paraId="318C3031" w14:textId="5F128ADF" w:rsidR="005E21AC" w:rsidRPr="00032BAE" w:rsidRDefault="000B6761" w:rsidP="0030647B">
            <w:pPr>
              <w:jc w:val="both"/>
              <w:rPr>
                <w:rFonts w:ascii="Times New Roman" w:eastAsia="仿宋_GB2312" w:hAnsi="Times New Roman" w:cs="Times New Roman"/>
                <w:color w:val="auto"/>
                <w:sz w:val="18"/>
                <w:szCs w:val="18"/>
                <w:u w:val="single"/>
                <w:lang w:eastAsia="zh-CN" w:bidi="ar"/>
              </w:rPr>
            </w:pPr>
            <w:sdt>
              <w:sdtPr>
                <w:rPr>
                  <w:rFonts w:ascii="Times New Roman" w:eastAsia="仿宋_GB2312" w:hAnsi="Times New Roman" w:cs="Times New Roman"/>
                  <w:b/>
                  <w:color w:val="auto"/>
                  <w:sz w:val="18"/>
                  <w:szCs w:val="18"/>
                  <w:lang w:eastAsia="zh-CN" w:bidi="ar"/>
                </w:rPr>
                <w:id w:val="-1182351437"/>
                <w14:checkbox>
                  <w14:checked w14:val="1"/>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18"/>
                    <w:lang w:eastAsia="zh-CN" w:bidi="ar"/>
                  </w:rPr>
                  <w:t>☒</w:t>
                </w:r>
              </w:sdtContent>
            </w:sdt>
            <w:r w:rsidR="005E21AC" w:rsidRPr="00032BAE">
              <w:rPr>
                <w:rFonts w:ascii="Times New Roman" w:eastAsia="仿宋_GB2312" w:hAnsi="Times New Roman" w:cs="Times New Roman"/>
                <w:color w:val="auto"/>
                <w:sz w:val="18"/>
                <w:szCs w:val="18"/>
                <w:lang w:eastAsia="zh-CN" w:bidi="ar"/>
              </w:rPr>
              <w:t xml:space="preserve"> </w:t>
            </w:r>
            <w:proofErr w:type="spellStart"/>
            <w:r w:rsidR="005E21AC" w:rsidRPr="00032BAE">
              <w:rPr>
                <w:rFonts w:ascii="Times New Roman" w:eastAsia="仿宋_GB2312" w:hAnsi="Times New Roman" w:cs="Times New Roman"/>
                <w:color w:val="auto"/>
                <w:sz w:val="18"/>
                <w:szCs w:val="18"/>
                <w:lang w:eastAsia="zh-CN" w:bidi="ar"/>
              </w:rPr>
              <w:t>Asymchem</w:t>
            </w:r>
            <w:proofErr w:type="spellEnd"/>
            <w:r w:rsidR="005E21AC" w:rsidRPr="00032BAE">
              <w:rPr>
                <w:rFonts w:ascii="Times New Roman" w:eastAsia="仿宋_GB2312" w:hAnsi="Times New Roman" w:cs="Times New Roman"/>
                <w:color w:val="auto"/>
                <w:sz w:val="18"/>
                <w:szCs w:val="18"/>
                <w:lang w:eastAsia="zh-CN" w:bidi="ar"/>
              </w:rPr>
              <w:t xml:space="preserve"> Production data, Lot Number:</w:t>
            </w:r>
            <w:r w:rsidR="005E21AC" w:rsidRPr="00032BAE">
              <w:rPr>
                <w:rFonts w:ascii="Times New Roman" w:eastAsia="仿宋_GB2312" w:hAnsi="Times New Roman" w:cs="Times New Roman"/>
                <w:color w:val="auto"/>
                <w:sz w:val="18"/>
                <w:szCs w:val="18"/>
                <w:u w:val="single"/>
                <w:lang w:eastAsia="zh-CN" w:bidi="ar"/>
              </w:rPr>
              <w:t xml:space="preserve">  </w:t>
            </w:r>
            <w:del w:id="6991" w:author="Xuning Wei12232" w:date="2026-07-27T17:56:00Z">
              <w:r w:rsidR="005E21AC" w:rsidRPr="00032BAE" w:rsidDel="00F338FC">
                <w:rPr>
                  <w:rFonts w:ascii="Times New Roman" w:eastAsia="仿宋_GB2312" w:hAnsi="Times New Roman" w:cs="Times New Roman"/>
                  <w:color w:val="auto"/>
                  <w:sz w:val="18"/>
                  <w:szCs w:val="18"/>
                  <w:u w:val="single"/>
                  <w:lang w:eastAsia="zh-CN" w:bidi="ar"/>
                </w:rPr>
                <w:delText>CPo140020-02-01-02</w:delText>
              </w:r>
            </w:del>
            <w:ins w:id="6992" w:author="Xuning Wei12232" w:date="2026-07-27T17:56:00Z">
              <w:r w:rsidR="00F338FC">
                <w:rPr>
                  <w:rFonts w:ascii="Times New Roman" w:eastAsia="仿宋_GB2312" w:hAnsi="Times New Roman" w:cs="Times New Roman"/>
                  <w:color w:val="auto"/>
                  <w:sz w:val="18"/>
                  <w:szCs w:val="18"/>
                  <w:u w:val="single"/>
                  <w:lang w:eastAsia="zh-CN" w:bidi="ar"/>
                </w:rPr>
                <w:t>CPo140020-02-01-01~04</w:t>
              </w:r>
            </w:ins>
            <w:r w:rsidR="005E21AC" w:rsidRPr="00032BAE">
              <w:rPr>
                <w:rFonts w:ascii="Times New Roman" w:eastAsia="仿宋_GB2312" w:hAnsi="Times New Roman" w:cs="Times New Roman"/>
                <w:color w:val="auto"/>
                <w:sz w:val="18"/>
                <w:szCs w:val="18"/>
                <w:u w:val="single"/>
                <w:lang w:eastAsia="zh-CN" w:bidi="ar"/>
              </w:rPr>
              <w:t xml:space="preserve">  </w:t>
            </w:r>
          </w:p>
          <w:p w14:paraId="6A21968C" w14:textId="77777777" w:rsidR="005E21AC" w:rsidRPr="00032BAE" w:rsidRDefault="000B6761" w:rsidP="0030647B">
            <w:pPr>
              <w:jc w:val="both"/>
              <w:rPr>
                <w:rFonts w:ascii="Times New Roman" w:eastAsia="仿宋_GB2312" w:hAnsi="Times New Roman" w:cs="Times New Roman"/>
                <w:color w:val="auto"/>
                <w:sz w:val="18"/>
                <w:szCs w:val="18"/>
                <w:lang w:eastAsia="zh-CN" w:bidi="ar"/>
              </w:rPr>
            </w:pPr>
            <w:sdt>
              <w:sdtPr>
                <w:rPr>
                  <w:rFonts w:ascii="Times New Roman" w:eastAsia="仿宋_GB2312" w:hAnsi="Times New Roman" w:cs="Times New Roman"/>
                  <w:b/>
                  <w:color w:val="auto"/>
                  <w:sz w:val="18"/>
                  <w:szCs w:val="18"/>
                  <w:lang w:eastAsia="zh-CN" w:bidi="ar"/>
                </w:rPr>
                <w:id w:val="-1684433821"/>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18"/>
                    <w:lang w:eastAsia="zh-CN" w:bidi="ar"/>
                  </w:rPr>
                  <w:t>☐</w:t>
                </w:r>
              </w:sdtContent>
            </w:sdt>
            <w:r w:rsidR="005E21AC" w:rsidRPr="00032BAE">
              <w:rPr>
                <w:rFonts w:ascii="Times New Roman" w:eastAsia="仿宋_GB2312" w:hAnsi="Times New Roman" w:cs="Times New Roman"/>
                <w:color w:val="auto"/>
                <w:sz w:val="18"/>
                <w:szCs w:val="18"/>
                <w:lang w:eastAsia="zh-CN" w:bidi="ar"/>
              </w:rPr>
              <w:t xml:space="preserve"> Supplier data:</w:t>
            </w:r>
            <w:r w:rsidR="005E21AC" w:rsidRPr="00032BAE">
              <w:rPr>
                <w:rFonts w:ascii="Times New Roman" w:eastAsia="仿宋_GB2312" w:hAnsi="Times New Roman" w:cs="Times New Roman"/>
                <w:color w:val="auto"/>
                <w:sz w:val="18"/>
                <w:szCs w:val="18"/>
                <w:u w:val="single"/>
                <w:lang w:eastAsia="zh-CN" w:bidi="ar"/>
              </w:rPr>
              <w:t xml:space="preserve">  N/A  </w:t>
            </w:r>
            <w:r w:rsidR="005E21AC" w:rsidRPr="00032BAE">
              <w:rPr>
                <w:rFonts w:ascii="Times New Roman" w:eastAsia="仿宋_GB2312" w:hAnsi="Times New Roman" w:cs="Times New Roman"/>
                <w:color w:val="auto"/>
                <w:sz w:val="18"/>
                <w:szCs w:val="18"/>
                <w:lang w:eastAsia="zh-CN" w:bidi="ar"/>
              </w:rPr>
              <w:t xml:space="preserve"> </w:t>
            </w:r>
          </w:p>
          <w:p w14:paraId="25997564" w14:textId="77777777" w:rsidR="005E21AC" w:rsidRPr="00032BAE" w:rsidRDefault="000B6761" w:rsidP="0030647B">
            <w:pPr>
              <w:jc w:val="both"/>
              <w:rPr>
                <w:rFonts w:ascii="Times New Roman" w:eastAsia="仿宋_GB2312" w:hAnsi="Times New Roman" w:cs="Times New Roman"/>
                <w:color w:val="auto"/>
                <w:sz w:val="18"/>
                <w:szCs w:val="18"/>
                <w:u w:val="single"/>
                <w:lang w:eastAsia="zh-CN" w:bidi="ar"/>
              </w:rPr>
            </w:pPr>
            <w:sdt>
              <w:sdtPr>
                <w:rPr>
                  <w:rFonts w:ascii="Times New Roman" w:eastAsia="仿宋_GB2312" w:hAnsi="Times New Roman" w:cs="Times New Roman"/>
                  <w:b/>
                  <w:color w:val="auto"/>
                  <w:sz w:val="18"/>
                  <w:szCs w:val="18"/>
                  <w:lang w:eastAsia="zh-CN" w:bidi="ar"/>
                </w:rPr>
                <w:id w:val="-215822493"/>
                <w14:checkbox>
                  <w14:checked w14:val="1"/>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18"/>
                    <w:lang w:eastAsia="zh-CN" w:bidi="ar"/>
                  </w:rPr>
                  <w:t>☒</w:t>
                </w:r>
              </w:sdtContent>
            </w:sdt>
            <w:r w:rsidR="005E21AC" w:rsidRPr="00032BAE">
              <w:rPr>
                <w:rFonts w:ascii="Times New Roman" w:eastAsia="仿宋_GB2312" w:hAnsi="Times New Roman" w:cs="Times New Roman"/>
                <w:color w:val="auto"/>
                <w:sz w:val="18"/>
                <w:szCs w:val="18"/>
                <w:lang w:eastAsia="zh-CN" w:bidi="ar"/>
              </w:rPr>
              <w:t xml:space="preserve"> *Handbook &amp; Page:</w:t>
            </w:r>
            <w:r w:rsidR="005E21AC" w:rsidRPr="00032BAE">
              <w:rPr>
                <w:rFonts w:ascii="Times New Roman" w:eastAsia="仿宋_GB2312" w:hAnsi="Times New Roman" w:cs="Times New Roman"/>
                <w:color w:val="auto"/>
                <w:sz w:val="18"/>
                <w:szCs w:val="18"/>
                <w:u w:val="single"/>
                <w:lang w:eastAsia="zh-CN" w:bidi="ar"/>
              </w:rPr>
              <w:t xml:space="preserve"> The Pilot Plant Real Book &amp; Page 10-22, 10-23  </w:t>
            </w:r>
          </w:p>
          <w:p w14:paraId="4BBCCC0C" w14:textId="0B3952D3" w:rsidR="005E21AC" w:rsidRPr="00032BAE" w:rsidRDefault="000B6761" w:rsidP="0030647B">
            <w:pPr>
              <w:spacing w:line="240" w:lineRule="exact"/>
              <w:jc w:val="both"/>
              <w:rPr>
                <w:rFonts w:ascii="Times New Roman" w:eastAsia="仿宋_GB2312" w:hAnsi="Times New Roman" w:cs="Times New Roman"/>
                <w:b/>
                <w:color w:val="auto"/>
                <w:sz w:val="18"/>
                <w:szCs w:val="18"/>
              </w:rPr>
            </w:pPr>
            <w:sdt>
              <w:sdtPr>
                <w:rPr>
                  <w:rFonts w:ascii="Times New Roman" w:eastAsia="仿宋_GB2312" w:hAnsi="Times New Roman" w:cs="Times New Roman"/>
                  <w:color w:val="auto"/>
                  <w:sz w:val="18"/>
                  <w:szCs w:val="18"/>
                  <w:lang w:eastAsia="zh-CN" w:bidi="ar"/>
                </w:rPr>
                <w:id w:val="1932847694"/>
                <w14:checkbox>
                  <w14:checked w14:val="1"/>
                  <w14:checkedState w14:val="2612" w14:font="MS Gothic"/>
                  <w14:uncheckedState w14:val="2610" w14:font="MS Gothic"/>
                </w14:checkbox>
              </w:sdtPr>
              <w:sdtEndPr/>
              <w:sdtContent>
                <w:r w:rsidR="005E21AC" w:rsidRPr="00032BAE">
                  <w:rPr>
                    <w:rFonts w:ascii="Segoe UI Symbol" w:eastAsia="仿宋_GB2312" w:hAnsi="Segoe UI Symbol" w:cs="Segoe UI Symbol"/>
                    <w:color w:val="auto"/>
                    <w:sz w:val="18"/>
                    <w:szCs w:val="18"/>
                    <w:lang w:eastAsia="zh-CN" w:bidi="ar"/>
                  </w:rPr>
                  <w:t>☒</w:t>
                </w:r>
              </w:sdtContent>
            </w:sdt>
            <w:r w:rsidR="005E21AC" w:rsidRPr="00032BAE">
              <w:rPr>
                <w:rFonts w:ascii="Times New Roman" w:eastAsia="仿宋_GB2312" w:hAnsi="Times New Roman" w:cs="Times New Roman"/>
                <w:color w:val="auto"/>
                <w:sz w:val="18"/>
                <w:szCs w:val="18"/>
                <w:lang w:eastAsia="zh-CN" w:bidi="ar"/>
              </w:rPr>
              <w:t xml:space="preserve"> Other:</w:t>
            </w:r>
            <w:r w:rsidR="005E21AC"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salts. The material demonstrates good corrosion resistance, including tolerance to organic </w:t>
            </w:r>
            <w:proofErr w:type="spellStart"/>
            <w:r w:rsidR="005E21AC" w:rsidRPr="00032BAE">
              <w:rPr>
                <w:rFonts w:ascii="Times New Roman" w:eastAsia="仿宋_GB2312" w:hAnsi="Times New Roman" w:cs="Times New Roman"/>
                <w:color w:val="auto"/>
                <w:sz w:val="18"/>
                <w:szCs w:val="18"/>
                <w:u w:val="single"/>
                <w:lang w:eastAsia="zh-CN" w:bidi="ar"/>
              </w:rPr>
              <w:t>solvents.The</w:t>
            </w:r>
            <w:proofErr w:type="spellEnd"/>
            <w:r w:rsidR="005E21AC"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p>
        </w:tc>
      </w:tr>
      <w:tr w:rsidR="005342B4" w:rsidRPr="00032BAE" w14:paraId="020EDD61" w14:textId="77777777" w:rsidTr="00046813">
        <w:trPr>
          <w:trHeight w:val="6219"/>
          <w:trPrChange w:id="6993" w:author="Xuning Wei12232" w:date="2026-07-27T19:35:00Z">
            <w:trPr>
              <w:trHeight w:val="2816"/>
            </w:trPr>
          </w:trPrChange>
        </w:trPr>
        <w:tc>
          <w:tcPr>
            <w:tcW w:w="281" w:type="pct"/>
            <w:vMerge/>
            <w:shd w:val="clear" w:color="auto" w:fill="FFFFFF" w:themeFill="background1"/>
            <w:vAlign w:val="center"/>
            <w:tcPrChange w:id="6994" w:author="Xuning Wei12232" w:date="2026-07-27T19:35:00Z">
              <w:tcPr>
                <w:tcW w:w="284" w:type="pct"/>
                <w:gridSpan w:val="3"/>
                <w:vMerge/>
                <w:shd w:val="clear" w:color="auto" w:fill="FFFFFF" w:themeFill="background1"/>
                <w:vAlign w:val="center"/>
              </w:tcPr>
            </w:tcPrChange>
          </w:tcPr>
          <w:p w14:paraId="0D600D07" w14:textId="77777777" w:rsidR="005E21AC" w:rsidRPr="00032BAE" w:rsidRDefault="005E21AC" w:rsidP="0030647B">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6995" w:author="Xuning Wei12232" w:date="2026-07-27T19:35:00Z">
              <w:tcPr>
                <w:tcW w:w="1217" w:type="pct"/>
                <w:gridSpan w:val="3"/>
                <w:vMerge/>
                <w:shd w:val="clear" w:color="auto" w:fill="FFFFFF" w:themeFill="background1"/>
                <w:vAlign w:val="center"/>
              </w:tcPr>
            </w:tcPrChange>
          </w:tcPr>
          <w:p w14:paraId="38E0829C" w14:textId="77777777" w:rsidR="005E21AC" w:rsidRPr="00032BAE" w:rsidRDefault="005E21AC" w:rsidP="0030647B">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6996" w:author="Xuning Wei12232" w:date="2026-07-27T19:35:00Z">
              <w:tcPr>
                <w:tcW w:w="1049" w:type="pct"/>
                <w:gridSpan w:val="5"/>
                <w:vMerge/>
                <w:shd w:val="clear" w:color="auto" w:fill="FFFFFF" w:themeFill="background1"/>
                <w:vAlign w:val="center"/>
              </w:tcPr>
            </w:tcPrChange>
          </w:tcPr>
          <w:p w14:paraId="17FF75F0" w14:textId="77777777" w:rsidR="005E21AC" w:rsidRPr="00032BAE" w:rsidRDefault="005E21AC" w:rsidP="0030647B">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6997" w:author="Xuning Wei12232" w:date="2026-07-27T19:35:00Z">
              <w:tcPr>
                <w:tcW w:w="388" w:type="pct"/>
                <w:gridSpan w:val="4"/>
                <w:vMerge/>
                <w:shd w:val="clear" w:color="auto" w:fill="FFFFFF" w:themeFill="background1"/>
                <w:vAlign w:val="center"/>
              </w:tcPr>
            </w:tcPrChange>
          </w:tcPr>
          <w:p w14:paraId="3E5C34CE" w14:textId="77777777" w:rsidR="005E21AC" w:rsidRPr="00032BAE" w:rsidRDefault="005E21AC" w:rsidP="0030647B">
            <w:pPr>
              <w:spacing w:line="240" w:lineRule="exact"/>
              <w:jc w:val="both"/>
              <w:rPr>
                <w:rFonts w:ascii="Times New Roman" w:eastAsia="仿宋_GB2312" w:hAnsi="Times New Roman" w:cs="Times New Roman"/>
                <w:color w:val="auto"/>
                <w:sz w:val="18"/>
                <w:szCs w:val="18"/>
                <w:lang w:eastAsia="zh-CN" w:bidi="ar"/>
              </w:rPr>
            </w:pPr>
          </w:p>
        </w:tc>
        <w:tc>
          <w:tcPr>
            <w:tcW w:w="352" w:type="pct"/>
            <w:vMerge/>
            <w:shd w:val="clear" w:color="auto" w:fill="FFFFFF" w:themeFill="background1"/>
            <w:vAlign w:val="center"/>
            <w:tcPrChange w:id="6998" w:author="Xuning Wei12232" w:date="2026-07-27T19:35:00Z">
              <w:tcPr>
                <w:tcW w:w="354" w:type="pct"/>
                <w:gridSpan w:val="3"/>
                <w:vMerge/>
                <w:shd w:val="clear" w:color="auto" w:fill="FFFFFF" w:themeFill="background1"/>
                <w:vAlign w:val="center"/>
              </w:tcPr>
            </w:tcPrChange>
          </w:tcPr>
          <w:p w14:paraId="72629AA6" w14:textId="77777777" w:rsidR="005E21AC" w:rsidRPr="00032BAE" w:rsidRDefault="005E21AC" w:rsidP="0030647B">
            <w:pPr>
              <w:spacing w:line="240" w:lineRule="exact"/>
              <w:jc w:val="both"/>
              <w:rPr>
                <w:rFonts w:ascii="Times New Roman" w:eastAsia="仿宋_GB2312" w:hAnsi="Times New Roman" w:cs="Times New Roman"/>
                <w:color w:val="auto"/>
                <w:sz w:val="18"/>
                <w:szCs w:val="18"/>
                <w:lang w:eastAsia="zh-CN" w:bidi="ar"/>
              </w:rPr>
            </w:pPr>
          </w:p>
        </w:tc>
        <w:tc>
          <w:tcPr>
            <w:tcW w:w="289" w:type="pct"/>
            <w:vAlign w:val="center"/>
            <w:tcPrChange w:id="6999" w:author="Xuning Wei12232" w:date="2026-07-27T19:35:00Z">
              <w:tcPr>
                <w:tcW w:w="322" w:type="pct"/>
                <w:gridSpan w:val="3"/>
                <w:vAlign w:val="center"/>
              </w:tcPr>
            </w:tcPrChange>
          </w:tcPr>
          <w:p w14:paraId="4CF91742" w14:textId="77777777" w:rsidR="005E21AC" w:rsidRPr="00032BAE" w:rsidRDefault="000B6761" w:rsidP="0030647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995020051"/>
                <w14:checkbox>
                  <w14:checked w14:val="0"/>
                  <w14:checkedState w14:val="2612" w14:font="MS Gothic"/>
                  <w14:uncheckedState w14:val="2610" w14:font="MS Gothic"/>
                </w14:checkbox>
              </w:sdtPr>
              <w:sdtEndPr/>
              <w:sdtContent>
                <w:r w:rsidR="005E21AC" w:rsidRPr="00032BAE">
                  <w:rPr>
                    <w:rFonts w:ascii="Segoe UI Symbol" w:eastAsia="MS Gothic" w:hAnsi="Segoe UI Symbol" w:cs="Segoe UI Symbol"/>
                    <w:b/>
                    <w:color w:val="auto"/>
                    <w:sz w:val="18"/>
                    <w:szCs w:val="20"/>
                    <w:lang w:eastAsia="zh-CN" w:bidi="ar"/>
                  </w:rPr>
                  <w:t>☐</w:t>
                </w:r>
              </w:sdtContent>
            </w:sdt>
            <w:r w:rsidR="005E21AC" w:rsidRPr="00032BAE">
              <w:rPr>
                <w:rFonts w:ascii="Times New Roman" w:eastAsia="仿宋_GB2312" w:hAnsi="Times New Roman" w:cs="Times New Roman"/>
                <w:color w:val="auto"/>
                <w:sz w:val="18"/>
                <w:szCs w:val="20"/>
                <w:lang w:eastAsia="zh-CN" w:bidi="ar"/>
              </w:rPr>
              <w:t xml:space="preserve"> High</w:t>
            </w:r>
          </w:p>
          <w:p w14:paraId="0AFE2D80" w14:textId="77777777" w:rsidR="005E21AC" w:rsidRPr="00032BAE" w:rsidRDefault="000B6761" w:rsidP="0030647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65876873"/>
                <w14:checkbox>
                  <w14:checked w14:val="0"/>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20"/>
                    <w:lang w:eastAsia="zh-CN" w:bidi="ar"/>
                  </w:rPr>
                  <w:t>☐</w:t>
                </w:r>
              </w:sdtContent>
            </w:sdt>
            <w:r w:rsidR="005E21AC" w:rsidRPr="00032BAE">
              <w:rPr>
                <w:rFonts w:ascii="Times New Roman" w:eastAsia="仿宋_GB2312" w:hAnsi="Times New Roman" w:cs="Times New Roman"/>
                <w:b/>
                <w:color w:val="auto"/>
                <w:sz w:val="18"/>
                <w:szCs w:val="20"/>
                <w:lang w:eastAsia="zh-CN" w:bidi="ar"/>
              </w:rPr>
              <w:t xml:space="preserve"> </w:t>
            </w:r>
            <w:r w:rsidR="005E21AC" w:rsidRPr="00032BAE">
              <w:rPr>
                <w:rFonts w:ascii="Times New Roman" w:eastAsia="仿宋_GB2312" w:hAnsi="Times New Roman" w:cs="Times New Roman"/>
                <w:color w:val="auto"/>
                <w:sz w:val="18"/>
                <w:szCs w:val="20"/>
                <w:lang w:eastAsia="zh-CN" w:bidi="ar"/>
              </w:rPr>
              <w:t>Medium</w:t>
            </w:r>
          </w:p>
          <w:p w14:paraId="0C6DAD5E" w14:textId="542437E7" w:rsidR="005E21AC" w:rsidRPr="00032BAE" w:rsidRDefault="000B6761" w:rsidP="0030647B">
            <w:pPr>
              <w:jc w:val="both"/>
              <w:rPr>
                <w:rFonts w:ascii="Times New Roman" w:eastAsia="仿宋_GB2312" w:hAnsi="Times New Roman" w:cs="Times New Roman"/>
                <w:color w:val="auto"/>
                <w:sz w:val="18"/>
                <w:szCs w:val="18"/>
                <w:lang w:eastAsia="zh-CN" w:bidi="ar"/>
              </w:rPr>
            </w:pPr>
            <w:sdt>
              <w:sdtPr>
                <w:rPr>
                  <w:rFonts w:ascii="Times New Roman" w:eastAsia="仿宋_GB2312" w:hAnsi="Times New Roman" w:cs="Times New Roman"/>
                  <w:b/>
                  <w:color w:val="auto"/>
                  <w:sz w:val="18"/>
                  <w:szCs w:val="20"/>
                  <w:lang w:eastAsia="zh-CN" w:bidi="ar"/>
                </w:rPr>
                <w:id w:val="-1633317751"/>
                <w14:checkbox>
                  <w14:checked w14:val="1"/>
                  <w14:checkedState w14:val="2612" w14:font="MS Gothic"/>
                  <w14:uncheckedState w14:val="2610" w14:font="MS Gothic"/>
                </w14:checkbox>
              </w:sdtPr>
              <w:sdtEndPr/>
              <w:sdtContent>
                <w:r w:rsidR="005E21AC" w:rsidRPr="00032BAE">
                  <w:rPr>
                    <w:rFonts w:ascii="Segoe UI Symbol" w:eastAsia="仿宋_GB2312" w:hAnsi="Segoe UI Symbol" w:cs="Segoe UI Symbol"/>
                    <w:b/>
                    <w:color w:val="auto"/>
                    <w:sz w:val="18"/>
                    <w:szCs w:val="20"/>
                    <w:lang w:eastAsia="zh-CN" w:bidi="ar"/>
                  </w:rPr>
                  <w:t>☒</w:t>
                </w:r>
              </w:sdtContent>
            </w:sdt>
            <w:r w:rsidR="005E21AC" w:rsidRPr="00032BAE">
              <w:rPr>
                <w:rFonts w:ascii="Times New Roman" w:eastAsia="仿宋_GB2312" w:hAnsi="Times New Roman" w:cs="Times New Roman"/>
                <w:color w:val="auto"/>
                <w:sz w:val="18"/>
                <w:szCs w:val="20"/>
                <w:lang w:eastAsia="zh-CN" w:bidi="ar"/>
              </w:rPr>
              <w:t xml:space="preserve"> Low</w:t>
            </w:r>
          </w:p>
        </w:tc>
        <w:tc>
          <w:tcPr>
            <w:tcW w:w="638" w:type="pct"/>
            <w:vAlign w:val="center"/>
            <w:tcPrChange w:id="7000" w:author="Xuning Wei12232" w:date="2026-07-27T19:35:00Z">
              <w:tcPr>
                <w:tcW w:w="733" w:type="pct"/>
                <w:gridSpan w:val="3"/>
                <w:vAlign w:val="center"/>
              </w:tcPr>
            </w:tcPrChange>
          </w:tcPr>
          <w:p w14:paraId="0C817FCC" w14:textId="14139806" w:rsidR="005E21AC" w:rsidRPr="00032BAE" w:rsidRDefault="005E21AC" w:rsidP="0030647B">
            <w:pPr>
              <w:jc w:val="both"/>
              <w:rPr>
                <w:rFonts w:ascii="Times New Roman" w:eastAsia="仿宋_GB2312" w:hAnsi="Times New Roman" w:cs="Times New Roman"/>
                <w:color w:val="auto"/>
                <w:sz w:val="18"/>
                <w:szCs w:val="20"/>
                <w:lang w:eastAsia="zh-CN" w:bidi="ar"/>
              </w:rPr>
            </w:pPr>
            <w:r w:rsidRPr="00032BAE">
              <w:rPr>
                <w:rFonts w:ascii="Times New Roman" w:eastAsia="仿宋_GB2312" w:hAnsi="Times New Roman" w:cs="Times New Roman"/>
                <w:color w:val="auto"/>
                <w:sz w:val="18"/>
                <w:szCs w:val="20"/>
                <w:lang w:eastAsia="zh-CN" w:bidi="ar"/>
              </w:rPr>
              <w:t xml:space="preserve">According to The Pilot Plant Real Book Page 10-22&amp;10-23, </w:t>
            </w:r>
            <w:proofErr w:type="spellStart"/>
            <w:r w:rsidRPr="00032BAE">
              <w:rPr>
                <w:rFonts w:ascii="Times New Roman" w:eastAsia="仿宋_GB2312" w:hAnsi="Times New Roman" w:cs="Times New Roman"/>
                <w:color w:val="auto"/>
                <w:sz w:val="18"/>
                <w:szCs w:val="20"/>
                <w:lang w:eastAsia="zh-CN" w:bidi="ar"/>
              </w:rPr>
              <w:t>piperidine</w:t>
            </w:r>
            <w:proofErr w:type="spellEnd"/>
            <w:r w:rsidRPr="00032BAE">
              <w:rPr>
                <w:rFonts w:ascii="Times New Roman" w:eastAsia="仿宋_GB2312" w:hAnsi="Times New Roman" w:cs="Times New Roman"/>
                <w:color w:val="auto"/>
                <w:sz w:val="18"/>
                <w:szCs w:val="20"/>
                <w:lang w:eastAsia="zh-CN" w:bidi="ar"/>
              </w:rPr>
              <w:t xml:space="preserve"> is compatible with SS, 306 SS and </w:t>
            </w:r>
            <w:del w:id="7001" w:author="Johan Granander" w:date="2026-05-04T11:53:00Z">
              <w:r w:rsidRPr="00032BAE" w:rsidDel="00570E05">
                <w:rPr>
                  <w:rFonts w:ascii="Times New Roman" w:eastAsia="仿宋_GB2312" w:hAnsi="Times New Roman" w:cs="Times New Roman"/>
                  <w:color w:val="auto"/>
                  <w:sz w:val="18"/>
                  <w:szCs w:val="20"/>
                  <w:lang w:eastAsia="zh-CN" w:bidi="ar"/>
                </w:rPr>
                <w:delText>PTFE;</w:delText>
              </w:r>
            </w:del>
            <w:ins w:id="7002" w:author="Johan Granander" w:date="2026-05-04T11:53:00Z">
              <w:r w:rsidR="00570E05" w:rsidRPr="00032BAE">
                <w:rPr>
                  <w:rFonts w:ascii="Times New Roman" w:eastAsia="仿宋_GB2312" w:hAnsi="Times New Roman" w:cs="Times New Roman"/>
                  <w:color w:val="auto"/>
                  <w:sz w:val="18"/>
                  <w:szCs w:val="20"/>
                  <w:lang w:eastAsia="zh-CN" w:bidi="ar"/>
                </w:rPr>
                <w:t>PTFE.</w:t>
              </w:r>
            </w:ins>
          </w:p>
          <w:p w14:paraId="4BD3CE03" w14:textId="5F1077A5" w:rsidR="005E21AC" w:rsidRPr="00032BAE" w:rsidRDefault="005E21AC" w:rsidP="0030647B">
            <w:pPr>
              <w:jc w:val="both"/>
              <w:rPr>
                <w:rFonts w:ascii="Times New Roman" w:eastAsia="仿宋_GB2312" w:hAnsi="Times New Roman" w:cs="Times New Roman"/>
                <w:color w:val="auto"/>
                <w:sz w:val="18"/>
                <w:szCs w:val="18"/>
                <w:lang w:eastAsia="zh-CN" w:bidi="ar"/>
              </w:rPr>
            </w:pPr>
            <w:r w:rsidRPr="00032BAE">
              <w:rPr>
                <w:rFonts w:ascii="Times New Roman" w:eastAsia="仿宋_GB2312" w:hAnsi="Times New Roman" w:cs="Times New Roman"/>
                <w:color w:val="auto"/>
                <w:sz w:val="18"/>
                <w:szCs w:val="20"/>
                <w:lang w:eastAsia="zh-CN" w:bidi="ar"/>
              </w:rPr>
              <w:t xml:space="preserve">Based on </w:t>
            </w:r>
            <w:proofErr w:type="spellStart"/>
            <w:r w:rsidRPr="00032BAE">
              <w:rPr>
                <w:rFonts w:ascii="Times New Roman" w:eastAsia="仿宋_GB2312" w:hAnsi="Times New Roman" w:cs="Times New Roman"/>
                <w:color w:val="auto"/>
                <w:sz w:val="18"/>
                <w:szCs w:val="20"/>
                <w:lang w:eastAsia="zh-CN" w:bidi="ar"/>
              </w:rPr>
              <w:t>Asymchem</w:t>
            </w:r>
            <w:proofErr w:type="spellEnd"/>
            <w:r w:rsidRPr="00032BAE">
              <w:rPr>
                <w:rFonts w:ascii="Times New Roman" w:eastAsia="仿宋_GB2312" w:hAnsi="Times New Roman" w:cs="Times New Roman"/>
                <w:color w:val="auto"/>
                <w:sz w:val="18"/>
                <w:szCs w:val="20"/>
                <w:lang w:eastAsia="zh-CN" w:bidi="ar"/>
              </w:rPr>
              <w:t xml:space="preserve"> previous campaign production data and experience</w:t>
            </w:r>
          </w:p>
        </w:tc>
        <w:tc>
          <w:tcPr>
            <w:tcW w:w="792" w:type="pct"/>
            <w:vMerge/>
            <w:vAlign w:val="center"/>
            <w:tcPrChange w:id="7003" w:author="Xuning Wei12232" w:date="2026-07-27T19:35:00Z">
              <w:tcPr>
                <w:tcW w:w="654" w:type="pct"/>
                <w:vMerge/>
                <w:vAlign w:val="center"/>
              </w:tcPr>
            </w:tcPrChange>
          </w:tcPr>
          <w:p w14:paraId="17931EBC" w14:textId="77777777" w:rsidR="005E21AC" w:rsidRPr="00032BAE" w:rsidRDefault="005E21AC" w:rsidP="0030647B">
            <w:pPr>
              <w:jc w:val="both"/>
              <w:rPr>
                <w:rFonts w:ascii="Times New Roman" w:eastAsia="仿宋_GB2312" w:hAnsi="Times New Roman" w:cs="Times New Roman"/>
                <w:b/>
                <w:color w:val="auto"/>
                <w:sz w:val="18"/>
                <w:szCs w:val="18"/>
                <w:lang w:eastAsia="zh-CN" w:bidi="ar"/>
              </w:rPr>
            </w:pPr>
          </w:p>
        </w:tc>
      </w:tr>
      <w:tr w:rsidR="006A0866" w:rsidRPr="00032BAE" w14:paraId="78512696" w14:textId="77777777" w:rsidTr="000A425F">
        <w:trPr>
          <w:trHeight w:val="2114"/>
          <w:trPrChange w:id="7004" w:author="Xuning Wei12232" w:date="2026-07-27T18:11:00Z">
            <w:trPr>
              <w:trHeight w:val="397"/>
            </w:trPr>
          </w:trPrChange>
        </w:trPr>
        <w:tc>
          <w:tcPr>
            <w:tcW w:w="281" w:type="pct"/>
            <w:vMerge w:val="restart"/>
            <w:shd w:val="clear" w:color="auto" w:fill="FFFFFF" w:themeFill="background1"/>
            <w:vAlign w:val="center"/>
            <w:tcPrChange w:id="7005" w:author="Xuning Wei12232" w:date="2026-07-27T18:11:00Z">
              <w:tcPr>
                <w:tcW w:w="284" w:type="pct"/>
                <w:gridSpan w:val="3"/>
                <w:vMerge w:val="restart"/>
                <w:shd w:val="clear" w:color="auto" w:fill="FFFFFF" w:themeFill="background1"/>
                <w:vAlign w:val="center"/>
              </w:tcPr>
            </w:tcPrChange>
          </w:tcPr>
          <w:p w14:paraId="16903BCC" w14:textId="569EED90" w:rsidR="006A0866" w:rsidRPr="00032BAE" w:rsidRDefault="006A0866">
            <w:pPr>
              <w:spacing w:line="240" w:lineRule="exact"/>
              <w:jc w:val="center"/>
              <w:rPr>
                <w:rFonts w:ascii="Times New Roman" w:eastAsia="仿宋_GB2312" w:hAnsi="Times New Roman" w:cs="Times New Roman"/>
                <w:color w:val="auto"/>
                <w:sz w:val="18"/>
                <w:szCs w:val="18"/>
                <w:lang w:eastAsia="zh-CN"/>
              </w:rPr>
              <w:pPrChange w:id="7006" w:author="Xuning Wei12232" w:date="2026-07-27T20:55:00Z">
                <w:pPr>
                  <w:spacing w:line="240" w:lineRule="exact"/>
                  <w:jc w:val="both"/>
                </w:pPr>
              </w:pPrChange>
            </w:pPr>
            <w:del w:id="7007" w:author="Xuning Wei12232" w:date="2026-07-27T16:13:00Z">
              <w:r w:rsidRPr="00032BAE" w:rsidDel="00AD243C">
                <w:rPr>
                  <w:rFonts w:ascii="Times New Roman" w:eastAsia="仿宋_GB2312" w:hAnsi="Times New Roman" w:cs="Times New Roman"/>
                  <w:color w:val="auto"/>
                  <w:sz w:val="18"/>
                  <w:szCs w:val="18"/>
                  <w:lang w:eastAsia="zh-CN"/>
                </w:rPr>
                <w:lastRenderedPageBreak/>
                <w:delText>3</w:delText>
              </w:r>
              <w:r w:rsidDel="00AD243C">
                <w:rPr>
                  <w:rFonts w:ascii="Times New Roman" w:eastAsia="仿宋_GB2312" w:hAnsi="Times New Roman" w:cs="Times New Roman"/>
                  <w:color w:val="auto"/>
                  <w:sz w:val="18"/>
                  <w:szCs w:val="18"/>
                  <w:lang w:eastAsia="zh-CN"/>
                </w:rPr>
                <w:delText>6, 42</w:delText>
              </w:r>
              <w:r w:rsidRPr="00032BAE" w:rsidDel="00AD243C">
                <w:rPr>
                  <w:rFonts w:ascii="Times New Roman" w:eastAsia="仿宋_GB2312" w:hAnsi="Times New Roman" w:cs="Times New Roman"/>
                  <w:color w:val="auto"/>
                  <w:sz w:val="18"/>
                  <w:szCs w:val="18"/>
                  <w:lang w:eastAsia="zh-CN"/>
                </w:rPr>
                <w:delText>,</w:delText>
              </w:r>
            </w:del>
            <w:ins w:id="7008" w:author="Xuning Wei12232" w:date="2026-07-27T16:13:00Z">
              <w:r>
                <w:rPr>
                  <w:rFonts w:ascii="Times New Roman" w:eastAsia="仿宋_GB2312" w:hAnsi="Times New Roman" w:cs="Times New Roman"/>
                  <w:color w:val="auto"/>
                  <w:sz w:val="18"/>
                  <w:szCs w:val="18"/>
                  <w:lang w:eastAsia="zh-CN"/>
                </w:rPr>
                <w:t>18</w:t>
              </w:r>
            </w:ins>
          </w:p>
          <w:p w14:paraId="0D5D7A32" w14:textId="24B19AE0" w:rsidR="006A0866" w:rsidRPr="00032BAE" w:rsidDel="00AD243C" w:rsidRDefault="006A0866" w:rsidP="006A0866">
            <w:pPr>
              <w:spacing w:line="240" w:lineRule="exact"/>
              <w:jc w:val="both"/>
              <w:rPr>
                <w:del w:id="7009" w:author="Xuning Wei12232" w:date="2026-07-27T16:15:00Z"/>
                <w:rFonts w:ascii="Times New Roman" w:eastAsia="仿宋_GB2312" w:hAnsi="Times New Roman" w:cs="Times New Roman"/>
                <w:color w:val="auto"/>
                <w:sz w:val="18"/>
                <w:szCs w:val="18"/>
                <w:lang w:eastAsia="zh-CN"/>
              </w:rPr>
            </w:pPr>
            <w:del w:id="7010" w:author="Xuning Wei12232" w:date="2026-07-27T16:15:00Z">
              <w:r w:rsidDel="00AD243C">
                <w:rPr>
                  <w:rFonts w:ascii="Times New Roman" w:eastAsia="仿宋_GB2312" w:hAnsi="Times New Roman" w:cs="Times New Roman"/>
                  <w:color w:val="auto"/>
                  <w:sz w:val="18"/>
                  <w:szCs w:val="18"/>
                  <w:lang w:eastAsia="zh-CN"/>
                </w:rPr>
                <w:delText>48, 54</w:delText>
              </w:r>
              <w:r w:rsidRPr="00032BAE" w:rsidDel="00AD243C">
                <w:rPr>
                  <w:rFonts w:ascii="Times New Roman" w:eastAsia="仿宋_GB2312" w:hAnsi="Times New Roman" w:cs="Times New Roman"/>
                  <w:color w:val="auto"/>
                  <w:sz w:val="18"/>
                  <w:szCs w:val="18"/>
                  <w:lang w:eastAsia="zh-CN"/>
                </w:rPr>
                <w:delText>,</w:delText>
              </w:r>
            </w:del>
          </w:p>
          <w:p w14:paraId="0326D522" w14:textId="2F969F95" w:rsidR="006A0866" w:rsidRPr="00032BAE" w:rsidDel="00AD243C" w:rsidRDefault="006A0866" w:rsidP="006A0866">
            <w:pPr>
              <w:spacing w:line="240" w:lineRule="exact"/>
              <w:jc w:val="both"/>
              <w:rPr>
                <w:del w:id="7011" w:author="Xuning Wei12232" w:date="2026-07-27T16:15:00Z"/>
                <w:rFonts w:ascii="Times New Roman" w:eastAsia="仿宋_GB2312" w:hAnsi="Times New Roman" w:cs="Times New Roman"/>
                <w:color w:val="auto"/>
                <w:sz w:val="18"/>
                <w:szCs w:val="18"/>
                <w:lang w:eastAsia="zh-CN"/>
              </w:rPr>
            </w:pPr>
            <w:del w:id="7012" w:author="Xuning Wei12232" w:date="2026-07-27T16:15:00Z">
              <w:r w:rsidDel="00AD243C">
                <w:rPr>
                  <w:rFonts w:ascii="Times New Roman" w:eastAsia="仿宋_GB2312" w:hAnsi="Times New Roman" w:cs="Times New Roman"/>
                  <w:color w:val="auto"/>
                  <w:sz w:val="18"/>
                  <w:szCs w:val="18"/>
                  <w:lang w:eastAsia="zh-CN"/>
                </w:rPr>
                <w:delText>60, 72</w:delText>
              </w:r>
              <w:r w:rsidRPr="00032BAE" w:rsidDel="00AD243C">
                <w:rPr>
                  <w:rFonts w:ascii="Times New Roman" w:eastAsia="仿宋_GB2312" w:hAnsi="Times New Roman" w:cs="Times New Roman"/>
                  <w:color w:val="auto"/>
                  <w:sz w:val="18"/>
                  <w:szCs w:val="18"/>
                  <w:lang w:eastAsia="zh-CN"/>
                </w:rPr>
                <w:delText>,</w:delText>
              </w:r>
            </w:del>
          </w:p>
          <w:p w14:paraId="20144EAA" w14:textId="5D67B8A4" w:rsidR="006A0866" w:rsidRPr="00032BAE" w:rsidDel="00AD243C" w:rsidRDefault="006A0866" w:rsidP="006A0866">
            <w:pPr>
              <w:spacing w:line="240" w:lineRule="exact"/>
              <w:jc w:val="both"/>
              <w:rPr>
                <w:del w:id="7013" w:author="Xuning Wei12232" w:date="2026-07-27T16:15:00Z"/>
                <w:rFonts w:ascii="Times New Roman" w:eastAsia="仿宋_GB2312" w:hAnsi="Times New Roman" w:cs="Times New Roman"/>
                <w:color w:val="auto"/>
                <w:sz w:val="18"/>
                <w:szCs w:val="18"/>
                <w:lang w:eastAsia="zh-CN"/>
              </w:rPr>
            </w:pPr>
            <w:del w:id="7014" w:author="Xuning Wei12232" w:date="2026-07-27T16:15:00Z">
              <w:r w:rsidDel="00AD243C">
                <w:rPr>
                  <w:rFonts w:ascii="Times New Roman" w:eastAsia="仿宋_GB2312" w:hAnsi="Times New Roman" w:cs="Times New Roman"/>
                  <w:color w:val="auto"/>
                  <w:sz w:val="18"/>
                  <w:szCs w:val="18"/>
                  <w:lang w:eastAsia="zh-CN"/>
                </w:rPr>
                <w:delText>77, 84</w:delText>
              </w:r>
              <w:r w:rsidRPr="00032BAE" w:rsidDel="00AD243C">
                <w:rPr>
                  <w:rFonts w:ascii="Times New Roman" w:eastAsia="仿宋_GB2312" w:hAnsi="Times New Roman" w:cs="Times New Roman"/>
                  <w:color w:val="auto"/>
                  <w:sz w:val="18"/>
                  <w:szCs w:val="18"/>
                  <w:lang w:eastAsia="zh-CN"/>
                </w:rPr>
                <w:delText>,</w:delText>
              </w:r>
            </w:del>
          </w:p>
          <w:p w14:paraId="42DEACD3" w14:textId="6F234F88" w:rsidR="006A0866" w:rsidRPr="00032BAE" w:rsidRDefault="006A0866" w:rsidP="006A0866">
            <w:pPr>
              <w:spacing w:line="240" w:lineRule="exact"/>
              <w:jc w:val="both"/>
              <w:rPr>
                <w:rFonts w:ascii="Times New Roman" w:eastAsia="仿宋_GB2312" w:hAnsi="Times New Roman" w:cs="Times New Roman"/>
                <w:color w:val="auto"/>
                <w:sz w:val="18"/>
                <w:szCs w:val="18"/>
                <w:lang w:eastAsia="zh-CN"/>
              </w:rPr>
            </w:pPr>
            <w:del w:id="7015" w:author="Xuning Wei12232" w:date="2026-07-27T16:15:00Z">
              <w:r w:rsidDel="00AD243C">
                <w:rPr>
                  <w:rFonts w:ascii="Times New Roman" w:eastAsia="仿宋_GB2312" w:hAnsi="Times New Roman" w:cs="Times New Roman"/>
                  <w:color w:val="auto"/>
                  <w:sz w:val="18"/>
                  <w:szCs w:val="18"/>
                  <w:lang w:eastAsia="zh-CN"/>
                </w:rPr>
                <w:delText>90</w:delText>
              </w:r>
            </w:del>
          </w:p>
        </w:tc>
        <w:tc>
          <w:tcPr>
            <w:tcW w:w="1217" w:type="pct"/>
            <w:vMerge w:val="restart"/>
            <w:shd w:val="clear" w:color="auto" w:fill="FFFFFF" w:themeFill="background1"/>
            <w:vAlign w:val="center"/>
            <w:tcPrChange w:id="7016" w:author="Xuning Wei12232" w:date="2026-07-27T18:11:00Z">
              <w:tcPr>
                <w:tcW w:w="1217" w:type="pct"/>
                <w:gridSpan w:val="3"/>
                <w:vMerge w:val="restart"/>
                <w:shd w:val="clear" w:color="auto" w:fill="FFFFFF" w:themeFill="background1"/>
                <w:vAlign w:val="center"/>
              </w:tcPr>
            </w:tcPrChange>
          </w:tcPr>
          <w:p w14:paraId="7398F011" w14:textId="5DED62DD" w:rsidR="006A0866" w:rsidRPr="00032BAE" w:rsidRDefault="00C8314F" w:rsidP="006A0866">
            <w:pPr>
              <w:spacing w:line="240" w:lineRule="exact"/>
              <w:jc w:val="both"/>
              <w:rPr>
                <w:rFonts w:ascii="Times New Roman" w:eastAsia="仿宋_GB2312" w:hAnsi="Times New Roman" w:cs="Times New Roman"/>
                <w:color w:val="auto"/>
                <w:sz w:val="18"/>
                <w:szCs w:val="18"/>
              </w:rPr>
            </w:pPr>
            <w:proofErr w:type="spellStart"/>
            <w:ins w:id="7017" w:author="Xuning Wei12232" w:date="2026-07-27T20:20:00Z">
              <w:r w:rsidRPr="00FF0209">
                <w:rPr>
                  <w:rFonts w:ascii="Times New Roman" w:eastAsia="仿宋_GB2312" w:hAnsi="Times New Roman" w:cs="Times New Roman"/>
                  <w:color w:val="000000" w:themeColor="text1"/>
                  <w:sz w:val="18"/>
                  <w:szCs w:val="18"/>
                </w:rPr>
                <w:t>Fmoc</w:t>
              </w:r>
              <w:proofErr w:type="spellEnd"/>
              <w:r w:rsidRPr="00FF0209">
                <w:rPr>
                  <w:rFonts w:ascii="Times New Roman" w:eastAsia="仿宋_GB2312" w:hAnsi="Times New Roman" w:cs="Times New Roman"/>
                  <w:color w:val="000000" w:themeColor="text1"/>
                  <w:sz w:val="18"/>
                  <w:szCs w:val="18"/>
                </w:rPr>
                <w:t>-L-</w:t>
              </w:r>
              <w:proofErr w:type="spellStart"/>
              <w:proofErr w:type="gramStart"/>
              <w:r w:rsidRPr="00FF0209">
                <w:rPr>
                  <w:rFonts w:ascii="Times New Roman" w:eastAsia="仿宋_GB2312" w:hAnsi="Times New Roman" w:cs="Times New Roman"/>
                  <w:color w:val="000000" w:themeColor="text1"/>
                  <w:sz w:val="18"/>
                  <w:szCs w:val="18"/>
                </w:rPr>
                <w:t>Glu</w:t>
              </w:r>
              <w:proofErr w:type="spellEnd"/>
              <w:r w:rsidRPr="00FF0209">
                <w:rPr>
                  <w:rFonts w:ascii="Times New Roman" w:eastAsia="仿宋_GB2312" w:hAnsi="Times New Roman" w:cs="Times New Roman"/>
                  <w:color w:val="000000" w:themeColor="text1"/>
                  <w:sz w:val="18"/>
                  <w:szCs w:val="18"/>
                </w:rPr>
                <w:t>(</w:t>
              </w:r>
              <w:proofErr w:type="spellStart"/>
              <w:proofErr w:type="gramEnd"/>
              <w:r w:rsidRPr="00FF0209">
                <w:rPr>
                  <w:rFonts w:ascii="Times New Roman" w:eastAsia="仿宋_GB2312" w:hAnsi="Times New Roman" w:cs="Times New Roman"/>
                  <w:color w:val="000000" w:themeColor="text1"/>
                  <w:sz w:val="18"/>
                  <w:szCs w:val="18"/>
                </w:rPr>
                <w:t>OtBu</w:t>
              </w:r>
              <w:proofErr w:type="spellEnd"/>
              <w:r w:rsidRPr="00FF0209">
                <w:rPr>
                  <w:rFonts w:ascii="Times New Roman" w:eastAsia="仿宋_GB2312" w:hAnsi="Times New Roman" w:cs="Times New Roman"/>
                  <w:color w:val="000000" w:themeColor="text1"/>
                  <w:sz w:val="18"/>
                  <w:szCs w:val="18"/>
                </w:rPr>
                <w:t>)-OH·H</w:t>
              </w:r>
              <w:r w:rsidRPr="00FF0209">
                <w:rPr>
                  <w:rFonts w:ascii="Times New Roman" w:eastAsia="仿宋_GB2312" w:hAnsi="Times New Roman" w:cs="Times New Roman"/>
                  <w:color w:val="000000" w:themeColor="text1"/>
                  <w:sz w:val="18"/>
                  <w:szCs w:val="18"/>
                  <w:vertAlign w:val="subscript"/>
                </w:rPr>
                <w:t>2</w:t>
              </w:r>
              <w:r w:rsidRPr="00FF0209">
                <w:rPr>
                  <w:rFonts w:ascii="Times New Roman" w:eastAsia="仿宋_GB2312" w:hAnsi="Times New Roman" w:cs="Times New Roman"/>
                  <w:color w:val="000000" w:themeColor="text1"/>
                  <w:sz w:val="18"/>
                  <w:szCs w:val="18"/>
                </w:rPr>
                <w:t>O coupling</w:t>
              </w:r>
              <w:r>
                <w:rPr>
                  <w:rFonts w:ascii="Times New Roman" w:eastAsia="仿宋_GB2312" w:hAnsi="Times New Roman" w:cs="Times New Roman"/>
                  <w:color w:val="000000" w:themeColor="text1"/>
                  <w:sz w:val="18"/>
                  <w:szCs w:val="18"/>
                </w:rPr>
                <w:t>:</w:t>
              </w:r>
            </w:ins>
            <w:ins w:id="7018" w:author="Xuning Wei12232" w:date="2026-07-27T20:19:00Z">
              <w:r>
                <w:rPr>
                  <w:rFonts w:ascii="Times New Roman" w:eastAsia="仿宋_GB2312" w:hAnsi="Times New Roman" w:cs="Times New Roman"/>
                  <w:color w:val="000000" w:themeColor="text1"/>
                  <w:sz w:val="18"/>
                  <w:szCs w:val="18"/>
                </w:rPr>
                <w:br/>
              </w:r>
            </w:ins>
            <w:ins w:id="7019" w:author="Xuning Wei12232" w:date="2026-07-27T16:15:00Z">
              <w:r w:rsidR="006A0866">
                <w:rPr>
                  <w:rFonts w:ascii="Times New Roman" w:eastAsia="仿宋_GB2312" w:hAnsi="Times New Roman" w:cs="Times New Roman"/>
                  <w:color w:val="000000" w:themeColor="text1"/>
                  <w:sz w:val="18"/>
                  <w:szCs w:val="18"/>
                </w:rPr>
                <w:t xml:space="preserve">1. </w:t>
              </w:r>
              <w:r w:rsidR="006A0866" w:rsidRPr="00321EFC">
                <w:rPr>
                  <w:rFonts w:ascii="Times New Roman" w:eastAsia="仿宋_GB2312" w:hAnsi="Times New Roman" w:cs="Times New Roman"/>
                  <w:color w:val="000000" w:themeColor="text1"/>
                  <w:sz w:val="18"/>
                  <w:szCs w:val="18"/>
                </w:rPr>
                <w:t>Heat</w:t>
              </w:r>
              <w:r w:rsidR="006A0866" w:rsidRPr="00321EFC">
                <w:rPr>
                  <w:rFonts w:ascii="Times New Roman" w:eastAsia="仿宋_GB2312" w:hAnsi="Times New Roman" w:cs="Times New Roman" w:hint="eastAsia"/>
                  <w:color w:val="000000" w:themeColor="text1"/>
                  <w:sz w:val="18"/>
                  <w:szCs w:val="18"/>
                </w:rPr>
                <w:t xml:space="preserve"> the mixture to 25</w:t>
              </w:r>
              <w:r w:rsidR="006A0866" w:rsidRPr="00321EFC">
                <w:rPr>
                  <w:rFonts w:ascii="Times New Roman" w:eastAsia="仿宋_GB2312" w:hAnsi="Times New Roman" w:cs="Times New Roman" w:hint="eastAsia"/>
                  <w:color w:val="000000" w:themeColor="text1"/>
                  <w:sz w:val="18"/>
                  <w:szCs w:val="18"/>
                </w:rPr>
                <w:t>±</w:t>
              </w:r>
              <w:r w:rsidR="006A0866" w:rsidRPr="00321EFC">
                <w:rPr>
                  <w:rFonts w:ascii="Times New Roman" w:eastAsia="仿宋_GB2312" w:hAnsi="Times New Roman" w:cs="Times New Roman" w:hint="eastAsia"/>
                  <w:color w:val="000000" w:themeColor="text1"/>
                  <w:sz w:val="18"/>
                  <w:szCs w:val="18"/>
                </w:rPr>
                <w:t>5</w:t>
              </w:r>
            </w:ins>
            <w:ins w:id="7020" w:author="Johan Granander" w:date="2026-07-28T13:36:00Z">
              <w:r w:rsidR="00A0716C">
                <w:rPr>
                  <w:rFonts w:ascii="Times New Roman" w:eastAsia="仿宋_GB2312" w:hAnsi="Times New Roman" w:cs="Times New Roman"/>
                  <w:color w:val="000000" w:themeColor="text1"/>
                  <w:sz w:val="18"/>
                  <w:szCs w:val="18"/>
                </w:rPr>
                <w:t xml:space="preserve"> </w:t>
              </w:r>
            </w:ins>
            <w:ins w:id="7021" w:author="Xuning Wei12232" w:date="2026-07-27T16:15:00Z">
              <w:r w:rsidR="006A0866" w:rsidRPr="00321EFC">
                <w:rPr>
                  <w:rFonts w:ascii="Times New Roman" w:eastAsia="仿宋_GB2312" w:hAnsi="Times New Roman" w:cs="Times New Roman" w:hint="eastAsia"/>
                  <w:color w:val="000000" w:themeColor="text1"/>
                  <w:sz w:val="18"/>
                  <w:szCs w:val="18"/>
                </w:rPr>
                <w:t>℃</w:t>
              </w:r>
              <w:r w:rsidR="006A0866" w:rsidRPr="00321EFC">
                <w:rPr>
                  <w:rFonts w:ascii="Times New Roman" w:eastAsia="仿宋_GB2312" w:hAnsi="Times New Roman" w:cs="Times New Roman" w:hint="eastAsia"/>
                  <w:color w:val="000000" w:themeColor="text1"/>
                  <w:sz w:val="18"/>
                  <w:szCs w:val="18"/>
                </w:rPr>
                <w:t>. Start timing when temperature reaches 20</w:t>
              </w:r>
            </w:ins>
            <w:ins w:id="7022" w:author="Johan Granander" w:date="2026-07-28T13:36:00Z">
              <w:r w:rsidR="00A0716C">
                <w:rPr>
                  <w:rFonts w:ascii="Times New Roman" w:eastAsia="仿宋_GB2312" w:hAnsi="Times New Roman" w:cs="Times New Roman"/>
                  <w:color w:val="000000" w:themeColor="text1"/>
                  <w:sz w:val="18"/>
                  <w:szCs w:val="18"/>
                </w:rPr>
                <w:t xml:space="preserve"> </w:t>
              </w:r>
            </w:ins>
            <w:ins w:id="7023" w:author="Xuning Wei12232" w:date="2026-07-27T16:15:00Z">
              <w:r w:rsidR="006A0866" w:rsidRPr="00321EFC">
                <w:rPr>
                  <w:rFonts w:ascii="Times New Roman" w:eastAsia="仿宋_GB2312" w:hAnsi="Times New Roman" w:cs="Times New Roman" w:hint="eastAsia"/>
                  <w:color w:val="000000" w:themeColor="text1"/>
                  <w:sz w:val="18"/>
                  <w:szCs w:val="18"/>
                </w:rPr>
                <w:t>℃</w:t>
              </w:r>
              <w:r w:rsidR="006A0866" w:rsidRPr="00321EFC">
                <w:rPr>
                  <w:rFonts w:ascii="Times New Roman" w:eastAsia="仿宋_GB2312" w:hAnsi="Times New Roman" w:cs="Times New Roman" w:hint="eastAsia"/>
                  <w:color w:val="000000" w:themeColor="text1"/>
                  <w:sz w:val="18"/>
                  <w:szCs w:val="18"/>
                </w:rPr>
                <w:t>. The mixture is allowed to react at 25</w:t>
              </w:r>
              <w:r w:rsidR="006A0866" w:rsidRPr="00321EFC">
                <w:rPr>
                  <w:rFonts w:ascii="Times New Roman" w:eastAsia="仿宋_GB2312" w:hAnsi="Times New Roman" w:cs="Times New Roman" w:hint="eastAsia"/>
                  <w:color w:val="000000" w:themeColor="text1"/>
                  <w:sz w:val="18"/>
                  <w:szCs w:val="18"/>
                </w:rPr>
                <w:t>±</w:t>
              </w:r>
              <w:r w:rsidR="006A0866" w:rsidRPr="00321EFC">
                <w:rPr>
                  <w:rFonts w:ascii="Times New Roman" w:eastAsia="仿宋_GB2312" w:hAnsi="Times New Roman" w:cs="Times New Roman" w:hint="eastAsia"/>
                  <w:color w:val="000000" w:themeColor="text1"/>
                  <w:sz w:val="18"/>
                  <w:szCs w:val="18"/>
                </w:rPr>
                <w:t>5</w:t>
              </w:r>
              <w:r w:rsidR="006A0866" w:rsidRPr="00321EFC">
                <w:rPr>
                  <w:rFonts w:ascii="Times New Roman" w:eastAsia="仿宋_GB2312" w:hAnsi="Times New Roman" w:cs="Times New Roman" w:hint="eastAsia"/>
                  <w:color w:val="000000" w:themeColor="text1"/>
                  <w:sz w:val="18"/>
                  <w:szCs w:val="18"/>
                </w:rPr>
                <w:t>℃</w:t>
              </w:r>
              <w:r w:rsidR="006A0866" w:rsidRPr="00321EFC">
                <w:rPr>
                  <w:rFonts w:ascii="Times New Roman" w:eastAsia="仿宋_GB2312" w:hAnsi="Times New Roman" w:cs="Times New Roman" w:hint="eastAsia"/>
                  <w:color w:val="000000" w:themeColor="text1"/>
                  <w:sz w:val="18"/>
                  <w:szCs w:val="18"/>
                </w:rPr>
                <w:t xml:space="preserve"> (target: 25</w:t>
              </w:r>
            </w:ins>
            <w:ins w:id="7024" w:author="Johan Granander" w:date="2026-07-28T13:36:00Z">
              <w:r w:rsidR="00A0716C">
                <w:rPr>
                  <w:rFonts w:ascii="Times New Roman" w:eastAsia="仿宋_GB2312" w:hAnsi="Times New Roman" w:cs="Times New Roman"/>
                  <w:color w:val="000000" w:themeColor="text1"/>
                  <w:sz w:val="18"/>
                  <w:szCs w:val="18"/>
                </w:rPr>
                <w:t xml:space="preserve"> </w:t>
              </w:r>
            </w:ins>
            <w:ins w:id="7025" w:author="Xuning Wei12232" w:date="2026-07-27T16:15:00Z">
              <w:r w:rsidR="006A0866" w:rsidRPr="00321EFC">
                <w:rPr>
                  <w:rFonts w:ascii="Times New Roman" w:eastAsia="仿宋_GB2312" w:hAnsi="Times New Roman" w:cs="Times New Roman" w:hint="eastAsia"/>
                  <w:color w:val="000000" w:themeColor="text1"/>
                  <w:sz w:val="18"/>
                  <w:szCs w:val="18"/>
                </w:rPr>
                <w:t>℃</w:t>
              </w:r>
              <w:r w:rsidR="006A0866" w:rsidRPr="00321EFC">
                <w:rPr>
                  <w:rFonts w:ascii="Times New Roman" w:eastAsia="仿宋_GB2312" w:hAnsi="Times New Roman" w:cs="Times New Roman" w:hint="eastAsia"/>
                  <w:color w:val="000000" w:themeColor="text1"/>
                  <w:sz w:val="18"/>
                  <w:szCs w:val="18"/>
                </w:rPr>
                <w:t xml:space="preserve">). </w:t>
              </w:r>
              <w:r w:rsidR="006A0866">
                <w:rPr>
                  <w:rFonts w:ascii="Times New Roman" w:eastAsia="仿宋_GB2312" w:hAnsi="Times New Roman" w:cs="Times New Roman"/>
                  <w:color w:val="000000" w:themeColor="text1"/>
                  <w:sz w:val="18"/>
                  <w:szCs w:val="18"/>
                </w:rPr>
                <w:br/>
                <w:t xml:space="preserve">2. </w:t>
              </w:r>
              <w:r w:rsidR="006A0866" w:rsidRPr="00321EFC">
                <w:rPr>
                  <w:rFonts w:ascii="Times New Roman" w:eastAsia="仿宋_GB2312" w:hAnsi="Times New Roman" w:cs="Times New Roman"/>
                  <w:color w:val="000000" w:themeColor="text1"/>
                  <w:sz w:val="18"/>
                  <w:szCs w:val="18"/>
                </w:rPr>
                <w:t>After 6</w:t>
              </w:r>
            </w:ins>
            <w:ins w:id="7026" w:author="Johan Granander" w:date="2026-07-28T13:36:00Z">
              <w:r w:rsidR="00A0716C">
                <w:rPr>
                  <w:rFonts w:ascii="Times New Roman" w:eastAsia="仿宋_GB2312" w:hAnsi="Times New Roman" w:cs="Times New Roman"/>
                  <w:color w:val="000000" w:themeColor="text1"/>
                  <w:sz w:val="18"/>
                  <w:szCs w:val="18"/>
                </w:rPr>
                <w:t xml:space="preserve"> </w:t>
              </w:r>
            </w:ins>
            <w:ins w:id="7027" w:author="Xuning Wei12232" w:date="2026-07-27T16:15:00Z">
              <w:r w:rsidR="006A0866" w:rsidRPr="00321EFC">
                <w:rPr>
                  <w:rFonts w:ascii="Times New Roman" w:eastAsia="仿宋_GB2312" w:hAnsi="Times New Roman" w:cs="Times New Roman"/>
                  <w:color w:val="000000" w:themeColor="text1"/>
                  <w:sz w:val="18"/>
                  <w:szCs w:val="18"/>
                </w:rPr>
                <w:t>h±15</w:t>
              </w:r>
            </w:ins>
            <w:ins w:id="7028" w:author="Johan Granander" w:date="2026-07-28T13:36:00Z">
              <w:r w:rsidR="00A0716C">
                <w:rPr>
                  <w:rFonts w:ascii="Times New Roman" w:eastAsia="仿宋_GB2312" w:hAnsi="Times New Roman" w:cs="Times New Roman"/>
                  <w:color w:val="000000" w:themeColor="text1"/>
                  <w:sz w:val="18"/>
                  <w:szCs w:val="18"/>
                </w:rPr>
                <w:t xml:space="preserve"> </w:t>
              </w:r>
            </w:ins>
            <w:ins w:id="7029" w:author="Xuning Wei12232" w:date="2026-07-27T16:15:00Z">
              <w:r w:rsidR="006A0866" w:rsidRPr="00321EFC">
                <w:rPr>
                  <w:rFonts w:ascii="Times New Roman" w:eastAsia="仿宋_GB2312" w:hAnsi="Times New Roman" w:cs="Times New Roman"/>
                  <w:color w:val="000000" w:themeColor="text1"/>
                  <w:sz w:val="18"/>
                  <w:szCs w:val="18"/>
                </w:rPr>
                <w:t>min (target</w:t>
              </w:r>
              <w:r w:rsidR="006A0866" w:rsidRPr="00321EFC">
                <w:rPr>
                  <w:rFonts w:ascii="Times New Roman" w:eastAsia="仿宋_GB2312" w:hAnsi="Times New Roman" w:cs="Times New Roman" w:hint="eastAsia"/>
                  <w:color w:val="000000" w:themeColor="text1"/>
                  <w:sz w:val="18"/>
                  <w:szCs w:val="18"/>
                </w:rPr>
                <w:t>：</w:t>
              </w:r>
              <w:r w:rsidR="006A0866" w:rsidRPr="00321EFC">
                <w:rPr>
                  <w:rFonts w:ascii="Times New Roman" w:eastAsia="仿宋_GB2312" w:hAnsi="Times New Roman" w:cs="Times New Roman"/>
                  <w:color w:val="000000" w:themeColor="text1"/>
                  <w:sz w:val="18"/>
                  <w:szCs w:val="18"/>
                </w:rPr>
                <w:t>6</w:t>
              </w:r>
            </w:ins>
            <w:ins w:id="7030" w:author="Johan Granander" w:date="2026-07-28T13:36:00Z">
              <w:r w:rsidR="00A0716C">
                <w:rPr>
                  <w:rFonts w:ascii="Times New Roman" w:eastAsia="仿宋_GB2312" w:hAnsi="Times New Roman" w:cs="Times New Roman"/>
                  <w:color w:val="000000" w:themeColor="text1"/>
                  <w:sz w:val="18"/>
                  <w:szCs w:val="18"/>
                </w:rPr>
                <w:t xml:space="preserve"> </w:t>
              </w:r>
            </w:ins>
            <w:ins w:id="7031" w:author="Xuning Wei12232" w:date="2026-07-27T16:15:00Z">
              <w:r w:rsidR="006A0866" w:rsidRPr="00321EFC">
                <w:rPr>
                  <w:rFonts w:ascii="Times New Roman" w:eastAsia="仿宋_GB2312" w:hAnsi="Times New Roman" w:cs="Times New Roman"/>
                  <w:color w:val="000000" w:themeColor="text1"/>
                  <w:sz w:val="18"/>
                  <w:szCs w:val="18"/>
                </w:rPr>
                <w:t>h), sample the mixture every 0.5~1</w:t>
              </w:r>
            </w:ins>
            <w:ins w:id="7032" w:author="Johan Granander" w:date="2026-07-28T13:36:00Z">
              <w:r w:rsidR="00A0716C">
                <w:rPr>
                  <w:rFonts w:ascii="Times New Roman" w:eastAsia="仿宋_GB2312" w:hAnsi="Times New Roman" w:cs="Times New Roman"/>
                  <w:color w:val="000000" w:themeColor="text1"/>
                  <w:sz w:val="18"/>
                  <w:szCs w:val="18"/>
                </w:rPr>
                <w:t xml:space="preserve"> </w:t>
              </w:r>
            </w:ins>
            <w:ins w:id="7033" w:author="Xuning Wei12232" w:date="2026-07-27T16:15:00Z">
              <w:r w:rsidR="006A0866" w:rsidRPr="00321EFC">
                <w:rPr>
                  <w:rFonts w:ascii="Times New Roman" w:eastAsia="仿宋_GB2312" w:hAnsi="Times New Roman" w:cs="Times New Roman"/>
                  <w:color w:val="000000" w:themeColor="text1"/>
                  <w:sz w:val="18"/>
                  <w:szCs w:val="18"/>
                </w:rPr>
                <w:t>h for bromophenol blue analysis until two consecutive samples test as negative (</w:t>
              </w:r>
            </w:ins>
            <w:ins w:id="7034" w:author="Xuning Wei12232" w:date="2026-09-05T20:09:00Z">
              <w:r w:rsidR="00A950A7" w:rsidRPr="00A950A7">
                <w:rPr>
                  <w:rFonts w:ascii="Times New Roman" w:eastAsia="仿宋_GB2312" w:hAnsi="Times New Roman" w:cs="Times New Roman"/>
                  <w:color w:val="FF0000"/>
                  <w:sz w:val="18"/>
                  <w:szCs w:val="18"/>
                </w:rPr>
                <w:t>Yellow to Orange Report Negative = Complete coupling; Blue to Black Positive = Incomplete coupling</w:t>
              </w:r>
            </w:ins>
            <w:ins w:id="7035" w:author="Xuning Wei12232" w:date="2026-07-27T16:15:00Z">
              <w:r w:rsidR="006A0866" w:rsidRPr="00321EFC">
                <w:rPr>
                  <w:rFonts w:ascii="Times New Roman" w:eastAsia="仿宋_GB2312" w:hAnsi="Times New Roman" w:cs="Times New Roman"/>
                  <w:color w:val="000000" w:themeColor="text1"/>
                  <w:sz w:val="18"/>
                  <w:szCs w:val="18"/>
                </w:rPr>
                <w:t>) and the mixture should be stirred for coupling time (8</w:t>
              </w:r>
            </w:ins>
            <w:ins w:id="7036" w:author="Johan Granander" w:date="2026-07-28T13:36:00Z">
              <w:r w:rsidR="00A0716C">
                <w:rPr>
                  <w:rFonts w:ascii="Times New Roman" w:eastAsia="仿宋_GB2312" w:hAnsi="Times New Roman" w:cs="Times New Roman"/>
                  <w:color w:val="000000" w:themeColor="text1"/>
                  <w:sz w:val="18"/>
                  <w:szCs w:val="18"/>
                </w:rPr>
                <w:t xml:space="preserve"> </w:t>
              </w:r>
            </w:ins>
            <w:ins w:id="7037" w:author="Xuning Wei12232" w:date="2026-07-27T16:15:00Z">
              <w:r w:rsidR="006A0866" w:rsidRPr="00321EFC">
                <w:rPr>
                  <w:rFonts w:ascii="Times New Roman" w:eastAsia="仿宋_GB2312" w:hAnsi="Times New Roman" w:cs="Times New Roman"/>
                  <w:color w:val="000000" w:themeColor="text1"/>
                  <w:sz w:val="18"/>
                  <w:szCs w:val="18"/>
                </w:rPr>
                <w:t>h</w:t>
              </w:r>
            </w:ins>
            <w:ins w:id="7038" w:author="Xuning Wei12232" w:date="2026-09-05T20:33:00Z">
              <w:r w:rsidR="00F624F0">
                <w:rPr>
                  <w:rFonts w:ascii="Times New Roman" w:eastAsia="仿宋_GB2312" w:hAnsi="Times New Roman" w:cs="Times New Roman"/>
                  <w:color w:val="000000" w:themeColor="text1"/>
                  <w:sz w:val="18"/>
                  <w:szCs w:val="18"/>
                </w:rPr>
                <w:t xml:space="preserve"> </w:t>
              </w:r>
            </w:ins>
            <w:ins w:id="7039" w:author="Xuning Wei12232" w:date="2026-07-27T16:15:00Z">
              <w:r w:rsidR="006A0866" w:rsidRPr="00321EFC">
                <w:rPr>
                  <w:rFonts w:ascii="Times New Roman" w:eastAsia="仿宋_GB2312" w:hAnsi="Times New Roman" w:cs="Times New Roman" w:hint="eastAsia"/>
                  <w:color w:val="000000" w:themeColor="text1"/>
                  <w:sz w:val="18"/>
                  <w:szCs w:val="18"/>
                </w:rPr>
                <w:t>≤</w:t>
              </w:r>
              <w:r w:rsidR="006A0866" w:rsidRPr="00321EFC">
                <w:rPr>
                  <w:rFonts w:ascii="Times New Roman" w:eastAsia="仿宋_GB2312" w:hAnsi="Times New Roman" w:cs="Times New Roman"/>
                  <w:color w:val="000000" w:themeColor="text1"/>
                  <w:sz w:val="18"/>
                  <w:szCs w:val="18"/>
                </w:rPr>
                <w:t>Coupling Time</w:t>
              </w:r>
              <w:r w:rsidR="006A0866" w:rsidRPr="00321EFC">
                <w:rPr>
                  <w:rFonts w:ascii="Times New Roman" w:eastAsia="仿宋_GB2312" w:hAnsi="Times New Roman" w:cs="Times New Roman" w:hint="eastAsia"/>
                  <w:color w:val="000000" w:themeColor="text1"/>
                  <w:sz w:val="18"/>
                  <w:szCs w:val="18"/>
                </w:rPr>
                <w:t>≤</w:t>
              </w:r>
              <w:r w:rsidR="006A0866" w:rsidRPr="00321EFC">
                <w:rPr>
                  <w:rFonts w:ascii="Times New Roman" w:eastAsia="仿宋_GB2312" w:hAnsi="Times New Roman" w:cs="Times New Roman"/>
                  <w:color w:val="000000" w:themeColor="text1"/>
                  <w:sz w:val="18"/>
                  <w:szCs w:val="18"/>
                </w:rPr>
                <w:t>18</w:t>
              </w:r>
            </w:ins>
            <w:ins w:id="7040" w:author="Johan Granander" w:date="2026-07-28T13:36:00Z">
              <w:r w:rsidR="00A0716C">
                <w:rPr>
                  <w:rFonts w:ascii="Times New Roman" w:eastAsia="仿宋_GB2312" w:hAnsi="Times New Roman" w:cs="Times New Roman"/>
                  <w:color w:val="000000" w:themeColor="text1"/>
                  <w:sz w:val="18"/>
                  <w:szCs w:val="18"/>
                </w:rPr>
                <w:t xml:space="preserve"> </w:t>
              </w:r>
            </w:ins>
            <w:ins w:id="7041" w:author="Xuning Wei12232" w:date="2026-07-27T16:15:00Z">
              <w:r w:rsidR="006A0866" w:rsidRPr="00321EFC">
                <w:rPr>
                  <w:rFonts w:ascii="Times New Roman" w:eastAsia="仿宋_GB2312" w:hAnsi="Times New Roman" w:cs="Times New Roman"/>
                  <w:color w:val="000000" w:themeColor="text1"/>
                  <w:sz w:val="18"/>
                  <w:szCs w:val="18"/>
                </w:rPr>
                <w:t>h)</w:t>
              </w:r>
              <w:r w:rsidR="006A0866">
                <w:rPr>
                  <w:rFonts w:ascii="Times New Roman" w:eastAsia="仿宋_GB2312" w:hAnsi="Times New Roman" w:cs="Times New Roman"/>
                  <w:color w:val="000000" w:themeColor="text1"/>
                  <w:sz w:val="18"/>
                  <w:szCs w:val="18"/>
                </w:rPr>
                <w:t>.</w:t>
              </w:r>
              <w:r w:rsidR="006A0866">
                <w:rPr>
                  <w:rFonts w:ascii="Times New Roman" w:eastAsia="仿宋_GB2312" w:hAnsi="Times New Roman" w:cs="Times New Roman"/>
                  <w:color w:val="000000" w:themeColor="text1"/>
                  <w:sz w:val="18"/>
                  <w:szCs w:val="18"/>
                </w:rPr>
                <w:br/>
                <w:t xml:space="preserve">3. </w:t>
              </w:r>
              <w:r w:rsidR="006A0866" w:rsidRPr="00321EFC">
                <w:rPr>
                  <w:rFonts w:ascii="Times New Roman" w:eastAsia="仿宋_GB2312" w:hAnsi="Times New Roman" w:cs="Times New Roman"/>
                  <w:color w:val="000000" w:themeColor="text1"/>
                  <w:sz w:val="18"/>
                  <w:szCs w:val="18"/>
                </w:rPr>
                <w:t>Stop stirring and turn off the nitrogen. Drain until there is no reaction mixture drip.</w:t>
              </w:r>
            </w:ins>
            <w:del w:id="7042" w:author="Xuning Wei12232" w:date="2026-07-27T16:15:00Z">
              <w:r w:rsidR="006A0866" w:rsidRPr="00032BAE" w:rsidDel="00AD243C">
                <w:rPr>
                  <w:rFonts w:ascii="Times New Roman" w:eastAsia="等线" w:hAnsi="Times New Roman" w:cs="Times New Roman"/>
                  <w:color w:val="auto"/>
                  <w:sz w:val="18"/>
                  <w:szCs w:val="18"/>
                </w:rPr>
                <w:delText xml:space="preserve">Add </w:delText>
              </w:r>
              <w:r w:rsidR="006A0866" w:rsidRPr="00A57FF9" w:rsidDel="00AD243C">
                <w:rPr>
                  <w:rFonts w:ascii="Times New Roman" w:eastAsia="等线" w:hAnsi="Times New Roman" w:cs="Times New Roman"/>
                  <w:color w:val="000000" w:themeColor="text1"/>
                  <w:sz w:val="18"/>
                  <w:szCs w:val="18"/>
                  <w:lang w:eastAsia="zh-CN"/>
                </w:rPr>
                <w:delText>5.0 V DMF (4.740 kg/kg)</w:delText>
              </w:r>
            </w:del>
            <w:del w:id="7043" w:author="Xuning Wei12232" w:date="2026-06-06T10:56:00Z">
              <w:r w:rsidR="006A0866" w:rsidRPr="00A57FF9" w:rsidDel="00EE6870">
                <w:rPr>
                  <w:rFonts w:ascii="Times New Roman" w:eastAsia="等线" w:hAnsi="Times New Roman" w:cs="Times New Roman"/>
                  <w:color w:val="000000" w:themeColor="text1"/>
                  <w:sz w:val="18"/>
                  <w:szCs w:val="18"/>
                </w:rPr>
                <w:delText xml:space="preserve"> </w:delText>
              </w:r>
            </w:del>
            <w:del w:id="7044" w:author="Xuning Wei12232" w:date="2026-07-27T16:15:00Z">
              <w:r w:rsidR="006A0866" w:rsidRPr="00032BAE" w:rsidDel="00AD243C">
                <w:rPr>
                  <w:rFonts w:ascii="Times New Roman" w:eastAsia="等线" w:hAnsi="Times New Roman" w:cs="Times New Roman"/>
                  <w:color w:val="auto"/>
                  <w:sz w:val="18"/>
                  <w:szCs w:val="18"/>
                </w:rPr>
                <w:delText xml:space="preserve"> into </w:delText>
              </w:r>
              <w:r w:rsidR="006A0866" w:rsidRPr="00032BAE" w:rsidDel="00AD243C">
                <w:rPr>
                  <w:rFonts w:ascii="Times New Roman" w:eastAsia="仿宋_GB2312" w:hAnsi="Times New Roman" w:cs="Times New Roman"/>
                  <w:b/>
                  <w:color w:val="auto"/>
                  <w:sz w:val="18"/>
                  <w:szCs w:val="18"/>
                </w:rPr>
                <w:delText>TJ4S-1213-Sy1</w:delText>
              </w:r>
              <w:r w:rsidR="006A0866" w:rsidRPr="009478EE" w:rsidDel="00AD243C">
                <w:rPr>
                  <w:rFonts w:ascii="Times New Roman" w:eastAsia="仿宋_GB2312" w:hAnsi="Times New Roman" w:cs="Times New Roman"/>
                  <w:b/>
                  <w:color w:val="000000" w:themeColor="text1"/>
                  <w:sz w:val="18"/>
                  <w:szCs w:val="18"/>
                </w:rPr>
                <w:delText>5</w:delText>
              </w:r>
              <w:r w:rsidR="006A0866" w:rsidRPr="009478EE" w:rsidDel="00AD243C">
                <w:rPr>
                  <w:rFonts w:ascii="Times New Roman" w:eastAsia="仿宋_GB2312" w:hAnsi="Times New Roman" w:cs="Times New Roman"/>
                  <w:b/>
                  <w:color w:val="000000" w:themeColor="text1"/>
                  <w:sz w:val="18"/>
                  <w:szCs w:val="18"/>
                  <w:lang w:eastAsia="zh-CN"/>
                </w:rPr>
                <w:delText>-R01</w:delText>
              </w:r>
              <w:r w:rsidR="006A0866" w:rsidRPr="009478EE" w:rsidDel="00AD243C">
                <w:rPr>
                  <w:rFonts w:ascii="Times New Roman" w:eastAsia="等线" w:hAnsi="Times New Roman" w:cs="Times New Roman"/>
                  <w:color w:val="000000" w:themeColor="text1"/>
                  <w:sz w:val="18"/>
                  <w:szCs w:val="18"/>
                </w:rPr>
                <w:delText xml:space="preserve">. Start the stirrer. Then add </w:delText>
              </w:r>
              <w:r w:rsidR="006A0866" w:rsidRPr="009478EE" w:rsidDel="00AD243C">
                <w:rPr>
                  <w:rFonts w:ascii="Times New Roman" w:eastAsia="等线" w:hAnsi="Times New Roman" w:cs="Times New Roman"/>
                  <w:color w:val="000000" w:themeColor="text1"/>
                  <w:sz w:val="18"/>
                  <w:szCs w:val="18"/>
                  <w:lang w:eastAsia="zh-CN"/>
                </w:rPr>
                <w:delText xml:space="preserve">2.0 eq. Amino acid </w:delText>
              </w:r>
              <w:r w:rsidR="006A0866" w:rsidRPr="009478EE" w:rsidDel="00AD243C">
                <w:rPr>
                  <w:rFonts w:ascii="Times New Roman" w:eastAsia="等线" w:hAnsi="Times New Roman" w:cs="Times New Roman"/>
                  <w:color w:val="000000" w:themeColor="text1"/>
                  <w:sz w:val="18"/>
                  <w:szCs w:val="18"/>
                </w:rPr>
                <w:delText>Stir until dissolved clearly by visual check.</w:delText>
              </w:r>
              <w:r w:rsidR="006A0866" w:rsidRPr="009478EE" w:rsidDel="00AD243C">
                <w:rPr>
                  <w:rFonts w:ascii="Times New Roman" w:eastAsia="等线" w:hAnsi="Times New Roman" w:cs="Times New Roman"/>
                  <w:color w:val="000000" w:themeColor="text1"/>
                  <w:sz w:val="18"/>
                  <w:szCs w:val="18"/>
                  <w:lang w:eastAsia="zh-CN"/>
                </w:rPr>
                <w:delText xml:space="preserve"> Adjust</w:delText>
              </w:r>
              <w:r w:rsidR="006A0866" w:rsidRPr="009478EE" w:rsidDel="00AD243C">
                <w:rPr>
                  <w:rFonts w:ascii="Times New Roman" w:eastAsia="等线" w:hAnsi="Times New Roman" w:cs="Times New Roman"/>
                  <w:bCs w:val="0"/>
                  <w:color w:val="000000" w:themeColor="text1"/>
                  <w:sz w:val="18"/>
                  <w:szCs w:val="18"/>
                </w:rPr>
                <w:delText xml:space="preserve"> the mixture to </w:delText>
              </w:r>
              <w:r w:rsidR="006A0866" w:rsidRPr="009478EE" w:rsidDel="00AD243C">
                <w:rPr>
                  <w:rFonts w:ascii="Times New Roman" w:eastAsia="等线" w:hAnsi="Times New Roman" w:cs="Times New Roman"/>
                  <w:bCs w:val="0"/>
                  <w:color w:val="000000" w:themeColor="text1"/>
                  <w:sz w:val="18"/>
                  <w:szCs w:val="18"/>
                  <w:lang w:eastAsia="zh-CN"/>
                </w:rPr>
                <w:delText>20</w:delText>
              </w:r>
              <w:r w:rsidR="006A0866" w:rsidRPr="009478EE" w:rsidDel="00AD243C">
                <w:rPr>
                  <w:rFonts w:ascii="Times New Roman" w:eastAsia="等线" w:hAnsi="Times New Roman" w:cs="Times New Roman"/>
                  <w:bCs w:val="0"/>
                  <w:color w:val="000000" w:themeColor="text1"/>
                  <w:sz w:val="18"/>
                  <w:szCs w:val="18"/>
                </w:rPr>
                <w:delText>±5℃</w:delText>
              </w:r>
              <w:r w:rsidR="006A0866" w:rsidRPr="009478EE" w:rsidDel="00AD243C">
                <w:rPr>
                  <w:rFonts w:ascii="Times New Roman" w:eastAsia="等线" w:hAnsi="Times New Roman" w:cs="Times New Roman"/>
                  <w:color w:val="000000" w:themeColor="text1"/>
                  <w:sz w:val="18"/>
                  <w:szCs w:val="18"/>
                </w:rPr>
                <w:delText xml:space="preserve">. Maintain for next operation at </w:delText>
              </w:r>
              <w:r w:rsidR="006A0866" w:rsidRPr="009478EE" w:rsidDel="00AD243C">
                <w:rPr>
                  <w:rFonts w:ascii="Times New Roman" w:eastAsia="等线" w:hAnsi="Times New Roman" w:cs="Times New Roman"/>
                  <w:color w:val="000000" w:themeColor="text1"/>
                  <w:sz w:val="18"/>
                  <w:szCs w:val="18"/>
                  <w:lang w:eastAsia="zh-CN"/>
                </w:rPr>
                <w:delText>20</w:delText>
              </w:r>
              <w:r w:rsidR="006A0866" w:rsidRPr="009478EE" w:rsidDel="00AD243C">
                <w:rPr>
                  <w:rFonts w:ascii="Times New Roman" w:eastAsia="等线" w:hAnsi="Times New Roman" w:cs="Times New Roman"/>
                  <w:color w:val="000000" w:themeColor="text1"/>
                  <w:sz w:val="18"/>
                  <w:szCs w:val="18"/>
                </w:rPr>
                <w:delText xml:space="preserve">±5℃ (target: </w:delText>
              </w:r>
              <w:r w:rsidR="006A0866" w:rsidRPr="009478EE" w:rsidDel="00AD243C">
                <w:rPr>
                  <w:rFonts w:ascii="Times New Roman" w:eastAsia="等线" w:hAnsi="Times New Roman" w:cs="Times New Roman"/>
                  <w:color w:val="000000" w:themeColor="text1"/>
                  <w:sz w:val="18"/>
                  <w:szCs w:val="18"/>
                  <w:lang w:eastAsia="zh-CN"/>
                </w:rPr>
                <w:delText>20</w:delText>
              </w:r>
              <w:r w:rsidR="006A0866" w:rsidRPr="009478EE" w:rsidDel="00AD243C">
                <w:rPr>
                  <w:rFonts w:ascii="Times New Roman" w:eastAsia="等线" w:hAnsi="Times New Roman" w:cs="Times New Roman"/>
                  <w:color w:val="000000" w:themeColor="text1"/>
                  <w:sz w:val="18"/>
                  <w:szCs w:val="18"/>
                </w:rPr>
                <w:delText>℃).</w:delText>
              </w:r>
              <w:r w:rsidR="006A0866" w:rsidRPr="009478EE" w:rsidDel="00AD243C">
                <w:rPr>
                  <w:rFonts w:ascii="Times New Roman" w:eastAsia="等线" w:hAnsi="Times New Roman" w:cs="Times New Roman"/>
                  <w:color w:val="000000" w:themeColor="text1"/>
                  <w:sz w:val="18"/>
                  <w:szCs w:val="18"/>
                  <w:lang w:eastAsia="zh-CN"/>
                </w:rPr>
                <w:delText xml:space="preserve"> </w:delText>
              </w:r>
              <w:r w:rsidR="006A0866" w:rsidRPr="009478EE" w:rsidDel="00AD243C">
                <w:rPr>
                  <w:rFonts w:ascii="Times New Roman" w:eastAsia="等线" w:hAnsi="Times New Roman" w:cs="Times New Roman"/>
                  <w:color w:val="000000" w:themeColor="text1"/>
                  <w:sz w:val="18"/>
                  <w:szCs w:val="18"/>
                </w:rPr>
                <w:delText xml:space="preserve">Add 2.0 eq </w:delText>
              </w:r>
              <w:r w:rsidR="006A0866" w:rsidRPr="009478EE" w:rsidDel="00AD243C">
                <w:rPr>
                  <w:rFonts w:ascii="Times New Roman" w:eastAsia="等线" w:hAnsi="Times New Roman" w:cs="Times New Roman"/>
                  <w:bCs w:val="0"/>
                  <w:color w:val="000000" w:themeColor="text1"/>
                  <w:sz w:val="18"/>
                  <w:szCs w:val="18"/>
                </w:rPr>
                <w:delText>OxymaPure (0.284 kg/mol)</w:delText>
              </w:r>
              <w:r w:rsidR="006A0866" w:rsidRPr="009478EE" w:rsidDel="00AD243C">
                <w:rPr>
                  <w:rFonts w:ascii="Times New Roman" w:eastAsia="等线" w:hAnsi="Times New Roman" w:cs="Times New Roman"/>
                  <w:color w:val="000000" w:themeColor="text1"/>
                  <w:sz w:val="18"/>
                  <w:szCs w:val="18"/>
                </w:rPr>
                <w:delText xml:space="preserve"> into </w:delText>
              </w:r>
              <w:r w:rsidR="006A0866" w:rsidRPr="009478EE" w:rsidDel="00AD243C">
                <w:rPr>
                  <w:rFonts w:ascii="Times New Roman" w:eastAsia="仿宋_GB2312" w:hAnsi="Times New Roman" w:cs="Times New Roman"/>
                  <w:b/>
                  <w:color w:val="000000" w:themeColor="text1"/>
                  <w:sz w:val="18"/>
                  <w:szCs w:val="18"/>
                </w:rPr>
                <w:delText>TJ4S-1213-Sy15</w:delText>
              </w:r>
              <w:r w:rsidR="006A0866" w:rsidRPr="009478EE" w:rsidDel="00AD243C">
                <w:rPr>
                  <w:rFonts w:ascii="Times New Roman" w:eastAsia="仿宋_GB2312" w:hAnsi="Times New Roman" w:cs="Times New Roman"/>
                  <w:b/>
                  <w:color w:val="000000" w:themeColor="text1"/>
                  <w:sz w:val="18"/>
                  <w:szCs w:val="18"/>
                  <w:lang w:eastAsia="zh-CN"/>
                </w:rPr>
                <w:delText>-R01</w:delText>
              </w:r>
              <w:r w:rsidR="006A0866" w:rsidRPr="009478EE" w:rsidDel="00AD243C">
                <w:rPr>
                  <w:rFonts w:ascii="Times New Roman" w:eastAsia="等线" w:hAnsi="Times New Roman" w:cs="Times New Roman"/>
                  <w:color w:val="000000" w:themeColor="text1"/>
                  <w:sz w:val="18"/>
                  <w:szCs w:val="18"/>
                </w:rPr>
                <w:delText xml:space="preserve"> at </w:delText>
              </w:r>
              <w:r w:rsidR="006A0866" w:rsidRPr="009478EE" w:rsidDel="00AD243C">
                <w:rPr>
                  <w:rFonts w:ascii="Times New Roman" w:eastAsia="等线" w:hAnsi="Times New Roman" w:cs="Times New Roman"/>
                  <w:color w:val="000000" w:themeColor="text1"/>
                  <w:sz w:val="18"/>
                  <w:szCs w:val="18"/>
                  <w:lang w:eastAsia="zh-CN"/>
                </w:rPr>
                <w:delText>20</w:delText>
              </w:r>
              <w:r w:rsidR="006A0866" w:rsidRPr="009478EE" w:rsidDel="00AD243C">
                <w:rPr>
                  <w:rFonts w:ascii="Times New Roman" w:eastAsia="等线" w:hAnsi="Times New Roman" w:cs="Times New Roman"/>
                  <w:color w:val="000000" w:themeColor="text1"/>
                  <w:sz w:val="18"/>
                  <w:szCs w:val="18"/>
                </w:rPr>
                <w:delText xml:space="preserve">±5℃ (target: </w:delText>
              </w:r>
              <w:r w:rsidR="006A0866" w:rsidRPr="009478EE" w:rsidDel="00AD243C">
                <w:rPr>
                  <w:rFonts w:ascii="Times New Roman" w:eastAsia="等线" w:hAnsi="Times New Roman" w:cs="Times New Roman"/>
                  <w:color w:val="000000" w:themeColor="text1"/>
                  <w:sz w:val="18"/>
                  <w:szCs w:val="18"/>
                  <w:lang w:eastAsia="zh-CN"/>
                </w:rPr>
                <w:delText>20</w:delText>
              </w:r>
              <w:r w:rsidR="006A0866" w:rsidRPr="009478EE" w:rsidDel="00AD243C">
                <w:rPr>
                  <w:rFonts w:ascii="Times New Roman" w:eastAsia="等线" w:hAnsi="Times New Roman" w:cs="Times New Roman"/>
                  <w:color w:val="000000" w:themeColor="text1"/>
                  <w:sz w:val="18"/>
                  <w:szCs w:val="18"/>
                </w:rPr>
                <w:delText xml:space="preserve">℃), rinse the TJ4S-1213-Sy15-R01 with 2.0v DMF (1.896 kg/kg). Add 2.2 eq. DIC into TJ4S-1213-Sy15-R01, the addition rate depends on temperature control. Activate for 20±5 min at </w:delText>
              </w:r>
              <w:r w:rsidR="006A0866" w:rsidRPr="009478EE" w:rsidDel="00AD243C">
                <w:rPr>
                  <w:rFonts w:ascii="Times New Roman" w:eastAsia="等线" w:hAnsi="Times New Roman" w:cs="Times New Roman"/>
                  <w:color w:val="000000" w:themeColor="text1"/>
                  <w:sz w:val="18"/>
                  <w:szCs w:val="18"/>
                  <w:lang w:eastAsia="zh-CN"/>
                </w:rPr>
                <w:delText>20</w:delText>
              </w:r>
              <w:r w:rsidR="006A0866" w:rsidRPr="009478EE" w:rsidDel="00AD243C">
                <w:rPr>
                  <w:rFonts w:ascii="Times New Roman" w:eastAsia="等线" w:hAnsi="Times New Roman" w:cs="Times New Roman"/>
                  <w:color w:val="000000" w:themeColor="text1"/>
                  <w:sz w:val="18"/>
                  <w:szCs w:val="18"/>
                </w:rPr>
                <w:delText xml:space="preserve">±5℃ (target: </w:delText>
              </w:r>
              <w:r w:rsidR="006A0866" w:rsidRPr="009478EE" w:rsidDel="00AD243C">
                <w:rPr>
                  <w:rFonts w:ascii="Times New Roman" w:eastAsia="等线" w:hAnsi="Times New Roman" w:cs="Times New Roman"/>
                  <w:color w:val="000000" w:themeColor="text1"/>
                  <w:sz w:val="18"/>
                  <w:szCs w:val="18"/>
                  <w:lang w:eastAsia="zh-CN"/>
                </w:rPr>
                <w:delText>20</w:delText>
              </w:r>
              <w:r w:rsidR="006A0866" w:rsidRPr="009478EE" w:rsidDel="00AD243C">
                <w:rPr>
                  <w:rFonts w:ascii="Times New Roman" w:eastAsia="等线" w:hAnsi="Times New Roman" w:cs="Times New Roman"/>
                  <w:color w:val="000000" w:themeColor="text1"/>
                  <w:sz w:val="18"/>
                  <w:szCs w:val="18"/>
                </w:rPr>
                <w:delText xml:space="preserve">℃). Transfer the mixture in </w:delText>
              </w:r>
              <w:r w:rsidR="006A0866" w:rsidRPr="009478EE" w:rsidDel="00AD243C">
                <w:rPr>
                  <w:rFonts w:ascii="Times New Roman" w:eastAsia="仿宋_GB2312" w:hAnsi="Times New Roman" w:cs="Times New Roman"/>
                  <w:b/>
                  <w:color w:val="000000" w:themeColor="text1"/>
                  <w:sz w:val="18"/>
                  <w:szCs w:val="18"/>
                </w:rPr>
                <w:delText>TJ4S-1213-Sy15</w:delText>
              </w:r>
              <w:r w:rsidR="006A0866" w:rsidRPr="009478EE" w:rsidDel="00AD243C">
                <w:rPr>
                  <w:rFonts w:ascii="Times New Roman" w:eastAsia="仿宋_GB2312" w:hAnsi="Times New Roman" w:cs="Times New Roman"/>
                  <w:b/>
                  <w:color w:val="000000" w:themeColor="text1"/>
                  <w:sz w:val="18"/>
                  <w:szCs w:val="18"/>
                  <w:lang w:eastAsia="zh-CN"/>
                </w:rPr>
                <w:delText xml:space="preserve">-R01 </w:delText>
              </w:r>
              <w:r w:rsidR="006A0866" w:rsidRPr="009478EE" w:rsidDel="00AD243C">
                <w:rPr>
                  <w:rFonts w:ascii="Times New Roman" w:eastAsia="等线" w:hAnsi="Times New Roman" w:cs="Times New Roman"/>
                  <w:color w:val="000000" w:themeColor="text1"/>
                  <w:sz w:val="18"/>
                  <w:szCs w:val="18"/>
                </w:rPr>
                <w:delText xml:space="preserve">into </w:delText>
              </w:r>
              <w:r w:rsidR="006A0866" w:rsidRPr="009478EE" w:rsidDel="00AD243C">
                <w:rPr>
                  <w:rFonts w:ascii="Times New Roman" w:eastAsia="仿宋_GB2312" w:hAnsi="Times New Roman" w:cs="Times New Roman"/>
                  <w:b/>
                  <w:color w:val="000000" w:themeColor="text1"/>
                  <w:sz w:val="18"/>
                  <w:szCs w:val="18"/>
                </w:rPr>
                <w:delText>TJ4S-1213-Sy1</w:delText>
              </w:r>
              <w:r w:rsidR="006A0866" w:rsidRPr="009478EE" w:rsidDel="00AD243C">
                <w:rPr>
                  <w:rFonts w:ascii="Times New Roman" w:eastAsia="仿宋_GB2312" w:hAnsi="Times New Roman" w:cs="Times New Roman"/>
                  <w:b/>
                  <w:color w:val="000000" w:themeColor="text1"/>
                  <w:sz w:val="18"/>
                  <w:szCs w:val="18"/>
                  <w:lang w:eastAsia="zh-CN"/>
                </w:rPr>
                <w:delText>5</w:delText>
              </w:r>
              <w:r w:rsidR="006A0866" w:rsidRPr="009478EE" w:rsidDel="00AD243C">
                <w:rPr>
                  <w:rFonts w:ascii="Times New Roman" w:eastAsia="等线" w:hAnsi="Times New Roman" w:cs="Times New Roman"/>
                  <w:color w:val="000000" w:themeColor="text1"/>
                  <w:sz w:val="18"/>
                  <w:szCs w:val="18"/>
                </w:rPr>
                <w:delText>. Add</w:delText>
              </w:r>
              <w:r w:rsidR="006A0866" w:rsidRPr="009478EE" w:rsidDel="00AD243C">
                <w:rPr>
                  <w:rFonts w:ascii="Times New Roman" w:eastAsia="等线" w:hAnsi="Times New Roman" w:cs="Times New Roman"/>
                  <w:bCs w:val="0"/>
                  <w:color w:val="000000" w:themeColor="text1"/>
                  <w:sz w:val="18"/>
                  <w:szCs w:val="18"/>
                </w:rPr>
                <w:delText xml:space="preserve"> </w:delText>
              </w:r>
              <w:r w:rsidR="006A0866" w:rsidRPr="009478EE" w:rsidDel="00AD243C">
                <w:rPr>
                  <w:rFonts w:ascii="Times New Roman" w:eastAsia="等线" w:hAnsi="Times New Roman" w:cs="Times New Roman"/>
                  <w:bCs w:val="0"/>
                  <w:color w:val="000000" w:themeColor="text1"/>
                  <w:sz w:val="18"/>
                  <w:szCs w:val="18"/>
                  <w:lang w:eastAsia="zh-CN"/>
                </w:rPr>
                <w:delText xml:space="preserve">1.0 V DMF (0.948 kg/kg) </w:delText>
              </w:r>
              <w:r w:rsidR="006A0866" w:rsidRPr="009478EE" w:rsidDel="00AD243C">
                <w:rPr>
                  <w:rFonts w:ascii="Times New Roman" w:eastAsia="等线" w:hAnsi="Times New Roman" w:cs="Times New Roman"/>
                  <w:color w:val="000000" w:themeColor="text1"/>
                  <w:sz w:val="18"/>
                  <w:szCs w:val="18"/>
                </w:rPr>
                <w:delText xml:space="preserve">into </w:delText>
              </w:r>
              <w:r w:rsidR="006A0866" w:rsidRPr="009478EE" w:rsidDel="00AD243C">
                <w:rPr>
                  <w:rFonts w:ascii="Times New Roman" w:eastAsia="仿宋_GB2312" w:hAnsi="Times New Roman" w:cs="Times New Roman"/>
                  <w:b/>
                  <w:color w:val="000000" w:themeColor="text1"/>
                  <w:sz w:val="18"/>
                  <w:szCs w:val="18"/>
                </w:rPr>
                <w:delText>TJ4S-1213-Sy15</w:delText>
              </w:r>
              <w:r w:rsidR="006A0866" w:rsidRPr="009478EE" w:rsidDel="00AD243C">
                <w:rPr>
                  <w:rFonts w:ascii="Times New Roman" w:eastAsia="仿宋_GB2312" w:hAnsi="Times New Roman" w:cs="Times New Roman"/>
                  <w:b/>
                  <w:color w:val="000000" w:themeColor="text1"/>
                  <w:sz w:val="18"/>
                  <w:szCs w:val="18"/>
                  <w:lang w:eastAsia="zh-CN"/>
                </w:rPr>
                <w:delText>-R01</w:delText>
              </w:r>
              <w:r w:rsidR="006A0866" w:rsidRPr="009478EE" w:rsidDel="00AD243C">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1046" w:type="pct"/>
            <w:vMerge w:val="restart"/>
            <w:shd w:val="clear" w:color="auto" w:fill="FFFFFF" w:themeFill="background1"/>
            <w:vAlign w:val="center"/>
            <w:tcPrChange w:id="7045" w:author="Xuning Wei12232" w:date="2026-07-27T18:11:00Z">
              <w:tcPr>
                <w:tcW w:w="1049" w:type="pct"/>
                <w:gridSpan w:val="5"/>
                <w:vMerge w:val="restart"/>
                <w:shd w:val="clear" w:color="auto" w:fill="FFFFFF" w:themeFill="background1"/>
                <w:vAlign w:val="center"/>
              </w:tcPr>
            </w:tcPrChange>
          </w:tcPr>
          <w:p w14:paraId="32CF533C" w14:textId="77777777" w:rsidR="006A0866" w:rsidRPr="00032BAE" w:rsidRDefault="006A0866" w:rsidP="006A0866">
            <w:pPr>
              <w:rPr>
                <w:ins w:id="7046" w:author="Xuning Wei12232" w:date="2026-07-27T17:22:00Z"/>
                <w:rFonts w:ascii="Times New Roman" w:hAnsi="Times New Roman" w:cs="Times New Roman"/>
                <w:color w:val="auto"/>
                <w:sz w:val="18"/>
                <w:szCs w:val="18"/>
                <w:shd w:val="clear" w:color="auto" w:fill="FFFFFF"/>
              </w:rPr>
            </w:pPr>
            <w:ins w:id="7047"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6B8F14C" w14:textId="77777777" w:rsidR="006A0866" w:rsidRPr="004634A5" w:rsidRDefault="006A0866" w:rsidP="006A0866">
            <w:pPr>
              <w:rPr>
                <w:ins w:id="7048" w:author="Xuning Wei12232" w:date="2026-07-27T17:22:00Z"/>
                <w:rFonts w:ascii="Times New Roman" w:eastAsiaTheme="minorEastAsia" w:hAnsi="Times New Roman" w:cs="Times New Roman"/>
                <w:color w:val="auto"/>
                <w:sz w:val="18"/>
                <w:szCs w:val="18"/>
                <w:shd w:val="clear" w:color="auto" w:fill="FFFFFF"/>
                <w:lang w:eastAsia="zh-CN"/>
              </w:rPr>
            </w:pPr>
            <w:ins w:id="7049"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100DDBE9" w14:textId="77777777" w:rsidR="006A0866" w:rsidRPr="002B446D" w:rsidRDefault="006A0866" w:rsidP="006A0866">
            <w:pPr>
              <w:rPr>
                <w:ins w:id="7050" w:author="Xuning Wei12232" w:date="2026-07-27T17:22:00Z"/>
                <w:rFonts w:ascii="Times New Roman" w:hAnsi="Times New Roman" w:cs="Times New Roman"/>
                <w:color w:val="0000FF"/>
                <w:sz w:val="18"/>
                <w:szCs w:val="18"/>
                <w:shd w:val="clear" w:color="auto" w:fill="FFFFFF"/>
              </w:rPr>
            </w:pPr>
            <w:ins w:id="7051"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EBA3150" w14:textId="77777777" w:rsidR="006A0866" w:rsidRPr="00032BAE" w:rsidRDefault="006A0866" w:rsidP="006A0866">
            <w:pPr>
              <w:rPr>
                <w:ins w:id="7052" w:author="Xuning Wei12232" w:date="2026-07-27T17:22:00Z"/>
                <w:rFonts w:ascii="Times New Roman" w:hAnsi="Times New Roman" w:cs="Times New Roman"/>
                <w:color w:val="auto"/>
                <w:sz w:val="18"/>
                <w:szCs w:val="18"/>
                <w:shd w:val="clear" w:color="auto" w:fill="FFFFFF"/>
              </w:rPr>
            </w:pPr>
            <w:ins w:id="7053" w:author="Xuning Wei12232" w:date="2026-07-27T17:22:00Z">
              <w:r w:rsidRPr="00032BAE">
                <w:rPr>
                  <w:rFonts w:ascii="Times New Roman" w:hAnsi="Times New Roman" w:cs="Times New Roman"/>
                  <w:color w:val="auto"/>
                  <w:sz w:val="18"/>
                  <w:szCs w:val="18"/>
                  <w:shd w:val="clear" w:color="auto" w:fill="FFFFFF"/>
                </w:rPr>
                <w:t>Sight glass: Glass</w:t>
              </w:r>
            </w:ins>
          </w:p>
          <w:p w14:paraId="4802C8B1" w14:textId="77777777" w:rsidR="006A0866" w:rsidRPr="00032BAE" w:rsidRDefault="006A0866" w:rsidP="006A0866">
            <w:pPr>
              <w:rPr>
                <w:ins w:id="7054" w:author="Xuning Wei12232" w:date="2026-07-27T17:22:00Z"/>
                <w:rFonts w:ascii="Times New Roman" w:hAnsi="Times New Roman" w:cs="Times New Roman"/>
                <w:color w:val="auto"/>
                <w:sz w:val="18"/>
                <w:szCs w:val="18"/>
                <w:shd w:val="clear" w:color="auto" w:fill="FFFFFF"/>
              </w:rPr>
            </w:pPr>
            <w:ins w:id="7055"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2DDA073E" w14:textId="77777777" w:rsidR="006A0866" w:rsidRPr="00032BAE" w:rsidRDefault="006A0866" w:rsidP="006A0866">
            <w:pPr>
              <w:rPr>
                <w:ins w:id="7056" w:author="Xuning Wei12232" w:date="2026-07-27T17:22:00Z"/>
                <w:rFonts w:ascii="Times New Roman" w:hAnsi="Times New Roman" w:cs="Times New Roman"/>
                <w:color w:val="auto"/>
                <w:sz w:val="18"/>
                <w:szCs w:val="18"/>
                <w:shd w:val="clear" w:color="auto" w:fill="FFFFFF"/>
              </w:rPr>
            </w:pPr>
            <w:ins w:id="7057"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054A04E" w14:textId="77777777" w:rsidR="006A0866" w:rsidRPr="00032BAE" w:rsidRDefault="006A0866" w:rsidP="006A0866">
            <w:pPr>
              <w:rPr>
                <w:ins w:id="7058" w:author="Xuning Wei12232" w:date="2026-07-27T17:22:00Z"/>
                <w:rFonts w:ascii="Times New Roman" w:hAnsi="Times New Roman" w:cs="Times New Roman"/>
                <w:color w:val="auto"/>
                <w:sz w:val="18"/>
                <w:szCs w:val="18"/>
                <w:shd w:val="clear" w:color="auto" w:fill="FFFFFF"/>
              </w:rPr>
            </w:pPr>
            <w:ins w:id="7059" w:author="Xuning Wei12232" w:date="2026-07-27T17:22:00Z">
              <w:r w:rsidRPr="00032BAE">
                <w:rPr>
                  <w:rFonts w:ascii="Times New Roman" w:hAnsi="Times New Roman" w:cs="Times New Roman"/>
                  <w:color w:val="auto"/>
                  <w:sz w:val="18"/>
                  <w:szCs w:val="18"/>
                  <w:shd w:val="clear" w:color="auto" w:fill="FFFFFF"/>
                </w:rPr>
                <w:t>Pipeline material: 316L</w:t>
              </w:r>
            </w:ins>
          </w:p>
          <w:p w14:paraId="69968E73" w14:textId="77777777" w:rsidR="006A0866" w:rsidRPr="00B37BAA" w:rsidRDefault="006A0866" w:rsidP="006A0866">
            <w:pPr>
              <w:rPr>
                <w:ins w:id="7060" w:author="Xuning Wei12232" w:date="2026-07-27T17:22:00Z"/>
                <w:rFonts w:ascii="Times New Roman" w:hAnsi="Times New Roman" w:cs="Times New Roman"/>
                <w:color w:val="FF0000"/>
                <w:sz w:val="18"/>
                <w:szCs w:val="18"/>
                <w:shd w:val="clear" w:color="auto" w:fill="FFFFFF"/>
                <w:rPrChange w:id="7061" w:author="Johan Granander" w:date="2026-07-28T15:04:00Z">
                  <w:rPr>
                    <w:ins w:id="7062" w:author="Xuning Wei12232" w:date="2026-07-27T17:22:00Z"/>
                    <w:rFonts w:ascii="Times New Roman" w:hAnsi="Times New Roman" w:cs="Times New Roman"/>
                    <w:color w:val="FF0000"/>
                    <w:sz w:val="18"/>
                    <w:szCs w:val="18"/>
                    <w:shd w:val="clear" w:color="auto" w:fill="FFFFFF"/>
                    <w:lang w:val="sv-SE"/>
                  </w:rPr>
                </w:rPrChange>
              </w:rPr>
            </w:pPr>
            <w:ins w:id="7063" w:author="Xuning Wei12232" w:date="2026-07-27T17:22:00Z">
              <w:r w:rsidRPr="00B37BAA">
                <w:rPr>
                  <w:rFonts w:ascii="Times New Roman" w:hAnsi="Times New Roman" w:cs="Times New Roman"/>
                  <w:color w:val="FF0000"/>
                  <w:sz w:val="18"/>
                  <w:szCs w:val="18"/>
                  <w:shd w:val="clear" w:color="auto" w:fill="FFFFFF"/>
                  <w:rPrChange w:id="7064" w:author="Johan Granander" w:date="2026-07-28T15:04: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4FE3C1DF" w14:textId="77777777" w:rsidR="006A0866" w:rsidRPr="00B37BAA" w:rsidRDefault="006A0866" w:rsidP="006A0866">
            <w:pPr>
              <w:rPr>
                <w:ins w:id="7065" w:author="Xuning Wei12232" w:date="2026-07-27T17:22:00Z"/>
                <w:rFonts w:ascii="Times New Roman" w:hAnsi="Times New Roman" w:cs="Times New Roman"/>
                <w:color w:val="auto"/>
                <w:sz w:val="18"/>
                <w:szCs w:val="18"/>
                <w:shd w:val="clear" w:color="auto" w:fill="FFFFFF"/>
                <w:rPrChange w:id="7066" w:author="Johan Granander" w:date="2026-07-28T15:04:00Z">
                  <w:rPr>
                    <w:ins w:id="7067" w:author="Xuning Wei12232" w:date="2026-07-27T17:22:00Z"/>
                    <w:rFonts w:ascii="Times New Roman" w:hAnsi="Times New Roman" w:cs="Times New Roman"/>
                    <w:color w:val="auto"/>
                    <w:sz w:val="18"/>
                    <w:szCs w:val="18"/>
                    <w:shd w:val="clear" w:color="auto" w:fill="FFFFFF"/>
                    <w:lang w:val="sv-SE"/>
                  </w:rPr>
                </w:rPrChange>
              </w:rPr>
            </w:pPr>
            <w:ins w:id="7068" w:author="Xuning Wei12232" w:date="2026-07-27T17:22:00Z">
              <w:r w:rsidRPr="00B37BAA">
                <w:rPr>
                  <w:rFonts w:ascii="Times New Roman" w:hAnsi="Times New Roman" w:cs="Times New Roman"/>
                  <w:color w:val="auto"/>
                  <w:sz w:val="18"/>
                  <w:szCs w:val="18"/>
                  <w:shd w:val="clear" w:color="auto" w:fill="FFFFFF"/>
                  <w:rPrChange w:id="7069" w:author="Johan Granander" w:date="2026-07-28T15:04:00Z">
                    <w:rPr>
                      <w:rFonts w:ascii="Times New Roman" w:hAnsi="Times New Roman" w:cs="Times New Roman"/>
                      <w:color w:val="auto"/>
                      <w:sz w:val="18"/>
                      <w:szCs w:val="18"/>
                      <w:shd w:val="clear" w:color="auto" w:fill="FFFFFF"/>
                      <w:lang w:val="sv-SE"/>
                    </w:rPr>
                  </w:rPrChange>
                </w:rPr>
                <w:t>Mass flow meter: SS</w:t>
              </w:r>
            </w:ins>
          </w:p>
          <w:p w14:paraId="6F9157A8" w14:textId="77777777" w:rsidR="006A0866" w:rsidRPr="00032BAE" w:rsidRDefault="006A0866" w:rsidP="006A0866">
            <w:pPr>
              <w:rPr>
                <w:ins w:id="7070" w:author="Xuning Wei12232" w:date="2026-07-27T17:22:00Z"/>
                <w:rFonts w:ascii="Times New Roman" w:hAnsi="Times New Roman" w:cs="Times New Roman"/>
                <w:b/>
                <w:color w:val="auto"/>
                <w:sz w:val="18"/>
                <w:szCs w:val="18"/>
                <w:shd w:val="clear" w:color="auto" w:fill="FFFFFF"/>
              </w:rPr>
            </w:pPr>
            <w:ins w:id="7071"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35DCCB75" w14:textId="77777777" w:rsidR="006A0866" w:rsidRPr="00032BAE" w:rsidRDefault="006A0866" w:rsidP="006A0866">
            <w:pPr>
              <w:rPr>
                <w:ins w:id="7072" w:author="Xuning Wei12232" w:date="2026-07-27T17:22:00Z"/>
                <w:rFonts w:ascii="Times New Roman" w:eastAsiaTheme="minorEastAsia" w:hAnsi="Times New Roman" w:cs="Times New Roman"/>
                <w:color w:val="auto"/>
                <w:sz w:val="18"/>
                <w:szCs w:val="18"/>
                <w:shd w:val="clear" w:color="auto" w:fill="FFFFFF"/>
                <w:lang w:eastAsia="zh-CN"/>
              </w:rPr>
            </w:pPr>
            <w:ins w:id="7073"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7276120E" w14:textId="77777777" w:rsidR="006A0866" w:rsidRDefault="006A0866" w:rsidP="006A0866">
            <w:pPr>
              <w:rPr>
                <w:ins w:id="7074" w:author="Xuning Wei12232" w:date="2026-07-27T17:22:00Z"/>
                <w:rFonts w:ascii="Times New Roman" w:hAnsi="Times New Roman" w:cs="Times New Roman"/>
                <w:color w:val="auto"/>
                <w:sz w:val="18"/>
                <w:szCs w:val="18"/>
                <w:shd w:val="clear" w:color="auto" w:fill="FFFFFF"/>
              </w:rPr>
            </w:pPr>
            <w:ins w:id="7075"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73EB75BB" w14:textId="369F9906" w:rsidR="006A0866" w:rsidRPr="00032BAE" w:rsidDel="000B3418" w:rsidRDefault="006A0866" w:rsidP="006A0866">
            <w:pPr>
              <w:jc w:val="both"/>
              <w:rPr>
                <w:del w:id="7076" w:author="Xuning Wei12232" w:date="2026-07-27T17:22:00Z"/>
                <w:rFonts w:ascii="Times New Roman" w:hAnsi="Times New Roman" w:cs="Times New Roman"/>
                <w:color w:val="auto"/>
                <w:sz w:val="18"/>
                <w:szCs w:val="18"/>
                <w:shd w:val="clear" w:color="auto" w:fill="FFFFFF"/>
              </w:rPr>
            </w:pPr>
            <w:ins w:id="7077"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7078" w:author="Xuning Wei12232" w:date="2026-07-27T17:22:00Z">
              <w:r w:rsidRPr="00032BAE" w:rsidDel="000B3418">
                <w:rPr>
                  <w:rFonts w:ascii="Times New Roman" w:hAnsi="Times New Roman" w:cs="Times New Roman"/>
                  <w:color w:val="auto"/>
                  <w:sz w:val="18"/>
                  <w:szCs w:val="18"/>
                  <w:shd w:val="clear" w:color="auto" w:fill="FFFFFF"/>
                </w:rPr>
                <w:delText>Transfer pump material:SS</w:delText>
              </w:r>
            </w:del>
            <w:ins w:id="7079" w:author="Johan Granander" w:date="2026-05-04T11:54:00Z">
              <w:del w:id="7080" w:author="Xuning Wei12232" w:date="2026-07-27T17:22:00Z">
                <w:r w:rsidRPr="00032BAE" w:rsidDel="000B3418">
                  <w:rPr>
                    <w:rFonts w:ascii="Times New Roman" w:hAnsi="Times New Roman" w:cs="Times New Roman"/>
                    <w:color w:val="auto"/>
                    <w:sz w:val="18"/>
                    <w:szCs w:val="18"/>
                    <w:shd w:val="clear" w:color="auto" w:fill="FFFFFF"/>
                  </w:rPr>
                  <w:delText>material: SS</w:delText>
                </w:r>
              </w:del>
            </w:ins>
            <w:del w:id="7081" w:author="Xuning Wei12232" w:date="2026-07-27T17:22:00Z">
              <w:r w:rsidRPr="00032BAE" w:rsidDel="000B3418">
                <w:rPr>
                  <w:rFonts w:ascii="Times New Roman" w:hAnsi="Times New Roman" w:cs="Times New Roman"/>
                  <w:color w:val="auto"/>
                  <w:sz w:val="18"/>
                  <w:szCs w:val="18"/>
                  <w:shd w:val="clear" w:color="auto" w:fill="FFFFFF"/>
                </w:rPr>
                <w:delText>316+PTFE</w:delText>
              </w:r>
            </w:del>
          </w:p>
          <w:p w14:paraId="2B108F14" w14:textId="0C2B7CEE" w:rsidR="006A0866" w:rsidRPr="00032BAE" w:rsidDel="000B3418" w:rsidRDefault="006A0866" w:rsidP="006A0866">
            <w:pPr>
              <w:jc w:val="both"/>
              <w:rPr>
                <w:del w:id="7082" w:author="Xuning Wei12232" w:date="2026-07-27T17:22:00Z"/>
                <w:rFonts w:ascii="Times New Roman" w:eastAsia="仿宋_GB2312" w:hAnsi="Times New Roman" w:cs="Times New Roman"/>
                <w:color w:val="auto"/>
                <w:sz w:val="18"/>
                <w:szCs w:val="18"/>
              </w:rPr>
            </w:pPr>
            <w:del w:id="7083"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354DCDC1" w14:textId="36E8A21A" w:rsidR="006A0866" w:rsidRPr="00C93788" w:rsidDel="000B3418" w:rsidRDefault="006A0866" w:rsidP="006A0866">
            <w:pPr>
              <w:jc w:val="both"/>
              <w:rPr>
                <w:del w:id="7084" w:author="Xuning Wei12232" w:date="2026-07-27T17:22:00Z"/>
                <w:rFonts w:ascii="Times New Roman" w:eastAsia="仿宋_GB2312" w:hAnsi="Times New Roman" w:cs="Times New Roman"/>
                <w:color w:val="auto"/>
                <w:sz w:val="18"/>
                <w:szCs w:val="18"/>
                <w:lang w:val="en-IE"/>
                <w:rPrChange w:id="7085" w:author="Johan Granander" w:date="2026-07-28T15:05:00Z">
                  <w:rPr>
                    <w:del w:id="7086" w:author="Xuning Wei12232" w:date="2026-07-27T17:22:00Z"/>
                    <w:rFonts w:ascii="Times New Roman" w:eastAsia="仿宋_GB2312" w:hAnsi="Times New Roman" w:cs="Times New Roman"/>
                    <w:color w:val="auto"/>
                    <w:sz w:val="18"/>
                    <w:szCs w:val="18"/>
                  </w:rPr>
                </w:rPrChange>
              </w:rPr>
            </w:pPr>
            <w:del w:id="7087" w:author="Xuning Wei12232" w:date="2026-07-27T17:22:00Z">
              <w:r w:rsidRPr="00C93788" w:rsidDel="000B3418">
                <w:rPr>
                  <w:rFonts w:ascii="Times New Roman" w:hAnsi="Times New Roman" w:cs="Times New Roman"/>
                  <w:color w:val="auto"/>
                  <w:sz w:val="18"/>
                  <w:szCs w:val="18"/>
                  <w:shd w:val="clear" w:color="auto" w:fill="FFFFFF"/>
                  <w:lang w:val="en-IE"/>
                  <w:rPrChange w:id="7088" w:author="Johan Granander" w:date="2026-07-28T15:05:00Z">
                    <w:rPr>
                      <w:rFonts w:ascii="Times New Roman" w:hAnsi="Times New Roman" w:cs="Times New Roman"/>
                      <w:color w:val="auto"/>
                      <w:sz w:val="18"/>
                      <w:szCs w:val="18"/>
                      <w:shd w:val="clear" w:color="auto" w:fill="FFFFFF"/>
                    </w:rPr>
                  </w:rPrChange>
                </w:rPr>
                <w:delText xml:space="preserve">Gasket: </w:delText>
              </w:r>
              <w:r w:rsidRPr="00C93788" w:rsidDel="000B3418">
                <w:rPr>
                  <w:rFonts w:ascii="Times New Roman" w:eastAsia="仿宋_GB2312" w:hAnsi="Times New Roman" w:cs="Times New Roman"/>
                  <w:color w:val="auto"/>
                  <w:sz w:val="18"/>
                  <w:szCs w:val="18"/>
                  <w:lang w:val="en-IE"/>
                  <w:rPrChange w:id="7089" w:author="Johan Granander" w:date="2026-07-28T15:05:00Z">
                    <w:rPr>
                      <w:rFonts w:ascii="Times New Roman" w:eastAsia="仿宋_GB2312" w:hAnsi="Times New Roman" w:cs="Times New Roman"/>
                      <w:color w:val="auto"/>
                      <w:sz w:val="18"/>
                      <w:szCs w:val="18"/>
                    </w:rPr>
                  </w:rPrChange>
                </w:rPr>
                <w:delText>PTFE</w:delText>
              </w:r>
            </w:del>
          </w:p>
          <w:p w14:paraId="04DB36A4" w14:textId="280768D7" w:rsidR="006A0866" w:rsidRPr="00C93788" w:rsidDel="000B3418" w:rsidRDefault="006A0866" w:rsidP="006A0866">
            <w:pPr>
              <w:jc w:val="both"/>
              <w:rPr>
                <w:del w:id="7090" w:author="Xuning Wei12232" w:date="2026-07-27T17:22:00Z"/>
                <w:rFonts w:ascii="Times New Roman" w:hAnsi="Times New Roman" w:cs="Times New Roman"/>
                <w:color w:val="auto"/>
                <w:sz w:val="18"/>
                <w:szCs w:val="18"/>
                <w:shd w:val="clear" w:color="auto" w:fill="FFFFFF"/>
                <w:lang w:val="en-IE"/>
                <w:rPrChange w:id="7091" w:author="Johan Granander" w:date="2026-07-28T15:05:00Z">
                  <w:rPr>
                    <w:del w:id="7092" w:author="Xuning Wei12232" w:date="2026-07-27T17:22:00Z"/>
                    <w:rFonts w:ascii="Times New Roman" w:hAnsi="Times New Roman" w:cs="Times New Roman"/>
                    <w:color w:val="auto"/>
                    <w:sz w:val="18"/>
                    <w:szCs w:val="18"/>
                    <w:shd w:val="clear" w:color="auto" w:fill="FFFFFF"/>
                  </w:rPr>
                </w:rPrChange>
              </w:rPr>
            </w:pPr>
            <w:del w:id="7093" w:author="Xuning Wei12232" w:date="2026-07-27T17:22:00Z">
              <w:r w:rsidRPr="00C93788" w:rsidDel="000B3418">
                <w:rPr>
                  <w:rFonts w:ascii="Times New Roman" w:hAnsi="Times New Roman" w:cs="Times New Roman"/>
                  <w:color w:val="auto"/>
                  <w:sz w:val="18"/>
                  <w:szCs w:val="18"/>
                  <w:shd w:val="clear" w:color="auto" w:fill="FFFFFF"/>
                  <w:lang w:val="en-IE"/>
                  <w:rPrChange w:id="7094" w:author="Johan Granander" w:date="2026-07-28T15:05:00Z">
                    <w:rPr>
                      <w:rFonts w:ascii="Times New Roman" w:hAnsi="Times New Roman" w:cs="Times New Roman"/>
                      <w:color w:val="auto"/>
                      <w:sz w:val="18"/>
                      <w:szCs w:val="18"/>
                      <w:shd w:val="clear" w:color="auto" w:fill="FFFFFF"/>
                    </w:rPr>
                  </w:rPrChange>
                </w:rPr>
                <w:delText>Sight glass: Glass</w:delText>
              </w:r>
            </w:del>
          </w:p>
          <w:p w14:paraId="68CBD6AA" w14:textId="03AA3442" w:rsidR="006A0866" w:rsidRPr="00C93788" w:rsidDel="000B3418" w:rsidRDefault="006A0866" w:rsidP="006A0866">
            <w:pPr>
              <w:jc w:val="both"/>
              <w:rPr>
                <w:del w:id="7095" w:author="Xuning Wei12232" w:date="2026-07-27T17:22:00Z"/>
                <w:rFonts w:ascii="Times New Roman" w:eastAsia="仿宋_GB2312" w:hAnsi="Times New Roman" w:cs="Times New Roman"/>
                <w:color w:val="auto"/>
                <w:sz w:val="18"/>
                <w:szCs w:val="18"/>
                <w:lang w:val="en-IE"/>
                <w:rPrChange w:id="7096" w:author="Johan Granander" w:date="2026-07-28T15:05:00Z">
                  <w:rPr>
                    <w:del w:id="7097" w:author="Xuning Wei12232" w:date="2026-07-27T17:22:00Z"/>
                    <w:rFonts w:ascii="Times New Roman" w:eastAsia="仿宋_GB2312" w:hAnsi="Times New Roman" w:cs="Times New Roman"/>
                    <w:color w:val="auto"/>
                    <w:sz w:val="18"/>
                    <w:szCs w:val="18"/>
                  </w:rPr>
                </w:rPrChange>
              </w:rPr>
            </w:pPr>
            <w:del w:id="7098" w:author="Xuning Wei12232" w:date="2026-07-27T17:22:00Z">
              <w:r w:rsidRPr="00C93788" w:rsidDel="000B3418">
                <w:rPr>
                  <w:rFonts w:ascii="Times New Roman" w:hAnsi="Times New Roman" w:cs="Times New Roman"/>
                  <w:color w:val="auto"/>
                  <w:sz w:val="18"/>
                  <w:szCs w:val="18"/>
                  <w:shd w:val="clear" w:color="auto" w:fill="FFFFFF"/>
                  <w:lang w:val="en-IE"/>
                  <w:rPrChange w:id="7099" w:author="Johan Granander" w:date="2026-07-28T15:05:00Z">
                    <w:rPr>
                      <w:rFonts w:ascii="Times New Roman" w:hAnsi="Times New Roman" w:cs="Times New Roman"/>
                      <w:color w:val="auto"/>
                      <w:sz w:val="18"/>
                      <w:szCs w:val="18"/>
                      <w:shd w:val="clear" w:color="auto" w:fill="FFFFFF"/>
                    </w:rPr>
                  </w:rPrChange>
                </w:rPr>
                <w:delText>Valve:</w:delText>
              </w:r>
              <w:r w:rsidRPr="00C93788" w:rsidDel="000B3418">
                <w:rPr>
                  <w:rFonts w:ascii="Times New Roman" w:eastAsia="仿宋_GB2312" w:hAnsi="Times New Roman" w:cs="Times New Roman"/>
                  <w:color w:val="auto"/>
                  <w:sz w:val="18"/>
                  <w:szCs w:val="18"/>
                  <w:lang w:val="en-IE"/>
                  <w:rPrChange w:id="7100" w:author="Johan Granander" w:date="2026-07-28T15:05:00Z">
                    <w:rPr>
                      <w:rFonts w:ascii="Times New Roman" w:eastAsia="仿宋_GB2312" w:hAnsi="Times New Roman" w:cs="Times New Roman"/>
                      <w:color w:val="auto"/>
                      <w:sz w:val="18"/>
                      <w:szCs w:val="18"/>
                    </w:rPr>
                  </w:rPrChange>
                </w:rPr>
                <w:delText xml:space="preserve"> 316L</w:delText>
              </w:r>
            </w:del>
          </w:p>
          <w:p w14:paraId="4385B212" w14:textId="6D2BD81E" w:rsidR="006A0866" w:rsidRPr="004634A5" w:rsidDel="000B3418" w:rsidRDefault="006A0866" w:rsidP="006A0866">
            <w:pPr>
              <w:jc w:val="both"/>
              <w:rPr>
                <w:del w:id="7101" w:author="Xuning Wei12232" w:date="2026-07-27T17:22:00Z"/>
                <w:rFonts w:ascii="Times New Roman" w:eastAsiaTheme="minorEastAsia" w:hAnsi="Times New Roman" w:cs="Times New Roman"/>
                <w:color w:val="auto"/>
                <w:sz w:val="18"/>
                <w:szCs w:val="18"/>
                <w:shd w:val="clear" w:color="auto" w:fill="FFFFFF"/>
                <w:lang w:eastAsia="zh-CN"/>
              </w:rPr>
            </w:pPr>
            <w:del w:id="7102"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Del="000B3418">
                <w:rPr>
                  <w:rFonts w:ascii="Times New Roman" w:hAnsi="Times New Roman" w:cs="Times New Roman"/>
                  <w:color w:val="auto"/>
                  <w:sz w:val="18"/>
                  <w:szCs w:val="18"/>
                  <w:shd w:val="clear" w:color="auto" w:fill="FFFFFF"/>
                </w:rPr>
                <w:br/>
              </w:r>
              <w:r w:rsidRPr="002B446D" w:rsidDel="000B3418">
                <w:rPr>
                  <w:rFonts w:ascii="Times New Roman" w:hAnsi="Times New Roman" w:cs="Times New Roman"/>
                  <w:color w:val="0000FF"/>
                  <w:sz w:val="18"/>
                  <w:szCs w:val="18"/>
                  <w:shd w:val="clear" w:color="auto" w:fill="FFFFFF"/>
                </w:rPr>
                <w:delText>Sieve plate: HC-22</w:delText>
              </w:r>
            </w:del>
          </w:p>
          <w:p w14:paraId="7B0D260A" w14:textId="0419C2D6" w:rsidR="006A0866" w:rsidRPr="00C65197" w:rsidDel="000B3418" w:rsidRDefault="006A0866" w:rsidP="006A0866">
            <w:pPr>
              <w:jc w:val="both"/>
              <w:rPr>
                <w:del w:id="7103" w:author="Xuning Wei12232" w:date="2026-07-27T17:22:00Z"/>
                <w:rFonts w:ascii="Times New Roman" w:hAnsi="Times New Roman" w:cs="Times New Roman"/>
                <w:color w:val="0000FF"/>
                <w:sz w:val="18"/>
                <w:szCs w:val="18"/>
                <w:shd w:val="clear" w:color="auto" w:fill="FFFFFF"/>
              </w:rPr>
            </w:pPr>
            <w:del w:id="7104"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Del="000B3418">
                <w:rPr>
                  <w:rFonts w:ascii="Times New Roman" w:hAnsi="Times New Roman" w:cs="Times New Roman"/>
                  <w:color w:val="0000FF"/>
                  <w:sz w:val="18"/>
                  <w:szCs w:val="18"/>
                  <w:shd w:val="clear" w:color="auto" w:fill="FFFFFF"/>
                </w:rPr>
                <w:delText>C-276</w:delText>
              </w:r>
            </w:del>
          </w:p>
          <w:p w14:paraId="1CA94FDC" w14:textId="19CADBDD" w:rsidR="006A0866" w:rsidRPr="00032BAE" w:rsidDel="000B3418" w:rsidRDefault="006A0866" w:rsidP="006A0866">
            <w:pPr>
              <w:jc w:val="both"/>
              <w:rPr>
                <w:del w:id="7105" w:author="Xuning Wei12232" w:date="2026-07-27T17:22:00Z"/>
                <w:rFonts w:ascii="Times New Roman" w:hAnsi="Times New Roman" w:cs="Times New Roman"/>
                <w:color w:val="auto"/>
                <w:sz w:val="18"/>
                <w:szCs w:val="18"/>
                <w:shd w:val="clear" w:color="auto" w:fill="FFFFFF"/>
              </w:rPr>
            </w:pPr>
            <w:del w:id="7106" w:author="Xuning Wei12232" w:date="2026-07-27T17:22:00Z">
              <w:r w:rsidRPr="00032BAE" w:rsidDel="000B3418">
                <w:rPr>
                  <w:rFonts w:ascii="Times New Roman" w:hAnsi="Times New Roman" w:cs="Times New Roman"/>
                  <w:color w:val="auto"/>
                  <w:sz w:val="18"/>
                  <w:szCs w:val="18"/>
                  <w:shd w:val="clear" w:color="auto" w:fill="FFFFFF"/>
                </w:rPr>
                <w:delText>Sampling pipeline: SS</w:delText>
              </w:r>
            </w:del>
          </w:p>
          <w:p w14:paraId="4D3EBF13" w14:textId="16616E40" w:rsidR="006A0866" w:rsidRPr="00032BAE" w:rsidRDefault="006A0866" w:rsidP="006A0866">
            <w:pPr>
              <w:jc w:val="both"/>
              <w:rPr>
                <w:rFonts w:ascii="Times New Roman" w:hAnsi="Times New Roman" w:cs="Times New Roman"/>
                <w:color w:val="auto"/>
                <w:sz w:val="18"/>
                <w:szCs w:val="18"/>
                <w:shd w:val="clear" w:color="auto" w:fill="FFFFFF"/>
              </w:rPr>
            </w:pPr>
            <w:del w:id="7107"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7108" w:author="Xuning Wei12232" w:date="2026-07-27T18:11:00Z">
              <w:tcPr>
                <w:tcW w:w="388" w:type="pct"/>
                <w:gridSpan w:val="4"/>
                <w:vMerge w:val="restart"/>
                <w:shd w:val="clear" w:color="auto" w:fill="FFFFFF" w:themeFill="background1"/>
                <w:vAlign w:val="center"/>
              </w:tcPr>
            </w:tcPrChange>
          </w:tcPr>
          <w:p w14:paraId="7B352253" w14:textId="38144A27" w:rsidR="006A0866" w:rsidRPr="00032BAE" w:rsidRDefault="006A0866" w:rsidP="006A0866">
            <w:pPr>
              <w:spacing w:line="240" w:lineRule="exact"/>
              <w:jc w:val="both"/>
              <w:rPr>
                <w:rFonts w:ascii="Times New Roman" w:eastAsia="仿宋_GB2312" w:hAnsi="Times New Roman" w:cs="Times New Roman"/>
                <w:color w:val="auto"/>
                <w:sz w:val="18"/>
                <w:szCs w:val="18"/>
                <w:lang w:eastAsia="zh-CN" w:bidi="ar"/>
              </w:rPr>
            </w:pPr>
            <w:r w:rsidRPr="00032BAE">
              <w:rPr>
                <w:rFonts w:ascii="Times New Roman" w:eastAsia="仿宋_GB2312" w:hAnsi="Times New Roman" w:cs="Times New Roman"/>
                <w:color w:val="auto"/>
                <w:sz w:val="18"/>
                <w:szCs w:val="18"/>
                <w:lang w:eastAsia="zh-CN" w:bidi="ar"/>
              </w:rPr>
              <w:t>No</w:t>
            </w:r>
          </w:p>
        </w:tc>
        <w:tc>
          <w:tcPr>
            <w:tcW w:w="352" w:type="pct"/>
            <w:vMerge w:val="restart"/>
            <w:shd w:val="clear" w:color="auto" w:fill="FFFFFF" w:themeFill="background1"/>
            <w:vAlign w:val="center"/>
            <w:tcPrChange w:id="7109" w:author="Xuning Wei12232" w:date="2026-07-27T18:11:00Z">
              <w:tcPr>
                <w:tcW w:w="354" w:type="pct"/>
                <w:gridSpan w:val="3"/>
                <w:vMerge w:val="restart"/>
                <w:shd w:val="clear" w:color="auto" w:fill="FFFFFF" w:themeFill="background1"/>
                <w:vAlign w:val="center"/>
              </w:tcPr>
            </w:tcPrChange>
          </w:tcPr>
          <w:p w14:paraId="4072D5F8" w14:textId="7D6D86D1" w:rsidR="006A0866" w:rsidRPr="00032BAE" w:rsidRDefault="006A0866" w:rsidP="006A0866">
            <w:pPr>
              <w:spacing w:line="240" w:lineRule="exact"/>
              <w:jc w:val="both"/>
              <w:rPr>
                <w:rFonts w:ascii="Times New Roman" w:eastAsia="仿宋_GB2312" w:hAnsi="Times New Roman" w:cs="Times New Roman"/>
                <w:color w:val="auto"/>
                <w:sz w:val="18"/>
                <w:szCs w:val="18"/>
                <w:lang w:eastAsia="zh-CN" w:bidi="ar"/>
              </w:rPr>
            </w:pPr>
            <w:r w:rsidRPr="00032BAE">
              <w:rPr>
                <w:rFonts w:ascii="Times New Roman" w:eastAsia="仿宋_GB2312" w:hAnsi="Times New Roman" w:cs="Times New Roman"/>
                <w:color w:val="auto"/>
                <w:sz w:val="18"/>
                <w:szCs w:val="18"/>
                <w:lang w:eastAsia="zh-CN" w:bidi="ar"/>
              </w:rPr>
              <w:t>No</w:t>
            </w:r>
          </w:p>
        </w:tc>
        <w:tc>
          <w:tcPr>
            <w:tcW w:w="289" w:type="pct"/>
            <w:vAlign w:val="center"/>
            <w:tcPrChange w:id="7110" w:author="Xuning Wei12232" w:date="2026-07-27T18:11:00Z">
              <w:tcPr>
                <w:tcW w:w="322" w:type="pct"/>
                <w:gridSpan w:val="3"/>
                <w:vAlign w:val="center"/>
              </w:tcPr>
            </w:tcPrChange>
          </w:tcPr>
          <w:p w14:paraId="3C40AD4C" w14:textId="6DD9F928" w:rsidR="006A0866" w:rsidRPr="00032BAE" w:rsidRDefault="000B6761" w:rsidP="006A0866">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color w:val="auto"/>
                  <w:sz w:val="18"/>
                  <w:szCs w:val="18"/>
                  <w:lang w:eastAsia="zh-CN" w:bidi="ar"/>
                </w:rPr>
                <w:id w:val="345911601"/>
                <w14:checkbox>
                  <w14:checked w14:val="1"/>
                  <w14:checkedState w14:val="2612" w14:font="MS Gothic"/>
                  <w14:uncheckedState w14:val="2610" w14:font="MS Gothic"/>
                </w14:checkbox>
              </w:sdtPr>
              <w:sdtEndPr/>
              <w:sdtContent>
                <w:r w:rsidR="006A0866" w:rsidRPr="00032BAE">
                  <w:rPr>
                    <w:rFonts w:ascii="Segoe UI Symbol" w:eastAsia="MS Gothic" w:hAnsi="Segoe UI Symbol" w:cs="Segoe UI Symbol"/>
                    <w:color w:val="auto"/>
                    <w:sz w:val="18"/>
                    <w:szCs w:val="18"/>
                    <w:lang w:eastAsia="zh-CN" w:bidi="ar"/>
                  </w:rPr>
                  <w:t>☒</w:t>
                </w:r>
              </w:sdtContent>
            </w:sdt>
            <w:r w:rsidR="006A0866" w:rsidRPr="00032BAE">
              <w:rPr>
                <w:rFonts w:ascii="Times New Roman" w:eastAsia="仿宋_GB2312" w:hAnsi="Times New Roman" w:cs="Times New Roman"/>
                <w:color w:val="auto"/>
                <w:sz w:val="18"/>
                <w:szCs w:val="18"/>
                <w:lang w:eastAsia="zh-CN" w:bidi="ar"/>
              </w:rPr>
              <w:t>Yes</w:t>
            </w:r>
          </w:p>
        </w:tc>
        <w:tc>
          <w:tcPr>
            <w:tcW w:w="638" w:type="pct"/>
            <w:vAlign w:val="center"/>
            <w:tcPrChange w:id="7111" w:author="Xuning Wei12232" w:date="2026-07-27T18:11:00Z">
              <w:tcPr>
                <w:tcW w:w="733" w:type="pct"/>
                <w:gridSpan w:val="3"/>
                <w:vAlign w:val="center"/>
              </w:tcPr>
            </w:tcPrChange>
          </w:tcPr>
          <w:p w14:paraId="34E77A1E" w14:textId="282C71CB" w:rsidR="006A0866" w:rsidRPr="00032BAE" w:rsidRDefault="000B6761" w:rsidP="006A0866">
            <w:pPr>
              <w:jc w:val="both"/>
              <w:rPr>
                <w:rFonts w:ascii="Times New Roman" w:eastAsia="仿宋_GB2312" w:hAnsi="Times New Roman" w:cs="Times New Roman"/>
                <w:color w:val="auto"/>
                <w:sz w:val="18"/>
                <w:szCs w:val="20"/>
                <w:lang w:eastAsia="zh-CN" w:bidi="ar"/>
              </w:rPr>
            </w:pPr>
            <w:customXmlInsRangeStart w:id="7112" w:author="Xuning Wei12232" w:date="2026-07-27T19:58:00Z"/>
            <w:sdt>
              <w:sdtPr>
                <w:rPr>
                  <w:rFonts w:ascii="Times New Roman" w:eastAsia="仿宋_GB2312" w:hAnsi="Times New Roman" w:cs="Times New Roman"/>
                  <w:color w:val="auto"/>
                  <w:sz w:val="18"/>
                  <w:szCs w:val="18"/>
                </w:rPr>
                <w:id w:val="507635871"/>
                <w14:checkbox>
                  <w14:checked w14:val="0"/>
                  <w14:checkedState w14:val="2612" w14:font="MS Gothic"/>
                  <w14:uncheckedState w14:val="2610" w14:font="MS Gothic"/>
                </w14:checkbox>
              </w:sdtPr>
              <w:sdtEndPr/>
              <w:sdtContent>
                <w:customXmlInsRangeEnd w:id="7112"/>
                <w:ins w:id="7113" w:author="Xuning Wei12232" w:date="2026-07-27T19:58:00Z">
                  <w:r w:rsidR="006A0866" w:rsidRPr="0020048E">
                    <w:rPr>
                      <w:rFonts w:ascii="Segoe UI Symbol" w:eastAsia="仿宋_GB2312" w:hAnsi="Segoe UI Symbol" w:cs="Segoe UI Symbol"/>
                      <w:color w:val="auto"/>
                      <w:sz w:val="18"/>
                      <w:szCs w:val="18"/>
                    </w:rPr>
                    <w:t>☐</w:t>
                  </w:r>
                </w:ins>
                <w:customXmlInsRangeStart w:id="7114" w:author="Xuning Wei12232" w:date="2026-07-27T19:58:00Z"/>
              </w:sdtContent>
            </w:sdt>
            <w:customXmlInsRangeEnd w:id="7114"/>
            <w:ins w:id="7115" w:author="Xuning Wei12232" w:date="2026-07-27T19:58:00Z">
              <w:r w:rsidR="006A0866" w:rsidRPr="0020048E">
                <w:rPr>
                  <w:rFonts w:ascii="Times New Roman" w:eastAsia="仿宋_GB2312" w:hAnsi="Times New Roman" w:cs="Times New Roman"/>
                  <w:color w:val="auto"/>
                  <w:sz w:val="18"/>
                  <w:szCs w:val="18"/>
                </w:rPr>
                <w:t xml:space="preserve"> No</w:t>
              </w:r>
            </w:ins>
            <w:customXmlDelRangeStart w:id="7116" w:author="Xuning Wei12232" w:date="2026-07-27T19:58:00Z"/>
            <w:sdt>
              <w:sdtPr>
                <w:rPr>
                  <w:rFonts w:ascii="Times New Roman" w:eastAsia="仿宋_GB2312" w:hAnsi="Times New Roman" w:cs="Times New Roman"/>
                  <w:color w:val="auto"/>
                  <w:sz w:val="18"/>
                  <w:szCs w:val="18"/>
                  <w:lang w:eastAsia="zh-CN" w:bidi="ar"/>
                </w:rPr>
                <w:id w:val="1940249154"/>
                <w14:checkbox>
                  <w14:checked w14:val="0"/>
                  <w14:checkedState w14:val="2612" w14:font="MS Gothic"/>
                  <w14:uncheckedState w14:val="2610" w14:font="MS Gothic"/>
                </w14:checkbox>
              </w:sdtPr>
              <w:sdtEndPr/>
              <w:sdtContent>
                <w:customXmlDelRangeEnd w:id="7116"/>
                <w:del w:id="7117" w:author="Xuning Wei12232" w:date="2026-07-27T19:58:00Z">
                  <w:r w:rsidR="006A0866" w:rsidRPr="00032BAE" w:rsidDel="002F2978">
                    <w:rPr>
                      <w:rFonts w:ascii="Segoe UI Symbol" w:eastAsia="仿宋_GB2312" w:hAnsi="Segoe UI Symbol" w:cs="Segoe UI Symbol"/>
                      <w:color w:val="auto"/>
                      <w:sz w:val="18"/>
                      <w:szCs w:val="18"/>
                      <w:lang w:eastAsia="zh-CN" w:bidi="ar"/>
                    </w:rPr>
                    <w:delText>☐</w:delText>
                  </w:r>
                </w:del>
                <w:customXmlDelRangeStart w:id="7118" w:author="Xuning Wei12232" w:date="2026-07-27T19:58:00Z"/>
              </w:sdtContent>
            </w:sdt>
            <w:customXmlDelRangeEnd w:id="7118"/>
            <w:del w:id="7119" w:author="Xuning Wei12232" w:date="2026-07-27T19:58:00Z">
              <w:r w:rsidR="006A0866" w:rsidRPr="00032BAE" w:rsidDel="002F2978">
                <w:rPr>
                  <w:rFonts w:ascii="Times New Roman" w:eastAsia="仿宋_GB2312" w:hAnsi="Times New Roman" w:cs="Times New Roman"/>
                  <w:color w:val="auto"/>
                  <w:sz w:val="18"/>
                  <w:szCs w:val="18"/>
                  <w:lang w:eastAsia="zh-CN" w:bidi="ar"/>
                </w:rPr>
                <w:delText xml:space="preserve"> No</w:delText>
              </w:r>
            </w:del>
          </w:p>
        </w:tc>
        <w:tc>
          <w:tcPr>
            <w:tcW w:w="792" w:type="pct"/>
            <w:vMerge w:val="restart"/>
            <w:vAlign w:val="center"/>
            <w:tcPrChange w:id="7120" w:author="Xuning Wei12232" w:date="2026-07-27T18:11:00Z">
              <w:tcPr>
                <w:tcW w:w="654" w:type="pct"/>
                <w:vMerge w:val="restart"/>
                <w:vAlign w:val="center"/>
              </w:tcPr>
            </w:tcPrChange>
          </w:tcPr>
          <w:p w14:paraId="6874EDAF" w14:textId="77777777" w:rsidR="006A0866" w:rsidRPr="0020048E" w:rsidRDefault="000B6761" w:rsidP="006A0866">
            <w:pPr>
              <w:jc w:val="both"/>
              <w:rPr>
                <w:ins w:id="7121" w:author="Xuning Wei12232" w:date="2026-07-27T19:58:00Z"/>
                <w:rFonts w:ascii="Times New Roman" w:eastAsia="仿宋_GB2312" w:hAnsi="Times New Roman" w:cs="Times New Roman"/>
                <w:color w:val="auto"/>
                <w:kern w:val="0"/>
                <w:sz w:val="18"/>
                <w:szCs w:val="18"/>
                <w:u w:val="single"/>
                <w:lang w:eastAsia="zh-CN"/>
              </w:rPr>
            </w:pPr>
            <w:customXmlInsRangeStart w:id="7122" w:author="Xuning Wei12232" w:date="2026-07-27T19:58:00Z"/>
            <w:sdt>
              <w:sdtPr>
                <w:rPr>
                  <w:rFonts w:ascii="Times New Roman" w:eastAsia="仿宋_GB2312" w:hAnsi="Times New Roman" w:cs="Times New Roman"/>
                  <w:b/>
                  <w:color w:val="auto"/>
                  <w:sz w:val="18"/>
                  <w:szCs w:val="18"/>
                </w:rPr>
                <w:id w:val="-1793502787"/>
                <w14:checkbox>
                  <w14:checked w14:val="0"/>
                  <w14:checkedState w14:val="2612" w14:font="MS Gothic"/>
                  <w14:uncheckedState w14:val="2610" w14:font="MS Gothic"/>
                </w14:checkbox>
              </w:sdtPr>
              <w:sdtEndPr/>
              <w:sdtContent>
                <w:customXmlInsRangeEnd w:id="7122"/>
                <w:ins w:id="7123" w:author="Xuning Wei12232" w:date="2026-07-27T19:58:00Z">
                  <w:r w:rsidR="006A0866" w:rsidRPr="0020048E">
                    <w:rPr>
                      <w:rFonts w:ascii="Segoe UI Symbol" w:eastAsia="MS Gothic" w:hAnsi="Segoe UI Symbol" w:cs="Segoe UI Symbol"/>
                      <w:b/>
                      <w:color w:val="auto"/>
                      <w:sz w:val="18"/>
                      <w:szCs w:val="18"/>
                    </w:rPr>
                    <w:t>☐</w:t>
                  </w:r>
                </w:ins>
                <w:customXmlInsRangeStart w:id="7124" w:author="Xuning Wei12232" w:date="2026-07-27T19:58:00Z"/>
              </w:sdtContent>
            </w:sdt>
            <w:customXmlInsRangeEnd w:id="7124"/>
            <w:ins w:id="7125" w:author="Xuning Wei12232" w:date="2026-07-27T19:58:00Z">
              <w:r w:rsidR="006A0866" w:rsidRPr="0020048E">
                <w:rPr>
                  <w:rFonts w:ascii="Times New Roman" w:eastAsia="仿宋_GB2312" w:hAnsi="Times New Roman" w:cs="Times New Roman"/>
                  <w:color w:val="auto"/>
                  <w:kern w:val="0"/>
                  <w:sz w:val="18"/>
                  <w:szCs w:val="18"/>
                </w:rPr>
                <w:t xml:space="preserve"> </w:t>
              </w:r>
              <w:proofErr w:type="spellStart"/>
              <w:r w:rsidR="006A0866" w:rsidRPr="0020048E">
                <w:rPr>
                  <w:rFonts w:ascii="Times New Roman" w:eastAsia="仿宋_GB2312" w:hAnsi="Times New Roman" w:cs="Times New Roman"/>
                  <w:color w:val="auto"/>
                  <w:kern w:val="0"/>
                  <w:sz w:val="18"/>
                  <w:szCs w:val="18"/>
                  <w:lang w:eastAsia="zh-CN"/>
                </w:rPr>
                <w:t>Asymchem</w:t>
              </w:r>
              <w:proofErr w:type="spellEnd"/>
              <w:r w:rsidR="006A0866" w:rsidRPr="0020048E">
                <w:rPr>
                  <w:rFonts w:ascii="Times New Roman" w:eastAsia="仿宋_GB2312" w:hAnsi="Times New Roman" w:cs="Times New Roman"/>
                  <w:color w:val="auto"/>
                  <w:kern w:val="0"/>
                  <w:sz w:val="18"/>
                  <w:szCs w:val="18"/>
                  <w:lang w:eastAsia="zh-CN"/>
                </w:rPr>
                <w:t xml:space="preserve"> R&amp;D Lab:</w:t>
              </w:r>
              <w:r w:rsidR="006A0866" w:rsidRPr="0020048E">
                <w:rPr>
                  <w:rFonts w:ascii="Times New Roman" w:eastAsia="仿宋_GB2312" w:hAnsi="Times New Roman" w:cs="Times New Roman"/>
                  <w:color w:val="auto"/>
                  <w:kern w:val="0"/>
                  <w:sz w:val="18"/>
                  <w:szCs w:val="18"/>
                  <w:u w:val="single"/>
                  <w:lang w:eastAsia="zh-CN"/>
                </w:rPr>
                <w:t xml:space="preserve"> N/A </w:t>
              </w:r>
            </w:ins>
          </w:p>
          <w:p w14:paraId="68CF4A15" w14:textId="59A09031" w:rsidR="006A0866" w:rsidRPr="0020048E" w:rsidRDefault="000B6761" w:rsidP="006A0866">
            <w:pPr>
              <w:jc w:val="both"/>
              <w:rPr>
                <w:ins w:id="7126" w:author="Xuning Wei12232" w:date="2026-07-27T19:58:00Z"/>
                <w:rFonts w:ascii="Times New Roman" w:eastAsia="仿宋_GB2312" w:hAnsi="Times New Roman" w:cs="Times New Roman"/>
                <w:color w:val="auto"/>
                <w:kern w:val="0"/>
                <w:sz w:val="18"/>
                <w:szCs w:val="18"/>
                <w:u w:val="single"/>
                <w:lang w:eastAsia="zh-CN"/>
              </w:rPr>
            </w:pPr>
            <w:customXmlInsRangeStart w:id="7127" w:author="Xuning Wei12232" w:date="2026-07-27T19:58:00Z"/>
            <w:sdt>
              <w:sdtPr>
                <w:rPr>
                  <w:rFonts w:ascii="Times New Roman" w:eastAsia="仿宋_GB2312" w:hAnsi="Times New Roman" w:cs="Times New Roman"/>
                  <w:b/>
                  <w:color w:val="auto"/>
                  <w:sz w:val="18"/>
                  <w:szCs w:val="18"/>
                </w:rPr>
                <w:id w:val="288712254"/>
                <w14:checkbox>
                  <w14:checked w14:val="1"/>
                  <w14:checkedState w14:val="2612" w14:font="MS Gothic"/>
                  <w14:uncheckedState w14:val="2610" w14:font="MS Gothic"/>
                </w14:checkbox>
              </w:sdtPr>
              <w:sdtEndPr/>
              <w:sdtContent>
                <w:customXmlInsRangeEnd w:id="7127"/>
                <w:ins w:id="7128" w:author="Xuning Wei12232" w:date="2026-07-27T19:58:00Z">
                  <w:r w:rsidR="006A0866" w:rsidRPr="0020048E">
                    <w:rPr>
                      <w:rFonts w:ascii="Segoe UI Symbol" w:eastAsia="MS Gothic" w:hAnsi="Segoe UI Symbol" w:cs="Segoe UI Symbol"/>
                      <w:b/>
                      <w:color w:val="auto"/>
                      <w:sz w:val="18"/>
                      <w:szCs w:val="18"/>
                    </w:rPr>
                    <w:t>☒</w:t>
                  </w:r>
                </w:ins>
                <w:customXmlInsRangeStart w:id="7129" w:author="Xuning Wei12232" w:date="2026-07-27T19:58:00Z"/>
              </w:sdtContent>
            </w:sdt>
            <w:customXmlInsRangeEnd w:id="7129"/>
            <w:ins w:id="7130" w:author="Xuning Wei12232" w:date="2026-07-27T19:58:00Z">
              <w:r w:rsidR="006A0866" w:rsidRPr="0020048E">
                <w:rPr>
                  <w:rFonts w:ascii="Times New Roman" w:eastAsia="仿宋_GB2312" w:hAnsi="Times New Roman" w:cs="Times New Roman"/>
                  <w:color w:val="auto"/>
                  <w:kern w:val="0"/>
                  <w:sz w:val="18"/>
                  <w:szCs w:val="18"/>
                </w:rPr>
                <w:t xml:space="preserve"> </w:t>
              </w:r>
              <w:proofErr w:type="spellStart"/>
              <w:r w:rsidR="006A0866" w:rsidRPr="0020048E">
                <w:rPr>
                  <w:rFonts w:ascii="Times New Roman" w:eastAsia="仿宋_GB2312" w:hAnsi="Times New Roman" w:cs="Times New Roman"/>
                  <w:color w:val="auto"/>
                  <w:kern w:val="0"/>
                  <w:sz w:val="18"/>
                  <w:szCs w:val="18"/>
                  <w:lang w:eastAsia="zh-CN"/>
                </w:rPr>
                <w:t>Asymchem</w:t>
              </w:r>
              <w:proofErr w:type="spellEnd"/>
              <w:r w:rsidR="006A0866" w:rsidRPr="0020048E">
                <w:rPr>
                  <w:rFonts w:ascii="Times New Roman" w:eastAsia="仿宋_GB2312" w:hAnsi="Times New Roman" w:cs="Times New Roman"/>
                  <w:color w:val="auto"/>
                  <w:kern w:val="0"/>
                  <w:sz w:val="18"/>
                  <w:szCs w:val="18"/>
                  <w:lang w:eastAsia="zh-CN"/>
                </w:rPr>
                <w:t xml:space="preserve"> Production data, Lot Number:</w:t>
              </w:r>
              <w:r w:rsidR="006A0866">
                <w:rPr>
                  <w:rFonts w:ascii="Times New Roman" w:eastAsia="仿宋_GB2312" w:hAnsi="Times New Roman" w:cs="Times New Roman"/>
                  <w:color w:val="auto"/>
                  <w:kern w:val="0"/>
                  <w:sz w:val="18"/>
                  <w:szCs w:val="18"/>
                  <w:u w:val="single"/>
                  <w:lang w:eastAsia="zh-CN"/>
                </w:rPr>
                <w:t xml:space="preserve"> CPo140020-02-01-0</w:t>
              </w:r>
            </w:ins>
            <w:ins w:id="7131" w:author="Xuning Wei12232" w:date="2026-07-27T19:59:00Z">
              <w:r w:rsidR="006A0866">
                <w:rPr>
                  <w:rFonts w:ascii="Times New Roman" w:eastAsia="仿宋_GB2312" w:hAnsi="Times New Roman" w:cs="Times New Roman"/>
                  <w:color w:val="auto"/>
                  <w:kern w:val="0"/>
                  <w:sz w:val="18"/>
                  <w:szCs w:val="18"/>
                  <w:u w:val="single"/>
                  <w:lang w:eastAsia="zh-CN"/>
                </w:rPr>
                <w:t>1~04</w:t>
              </w:r>
            </w:ins>
          </w:p>
          <w:p w14:paraId="7359FCF7" w14:textId="77777777" w:rsidR="006A0866" w:rsidRPr="0020048E" w:rsidRDefault="000B6761" w:rsidP="006A0866">
            <w:pPr>
              <w:jc w:val="both"/>
              <w:rPr>
                <w:ins w:id="7132" w:author="Xuning Wei12232" w:date="2026-07-27T19:58:00Z"/>
                <w:rFonts w:ascii="Times New Roman" w:eastAsia="仿宋_GB2312" w:hAnsi="Times New Roman" w:cs="Times New Roman"/>
                <w:color w:val="auto"/>
                <w:kern w:val="0"/>
                <w:sz w:val="18"/>
                <w:szCs w:val="18"/>
                <w:lang w:eastAsia="zh-CN"/>
              </w:rPr>
            </w:pPr>
            <w:customXmlInsRangeStart w:id="7133" w:author="Xuning Wei12232" w:date="2026-07-27T19:58:00Z"/>
            <w:sdt>
              <w:sdtPr>
                <w:rPr>
                  <w:rFonts w:ascii="Times New Roman" w:eastAsia="仿宋_GB2312" w:hAnsi="Times New Roman" w:cs="Times New Roman"/>
                  <w:b/>
                  <w:color w:val="auto"/>
                  <w:sz w:val="18"/>
                  <w:szCs w:val="18"/>
                </w:rPr>
                <w:id w:val="-1369367978"/>
                <w14:checkbox>
                  <w14:checked w14:val="0"/>
                  <w14:checkedState w14:val="2612" w14:font="MS Gothic"/>
                  <w14:uncheckedState w14:val="2610" w14:font="MS Gothic"/>
                </w14:checkbox>
              </w:sdtPr>
              <w:sdtEndPr/>
              <w:sdtContent>
                <w:customXmlInsRangeEnd w:id="7133"/>
                <w:ins w:id="7134" w:author="Xuning Wei12232" w:date="2026-07-27T19:58:00Z">
                  <w:r w:rsidR="006A0866" w:rsidRPr="0020048E">
                    <w:rPr>
                      <w:rFonts w:ascii="Segoe UI Symbol" w:eastAsia="仿宋_GB2312" w:hAnsi="Segoe UI Symbol" w:cs="Segoe UI Symbol"/>
                      <w:b/>
                      <w:color w:val="auto"/>
                      <w:sz w:val="18"/>
                      <w:szCs w:val="18"/>
                    </w:rPr>
                    <w:t>☐</w:t>
                  </w:r>
                </w:ins>
                <w:customXmlInsRangeStart w:id="7135" w:author="Xuning Wei12232" w:date="2026-07-27T19:58:00Z"/>
              </w:sdtContent>
            </w:sdt>
            <w:customXmlInsRangeEnd w:id="7135"/>
            <w:ins w:id="7136" w:author="Xuning Wei12232" w:date="2026-07-27T19:58:00Z">
              <w:r w:rsidR="006A0866" w:rsidRPr="0020048E">
                <w:rPr>
                  <w:rFonts w:ascii="Times New Roman" w:eastAsia="仿宋_GB2312" w:hAnsi="Times New Roman" w:cs="Times New Roman"/>
                  <w:color w:val="auto"/>
                  <w:kern w:val="0"/>
                  <w:sz w:val="18"/>
                  <w:szCs w:val="18"/>
                </w:rPr>
                <w:t xml:space="preserve"> </w:t>
              </w:r>
              <w:r w:rsidR="006A0866" w:rsidRPr="0020048E">
                <w:rPr>
                  <w:rFonts w:ascii="Times New Roman" w:eastAsia="仿宋_GB2312" w:hAnsi="Times New Roman" w:cs="Times New Roman"/>
                  <w:color w:val="auto"/>
                  <w:kern w:val="0"/>
                  <w:sz w:val="18"/>
                  <w:szCs w:val="18"/>
                  <w:lang w:eastAsia="zh-CN"/>
                </w:rPr>
                <w:t>Supplier data:</w:t>
              </w:r>
              <w:r w:rsidR="006A0866" w:rsidRPr="0020048E">
                <w:rPr>
                  <w:rFonts w:ascii="Times New Roman" w:eastAsia="仿宋_GB2312" w:hAnsi="Times New Roman" w:cs="Times New Roman"/>
                  <w:color w:val="auto"/>
                  <w:kern w:val="0"/>
                  <w:sz w:val="18"/>
                  <w:szCs w:val="18"/>
                  <w:u w:val="single"/>
                  <w:lang w:eastAsia="zh-CN"/>
                </w:rPr>
                <w:t xml:space="preserve"> N/A</w:t>
              </w:r>
            </w:ins>
          </w:p>
          <w:p w14:paraId="5E4A7ACD" w14:textId="77777777" w:rsidR="006A0866" w:rsidRPr="0020048E" w:rsidRDefault="000B6761" w:rsidP="006A0866">
            <w:pPr>
              <w:jc w:val="both"/>
              <w:rPr>
                <w:ins w:id="7137" w:author="Xuning Wei12232" w:date="2026-07-27T19:58:00Z"/>
                <w:rFonts w:ascii="Times New Roman" w:eastAsia="仿宋_GB2312" w:hAnsi="Times New Roman" w:cs="Times New Roman"/>
                <w:color w:val="auto"/>
                <w:kern w:val="0"/>
                <w:sz w:val="18"/>
                <w:szCs w:val="18"/>
                <w:u w:val="single"/>
                <w:lang w:eastAsia="zh-CN"/>
              </w:rPr>
            </w:pPr>
            <w:customXmlInsRangeStart w:id="7138" w:author="Xuning Wei12232" w:date="2026-07-27T19:58:00Z"/>
            <w:sdt>
              <w:sdtPr>
                <w:rPr>
                  <w:rFonts w:ascii="Times New Roman" w:eastAsia="仿宋_GB2312" w:hAnsi="Times New Roman" w:cs="Times New Roman"/>
                  <w:b/>
                  <w:color w:val="auto"/>
                  <w:sz w:val="18"/>
                  <w:szCs w:val="18"/>
                </w:rPr>
                <w:id w:val="-1509744047"/>
                <w14:checkbox>
                  <w14:checked w14:val="1"/>
                  <w14:checkedState w14:val="2612" w14:font="MS Gothic"/>
                  <w14:uncheckedState w14:val="2610" w14:font="MS Gothic"/>
                </w14:checkbox>
              </w:sdtPr>
              <w:sdtEndPr/>
              <w:sdtContent>
                <w:customXmlInsRangeEnd w:id="7138"/>
                <w:ins w:id="7139" w:author="Xuning Wei12232" w:date="2026-07-27T19:58:00Z">
                  <w:r w:rsidR="006A0866" w:rsidRPr="0020048E">
                    <w:rPr>
                      <w:rFonts w:ascii="Segoe UI Symbol" w:eastAsia="MS Gothic" w:hAnsi="Segoe UI Symbol" w:cs="Segoe UI Symbol"/>
                      <w:b/>
                      <w:color w:val="auto"/>
                      <w:sz w:val="18"/>
                      <w:szCs w:val="18"/>
                    </w:rPr>
                    <w:t>☒</w:t>
                  </w:r>
                </w:ins>
                <w:customXmlInsRangeStart w:id="7140" w:author="Xuning Wei12232" w:date="2026-07-27T19:58:00Z"/>
              </w:sdtContent>
            </w:sdt>
            <w:customXmlInsRangeEnd w:id="7140"/>
            <w:ins w:id="7141" w:author="Xuning Wei12232" w:date="2026-07-27T19:58:00Z">
              <w:r w:rsidR="006A0866" w:rsidRPr="0020048E">
                <w:rPr>
                  <w:rFonts w:ascii="Times New Roman" w:eastAsia="仿宋_GB2312" w:hAnsi="Times New Roman" w:cs="Times New Roman"/>
                  <w:color w:val="auto"/>
                  <w:kern w:val="0"/>
                  <w:sz w:val="18"/>
                  <w:szCs w:val="18"/>
                </w:rPr>
                <w:t xml:space="preserve"> *</w:t>
              </w:r>
              <w:r w:rsidR="006A0866" w:rsidRPr="0020048E">
                <w:rPr>
                  <w:rFonts w:ascii="Times New Roman" w:eastAsia="仿宋_GB2312" w:hAnsi="Times New Roman" w:cs="Times New Roman"/>
                  <w:color w:val="auto"/>
                  <w:sz w:val="18"/>
                  <w:szCs w:val="18"/>
                  <w:lang w:eastAsia="zh-CN"/>
                </w:rPr>
                <w:t>Handbook &amp; Page:</w:t>
              </w:r>
              <w:r w:rsidR="006A0866" w:rsidRPr="0020048E">
                <w:rPr>
                  <w:rFonts w:ascii="Times New Roman" w:eastAsia="仿宋_GB2312" w:hAnsi="Times New Roman" w:cs="Times New Roman"/>
                  <w:color w:val="auto"/>
                  <w:sz w:val="18"/>
                  <w:szCs w:val="18"/>
                  <w:u w:val="single"/>
                  <w:lang w:eastAsia="zh-CN"/>
                </w:rPr>
                <w:t xml:space="preserve"> </w:t>
              </w:r>
              <w:r w:rsidR="006A0866" w:rsidRPr="0020048E">
                <w:rPr>
                  <w:rFonts w:ascii="Times New Roman" w:eastAsia="仿宋_GB2312" w:hAnsi="Times New Roman" w:cs="Times New Roman"/>
                  <w:color w:val="auto"/>
                  <w:sz w:val="18"/>
                  <w:szCs w:val="18"/>
                  <w:u w:val="single"/>
                </w:rPr>
                <w:t>The Pilot Plant Real Book Page 10-14&amp;10-15</w:t>
              </w:r>
            </w:ins>
          </w:p>
          <w:p w14:paraId="36274BC5" w14:textId="6A55FA0A" w:rsidR="006A0866" w:rsidRPr="00032BAE" w:rsidDel="002F2978" w:rsidRDefault="000B6761" w:rsidP="006A0866">
            <w:pPr>
              <w:jc w:val="both"/>
              <w:rPr>
                <w:del w:id="7142" w:author="Xuning Wei12232" w:date="2026-07-27T19:58:00Z"/>
                <w:rFonts w:ascii="Times New Roman" w:eastAsia="仿宋_GB2312" w:hAnsi="Times New Roman" w:cs="Times New Roman"/>
                <w:color w:val="auto"/>
                <w:sz w:val="18"/>
                <w:szCs w:val="18"/>
                <w:u w:val="single"/>
                <w:lang w:eastAsia="zh-CN" w:bidi="ar"/>
              </w:rPr>
            </w:pPr>
            <w:customXmlInsRangeStart w:id="7143" w:author="Xuning Wei12232" w:date="2026-07-27T19:58:00Z"/>
            <w:sdt>
              <w:sdtPr>
                <w:rPr>
                  <w:rFonts w:ascii="Times New Roman" w:eastAsia="仿宋_GB2312" w:hAnsi="Times New Roman" w:cs="Times New Roman"/>
                  <w:color w:val="auto"/>
                  <w:sz w:val="18"/>
                  <w:szCs w:val="18"/>
                </w:rPr>
                <w:id w:val="-1176564273"/>
                <w14:checkbox>
                  <w14:checked w14:val="1"/>
                  <w14:checkedState w14:val="2612" w14:font="MS Gothic"/>
                  <w14:uncheckedState w14:val="2610" w14:font="MS Gothic"/>
                </w14:checkbox>
              </w:sdtPr>
              <w:sdtEndPr/>
              <w:sdtContent>
                <w:customXmlInsRangeEnd w:id="7143"/>
                <w:ins w:id="7144" w:author="Xuning Wei12232" w:date="2026-07-27T19:58:00Z">
                  <w:r w:rsidR="006A0866" w:rsidRPr="0020048E">
                    <w:rPr>
                      <w:rFonts w:ascii="Segoe UI Symbol" w:eastAsia="MS Gothic" w:hAnsi="Segoe UI Symbol" w:cs="Segoe UI Symbol"/>
                      <w:color w:val="auto"/>
                      <w:sz w:val="18"/>
                      <w:szCs w:val="18"/>
                    </w:rPr>
                    <w:t>☒</w:t>
                  </w:r>
                </w:ins>
                <w:customXmlInsRangeStart w:id="7145" w:author="Xuning Wei12232" w:date="2026-07-27T19:58:00Z"/>
              </w:sdtContent>
            </w:sdt>
            <w:customXmlInsRangeEnd w:id="7145"/>
            <w:ins w:id="7146" w:author="Xuning Wei12232" w:date="2026-07-27T19:58:00Z">
              <w:r w:rsidR="006A0866" w:rsidRPr="0020048E">
                <w:rPr>
                  <w:rFonts w:ascii="Times New Roman" w:eastAsia="仿宋_GB2312" w:hAnsi="Times New Roman" w:cs="Times New Roman"/>
                  <w:color w:val="auto"/>
                  <w:sz w:val="18"/>
                  <w:szCs w:val="18"/>
                </w:rPr>
                <w:t xml:space="preserve"> Other</w:t>
              </w:r>
              <w:r w:rsidR="006A0866" w:rsidRPr="0020048E">
                <w:rPr>
                  <w:rFonts w:ascii="Times New Roman" w:eastAsia="仿宋_GB2312" w:hAnsi="Times New Roman" w:cs="Times New Roman"/>
                  <w:color w:val="auto"/>
                  <w:sz w:val="18"/>
                  <w:szCs w:val="18"/>
                  <w:lang w:eastAsia="zh-CN"/>
                </w:rPr>
                <w:t>:</w:t>
              </w:r>
              <w:r w:rsidR="006A0866" w:rsidRPr="0020048E">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w:t>
              </w:r>
              <w:proofErr w:type="spellStart"/>
              <w:r w:rsidR="006A0866" w:rsidRPr="0020048E">
                <w:rPr>
                  <w:rFonts w:ascii="Times New Roman" w:eastAsia="仿宋_GB2312" w:hAnsi="Times New Roman" w:cs="Times New Roman"/>
                  <w:color w:val="auto"/>
                  <w:kern w:val="0"/>
                  <w:sz w:val="18"/>
                  <w:szCs w:val="18"/>
                  <w:u w:val="single"/>
                  <w:lang w:eastAsia="zh-CN"/>
                </w:rPr>
                <w:t>salts.The</w:t>
              </w:r>
              <w:proofErr w:type="spellEnd"/>
              <w:r w:rsidR="006A0866" w:rsidRPr="0020048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6A0866" w:rsidRPr="0020048E">
                <w:rPr>
                  <w:rFonts w:ascii="Times New Roman" w:eastAsia="仿宋_GB2312" w:hAnsi="Times New Roman" w:cs="Times New Roman"/>
                  <w:color w:val="auto"/>
                  <w:kern w:val="0"/>
                  <w:sz w:val="18"/>
                  <w:szCs w:val="18"/>
                  <w:u w:val="single"/>
                  <w:lang w:eastAsia="zh-CN"/>
                </w:rPr>
                <w:t>solvents.The</w:t>
              </w:r>
              <w:proofErr w:type="spellEnd"/>
              <w:r w:rsidR="006A0866" w:rsidRPr="0020048E">
                <w:rPr>
                  <w:rFonts w:ascii="Times New Roman" w:eastAsia="仿宋_GB2312" w:hAnsi="Times New Roman" w:cs="Times New Roman"/>
                  <w:color w:val="auto"/>
                  <w:kern w:val="0"/>
                  <w:sz w:val="18"/>
                  <w:szCs w:val="18"/>
                  <w:u w:val="single"/>
                  <w:lang w:eastAsia="zh-CN"/>
                </w:rPr>
                <w:t xml:space="preserve"> solvents are neutral, and the material compatibility is confirmed.</w:t>
              </w:r>
            </w:ins>
            <w:customXmlDelRangeStart w:id="7147" w:author="Xuning Wei12232" w:date="2026-07-27T19:58:00Z"/>
            <w:sdt>
              <w:sdtPr>
                <w:rPr>
                  <w:rFonts w:ascii="Times New Roman" w:eastAsia="仿宋_GB2312" w:hAnsi="Times New Roman" w:cs="Times New Roman"/>
                  <w:b/>
                  <w:color w:val="auto"/>
                  <w:sz w:val="18"/>
                  <w:szCs w:val="18"/>
                  <w:lang w:eastAsia="zh-CN" w:bidi="ar"/>
                </w:rPr>
                <w:id w:val="-2093842203"/>
                <w14:checkbox>
                  <w14:checked w14:val="0"/>
                  <w14:checkedState w14:val="2612" w14:font="MS Gothic"/>
                  <w14:uncheckedState w14:val="2610" w14:font="MS Gothic"/>
                </w14:checkbox>
              </w:sdtPr>
              <w:sdtEndPr/>
              <w:sdtContent>
                <w:customXmlDelRangeEnd w:id="7147"/>
                <w:del w:id="7148" w:author="Xuning Wei12232" w:date="2026-07-27T19:58:00Z">
                  <w:r w:rsidR="006A0866" w:rsidRPr="00032BAE" w:rsidDel="002F2978">
                    <w:rPr>
                      <w:rFonts w:ascii="Segoe UI Symbol" w:eastAsia="仿宋_GB2312" w:hAnsi="Segoe UI Symbol" w:cs="Segoe UI Symbol"/>
                      <w:b/>
                      <w:color w:val="auto"/>
                      <w:sz w:val="18"/>
                      <w:szCs w:val="18"/>
                      <w:lang w:eastAsia="zh-CN" w:bidi="ar"/>
                    </w:rPr>
                    <w:delText>☐</w:delText>
                  </w:r>
                </w:del>
                <w:customXmlDelRangeStart w:id="7149" w:author="Xuning Wei12232" w:date="2026-07-27T19:58:00Z"/>
              </w:sdtContent>
            </w:sdt>
            <w:customXmlDelRangeEnd w:id="7149"/>
            <w:del w:id="7150" w:author="Xuning Wei12232" w:date="2026-07-27T19:58:00Z">
              <w:r w:rsidR="006A0866" w:rsidRPr="00032BAE" w:rsidDel="002F2978">
                <w:rPr>
                  <w:rFonts w:ascii="Times New Roman" w:eastAsia="仿宋_GB2312" w:hAnsi="Times New Roman" w:cs="Times New Roman"/>
                  <w:color w:val="auto"/>
                  <w:sz w:val="18"/>
                  <w:szCs w:val="18"/>
                  <w:lang w:eastAsia="zh-CN" w:bidi="ar"/>
                </w:rPr>
                <w:delText xml:space="preserve"> Asymchem R&amp;D Lab:</w:delText>
              </w:r>
              <w:r w:rsidR="006A0866" w:rsidRPr="00032BAE" w:rsidDel="002F2978">
                <w:rPr>
                  <w:rFonts w:ascii="Times New Roman" w:eastAsia="仿宋_GB2312" w:hAnsi="Times New Roman" w:cs="Times New Roman"/>
                  <w:color w:val="auto"/>
                  <w:sz w:val="18"/>
                  <w:szCs w:val="18"/>
                  <w:u w:val="single"/>
                  <w:lang w:eastAsia="zh-CN" w:bidi="ar"/>
                </w:rPr>
                <w:delText xml:space="preserve">N/A </w:delText>
              </w:r>
            </w:del>
          </w:p>
          <w:p w14:paraId="1C92950B" w14:textId="7E2509F7" w:rsidR="006A0866" w:rsidRPr="00032BAE" w:rsidDel="002F2978" w:rsidRDefault="000B6761" w:rsidP="006A0866">
            <w:pPr>
              <w:jc w:val="both"/>
              <w:rPr>
                <w:del w:id="7151" w:author="Xuning Wei12232" w:date="2026-07-27T19:58:00Z"/>
                <w:rFonts w:ascii="Times New Roman" w:eastAsia="仿宋_GB2312" w:hAnsi="Times New Roman" w:cs="Times New Roman"/>
                <w:color w:val="auto"/>
                <w:sz w:val="18"/>
                <w:szCs w:val="18"/>
                <w:u w:val="single"/>
                <w:lang w:eastAsia="zh-CN" w:bidi="ar"/>
              </w:rPr>
            </w:pPr>
            <w:customXmlDelRangeStart w:id="7152" w:author="Xuning Wei12232" w:date="2026-07-27T19:58:00Z"/>
            <w:sdt>
              <w:sdtPr>
                <w:rPr>
                  <w:rFonts w:ascii="Times New Roman" w:eastAsia="仿宋_GB2312" w:hAnsi="Times New Roman" w:cs="Times New Roman"/>
                  <w:b/>
                  <w:color w:val="auto"/>
                  <w:sz w:val="18"/>
                  <w:szCs w:val="18"/>
                  <w:lang w:eastAsia="zh-CN" w:bidi="ar"/>
                </w:rPr>
                <w:id w:val="617261741"/>
                <w14:checkbox>
                  <w14:checked w14:val="1"/>
                  <w14:checkedState w14:val="2612" w14:font="MS Gothic"/>
                  <w14:uncheckedState w14:val="2610" w14:font="MS Gothic"/>
                </w14:checkbox>
              </w:sdtPr>
              <w:sdtEndPr/>
              <w:sdtContent>
                <w:customXmlDelRangeEnd w:id="7152"/>
                <w:del w:id="7153" w:author="Xuning Wei12232" w:date="2026-07-27T19:58:00Z">
                  <w:r w:rsidR="006A0866" w:rsidRPr="00032BAE" w:rsidDel="002F2978">
                    <w:rPr>
                      <w:rFonts w:ascii="Segoe UI Symbol" w:eastAsia="仿宋_GB2312" w:hAnsi="Segoe UI Symbol" w:cs="Segoe UI Symbol"/>
                      <w:b/>
                      <w:color w:val="auto"/>
                      <w:sz w:val="18"/>
                      <w:szCs w:val="18"/>
                      <w:lang w:eastAsia="zh-CN" w:bidi="ar"/>
                    </w:rPr>
                    <w:delText>☒</w:delText>
                  </w:r>
                </w:del>
                <w:customXmlDelRangeStart w:id="7154" w:author="Xuning Wei12232" w:date="2026-07-27T19:58:00Z"/>
              </w:sdtContent>
            </w:sdt>
            <w:customXmlDelRangeEnd w:id="7154"/>
            <w:del w:id="7155" w:author="Xuning Wei12232" w:date="2026-07-27T19:58:00Z">
              <w:r w:rsidR="006A0866" w:rsidRPr="00032BAE" w:rsidDel="002F2978">
                <w:rPr>
                  <w:rFonts w:ascii="Times New Roman" w:eastAsia="仿宋_GB2312" w:hAnsi="Times New Roman" w:cs="Times New Roman"/>
                  <w:color w:val="auto"/>
                  <w:sz w:val="18"/>
                  <w:szCs w:val="18"/>
                  <w:lang w:eastAsia="zh-CN" w:bidi="ar"/>
                </w:rPr>
                <w:delText xml:space="preserve"> Asymchem Production data, Lot Number:</w:delText>
              </w:r>
              <w:r w:rsidR="006A0866" w:rsidRPr="00032BAE" w:rsidDel="002F2978">
                <w:rPr>
                  <w:rFonts w:ascii="Times New Roman" w:eastAsia="仿宋_GB2312" w:hAnsi="Times New Roman" w:cs="Times New Roman"/>
                  <w:color w:val="auto"/>
                  <w:sz w:val="18"/>
                  <w:szCs w:val="18"/>
                  <w:u w:val="single"/>
                  <w:lang w:eastAsia="zh-CN" w:bidi="ar"/>
                </w:rPr>
                <w:delText xml:space="preserve">  CPo140020</w:delText>
              </w:r>
            </w:del>
            <w:ins w:id="7156" w:author="Johan Granander" w:date="2026-05-04T11:54:00Z">
              <w:del w:id="7157" w:author="Xuning Wei12232" w:date="2026-07-27T19:58:00Z">
                <w:r w:rsidR="006A0866" w:rsidRPr="00032BAE" w:rsidDel="002F2978">
                  <w:rPr>
                    <w:rFonts w:ascii="Times New Roman" w:eastAsia="仿宋_GB2312" w:hAnsi="Times New Roman" w:cs="Times New Roman"/>
                    <w:color w:val="auto"/>
                    <w:sz w:val="18"/>
                    <w:szCs w:val="18"/>
                    <w:lang w:eastAsia="zh-CN" w:bidi="ar"/>
                  </w:rPr>
                  <w:delText>:</w:delText>
                </w:r>
                <w:r w:rsidR="006A0866" w:rsidRPr="00032BAE" w:rsidDel="002F2978">
                  <w:rPr>
                    <w:rFonts w:ascii="Times New Roman" w:eastAsia="仿宋_GB2312" w:hAnsi="Times New Roman" w:cs="Times New Roman"/>
                    <w:color w:val="auto"/>
                    <w:sz w:val="18"/>
                    <w:szCs w:val="18"/>
                    <w:u w:val="single"/>
                    <w:lang w:eastAsia="zh-CN" w:bidi="ar"/>
                  </w:rPr>
                  <w:delText xml:space="preserve"> </w:delText>
                </w:r>
              </w:del>
              <w:del w:id="7158" w:author="Xuning Wei12232" w:date="2026-07-27T17:56:00Z">
                <w:r w:rsidR="006A0866" w:rsidRPr="00032BAE" w:rsidDel="00F338FC">
                  <w:rPr>
                    <w:rFonts w:ascii="Times New Roman" w:eastAsia="仿宋_GB2312" w:hAnsi="Times New Roman" w:cs="Times New Roman"/>
                    <w:color w:val="auto"/>
                    <w:sz w:val="18"/>
                    <w:szCs w:val="18"/>
                    <w:u w:val="single"/>
                    <w:lang w:eastAsia="zh-CN" w:bidi="ar"/>
                  </w:rPr>
                  <w:delText>CPo140020</w:delText>
                </w:r>
              </w:del>
            </w:ins>
            <w:del w:id="7159" w:author="Xuning Wei12232" w:date="2026-07-27T17:56:00Z">
              <w:r w:rsidR="006A0866" w:rsidRPr="00032BAE" w:rsidDel="00F338FC">
                <w:rPr>
                  <w:rFonts w:ascii="Times New Roman" w:eastAsia="仿宋_GB2312" w:hAnsi="Times New Roman" w:cs="Times New Roman"/>
                  <w:color w:val="auto"/>
                  <w:sz w:val="18"/>
                  <w:szCs w:val="18"/>
                  <w:u w:val="single"/>
                  <w:lang w:eastAsia="zh-CN" w:bidi="ar"/>
                </w:rPr>
                <w:delText>-02-01-02</w:delText>
              </w:r>
            </w:del>
            <w:del w:id="7160" w:author="Xuning Wei12232" w:date="2026-07-27T19:58:00Z">
              <w:r w:rsidR="006A0866" w:rsidRPr="00032BAE" w:rsidDel="002F2978">
                <w:rPr>
                  <w:rFonts w:ascii="Times New Roman" w:eastAsia="仿宋_GB2312" w:hAnsi="Times New Roman" w:cs="Times New Roman"/>
                  <w:color w:val="auto"/>
                  <w:sz w:val="18"/>
                  <w:szCs w:val="18"/>
                  <w:u w:val="single"/>
                  <w:lang w:eastAsia="zh-CN" w:bidi="ar"/>
                </w:rPr>
                <w:delText xml:space="preserve">  </w:delText>
              </w:r>
            </w:del>
          </w:p>
          <w:p w14:paraId="3E6C7D9F" w14:textId="0DF1F76E" w:rsidR="006A0866" w:rsidRPr="00032BAE" w:rsidDel="002F2978" w:rsidRDefault="000B6761" w:rsidP="006A0866">
            <w:pPr>
              <w:jc w:val="both"/>
              <w:rPr>
                <w:del w:id="7161" w:author="Xuning Wei12232" w:date="2026-07-27T19:58:00Z"/>
                <w:rFonts w:ascii="Times New Roman" w:eastAsia="仿宋_GB2312" w:hAnsi="Times New Roman" w:cs="Times New Roman"/>
                <w:color w:val="auto"/>
                <w:sz w:val="18"/>
                <w:szCs w:val="18"/>
                <w:lang w:eastAsia="zh-CN" w:bidi="ar"/>
              </w:rPr>
            </w:pPr>
            <w:customXmlDelRangeStart w:id="7162" w:author="Xuning Wei12232" w:date="2026-07-27T19:58:00Z"/>
            <w:sdt>
              <w:sdtPr>
                <w:rPr>
                  <w:rFonts w:ascii="Times New Roman" w:eastAsia="仿宋_GB2312" w:hAnsi="Times New Roman" w:cs="Times New Roman"/>
                  <w:b/>
                  <w:color w:val="auto"/>
                  <w:sz w:val="18"/>
                  <w:szCs w:val="18"/>
                  <w:lang w:eastAsia="zh-CN" w:bidi="ar"/>
                </w:rPr>
                <w:id w:val="358099302"/>
                <w14:checkbox>
                  <w14:checked w14:val="0"/>
                  <w14:checkedState w14:val="2612" w14:font="MS Gothic"/>
                  <w14:uncheckedState w14:val="2610" w14:font="MS Gothic"/>
                </w14:checkbox>
              </w:sdtPr>
              <w:sdtEndPr/>
              <w:sdtContent>
                <w:customXmlDelRangeEnd w:id="7162"/>
                <w:del w:id="7163" w:author="Xuning Wei12232" w:date="2026-07-27T19:58:00Z">
                  <w:r w:rsidR="006A0866" w:rsidRPr="00032BAE" w:rsidDel="002F2978">
                    <w:rPr>
                      <w:rFonts w:ascii="Segoe UI Symbol" w:eastAsia="仿宋_GB2312" w:hAnsi="Segoe UI Symbol" w:cs="Segoe UI Symbol"/>
                      <w:b/>
                      <w:color w:val="auto"/>
                      <w:sz w:val="18"/>
                      <w:szCs w:val="18"/>
                      <w:lang w:eastAsia="zh-CN" w:bidi="ar"/>
                    </w:rPr>
                    <w:delText>☐</w:delText>
                  </w:r>
                </w:del>
                <w:customXmlDelRangeStart w:id="7164" w:author="Xuning Wei12232" w:date="2026-07-27T19:58:00Z"/>
              </w:sdtContent>
            </w:sdt>
            <w:customXmlDelRangeEnd w:id="7164"/>
            <w:del w:id="7165" w:author="Xuning Wei12232" w:date="2026-07-27T19:58:00Z">
              <w:r w:rsidR="006A0866" w:rsidRPr="00032BAE" w:rsidDel="002F2978">
                <w:rPr>
                  <w:rFonts w:ascii="Times New Roman" w:eastAsia="仿宋_GB2312" w:hAnsi="Times New Roman" w:cs="Times New Roman"/>
                  <w:color w:val="auto"/>
                  <w:sz w:val="18"/>
                  <w:szCs w:val="18"/>
                  <w:lang w:eastAsia="zh-CN" w:bidi="ar"/>
                </w:rPr>
                <w:delText xml:space="preserve"> Supplier data:</w:delText>
              </w:r>
              <w:r w:rsidR="006A0866" w:rsidRPr="00032BAE" w:rsidDel="002F2978">
                <w:rPr>
                  <w:rFonts w:ascii="Times New Roman" w:eastAsia="仿宋_GB2312" w:hAnsi="Times New Roman" w:cs="Times New Roman"/>
                  <w:color w:val="auto"/>
                  <w:sz w:val="18"/>
                  <w:szCs w:val="18"/>
                  <w:u w:val="single"/>
                  <w:lang w:eastAsia="zh-CN" w:bidi="ar"/>
                </w:rPr>
                <w:delText xml:space="preserve">  N</w:delText>
              </w:r>
            </w:del>
            <w:ins w:id="7166" w:author="Johan Granander" w:date="2026-05-04T11:54:00Z">
              <w:del w:id="7167" w:author="Xuning Wei12232" w:date="2026-07-27T19:58:00Z">
                <w:r w:rsidR="006A0866" w:rsidRPr="00032BAE" w:rsidDel="002F2978">
                  <w:rPr>
                    <w:rFonts w:ascii="Times New Roman" w:eastAsia="仿宋_GB2312" w:hAnsi="Times New Roman" w:cs="Times New Roman"/>
                    <w:color w:val="auto"/>
                    <w:sz w:val="18"/>
                    <w:szCs w:val="18"/>
                    <w:lang w:eastAsia="zh-CN" w:bidi="ar"/>
                  </w:rPr>
                  <w:delText>:</w:delText>
                </w:r>
                <w:r w:rsidR="006A0866" w:rsidRPr="00032BAE" w:rsidDel="002F2978">
                  <w:rPr>
                    <w:rFonts w:ascii="Times New Roman" w:eastAsia="仿宋_GB2312" w:hAnsi="Times New Roman" w:cs="Times New Roman"/>
                    <w:color w:val="auto"/>
                    <w:sz w:val="18"/>
                    <w:szCs w:val="18"/>
                    <w:u w:val="single"/>
                    <w:lang w:eastAsia="zh-CN" w:bidi="ar"/>
                  </w:rPr>
                  <w:delText xml:space="preserve"> N</w:delText>
                </w:r>
              </w:del>
            </w:ins>
            <w:del w:id="7168" w:author="Xuning Wei12232" w:date="2026-07-27T19:58:00Z">
              <w:r w:rsidR="006A0866" w:rsidRPr="00032BAE" w:rsidDel="002F2978">
                <w:rPr>
                  <w:rFonts w:ascii="Times New Roman" w:eastAsia="仿宋_GB2312" w:hAnsi="Times New Roman" w:cs="Times New Roman"/>
                  <w:color w:val="auto"/>
                  <w:sz w:val="18"/>
                  <w:szCs w:val="18"/>
                  <w:u w:val="single"/>
                  <w:lang w:eastAsia="zh-CN" w:bidi="ar"/>
                </w:rPr>
                <w:delText xml:space="preserve">/A  </w:delText>
              </w:r>
              <w:r w:rsidR="006A0866" w:rsidRPr="00032BAE" w:rsidDel="002F2978">
                <w:rPr>
                  <w:rFonts w:ascii="Times New Roman" w:eastAsia="仿宋_GB2312" w:hAnsi="Times New Roman" w:cs="Times New Roman"/>
                  <w:color w:val="auto"/>
                  <w:sz w:val="18"/>
                  <w:szCs w:val="18"/>
                  <w:lang w:eastAsia="zh-CN" w:bidi="ar"/>
                </w:rPr>
                <w:delText xml:space="preserve"> </w:delText>
              </w:r>
            </w:del>
          </w:p>
          <w:p w14:paraId="631C0032" w14:textId="55DCD950" w:rsidR="006A0866" w:rsidRPr="00032BAE" w:rsidDel="002F2978" w:rsidRDefault="000B6761" w:rsidP="006A0866">
            <w:pPr>
              <w:jc w:val="both"/>
              <w:rPr>
                <w:del w:id="7169" w:author="Xuning Wei12232" w:date="2026-07-27T19:58:00Z"/>
                <w:rFonts w:ascii="Times New Roman" w:eastAsia="仿宋_GB2312" w:hAnsi="Times New Roman" w:cs="Times New Roman"/>
                <w:color w:val="auto"/>
                <w:sz w:val="18"/>
                <w:szCs w:val="18"/>
                <w:u w:val="single"/>
                <w:lang w:eastAsia="zh-CN" w:bidi="ar"/>
              </w:rPr>
            </w:pPr>
            <w:customXmlDelRangeStart w:id="7170" w:author="Xuning Wei12232" w:date="2026-07-27T19:58:00Z"/>
            <w:sdt>
              <w:sdtPr>
                <w:rPr>
                  <w:rFonts w:ascii="Times New Roman" w:eastAsia="仿宋_GB2312" w:hAnsi="Times New Roman" w:cs="Times New Roman"/>
                  <w:b/>
                  <w:color w:val="auto"/>
                  <w:sz w:val="18"/>
                  <w:szCs w:val="18"/>
                  <w:lang w:eastAsia="zh-CN" w:bidi="ar"/>
                </w:rPr>
                <w:id w:val="-1922635030"/>
                <w14:checkbox>
                  <w14:checked w14:val="1"/>
                  <w14:checkedState w14:val="2612" w14:font="MS Gothic"/>
                  <w14:uncheckedState w14:val="2610" w14:font="MS Gothic"/>
                </w14:checkbox>
              </w:sdtPr>
              <w:sdtEndPr/>
              <w:sdtContent>
                <w:customXmlDelRangeEnd w:id="7170"/>
                <w:del w:id="7171" w:author="Xuning Wei12232" w:date="2026-07-27T19:58:00Z">
                  <w:r w:rsidR="006A0866" w:rsidRPr="00032BAE" w:rsidDel="002F2978">
                    <w:rPr>
                      <w:rFonts w:ascii="Segoe UI Symbol" w:eastAsia="仿宋_GB2312" w:hAnsi="Segoe UI Symbol" w:cs="Segoe UI Symbol"/>
                      <w:b/>
                      <w:color w:val="auto"/>
                      <w:sz w:val="18"/>
                      <w:szCs w:val="18"/>
                      <w:lang w:eastAsia="zh-CN" w:bidi="ar"/>
                    </w:rPr>
                    <w:delText>☒</w:delText>
                  </w:r>
                </w:del>
                <w:customXmlDelRangeStart w:id="7172" w:author="Xuning Wei12232" w:date="2026-07-27T19:58:00Z"/>
              </w:sdtContent>
            </w:sdt>
            <w:customXmlDelRangeEnd w:id="7172"/>
            <w:del w:id="7173" w:author="Xuning Wei12232" w:date="2026-07-27T19:58:00Z">
              <w:r w:rsidR="006A0866" w:rsidRPr="00032BAE" w:rsidDel="002F2978">
                <w:rPr>
                  <w:rFonts w:ascii="Times New Roman" w:eastAsia="仿宋_GB2312" w:hAnsi="Times New Roman" w:cs="Times New Roman"/>
                  <w:color w:val="auto"/>
                  <w:sz w:val="18"/>
                  <w:szCs w:val="18"/>
                  <w:lang w:eastAsia="zh-CN" w:bidi="ar"/>
                </w:rPr>
                <w:delText xml:space="preserve"> *Handbook &amp; Page:</w:delText>
              </w:r>
              <w:r w:rsidR="006A0866" w:rsidRPr="00032BAE" w:rsidDel="002F2978">
                <w:rPr>
                  <w:rFonts w:ascii="Times New Roman" w:eastAsia="仿宋_GB2312" w:hAnsi="Times New Roman" w:cs="Times New Roman"/>
                  <w:color w:val="auto"/>
                  <w:sz w:val="18"/>
                  <w:szCs w:val="18"/>
                  <w:u w:val="single"/>
                  <w:lang w:eastAsia="zh-CN" w:bidi="ar"/>
                </w:rPr>
                <w:delText xml:space="preserve"> The Pilot Plant Real Book &amp; Page 10-22, 10-23  </w:delText>
              </w:r>
            </w:del>
          </w:p>
          <w:p w14:paraId="2F44AA97" w14:textId="7DFCDB45" w:rsidR="006A0866" w:rsidRPr="00032BAE" w:rsidRDefault="000B6761" w:rsidP="006A0866">
            <w:pPr>
              <w:jc w:val="both"/>
              <w:rPr>
                <w:rFonts w:ascii="Times New Roman" w:eastAsia="仿宋_GB2312" w:hAnsi="Times New Roman" w:cs="Times New Roman"/>
                <w:b/>
                <w:color w:val="auto"/>
                <w:sz w:val="18"/>
                <w:szCs w:val="18"/>
                <w:lang w:eastAsia="zh-CN" w:bidi="ar"/>
              </w:rPr>
            </w:pPr>
            <w:customXmlDelRangeStart w:id="7174" w:author="Xuning Wei12232" w:date="2026-07-27T19:58:00Z"/>
            <w:sdt>
              <w:sdtPr>
                <w:rPr>
                  <w:rFonts w:ascii="Times New Roman" w:eastAsia="仿宋_GB2312" w:hAnsi="Times New Roman" w:cs="Times New Roman"/>
                  <w:color w:val="auto"/>
                  <w:sz w:val="18"/>
                  <w:szCs w:val="18"/>
                  <w:lang w:eastAsia="zh-CN" w:bidi="ar"/>
                </w:rPr>
                <w:id w:val="1955987995"/>
                <w14:checkbox>
                  <w14:checked w14:val="1"/>
                  <w14:checkedState w14:val="2612" w14:font="MS Gothic"/>
                  <w14:uncheckedState w14:val="2610" w14:font="MS Gothic"/>
                </w14:checkbox>
              </w:sdtPr>
              <w:sdtEndPr/>
              <w:sdtContent>
                <w:customXmlDelRangeEnd w:id="7174"/>
                <w:del w:id="7175" w:author="Xuning Wei12232" w:date="2026-07-27T19:58:00Z">
                  <w:r w:rsidR="006A0866" w:rsidRPr="00032BAE" w:rsidDel="002F2978">
                    <w:rPr>
                      <w:rFonts w:ascii="Segoe UI Symbol" w:eastAsia="仿宋_GB2312" w:hAnsi="Segoe UI Symbol" w:cs="Segoe UI Symbol"/>
                      <w:color w:val="auto"/>
                      <w:sz w:val="18"/>
                      <w:szCs w:val="18"/>
                      <w:lang w:eastAsia="zh-CN" w:bidi="ar"/>
                    </w:rPr>
                    <w:delText>☒</w:delText>
                  </w:r>
                </w:del>
                <w:customXmlDelRangeStart w:id="7176" w:author="Xuning Wei12232" w:date="2026-07-27T19:58:00Z"/>
              </w:sdtContent>
            </w:sdt>
            <w:customXmlDelRangeEnd w:id="7176"/>
            <w:del w:id="7177" w:author="Xuning Wei12232" w:date="2026-07-27T19:58:00Z">
              <w:r w:rsidR="006A0866" w:rsidRPr="00032BAE" w:rsidDel="002F2978">
                <w:rPr>
                  <w:rFonts w:ascii="Times New Roman" w:eastAsia="仿宋_GB2312" w:hAnsi="Times New Roman" w:cs="Times New Roman"/>
                  <w:color w:val="auto"/>
                  <w:sz w:val="18"/>
                  <w:szCs w:val="18"/>
                  <w:lang w:eastAsia="zh-CN" w:bidi="ar"/>
                </w:rPr>
                <w:delText xml:space="preserve"> Other:</w:delText>
              </w:r>
              <w:r w:rsidR="006A0866" w:rsidRPr="00032BAE" w:rsidDel="002F2978">
                <w:rPr>
                  <w:rFonts w:ascii="Times New Roman" w:eastAsia="仿宋_GB2312" w:hAnsi="Times New Roman" w:cs="Times New Roman"/>
                  <w:color w:val="auto"/>
                  <w:sz w:val="18"/>
                  <w:szCs w:val="18"/>
                  <w:u w:val="single"/>
                  <w:lang w:eastAsia="zh-CN" w:bidi="ar"/>
                </w:rPr>
                <w:delText xml:space="preserve"> C-276 exhibits excellent corrosion resistance to various organic acids, inorganic acids, alkalis and salts. The material demonstrates good corrosion resistance, including tolerance to organic solvents.The solvents are neutral, and the material compatibility is confirmed.</w:delText>
              </w:r>
            </w:del>
          </w:p>
        </w:tc>
      </w:tr>
      <w:tr w:rsidR="006A0866" w:rsidRPr="00032BAE" w14:paraId="637FC6BF" w14:textId="77777777" w:rsidTr="000A425F">
        <w:trPr>
          <w:trHeight w:val="4536"/>
          <w:trPrChange w:id="7178" w:author="Xuning Wei12232" w:date="2026-07-27T19:35:00Z">
            <w:trPr>
              <w:trHeight w:val="3079"/>
            </w:trPr>
          </w:trPrChange>
        </w:trPr>
        <w:tc>
          <w:tcPr>
            <w:tcW w:w="281" w:type="pct"/>
            <w:vMerge/>
            <w:shd w:val="clear" w:color="auto" w:fill="FFFFFF" w:themeFill="background1"/>
            <w:vAlign w:val="center"/>
            <w:tcPrChange w:id="7179" w:author="Xuning Wei12232" w:date="2026-07-27T19:35:00Z">
              <w:tcPr>
                <w:tcW w:w="284" w:type="pct"/>
                <w:gridSpan w:val="3"/>
                <w:vMerge/>
                <w:shd w:val="clear" w:color="auto" w:fill="FFFFFF" w:themeFill="background1"/>
                <w:vAlign w:val="center"/>
              </w:tcPr>
            </w:tcPrChange>
          </w:tcPr>
          <w:p w14:paraId="54AEF825" w14:textId="77777777" w:rsidR="006A0866" w:rsidRPr="00032BAE" w:rsidRDefault="006A0866" w:rsidP="006A0866">
            <w:pPr>
              <w:spacing w:line="240" w:lineRule="exact"/>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7180" w:author="Xuning Wei12232" w:date="2026-07-27T19:35:00Z">
              <w:tcPr>
                <w:tcW w:w="1217" w:type="pct"/>
                <w:gridSpan w:val="3"/>
                <w:vMerge/>
                <w:shd w:val="clear" w:color="auto" w:fill="FFFFFF" w:themeFill="background1"/>
                <w:vAlign w:val="center"/>
              </w:tcPr>
            </w:tcPrChange>
          </w:tcPr>
          <w:p w14:paraId="57727E7A" w14:textId="77777777" w:rsidR="006A0866" w:rsidRPr="00032BAE" w:rsidRDefault="006A0866" w:rsidP="006A0866">
            <w:pPr>
              <w:spacing w:line="240" w:lineRule="exact"/>
              <w:jc w:val="both"/>
              <w:rPr>
                <w:rFonts w:ascii="Times New Roman" w:eastAsia="等线" w:hAnsi="Times New Roman" w:cs="Times New Roman"/>
                <w:color w:val="auto"/>
                <w:sz w:val="18"/>
                <w:szCs w:val="18"/>
              </w:rPr>
            </w:pPr>
          </w:p>
        </w:tc>
        <w:tc>
          <w:tcPr>
            <w:tcW w:w="1046" w:type="pct"/>
            <w:vMerge/>
            <w:shd w:val="clear" w:color="auto" w:fill="FFFFFF" w:themeFill="background1"/>
            <w:vAlign w:val="center"/>
            <w:tcPrChange w:id="7181" w:author="Xuning Wei12232" w:date="2026-07-27T19:35:00Z">
              <w:tcPr>
                <w:tcW w:w="1049" w:type="pct"/>
                <w:gridSpan w:val="5"/>
                <w:vMerge/>
                <w:shd w:val="clear" w:color="auto" w:fill="FFFFFF" w:themeFill="background1"/>
                <w:vAlign w:val="center"/>
              </w:tcPr>
            </w:tcPrChange>
          </w:tcPr>
          <w:p w14:paraId="5E6B02C2" w14:textId="77777777" w:rsidR="006A0866" w:rsidRPr="00032BAE" w:rsidRDefault="006A0866" w:rsidP="006A0866">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7182" w:author="Xuning Wei12232" w:date="2026-07-27T19:35:00Z">
              <w:tcPr>
                <w:tcW w:w="388" w:type="pct"/>
                <w:gridSpan w:val="4"/>
                <w:vMerge/>
                <w:shd w:val="clear" w:color="auto" w:fill="FFFFFF" w:themeFill="background1"/>
                <w:vAlign w:val="center"/>
              </w:tcPr>
            </w:tcPrChange>
          </w:tcPr>
          <w:p w14:paraId="4A55B0A8" w14:textId="77777777" w:rsidR="006A0866" w:rsidRPr="00032BAE" w:rsidRDefault="006A0866" w:rsidP="006A0866">
            <w:pPr>
              <w:spacing w:line="240" w:lineRule="exact"/>
              <w:jc w:val="both"/>
              <w:rPr>
                <w:rFonts w:ascii="Times New Roman" w:eastAsia="仿宋_GB2312" w:hAnsi="Times New Roman" w:cs="Times New Roman"/>
                <w:color w:val="auto"/>
                <w:sz w:val="18"/>
                <w:szCs w:val="18"/>
                <w:lang w:eastAsia="zh-CN" w:bidi="ar"/>
              </w:rPr>
            </w:pPr>
          </w:p>
        </w:tc>
        <w:tc>
          <w:tcPr>
            <w:tcW w:w="352" w:type="pct"/>
            <w:vMerge/>
            <w:shd w:val="clear" w:color="auto" w:fill="FFFFFF" w:themeFill="background1"/>
            <w:vAlign w:val="center"/>
            <w:tcPrChange w:id="7183" w:author="Xuning Wei12232" w:date="2026-07-27T19:35:00Z">
              <w:tcPr>
                <w:tcW w:w="354" w:type="pct"/>
                <w:gridSpan w:val="3"/>
                <w:vMerge/>
                <w:shd w:val="clear" w:color="auto" w:fill="FFFFFF" w:themeFill="background1"/>
                <w:vAlign w:val="center"/>
              </w:tcPr>
            </w:tcPrChange>
          </w:tcPr>
          <w:p w14:paraId="5466F140" w14:textId="77777777" w:rsidR="006A0866" w:rsidRPr="00032BAE" w:rsidRDefault="006A0866" w:rsidP="006A0866">
            <w:pPr>
              <w:spacing w:line="240" w:lineRule="exact"/>
              <w:jc w:val="both"/>
              <w:rPr>
                <w:rFonts w:ascii="Times New Roman" w:eastAsia="仿宋_GB2312" w:hAnsi="Times New Roman" w:cs="Times New Roman"/>
                <w:color w:val="auto"/>
                <w:sz w:val="18"/>
                <w:szCs w:val="18"/>
                <w:lang w:eastAsia="zh-CN" w:bidi="ar"/>
              </w:rPr>
            </w:pPr>
          </w:p>
        </w:tc>
        <w:tc>
          <w:tcPr>
            <w:tcW w:w="289" w:type="pct"/>
            <w:vAlign w:val="center"/>
            <w:tcPrChange w:id="7184" w:author="Xuning Wei12232" w:date="2026-07-27T19:35:00Z">
              <w:tcPr>
                <w:tcW w:w="322" w:type="pct"/>
                <w:gridSpan w:val="3"/>
                <w:vAlign w:val="center"/>
              </w:tcPr>
            </w:tcPrChange>
          </w:tcPr>
          <w:p w14:paraId="517E61D7" w14:textId="77777777" w:rsidR="006A0866" w:rsidRPr="00032BAE" w:rsidRDefault="000B6761" w:rsidP="006A0866">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2121796830"/>
                <w14:checkbox>
                  <w14:checked w14:val="0"/>
                  <w14:checkedState w14:val="2612" w14:font="MS Gothic"/>
                  <w14:uncheckedState w14:val="2610" w14:font="MS Gothic"/>
                </w14:checkbox>
              </w:sdtPr>
              <w:sdtEndPr/>
              <w:sdtContent>
                <w:r w:rsidR="006A0866" w:rsidRPr="00032BAE">
                  <w:rPr>
                    <w:rFonts w:ascii="Segoe UI Symbol" w:eastAsia="MS Gothic" w:hAnsi="Segoe UI Symbol" w:cs="Segoe UI Symbol"/>
                    <w:b/>
                    <w:color w:val="auto"/>
                    <w:sz w:val="18"/>
                    <w:szCs w:val="20"/>
                    <w:lang w:eastAsia="zh-CN" w:bidi="ar"/>
                  </w:rPr>
                  <w:t>☐</w:t>
                </w:r>
              </w:sdtContent>
            </w:sdt>
            <w:r w:rsidR="006A0866" w:rsidRPr="00032BAE">
              <w:rPr>
                <w:rFonts w:ascii="Times New Roman" w:eastAsia="仿宋_GB2312" w:hAnsi="Times New Roman" w:cs="Times New Roman"/>
                <w:color w:val="auto"/>
                <w:sz w:val="18"/>
                <w:szCs w:val="20"/>
                <w:lang w:eastAsia="zh-CN" w:bidi="ar"/>
              </w:rPr>
              <w:t xml:space="preserve"> High</w:t>
            </w:r>
          </w:p>
          <w:p w14:paraId="787C5829" w14:textId="77777777" w:rsidR="006A0866" w:rsidRPr="00032BAE" w:rsidRDefault="000B6761" w:rsidP="006A0866">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67790698"/>
                <w14:checkbox>
                  <w14:checked w14:val="0"/>
                  <w14:checkedState w14:val="2612" w14:font="MS Gothic"/>
                  <w14:uncheckedState w14:val="2610" w14:font="MS Gothic"/>
                </w14:checkbox>
              </w:sdtPr>
              <w:sdtEndPr/>
              <w:sdtContent>
                <w:r w:rsidR="006A0866" w:rsidRPr="00032BAE">
                  <w:rPr>
                    <w:rFonts w:ascii="Segoe UI Symbol" w:eastAsia="仿宋_GB2312" w:hAnsi="Segoe UI Symbol" w:cs="Segoe UI Symbol"/>
                    <w:b/>
                    <w:color w:val="auto"/>
                    <w:sz w:val="18"/>
                    <w:szCs w:val="20"/>
                    <w:lang w:eastAsia="zh-CN" w:bidi="ar"/>
                  </w:rPr>
                  <w:t>☐</w:t>
                </w:r>
              </w:sdtContent>
            </w:sdt>
            <w:r w:rsidR="006A0866" w:rsidRPr="00032BAE">
              <w:rPr>
                <w:rFonts w:ascii="Times New Roman" w:eastAsia="仿宋_GB2312" w:hAnsi="Times New Roman" w:cs="Times New Roman"/>
                <w:b/>
                <w:color w:val="auto"/>
                <w:sz w:val="18"/>
                <w:szCs w:val="20"/>
                <w:lang w:eastAsia="zh-CN" w:bidi="ar"/>
              </w:rPr>
              <w:t xml:space="preserve"> </w:t>
            </w:r>
            <w:r w:rsidR="006A0866" w:rsidRPr="00032BAE">
              <w:rPr>
                <w:rFonts w:ascii="Times New Roman" w:eastAsia="仿宋_GB2312" w:hAnsi="Times New Roman" w:cs="Times New Roman"/>
                <w:color w:val="auto"/>
                <w:sz w:val="18"/>
                <w:szCs w:val="20"/>
                <w:lang w:eastAsia="zh-CN" w:bidi="ar"/>
              </w:rPr>
              <w:t>Medium</w:t>
            </w:r>
          </w:p>
          <w:p w14:paraId="1E4C85F0" w14:textId="554F12AE" w:rsidR="006A0866" w:rsidRPr="00032BAE" w:rsidRDefault="000B6761" w:rsidP="006A0866">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321313883"/>
                <w14:checkbox>
                  <w14:checked w14:val="1"/>
                  <w14:checkedState w14:val="2612" w14:font="MS Gothic"/>
                  <w14:uncheckedState w14:val="2610" w14:font="MS Gothic"/>
                </w14:checkbox>
              </w:sdtPr>
              <w:sdtEndPr/>
              <w:sdtContent>
                <w:r w:rsidR="006A0866" w:rsidRPr="00032BAE">
                  <w:rPr>
                    <w:rFonts w:ascii="Segoe UI Symbol" w:eastAsia="仿宋_GB2312" w:hAnsi="Segoe UI Symbol" w:cs="Segoe UI Symbol"/>
                    <w:b/>
                    <w:color w:val="auto"/>
                    <w:sz w:val="18"/>
                    <w:szCs w:val="20"/>
                    <w:lang w:eastAsia="zh-CN" w:bidi="ar"/>
                  </w:rPr>
                  <w:t>☒</w:t>
                </w:r>
              </w:sdtContent>
            </w:sdt>
            <w:r w:rsidR="006A0866" w:rsidRPr="00032BAE">
              <w:rPr>
                <w:rFonts w:ascii="Times New Roman" w:eastAsia="仿宋_GB2312" w:hAnsi="Times New Roman" w:cs="Times New Roman"/>
                <w:color w:val="auto"/>
                <w:sz w:val="18"/>
                <w:szCs w:val="20"/>
                <w:lang w:eastAsia="zh-CN" w:bidi="ar"/>
              </w:rPr>
              <w:t xml:space="preserve"> Low</w:t>
            </w:r>
          </w:p>
        </w:tc>
        <w:tc>
          <w:tcPr>
            <w:tcW w:w="638" w:type="pct"/>
            <w:vAlign w:val="center"/>
            <w:tcPrChange w:id="7185" w:author="Xuning Wei12232" w:date="2026-07-27T19:35:00Z">
              <w:tcPr>
                <w:tcW w:w="733" w:type="pct"/>
                <w:gridSpan w:val="3"/>
                <w:vAlign w:val="center"/>
              </w:tcPr>
            </w:tcPrChange>
          </w:tcPr>
          <w:p w14:paraId="1AD3530A" w14:textId="77777777" w:rsidR="006A0866" w:rsidRPr="0020048E" w:rsidRDefault="006A0866" w:rsidP="006A0866">
            <w:pPr>
              <w:jc w:val="both"/>
              <w:rPr>
                <w:ins w:id="7186" w:author="Xuning Wei12232" w:date="2026-07-27T19:58:00Z"/>
                <w:rFonts w:ascii="Times New Roman" w:eastAsia="仿宋_GB2312" w:hAnsi="Times New Roman" w:cs="Times New Roman"/>
                <w:color w:val="auto"/>
                <w:kern w:val="0"/>
                <w:sz w:val="18"/>
                <w:szCs w:val="18"/>
                <w:lang w:eastAsia="zh-CN"/>
              </w:rPr>
            </w:pPr>
            <w:ins w:id="7187" w:author="Xuning Wei12232" w:date="2026-07-27T19:58:00Z">
              <w:r w:rsidRPr="0020048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20048E">
                <w:rPr>
                  <w:rFonts w:ascii="Times New Roman" w:eastAsia="仿宋_GB2312" w:hAnsi="Times New Roman" w:cs="Times New Roman"/>
                  <w:color w:val="auto"/>
                  <w:kern w:val="0"/>
                  <w:sz w:val="18"/>
                  <w:szCs w:val="18"/>
                  <w:lang w:eastAsia="zh-CN"/>
                </w:rPr>
                <w:t>Dimethylformamide</w:t>
              </w:r>
              <w:proofErr w:type="spellEnd"/>
              <w:r w:rsidRPr="0020048E">
                <w:rPr>
                  <w:rFonts w:ascii="Times New Roman" w:eastAsia="仿宋_GB2312" w:hAnsi="Times New Roman" w:cs="Times New Roman"/>
                  <w:color w:val="auto"/>
                  <w:kern w:val="0"/>
                  <w:sz w:val="18"/>
                  <w:szCs w:val="18"/>
                  <w:lang w:eastAsia="zh-CN"/>
                </w:rPr>
                <w:t xml:space="preserve"> is compatible with SS, 306 SS and PTFE.</w:t>
              </w:r>
            </w:ins>
          </w:p>
          <w:p w14:paraId="558C8BBB" w14:textId="38256F04" w:rsidR="006A0866" w:rsidRPr="00032BAE" w:rsidDel="002F2978" w:rsidRDefault="006A0866" w:rsidP="006A0866">
            <w:pPr>
              <w:jc w:val="both"/>
              <w:rPr>
                <w:del w:id="7188" w:author="Xuning Wei12232" w:date="2026-07-27T19:58:00Z"/>
                <w:rFonts w:ascii="Times New Roman" w:eastAsia="仿宋_GB2312" w:hAnsi="Times New Roman" w:cs="Times New Roman"/>
                <w:color w:val="auto"/>
                <w:sz w:val="18"/>
                <w:szCs w:val="20"/>
                <w:lang w:eastAsia="zh-CN" w:bidi="ar"/>
              </w:rPr>
            </w:pPr>
            <w:ins w:id="7189" w:author="Xuning Wei12232" w:date="2026-07-27T19:58:00Z">
              <w:r w:rsidRPr="0020048E">
                <w:rPr>
                  <w:rFonts w:ascii="Times New Roman" w:eastAsia="仿宋_GB2312" w:hAnsi="Times New Roman" w:cs="Times New Roman"/>
                  <w:color w:val="auto"/>
                  <w:kern w:val="0"/>
                  <w:sz w:val="18"/>
                  <w:szCs w:val="18"/>
                  <w:lang w:eastAsia="zh-CN"/>
                </w:rPr>
                <w:t xml:space="preserve">Based on </w:t>
              </w:r>
              <w:proofErr w:type="spellStart"/>
              <w:r w:rsidRPr="0020048E">
                <w:rPr>
                  <w:rFonts w:ascii="Times New Roman" w:eastAsia="仿宋_GB2312" w:hAnsi="Times New Roman" w:cs="Times New Roman"/>
                  <w:color w:val="auto"/>
                  <w:kern w:val="0"/>
                  <w:sz w:val="18"/>
                  <w:szCs w:val="18"/>
                  <w:lang w:eastAsia="zh-CN"/>
                </w:rPr>
                <w:t>Asymchem</w:t>
              </w:r>
              <w:proofErr w:type="spellEnd"/>
              <w:r w:rsidRPr="0020048E">
                <w:rPr>
                  <w:rFonts w:ascii="Times New Roman" w:eastAsia="仿宋_GB2312" w:hAnsi="Times New Roman" w:cs="Times New Roman"/>
                  <w:color w:val="auto"/>
                  <w:kern w:val="0"/>
                  <w:sz w:val="18"/>
                  <w:szCs w:val="18"/>
                  <w:lang w:eastAsia="zh-CN"/>
                </w:rPr>
                <w:t xml:space="preserve"> previous campaign production data and experience</w:t>
              </w:r>
            </w:ins>
            <w:del w:id="7190" w:author="Xuning Wei12232" w:date="2026-07-27T19:58:00Z">
              <w:r w:rsidRPr="00032BAE" w:rsidDel="002F2978">
                <w:rPr>
                  <w:rFonts w:ascii="Times New Roman" w:eastAsia="仿宋_GB2312" w:hAnsi="Times New Roman" w:cs="Times New Roman"/>
                  <w:color w:val="auto"/>
                  <w:sz w:val="18"/>
                  <w:szCs w:val="20"/>
                  <w:lang w:eastAsia="zh-CN" w:bidi="ar"/>
                </w:rPr>
                <w:delText>According to The Pilot Plant Real Book Page 10-22&amp;10-23, piperidine is compatible with SS, 306 SS and PTFE;</w:delText>
              </w:r>
            </w:del>
            <w:ins w:id="7191" w:author="Johan Granander" w:date="2026-05-04T11:54:00Z">
              <w:del w:id="7192" w:author="Xuning Wei12232" w:date="2026-07-27T19:58:00Z">
                <w:r w:rsidRPr="00032BAE" w:rsidDel="002F2978">
                  <w:rPr>
                    <w:rFonts w:ascii="Times New Roman" w:eastAsia="仿宋_GB2312" w:hAnsi="Times New Roman" w:cs="Times New Roman"/>
                    <w:color w:val="auto"/>
                    <w:sz w:val="18"/>
                    <w:szCs w:val="20"/>
                    <w:lang w:eastAsia="zh-CN" w:bidi="ar"/>
                  </w:rPr>
                  <w:delText>PTFE.</w:delText>
                </w:r>
              </w:del>
            </w:ins>
          </w:p>
          <w:p w14:paraId="0C420463" w14:textId="2615510E" w:rsidR="006A0866" w:rsidRPr="00032BAE" w:rsidRDefault="006A0866" w:rsidP="006A0866">
            <w:pPr>
              <w:jc w:val="both"/>
              <w:rPr>
                <w:rFonts w:ascii="Times New Roman" w:eastAsia="仿宋_GB2312" w:hAnsi="Times New Roman" w:cs="Times New Roman"/>
                <w:color w:val="auto"/>
                <w:sz w:val="18"/>
                <w:szCs w:val="20"/>
                <w:lang w:eastAsia="zh-CN" w:bidi="ar"/>
              </w:rPr>
            </w:pPr>
            <w:del w:id="7193" w:author="Xuning Wei12232" w:date="2026-07-27T19:58:00Z">
              <w:r w:rsidRPr="00032BAE" w:rsidDel="002F2978">
                <w:rPr>
                  <w:rFonts w:ascii="Times New Roman" w:eastAsia="仿宋_GB2312" w:hAnsi="Times New Roman" w:cs="Times New Roman"/>
                  <w:color w:val="auto"/>
                  <w:sz w:val="18"/>
                  <w:szCs w:val="20"/>
                  <w:lang w:eastAsia="zh-CN" w:bidi="ar"/>
                </w:rPr>
                <w:delText>Based on Asymchem previous campaign production data and experience</w:delText>
              </w:r>
            </w:del>
          </w:p>
        </w:tc>
        <w:tc>
          <w:tcPr>
            <w:tcW w:w="792" w:type="pct"/>
            <w:vMerge/>
            <w:vAlign w:val="center"/>
            <w:tcPrChange w:id="7194" w:author="Xuning Wei12232" w:date="2026-07-27T19:35:00Z">
              <w:tcPr>
                <w:tcW w:w="654" w:type="pct"/>
                <w:vMerge/>
                <w:vAlign w:val="center"/>
              </w:tcPr>
            </w:tcPrChange>
          </w:tcPr>
          <w:p w14:paraId="5BAEFF2A" w14:textId="77777777" w:rsidR="006A0866" w:rsidRPr="00032BAE" w:rsidRDefault="006A0866" w:rsidP="006A0866">
            <w:pPr>
              <w:jc w:val="both"/>
              <w:rPr>
                <w:rFonts w:ascii="Times New Roman" w:eastAsia="仿宋_GB2312" w:hAnsi="Times New Roman" w:cs="Times New Roman"/>
                <w:b/>
                <w:color w:val="auto"/>
                <w:sz w:val="18"/>
                <w:szCs w:val="18"/>
                <w:lang w:eastAsia="zh-CN" w:bidi="ar"/>
              </w:rPr>
            </w:pPr>
          </w:p>
        </w:tc>
      </w:tr>
      <w:tr w:rsidR="005342B4" w:rsidRPr="00032BAE" w14:paraId="3BCC27C3" w14:textId="77777777" w:rsidTr="00397878">
        <w:trPr>
          <w:trHeight w:val="2114"/>
          <w:trPrChange w:id="7195" w:author="Xuning Wei12232" w:date="2026-07-27T18:11:00Z">
            <w:trPr>
              <w:trHeight w:val="397"/>
            </w:trPr>
          </w:trPrChange>
        </w:trPr>
        <w:tc>
          <w:tcPr>
            <w:tcW w:w="281" w:type="pct"/>
            <w:vMerge w:val="restart"/>
            <w:shd w:val="clear" w:color="auto" w:fill="FFFFFF" w:themeFill="background1"/>
            <w:vAlign w:val="center"/>
            <w:tcPrChange w:id="7196" w:author="Xuning Wei12232" w:date="2026-07-27T18:11:00Z">
              <w:tcPr>
                <w:tcW w:w="284" w:type="pct"/>
                <w:gridSpan w:val="3"/>
                <w:vMerge w:val="restart"/>
                <w:shd w:val="clear" w:color="auto" w:fill="FFFFFF" w:themeFill="background1"/>
                <w:vAlign w:val="center"/>
              </w:tcPr>
            </w:tcPrChange>
          </w:tcPr>
          <w:p w14:paraId="15BF8DA3" w14:textId="5235F5DE" w:rsidR="00992711" w:rsidRPr="00032BAE" w:rsidRDefault="009478EE">
            <w:pPr>
              <w:jc w:val="center"/>
              <w:rPr>
                <w:rFonts w:ascii="Times New Roman" w:eastAsia="仿宋_GB2312" w:hAnsi="Times New Roman" w:cs="Times New Roman"/>
                <w:color w:val="auto"/>
                <w:sz w:val="18"/>
                <w:szCs w:val="18"/>
                <w:lang w:eastAsia="zh-CN"/>
              </w:rPr>
              <w:pPrChange w:id="7197" w:author="Xuning Wei12232" w:date="2026-07-27T20:55:00Z">
                <w:pPr>
                  <w:jc w:val="both"/>
                </w:pPr>
              </w:pPrChange>
            </w:pPr>
            <w:del w:id="7198" w:author="Xuning Wei12232" w:date="2026-07-27T16:15:00Z">
              <w:r w:rsidDel="00AD243C">
                <w:rPr>
                  <w:rFonts w:ascii="Times New Roman" w:eastAsia="仿宋_GB2312" w:hAnsi="Times New Roman" w:cs="Times New Roman"/>
                  <w:color w:val="auto"/>
                  <w:sz w:val="18"/>
                  <w:szCs w:val="18"/>
                  <w:lang w:eastAsia="zh-CN"/>
                </w:rPr>
                <w:lastRenderedPageBreak/>
                <w:delText>37, 43, 49, 55, 61</w:delText>
              </w:r>
              <w:r w:rsidR="00992711" w:rsidRPr="00032BAE" w:rsidDel="00AD243C">
                <w:rPr>
                  <w:rFonts w:ascii="Times New Roman" w:eastAsia="仿宋_GB2312" w:hAnsi="Times New Roman" w:cs="Times New Roman"/>
                  <w:color w:val="auto"/>
                  <w:sz w:val="18"/>
                  <w:szCs w:val="18"/>
                  <w:lang w:eastAsia="zh-CN"/>
                </w:rPr>
                <w:delText>,</w:delText>
              </w:r>
              <w:r w:rsidR="000606D8" w:rsidRPr="00032BAE" w:rsidDel="00AD243C">
                <w:rPr>
                  <w:rFonts w:ascii="Times New Roman" w:eastAsia="仿宋_GB2312" w:hAnsi="Times New Roman" w:cs="Times New Roman"/>
                  <w:color w:val="auto"/>
                  <w:sz w:val="18"/>
                  <w:szCs w:val="18"/>
                  <w:lang w:eastAsia="zh-CN"/>
                </w:rPr>
                <w:delText xml:space="preserve"> </w:delText>
              </w:r>
              <w:r w:rsidDel="00AD243C">
                <w:rPr>
                  <w:rFonts w:ascii="Times New Roman" w:eastAsia="仿宋_GB2312" w:hAnsi="Times New Roman" w:cs="Times New Roman"/>
                  <w:color w:val="auto"/>
                  <w:sz w:val="18"/>
                  <w:szCs w:val="18"/>
                  <w:lang w:eastAsia="zh-CN"/>
                </w:rPr>
                <w:delText>79</w:delText>
              </w:r>
              <w:r w:rsidR="00992711" w:rsidRPr="00032BAE" w:rsidDel="00AD243C">
                <w:rPr>
                  <w:rFonts w:ascii="Times New Roman" w:eastAsia="仿宋_GB2312" w:hAnsi="Times New Roman" w:cs="Times New Roman"/>
                  <w:color w:val="auto"/>
                  <w:sz w:val="18"/>
                  <w:szCs w:val="18"/>
                  <w:lang w:eastAsia="zh-CN"/>
                </w:rPr>
                <w:delText>,</w:delText>
              </w:r>
              <w:r w:rsidR="000606D8" w:rsidRPr="00032BAE" w:rsidDel="00AD243C">
                <w:rPr>
                  <w:rFonts w:ascii="Times New Roman" w:eastAsia="仿宋_GB2312" w:hAnsi="Times New Roman" w:cs="Times New Roman"/>
                  <w:color w:val="auto"/>
                  <w:sz w:val="18"/>
                  <w:szCs w:val="18"/>
                  <w:lang w:eastAsia="zh-CN"/>
                </w:rPr>
                <w:delText xml:space="preserve"> </w:delText>
              </w:r>
              <w:r w:rsidDel="00AD243C">
                <w:rPr>
                  <w:rFonts w:ascii="Times New Roman" w:eastAsia="仿宋_GB2312" w:hAnsi="Times New Roman" w:cs="Times New Roman"/>
                  <w:color w:val="auto"/>
                  <w:sz w:val="18"/>
                  <w:szCs w:val="18"/>
                  <w:lang w:eastAsia="zh-CN"/>
                </w:rPr>
                <w:delText>85, 91</w:delText>
              </w:r>
            </w:del>
            <w:ins w:id="7199" w:author="Xuning Wei12232" w:date="2026-07-27T16:15:00Z">
              <w:r w:rsidR="00AD243C">
                <w:rPr>
                  <w:rFonts w:ascii="Times New Roman" w:eastAsia="仿宋_GB2312" w:hAnsi="Times New Roman" w:cs="Times New Roman"/>
                  <w:color w:val="auto"/>
                  <w:sz w:val="18"/>
                  <w:szCs w:val="18"/>
                  <w:lang w:eastAsia="zh-CN"/>
                </w:rPr>
                <w:t>19</w:t>
              </w:r>
            </w:ins>
          </w:p>
        </w:tc>
        <w:tc>
          <w:tcPr>
            <w:tcW w:w="1217" w:type="pct"/>
            <w:vMerge w:val="restart"/>
            <w:shd w:val="clear" w:color="auto" w:fill="FFFFFF" w:themeFill="background1"/>
            <w:vAlign w:val="center"/>
            <w:tcPrChange w:id="7200" w:author="Xuning Wei12232" w:date="2026-07-27T18:11:00Z">
              <w:tcPr>
                <w:tcW w:w="1217" w:type="pct"/>
                <w:gridSpan w:val="3"/>
                <w:vMerge w:val="restart"/>
                <w:shd w:val="clear" w:color="auto" w:fill="FFFFFF" w:themeFill="background1"/>
                <w:vAlign w:val="center"/>
              </w:tcPr>
            </w:tcPrChange>
          </w:tcPr>
          <w:p w14:paraId="4B17D6A8" w14:textId="62D32E0F" w:rsidR="00C8314F" w:rsidRPr="006F0556" w:rsidRDefault="00C8314F">
            <w:pPr>
              <w:rPr>
                <w:ins w:id="7201" w:author="Xuning Wei12232" w:date="2026-07-27T20:21:00Z"/>
                <w:rFonts w:ascii="Times New Roman" w:eastAsia="等线" w:hAnsi="Times New Roman" w:cs="Times New Roman"/>
                <w:bCs w:val="0"/>
                <w:color w:val="0000FF"/>
                <w:kern w:val="0"/>
                <w:sz w:val="18"/>
                <w:szCs w:val="18"/>
                <w:lang w:eastAsia="zh-CN"/>
              </w:rPr>
              <w:pPrChange w:id="7202" w:author="Xuning Wei12232" w:date="2026-07-27T20:21:00Z">
                <w:pPr>
                  <w:jc w:val="center"/>
                </w:pPr>
              </w:pPrChange>
            </w:pPr>
            <w:ins w:id="7203" w:author="Xuning Wei12232" w:date="2026-07-27T20:21:00Z">
              <w:r>
                <w:rPr>
                  <w:rFonts w:ascii="Times New Roman" w:eastAsia="等线" w:hAnsi="Times New Roman" w:cs="Times New Roman"/>
                  <w:bCs w:val="0"/>
                  <w:color w:val="0000FF"/>
                  <w:kern w:val="0"/>
                  <w:sz w:val="18"/>
                  <w:szCs w:val="18"/>
                  <w:lang w:eastAsia="zh-CN"/>
                </w:rPr>
                <w:t>PreOrn11</w:t>
              </w:r>
            </w:ins>
          </w:p>
          <w:p w14:paraId="6D537223" w14:textId="6C92C2B2" w:rsidR="00C8314F" w:rsidRDefault="00C8314F" w:rsidP="00C8314F">
            <w:pPr>
              <w:spacing w:line="240" w:lineRule="exact"/>
              <w:jc w:val="both"/>
              <w:rPr>
                <w:ins w:id="7204" w:author="Xuning Wei12232" w:date="2026-07-27T20:20:00Z"/>
                <w:rFonts w:ascii="Times New Roman" w:eastAsia="仿宋_GB2312" w:hAnsi="Times New Roman" w:cs="Times New Roman"/>
                <w:color w:val="000000" w:themeColor="text1"/>
                <w:sz w:val="18"/>
                <w:szCs w:val="18"/>
              </w:rPr>
            </w:pPr>
            <w:ins w:id="7205" w:author="Xuning Wei12232" w:date="2026-07-27T20:21:00Z">
              <w:r w:rsidRPr="00FA7D37">
                <w:rPr>
                  <w:rFonts w:ascii="Times New Roman" w:eastAsia="仿宋_GB2312" w:hAnsi="Times New Roman" w:cs="Times New Roman"/>
                  <w:color w:val="auto"/>
                  <w:sz w:val="18"/>
                  <w:szCs w:val="18"/>
                </w:rPr>
                <w:t xml:space="preserve">Post </w:t>
              </w:r>
              <w:proofErr w:type="spellStart"/>
              <w:r w:rsidRPr="00FA7D37">
                <w:rPr>
                  <w:rFonts w:ascii="Times New Roman" w:eastAsia="仿宋_GB2312" w:hAnsi="Times New Roman" w:cs="Times New Roman"/>
                  <w:color w:val="auto"/>
                  <w:sz w:val="18"/>
                  <w:szCs w:val="18"/>
                </w:rPr>
                <w:t>deFmoc</w:t>
              </w:r>
              <w:proofErr w:type="spellEnd"/>
              <w:r w:rsidRPr="00FA7D37">
                <w:rPr>
                  <w:rFonts w:ascii="Times New Roman" w:eastAsia="仿宋_GB2312" w:hAnsi="Times New Roman" w:cs="Times New Roman"/>
                  <w:color w:val="auto"/>
                  <w:sz w:val="18"/>
                  <w:szCs w:val="18"/>
                </w:rPr>
                <w:t xml:space="preserve"> washing</w:t>
              </w:r>
            </w:ins>
          </w:p>
          <w:p w14:paraId="70A96B4C" w14:textId="13C25525" w:rsidR="00992711" w:rsidRPr="00032BAE" w:rsidRDefault="00C51FCF">
            <w:pPr>
              <w:spacing w:line="240" w:lineRule="exact"/>
              <w:jc w:val="both"/>
              <w:rPr>
                <w:rFonts w:ascii="Times New Roman" w:eastAsia="等线" w:hAnsi="Times New Roman" w:cs="Times New Roman"/>
                <w:color w:val="auto"/>
                <w:sz w:val="18"/>
                <w:szCs w:val="18"/>
              </w:rPr>
            </w:pPr>
            <w:ins w:id="7206" w:author="Xuning Wei12232" w:date="2026-07-27T16:16:00Z">
              <w:r>
                <w:rPr>
                  <w:rFonts w:ascii="Times New Roman" w:eastAsia="仿宋_GB2312" w:hAnsi="Times New Roman" w:cs="Times New Roman"/>
                  <w:color w:val="000000" w:themeColor="text1"/>
                  <w:sz w:val="18"/>
                  <w:szCs w:val="18"/>
                </w:rPr>
                <w:t xml:space="preserve">1. </w:t>
              </w:r>
              <w:r w:rsidRPr="00321EFC">
                <w:rPr>
                  <w:rFonts w:ascii="Times New Roman" w:eastAsia="仿宋_GB2312" w:hAnsi="Times New Roman" w:cs="Times New Roman"/>
                  <w:color w:val="000000" w:themeColor="text1"/>
                  <w:sz w:val="18"/>
                  <w:szCs w:val="18"/>
                </w:rPr>
                <w:t xml:space="preserve">Add 10.0 V Isopropyl Acetate (8.730 kg/kg) </w:t>
              </w:r>
              <w:r w:rsidRPr="00321EFC">
                <w:rPr>
                  <w:rFonts w:ascii="Times New Roman" w:eastAsia="仿宋_GB2312" w:hAnsi="Times New Roman" w:cs="Times New Roman"/>
                  <w:color w:val="000000" w:themeColor="text1"/>
                  <w:sz w:val="18"/>
                  <w:szCs w:val="18"/>
                  <w:lang w:eastAsia="zh-CN"/>
                </w:rPr>
                <w:t xml:space="preserve">into </w:t>
              </w:r>
              <w:r w:rsidRPr="006F0556">
                <w:rPr>
                  <w:rFonts w:ascii="Times New Roman" w:eastAsia="仿宋_GB2312" w:hAnsi="Times New Roman" w:cs="Times New Roman"/>
                  <w:color w:val="000000" w:themeColor="text1"/>
                  <w:sz w:val="18"/>
                  <w:szCs w:val="18"/>
                  <w:lang w:eastAsia="zh-CN"/>
                </w:rPr>
                <w:t>TJ4S-1213-Sy15</w:t>
              </w:r>
              <w:r w:rsidRPr="00321EFC">
                <w:rPr>
                  <w:rFonts w:ascii="Times New Roman" w:eastAsia="仿宋_GB2312" w:hAnsi="Times New Roman" w:cs="Times New Roman"/>
                  <w:color w:val="000000" w:themeColor="text1"/>
                  <w:sz w:val="18"/>
                  <w:szCs w:val="18"/>
                  <w:lang w:eastAsia="zh-CN"/>
                </w:rPr>
                <w:t>. Bubble with nitrogen for 5±2</w:t>
              </w:r>
            </w:ins>
            <w:ins w:id="7207" w:author="Johan Granander" w:date="2026-07-28T13:36:00Z">
              <w:r w:rsidR="00A0716C">
                <w:rPr>
                  <w:rFonts w:ascii="Times New Roman" w:eastAsia="仿宋_GB2312" w:hAnsi="Times New Roman" w:cs="Times New Roman"/>
                  <w:color w:val="000000" w:themeColor="text1"/>
                  <w:sz w:val="18"/>
                  <w:szCs w:val="18"/>
                  <w:lang w:eastAsia="zh-CN"/>
                </w:rPr>
                <w:t xml:space="preserve"> </w:t>
              </w:r>
            </w:ins>
            <w:ins w:id="7208" w:author="Xuning Wei12232" w:date="2026-07-27T16:16:00Z">
              <w:r w:rsidRPr="00321EFC">
                <w:rPr>
                  <w:rFonts w:ascii="Times New Roman" w:eastAsia="仿宋_GB2312" w:hAnsi="Times New Roman" w:cs="Times New Roman"/>
                  <w:color w:val="000000" w:themeColor="text1"/>
                  <w:sz w:val="18"/>
                  <w:szCs w:val="18"/>
                  <w:lang w:eastAsia="zh-CN"/>
                </w:rPr>
                <w:t xml:space="preserve">min, then start the stirrer. </w:t>
              </w:r>
              <w:r>
                <w:rPr>
                  <w:rFonts w:ascii="Times New Roman" w:eastAsia="仿宋_GB2312" w:hAnsi="Times New Roman" w:cs="Times New Roman"/>
                  <w:color w:val="000000" w:themeColor="text1"/>
                  <w:sz w:val="18"/>
                  <w:szCs w:val="18"/>
                  <w:lang w:eastAsia="zh-CN"/>
                </w:rPr>
                <w:br/>
                <w:t xml:space="preserve">2. </w:t>
              </w:r>
              <w:r w:rsidRPr="00321EFC">
                <w:rPr>
                  <w:rFonts w:ascii="Times New Roman" w:eastAsia="仿宋_GB2312" w:hAnsi="Times New Roman" w:cs="Times New Roman"/>
                  <w:color w:val="000000" w:themeColor="text1"/>
                  <w:sz w:val="18"/>
                  <w:szCs w:val="18"/>
                  <w:lang w:eastAsia="zh-CN"/>
                </w:rPr>
                <w:t>After stirring for 5±2</w:t>
              </w:r>
            </w:ins>
            <w:ins w:id="7209" w:author="Johan Granander" w:date="2026-07-28T13:36:00Z">
              <w:r w:rsidR="00A0716C">
                <w:rPr>
                  <w:rFonts w:ascii="Times New Roman" w:eastAsia="仿宋_GB2312" w:hAnsi="Times New Roman" w:cs="Times New Roman"/>
                  <w:color w:val="000000" w:themeColor="text1"/>
                  <w:sz w:val="18"/>
                  <w:szCs w:val="18"/>
                  <w:lang w:eastAsia="zh-CN"/>
                </w:rPr>
                <w:t xml:space="preserve"> </w:t>
              </w:r>
            </w:ins>
            <w:ins w:id="7210" w:author="Xuning Wei12232" w:date="2026-07-27T16:16:00Z">
              <w:r w:rsidRPr="00321EFC">
                <w:rPr>
                  <w:rFonts w:ascii="Times New Roman" w:eastAsia="仿宋_GB2312" w:hAnsi="Times New Roman" w:cs="Times New Roman"/>
                  <w:color w:val="000000" w:themeColor="text1"/>
                  <w:sz w:val="18"/>
                  <w:szCs w:val="18"/>
                  <w:lang w:eastAsia="zh-CN"/>
                </w:rPr>
                <w:t xml:space="preserve">min, stop stirring, turn off the nitrogen. Drain until there is no obvious drip. </w:t>
              </w:r>
              <w:r>
                <w:rPr>
                  <w:rFonts w:ascii="Times New Roman" w:eastAsia="仿宋_GB2312" w:hAnsi="Times New Roman" w:cs="Times New Roman"/>
                  <w:color w:val="000000" w:themeColor="text1"/>
                  <w:sz w:val="18"/>
                  <w:szCs w:val="18"/>
                  <w:lang w:eastAsia="zh-CN"/>
                </w:rPr>
                <w:br/>
                <w:t xml:space="preserve">3. </w:t>
              </w:r>
              <w:r w:rsidRPr="00321EFC">
                <w:rPr>
                  <w:rFonts w:ascii="Times New Roman" w:eastAsia="仿宋_GB2312" w:hAnsi="Times New Roman" w:cs="Times New Roman"/>
                  <w:color w:val="000000" w:themeColor="text1"/>
                  <w:sz w:val="18"/>
                  <w:szCs w:val="18"/>
                  <w:lang w:eastAsia="zh-CN"/>
                </w:rPr>
                <w:t>Perform this operation 10 times,</w:t>
              </w:r>
              <w:r w:rsidRPr="00321EFC">
                <w:rPr>
                  <w:rFonts w:ascii="Times New Roman" w:hAnsi="Times New Roman" w:cs="Times New Roman"/>
                  <w:color w:val="000000" w:themeColor="text1"/>
                  <w:sz w:val="18"/>
                  <w:szCs w:val="18"/>
                </w:rPr>
                <w:t xml:space="preserve"> </w:t>
              </w:r>
              <w:r w:rsidRPr="00321EFC">
                <w:rPr>
                  <w:rFonts w:ascii="Times New Roman" w:eastAsia="仿宋_GB2312" w:hAnsi="Times New Roman" w:cs="Times New Roman"/>
                  <w:color w:val="000000" w:themeColor="text1"/>
                  <w:sz w:val="18"/>
                  <w:szCs w:val="18"/>
                  <w:lang w:eastAsia="zh-CN"/>
                </w:rPr>
                <w:t xml:space="preserve">Starting with the 10th wash, sample the isopropyl acetate washing solution during stirring and develop with </w:t>
              </w:r>
              <w:proofErr w:type="spellStart"/>
              <w:r w:rsidRPr="00321EFC">
                <w:rPr>
                  <w:rFonts w:ascii="Times New Roman" w:eastAsia="仿宋_GB2312" w:hAnsi="Times New Roman" w:cs="Times New Roman"/>
                  <w:color w:val="000000" w:themeColor="text1"/>
                  <w:sz w:val="18"/>
                  <w:szCs w:val="18"/>
                  <w:lang w:eastAsia="zh-CN"/>
                </w:rPr>
                <w:t>chloranil</w:t>
              </w:r>
              <w:proofErr w:type="spellEnd"/>
              <w:r w:rsidRPr="00321EFC">
                <w:rPr>
                  <w:rFonts w:ascii="Times New Roman" w:eastAsia="仿宋_GB2312" w:hAnsi="Times New Roman" w:cs="Times New Roman"/>
                  <w:color w:val="000000" w:themeColor="text1"/>
                  <w:sz w:val="18"/>
                  <w:szCs w:val="18"/>
                  <w:lang w:eastAsia="zh-CN"/>
                </w:rPr>
                <w:t>, compare the color with the standard 500</w:t>
              </w:r>
            </w:ins>
            <w:ins w:id="7211" w:author="Johan Granander" w:date="2026-07-28T13:37:00Z">
              <w:r w:rsidR="00A0716C">
                <w:rPr>
                  <w:rFonts w:ascii="Times New Roman" w:eastAsia="仿宋_GB2312" w:hAnsi="Times New Roman" w:cs="Times New Roman"/>
                  <w:color w:val="000000" w:themeColor="text1"/>
                  <w:sz w:val="18"/>
                  <w:szCs w:val="18"/>
                  <w:lang w:eastAsia="zh-CN"/>
                </w:rPr>
                <w:t xml:space="preserve"> </w:t>
              </w:r>
            </w:ins>
            <w:ins w:id="7212" w:author="Xuning Wei12232" w:date="2026-07-27T16:16:00Z">
              <w:r w:rsidRPr="00321EFC">
                <w:rPr>
                  <w:rFonts w:ascii="Times New Roman" w:eastAsia="仿宋_GB2312" w:hAnsi="Times New Roman" w:cs="Times New Roman"/>
                  <w:color w:val="000000" w:themeColor="text1"/>
                  <w:sz w:val="18"/>
                  <w:szCs w:val="18"/>
                  <w:lang w:eastAsia="zh-CN"/>
                </w:rPr>
                <w:t xml:space="preserve">ppm </w:t>
              </w:r>
              <w:proofErr w:type="spellStart"/>
              <w:r w:rsidRPr="00321EFC">
                <w:rPr>
                  <w:rFonts w:ascii="Times New Roman" w:eastAsia="仿宋_GB2312" w:hAnsi="Times New Roman" w:cs="Times New Roman"/>
                  <w:color w:val="0000FF"/>
                  <w:sz w:val="18"/>
                  <w:szCs w:val="18"/>
                  <w:lang w:eastAsia="zh-CN"/>
                </w:rPr>
                <w:t>Piperidine</w:t>
              </w:r>
              <w:proofErr w:type="spellEnd"/>
              <w:r w:rsidRPr="00321EFC">
                <w:rPr>
                  <w:rFonts w:ascii="Times New Roman" w:eastAsia="仿宋_GB2312" w:hAnsi="Times New Roman" w:cs="Times New Roman"/>
                  <w:color w:val="0000FF"/>
                  <w:sz w:val="18"/>
                  <w:szCs w:val="18"/>
                  <w:lang w:eastAsia="zh-CN"/>
                </w:rPr>
                <w:t xml:space="preserve"> in </w:t>
              </w:r>
              <w:r w:rsidRPr="00321EFC">
                <w:rPr>
                  <w:rFonts w:ascii="Times New Roman" w:eastAsia="仿宋_GB2312" w:hAnsi="Times New Roman" w:cs="Times New Roman"/>
                  <w:color w:val="000000" w:themeColor="text1"/>
                  <w:sz w:val="18"/>
                  <w:szCs w:val="18"/>
                </w:rPr>
                <w:t>Isopropyl Acetate</w:t>
              </w:r>
              <w:r w:rsidRPr="00321EFC">
                <w:rPr>
                  <w:rFonts w:ascii="Times New Roman" w:eastAsia="仿宋_GB2312" w:hAnsi="Times New Roman" w:cs="Times New Roman"/>
                  <w:color w:val="0000FF"/>
                  <w:sz w:val="18"/>
                  <w:szCs w:val="18"/>
                  <w:lang w:eastAsia="zh-CN"/>
                </w:rPr>
                <w:t xml:space="preserve"> </w:t>
              </w:r>
              <w:r w:rsidRPr="00321EFC">
                <w:rPr>
                  <w:rFonts w:ascii="Times New Roman" w:eastAsia="仿宋_GB2312" w:hAnsi="Times New Roman" w:cs="Times New Roman"/>
                  <w:color w:val="000000" w:themeColor="text1"/>
                  <w:sz w:val="18"/>
                  <w:szCs w:val="18"/>
                  <w:lang w:eastAsia="zh-CN"/>
                </w:rPr>
                <w:t>as reference solution.</w:t>
              </w:r>
            </w:ins>
            <w:del w:id="7213" w:author="Xuning Wei12232" w:date="2026-07-27T16:15:00Z">
              <w:r w:rsidR="009478EE" w:rsidRPr="00A57FF9" w:rsidDel="00AD243C">
                <w:rPr>
                  <w:rFonts w:ascii="Times New Roman" w:eastAsia="仿宋_GB2312" w:hAnsi="Times New Roman" w:cs="Times New Roman"/>
                  <w:color w:val="000000" w:themeColor="text1"/>
                  <w:sz w:val="18"/>
                  <w:szCs w:val="18"/>
                </w:rPr>
                <w:delText>Heat the mixture to 25±5℃. The mixture is allowed to react at 25±5℃ (target: 25℃). After 3h±15min (target</w:delText>
              </w:r>
              <w:r w:rsidR="009478EE" w:rsidRPr="00A57FF9" w:rsidDel="00AD243C">
                <w:rPr>
                  <w:rFonts w:ascii="Times New Roman" w:eastAsia="仿宋_GB2312" w:hAnsi="Times New Roman" w:cs="Times New Roman"/>
                  <w:color w:val="000000" w:themeColor="text1"/>
                  <w:sz w:val="18"/>
                  <w:szCs w:val="18"/>
                </w:rPr>
                <w:delText>：</w:delText>
              </w:r>
              <w:r w:rsidR="009478EE" w:rsidRPr="00A57FF9" w:rsidDel="00AD243C">
                <w:rPr>
                  <w:rFonts w:ascii="Times New Roman" w:eastAsia="仿宋_GB2312" w:hAnsi="Times New Roman" w:cs="Times New Roman"/>
                  <w:color w:val="000000" w:themeColor="text1"/>
                  <w:sz w:val="18"/>
                  <w:szCs w:val="18"/>
                </w:rPr>
                <w:delText>3h), sample the mixture every 0.5~1h for ninhydrin test analysis until two consecutive samples test as negative (colorless, react completely). And the mixture should be stirred for coupling time (4h≤Coupling Time≤10h). Stop stirring and turn off the nitrogen. Drain until there is no reaction mixture drip. Move to next operation.</w:delText>
              </w:r>
            </w:del>
          </w:p>
        </w:tc>
        <w:tc>
          <w:tcPr>
            <w:tcW w:w="1046" w:type="pct"/>
            <w:vMerge w:val="restart"/>
            <w:shd w:val="clear" w:color="auto" w:fill="FFFFFF" w:themeFill="background1"/>
            <w:vAlign w:val="center"/>
            <w:tcPrChange w:id="7214" w:author="Xuning Wei12232" w:date="2026-07-27T18:11:00Z">
              <w:tcPr>
                <w:tcW w:w="1049" w:type="pct"/>
                <w:gridSpan w:val="5"/>
                <w:vMerge w:val="restart"/>
                <w:shd w:val="clear" w:color="auto" w:fill="FFFFFF" w:themeFill="background1"/>
                <w:vAlign w:val="center"/>
              </w:tcPr>
            </w:tcPrChange>
          </w:tcPr>
          <w:p w14:paraId="16C0A318" w14:textId="77777777" w:rsidR="000B3418" w:rsidRPr="00032BAE" w:rsidRDefault="000B3418" w:rsidP="000B3418">
            <w:pPr>
              <w:rPr>
                <w:ins w:id="7215" w:author="Xuning Wei12232" w:date="2026-07-27T17:22:00Z"/>
                <w:rFonts w:ascii="Times New Roman" w:hAnsi="Times New Roman" w:cs="Times New Roman"/>
                <w:color w:val="auto"/>
                <w:sz w:val="18"/>
                <w:szCs w:val="18"/>
                <w:shd w:val="clear" w:color="auto" w:fill="FFFFFF"/>
              </w:rPr>
            </w:pPr>
            <w:ins w:id="7216"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73D9519" w14:textId="77777777" w:rsidR="000B3418" w:rsidRPr="004634A5" w:rsidRDefault="000B3418" w:rsidP="000B3418">
            <w:pPr>
              <w:rPr>
                <w:ins w:id="7217" w:author="Xuning Wei12232" w:date="2026-07-27T17:22:00Z"/>
                <w:rFonts w:ascii="Times New Roman" w:eastAsiaTheme="minorEastAsia" w:hAnsi="Times New Roman" w:cs="Times New Roman"/>
                <w:color w:val="auto"/>
                <w:sz w:val="18"/>
                <w:szCs w:val="18"/>
                <w:shd w:val="clear" w:color="auto" w:fill="FFFFFF"/>
                <w:lang w:eastAsia="zh-CN"/>
              </w:rPr>
            </w:pPr>
            <w:ins w:id="7218"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108DE7EE" w14:textId="77777777" w:rsidR="000B3418" w:rsidRPr="002B446D" w:rsidRDefault="000B3418" w:rsidP="000B3418">
            <w:pPr>
              <w:rPr>
                <w:ins w:id="7219" w:author="Xuning Wei12232" w:date="2026-07-27T17:22:00Z"/>
                <w:rFonts w:ascii="Times New Roman" w:hAnsi="Times New Roman" w:cs="Times New Roman"/>
                <w:color w:val="0000FF"/>
                <w:sz w:val="18"/>
                <w:szCs w:val="18"/>
                <w:shd w:val="clear" w:color="auto" w:fill="FFFFFF"/>
              </w:rPr>
            </w:pPr>
            <w:ins w:id="7220"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F075514" w14:textId="77777777" w:rsidR="000B3418" w:rsidRPr="00032BAE" w:rsidRDefault="000B3418" w:rsidP="000B3418">
            <w:pPr>
              <w:rPr>
                <w:ins w:id="7221" w:author="Xuning Wei12232" w:date="2026-07-27T17:22:00Z"/>
                <w:rFonts w:ascii="Times New Roman" w:hAnsi="Times New Roman" w:cs="Times New Roman"/>
                <w:color w:val="auto"/>
                <w:sz w:val="18"/>
                <w:szCs w:val="18"/>
                <w:shd w:val="clear" w:color="auto" w:fill="FFFFFF"/>
              </w:rPr>
            </w:pPr>
            <w:ins w:id="7222" w:author="Xuning Wei12232" w:date="2026-07-27T17:22:00Z">
              <w:r w:rsidRPr="00032BAE">
                <w:rPr>
                  <w:rFonts w:ascii="Times New Roman" w:hAnsi="Times New Roman" w:cs="Times New Roman"/>
                  <w:color w:val="auto"/>
                  <w:sz w:val="18"/>
                  <w:szCs w:val="18"/>
                  <w:shd w:val="clear" w:color="auto" w:fill="FFFFFF"/>
                </w:rPr>
                <w:t>Sight glass: Glass</w:t>
              </w:r>
            </w:ins>
          </w:p>
          <w:p w14:paraId="47579BE9" w14:textId="77777777" w:rsidR="000B3418" w:rsidRPr="00032BAE" w:rsidRDefault="000B3418" w:rsidP="000B3418">
            <w:pPr>
              <w:rPr>
                <w:ins w:id="7223" w:author="Xuning Wei12232" w:date="2026-07-27T17:22:00Z"/>
                <w:rFonts w:ascii="Times New Roman" w:hAnsi="Times New Roman" w:cs="Times New Roman"/>
                <w:color w:val="auto"/>
                <w:sz w:val="18"/>
                <w:szCs w:val="18"/>
                <w:shd w:val="clear" w:color="auto" w:fill="FFFFFF"/>
              </w:rPr>
            </w:pPr>
            <w:ins w:id="7224"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0705039A" w14:textId="77777777" w:rsidR="000B3418" w:rsidRPr="00032BAE" w:rsidRDefault="000B3418" w:rsidP="000B3418">
            <w:pPr>
              <w:rPr>
                <w:ins w:id="7225" w:author="Xuning Wei12232" w:date="2026-07-27T17:22:00Z"/>
                <w:rFonts w:ascii="Times New Roman" w:hAnsi="Times New Roman" w:cs="Times New Roman"/>
                <w:color w:val="auto"/>
                <w:sz w:val="18"/>
                <w:szCs w:val="18"/>
                <w:shd w:val="clear" w:color="auto" w:fill="FFFFFF"/>
              </w:rPr>
            </w:pPr>
            <w:ins w:id="7226"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667E922" w14:textId="77777777" w:rsidR="000B3418" w:rsidRPr="00032BAE" w:rsidRDefault="000B3418" w:rsidP="000B3418">
            <w:pPr>
              <w:rPr>
                <w:ins w:id="7227" w:author="Xuning Wei12232" w:date="2026-07-27T17:22:00Z"/>
                <w:rFonts w:ascii="Times New Roman" w:hAnsi="Times New Roman" w:cs="Times New Roman"/>
                <w:color w:val="auto"/>
                <w:sz w:val="18"/>
                <w:szCs w:val="18"/>
                <w:shd w:val="clear" w:color="auto" w:fill="FFFFFF"/>
              </w:rPr>
            </w:pPr>
            <w:ins w:id="7228" w:author="Xuning Wei12232" w:date="2026-07-27T17:22:00Z">
              <w:r w:rsidRPr="00032BAE">
                <w:rPr>
                  <w:rFonts w:ascii="Times New Roman" w:hAnsi="Times New Roman" w:cs="Times New Roman"/>
                  <w:color w:val="auto"/>
                  <w:sz w:val="18"/>
                  <w:szCs w:val="18"/>
                  <w:shd w:val="clear" w:color="auto" w:fill="FFFFFF"/>
                </w:rPr>
                <w:t>Pipeline material: 316L</w:t>
              </w:r>
            </w:ins>
          </w:p>
          <w:p w14:paraId="3B67B46A" w14:textId="77777777" w:rsidR="000B3418" w:rsidRPr="00DF173A" w:rsidRDefault="000B3418" w:rsidP="000B3418">
            <w:pPr>
              <w:rPr>
                <w:ins w:id="7229" w:author="Xuning Wei12232" w:date="2026-07-27T17:22:00Z"/>
                <w:rFonts w:ascii="Times New Roman" w:hAnsi="Times New Roman" w:cs="Times New Roman"/>
                <w:color w:val="FF0000"/>
                <w:sz w:val="18"/>
                <w:szCs w:val="18"/>
                <w:shd w:val="clear" w:color="auto" w:fill="FFFFFF"/>
                <w:rPrChange w:id="7230" w:author="Johan Granander" w:date="2026-07-28T15:07:00Z">
                  <w:rPr>
                    <w:ins w:id="7231" w:author="Xuning Wei12232" w:date="2026-07-27T17:22:00Z"/>
                    <w:rFonts w:ascii="Times New Roman" w:hAnsi="Times New Roman" w:cs="Times New Roman"/>
                    <w:color w:val="FF0000"/>
                    <w:sz w:val="18"/>
                    <w:szCs w:val="18"/>
                    <w:shd w:val="clear" w:color="auto" w:fill="FFFFFF"/>
                    <w:lang w:val="sv-SE"/>
                  </w:rPr>
                </w:rPrChange>
              </w:rPr>
            </w:pPr>
            <w:ins w:id="7232" w:author="Xuning Wei12232" w:date="2026-07-27T17:22:00Z">
              <w:r w:rsidRPr="00DF173A">
                <w:rPr>
                  <w:rFonts w:ascii="Times New Roman" w:hAnsi="Times New Roman" w:cs="Times New Roman"/>
                  <w:color w:val="FF0000"/>
                  <w:sz w:val="18"/>
                  <w:szCs w:val="18"/>
                  <w:shd w:val="clear" w:color="auto" w:fill="FFFFFF"/>
                  <w:rPrChange w:id="7233" w:author="Johan Granander" w:date="2026-07-28T15:07: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1481120A" w14:textId="77777777" w:rsidR="000B3418" w:rsidRPr="00DF173A" w:rsidRDefault="000B3418" w:rsidP="000B3418">
            <w:pPr>
              <w:rPr>
                <w:ins w:id="7234" w:author="Xuning Wei12232" w:date="2026-07-27T17:22:00Z"/>
                <w:rFonts w:ascii="Times New Roman" w:hAnsi="Times New Roman" w:cs="Times New Roman"/>
                <w:color w:val="auto"/>
                <w:sz w:val="18"/>
                <w:szCs w:val="18"/>
                <w:shd w:val="clear" w:color="auto" w:fill="FFFFFF"/>
                <w:rPrChange w:id="7235" w:author="Johan Granander" w:date="2026-07-28T15:07:00Z">
                  <w:rPr>
                    <w:ins w:id="7236" w:author="Xuning Wei12232" w:date="2026-07-27T17:22:00Z"/>
                    <w:rFonts w:ascii="Times New Roman" w:hAnsi="Times New Roman" w:cs="Times New Roman"/>
                    <w:color w:val="auto"/>
                    <w:sz w:val="18"/>
                    <w:szCs w:val="18"/>
                    <w:shd w:val="clear" w:color="auto" w:fill="FFFFFF"/>
                    <w:lang w:val="sv-SE"/>
                  </w:rPr>
                </w:rPrChange>
              </w:rPr>
            </w:pPr>
            <w:ins w:id="7237" w:author="Xuning Wei12232" w:date="2026-07-27T17:22:00Z">
              <w:r w:rsidRPr="00DF173A">
                <w:rPr>
                  <w:rFonts w:ascii="Times New Roman" w:hAnsi="Times New Roman" w:cs="Times New Roman"/>
                  <w:color w:val="auto"/>
                  <w:sz w:val="18"/>
                  <w:szCs w:val="18"/>
                  <w:shd w:val="clear" w:color="auto" w:fill="FFFFFF"/>
                  <w:rPrChange w:id="7238" w:author="Johan Granander" w:date="2026-07-28T15:07:00Z">
                    <w:rPr>
                      <w:rFonts w:ascii="Times New Roman" w:hAnsi="Times New Roman" w:cs="Times New Roman"/>
                      <w:color w:val="auto"/>
                      <w:sz w:val="18"/>
                      <w:szCs w:val="18"/>
                      <w:shd w:val="clear" w:color="auto" w:fill="FFFFFF"/>
                      <w:lang w:val="sv-SE"/>
                    </w:rPr>
                  </w:rPrChange>
                </w:rPr>
                <w:t>Mass flow meter: SS</w:t>
              </w:r>
            </w:ins>
          </w:p>
          <w:p w14:paraId="369DC0B5" w14:textId="77777777" w:rsidR="000B3418" w:rsidRPr="00032BAE" w:rsidRDefault="000B3418" w:rsidP="000B3418">
            <w:pPr>
              <w:rPr>
                <w:ins w:id="7239" w:author="Xuning Wei12232" w:date="2026-07-27T17:22:00Z"/>
                <w:rFonts w:ascii="Times New Roman" w:hAnsi="Times New Roman" w:cs="Times New Roman"/>
                <w:b/>
                <w:color w:val="auto"/>
                <w:sz w:val="18"/>
                <w:szCs w:val="18"/>
                <w:shd w:val="clear" w:color="auto" w:fill="FFFFFF"/>
              </w:rPr>
            </w:pPr>
            <w:ins w:id="7240"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5CF6A6A2" w14:textId="77777777" w:rsidR="000B3418" w:rsidRPr="00032BAE" w:rsidRDefault="000B3418" w:rsidP="000B3418">
            <w:pPr>
              <w:rPr>
                <w:ins w:id="7241" w:author="Xuning Wei12232" w:date="2026-07-27T17:22:00Z"/>
                <w:rFonts w:ascii="Times New Roman" w:eastAsiaTheme="minorEastAsia" w:hAnsi="Times New Roman" w:cs="Times New Roman"/>
                <w:color w:val="auto"/>
                <w:sz w:val="18"/>
                <w:szCs w:val="18"/>
                <w:shd w:val="clear" w:color="auto" w:fill="FFFFFF"/>
                <w:lang w:eastAsia="zh-CN"/>
              </w:rPr>
            </w:pPr>
            <w:ins w:id="7242"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7D638E9B" w14:textId="77777777" w:rsidR="000B3418" w:rsidRDefault="000B3418" w:rsidP="000B3418">
            <w:pPr>
              <w:rPr>
                <w:ins w:id="7243" w:author="Xuning Wei12232" w:date="2026-07-27T17:22:00Z"/>
                <w:rFonts w:ascii="Times New Roman" w:hAnsi="Times New Roman" w:cs="Times New Roman"/>
                <w:color w:val="auto"/>
                <w:sz w:val="18"/>
                <w:szCs w:val="18"/>
                <w:shd w:val="clear" w:color="auto" w:fill="FFFFFF"/>
              </w:rPr>
            </w:pPr>
            <w:ins w:id="7244"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26E2F711" w14:textId="6F62D6E1" w:rsidR="00992711" w:rsidRPr="00032BAE" w:rsidDel="000B3418" w:rsidRDefault="000B3418" w:rsidP="000B3418">
            <w:pPr>
              <w:jc w:val="both"/>
              <w:rPr>
                <w:del w:id="7245" w:author="Xuning Wei12232" w:date="2026-07-27T17:22:00Z"/>
                <w:rFonts w:ascii="Times New Roman" w:hAnsi="Times New Roman" w:cs="Times New Roman"/>
                <w:color w:val="auto"/>
                <w:sz w:val="18"/>
                <w:szCs w:val="18"/>
                <w:shd w:val="clear" w:color="auto" w:fill="FFFFFF"/>
              </w:rPr>
            </w:pPr>
            <w:ins w:id="7246"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7247" w:author="Xuning Wei12232" w:date="2026-07-27T17:22:00Z">
              <w:r w:rsidR="00992711" w:rsidRPr="00032BAE" w:rsidDel="000B3418">
                <w:rPr>
                  <w:rFonts w:ascii="Times New Roman" w:hAnsi="Times New Roman" w:cs="Times New Roman"/>
                  <w:color w:val="auto"/>
                  <w:sz w:val="18"/>
                  <w:szCs w:val="18"/>
                  <w:shd w:val="clear" w:color="auto" w:fill="FFFFFF"/>
                </w:rPr>
                <w:delText>Transfer pump material:SS</w:delText>
              </w:r>
            </w:del>
            <w:ins w:id="7248" w:author="Johan Granander" w:date="2026-05-04T11:54:00Z">
              <w:del w:id="7249" w:author="Xuning Wei12232" w:date="2026-07-27T17:22:00Z">
                <w:r w:rsidR="00570E05" w:rsidRPr="00032BAE" w:rsidDel="000B3418">
                  <w:rPr>
                    <w:rFonts w:ascii="Times New Roman" w:hAnsi="Times New Roman" w:cs="Times New Roman"/>
                    <w:color w:val="auto"/>
                    <w:sz w:val="18"/>
                    <w:szCs w:val="18"/>
                    <w:shd w:val="clear" w:color="auto" w:fill="FFFFFF"/>
                  </w:rPr>
                  <w:delText>material: SS</w:delText>
                </w:r>
              </w:del>
            </w:ins>
            <w:del w:id="7250" w:author="Xuning Wei12232" w:date="2026-07-27T17:22:00Z">
              <w:r w:rsidR="00992711" w:rsidRPr="00032BAE" w:rsidDel="000B3418">
                <w:rPr>
                  <w:rFonts w:ascii="Times New Roman" w:hAnsi="Times New Roman" w:cs="Times New Roman"/>
                  <w:color w:val="auto"/>
                  <w:sz w:val="18"/>
                  <w:szCs w:val="18"/>
                  <w:shd w:val="clear" w:color="auto" w:fill="FFFFFF"/>
                </w:rPr>
                <w:delText>316+PTFE</w:delText>
              </w:r>
            </w:del>
          </w:p>
          <w:p w14:paraId="6C2D207D" w14:textId="088DD255" w:rsidR="00992711" w:rsidRPr="00032BAE" w:rsidDel="000B3418" w:rsidRDefault="00992711" w:rsidP="0030647B">
            <w:pPr>
              <w:jc w:val="both"/>
              <w:rPr>
                <w:del w:id="7251" w:author="Xuning Wei12232" w:date="2026-07-27T17:22:00Z"/>
                <w:rFonts w:ascii="Times New Roman" w:eastAsia="仿宋_GB2312" w:hAnsi="Times New Roman" w:cs="Times New Roman"/>
                <w:color w:val="auto"/>
                <w:sz w:val="18"/>
                <w:szCs w:val="18"/>
              </w:rPr>
            </w:pPr>
            <w:del w:id="7252"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1A444908" w14:textId="7306C9D9" w:rsidR="00992711" w:rsidRPr="00DF173A" w:rsidDel="000B3418" w:rsidRDefault="00992711" w:rsidP="0030647B">
            <w:pPr>
              <w:jc w:val="both"/>
              <w:rPr>
                <w:del w:id="7253" w:author="Xuning Wei12232" w:date="2026-07-27T17:22:00Z"/>
                <w:rFonts w:ascii="Times New Roman" w:eastAsia="仿宋_GB2312" w:hAnsi="Times New Roman" w:cs="Times New Roman"/>
                <w:color w:val="auto"/>
                <w:sz w:val="18"/>
                <w:szCs w:val="18"/>
                <w:lang w:val="en-IE"/>
                <w:rPrChange w:id="7254" w:author="Johan Granander" w:date="2026-07-28T15:07:00Z">
                  <w:rPr>
                    <w:del w:id="7255" w:author="Xuning Wei12232" w:date="2026-07-27T17:22:00Z"/>
                    <w:rFonts w:ascii="Times New Roman" w:eastAsia="仿宋_GB2312" w:hAnsi="Times New Roman" w:cs="Times New Roman"/>
                    <w:color w:val="auto"/>
                    <w:sz w:val="18"/>
                    <w:szCs w:val="18"/>
                  </w:rPr>
                </w:rPrChange>
              </w:rPr>
            </w:pPr>
            <w:del w:id="7256" w:author="Xuning Wei12232" w:date="2026-07-27T17:22:00Z">
              <w:r w:rsidRPr="00DF173A" w:rsidDel="000B3418">
                <w:rPr>
                  <w:rFonts w:ascii="Times New Roman" w:hAnsi="Times New Roman" w:cs="Times New Roman"/>
                  <w:color w:val="auto"/>
                  <w:sz w:val="18"/>
                  <w:szCs w:val="18"/>
                  <w:shd w:val="clear" w:color="auto" w:fill="FFFFFF"/>
                  <w:lang w:val="en-IE"/>
                  <w:rPrChange w:id="7257" w:author="Johan Granander" w:date="2026-07-28T15:07:00Z">
                    <w:rPr>
                      <w:rFonts w:ascii="Times New Roman" w:hAnsi="Times New Roman" w:cs="Times New Roman"/>
                      <w:color w:val="auto"/>
                      <w:sz w:val="18"/>
                      <w:szCs w:val="18"/>
                      <w:shd w:val="clear" w:color="auto" w:fill="FFFFFF"/>
                    </w:rPr>
                  </w:rPrChange>
                </w:rPr>
                <w:delText xml:space="preserve">Gasket: </w:delText>
              </w:r>
              <w:r w:rsidRPr="00DF173A" w:rsidDel="000B3418">
                <w:rPr>
                  <w:rFonts w:ascii="Times New Roman" w:eastAsia="仿宋_GB2312" w:hAnsi="Times New Roman" w:cs="Times New Roman"/>
                  <w:color w:val="auto"/>
                  <w:sz w:val="18"/>
                  <w:szCs w:val="18"/>
                  <w:lang w:val="en-IE"/>
                  <w:rPrChange w:id="7258" w:author="Johan Granander" w:date="2026-07-28T15:07:00Z">
                    <w:rPr>
                      <w:rFonts w:ascii="Times New Roman" w:eastAsia="仿宋_GB2312" w:hAnsi="Times New Roman" w:cs="Times New Roman"/>
                      <w:color w:val="auto"/>
                      <w:sz w:val="18"/>
                      <w:szCs w:val="18"/>
                    </w:rPr>
                  </w:rPrChange>
                </w:rPr>
                <w:delText xml:space="preserve">PTFE </w:delText>
              </w:r>
            </w:del>
          </w:p>
          <w:p w14:paraId="48B287DB" w14:textId="05AF715D" w:rsidR="00992711" w:rsidRPr="00DF173A" w:rsidDel="000B3418" w:rsidRDefault="00992711" w:rsidP="0030647B">
            <w:pPr>
              <w:jc w:val="both"/>
              <w:rPr>
                <w:del w:id="7259" w:author="Xuning Wei12232" w:date="2026-07-27T17:22:00Z"/>
                <w:rFonts w:ascii="Times New Roman" w:hAnsi="Times New Roman" w:cs="Times New Roman"/>
                <w:color w:val="auto"/>
                <w:sz w:val="18"/>
                <w:szCs w:val="18"/>
                <w:shd w:val="clear" w:color="auto" w:fill="FFFFFF"/>
                <w:lang w:val="en-IE"/>
                <w:rPrChange w:id="7260" w:author="Johan Granander" w:date="2026-07-28T15:07:00Z">
                  <w:rPr>
                    <w:del w:id="7261" w:author="Xuning Wei12232" w:date="2026-07-27T17:22:00Z"/>
                    <w:rFonts w:ascii="Times New Roman" w:hAnsi="Times New Roman" w:cs="Times New Roman"/>
                    <w:color w:val="auto"/>
                    <w:sz w:val="18"/>
                    <w:szCs w:val="18"/>
                    <w:shd w:val="clear" w:color="auto" w:fill="FFFFFF"/>
                  </w:rPr>
                </w:rPrChange>
              </w:rPr>
            </w:pPr>
            <w:del w:id="7262" w:author="Xuning Wei12232" w:date="2026-07-27T17:22:00Z">
              <w:r w:rsidRPr="00DF173A" w:rsidDel="000B3418">
                <w:rPr>
                  <w:rFonts w:ascii="Times New Roman" w:hAnsi="Times New Roman" w:cs="Times New Roman"/>
                  <w:color w:val="auto"/>
                  <w:sz w:val="18"/>
                  <w:szCs w:val="18"/>
                  <w:shd w:val="clear" w:color="auto" w:fill="FFFFFF"/>
                  <w:lang w:val="en-IE"/>
                  <w:rPrChange w:id="7263" w:author="Johan Granander" w:date="2026-07-28T15:07:00Z">
                    <w:rPr>
                      <w:rFonts w:ascii="Times New Roman" w:hAnsi="Times New Roman" w:cs="Times New Roman"/>
                      <w:color w:val="auto"/>
                      <w:sz w:val="18"/>
                      <w:szCs w:val="18"/>
                      <w:shd w:val="clear" w:color="auto" w:fill="FFFFFF"/>
                    </w:rPr>
                  </w:rPrChange>
                </w:rPr>
                <w:delText>Sight glass: Glass</w:delText>
              </w:r>
            </w:del>
          </w:p>
          <w:p w14:paraId="0412AF22" w14:textId="61657C46" w:rsidR="00992711" w:rsidRPr="00DF173A" w:rsidDel="000B3418" w:rsidRDefault="00992711" w:rsidP="0030647B">
            <w:pPr>
              <w:jc w:val="both"/>
              <w:rPr>
                <w:del w:id="7264" w:author="Xuning Wei12232" w:date="2026-07-27T17:22:00Z"/>
                <w:rFonts w:ascii="Times New Roman" w:eastAsia="仿宋_GB2312" w:hAnsi="Times New Roman" w:cs="Times New Roman"/>
                <w:color w:val="auto"/>
                <w:sz w:val="18"/>
                <w:szCs w:val="18"/>
                <w:lang w:val="en-IE"/>
                <w:rPrChange w:id="7265" w:author="Johan Granander" w:date="2026-07-28T15:07:00Z">
                  <w:rPr>
                    <w:del w:id="7266" w:author="Xuning Wei12232" w:date="2026-07-27T17:22:00Z"/>
                    <w:rFonts w:ascii="Times New Roman" w:eastAsia="仿宋_GB2312" w:hAnsi="Times New Roman" w:cs="Times New Roman"/>
                    <w:color w:val="auto"/>
                    <w:sz w:val="18"/>
                    <w:szCs w:val="18"/>
                  </w:rPr>
                </w:rPrChange>
              </w:rPr>
            </w:pPr>
            <w:del w:id="7267" w:author="Xuning Wei12232" w:date="2026-07-27T17:22:00Z">
              <w:r w:rsidRPr="00DF173A" w:rsidDel="000B3418">
                <w:rPr>
                  <w:rFonts w:ascii="Times New Roman" w:hAnsi="Times New Roman" w:cs="Times New Roman"/>
                  <w:color w:val="auto"/>
                  <w:sz w:val="18"/>
                  <w:szCs w:val="18"/>
                  <w:shd w:val="clear" w:color="auto" w:fill="FFFFFF"/>
                  <w:lang w:val="en-IE"/>
                  <w:rPrChange w:id="7268" w:author="Johan Granander" w:date="2026-07-28T15:07:00Z">
                    <w:rPr>
                      <w:rFonts w:ascii="Times New Roman" w:hAnsi="Times New Roman" w:cs="Times New Roman"/>
                      <w:color w:val="auto"/>
                      <w:sz w:val="18"/>
                      <w:szCs w:val="18"/>
                      <w:shd w:val="clear" w:color="auto" w:fill="FFFFFF"/>
                    </w:rPr>
                  </w:rPrChange>
                </w:rPr>
                <w:delText>Valve:</w:delText>
              </w:r>
              <w:r w:rsidRPr="00DF173A" w:rsidDel="000B3418">
                <w:rPr>
                  <w:rFonts w:ascii="Times New Roman" w:eastAsia="仿宋_GB2312" w:hAnsi="Times New Roman" w:cs="Times New Roman"/>
                  <w:color w:val="auto"/>
                  <w:sz w:val="18"/>
                  <w:szCs w:val="18"/>
                  <w:lang w:val="en-IE"/>
                  <w:rPrChange w:id="7269" w:author="Johan Granander" w:date="2026-07-28T15:07:00Z">
                    <w:rPr>
                      <w:rFonts w:ascii="Times New Roman" w:eastAsia="仿宋_GB2312" w:hAnsi="Times New Roman" w:cs="Times New Roman"/>
                      <w:color w:val="auto"/>
                      <w:sz w:val="18"/>
                      <w:szCs w:val="18"/>
                    </w:rPr>
                  </w:rPrChange>
                </w:rPr>
                <w:delText xml:space="preserve"> 316L</w:delText>
              </w:r>
            </w:del>
          </w:p>
          <w:p w14:paraId="5DC7C9CB" w14:textId="24E7D832" w:rsidR="00C65197" w:rsidRPr="004634A5" w:rsidDel="000B3418" w:rsidRDefault="00992711" w:rsidP="00C65197">
            <w:pPr>
              <w:jc w:val="both"/>
              <w:rPr>
                <w:del w:id="7270" w:author="Xuning Wei12232" w:date="2026-07-27T17:22:00Z"/>
                <w:rFonts w:ascii="Times New Roman" w:eastAsiaTheme="minorEastAsia" w:hAnsi="Times New Roman" w:cs="Times New Roman"/>
                <w:color w:val="auto"/>
                <w:sz w:val="18"/>
                <w:szCs w:val="18"/>
                <w:shd w:val="clear" w:color="auto" w:fill="FFFFFF"/>
                <w:lang w:eastAsia="zh-CN"/>
              </w:rPr>
            </w:pPr>
            <w:del w:id="7271"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R="00C65197" w:rsidDel="000B3418">
                <w:rPr>
                  <w:rFonts w:ascii="Times New Roman" w:hAnsi="Times New Roman" w:cs="Times New Roman"/>
                  <w:color w:val="auto"/>
                  <w:sz w:val="18"/>
                  <w:szCs w:val="18"/>
                  <w:shd w:val="clear" w:color="auto" w:fill="FFFFFF"/>
                </w:rPr>
                <w:br/>
              </w:r>
              <w:r w:rsidR="00C65197" w:rsidRPr="002B446D" w:rsidDel="000B3418">
                <w:rPr>
                  <w:rFonts w:ascii="Times New Roman" w:hAnsi="Times New Roman" w:cs="Times New Roman"/>
                  <w:color w:val="0000FF"/>
                  <w:sz w:val="18"/>
                  <w:szCs w:val="18"/>
                  <w:shd w:val="clear" w:color="auto" w:fill="FFFFFF"/>
                </w:rPr>
                <w:delText>Sieve plate: HC-22</w:delText>
              </w:r>
            </w:del>
          </w:p>
          <w:p w14:paraId="54955945" w14:textId="07728A61" w:rsidR="00C65197" w:rsidRPr="00C65197" w:rsidDel="000B3418" w:rsidRDefault="00C65197" w:rsidP="00C65197">
            <w:pPr>
              <w:jc w:val="both"/>
              <w:rPr>
                <w:del w:id="7272" w:author="Xuning Wei12232" w:date="2026-07-27T17:22:00Z"/>
                <w:rFonts w:ascii="Times New Roman" w:hAnsi="Times New Roman" w:cs="Times New Roman"/>
                <w:color w:val="0000FF"/>
                <w:sz w:val="18"/>
                <w:szCs w:val="18"/>
                <w:shd w:val="clear" w:color="auto" w:fill="FFFFFF"/>
              </w:rPr>
            </w:pPr>
            <w:del w:id="7273"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R="006F51C6" w:rsidDel="000B3418">
                <w:rPr>
                  <w:rFonts w:ascii="Times New Roman" w:hAnsi="Times New Roman" w:cs="Times New Roman"/>
                  <w:color w:val="0000FF"/>
                  <w:sz w:val="18"/>
                  <w:szCs w:val="18"/>
                  <w:shd w:val="clear" w:color="auto" w:fill="FFFFFF"/>
                </w:rPr>
                <w:delText>C-276</w:delText>
              </w:r>
            </w:del>
          </w:p>
          <w:p w14:paraId="249AF191" w14:textId="5FDEEBF7" w:rsidR="00992711" w:rsidRPr="00032BAE" w:rsidDel="000B3418" w:rsidRDefault="00992711" w:rsidP="0030647B">
            <w:pPr>
              <w:jc w:val="both"/>
              <w:rPr>
                <w:del w:id="7274" w:author="Xuning Wei12232" w:date="2026-07-27T17:22:00Z"/>
                <w:rFonts w:ascii="Times New Roman" w:hAnsi="Times New Roman" w:cs="Times New Roman"/>
                <w:color w:val="auto"/>
                <w:sz w:val="18"/>
                <w:szCs w:val="18"/>
                <w:shd w:val="clear" w:color="auto" w:fill="FFFFFF"/>
              </w:rPr>
            </w:pPr>
            <w:del w:id="7275" w:author="Xuning Wei12232" w:date="2026-07-27T17:22:00Z">
              <w:r w:rsidRPr="00032BAE" w:rsidDel="000B3418">
                <w:rPr>
                  <w:rFonts w:ascii="Times New Roman" w:hAnsi="Times New Roman" w:cs="Times New Roman"/>
                  <w:color w:val="auto"/>
                  <w:sz w:val="18"/>
                  <w:szCs w:val="18"/>
                  <w:shd w:val="clear" w:color="auto" w:fill="FFFFFF"/>
                </w:rPr>
                <w:delText xml:space="preserve">Sampling pipeline: SS </w:delText>
              </w:r>
            </w:del>
          </w:p>
          <w:p w14:paraId="2E862E95" w14:textId="060F5F1E" w:rsidR="00992711" w:rsidRPr="00032BAE" w:rsidRDefault="00992711" w:rsidP="0030647B">
            <w:pPr>
              <w:jc w:val="both"/>
              <w:rPr>
                <w:rFonts w:ascii="Times New Roman" w:hAnsi="Times New Roman" w:cs="Times New Roman"/>
                <w:color w:val="auto"/>
                <w:sz w:val="18"/>
                <w:szCs w:val="18"/>
                <w:shd w:val="clear" w:color="auto" w:fill="FFFFFF"/>
              </w:rPr>
            </w:pPr>
            <w:del w:id="7276"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7277" w:author="Xuning Wei12232" w:date="2026-07-27T18:11:00Z">
              <w:tcPr>
                <w:tcW w:w="388" w:type="pct"/>
                <w:gridSpan w:val="4"/>
                <w:vMerge w:val="restart"/>
                <w:shd w:val="clear" w:color="auto" w:fill="FFFFFF" w:themeFill="background1"/>
                <w:vAlign w:val="center"/>
              </w:tcPr>
            </w:tcPrChange>
          </w:tcPr>
          <w:p w14:paraId="6CB5DA3A" w14:textId="07CCA72F" w:rsidR="00992711" w:rsidRPr="00032BAE" w:rsidRDefault="00992711" w:rsidP="0030647B">
            <w:pPr>
              <w:spacing w:line="240" w:lineRule="exact"/>
              <w:jc w:val="both"/>
              <w:rPr>
                <w:rFonts w:ascii="Times New Roman" w:eastAsia="仿宋_GB2312" w:hAnsi="Times New Roman" w:cs="Times New Roman"/>
                <w:color w:val="auto"/>
                <w:sz w:val="18"/>
                <w:szCs w:val="18"/>
                <w:lang w:eastAsia="zh-CN" w:bidi="ar"/>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7278" w:author="Xuning Wei12232" w:date="2026-07-27T18:11:00Z">
              <w:tcPr>
                <w:tcW w:w="354" w:type="pct"/>
                <w:gridSpan w:val="3"/>
                <w:vMerge w:val="restart"/>
                <w:shd w:val="clear" w:color="auto" w:fill="FFFFFF" w:themeFill="background1"/>
                <w:vAlign w:val="center"/>
              </w:tcPr>
            </w:tcPrChange>
          </w:tcPr>
          <w:p w14:paraId="1781C395" w14:textId="51365F82" w:rsidR="00992711" w:rsidRPr="00032BAE" w:rsidRDefault="00992711" w:rsidP="0030647B">
            <w:pPr>
              <w:spacing w:line="240" w:lineRule="exact"/>
              <w:jc w:val="both"/>
              <w:rPr>
                <w:rFonts w:ascii="Times New Roman" w:eastAsia="仿宋_GB2312" w:hAnsi="Times New Roman" w:cs="Times New Roman"/>
                <w:color w:val="auto"/>
                <w:sz w:val="18"/>
                <w:szCs w:val="18"/>
                <w:lang w:eastAsia="zh-CN" w:bidi="ar"/>
              </w:rPr>
            </w:pPr>
            <w:r w:rsidRPr="00032BAE">
              <w:rPr>
                <w:rFonts w:ascii="Times New Roman" w:eastAsia="仿宋_GB2312" w:hAnsi="Times New Roman" w:cs="Times New Roman"/>
                <w:color w:val="auto"/>
                <w:sz w:val="18"/>
                <w:szCs w:val="18"/>
              </w:rPr>
              <w:t>No</w:t>
            </w:r>
          </w:p>
        </w:tc>
        <w:tc>
          <w:tcPr>
            <w:tcW w:w="289" w:type="pct"/>
            <w:vAlign w:val="center"/>
            <w:tcPrChange w:id="7279" w:author="Xuning Wei12232" w:date="2026-07-27T18:11:00Z">
              <w:tcPr>
                <w:tcW w:w="322" w:type="pct"/>
                <w:gridSpan w:val="3"/>
                <w:vAlign w:val="center"/>
              </w:tcPr>
            </w:tcPrChange>
          </w:tcPr>
          <w:p w14:paraId="5D62FA4E" w14:textId="77777777" w:rsidR="00992711" w:rsidRPr="00032BAE" w:rsidRDefault="000B6761" w:rsidP="0030647B">
            <w:pPr>
              <w:jc w:val="both"/>
              <w:rPr>
                <w:rFonts w:ascii="Times New Roman" w:eastAsia="仿宋_GB2312" w:hAnsi="Times New Roman" w:cs="Times New Roman"/>
                <w:b/>
                <w:color w:val="auto"/>
                <w:sz w:val="18"/>
                <w:szCs w:val="20"/>
                <w:lang w:eastAsia="zh-CN" w:bidi="ar"/>
              </w:rPr>
            </w:pPr>
            <w:sdt>
              <w:sdtPr>
                <w:rPr>
                  <w:rFonts w:ascii="Times New Roman" w:eastAsia="仿宋_GB2312" w:hAnsi="Times New Roman" w:cs="Times New Roman"/>
                  <w:color w:val="auto"/>
                  <w:sz w:val="18"/>
                  <w:szCs w:val="18"/>
                </w:rPr>
                <w:id w:val="-142742302"/>
                <w14:checkbox>
                  <w14:checked w14:val="1"/>
                  <w14:checkedState w14:val="2612" w14:font="MS Gothic"/>
                  <w14:uncheckedState w14:val="2610" w14:font="MS Gothic"/>
                </w14:checkbox>
              </w:sdtPr>
              <w:sdtEndPr/>
              <w:sdtContent>
                <w:r w:rsidR="00992711" w:rsidRPr="00032BAE">
                  <w:rPr>
                    <w:rFonts w:ascii="Segoe UI Symbol" w:eastAsia="仿宋_GB2312" w:hAnsi="Segoe UI Symbol" w:cs="Segoe UI Symbol"/>
                    <w:color w:val="auto"/>
                    <w:sz w:val="18"/>
                    <w:szCs w:val="18"/>
                  </w:rPr>
                  <w:t>☒</w:t>
                </w:r>
              </w:sdtContent>
            </w:sdt>
            <w:r w:rsidR="00992711" w:rsidRPr="00032BAE">
              <w:rPr>
                <w:rFonts w:ascii="Times New Roman" w:eastAsia="仿宋_GB2312" w:hAnsi="Times New Roman" w:cs="Times New Roman"/>
                <w:color w:val="auto"/>
                <w:sz w:val="18"/>
                <w:szCs w:val="18"/>
              </w:rPr>
              <w:t>Yes</w:t>
            </w:r>
          </w:p>
        </w:tc>
        <w:tc>
          <w:tcPr>
            <w:tcW w:w="638" w:type="pct"/>
            <w:vAlign w:val="center"/>
            <w:tcPrChange w:id="7280" w:author="Xuning Wei12232" w:date="2026-07-27T18:11:00Z">
              <w:tcPr>
                <w:tcW w:w="733" w:type="pct"/>
                <w:gridSpan w:val="3"/>
                <w:vAlign w:val="center"/>
              </w:tcPr>
            </w:tcPrChange>
          </w:tcPr>
          <w:p w14:paraId="687BB515" w14:textId="66EE41E6" w:rsidR="00992711" w:rsidRPr="00032BAE" w:rsidRDefault="000B6761" w:rsidP="0030647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color w:val="auto"/>
                  <w:sz w:val="18"/>
                  <w:szCs w:val="18"/>
                </w:rPr>
                <w:id w:val="199210925"/>
                <w14:checkbox>
                  <w14:checked w14:val="0"/>
                  <w14:checkedState w14:val="2612" w14:font="MS Gothic"/>
                  <w14:uncheckedState w14:val="2610" w14:font="MS Gothic"/>
                </w14:checkbox>
              </w:sdtPr>
              <w:sdtEndPr/>
              <w:sdtContent>
                <w:r w:rsidR="00992711" w:rsidRPr="00032BAE">
                  <w:rPr>
                    <w:rFonts w:ascii="Segoe UI Symbol" w:eastAsia="仿宋_GB2312" w:hAnsi="Segoe UI Symbol" w:cs="Segoe UI Symbol"/>
                    <w:color w:val="auto"/>
                    <w:sz w:val="18"/>
                    <w:szCs w:val="18"/>
                  </w:rPr>
                  <w:t>☐</w:t>
                </w:r>
              </w:sdtContent>
            </w:sdt>
            <w:r w:rsidR="00992711" w:rsidRPr="00032BAE">
              <w:rPr>
                <w:rFonts w:ascii="Times New Roman" w:eastAsia="仿宋_GB2312" w:hAnsi="Times New Roman" w:cs="Times New Roman"/>
                <w:color w:val="auto"/>
                <w:sz w:val="18"/>
                <w:szCs w:val="18"/>
              </w:rPr>
              <w:t xml:space="preserve"> No</w:t>
            </w:r>
          </w:p>
        </w:tc>
        <w:tc>
          <w:tcPr>
            <w:tcW w:w="792" w:type="pct"/>
            <w:vMerge w:val="restart"/>
            <w:vAlign w:val="center"/>
            <w:tcPrChange w:id="7281" w:author="Xuning Wei12232" w:date="2026-07-27T18:11:00Z">
              <w:tcPr>
                <w:tcW w:w="654" w:type="pct"/>
                <w:vMerge w:val="restart"/>
                <w:vAlign w:val="center"/>
              </w:tcPr>
            </w:tcPrChange>
          </w:tcPr>
          <w:p w14:paraId="45031554" w14:textId="5FF3B8FA" w:rsidR="00992711"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417540421"/>
                <w14:checkbox>
                  <w14:checked w14:val="0"/>
                  <w14:checkedState w14:val="2612" w14:font="MS Gothic"/>
                  <w14:uncheckedState w14:val="2610" w14:font="MS Gothic"/>
                </w14:checkbox>
              </w:sdtPr>
              <w:sdtEndPr/>
              <w:sdtContent>
                <w:r w:rsidR="007735F9" w:rsidRPr="00032BAE">
                  <w:rPr>
                    <w:rFonts w:ascii="Segoe UI Symbol" w:eastAsia="MS Gothic" w:hAnsi="Segoe UI Symbol" w:cs="Segoe UI Symbol"/>
                    <w:b/>
                    <w:color w:val="auto"/>
                    <w:sz w:val="18"/>
                    <w:szCs w:val="18"/>
                  </w:rPr>
                  <w:t>☐</w:t>
                </w:r>
              </w:sdtContent>
            </w:sdt>
            <w:r w:rsidR="00992711" w:rsidRPr="00032BAE">
              <w:rPr>
                <w:rFonts w:ascii="Times New Roman" w:eastAsia="仿宋_GB2312" w:hAnsi="Times New Roman" w:cs="Times New Roman"/>
                <w:color w:val="auto"/>
                <w:kern w:val="0"/>
                <w:sz w:val="18"/>
                <w:szCs w:val="18"/>
              </w:rPr>
              <w:t xml:space="preserve"> </w:t>
            </w:r>
            <w:proofErr w:type="spellStart"/>
            <w:r w:rsidR="00992711" w:rsidRPr="00032BAE">
              <w:rPr>
                <w:rFonts w:ascii="Times New Roman" w:eastAsia="仿宋_GB2312" w:hAnsi="Times New Roman" w:cs="Times New Roman"/>
                <w:color w:val="auto"/>
                <w:kern w:val="0"/>
                <w:sz w:val="18"/>
                <w:szCs w:val="18"/>
                <w:lang w:eastAsia="zh-CN"/>
              </w:rPr>
              <w:t>Asymchem</w:t>
            </w:r>
            <w:proofErr w:type="spellEnd"/>
            <w:r w:rsidR="00992711" w:rsidRPr="00032BAE">
              <w:rPr>
                <w:rFonts w:ascii="Times New Roman" w:eastAsia="仿宋_GB2312" w:hAnsi="Times New Roman" w:cs="Times New Roman"/>
                <w:color w:val="auto"/>
                <w:kern w:val="0"/>
                <w:sz w:val="18"/>
                <w:szCs w:val="18"/>
                <w:lang w:eastAsia="zh-CN"/>
              </w:rPr>
              <w:t xml:space="preserve"> R&amp;D Lab:</w:t>
            </w:r>
            <w:r w:rsidR="00992711" w:rsidRPr="00032BAE">
              <w:rPr>
                <w:rFonts w:ascii="Times New Roman" w:eastAsia="仿宋_GB2312" w:hAnsi="Times New Roman" w:cs="Times New Roman"/>
                <w:color w:val="auto"/>
                <w:kern w:val="0"/>
                <w:sz w:val="18"/>
                <w:szCs w:val="18"/>
                <w:u w:val="single"/>
                <w:lang w:eastAsia="zh-CN"/>
              </w:rPr>
              <w:t xml:space="preserve"> N/A </w:t>
            </w:r>
          </w:p>
          <w:p w14:paraId="225617F3" w14:textId="7106A12F" w:rsidR="00992711"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1697151011"/>
                <w14:checkbox>
                  <w14:checked w14:val="1"/>
                  <w14:checkedState w14:val="2612" w14:font="MS Gothic"/>
                  <w14:uncheckedState w14:val="2610" w14:font="MS Gothic"/>
                </w14:checkbox>
              </w:sdtPr>
              <w:sdtEndPr/>
              <w:sdtContent>
                <w:r w:rsidR="00992711" w:rsidRPr="00032BAE">
                  <w:rPr>
                    <w:rFonts w:ascii="Segoe UI Symbol" w:eastAsia="MS Gothic" w:hAnsi="Segoe UI Symbol" w:cs="Segoe UI Symbol"/>
                    <w:b/>
                    <w:color w:val="auto"/>
                    <w:sz w:val="18"/>
                    <w:szCs w:val="18"/>
                  </w:rPr>
                  <w:t>☒</w:t>
                </w:r>
              </w:sdtContent>
            </w:sdt>
            <w:r w:rsidR="00992711" w:rsidRPr="00032BAE">
              <w:rPr>
                <w:rFonts w:ascii="Times New Roman" w:eastAsia="仿宋_GB2312" w:hAnsi="Times New Roman" w:cs="Times New Roman"/>
                <w:color w:val="auto"/>
                <w:kern w:val="0"/>
                <w:sz w:val="18"/>
                <w:szCs w:val="18"/>
              </w:rPr>
              <w:t xml:space="preserve"> </w:t>
            </w:r>
            <w:proofErr w:type="spellStart"/>
            <w:r w:rsidR="00992711" w:rsidRPr="00032BAE">
              <w:rPr>
                <w:rFonts w:ascii="Times New Roman" w:eastAsia="仿宋_GB2312" w:hAnsi="Times New Roman" w:cs="Times New Roman"/>
                <w:color w:val="auto"/>
                <w:kern w:val="0"/>
                <w:sz w:val="18"/>
                <w:szCs w:val="18"/>
                <w:lang w:eastAsia="zh-CN"/>
              </w:rPr>
              <w:t>Asymchem</w:t>
            </w:r>
            <w:proofErr w:type="spellEnd"/>
            <w:r w:rsidR="00992711" w:rsidRPr="00032BAE">
              <w:rPr>
                <w:rFonts w:ascii="Times New Roman" w:eastAsia="仿宋_GB2312" w:hAnsi="Times New Roman" w:cs="Times New Roman"/>
                <w:color w:val="auto"/>
                <w:kern w:val="0"/>
                <w:sz w:val="18"/>
                <w:szCs w:val="18"/>
                <w:lang w:eastAsia="zh-CN"/>
              </w:rPr>
              <w:t xml:space="preserve"> Production data, Lot Number:</w:t>
            </w:r>
            <w:r w:rsidR="00992711" w:rsidRPr="00032BAE">
              <w:rPr>
                <w:rFonts w:ascii="Times New Roman" w:eastAsia="仿宋_GB2312" w:hAnsi="Times New Roman" w:cs="Times New Roman"/>
                <w:color w:val="auto"/>
                <w:kern w:val="0"/>
                <w:sz w:val="18"/>
                <w:szCs w:val="18"/>
                <w:u w:val="single"/>
                <w:lang w:eastAsia="zh-CN"/>
              </w:rPr>
              <w:t xml:space="preserve">   </w:t>
            </w:r>
            <w:del w:id="7282" w:author="Xuning Wei12232" w:date="2026-07-27T17:56:00Z">
              <w:r w:rsidR="00992711" w:rsidRPr="00032BAE" w:rsidDel="00F338FC">
                <w:rPr>
                  <w:rFonts w:ascii="Times New Roman" w:eastAsia="仿宋_GB2312" w:hAnsi="Times New Roman" w:cs="Times New Roman"/>
                  <w:color w:val="auto"/>
                  <w:kern w:val="0"/>
                  <w:sz w:val="18"/>
                  <w:szCs w:val="18"/>
                  <w:u w:val="single"/>
                  <w:lang w:eastAsia="zh-CN"/>
                </w:rPr>
                <w:delText>CPo140020-02-01-02</w:delText>
              </w:r>
            </w:del>
            <w:ins w:id="7283"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r w:rsidR="00992711" w:rsidRPr="00032BAE">
              <w:rPr>
                <w:rFonts w:ascii="Times New Roman" w:eastAsia="仿宋_GB2312" w:hAnsi="Times New Roman" w:cs="Times New Roman"/>
                <w:color w:val="auto"/>
                <w:kern w:val="0"/>
                <w:sz w:val="18"/>
                <w:szCs w:val="18"/>
                <w:u w:val="single"/>
                <w:lang w:eastAsia="zh-CN"/>
              </w:rPr>
              <w:t xml:space="preserve">    </w:t>
            </w:r>
          </w:p>
          <w:p w14:paraId="5BE19659" w14:textId="77777777" w:rsidR="00992711"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1776396344"/>
                <w14:checkbox>
                  <w14:checked w14:val="0"/>
                  <w14:checkedState w14:val="2612" w14:font="MS Gothic"/>
                  <w14:uncheckedState w14:val="2610" w14:font="MS Gothic"/>
                </w14:checkbox>
              </w:sdtPr>
              <w:sdtEndPr/>
              <w:sdtContent>
                <w:r w:rsidR="00992711" w:rsidRPr="00032BAE">
                  <w:rPr>
                    <w:rFonts w:ascii="Segoe UI Symbol" w:eastAsia="仿宋_GB2312" w:hAnsi="Segoe UI Symbol" w:cs="Segoe UI Symbol"/>
                    <w:b/>
                    <w:color w:val="auto"/>
                    <w:sz w:val="18"/>
                    <w:szCs w:val="18"/>
                  </w:rPr>
                  <w:t>☐</w:t>
                </w:r>
              </w:sdtContent>
            </w:sdt>
            <w:r w:rsidR="00992711" w:rsidRPr="00032BAE">
              <w:rPr>
                <w:rFonts w:ascii="Times New Roman" w:eastAsia="仿宋_GB2312" w:hAnsi="Times New Roman" w:cs="Times New Roman"/>
                <w:color w:val="auto"/>
                <w:kern w:val="0"/>
                <w:sz w:val="18"/>
                <w:szCs w:val="18"/>
              </w:rPr>
              <w:t xml:space="preserve"> </w:t>
            </w:r>
            <w:r w:rsidR="00992711" w:rsidRPr="00032BAE">
              <w:rPr>
                <w:rFonts w:ascii="Times New Roman" w:eastAsia="仿宋_GB2312" w:hAnsi="Times New Roman" w:cs="Times New Roman"/>
                <w:color w:val="auto"/>
                <w:kern w:val="0"/>
                <w:sz w:val="18"/>
                <w:szCs w:val="18"/>
                <w:lang w:eastAsia="zh-CN"/>
              </w:rPr>
              <w:t>Supplier data:</w:t>
            </w:r>
            <w:r w:rsidR="00992711" w:rsidRPr="00032BAE">
              <w:rPr>
                <w:rFonts w:ascii="Times New Roman" w:eastAsia="仿宋_GB2312" w:hAnsi="Times New Roman" w:cs="Times New Roman"/>
                <w:color w:val="auto"/>
                <w:kern w:val="0"/>
                <w:sz w:val="18"/>
                <w:szCs w:val="18"/>
                <w:u w:val="single"/>
                <w:lang w:eastAsia="zh-CN"/>
              </w:rPr>
              <w:t xml:space="preserve"> N/A</w:t>
            </w:r>
            <w:r w:rsidR="00992711" w:rsidRPr="00032BAE">
              <w:rPr>
                <w:rFonts w:ascii="Times New Roman" w:eastAsia="仿宋_GB2312" w:hAnsi="Times New Roman" w:cs="Times New Roman"/>
                <w:color w:val="auto"/>
                <w:kern w:val="0"/>
                <w:sz w:val="18"/>
                <w:szCs w:val="18"/>
                <w:lang w:eastAsia="zh-CN"/>
              </w:rPr>
              <w:t xml:space="preserve"> </w:t>
            </w:r>
          </w:p>
          <w:p w14:paraId="7851C2B3" w14:textId="77777777" w:rsidR="00992711" w:rsidRPr="00032BAE" w:rsidRDefault="000B6761" w:rsidP="0030647B">
            <w:pPr>
              <w:jc w:val="both"/>
              <w:rPr>
                <w:rFonts w:ascii="Times New Roman" w:eastAsia="仿宋_GB2312" w:hAnsi="Times New Roman" w:cs="Times New Roman"/>
                <w:color w:val="auto"/>
                <w:kern w:val="0"/>
                <w:sz w:val="18"/>
                <w:szCs w:val="18"/>
                <w:u w:val="single"/>
                <w:lang w:eastAsia="zh-CN"/>
              </w:rPr>
            </w:pPr>
            <w:sdt>
              <w:sdtPr>
                <w:rPr>
                  <w:rFonts w:ascii="Times New Roman" w:eastAsia="仿宋_GB2312" w:hAnsi="Times New Roman" w:cs="Times New Roman"/>
                  <w:b/>
                  <w:color w:val="auto"/>
                  <w:sz w:val="18"/>
                  <w:szCs w:val="18"/>
                </w:rPr>
                <w:id w:val="-652294671"/>
                <w14:checkbox>
                  <w14:checked w14:val="1"/>
                  <w14:checkedState w14:val="2612" w14:font="MS Gothic"/>
                  <w14:uncheckedState w14:val="2610" w14:font="MS Gothic"/>
                </w14:checkbox>
              </w:sdtPr>
              <w:sdtEndPr/>
              <w:sdtContent>
                <w:r w:rsidR="00992711" w:rsidRPr="00032BAE">
                  <w:rPr>
                    <w:rFonts w:ascii="Segoe UI Symbol" w:eastAsia="MS Gothic" w:hAnsi="Segoe UI Symbol" w:cs="Segoe UI Symbol"/>
                    <w:b/>
                    <w:color w:val="auto"/>
                    <w:sz w:val="18"/>
                    <w:szCs w:val="18"/>
                  </w:rPr>
                  <w:t>☒</w:t>
                </w:r>
              </w:sdtContent>
            </w:sdt>
            <w:r w:rsidR="00992711" w:rsidRPr="00032BAE">
              <w:rPr>
                <w:rFonts w:ascii="Times New Roman" w:eastAsia="仿宋_GB2312" w:hAnsi="Times New Roman" w:cs="Times New Roman"/>
                <w:color w:val="auto"/>
                <w:kern w:val="0"/>
                <w:sz w:val="18"/>
                <w:szCs w:val="18"/>
              </w:rPr>
              <w:t xml:space="preserve"> *</w:t>
            </w:r>
            <w:r w:rsidR="00992711" w:rsidRPr="00032BAE">
              <w:rPr>
                <w:rFonts w:ascii="Times New Roman" w:eastAsia="仿宋_GB2312" w:hAnsi="Times New Roman" w:cs="Times New Roman"/>
                <w:color w:val="auto"/>
                <w:sz w:val="18"/>
                <w:szCs w:val="18"/>
                <w:lang w:eastAsia="zh-CN"/>
              </w:rPr>
              <w:t>Handbook &amp; Page:</w:t>
            </w:r>
            <w:r w:rsidR="00992711" w:rsidRPr="00032BAE">
              <w:rPr>
                <w:rFonts w:ascii="Times New Roman" w:eastAsia="仿宋_GB2312" w:hAnsi="Times New Roman" w:cs="Times New Roman"/>
                <w:color w:val="auto"/>
                <w:sz w:val="18"/>
                <w:szCs w:val="18"/>
                <w:u w:val="single"/>
                <w:lang w:eastAsia="zh-CN"/>
              </w:rPr>
              <w:t xml:space="preserve"> </w:t>
            </w:r>
            <w:r w:rsidR="00992711" w:rsidRPr="00032BAE">
              <w:rPr>
                <w:rFonts w:ascii="Times New Roman" w:eastAsia="仿宋_GB2312" w:hAnsi="Times New Roman" w:cs="Times New Roman"/>
                <w:color w:val="auto"/>
                <w:sz w:val="18"/>
                <w:szCs w:val="18"/>
                <w:u w:val="single"/>
              </w:rPr>
              <w:t>The Pilot Plant Real Book Page 10-14&amp;10-15</w:t>
            </w:r>
            <w:r w:rsidR="00992711" w:rsidRPr="00032BAE">
              <w:rPr>
                <w:rFonts w:ascii="Times New Roman" w:eastAsia="仿宋_GB2312" w:hAnsi="Times New Roman" w:cs="Times New Roman"/>
                <w:color w:val="auto"/>
                <w:kern w:val="0"/>
                <w:sz w:val="18"/>
                <w:szCs w:val="18"/>
                <w:u w:val="single"/>
                <w:lang w:eastAsia="zh-CN"/>
              </w:rPr>
              <w:t xml:space="preserve">   </w:t>
            </w:r>
          </w:p>
          <w:p w14:paraId="6CDED632" w14:textId="73A73C38" w:rsidR="00992711" w:rsidRPr="00032BAE" w:rsidRDefault="000B6761" w:rsidP="0030647B">
            <w:pPr>
              <w:jc w:val="both"/>
              <w:rPr>
                <w:rFonts w:ascii="Times New Roman" w:eastAsia="仿宋_GB2312" w:hAnsi="Times New Roman" w:cs="Times New Roman"/>
                <w:b/>
                <w:color w:val="auto"/>
                <w:sz w:val="18"/>
                <w:szCs w:val="18"/>
                <w:lang w:eastAsia="zh-CN" w:bidi="ar"/>
              </w:rPr>
            </w:pPr>
            <w:sdt>
              <w:sdtPr>
                <w:rPr>
                  <w:rFonts w:ascii="Times New Roman" w:eastAsia="仿宋_GB2312" w:hAnsi="Times New Roman" w:cs="Times New Roman"/>
                  <w:color w:val="auto"/>
                  <w:sz w:val="18"/>
                  <w:szCs w:val="18"/>
                </w:rPr>
                <w:id w:val="291171317"/>
                <w14:checkbox>
                  <w14:checked w14:val="1"/>
                  <w14:checkedState w14:val="2612" w14:font="MS Gothic"/>
                  <w14:uncheckedState w14:val="2610" w14:font="MS Gothic"/>
                </w14:checkbox>
              </w:sdtPr>
              <w:sdtEndPr/>
              <w:sdtContent>
                <w:r w:rsidR="00992711" w:rsidRPr="00032BAE">
                  <w:rPr>
                    <w:rFonts w:ascii="Segoe UI Symbol" w:eastAsia="MS Gothic" w:hAnsi="Segoe UI Symbol" w:cs="Segoe UI Symbol"/>
                    <w:color w:val="auto"/>
                    <w:sz w:val="18"/>
                    <w:szCs w:val="18"/>
                  </w:rPr>
                  <w:t>☒</w:t>
                </w:r>
              </w:sdtContent>
            </w:sdt>
            <w:r w:rsidR="00992711" w:rsidRPr="00032BAE">
              <w:rPr>
                <w:rFonts w:ascii="Times New Roman" w:eastAsia="仿宋_GB2312" w:hAnsi="Times New Roman" w:cs="Times New Roman"/>
                <w:color w:val="auto"/>
                <w:sz w:val="18"/>
                <w:szCs w:val="18"/>
              </w:rPr>
              <w:t xml:space="preserve"> Other</w:t>
            </w:r>
            <w:r w:rsidR="00992711" w:rsidRPr="00032BAE">
              <w:rPr>
                <w:rFonts w:ascii="Times New Roman" w:eastAsia="仿宋_GB2312" w:hAnsi="Times New Roman" w:cs="Times New Roman"/>
                <w:color w:val="auto"/>
                <w:sz w:val="18"/>
                <w:szCs w:val="18"/>
                <w:lang w:eastAsia="zh-CN"/>
              </w:rPr>
              <w:t>:</w:t>
            </w:r>
            <w:del w:id="7284" w:author="He Han" w:date="2026-08-27T15:37:00Z">
              <w:r w:rsidR="00992711" w:rsidRPr="00032BAE" w:rsidDel="006B7068">
                <w:rPr>
                  <w:rFonts w:ascii="Times New Roman" w:eastAsia="仿宋_GB2312" w:hAnsi="Times New Roman" w:cs="Times New Roman"/>
                  <w:color w:val="auto"/>
                  <w:kern w:val="0"/>
                  <w:sz w:val="18"/>
                  <w:szCs w:val="18"/>
                  <w:u w:val="single"/>
                  <w:lang w:eastAsia="zh-CN"/>
                </w:rPr>
                <w:delText xml:space="preserve">    </w:delText>
              </w:r>
            </w:del>
            <w:r w:rsidR="00992711" w:rsidRPr="00032BAE">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w:t>
            </w:r>
            <w:proofErr w:type="spellStart"/>
            <w:r w:rsidR="00992711" w:rsidRPr="00032BAE">
              <w:rPr>
                <w:rFonts w:ascii="Times New Roman" w:eastAsia="仿宋_GB2312" w:hAnsi="Times New Roman" w:cs="Times New Roman"/>
                <w:color w:val="auto"/>
                <w:kern w:val="0"/>
                <w:sz w:val="18"/>
                <w:szCs w:val="18"/>
                <w:u w:val="single"/>
                <w:lang w:eastAsia="zh-CN"/>
              </w:rPr>
              <w:t>salts.The</w:t>
            </w:r>
            <w:proofErr w:type="spellEnd"/>
            <w:r w:rsidR="00992711"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992711" w:rsidRPr="00032BAE">
              <w:rPr>
                <w:rFonts w:ascii="Times New Roman" w:eastAsia="仿宋_GB2312" w:hAnsi="Times New Roman" w:cs="Times New Roman"/>
                <w:color w:val="auto"/>
                <w:kern w:val="0"/>
                <w:sz w:val="18"/>
                <w:szCs w:val="18"/>
                <w:u w:val="single"/>
                <w:lang w:eastAsia="zh-CN"/>
              </w:rPr>
              <w:t>solvents.The</w:t>
            </w:r>
            <w:proofErr w:type="spellEnd"/>
            <w:r w:rsidR="00992711"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p>
        </w:tc>
      </w:tr>
      <w:tr w:rsidR="005342B4" w:rsidRPr="00032BAE" w14:paraId="6F2E0638" w14:textId="77777777" w:rsidTr="000A425F">
        <w:trPr>
          <w:trHeight w:val="4536"/>
          <w:trPrChange w:id="7285" w:author="Xuning Wei12232" w:date="2026-07-27T19:36:00Z">
            <w:trPr>
              <w:trHeight w:val="3079"/>
            </w:trPr>
          </w:trPrChange>
        </w:trPr>
        <w:tc>
          <w:tcPr>
            <w:tcW w:w="281" w:type="pct"/>
            <w:vMerge/>
            <w:shd w:val="clear" w:color="auto" w:fill="FFFFFF" w:themeFill="background1"/>
            <w:vAlign w:val="center"/>
            <w:tcPrChange w:id="7286" w:author="Xuning Wei12232" w:date="2026-07-27T19:36:00Z">
              <w:tcPr>
                <w:tcW w:w="284" w:type="pct"/>
                <w:gridSpan w:val="3"/>
                <w:vMerge/>
                <w:shd w:val="clear" w:color="auto" w:fill="FFFFFF" w:themeFill="background1"/>
                <w:vAlign w:val="center"/>
              </w:tcPr>
            </w:tcPrChange>
          </w:tcPr>
          <w:p w14:paraId="1B763E05" w14:textId="77777777" w:rsidR="00992711" w:rsidRPr="00032BAE" w:rsidRDefault="00992711" w:rsidP="0030647B">
            <w:pPr>
              <w:jc w:val="both"/>
              <w:rPr>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7287" w:author="Xuning Wei12232" w:date="2026-07-27T19:36:00Z">
              <w:tcPr>
                <w:tcW w:w="1217" w:type="pct"/>
                <w:gridSpan w:val="3"/>
                <w:vMerge/>
                <w:shd w:val="clear" w:color="auto" w:fill="FFFFFF" w:themeFill="background1"/>
                <w:vAlign w:val="center"/>
              </w:tcPr>
            </w:tcPrChange>
          </w:tcPr>
          <w:p w14:paraId="2235F446" w14:textId="77777777" w:rsidR="00992711" w:rsidRPr="00032BAE" w:rsidRDefault="00992711" w:rsidP="0030647B">
            <w:pPr>
              <w:spacing w:line="240" w:lineRule="exact"/>
              <w:jc w:val="both"/>
              <w:rPr>
                <w:rFonts w:ascii="Times New Roman" w:eastAsia="等线" w:hAnsi="Times New Roman" w:cs="Times New Roman"/>
                <w:color w:val="auto"/>
                <w:sz w:val="18"/>
                <w:szCs w:val="18"/>
              </w:rPr>
            </w:pPr>
          </w:p>
        </w:tc>
        <w:tc>
          <w:tcPr>
            <w:tcW w:w="1046" w:type="pct"/>
            <w:vMerge/>
            <w:shd w:val="clear" w:color="auto" w:fill="FFFFFF" w:themeFill="background1"/>
            <w:vAlign w:val="center"/>
            <w:tcPrChange w:id="7288" w:author="Xuning Wei12232" w:date="2026-07-27T19:36:00Z">
              <w:tcPr>
                <w:tcW w:w="1049" w:type="pct"/>
                <w:gridSpan w:val="5"/>
                <w:vMerge/>
                <w:shd w:val="clear" w:color="auto" w:fill="FFFFFF" w:themeFill="background1"/>
                <w:vAlign w:val="center"/>
              </w:tcPr>
            </w:tcPrChange>
          </w:tcPr>
          <w:p w14:paraId="0AE8EC96" w14:textId="77777777" w:rsidR="00992711" w:rsidRPr="00032BAE" w:rsidRDefault="00992711" w:rsidP="0030647B">
            <w:pPr>
              <w:jc w:val="both"/>
              <w:rPr>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7289" w:author="Xuning Wei12232" w:date="2026-07-27T19:36:00Z">
              <w:tcPr>
                <w:tcW w:w="388" w:type="pct"/>
                <w:gridSpan w:val="4"/>
                <w:vMerge/>
                <w:shd w:val="clear" w:color="auto" w:fill="FFFFFF" w:themeFill="background1"/>
                <w:vAlign w:val="center"/>
              </w:tcPr>
            </w:tcPrChange>
          </w:tcPr>
          <w:p w14:paraId="24C8F117" w14:textId="77777777" w:rsidR="00992711" w:rsidRPr="00032BAE" w:rsidRDefault="00992711" w:rsidP="0030647B">
            <w:pPr>
              <w:spacing w:line="240" w:lineRule="exact"/>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7290" w:author="Xuning Wei12232" w:date="2026-07-27T19:36:00Z">
              <w:tcPr>
                <w:tcW w:w="354" w:type="pct"/>
                <w:gridSpan w:val="3"/>
                <w:vMerge/>
                <w:shd w:val="clear" w:color="auto" w:fill="FFFFFF" w:themeFill="background1"/>
                <w:vAlign w:val="center"/>
              </w:tcPr>
            </w:tcPrChange>
          </w:tcPr>
          <w:p w14:paraId="4BD5B47B" w14:textId="77777777" w:rsidR="00992711" w:rsidRPr="00032BAE" w:rsidRDefault="00992711" w:rsidP="0030647B">
            <w:pPr>
              <w:spacing w:line="240" w:lineRule="exact"/>
              <w:jc w:val="both"/>
              <w:rPr>
                <w:rFonts w:ascii="Times New Roman" w:eastAsia="仿宋_GB2312" w:hAnsi="Times New Roman" w:cs="Times New Roman"/>
                <w:color w:val="auto"/>
                <w:sz w:val="18"/>
                <w:szCs w:val="18"/>
              </w:rPr>
            </w:pPr>
          </w:p>
        </w:tc>
        <w:tc>
          <w:tcPr>
            <w:tcW w:w="289" w:type="pct"/>
            <w:vAlign w:val="center"/>
            <w:tcPrChange w:id="7291" w:author="Xuning Wei12232" w:date="2026-07-27T19:36:00Z">
              <w:tcPr>
                <w:tcW w:w="322" w:type="pct"/>
                <w:gridSpan w:val="3"/>
                <w:vAlign w:val="center"/>
              </w:tcPr>
            </w:tcPrChange>
          </w:tcPr>
          <w:p w14:paraId="6363AE77" w14:textId="77777777" w:rsidR="00992711" w:rsidRPr="00032BAE" w:rsidRDefault="000B6761" w:rsidP="0030647B">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832874514"/>
                <w14:checkbox>
                  <w14:checked w14:val="0"/>
                  <w14:checkedState w14:val="2612" w14:font="MS Gothic"/>
                  <w14:uncheckedState w14:val="2610" w14:font="MS Gothic"/>
                </w14:checkbox>
              </w:sdtPr>
              <w:sdtEndPr/>
              <w:sdtContent>
                <w:r w:rsidR="00992711" w:rsidRPr="00032BAE">
                  <w:rPr>
                    <w:rFonts w:ascii="Segoe UI Symbol" w:eastAsia="MS Gothic" w:hAnsi="Segoe UI Symbol" w:cs="Segoe UI Symbol"/>
                    <w:b/>
                    <w:color w:val="auto"/>
                    <w:sz w:val="18"/>
                    <w:szCs w:val="18"/>
                  </w:rPr>
                  <w:t>☐</w:t>
                </w:r>
              </w:sdtContent>
            </w:sdt>
            <w:r w:rsidR="00992711" w:rsidRPr="00032BAE">
              <w:rPr>
                <w:rFonts w:ascii="Times New Roman" w:eastAsia="仿宋_GB2312" w:hAnsi="Times New Roman" w:cs="Times New Roman"/>
                <w:color w:val="auto"/>
                <w:kern w:val="0"/>
                <w:sz w:val="18"/>
                <w:szCs w:val="18"/>
              </w:rPr>
              <w:t xml:space="preserve"> </w:t>
            </w:r>
            <w:r w:rsidR="00992711" w:rsidRPr="00032BAE">
              <w:rPr>
                <w:rFonts w:ascii="Times New Roman" w:eastAsia="仿宋_GB2312" w:hAnsi="Times New Roman" w:cs="Times New Roman"/>
                <w:color w:val="auto"/>
                <w:kern w:val="0"/>
                <w:sz w:val="18"/>
                <w:szCs w:val="18"/>
                <w:lang w:eastAsia="zh-CN"/>
              </w:rPr>
              <w:t>High</w:t>
            </w:r>
          </w:p>
          <w:p w14:paraId="0228F050" w14:textId="77777777" w:rsidR="00992711" w:rsidRPr="00032BAE" w:rsidRDefault="000B6761" w:rsidP="0030647B">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300809753"/>
                <w14:checkbox>
                  <w14:checked w14:val="0"/>
                  <w14:checkedState w14:val="2612" w14:font="MS Gothic"/>
                  <w14:uncheckedState w14:val="2610" w14:font="MS Gothic"/>
                </w14:checkbox>
              </w:sdtPr>
              <w:sdtEndPr/>
              <w:sdtContent>
                <w:r w:rsidR="00992711" w:rsidRPr="00032BAE">
                  <w:rPr>
                    <w:rFonts w:ascii="Segoe UI Symbol" w:eastAsia="仿宋_GB2312" w:hAnsi="Segoe UI Symbol" w:cs="Segoe UI Symbol"/>
                    <w:b/>
                    <w:color w:val="auto"/>
                    <w:sz w:val="18"/>
                    <w:szCs w:val="18"/>
                  </w:rPr>
                  <w:t>☐</w:t>
                </w:r>
              </w:sdtContent>
            </w:sdt>
            <w:r w:rsidR="00992711" w:rsidRPr="00032BAE">
              <w:rPr>
                <w:rFonts w:ascii="Times New Roman" w:eastAsia="仿宋_GB2312" w:hAnsi="Times New Roman" w:cs="Times New Roman"/>
                <w:b/>
                <w:color w:val="auto"/>
                <w:sz w:val="18"/>
                <w:szCs w:val="18"/>
              </w:rPr>
              <w:t xml:space="preserve"> </w:t>
            </w:r>
            <w:r w:rsidR="00992711" w:rsidRPr="00032BAE">
              <w:rPr>
                <w:rFonts w:ascii="Times New Roman" w:eastAsia="仿宋_GB2312" w:hAnsi="Times New Roman" w:cs="Times New Roman"/>
                <w:color w:val="auto"/>
                <w:kern w:val="0"/>
                <w:sz w:val="18"/>
                <w:szCs w:val="18"/>
                <w:lang w:eastAsia="zh-CN"/>
              </w:rPr>
              <w:t>Medium</w:t>
            </w:r>
          </w:p>
          <w:p w14:paraId="57A4C389" w14:textId="7797E1CF" w:rsidR="00992711" w:rsidRPr="00032BAE" w:rsidRDefault="000B6761" w:rsidP="0030647B">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1790545941"/>
                <w14:checkbox>
                  <w14:checked w14:val="1"/>
                  <w14:checkedState w14:val="2612" w14:font="MS Gothic"/>
                  <w14:uncheckedState w14:val="2610" w14:font="MS Gothic"/>
                </w14:checkbox>
              </w:sdtPr>
              <w:sdtEndPr/>
              <w:sdtContent>
                <w:r w:rsidR="00992711" w:rsidRPr="00032BAE">
                  <w:rPr>
                    <w:rFonts w:ascii="Segoe UI Symbol" w:eastAsia="MS Gothic" w:hAnsi="Segoe UI Symbol" w:cs="Segoe UI Symbol"/>
                    <w:b/>
                    <w:color w:val="auto"/>
                    <w:sz w:val="18"/>
                    <w:szCs w:val="18"/>
                  </w:rPr>
                  <w:t>☒</w:t>
                </w:r>
              </w:sdtContent>
            </w:sdt>
            <w:r w:rsidR="00992711" w:rsidRPr="00032BAE">
              <w:rPr>
                <w:rFonts w:ascii="Times New Roman" w:eastAsia="仿宋_GB2312" w:hAnsi="Times New Roman" w:cs="Times New Roman"/>
                <w:color w:val="auto"/>
                <w:kern w:val="0"/>
                <w:sz w:val="18"/>
                <w:szCs w:val="18"/>
                <w:lang w:eastAsia="zh-CN"/>
              </w:rPr>
              <w:t xml:space="preserve"> Low</w:t>
            </w:r>
          </w:p>
        </w:tc>
        <w:tc>
          <w:tcPr>
            <w:tcW w:w="638" w:type="pct"/>
            <w:vAlign w:val="center"/>
            <w:tcPrChange w:id="7292" w:author="Xuning Wei12232" w:date="2026-07-27T19:36:00Z">
              <w:tcPr>
                <w:tcW w:w="733" w:type="pct"/>
                <w:gridSpan w:val="3"/>
                <w:vAlign w:val="center"/>
              </w:tcPr>
            </w:tcPrChange>
          </w:tcPr>
          <w:p w14:paraId="18BEBD9C" w14:textId="029B3796" w:rsidR="00992711" w:rsidRPr="00032BAE" w:rsidRDefault="00992711" w:rsidP="0030647B">
            <w:pPr>
              <w:jc w:val="both"/>
              <w:rPr>
                <w:rFonts w:ascii="Times New Roman" w:eastAsia="仿宋_GB2312" w:hAnsi="Times New Roman" w:cs="Times New Roman"/>
                <w:color w:val="auto"/>
                <w:kern w:val="0"/>
                <w:sz w:val="18"/>
                <w:szCs w:val="18"/>
                <w:lang w:eastAsia="zh-CN"/>
              </w:rPr>
            </w:pPr>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306 SS and </w:t>
            </w:r>
            <w:del w:id="7293" w:author="Johan Granander" w:date="2026-05-04T11:54:00Z">
              <w:r w:rsidRPr="00032BAE" w:rsidDel="00570E05">
                <w:rPr>
                  <w:rFonts w:ascii="Times New Roman" w:eastAsia="仿宋_GB2312" w:hAnsi="Times New Roman" w:cs="Times New Roman"/>
                  <w:color w:val="auto"/>
                  <w:kern w:val="0"/>
                  <w:sz w:val="18"/>
                  <w:szCs w:val="18"/>
                  <w:lang w:eastAsia="zh-CN"/>
                </w:rPr>
                <w:delText>PTFE;</w:delText>
              </w:r>
            </w:del>
            <w:ins w:id="7294" w:author="Johan Granander" w:date="2026-05-04T11:54:00Z">
              <w:r w:rsidR="00570E05" w:rsidRPr="00032BAE">
                <w:rPr>
                  <w:rFonts w:ascii="Times New Roman" w:eastAsia="仿宋_GB2312" w:hAnsi="Times New Roman" w:cs="Times New Roman"/>
                  <w:color w:val="auto"/>
                  <w:kern w:val="0"/>
                  <w:sz w:val="18"/>
                  <w:szCs w:val="18"/>
                  <w:lang w:eastAsia="zh-CN"/>
                </w:rPr>
                <w:t>PTFE.</w:t>
              </w:r>
            </w:ins>
          </w:p>
          <w:p w14:paraId="6079A434" w14:textId="687CDA5E" w:rsidR="00992711" w:rsidRPr="00032BAE" w:rsidRDefault="00992711" w:rsidP="0030647B">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w:t>
            </w:r>
          </w:p>
        </w:tc>
        <w:tc>
          <w:tcPr>
            <w:tcW w:w="792" w:type="pct"/>
            <w:vMerge/>
            <w:vAlign w:val="center"/>
            <w:tcPrChange w:id="7295" w:author="Xuning Wei12232" w:date="2026-07-27T19:36:00Z">
              <w:tcPr>
                <w:tcW w:w="654" w:type="pct"/>
                <w:vMerge/>
                <w:vAlign w:val="center"/>
              </w:tcPr>
            </w:tcPrChange>
          </w:tcPr>
          <w:p w14:paraId="359D50B5" w14:textId="77777777" w:rsidR="00992711" w:rsidRPr="00032BAE" w:rsidRDefault="00992711" w:rsidP="0030647B">
            <w:pPr>
              <w:jc w:val="both"/>
              <w:rPr>
                <w:rFonts w:ascii="Times New Roman" w:eastAsia="仿宋_GB2312" w:hAnsi="Times New Roman" w:cs="Times New Roman"/>
                <w:b/>
                <w:color w:val="auto"/>
                <w:sz w:val="18"/>
                <w:szCs w:val="18"/>
                <w:lang w:eastAsia="zh-CN" w:bidi="ar"/>
              </w:rPr>
            </w:pPr>
          </w:p>
        </w:tc>
      </w:tr>
      <w:tr w:rsidR="006A0866" w:rsidRPr="00032BAE" w14:paraId="0AEB9A95" w14:textId="77777777" w:rsidTr="00397878">
        <w:trPr>
          <w:trHeight w:val="1973"/>
          <w:trPrChange w:id="7296" w:author="Xuning Wei12232" w:date="2026-07-27T18:11:00Z">
            <w:trPr>
              <w:trHeight w:val="397"/>
            </w:trPr>
          </w:trPrChange>
        </w:trPr>
        <w:tc>
          <w:tcPr>
            <w:tcW w:w="281" w:type="pct"/>
            <w:vMerge w:val="restart"/>
            <w:shd w:val="clear" w:color="auto" w:fill="FFFFFF" w:themeFill="background1"/>
            <w:vAlign w:val="center"/>
            <w:tcPrChange w:id="7297" w:author="Xuning Wei12232" w:date="2026-07-27T18:11:00Z">
              <w:tcPr>
                <w:tcW w:w="284" w:type="pct"/>
                <w:gridSpan w:val="3"/>
                <w:vMerge w:val="restart"/>
                <w:shd w:val="clear" w:color="auto" w:fill="FFFFFF" w:themeFill="background1"/>
                <w:vAlign w:val="center"/>
              </w:tcPr>
            </w:tcPrChange>
          </w:tcPr>
          <w:p w14:paraId="067B3A61" w14:textId="3A725B93" w:rsidR="006A0866" w:rsidRPr="00032BAE" w:rsidRDefault="006A0866">
            <w:pPr>
              <w:jc w:val="center"/>
              <w:rPr>
                <w:rFonts w:ascii="Times New Roman" w:eastAsia="仿宋_GB2312" w:hAnsi="Times New Roman" w:cs="Times New Roman"/>
                <w:color w:val="auto"/>
                <w:sz w:val="18"/>
                <w:szCs w:val="18"/>
                <w:lang w:eastAsia="zh-CN"/>
              </w:rPr>
              <w:pPrChange w:id="7298" w:author="Xuning Wei12232" w:date="2026-07-27T20:55:00Z">
                <w:pPr>
                  <w:jc w:val="both"/>
                </w:pPr>
              </w:pPrChange>
            </w:pPr>
            <w:del w:id="7299" w:author="Xuning Wei12232" w:date="2026-07-27T16:16:00Z">
              <w:r w:rsidDel="00C51FCF">
                <w:rPr>
                  <w:rFonts w:ascii="Times New Roman" w:eastAsia="仿宋_GB2312" w:hAnsi="Times New Roman" w:cs="Times New Roman"/>
                  <w:color w:val="auto"/>
                  <w:sz w:val="18"/>
                  <w:szCs w:val="18"/>
                  <w:lang w:eastAsia="zh-CN"/>
                </w:rPr>
                <w:lastRenderedPageBreak/>
                <w:delText>73</w:delText>
              </w:r>
            </w:del>
            <w:ins w:id="7300" w:author="Xuning Wei12232" w:date="2026-07-27T16:16:00Z">
              <w:r>
                <w:rPr>
                  <w:rFonts w:ascii="Times New Roman" w:eastAsia="仿宋_GB2312" w:hAnsi="Times New Roman" w:cs="Times New Roman"/>
                  <w:color w:val="auto"/>
                  <w:sz w:val="18"/>
                  <w:szCs w:val="18"/>
                  <w:lang w:eastAsia="zh-CN"/>
                </w:rPr>
                <w:t>20</w:t>
              </w:r>
            </w:ins>
          </w:p>
        </w:tc>
        <w:tc>
          <w:tcPr>
            <w:tcW w:w="1217" w:type="pct"/>
            <w:vMerge w:val="restart"/>
            <w:shd w:val="clear" w:color="auto" w:fill="FFFFFF" w:themeFill="background1"/>
            <w:vAlign w:val="center"/>
            <w:tcPrChange w:id="7301" w:author="Xuning Wei12232" w:date="2026-07-27T18:11:00Z">
              <w:tcPr>
                <w:tcW w:w="1217" w:type="pct"/>
                <w:gridSpan w:val="3"/>
                <w:vMerge w:val="restart"/>
                <w:shd w:val="clear" w:color="auto" w:fill="FFFFFF" w:themeFill="background1"/>
                <w:vAlign w:val="center"/>
              </w:tcPr>
            </w:tcPrChange>
          </w:tcPr>
          <w:p w14:paraId="2CA8F24C" w14:textId="77777777" w:rsidR="00785032" w:rsidRDefault="00785032" w:rsidP="00785032">
            <w:pPr>
              <w:jc w:val="both"/>
              <w:rPr>
                <w:ins w:id="7302" w:author="Xuning Wei12232" w:date="2026-07-27T20:22:00Z"/>
                <w:rFonts w:ascii="Times New Roman" w:eastAsia="仿宋_GB2312" w:hAnsi="Times New Roman" w:cs="Times New Roman"/>
                <w:color w:val="auto"/>
                <w:sz w:val="18"/>
                <w:szCs w:val="18"/>
              </w:rPr>
            </w:pPr>
            <w:ins w:id="7303" w:author="Xuning Wei12232" w:date="2026-07-27T20:22:00Z">
              <w:r>
                <w:rPr>
                  <w:rFonts w:ascii="Times New Roman" w:eastAsia="等线" w:hAnsi="Times New Roman" w:cs="Times New Roman"/>
                  <w:bCs w:val="0"/>
                  <w:color w:val="0000FF"/>
                  <w:kern w:val="0"/>
                  <w:sz w:val="18"/>
                  <w:szCs w:val="18"/>
                  <w:lang w:eastAsia="zh-CN"/>
                </w:rPr>
                <w:t>Orn11</w:t>
              </w:r>
            </w:ins>
          </w:p>
          <w:p w14:paraId="79CDE550" w14:textId="6864237A" w:rsidR="00785032" w:rsidRDefault="00785032" w:rsidP="00785032">
            <w:pPr>
              <w:jc w:val="both"/>
              <w:rPr>
                <w:ins w:id="7304" w:author="Xuning Wei12232" w:date="2026-07-27T20:22:00Z"/>
                <w:rFonts w:ascii="Times New Roman" w:eastAsia="仿宋_GB2312" w:hAnsi="Times New Roman" w:cs="Times New Roman"/>
                <w:color w:val="000000" w:themeColor="text1"/>
                <w:sz w:val="18"/>
                <w:szCs w:val="18"/>
              </w:rPr>
            </w:pPr>
            <w:ins w:id="7305" w:author="Xuning Wei12232" w:date="2026-07-27T20:22:00Z">
              <w:r w:rsidRPr="008B3C39">
                <w:rPr>
                  <w:rFonts w:ascii="Times New Roman" w:eastAsia="仿宋_GB2312" w:hAnsi="Times New Roman" w:cs="Times New Roman"/>
                  <w:color w:val="auto"/>
                  <w:sz w:val="18"/>
                  <w:szCs w:val="18"/>
                </w:rPr>
                <w:t>Wash resin</w:t>
              </w:r>
            </w:ins>
          </w:p>
          <w:p w14:paraId="0251C41F" w14:textId="086671D0" w:rsidR="006A0866" w:rsidRDefault="006A0866" w:rsidP="006A0866">
            <w:pPr>
              <w:jc w:val="both"/>
              <w:rPr>
                <w:ins w:id="7306" w:author="Xuning Wei12232" w:date="2026-07-27T16:16:00Z"/>
                <w:rFonts w:ascii="Times New Roman" w:eastAsia="仿宋_GB2312" w:hAnsi="Times New Roman" w:cs="Times New Roman"/>
                <w:color w:val="000000" w:themeColor="text1"/>
                <w:sz w:val="18"/>
                <w:szCs w:val="18"/>
              </w:rPr>
            </w:pPr>
            <w:ins w:id="7307" w:author="Xuning Wei12232" w:date="2026-07-27T16:16:00Z">
              <w:r>
                <w:rPr>
                  <w:rFonts w:ascii="Times New Roman" w:eastAsia="仿宋_GB2312" w:hAnsi="Times New Roman" w:cs="Times New Roman"/>
                  <w:color w:val="000000" w:themeColor="text1"/>
                  <w:sz w:val="18"/>
                  <w:szCs w:val="18"/>
                </w:rPr>
                <w:t xml:space="preserve">1. </w:t>
              </w:r>
              <w:r w:rsidRPr="00321EFC">
                <w:rPr>
                  <w:rFonts w:ascii="Times New Roman" w:eastAsia="仿宋_GB2312" w:hAnsi="Times New Roman" w:cs="Times New Roman"/>
                  <w:color w:val="000000" w:themeColor="text1"/>
                  <w:sz w:val="18"/>
                  <w:szCs w:val="18"/>
                </w:rPr>
                <w:t>Add 10</w:t>
              </w:r>
              <w:r>
                <w:rPr>
                  <w:rFonts w:ascii="Times New Roman" w:eastAsia="仿宋_GB2312" w:hAnsi="Times New Roman" w:cs="Times New Roman"/>
                  <w:color w:val="000000" w:themeColor="text1"/>
                  <w:sz w:val="18"/>
                  <w:szCs w:val="18"/>
                </w:rPr>
                <w:t>.0</w:t>
              </w:r>
              <w:r w:rsidRPr="00321EFC">
                <w:rPr>
                  <w:rFonts w:ascii="Times New Roman" w:eastAsia="仿宋_GB2312" w:hAnsi="Times New Roman" w:cs="Times New Roman"/>
                  <w:color w:val="000000" w:themeColor="text1"/>
                  <w:sz w:val="18"/>
                  <w:szCs w:val="18"/>
                </w:rPr>
                <w:t xml:space="preserve"> v </w:t>
              </w:r>
              <w:r w:rsidRPr="00321EFC">
                <w:rPr>
                  <w:rFonts w:ascii="Times New Roman" w:eastAsia="仿宋_GB2312" w:hAnsi="Times New Roman" w:cs="Times New Roman"/>
                  <w:color w:val="000000" w:themeColor="text1"/>
                  <w:sz w:val="18"/>
                  <w:szCs w:val="18"/>
                  <w:lang w:eastAsia="zh-CN"/>
                </w:rPr>
                <w:t>IPAC</w:t>
              </w:r>
              <w:r w:rsidRPr="00321EFC">
                <w:rPr>
                  <w:rFonts w:ascii="Times New Roman" w:eastAsia="仿宋_GB2312" w:hAnsi="Times New Roman" w:cs="Times New Roman"/>
                  <w:color w:val="000000" w:themeColor="text1"/>
                  <w:sz w:val="18"/>
                  <w:szCs w:val="18"/>
                </w:rPr>
                <w:t xml:space="preserve"> (8.730kg/kg) into </w:t>
              </w:r>
              <w:r w:rsidRPr="006F0556">
                <w:rPr>
                  <w:rFonts w:ascii="Times New Roman" w:eastAsia="仿宋_GB2312" w:hAnsi="Times New Roman" w:cs="Times New Roman"/>
                  <w:color w:val="000000" w:themeColor="text1"/>
                  <w:sz w:val="18"/>
                  <w:szCs w:val="18"/>
                </w:rPr>
                <w:t>TJ4S-1213-Sy15</w:t>
              </w:r>
              <w:r w:rsidRPr="00321EFC">
                <w:rPr>
                  <w:rFonts w:ascii="Times New Roman" w:eastAsia="仿宋_GB2312" w:hAnsi="Times New Roman" w:cs="Times New Roman"/>
                  <w:color w:val="000000" w:themeColor="text1"/>
                  <w:sz w:val="18"/>
                  <w:szCs w:val="18"/>
                </w:rPr>
                <w:t>. Bubble with nitrogen for 5±2</w:t>
              </w:r>
            </w:ins>
            <w:ins w:id="7308" w:author="Johan Granander" w:date="2026-07-28T13:37:00Z">
              <w:r w:rsidR="00A0716C">
                <w:rPr>
                  <w:rFonts w:ascii="Times New Roman" w:eastAsia="仿宋_GB2312" w:hAnsi="Times New Roman" w:cs="Times New Roman"/>
                  <w:color w:val="000000" w:themeColor="text1"/>
                  <w:sz w:val="18"/>
                  <w:szCs w:val="18"/>
                </w:rPr>
                <w:t xml:space="preserve"> </w:t>
              </w:r>
            </w:ins>
            <w:ins w:id="7309" w:author="Xuning Wei12232" w:date="2026-07-27T16:16:00Z">
              <w:r w:rsidRPr="00321EFC">
                <w:rPr>
                  <w:rFonts w:ascii="Times New Roman" w:eastAsia="仿宋_GB2312" w:hAnsi="Times New Roman" w:cs="Times New Roman"/>
                  <w:color w:val="000000" w:themeColor="text1"/>
                  <w:sz w:val="18"/>
                  <w:szCs w:val="18"/>
                </w:rPr>
                <w:t xml:space="preserve">min, then start the stirrer. </w:t>
              </w:r>
              <w:r>
                <w:rPr>
                  <w:rFonts w:ascii="Times New Roman" w:eastAsia="仿宋_GB2312" w:hAnsi="Times New Roman" w:cs="Times New Roman"/>
                  <w:color w:val="000000" w:themeColor="text1"/>
                  <w:sz w:val="18"/>
                  <w:szCs w:val="18"/>
                </w:rPr>
                <w:br/>
                <w:t xml:space="preserve">2. </w:t>
              </w:r>
              <w:r w:rsidRPr="00321EFC">
                <w:rPr>
                  <w:rFonts w:ascii="Times New Roman" w:eastAsia="仿宋_GB2312" w:hAnsi="Times New Roman" w:cs="Times New Roman"/>
                  <w:color w:val="000000" w:themeColor="text1"/>
                  <w:sz w:val="18"/>
                  <w:szCs w:val="18"/>
                </w:rPr>
                <w:t>After stirring for 10±2</w:t>
              </w:r>
            </w:ins>
            <w:ins w:id="7310" w:author="Johan Granander" w:date="2026-07-28T13:37:00Z">
              <w:r w:rsidR="00A0716C">
                <w:rPr>
                  <w:rFonts w:ascii="Times New Roman" w:eastAsia="仿宋_GB2312" w:hAnsi="Times New Roman" w:cs="Times New Roman"/>
                  <w:color w:val="000000" w:themeColor="text1"/>
                  <w:sz w:val="18"/>
                  <w:szCs w:val="18"/>
                </w:rPr>
                <w:t xml:space="preserve"> </w:t>
              </w:r>
            </w:ins>
            <w:ins w:id="7311" w:author="Xuning Wei12232" w:date="2026-07-27T16:16:00Z">
              <w:r w:rsidRPr="00321EFC">
                <w:rPr>
                  <w:rFonts w:ascii="Times New Roman" w:eastAsia="仿宋_GB2312" w:hAnsi="Times New Roman" w:cs="Times New Roman"/>
                  <w:color w:val="000000" w:themeColor="text1"/>
                  <w:sz w:val="18"/>
                  <w:szCs w:val="18"/>
                </w:rPr>
                <w:t xml:space="preserve">min, stop stirring, turn off the nitrogen. </w:t>
              </w:r>
            </w:ins>
          </w:p>
          <w:p w14:paraId="407B4F17" w14:textId="15DD7ECE" w:rsidR="006A0866" w:rsidRPr="00032BAE" w:rsidRDefault="006A0866" w:rsidP="006A0866">
            <w:pPr>
              <w:jc w:val="both"/>
              <w:rPr>
                <w:rFonts w:ascii="Times New Roman" w:eastAsia="仿宋_GB2312" w:hAnsi="Times New Roman" w:cs="Times New Roman"/>
                <w:color w:val="auto"/>
                <w:sz w:val="18"/>
                <w:szCs w:val="18"/>
              </w:rPr>
            </w:pPr>
            <w:ins w:id="7312" w:author="Xuning Wei12232" w:date="2026-07-27T16:16:00Z">
              <w:r>
                <w:rPr>
                  <w:rFonts w:ascii="Times New Roman" w:eastAsia="仿宋_GB2312" w:hAnsi="Times New Roman" w:cs="Times New Roman"/>
                  <w:color w:val="000000" w:themeColor="text1"/>
                  <w:sz w:val="18"/>
                  <w:szCs w:val="18"/>
                </w:rPr>
                <w:t xml:space="preserve">3. </w:t>
              </w:r>
              <w:r w:rsidRPr="00321EFC">
                <w:rPr>
                  <w:rFonts w:ascii="Times New Roman" w:eastAsia="仿宋_GB2312" w:hAnsi="Times New Roman" w:cs="Times New Roman"/>
                  <w:color w:val="000000" w:themeColor="text1"/>
                  <w:sz w:val="18"/>
                  <w:szCs w:val="18"/>
                </w:rPr>
                <w:t>Drain until there is no obvious drip. Perform this operation 5 times.</w:t>
              </w:r>
            </w:ins>
            <w:del w:id="7313" w:author="Xuning Wei12232" w:date="2026-07-27T16:16:00Z">
              <w:r w:rsidRPr="00FF0209" w:rsidDel="00C51FCF">
                <w:rPr>
                  <w:rFonts w:ascii="Times New Roman" w:eastAsia="仿宋_GB2312" w:hAnsi="Times New Roman" w:cs="Times New Roman"/>
                  <w:color w:val="000000" w:themeColor="text1"/>
                  <w:sz w:val="18"/>
                  <w:szCs w:val="18"/>
                </w:rPr>
                <w:delText>Heat the mixture to 25±5℃. Start timing when temperature reaches 20℃. The mixture is allowed to react at 25±5℃ (target: 25℃). After 6h±15min (target</w:delText>
              </w:r>
              <w:r w:rsidRPr="00FF0209" w:rsidDel="00C51FCF">
                <w:rPr>
                  <w:rFonts w:ascii="Times New Roman" w:eastAsia="仿宋_GB2312" w:hAnsi="Times New Roman" w:cs="Times New Roman"/>
                  <w:color w:val="000000" w:themeColor="text1"/>
                  <w:sz w:val="18"/>
                  <w:szCs w:val="18"/>
                </w:rPr>
                <w:delText>：</w:delText>
              </w:r>
              <w:r w:rsidRPr="00FF0209" w:rsidDel="00C51FCF">
                <w:rPr>
                  <w:rFonts w:ascii="Times New Roman" w:eastAsia="仿宋_GB2312" w:hAnsi="Times New Roman" w:cs="Times New Roman"/>
                  <w:color w:val="000000" w:themeColor="text1"/>
                  <w:sz w:val="18"/>
                  <w:szCs w:val="18"/>
                </w:rPr>
                <w:delText>6h), sample the mixture every 0.5~1h for bromophenol blue analysis until two consecutive samples test as negative (colorless or nearly colorless) and the mixture should be stirred for coupling time (8h</w:delText>
              </w:r>
              <w:r w:rsidRPr="00FF0209" w:rsidDel="00C51FCF">
                <w:rPr>
                  <w:rFonts w:ascii="Times New Roman" w:eastAsia="仿宋_GB2312" w:hAnsi="Times New Roman" w:cs="Times New Roman" w:hint="eastAsia"/>
                  <w:color w:val="000000" w:themeColor="text1"/>
                  <w:sz w:val="18"/>
                  <w:szCs w:val="18"/>
                </w:rPr>
                <w:delText>≤</w:delText>
              </w:r>
              <w:r w:rsidRPr="00FF0209" w:rsidDel="00C51FCF">
                <w:rPr>
                  <w:rFonts w:ascii="Times New Roman" w:eastAsia="仿宋_GB2312" w:hAnsi="Times New Roman" w:cs="Times New Roman"/>
                  <w:color w:val="000000" w:themeColor="text1"/>
                  <w:sz w:val="18"/>
                  <w:szCs w:val="18"/>
                </w:rPr>
                <w:delText>Coupling Time</w:delText>
              </w:r>
              <w:r w:rsidRPr="00FF0209" w:rsidDel="00C51FCF">
                <w:rPr>
                  <w:rFonts w:ascii="Times New Roman" w:eastAsia="仿宋_GB2312" w:hAnsi="Times New Roman" w:cs="Times New Roman" w:hint="eastAsia"/>
                  <w:color w:val="000000" w:themeColor="text1"/>
                  <w:sz w:val="18"/>
                  <w:szCs w:val="18"/>
                </w:rPr>
                <w:delText>≤</w:delText>
              </w:r>
              <w:r w:rsidRPr="00FF0209" w:rsidDel="00C51FCF">
                <w:rPr>
                  <w:rFonts w:ascii="Times New Roman" w:eastAsia="仿宋_GB2312" w:hAnsi="Times New Roman" w:cs="Times New Roman"/>
                  <w:color w:val="000000" w:themeColor="text1"/>
                  <w:sz w:val="18"/>
                  <w:szCs w:val="18"/>
                </w:rPr>
                <w:delText>18h) Stop stirring and turn off the nitrogen. Drain until there is no reaction mixture drip. Move to next operation.</w:delText>
              </w:r>
            </w:del>
          </w:p>
        </w:tc>
        <w:tc>
          <w:tcPr>
            <w:tcW w:w="1046" w:type="pct"/>
            <w:vMerge w:val="restart"/>
            <w:shd w:val="clear" w:color="auto" w:fill="FFFFFF" w:themeFill="background1"/>
            <w:vAlign w:val="center"/>
            <w:tcPrChange w:id="7314" w:author="Xuning Wei12232" w:date="2026-07-27T18:11:00Z">
              <w:tcPr>
                <w:tcW w:w="1049" w:type="pct"/>
                <w:gridSpan w:val="5"/>
                <w:vMerge w:val="restart"/>
                <w:shd w:val="clear" w:color="auto" w:fill="FFFFFF" w:themeFill="background1"/>
                <w:vAlign w:val="center"/>
              </w:tcPr>
            </w:tcPrChange>
          </w:tcPr>
          <w:p w14:paraId="7E39487D" w14:textId="77777777" w:rsidR="006A0866" w:rsidRPr="00032BAE" w:rsidRDefault="006A0866" w:rsidP="006A0866">
            <w:pPr>
              <w:rPr>
                <w:ins w:id="7315" w:author="Xuning Wei12232" w:date="2026-07-27T17:22:00Z"/>
                <w:rFonts w:ascii="Times New Roman" w:hAnsi="Times New Roman" w:cs="Times New Roman"/>
                <w:color w:val="auto"/>
                <w:sz w:val="18"/>
                <w:szCs w:val="18"/>
                <w:shd w:val="clear" w:color="auto" w:fill="FFFFFF"/>
              </w:rPr>
            </w:pPr>
            <w:ins w:id="7316" w:author="Xuning Wei12232" w:date="2026-07-27T17:22: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69EE256" w14:textId="77777777" w:rsidR="006A0866" w:rsidRPr="004634A5" w:rsidRDefault="006A0866" w:rsidP="006A0866">
            <w:pPr>
              <w:rPr>
                <w:ins w:id="7317" w:author="Xuning Wei12232" w:date="2026-07-27T17:22:00Z"/>
                <w:rFonts w:ascii="Times New Roman" w:eastAsiaTheme="minorEastAsia" w:hAnsi="Times New Roman" w:cs="Times New Roman"/>
                <w:color w:val="auto"/>
                <w:sz w:val="18"/>
                <w:szCs w:val="18"/>
                <w:shd w:val="clear" w:color="auto" w:fill="FFFFFF"/>
                <w:lang w:eastAsia="zh-CN"/>
              </w:rPr>
            </w:pPr>
            <w:ins w:id="7318" w:author="Xuning Wei12232" w:date="2026-07-27T17:22: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485DF20E" w14:textId="77777777" w:rsidR="006A0866" w:rsidRPr="002B446D" w:rsidRDefault="006A0866" w:rsidP="006A0866">
            <w:pPr>
              <w:rPr>
                <w:ins w:id="7319" w:author="Xuning Wei12232" w:date="2026-07-27T17:22:00Z"/>
                <w:rFonts w:ascii="Times New Roman" w:hAnsi="Times New Roman" w:cs="Times New Roman"/>
                <w:color w:val="0000FF"/>
                <w:sz w:val="18"/>
                <w:szCs w:val="18"/>
                <w:shd w:val="clear" w:color="auto" w:fill="FFFFFF"/>
              </w:rPr>
            </w:pPr>
            <w:ins w:id="7320" w:author="Xuning Wei12232" w:date="2026-07-27T17:22: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71BE3D1" w14:textId="77777777" w:rsidR="006A0866" w:rsidRPr="00032BAE" w:rsidRDefault="006A0866" w:rsidP="006A0866">
            <w:pPr>
              <w:rPr>
                <w:ins w:id="7321" w:author="Xuning Wei12232" w:date="2026-07-27T17:22:00Z"/>
                <w:rFonts w:ascii="Times New Roman" w:hAnsi="Times New Roman" w:cs="Times New Roman"/>
                <w:color w:val="auto"/>
                <w:sz w:val="18"/>
                <w:szCs w:val="18"/>
                <w:shd w:val="clear" w:color="auto" w:fill="FFFFFF"/>
              </w:rPr>
            </w:pPr>
            <w:ins w:id="7322" w:author="Xuning Wei12232" w:date="2026-07-27T17:22:00Z">
              <w:r w:rsidRPr="00032BAE">
                <w:rPr>
                  <w:rFonts w:ascii="Times New Roman" w:hAnsi="Times New Roman" w:cs="Times New Roman"/>
                  <w:color w:val="auto"/>
                  <w:sz w:val="18"/>
                  <w:szCs w:val="18"/>
                  <w:shd w:val="clear" w:color="auto" w:fill="FFFFFF"/>
                </w:rPr>
                <w:t>Sight glass: Glass</w:t>
              </w:r>
            </w:ins>
          </w:p>
          <w:p w14:paraId="63FFB5DF" w14:textId="77777777" w:rsidR="006A0866" w:rsidRPr="00032BAE" w:rsidRDefault="006A0866" w:rsidP="006A0866">
            <w:pPr>
              <w:rPr>
                <w:ins w:id="7323" w:author="Xuning Wei12232" w:date="2026-07-27T17:22:00Z"/>
                <w:rFonts w:ascii="Times New Roman" w:hAnsi="Times New Roman" w:cs="Times New Roman"/>
                <w:color w:val="auto"/>
                <w:sz w:val="18"/>
                <w:szCs w:val="18"/>
                <w:shd w:val="clear" w:color="auto" w:fill="FFFFFF"/>
              </w:rPr>
            </w:pPr>
            <w:ins w:id="7324" w:author="Xuning Wei12232" w:date="2026-07-27T17:22:00Z">
              <w:r w:rsidRPr="00032BAE">
                <w:rPr>
                  <w:rFonts w:ascii="Times New Roman" w:hAnsi="Times New Roman" w:cs="Times New Roman"/>
                  <w:color w:val="auto"/>
                  <w:sz w:val="18"/>
                  <w:szCs w:val="18"/>
                  <w:shd w:val="clear" w:color="auto" w:fill="FFFFFF"/>
                </w:rPr>
                <w:t>Transfer pump material: SS316+PTFE,</w:t>
              </w:r>
            </w:ins>
          </w:p>
          <w:p w14:paraId="63F109E5" w14:textId="77777777" w:rsidR="006A0866" w:rsidRPr="00032BAE" w:rsidRDefault="006A0866" w:rsidP="006A0866">
            <w:pPr>
              <w:rPr>
                <w:ins w:id="7325" w:author="Xuning Wei12232" w:date="2026-07-27T17:22:00Z"/>
                <w:rFonts w:ascii="Times New Roman" w:hAnsi="Times New Roman" w:cs="Times New Roman"/>
                <w:color w:val="auto"/>
                <w:sz w:val="18"/>
                <w:szCs w:val="18"/>
                <w:shd w:val="clear" w:color="auto" w:fill="FFFFFF"/>
              </w:rPr>
            </w:pPr>
            <w:ins w:id="7326" w:author="Xuning Wei12232" w:date="2026-07-27T17:22: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311586E3" w14:textId="77777777" w:rsidR="006A0866" w:rsidRPr="00032BAE" w:rsidRDefault="006A0866" w:rsidP="006A0866">
            <w:pPr>
              <w:rPr>
                <w:ins w:id="7327" w:author="Xuning Wei12232" w:date="2026-07-27T17:22:00Z"/>
                <w:rFonts w:ascii="Times New Roman" w:hAnsi="Times New Roman" w:cs="Times New Roman"/>
                <w:color w:val="auto"/>
                <w:sz w:val="18"/>
                <w:szCs w:val="18"/>
                <w:shd w:val="clear" w:color="auto" w:fill="FFFFFF"/>
              </w:rPr>
            </w:pPr>
            <w:ins w:id="7328" w:author="Xuning Wei12232" w:date="2026-07-27T17:22:00Z">
              <w:r w:rsidRPr="00032BAE">
                <w:rPr>
                  <w:rFonts w:ascii="Times New Roman" w:hAnsi="Times New Roman" w:cs="Times New Roman"/>
                  <w:color w:val="auto"/>
                  <w:sz w:val="18"/>
                  <w:szCs w:val="18"/>
                  <w:shd w:val="clear" w:color="auto" w:fill="FFFFFF"/>
                </w:rPr>
                <w:t>Pipeline material: 316L</w:t>
              </w:r>
            </w:ins>
          </w:p>
          <w:p w14:paraId="21E46D23" w14:textId="77777777" w:rsidR="006A0866" w:rsidRPr="00DF173A" w:rsidRDefault="006A0866" w:rsidP="006A0866">
            <w:pPr>
              <w:rPr>
                <w:ins w:id="7329" w:author="Xuning Wei12232" w:date="2026-07-27T17:22:00Z"/>
                <w:rFonts w:ascii="Times New Roman" w:hAnsi="Times New Roman" w:cs="Times New Roman"/>
                <w:color w:val="FF0000"/>
                <w:sz w:val="18"/>
                <w:szCs w:val="18"/>
                <w:shd w:val="clear" w:color="auto" w:fill="FFFFFF"/>
                <w:rPrChange w:id="7330" w:author="Johan Granander" w:date="2026-07-28T15:07:00Z">
                  <w:rPr>
                    <w:ins w:id="7331" w:author="Xuning Wei12232" w:date="2026-07-27T17:22:00Z"/>
                    <w:rFonts w:ascii="Times New Roman" w:hAnsi="Times New Roman" w:cs="Times New Roman"/>
                    <w:color w:val="FF0000"/>
                    <w:sz w:val="18"/>
                    <w:szCs w:val="18"/>
                    <w:shd w:val="clear" w:color="auto" w:fill="FFFFFF"/>
                    <w:lang w:val="sv-SE"/>
                  </w:rPr>
                </w:rPrChange>
              </w:rPr>
            </w:pPr>
            <w:ins w:id="7332" w:author="Xuning Wei12232" w:date="2026-07-27T17:22:00Z">
              <w:r w:rsidRPr="00DF173A">
                <w:rPr>
                  <w:rFonts w:ascii="Times New Roman" w:hAnsi="Times New Roman" w:cs="Times New Roman"/>
                  <w:color w:val="FF0000"/>
                  <w:sz w:val="18"/>
                  <w:szCs w:val="18"/>
                  <w:shd w:val="clear" w:color="auto" w:fill="FFFFFF"/>
                  <w:rPrChange w:id="7333" w:author="Johan Granander" w:date="2026-07-28T15:07: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533B93CE" w14:textId="77777777" w:rsidR="006A0866" w:rsidRPr="00DF173A" w:rsidRDefault="006A0866" w:rsidP="006A0866">
            <w:pPr>
              <w:rPr>
                <w:ins w:id="7334" w:author="Xuning Wei12232" w:date="2026-07-27T17:22:00Z"/>
                <w:rFonts w:ascii="Times New Roman" w:hAnsi="Times New Roman" w:cs="Times New Roman"/>
                <w:color w:val="auto"/>
                <w:sz w:val="18"/>
                <w:szCs w:val="18"/>
                <w:shd w:val="clear" w:color="auto" w:fill="FFFFFF"/>
                <w:rPrChange w:id="7335" w:author="Johan Granander" w:date="2026-07-28T15:07:00Z">
                  <w:rPr>
                    <w:ins w:id="7336" w:author="Xuning Wei12232" w:date="2026-07-27T17:22:00Z"/>
                    <w:rFonts w:ascii="Times New Roman" w:hAnsi="Times New Roman" w:cs="Times New Roman"/>
                    <w:color w:val="auto"/>
                    <w:sz w:val="18"/>
                    <w:szCs w:val="18"/>
                    <w:shd w:val="clear" w:color="auto" w:fill="FFFFFF"/>
                    <w:lang w:val="sv-SE"/>
                  </w:rPr>
                </w:rPrChange>
              </w:rPr>
            </w:pPr>
            <w:ins w:id="7337" w:author="Xuning Wei12232" w:date="2026-07-27T17:22:00Z">
              <w:r w:rsidRPr="00DF173A">
                <w:rPr>
                  <w:rFonts w:ascii="Times New Roman" w:hAnsi="Times New Roman" w:cs="Times New Roman"/>
                  <w:color w:val="auto"/>
                  <w:sz w:val="18"/>
                  <w:szCs w:val="18"/>
                  <w:shd w:val="clear" w:color="auto" w:fill="FFFFFF"/>
                  <w:rPrChange w:id="7338" w:author="Johan Granander" w:date="2026-07-28T15:07:00Z">
                    <w:rPr>
                      <w:rFonts w:ascii="Times New Roman" w:hAnsi="Times New Roman" w:cs="Times New Roman"/>
                      <w:color w:val="auto"/>
                      <w:sz w:val="18"/>
                      <w:szCs w:val="18"/>
                      <w:shd w:val="clear" w:color="auto" w:fill="FFFFFF"/>
                      <w:lang w:val="sv-SE"/>
                    </w:rPr>
                  </w:rPrChange>
                </w:rPr>
                <w:t>Mass flow meter: SS</w:t>
              </w:r>
            </w:ins>
          </w:p>
          <w:p w14:paraId="2FA2399A" w14:textId="77777777" w:rsidR="006A0866" w:rsidRPr="00032BAE" w:rsidRDefault="006A0866" w:rsidP="006A0866">
            <w:pPr>
              <w:rPr>
                <w:ins w:id="7339" w:author="Xuning Wei12232" w:date="2026-07-27T17:22:00Z"/>
                <w:rFonts w:ascii="Times New Roman" w:hAnsi="Times New Roman" w:cs="Times New Roman"/>
                <w:b/>
                <w:color w:val="auto"/>
                <w:sz w:val="18"/>
                <w:szCs w:val="18"/>
                <w:shd w:val="clear" w:color="auto" w:fill="FFFFFF"/>
              </w:rPr>
            </w:pPr>
            <w:ins w:id="7340" w:author="Xuning Wei12232" w:date="2026-07-27T17:22:00Z">
              <w:r w:rsidRPr="00032BAE">
                <w:rPr>
                  <w:rFonts w:ascii="Times New Roman" w:hAnsi="Times New Roman" w:cs="Times New Roman"/>
                  <w:color w:val="auto"/>
                  <w:sz w:val="18"/>
                  <w:szCs w:val="18"/>
                  <w:shd w:val="clear" w:color="auto" w:fill="FFFFFF"/>
                </w:rPr>
                <w:t>Valve material: 304 &amp; 316L</w:t>
              </w:r>
            </w:ins>
          </w:p>
          <w:p w14:paraId="7D8894C5" w14:textId="77777777" w:rsidR="006A0866" w:rsidRPr="00032BAE" w:rsidRDefault="006A0866" w:rsidP="006A0866">
            <w:pPr>
              <w:rPr>
                <w:ins w:id="7341" w:author="Xuning Wei12232" w:date="2026-07-27T17:22:00Z"/>
                <w:rFonts w:ascii="Times New Roman" w:eastAsiaTheme="minorEastAsia" w:hAnsi="Times New Roman" w:cs="Times New Roman"/>
                <w:color w:val="auto"/>
                <w:sz w:val="18"/>
                <w:szCs w:val="18"/>
                <w:shd w:val="clear" w:color="auto" w:fill="FFFFFF"/>
                <w:lang w:eastAsia="zh-CN"/>
              </w:rPr>
            </w:pPr>
            <w:ins w:id="7342" w:author="Xuning Wei12232" w:date="2026-07-27T17:22: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7BC042DF" w14:textId="77777777" w:rsidR="006A0866" w:rsidRDefault="006A0866" w:rsidP="006A0866">
            <w:pPr>
              <w:rPr>
                <w:ins w:id="7343" w:author="Xuning Wei12232" w:date="2026-07-27T17:22:00Z"/>
                <w:rFonts w:ascii="Times New Roman" w:hAnsi="Times New Roman" w:cs="Times New Roman"/>
                <w:color w:val="auto"/>
                <w:sz w:val="18"/>
                <w:szCs w:val="18"/>
                <w:shd w:val="clear" w:color="auto" w:fill="FFFFFF"/>
              </w:rPr>
            </w:pPr>
            <w:ins w:id="7344" w:author="Xuning Wei12232" w:date="2026-07-27T17:22:00Z">
              <w:r w:rsidRPr="00032BAE">
                <w:rPr>
                  <w:rFonts w:ascii="Times New Roman" w:hAnsi="Times New Roman" w:cs="Times New Roman"/>
                  <w:color w:val="auto"/>
                  <w:sz w:val="18"/>
                  <w:szCs w:val="18"/>
                  <w:shd w:val="clear" w:color="auto" w:fill="FFFFFF"/>
                </w:rPr>
                <w:t>Waste discharge pump material: SS316+PTFE</w:t>
              </w:r>
            </w:ins>
          </w:p>
          <w:p w14:paraId="1E7FCFEC" w14:textId="19D26837" w:rsidR="006A0866" w:rsidRPr="00032BAE" w:rsidDel="000B3418" w:rsidRDefault="006A0866" w:rsidP="006A0866">
            <w:pPr>
              <w:jc w:val="both"/>
              <w:rPr>
                <w:del w:id="7345" w:author="Xuning Wei12232" w:date="2026-07-27T17:22:00Z"/>
                <w:rFonts w:ascii="Times New Roman" w:hAnsi="Times New Roman" w:cs="Times New Roman"/>
                <w:color w:val="auto"/>
                <w:sz w:val="18"/>
                <w:szCs w:val="18"/>
                <w:shd w:val="clear" w:color="auto" w:fill="FFFFFF"/>
              </w:rPr>
            </w:pPr>
            <w:ins w:id="7346" w:author="Xuning Wei12232" w:date="2026-07-27T17:22: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7347" w:author="Xuning Wei12232" w:date="2026-07-27T17:22:00Z">
              <w:r w:rsidRPr="00032BAE" w:rsidDel="000B3418">
                <w:rPr>
                  <w:rFonts w:ascii="Times New Roman" w:hAnsi="Times New Roman" w:cs="Times New Roman"/>
                  <w:color w:val="auto"/>
                  <w:sz w:val="18"/>
                  <w:szCs w:val="18"/>
                  <w:shd w:val="clear" w:color="auto" w:fill="FFFFFF"/>
                </w:rPr>
                <w:delText>Transfer pump material:SS</w:delText>
              </w:r>
            </w:del>
            <w:ins w:id="7348" w:author="Johan Granander" w:date="2026-05-04T11:54:00Z">
              <w:del w:id="7349" w:author="Xuning Wei12232" w:date="2026-07-27T17:22:00Z">
                <w:r w:rsidRPr="00032BAE" w:rsidDel="000B3418">
                  <w:rPr>
                    <w:rFonts w:ascii="Times New Roman" w:hAnsi="Times New Roman" w:cs="Times New Roman"/>
                    <w:color w:val="auto"/>
                    <w:sz w:val="18"/>
                    <w:szCs w:val="18"/>
                    <w:shd w:val="clear" w:color="auto" w:fill="FFFFFF"/>
                  </w:rPr>
                  <w:delText>material: SS</w:delText>
                </w:r>
              </w:del>
            </w:ins>
            <w:del w:id="7350" w:author="Xuning Wei12232" w:date="2026-07-27T17:22:00Z">
              <w:r w:rsidRPr="00032BAE" w:rsidDel="000B3418">
                <w:rPr>
                  <w:rFonts w:ascii="Times New Roman" w:hAnsi="Times New Roman" w:cs="Times New Roman"/>
                  <w:color w:val="auto"/>
                  <w:sz w:val="18"/>
                  <w:szCs w:val="18"/>
                  <w:shd w:val="clear" w:color="auto" w:fill="FFFFFF"/>
                </w:rPr>
                <w:delText>316+PTFE</w:delText>
              </w:r>
            </w:del>
          </w:p>
          <w:p w14:paraId="285853A6" w14:textId="69AF8634" w:rsidR="006A0866" w:rsidRPr="00032BAE" w:rsidDel="000B3418" w:rsidRDefault="006A0866" w:rsidP="006A0866">
            <w:pPr>
              <w:jc w:val="both"/>
              <w:rPr>
                <w:del w:id="7351" w:author="Xuning Wei12232" w:date="2026-07-27T17:22:00Z"/>
                <w:rFonts w:ascii="Times New Roman" w:eastAsia="仿宋_GB2312" w:hAnsi="Times New Roman" w:cs="Times New Roman"/>
                <w:color w:val="auto"/>
                <w:sz w:val="18"/>
                <w:szCs w:val="18"/>
              </w:rPr>
            </w:pPr>
            <w:del w:id="7352" w:author="Xuning Wei12232" w:date="2026-07-27T17:22:00Z">
              <w:r w:rsidRPr="00032BAE" w:rsidDel="000B3418">
                <w:rPr>
                  <w:rFonts w:ascii="Times New Roman" w:eastAsia="仿宋_GB2312" w:hAnsi="Times New Roman" w:cs="Times New Roman"/>
                  <w:color w:val="auto"/>
                  <w:sz w:val="18"/>
                  <w:szCs w:val="18"/>
                </w:rPr>
                <w:delText>Charging line: SS</w:delText>
              </w:r>
            </w:del>
          </w:p>
          <w:p w14:paraId="5F8DC2A5" w14:textId="7633A344" w:rsidR="006A0866" w:rsidRPr="00B97298" w:rsidDel="000B3418" w:rsidRDefault="006A0866" w:rsidP="006A0866">
            <w:pPr>
              <w:jc w:val="both"/>
              <w:rPr>
                <w:del w:id="7353" w:author="Xuning Wei12232" w:date="2026-07-27T17:22:00Z"/>
                <w:rFonts w:ascii="Times New Roman" w:eastAsia="仿宋_GB2312" w:hAnsi="Times New Roman" w:cs="Times New Roman"/>
                <w:color w:val="auto"/>
                <w:sz w:val="18"/>
                <w:szCs w:val="18"/>
                <w:lang w:val="sv-SE"/>
                <w:rPrChange w:id="7354" w:author="Johan Granander" w:date="2026-05-04T09:59:00Z">
                  <w:rPr>
                    <w:del w:id="7355" w:author="Xuning Wei12232" w:date="2026-07-27T17:22:00Z"/>
                    <w:rFonts w:ascii="Times New Roman" w:eastAsia="仿宋_GB2312" w:hAnsi="Times New Roman" w:cs="Times New Roman"/>
                    <w:color w:val="auto"/>
                    <w:sz w:val="18"/>
                    <w:szCs w:val="18"/>
                  </w:rPr>
                </w:rPrChange>
              </w:rPr>
            </w:pPr>
            <w:del w:id="7356" w:author="Xuning Wei12232" w:date="2026-07-27T17:22:00Z">
              <w:r w:rsidRPr="00B97298" w:rsidDel="000B3418">
                <w:rPr>
                  <w:rFonts w:ascii="Times New Roman" w:hAnsi="Times New Roman" w:cs="Times New Roman"/>
                  <w:color w:val="auto"/>
                  <w:sz w:val="18"/>
                  <w:szCs w:val="18"/>
                  <w:shd w:val="clear" w:color="auto" w:fill="FFFFFF"/>
                  <w:lang w:val="sv-SE"/>
                  <w:rPrChange w:id="7357" w:author="Johan Granander" w:date="2026-05-04T09:59:00Z">
                    <w:rPr>
                      <w:rFonts w:ascii="Times New Roman" w:hAnsi="Times New Roman" w:cs="Times New Roman"/>
                      <w:color w:val="auto"/>
                      <w:sz w:val="18"/>
                      <w:szCs w:val="18"/>
                      <w:shd w:val="clear" w:color="auto" w:fill="FFFFFF"/>
                    </w:rPr>
                  </w:rPrChange>
                </w:rPr>
                <w:delText xml:space="preserve">Gasket: </w:delText>
              </w:r>
              <w:r w:rsidRPr="00B97298" w:rsidDel="000B3418">
                <w:rPr>
                  <w:rFonts w:ascii="Times New Roman" w:eastAsia="仿宋_GB2312" w:hAnsi="Times New Roman" w:cs="Times New Roman"/>
                  <w:color w:val="auto"/>
                  <w:sz w:val="18"/>
                  <w:szCs w:val="18"/>
                  <w:lang w:val="sv-SE"/>
                  <w:rPrChange w:id="7358" w:author="Johan Granander" w:date="2026-05-04T09:59:00Z">
                    <w:rPr>
                      <w:rFonts w:ascii="Times New Roman" w:eastAsia="仿宋_GB2312" w:hAnsi="Times New Roman" w:cs="Times New Roman"/>
                      <w:color w:val="auto"/>
                      <w:sz w:val="18"/>
                      <w:szCs w:val="18"/>
                    </w:rPr>
                  </w:rPrChange>
                </w:rPr>
                <w:delText>PTFE</w:delText>
              </w:r>
            </w:del>
          </w:p>
          <w:p w14:paraId="5C712EBF" w14:textId="6C61FAB0" w:rsidR="006A0866" w:rsidRPr="00B97298" w:rsidDel="000B3418" w:rsidRDefault="006A0866" w:rsidP="006A0866">
            <w:pPr>
              <w:jc w:val="both"/>
              <w:rPr>
                <w:del w:id="7359" w:author="Xuning Wei12232" w:date="2026-07-27T17:22:00Z"/>
                <w:rFonts w:ascii="Times New Roman" w:hAnsi="Times New Roman" w:cs="Times New Roman"/>
                <w:color w:val="auto"/>
                <w:sz w:val="18"/>
                <w:szCs w:val="18"/>
                <w:shd w:val="clear" w:color="auto" w:fill="FFFFFF"/>
                <w:lang w:val="sv-SE"/>
                <w:rPrChange w:id="7360" w:author="Johan Granander" w:date="2026-05-04T09:59:00Z">
                  <w:rPr>
                    <w:del w:id="7361" w:author="Xuning Wei12232" w:date="2026-07-27T17:22:00Z"/>
                    <w:rFonts w:ascii="Times New Roman" w:hAnsi="Times New Roman" w:cs="Times New Roman"/>
                    <w:color w:val="auto"/>
                    <w:sz w:val="18"/>
                    <w:szCs w:val="18"/>
                    <w:shd w:val="clear" w:color="auto" w:fill="FFFFFF"/>
                  </w:rPr>
                </w:rPrChange>
              </w:rPr>
            </w:pPr>
            <w:del w:id="7362" w:author="Xuning Wei12232" w:date="2026-07-27T17:22:00Z">
              <w:r w:rsidRPr="00B97298" w:rsidDel="000B3418">
                <w:rPr>
                  <w:rFonts w:ascii="Times New Roman" w:hAnsi="Times New Roman" w:cs="Times New Roman"/>
                  <w:color w:val="auto"/>
                  <w:sz w:val="18"/>
                  <w:szCs w:val="18"/>
                  <w:shd w:val="clear" w:color="auto" w:fill="FFFFFF"/>
                  <w:lang w:val="sv-SE"/>
                  <w:rPrChange w:id="7363" w:author="Johan Granander" w:date="2026-05-04T09:59:00Z">
                    <w:rPr>
                      <w:rFonts w:ascii="Times New Roman" w:hAnsi="Times New Roman" w:cs="Times New Roman"/>
                      <w:color w:val="auto"/>
                      <w:sz w:val="18"/>
                      <w:szCs w:val="18"/>
                      <w:shd w:val="clear" w:color="auto" w:fill="FFFFFF"/>
                    </w:rPr>
                  </w:rPrChange>
                </w:rPr>
                <w:delText>Sight glass: Glass</w:delText>
              </w:r>
            </w:del>
          </w:p>
          <w:p w14:paraId="7D1B4A6C" w14:textId="6070D06A" w:rsidR="006A0866" w:rsidRPr="00B97298" w:rsidDel="000B3418" w:rsidRDefault="006A0866" w:rsidP="006A0866">
            <w:pPr>
              <w:jc w:val="both"/>
              <w:rPr>
                <w:del w:id="7364" w:author="Xuning Wei12232" w:date="2026-07-27T17:22:00Z"/>
                <w:rFonts w:ascii="Times New Roman" w:eastAsia="仿宋_GB2312" w:hAnsi="Times New Roman" w:cs="Times New Roman"/>
                <w:color w:val="auto"/>
                <w:sz w:val="18"/>
                <w:szCs w:val="18"/>
                <w:lang w:val="sv-SE"/>
                <w:rPrChange w:id="7365" w:author="Johan Granander" w:date="2026-05-04T09:59:00Z">
                  <w:rPr>
                    <w:del w:id="7366" w:author="Xuning Wei12232" w:date="2026-07-27T17:22:00Z"/>
                    <w:rFonts w:ascii="Times New Roman" w:eastAsia="仿宋_GB2312" w:hAnsi="Times New Roman" w:cs="Times New Roman"/>
                    <w:color w:val="auto"/>
                    <w:sz w:val="18"/>
                    <w:szCs w:val="18"/>
                  </w:rPr>
                </w:rPrChange>
              </w:rPr>
            </w:pPr>
            <w:del w:id="7367" w:author="Xuning Wei12232" w:date="2026-07-27T17:22:00Z">
              <w:r w:rsidRPr="00B97298" w:rsidDel="000B3418">
                <w:rPr>
                  <w:rFonts w:ascii="Times New Roman" w:hAnsi="Times New Roman" w:cs="Times New Roman"/>
                  <w:color w:val="auto"/>
                  <w:sz w:val="18"/>
                  <w:szCs w:val="18"/>
                  <w:shd w:val="clear" w:color="auto" w:fill="FFFFFF"/>
                  <w:lang w:val="sv-SE"/>
                  <w:rPrChange w:id="7368" w:author="Johan Granander" w:date="2026-05-04T09:59:00Z">
                    <w:rPr>
                      <w:rFonts w:ascii="Times New Roman" w:hAnsi="Times New Roman" w:cs="Times New Roman"/>
                      <w:color w:val="auto"/>
                      <w:sz w:val="18"/>
                      <w:szCs w:val="18"/>
                      <w:shd w:val="clear" w:color="auto" w:fill="FFFFFF"/>
                    </w:rPr>
                  </w:rPrChange>
                </w:rPr>
                <w:delText>Valve:</w:delText>
              </w:r>
              <w:r w:rsidRPr="00B97298" w:rsidDel="000B3418">
                <w:rPr>
                  <w:rFonts w:ascii="Times New Roman" w:eastAsia="仿宋_GB2312" w:hAnsi="Times New Roman" w:cs="Times New Roman"/>
                  <w:color w:val="auto"/>
                  <w:sz w:val="18"/>
                  <w:szCs w:val="18"/>
                  <w:lang w:val="sv-SE"/>
                  <w:rPrChange w:id="7369" w:author="Johan Granander" w:date="2026-05-04T09:59:00Z">
                    <w:rPr>
                      <w:rFonts w:ascii="Times New Roman" w:eastAsia="仿宋_GB2312" w:hAnsi="Times New Roman" w:cs="Times New Roman"/>
                      <w:color w:val="auto"/>
                      <w:sz w:val="18"/>
                      <w:szCs w:val="18"/>
                    </w:rPr>
                  </w:rPrChange>
                </w:rPr>
                <w:delText xml:space="preserve"> 316L</w:delText>
              </w:r>
            </w:del>
          </w:p>
          <w:p w14:paraId="25023648" w14:textId="2472B59F" w:rsidR="006A0866" w:rsidRPr="004634A5" w:rsidDel="000B3418" w:rsidRDefault="006A0866" w:rsidP="006A0866">
            <w:pPr>
              <w:jc w:val="both"/>
              <w:rPr>
                <w:del w:id="7370" w:author="Xuning Wei12232" w:date="2026-07-27T17:22:00Z"/>
                <w:rFonts w:ascii="Times New Roman" w:eastAsiaTheme="minorEastAsia" w:hAnsi="Times New Roman" w:cs="Times New Roman"/>
                <w:color w:val="auto"/>
                <w:sz w:val="18"/>
                <w:szCs w:val="18"/>
                <w:shd w:val="clear" w:color="auto" w:fill="FFFFFF"/>
                <w:lang w:eastAsia="zh-CN"/>
              </w:rPr>
            </w:pPr>
            <w:del w:id="7371" w:author="Xuning Wei12232" w:date="2026-07-27T17:22: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r w:rsidDel="000B3418">
                <w:rPr>
                  <w:rFonts w:ascii="Times New Roman" w:hAnsi="Times New Roman" w:cs="Times New Roman"/>
                  <w:color w:val="auto"/>
                  <w:sz w:val="18"/>
                  <w:szCs w:val="18"/>
                  <w:shd w:val="clear" w:color="auto" w:fill="FFFFFF"/>
                </w:rPr>
                <w:br/>
              </w:r>
              <w:r w:rsidRPr="002B446D" w:rsidDel="000B3418">
                <w:rPr>
                  <w:rFonts w:ascii="Times New Roman" w:hAnsi="Times New Roman" w:cs="Times New Roman"/>
                  <w:color w:val="0000FF"/>
                  <w:sz w:val="18"/>
                  <w:szCs w:val="18"/>
                  <w:shd w:val="clear" w:color="auto" w:fill="FFFFFF"/>
                </w:rPr>
                <w:delText>Sieve plate: HC-22</w:delText>
              </w:r>
            </w:del>
          </w:p>
          <w:p w14:paraId="60E92333" w14:textId="5893217F" w:rsidR="006A0866" w:rsidRPr="00C65197" w:rsidDel="000B3418" w:rsidRDefault="006A0866" w:rsidP="006A0866">
            <w:pPr>
              <w:jc w:val="both"/>
              <w:rPr>
                <w:del w:id="7372" w:author="Xuning Wei12232" w:date="2026-07-27T17:22:00Z"/>
                <w:rFonts w:ascii="Times New Roman" w:hAnsi="Times New Roman" w:cs="Times New Roman"/>
                <w:color w:val="0000FF"/>
                <w:sz w:val="18"/>
                <w:szCs w:val="18"/>
                <w:shd w:val="clear" w:color="auto" w:fill="FFFFFF"/>
              </w:rPr>
            </w:pPr>
            <w:del w:id="7373" w:author="Xuning Wei12232" w:date="2026-07-27T17:22:00Z">
              <w:r w:rsidRPr="002B446D" w:rsidDel="000B3418">
                <w:rPr>
                  <w:rFonts w:ascii="Times New Roman" w:hAnsi="Times New Roman" w:cs="Times New Roman"/>
                  <w:color w:val="0000FF"/>
                  <w:sz w:val="18"/>
                  <w:szCs w:val="18"/>
                  <w:shd w:val="clear" w:color="auto" w:fill="FFFFFF"/>
                </w:rPr>
                <w:delText xml:space="preserve">Nitrogen distribution piping: </w:delText>
              </w:r>
              <w:r w:rsidDel="000B3418">
                <w:rPr>
                  <w:rFonts w:ascii="Times New Roman" w:hAnsi="Times New Roman" w:cs="Times New Roman"/>
                  <w:color w:val="0000FF"/>
                  <w:sz w:val="18"/>
                  <w:szCs w:val="18"/>
                  <w:shd w:val="clear" w:color="auto" w:fill="FFFFFF"/>
                </w:rPr>
                <w:delText>C-276</w:delText>
              </w:r>
            </w:del>
          </w:p>
          <w:p w14:paraId="5E2899CC" w14:textId="7A48976A" w:rsidR="006A0866" w:rsidRPr="00032BAE" w:rsidDel="000B3418" w:rsidRDefault="006A0866" w:rsidP="006A0866">
            <w:pPr>
              <w:jc w:val="both"/>
              <w:rPr>
                <w:del w:id="7374" w:author="Xuning Wei12232" w:date="2026-07-27T17:22:00Z"/>
                <w:rFonts w:ascii="Times New Roman" w:hAnsi="Times New Roman" w:cs="Times New Roman"/>
                <w:color w:val="auto"/>
                <w:sz w:val="18"/>
                <w:szCs w:val="18"/>
                <w:shd w:val="clear" w:color="auto" w:fill="FFFFFF"/>
              </w:rPr>
            </w:pPr>
            <w:del w:id="7375" w:author="Xuning Wei12232" w:date="2026-07-27T17:22:00Z">
              <w:r w:rsidRPr="00032BAE" w:rsidDel="000B3418">
                <w:rPr>
                  <w:rFonts w:ascii="Times New Roman" w:hAnsi="Times New Roman" w:cs="Times New Roman"/>
                  <w:color w:val="auto"/>
                  <w:sz w:val="18"/>
                  <w:szCs w:val="18"/>
                  <w:shd w:val="clear" w:color="auto" w:fill="FFFFFF"/>
                </w:rPr>
                <w:delText>Sampling pipeline: SS</w:delText>
              </w:r>
            </w:del>
          </w:p>
          <w:p w14:paraId="6BC2F6BF" w14:textId="4DE5A6B5" w:rsidR="006A0866" w:rsidRPr="00032BAE" w:rsidRDefault="006A0866" w:rsidP="006A0866">
            <w:pPr>
              <w:jc w:val="both"/>
              <w:rPr>
                <w:rFonts w:ascii="Times New Roman" w:hAnsi="Times New Roman" w:cs="Times New Roman"/>
                <w:color w:val="auto"/>
                <w:sz w:val="18"/>
                <w:szCs w:val="18"/>
                <w:shd w:val="clear" w:color="auto" w:fill="FFFFFF"/>
              </w:rPr>
            </w:pPr>
            <w:del w:id="7376" w:author="Xuning Wei12232" w:date="2026-07-27T17:22:00Z">
              <w:r w:rsidRPr="00032BAE" w:rsidDel="000B3418">
                <w:rPr>
                  <w:rFonts w:ascii="Times New Roman" w:hAnsi="Times New Roman" w:cs="Times New Roman"/>
                  <w:color w:val="auto"/>
                  <w:sz w:val="18"/>
                  <w:szCs w:val="18"/>
                  <w:shd w:val="clear" w:color="auto" w:fill="FFFFFF"/>
                </w:rPr>
                <w:delText>Sealing ring: PTFE</w:delText>
              </w:r>
            </w:del>
          </w:p>
        </w:tc>
        <w:tc>
          <w:tcPr>
            <w:tcW w:w="385" w:type="pct"/>
            <w:vMerge w:val="restart"/>
            <w:shd w:val="clear" w:color="auto" w:fill="FFFFFF" w:themeFill="background1"/>
            <w:vAlign w:val="center"/>
            <w:tcPrChange w:id="7377" w:author="Xuning Wei12232" w:date="2026-07-27T18:11:00Z">
              <w:tcPr>
                <w:tcW w:w="388" w:type="pct"/>
                <w:gridSpan w:val="4"/>
                <w:vMerge w:val="restart"/>
                <w:shd w:val="clear" w:color="auto" w:fill="FFFFFF" w:themeFill="background1"/>
                <w:vAlign w:val="center"/>
              </w:tcPr>
            </w:tcPrChange>
          </w:tcPr>
          <w:p w14:paraId="3180E16B" w14:textId="77777777" w:rsidR="006A0866" w:rsidRPr="00032BAE" w:rsidRDefault="006A0866" w:rsidP="006A0866">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352" w:type="pct"/>
            <w:vMerge w:val="restart"/>
            <w:shd w:val="clear" w:color="auto" w:fill="FFFFFF" w:themeFill="background1"/>
            <w:vAlign w:val="center"/>
            <w:tcPrChange w:id="7378" w:author="Xuning Wei12232" w:date="2026-07-27T18:11:00Z">
              <w:tcPr>
                <w:tcW w:w="354" w:type="pct"/>
                <w:gridSpan w:val="3"/>
                <w:vMerge w:val="restart"/>
                <w:shd w:val="clear" w:color="auto" w:fill="FFFFFF" w:themeFill="background1"/>
                <w:vAlign w:val="center"/>
              </w:tcPr>
            </w:tcPrChange>
          </w:tcPr>
          <w:p w14:paraId="38548C3B" w14:textId="77777777" w:rsidR="006A0866" w:rsidRPr="00032BAE" w:rsidRDefault="006A0866" w:rsidP="006A0866">
            <w:pPr>
              <w:jc w:val="both"/>
              <w:rPr>
                <w:rFonts w:ascii="Times New Roman" w:eastAsia="仿宋_GB2312" w:hAnsi="Times New Roman" w:cs="Times New Roman"/>
                <w:color w:val="auto"/>
                <w:sz w:val="18"/>
                <w:szCs w:val="18"/>
              </w:rPr>
            </w:pPr>
            <w:r w:rsidRPr="00032BAE">
              <w:rPr>
                <w:rFonts w:ascii="Times New Roman" w:eastAsia="仿宋_GB2312" w:hAnsi="Times New Roman" w:cs="Times New Roman"/>
                <w:color w:val="auto"/>
                <w:sz w:val="18"/>
                <w:szCs w:val="18"/>
              </w:rPr>
              <w:t>No</w:t>
            </w:r>
          </w:p>
        </w:tc>
        <w:tc>
          <w:tcPr>
            <w:tcW w:w="289" w:type="pct"/>
            <w:vAlign w:val="center"/>
            <w:tcPrChange w:id="7379" w:author="Xuning Wei12232" w:date="2026-07-27T18:11:00Z">
              <w:tcPr>
                <w:tcW w:w="322" w:type="pct"/>
                <w:gridSpan w:val="3"/>
                <w:vAlign w:val="center"/>
              </w:tcPr>
            </w:tcPrChange>
          </w:tcPr>
          <w:p w14:paraId="1E947C6B" w14:textId="4AD09140" w:rsidR="006A0866" w:rsidRPr="00032BAE" w:rsidRDefault="000B6761" w:rsidP="006A0866">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color w:val="auto"/>
                  <w:sz w:val="18"/>
                  <w:szCs w:val="18"/>
                </w:rPr>
                <w:id w:val="-1873985991"/>
                <w14:checkbox>
                  <w14:checked w14:val="1"/>
                  <w14:checkedState w14:val="2612" w14:font="MS Gothic"/>
                  <w14:uncheckedState w14:val="2610" w14:font="MS Gothic"/>
                </w14:checkbox>
              </w:sdtPr>
              <w:sdtEndPr/>
              <w:sdtContent>
                <w:r w:rsidR="006A0866" w:rsidRPr="00032BAE">
                  <w:rPr>
                    <w:rFonts w:ascii="Segoe UI Symbol" w:eastAsia="仿宋_GB2312" w:hAnsi="Segoe UI Symbol" w:cs="Segoe UI Symbol"/>
                    <w:color w:val="auto"/>
                    <w:sz w:val="18"/>
                    <w:szCs w:val="18"/>
                  </w:rPr>
                  <w:t>☒</w:t>
                </w:r>
              </w:sdtContent>
            </w:sdt>
            <w:r w:rsidR="006A0866" w:rsidRPr="00032BAE">
              <w:rPr>
                <w:rFonts w:ascii="Times New Roman" w:eastAsia="仿宋_GB2312" w:hAnsi="Times New Roman" w:cs="Times New Roman"/>
                <w:color w:val="auto"/>
                <w:sz w:val="18"/>
                <w:szCs w:val="18"/>
              </w:rPr>
              <w:t>Yes</w:t>
            </w:r>
          </w:p>
        </w:tc>
        <w:tc>
          <w:tcPr>
            <w:tcW w:w="638" w:type="pct"/>
            <w:vAlign w:val="center"/>
            <w:tcPrChange w:id="7380" w:author="Xuning Wei12232" w:date="2026-07-27T18:11:00Z">
              <w:tcPr>
                <w:tcW w:w="733" w:type="pct"/>
                <w:gridSpan w:val="3"/>
                <w:vAlign w:val="center"/>
              </w:tcPr>
            </w:tcPrChange>
          </w:tcPr>
          <w:p w14:paraId="50123058" w14:textId="4A042AD2" w:rsidR="006A0866" w:rsidRPr="00032BAE" w:rsidRDefault="000B6761" w:rsidP="006A0866">
            <w:pPr>
              <w:jc w:val="both"/>
              <w:rPr>
                <w:rFonts w:ascii="Times New Roman" w:eastAsia="仿宋_GB2312" w:hAnsi="Times New Roman" w:cs="Times New Roman"/>
                <w:color w:val="auto"/>
                <w:sz w:val="18"/>
                <w:szCs w:val="18"/>
              </w:rPr>
            </w:pPr>
            <w:customXmlInsRangeStart w:id="7381" w:author="Xuning Wei12232" w:date="2026-07-27T20:00:00Z"/>
            <w:sdt>
              <w:sdtPr>
                <w:rPr>
                  <w:rFonts w:ascii="Times New Roman" w:eastAsia="仿宋_GB2312" w:hAnsi="Times New Roman" w:cs="Times New Roman"/>
                  <w:color w:val="auto"/>
                  <w:sz w:val="18"/>
                  <w:szCs w:val="18"/>
                </w:rPr>
                <w:id w:val="437875157"/>
                <w14:checkbox>
                  <w14:checked w14:val="0"/>
                  <w14:checkedState w14:val="2612" w14:font="MS Gothic"/>
                  <w14:uncheckedState w14:val="2610" w14:font="MS Gothic"/>
                </w14:checkbox>
              </w:sdtPr>
              <w:sdtEndPr/>
              <w:sdtContent>
                <w:customXmlInsRangeEnd w:id="7381"/>
                <w:ins w:id="7382" w:author="Xuning Wei12232" w:date="2026-07-27T20:00:00Z">
                  <w:r w:rsidR="006A0866" w:rsidRPr="0020048E">
                    <w:rPr>
                      <w:rFonts w:ascii="Segoe UI Symbol" w:eastAsia="仿宋_GB2312" w:hAnsi="Segoe UI Symbol" w:cs="Segoe UI Symbol"/>
                      <w:color w:val="auto"/>
                      <w:sz w:val="18"/>
                      <w:szCs w:val="18"/>
                    </w:rPr>
                    <w:t>☐</w:t>
                  </w:r>
                </w:ins>
                <w:customXmlInsRangeStart w:id="7383" w:author="Xuning Wei12232" w:date="2026-07-27T20:00:00Z"/>
              </w:sdtContent>
            </w:sdt>
            <w:customXmlInsRangeEnd w:id="7383"/>
            <w:ins w:id="7384" w:author="Xuning Wei12232" w:date="2026-07-27T20:00:00Z">
              <w:r w:rsidR="006A0866" w:rsidRPr="0020048E">
                <w:rPr>
                  <w:rFonts w:ascii="Times New Roman" w:eastAsia="仿宋_GB2312" w:hAnsi="Times New Roman" w:cs="Times New Roman"/>
                  <w:color w:val="auto"/>
                  <w:sz w:val="18"/>
                  <w:szCs w:val="18"/>
                </w:rPr>
                <w:t xml:space="preserve"> No</w:t>
              </w:r>
            </w:ins>
            <w:customXmlDelRangeStart w:id="7385" w:author="Xuning Wei12232" w:date="2026-07-27T20:00:00Z"/>
            <w:sdt>
              <w:sdtPr>
                <w:rPr>
                  <w:rFonts w:ascii="Times New Roman" w:eastAsia="仿宋_GB2312" w:hAnsi="Times New Roman" w:cs="Times New Roman"/>
                  <w:color w:val="auto"/>
                  <w:sz w:val="18"/>
                  <w:szCs w:val="18"/>
                </w:rPr>
                <w:id w:val="1788308094"/>
                <w14:checkbox>
                  <w14:checked w14:val="0"/>
                  <w14:checkedState w14:val="2612" w14:font="MS Gothic"/>
                  <w14:uncheckedState w14:val="2610" w14:font="MS Gothic"/>
                </w14:checkbox>
              </w:sdtPr>
              <w:sdtEndPr/>
              <w:sdtContent>
                <w:customXmlDelRangeEnd w:id="7385"/>
                <w:del w:id="7386" w:author="Xuning Wei12232" w:date="2026-07-27T20:00:00Z">
                  <w:r w:rsidR="006A0866" w:rsidRPr="00032BAE" w:rsidDel="00AB1E69">
                    <w:rPr>
                      <w:rFonts w:ascii="Segoe UI Symbol" w:eastAsia="仿宋_GB2312" w:hAnsi="Segoe UI Symbol" w:cs="Segoe UI Symbol"/>
                      <w:color w:val="auto"/>
                      <w:sz w:val="18"/>
                      <w:szCs w:val="18"/>
                    </w:rPr>
                    <w:delText>☐</w:delText>
                  </w:r>
                </w:del>
                <w:customXmlDelRangeStart w:id="7387" w:author="Xuning Wei12232" w:date="2026-07-27T20:00:00Z"/>
              </w:sdtContent>
            </w:sdt>
            <w:customXmlDelRangeEnd w:id="7387"/>
            <w:del w:id="7388" w:author="Xuning Wei12232" w:date="2026-07-27T20:00:00Z">
              <w:r w:rsidR="006A0866" w:rsidRPr="00032BAE" w:rsidDel="00AB1E69">
                <w:rPr>
                  <w:rFonts w:ascii="Times New Roman" w:eastAsia="仿宋_GB2312" w:hAnsi="Times New Roman" w:cs="Times New Roman"/>
                  <w:color w:val="auto"/>
                  <w:sz w:val="18"/>
                  <w:szCs w:val="18"/>
                </w:rPr>
                <w:delText xml:space="preserve"> No</w:delText>
              </w:r>
            </w:del>
          </w:p>
        </w:tc>
        <w:tc>
          <w:tcPr>
            <w:tcW w:w="792" w:type="pct"/>
            <w:vMerge w:val="restart"/>
            <w:vAlign w:val="center"/>
            <w:tcPrChange w:id="7389" w:author="Xuning Wei12232" w:date="2026-07-27T18:11:00Z">
              <w:tcPr>
                <w:tcW w:w="654" w:type="pct"/>
                <w:vMerge w:val="restart"/>
                <w:vAlign w:val="center"/>
              </w:tcPr>
            </w:tcPrChange>
          </w:tcPr>
          <w:p w14:paraId="592600D8" w14:textId="77777777" w:rsidR="006A0866" w:rsidRPr="0020048E" w:rsidRDefault="000B6761" w:rsidP="006A0866">
            <w:pPr>
              <w:jc w:val="both"/>
              <w:rPr>
                <w:ins w:id="7390" w:author="Xuning Wei12232" w:date="2026-07-27T20:00:00Z"/>
                <w:rFonts w:ascii="Times New Roman" w:eastAsia="仿宋_GB2312" w:hAnsi="Times New Roman" w:cs="Times New Roman"/>
                <w:color w:val="auto"/>
                <w:kern w:val="0"/>
                <w:sz w:val="18"/>
                <w:szCs w:val="18"/>
                <w:u w:val="single"/>
                <w:lang w:eastAsia="zh-CN"/>
              </w:rPr>
            </w:pPr>
            <w:customXmlInsRangeStart w:id="7391" w:author="Xuning Wei12232" w:date="2026-07-27T20:00:00Z"/>
            <w:sdt>
              <w:sdtPr>
                <w:rPr>
                  <w:rFonts w:ascii="Times New Roman" w:eastAsia="仿宋_GB2312" w:hAnsi="Times New Roman" w:cs="Times New Roman"/>
                  <w:b/>
                  <w:color w:val="auto"/>
                  <w:sz w:val="18"/>
                  <w:szCs w:val="18"/>
                </w:rPr>
                <w:id w:val="1575246593"/>
                <w14:checkbox>
                  <w14:checked w14:val="0"/>
                  <w14:checkedState w14:val="2612" w14:font="MS Gothic"/>
                  <w14:uncheckedState w14:val="2610" w14:font="MS Gothic"/>
                </w14:checkbox>
              </w:sdtPr>
              <w:sdtEndPr/>
              <w:sdtContent>
                <w:customXmlInsRangeEnd w:id="7391"/>
                <w:ins w:id="7392" w:author="Xuning Wei12232" w:date="2026-07-27T20:00:00Z">
                  <w:r w:rsidR="006A0866" w:rsidRPr="0020048E">
                    <w:rPr>
                      <w:rFonts w:ascii="Segoe UI Symbol" w:eastAsia="MS Gothic" w:hAnsi="Segoe UI Symbol" w:cs="Segoe UI Symbol"/>
                      <w:b/>
                      <w:color w:val="auto"/>
                      <w:sz w:val="18"/>
                      <w:szCs w:val="18"/>
                    </w:rPr>
                    <w:t>☐</w:t>
                  </w:r>
                </w:ins>
                <w:customXmlInsRangeStart w:id="7393" w:author="Xuning Wei12232" w:date="2026-07-27T20:00:00Z"/>
              </w:sdtContent>
            </w:sdt>
            <w:customXmlInsRangeEnd w:id="7393"/>
            <w:ins w:id="7394" w:author="Xuning Wei12232" w:date="2026-07-27T20:00:00Z">
              <w:r w:rsidR="006A0866" w:rsidRPr="0020048E">
                <w:rPr>
                  <w:rFonts w:ascii="Times New Roman" w:eastAsia="仿宋_GB2312" w:hAnsi="Times New Roman" w:cs="Times New Roman"/>
                  <w:color w:val="auto"/>
                  <w:kern w:val="0"/>
                  <w:sz w:val="18"/>
                  <w:szCs w:val="18"/>
                </w:rPr>
                <w:t xml:space="preserve"> </w:t>
              </w:r>
              <w:proofErr w:type="spellStart"/>
              <w:r w:rsidR="006A0866" w:rsidRPr="0020048E">
                <w:rPr>
                  <w:rFonts w:ascii="Times New Roman" w:eastAsia="仿宋_GB2312" w:hAnsi="Times New Roman" w:cs="Times New Roman"/>
                  <w:color w:val="auto"/>
                  <w:kern w:val="0"/>
                  <w:sz w:val="18"/>
                  <w:szCs w:val="18"/>
                  <w:lang w:eastAsia="zh-CN"/>
                </w:rPr>
                <w:t>Asymchem</w:t>
              </w:r>
              <w:proofErr w:type="spellEnd"/>
              <w:r w:rsidR="006A0866" w:rsidRPr="0020048E">
                <w:rPr>
                  <w:rFonts w:ascii="Times New Roman" w:eastAsia="仿宋_GB2312" w:hAnsi="Times New Roman" w:cs="Times New Roman"/>
                  <w:color w:val="auto"/>
                  <w:kern w:val="0"/>
                  <w:sz w:val="18"/>
                  <w:szCs w:val="18"/>
                  <w:lang w:eastAsia="zh-CN"/>
                </w:rPr>
                <w:t xml:space="preserve"> R&amp;D Lab:</w:t>
              </w:r>
              <w:r w:rsidR="006A0866" w:rsidRPr="0020048E">
                <w:rPr>
                  <w:rFonts w:ascii="Times New Roman" w:eastAsia="仿宋_GB2312" w:hAnsi="Times New Roman" w:cs="Times New Roman"/>
                  <w:color w:val="auto"/>
                  <w:kern w:val="0"/>
                  <w:sz w:val="18"/>
                  <w:szCs w:val="18"/>
                  <w:u w:val="single"/>
                  <w:lang w:eastAsia="zh-CN"/>
                </w:rPr>
                <w:t xml:space="preserve"> N/A </w:t>
              </w:r>
            </w:ins>
          </w:p>
          <w:p w14:paraId="21FB3CBB" w14:textId="01221460" w:rsidR="006A0866" w:rsidRPr="0020048E" w:rsidRDefault="000B6761" w:rsidP="006A0866">
            <w:pPr>
              <w:jc w:val="both"/>
              <w:rPr>
                <w:ins w:id="7395" w:author="Xuning Wei12232" w:date="2026-07-27T20:00:00Z"/>
                <w:rFonts w:ascii="Times New Roman" w:eastAsia="仿宋_GB2312" w:hAnsi="Times New Roman" w:cs="Times New Roman"/>
                <w:color w:val="auto"/>
                <w:kern w:val="0"/>
                <w:sz w:val="18"/>
                <w:szCs w:val="18"/>
                <w:u w:val="single"/>
                <w:lang w:eastAsia="zh-CN"/>
              </w:rPr>
            </w:pPr>
            <w:customXmlInsRangeStart w:id="7396" w:author="Xuning Wei12232" w:date="2026-07-27T20:00:00Z"/>
            <w:sdt>
              <w:sdtPr>
                <w:rPr>
                  <w:rFonts w:ascii="Times New Roman" w:eastAsia="仿宋_GB2312" w:hAnsi="Times New Roman" w:cs="Times New Roman"/>
                  <w:b/>
                  <w:color w:val="auto"/>
                  <w:sz w:val="18"/>
                  <w:szCs w:val="18"/>
                </w:rPr>
                <w:id w:val="-1776005637"/>
                <w14:checkbox>
                  <w14:checked w14:val="1"/>
                  <w14:checkedState w14:val="2612" w14:font="MS Gothic"/>
                  <w14:uncheckedState w14:val="2610" w14:font="MS Gothic"/>
                </w14:checkbox>
              </w:sdtPr>
              <w:sdtEndPr/>
              <w:sdtContent>
                <w:customXmlInsRangeEnd w:id="7396"/>
                <w:ins w:id="7397" w:author="Xuning Wei12232" w:date="2026-07-27T20:00:00Z">
                  <w:r w:rsidR="006A0866" w:rsidRPr="0020048E">
                    <w:rPr>
                      <w:rFonts w:ascii="Segoe UI Symbol" w:eastAsia="MS Gothic" w:hAnsi="Segoe UI Symbol" w:cs="Segoe UI Symbol"/>
                      <w:b/>
                      <w:color w:val="auto"/>
                      <w:sz w:val="18"/>
                      <w:szCs w:val="18"/>
                    </w:rPr>
                    <w:t>☒</w:t>
                  </w:r>
                </w:ins>
                <w:customXmlInsRangeStart w:id="7398" w:author="Xuning Wei12232" w:date="2026-07-27T20:00:00Z"/>
              </w:sdtContent>
            </w:sdt>
            <w:customXmlInsRangeEnd w:id="7398"/>
            <w:ins w:id="7399" w:author="Xuning Wei12232" w:date="2026-07-27T20:00:00Z">
              <w:r w:rsidR="006A0866" w:rsidRPr="0020048E">
                <w:rPr>
                  <w:rFonts w:ascii="Times New Roman" w:eastAsia="仿宋_GB2312" w:hAnsi="Times New Roman" w:cs="Times New Roman"/>
                  <w:color w:val="auto"/>
                  <w:kern w:val="0"/>
                  <w:sz w:val="18"/>
                  <w:szCs w:val="18"/>
                </w:rPr>
                <w:t xml:space="preserve"> </w:t>
              </w:r>
              <w:proofErr w:type="spellStart"/>
              <w:r w:rsidR="006A0866" w:rsidRPr="0020048E">
                <w:rPr>
                  <w:rFonts w:ascii="Times New Roman" w:eastAsia="仿宋_GB2312" w:hAnsi="Times New Roman" w:cs="Times New Roman"/>
                  <w:color w:val="auto"/>
                  <w:kern w:val="0"/>
                  <w:sz w:val="18"/>
                  <w:szCs w:val="18"/>
                  <w:lang w:eastAsia="zh-CN"/>
                </w:rPr>
                <w:t>Asymchem</w:t>
              </w:r>
              <w:proofErr w:type="spellEnd"/>
              <w:r w:rsidR="006A0866" w:rsidRPr="0020048E">
                <w:rPr>
                  <w:rFonts w:ascii="Times New Roman" w:eastAsia="仿宋_GB2312" w:hAnsi="Times New Roman" w:cs="Times New Roman"/>
                  <w:color w:val="auto"/>
                  <w:kern w:val="0"/>
                  <w:sz w:val="18"/>
                  <w:szCs w:val="18"/>
                  <w:lang w:eastAsia="zh-CN"/>
                </w:rPr>
                <w:t xml:space="preserve"> Production data, Lot Number:</w:t>
              </w:r>
              <w:r w:rsidR="006A0866">
                <w:rPr>
                  <w:rFonts w:ascii="Times New Roman" w:eastAsia="仿宋_GB2312" w:hAnsi="Times New Roman" w:cs="Times New Roman"/>
                  <w:color w:val="auto"/>
                  <w:kern w:val="0"/>
                  <w:sz w:val="18"/>
                  <w:szCs w:val="18"/>
                  <w:u w:val="single"/>
                  <w:lang w:eastAsia="zh-CN"/>
                </w:rPr>
                <w:t xml:space="preserve"> CPo140020-02-01-01~04</w:t>
              </w:r>
            </w:ins>
          </w:p>
          <w:p w14:paraId="3E5598BE" w14:textId="77777777" w:rsidR="006A0866" w:rsidRPr="0020048E" w:rsidRDefault="000B6761" w:rsidP="006A0866">
            <w:pPr>
              <w:jc w:val="both"/>
              <w:rPr>
                <w:ins w:id="7400" w:author="Xuning Wei12232" w:date="2026-07-27T20:00:00Z"/>
                <w:rFonts w:ascii="Times New Roman" w:eastAsia="仿宋_GB2312" w:hAnsi="Times New Roman" w:cs="Times New Roman"/>
                <w:color w:val="auto"/>
                <w:kern w:val="0"/>
                <w:sz w:val="18"/>
                <w:szCs w:val="18"/>
                <w:lang w:eastAsia="zh-CN"/>
              </w:rPr>
            </w:pPr>
            <w:customXmlInsRangeStart w:id="7401" w:author="Xuning Wei12232" w:date="2026-07-27T20:00:00Z"/>
            <w:sdt>
              <w:sdtPr>
                <w:rPr>
                  <w:rFonts w:ascii="Times New Roman" w:eastAsia="仿宋_GB2312" w:hAnsi="Times New Roman" w:cs="Times New Roman"/>
                  <w:b/>
                  <w:color w:val="auto"/>
                  <w:sz w:val="18"/>
                  <w:szCs w:val="18"/>
                </w:rPr>
                <w:id w:val="-641574247"/>
                <w14:checkbox>
                  <w14:checked w14:val="0"/>
                  <w14:checkedState w14:val="2612" w14:font="MS Gothic"/>
                  <w14:uncheckedState w14:val="2610" w14:font="MS Gothic"/>
                </w14:checkbox>
              </w:sdtPr>
              <w:sdtEndPr/>
              <w:sdtContent>
                <w:customXmlInsRangeEnd w:id="7401"/>
                <w:ins w:id="7402" w:author="Xuning Wei12232" w:date="2026-07-27T20:00:00Z">
                  <w:r w:rsidR="006A0866" w:rsidRPr="0020048E">
                    <w:rPr>
                      <w:rFonts w:ascii="Segoe UI Symbol" w:eastAsia="仿宋_GB2312" w:hAnsi="Segoe UI Symbol" w:cs="Segoe UI Symbol"/>
                      <w:b/>
                      <w:color w:val="auto"/>
                      <w:sz w:val="18"/>
                      <w:szCs w:val="18"/>
                    </w:rPr>
                    <w:t>☐</w:t>
                  </w:r>
                </w:ins>
                <w:customXmlInsRangeStart w:id="7403" w:author="Xuning Wei12232" w:date="2026-07-27T20:00:00Z"/>
              </w:sdtContent>
            </w:sdt>
            <w:customXmlInsRangeEnd w:id="7403"/>
            <w:ins w:id="7404" w:author="Xuning Wei12232" w:date="2026-07-27T20:00:00Z">
              <w:r w:rsidR="006A0866" w:rsidRPr="0020048E">
                <w:rPr>
                  <w:rFonts w:ascii="Times New Roman" w:eastAsia="仿宋_GB2312" w:hAnsi="Times New Roman" w:cs="Times New Roman"/>
                  <w:color w:val="auto"/>
                  <w:kern w:val="0"/>
                  <w:sz w:val="18"/>
                  <w:szCs w:val="18"/>
                </w:rPr>
                <w:t xml:space="preserve"> </w:t>
              </w:r>
              <w:r w:rsidR="006A0866" w:rsidRPr="0020048E">
                <w:rPr>
                  <w:rFonts w:ascii="Times New Roman" w:eastAsia="仿宋_GB2312" w:hAnsi="Times New Roman" w:cs="Times New Roman"/>
                  <w:color w:val="auto"/>
                  <w:kern w:val="0"/>
                  <w:sz w:val="18"/>
                  <w:szCs w:val="18"/>
                  <w:lang w:eastAsia="zh-CN"/>
                </w:rPr>
                <w:t>Supplier data:</w:t>
              </w:r>
              <w:r w:rsidR="006A0866" w:rsidRPr="0020048E">
                <w:rPr>
                  <w:rFonts w:ascii="Times New Roman" w:eastAsia="仿宋_GB2312" w:hAnsi="Times New Roman" w:cs="Times New Roman"/>
                  <w:color w:val="auto"/>
                  <w:kern w:val="0"/>
                  <w:sz w:val="18"/>
                  <w:szCs w:val="18"/>
                  <w:u w:val="single"/>
                  <w:lang w:eastAsia="zh-CN"/>
                </w:rPr>
                <w:t xml:space="preserve"> N/A</w:t>
              </w:r>
              <w:r w:rsidR="006A0866" w:rsidRPr="0020048E">
                <w:rPr>
                  <w:rFonts w:ascii="Times New Roman" w:eastAsia="仿宋_GB2312" w:hAnsi="Times New Roman" w:cs="Times New Roman"/>
                  <w:color w:val="auto"/>
                  <w:kern w:val="0"/>
                  <w:sz w:val="18"/>
                  <w:szCs w:val="18"/>
                  <w:lang w:eastAsia="zh-CN"/>
                </w:rPr>
                <w:t xml:space="preserve"> </w:t>
              </w:r>
            </w:ins>
          </w:p>
          <w:p w14:paraId="74D17D73" w14:textId="77777777" w:rsidR="006A0866" w:rsidRPr="0020048E" w:rsidRDefault="000B6761" w:rsidP="006A0866">
            <w:pPr>
              <w:jc w:val="both"/>
              <w:rPr>
                <w:ins w:id="7405" w:author="Xuning Wei12232" w:date="2026-07-27T20:00:00Z"/>
                <w:rFonts w:ascii="Times New Roman" w:eastAsia="仿宋_GB2312" w:hAnsi="Times New Roman" w:cs="Times New Roman"/>
                <w:color w:val="auto"/>
                <w:kern w:val="0"/>
                <w:sz w:val="18"/>
                <w:szCs w:val="18"/>
                <w:u w:val="single"/>
                <w:lang w:eastAsia="zh-CN"/>
              </w:rPr>
            </w:pPr>
            <w:customXmlInsRangeStart w:id="7406" w:author="Xuning Wei12232" w:date="2026-07-27T20:00:00Z"/>
            <w:sdt>
              <w:sdtPr>
                <w:rPr>
                  <w:rFonts w:ascii="Times New Roman" w:eastAsia="仿宋_GB2312" w:hAnsi="Times New Roman" w:cs="Times New Roman"/>
                  <w:b/>
                  <w:color w:val="auto"/>
                  <w:sz w:val="18"/>
                  <w:szCs w:val="18"/>
                </w:rPr>
                <w:id w:val="-51931343"/>
                <w14:checkbox>
                  <w14:checked w14:val="1"/>
                  <w14:checkedState w14:val="2612" w14:font="MS Gothic"/>
                  <w14:uncheckedState w14:val="2610" w14:font="MS Gothic"/>
                </w14:checkbox>
              </w:sdtPr>
              <w:sdtEndPr/>
              <w:sdtContent>
                <w:customXmlInsRangeEnd w:id="7406"/>
                <w:ins w:id="7407" w:author="Xuning Wei12232" w:date="2026-07-27T20:00:00Z">
                  <w:r w:rsidR="006A0866" w:rsidRPr="0020048E">
                    <w:rPr>
                      <w:rFonts w:ascii="Segoe UI Symbol" w:eastAsia="MS Gothic" w:hAnsi="Segoe UI Symbol" w:cs="Segoe UI Symbol"/>
                      <w:b/>
                      <w:color w:val="auto"/>
                      <w:sz w:val="18"/>
                      <w:szCs w:val="18"/>
                    </w:rPr>
                    <w:t>☒</w:t>
                  </w:r>
                </w:ins>
                <w:customXmlInsRangeStart w:id="7408" w:author="Xuning Wei12232" w:date="2026-07-27T20:00:00Z"/>
              </w:sdtContent>
            </w:sdt>
            <w:customXmlInsRangeEnd w:id="7408"/>
            <w:ins w:id="7409" w:author="Xuning Wei12232" w:date="2026-07-27T20:00:00Z">
              <w:r w:rsidR="006A0866" w:rsidRPr="0020048E">
                <w:rPr>
                  <w:rFonts w:ascii="Times New Roman" w:eastAsia="仿宋_GB2312" w:hAnsi="Times New Roman" w:cs="Times New Roman"/>
                  <w:color w:val="auto"/>
                  <w:kern w:val="0"/>
                  <w:sz w:val="18"/>
                  <w:szCs w:val="18"/>
                </w:rPr>
                <w:t xml:space="preserve"> *</w:t>
              </w:r>
              <w:r w:rsidR="006A0866" w:rsidRPr="0020048E">
                <w:rPr>
                  <w:rFonts w:ascii="Times New Roman" w:eastAsia="仿宋_GB2312" w:hAnsi="Times New Roman" w:cs="Times New Roman"/>
                  <w:color w:val="auto"/>
                  <w:sz w:val="18"/>
                  <w:szCs w:val="18"/>
                  <w:lang w:eastAsia="zh-CN"/>
                </w:rPr>
                <w:t>Handbook &amp; Page:</w:t>
              </w:r>
              <w:r w:rsidR="006A0866" w:rsidRPr="0020048E">
                <w:rPr>
                  <w:rFonts w:ascii="Times New Roman" w:eastAsia="仿宋_GB2312" w:hAnsi="Times New Roman" w:cs="Times New Roman"/>
                  <w:color w:val="auto"/>
                  <w:sz w:val="18"/>
                  <w:szCs w:val="18"/>
                  <w:u w:val="single"/>
                  <w:lang w:eastAsia="zh-CN"/>
                </w:rPr>
                <w:t xml:space="preserve"> </w:t>
              </w:r>
              <w:r w:rsidR="006A0866" w:rsidRPr="0020048E">
                <w:rPr>
                  <w:rFonts w:ascii="Times New Roman" w:eastAsia="仿宋_GB2312" w:hAnsi="Times New Roman" w:cs="Times New Roman"/>
                  <w:color w:val="auto"/>
                  <w:kern w:val="0"/>
                  <w:sz w:val="18"/>
                  <w:szCs w:val="18"/>
                  <w:u w:val="single"/>
                  <w:lang w:eastAsia="zh-CN"/>
                </w:rPr>
                <w:t>QM01020&amp; Page 5/11</w:t>
              </w:r>
            </w:ins>
          </w:p>
          <w:p w14:paraId="15AC9208" w14:textId="23C6891C" w:rsidR="006A0866" w:rsidRPr="00032BAE" w:rsidDel="00AB1E69" w:rsidRDefault="000B6761" w:rsidP="006A0866">
            <w:pPr>
              <w:jc w:val="both"/>
              <w:rPr>
                <w:del w:id="7410" w:author="Xuning Wei12232" w:date="2026-07-27T20:00:00Z"/>
                <w:rFonts w:ascii="Times New Roman" w:eastAsia="仿宋_GB2312" w:hAnsi="Times New Roman" w:cs="Times New Roman"/>
                <w:color w:val="auto"/>
                <w:kern w:val="0"/>
                <w:sz w:val="18"/>
                <w:szCs w:val="18"/>
                <w:u w:val="single"/>
                <w:lang w:eastAsia="zh-CN"/>
              </w:rPr>
            </w:pPr>
            <w:customXmlInsRangeStart w:id="7411" w:author="Xuning Wei12232" w:date="2026-07-27T20:00:00Z"/>
            <w:sdt>
              <w:sdtPr>
                <w:rPr>
                  <w:rFonts w:ascii="Times New Roman" w:eastAsia="仿宋_GB2312" w:hAnsi="Times New Roman" w:cs="Times New Roman"/>
                  <w:color w:val="auto"/>
                  <w:sz w:val="18"/>
                  <w:szCs w:val="18"/>
                </w:rPr>
                <w:id w:val="-2052057603"/>
                <w14:checkbox>
                  <w14:checked w14:val="1"/>
                  <w14:checkedState w14:val="2612" w14:font="MS Gothic"/>
                  <w14:uncheckedState w14:val="2610" w14:font="MS Gothic"/>
                </w14:checkbox>
              </w:sdtPr>
              <w:sdtEndPr/>
              <w:sdtContent>
                <w:customXmlInsRangeEnd w:id="7411"/>
                <w:ins w:id="7412" w:author="Xuning Wei12232" w:date="2026-07-27T20:00:00Z">
                  <w:r w:rsidR="006A0866" w:rsidRPr="0020048E">
                    <w:rPr>
                      <w:rFonts w:ascii="Segoe UI Symbol" w:eastAsia="MS Gothic" w:hAnsi="Segoe UI Symbol" w:cs="Segoe UI Symbol"/>
                      <w:color w:val="auto"/>
                      <w:sz w:val="18"/>
                      <w:szCs w:val="18"/>
                    </w:rPr>
                    <w:t>☒</w:t>
                  </w:r>
                </w:ins>
                <w:customXmlInsRangeStart w:id="7413" w:author="Xuning Wei12232" w:date="2026-07-27T20:00:00Z"/>
              </w:sdtContent>
            </w:sdt>
            <w:customXmlInsRangeEnd w:id="7413"/>
            <w:ins w:id="7414" w:author="Xuning Wei12232" w:date="2026-07-27T20:00:00Z">
              <w:r w:rsidR="006A0866" w:rsidRPr="0020048E">
                <w:rPr>
                  <w:rFonts w:ascii="Times New Roman" w:eastAsia="仿宋_GB2312" w:hAnsi="Times New Roman" w:cs="Times New Roman"/>
                  <w:color w:val="auto"/>
                  <w:sz w:val="18"/>
                  <w:szCs w:val="18"/>
                </w:rPr>
                <w:t xml:space="preserve"> Other</w:t>
              </w:r>
              <w:r w:rsidR="006A0866" w:rsidRPr="0020048E">
                <w:rPr>
                  <w:rFonts w:ascii="Times New Roman" w:eastAsia="仿宋_GB2312" w:hAnsi="Times New Roman" w:cs="Times New Roman"/>
                  <w:color w:val="auto"/>
                  <w:sz w:val="18"/>
                  <w:szCs w:val="18"/>
                  <w:lang w:eastAsia="zh-CN"/>
                </w:rPr>
                <w:t>:</w:t>
              </w:r>
              <w:r w:rsidR="006A0866" w:rsidRPr="0020048E">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w:t>
              </w:r>
              <w:r w:rsidR="006A0866">
                <w:rPr>
                  <w:rFonts w:ascii="Times New Roman" w:eastAsia="仿宋_GB2312" w:hAnsi="Times New Roman" w:cs="Times New Roman"/>
                  <w:color w:val="auto"/>
                  <w:kern w:val="0"/>
                  <w:sz w:val="18"/>
                  <w:szCs w:val="18"/>
                  <w:u w:val="single"/>
                  <w:lang w:eastAsia="zh-CN"/>
                </w:rPr>
                <w:t xml:space="preserve"> </w:t>
              </w:r>
              <w:r w:rsidR="006A0866" w:rsidRPr="0020048E">
                <w:rPr>
                  <w:rFonts w:ascii="Times New Roman" w:eastAsia="仿宋_GB2312" w:hAnsi="Times New Roman" w:cs="Times New Roman"/>
                  <w:color w:val="auto"/>
                  <w:kern w:val="0"/>
                  <w:sz w:val="18"/>
                  <w:szCs w:val="18"/>
                  <w:u w:val="single"/>
                  <w:lang w:eastAsia="zh-CN"/>
                </w:rPr>
                <w:t>The solvents are neutral, and the material compatibility is confirmed.</w:t>
              </w:r>
            </w:ins>
            <w:customXmlDelRangeStart w:id="7415" w:author="Xuning Wei12232" w:date="2026-07-27T20:00:00Z"/>
            <w:sdt>
              <w:sdtPr>
                <w:rPr>
                  <w:rFonts w:ascii="Times New Roman" w:eastAsia="仿宋_GB2312" w:hAnsi="Times New Roman" w:cs="Times New Roman"/>
                  <w:b/>
                  <w:color w:val="auto"/>
                  <w:sz w:val="18"/>
                  <w:szCs w:val="18"/>
                </w:rPr>
                <w:id w:val="845441809"/>
                <w14:checkbox>
                  <w14:checked w14:val="0"/>
                  <w14:checkedState w14:val="2612" w14:font="MS Gothic"/>
                  <w14:uncheckedState w14:val="2610" w14:font="MS Gothic"/>
                </w14:checkbox>
              </w:sdtPr>
              <w:sdtEndPr/>
              <w:sdtContent>
                <w:customXmlDelRangeEnd w:id="7415"/>
                <w:del w:id="7416" w:author="Xuning Wei12232" w:date="2026-07-27T20:00:00Z">
                  <w:r w:rsidR="006A0866" w:rsidRPr="00032BAE" w:rsidDel="00AB1E69">
                    <w:rPr>
                      <w:rFonts w:ascii="Segoe UI Symbol" w:eastAsia="MS Gothic" w:hAnsi="Segoe UI Symbol" w:cs="Segoe UI Symbol"/>
                      <w:b/>
                      <w:color w:val="auto"/>
                      <w:sz w:val="18"/>
                      <w:szCs w:val="18"/>
                    </w:rPr>
                    <w:delText>☐</w:delText>
                  </w:r>
                </w:del>
                <w:customXmlDelRangeStart w:id="7417" w:author="Xuning Wei12232" w:date="2026-07-27T20:00:00Z"/>
              </w:sdtContent>
            </w:sdt>
            <w:customXmlDelRangeEnd w:id="7417"/>
            <w:del w:id="7418" w:author="Xuning Wei12232" w:date="2026-07-27T20:00:00Z">
              <w:r w:rsidR="006A0866" w:rsidRPr="00032BAE" w:rsidDel="00AB1E69">
                <w:rPr>
                  <w:rFonts w:ascii="Times New Roman" w:eastAsia="仿宋_GB2312" w:hAnsi="Times New Roman" w:cs="Times New Roman"/>
                  <w:color w:val="auto"/>
                  <w:kern w:val="0"/>
                  <w:sz w:val="18"/>
                  <w:szCs w:val="18"/>
                </w:rPr>
                <w:delText xml:space="preserve"> </w:delText>
              </w:r>
              <w:r w:rsidR="006A0866" w:rsidRPr="00032BAE" w:rsidDel="00AB1E69">
                <w:rPr>
                  <w:rFonts w:ascii="Times New Roman" w:eastAsia="仿宋_GB2312" w:hAnsi="Times New Roman" w:cs="Times New Roman"/>
                  <w:color w:val="auto"/>
                  <w:kern w:val="0"/>
                  <w:sz w:val="18"/>
                  <w:szCs w:val="18"/>
                  <w:lang w:eastAsia="zh-CN"/>
                </w:rPr>
                <w:delText>Asymchem R&amp;D Lab:</w:delText>
              </w:r>
              <w:r w:rsidR="006A0866" w:rsidRPr="00032BAE" w:rsidDel="00AB1E69">
                <w:rPr>
                  <w:rFonts w:ascii="Times New Roman" w:eastAsia="仿宋_GB2312" w:hAnsi="Times New Roman" w:cs="Times New Roman"/>
                  <w:color w:val="auto"/>
                  <w:kern w:val="0"/>
                  <w:sz w:val="18"/>
                  <w:szCs w:val="18"/>
                  <w:u w:val="single"/>
                  <w:lang w:eastAsia="zh-CN"/>
                </w:rPr>
                <w:delText xml:space="preserve"> N/A </w:delText>
              </w:r>
            </w:del>
          </w:p>
          <w:p w14:paraId="186B0A76" w14:textId="6A5B3A4C" w:rsidR="006A0866" w:rsidRPr="00032BAE" w:rsidDel="00AB1E69" w:rsidRDefault="000B6761" w:rsidP="006A0866">
            <w:pPr>
              <w:jc w:val="both"/>
              <w:rPr>
                <w:del w:id="7419" w:author="Xuning Wei12232" w:date="2026-07-27T20:00:00Z"/>
                <w:rFonts w:ascii="Times New Roman" w:eastAsia="仿宋_GB2312" w:hAnsi="Times New Roman" w:cs="Times New Roman"/>
                <w:color w:val="auto"/>
                <w:kern w:val="0"/>
                <w:sz w:val="18"/>
                <w:szCs w:val="18"/>
                <w:u w:val="single"/>
                <w:lang w:eastAsia="zh-CN"/>
              </w:rPr>
            </w:pPr>
            <w:customXmlDelRangeStart w:id="7420" w:author="Xuning Wei12232" w:date="2026-07-27T20:00:00Z"/>
            <w:sdt>
              <w:sdtPr>
                <w:rPr>
                  <w:rFonts w:ascii="Times New Roman" w:eastAsia="仿宋_GB2312" w:hAnsi="Times New Roman" w:cs="Times New Roman"/>
                  <w:b/>
                  <w:color w:val="auto"/>
                  <w:sz w:val="18"/>
                  <w:szCs w:val="18"/>
                </w:rPr>
                <w:id w:val="-887021032"/>
                <w14:checkbox>
                  <w14:checked w14:val="1"/>
                  <w14:checkedState w14:val="2612" w14:font="MS Gothic"/>
                  <w14:uncheckedState w14:val="2610" w14:font="MS Gothic"/>
                </w14:checkbox>
              </w:sdtPr>
              <w:sdtEndPr/>
              <w:sdtContent>
                <w:customXmlDelRangeEnd w:id="7420"/>
                <w:del w:id="7421" w:author="Xuning Wei12232" w:date="2026-07-27T20:00:00Z">
                  <w:r w:rsidR="006A0866" w:rsidRPr="00032BAE" w:rsidDel="00AB1E69">
                    <w:rPr>
                      <w:rFonts w:ascii="Segoe UI Symbol" w:eastAsia="MS Gothic" w:hAnsi="Segoe UI Symbol" w:cs="Segoe UI Symbol"/>
                      <w:b/>
                      <w:color w:val="auto"/>
                      <w:sz w:val="18"/>
                      <w:szCs w:val="18"/>
                    </w:rPr>
                    <w:delText>☒</w:delText>
                  </w:r>
                </w:del>
                <w:customXmlDelRangeStart w:id="7422" w:author="Xuning Wei12232" w:date="2026-07-27T20:00:00Z"/>
              </w:sdtContent>
            </w:sdt>
            <w:customXmlDelRangeEnd w:id="7422"/>
            <w:del w:id="7423" w:author="Xuning Wei12232" w:date="2026-07-27T20:00:00Z">
              <w:r w:rsidR="006A0866" w:rsidRPr="00032BAE" w:rsidDel="00AB1E69">
                <w:rPr>
                  <w:rFonts w:ascii="Times New Roman" w:eastAsia="仿宋_GB2312" w:hAnsi="Times New Roman" w:cs="Times New Roman"/>
                  <w:color w:val="auto"/>
                  <w:kern w:val="0"/>
                  <w:sz w:val="18"/>
                  <w:szCs w:val="18"/>
                </w:rPr>
                <w:delText xml:space="preserve"> </w:delText>
              </w:r>
              <w:r w:rsidR="006A0866" w:rsidRPr="00032BAE" w:rsidDel="00AB1E69">
                <w:rPr>
                  <w:rFonts w:ascii="Times New Roman" w:eastAsia="仿宋_GB2312" w:hAnsi="Times New Roman" w:cs="Times New Roman"/>
                  <w:color w:val="auto"/>
                  <w:kern w:val="0"/>
                  <w:sz w:val="18"/>
                  <w:szCs w:val="18"/>
                  <w:lang w:eastAsia="zh-CN"/>
                </w:rPr>
                <w:delText>Asymchem Production data, Lot Number:</w:delText>
              </w:r>
              <w:r w:rsidR="006A0866" w:rsidRPr="00032BAE" w:rsidDel="00AB1E69">
                <w:rPr>
                  <w:rFonts w:ascii="Times New Roman" w:eastAsia="仿宋_GB2312" w:hAnsi="Times New Roman" w:cs="Times New Roman"/>
                  <w:color w:val="auto"/>
                  <w:kern w:val="0"/>
                  <w:sz w:val="18"/>
                  <w:szCs w:val="18"/>
                  <w:u w:val="single"/>
                  <w:lang w:eastAsia="zh-CN"/>
                </w:rPr>
                <w:delText xml:space="preserve">   </w:delText>
              </w:r>
            </w:del>
            <w:del w:id="7424" w:author="Xuning Wei12232" w:date="2026-07-27T17:56:00Z">
              <w:r w:rsidR="006A0866" w:rsidRPr="00032BAE" w:rsidDel="00F338FC">
                <w:rPr>
                  <w:rFonts w:ascii="Times New Roman" w:eastAsia="仿宋_GB2312" w:hAnsi="Times New Roman" w:cs="Times New Roman"/>
                  <w:color w:val="auto"/>
                  <w:kern w:val="0"/>
                  <w:sz w:val="18"/>
                  <w:szCs w:val="18"/>
                  <w:u w:val="single"/>
                  <w:lang w:eastAsia="zh-CN"/>
                </w:rPr>
                <w:delText>CPo140020-02-01-02</w:delText>
              </w:r>
            </w:del>
            <w:del w:id="7425" w:author="Xuning Wei12232" w:date="2026-07-27T20:00:00Z">
              <w:r w:rsidR="006A0866" w:rsidRPr="00032BAE" w:rsidDel="00AB1E69">
                <w:rPr>
                  <w:rFonts w:ascii="Times New Roman" w:eastAsia="仿宋_GB2312" w:hAnsi="Times New Roman" w:cs="Times New Roman"/>
                  <w:color w:val="auto"/>
                  <w:kern w:val="0"/>
                  <w:sz w:val="18"/>
                  <w:szCs w:val="18"/>
                  <w:u w:val="single"/>
                  <w:lang w:eastAsia="zh-CN"/>
                </w:rPr>
                <w:delText xml:space="preserve">    </w:delText>
              </w:r>
            </w:del>
          </w:p>
          <w:p w14:paraId="5D7D0444" w14:textId="4E13E7E3" w:rsidR="006A0866" w:rsidRPr="00032BAE" w:rsidDel="00AB1E69" w:rsidRDefault="000B6761" w:rsidP="006A0866">
            <w:pPr>
              <w:jc w:val="both"/>
              <w:rPr>
                <w:del w:id="7426" w:author="Xuning Wei12232" w:date="2026-07-27T20:00:00Z"/>
                <w:rFonts w:ascii="Times New Roman" w:eastAsia="仿宋_GB2312" w:hAnsi="Times New Roman" w:cs="Times New Roman"/>
                <w:color w:val="auto"/>
                <w:kern w:val="0"/>
                <w:sz w:val="18"/>
                <w:szCs w:val="18"/>
                <w:lang w:eastAsia="zh-CN"/>
              </w:rPr>
            </w:pPr>
            <w:customXmlDelRangeStart w:id="7427" w:author="Xuning Wei12232" w:date="2026-07-27T20:00:00Z"/>
            <w:sdt>
              <w:sdtPr>
                <w:rPr>
                  <w:rFonts w:ascii="Times New Roman" w:eastAsia="仿宋_GB2312" w:hAnsi="Times New Roman" w:cs="Times New Roman"/>
                  <w:b/>
                  <w:color w:val="auto"/>
                  <w:sz w:val="18"/>
                  <w:szCs w:val="18"/>
                </w:rPr>
                <w:id w:val="1333100081"/>
                <w14:checkbox>
                  <w14:checked w14:val="0"/>
                  <w14:checkedState w14:val="2612" w14:font="MS Gothic"/>
                  <w14:uncheckedState w14:val="2610" w14:font="MS Gothic"/>
                </w14:checkbox>
              </w:sdtPr>
              <w:sdtEndPr/>
              <w:sdtContent>
                <w:customXmlDelRangeEnd w:id="7427"/>
                <w:del w:id="7428" w:author="Xuning Wei12232" w:date="2026-07-27T20:00:00Z">
                  <w:r w:rsidR="006A0866" w:rsidRPr="00032BAE" w:rsidDel="00AB1E69">
                    <w:rPr>
                      <w:rFonts w:ascii="Segoe UI Symbol" w:eastAsia="仿宋_GB2312" w:hAnsi="Segoe UI Symbol" w:cs="Segoe UI Symbol"/>
                      <w:b/>
                      <w:color w:val="auto"/>
                      <w:sz w:val="18"/>
                      <w:szCs w:val="18"/>
                    </w:rPr>
                    <w:delText>☐</w:delText>
                  </w:r>
                </w:del>
                <w:customXmlDelRangeStart w:id="7429" w:author="Xuning Wei12232" w:date="2026-07-27T20:00:00Z"/>
              </w:sdtContent>
            </w:sdt>
            <w:customXmlDelRangeEnd w:id="7429"/>
            <w:del w:id="7430" w:author="Xuning Wei12232" w:date="2026-07-27T20:00:00Z">
              <w:r w:rsidR="006A0866" w:rsidRPr="00032BAE" w:rsidDel="00AB1E69">
                <w:rPr>
                  <w:rFonts w:ascii="Times New Roman" w:eastAsia="仿宋_GB2312" w:hAnsi="Times New Roman" w:cs="Times New Roman"/>
                  <w:color w:val="auto"/>
                  <w:kern w:val="0"/>
                  <w:sz w:val="18"/>
                  <w:szCs w:val="18"/>
                </w:rPr>
                <w:delText xml:space="preserve"> </w:delText>
              </w:r>
              <w:r w:rsidR="006A0866" w:rsidRPr="00032BAE" w:rsidDel="00AB1E69">
                <w:rPr>
                  <w:rFonts w:ascii="Times New Roman" w:eastAsia="仿宋_GB2312" w:hAnsi="Times New Roman" w:cs="Times New Roman"/>
                  <w:color w:val="auto"/>
                  <w:kern w:val="0"/>
                  <w:sz w:val="18"/>
                  <w:szCs w:val="18"/>
                  <w:lang w:eastAsia="zh-CN"/>
                </w:rPr>
                <w:delText>Supplier data:</w:delText>
              </w:r>
              <w:r w:rsidR="006A0866" w:rsidRPr="00032BAE" w:rsidDel="00AB1E69">
                <w:rPr>
                  <w:rFonts w:ascii="Times New Roman" w:eastAsia="仿宋_GB2312" w:hAnsi="Times New Roman" w:cs="Times New Roman"/>
                  <w:color w:val="auto"/>
                  <w:kern w:val="0"/>
                  <w:sz w:val="18"/>
                  <w:szCs w:val="18"/>
                  <w:u w:val="single"/>
                  <w:lang w:eastAsia="zh-CN"/>
                </w:rPr>
                <w:delText xml:space="preserve"> N/A</w:delText>
              </w:r>
              <w:r w:rsidR="006A0866" w:rsidRPr="00032BAE" w:rsidDel="00AB1E69">
                <w:rPr>
                  <w:rFonts w:ascii="Times New Roman" w:eastAsia="仿宋_GB2312" w:hAnsi="Times New Roman" w:cs="Times New Roman"/>
                  <w:color w:val="auto"/>
                  <w:kern w:val="0"/>
                  <w:sz w:val="18"/>
                  <w:szCs w:val="18"/>
                  <w:lang w:eastAsia="zh-CN"/>
                </w:rPr>
                <w:delText xml:space="preserve"> </w:delText>
              </w:r>
            </w:del>
          </w:p>
          <w:p w14:paraId="201995C6" w14:textId="06180ED0" w:rsidR="006A0866" w:rsidRPr="00032BAE" w:rsidDel="00AB1E69" w:rsidRDefault="000B6761" w:rsidP="006A0866">
            <w:pPr>
              <w:jc w:val="both"/>
              <w:rPr>
                <w:del w:id="7431" w:author="Xuning Wei12232" w:date="2026-07-27T20:00:00Z"/>
                <w:rFonts w:ascii="Times New Roman" w:eastAsia="仿宋_GB2312" w:hAnsi="Times New Roman" w:cs="Times New Roman"/>
                <w:color w:val="auto"/>
                <w:kern w:val="0"/>
                <w:sz w:val="18"/>
                <w:szCs w:val="18"/>
                <w:u w:val="single"/>
                <w:lang w:eastAsia="zh-CN"/>
              </w:rPr>
            </w:pPr>
            <w:customXmlDelRangeStart w:id="7432" w:author="Xuning Wei12232" w:date="2026-07-27T20:00:00Z"/>
            <w:sdt>
              <w:sdtPr>
                <w:rPr>
                  <w:rFonts w:ascii="Times New Roman" w:eastAsia="仿宋_GB2312" w:hAnsi="Times New Roman" w:cs="Times New Roman"/>
                  <w:b/>
                  <w:color w:val="auto"/>
                  <w:sz w:val="18"/>
                  <w:szCs w:val="18"/>
                </w:rPr>
                <w:id w:val="2108994275"/>
                <w14:checkbox>
                  <w14:checked w14:val="1"/>
                  <w14:checkedState w14:val="2612" w14:font="MS Gothic"/>
                  <w14:uncheckedState w14:val="2610" w14:font="MS Gothic"/>
                </w14:checkbox>
              </w:sdtPr>
              <w:sdtEndPr/>
              <w:sdtContent>
                <w:customXmlDelRangeEnd w:id="7432"/>
                <w:del w:id="7433" w:author="Xuning Wei12232" w:date="2026-07-27T20:00:00Z">
                  <w:r w:rsidR="006A0866" w:rsidRPr="00032BAE" w:rsidDel="00AB1E69">
                    <w:rPr>
                      <w:rFonts w:ascii="Segoe UI Symbol" w:eastAsia="MS Gothic" w:hAnsi="Segoe UI Symbol" w:cs="Segoe UI Symbol"/>
                      <w:b/>
                      <w:color w:val="auto"/>
                      <w:sz w:val="18"/>
                      <w:szCs w:val="18"/>
                    </w:rPr>
                    <w:delText>☒</w:delText>
                  </w:r>
                </w:del>
                <w:customXmlDelRangeStart w:id="7434" w:author="Xuning Wei12232" w:date="2026-07-27T20:00:00Z"/>
              </w:sdtContent>
            </w:sdt>
            <w:customXmlDelRangeEnd w:id="7434"/>
            <w:del w:id="7435" w:author="Xuning Wei12232" w:date="2026-07-27T20:00:00Z">
              <w:r w:rsidR="006A0866" w:rsidRPr="00032BAE" w:rsidDel="00AB1E69">
                <w:rPr>
                  <w:rFonts w:ascii="Times New Roman" w:eastAsia="仿宋_GB2312" w:hAnsi="Times New Roman" w:cs="Times New Roman"/>
                  <w:color w:val="auto"/>
                  <w:kern w:val="0"/>
                  <w:sz w:val="18"/>
                  <w:szCs w:val="18"/>
                </w:rPr>
                <w:delText xml:space="preserve"> *</w:delText>
              </w:r>
              <w:r w:rsidR="006A0866" w:rsidRPr="00032BAE" w:rsidDel="00AB1E69">
                <w:rPr>
                  <w:rFonts w:ascii="Times New Roman" w:eastAsia="仿宋_GB2312" w:hAnsi="Times New Roman" w:cs="Times New Roman"/>
                  <w:color w:val="auto"/>
                  <w:sz w:val="18"/>
                  <w:szCs w:val="18"/>
                  <w:lang w:eastAsia="zh-CN"/>
                </w:rPr>
                <w:delText>Handbook &amp; Page:</w:delText>
              </w:r>
              <w:r w:rsidR="006A0866" w:rsidRPr="00032BAE" w:rsidDel="00AB1E69">
                <w:rPr>
                  <w:rFonts w:ascii="Times New Roman" w:eastAsia="仿宋_GB2312" w:hAnsi="Times New Roman" w:cs="Times New Roman"/>
                  <w:color w:val="auto"/>
                  <w:sz w:val="18"/>
                  <w:szCs w:val="18"/>
                  <w:u w:val="single"/>
                  <w:lang w:eastAsia="zh-CN"/>
                </w:rPr>
                <w:delText xml:space="preserve"> The Pilot Plant Real Book Page 10-14&amp;10-15</w:delText>
              </w:r>
              <w:r w:rsidR="006A0866" w:rsidRPr="00032BAE" w:rsidDel="00AB1E69">
                <w:rPr>
                  <w:rFonts w:ascii="Times New Roman" w:eastAsia="仿宋_GB2312" w:hAnsi="Times New Roman" w:cs="Times New Roman"/>
                  <w:color w:val="auto"/>
                  <w:kern w:val="0"/>
                  <w:sz w:val="18"/>
                  <w:szCs w:val="18"/>
                  <w:u w:val="single"/>
                  <w:lang w:eastAsia="zh-CN"/>
                </w:rPr>
                <w:delText xml:space="preserve"> </w:delText>
              </w:r>
            </w:del>
          </w:p>
          <w:p w14:paraId="2935D9A5" w14:textId="53254DC9" w:rsidR="006A0866" w:rsidRPr="00032BAE" w:rsidRDefault="000B6761" w:rsidP="006A0866">
            <w:pPr>
              <w:jc w:val="both"/>
              <w:rPr>
                <w:rFonts w:ascii="Times New Roman" w:eastAsia="仿宋_GB2312" w:hAnsi="Times New Roman" w:cs="Times New Roman"/>
                <w:b/>
                <w:color w:val="auto"/>
                <w:sz w:val="18"/>
                <w:szCs w:val="18"/>
              </w:rPr>
            </w:pPr>
            <w:customXmlDelRangeStart w:id="7436" w:author="Xuning Wei12232" w:date="2026-07-27T20:00:00Z"/>
            <w:sdt>
              <w:sdtPr>
                <w:rPr>
                  <w:rFonts w:ascii="Times New Roman" w:eastAsia="仿宋_GB2312" w:hAnsi="Times New Roman" w:cs="Times New Roman"/>
                  <w:color w:val="auto"/>
                  <w:sz w:val="18"/>
                  <w:szCs w:val="18"/>
                </w:rPr>
                <w:id w:val="126900552"/>
                <w14:checkbox>
                  <w14:checked w14:val="1"/>
                  <w14:checkedState w14:val="2612" w14:font="MS Gothic"/>
                  <w14:uncheckedState w14:val="2610" w14:font="MS Gothic"/>
                </w14:checkbox>
              </w:sdtPr>
              <w:sdtEndPr/>
              <w:sdtContent>
                <w:customXmlDelRangeEnd w:id="7436"/>
                <w:del w:id="7437" w:author="Xuning Wei12232" w:date="2026-07-27T20:00:00Z">
                  <w:r w:rsidR="006A0866" w:rsidRPr="00032BAE" w:rsidDel="00AB1E69">
                    <w:rPr>
                      <w:rFonts w:ascii="Segoe UI Symbol" w:eastAsia="MS Gothic" w:hAnsi="Segoe UI Symbol" w:cs="Segoe UI Symbol"/>
                      <w:color w:val="auto"/>
                      <w:sz w:val="18"/>
                      <w:szCs w:val="18"/>
                    </w:rPr>
                    <w:delText>☒</w:delText>
                  </w:r>
                </w:del>
                <w:customXmlDelRangeStart w:id="7438" w:author="Xuning Wei12232" w:date="2026-07-27T20:00:00Z"/>
              </w:sdtContent>
            </w:sdt>
            <w:customXmlDelRangeEnd w:id="7438"/>
            <w:del w:id="7439" w:author="Xuning Wei12232" w:date="2026-07-27T20:00:00Z">
              <w:r w:rsidR="006A0866" w:rsidRPr="00032BAE" w:rsidDel="00AB1E69">
                <w:rPr>
                  <w:rFonts w:ascii="Times New Roman" w:eastAsia="仿宋_GB2312" w:hAnsi="Times New Roman" w:cs="Times New Roman"/>
                  <w:color w:val="auto"/>
                  <w:sz w:val="18"/>
                  <w:szCs w:val="18"/>
                </w:rPr>
                <w:delText xml:space="preserve"> Other</w:delText>
              </w:r>
              <w:r w:rsidR="006A0866" w:rsidRPr="00032BAE" w:rsidDel="00AB1E69">
                <w:rPr>
                  <w:rFonts w:ascii="Times New Roman" w:eastAsia="仿宋_GB2312" w:hAnsi="Times New Roman" w:cs="Times New Roman"/>
                  <w:color w:val="auto"/>
                  <w:sz w:val="18"/>
                  <w:szCs w:val="18"/>
                  <w:lang w:eastAsia="zh-CN"/>
                </w:rPr>
                <w:delText>:</w:delText>
              </w:r>
              <w:r w:rsidR="006A0866" w:rsidRPr="00032BAE" w:rsidDel="00AB1E69">
                <w:rPr>
                  <w:rFonts w:ascii="Times New Roman" w:eastAsia="仿宋_GB2312" w:hAnsi="Times New Roman" w:cs="Times New Roman"/>
                  <w:color w:val="auto"/>
                  <w:kern w:val="0"/>
                  <w:sz w:val="18"/>
                  <w:szCs w:val="18"/>
                  <w:u w:val="single"/>
                  <w:lang w:eastAsia="zh-CN"/>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   </w:delText>
              </w:r>
            </w:del>
          </w:p>
        </w:tc>
      </w:tr>
      <w:tr w:rsidR="006A0866" w:rsidRPr="00032BAE" w14:paraId="30234033" w14:textId="77777777" w:rsidTr="00397878">
        <w:trPr>
          <w:trHeight w:val="4536"/>
          <w:trPrChange w:id="7440" w:author="Xuning Wei12232" w:date="2026-07-27T19:36:00Z">
            <w:trPr>
              <w:trHeight w:val="2761"/>
            </w:trPr>
          </w:trPrChange>
        </w:trPr>
        <w:tc>
          <w:tcPr>
            <w:tcW w:w="281" w:type="pct"/>
            <w:vMerge/>
            <w:shd w:val="clear" w:color="auto" w:fill="FFFFFF" w:themeFill="background1"/>
            <w:vAlign w:val="center"/>
            <w:tcPrChange w:id="7441" w:author="Xuning Wei12232" w:date="2026-07-27T19:36:00Z">
              <w:tcPr>
                <w:tcW w:w="284" w:type="pct"/>
                <w:gridSpan w:val="3"/>
                <w:vMerge/>
                <w:shd w:val="clear" w:color="auto" w:fill="FFFFFF" w:themeFill="background1"/>
                <w:vAlign w:val="center"/>
              </w:tcPr>
            </w:tcPrChange>
          </w:tcPr>
          <w:p w14:paraId="0B95FC15" w14:textId="77777777" w:rsidR="006A0866" w:rsidRPr="00032BAE" w:rsidRDefault="006A0866" w:rsidP="006A0866">
            <w:pPr>
              <w:spacing w:line="240" w:lineRule="exact"/>
              <w:jc w:val="both"/>
              <w:rPr>
                <w:rFonts w:ascii="Times New Roman" w:eastAsia="仿宋_GB2312" w:hAnsi="Times New Roman" w:cs="Times New Roman"/>
                <w:color w:val="auto"/>
                <w:sz w:val="18"/>
                <w:szCs w:val="18"/>
              </w:rPr>
            </w:pPr>
          </w:p>
        </w:tc>
        <w:tc>
          <w:tcPr>
            <w:tcW w:w="1217" w:type="pct"/>
            <w:vMerge/>
            <w:shd w:val="clear" w:color="auto" w:fill="FFFFFF" w:themeFill="background1"/>
            <w:vAlign w:val="center"/>
            <w:tcPrChange w:id="7442" w:author="Xuning Wei12232" w:date="2026-07-27T19:36:00Z">
              <w:tcPr>
                <w:tcW w:w="1217" w:type="pct"/>
                <w:gridSpan w:val="3"/>
                <w:vMerge/>
                <w:shd w:val="clear" w:color="auto" w:fill="FFFFFF" w:themeFill="background1"/>
                <w:vAlign w:val="center"/>
              </w:tcPr>
            </w:tcPrChange>
          </w:tcPr>
          <w:p w14:paraId="13F45CB7" w14:textId="77777777" w:rsidR="006A0866" w:rsidRPr="00032BAE" w:rsidRDefault="006A0866" w:rsidP="006A0866">
            <w:pPr>
              <w:spacing w:line="240" w:lineRule="exact"/>
              <w:jc w:val="both"/>
              <w:rPr>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7443" w:author="Xuning Wei12232" w:date="2026-07-27T19:36:00Z">
              <w:tcPr>
                <w:tcW w:w="1049" w:type="pct"/>
                <w:gridSpan w:val="5"/>
                <w:vMerge/>
                <w:shd w:val="clear" w:color="auto" w:fill="FFFFFF" w:themeFill="background1"/>
                <w:vAlign w:val="center"/>
              </w:tcPr>
            </w:tcPrChange>
          </w:tcPr>
          <w:p w14:paraId="20959CF8" w14:textId="77777777" w:rsidR="006A0866" w:rsidRPr="00032BAE" w:rsidRDefault="006A0866" w:rsidP="006A0866">
            <w:pPr>
              <w:spacing w:line="240" w:lineRule="exact"/>
              <w:jc w:val="both"/>
              <w:rPr>
                <w:rFonts w:ascii="Times New Roman" w:eastAsia="仿宋_GB2312" w:hAnsi="Times New Roman" w:cs="Times New Roman"/>
                <w:color w:val="auto"/>
                <w:sz w:val="18"/>
                <w:szCs w:val="18"/>
              </w:rPr>
            </w:pPr>
          </w:p>
        </w:tc>
        <w:tc>
          <w:tcPr>
            <w:tcW w:w="385" w:type="pct"/>
            <w:vMerge/>
            <w:shd w:val="clear" w:color="auto" w:fill="FFFFFF" w:themeFill="background1"/>
            <w:vAlign w:val="center"/>
            <w:tcPrChange w:id="7444" w:author="Xuning Wei12232" w:date="2026-07-27T19:36:00Z">
              <w:tcPr>
                <w:tcW w:w="388" w:type="pct"/>
                <w:gridSpan w:val="4"/>
                <w:vMerge/>
                <w:shd w:val="clear" w:color="auto" w:fill="FFFFFF" w:themeFill="background1"/>
                <w:vAlign w:val="center"/>
              </w:tcPr>
            </w:tcPrChange>
          </w:tcPr>
          <w:p w14:paraId="26B38A52" w14:textId="77777777" w:rsidR="006A0866" w:rsidRPr="00032BAE" w:rsidRDefault="006A0866" w:rsidP="006A0866">
            <w:pPr>
              <w:jc w:val="both"/>
              <w:rPr>
                <w:rFonts w:ascii="Times New Roman" w:eastAsia="仿宋_GB2312" w:hAnsi="Times New Roman" w:cs="Times New Roman"/>
                <w:color w:val="auto"/>
                <w:sz w:val="18"/>
                <w:szCs w:val="18"/>
              </w:rPr>
            </w:pPr>
          </w:p>
        </w:tc>
        <w:tc>
          <w:tcPr>
            <w:tcW w:w="352" w:type="pct"/>
            <w:vMerge/>
            <w:shd w:val="clear" w:color="auto" w:fill="FFFFFF" w:themeFill="background1"/>
            <w:vAlign w:val="center"/>
            <w:tcPrChange w:id="7445" w:author="Xuning Wei12232" w:date="2026-07-27T19:36:00Z">
              <w:tcPr>
                <w:tcW w:w="354" w:type="pct"/>
                <w:gridSpan w:val="3"/>
                <w:vMerge/>
                <w:shd w:val="clear" w:color="auto" w:fill="FFFFFF" w:themeFill="background1"/>
                <w:vAlign w:val="center"/>
              </w:tcPr>
            </w:tcPrChange>
          </w:tcPr>
          <w:p w14:paraId="50CE366B" w14:textId="77777777" w:rsidR="006A0866" w:rsidRPr="00032BAE" w:rsidRDefault="006A0866" w:rsidP="006A0866">
            <w:pPr>
              <w:jc w:val="both"/>
              <w:rPr>
                <w:rFonts w:ascii="Times New Roman" w:eastAsia="仿宋_GB2312" w:hAnsi="Times New Roman" w:cs="Times New Roman"/>
                <w:color w:val="auto"/>
                <w:sz w:val="18"/>
                <w:szCs w:val="18"/>
              </w:rPr>
            </w:pPr>
          </w:p>
        </w:tc>
        <w:tc>
          <w:tcPr>
            <w:tcW w:w="289" w:type="pct"/>
            <w:vAlign w:val="center"/>
            <w:tcPrChange w:id="7446" w:author="Xuning Wei12232" w:date="2026-07-27T19:36:00Z">
              <w:tcPr>
                <w:tcW w:w="322" w:type="pct"/>
                <w:gridSpan w:val="3"/>
                <w:vAlign w:val="center"/>
              </w:tcPr>
            </w:tcPrChange>
          </w:tcPr>
          <w:p w14:paraId="120A7D6B" w14:textId="77777777" w:rsidR="006A0866" w:rsidRPr="00032BAE" w:rsidRDefault="000B6761" w:rsidP="006A0866">
            <w:pPr>
              <w:jc w:val="both"/>
              <w:rPr>
                <w:rFonts w:ascii="Times New Roman" w:eastAsia="仿宋_GB2312" w:hAnsi="Times New Roman" w:cs="Times New Roman"/>
                <w:color w:val="auto"/>
                <w:kern w:val="0"/>
                <w:sz w:val="18"/>
                <w:szCs w:val="18"/>
              </w:rPr>
            </w:pPr>
            <w:sdt>
              <w:sdtPr>
                <w:rPr>
                  <w:rFonts w:ascii="Times New Roman" w:eastAsia="仿宋_GB2312" w:hAnsi="Times New Roman" w:cs="Times New Roman"/>
                  <w:b/>
                  <w:color w:val="auto"/>
                  <w:sz w:val="18"/>
                  <w:szCs w:val="18"/>
                </w:rPr>
                <w:id w:val="425693439"/>
                <w14:checkbox>
                  <w14:checked w14:val="0"/>
                  <w14:checkedState w14:val="2612" w14:font="MS Gothic"/>
                  <w14:uncheckedState w14:val="2610" w14:font="MS Gothic"/>
                </w14:checkbox>
              </w:sdtPr>
              <w:sdtEndPr/>
              <w:sdtContent>
                <w:r w:rsidR="006A0866" w:rsidRPr="00032BAE">
                  <w:rPr>
                    <w:rFonts w:ascii="Segoe UI Symbol" w:eastAsia="MS Gothic" w:hAnsi="Segoe UI Symbol" w:cs="Segoe UI Symbol"/>
                    <w:b/>
                    <w:color w:val="auto"/>
                    <w:sz w:val="18"/>
                    <w:szCs w:val="18"/>
                  </w:rPr>
                  <w:t>☐</w:t>
                </w:r>
              </w:sdtContent>
            </w:sdt>
            <w:r w:rsidR="006A0866" w:rsidRPr="00032BAE">
              <w:rPr>
                <w:rFonts w:ascii="Times New Roman" w:eastAsia="仿宋_GB2312" w:hAnsi="Times New Roman" w:cs="Times New Roman"/>
                <w:color w:val="auto"/>
                <w:kern w:val="0"/>
                <w:sz w:val="18"/>
                <w:szCs w:val="18"/>
              </w:rPr>
              <w:t xml:space="preserve"> </w:t>
            </w:r>
            <w:r w:rsidR="006A0866" w:rsidRPr="00032BAE">
              <w:rPr>
                <w:rFonts w:ascii="Times New Roman" w:eastAsia="仿宋_GB2312" w:hAnsi="Times New Roman" w:cs="Times New Roman"/>
                <w:color w:val="auto"/>
                <w:kern w:val="0"/>
                <w:sz w:val="18"/>
                <w:szCs w:val="18"/>
                <w:lang w:eastAsia="zh-CN"/>
              </w:rPr>
              <w:t>High</w:t>
            </w:r>
          </w:p>
          <w:p w14:paraId="377A1D7B" w14:textId="77777777" w:rsidR="006A0866" w:rsidRPr="00032BAE" w:rsidRDefault="000B6761" w:rsidP="006A0866">
            <w:pPr>
              <w:jc w:val="both"/>
              <w:rPr>
                <w:rFonts w:ascii="Times New Roman" w:eastAsia="仿宋_GB2312" w:hAnsi="Times New Roman" w:cs="Times New Roman"/>
                <w:color w:val="auto"/>
                <w:kern w:val="0"/>
                <w:sz w:val="18"/>
                <w:szCs w:val="18"/>
                <w:lang w:eastAsia="zh-CN"/>
              </w:rPr>
            </w:pPr>
            <w:sdt>
              <w:sdtPr>
                <w:rPr>
                  <w:rFonts w:ascii="Times New Roman" w:eastAsia="仿宋_GB2312" w:hAnsi="Times New Roman" w:cs="Times New Roman"/>
                  <w:b/>
                  <w:color w:val="auto"/>
                  <w:sz w:val="18"/>
                  <w:szCs w:val="18"/>
                </w:rPr>
                <w:id w:val="-980229209"/>
                <w14:checkbox>
                  <w14:checked w14:val="0"/>
                  <w14:checkedState w14:val="2612" w14:font="MS Gothic"/>
                  <w14:uncheckedState w14:val="2610" w14:font="MS Gothic"/>
                </w14:checkbox>
              </w:sdtPr>
              <w:sdtEndPr/>
              <w:sdtContent>
                <w:r w:rsidR="006A0866" w:rsidRPr="00032BAE">
                  <w:rPr>
                    <w:rFonts w:ascii="Segoe UI Symbol" w:eastAsia="仿宋_GB2312" w:hAnsi="Segoe UI Symbol" w:cs="Segoe UI Symbol"/>
                    <w:b/>
                    <w:color w:val="auto"/>
                    <w:sz w:val="18"/>
                    <w:szCs w:val="18"/>
                  </w:rPr>
                  <w:t>☐</w:t>
                </w:r>
              </w:sdtContent>
            </w:sdt>
            <w:r w:rsidR="006A0866" w:rsidRPr="00032BAE">
              <w:rPr>
                <w:rFonts w:ascii="Times New Roman" w:eastAsia="仿宋_GB2312" w:hAnsi="Times New Roman" w:cs="Times New Roman"/>
                <w:b/>
                <w:color w:val="auto"/>
                <w:sz w:val="18"/>
                <w:szCs w:val="18"/>
              </w:rPr>
              <w:t xml:space="preserve"> </w:t>
            </w:r>
            <w:r w:rsidR="006A0866" w:rsidRPr="00032BAE">
              <w:rPr>
                <w:rFonts w:ascii="Times New Roman" w:eastAsia="仿宋_GB2312" w:hAnsi="Times New Roman" w:cs="Times New Roman"/>
                <w:color w:val="auto"/>
                <w:kern w:val="0"/>
                <w:sz w:val="18"/>
                <w:szCs w:val="18"/>
                <w:lang w:eastAsia="zh-CN"/>
              </w:rPr>
              <w:t>Medium</w:t>
            </w:r>
          </w:p>
          <w:p w14:paraId="72CB990C" w14:textId="77777777" w:rsidR="006A0866" w:rsidRPr="00032BAE" w:rsidRDefault="000B6761" w:rsidP="006A0866">
            <w:pPr>
              <w:jc w:val="both"/>
              <w:rPr>
                <w:rFonts w:ascii="Times New Roman" w:eastAsia="仿宋_GB2312" w:hAnsi="Times New Roman" w:cs="Times New Roman"/>
                <w:color w:val="auto"/>
                <w:sz w:val="18"/>
                <w:szCs w:val="18"/>
              </w:rPr>
            </w:pPr>
            <w:sdt>
              <w:sdtPr>
                <w:rPr>
                  <w:rFonts w:ascii="Times New Roman" w:eastAsia="仿宋_GB2312" w:hAnsi="Times New Roman" w:cs="Times New Roman"/>
                  <w:b/>
                  <w:color w:val="auto"/>
                  <w:sz w:val="18"/>
                  <w:szCs w:val="18"/>
                </w:rPr>
                <w:id w:val="259419354"/>
                <w14:checkbox>
                  <w14:checked w14:val="1"/>
                  <w14:checkedState w14:val="2612" w14:font="MS Gothic"/>
                  <w14:uncheckedState w14:val="2610" w14:font="MS Gothic"/>
                </w14:checkbox>
              </w:sdtPr>
              <w:sdtEndPr/>
              <w:sdtContent>
                <w:r w:rsidR="006A0866" w:rsidRPr="00032BAE">
                  <w:rPr>
                    <w:rFonts w:ascii="Segoe UI Symbol" w:eastAsia="MS Gothic" w:hAnsi="Segoe UI Symbol" w:cs="Segoe UI Symbol"/>
                    <w:b/>
                    <w:color w:val="auto"/>
                    <w:sz w:val="18"/>
                    <w:szCs w:val="18"/>
                  </w:rPr>
                  <w:t>☒</w:t>
                </w:r>
              </w:sdtContent>
            </w:sdt>
            <w:r w:rsidR="006A0866" w:rsidRPr="00032BAE">
              <w:rPr>
                <w:rFonts w:ascii="Times New Roman" w:eastAsia="仿宋_GB2312" w:hAnsi="Times New Roman" w:cs="Times New Roman"/>
                <w:color w:val="auto"/>
                <w:kern w:val="0"/>
                <w:sz w:val="18"/>
                <w:szCs w:val="18"/>
                <w:lang w:eastAsia="zh-CN"/>
              </w:rPr>
              <w:t xml:space="preserve"> Low</w:t>
            </w:r>
          </w:p>
        </w:tc>
        <w:tc>
          <w:tcPr>
            <w:tcW w:w="638" w:type="pct"/>
            <w:tcBorders>
              <w:bottom w:val="single" w:sz="4" w:space="0" w:color="auto"/>
            </w:tcBorders>
            <w:vAlign w:val="center"/>
            <w:tcPrChange w:id="7447" w:author="Xuning Wei12232" w:date="2026-07-27T19:36:00Z">
              <w:tcPr>
                <w:tcW w:w="733" w:type="pct"/>
                <w:gridSpan w:val="3"/>
                <w:tcBorders>
                  <w:bottom w:val="single" w:sz="4" w:space="0" w:color="auto"/>
                </w:tcBorders>
                <w:vAlign w:val="center"/>
              </w:tcPr>
            </w:tcPrChange>
          </w:tcPr>
          <w:p w14:paraId="1C356AF7" w14:textId="77777777" w:rsidR="006A0866" w:rsidRPr="0020048E" w:rsidRDefault="006A0866" w:rsidP="006A0866">
            <w:pPr>
              <w:jc w:val="both"/>
              <w:rPr>
                <w:ins w:id="7448" w:author="Xuning Wei12232" w:date="2026-07-27T20:00:00Z"/>
                <w:rFonts w:ascii="Times New Roman" w:eastAsia="仿宋_GB2312" w:hAnsi="Times New Roman" w:cs="Times New Roman"/>
                <w:color w:val="auto"/>
                <w:kern w:val="0"/>
                <w:sz w:val="18"/>
                <w:szCs w:val="18"/>
                <w:lang w:eastAsia="zh-CN"/>
              </w:rPr>
            </w:pPr>
            <w:ins w:id="7449" w:author="Xuning Wei12232" w:date="2026-07-27T20:00:00Z">
              <w:r w:rsidRPr="0020048E">
                <w:rPr>
                  <w:rFonts w:ascii="Times New Roman" w:eastAsia="仿宋_GB2312" w:hAnsi="Times New Roman" w:cs="Times New Roman"/>
                  <w:color w:val="auto"/>
                  <w:kern w:val="0"/>
                  <w:sz w:val="18"/>
                  <w:szCs w:val="18"/>
                  <w:lang w:eastAsia="zh-CN"/>
                </w:rPr>
                <w:t>According to QM01020&amp; Page 5/11 Isopropyl Acetate is compatible with SS, 306 SS and PTFE.</w:t>
              </w:r>
            </w:ins>
          </w:p>
          <w:p w14:paraId="1B1C777C" w14:textId="4855578D" w:rsidR="006A0866" w:rsidRPr="00032BAE" w:rsidRDefault="006A0866" w:rsidP="006A0866">
            <w:pPr>
              <w:jc w:val="both"/>
              <w:rPr>
                <w:rFonts w:ascii="Times New Roman" w:eastAsia="仿宋_GB2312" w:hAnsi="Times New Roman" w:cs="Times New Roman"/>
                <w:color w:val="auto"/>
                <w:kern w:val="0"/>
                <w:sz w:val="18"/>
                <w:szCs w:val="18"/>
                <w:lang w:eastAsia="zh-CN"/>
              </w:rPr>
            </w:pPr>
            <w:ins w:id="7450" w:author="Xuning Wei12232" w:date="2026-07-27T20:00:00Z">
              <w:r w:rsidRPr="0020048E">
                <w:rPr>
                  <w:rFonts w:ascii="Times New Roman" w:eastAsia="仿宋_GB2312" w:hAnsi="Times New Roman" w:cs="Times New Roman"/>
                  <w:color w:val="auto"/>
                  <w:kern w:val="0"/>
                  <w:sz w:val="18"/>
                  <w:szCs w:val="18"/>
                  <w:lang w:eastAsia="zh-CN"/>
                </w:rPr>
                <w:t xml:space="preserve">Based on </w:t>
              </w:r>
              <w:proofErr w:type="spellStart"/>
              <w:r w:rsidRPr="0020048E">
                <w:rPr>
                  <w:rFonts w:ascii="Times New Roman" w:eastAsia="仿宋_GB2312" w:hAnsi="Times New Roman" w:cs="Times New Roman"/>
                  <w:color w:val="auto"/>
                  <w:kern w:val="0"/>
                  <w:sz w:val="18"/>
                  <w:szCs w:val="18"/>
                  <w:lang w:eastAsia="zh-CN"/>
                </w:rPr>
                <w:t>Asymchem</w:t>
              </w:r>
              <w:proofErr w:type="spellEnd"/>
              <w:r w:rsidRPr="0020048E">
                <w:rPr>
                  <w:rFonts w:ascii="Times New Roman" w:eastAsia="仿宋_GB2312" w:hAnsi="Times New Roman" w:cs="Times New Roman"/>
                  <w:color w:val="auto"/>
                  <w:kern w:val="0"/>
                  <w:sz w:val="18"/>
                  <w:szCs w:val="18"/>
                  <w:lang w:eastAsia="zh-CN"/>
                </w:rPr>
                <w:t xml:space="preserve"> previous campaign production data and experience</w:t>
              </w:r>
            </w:ins>
            <w:del w:id="7451" w:author="Xuning Wei12232" w:date="2026-07-27T20:00:00Z">
              <w:r w:rsidRPr="00032BAE" w:rsidDel="00AB1E69">
                <w:rPr>
                  <w:rFonts w:ascii="Times New Roman" w:eastAsia="仿宋_GB2312" w:hAnsi="Times New Roman" w:cs="Times New Roman"/>
                  <w:color w:val="auto"/>
                  <w:kern w:val="0"/>
                  <w:sz w:val="18"/>
                  <w:szCs w:val="18"/>
                  <w:lang w:eastAsia="zh-CN"/>
                </w:rPr>
                <w:delText>According to The Pilot Plant Real Book Page 10-14&amp;10-15, Dimethylformamide is compatible with SS, 316 SS and PTFE; Based on Asymchem previous campaign production data and experience Dimethylformamide is also compatible with Glass, PTFE and SS</w:delText>
              </w:r>
            </w:del>
          </w:p>
        </w:tc>
        <w:tc>
          <w:tcPr>
            <w:tcW w:w="792" w:type="pct"/>
            <w:vMerge/>
            <w:vAlign w:val="center"/>
            <w:tcPrChange w:id="7452" w:author="Xuning Wei12232" w:date="2026-07-27T19:36:00Z">
              <w:tcPr>
                <w:tcW w:w="654" w:type="pct"/>
                <w:vMerge/>
                <w:vAlign w:val="center"/>
              </w:tcPr>
            </w:tcPrChange>
          </w:tcPr>
          <w:p w14:paraId="2E2081E0" w14:textId="77777777" w:rsidR="006A0866" w:rsidRPr="00032BAE" w:rsidRDefault="006A0866" w:rsidP="006A0866">
            <w:pPr>
              <w:spacing w:line="240" w:lineRule="exact"/>
              <w:jc w:val="both"/>
              <w:rPr>
                <w:rFonts w:ascii="Times New Roman" w:eastAsia="仿宋_GB2312" w:hAnsi="Times New Roman" w:cs="Times New Roman"/>
                <w:b/>
                <w:color w:val="auto"/>
                <w:sz w:val="18"/>
                <w:szCs w:val="18"/>
              </w:rPr>
            </w:pPr>
          </w:p>
        </w:tc>
      </w:tr>
      <w:tr w:rsidR="006A0866" w:rsidRPr="00032BAE" w14:paraId="0527F9D2" w14:textId="77777777" w:rsidTr="00046813">
        <w:trPr>
          <w:trHeight w:val="397"/>
          <w:trPrChange w:id="7453" w:author="Xuning Wei12232" w:date="2026-07-27T19:38:00Z">
            <w:trPr>
              <w:trHeight w:val="397"/>
            </w:trPr>
          </w:trPrChange>
        </w:trPr>
        <w:tc>
          <w:tcPr>
            <w:tcW w:w="281" w:type="pct"/>
            <w:vMerge w:val="restart"/>
            <w:shd w:val="clear" w:color="auto" w:fill="FFFFFF" w:themeFill="background1"/>
            <w:vAlign w:val="center"/>
            <w:tcPrChange w:id="7454" w:author="Xuning Wei12232" w:date="2026-07-27T19:38:00Z">
              <w:tcPr>
                <w:tcW w:w="284" w:type="pct"/>
                <w:gridSpan w:val="3"/>
                <w:vMerge w:val="restart"/>
                <w:shd w:val="clear" w:color="auto" w:fill="FFFFFF" w:themeFill="background1"/>
                <w:vAlign w:val="bottom"/>
              </w:tcPr>
            </w:tcPrChange>
          </w:tcPr>
          <w:p w14:paraId="3B13DBA6" w14:textId="6FB4DDD0" w:rsidR="006A0866" w:rsidRPr="00032BAE" w:rsidRDefault="006A0866">
            <w:pPr>
              <w:jc w:val="center"/>
              <w:rPr>
                <w:rFonts w:ascii="Times New Roman" w:eastAsia="仿宋_GB2312" w:hAnsi="Times New Roman" w:cs="Times New Roman"/>
                <w:color w:val="auto"/>
                <w:sz w:val="18"/>
                <w:szCs w:val="18"/>
                <w:lang w:eastAsia="zh-CN"/>
              </w:rPr>
              <w:pPrChange w:id="7455" w:author="Xuning Wei12232" w:date="2026-07-27T19:37:00Z">
                <w:pPr>
                  <w:jc w:val="both"/>
                </w:pPr>
              </w:pPrChange>
            </w:pPr>
            <w:del w:id="7456" w:author="Xuning Wei12232" w:date="2026-07-27T17:29:00Z">
              <w:r w:rsidDel="008A22A7">
                <w:rPr>
                  <w:rFonts w:ascii="Times New Roman" w:eastAsia="仿宋_GB2312" w:hAnsi="Times New Roman" w:cs="Times New Roman"/>
                  <w:color w:val="auto"/>
                  <w:sz w:val="18"/>
                  <w:szCs w:val="18"/>
                  <w:lang w:eastAsia="zh-CN"/>
                </w:rPr>
                <w:lastRenderedPageBreak/>
                <w:delText>88</w:delText>
              </w:r>
            </w:del>
            <w:ins w:id="7457" w:author="Xuning Wei12232" w:date="2026-07-27T17:29:00Z">
              <w:r>
                <w:rPr>
                  <w:rFonts w:ascii="Times New Roman" w:eastAsia="仿宋_GB2312" w:hAnsi="Times New Roman" w:cs="Times New Roman"/>
                  <w:color w:val="auto"/>
                  <w:sz w:val="18"/>
                  <w:szCs w:val="18"/>
                  <w:lang w:eastAsia="zh-CN"/>
                </w:rPr>
                <w:t>21</w:t>
              </w:r>
            </w:ins>
          </w:p>
        </w:tc>
        <w:tc>
          <w:tcPr>
            <w:tcW w:w="1217" w:type="pct"/>
            <w:vMerge w:val="restart"/>
            <w:shd w:val="clear" w:color="auto" w:fill="FFFFFF" w:themeFill="background1"/>
            <w:vAlign w:val="center"/>
            <w:tcPrChange w:id="7458" w:author="Xuning Wei12232" w:date="2026-07-27T19:38:00Z">
              <w:tcPr>
                <w:tcW w:w="1217" w:type="pct"/>
                <w:gridSpan w:val="3"/>
                <w:vMerge w:val="restart"/>
                <w:shd w:val="clear" w:color="auto" w:fill="FFFFFF" w:themeFill="background1"/>
                <w:vAlign w:val="center"/>
              </w:tcPr>
            </w:tcPrChange>
          </w:tcPr>
          <w:p w14:paraId="284AD35F" w14:textId="2CE88D34" w:rsidR="00785032" w:rsidRDefault="00785032" w:rsidP="006A0866">
            <w:pPr>
              <w:jc w:val="both"/>
              <w:rPr>
                <w:ins w:id="7459" w:author="Xuning Wei12232" w:date="2026-07-27T20:23:00Z"/>
                <w:rFonts w:ascii="Times New Roman" w:eastAsia="仿宋_GB2312" w:hAnsi="Times New Roman" w:cs="Times New Roman"/>
                <w:color w:val="000000" w:themeColor="text1"/>
                <w:sz w:val="18"/>
                <w:szCs w:val="18"/>
              </w:rPr>
            </w:pPr>
            <w:ins w:id="7460" w:author="Xuning Wei12232" w:date="2026-07-27T20:23:00Z">
              <w:r w:rsidRPr="006F0556">
                <w:rPr>
                  <w:rFonts w:ascii="Times New Roman" w:eastAsia="仿宋_GB2312" w:hAnsi="Times New Roman" w:cs="Times New Roman"/>
                  <w:color w:val="0000FF"/>
                  <w:sz w:val="18"/>
                  <w:szCs w:val="18"/>
                </w:rPr>
                <w:t>Wash resin</w:t>
              </w:r>
            </w:ins>
          </w:p>
          <w:p w14:paraId="454C0A1B" w14:textId="3DB360DB" w:rsidR="006A0866" w:rsidRPr="00321EFC" w:rsidRDefault="006A0866" w:rsidP="006A0866">
            <w:pPr>
              <w:jc w:val="both"/>
              <w:rPr>
                <w:ins w:id="7461" w:author="Xuning Wei12232" w:date="2026-07-27T16:16:00Z"/>
                <w:rFonts w:ascii="Times New Roman" w:eastAsia="仿宋_GB2312" w:hAnsi="Times New Roman" w:cs="Times New Roman"/>
                <w:color w:val="000000" w:themeColor="text1"/>
                <w:sz w:val="18"/>
                <w:szCs w:val="18"/>
              </w:rPr>
            </w:pPr>
            <w:ins w:id="7462" w:author="Xuning Wei12232" w:date="2026-07-27T16:16:00Z">
              <w:r>
                <w:rPr>
                  <w:rFonts w:ascii="Times New Roman" w:eastAsia="仿宋_GB2312" w:hAnsi="Times New Roman" w:cs="Times New Roman"/>
                  <w:color w:val="000000" w:themeColor="text1"/>
                  <w:sz w:val="18"/>
                  <w:szCs w:val="18"/>
                </w:rPr>
                <w:t xml:space="preserve">1. </w:t>
              </w:r>
              <w:r w:rsidRPr="00321EFC">
                <w:rPr>
                  <w:rFonts w:ascii="Times New Roman" w:eastAsia="仿宋_GB2312" w:hAnsi="Times New Roman" w:cs="Times New Roman"/>
                  <w:color w:val="000000" w:themeColor="text1"/>
                  <w:sz w:val="18"/>
                  <w:szCs w:val="18"/>
                </w:rPr>
                <w:t>Add 10.0 V Toluene (8.720 kg/kg) into</w:t>
              </w:r>
              <w:r w:rsidRPr="00321EFC">
                <w:rPr>
                  <w:rFonts w:ascii="Times New Roman" w:eastAsia="等线" w:hAnsi="Times New Roman" w:cs="Times New Roman"/>
                  <w:color w:val="000000" w:themeColor="text1"/>
                  <w:sz w:val="18"/>
                  <w:szCs w:val="18"/>
                </w:rPr>
                <w:t xml:space="preserve"> </w:t>
              </w:r>
              <w:r w:rsidRPr="006F0556">
                <w:rPr>
                  <w:rFonts w:ascii="Times New Roman" w:eastAsia="仿宋_GB2312" w:hAnsi="Times New Roman" w:cs="Times New Roman"/>
                  <w:color w:val="000000" w:themeColor="text1"/>
                  <w:sz w:val="18"/>
                  <w:szCs w:val="18"/>
                </w:rPr>
                <w:t>TJ4S-1213-Sy15</w:t>
              </w:r>
              <w:r w:rsidRPr="00321EFC">
                <w:rPr>
                  <w:rFonts w:ascii="Times New Roman" w:eastAsia="仿宋_GB2312" w:hAnsi="Times New Roman" w:cs="Times New Roman"/>
                  <w:color w:val="000000" w:themeColor="text1"/>
                  <w:sz w:val="18"/>
                  <w:szCs w:val="18"/>
                </w:rPr>
                <w:t xml:space="preserve"> by </w:t>
              </w:r>
            </w:ins>
            <w:ins w:id="7463" w:author="Xuning Wei12232" w:date="2026-09-05T20:29:00Z">
              <w:r w:rsidR="00E339D9" w:rsidRPr="00E339D9">
                <w:rPr>
                  <w:rFonts w:ascii="Times New Roman" w:eastAsia="仿宋_GB2312" w:hAnsi="Times New Roman" w:cs="Times New Roman"/>
                  <w:color w:val="FF0000"/>
                  <w:sz w:val="18"/>
                  <w:szCs w:val="18"/>
                </w:rPr>
                <w:t>insert tube and diaphragm pump.</w:t>
              </w:r>
            </w:ins>
            <w:ins w:id="7464" w:author="Xuning Wei12232" w:date="2026-07-27T16:16:00Z">
              <w:r w:rsidRPr="00321EFC">
                <w:rPr>
                  <w:rFonts w:ascii="Times New Roman" w:eastAsia="仿宋_GB2312" w:hAnsi="Times New Roman" w:cs="Times New Roman"/>
                  <w:color w:val="000000" w:themeColor="text1"/>
                  <w:sz w:val="18"/>
                  <w:szCs w:val="18"/>
                </w:rPr>
                <w:t xml:space="preserve"> Bubble with nitrogen for 5±2</w:t>
              </w:r>
            </w:ins>
            <w:ins w:id="7465" w:author="Johan Granander" w:date="2026-07-28T13:37:00Z">
              <w:r w:rsidR="00A0716C">
                <w:rPr>
                  <w:rFonts w:ascii="Times New Roman" w:eastAsia="仿宋_GB2312" w:hAnsi="Times New Roman" w:cs="Times New Roman"/>
                  <w:color w:val="000000" w:themeColor="text1"/>
                  <w:sz w:val="18"/>
                  <w:szCs w:val="18"/>
                </w:rPr>
                <w:t xml:space="preserve"> </w:t>
              </w:r>
            </w:ins>
            <w:ins w:id="7466" w:author="Xuning Wei12232" w:date="2026-07-27T16:16:00Z">
              <w:r w:rsidRPr="00321EFC">
                <w:rPr>
                  <w:rFonts w:ascii="Times New Roman" w:eastAsia="仿宋_GB2312" w:hAnsi="Times New Roman" w:cs="Times New Roman"/>
                  <w:color w:val="000000" w:themeColor="text1"/>
                  <w:sz w:val="18"/>
                  <w:szCs w:val="18"/>
                </w:rPr>
                <w:t>min, then start the stirrer. After stirring for 25±5</w:t>
              </w:r>
            </w:ins>
            <w:ins w:id="7467" w:author="Johan Granander" w:date="2026-07-28T13:37:00Z">
              <w:r w:rsidR="00A0716C">
                <w:rPr>
                  <w:rFonts w:ascii="Times New Roman" w:eastAsia="仿宋_GB2312" w:hAnsi="Times New Roman" w:cs="Times New Roman"/>
                  <w:color w:val="000000" w:themeColor="text1"/>
                  <w:sz w:val="18"/>
                  <w:szCs w:val="18"/>
                </w:rPr>
                <w:t xml:space="preserve"> </w:t>
              </w:r>
            </w:ins>
            <w:ins w:id="7468" w:author="Xuning Wei12232" w:date="2026-07-27T16:16:00Z">
              <w:r w:rsidRPr="00321EFC">
                <w:rPr>
                  <w:rFonts w:ascii="Times New Roman" w:eastAsia="仿宋_GB2312" w:hAnsi="Times New Roman" w:cs="Times New Roman"/>
                  <w:color w:val="000000" w:themeColor="text1"/>
                  <w:sz w:val="18"/>
                  <w:szCs w:val="18"/>
                </w:rPr>
                <w:t xml:space="preserve">min, stop stirring, turn off the nitrogen. Drain until there is no obvious drip. </w:t>
              </w:r>
            </w:ins>
          </w:p>
          <w:p w14:paraId="112C8747" w14:textId="055852B8" w:rsidR="006A0866" w:rsidRPr="00321EFC" w:rsidRDefault="006A0866" w:rsidP="006A0866">
            <w:pPr>
              <w:jc w:val="both"/>
              <w:rPr>
                <w:ins w:id="7469" w:author="Xuning Wei12232" w:date="2026-07-27T16:16:00Z"/>
                <w:rFonts w:ascii="Times New Roman" w:eastAsia="仿宋_GB2312" w:hAnsi="Times New Roman" w:cs="Times New Roman"/>
                <w:color w:val="000000" w:themeColor="text1"/>
                <w:sz w:val="18"/>
                <w:szCs w:val="18"/>
              </w:rPr>
            </w:pPr>
            <w:ins w:id="7470" w:author="Xuning Wei12232" w:date="2026-07-27T16:16:00Z">
              <w:r>
                <w:rPr>
                  <w:rFonts w:ascii="Times New Roman" w:eastAsia="仿宋_GB2312" w:hAnsi="Times New Roman" w:cs="Times New Roman"/>
                  <w:color w:val="000000" w:themeColor="text1"/>
                  <w:sz w:val="18"/>
                  <w:szCs w:val="18"/>
                </w:rPr>
                <w:t xml:space="preserve">2. </w:t>
              </w:r>
              <w:r w:rsidRPr="00321EFC">
                <w:rPr>
                  <w:rFonts w:ascii="Times New Roman" w:eastAsia="仿宋_GB2312" w:hAnsi="Times New Roman" w:cs="Times New Roman"/>
                  <w:color w:val="000000" w:themeColor="text1"/>
                  <w:sz w:val="18"/>
                  <w:szCs w:val="18"/>
                </w:rPr>
                <w:t xml:space="preserve">Add 10.0 V MTBE (7.410 kg/kg) into </w:t>
              </w:r>
              <w:r w:rsidRPr="006F0556">
                <w:rPr>
                  <w:rFonts w:ascii="Times New Roman" w:eastAsia="仿宋_GB2312" w:hAnsi="Times New Roman" w:cs="Times New Roman"/>
                  <w:color w:val="000000" w:themeColor="text1"/>
                  <w:sz w:val="18"/>
                  <w:szCs w:val="18"/>
                </w:rPr>
                <w:t>TJ4S-1213-Sy15</w:t>
              </w:r>
              <w:r w:rsidRPr="00321EFC">
                <w:rPr>
                  <w:rFonts w:ascii="Times New Roman" w:eastAsia="仿宋_GB2312" w:hAnsi="Times New Roman" w:cs="Times New Roman"/>
                  <w:color w:val="000000" w:themeColor="text1"/>
                  <w:sz w:val="18"/>
                  <w:szCs w:val="18"/>
                </w:rPr>
                <w:t>. Bubble with nitrogen for 5±2</w:t>
              </w:r>
            </w:ins>
            <w:ins w:id="7471" w:author="Johan Granander" w:date="2026-07-28T13:37:00Z">
              <w:r w:rsidR="00A0716C">
                <w:rPr>
                  <w:rFonts w:ascii="Times New Roman" w:eastAsia="仿宋_GB2312" w:hAnsi="Times New Roman" w:cs="Times New Roman"/>
                  <w:color w:val="000000" w:themeColor="text1"/>
                  <w:sz w:val="18"/>
                  <w:szCs w:val="18"/>
                </w:rPr>
                <w:t xml:space="preserve"> </w:t>
              </w:r>
            </w:ins>
            <w:ins w:id="7472" w:author="Xuning Wei12232" w:date="2026-07-27T16:16:00Z">
              <w:r w:rsidRPr="00321EFC">
                <w:rPr>
                  <w:rFonts w:ascii="Times New Roman" w:eastAsia="仿宋_GB2312" w:hAnsi="Times New Roman" w:cs="Times New Roman"/>
                  <w:color w:val="000000" w:themeColor="text1"/>
                  <w:sz w:val="18"/>
                  <w:szCs w:val="18"/>
                </w:rPr>
                <w:t>min, then start the stirrer. After stirring for 15±5</w:t>
              </w:r>
            </w:ins>
            <w:ins w:id="7473" w:author="Johan Granander" w:date="2026-07-28T13:37:00Z">
              <w:r w:rsidR="00A0716C">
                <w:rPr>
                  <w:rFonts w:ascii="Times New Roman" w:eastAsia="仿宋_GB2312" w:hAnsi="Times New Roman" w:cs="Times New Roman"/>
                  <w:color w:val="000000" w:themeColor="text1"/>
                  <w:sz w:val="18"/>
                  <w:szCs w:val="18"/>
                </w:rPr>
                <w:t xml:space="preserve"> </w:t>
              </w:r>
            </w:ins>
            <w:ins w:id="7474" w:author="Xuning Wei12232" w:date="2026-07-27T16:16:00Z">
              <w:r w:rsidRPr="00321EFC">
                <w:rPr>
                  <w:rFonts w:ascii="Times New Roman" w:eastAsia="仿宋_GB2312" w:hAnsi="Times New Roman" w:cs="Times New Roman"/>
                  <w:color w:val="000000" w:themeColor="text1"/>
                  <w:sz w:val="18"/>
                  <w:szCs w:val="18"/>
                </w:rPr>
                <w:t xml:space="preserve">min, stop stirring, turn off the nitrogen. Drain until there is no obvious drip. </w:t>
              </w:r>
            </w:ins>
          </w:p>
          <w:p w14:paraId="03DE53B6" w14:textId="5A9C2A42" w:rsidR="006A0866" w:rsidRPr="00032BAE" w:rsidRDefault="006A0866" w:rsidP="006A0866">
            <w:pPr>
              <w:jc w:val="both"/>
              <w:rPr>
                <w:rFonts w:ascii="Times New Roman" w:eastAsia="仿宋_GB2312" w:hAnsi="Times New Roman" w:cs="Times New Roman"/>
                <w:color w:val="auto"/>
                <w:sz w:val="18"/>
                <w:szCs w:val="18"/>
              </w:rPr>
            </w:pPr>
            <w:ins w:id="7475" w:author="Xuning Wei12232" w:date="2026-07-27T16:16:00Z">
              <w:r>
                <w:rPr>
                  <w:rFonts w:ascii="Times New Roman" w:eastAsia="仿宋_GB2312" w:hAnsi="Times New Roman" w:cs="Times New Roman"/>
                  <w:color w:val="000000" w:themeColor="text1"/>
                  <w:sz w:val="18"/>
                  <w:szCs w:val="18"/>
                </w:rPr>
                <w:t xml:space="preserve">3. </w:t>
              </w:r>
              <w:r w:rsidRPr="00321EFC">
                <w:rPr>
                  <w:rFonts w:ascii="Times New Roman" w:eastAsia="仿宋_GB2312" w:hAnsi="Times New Roman" w:cs="Times New Roman"/>
                  <w:color w:val="000000" w:themeColor="text1"/>
                  <w:sz w:val="18"/>
                  <w:szCs w:val="18"/>
                </w:rPr>
                <w:t>Add 10.0 V MTBE (7.410 kg/kg) into</w:t>
              </w:r>
              <w:r w:rsidRPr="00321EFC">
                <w:rPr>
                  <w:rFonts w:ascii="Times New Roman" w:eastAsia="等线" w:hAnsi="Times New Roman" w:cs="Times New Roman"/>
                  <w:color w:val="000000" w:themeColor="text1"/>
                  <w:sz w:val="18"/>
                  <w:szCs w:val="18"/>
                </w:rPr>
                <w:t xml:space="preserve"> </w:t>
              </w:r>
              <w:r w:rsidRPr="006F0556">
                <w:rPr>
                  <w:rFonts w:ascii="Times New Roman" w:eastAsia="仿宋_GB2312" w:hAnsi="Times New Roman" w:cs="Times New Roman"/>
                  <w:color w:val="000000" w:themeColor="text1"/>
                  <w:sz w:val="18"/>
                  <w:szCs w:val="18"/>
                </w:rPr>
                <w:t>TJ4S-1213-Sy15</w:t>
              </w:r>
              <w:r w:rsidRPr="00321EFC">
                <w:rPr>
                  <w:rFonts w:ascii="Times New Roman" w:eastAsia="仿宋_GB2312" w:hAnsi="Times New Roman" w:cs="Times New Roman"/>
                  <w:color w:val="000000" w:themeColor="text1"/>
                  <w:sz w:val="18"/>
                  <w:szCs w:val="18"/>
                </w:rPr>
                <w:t>. Bubble with nitrogen for 5±2</w:t>
              </w:r>
            </w:ins>
            <w:ins w:id="7476" w:author="Johan Granander" w:date="2026-07-28T13:37:00Z">
              <w:r w:rsidR="00A0716C">
                <w:rPr>
                  <w:rFonts w:ascii="Times New Roman" w:eastAsia="仿宋_GB2312" w:hAnsi="Times New Roman" w:cs="Times New Roman"/>
                  <w:color w:val="000000" w:themeColor="text1"/>
                  <w:sz w:val="18"/>
                  <w:szCs w:val="18"/>
                </w:rPr>
                <w:t xml:space="preserve"> </w:t>
              </w:r>
            </w:ins>
            <w:ins w:id="7477" w:author="Xuning Wei12232" w:date="2026-07-27T16:16:00Z">
              <w:r w:rsidRPr="00321EFC">
                <w:rPr>
                  <w:rFonts w:ascii="Times New Roman" w:eastAsia="仿宋_GB2312" w:hAnsi="Times New Roman" w:cs="Times New Roman"/>
                  <w:color w:val="000000" w:themeColor="text1"/>
                  <w:sz w:val="18"/>
                  <w:szCs w:val="18"/>
                </w:rPr>
                <w:t>min, then start the stirrer. After stirring for 15±5</w:t>
              </w:r>
            </w:ins>
            <w:ins w:id="7478" w:author="Johan Granander" w:date="2026-07-28T13:37:00Z">
              <w:r w:rsidR="00A0716C">
                <w:rPr>
                  <w:rFonts w:ascii="Times New Roman" w:eastAsia="仿宋_GB2312" w:hAnsi="Times New Roman" w:cs="Times New Roman"/>
                  <w:color w:val="000000" w:themeColor="text1"/>
                  <w:sz w:val="18"/>
                  <w:szCs w:val="18"/>
                </w:rPr>
                <w:t xml:space="preserve"> </w:t>
              </w:r>
            </w:ins>
            <w:ins w:id="7479" w:author="Xuning Wei12232" w:date="2026-07-27T16:16:00Z">
              <w:r w:rsidRPr="00321EFC">
                <w:rPr>
                  <w:rFonts w:ascii="Times New Roman" w:eastAsia="仿宋_GB2312" w:hAnsi="Times New Roman" w:cs="Times New Roman"/>
                  <w:color w:val="000000" w:themeColor="text1"/>
                  <w:sz w:val="18"/>
                  <w:szCs w:val="18"/>
                </w:rPr>
                <w:t>min, stop stirring, turn off the nitrogen. Drain until there is no obvious drip.</w:t>
              </w:r>
            </w:ins>
            <w:del w:id="7480" w:author="Xuning Wei12232" w:date="2026-07-27T16:16:00Z">
              <w:r w:rsidRPr="00FF0209" w:rsidDel="00C51FCF">
                <w:rPr>
                  <w:rFonts w:ascii="Times New Roman" w:eastAsia="仿宋_GB2312" w:hAnsi="Times New Roman" w:cs="Times New Roman"/>
                  <w:color w:val="000000" w:themeColor="text1"/>
                  <w:sz w:val="18"/>
                  <w:szCs w:val="18"/>
                </w:rPr>
                <w:delText xml:space="preserve">Add 10.0 V Isopropyl Acetate (8.730 kg/kg) </w:delText>
              </w:r>
              <w:r w:rsidRPr="00FF0209" w:rsidDel="00C51FCF">
                <w:rPr>
                  <w:rFonts w:ascii="Times New Roman" w:eastAsia="仿宋_GB2312" w:hAnsi="Times New Roman" w:cs="Times New Roman"/>
                  <w:color w:val="000000" w:themeColor="text1"/>
                  <w:sz w:val="18"/>
                  <w:szCs w:val="18"/>
                  <w:lang w:eastAsia="zh-CN"/>
                </w:rPr>
                <w:delText xml:space="preserve">into </w:delText>
              </w:r>
              <w:r w:rsidRPr="00FF0209" w:rsidDel="00C51FCF">
                <w:rPr>
                  <w:rFonts w:ascii="Times New Roman" w:eastAsia="仿宋_GB2312" w:hAnsi="Times New Roman" w:cs="Times New Roman"/>
                  <w:b/>
                  <w:color w:val="000000" w:themeColor="text1"/>
                  <w:sz w:val="18"/>
                  <w:szCs w:val="18"/>
                  <w:lang w:eastAsia="zh-CN"/>
                </w:rPr>
                <w:delText>TJ4S-1213-Sy15</w:delText>
              </w:r>
              <w:r w:rsidRPr="00FF0209" w:rsidDel="00C51FCF">
                <w:rPr>
                  <w:rFonts w:ascii="Times New Roman" w:eastAsia="仿宋_GB2312" w:hAnsi="Times New Roman" w:cs="Times New Roman"/>
                  <w:color w:val="000000" w:themeColor="text1"/>
                  <w:sz w:val="18"/>
                  <w:szCs w:val="18"/>
                  <w:lang w:eastAsia="zh-CN"/>
                </w:rPr>
                <w:delText>. Bubble with nitrogen for 5±2min, then start the stirrer. After stirring for 5±2min, stop stirring, turn off the nitrogen. Drain until there is no obvious drip. Move to next operation. Perform this operation for 10 times,</w:delText>
              </w:r>
              <w:r w:rsidRPr="00FF0209" w:rsidDel="00C51FCF">
                <w:rPr>
                  <w:rFonts w:ascii="Times New Roman" w:hAnsi="Times New Roman" w:cs="Times New Roman"/>
                  <w:color w:val="000000" w:themeColor="text1"/>
                  <w:sz w:val="18"/>
                  <w:szCs w:val="18"/>
                </w:rPr>
                <w:delText xml:space="preserve"> </w:delText>
              </w:r>
              <w:r w:rsidRPr="00FF0209" w:rsidDel="00C51FCF">
                <w:rPr>
                  <w:rFonts w:ascii="Times New Roman" w:eastAsia="仿宋_GB2312" w:hAnsi="Times New Roman" w:cs="Times New Roman"/>
                  <w:color w:val="000000" w:themeColor="text1"/>
                  <w:sz w:val="18"/>
                  <w:szCs w:val="18"/>
                  <w:lang w:eastAsia="zh-CN"/>
                </w:rPr>
                <w:delText xml:space="preserve">Starting with the 10th wash, sample the isopropyl acetate washing solution during stirring and develop with chloranil, compare the color with the standard 500ppm </w:delText>
              </w:r>
            </w:del>
            <w:del w:id="7481" w:author="Xuning Wei12232" w:date="2026-06-06T10:54:00Z">
              <w:r w:rsidRPr="00FF0209" w:rsidDel="00EE6870">
                <w:rPr>
                  <w:rFonts w:ascii="Times New Roman" w:eastAsia="仿宋_GB2312" w:hAnsi="Times New Roman" w:cs="Times New Roman"/>
                  <w:color w:val="000000" w:themeColor="text1"/>
                  <w:sz w:val="18"/>
                  <w:szCs w:val="18"/>
                  <w:lang w:eastAsia="zh-CN"/>
                </w:rPr>
                <w:delText xml:space="preserve">piperidine solution </w:delText>
              </w:r>
            </w:del>
            <w:del w:id="7482" w:author="Xuning Wei12232" w:date="2026-07-27T16:16:00Z">
              <w:r w:rsidRPr="00FF0209" w:rsidDel="00C51FCF">
                <w:rPr>
                  <w:rFonts w:ascii="Times New Roman" w:eastAsia="仿宋_GB2312" w:hAnsi="Times New Roman" w:cs="Times New Roman"/>
                  <w:color w:val="000000" w:themeColor="text1"/>
                  <w:sz w:val="18"/>
                  <w:szCs w:val="18"/>
                  <w:lang w:eastAsia="zh-CN"/>
                </w:rPr>
                <w:delText>as reference solution. If the color is darker than the reference solution, repeat the IPAC wash twice. Sample again. Repeat until the color of the washing solution’s chloranil test is lighter or consistent with the reference solution</w:delText>
              </w:r>
            </w:del>
            <w:ins w:id="7483" w:author="Johan Granander" w:date="2026-05-04T11:38:00Z">
              <w:del w:id="7484" w:author="Xuning Wei12232" w:date="2026-07-27T16:16:00Z">
                <w:r w:rsidRPr="00FF0209" w:rsidDel="00C51FCF">
                  <w:rPr>
                    <w:rFonts w:ascii="Times New Roman" w:eastAsia="仿宋_GB2312" w:hAnsi="Times New Roman" w:cs="Times New Roman"/>
                    <w:color w:val="000000" w:themeColor="text1"/>
                    <w:sz w:val="18"/>
                    <w:szCs w:val="18"/>
                    <w:lang w:eastAsia="zh-CN"/>
                  </w:rPr>
                  <w:delText xml:space="preserve"> </w:delText>
                </w:r>
              </w:del>
            </w:ins>
            <w:del w:id="7485" w:author="Xuning Wei12232" w:date="2026-07-27T16:16:00Z">
              <w:r w:rsidRPr="00FF0209" w:rsidDel="00C51FCF">
                <w:rPr>
                  <w:rFonts w:ascii="Times New Roman" w:eastAsia="仿宋_GB2312" w:hAnsi="Times New Roman" w:cs="Times New Roman"/>
                  <w:color w:val="000000" w:themeColor="text1"/>
                  <w:sz w:val="18"/>
                  <w:szCs w:val="18"/>
                  <w:lang w:eastAsia="zh-CN"/>
                </w:rPr>
                <w:delText>and then move to next operation.</w:delText>
              </w:r>
            </w:del>
          </w:p>
        </w:tc>
        <w:tc>
          <w:tcPr>
            <w:tcW w:w="1046" w:type="pct"/>
            <w:vMerge w:val="restart"/>
            <w:shd w:val="clear" w:color="auto" w:fill="FFFFFF" w:themeFill="background1"/>
            <w:vAlign w:val="center"/>
            <w:tcPrChange w:id="7486" w:author="Xuning Wei12232" w:date="2026-07-27T19:38:00Z">
              <w:tcPr>
                <w:tcW w:w="1049" w:type="pct"/>
                <w:gridSpan w:val="5"/>
                <w:vMerge w:val="restart"/>
                <w:shd w:val="clear" w:color="auto" w:fill="FFFFFF" w:themeFill="background1"/>
                <w:vAlign w:val="center"/>
              </w:tcPr>
            </w:tcPrChange>
          </w:tcPr>
          <w:p w14:paraId="6086AF32" w14:textId="77777777" w:rsidR="006A0866" w:rsidRPr="00032BAE" w:rsidRDefault="006A0866" w:rsidP="006A0866">
            <w:pPr>
              <w:rPr>
                <w:ins w:id="7487" w:author="Xuning Wei12232" w:date="2026-07-27T17:23:00Z"/>
                <w:rFonts w:ascii="Times New Roman" w:hAnsi="Times New Roman" w:cs="Times New Roman"/>
                <w:color w:val="auto"/>
                <w:sz w:val="18"/>
                <w:szCs w:val="18"/>
                <w:shd w:val="clear" w:color="auto" w:fill="FFFFFF"/>
              </w:rPr>
            </w:pPr>
            <w:ins w:id="7488" w:author="Xuning Wei12232" w:date="2026-07-27T17:23: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9FC0AA0" w14:textId="77777777" w:rsidR="006A0866" w:rsidRPr="004634A5" w:rsidRDefault="006A0866" w:rsidP="006A0866">
            <w:pPr>
              <w:rPr>
                <w:ins w:id="7489" w:author="Xuning Wei12232" w:date="2026-07-27T17:23:00Z"/>
                <w:rFonts w:ascii="Times New Roman" w:eastAsiaTheme="minorEastAsia" w:hAnsi="Times New Roman" w:cs="Times New Roman"/>
                <w:color w:val="auto"/>
                <w:sz w:val="18"/>
                <w:szCs w:val="18"/>
                <w:shd w:val="clear" w:color="auto" w:fill="FFFFFF"/>
                <w:lang w:eastAsia="zh-CN"/>
              </w:rPr>
            </w:pPr>
            <w:ins w:id="7490" w:author="Xuning Wei12232" w:date="2026-07-27T17:23: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45306076" w14:textId="77777777" w:rsidR="006A0866" w:rsidRPr="002B446D" w:rsidRDefault="006A0866" w:rsidP="006A0866">
            <w:pPr>
              <w:rPr>
                <w:ins w:id="7491" w:author="Xuning Wei12232" w:date="2026-07-27T17:23:00Z"/>
                <w:rFonts w:ascii="Times New Roman" w:hAnsi="Times New Roman" w:cs="Times New Roman"/>
                <w:color w:val="0000FF"/>
                <w:sz w:val="18"/>
                <w:szCs w:val="18"/>
                <w:shd w:val="clear" w:color="auto" w:fill="FFFFFF"/>
              </w:rPr>
            </w:pPr>
            <w:ins w:id="7492" w:author="Xuning Wei12232" w:date="2026-07-27T17:23: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BF15B84" w14:textId="77777777" w:rsidR="006A0866" w:rsidRPr="00032BAE" w:rsidRDefault="006A0866" w:rsidP="006A0866">
            <w:pPr>
              <w:rPr>
                <w:ins w:id="7493" w:author="Xuning Wei12232" w:date="2026-07-27T17:23:00Z"/>
                <w:rFonts w:ascii="Times New Roman" w:hAnsi="Times New Roman" w:cs="Times New Roman"/>
                <w:color w:val="auto"/>
                <w:sz w:val="18"/>
                <w:szCs w:val="18"/>
                <w:shd w:val="clear" w:color="auto" w:fill="FFFFFF"/>
              </w:rPr>
            </w:pPr>
            <w:ins w:id="7494" w:author="Xuning Wei12232" w:date="2026-07-27T17:23:00Z">
              <w:r w:rsidRPr="00032BAE">
                <w:rPr>
                  <w:rFonts w:ascii="Times New Roman" w:hAnsi="Times New Roman" w:cs="Times New Roman"/>
                  <w:color w:val="auto"/>
                  <w:sz w:val="18"/>
                  <w:szCs w:val="18"/>
                  <w:shd w:val="clear" w:color="auto" w:fill="FFFFFF"/>
                </w:rPr>
                <w:t>Sight glass: Glass</w:t>
              </w:r>
            </w:ins>
          </w:p>
          <w:p w14:paraId="2550D030" w14:textId="77777777" w:rsidR="006A0866" w:rsidRPr="00032BAE" w:rsidRDefault="006A0866" w:rsidP="006A0866">
            <w:pPr>
              <w:rPr>
                <w:ins w:id="7495" w:author="Xuning Wei12232" w:date="2026-07-27T17:23:00Z"/>
                <w:rFonts w:ascii="Times New Roman" w:hAnsi="Times New Roman" w:cs="Times New Roman"/>
                <w:color w:val="auto"/>
                <w:sz w:val="18"/>
                <w:szCs w:val="18"/>
                <w:shd w:val="clear" w:color="auto" w:fill="FFFFFF"/>
              </w:rPr>
            </w:pPr>
            <w:ins w:id="7496" w:author="Xuning Wei12232" w:date="2026-07-27T17:23:00Z">
              <w:r w:rsidRPr="00032BAE">
                <w:rPr>
                  <w:rFonts w:ascii="Times New Roman" w:hAnsi="Times New Roman" w:cs="Times New Roman"/>
                  <w:color w:val="auto"/>
                  <w:sz w:val="18"/>
                  <w:szCs w:val="18"/>
                  <w:shd w:val="clear" w:color="auto" w:fill="FFFFFF"/>
                </w:rPr>
                <w:t>Transfer pump material: SS316+PTFE,</w:t>
              </w:r>
            </w:ins>
          </w:p>
          <w:p w14:paraId="284F9762" w14:textId="77777777" w:rsidR="006A0866" w:rsidRPr="00032BAE" w:rsidRDefault="006A0866" w:rsidP="006A0866">
            <w:pPr>
              <w:rPr>
                <w:ins w:id="7497" w:author="Xuning Wei12232" w:date="2026-07-27T17:23:00Z"/>
                <w:rFonts w:ascii="Times New Roman" w:hAnsi="Times New Roman" w:cs="Times New Roman"/>
                <w:color w:val="auto"/>
                <w:sz w:val="18"/>
                <w:szCs w:val="18"/>
                <w:shd w:val="clear" w:color="auto" w:fill="FFFFFF"/>
              </w:rPr>
            </w:pPr>
            <w:ins w:id="7498" w:author="Xuning Wei12232" w:date="2026-07-27T17:23: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06F4B31" w14:textId="77777777" w:rsidR="006A0866" w:rsidRPr="00032BAE" w:rsidRDefault="006A0866" w:rsidP="006A0866">
            <w:pPr>
              <w:rPr>
                <w:ins w:id="7499" w:author="Xuning Wei12232" w:date="2026-07-27T17:23:00Z"/>
                <w:rFonts w:ascii="Times New Roman" w:hAnsi="Times New Roman" w:cs="Times New Roman"/>
                <w:color w:val="auto"/>
                <w:sz w:val="18"/>
                <w:szCs w:val="18"/>
                <w:shd w:val="clear" w:color="auto" w:fill="FFFFFF"/>
              </w:rPr>
            </w:pPr>
            <w:ins w:id="7500" w:author="Xuning Wei12232" w:date="2026-07-27T17:23:00Z">
              <w:r w:rsidRPr="00032BAE">
                <w:rPr>
                  <w:rFonts w:ascii="Times New Roman" w:hAnsi="Times New Roman" w:cs="Times New Roman"/>
                  <w:color w:val="auto"/>
                  <w:sz w:val="18"/>
                  <w:szCs w:val="18"/>
                  <w:shd w:val="clear" w:color="auto" w:fill="FFFFFF"/>
                </w:rPr>
                <w:t>Pipeline material: 316L</w:t>
              </w:r>
            </w:ins>
          </w:p>
          <w:p w14:paraId="18A4604F" w14:textId="77777777" w:rsidR="006A0866" w:rsidRPr="00DF173A" w:rsidRDefault="006A0866" w:rsidP="006A0866">
            <w:pPr>
              <w:rPr>
                <w:ins w:id="7501" w:author="Xuning Wei12232" w:date="2026-07-27T17:23:00Z"/>
                <w:rFonts w:ascii="Times New Roman" w:hAnsi="Times New Roman" w:cs="Times New Roman"/>
                <w:color w:val="FF0000"/>
                <w:sz w:val="18"/>
                <w:szCs w:val="18"/>
                <w:shd w:val="clear" w:color="auto" w:fill="FFFFFF"/>
                <w:rPrChange w:id="7502" w:author="Johan Granander" w:date="2026-07-28T15:07:00Z">
                  <w:rPr>
                    <w:ins w:id="7503" w:author="Xuning Wei12232" w:date="2026-07-27T17:23:00Z"/>
                    <w:rFonts w:ascii="Times New Roman" w:hAnsi="Times New Roman" w:cs="Times New Roman"/>
                    <w:color w:val="FF0000"/>
                    <w:sz w:val="18"/>
                    <w:szCs w:val="18"/>
                    <w:shd w:val="clear" w:color="auto" w:fill="FFFFFF"/>
                    <w:lang w:val="sv-SE"/>
                  </w:rPr>
                </w:rPrChange>
              </w:rPr>
            </w:pPr>
            <w:ins w:id="7504" w:author="Xuning Wei12232" w:date="2026-07-27T17:23:00Z">
              <w:r w:rsidRPr="00DF173A">
                <w:rPr>
                  <w:rFonts w:ascii="Times New Roman" w:hAnsi="Times New Roman" w:cs="Times New Roman"/>
                  <w:color w:val="FF0000"/>
                  <w:sz w:val="18"/>
                  <w:szCs w:val="18"/>
                  <w:shd w:val="clear" w:color="auto" w:fill="FFFFFF"/>
                  <w:rPrChange w:id="7505" w:author="Johan Granander" w:date="2026-07-28T15:07: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750F7171" w14:textId="77777777" w:rsidR="006A0866" w:rsidRPr="00DF173A" w:rsidRDefault="006A0866" w:rsidP="006A0866">
            <w:pPr>
              <w:rPr>
                <w:ins w:id="7506" w:author="Xuning Wei12232" w:date="2026-07-27T17:23:00Z"/>
                <w:rFonts w:ascii="Times New Roman" w:hAnsi="Times New Roman" w:cs="Times New Roman"/>
                <w:color w:val="auto"/>
                <w:sz w:val="18"/>
                <w:szCs w:val="18"/>
                <w:shd w:val="clear" w:color="auto" w:fill="FFFFFF"/>
                <w:rPrChange w:id="7507" w:author="Johan Granander" w:date="2026-07-28T15:07:00Z">
                  <w:rPr>
                    <w:ins w:id="7508" w:author="Xuning Wei12232" w:date="2026-07-27T17:23:00Z"/>
                    <w:rFonts w:ascii="Times New Roman" w:hAnsi="Times New Roman" w:cs="Times New Roman"/>
                    <w:color w:val="auto"/>
                    <w:sz w:val="18"/>
                    <w:szCs w:val="18"/>
                    <w:shd w:val="clear" w:color="auto" w:fill="FFFFFF"/>
                    <w:lang w:val="sv-SE"/>
                  </w:rPr>
                </w:rPrChange>
              </w:rPr>
            </w:pPr>
            <w:ins w:id="7509" w:author="Xuning Wei12232" w:date="2026-07-27T17:23:00Z">
              <w:r w:rsidRPr="00DF173A">
                <w:rPr>
                  <w:rFonts w:ascii="Times New Roman" w:hAnsi="Times New Roman" w:cs="Times New Roman"/>
                  <w:color w:val="auto"/>
                  <w:sz w:val="18"/>
                  <w:szCs w:val="18"/>
                  <w:shd w:val="clear" w:color="auto" w:fill="FFFFFF"/>
                  <w:rPrChange w:id="7510" w:author="Johan Granander" w:date="2026-07-28T15:07:00Z">
                    <w:rPr>
                      <w:rFonts w:ascii="Times New Roman" w:hAnsi="Times New Roman" w:cs="Times New Roman"/>
                      <w:color w:val="auto"/>
                      <w:sz w:val="18"/>
                      <w:szCs w:val="18"/>
                      <w:shd w:val="clear" w:color="auto" w:fill="FFFFFF"/>
                      <w:lang w:val="sv-SE"/>
                    </w:rPr>
                  </w:rPrChange>
                </w:rPr>
                <w:t>Mass flow meter: SS</w:t>
              </w:r>
            </w:ins>
          </w:p>
          <w:p w14:paraId="6C7FE579" w14:textId="77777777" w:rsidR="006A0866" w:rsidRPr="00032BAE" w:rsidRDefault="006A0866" w:rsidP="006A0866">
            <w:pPr>
              <w:rPr>
                <w:ins w:id="7511" w:author="Xuning Wei12232" w:date="2026-07-27T17:23:00Z"/>
                <w:rFonts w:ascii="Times New Roman" w:hAnsi="Times New Roman" w:cs="Times New Roman"/>
                <w:b/>
                <w:color w:val="auto"/>
                <w:sz w:val="18"/>
                <w:szCs w:val="18"/>
                <w:shd w:val="clear" w:color="auto" w:fill="FFFFFF"/>
              </w:rPr>
            </w:pPr>
            <w:ins w:id="7512" w:author="Xuning Wei12232" w:date="2026-07-27T17:23:00Z">
              <w:r w:rsidRPr="00032BAE">
                <w:rPr>
                  <w:rFonts w:ascii="Times New Roman" w:hAnsi="Times New Roman" w:cs="Times New Roman"/>
                  <w:color w:val="auto"/>
                  <w:sz w:val="18"/>
                  <w:szCs w:val="18"/>
                  <w:shd w:val="clear" w:color="auto" w:fill="FFFFFF"/>
                </w:rPr>
                <w:t>Valve material: 304 &amp; 316L</w:t>
              </w:r>
            </w:ins>
          </w:p>
          <w:p w14:paraId="019342AE" w14:textId="77777777" w:rsidR="006A0866" w:rsidRPr="00032BAE" w:rsidRDefault="006A0866" w:rsidP="006A0866">
            <w:pPr>
              <w:rPr>
                <w:ins w:id="7513" w:author="Xuning Wei12232" w:date="2026-07-27T17:23:00Z"/>
                <w:rFonts w:ascii="Times New Roman" w:eastAsiaTheme="minorEastAsia" w:hAnsi="Times New Roman" w:cs="Times New Roman"/>
                <w:color w:val="auto"/>
                <w:sz w:val="18"/>
                <w:szCs w:val="18"/>
                <w:shd w:val="clear" w:color="auto" w:fill="FFFFFF"/>
                <w:lang w:eastAsia="zh-CN"/>
              </w:rPr>
            </w:pPr>
            <w:ins w:id="7514" w:author="Xuning Wei12232" w:date="2026-07-27T17:23: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0971BA19" w14:textId="77777777" w:rsidR="006A0866" w:rsidRDefault="006A0866" w:rsidP="006A0866">
            <w:pPr>
              <w:rPr>
                <w:ins w:id="7515" w:author="Xuning Wei12232" w:date="2026-07-27T17:23:00Z"/>
                <w:rFonts w:ascii="Times New Roman" w:hAnsi="Times New Roman" w:cs="Times New Roman"/>
                <w:color w:val="auto"/>
                <w:sz w:val="18"/>
                <w:szCs w:val="18"/>
                <w:shd w:val="clear" w:color="auto" w:fill="FFFFFF"/>
              </w:rPr>
            </w:pPr>
            <w:ins w:id="7516" w:author="Xuning Wei12232" w:date="2026-07-27T17:23:00Z">
              <w:r w:rsidRPr="00032BAE">
                <w:rPr>
                  <w:rFonts w:ascii="Times New Roman" w:hAnsi="Times New Roman" w:cs="Times New Roman"/>
                  <w:color w:val="auto"/>
                  <w:sz w:val="18"/>
                  <w:szCs w:val="18"/>
                  <w:shd w:val="clear" w:color="auto" w:fill="FFFFFF"/>
                </w:rPr>
                <w:t>Waste discharge pump material: SS316+PTFE</w:t>
              </w:r>
            </w:ins>
          </w:p>
          <w:p w14:paraId="7AF16AA0" w14:textId="6AFCFCFD" w:rsidR="006A0866" w:rsidRPr="00032BAE" w:rsidDel="000B3418" w:rsidRDefault="006A0866" w:rsidP="006A0866">
            <w:pPr>
              <w:jc w:val="both"/>
              <w:rPr>
                <w:del w:id="7517" w:author="Xuning Wei12232" w:date="2026-07-27T17:23:00Z"/>
                <w:rFonts w:ascii="Times New Roman" w:hAnsi="Times New Roman" w:cs="Times New Roman"/>
                <w:color w:val="auto"/>
                <w:sz w:val="18"/>
                <w:szCs w:val="18"/>
                <w:shd w:val="clear" w:color="auto" w:fill="FFFFFF"/>
              </w:rPr>
            </w:pPr>
            <w:ins w:id="7518" w:author="Xuning Wei12232" w:date="2026-07-27T17:23: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del w:id="7519" w:author="Xuning Wei12232" w:date="2026-07-27T17:23:00Z">
              <w:r w:rsidRPr="00032BAE" w:rsidDel="000B3418">
                <w:rPr>
                  <w:rFonts w:ascii="Times New Roman" w:hAnsi="Times New Roman" w:cs="Times New Roman"/>
                  <w:color w:val="auto"/>
                  <w:sz w:val="18"/>
                  <w:szCs w:val="18"/>
                  <w:shd w:val="clear" w:color="auto" w:fill="FFFFFF"/>
                </w:rPr>
                <w:delText>Transfer pump material:SS</w:delText>
              </w:r>
            </w:del>
            <w:ins w:id="7520" w:author="Johan Granander" w:date="2026-05-04T11:54:00Z">
              <w:del w:id="7521" w:author="Xuning Wei12232" w:date="2026-07-27T17:23:00Z">
                <w:r w:rsidRPr="00032BAE" w:rsidDel="000B3418">
                  <w:rPr>
                    <w:rFonts w:ascii="Times New Roman" w:hAnsi="Times New Roman" w:cs="Times New Roman"/>
                    <w:color w:val="auto"/>
                    <w:sz w:val="18"/>
                    <w:szCs w:val="18"/>
                    <w:shd w:val="clear" w:color="auto" w:fill="FFFFFF"/>
                  </w:rPr>
                  <w:delText>material: SS</w:delText>
                </w:r>
              </w:del>
            </w:ins>
            <w:del w:id="7522" w:author="Xuning Wei12232" w:date="2026-07-27T17:23:00Z">
              <w:r w:rsidRPr="00032BAE" w:rsidDel="000B3418">
                <w:rPr>
                  <w:rFonts w:ascii="Times New Roman" w:hAnsi="Times New Roman" w:cs="Times New Roman"/>
                  <w:color w:val="auto"/>
                  <w:sz w:val="18"/>
                  <w:szCs w:val="18"/>
                  <w:shd w:val="clear" w:color="auto" w:fill="FFFFFF"/>
                </w:rPr>
                <w:delText>316+PTFE</w:delText>
              </w:r>
            </w:del>
          </w:p>
          <w:p w14:paraId="1A947AD5" w14:textId="3C49417E" w:rsidR="006A0866" w:rsidRPr="00032BAE" w:rsidDel="000B3418" w:rsidRDefault="006A0866" w:rsidP="006A0866">
            <w:pPr>
              <w:jc w:val="both"/>
              <w:rPr>
                <w:del w:id="7523" w:author="Xuning Wei12232" w:date="2026-07-27T17:23:00Z"/>
                <w:rFonts w:ascii="Times New Roman" w:eastAsia="仿宋_GB2312" w:hAnsi="Times New Roman" w:cs="Times New Roman"/>
                <w:color w:val="auto"/>
                <w:sz w:val="18"/>
                <w:szCs w:val="18"/>
              </w:rPr>
            </w:pPr>
            <w:del w:id="7524" w:author="Xuning Wei12232" w:date="2026-07-27T17:23:00Z">
              <w:r w:rsidRPr="00032BAE" w:rsidDel="000B3418">
                <w:rPr>
                  <w:rFonts w:ascii="Times New Roman" w:eastAsia="仿宋_GB2312" w:hAnsi="Times New Roman" w:cs="Times New Roman"/>
                  <w:color w:val="auto"/>
                  <w:sz w:val="18"/>
                  <w:szCs w:val="18"/>
                </w:rPr>
                <w:delText>Charging line: SS</w:delText>
              </w:r>
            </w:del>
          </w:p>
          <w:p w14:paraId="4D38F6D9" w14:textId="4183915E" w:rsidR="006A0866" w:rsidRPr="00DF173A" w:rsidDel="000B3418" w:rsidRDefault="006A0866" w:rsidP="006A0866">
            <w:pPr>
              <w:jc w:val="both"/>
              <w:rPr>
                <w:del w:id="7525" w:author="Xuning Wei12232" w:date="2026-07-27T17:23:00Z"/>
                <w:rFonts w:ascii="Times New Roman" w:eastAsia="仿宋_GB2312" w:hAnsi="Times New Roman" w:cs="Times New Roman"/>
                <w:color w:val="auto"/>
                <w:sz w:val="18"/>
                <w:szCs w:val="18"/>
                <w:lang w:val="en-IE"/>
                <w:rPrChange w:id="7526" w:author="Johan Granander" w:date="2026-07-28T15:07:00Z">
                  <w:rPr>
                    <w:del w:id="7527" w:author="Xuning Wei12232" w:date="2026-07-27T17:23:00Z"/>
                    <w:rFonts w:ascii="Times New Roman" w:eastAsia="仿宋_GB2312" w:hAnsi="Times New Roman" w:cs="Times New Roman"/>
                    <w:color w:val="auto"/>
                    <w:sz w:val="18"/>
                    <w:szCs w:val="18"/>
                  </w:rPr>
                </w:rPrChange>
              </w:rPr>
            </w:pPr>
            <w:del w:id="7528" w:author="Xuning Wei12232" w:date="2026-07-27T17:23:00Z">
              <w:r w:rsidRPr="00DF173A" w:rsidDel="000B3418">
                <w:rPr>
                  <w:rFonts w:ascii="Times New Roman" w:hAnsi="Times New Roman" w:cs="Times New Roman"/>
                  <w:color w:val="auto"/>
                  <w:sz w:val="18"/>
                  <w:szCs w:val="18"/>
                  <w:shd w:val="clear" w:color="auto" w:fill="FFFFFF"/>
                  <w:lang w:val="en-IE"/>
                  <w:rPrChange w:id="7529" w:author="Johan Granander" w:date="2026-07-28T15:07:00Z">
                    <w:rPr>
                      <w:rFonts w:ascii="Times New Roman" w:hAnsi="Times New Roman" w:cs="Times New Roman"/>
                      <w:color w:val="auto"/>
                      <w:sz w:val="18"/>
                      <w:szCs w:val="18"/>
                      <w:shd w:val="clear" w:color="auto" w:fill="FFFFFF"/>
                    </w:rPr>
                  </w:rPrChange>
                </w:rPr>
                <w:delText xml:space="preserve">Gasket: </w:delText>
              </w:r>
              <w:r w:rsidRPr="00DF173A" w:rsidDel="000B3418">
                <w:rPr>
                  <w:rFonts w:ascii="Times New Roman" w:eastAsia="仿宋_GB2312" w:hAnsi="Times New Roman" w:cs="Times New Roman"/>
                  <w:color w:val="auto"/>
                  <w:sz w:val="18"/>
                  <w:szCs w:val="18"/>
                  <w:lang w:val="en-IE"/>
                  <w:rPrChange w:id="7530" w:author="Johan Granander" w:date="2026-07-28T15:07:00Z">
                    <w:rPr>
                      <w:rFonts w:ascii="Times New Roman" w:eastAsia="仿宋_GB2312" w:hAnsi="Times New Roman" w:cs="Times New Roman"/>
                      <w:color w:val="auto"/>
                      <w:sz w:val="18"/>
                      <w:szCs w:val="18"/>
                    </w:rPr>
                  </w:rPrChange>
                </w:rPr>
                <w:delText>PTFE</w:delText>
              </w:r>
            </w:del>
          </w:p>
          <w:p w14:paraId="1D62C8E3" w14:textId="32BE7F61" w:rsidR="006A0866" w:rsidRPr="00DF173A" w:rsidDel="000B3418" w:rsidRDefault="006A0866" w:rsidP="006A0866">
            <w:pPr>
              <w:jc w:val="both"/>
              <w:rPr>
                <w:del w:id="7531" w:author="Xuning Wei12232" w:date="2026-07-27T17:23:00Z"/>
                <w:rFonts w:ascii="Times New Roman" w:hAnsi="Times New Roman" w:cs="Times New Roman"/>
                <w:color w:val="auto"/>
                <w:sz w:val="18"/>
                <w:szCs w:val="18"/>
                <w:shd w:val="clear" w:color="auto" w:fill="FFFFFF"/>
                <w:lang w:val="en-IE"/>
                <w:rPrChange w:id="7532" w:author="Johan Granander" w:date="2026-07-28T15:07:00Z">
                  <w:rPr>
                    <w:del w:id="7533" w:author="Xuning Wei12232" w:date="2026-07-27T17:23:00Z"/>
                    <w:rFonts w:ascii="Times New Roman" w:hAnsi="Times New Roman" w:cs="Times New Roman"/>
                    <w:color w:val="auto"/>
                    <w:sz w:val="18"/>
                    <w:szCs w:val="18"/>
                    <w:shd w:val="clear" w:color="auto" w:fill="FFFFFF"/>
                  </w:rPr>
                </w:rPrChange>
              </w:rPr>
            </w:pPr>
            <w:del w:id="7534" w:author="Xuning Wei12232" w:date="2026-07-27T17:23:00Z">
              <w:r w:rsidRPr="00DF173A" w:rsidDel="000B3418">
                <w:rPr>
                  <w:rFonts w:ascii="Times New Roman" w:hAnsi="Times New Roman" w:cs="Times New Roman"/>
                  <w:color w:val="auto"/>
                  <w:sz w:val="18"/>
                  <w:szCs w:val="18"/>
                  <w:shd w:val="clear" w:color="auto" w:fill="FFFFFF"/>
                  <w:lang w:val="en-IE"/>
                  <w:rPrChange w:id="7535" w:author="Johan Granander" w:date="2026-07-28T15:07:00Z">
                    <w:rPr>
                      <w:rFonts w:ascii="Times New Roman" w:hAnsi="Times New Roman" w:cs="Times New Roman"/>
                      <w:color w:val="auto"/>
                      <w:sz w:val="18"/>
                      <w:szCs w:val="18"/>
                      <w:shd w:val="clear" w:color="auto" w:fill="FFFFFF"/>
                    </w:rPr>
                  </w:rPrChange>
                </w:rPr>
                <w:delText>Sight glass: Glass</w:delText>
              </w:r>
            </w:del>
          </w:p>
          <w:p w14:paraId="71C16F13" w14:textId="3A3C4C23" w:rsidR="006A0866" w:rsidRPr="00DF173A" w:rsidDel="000B3418" w:rsidRDefault="006A0866" w:rsidP="006A0866">
            <w:pPr>
              <w:jc w:val="both"/>
              <w:rPr>
                <w:del w:id="7536" w:author="Xuning Wei12232" w:date="2026-07-27T17:23:00Z"/>
                <w:rFonts w:ascii="Times New Roman" w:eastAsia="仿宋_GB2312" w:hAnsi="Times New Roman" w:cs="Times New Roman"/>
                <w:color w:val="auto"/>
                <w:sz w:val="18"/>
                <w:szCs w:val="18"/>
                <w:lang w:val="en-IE"/>
                <w:rPrChange w:id="7537" w:author="Johan Granander" w:date="2026-07-28T15:07:00Z">
                  <w:rPr>
                    <w:del w:id="7538" w:author="Xuning Wei12232" w:date="2026-07-27T17:23:00Z"/>
                    <w:rFonts w:ascii="Times New Roman" w:eastAsia="仿宋_GB2312" w:hAnsi="Times New Roman" w:cs="Times New Roman"/>
                    <w:color w:val="auto"/>
                    <w:sz w:val="18"/>
                    <w:szCs w:val="18"/>
                  </w:rPr>
                </w:rPrChange>
              </w:rPr>
            </w:pPr>
            <w:del w:id="7539" w:author="Xuning Wei12232" w:date="2026-07-27T17:23:00Z">
              <w:r w:rsidRPr="00DF173A" w:rsidDel="000B3418">
                <w:rPr>
                  <w:rFonts w:ascii="Times New Roman" w:hAnsi="Times New Roman" w:cs="Times New Roman"/>
                  <w:color w:val="auto"/>
                  <w:sz w:val="18"/>
                  <w:szCs w:val="18"/>
                  <w:shd w:val="clear" w:color="auto" w:fill="FFFFFF"/>
                  <w:lang w:val="en-IE"/>
                  <w:rPrChange w:id="7540" w:author="Johan Granander" w:date="2026-07-28T15:07:00Z">
                    <w:rPr>
                      <w:rFonts w:ascii="Times New Roman" w:hAnsi="Times New Roman" w:cs="Times New Roman"/>
                      <w:color w:val="auto"/>
                      <w:sz w:val="18"/>
                      <w:szCs w:val="18"/>
                      <w:shd w:val="clear" w:color="auto" w:fill="FFFFFF"/>
                    </w:rPr>
                  </w:rPrChange>
                </w:rPr>
                <w:delText>Valve:</w:delText>
              </w:r>
              <w:r w:rsidRPr="00DF173A" w:rsidDel="000B3418">
                <w:rPr>
                  <w:rFonts w:ascii="Times New Roman" w:eastAsia="仿宋_GB2312" w:hAnsi="Times New Roman" w:cs="Times New Roman"/>
                  <w:color w:val="auto"/>
                  <w:sz w:val="18"/>
                  <w:szCs w:val="18"/>
                  <w:lang w:val="en-IE"/>
                  <w:rPrChange w:id="7541" w:author="Johan Granander" w:date="2026-07-28T15:07:00Z">
                    <w:rPr>
                      <w:rFonts w:ascii="Times New Roman" w:eastAsia="仿宋_GB2312" w:hAnsi="Times New Roman" w:cs="Times New Roman"/>
                      <w:color w:val="auto"/>
                      <w:sz w:val="18"/>
                      <w:szCs w:val="18"/>
                    </w:rPr>
                  </w:rPrChange>
                </w:rPr>
                <w:delText xml:space="preserve"> 316L</w:delText>
              </w:r>
            </w:del>
          </w:p>
          <w:p w14:paraId="24CF181A" w14:textId="35209695" w:rsidR="006A0866" w:rsidRPr="00032BAE" w:rsidDel="000B3418" w:rsidRDefault="006A0866" w:rsidP="006A0866">
            <w:pPr>
              <w:jc w:val="both"/>
              <w:rPr>
                <w:del w:id="7542" w:author="Xuning Wei12232" w:date="2026-07-27T17:23:00Z"/>
                <w:rFonts w:ascii="Times New Roman" w:hAnsi="Times New Roman" w:cs="Times New Roman"/>
                <w:color w:val="auto"/>
                <w:sz w:val="18"/>
                <w:szCs w:val="18"/>
                <w:shd w:val="clear" w:color="auto" w:fill="FFFFFF"/>
              </w:rPr>
            </w:pPr>
            <w:del w:id="7543" w:author="Xuning Wei12232" w:date="2026-07-27T17:23:00Z">
              <w:r w:rsidRPr="00032BAE" w:rsidDel="000B3418">
                <w:rPr>
                  <w:rFonts w:ascii="Times New Roman" w:eastAsia="仿宋_GB2312" w:hAnsi="Times New Roman" w:cs="Times New Roman"/>
                  <w:color w:val="auto"/>
                  <w:sz w:val="18"/>
                  <w:szCs w:val="18"/>
                </w:rPr>
                <w:delText xml:space="preserve">Reactor </w:delText>
              </w:r>
              <w:r w:rsidRPr="00032BAE" w:rsidDel="000B3418">
                <w:rPr>
                  <w:rFonts w:ascii="Times New Roman" w:hAnsi="Times New Roman" w:cs="Times New Roman"/>
                  <w:color w:val="auto"/>
                  <w:sz w:val="18"/>
                  <w:szCs w:val="18"/>
                  <w:shd w:val="clear" w:color="auto" w:fill="FFFFFF"/>
                </w:rPr>
                <w:delText>(inner surface, temperature probe, agitator)</w:delText>
              </w:r>
              <w:r w:rsidRPr="00032BAE" w:rsidDel="000B3418">
                <w:rPr>
                  <w:rFonts w:ascii="Times New Roman" w:eastAsia="仿宋_GB2312" w:hAnsi="Times New Roman" w:cs="Times New Roman"/>
                  <w:color w:val="auto"/>
                  <w:sz w:val="18"/>
                  <w:szCs w:val="18"/>
                </w:rPr>
                <w:delText>:</w:delText>
              </w:r>
              <w:r w:rsidRPr="00032BAE" w:rsidDel="000B3418">
                <w:rPr>
                  <w:rFonts w:ascii="Times New Roman" w:hAnsi="Times New Roman" w:cs="Times New Roman"/>
                  <w:color w:val="auto"/>
                  <w:sz w:val="18"/>
                  <w:szCs w:val="18"/>
                  <w:shd w:val="clear" w:color="auto" w:fill="FFFFFF"/>
                </w:rPr>
                <w:delText xml:space="preserve"> C-276</w:delText>
              </w:r>
            </w:del>
          </w:p>
          <w:p w14:paraId="37DC5C03" w14:textId="5E65A17D" w:rsidR="006A0866" w:rsidRPr="00032BAE" w:rsidDel="000B3418" w:rsidRDefault="006A0866" w:rsidP="006A0866">
            <w:pPr>
              <w:jc w:val="both"/>
              <w:rPr>
                <w:del w:id="7544" w:author="Xuning Wei12232" w:date="2026-07-27T17:23:00Z"/>
                <w:rFonts w:ascii="Times New Roman" w:hAnsi="Times New Roman" w:cs="Times New Roman"/>
                <w:color w:val="auto"/>
                <w:sz w:val="18"/>
                <w:szCs w:val="18"/>
                <w:shd w:val="clear" w:color="auto" w:fill="FFFFFF"/>
              </w:rPr>
            </w:pPr>
            <w:del w:id="7545" w:author="Xuning Wei12232" w:date="2026-07-27T17:23:00Z">
              <w:r w:rsidRPr="00032BAE" w:rsidDel="000B3418">
                <w:rPr>
                  <w:rFonts w:ascii="Times New Roman" w:hAnsi="Times New Roman" w:cs="Times New Roman"/>
                  <w:color w:val="auto"/>
                  <w:sz w:val="18"/>
                  <w:szCs w:val="18"/>
                  <w:shd w:val="clear" w:color="auto" w:fill="FFFFFF"/>
                </w:rPr>
                <w:delText xml:space="preserve">Sampling pipeline: SS </w:delText>
              </w:r>
            </w:del>
          </w:p>
          <w:p w14:paraId="5F65229F" w14:textId="6C88B289" w:rsidR="006A0866" w:rsidRPr="004634A5" w:rsidDel="000B3418" w:rsidRDefault="006A0866" w:rsidP="006A0866">
            <w:pPr>
              <w:jc w:val="both"/>
              <w:rPr>
                <w:del w:id="7546" w:author="Xuning Wei12232" w:date="2026-07-27T17:23:00Z"/>
                <w:rFonts w:ascii="Times New Roman" w:eastAsiaTheme="minorEastAsia" w:hAnsi="Times New Roman" w:cs="Times New Roman"/>
                <w:color w:val="auto"/>
                <w:sz w:val="18"/>
                <w:szCs w:val="18"/>
                <w:shd w:val="clear" w:color="auto" w:fill="FFFFFF"/>
                <w:lang w:eastAsia="zh-CN"/>
              </w:rPr>
            </w:pPr>
            <w:del w:id="7547" w:author="Xuning Wei12232" w:date="2026-07-27T17:23:00Z">
              <w:r w:rsidRPr="00032BAE" w:rsidDel="000B3418">
                <w:rPr>
                  <w:rFonts w:ascii="Times New Roman" w:hAnsi="Times New Roman" w:cs="Times New Roman"/>
                  <w:color w:val="auto"/>
                  <w:sz w:val="18"/>
                  <w:szCs w:val="18"/>
                  <w:shd w:val="clear" w:color="auto" w:fill="FFFFFF"/>
                </w:rPr>
                <w:delText>Sealing ring: PTFE</w:delText>
              </w:r>
              <w:r w:rsidDel="000B3418">
                <w:rPr>
                  <w:rFonts w:ascii="Times New Roman" w:hAnsi="Times New Roman" w:cs="Times New Roman"/>
                  <w:color w:val="auto"/>
                  <w:sz w:val="18"/>
                  <w:szCs w:val="18"/>
                  <w:shd w:val="clear" w:color="auto" w:fill="FFFFFF"/>
                </w:rPr>
                <w:br/>
              </w:r>
              <w:r w:rsidRPr="002B446D" w:rsidDel="000B3418">
                <w:rPr>
                  <w:rFonts w:ascii="Times New Roman" w:hAnsi="Times New Roman" w:cs="Times New Roman"/>
                  <w:color w:val="0000FF"/>
                  <w:sz w:val="18"/>
                  <w:szCs w:val="18"/>
                  <w:shd w:val="clear" w:color="auto" w:fill="FFFFFF"/>
                </w:rPr>
                <w:delText>Sieve plate: HC-22</w:delText>
              </w:r>
            </w:del>
          </w:p>
          <w:p w14:paraId="45EE0E1F" w14:textId="7D988DD9" w:rsidR="006A0866" w:rsidRPr="00C65197" w:rsidDel="000B3418" w:rsidRDefault="006A0866" w:rsidP="006A0866">
            <w:pPr>
              <w:jc w:val="both"/>
              <w:rPr>
                <w:del w:id="7548" w:author="Xuning Wei12232" w:date="2026-07-27T17:23:00Z"/>
                <w:rFonts w:ascii="Times New Roman" w:hAnsi="Times New Roman" w:cs="Times New Roman"/>
                <w:color w:val="0000FF"/>
                <w:sz w:val="18"/>
                <w:szCs w:val="18"/>
                <w:shd w:val="clear" w:color="auto" w:fill="FFFFFF"/>
              </w:rPr>
            </w:pPr>
            <w:del w:id="7549" w:author="Xuning Wei12232" w:date="2026-07-27T17:23:00Z">
              <w:r w:rsidRPr="002B446D" w:rsidDel="000B3418">
                <w:rPr>
                  <w:rFonts w:ascii="Times New Roman" w:hAnsi="Times New Roman" w:cs="Times New Roman"/>
                  <w:color w:val="0000FF"/>
                  <w:sz w:val="18"/>
                  <w:szCs w:val="18"/>
                  <w:shd w:val="clear" w:color="auto" w:fill="FFFFFF"/>
                </w:rPr>
                <w:delText xml:space="preserve">Nitrogen distribution piping: </w:delText>
              </w:r>
              <w:r w:rsidDel="000B3418">
                <w:rPr>
                  <w:rFonts w:ascii="Times New Roman" w:hAnsi="Times New Roman" w:cs="Times New Roman"/>
                  <w:color w:val="0000FF"/>
                  <w:sz w:val="18"/>
                  <w:szCs w:val="18"/>
                  <w:shd w:val="clear" w:color="auto" w:fill="FFFFFF"/>
                </w:rPr>
                <w:delText>C-276</w:delText>
              </w:r>
            </w:del>
          </w:p>
          <w:p w14:paraId="43F0CC34" w14:textId="6881B9D6" w:rsidR="006A0866" w:rsidRPr="00032BAE" w:rsidRDefault="006A0866" w:rsidP="006A0866">
            <w:pPr>
              <w:jc w:val="both"/>
              <w:rPr>
                <w:rFonts w:ascii="Times New Roman" w:hAnsi="Times New Roman" w:cs="Times New Roman"/>
                <w:color w:val="auto"/>
                <w:sz w:val="18"/>
                <w:szCs w:val="18"/>
                <w:shd w:val="clear" w:color="auto" w:fill="FFFFFF"/>
              </w:rPr>
            </w:pPr>
          </w:p>
        </w:tc>
        <w:tc>
          <w:tcPr>
            <w:tcW w:w="385" w:type="pct"/>
            <w:vMerge w:val="restart"/>
            <w:shd w:val="clear" w:color="auto" w:fill="FFFFFF" w:themeFill="background1"/>
            <w:vAlign w:val="center"/>
            <w:tcPrChange w:id="7550" w:author="Xuning Wei12232" w:date="2026-07-27T19:38:00Z">
              <w:tcPr>
                <w:tcW w:w="388" w:type="pct"/>
                <w:gridSpan w:val="4"/>
                <w:vMerge w:val="restart"/>
                <w:shd w:val="clear" w:color="auto" w:fill="FFFFFF" w:themeFill="background1"/>
                <w:vAlign w:val="center"/>
              </w:tcPr>
            </w:tcPrChange>
          </w:tcPr>
          <w:p w14:paraId="07D6BC03" w14:textId="280BA527" w:rsidR="006A0866" w:rsidRPr="00032BAE" w:rsidRDefault="006A0866" w:rsidP="006A0866">
            <w:pPr>
              <w:jc w:val="both"/>
              <w:rPr>
                <w:rFonts w:ascii="Times New Roman" w:eastAsia="仿宋_GB2312" w:hAnsi="Times New Roman" w:cs="Times New Roman"/>
                <w:color w:val="auto"/>
                <w:sz w:val="18"/>
                <w:szCs w:val="18"/>
              </w:rPr>
            </w:pPr>
            <w:r w:rsidRPr="00032BAE">
              <w:rPr>
                <w:rFonts w:ascii="Times New Roman" w:hAnsi="Times New Roman" w:cs="Times New Roman"/>
                <w:color w:val="auto"/>
                <w:sz w:val="18"/>
                <w:szCs w:val="18"/>
              </w:rPr>
              <w:t>No</w:t>
            </w:r>
          </w:p>
        </w:tc>
        <w:tc>
          <w:tcPr>
            <w:tcW w:w="352" w:type="pct"/>
            <w:vMerge w:val="restart"/>
            <w:shd w:val="clear" w:color="auto" w:fill="FFFFFF" w:themeFill="background1"/>
            <w:vAlign w:val="center"/>
            <w:tcPrChange w:id="7551" w:author="Xuning Wei12232" w:date="2026-07-27T19:38:00Z">
              <w:tcPr>
                <w:tcW w:w="354" w:type="pct"/>
                <w:gridSpan w:val="3"/>
                <w:vMerge w:val="restart"/>
                <w:shd w:val="clear" w:color="auto" w:fill="FFFFFF" w:themeFill="background1"/>
                <w:vAlign w:val="center"/>
              </w:tcPr>
            </w:tcPrChange>
          </w:tcPr>
          <w:p w14:paraId="53F77FC1" w14:textId="61CB9BF6" w:rsidR="006A0866" w:rsidRPr="00032BAE" w:rsidRDefault="006A0866" w:rsidP="006A0866">
            <w:pPr>
              <w:jc w:val="both"/>
              <w:rPr>
                <w:rFonts w:ascii="Times New Roman" w:eastAsia="仿宋_GB2312" w:hAnsi="Times New Roman" w:cs="Times New Roman"/>
                <w:color w:val="auto"/>
                <w:sz w:val="18"/>
                <w:szCs w:val="18"/>
              </w:rPr>
            </w:pPr>
            <w:r w:rsidRPr="00032BAE">
              <w:rPr>
                <w:rFonts w:ascii="Times New Roman" w:hAnsi="Times New Roman" w:cs="Times New Roman"/>
                <w:color w:val="auto"/>
                <w:sz w:val="18"/>
                <w:szCs w:val="18"/>
              </w:rPr>
              <w:t>No</w:t>
            </w:r>
          </w:p>
        </w:tc>
        <w:tc>
          <w:tcPr>
            <w:tcW w:w="289" w:type="pct"/>
            <w:vAlign w:val="center"/>
            <w:tcPrChange w:id="7552" w:author="Xuning Wei12232" w:date="2026-07-27T19:38:00Z">
              <w:tcPr>
                <w:tcW w:w="322" w:type="pct"/>
                <w:gridSpan w:val="3"/>
                <w:vAlign w:val="center"/>
              </w:tcPr>
            </w:tcPrChange>
          </w:tcPr>
          <w:p w14:paraId="58ECDF96" w14:textId="5B2B218E" w:rsidR="006A0866" w:rsidRPr="00032BAE" w:rsidRDefault="000B6761" w:rsidP="006A0866">
            <w:pPr>
              <w:jc w:val="both"/>
              <w:rPr>
                <w:rFonts w:ascii="Times New Roman" w:eastAsia="仿宋_GB2312" w:hAnsi="Times New Roman" w:cs="Times New Roman"/>
                <w:color w:val="auto"/>
                <w:sz w:val="18"/>
                <w:szCs w:val="18"/>
              </w:rPr>
            </w:pPr>
            <w:sdt>
              <w:sdtPr>
                <w:rPr>
                  <w:rFonts w:ascii="Times New Roman" w:hAnsi="Times New Roman" w:cs="Times New Roman"/>
                  <w:color w:val="auto"/>
                  <w:sz w:val="18"/>
                  <w:szCs w:val="18"/>
                </w:rPr>
                <w:id w:val="-1764600356"/>
                <w14:checkbox>
                  <w14:checked w14:val="1"/>
                  <w14:checkedState w14:val="2612" w14:font="MS Gothic"/>
                  <w14:uncheckedState w14:val="2610" w14:font="MS Gothic"/>
                </w14:checkbox>
              </w:sdtPr>
              <w:sdtEndPr/>
              <w:sdtContent>
                <w:r w:rsidR="006A0866" w:rsidRPr="00032BAE">
                  <w:rPr>
                    <w:rFonts w:ascii="Segoe UI Symbol" w:hAnsi="Segoe UI Symbol" w:cs="Segoe UI Symbol"/>
                    <w:color w:val="auto"/>
                    <w:sz w:val="18"/>
                    <w:szCs w:val="18"/>
                  </w:rPr>
                  <w:t>☒</w:t>
                </w:r>
              </w:sdtContent>
            </w:sdt>
            <w:r w:rsidR="006A0866" w:rsidRPr="00032BAE">
              <w:rPr>
                <w:rFonts w:ascii="Times New Roman" w:hAnsi="Times New Roman" w:cs="Times New Roman"/>
                <w:color w:val="auto"/>
                <w:sz w:val="18"/>
                <w:szCs w:val="18"/>
              </w:rPr>
              <w:t>Yes</w:t>
            </w:r>
          </w:p>
        </w:tc>
        <w:tc>
          <w:tcPr>
            <w:tcW w:w="638" w:type="pct"/>
            <w:tcBorders>
              <w:bottom w:val="single" w:sz="4" w:space="0" w:color="auto"/>
            </w:tcBorders>
            <w:vAlign w:val="center"/>
            <w:tcPrChange w:id="7553" w:author="Xuning Wei12232" w:date="2026-07-27T19:38:00Z">
              <w:tcPr>
                <w:tcW w:w="733" w:type="pct"/>
                <w:gridSpan w:val="3"/>
                <w:tcBorders>
                  <w:bottom w:val="single" w:sz="4" w:space="0" w:color="auto"/>
                </w:tcBorders>
                <w:vAlign w:val="center"/>
              </w:tcPr>
            </w:tcPrChange>
          </w:tcPr>
          <w:p w14:paraId="124A5A7B" w14:textId="5083F8AE" w:rsidR="006A0866" w:rsidRPr="00032BAE" w:rsidRDefault="000B6761" w:rsidP="006A0866">
            <w:pPr>
              <w:jc w:val="both"/>
              <w:rPr>
                <w:rFonts w:ascii="Times New Roman" w:eastAsia="仿宋_GB2312" w:hAnsi="Times New Roman" w:cs="Times New Roman"/>
                <w:color w:val="auto"/>
                <w:sz w:val="18"/>
                <w:szCs w:val="18"/>
              </w:rPr>
            </w:pPr>
            <w:customXmlInsRangeStart w:id="7554" w:author="Xuning Wei12232" w:date="2026-07-27T20:01:00Z"/>
            <w:sdt>
              <w:sdtPr>
                <w:rPr>
                  <w:rFonts w:ascii="Times New Roman" w:hAnsi="Times New Roman" w:cs="Times New Roman"/>
                  <w:color w:val="auto"/>
                  <w:sz w:val="18"/>
                  <w:szCs w:val="18"/>
                </w:rPr>
                <w:id w:val="1348142691"/>
                <w14:checkbox>
                  <w14:checked w14:val="1"/>
                  <w14:checkedState w14:val="2612" w14:font="MS Gothic"/>
                  <w14:uncheckedState w14:val="2610" w14:font="MS Gothic"/>
                </w14:checkbox>
              </w:sdtPr>
              <w:sdtEndPr/>
              <w:sdtContent>
                <w:customXmlInsRangeEnd w:id="7554"/>
                <w:ins w:id="7555" w:author="Xuning Wei12232" w:date="2026-07-27T20:01:00Z">
                  <w:r w:rsidR="006A0866">
                    <w:rPr>
                      <w:rFonts w:ascii="MS Gothic" w:eastAsia="MS Gothic" w:hAnsi="MS Gothic" w:cs="Segoe UI Symbol" w:hint="eastAsia"/>
                      <w:color w:val="auto"/>
                      <w:sz w:val="18"/>
                      <w:szCs w:val="18"/>
                    </w:rPr>
                    <w:t>☒</w:t>
                  </w:r>
                </w:ins>
                <w:customXmlInsRangeStart w:id="7556" w:author="Xuning Wei12232" w:date="2026-07-27T20:01:00Z"/>
              </w:sdtContent>
            </w:sdt>
            <w:customXmlInsRangeEnd w:id="7556"/>
            <w:ins w:id="7557" w:author="Xuning Wei12232" w:date="2026-07-27T20:01:00Z">
              <w:r w:rsidR="006A0866" w:rsidRPr="0020048E">
                <w:rPr>
                  <w:rFonts w:ascii="Times New Roman" w:hAnsi="Times New Roman" w:cs="Times New Roman"/>
                  <w:color w:val="auto"/>
                  <w:sz w:val="18"/>
                  <w:szCs w:val="18"/>
                </w:rPr>
                <w:t xml:space="preserve"> No</w:t>
              </w:r>
            </w:ins>
            <w:customXmlDelRangeStart w:id="7558" w:author="Xuning Wei12232" w:date="2026-07-27T20:01:00Z"/>
            <w:sdt>
              <w:sdtPr>
                <w:rPr>
                  <w:rFonts w:ascii="Times New Roman" w:hAnsi="Times New Roman" w:cs="Times New Roman"/>
                  <w:color w:val="auto"/>
                  <w:sz w:val="18"/>
                  <w:szCs w:val="18"/>
                </w:rPr>
                <w:id w:val="557981759"/>
                <w14:checkbox>
                  <w14:checked w14:val="0"/>
                  <w14:checkedState w14:val="2612" w14:font="MS Gothic"/>
                  <w14:uncheckedState w14:val="2610" w14:font="MS Gothic"/>
                </w14:checkbox>
              </w:sdtPr>
              <w:sdtEndPr/>
              <w:sdtContent>
                <w:customXmlDelRangeEnd w:id="7558"/>
                <w:del w:id="7559" w:author="Xuning Wei12232" w:date="2026-07-27T20:01:00Z">
                  <w:r w:rsidR="006A0866" w:rsidRPr="00032BAE" w:rsidDel="00967463">
                    <w:rPr>
                      <w:rFonts w:ascii="Segoe UI Symbol" w:hAnsi="Segoe UI Symbol" w:cs="Segoe UI Symbol"/>
                      <w:color w:val="auto"/>
                      <w:sz w:val="18"/>
                      <w:szCs w:val="18"/>
                    </w:rPr>
                    <w:delText>☐</w:delText>
                  </w:r>
                </w:del>
                <w:customXmlDelRangeStart w:id="7560" w:author="Xuning Wei12232" w:date="2026-07-27T20:01:00Z"/>
              </w:sdtContent>
            </w:sdt>
            <w:customXmlDelRangeEnd w:id="7560"/>
            <w:del w:id="7561" w:author="Xuning Wei12232" w:date="2026-07-27T20:01:00Z">
              <w:r w:rsidR="006A0866" w:rsidRPr="00032BAE" w:rsidDel="00967463">
                <w:rPr>
                  <w:rFonts w:ascii="Times New Roman" w:hAnsi="Times New Roman" w:cs="Times New Roman"/>
                  <w:color w:val="auto"/>
                  <w:sz w:val="18"/>
                  <w:szCs w:val="18"/>
                </w:rPr>
                <w:delText xml:space="preserve"> No</w:delText>
              </w:r>
            </w:del>
          </w:p>
        </w:tc>
        <w:tc>
          <w:tcPr>
            <w:tcW w:w="792" w:type="pct"/>
            <w:vMerge w:val="restart"/>
            <w:vAlign w:val="center"/>
            <w:tcPrChange w:id="7562" w:author="Xuning Wei12232" w:date="2026-07-27T19:38:00Z">
              <w:tcPr>
                <w:tcW w:w="654" w:type="pct"/>
                <w:vMerge w:val="restart"/>
                <w:vAlign w:val="center"/>
              </w:tcPr>
            </w:tcPrChange>
          </w:tcPr>
          <w:p w14:paraId="27460253" w14:textId="77777777" w:rsidR="006A0866" w:rsidRPr="0020048E" w:rsidRDefault="000B6761" w:rsidP="006A0866">
            <w:pPr>
              <w:jc w:val="both"/>
              <w:rPr>
                <w:ins w:id="7563" w:author="Xuning Wei12232" w:date="2026-07-27T20:01:00Z"/>
                <w:rFonts w:ascii="Times New Roman" w:eastAsia="仿宋_GB2312" w:hAnsi="Times New Roman" w:cs="Times New Roman"/>
                <w:color w:val="auto"/>
                <w:kern w:val="0"/>
                <w:sz w:val="18"/>
                <w:szCs w:val="18"/>
                <w:u w:val="single"/>
                <w:lang w:eastAsia="zh-CN"/>
              </w:rPr>
            </w:pPr>
            <w:customXmlInsRangeStart w:id="7564" w:author="Xuning Wei12232" w:date="2026-07-27T20:01:00Z"/>
            <w:sdt>
              <w:sdtPr>
                <w:rPr>
                  <w:rFonts w:ascii="Times New Roman" w:eastAsia="仿宋_GB2312" w:hAnsi="Times New Roman" w:cs="Times New Roman"/>
                  <w:b/>
                  <w:color w:val="auto"/>
                  <w:sz w:val="18"/>
                  <w:szCs w:val="18"/>
                </w:rPr>
                <w:id w:val="1351991402"/>
                <w14:checkbox>
                  <w14:checked w14:val="0"/>
                  <w14:checkedState w14:val="2612" w14:font="MS Gothic"/>
                  <w14:uncheckedState w14:val="2610" w14:font="MS Gothic"/>
                </w14:checkbox>
              </w:sdtPr>
              <w:sdtEndPr/>
              <w:sdtContent>
                <w:customXmlInsRangeEnd w:id="7564"/>
                <w:ins w:id="7565" w:author="Xuning Wei12232" w:date="2026-07-27T20:01:00Z">
                  <w:r w:rsidR="006A0866" w:rsidRPr="0020048E">
                    <w:rPr>
                      <w:rFonts w:ascii="Segoe UI Symbol" w:eastAsia="MS Gothic" w:hAnsi="Segoe UI Symbol" w:cs="Segoe UI Symbol"/>
                      <w:b/>
                      <w:color w:val="auto"/>
                      <w:sz w:val="18"/>
                      <w:szCs w:val="18"/>
                    </w:rPr>
                    <w:t>☐</w:t>
                  </w:r>
                </w:ins>
                <w:customXmlInsRangeStart w:id="7566" w:author="Xuning Wei12232" w:date="2026-07-27T20:01:00Z"/>
              </w:sdtContent>
            </w:sdt>
            <w:customXmlInsRangeEnd w:id="7566"/>
            <w:ins w:id="7567" w:author="Xuning Wei12232" w:date="2026-07-27T20:01:00Z">
              <w:r w:rsidR="006A0866" w:rsidRPr="0020048E">
                <w:rPr>
                  <w:rFonts w:ascii="Times New Roman" w:eastAsia="仿宋_GB2312" w:hAnsi="Times New Roman" w:cs="Times New Roman"/>
                  <w:color w:val="auto"/>
                  <w:kern w:val="0"/>
                  <w:sz w:val="18"/>
                  <w:szCs w:val="18"/>
                </w:rPr>
                <w:t xml:space="preserve"> </w:t>
              </w:r>
              <w:proofErr w:type="spellStart"/>
              <w:r w:rsidR="006A0866" w:rsidRPr="0020048E">
                <w:rPr>
                  <w:rFonts w:ascii="Times New Roman" w:eastAsia="仿宋_GB2312" w:hAnsi="Times New Roman" w:cs="Times New Roman"/>
                  <w:color w:val="auto"/>
                  <w:kern w:val="0"/>
                  <w:sz w:val="18"/>
                  <w:szCs w:val="18"/>
                  <w:lang w:eastAsia="zh-CN"/>
                </w:rPr>
                <w:t>Asymchem</w:t>
              </w:r>
              <w:proofErr w:type="spellEnd"/>
              <w:r w:rsidR="006A0866" w:rsidRPr="0020048E">
                <w:rPr>
                  <w:rFonts w:ascii="Times New Roman" w:eastAsia="仿宋_GB2312" w:hAnsi="Times New Roman" w:cs="Times New Roman"/>
                  <w:color w:val="auto"/>
                  <w:kern w:val="0"/>
                  <w:sz w:val="18"/>
                  <w:szCs w:val="18"/>
                  <w:lang w:eastAsia="zh-CN"/>
                </w:rPr>
                <w:t xml:space="preserve"> R&amp;D Lab:</w:t>
              </w:r>
              <w:r w:rsidR="006A0866" w:rsidRPr="0020048E">
                <w:rPr>
                  <w:rFonts w:ascii="Times New Roman" w:eastAsia="仿宋_GB2312" w:hAnsi="Times New Roman" w:cs="Times New Roman"/>
                  <w:color w:val="auto"/>
                  <w:kern w:val="0"/>
                  <w:sz w:val="18"/>
                  <w:szCs w:val="18"/>
                  <w:u w:val="single"/>
                  <w:lang w:eastAsia="zh-CN"/>
                </w:rPr>
                <w:t xml:space="preserve"> N/A</w:t>
              </w:r>
            </w:ins>
          </w:p>
          <w:p w14:paraId="43D3F707" w14:textId="77777777" w:rsidR="006A0866" w:rsidRPr="0020048E" w:rsidRDefault="000B6761" w:rsidP="006A0866">
            <w:pPr>
              <w:jc w:val="both"/>
              <w:rPr>
                <w:ins w:id="7568" w:author="Xuning Wei12232" w:date="2026-07-27T20:01:00Z"/>
                <w:rFonts w:ascii="Times New Roman" w:eastAsia="仿宋_GB2312" w:hAnsi="Times New Roman" w:cs="Times New Roman"/>
                <w:color w:val="auto"/>
                <w:kern w:val="0"/>
                <w:sz w:val="18"/>
                <w:szCs w:val="18"/>
                <w:u w:val="single"/>
                <w:lang w:eastAsia="zh-CN"/>
              </w:rPr>
            </w:pPr>
            <w:customXmlInsRangeStart w:id="7569" w:author="Xuning Wei12232" w:date="2026-07-27T20:01:00Z"/>
            <w:sdt>
              <w:sdtPr>
                <w:rPr>
                  <w:rFonts w:ascii="Times New Roman" w:eastAsia="仿宋_GB2312" w:hAnsi="Times New Roman" w:cs="Times New Roman"/>
                  <w:b/>
                  <w:color w:val="auto"/>
                  <w:sz w:val="18"/>
                  <w:szCs w:val="18"/>
                </w:rPr>
                <w:id w:val="-100495302"/>
                <w14:checkbox>
                  <w14:checked w14:val="1"/>
                  <w14:checkedState w14:val="2612" w14:font="MS Gothic"/>
                  <w14:uncheckedState w14:val="2610" w14:font="MS Gothic"/>
                </w14:checkbox>
              </w:sdtPr>
              <w:sdtEndPr/>
              <w:sdtContent>
                <w:customXmlInsRangeEnd w:id="7569"/>
                <w:ins w:id="7570" w:author="Xuning Wei12232" w:date="2026-07-27T20:01:00Z">
                  <w:r w:rsidR="006A0866" w:rsidRPr="0020048E">
                    <w:rPr>
                      <w:rFonts w:ascii="Segoe UI Symbol" w:eastAsia="MS Gothic" w:hAnsi="Segoe UI Symbol" w:cs="Segoe UI Symbol"/>
                      <w:b/>
                      <w:color w:val="auto"/>
                      <w:sz w:val="18"/>
                      <w:szCs w:val="18"/>
                    </w:rPr>
                    <w:t>☒</w:t>
                  </w:r>
                </w:ins>
                <w:customXmlInsRangeStart w:id="7571" w:author="Xuning Wei12232" w:date="2026-07-27T20:01:00Z"/>
              </w:sdtContent>
            </w:sdt>
            <w:customXmlInsRangeEnd w:id="7571"/>
            <w:ins w:id="7572" w:author="Xuning Wei12232" w:date="2026-07-27T20:01:00Z">
              <w:r w:rsidR="006A0866" w:rsidRPr="0020048E">
                <w:rPr>
                  <w:rFonts w:ascii="Times New Roman" w:eastAsia="仿宋_GB2312" w:hAnsi="Times New Roman" w:cs="Times New Roman"/>
                  <w:color w:val="auto"/>
                  <w:kern w:val="0"/>
                  <w:sz w:val="18"/>
                  <w:szCs w:val="18"/>
                </w:rPr>
                <w:t xml:space="preserve"> </w:t>
              </w:r>
              <w:proofErr w:type="spellStart"/>
              <w:r w:rsidR="006A0866" w:rsidRPr="0020048E">
                <w:rPr>
                  <w:rFonts w:ascii="Times New Roman" w:eastAsia="仿宋_GB2312" w:hAnsi="Times New Roman" w:cs="Times New Roman"/>
                  <w:color w:val="auto"/>
                  <w:kern w:val="0"/>
                  <w:sz w:val="18"/>
                  <w:szCs w:val="18"/>
                  <w:lang w:eastAsia="zh-CN"/>
                </w:rPr>
                <w:t>Asymchem</w:t>
              </w:r>
              <w:proofErr w:type="spellEnd"/>
              <w:r w:rsidR="006A0866" w:rsidRPr="0020048E">
                <w:rPr>
                  <w:rFonts w:ascii="Times New Roman" w:eastAsia="仿宋_GB2312" w:hAnsi="Times New Roman" w:cs="Times New Roman"/>
                  <w:color w:val="auto"/>
                  <w:kern w:val="0"/>
                  <w:sz w:val="18"/>
                  <w:szCs w:val="18"/>
                  <w:lang w:eastAsia="zh-CN"/>
                </w:rPr>
                <w:t xml:space="preserve"> Production data, Lot Number:</w:t>
              </w:r>
              <w:r w:rsidR="006A0866">
                <w:rPr>
                  <w:rFonts w:ascii="Times New Roman" w:eastAsia="仿宋_GB2312" w:hAnsi="Times New Roman" w:cs="Times New Roman"/>
                  <w:color w:val="auto"/>
                  <w:kern w:val="0"/>
                  <w:sz w:val="18"/>
                  <w:szCs w:val="18"/>
                  <w:u w:val="single"/>
                  <w:lang w:eastAsia="zh-CN"/>
                </w:rPr>
                <w:t xml:space="preserve"> </w:t>
              </w:r>
              <w:r w:rsidR="006A0866" w:rsidRPr="0020048E">
                <w:rPr>
                  <w:rFonts w:ascii="Times New Roman" w:eastAsia="仿宋_GB2312" w:hAnsi="Times New Roman" w:cs="Times New Roman"/>
                  <w:color w:val="auto"/>
                  <w:kern w:val="0"/>
                  <w:sz w:val="18"/>
                  <w:szCs w:val="18"/>
                  <w:u w:val="single"/>
                  <w:lang w:eastAsia="zh-CN"/>
                </w:rPr>
                <w:t>CPo140020-02-01-02</w:t>
              </w:r>
            </w:ins>
          </w:p>
          <w:p w14:paraId="35B8AF52" w14:textId="77777777" w:rsidR="006A0866" w:rsidRPr="0020048E" w:rsidRDefault="000B6761" w:rsidP="006A0866">
            <w:pPr>
              <w:jc w:val="both"/>
              <w:rPr>
                <w:ins w:id="7573" w:author="Xuning Wei12232" w:date="2026-07-27T20:01:00Z"/>
                <w:rFonts w:ascii="Times New Roman" w:eastAsia="仿宋_GB2312" w:hAnsi="Times New Roman" w:cs="Times New Roman"/>
                <w:color w:val="auto"/>
                <w:kern w:val="0"/>
                <w:sz w:val="18"/>
                <w:szCs w:val="18"/>
                <w:lang w:eastAsia="zh-CN"/>
              </w:rPr>
            </w:pPr>
            <w:customXmlInsRangeStart w:id="7574" w:author="Xuning Wei12232" w:date="2026-07-27T20:01:00Z"/>
            <w:sdt>
              <w:sdtPr>
                <w:rPr>
                  <w:rFonts w:ascii="Times New Roman" w:eastAsia="仿宋_GB2312" w:hAnsi="Times New Roman" w:cs="Times New Roman"/>
                  <w:b/>
                  <w:color w:val="auto"/>
                  <w:sz w:val="18"/>
                  <w:szCs w:val="18"/>
                </w:rPr>
                <w:id w:val="1597060351"/>
                <w14:checkbox>
                  <w14:checked w14:val="0"/>
                  <w14:checkedState w14:val="2612" w14:font="MS Gothic"/>
                  <w14:uncheckedState w14:val="2610" w14:font="MS Gothic"/>
                </w14:checkbox>
              </w:sdtPr>
              <w:sdtEndPr/>
              <w:sdtContent>
                <w:customXmlInsRangeEnd w:id="7574"/>
                <w:ins w:id="7575" w:author="Xuning Wei12232" w:date="2026-07-27T20:01:00Z">
                  <w:r w:rsidR="006A0866" w:rsidRPr="0020048E">
                    <w:rPr>
                      <w:rFonts w:ascii="Segoe UI Symbol" w:eastAsia="仿宋_GB2312" w:hAnsi="Segoe UI Symbol" w:cs="Segoe UI Symbol"/>
                      <w:b/>
                      <w:color w:val="auto"/>
                      <w:sz w:val="18"/>
                      <w:szCs w:val="18"/>
                    </w:rPr>
                    <w:t>☐</w:t>
                  </w:r>
                </w:ins>
                <w:customXmlInsRangeStart w:id="7576" w:author="Xuning Wei12232" w:date="2026-07-27T20:01:00Z"/>
              </w:sdtContent>
            </w:sdt>
            <w:customXmlInsRangeEnd w:id="7576"/>
            <w:ins w:id="7577" w:author="Xuning Wei12232" w:date="2026-07-27T20:01:00Z">
              <w:r w:rsidR="006A0866" w:rsidRPr="0020048E">
                <w:rPr>
                  <w:rFonts w:ascii="Times New Roman" w:eastAsia="仿宋_GB2312" w:hAnsi="Times New Roman" w:cs="Times New Roman"/>
                  <w:color w:val="auto"/>
                  <w:kern w:val="0"/>
                  <w:sz w:val="18"/>
                  <w:szCs w:val="18"/>
                </w:rPr>
                <w:t xml:space="preserve"> </w:t>
              </w:r>
              <w:r w:rsidR="006A0866" w:rsidRPr="0020048E">
                <w:rPr>
                  <w:rFonts w:ascii="Times New Roman" w:eastAsia="仿宋_GB2312" w:hAnsi="Times New Roman" w:cs="Times New Roman"/>
                  <w:color w:val="auto"/>
                  <w:kern w:val="0"/>
                  <w:sz w:val="18"/>
                  <w:szCs w:val="18"/>
                  <w:lang w:eastAsia="zh-CN"/>
                </w:rPr>
                <w:t>Supplier data:</w:t>
              </w:r>
              <w:r w:rsidR="006A0866" w:rsidRPr="0020048E">
                <w:rPr>
                  <w:rFonts w:ascii="Times New Roman" w:eastAsia="仿宋_GB2312" w:hAnsi="Times New Roman" w:cs="Times New Roman"/>
                  <w:color w:val="auto"/>
                  <w:kern w:val="0"/>
                  <w:sz w:val="18"/>
                  <w:szCs w:val="18"/>
                  <w:u w:val="single"/>
                  <w:lang w:eastAsia="zh-CN"/>
                </w:rPr>
                <w:t xml:space="preserve"> N/A</w:t>
              </w:r>
            </w:ins>
          </w:p>
          <w:p w14:paraId="092AA639" w14:textId="77777777" w:rsidR="006A0866" w:rsidRPr="0020048E" w:rsidRDefault="000B6761" w:rsidP="006A0866">
            <w:pPr>
              <w:jc w:val="both"/>
              <w:rPr>
                <w:ins w:id="7578" w:author="Xuning Wei12232" w:date="2026-07-27T20:01:00Z"/>
                <w:rFonts w:ascii="Times New Roman" w:eastAsia="仿宋_GB2312" w:hAnsi="Times New Roman" w:cs="Times New Roman"/>
                <w:color w:val="auto"/>
                <w:kern w:val="0"/>
                <w:sz w:val="18"/>
                <w:szCs w:val="18"/>
                <w:u w:val="single"/>
                <w:lang w:eastAsia="zh-CN"/>
              </w:rPr>
            </w:pPr>
            <w:customXmlInsRangeStart w:id="7579" w:author="Xuning Wei12232" w:date="2026-07-27T20:01:00Z"/>
            <w:sdt>
              <w:sdtPr>
                <w:rPr>
                  <w:rFonts w:ascii="Times New Roman" w:eastAsia="仿宋_GB2312" w:hAnsi="Times New Roman" w:cs="Times New Roman"/>
                  <w:b/>
                  <w:color w:val="auto"/>
                  <w:sz w:val="18"/>
                  <w:szCs w:val="18"/>
                </w:rPr>
                <w:id w:val="1856385076"/>
                <w14:checkbox>
                  <w14:checked w14:val="1"/>
                  <w14:checkedState w14:val="2612" w14:font="MS Gothic"/>
                  <w14:uncheckedState w14:val="2610" w14:font="MS Gothic"/>
                </w14:checkbox>
              </w:sdtPr>
              <w:sdtEndPr/>
              <w:sdtContent>
                <w:customXmlInsRangeEnd w:id="7579"/>
                <w:ins w:id="7580" w:author="Xuning Wei12232" w:date="2026-07-27T20:01:00Z">
                  <w:r w:rsidR="006A0866" w:rsidRPr="0020048E">
                    <w:rPr>
                      <w:rFonts w:ascii="Segoe UI Symbol" w:eastAsia="MS Gothic" w:hAnsi="Segoe UI Symbol" w:cs="Segoe UI Symbol"/>
                      <w:b/>
                      <w:color w:val="auto"/>
                      <w:sz w:val="18"/>
                      <w:szCs w:val="18"/>
                    </w:rPr>
                    <w:t>☒</w:t>
                  </w:r>
                </w:ins>
                <w:customXmlInsRangeStart w:id="7581" w:author="Xuning Wei12232" w:date="2026-07-27T20:01:00Z"/>
              </w:sdtContent>
            </w:sdt>
            <w:customXmlInsRangeEnd w:id="7581"/>
            <w:ins w:id="7582" w:author="Xuning Wei12232" w:date="2026-07-27T20:01:00Z">
              <w:r w:rsidR="006A0866" w:rsidRPr="0020048E">
                <w:rPr>
                  <w:rFonts w:ascii="Times New Roman" w:eastAsia="仿宋_GB2312" w:hAnsi="Times New Roman" w:cs="Times New Roman"/>
                  <w:color w:val="auto"/>
                  <w:kern w:val="0"/>
                  <w:sz w:val="18"/>
                  <w:szCs w:val="18"/>
                </w:rPr>
                <w:t xml:space="preserve"> *</w:t>
              </w:r>
              <w:r w:rsidR="006A0866" w:rsidRPr="0020048E">
                <w:rPr>
                  <w:rFonts w:ascii="Times New Roman" w:eastAsia="仿宋_GB2312" w:hAnsi="Times New Roman" w:cs="Times New Roman"/>
                  <w:color w:val="auto"/>
                  <w:sz w:val="18"/>
                  <w:szCs w:val="18"/>
                  <w:lang w:eastAsia="zh-CN"/>
                </w:rPr>
                <w:t>Handbook &amp; Page:</w:t>
              </w:r>
              <w:r w:rsidR="006A0866" w:rsidRPr="0020048E">
                <w:rPr>
                  <w:rFonts w:ascii="Times New Roman" w:eastAsia="仿宋_GB2312" w:hAnsi="Times New Roman" w:cs="Times New Roman"/>
                  <w:color w:val="auto"/>
                  <w:sz w:val="18"/>
                  <w:szCs w:val="18"/>
                  <w:u w:val="single"/>
                  <w:lang w:eastAsia="zh-CN"/>
                </w:rPr>
                <w:t xml:space="preserve"> </w:t>
              </w:r>
              <w:r w:rsidR="006A0866" w:rsidRPr="0020048E">
                <w:rPr>
                  <w:rFonts w:ascii="Times New Roman" w:eastAsia="仿宋_GB2312" w:hAnsi="Times New Roman" w:cs="Times New Roman"/>
                  <w:color w:val="auto"/>
                  <w:sz w:val="18"/>
                  <w:szCs w:val="18"/>
                  <w:u w:val="single"/>
                </w:rPr>
                <w:t>QM01020&amp; Page 5/11</w:t>
              </w:r>
            </w:ins>
          </w:p>
          <w:p w14:paraId="497DE41E" w14:textId="44378C7C" w:rsidR="006A0866" w:rsidRPr="00032BAE" w:rsidDel="00967463" w:rsidRDefault="000B6761" w:rsidP="006A0866">
            <w:pPr>
              <w:jc w:val="both"/>
              <w:rPr>
                <w:del w:id="7583" w:author="Xuning Wei12232" w:date="2026-07-27T20:01:00Z"/>
                <w:rFonts w:ascii="Times New Roman" w:eastAsia="仿宋_GB2312" w:hAnsi="Times New Roman" w:cs="Times New Roman"/>
                <w:color w:val="auto"/>
                <w:kern w:val="0"/>
                <w:sz w:val="18"/>
                <w:szCs w:val="18"/>
                <w:u w:val="single"/>
                <w:lang w:eastAsia="zh-CN"/>
              </w:rPr>
            </w:pPr>
            <w:customXmlInsRangeStart w:id="7584" w:author="Xuning Wei12232" w:date="2026-07-27T20:01:00Z"/>
            <w:sdt>
              <w:sdtPr>
                <w:rPr>
                  <w:rFonts w:ascii="Times New Roman" w:eastAsia="仿宋_GB2312" w:hAnsi="Times New Roman" w:cs="Times New Roman"/>
                  <w:color w:val="auto"/>
                  <w:sz w:val="18"/>
                  <w:szCs w:val="18"/>
                </w:rPr>
                <w:id w:val="-1646965138"/>
                <w14:checkbox>
                  <w14:checked w14:val="1"/>
                  <w14:checkedState w14:val="2612" w14:font="MS Gothic"/>
                  <w14:uncheckedState w14:val="2610" w14:font="MS Gothic"/>
                </w14:checkbox>
              </w:sdtPr>
              <w:sdtEndPr/>
              <w:sdtContent>
                <w:customXmlInsRangeEnd w:id="7584"/>
                <w:ins w:id="7585" w:author="Xuning Wei12232" w:date="2026-07-27T20:01:00Z">
                  <w:r w:rsidR="006A0866" w:rsidRPr="0020048E">
                    <w:rPr>
                      <w:rFonts w:ascii="Segoe UI Symbol" w:eastAsia="MS Gothic" w:hAnsi="Segoe UI Symbol" w:cs="Segoe UI Symbol"/>
                      <w:color w:val="auto"/>
                      <w:sz w:val="18"/>
                      <w:szCs w:val="18"/>
                    </w:rPr>
                    <w:t>☒</w:t>
                  </w:r>
                </w:ins>
                <w:customXmlInsRangeStart w:id="7586" w:author="Xuning Wei12232" w:date="2026-07-27T20:01:00Z"/>
              </w:sdtContent>
            </w:sdt>
            <w:customXmlInsRangeEnd w:id="7586"/>
            <w:ins w:id="7587" w:author="Xuning Wei12232" w:date="2026-07-27T20:01:00Z">
              <w:r w:rsidR="006A0866" w:rsidRPr="0020048E">
                <w:rPr>
                  <w:rFonts w:ascii="Times New Roman" w:eastAsia="仿宋_GB2312" w:hAnsi="Times New Roman" w:cs="Times New Roman"/>
                  <w:color w:val="auto"/>
                  <w:sz w:val="18"/>
                  <w:szCs w:val="18"/>
                </w:rPr>
                <w:t xml:space="preserve"> Other</w:t>
              </w:r>
              <w:r w:rsidR="006A0866" w:rsidRPr="0020048E">
                <w:rPr>
                  <w:rFonts w:ascii="Times New Roman" w:eastAsia="仿宋_GB2312" w:hAnsi="Times New Roman" w:cs="Times New Roman"/>
                  <w:color w:val="auto"/>
                  <w:sz w:val="18"/>
                  <w:szCs w:val="18"/>
                  <w:lang w:eastAsia="zh-CN"/>
                </w:rPr>
                <w:t>:</w:t>
              </w:r>
              <w:r w:rsidR="006A0866">
                <w:rPr>
                  <w:rFonts w:ascii="Times New Roman" w:eastAsia="仿宋_GB2312" w:hAnsi="Times New Roman" w:cs="Times New Roman"/>
                  <w:color w:val="auto"/>
                  <w:kern w:val="0"/>
                  <w:sz w:val="18"/>
                  <w:szCs w:val="18"/>
                  <w:u w:val="single"/>
                  <w:lang w:eastAsia="zh-CN"/>
                </w:rPr>
                <w:t xml:space="preserve"> </w:t>
              </w:r>
              <w:r w:rsidR="006A0866" w:rsidRPr="0020048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w:t>
              </w:r>
              <w:proofErr w:type="spellStart"/>
              <w:r w:rsidR="006A0866" w:rsidRPr="0020048E">
                <w:rPr>
                  <w:rFonts w:ascii="Times New Roman" w:eastAsia="仿宋_GB2312" w:hAnsi="Times New Roman" w:cs="Times New Roman"/>
                  <w:color w:val="auto"/>
                  <w:kern w:val="0"/>
                  <w:sz w:val="18"/>
                  <w:szCs w:val="18"/>
                  <w:u w:val="single"/>
                  <w:lang w:eastAsia="zh-CN"/>
                </w:rPr>
                <w:t>salts.The</w:t>
              </w:r>
              <w:proofErr w:type="spellEnd"/>
              <w:r w:rsidR="006A0866" w:rsidRPr="0020048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6A0866" w:rsidRPr="0020048E">
                <w:rPr>
                  <w:rFonts w:ascii="Times New Roman" w:eastAsia="仿宋_GB2312" w:hAnsi="Times New Roman" w:cs="Times New Roman"/>
                  <w:color w:val="auto"/>
                  <w:kern w:val="0"/>
                  <w:sz w:val="18"/>
                  <w:szCs w:val="18"/>
                  <w:u w:val="single"/>
                  <w:lang w:eastAsia="zh-CN"/>
                </w:rPr>
                <w:t>solvents.The</w:t>
              </w:r>
              <w:proofErr w:type="spellEnd"/>
              <w:r w:rsidR="006A0866" w:rsidRPr="0020048E">
                <w:rPr>
                  <w:rFonts w:ascii="Times New Roman" w:eastAsia="仿宋_GB2312" w:hAnsi="Times New Roman" w:cs="Times New Roman"/>
                  <w:color w:val="auto"/>
                  <w:kern w:val="0"/>
                  <w:sz w:val="18"/>
                  <w:szCs w:val="18"/>
                  <w:u w:val="single"/>
                  <w:lang w:eastAsia="zh-CN"/>
                </w:rPr>
                <w:t xml:space="preserve"> solvents are neutral, and the material compatibility is confirmed.</w:t>
              </w:r>
            </w:ins>
            <w:customXmlDelRangeStart w:id="7588" w:author="Xuning Wei12232" w:date="2026-07-27T20:01:00Z"/>
            <w:sdt>
              <w:sdtPr>
                <w:rPr>
                  <w:rFonts w:ascii="Times New Roman" w:eastAsia="仿宋_GB2312" w:hAnsi="Times New Roman" w:cs="Times New Roman"/>
                  <w:b/>
                  <w:color w:val="auto"/>
                  <w:sz w:val="18"/>
                  <w:szCs w:val="18"/>
                </w:rPr>
                <w:id w:val="-1157066890"/>
                <w14:checkbox>
                  <w14:checked w14:val="0"/>
                  <w14:checkedState w14:val="2612" w14:font="MS Gothic"/>
                  <w14:uncheckedState w14:val="2610" w14:font="MS Gothic"/>
                </w14:checkbox>
              </w:sdtPr>
              <w:sdtEndPr/>
              <w:sdtContent>
                <w:customXmlDelRangeEnd w:id="7588"/>
                <w:del w:id="7589" w:author="Xuning Wei12232" w:date="2026-07-27T20:01:00Z">
                  <w:r w:rsidR="006A0866" w:rsidRPr="00032BAE" w:rsidDel="00967463">
                    <w:rPr>
                      <w:rFonts w:ascii="Segoe UI Symbol" w:eastAsia="MS Gothic" w:hAnsi="Segoe UI Symbol" w:cs="Segoe UI Symbol"/>
                      <w:b/>
                      <w:color w:val="auto"/>
                      <w:sz w:val="18"/>
                      <w:szCs w:val="18"/>
                    </w:rPr>
                    <w:delText>☐</w:delText>
                  </w:r>
                </w:del>
                <w:customXmlDelRangeStart w:id="7590" w:author="Xuning Wei12232" w:date="2026-07-27T20:01:00Z"/>
              </w:sdtContent>
            </w:sdt>
            <w:customXmlDelRangeEnd w:id="7590"/>
            <w:del w:id="7591" w:author="Xuning Wei12232" w:date="2026-07-27T20:01:00Z">
              <w:r w:rsidR="006A0866" w:rsidRPr="00032BAE" w:rsidDel="00967463">
                <w:rPr>
                  <w:rFonts w:ascii="Times New Roman" w:eastAsia="仿宋_GB2312" w:hAnsi="Times New Roman" w:cs="Times New Roman"/>
                  <w:color w:val="auto"/>
                  <w:kern w:val="0"/>
                  <w:sz w:val="18"/>
                  <w:szCs w:val="18"/>
                </w:rPr>
                <w:delText xml:space="preserve"> </w:delText>
              </w:r>
              <w:r w:rsidR="006A0866" w:rsidRPr="00032BAE" w:rsidDel="00967463">
                <w:rPr>
                  <w:rFonts w:ascii="Times New Roman" w:eastAsia="仿宋_GB2312" w:hAnsi="Times New Roman" w:cs="Times New Roman"/>
                  <w:color w:val="auto"/>
                  <w:kern w:val="0"/>
                  <w:sz w:val="18"/>
                  <w:szCs w:val="18"/>
                  <w:lang w:eastAsia="zh-CN"/>
                </w:rPr>
                <w:delText>Asymchem R&amp;D Lab:</w:delText>
              </w:r>
              <w:r w:rsidR="006A0866" w:rsidRPr="00032BAE" w:rsidDel="00967463">
                <w:rPr>
                  <w:rFonts w:ascii="Times New Roman" w:eastAsia="仿宋_GB2312" w:hAnsi="Times New Roman" w:cs="Times New Roman"/>
                  <w:color w:val="auto"/>
                  <w:kern w:val="0"/>
                  <w:sz w:val="18"/>
                  <w:szCs w:val="18"/>
                  <w:u w:val="single"/>
                  <w:lang w:eastAsia="zh-CN"/>
                </w:rPr>
                <w:delText xml:space="preserve"> N/A </w:delText>
              </w:r>
            </w:del>
          </w:p>
          <w:p w14:paraId="7DA53F04" w14:textId="07FAB991" w:rsidR="006A0866" w:rsidRPr="00032BAE" w:rsidDel="00967463" w:rsidRDefault="000B6761" w:rsidP="006A0866">
            <w:pPr>
              <w:jc w:val="both"/>
              <w:rPr>
                <w:del w:id="7592" w:author="Xuning Wei12232" w:date="2026-07-27T20:01:00Z"/>
                <w:rFonts w:ascii="Times New Roman" w:eastAsia="仿宋_GB2312" w:hAnsi="Times New Roman" w:cs="Times New Roman"/>
                <w:color w:val="auto"/>
                <w:kern w:val="0"/>
                <w:sz w:val="18"/>
                <w:szCs w:val="18"/>
                <w:u w:val="single"/>
                <w:lang w:eastAsia="zh-CN"/>
              </w:rPr>
            </w:pPr>
            <w:customXmlDelRangeStart w:id="7593" w:author="Xuning Wei12232" w:date="2026-07-27T20:01:00Z"/>
            <w:sdt>
              <w:sdtPr>
                <w:rPr>
                  <w:rFonts w:ascii="Times New Roman" w:eastAsia="仿宋_GB2312" w:hAnsi="Times New Roman" w:cs="Times New Roman"/>
                  <w:b/>
                  <w:color w:val="auto"/>
                  <w:sz w:val="18"/>
                  <w:szCs w:val="18"/>
                </w:rPr>
                <w:id w:val="-242411539"/>
                <w14:checkbox>
                  <w14:checked w14:val="1"/>
                  <w14:checkedState w14:val="2612" w14:font="MS Gothic"/>
                  <w14:uncheckedState w14:val="2610" w14:font="MS Gothic"/>
                </w14:checkbox>
              </w:sdtPr>
              <w:sdtEndPr/>
              <w:sdtContent>
                <w:customXmlDelRangeEnd w:id="7593"/>
                <w:del w:id="7594" w:author="Xuning Wei12232" w:date="2026-07-27T20:01:00Z">
                  <w:r w:rsidR="006A0866" w:rsidRPr="00032BAE" w:rsidDel="00967463">
                    <w:rPr>
                      <w:rFonts w:ascii="Segoe UI Symbol" w:eastAsia="MS Gothic" w:hAnsi="Segoe UI Symbol" w:cs="Segoe UI Symbol"/>
                      <w:b/>
                      <w:color w:val="auto"/>
                      <w:sz w:val="18"/>
                      <w:szCs w:val="18"/>
                    </w:rPr>
                    <w:delText>☒</w:delText>
                  </w:r>
                </w:del>
                <w:customXmlDelRangeStart w:id="7595" w:author="Xuning Wei12232" w:date="2026-07-27T20:01:00Z"/>
              </w:sdtContent>
            </w:sdt>
            <w:customXmlDelRangeEnd w:id="7595"/>
            <w:del w:id="7596" w:author="Xuning Wei12232" w:date="2026-07-27T20:01:00Z">
              <w:r w:rsidR="006A0866" w:rsidRPr="00032BAE" w:rsidDel="00967463">
                <w:rPr>
                  <w:rFonts w:ascii="Times New Roman" w:eastAsia="仿宋_GB2312" w:hAnsi="Times New Roman" w:cs="Times New Roman"/>
                  <w:color w:val="auto"/>
                  <w:kern w:val="0"/>
                  <w:sz w:val="18"/>
                  <w:szCs w:val="18"/>
                </w:rPr>
                <w:delText xml:space="preserve"> </w:delText>
              </w:r>
              <w:r w:rsidR="006A0866" w:rsidRPr="00032BAE" w:rsidDel="00967463">
                <w:rPr>
                  <w:rFonts w:ascii="Times New Roman" w:eastAsia="仿宋_GB2312" w:hAnsi="Times New Roman" w:cs="Times New Roman"/>
                  <w:color w:val="auto"/>
                  <w:kern w:val="0"/>
                  <w:sz w:val="18"/>
                  <w:szCs w:val="18"/>
                  <w:lang w:eastAsia="zh-CN"/>
                </w:rPr>
                <w:delText>Asymchem Production data, Lot Number:</w:delText>
              </w:r>
              <w:r w:rsidR="006A0866" w:rsidRPr="00032BAE" w:rsidDel="00967463">
                <w:rPr>
                  <w:rFonts w:ascii="Times New Roman" w:eastAsia="仿宋_GB2312" w:hAnsi="Times New Roman" w:cs="Times New Roman"/>
                  <w:color w:val="auto"/>
                  <w:kern w:val="0"/>
                  <w:sz w:val="18"/>
                  <w:szCs w:val="18"/>
                  <w:u w:val="single"/>
                  <w:lang w:eastAsia="zh-CN"/>
                </w:rPr>
                <w:delText xml:space="preserve">   </w:delText>
              </w:r>
            </w:del>
            <w:del w:id="7597" w:author="Xuning Wei12232" w:date="2026-07-27T17:56:00Z">
              <w:r w:rsidR="006A0866" w:rsidRPr="00032BAE" w:rsidDel="00F338FC">
                <w:rPr>
                  <w:rFonts w:ascii="Times New Roman" w:eastAsia="仿宋_GB2312" w:hAnsi="Times New Roman" w:cs="Times New Roman"/>
                  <w:color w:val="auto"/>
                  <w:kern w:val="0"/>
                  <w:sz w:val="18"/>
                  <w:szCs w:val="18"/>
                  <w:u w:val="single"/>
                  <w:lang w:eastAsia="zh-CN"/>
                </w:rPr>
                <w:delText>CPo140020-02-01-02</w:delText>
              </w:r>
            </w:del>
            <w:del w:id="7598" w:author="Xuning Wei12232" w:date="2026-07-27T20:01:00Z">
              <w:r w:rsidR="006A0866" w:rsidRPr="00032BAE" w:rsidDel="00967463">
                <w:rPr>
                  <w:rFonts w:ascii="Times New Roman" w:eastAsia="仿宋_GB2312" w:hAnsi="Times New Roman" w:cs="Times New Roman"/>
                  <w:color w:val="auto"/>
                  <w:kern w:val="0"/>
                  <w:sz w:val="18"/>
                  <w:szCs w:val="18"/>
                  <w:u w:val="single"/>
                  <w:lang w:eastAsia="zh-CN"/>
                </w:rPr>
                <w:delText xml:space="preserve">    </w:delText>
              </w:r>
            </w:del>
          </w:p>
          <w:p w14:paraId="476F80C7" w14:textId="70FC0537" w:rsidR="006A0866" w:rsidRPr="00032BAE" w:rsidDel="00967463" w:rsidRDefault="000B6761" w:rsidP="006A0866">
            <w:pPr>
              <w:jc w:val="both"/>
              <w:rPr>
                <w:del w:id="7599" w:author="Xuning Wei12232" w:date="2026-07-27T20:01:00Z"/>
                <w:rFonts w:ascii="Times New Roman" w:eastAsia="仿宋_GB2312" w:hAnsi="Times New Roman" w:cs="Times New Roman"/>
                <w:color w:val="auto"/>
                <w:kern w:val="0"/>
                <w:sz w:val="18"/>
                <w:szCs w:val="18"/>
                <w:lang w:eastAsia="zh-CN"/>
              </w:rPr>
            </w:pPr>
            <w:customXmlDelRangeStart w:id="7600" w:author="Xuning Wei12232" w:date="2026-07-27T20:01:00Z"/>
            <w:sdt>
              <w:sdtPr>
                <w:rPr>
                  <w:rFonts w:ascii="Times New Roman" w:eastAsia="仿宋_GB2312" w:hAnsi="Times New Roman" w:cs="Times New Roman"/>
                  <w:b/>
                  <w:color w:val="auto"/>
                  <w:sz w:val="18"/>
                  <w:szCs w:val="18"/>
                </w:rPr>
                <w:id w:val="427007823"/>
                <w14:checkbox>
                  <w14:checked w14:val="1"/>
                  <w14:checkedState w14:val="2612" w14:font="MS Gothic"/>
                  <w14:uncheckedState w14:val="2610" w14:font="MS Gothic"/>
                </w14:checkbox>
              </w:sdtPr>
              <w:sdtEndPr/>
              <w:sdtContent>
                <w:customXmlDelRangeEnd w:id="7600"/>
                <w:del w:id="7601" w:author="Xuning Wei12232" w:date="2026-07-27T20:01:00Z">
                  <w:r w:rsidR="006A0866" w:rsidRPr="00032BAE" w:rsidDel="00967463">
                    <w:rPr>
                      <w:rFonts w:ascii="Segoe UI Symbol" w:eastAsia="MS Gothic" w:hAnsi="Segoe UI Symbol" w:cs="Segoe UI Symbol"/>
                      <w:b/>
                      <w:color w:val="auto"/>
                      <w:sz w:val="18"/>
                      <w:szCs w:val="18"/>
                    </w:rPr>
                    <w:delText>☒</w:delText>
                  </w:r>
                </w:del>
                <w:customXmlDelRangeStart w:id="7602" w:author="Xuning Wei12232" w:date="2026-07-27T20:01:00Z"/>
              </w:sdtContent>
            </w:sdt>
            <w:customXmlDelRangeEnd w:id="7602"/>
            <w:del w:id="7603" w:author="Xuning Wei12232" w:date="2026-07-27T20:01:00Z">
              <w:r w:rsidR="006A0866" w:rsidRPr="00032BAE" w:rsidDel="00967463">
                <w:rPr>
                  <w:rFonts w:ascii="Times New Roman" w:eastAsia="仿宋_GB2312" w:hAnsi="Times New Roman" w:cs="Times New Roman"/>
                  <w:color w:val="auto"/>
                  <w:kern w:val="0"/>
                  <w:sz w:val="18"/>
                  <w:szCs w:val="18"/>
                </w:rPr>
                <w:delText xml:space="preserve"> </w:delText>
              </w:r>
              <w:r w:rsidR="006A0866" w:rsidRPr="00032BAE" w:rsidDel="00967463">
                <w:rPr>
                  <w:rFonts w:ascii="Times New Roman" w:eastAsia="仿宋_GB2312" w:hAnsi="Times New Roman" w:cs="Times New Roman"/>
                  <w:color w:val="auto"/>
                  <w:kern w:val="0"/>
                  <w:sz w:val="18"/>
                  <w:szCs w:val="18"/>
                  <w:lang w:eastAsia="zh-CN"/>
                </w:rPr>
                <w:delText>Supplier data:</w:delText>
              </w:r>
              <w:r w:rsidR="006A0866" w:rsidRPr="00032BAE" w:rsidDel="00967463">
                <w:rPr>
                  <w:rFonts w:ascii="Times New Roman" w:eastAsia="仿宋_GB2312" w:hAnsi="Times New Roman" w:cs="Times New Roman"/>
                  <w:color w:val="auto"/>
                  <w:kern w:val="0"/>
                  <w:sz w:val="18"/>
                  <w:szCs w:val="18"/>
                  <w:u w:val="single"/>
                  <w:lang w:eastAsia="zh-CN"/>
                </w:rPr>
                <w:delText xml:space="preserve"> QM01020&amp; Page 5/11 </w:delText>
              </w:r>
              <w:r w:rsidR="006A0866" w:rsidRPr="00032BAE" w:rsidDel="00967463">
                <w:rPr>
                  <w:rFonts w:ascii="Times New Roman" w:eastAsia="仿宋_GB2312" w:hAnsi="Times New Roman" w:cs="Times New Roman"/>
                  <w:color w:val="auto"/>
                  <w:kern w:val="0"/>
                  <w:sz w:val="18"/>
                  <w:szCs w:val="18"/>
                  <w:lang w:eastAsia="zh-CN"/>
                </w:rPr>
                <w:delText xml:space="preserve"> </w:delText>
              </w:r>
            </w:del>
          </w:p>
          <w:p w14:paraId="1BAC23BE" w14:textId="46107056" w:rsidR="006A0866" w:rsidRPr="00032BAE" w:rsidDel="00967463" w:rsidRDefault="000B6761" w:rsidP="006A0866">
            <w:pPr>
              <w:jc w:val="both"/>
              <w:rPr>
                <w:del w:id="7604" w:author="Xuning Wei12232" w:date="2026-07-27T20:01:00Z"/>
                <w:rFonts w:ascii="Times New Roman" w:eastAsia="仿宋_GB2312" w:hAnsi="Times New Roman" w:cs="Times New Roman"/>
                <w:color w:val="auto"/>
                <w:kern w:val="0"/>
                <w:sz w:val="18"/>
                <w:szCs w:val="18"/>
                <w:u w:val="single"/>
                <w:lang w:eastAsia="zh-CN"/>
              </w:rPr>
            </w:pPr>
            <w:customXmlDelRangeStart w:id="7605" w:author="Xuning Wei12232" w:date="2026-07-27T20:01:00Z"/>
            <w:sdt>
              <w:sdtPr>
                <w:rPr>
                  <w:rFonts w:ascii="Times New Roman" w:eastAsia="仿宋_GB2312" w:hAnsi="Times New Roman" w:cs="Times New Roman"/>
                  <w:b/>
                  <w:color w:val="auto"/>
                  <w:sz w:val="18"/>
                  <w:szCs w:val="18"/>
                </w:rPr>
                <w:id w:val="-8367466"/>
                <w14:checkbox>
                  <w14:checked w14:val="0"/>
                  <w14:checkedState w14:val="2612" w14:font="MS Gothic"/>
                  <w14:uncheckedState w14:val="2610" w14:font="MS Gothic"/>
                </w14:checkbox>
              </w:sdtPr>
              <w:sdtEndPr/>
              <w:sdtContent>
                <w:customXmlDelRangeEnd w:id="7605"/>
                <w:del w:id="7606" w:author="Xuning Wei12232" w:date="2026-07-27T20:01:00Z">
                  <w:r w:rsidR="006A0866" w:rsidRPr="00032BAE" w:rsidDel="00967463">
                    <w:rPr>
                      <w:rFonts w:ascii="Segoe UI Symbol" w:eastAsia="MS Gothic" w:hAnsi="Segoe UI Symbol" w:cs="Segoe UI Symbol"/>
                      <w:b/>
                      <w:color w:val="auto"/>
                      <w:sz w:val="18"/>
                      <w:szCs w:val="18"/>
                    </w:rPr>
                    <w:delText>☐</w:delText>
                  </w:r>
                </w:del>
                <w:customXmlDelRangeStart w:id="7607" w:author="Xuning Wei12232" w:date="2026-07-27T20:01:00Z"/>
              </w:sdtContent>
            </w:sdt>
            <w:customXmlDelRangeEnd w:id="7607"/>
            <w:del w:id="7608" w:author="Xuning Wei12232" w:date="2026-07-27T20:01:00Z">
              <w:r w:rsidR="006A0866" w:rsidRPr="00032BAE" w:rsidDel="00967463">
                <w:rPr>
                  <w:rFonts w:ascii="Times New Roman" w:eastAsia="仿宋_GB2312" w:hAnsi="Times New Roman" w:cs="Times New Roman"/>
                  <w:color w:val="auto"/>
                  <w:kern w:val="0"/>
                  <w:sz w:val="18"/>
                  <w:szCs w:val="18"/>
                </w:rPr>
                <w:delText xml:space="preserve"> *</w:delText>
              </w:r>
              <w:r w:rsidR="006A0866" w:rsidRPr="00032BAE" w:rsidDel="00967463">
                <w:rPr>
                  <w:rFonts w:ascii="Times New Roman" w:eastAsia="仿宋_GB2312" w:hAnsi="Times New Roman" w:cs="Times New Roman"/>
                  <w:color w:val="auto"/>
                  <w:sz w:val="18"/>
                  <w:szCs w:val="18"/>
                  <w:lang w:eastAsia="zh-CN"/>
                </w:rPr>
                <w:delText>Handbook &amp; Page:</w:delText>
              </w:r>
              <w:r w:rsidR="006A0866" w:rsidRPr="00032BAE" w:rsidDel="00967463">
                <w:rPr>
                  <w:rFonts w:ascii="Times New Roman" w:eastAsia="仿宋_GB2312" w:hAnsi="Times New Roman" w:cs="Times New Roman"/>
                  <w:color w:val="auto"/>
                  <w:sz w:val="18"/>
                  <w:szCs w:val="18"/>
                  <w:u w:val="single"/>
                  <w:lang w:eastAsia="zh-CN"/>
                </w:rPr>
                <w:delText xml:space="preserve"> </w:delText>
              </w:r>
              <w:r w:rsidR="006A0866" w:rsidRPr="00032BAE" w:rsidDel="00967463">
                <w:rPr>
                  <w:rFonts w:ascii="Times New Roman" w:eastAsia="仿宋_GB2312" w:hAnsi="Times New Roman" w:cs="Times New Roman"/>
                  <w:color w:val="auto"/>
                  <w:sz w:val="18"/>
                  <w:szCs w:val="18"/>
                  <w:u w:val="single"/>
                </w:rPr>
                <w:delText>N/A</w:delText>
              </w:r>
              <w:r w:rsidR="006A0866" w:rsidRPr="00032BAE" w:rsidDel="00967463">
                <w:rPr>
                  <w:rFonts w:ascii="Times New Roman" w:eastAsia="仿宋_GB2312" w:hAnsi="Times New Roman" w:cs="Times New Roman"/>
                  <w:color w:val="auto"/>
                  <w:kern w:val="0"/>
                  <w:sz w:val="18"/>
                  <w:szCs w:val="18"/>
                  <w:u w:val="single"/>
                  <w:lang w:eastAsia="zh-CN"/>
                </w:rPr>
                <w:delText xml:space="preserve">   </w:delText>
              </w:r>
            </w:del>
          </w:p>
          <w:p w14:paraId="35E3F482" w14:textId="09268EEE" w:rsidR="006A0866" w:rsidRPr="00032BAE" w:rsidRDefault="000B6761" w:rsidP="006A0866">
            <w:pPr>
              <w:jc w:val="both"/>
              <w:rPr>
                <w:rFonts w:ascii="Times New Roman" w:eastAsia="仿宋_GB2312" w:hAnsi="Times New Roman" w:cs="Times New Roman"/>
                <w:color w:val="auto"/>
                <w:sz w:val="18"/>
                <w:szCs w:val="18"/>
              </w:rPr>
            </w:pPr>
            <w:customXmlDelRangeStart w:id="7609" w:author="Xuning Wei12232" w:date="2026-07-27T20:01:00Z"/>
            <w:sdt>
              <w:sdtPr>
                <w:rPr>
                  <w:rFonts w:ascii="Times New Roman" w:eastAsia="仿宋_GB2312" w:hAnsi="Times New Roman" w:cs="Times New Roman"/>
                  <w:color w:val="auto"/>
                  <w:sz w:val="18"/>
                  <w:szCs w:val="18"/>
                </w:rPr>
                <w:id w:val="-1451000752"/>
                <w14:checkbox>
                  <w14:checked w14:val="1"/>
                  <w14:checkedState w14:val="2612" w14:font="MS Gothic"/>
                  <w14:uncheckedState w14:val="2610" w14:font="MS Gothic"/>
                </w14:checkbox>
              </w:sdtPr>
              <w:sdtEndPr/>
              <w:sdtContent>
                <w:customXmlDelRangeEnd w:id="7609"/>
                <w:del w:id="7610" w:author="Xuning Wei12232" w:date="2026-07-27T20:01:00Z">
                  <w:r w:rsidR="006A0866" w:rsidRPr="00032BAE" w:rsidDel="00967463">
                    <w:rPr>
                      <w:rFonts w:ascii="Segoe UI Symbol" w:eastAsia="MS Gothic" w:hAnsi="Segoe UI Symbol" w:cs="Segoe UI Symbol"/>
                      <w:color w:val="auto"/>
                      <w:sz w:val="18"/>
                      <w:szCs w:val="18"/>
                    </w:rPr>
                    <w:delText>☒</w:delText>
                  </w:r>
                </w:del>
                <w:customXmlDelRangeStart w:id="7611" w:author="Xuning Wei12232" w:date="2026-07-27T20:01:00Z"/>
              </w:sdtContent>
            </w:sdt>
            <w:customXmlDelRangeEnd w:id="7611"/>
            <w:del w:id="7612" w:author="Xuning Wei12232" w:date="2026-07-27T20:01:00Z">
              <w:r w:rsidR="006A0866" w:rsidRPr="00032BAE" w:rsidDel="00967463">
                <w:rPr>
                  <w:rFonts w:ascii="Times New Roman" w:eastAsia="仿宋_GB2312" w:hAnsi="Times New Roman" w:cs="Times New Roman"/>
                  <w:color w:val="auto"/>
                  <w:sz w:val="18"/>
                  <w:szCs w:val="18"/>
                </w:rPr>
                <w:delText xml:space="preserve"> Other</w:delText>
              </w:r>
              <w:r w:rsidR="006A0866" w:rsidRPr="00032BAE" w:rsidDel="00967463">
                <w:rPr>
                  <w:rFonts w:ascii="Times New Roman" w:eastAsia="仿宋_GB2312" w:hAnsi="Times New Roman" w:cs="Times New Roman"/>
                  <w:color w:val="auto"/>
                  <w:sz w:val="18"/>
                  <w:szCs w:val="18"/>
                  <w:lang w:eastAsia="zh-CN"/>
                </w:rPr>
                <w:delText>:</w:delText>
              </w:r>
              <w:r w:rsidR="006A0866" w:rsidRPr="00032BAE" w:rsidDel="00967463">
                <w:rPr>
                  <w:rFonts w:ascii="Times New Roman" w:eastAsia="仿宋_GB2312" w:hAnsi="Times New Roman" w:cs="Times New Roman"/>
                  <w:color w:val="auto"/>
                  <w:kern w:val="0"/>
                  <w:sz w:val="18"/>
                  <w:szCs w:val="18"/>
                  <w:u w:val="single"/>
                  <w:lang w:eastAsia="zh-CN"/>
                </w:rPr>
                <w:delText xml:space="preserve"> C-276 exhibits excellent corrosion resistance to various organic acids, inorganic acids, alkalis and salts. The material demonstrates good corrosion resistance, including tolerance to organic solvents. The solvents are neutral, and the material compatibility is confirmed.   </w:delText>
              </w:r>
            </w:del>
          </w:p>
        </w:tc>
      </w:tr>
      <w:tr w:rsidR="006A0866" w:rsidRPr="00032BAE" w14:paraId="31008C13" w14:textId="77777777" w:rsidTr="00046813">
        <w:trPr>
          <w:trHeight w:val="6208"/>
          <w:ins w:id="7613" w:author="Xuning Wei12232" w:date="2026-07-27T17:24:00Z"/>
          <w:trPrChange w:id="7614" w:author="Xuning Wei12232" w:date="2026-07-27T19:39:00Z">
            <w:trPr>
              <w:trHeight w:val="6887"/>
            </w:trPr>
          </w:trPrChange>
        </w:trPr>
        <w:tc>
          <w:tcPr>
            <w:tcW w:w="281" w:type="pct"/>
            <w:vMerge/>
            <w:shd w:val="clear" w:color="auto" w:fill="FFFFFF" w:themeFill="background1"/>
            <w:vAlign w:val="center"/>
            <w:tcPrChange w:id="7615" w:author="Xuning Wei12232" w:date="2026-07-27T19:39:00Z">
              <w:tcPr>
                <w:tcW w:w="284" w:type="pct"/>
                <w:gridSpan w:val="3"/>
                <w:vMerge/>
                <w:shd w:val="clear" w:color="auto" w:fill="FFFFFF" w:themeFill="background1"/>
                <w:vAlign w:val="center"/>
              </w:tcPr>
            </w:tcPrChange>
          </w:tcPr>
          <w:p w14:paraId="10677C0A" w14:textId="77777777" w:rsidR="006A0866" w:rsidRDefault="006A0866" w:rsidP="006A0866">
            <w:pPr>
              <w:jc w:val="both"/>
              <w:rPr>
                <w:ins w:id="7616" w:author="Xuning Wei12232" w:date="2026-07-27T17:24:00Z"/>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7617" w:author="Xuning Wei12232" w:date="2026-07-27T19:39:00Z">
              <w:tcPr>
                <w:tcW w:w="1217" w:type="pct"/>
                <w:gridSpan w:val="3"/>
                <w:vMerge/>
                <w:shd w:val="clear" w:color="auto" w:fill="FFFFFF" w:themeFill="background1"/>
                <w:vAlign w:val="center"/>
              </w:tcPr>
            </w:tcPrChange>
          </w:tcPr>
          <w:p w14:paraId="6D0E4194" w14:textId="77777777" w:rsidR="006A0866" w:rsidRDefault="006A0866" w:rsidP="006A0866">
            <w:pPr>
              <w:jc w:val="both"/>
              <w:rPr>
                <w:ins w:id="7618" w:author="Xuning Wei12232" w:date="2026-07-27T17:24:00Z"/>
                <w:rFonts w:ascii="Times New Roman" w:eastAsia="仿宋_GB2312" w:hAnsi="Times New Roman" w:cs="Times New Roman"/>
                <w:color w:val="000000" w:themeColor="text1"/>
                <w:sz w:val="18"/>
                <w:szCs w:val="18"/>
              </w:rPr>
            </w:pPr>
          </w:p>
        </w:tc>
        <w:tc>
          <w:tcPr>
            <w:tcW w:w="1046" w:type="pct"/>
            <w:vMerge/>
            <w:shd w:val="clear" w:color="auto" w:fill="FFFFFF" w:themeFill="background1"/>
            <w:vAlign w:val="center"/>
            <w:tcPrChange w:id="7619" w:author="Xuning Wei12232" w:date="2026-07-27T19:39:00Z">
              <w:tcPr>
                <w:tcW w:w="1049" w:type="pct"/>
                <w:gridSpan w:val="5"/>
                <w:vMerge/>
                <w:shd w:val="clear" w:color="auto" w:fill="FFFFFF" w:themeFill="background1"/>
                <w:vAlign w:val="center"/>
              </w:tcPr>
            </w:tcPrChange>
          </w:tcPr>
          <w:p w14:paraId="56F6C293" w14:textId="77777777" w:rsidR="006A0866" w:rsidRPr="00032BAE" w:rsidRDefault="006A0866" w:rsidP="006A0866">
            <w:pPr>
              <w:rPr>
                <w:ins w:id="7620" w:author="Xuning Wei12232" w:date="2026-07-27T17:24:00Z"/>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7621" w:author="Xuning Wei12232" w:date="2026-07-27T19:39:00Z">
              <w:tcPr>
                <w:tcW w:w="388" w:type="pct"/>
                <w:gridSpan w:val="4"/>
                <w:vMerge/>
                <w:shd w:val="clear" w:color="auto" w:fill="FFFFFF" w:themeFill="background1"/>
                <w:vAlign w:val="center"/>
              </w:tcPr>
            </w:tcPrChange>
          </w:tcPr>
          <w:p w14:paraId="53936C53" w14:textId="77777777" w:rsidR="006A0866" w:rsidRPr="00032BAE" w:rsidRDefault="006A0866" w:rsidP="006A0866">
            <w:pPr>
              <w:jc w:val="both"/>
              <w:rPr>
                <w:ins w:id="7622" w:author="Xuning Wei12232" w:date="2026-07-27T17:24:00Z"/>
                <w:rFonts w:ascii="Times New Roman" w:hAnsi="Times New Roman" w:cs="Times New Roman"/>
                <w:color w:val="auto"/>
                <w:sz w:val="18"/>
                <w:szCs w:val="18"/>
              </w:rPr>
            </w:pPr>
          </w:p>
        </w:tc>
        <w:tc>
          <w:tcPr>
            <w:tcW w:w="352" w:type="pct"/>
            <w:vMerge/>
            <w:shd w:val="clear" w:color="auto" w:fill="FFFFFF" w:themeFill="background1"/>
            <w:vAlign w:val="center"/>
            <w:tcPrChange w:id="7623" w:author="Xuning Wei12232" w:date="2026-07-27T19:39:00Z">
              <w:tcPr>
                <w:tcW w:w="354" w:type="pct"/>
                <w:gridSpan w:val="3"/>
                <w:vMerge/>
                <w:shd w:val="clear" w:color="auto" w:fill="FFFFFF" w:themeFill="background1"/>
                <w:vAlign w:val="center"/>
              </w:tcPr>
            </w:tcPrChange>
          </w:tcPr>
          <w:p w14:paraId="59AF8DB5" w14:textId="77777777" w:rsidR="006A0866" w:rsidRPr="00032BAE" w:rsidRDefault="006A0866" w:rsidP="006A0866">
            <w:pPr>
              <w:jc w:val="both"/>
              <w:rPr>
                <w:ins w:id="7624" w:author="Xuning Wei12232" w:date="2026-07-27T17:24:00Z"/>
                <w:rFonts w:ascii="Times New Roman" w:hAnsi="Times New Roman" w:cs="Times New Roman"/>
                <w:color w:val="auto"/>
                <w:sz w:val="18"/>
                <w:szCs w:val="18"/>
              </w:rPr>
            </w:pPr>
          </w:p>
        </w:tc>
        <w:tc>
          <w:tcPr>
            <w:tcW w:w="289" w:type="pct"/>
            <w:vAlign w:val="center"/>
            <w:tcPrChange w:id="7625" w:author="Xuning Wei12232" w:date="2026-07-27T19:39:00Z">
              <w:tcPr>
                <w:tcW w:w="322" w:type="pct"/>
                <w:gridSpan w:val="3"/>
                <w:vAlign w:val="center"/>
              </w:tcPr>
            </w:tcPrChange>
          </w:tcPr>
          <w:p w14:paraId="1D8CD5EC" w14:textId="151B84B4" w:rsidR="006A0866" w:rsidRPr="00032BAE" w:rsidRDefault="000B6761" w:rsidP="006A0866">
            <w:pPr>
              <w:jc w:val="both"/>
              <w:rPr>
                <w:rFonts w:ascii="Times New Roman" w:hAnsi="Times New Roman" w:cs="Times New Roman"/>
                <w:color w:val="auto"/>
                <w:sz w:val="18"/>
              </w:rPr>
            </w:pPr>
            <w:sdt>
              <w:sdtPr>
                <w:rPr>
                  <w:rFonts w:ascii="Times New Roman" w:hAnsi="Times New Roman" w:cs="Times New Roman"/>
                  <w:b/>
                  <w:color w:val="auto"/>
                  <w:sz w:val="18"/>
                </w:rPr>
                <w:id w:val="1909880541"/>
                <w14:checkbox>
                  <w14:checked w14:val="0"/>
                  <w14:checkedState w14:val="2612" w14:font="MS Gothic"/>
                  <w14:uncheckedState w14:val="2610" w14:font="MS Gothic"/>
                </w14:checkbox>
              </w:sdtPr>
              <w:sdtEndPr/>
              <w:sdtContent>
                <w:r w:rsidR="006A0866">
                  <w:rPr>
                    <w:rFonts w:ascii="MS Gothic" w:eastAsia="MS Gothic" w:hAnsi="MS Gothic" w:cs="Times New Roman" w:hint="eastAsia"/>
                    <w:b/>
                    <w:color w:val="auto"/>
                    <w:sz w:val="18"/>
                  </w:rPr>
                  <w:t>☐</w:t>
                </w:r>
              </w:sdtContent>
            </w:sdt>
            <w:r w:rsidR="006A0866" w:rsidRPr="00032BAE">
              <w:rPr>
                <w:rFonts w:ascii="Times New Roman" w:hAnsi="Times New Roman" w:cs="Times New Roman"/>
                <w:color w:val="auto"/>
                <w:sz w:val="18"/>
              </w:rPr>
              <w:t xml:space="preserve"> High</w:t>
            </w:r>
          </w:p>
          <w:p w14:paraId="3EF79354" w14:textId="77777777" w:rsidR="006A0866" w:rsidRPr="00032BAE" w:rsidRDefault="000B6761" w:rsidP="006A0866">
            <w:pPr>
              <w:jc w:val="both"/>
              <w:rPr>
                <w:rFonts w:ascii="Times New Roman" w:hAnsi="Times New Roman" w:cs="Times New Roman"/>
                <w:color w:val="auto"/>
                <w:sz w:val="18"/>
              </w:rPr>
            </w:pPr>
            <w:sdt>
              <w:sdtPr>
                <w:rPr>
                  <w:rFonts w:ascii="Times New Roman" w:hAnsi="Times New Roman" w:cs="Times New Roman"/>
                  <w:b/>
                  <w:color w:val="auto"/>
                  <w:sz w:val="18"/>
                </w:rPr>
                <w:id w:val="1490519292"/>
                <w14:checkbox>
                  <w14:checked w14:val="0"/>
                  <w14:checkedState w14:val="2612" w14:font="MS Gothic"/>
                  <w14:uncheckedState w14:val="2610" w14:font="MS Gothic"/>
                </w14:checkbox>
              </w:sdtPr>
              <w:sdtEndPr/>
              <w:sdtContent>
                <w:r w:rsidR="006A0866" w:rsidRPr="00032BAE">
                  <w:rPr>
                    <w:rFonts w:ascii="Segoe UI Symbol" w:hAnsi="Segoe UI Symbol" w:cs="Segoe UI Symbol"/>
                    <w:b/>
                    <w:color w:val="auto"/>
                    <w:sz w:val="18"/>
                  </w:rPr>
                  <w:t>☐</w:t>
                </w:r>
              </w:sdtContent>
            </w:sdt>
            <w:r w:rsidR="006A0866" w:rsidRPr="00032BAE">
              <w:rPr>
                <w:rFonts w:ascii="Times New Roman" w:hAnsi="Times New Roman" w:cs="Times New Roman"/>
                <w:b/>
                <w:color w:val="auto"/>
                <w:sz w:val="18"/>
              </w:rPr>
              <w:t xml:space="preserve"> </w:t>
            </w:r>
            <w:r w:rsidR="006A0866" w:rsidRPr="00032BAE">
              <w:rPr>
                <w:rFonts w:ascii="Times New Roman" w:hAnsi="Times New Roman" w:cs="Times New Roman"/>
                <w:color w:val="auto"/>
                <w:sz w:val="18"/>
              </w:rPr>
              <w:t>Medium</w:t>
            </w:r>
          </w:p>
          <w:p w14:paraId="3EDC45A0" w14:textId="3ADBDA21" w:rsidR="006A0866" w:rsidRDefault="000B6761" w:rsidP="006A0866">
            <w:pPr>
              <w:jc w:val="both"/>
              <w:rPr>
                <w:ins w:id="7626" w:author="Xuning Wei12232" w:date="2026-07-27T17:24:00Z"/>
                <w:rFonts w:ascii="Times New Roman" w:hAnsi="Times New Roman" w:cs="Times New Roman"/>
                <w:color w:val="auto"/>
                <w:sz w:val="18"/>
                <w:szCs w:val="18"/>
              </w:rPr>
            </w:pPr>
            <w:sdt>
              <w:sdtPr>
                <w:rPr>
                  <w:rFonts w:ascii="Times New Roman" w:hAnsi="Times New Roman" w:cs="Times New Roman"/>
                  <w:b/>
                  <w:color w:val="auto"/>
                  <w:sz w:val="18"/>
                </w:rPr>
                <w:id w:val="588660975"/>
                <w14:checkbox>
                  <w14:checked w14:val="1"/>
                  <w14:checkedState w14:val="2612" w14:font="MS Gothic"/>
                  <w14:uncheckedState w14:val="2610" w14:font="MS Gothic"/>
                </w14:checkbox>
              </w:sdtPr>
              <w:sdtEndPr/>
              <w:sdtContent>
                <w:r w:rsidR="006A0866" w:rsidRPr="00032BAE">
                  <w:rPr>
                    <w:rFonts w:ascii="Segoe UI Symbol" w:hAnsi="Segoe UI Symbol" w:cs="Segoe UI Symbol"/>
                    <w:b/>
                    <w:color w:val="auto"/>
                    <w:sz w:val="18"/>
                  </w:rPr>
                  <w:t>☒</w:t>
                </w:r>
              </w:sdtContent>
            </w:sdt>
            <w:r w:rsidR="006A0866" w:rsidRPr="00032BAE">
              <w:rPr>
                <w:rFonts w:ascii="Times New Roman" w:hAnsi="Times New Roman" w:cs="Times New Roman"/>
                <w:color w:val="auto"/>
                <w:sz w:val="18"/>
              </w:rPr>
              <w:t xml:space="preserve"> Low</w:t>
            </w:r>
          </w:p>
        </w:tc>
        <w:tc>
          <w:tcPr>
            <w:tcW w:w="638" w:type="pct"/>
            <w:vAlign w:val="center"/>
            <w:tcPrChange w:id="7627" w:author="Xuning Wei12232" w:date="2026-07-27T19:39:00Z">
              <w:tcPr>
                <w:tcW w:w="733" w:type="pct"/>
                <w:gridSpan w:val="3"/>
                <w:vAlign w:val="center"/>
              </w:tcPr>
            </w:tcPrChange>
          </w:tcPr>
          <w:p w14:paraId="617FE1F4" w14:textId="105474A5" w:rsidR="006A0866" w:rsidRPr="0020048E" w:rsidRDefault="006A0866" w:rsidP="006A0866">
            <w:pPr>
              <w:jc w:val="both"/>
              <w:rPr>
                <w:ins w:id="7628" w:author="Xuning Wei12232" w:date="2026-07-27T20:01:00Z"/>
                <w:rFonts w:ascii="Times New Roman" w:hAnsi="Times New Roman" w:cs="Times New Roman"/>
                <w:color w:val="auto"/>
                <w:sz w:val="18"/>
                <w:szCs w:val="18"/>
              </w:rPr>
            </w:pPr>
            <w:ins w:id="7629" w:author="Xuning Wei12232" w:date="2026-07-27T20:01:00Z">
              <w:r w:rsidRPr="0020048E">
                <w:rPr>
                  <w:rFonts w:ascii="Times New Roman" w:hAnsi="Times New Roman" w:cs="Times New Roman"/>
                  <w:color w:val="auto"/>
                  <w:sz w:val="18"/>
                  <w:szCs w:val="18"/>
                </w:rPr>
                <w:t>According to QM01020</w:t>
              </w:r>
            </w:ins>
            <w:ins w:id="7630" w:author="Xuning Wei12232" w:date="2026-07-27T20:03:00Z">
              <w:r w:rsidR="00987318">
                <w:rPr>
                  <w:rFonts w:ascii="Times New Roman" w:hAnsi="Times New Roman" w:cs="Times New Roman"/>
                  <w:color w:val="auto"/>
                  <w:sz w:val="18"/>
                  <w:szCs w:val="18"/>
                </w:rPr>
                <w:t xml:space="preserve"> </w:t>
              </w:r>
            </w:ins>
            <w:ins w:id="7631" w:author="Xuning Wei12232" w:date="2026-07-27T20:01:00Z">
              <w:r w:rsidRPr="0020048E">
                <w:rPr>
                  <w:rFonts w:ascii="Times New Roman" w:hAnsi="Times New Roman" w:cs="Times New Roman"/>
                  <w:color w:val="auto"/>
                  <w:sz w:val="18"/>
                  <w:szCs w:val="18"/>
                </w:rPr>
                <w:t xml:space="preserve">&amp; Page 5/11 Methyl </w:t>
              </w:r>
              <w:proofErr w:type="spellStart"/>
              <w:r w:rsidRPr="0020048E">
                <w:rPr>
                  <w:rFonts w:ascii="Times New Roman" w:hAnsi="Times New Roman" w:cs="Times New Roman"/>
                  <w:color w:val="auto"/>
                  <w:sz w:val="18"/>
                  <w:szCs w:val="18"/>
                </w:rPr>
                <w:t>tert</w:t>
              </w:r>
              <w:proofErr w:type="spellEnd"/>
              <w:r w:rsidRPr="0020048E">
                <w:rPr>
                  <w:rFonts w:ascii="Times New Roman" w:hAnsi="Times New Roman" w:cs="Times New Roman"/>
                  <w:color w:val="auto"/>
                  <w:sz w:val="18"/>
                  <w:szCs w:val="18"/>
                </w:rPr>
                <w:t>-Butyl Ether is compatible with SS, 306 SS and PTFE.</w:t>
              </w:r>
            </w:ins>
          </w:p>
          <w:p w14:paraId="3F33926B" w14:textId="020C2D2E" w:rsidR="006A0866" w:rsidRPr="00032BAE" w:rsidDel="00967463" w:rsidRDefault="006A0866" w:rsidP="006A0866">
            <w:pPr>
              <w:jc w:val="both"/>
              <w:rPr>
                <w:del w:id="7632" w:author="Xuning Wei12232" w:date="2026-07-27T20:01:00Z"/>
                <w:rFonts w:ascii="Times New Roman" w:hAnsi="Times New Roman" w:cs="Times New Roman"/>
                <w:color w:val="auto"/>
                <w:sz w:val="18"/>
              </w:rPr>
            </w:pPr>
            <w:ins w:id="7633" w:author="Xuning Wei12232" w:date="2026-07-27T20:01:00Z">
              <w:r w:rsidRPr="0020048E">
                <w:rPr>
                  <w:rFonts w:ascii="Times New Roman" w:hAnsi="Times New Roman" w:cs="Times New Roman"/>
                  <w:color w:val="auto"/>
                  <w:sz w:val="18"/>
                  <w:szCs w:val="18"/>
                </w:rPr>
                <w:t xml:space="preserve">Based on </w:t>
              </w:r>
              <w:proofErr w:type="spellStart"/>
              <w:r w:rsidRPr="0020048E">
                <w:rPr>
                  <w:rFonts w:ascii="Times New Roman" w:hAnsi="Times New Roman" w:cs="Times New Roman"/>
                  <w:color w:val="auto"/>
                  <w:sz w:val="18"/>
                  <w:szCs w:val="18"/>
                </w:rPr>
                <w:t>Asymchem</w:t>
              </w:r>
              <w:proofErr w:type="spellEnd"/>
              <w:r w:rsidRPr="0020048E">
                <w:rPr>
                  <w:rFonts w:ascii="Times New Roman" w:hAnsi="Times New Roman" w:cs="Times New Roman"/>
                  <w:color w:val="auto"/>
                  <w:sz w:val="18"/>
                  <w:szCs w:val="18"/>
                </w:rPr>
                <w:t xml:space="preserve"> previous campaign production data and experience Methyl </w:t>
              </w:r>
              <w:proofErr w:type="spellStart"/>
              <w:r w:rsidRPr="0020048E">
                <w:rPr>
                  <w:rFonts w:ascii="Times New Roman" w:hAnsi="Times New Roman" w:cs="Times New Roman"/>
                  <w:color w:val="auto"/>
                  <w:sz w:val="18"/>
                  <w:szCs w:val="18"/>
                </w:rPr>
                <w:t>tert</w:t>
              </w:r>
              <w:proofErr w:type="spellEnd"/>
              <w:r w:rsidRPr="0020048E">
                <w:rPr>
                  <w:rFonts w:ascii="Times New Roman" w:hAnsi="Times New Roman" w:cs="Times New Roman"/>
                  <w:color w:val="auto"/>
                  <w:sz w:val="18"/>
                  <w:szCs w:val="18"/>
                </w:rPr>
                <w:t>-Butyl Ether is also compatible with Glass, HSS and SS</w:t>
              </w:r>
            </w:ins>
            <w:del w:id="7634" w:author="Xuning Wei12232" w:date="2026-07-27T20:01:00Z">
              <w:r w:rsidRPr="00032BAE" w:rsidDel="00967463">
                <w:rPr>
                  <w:rFonts w:ascii="Times New Roman" w:hAnsi="Times New Roman" w:cs="Times New Roman"/>
                  <w:color w:val="auto"/>
                  <w:sz w:val="18"/>
                </w:rPr>
                <w:delText>According to QM01020&amp; Page 5/11 Isopropyl Acetate is compatible with SS, 306 SS and PTFE;</w:delText>
              </w:r>
            </w:del>
            <w:ins w:id="7635" w:author="Johan Granander" w:date="2026-05-04T11:54:00Z">
              <w:del w:id="7636" w:author="Xuning Wei12232" w:date="2026-07-27T20:01:00Z">
                <w:r w:rsidRPr="00032BAE" w:rsidDel="00967463">
                  <w:rPr>
                    <w:rFonts w:ascii="Times New Roman" w:hAnsi="Times New Roman" w:cs="Times New Roman"/>
                    <w:color w:val="auto"/>
                    <w:sz w:val="18"/>
                  </w:rPr>
                  <w:delText>PTFE.</w:delText>
                </w:r>
              </w:del>
            </w:ins>
          </w:p>
          <w:p w14:paraId="2367E20B" w14:textId="2BE3E974" w:rsidR="006A0866" w:rsidRDefault="006A0866" w:rsidP="006A0866">
            <w:pPr>
              <w:jc w:val="both"/>
              <w:rPr>
                <w:ins w:id="7637" w:author="Xuning Wei12232" w:date="2026-07-27T17:24:00Z"/>
                <w:rFonts w:ascii="Times New Roman" w:hAnsi="Times New Roman" w:cs="Times New Roman"/>
                <w:color w:val="auto"/>
                <w:sz w:val="18"/>
                <w:szCs w:val="18"/>
              </w:rPr>
            </w:pPr>
            <w:del w:id="7638" w:author="Xuning Wei12232" w:date="2026-07-27T20:01:00Z">
              <w:r w:rsidRPr="00032BAE" w:rsidDel="00967463">
                <w:rPr>
                  <w:rFonts w:ascii="Times New Roman" w:hAnsi="Times New Roman" w:cs="Times New Roman"/>
                  <w:color w:val="auto"/>
                  <w:sz w:val="18"/>
                </w:rPr>
                <w:delText>Based on Asymchem previous campaign production data and experience Isopropyl Acetate and DMF are also compatible with Glass, PTFE and SS</w:delText>
              </w:r>
            </w:del>
          </w:p>
        </w:tc>
        <w:tc>
          <w:tcPr>
            <w:tcW w:w="792" w:type="pct"/>
            <w:vMerge/>
            <w:vAlign w:val="center"/>
            <w:tcPrChange w:id="7639" w:author="Xuning Wei12232" w:date="2026-07-27T19:39:00Z">
              <w:tcPr>
                <w:tcW w:w="654" w:type="pct"/>
                <w:vMerge/>
                <w:vAlign w:val="center"/>
              </w:tcPr>
            </w:tcPrChange>
          </w:tcPr>
          <w:p w14:paraId="63578E72" w14:textId="77777777" w:rsidR="006A0866" w:rsidRDefault="006A0866" w:rsidP="006A0866">
            <w:pPr>
              <w:jc w:val="both"/>
              <w:rPr>
                <w:ins w:id="7640" w:author="Xuning Wei12232" w:date="2026-07-27T17:24:00Z"/>
                <w:rFonts w:ascii="Times New Roman" w:eastAsia="仿宋_GB2312" w:hAnsi="Times New Roman" w:cs="Times New Roman"/>
                <w:b/>
                <w:color w:val="auto"/>
                <w:sz w:val="18"/>
                <w:szCs w:val="18"/>
              </w:rPr>
            </w:pPr>
          </w:p>
        </w:tc>
      </w:tr>
      <w:tr w:rsidR="00FE1E6C" w:rsidRPr="00032BAE" w14:paraId="4A21F800" w14:textId="77777777" w:rsidTr="00046813">
        <w:trPr>
          <w:trHeight w:val="510"/>
          <w:ins w:id="7641" w:author="Xuning Wei12232" w:date="2026-07-27T17:29:00Z"/>
          <w:trPrChange w:id="7642" w:author="Xuning Wei12232" w:date="2026-07-27T19:39:00Z">
            <w:trPr>
              <w:trHeight w:val="397"/>
            </w:trPr>
          </w:trPrChange>
        </w:trPr>
        <w:tc>
          <w:tcPr>
            <w:tcW w:w="281" w:type="pct"/>
            <w:vMerge w:val="restart"/>
            <w:shd w:val="clear" w:color="auto" w:fill="FFFFFF" w:themeFill="background1"/>
            <w:vAlign w:val="center"/>
            <w:tcPrChange w:id="7643" w:author="Xuning Wei12232" w:date="2026-07-27T19:39:00Z">
              <w:tcPr>
                <w:tcW w:w="281" w:type="pct"/>
                <w:gridSpan w:val="2"/>
                <w:vMerge w:val="restart"/>
                <w:shd w:val="clear" w:color="auto" w:fill="FFFFFF" w:themeFill="background1"/>
                <w:vAlign w:val="center"/>
              </w:tcPr>
            </w:tcPrChange>
          </w:tcPr>
          <w:p w14:paraId="510ADFC9" w14:textId="1C09A879" w:rsidR="00046813" w:rsidRDefault="00046813">
            <w:pPr>
              <w:jc w:val="center"/>
              <w:rPr>
                <w:ins w:id="7644" w:author="Xuning Wei12232" w:date="2026-07-27T17:29:00Z"/>
                <w:rFonts w:ascii="Times New Roman" w:eastAsia="仿宋_GB2312" w:hAnsi="Times New Roman" w:cs="Times New Roman"/>
                <w:color w:val="auto"/>
                <w:sz w:val="18"/>
                <w:szCs w:val="18"/>
                <w:lang w:eastAsia="zh-CN"/>
              </w:rPr>
              <w:pPrChange w:id="7645" w:author="Xuning Wei12232" w:date="2026-07-27T19:39:00Z">
                <w:pPr>
                  <w:jc w:val="both"/>
                </w:pPr>
              </w:pPrChange>
            </w:pPr>
            <w:ins w:id="7646" w:author="Xuning Wei12232" w:date="2026-07-27T19:39:00Z">
              <w:r>
                <w:rPr>
                  <w:rFonts w:ascii="Times New Roman" w:eastAsia="仿宋_GB2312" w:hAnsi="Times New Roman" w:cs="Times New Roman" w:hint="eastAsia"/>
                  <w:color w:val="auto"/>
                  <w:sz w:val="18"/>
                  <w:szCs w:val="18"/>
                  <w:lang w:eastAsia="zh-CN"/>
                </w:rPr>
                <w:lastRenderedPageBreak/>
                <w:t>2</w:t>
              </w:r>
              <w:r>
                <w:rPr>
                  <w:rFonts w:ascii="Times New Roman" w:eastAsia="仿宋_GB2312" w:hAnsi="Times New Roman" w:cs="Times New Roman"/>
                  <w:color w:val="auto"/>
                  <w:sz w:val="18"/>
                  <w:szCs w:val="18"/>
                  <w:lang w:eastAsia="zh-CN"/>
                </w:rPr>
                <w:t>2</w:t>
              </w:r>
            </w:ins>
          </w:p>
        </w:tc>
        <w:tc>
          <w:tcPr>
            <w:tcW w:w="1217" w:type="pct"/>
            <w:vMerge w:val="restart"/>
            <w:shd w:val="clear" w:color="auto" w:fill="FFFFFF" w:themeFill="background1"/>
            <w:vAlign w:val="center"/>
            <w:tcPrChange w:id="7647" w:author="Xuning Wei12232" w:date="2026-07-27T19:39:00Z">
              <w:tcPr>
                <w:tcW w:w="1217" w:type="pct"/>
                <w:gridSpan w:val="3"/>
                <w:vMerge w:val="restart"/>
                <w:shd w:val="clear" w:color="auto" w:fill="FFFFFF" w:themeFill="background1"/>
                <w:vAlign w:val="center"/>
              </w:tcPr>
            </w:tcPrChange>
          </w:tcPr>
          <w:p w14:paraId="1E018694" w14:textId="6C93161A" w:rsidR="00785032" w:rsidRDefault="00785032" w:rsidP="00F338FC">
            <w:pPr>
              <w:jc w:val="both"/>
              <w:rPr>
                <w:ins w:id="7648" w:author="Xuning Wei12232" w:date="2026-07-27T20:23:00Z"/>
                <w:rFonts w:ascii="Times New Roman" w:eastAsia="仿宋_GB2312" w:hAnsi="Times New Roman" w:cs="Times New Roman"/>
                <w:color w:val="000000" w:themeColor="text1"/>
                <w:sz w:val="18"/>
                <w:szCs w:val="18"/>
              </w:rPr>
            </w:pPr>
            <w:ins w:id="7649" w:author="Xuning Wei12232" w:date="2026-07-27T20:23:00Z">
              <w:r w:rsidRPr="006F0556">
                <w:rPr>
                  <w:rFonts w:ascii="Times New Roman" w:eastAsia="仿宋_GB2312" w:hAnsi="Times New Roman" w:cs="Times New Roman"/>
                  <w:color w:val="0000FF"/>
                  <w:sz w:val="18"/>
                  <w:szCs w:val="18"/>
                </w:rPr>
                <w:t>Wash resin</w:t>
              </w:r>
            </w:ins>
          </w:p>
          <w:p w14:paraId="36FC4464" w14:textId="2336E1D9" w:rsidR="00785032" w:rsidRPr="006F0556" w:rsidRDefault="00785032" w:rsidP="00785032">
            <w:pPr>
              <w:jc w:val="both"/>
              <w:rPr>
                <w:ins w:id="7650" w:author="Xuning Wei12232" w:date="2026-07-27T20:24:00Z"/>
                <w:rFonts w:ascii="Times New Roman" w:eastAsia="仿宋_GB2312" w:hAnsi="Times New Roman" w:cs="Times New Roman"/>
                <w:color w:val="0000FF"/>
                <w:sz w:val="18"/>
                <w:szCs w:val="18"/>
              </w:rPr>
            </w:pPr>
            <w:ins w:id="7651" w:author="Xuning Wei12232" w:date="2026-07-27T20:24:00Z">
              <w:r>
                <w:rPr>
                  <w:rFonts w:ascii="Times New Roman" w:eastAsia="仿宋_GB2312" w:hAnsi="Times New Roman" w:cs="Times New Roman"/>
                  <w:color w:val="0000FF"/>
                  <w:sz w:val="18"/>
                  <w:szCs w:val="18"/>
                </w:rPr>
                <w:t xml:space="preserve">1. </w:t>
              </w:r>
              <w:r w:rsidRPr="006F0556">
                <w:rPr>
                  <w:rFonts w:ascii="Times New Roman" w:eastAsia="仿宋_GB2312" w:hAnsi="Times New Roman" w:cs="Times New Roman"/>
                  <w:color w:val="0000FF"/>
                  <w:sz w:val="18"/>
                  <w:szCs w:val="18"/>
                </w:rPr>
                <w:t>Add 10.0 V Toluene (8.720 kg/kg) into</w:t>
              </w:r>
              <w:r w:rsidRPr="006F0556">
                <w:rPr>
                  <w:rFonts w:ascii="Times New Roman" w:eastAsia="等线" w:hAnsi="Times New Roman" w:cs="Times New Roman"/>
                  <w:color w:val="0000FF"/>
                  <w:sz w:val="18"/>
                  <w:szCs w:val="18"/>
                </w:rPr>
                <w:t xml:space="preserve"> </w:t>
              </w:r>
              <w:r w:rsidRPr="006F0556">
                <w:rPr>
                  <w:rFonts w:ascii="Times New Roman" w:eastAsia="仿宋_GB2312" w:hAnsi="Times New Roman" w:cs="Times New Roman"/>
                  <w:color w:val="0000FF"/>
                  <w:sz w:val="18"/>
                  <w:szCs w:val="18"/>
                </w:rPr>
                <w:t xml:space="preserve">TJ4S-1213-Sy15 by </w:t>
              </w:r>
            </w:ins>
            <w:ins w:id="7652" w:author="Xuning Wei12232" w:date="2026-09-05T20:29:00Z">
              <w:r w:rsidR="00E339D9" w:rsidRPr="00E339D9">
                <w:rPr>
                  <w:rFonts w:ascii="Times New Roman" w:eastAsia="仿宋_GB2312" w:hAnsi="Times New Roman" w:cs="Times New Roman"/>
                  <w:color w:val="FF0000"/>
                  <w:sz w:val="18"/>
                  <w:szCs w:val="18"/>
                </w:rPr>
                <w:t>insert tube and diaphragm pump.</w:t>
              </w:r>
            </w:ins>
            <w:ins w:id="7653" w:author="Xuning Wei12232" w:date="2026-07-27T20:24:00Z">
              <w:r w:rsidRPr="006F0556">
                <w:rPr>
                  <w:rFonts w:ascii="Times New Roman" w:eastAsia="仿宋_GB2312" w:hAnsi="Times New Roman" w:cs="Times New Roman"/>
                  <w:color w:val="0000FF"/>
                  <w:sz w:val="18"/>
                  <w:szCs w:val="18"/>
                </w:rPr>
                <w:t xml:space="preserve"> Bubble with nitrogen for 5±2</w:t>
              </w:r>
            </w:ins>
            <w:ins w:id="7654" w:author="Johan Granander" w:date="2026-07-28T13:37:00Z">
              <w:r w:rsidR="00A0716C">
                <w:rPr>
                  <w:rFonts w:ascii="Times New Roman" w:eastAsia="仿宋_GB2312" w:hAnsi="Times New Roman" w:cs="Times New Roman"/>
                  <w:color w:val="0000FF"/>
                  <w:sz w:val="18"/>
                  <w:szCs w:val="18"/>
                </w:rPr>
                <w:t xml:space="preserve"> </w:t>
              </w:r>
            </w:ins>
            <w:ins w:id="7655" w:author="Xuning Wei12232" w:date="2026-07-27T20:24:00Z">
              <w:r w:rsidRPr="006F0556">
                <w:rPr>
                  <w:rFonts w:ascii="Times New Roman" w:eastAsia="仿宋_GB2312" w:hAnsi="Times New Roman" w:cs="Times New Roman"/>
                  <w:color w:val="0000FF"/>
                  <w:sz w:val="18"/>
                  <w:szCs w:val="18"/>
                </w:rPr>
                <w:t>min, then start the stirrer. After stirring for 25±5</w:t>
              </w:r>
            </w:ins>
            <w:ins w:id="7656" w:author="Johan Granander" w:date="2026-07-28T13:37:00Z">
              <w:r w:rsidR="00A0716C">
                <w:rPr>
                  <w:rFonts w:ascii="Times New Roman" w:eastAsia="仿宋_GB2312" w:hAnsi="Times New Roman" w:cs="Times New Roman"/>
                  <w:color w:val="0000FF"/>
                  <w:sz w:val="18"/>
                  <w:szCs w:val="18"/>
                </w:rPr>
                <w:t xml:space="preserve"> </w:t>
              </w:r>
            </w:ins>
            <w:ins w:id="7657" w:author="Xuning Wei12232" w:date="2026-07-27T20:24:00Z">
              <w:r w:rsidRPr="006F0556">
                <w:rPr>
                  <w:rFonts w:ascii="Times New Roman" w:eastAsia="仿宋_GB2312" w:hAnsi="Times New Roman" w:cs="Times New Roman"/>
                  <w:color w:val="0000FF"/>
                  <w:sz w:val="18"/>
                  <w:szCs w:val="18"/>
                </w:rPr>
                <w:t xml:space="preserve">min, stop stirring, turn off the nitrogen. Drain until there is no obvious drip. </w:t>
              </w:r>
            </w:ins>
          </w:p>
          <w:p w14:paraId="06D86F32" w14:textId="2828D4CF" w:rsidR="00785032" w:rsidRPr="006F0556" w:rsidRDefault="00785032" w:rsidP="00785032">
            <w:pPr>
              <w:jc w:val="both"/>
              <w:rPr>
                <w:ins w:id="7658" w:author="Xuning Wei12232" w:date="2026-07-27T20:24:00Z"/>
                <w:rFonts w:ascii="Times New Roman" w:eastAsia="仿宋_GB2312" w:hAnsi="Times New Roman" w:cs="Times New Roman"/>
                <w:color w:val="0000FF"/>
                <w:sz w:val="18"/>
                <w:szCs w:val="18"/>
              </w:rPr>
            </w:pPr>
            <w:ins w:id="7659" w:author="Xuning Wei12232" w:date="2026-07-27T20:24:00Z">
              <w:r>
                <w:rPr>
                  <w:rFonts w:ascii="Times New Roman" w:eastAsia="仿宋_GB2312" w:hAnsi="Times New Roman" w:cs="Times New Roman"/>
                  <w:color w:val="0000FF"/>
                  <w:sz w:val="18"/>
                  <w:szCs w:val="18"/>
                </w:rPr>
                <w:t xml:space="preserve">2. </w:t>
              </w:r>
              <w:r w:rsidRPr="006F0556">
                <w:rPr>
                  <w:rFonts w:ascii="Times New Roman" w:eastAsia="仿宋_GB2312" w:hAnsi="Times New Roman" w:cs="Times New Roman"/>
                  <w:color w:val="0000FF"/>
                  <w:sz w:val="18"/>
                  <w:szCs w:val="18"/>
                </w:rPr>
                <w:t>Add 10.0 V MTBE (7.410 kg/kg) into TJ4S-1213-Sy15. Bubble with nitrogen for 5±2</w:t>
              </w:r>
            </w:ins>
            <w:ins w:id="7660" w:author="Johan Granander" w:date="2026-07-28T13:37:00Z">
              <w:r w:rsidR="00A0716C">
                <w:rPr>
                  <w:rFonts w:ascii="Times New Roman" w:eastAsia="仿宋_GB2312" w:hAnsi="Times New Roman" w:cs="Times New Roman"/>
                  <w:color w:val="0000FF"/>
                  <w:sz w:val="18"/>
                  <w:szCs w:val="18"/>
                </w:rPr>
                <w:t xml:space="preserve"> </w:t>
              </w:r>
            </w:ins>
            <w:ins w:id="7661" w:author="Xuning Wei12232" w:date="2026-07-27T20:24:00Z">
              <w:r w:rsidRPr="006F0556">
                <w:rPr>
                  <w:rFonts w:ascii="Times New Roman" w:eastAsia="仿宋_GB2312" w:hAnsi="Times New Roman" w:cs="Times New Roman"/>
                  <w:color w:val="0000FF"/>
                  <w:sz w:val="18"/>
                  <w:szCs w:val="18"/>
                </w:rPr>
                <w:t>min, then start the stirrer. After stirring for 15±5</w:t>
              </w:r>
            </w:ins>
            <w:ins w:id="7662" w:author="Johan Granander" w:date="2026-07-28T13:37:00Z">
              <w:r w:rsidR="00A0716C">
                <w:rPr>
                  <w:rFonts w:ascii="Times New Roman" w:eastAsia="仿宋_GB2312" w:hAnsi="Times New Roman" w:cs="Times New Roman"/>
                  <w:color w:val="0000FF"/>
                  <w:sz w:val="18"/>
                  <w:szCs w:val="18"/>
                </w:rPr>
                <w:t xml:space="preserve"> </w:t>
              </w:r>
            </w:ins>
            <w:ins w:id="7663" w:author="Xuning Wei12232" w:date="2026-07-27T20:24:00Z">
              <w:r w:rsidRPr="006F0556">
                <w:rPr>
                  <w:rFonts w:ascii="Times New Roman" w:eastAsia="仿宋_GB2312" w:hAnsi="Times New Roman" w:cs="Times New Roman"/>
                  <w:color w:val="0000FF"/>
                  <w:sz w:val="18"/>
                  <w:szCs w:val="18"/>
                </w:rPr>
                <w:t xml:space="preserve">min, stop stirring, turn off the nitrogen. Drain until there is no obvious drip. </w:t>
              </w:r>
            </w:ins>
          </w:p>
          <w:p w14:paraId="293811BD" w14:textId="3ECE3E47" w:rsidR="00F338FC" w:rsidRDefault="00785032" w:rsidP="00785032">
            <w:pPr>
              <w:jc w:val="both"/>
              <w:rPr>
                <w:ins w:id="7664" w:author="Xuning Wei12232" w:date="2026-07-27T17:29:00Z"/>
                <w:rFonts w:ascii="Times New Roman" w:eastAsia="仿宋_GB2312" w:hAnsi="Times New Roman" w:cs="Times New Roman"/>
                <w:color w:val="000000" w:themeColor="text1"/>
                <w:sz w:val="18"/>
                <w:szCs w:val="18"/>
              </w:rPr>
            </w:pPr>
            <w:ins w:id="7665" w:author="Xuning Wei12232" w:date="2026-07-27T20:24:00Z">
              <w:r>
                <w:rPr>
                  <w:rFonts w:ascii="Times New Roman" w:eastAsia="仿宋_GB2312" w:hAnsi="Times New Roman" w:cs="Times New Roman"/>
                  <w:color w:val="0000FF"/>
                  <w:sz w:val="18"/>
                  <w:szCs w:val="18"/>
                </w:rPr>
                <w:t xml:space="preserve">3. </w:t>
              </w:r>
              <w:r w:rsidRPr="006F0556">
                <w:rPr>
                  <w:rFonts w:ascii="Times New Roman" w:eastAsia="仿宋_GB2312" w:hAnsi="Times New Roman" w:cs="Times New Roman"/>
                  <w:color w:val="0000FF"/>
                  <w:sz w:val="18"/>
                  <w:szCs w:val="18"/>
                </w:rPr>
                <w:t>Add 10.0 V MTBE (7.410 kg/kg) into</w:t>
              </w:r>
              <w:r w:rsidRPr="006F0556">
                <w:rPr>
                  <w:rFonts w:ascii="Times New Roman" w:eastAsia="等线" w:hAnsi="Times New Roman" w:cs="Times New Roman"/>
                  <w:color w:val="0000FF"/>
                  <w:sz w:val="18"/>
                  <w:szCs w:val="18"/>
                </w:rPr>
                <w:t xml:space="preserve"> </w:t>
              </w:r>
              <w:r w:rsidRPr="006F0556">
                <w:rPr>
                  <w:rFonts w:ascii="Times New Roman" w:eastAsia="仿宋_GB2312" w:hAnsi="Times New Roman" w:cs="Times New Roman"/>
                  <w:color w:val="0000FF"/>
                  <w:sz w:val="18"/>
                  <w:szCs w:val="18"/>
                </w:rPr>
                <w:t>TJ4S-1213-Sy15. Bubble with nitrogen for 5±2</w:t>
              </w:r>
            </w:ins>
            <w:ins w:id="7666" w:author="Johan Granander" w:date="2026-07-28T13:38:00Z">
              <w:r w:rsidR="00A0716C">
                <w:rPr>
                  <w:rFonts w:ascii="Times New Roman" w:eastAsia="仿宋_GB2312" w:hAnsi="Times New Roman" w:cs="Times New Roman"/>
                  <w:color w:val="0000FF"/>
                  <w:sz w:val="18"/>
                  <w:szCs w:val="18"/>
                </w:rPr>
                <w:t xml:space="preserve"> </w:t>
              </w:r>
            </w:ins>
            <w:ins w:id="7667" w:author="Xuning Wei12232" w:date="2026-07-27T20:24:00Z">
              <w:r w:rsidRPr="006F0556">
                <w:rPr>
                  <w:rFonts w:ascii="Times New Roman" w:eastAsia="仿宋_GB2312" w:hAnsi="Times New Roman" w:cs="Times New Roman"/>
                  <w:color w:val="0000FF"/>
                  <w:sz w:val="18"/>
                  <w:szCs w:val="18"/>
                </w:rPr>
                <w:t>min, then start the stirrer. After stirring for 15±5</w:t>
              </w:r>
            </w:ins>
            <w:ins w:id="7668" w:author="Johan Granander" w:date="2026-07-28T13:38:00Z">
              <w:r w:rsidR="00A0716C">
                <w:rPr>
                  <w:rFonts w:ascii="Times New Roman" w:eastAsia="仿宋_GB2312" w:hAnsi="Times New Roman" w:cs="Times New Roman"/>
                  <w:color w:val="0000FF"/>
                  <w:sz w:val="18"/>
                  <w:szCs w:val="18"/>
                </w:rPr>
                <w:t xml:space="preserve"> </w:t>
              </w:r>
            </w:ins>
            <w:ins w:id="7669" w:author="Xuning Wei12232" w:date="2026-07-27T20:24:00Z">
              <w:r w:rsidRPr="006F0556">
                <w:rPr>
                  <w:rFonts w:ascii="Times New Roman" w:eastAsia="仿宋_GB2312" w:hAnsi="Times New Roman" w:cs="Times New Roman"/>
                  <w:color w:val="0000FF"/>
                  <w:sz w:val="18"/>
                  <w:szCs w:val="18"/>
                </w:rPr>
                <w:t xml:space="preserve">min, stop stirring, turn off the nitrogen. Drain until there is no obvious drip. </w:t>
              </w:r>
              <w:r w:rsidRPr="006F0556">
                <w:rPr>
                  <w:rFonts w:ascii="Times New Roman" w:eastAsia="仿宋_GB2312" w:hAnsi="Times New Roman" w:cs="Times New Roman"/>
                  <w:color w:val="0000FF"/>
                  <w:sz w:val="18"/>
                  <w:szCs w:val="18"/>
                </w:rPr>
                <w:br/>
              </w:r>
              <w:r>
                <w:rPr>
                  <w:rFonts w:ascii="Times New Roman" w:eastAsia="仿宋_GB2312" w:hAnsi="Times New Roman" w:cs="Times New Roman"/>
                  <w:color w:val="0000FF"/>
                  <w:sz w:val="18"/>
                  <w:szCs w:val="18"/>
                </w:rPr>
                <w:t xml:space="preserve">4. </w:t>
              </w:r>
              <w:r w:rsidRPr="00321EFC">
                <w:rPr>
                  <w:rFonts w:ascii="Times New Roman" w:eastAsia="仿宋_GB2312" w:hAnsi="Times New Roman" w:cs="Times New Roman"/>
                  <w:color w:val="0000FF"/>
                  <w:sz w:val="18"/>
                  <w:szCs w:val="18"/>
                </w:rPr>
                <w:t xml:space="preserve">Sample the MTBE washing solution during the second stirring and develop with </w:t>
              </w:r>
              <w:proofErr w:type="spellStart"/>
              <w:r w:rsidRPr="00321EFC">
                <w:rPr>
                  <w:rFonts w:ascii="Times New Roman" w:eastAsia="仿宋_GB2312" w:hAnsi="Times New Roman" w:cs="Times New Roman"/>
                  <w:color w:val="0000FF"/>
                  <w:sz w:val="18"/>
                  <w:szCs w:val="18"/>
                </w:rPr>
                <w:t>chloranil</w:t>
              </w:r>
              <w:proofErr w:type="spellEnd"/>
              <w:r w:rsidRPr="00321EFC">
                <w:rPr>
                  <w:rFonts w:ascii="Times New Roman" w:eastAsia="仿宋_GB2312" w:hAnsi="Times New Roman" w:cs="Times New Roman"/>
                  <w:color w:val="0000FF"/>
                  <w:sz w:val="18"/>
                  <w:szCs w:val="18"/>
                </w:rPr>
                <w:t xml:space="preserve">, compare the color with the standard 500 ppm </w:t>
              </w:r>
              <w:proofErr w:type="spellStart"/>
              <w:r w:rsidRPr="00321EFC">
                <w:rPr>
                  <w:rFonts w:ascii="Times New Roman" w:eastAsia="仿宋_GB2312" w:hAnsi="Times New Roman" w:cs="Times New Roman"/>
                  <w:color w:val="0000FF"/>
                  <w:sz w:val="18"/>
                  <w:szCs w:val="18"/>
                </w:rPr>
                <w:t>piperidine</w:t>
              </w:r>
              <w:proofErr w:type="spellEnd"/>
              <w:r w:rsidRPr="00321EFC">
                <w:rPr>
                  <w:rFonts w:ascii="Times New Roman" w:eastAsia="仿宋_GB2312" w:hAnsi="Times New Roman" w:cs="Times New Roman"/>
                  <w:color w:val="0000FF"/>
                  <w:sz w:val="18"/>
                  <w:szCs w:val="18"/>
                </w:rPr>
                <w:t xml:space="preserve"> in MTBE solution as reference solution.</w:t>
              </w:r>
            </w:ins>
          </w:p>
        </w:tc>
        <w:tc>
          <w:tcPr>
            <w:tcW w:w="1046" w:type="pct"/>
            <w:vMerge w:val="restart"/>
            <w:shd w:val="clear" w:color="auto" w:fill="FFFFFF" w:themeFill="background1"/>
            <w:vAlign w:val="center"/>
            <w:tcPrChange w:id="7670" w:author="Xuning Wei12232" w:date="2026-07-27T19:39:00Z">
              <w:tcPr>
                <w:tcW w:w="1046" w:type="pct"/>
                <w:gridSpan w:val="3"/>
                <w:vMerge w:val="restart"/>
                <w:shd w:val="clear" w:color="auto" w:fill="FFFFFF" w:themeFill="background1"/>
                <w:vAlign w:val="center"/>
              </w:tcPr>
            </w:tcPrChange>
          </w:tcPr>
          <w:p w14:paraId="47D3B10B" w14:textId="77777777" w:rsidR="00F338FC" w:rsidRPr="00032BAE" w:rsidRDefault="00F338FC" w:rsidP="00F338FC">
            <w:pPr>
              <w:rPr>
                <w:ins w:id="7671" w:author="Xuning Wei12232" w:date="2026-07-27T17:30:00Z"/>
                <w:rFonts w:ascii="Times New Roman" w:hAnsi="Times New Roman" w:cs="Times New Roman"/>
                <w:color w:val="auto"/>
                <w:sz w:val="18"/>
                <w:szCs w:val="18"/>
                <w:shd w:val="clear" w:color="auto" w:fill="FFFFFF"/>
              </w:rPr>
            </w:pPr>
            <w:ins w:id="7672" w:author="Xuning Wei12232" w:date="2026-07-27T17:30: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1F3BD049" w14:textId="77777777" w:rsidR="00F338FC" w:rsidRPr="004634A5" w:rsidRDefault="00F338FC" w:rsidP="00F338FC">
            <w:pPr>
              <w:rPr>
                <w:ins w:id="7673" w:author="Xuning Wei12232" w:date="2026-07-27T17:30:00Z"/>
                <w:rFonts w:ascii="Times New Roman" w:eastAsiaTheme="minorEastAsia" w:hAnsi="Times New Roman" w:cs="Times New Roman"/>
                <w:color w:val="auto"/>
                <w:sz w:val="18"/>
                <w:szCs w:val="18"/>
                <w:shd w:val="clear" w:color="auto" w:fill="FFFFFF"/>
                <w:lang w:eastAsia="zh-CN"/>
              </w:rPr>
            </w:pPr>
            <w:ins w:id="7674" w:author="Xuning Wei12232" w:date="2026-07-27T17:30: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54B23977" w14:textId="77777777" w:rsidR="00F338FC" w:rsidRPr="002B446D" w:rsidRDefault="00F338FC" w:rsidP="00F338FC">
            <w:pPr>
              <w:rPr>
                <w:ins w:id="7675" w:author="Xuning Wei12232" w:date="2026-07-27T17:30:00Z"/>
                <w:rFonts w:ascii="Times New Roman" w:hAnsi="Times New Roman" w:cs="Times New Roman"/>
                <w:color w:val="0000FF"/>
                <w:sz w:val="18"/>
                <w:szCs w:val="18"/>
                <w:shd w:val="clear" w:color="auto" w:fill="FFFFFF"/>
              </w:rPr>
            </w:pPr>
            <w:ins w:id="7676" w:author="Xuning Wei12232" w:date="2026-07-27T17:30: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45365DE" w14:textId="77777777" w:rsidR="00F338FC" w:rsidRPr="00032BAE" w:rsidRDefault="00F338FC" w:rsidP="00F338FC">
            <w:pPr>
              <w:rPr>
                <w:ins w:id="7677" w:author="Xuning Wei12232" w:date="2026-07-27T17:30:00Z"/>
                <w:rFonts w:ascii="Times New Roman" w:hAnsi="Times New Roman" w:cs="Times New Roman"/>
                <w:color w:val="auto"/>
                <w:sz w:val="18"/>
                <w:szCs w:val="18"/>
                <w:shd w:val="clear" w:color="auto" w:fill="FFFFFF"/>
              </w:rPr>
            </w:pPr>
            <w:ins w:id="7678" w:author="Xuning Wei12232" w:date="2026-07-27T17:30:00Z">
              <w:r w:rsidRPr="00032BAE">
                <w:rPr>
                  <w:rFonts w:ascii="Times New Roman" w:hAnsi="Times New Roman" w:cs="Times New Roman"/>
                  <w:color w:val="auto"/>
                  <w:sz w:val="18"/>
                  <w:szCs w:val="18"/>
                  <w:shd w:val="clear" w:color="auto" w:fill="FFFFFF"/>
                </w:rPr>
                <w:t>Sight glass: Glass</w:t>
              </w:r>
            </w:ins>
          </w:p>
          <w:p w14:paraId="1E77D51C" w14:textId="77777777" w:rsidR="00F338FC" w:rsidRPr="00032BAE" w:rsidRDefault="00F338FC" w:rsidP="00F338FC">
            <w:pPr>
              <w:rPr>
                <w:ins w:id="7679" w:author="Xuning Wei12232" w:date="2026-07-27T17:30:00Z"/>
                <w:rFonts w:ascii="Times New Roman" w:hAnsi="Times New Roman" w:cs="Times New Roman"/>
                <w:color w:val="auto"/>
                <w:sz w:val="18"/>
                <w:szCs w:val="18"/>
                <w:shd w:val="clear" w:color="auto" w:fill="FFFFFF"/>
              </w:rPr>
            </w:pPr>
            <w:ins w:id="7680" w:author="Xuning Wei12232" w:date="2026-07-27T17:30:00Z">
              <w:r w:rsidRPr="00032BAE">
                <w:rPr>
                  <w:rFonts w:ascii="Times New Roman" w:hAnsi="Times New Roman" w:cs="Times New Roman"/>
                  <w:color w:val="auto"/>
                  <w:sz w:val="18"/>
                  <w:szCs w:val="18"/>
                  <w:shd w:val="clear" w:color="auto" w:fill="FFFFFF"/>
                </w:rPr>
                <w:t>Transfer pump material: SS316+PTFE,</w:t>
              </w:r>
            </w:ins>
          </w:p>
          <w:p w14:paraId="76375661" w14:textId="77777777" w:rsidR="00F338FC" w:rsidRPr="00032BAE" w:rsidRDefault="00F338FC" w:rsidP="00F338FC">
            <w:pPr>
              <w:rPr>
                <w:ins w:id="7681" w:author="Xuning Wei12232" w:date="2026-07-27T17:30:00Z"/>
                <w:rFonts w:ascii="Times New Roman" w:hAnsi="Times New Roman" w:cs="Times New Roman"/>
                <w:color w:val="auto"/>
                <w:sz w:val="18"/>
                <w:szCs w:val="18"/>
                <w:shd w:val="clear" w:color="auto" w:fill="FFFFFF"/>
              </w:rPr>
            </w:pPr>
            <w:ins w:id="7682" w:author="Xuning Wei12232" w:date="2026-07-27T17:30: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3F9C4D1" w14:textId="77777777" w:rsidR="00F338FC" w:rsidRPr="00032BAE" w:rsidRDefault="00F338FC" w:rsidP="00F338FC">
            <w:pPr>
              <w:rPr>
                <w:ins w:id="7683" w:author="Xuning Wei12232" w:date="2026-07-27T17:30:00Z"/>
                <w:rFonts w:ascii="Times New Roman" w:hAnsi="Times New Roman" w:cs="Times New Roman"/>
                <w:color w:val="auto"/>
                <w:sz w:val="18"/>
                <w:szCs w:val="18"/>
                <w:shd w:val="clear" w:color="auto" w:fill="FFFFFF"/>
              </w:rPr>
            </w:pPr>
            <w:ins w:id="7684" w:author="Xuning Wei12232" w:date="2026-07-27T17:30:00Z">
              <w:r w:rsidRPr="00032BAE">
                <w:rPr>
                  <w:rFonts w:ascii="Times New Roman" w:hAnsi="Times New Roman" w:cs="Times New Roman"/>
                  <w:color w:val="auto"/>
                  <w:sz w:val="18"/>
                  <w:szCs w:val="18"/>
                  <w:shd w:val="clear" w:color="auto" w:fill="FFFFFF"/>
                </w:rPr>
                <w:t>Pipeline material: 316L</w:t>
              </w:r>
            </w:ins>
          </w:p>
          <w:p w14:paraId="6000703F" w14:textId="77777777" w:rsidR="00F338FC" w:rsidRPr="00DF173A" w:rsidRDefault="00F338FC" w:rsidP="00F338FC">
            <w:pPr>
              <w:rPr>
                <w:ins w:id="7685" w:author="Xuning Wei12232" w:date="2026-07-27T17:30:00Z"/>
                <w:rFonts w:ascii="Times New Roman" w:hAnsi="Times New Roman" w:cs="Times New Roman"/>
                <w:color w:val="FF0000"/>
                <w:sz w:val="18"/>
                <w:szCs w:val="18"/>
                <w:shd w:val="clear" w:color="auto" w:fill="FFFFFF"/>
                <w:rPrChange w:id="7686" w:author="Johan Granander" w:date="2026-07-28T15:07:00Z">
                  <w:rPr>
                    <w:ins w:id="7687" w:author="Xuning Wei12232" w:date="2026-07-27T17:30:00Z"/>
                    <w:rFonts w:ascii="Times New Roman" w:hAnsi="Times New Roman" w:cs="Times New Roman"/>
                    <w:color w:val="FF0000"/>
                    <w:sz w:val="18"/>
                    <w:szCs w:val="18"/>
                    <w:shd w:val="clear" w:color="auto" w:fill="FFFFFF"/>
                    <w:lang w:val="sv-SE"/>
                  </w:rPr>
                </w:rPrChange>
              </w:rPr>
            </w:pPr>
            <w:ins w:id="7688" w:author="Xuning Wei12232" w:date="2026-07-27T17:30:00Z">
              <w:r w:rsidRPr="00DF173A">
                <w:rPr>
                  <w:rFonts w:ascii="Times New Roman" w:hAnsi="Times New Roman" w:cs="Times New Roman"/>
                  <w:color w:val="FF0000"/>
                  <w:sz w:val="18"/>
                  <w:szCs w:val="18"/>
                  <w:shd w:val="clear" w:color="auto" w:fill="FFFFFF"/>
                  <w:rPrChange w:id="7689" w:author="Johan Granander" w:date="2026-07-28T15:07:00Z">
                    <w:rPr>
                      <w:rFonts w:ascii="Times New Roman" w:hAnsi="Times New Roman" w:cs="Times New Roman"/>
                      <w:color w:val="FF0000"/>
                      <w:sz w:val="18"/>
                      <w:szCs w:val="18"/>
                      <w:shd w:val="clear" w:color="auto" w:fill="FFFFFF"/>
                      <w:lang w:val="sv-SE"/>
                    </w:rPr>
                  </w:rPrChang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0BDF176D" w14:textId="77777777" w:rsidR="00F338FC" w:rsidRPr="00DF173A" w:rsidRDefault="00F338FC" w:rsidP="00F338FC">
            <w:pPr>
              <w:rPr>
                <w:ins w:id="7690" w:author="Xuning Wei12232" w:date="2026-07-27T17:30:00Z"/>
                <w:rFonts w:ascii="Times New Roman" w:hAnsi="Times New Roman" w:cs="Times New Roman"/>
                <w:color w:val="auto"/>
                <w:sz w:val="18"/>
                <w:szCs w:val="18"/>
                <w:shd w:val="clear" w:color="auto" w:fill="FFFFFF"/>
                <w:rPrChange w:id="7691" w:author="Johan Granander" w:date="2026-07-28T15:07:00Z">
                  <w:rPr>
                    <w:ins w:id="7692" w:author="Xuning Wei12232" w:date="2026-07-27T17:30:00Z"/>
                    <w:rFonts w:ascii="Times New Roman" w:hAnsi="Times New Roman" w:cs="Times New Roman"/>
                    <w:color w:val="auto"/>
                    <w:sz w:val="18"/>
                    <w:szCs w:val="18"/>
                    <w:shd w:val="clear" w:color="auto" w:fill="FFFFFF"/>
                    <w:lang w:val="sv-SE"/>
                  </w:rPr>
                </w:rPrChange>
              </w:rPr>
            </w:pPr>
            <w:ins w:id="7693" w:author="Xuning Wei12232" w:date="2026-07-27T17:30:00Z">
              <w:r w:rsidRPr="00DF173A">
                <w:rPr>
                  <w:rFonts w:ascii="Times New Roman" w:hAnsi="Times New Roman" w:cs="Times New Roman"/>
                  <w:color w:val="auto"/>
                  <w:sz w:val="18"/>
                  <w:szCs w:val="18"/>
                  <w:shd w:val="clear" w:color="auto" w:fill="FFFFFF"/>
                  <w:rPrChange w:id="7694" w:author="Johan Granander" w:date="2026-07-28T15:07:00Z">
                    <w:rPr>
                      <w:rFonts w:ascii="Times New Roman" w:hAnsi="Times New Roman" w:cs="Times New Roman"/>
                      <w:color w:val="auto"/>
                      <w:sz w:val="18"/>
                      <w:szCs w:val="18"/>
                      <w:shd w:val="clear" w:color="auto" w:fill="FFFFFF"/>
                      <w:lang w:val="sv-SE"/>
                    </w:rPr>
                  </w:rPrChange>
                </w:rPr>
                <w:t>Mass flow meter: SS</w:t>
              </w:r>
            </w:ins>
          </w:p>
          <w:p w14:paraId="089271B7" w14:textId="77777777" w:rsidR="00F338FC" w:rsidRPr="00032BAE" w:rsidRDefault="00F338FC" w:rsidP="00F338FC">
            <w:pPr>
              <w:rPr>
                <w:ins w:id="7695" w:author="Xuning Wei12232" w:date="2026-07-27T17:30:00Z"/>
                <w:rFonts w:ascii="Times New Roman" w:hAnsi="Times New Roman" w:cs="Times New Roman"/>
                <w:b/>
                <w:color w:val="auto"/>
                <w:sz w:val="18"/>
                <w:szCs w:val="18"/>
                <w:shd w:val="clear" w:color="auto" w:fill="FFFFFF"/>
              </w:rPr>
            </w:pPr>
            <w:ins w:id="7696" w:author="Xuning Wei12232" w:date="2026-07-27T17:30:00Z">
              <w:r w:rsidRPr="00032BAE">
                <w:rPr>
                  <w:rFonts w:ascii="Times New Roman" w:hAnsi="Times New Roman" w:cs="Times New Roman"/>
                  <w:color w:val="auto"/>
                  <w:sz w:val="18"/>
                  <w:szCs w:val="18"/>
                  <w:shd w:val="clear" w:color="auto" w:fill="FFFFFF"/>
                </w:rPr>
                <w:t>Valve material: 304 &amp; 316L</w:t>
              </w:r>
            </w:ins>
          </w:p>
          <w:p w14:paraId="75212709" w14:textId="77777777" w:rsidR="00F338FC" w:rsidRPr="00032BAE" w:rsidRDefault="00F338FC" w:rsidP="00F338FC">
            <w:pPr>
              <w:rPr>
                <w:ins w:id="7697" w:author="Xuning Wei12232" w:date="2026-07-27T17:30:00Z"/>
                <w:rFonts w:ascii="Times New Roman" w:eastAsiaTheme="minorEastAsia" w:hAnsi="Times New Roman" w:cs="Times New Roman"/>
                <w:color w:val="auto"/>
                <w:sz w:val="18"/>
                <w:szCs w:val="18"/>
                <w:shd w:val="clear" w:color="auto" w:fill="FFFFFF"/>
                <w:lang w:eastAsia="zh-CN"/>
              </w:rPr>
            </w:pPr>
            <w:ins w:id="7698" w:author="Xuning Wei12232" w:date="2026-07-27T17:30: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13E36EE5" w14:textId="77777777" w:rsidR="00F338FC" w:rsidRDefault="00F338FC" w:rsidP="00F338FC">
            <w:pPr>
              <w:rPr>
                <w:ins w:id="7699" w:author="Xuning Wei12232" w:date="2026-07-27T17:30:00Z"/>
                <w:rFonts w:ascii="Times New Roman" w:hAnsi="Times New Roman" w:cs="Times New Roman"/>
                <w:color w:val="auto"/>
                <w:sz w:val="18"/>
                <w:szCs w:val="18"/>
                <w:shd w:val="clear" w:color="auto" w:fill="FFFFFF"/>
              </w:rPr>
            </w:pPr>
            <w:ins w:id="7700" w:author="Xuning Wei12232" w:date="2026-07-27T17:30:00Z">
              <w:r w:rsidRPr="00032BAE">
                <w:rPr>
                  <w:rFonts w:ascii="Times New Roman" w:hAnsi="Times New Roman" w:cs="Times New Roman"/>
                  <w:color w:val="auto"/>
                  <w:sz w:val="18"/>
                  <w:szCs w:val="18"/>
                  <w:shd w:val="clear" w:color="auto" w:fill="FFFFFF"/>
                </w:rPr>
                <w:t>Waste discharge pump material: SS316+PTFE</w:t>
              </w:r>
            </w:ins>
          </w:p>
          <w:p w14:paraId="670D52D4" w14:textId="17220CF4" w:rsidR="00F338FC" w:rsidRPr="00032BAE" w:rsidRDefault="00F338FC" w:rsidP="00F338FC">
            <w:pPr>
              <w:rPr>
                <w:ins w:id="7701" w:author="Xuning Wei12232" w:date="2026-07-27T17:29:00Z"/>
                <w:rFonts w:ascii="Times New Roman" w:hAnsi="Times New Roman" w:cs="Times New Roman"/>
                <w:color w:val="auto"/>
                <w:sz w:val="18"/>
                <w:szCs w:val="18"/>
                <w:shd w:val="clear" w:color="auto" w:fill="FFFFFF"/>
              </w:rPr>
            </w:pPr>
            <w:ins w:id="7702" w:author="Xuning Wei12232" w:date="2026-07-27T17:30: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p>
        </w:tc>
        <w:tc>
          <w:tcPr>
            <w:tcW w:w="385" w:type="pct"/>
            <w:vMerge w:val="restart"/>
            <w:shd w:val="clear" w:color="auto" w:fill="FFFFFF" w:themeFill="background1"/>
            <w:vAlign w:val="center"/>
            <w:tcPrChange w:id="7703" w:author="Xuning Wei12232" w:date="2026-07-27T19:39:00Z">
              <w:tcPr>
                <w:tcW w:w="385" w:type="pct"/>
                <w:gridSpan w:val="4"/>
                <w:vMerge w:val="restart"/>
                <w:shd w:val="clear" w:color="auto" w:fill="FFFFFF" w:themeFill="background1"/>
                <w:vAlign w:val="center"/>
              </w:tcPr>
            </w:tcPrChange>
          </w:tcPr>
          <w:p w14:paraId="052F80B0" w14:textId="2B7B9E96" w:rsidR="00F338FC" w:rsidRPr="00032BAE" w:rsidRDefault="00F338FC" w:rsidP="00F338FC">
            <w:pPr>
              <w:jc w:val="both"/>
              <w:rPr>
                <w:ins w:id="7704" w:author="Xuning Wei12232" w:date="2026-07-27T17:29:00Z"/>
                <w:rFonts w:ascii="Times New Roman" w:hAnsi="Times New Roman" w:cs="Times New Roman"/>
                <w:color w:val="auto"/>
                <w:sz w:val="18"/>
                <w:szCs w:val="18"/>
              </w:rPr>
            </w:pPr>
            <w:ins w:id="7705" w:author="Xuning Wei12232" w:date="2026-07-27T17:58:00Z">
              <w:r w:rsidRPr="00032BAE">
                <w:rPr>
                  <w:rFonts w:ascii="Times New Roman" w:hAnsi="Times New Roman" w:cs="Times New Roman"/>
                  <w:color w:val="auto"/>
                  <w:sz w:val="18"/>
                  <w:szCs w:val="18"/>
                </w:rPr>
                <w:t>No</w:t>
              </w:r>
            </w:ins>
          </w:p>
        </w:tc>
        <w:tc>
          <w:tcPr>
            <w:tcW w:w="352" w:type="pct"/>
            <w:vMerge w:val="restart"/>
            <w:shd w:val="clear" w:color="auto" w:fill="FFFFFF" w:themeFill="background1"/>
            <w:vAlign w:val="center"/>
            <w:tcPrChange w:id="7706" w:author="Xuning Wei12232" w:date="2026-07-27T19:39:00Z">
              <w:tcPr>
                <w:tcW w:w="351" w:type="pct"/>
                <w:gridSpan w:val="4"/>
                <w:vMerge w:val="restart"/>
                <w:shd w:val="clear" w:color="auto" w:fill="FFFFFF" w:themeFill="background1"/>
                <w:vAlign w:val="center"/>
              </w:tcPr>
            </w:tcPrChange>
          </w:tcPr>
          <w:p w14:paraId="0A68821C" w14:textId="407FAECB" w:rsidR="00F338FC" w:rsidRPr="00032BAE" w:rsidRDefault="00F338FC" w:rsidP="00F338FC">
            <w:pPr>
              <w:jc w:val="both"/>
              <w:rPr>
                <w:ins w:id="7707" w:author="Xuning Wei12232" w:date="2026-07-27T17:29:00Z"/>
                <w:rFonts w:ascii="Times New Roman" w:hAnsi="Times New Roman" w:cs="Times New Roman"/>
                <w:color w:val="auto"/>
                <w:sz w:val="18"/>
                <w:szCs w:val="18"/>
              </w:rPr>
            </w:pPr>
            <w:ins w:id="7708" w:author="Xuning Wei12232" w:date="2026-07-27T17:58:00Z">
              <w:r w:rsidRPr="00032BAE">
                <w:rPr>
                  <w:rFonts w:ascii="Times New Roman" w:hAnsi="Times New Roman" w:cs="Times New Roman"/>
                  <w:color w:val="auto"/>
                  <w:sz w:val="18"/>
                  <w:szCs w:val="18"/>
                </w:rPr>
                <w:t>No</w:t>
              </w:r>
            </w:ins>
          </w:p>
        </w:tc>
        <w:tc>
          <w:tcPr>
            <w:tcW w:w="289" w:type="pct"/>
            <w:vAlign w:val="center"/>
            <w:tcPrChange w:id="7709" w:author="Xuning Wei12232" w:date="2026-07-27T19:39:00Z">
              <w:tcPr>
                <w:tcW w:w="289" w:type="pct"/>
                <w:gridSpan w:val="3"/>
                <w:vAlign w:val="center"/>
              </w:tcPr>
            </w:tcPrChange>
          </w:tcPr>
          <w:p w14:paraId="1B001115" w14:textId="77777777" w:rsidR="00F338FC" w:rsidRDefault="000B6761" w:rsidP="00F338FC">
            <w:pPr>
              <w:jc w:val="both"/>
              <w:rPr>
                <w:ins w:id="7710" w:author="Xuning Wei12232" w:date="2026-07-27T17:29:00Z"/>
                <w:rFonts w:ascii="Times New Roman" w:hAnsi="Times New Roman" w:cs="Times New Roman"/>
                <w:b/>
                <w:color w:val="auto"/>
                <w:sz w:val="18"/>
              </w:rPr>
            </w:pPr>
            <w:customXmlInsRangeStart w:id="7711" w:author="Xuning Wei12232" w:date="2026-07-27T17:30:00Z"/>
            <w:sdt>
              <w:sdtPr>
                <w:rPr>
                  <w:rFonts w:ascii="Times New Roman" w:hAnsi="Times New Roman" w:cs="Times New Roman"/>
                  <w:color w:val="auto"/>
                  <w:sz w:val="18"/>
                  <w:szCs w:val="18"/>
                </w:rPr>
                <w:id w:val="1642915687"/>
                <w14:checkbox>
                  <w14:checked w14:val="1"/>
                  <w14:checkedState w14:val="2612" w14:font="MS Gothic"/>
                  <w14:uncheckedState w14:val="2610" w14:font="MS Gothic"/>
                </w14:checkbox>
              </w:sdtPr>
              <w:sdtEndPr/>
              <w:sdtContent>
                <w:customXmlInsRangeEnd w:id="7711"/>
                <w:ins w:id="7712" w:author="Xuning Wei12232" w:date="2026-07-27T17:30:00Z">
                  <w:r w:rsidR="00F338FC" w:rsidRPr="00032BAE">
                    <w:rPr>
                      <w:rFonts w:ascii="Segoe UI Symbol" w:hAnsi="Segoe UI Symbol" w:cs="Segoe UI Symbol"/>
                      <w:color w:val="auto"/>
                      <w:sz w:val="18"/>
                      <w:szCs w:val="18"/>
                    </w:rPr>
                    <w:t>☒</w:t>
                  </w:r>
                </w:ins>
                <w:customXmlInsRangeStart w:id="7713" w:author="Xuning Wei12232" w:date="2026-07-27T17:30:00Z"/>
              </w:sdtContent>
            </w:sdt>
            <w:customXmlInsRangeEnd w:id="7713"/>
            <w:ins w:id="7714" w:author="Xuning Wei12232" w:date="2026-07-27T17:30:00Z">
              <w:r w:rsidR="00F338FC" w:rsidRPr="00032BAE">
                <w:rPr>
                  <w:rFonts w:ascii="Times New Roman" w:hAnsi="Times New Roman" w:cs="Times New Roman"/>
                  <w:color w:val="auto"/>
                  <w:sz w:val="18"/>
                  <w:szCs w:val="18"/>
                </w:rPr>
                <w:t>Yes</w:t>
              </w:r>
            </w:ins>
          </w:p>
        </w:tc>
        <w:tc>
          <w:tcPr>
            <w:tcW w:w="638" w:type="pct"/>
            <w:vAlign w:val="center"/>
            <w:tcPrChange w:id="7715" w:author="Xuning Wei12232" w:date="2026-07-27T19:39:00Z">
              <w:tcPr>
                <w:tcW w:w="638" w:type="pct"/>
                <w:gridSpan w:val="3"/>
                <w:vAlign w:val="center"/>
              </w:tcPr>
            </w:tcPrChange>
          </w:tcPr>
          <w:p w14:paraId="4352005B" w14:textId="654B7623" w:rsidR="00F338FC" w:rsidRPr="00032BAE" w:rsidRDefault="000B6761" w:rsidP="00F338FC">
            <w:pPr>
              <w:jc w:val="both"/>
              <w:rPr>
                <w:ins w:id="7716" w:author="Xuning Wei12232" w:date="2026-07-27T17:29:00Z"/>
                <w:rFonts w:ascii="Times New Roman" w:hAnsi="Times New Roman" w:cs="Times New Roman"/>
                <w:color w:val="auto"/>
                <w:sz w:val="18"/>
              </w:rPr>
            </w:pPr>
            <w:customXmlInsRangeStart w:id="7717" w:author="Xuning Wei12232" w:date="2026-07-27T17:30:00Z"/>
            <w:sdt>
              <w:sdtPr>
                <w:rPr>
                  <w:rFonts w:ascii="Times New Roman" w:hAnsi="Times New Roman" w:cs="Times New Roman"/>
                  <w:color w:val="auto"/>
                  <w:sz w:val="18"/>
                  <w:szCs w:val="18"/>
                </w:rPr>
                <w:id w:val="-645284438"/>
                <w14:checkbox>
                  <w14:checked w14:val="0"/>
                  <w14:checkedState w14:val="2612" w14:font="MS Gothic"/>
                  <w14:uncheckedState w14:val="2610" w14:font="MS Gothic"/>
                </w14:checkbox>
              </w:sdtPr>
              <w:sdtEndPr/>
              <w:sdtContent>
                <w:customXmlInsRangeEnd w:id="7717"/>
                <w:ins w:id="7718" w:author="Xuning Wei12232" w:date="2026-07-27T17:30:00Z">
                  <w:r w:rsidR="00F338FC" w:rsidRPr="00032BAE">
                    <w:rPr>
                      <w:rFonts w:ascii="Segoe UI Symbol" w:hAnsi="Segoe UI Symbol" w:cs="Segoe UI Symbol"/>
                      <w:color w:val="auto"/>
                      <w:sz w:val="18"/>
                      <w:szCs w:val="18"/>
                    </w:rPr>
                    <w:t>☐</w:t>
                  </w:r>
                </w:ins>
                <w:customXmlInsRangeStart w:id="7719" w:author="Xuning Wei12232" w:date="2026-07-27T17:30:00Z"/>
              </w:sdtContent>
            </w:sdt>
            <w:customXmlInsRangeEnd w:id="7719"/>
            <w:ins w:id="7720" w:author="Xuning Wei12232" w:date="2026-07-27T17:30:00Z">
              <w:r w:rsidR="00F338FC" w:rsidRPr="00032BAE">
                <w:rPr>
                  <w:rFonts w:ascii="Times New Roman" w:hAnsi="Times New Roman" w:cs="Times New Roman"/>
                  <w:color w:val="auto"/>
                  <w:sz w:val="18"/>
                  <w:szCs w:val="18"/>
                </w:rPr>
                <w:t xml:space="preserve"> No</w:t>
              </w:r>
            </w:ins>
          </w:p>
        </w:tc>
        <w:tc>
          <w:tcPr>
            <w:tcW w:w="792" w:type="pct"/>
            <w:vMerge w:val="restart"/>
            <w:vAlign w:val="center"/>
            <w:tcPrChange w:id="7721" w:author="Xuning Wei12232" w:date="2026-07-27T19:39:00Z">
              <w:tcPr>
                <w:tcW w:w="792" w:type="pct"/>
                <w:gridSpan w:val="3"/>
                <w:vMerge w:val="restart"/>
                <w:vAlign w:val="center"/>
              </w:tcPr>
            </w:tcPrChange>
          </w:tcPr>
          <w:p w14:paraId="05BC4B31" w14:textId="77777777" w:rsidR="00F338FC" w:rsidRPr="00032BAE" w:rsidRDefault="000B6761" w:rsidP="00F338FC">
            <w:pPr>
              <w:jc w:val="both"/>
              <w:rPr>
                <w:ins w:id="7722" w:author="Xuning Wei12232" w:date="2026-07-27T17:30:00Z"/>
                <w:rFonts w:ascii="Times New Roman" w:eastAsia="仿宋_GB2312" w:hAnsi="Times New Roman" w:cs="Times New Roman"/>
                <w:color w:val="auto"/>
                <w:kern w:val="0"/>
                <w:sz w:val="18"/>
                <w:szCs w:val="18"/>
                <w:u w:val="single"/>
                <w:lang w:eastAsia="zh-CN"/>
              </w:rPr>
            </w:pPr>
            <w:customXmlInsRangeStart w:id="7723" w:author="Xuning Wei12232" w:date="2026-07-27T17:30:00Z"/>
            <w:sdt>
              <w:sdtPr>
                <w:rPr>
                  <w:rFonts w:ascii="Times New Roman" w:eastAsia="仿宋_GB2312" w:hAnsi="Times New Roman" w:cs="Times New Roman"/>
                  <w:b/>
                  <w:color w:val="auto"/>
                  <w:sz w:val="18"/>
                  <w:szCs w:val="18"/>
                </w:rPr>
                <w:id w:val="-1841075297"/>
                <w14:checkbox>
                  <w14:checked w14:val="0"/>
                  <w14:checkedState w14:val="2612" w14:font="MS Gothic"/>
                  <w14:uncheckedState w14:val="2610" w14:font="MS Gothic"/>
                </w14:checkbox>
              </w:sdtPr>
              <w:sdtEndPr/>
              <w:sdtContent>
                <w:customXmlInsRangeEnd w:id="7723"/>
                <w:ins w:id="7724" w:author="Xuning Wei12232" w:date="2026-07-27T17:30:00Z">
                  <w:r w:rsidR="00F338FC" w:rsidRPr="00032BAE">
                    <w:rPr>
                      <w:rFonts w:ascii="Segoe UI Symbol" w:eastAsia="MS Gothic" w:hAnsi="Segoe UI Symbol" w:cs="Segoe UI Symbol"/>
                      <w:b/>
                      <w:color w:val="auto"/>
                      <w:sz w:val="18"/>
                      <w:szCs w:val="18"/>
                    </w:rPr>
                    <w:t>☐</w:t>
                  </w:r>
                </w:ins>
                <w:customXmlInsRangeStart w:id="7725" w:author="Xuning Wei12232" w:date="2026-07-27T17:30:00Z"/>
              </w:sdtContent>
            </w:sdt>
            <w:customXmlInsRangeEnd w:id="7725"/>
            <w:ins w:id="7726" w:author="Xuning Wei12232" w:date="2026-07-27T17:30:00Z">
              <w:r w:rsidR="00F338FC" w:rsidRPr="00032BAE">
                <w:rPr>
                  <w:rFonts w:ascii="Times New Roman" w:eastAsia="仿宋_GB2312" w:hAnsi="Times New Roman" w:cs="Times New Roman"/>
                  <w:color w:val="auto"/>
                  <w:kern w:val="0"/>
                  <w:sz w:val="18"/>
                  <w:szCs w:val="18"/>
                </w:rPr>
                <w:t xml:space="preserve"> </w:t>
              </w:r>
              <w:proofErr w:type="spellStart"/>
              <w:r w:rsidR="00F338FC" w:rsidRPr="00032BAE">
                <w:rPr>
                  <w:rFonts w:ascii="Times New Roman" w:eastAsia="仿宋_GB2312" w:hAnsi="Times New Roman" w:cs="Times New Roman"/>
                  <w:color w:val="auto"/>
                  <w:kern w:val="0"/>
                  <w:sz w:val="18"/>
                  <w:szCs w:val="18"/>
                  <w:lang w:eastAsia="zh-CN"/>
                </w:rPr>
                <w:t>Asymchem</w:t>
              </w:r>
              <w:proofErr w:type="spellEnd"/>
              <w:r w:rsidR="00F338FC" w:rsidRPr="00032BAE">
                <w:rPr>
                  <w:rFonts w:ascii="Times New Roman" w:eastAsia="仿宋_GB2312" w:hAnsi="Times New Roman" w:cs="Times New Roman"/>
                  <w:color w:val="auto"/>
                  <w:kern w:val="0"/>
                  <w:sz w:val="18"/>
                  <w:szCs w:val="18"/>
                  <w:lang w:eastAsia="zh-CN"/>
                </w:rPr>
                <w:t xml:space="preserve"> R&amp;D Lab:</w:t>
              </w:r>
              <w:r w:rsidR="00F338FC" w:rsidRPr="00032BAE">
                <w:rPr>
                  <w:rFonts w:ascii="Times New Roman" w:eastAsia="仿宋_GB2312" w:hAnsi="Times New Roman" w:cs="Times New Roman"/>
                  <w:color w:val="auto"/>
                  <w:kern w:val="0"/>
                  <w:sz w:val="18"/>
                  <w:szCs w:val="18"/>
                  <w:u w:val="single"/>
                  <w:lang w:eastAsia="zh-CN"/>
                </w:rPr>
                <w:t xml:space="preserve"> N/A </w:t>
              </w:r>
            </w:ins>
          </w:p>
          <w:p w14:paraId="239D54C5" w14:textId="2D994C06" w:rsidR="00F338FC" w:rsidRPr="00032BAE" w:rsidRDefault="000B6761" w:rsidP="00F338FC">
            <w:pPr>
              <w:jc w:val="both"/>
              <w:rPr>
                <w:ins w:id="7727" w:author="Xuning Wei12232" w:date="2026-07-27T17:30:00Z"/>
                <w:rFonts w:ascii="Times New Roman" w:eastAsia="仿宋_GB2312" w:hAnsi="Times New Roman" w:cs="Times New Roman"/>
                <w:color w:val="auto"/>
                <w:kern w:val="0"/>
                <w:sz w:val="18"/>
                <w:szCs w:val="18"/>
                <w:u w:val="single"/>
                <w:lang w:eastAsia="zh-CN"/>
              </w:rPr>
            </w:pPr>
            <w:customXmlInsRangeStart w:id="7728" w:author="Xuning Wei12232" w:date="2026-07-27T17:30:00Z"/>
            <w:sdt>
              <w:sdtPr>
                <w:rPr>
                  <w:rFonts w:ascii="Times New Roman" w:eastAsia="仿宋_GB2312" w:hAnsi="Times New Roman" w:cs="Times New Roman"/>
                  <w:b/>
                  <w:color w:val="auto"/>
                  <w:sz w:val="18"/>
                  <w:szCs w:val="18"/>
                </w:rPr>
                <w:id w:val="82804503"/>
                <w14:checkbox>
                  <w14:checked w14:val="1"/>
                  <w14:checkedState w14:val="2612" w14:font="MS Gothic"/>
                  <w14:uncheckedState w14:val="2610" w14:font="MS Gothic"/>
                </w14:checkbox>
              </w:sdtPr>
              <w:sdtEndPr/>
              <w:sdtContent>
                <w:customXmlInsRangeEnd w:id="7728"/>
                <w:ins w:id="7729" w:author="Xuning Wei12232" w:date="2026-07-27T17:30:00Z">
                  <w:r w:rsidR="00F338FC" w:rsidRPr="00032BAE">
                    <w:rPr>
                      <w:rFonts w:ascii="Segoe UI Symbol" w:eastAsia="MS Gothic" w:hAnsi="Segoe UI Symbol" w:cs="Segoe UI Symbol"/>
                      <w:b/>
                      <w:color w:val="auto"/>
                      <w:sz w:val="18"/>
                      <w:szCs w:val="18"/>
                    </w:rPr>
                    <w:t>☒</w:t>
                  </w:r>
                </w:ins>
                <w:customXmlInsRangeStart w:id="7730" w:author="Xuning Wei12232" w:date="2026-07-27T17:30:00Z"/>
              </w:sdtContent>
            </w:sdt>
            <w:customXmlInsRangeEnd w:id="7730"/>
            <w:ins w:id="7731" w:author="Xuning Wei12232" w:date="2026-07-27T17:30:00Z">
              <w:r w:rsidR="00F338FC" w:rsidRPr="00032BAE">
                <w:rPr>
                  <w:rFonts w:ascii="Times New Roman" w:eastAsia="仿宋_GB2312" w:hAnsi="Times New Roman" w:cs="Times New Roman"/>
                  <w:color w:val="auto"/>
                  <w:kern w:val="0"/>
                  <w:sz w:val="18"/>
                  <w:szCs w:val="18"/>
                </w:rPr>
                <w:t xml:space="preserve"> </w:t>
              </w:r>
              <w:proofErr w:type="spellStart"/>
              <w:r w:rsidR="00F338FC" w:rsidRPr="00032BAE">
                <w:rPr>
                  <w:rFonts w:ascii="Times New Roman" w:eastAsia="仿宋_GB2312" w:hAnsi="Times New Roman" w:cs="Times New Roman"/>
                  <w:color w:val="auto"/>
                  <w:kern w:val="0"/>
                  <w:sz w:val="18"/>
                  <w:szCs w:val="18"/>
                  <w:lang w:eastAsia="zh-CN"/>
                </w:rPr>
                <w:t>Asymchem</w:t>
              </w:r>
              <w:proofErr w:type="spellEnd"/>
              <w:r w:rsidR="00F338FC" w:rsidRPr="00032BAE">
                <w:rPr>
                  <w:rFonts w:ascii="Times New Roman" w:eastAsia="仿宋_GB2312" w:hAnsi="Times New Roman" w:cs="Times New Roman"/>
                  <w:color w:val="auto"/>
                  <w:kern w:val="0"/>
                  <w:sz w:val="18"/>
                  <w:szCs w:val="18"/>
                  <w:lang w:eastAsia="zh-CN"/>
                </w:rPr>
                <w:t xml:space="preserve"> Production data, Lot Number:</w:t>
              </w:r>
              <w:r w:rsidR="00F338FC" w:rsidRPr="00032BAE">
                <w:rPr>
                  <w:rFonts w:ascii="Times New Roman" w:eastAsia="仿宋_GB2312" w:hAnsi="Times New Roman" w:cs="Times New Roman"/>
                  <w:color w:val="auto"/>
                  <w:kern w:val="0"/>
                  <w:sz w:val="18"/>
                  <w:szCs w:val="18"/>
                  <w:u w:val="single"/>
                  <w:lang w:eastAsia="zh-CN"/>
                </w:rPr>
                <w:t xml:space="preserve">   </w:t>
              </w:r>
            </w:ins>
            <w:ins w:id="7732" w:author="Xuning Wei12232" w:date="2026-07-27T17:56:00Z">
              <w:r w:rsidR="00F338FC">
                <w:rPr>
                  <w:rFonts w:ascii="Times New Roman" w:eastAsia="仿宋_GB2312" w:hAnsi="Times New Roman" w:cs="Times New Roman"/>
                  <w:color w:val="auto"/>
                  <w:kern w:val="0"/>
                  <w:sz w:val="18"/>
                  <w:szCs w:val="18"/>
                  <w:u w:val="single"/>
                  <w:lang w:eastAsia="zh-CN"/>
                </w:rPr>
                <w:t>CPo140020-02-01-01~04</w:t>
              </w:r>
            </w:ins>
            <w:ins w:id="7733" w:author="Xuning Wei12232" w:date="2026-07-27T17:30:00Z">
              <w:r w:rsidR="00F338FC" w:rsidRPr="00032BAE">
                <w:rPr>
                  <w:rFonts w:ascii="Times New Roman" w:eastAsia="仿宋_GB2312" w:hAnsi="Times New Roman" w:cs="Times New Roman"/>
                  <w:color w:val="auto"/>
                  <w:kern w:val="0"/>
                  <w:sz w:val="18"/>
                  <w:szCs w:val="18"/>
                  <w:u w:val="single"/>
                  <w:lang w:eastAsia="zh-CN"/>
                </w:rPr>
                <w:t xml:space="preserve">    </w:t>
              </w:r>
            </w:ins>
          </w:p>
          <w:p w14:paraId="65C9C55B" w14:textId="77777777" w:rsidR="00F338FC" w:rsidRPr="00032BAE" w:rsidRDefault="000B6761" w:rsidP="00F338FC">
            <w:pPr>
              <w:jc w:val="both"/>
              <w:rPr>
                <w:ins w:id="7734" w:author="Xuning Wei12232" w:date="2026-07-27T17:30:00Z"/>
                <w:rFonts w:ascii="Times New Roman" w:eastAsia="仿宋_GB2312" w:hAnsi="Times New Roman" w:cs="Times New Roman"/>
                <w:color w:val="auto"/>
                <w:kern w:val="0"/>
                <w:sz w:val="18"/>
                <w:szCs w:val="18"/>
                <w:lang w:eastAsia="zh-CN"/>
              </w:rPr>
            </w:pPr>
            <w:customXmlInsRangeStart w:id="7735" w:author="Xuning Wei12232" w:date="2026-07-27T17:30:00Z"/>
            <w:sdt>
              <w:sdtPr>
                <w:rPr>
                  <w:rFonts w:ascii="Times New Roman" w:eastAsia="仿宋_GB2312" w:hAnsi="Times New Roman" w:cs="Times New Roman"/>
                  <w:b/>
                  <w:color w:val="auto"/>
                  <w:sz w:val="18"/>
                  <w:szCs w:val="18"/>
                </w:rPr>
                <w:id w:val="-214886128"/>
                <w14:checkbox>
                  <w14:checked w14:val="1"/>
                  <w14:checkedState w14:val="2612" w14:font="MS Gothic"/>
                  <w14:uncheckedState w14:val="2610" w14:font="MS Gothic"/>
                </w14:checkbox>
              </w:sdtPr>
              <w:sdtEndPr/>
              <w:sdtContent>
                <w:customXmlInsRangeEnd w:id="7735"/>
                <w:ins w:id="7736" w:author="Xuning Wei12232" w:date="2026-07-27T17:30:00Z">
                  <w:r w:rsidR="00F338FC" w:rsidRPr="00032BAE">
                    <w:rPr>
                      <w:rFonts w:ascii="Segoe UI Symbol" w:eastAsia="MS Gothic" w:hAnsi="Segoe UI Symbol" w:cs="Segoe UI Symbol"/>
                      <w:b/>
                      <w:color w:val="auto"/>
                      <w:sz w:val="18"/>
                      <w:szCs w:val="18"/>
                    </w:rPr>
                    <w:t>☒</w:t>
                  </w:r>
                </w:ins>
                <w:customXmlInsRangeStart w:id="7737" w:author="Xuning Wei12232" w:date="2026-07-27T17:30:00Z"/>
              </w:sdtContent>
            </w:sdt>
            <w:customXmlInsRangeEnd w:id="7737"/>
            <w:ins w:id="7738" w:author="Xuning Wei12232" w:date="2026-07-27T17:30:00Z">
              <w:r w:rsidR="00F338FC" w:rsidRPr="00032BAE">
                <w:rPr>
                  <w:rFonts w:ascii="Times New Roman" w:eastAsia="仿宋_GB2312" w:hAnsi="Times New Roman" w:cs="Times New Roman"/>
                  <w:color w:val="auto"/>
                  <w:kern w:val="0"/>
                  <w:sz w:val="18"/>
                  <w:szCs w:val="18"/>
                </w:rPr>
                <w:t xml:space="preserve"> </w:t>
              </w:r>
              <w:r w:rsidR="00F338FC" w:rsidRPr="00032BAE">
                <w:rPr>
                  <w:rFonts w:ascii="Times New Roman" w:eastAsia="仿宋_GB2312" w:hAnsi="Times New Roman" w:cs="Times New Roman"/>
                  <w:color w:val="auto"/>
                  <w:kern w:val="0"/>
                  <w:sz w:val="18"/>
                  <w:szCs w:val="18"/>
                  <w:lang w:eastAsia="zh-CN"/>
                </w:rPr>
                <w:t>Supplier data:</w:t>
              </w:r>
              <w:r w:rsidR="00F338FC" w:rsidRPr="00032BAE">
                <w:rPr>
                  <w:rFonts w:ascii="Times New Roman" w:eastAsia="仿宋_GB2312" w:hAnsi="Times New Roman" w:cs="Times New Roman"/>
                  <w:color w:val="auto"/>
                  <w:kern w:val="0"/>
                  <w:sz w:val="18"/>
                  <w:szCs w:val="18"/>
                  <w:u w:val="single"/>
                  <w:lang w:eastAsia="zh-CN"/>
                </w:rPr>
                <w:t xml:space="preserve"> QM01020&amp; Page 5/11 </w:t>
              </w:r>
              <w:r w:rsidR="00F338FC" w:rsidRPr="00032BAE">
                <w:rPr>
                  <w:rFonts w:ascii="Times New Roman" w:eastAsia="仿宋_GB2312" w:hAnsi="Times New Roman" w:cs="Times New Roman"/>
                  <w:color w:val="auto"/>
                  <w:kern w:val="0"/>
                  <w:sz w:val="18"/>
                  <w:szCs w:val="18"/>
                  <w:lang w:eastAsia="zh-CN"/>
                </w:rPr>
                <w:t xml:space="preserve"> </w:t>
              </w:r>
            </w:ins>
          </w:p>
          <w:p w14:paraId="08A53251" w14:textId="77777777" w:rsidR="00F338FC" w:rsidRPr="00032BAE" w:rsidRDefault="000B6761" w:rsidP="00F338FC">
            <w:pPr>
              <w:jc w:val="both"/>
              <w:rPr>
                <w:ins w:id="7739" w:author="Xuning Wei12232" w:date="2026-07-27T17:30:00Z"/>
                <w:rFonts w:ascii="Times New Roman" w:eastAsia="仿宋_GB2312" w:hAnsi="Times New Roman" w:cs="Times New Roman"/>
                <w:color w:val="auto"/>
                <w:kern w:val="0"/>
                <w:sz w:val="18"/>
                <w:szCs w:val="18"/>
                <w:u w:val="single"/>
                <w:lang w:eastAsia="zh-CN"/>
              </w:rPr>
            </w:pPr>
            <w:customXmlInsRangeStart w:id="7740" w:author="Xuning Wei12232" w:date="2026-07-27T17:30:00Z"/>
            <w:sdt>
              <w:sdtPr>
                <w:rPr>
                  <w:rFonts w:ascii="Times New Roman" w:eastAsia="仿宋_GB2312" w:hAnsi="Times New Roman" w:cs="Times New Roman"/>
                  <w:b/>
                  <w:color w:val="auto"/>
                  <w:sz w:val="18"/>
                  <w:szCs w:val="18"/>
                </w:rPr>
                <w:id w:val="-674026371"/>
                <w14:checkbox>
                  <w14:checked w14:val="0"/>
                  <w14:checkedState w14:val="2612" w14:font="MS Gothic"/>
                  <w14:uncheckedState w14:val="2610" w14:font="MS Gothic"/>
                </w14:checkbox>
              </w:sdtPr>
              <w:sdtEndPr/>
              <w:sdtContent>
                <w:customXmlInsRangeEnd w:id="7740"/>
                <w:ins w:id="7741" w:author="Xuning Wei12232" w:date="2026-07-27T17:30:00Z">
                  <w:r w:rsidR="00F338FC" w:rsidRPr="00032BAE">
                    <w:rPr>
                      <w:rFonts w:ascii="Segoe UI Symbol" w:eastAsia="MS Gothic" w:hAnsi="Segoe UI Symbol" w:cs="Segoe UI Symbol"/>
                      <w:b/>
                      <w:color w:val="auto"/>
                      <w:sz w:val="18"/>
                      <w:szCs w:val="18"/>
                    </w:rPr>
                    <w:t>☐</w:t>
                  </w:r>
                </w:ins>
                <w:customXmlInsRangeStart w:id="7742" w:author="Xuning Wei12232" w:date="2026-07-27T17:30:00Z"/>
              </w:sdtContent>
            </w:sdt>
            <w:customXmlInsRangeEnd w:id="7742"/>
            <w:ins w:id="7743" w:author="Xuning Wei12232" w:date="2026-07-27T17:30:00Z">
              <w:r w:rsidR="00F338FC" w:rsidRPr="00032BAE">
                <w:rPr>
                  <w:rFonts w:ascii="Times New Roman" w:eastAsia="仿宋_GB2312" w:hAnsi="Times New Roman" w:cs="Times New Roman"/>
                  <w:color w:val="auto"/>
                  <w:kern w:val="0"/>
                  <w:sz w:val="18"/>
                  <w:szCs w:val="18"/>
                </w:rPr>
                <w:t xml:space="preserve"> *</w:t>
              </w:r>
              <w:r w:rsidR="00F338FC" w:rsidRPr="00032BAE">
                <w:rPr>
                  <w:rFonts w:ascii="Times New Roman" w:eastAsia="仿宋_GB2312" w:hAnsi="Times New Roman" w:cs="Times New Roman"/>
                  <w:color w:val="auto"/>
                  <w:sz w:val="18"/>
                  <w:szCs w:val="18"/>
                  <w:lang w:eastAsia="zh-CN"/>
                </w:rPr>
                <w:t>Handbook &amp; Page:</w:t>
              </w:r>
              <w:r w:rsidR="00F338FC" w:rsidRPr="00032BAE">
                <w:rPr>
                  <w:rFonts w:ascii="Times New Roman" w:eastAsia="仿宋_GB2312" w:hAnsi="Times New Roman" w:cs="Times New Roman"/>
                  <w:color w:val="auto"/>
                  <w:sz w:val="18"/>
                  <w:szCs w:val="18"/>
                  <w:u w:val="single"/>
                  <w:lang w:eastAsia="zh-CN"/>
                </w:rPr>
                <w:t xml:space="preserve"> </w:t>
              </w:r>
              <w:r w:rsidR="00F338FC" w:rsidRPr="00032BAE">
                <w:rPr>
                  <w:rFonts w:ascii="Times New Roman" w:eastAsia="仿宋_GB2312" w:hAnsi="Times New Roman" w:cs="Times New Roman"/>
                  <w:color w:val="auto"/>
                  <w:sz w:val="18"/>
                  <w:szCs w:val="18"/>
                  <w:u w:val="single"/>
                </w:rPr>
                <w:t>N/A</w:t>
              </w:r>
              <w:r w:rsidR="00F338FC" w:rsidRPr="00032BAE">
                <w:rPr>
                  <w:rFonts w:ascii="Times New Roman" w:eastAsia="仿宋_GB2312" w:hAnsi="Times New Roman" w:cs="Times New Roman"/>
                  <w:color w:val="auto"/>
                  <w:kern w:val="0"/>
                  <w:sz w:val="18"/>
                  <w:szCs w:val="18"/>
                  <w:u w:val="single"/>
                  <w:lang w:eastAsia="zh-CN"/>
                </w:rPr>
                <w:t xml:space="preserve">   </w:t>
              </w:r>
            </w:ins>
          </w:p>
          <w:p w14:paraId="3BE48DD5" w14:textId="44880360" w:rsidR="00F338FC" w:rsidRDefault="000B6761" w:rsidP="00F338FC">
            <w:pPr>
              <w:jc w:val="both"/>
              <w:rPr>
                <w:ins w:id="7744" w:author="Xuning Wei12232" w:date="2026-07-27T17:29:00Z"/>
                <w:rFonts w:ascii="Times New Roman" w:eastAsia="仿宋_GB2312" w:hAnsi="Times New Roman" w:cs="Times New Roman"/>
                <w:b/>
                <w:color w:val="auto"/>
                <w:sz w:val="18"/>
                <w:szCs w:val="18"/>
              </w:rPr>
            </w:pPr>
            <w:customXmlInsRangeStart w:id="7745" w:author="Xuning Wei12232" w:date="2026-07-27T17:30:00Z"/>
            <w:sdt>
              <w:sdtPr>
                <w:rPr>
                  <w:rFonts w:ascii="Times New Roman" w:eastAsia="仿宋_GB2312" w:hAnsi="Times New Roman" w:cs="Times New Roman"/>
                  <w:color w:val="auto"/>
                  <w:sz w:val="18"/>
                  <w:szCs w:val="18"/>
                </w:rPr>
                <w:id w:val="239371661"/>
                <w14:checkbox>
                  <w14:checked w14:val="1"/>
                  <w14:checkedState w14:val="2612" w14:font="MS Gothic"/>
                  <w14:uncheckedState w14:val="2610" w14:font="MS Gothic"/>
                </w14:checkbox>
              </w:sdtPr>
              <w:sdtEndPr/>
              <w:sdtContent>
                <w:customXmlInsRangeEnd w:id="7745"/>
                <w:ins w:id="7746" w:author="Xuning Wei12232" w:date="2026-07-27T17:30:00Z">
                  <w:r w:rsidR="00F338FC" w:rsidRPr="00032BAE">
                    <w:rPr>
                      <w:rFonts w:ascii="Segoe UI Symbol" w:eastAsia="MS Gothic" w:hAnsi="Segoe UI Symbol" w:cs="Segoe UI Symbol"/>
                      <w:color w:val="auto"/>
                      <w:sz w:val="18"/>
                      <w:szCs w:val="18"/>
                    </w:rPr>
                    <w:t>☒</w:t>
                  </w:r>
                </w:ins>
                <w:customXmlInsRangeStart w:id="7747" w:author="Xuning Wei12232" w:date="2026-07-27T17:30:00Z"/>
              </w:sdtContent>
            </w:sdt>
            <w:customXmlInsRangeEnd w:id="7747"/>
            <w:ins w:id="7748" w:author="Xuning Wei12232" w:date="2026-07-27T17:30:00Z">
              <w:r w:rsidR="00F338FC" w:rsidRPr="00032BAE">
                <w:rPr>
                  <w:rFonts w:ascii="Times New Roman" w:eastAsia="仿宋_GB2312" w:hAnsi="Times New Roman" w:cs="Times New Roman"/>
                  <w:color w:val="auto"/>
                  <w:sz w:val="18"/>
                  <w:szCs w:val="18"/>
                </w:rPr>
                <w:t xml:space="preserve"> Other</w:t>
              </w:r>
              <w:r w:rsidR="00F338FC" w:rsidRPr="00032BAE">
                <w:rPr>
                  <w:rFonts w:ascii="Times New Roman" w:eastAsia="仿宋_GB2312" w:hAnsi="Times New Roman" w:cs="Times New Roman"/>
                  <w:color w:val="auto"/>
                  <w:sz w:val="18"/>
                  <w:szCs w:val="18"/>
                  <w:lang w:eastAsia="zh-CN"/>
                </w:rPr>
                <w:t>:</w:t>
              </w:r>
              <w:r w:rsidR="00F338FC" w:rsidRPr="00032BAE">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 The solvents are neutral, and the material compatibility is confirmed.   </w:t>
              </w:r>
            </w:ins>
          </w:p>
        </w:tc>
      </w:tr>
      <w:tr w:rsidR="00FE1E6C" w:rsidRPr="00032BAE" w14:paraId="6A7945A4" w14:textId="77777777" w:rsidTr="00046813">
        <w:trPr>
          <w:trHeight w:val="6015"/>
          <w:ins w:id="7749" w:author="Xuning Wei12232" w:date="2026-07-27T17:29:00Z"/>
          <w:trPrChange w:id="7750" w:author="Xuning Wei12232" w:date="2026-07-27T19:39:00Z">
            <w:trPr>
              <w:trHeight w:val="4313"/>
            </w:trPr>
          </w:trPrChange>
        </w:trPr>
        <w:tc>
          <w:tcPr>
            <w:tcW w:w="281" w:type="pct"/>
            <w:vMerge/>
            <w:shd w:val="clear" w:color="auto" w:fill="FFFFFF" w:themeFill="background1"/>
            <w:vAlign w:val="center"/>
            <w:tcPrChange w:id="7751" w:author="Xuning Wei12232" w:date="2026-07-27T19:39:00Z">
              <w:tcPr>
                <w:tcW w:w="281" w:type="pct"/>
                <w:gridSpan w:val="2"/>
                <w:vMerge/>
                <w:shd w:val="clear" w:color="auto" w:fill="FFFFFF" w:themeFill="background1"/>
                <w:vAlign w:val="center"/>
              </w:tcPr>
            </w:tcPrChange>
          </w:tcPr>
          <w:p w14:paraId="254D32E8" w14:textId="77777777" w:rsidR="00F338FC" w:rsidRDefault="00F338FC" w:rsidP="00F338FC">
            <w:pPr>
              <w:jc w:val="center"/>
              <w:rPr>
                <w:ins w:id="7752" w:author="Xuning Wei12232" w:date="2026-07-27T17:32:00Z"/>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7753" w:author="Xuning Wei12232" w:date="2026-07-27T19:39:00Z">
              <w:tcPr>
                <w:tcW w:w="1217" w:type="pct"/>
                <w:gridSpan w:val="3"/>
                <w:vMerge/>
                <w:shd w:val="clear" w:color="auto" w:fill="FFFFFF" w:themeFill="background1"/>
                <w:vAlign w:val="center"/>
              </w:tcPr>
            </w:tcPrChange>
          </w:tcPr>
          <w:p w14:paraId="1DA6AA3A" w14:textId="77777777" w:rsidR="00F338FC" w:rsidRDefault="00F338FC" w:rsidP="00F338FC">
            <w:pPr>
              <w:jc w:val="both"/>
              <w:rPr>
                <w:ins w:id="7754" w:author="Xuning Wei12232" w:date="2026-07-27T17:30:00Z"/>
                <w:rFonts w:ascii="Times New Roman" w:eastAsia="仿宋_GB2312" w:hAnsi="Times New Roman" w:cs="Times New Roman"/>
                <w:color w:val="000000" w:themeColor="text1"/>
                <w:sz w:val="18"/>
                <w:szCs w:val="18"/>
              </w:rPr>
            </w:pPr>
          </w:p>
        </w:tc>
        <w:tc>
          <w:tcPr>
            <w:tcW w:w="1046" w:type="pct"/>
            <w:vMerge/>
            <w:shd w:val="clear" w:color="auto" w:fill="FFFFFF" w:themeFill="background1"/>
            <w:vAlign w:val="center"/>
            <w:tcPrChange w:id="7755" w:author="Xuning Wei12232" w:date="2026-07-27T19:39:00Z">
              <w:tcPr>
                <w:tcW w:w="1046" w:type="pct"/>
                <w:gridSpan w:val="3"/>
                <w:vMerge/>
                <w:shd w:val="clear" w:color="auto" w:fill="FFFFFF" w:themeFill="background1"/>
                <w:vAlign w:val="center"/>
              </w:tcPr>
            </w:tcPrChange>
          </w:tcPr>
          <w:p w14:paraId="1DDD3289" w14:textId="77777777" w:rsidR="00F338FC" w:rsidRPr="00032BAE" w:rsidRDefault="00F338FC" w:rsidP="00F338FC">
            <w:pPr>
              <w:rPr>
                <w:ins w:id="7756" w:author="Xuning Wei12232" w:date="2026-07-27T17:30:00Z"/>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7757" w:author="Xuning Wei12232" w:date="2026-07-27T19:39:00Z">
              <w:tcPr>
                <w:tcW w:w="385" w:type="pct"/>
                <w:gridSpan w:val="4"/>
                <w:vMerge/>
                <w:shd w:val="clear" w:color="auto" w:fill="FFFFFF" w:themeFill="background1"/>
                <w:vAlign w:val="center"/>
              </w:tcPr>
            </w:tcPrChange>
          </w:tcPr>
          <w:p w14:paraId="49E885D7" w14:textId="77777777" w:rsidR="00F338FC" w:rsidRPr="00032BAE" w:rsidRDefault="00F338FC" w:rsidP="00F338FC">
            <w:pPr>
              <w:jc w:val="both"/>
              <w:rPr>
                <w:ins w:id="7758" w:author="Xuning Wei12232" w:date="2026-07-27T17:58:00Z"/>
                <w:rFonts w:ascii="Times New Roman" w:hAnsi="Times New Roman" w:cs="Times New Roman"/>
                <w:color w:val="auto"/>
                <w:sz w:val="18"/>
                <w:szCs w:val="18"/>
              </w:rPr>
            </w:pPr>
          </w:p>
        </w:tc>
        <w:tc>
          <w:tcPr>
            <w:tcW w:w="352" w:type="pct"/>
            <w:vMerge/>
            <w:shd w:val="clear" w:color="auto" w:fill="FFFFFF" w:themeFill="background1"/>
            <w:vAlign w:val="center"/>
            <w:tcPrChange w:id="7759" w:author="Xuning Wei12232" w:date="2026-07-27T19:39:00Z">
              <w:tcPr>
                <w:tcW w:w="351" w:type="pct"/>
                <w:gridSpan w:val="4"/>
                <w:vMerge/>
                <w:shd w:val="clear" w:color="auto" w:fill="FFFFFF" w:themeFill="background1"/>
                <w:vAlign w:val="center"/>
              </w:tcPr>
            </w:tcPrChange>
          </w:tcPr>
          <w:p w14:paraId="78635B4C" w14:textId="77777777" w:rsidR="00F338FC" w:rsidRPr="00032BAE" w:rsidRDefault="00F338FC" w:rsidP="00F338FC">
            <w:pPr>
              <w:jc w:val="both"/>
              <w:rPr>
                <w:ins w:id="7760" w:author="Xuning Wei12232" w:date="2026-07-27T17:58:00Z"/>
                <w:rFonts w:ascii="Times New Roman" w:hAnsi="Times New Roman" w:cs="Times New Roman"/>
                <w:color w:val="auto"/>
                <w:sz w:val="18"/>
                <w:szCs w:val="18"/>
              </w:rPr>
            </w:pPr>
          </w:p>
        </w:tc>
        <w:tc>
          <w:tcPr>
            <w:tcW w:w="289" w:type="pct"/>
            <w:vAlign w:val="center"/>
            <w:tcPrChange w:id="7761" w:author="Xuning Wei12232" w:date="2026-07-27T19:39:00Z">
              <w:tcPr>
                <w:tcW w:w="289" w:type="pct"/>
                <w:gridSpan w:val="3"/>
                <w:vAlign w:val="center"/>
              </w:tcPr>
            </w:tcPrChange>
          </w:tcPr>
          <w:p w14:paraId="233D84B2" w14:textId="77777777" w:rsidR="00F338FC" w:rsidRPr="00032BAE" w:rsidRDefault="000B6761" w:rsidP="00F338FC">
            <w:pPr>
              <w:jc w:val="both"/>
              <w:rPr>
                <w:ins w:id="7762" w:author="Xuning Wei12232" w:date="2026-07-27T18:00:00Z"/>
                <w:rFonts w:ascii="Times New Roman" w:hAnsi="Times New Roman" w:cs="Times New Roman"/>
                <w:color w:val="auto"/>
                <w:sz w:val="18"/>
              </w:rPr>
            </w:pPr>
            <w:customXmlInsRangeStart w:id="7763" w:author="Xuning Wei12232" w:date="2026-07-27T18:00:00Z"/>
            <w:sdt>
              <w:sdtPr>
                <w:rPr>
                  <w:rFonts w:ascii="Times New Roman" w:hAnsi="Times New Roman" w:cs="Times New Roman"/>
                  <w:b/>
                  <w:color w:val="auto"/>
                  <w:sz w:val="18"/>
                </w:rPr>
                <w:id w:val="1182852901"/>
                <w14:checkbox>
                  <w14:checked w14:val="0"/>
                  <w14:checkedState w14:val="2612" w14:font="MS Gothic"/>
                  <w14:uncheckedState w14:val="2610" w14:font="MS Gothic"/>
                </w14:checkbox>
              </w:sdtPr>
              <w:sdtEndPr/>
              <w:sdtContent>
                <w:customXmlInsRangeEnd w:id="7763"/>
                <w:ins w:id="7764" w:author="Xuning Wei12232" w:date="2026-07-27T18:00:00Z">
                  <w:r w:rsidR="00F338FC" w:rsidRPr="00032BAE">
                    <w:rPr>
                      <w:rFonts w:ascii="Segoe UI Symbol" w:eastAsia="MS Gothic" w:hAnsi="Segoe UI Symbol" w:cs="Segoe UI Symbol"/>
                      <w:b/>
                      <w:color w:val="auto"/>
                      <w:sz w:val="18"/>
                    </w:rPr>
                    <w:t>☐</w:t>
                  </w:r>
                </w:ins>
                <w:customXmlInsRangeStart w:id="7765" w:author="Xuning Wei12232" w:date="2026-07-27T18:00:00Z"/>
              </w:sdtContent>
            </w:sdt>
            <w:customXmlInsRangeEnd w:id="7765"/>
            <w:ins w:id="7766" w:author="Xuning Wei12232" w:date="2026-07-27T18:00:00Z">
              <w:r w:rsidR="00F338FC" w:rsidRPr="00032BAE">
                <w:rPr>
                  <w:rFonts w:ascii="Times New Roman" w:hAnsi="Times New Roman" w:cs="Times New Roman"/>
                  <w:color w:val="auto"/>
                  <w:sz w:val="18"/>
                </w:rPr>
                <w:t xml:space="preserve"> High</w:t>
              </w:r>
            </w:ins>
          </w:p>
          <w:p w14:paraId="0A186CCB" w14:textId="77777777" w:rsidR="00F338FC" w:rsidRPr="00032BAE" w:rsidRDefault="000B6761" w:rsidP="00F338FC">
            <w:pPr>
              <w:jc w:val="both"/>
              <w:rPr>
                <w:ins w:id="7767" w:author="Xuning Wei12232" w:date="2026-07-27T18:00:00Z"/>
                <w:rFonts w:ascii="Times New Roman" w:hAnsi="Times New Roman" w:cs="Times New Roman"/>
                <w:color w:val="auto"/>
                <w:sz w:val="18"/>
              </w:rPr>
            </w:pPr>
            <w:customXmlInsRangeStart w:id="7768" w:author="Xuning Wei12232" w:date="2026-07-27T18:00:00Z"/>
            <w:sdt>
              <w:sdtPr>
                <w:rPr>
                  <w:rFonts w:ascii="Times New Roman" w:hAnsi="Times New Roman" w:cs="Times New Roman"/>
                  <w:b/>
                  <w:color w:val="auto"/>
                  <w:sz w:val="18"/>
                </w:rPr>
                <w:id w:val="-563478353"/>
                <w14:checkbox>
                  <w14:checked w14:val="0"/>
                  <w14:checkedState w14:val="2612" w14:font="MS Gothic"/>
                  <w14:uncheckedState w14:val="2610" w14:font="MS Gothic"/>
                </w14:checkbox>
              </w:sdtPr>
              <w:sdtEndPr/>
              <w:sdtContent>
                <w:customXmlInsRangeEnd w:id="7768"/>
                <w:ins w:id="7769" w:author="Xuning Wei12232" w:date="2026-07-27T18:00:00Z">
                  <w:r w:rsidR="00F338FC" w:rsidRPr="00032BAE">
                    <w:rPr>
                      <w:rFonts w:ascii="Segoe UI Symbol" w:hAnsi="Segoe UI Symbol" w:cs="Segoe UI Symbol"/>
                      <w:b/>
                      <w:color w:val="auto"/>
                      <w:sz w:val="18"/>
                    </w:rPr>
                    <w:t>☐</w:t>
                  </w:r>
                </w:ins>
                <w:customXmlInsRangeStart w:id="7770" w:author="Xuning Wei12232" w:date="2026-07-27T18:00:00Z"/>
              </w:sdtContent>
            </w:sdt>
            <w:customXmlInsRangeEnd w:id="7770"/>
            <w:ins w:id="7771" w:author="Xuning Wei12232" w:date="2026-07-27T18:00:00Z">
              <w:r w:rsidR="00F338FC" w:rsidRPr="00032BAE">
                <w:rPr>
                  <w:rFonts w:ascii="Times New Roman" w:hAnsi="Times New Roman" w:cs="Times New Roman"/>
                  <w:b/>
                  <w:color w:val="auto"/>
                  <w:sz w:val="18"/>
                </w:rPr>
                <w:t xml:space="preserve"> </w:t>
              </w:r>
              <w:r w:rsidR="00F338FC" w:rsidRPr="00032BAE">
                <w:rPr>
                  <w:rFonts w:ascii="Times New Roman" w:hAnsi="Times New Roman" w:cs="Times New Roman"/>
                  <w:color w:val="auto"/>
                  <w:sz w:val="18"/>
                </w:rPr>
                <w:t>Medium</w:t>
              </w:r>
            </w:ins>
          </w:p>
          <w:p w14:paraId="367FF0F3" w14:textId="66127033" w:rsidR="00F338FC" w:rsidRDefault="000B6761" w:rsidP="00F338FC">
            <w:pPr>
              <w:jc w:val="both"/>
              <w:rPr>
                <w:ins w:id="7772" w:author="Xuning Wei12232" w:date="2026-07-27T17:30:00Z"/>
                <w:rFonts w:ascii="Times New Roman" w:hAnsi="Times New Roman" w:cs="Times New Roman"/>
                <w:color w:val="auto"/>
                <w:sz w:val="18"/>
                <w:szCs w:val="18"/>
              </w:rPr>
            </w:pPr>
            <w:customXmlInsRangeStart w:id="7773" w:author="Xuning Wei12232" w:date="2026-07-27T18:00:00Z"/>
            <w:sdt>
              <w:sdtPr>
                <w:rPr>
                  <w:rFonts w:ascii="Times New Roman" w:hAnsi="Times New Roman" w:cs="Times New Roman"/>
                  <w:b/>
                  <w:color w:val="auto"/>
                  <w:sz w:val="18"/>
                </w:rPr>
                <w:id w:val="-2118046380"/>
                <w14:checkbox>
                  <w14:checked w14:val="1"/>
                  <w14:checkedState w14:val="2612" w14:font="MS Gothic"/>
                  <w14:uncheckedState w14:val="2610" w14:font="MS Gothic"/>
                </w14:checkbox>
              </w:sdtPr>
              <w:sdtEndPr/>
              <w:sdtContent>
                <w:customXmlInsRangeEnd w:id="7773"/>
                <w:ins w:id="7774" w:author="Xuning Wei12232" w:date="2026-07-27T18:00:00Z">
                  <w:r w:rsidR="00F338FC" w:rsidRPr="00032BAE">
                    <w:rPr>
                      <w:rFonts w:ascii="Segoe UI Symbol" w:hAnsi="Segoe UI Symbol" w:cs="Segoe UI Symbol"/>
                      <w:b/>
                      <w:color w:val="auto"/>
                      <w:sz w:val="18"/>
                    </w:rPr>
                    <w:t>☒</w:t>
                  </w:r>
                </w:ins>
                <w:customXmlInsRangeStart w:id="7775" w:author="Xuning Wei12232" w:date="2026-07-27T18:00:00Z"/>
              </w:sdtContent>
            </w:sdt>
            <w:customXmlInsRangeEnd w:id="7775"/>
            <w:ins w:id="7776" w:author="Xuning Wei12232" w:date="2026-07-27T18:00:00Z">
              <w:r w:rsidR="00F338FC" w:rsidRPr="00032BAE">
                <w:rPr>
                  <w:rFonts w:ascii="Times New Roman" w:hAnsi="Times New Roman" w:cs="Times New Roman"/>
                  <w:color w:val="auto"/>
                  <w:sz w:val="18"/>
                </w:rPr>
                <w:t xml:space="preserve"> Low</w:t>
              </w:r>
            </w:ins>
          </w:p>
        </w:tc>
        <w:tc>
          <w:tcPr>
            <w:tcW w:w="638" w:type="pct"/>
            <w:vAlign w:val="center"/>
            <w:tcPrChange w:id="7777" w:author="Xuning Wei12232" w:date="2026-07-27T19:39:00Z">
              <w:tcPr>
                <w:tcW w:w="638" w:type="pct"/>
                <w:gridSpan w:val="3"/>
                <w:vAlign w:val="center"/>
              </w:tcPr>
            </w:tcPrChange>
          </w:tcPr>
          <w:p w14:paraId="6C67472A" w14:textId="77777777" w:rsidR="00F338FC" w:rsidRPr="00032BAE" w:rsidRDefault="00F338FC" w:rsidP="00F338FC">
            <w:pPr>
              <w:jc w:val="both"/>
              <w:rPr>
                <w:ins w:id="7778" w:author="Xuning Wei12232" w:date="2026-07-27T18:00:00Z"/>
                <w:rFonts w:ascii="Times New Roman" w:hAnsi="Times New Roman" w:cs="Times New Roman"/>
                <w:color w:val="auto"/>
                <w:sz w:val="18"/>
              </w:rPr>
            </w:pPr>
            <w:ins w:id="7779" w:author="Xuning Wei12232" w:date="2026-07-27T18:00:00Z">
              <w:r w:rsidRPr="00032BAE">
                <w:rPr>
                  <w:rFonts w:ascii="Times New Roman" w:hAnsi="Times New Roman" w:cs="Times New Roman"/>
                  <w:color w:val="auto"/>
                  <w:sz w:val="18"/>
                </w:rPr>
                <w:t>According to QM01020&amp; Page 5/11 Isopropyl Acetate is compatible with SS, 306 SS and PTFE.</w:t>
              </w:r>
            </w:ins>
          </w:p>
          <w:p w14:paraId="16B27CC8" w14:textId="51221303" w:rsidR="00F338FC" w:rsidRDefault="00F338FC" w:rsidP="00F338FC">
            <w:pPr>
              <w:jc w:val="both"/>
              <w:rPr>
                <w:ins w:id="7780" w:author="Xuning Wei12232" w:date="2026-07-27T17:30:00Z"/>
                <w:rFonts w:ascii="Times New Roman" w:hAnsi="Times New Roman" w:cs="Times New Roman"/>
                <w:color w:val="auto"/>
                <w:sz w:val="18"/>
                <w:szCs w:val="18"/>
              </w:rPr>
            </w:pPr>
            <w:ins w:id="7781" w:author="Xuning Wei12232" w:date="2026-07-27T18:00:00Z">
              <w:r w:rsidRPr="00032BAE">
                <w:rPr>
                  <w:rFonts w:ascii="Times New Roman" w:hAnsi="Times New Roman" w:cs="Times New Roman"/>
                  <w:color w:val="auto"/>
                  <w:sz w:val="18"/>
                </w:rPr>
                <w:t xml:space="preserve">Based on </w:t>
              </w:r>
              <w:proofErr w:type="spellStart"/>
              <w:r w:rsidRPr="00032BAE">
                <w:rPr>
                  <w:rFonts w:ascii="Times New Roman" w:hAnsi="Times New Roman" w:cs="Times New Roman"/>
                  <w:color w:val="auto"/>
                  <w:sz w:val="18"/>
                </w:rPr>
                <w:t>Asymchem</w:t>
              </w:r>
              <w:proofErr w:type="spellEnd"/>
              <w:r w:rsidRPr="00032BAE">
                <w:rPr>
                  <w:rFonts w:ascii="Times New Roman" w:hAnsi="Times New Roman" w:cs="Times New Roman"/>
                  <w:color w:val="auto"/>
                  <w:sz w:val="18"/>
                </w:rPr>
                <w:t xml:space="preserve"> previous campaign production data and experience Isopropyl Acetate and DMF are also compatible with Glass, PTFE and SS</w:t>
              </w:r>
            </w:ins>
          </w:p>
        </w:tc>
        <w:tc>
          <w:tcPr>
            <w:tcW w:w="792" w:type="pct"/>
            <w:vMerge/>
            <w:vAlign w:val="center"/>
            <w:tcPrChange w:id="7782" w:author="Xuning Wei12232" w:date="2026-07-27T19:39:00Z">
              <w:tcPr>
                <w:tcW w:w="792" w:type="pct"/>
                <w:gridSpan w:val="3"/>
                <w:vMerge/>
                <w:vAlign w:val="center"/>
              </w:tcPr>
            </w:tcPrChange>
          </w:tcPr>
          <w:p w14:paraId="5869B608" w14:textId="77777777" w:rsidR="00F338FC" w:rsidRDefault="00F338FC" w:rsidP="00F338FC">
            <w:pPr>
              <w:jc w:val="both"/>
              <w:rPr>
                <w:ins w:id="7783" w:author="Xuning Wei12232" w:date="2026-07-27T17:30:00Z"/>
                <w:rFonts w:ascii="Times New Roman" w:eastAsia="仿宋_GB2312" w:hAnsi="Times New Roman" w:cs="Times New Roman"/>
                <w:b/>
                <w:color w:val="auto"/>
                <w:sz w:val="18"/>
                <w:szCs w:val="18"/>
              </w:rPr>
            </w:pPr>
          </w:p>
        </w:tc>
      </w:tr>
      <w:tr w:rsidR="005342B4" w:rsidRPr="00032BAE" w14:paraId="205C8C09" w14:textId="77777777" w:rsidTr="00A144E4">
        <w:trPr>
          <w:trHeight w:val="425"/>
          <w:ins w:id="7784" w:author="Xuning Wei12232" w:date="2026-07-27T17:58:00Z"/>
          <w:trPrChange w:id="7785" w:author="Xuning Wei12232" w:date="2026-07-27T18:11:00Z">
            <w:trPr>
              <w:trHeight w:val="425"/>
            </w:trPr>
          </w:trPrChange>
        </w:trPr>
        <w:tc>
          <w:tcPr>
            <w:tcW w:w="281" w:type="pct"/>
            <w:vMerge w:val="restart"/>
            <w:shd w:val="clear" w:color="auto" w:fill="FFFFFF" w:themeFill="background1"/>
            <w:vAlign w:val="center"/>
            <w:tcPrChange w:id="7786" w:author="Xuning Wei12232" w:date="2026-07-27T18:11:00Z">
              <w:tcPr>
                <w:tcW w:w="284" w:type="pct"/>
                <w:gridSpan w:val="4"/>
                <w:vMerge w:val="restart"/>
                <w:shd w:val="clear" w:color="auto" w:fill="FFFFFF" w:themeFill="background1"/>
                <w:vAlign w:val="center"/>
              </w:tcPr>
            </w:tcPrChange>
          </w:tcPr>
          <w:p w14:paraId="26CC3922" w14:textId="23E6437E" w:rsidR="00F338FC" w:rsidRDefault="00F338FC">
            <w:pPr>
              <w:jc w:val="center"/>
              <w:rPr>
                <w:ins w:id="7787" w:author="Xuning Wei12232" w:date="2026-07-27T17:58:00Z"/>
                <w:rFonts w:ascii="Times New Roman" w:eastAsia="仿宋_GB2312" w:hAnsi="Times New Roman" w:cs="Times New Roman"/>
                <w:color w:val="auto"/>
                <w:sz w:val="18"/>
                <w:szCs w:val="18"/>
                <w:lang w:eastAsia="zh-CN"/>
              </w:rPr>
            </w:pPr>
            <w:ins w:id="7788" w:author="Xuning Wei12232" w:date="2026-07-27T18:02:00Z">
              <w:r>
                <w:rPr>
                  <w:rFonts w:ascii="Times New Roman" w:eastAsia="仿宋_GB2312" w:hAnsi="Times New Roman" w:cs="Times New Roman" w:hint="eastAsia"/>
                  <w:color w:val="auto"/>
                  <w:sz w:val="18"/>
                  <w:szCs w:val="18"/>
                  <w:lang w:eastAsia="zh-CN"/>
                </w:rPr>
                <w:lastRenderedPageBreak/>
                <w:t>2</w:t>
              </w:r>
            </w:ins>
            <w:ins w:id="7789" w:author="Xuning Wei12232" w:date="2026-07-27T20:24:00Z">
              <w:r w:rsidR="00014F10">
                <w:rPr>
                  <w:rFonts w:ascii="Times New Roman" w:eastAsia="仿宋_GB2312" w:hAnsi="Times New Roman" w:cs="Times New Roman"/>
                  <w:color w:val="auto"/>
                  <w:sz w:val="18"/>
                  <w:szCs w:val="18"/>
                  <w:lang w:eastAsia="zh-CN"/>
                </w:rPr>
                <w:t>3</w:t>
              </w:r>
            </w:ins>
          </w:p>
        </w:tc>
        <w:tc>
          <w:tcPr>
            <w:tcW w:w="1217" w:type="pct"/>
            <w:vMerge w:val="restart"/>
            <w:shd w:val="clear" w:color="auto" w:fill="FFFFFF" w:themeFill="background1"/>
            <w:vAlign w:val="center"/>
            <w:tcPrChange w:id="7790" w:author="Xuning Wei12232" w:date="2026-07-27T18:11:00Z">
              <w:tcPr>
                <w:tcW w:w="1500" w:type="pct"/>
                <w:gridSpan w:val="3"/>
                <w:vMerge w:val="restart"/>
                <w:shd w:val="clear" w:color="auto" w:fill="FFFFFF" w:themeFill="background1"/>
                <w:vAlign w:val="center"/>
              </w:tcPr>
            </w:tcPrChange>
          </w:tcPr>
          <w:p w14:paraId="6A6966B8" w14:textId="01A4F925" w:rsidR="00785032" w:rsidRPr="00441B1E" w:rsidRDefault="00785032" w:rsidP="00F338FC">
            <w:pPr>
              <w:jc w:val="both"/>
              <w:rPr>
                <w:ins w:id="7791" w:author="Xuning Wei12232" w:date="2026-07-27T20:24:00Z"/>
                <w:rFonts w:ascii="Times New Roman" w:eastAsia="仿宋_GB2312" w:hAnsi="Times New Roman" w:cs="Times New Roman"/>
                <w:color w:val="auto"/>
                <w:sz w:val="18"/>
                <w:szCs w:val="18"/>
                <w:lang w:eastAsia="zh-CN"/>
              </w:rPr>
            </w:pPr>
            <w:ins w:id="7792" w:author="Xuning Wei12232" w:date="2026-07-27T20:24:00Z">
              <w:r w:rsidRPr="00441B1E">
                <w:rPr>
                  <w:rFonts w:ascii="Times New Roman" w:eastAsia="仿宋_GB2312" w:hAnsi="Times New Roman" w:cs="Times New Roman"/>
                  <w:color w:val="auto"/>
                  <w:sz w:val="18"/>
                  <w:szCs w:val="18"/>
                  <w:lang w:eastAsia="zh-CN"/>
                </w:rPr>
                <w:t>Drying:</w:t>
              </w:r>
            </w:ins>
          </w:p>
          <w:p w14:paraId="513DCEC0" w14:textId="11F32AA9" w:rsidR="00F338FC" w:rsidRPr="00441B1E" w:rsidRDefault="00F338FC" w:rsidP="00F338FC">
            <w:pPr>
              <w:jc w:val="both"/>
              <w:rPr>
                <w:ins w:id="7793" w:author="Xuning Wei12232" w:date="2026-07-27T18:02:00Z"/>
                <w:rFonts w:ascii="Times New Roman" w:eastAsia="仿宋_GB2312" w:hAnsi="Times New Roman" w:cs="Times New Roman"/>
                <w:color w:val="auto"/>
                <w:sz w:val="18"/>
                <w:szCs w:val="18"/>
              </w:rPr>
            </w:pPr>
            <w:ins w:id="7794" w:author="Xuning Wei12232" w:date="2026-07-27T18:02:00Z">
              <w:r w:rsidRPr="00441B1E">
                <w:rPr>
                  <w:rFonts w:ascii="Times New Roman" w:eastAsia="仿宋_GB2312" w:hAnsi="Times New Roman" w:cs="Times New Roman"/>
                  <w:color w:val="auto"/>
                  <w:sz w:val="18"/>
                  <w:szCs w:val="18"/>
                </w:rPr>
                <w:t>1. Sweep with nitrogen above, nitrogen flow</w:t>
              </w:r>
              <w:r w:rsidRPr="00441B1E">
                <w:rPr>
                  <w:rFonts w:ascii="Times New Roman" w:eastAsia="仿宋_GB2312" w:hAnsi="Times New Roman" w:cs="Times New Roman"/>
                  <w:color w:val="auto"/>
                  <w:sz w:val="18"/>
                  <w:szCs w:val="18"/>
                </w:rPr>
                <w:t>（</w:t>
              </w:r>
              <w:r w:rsidRPr="00441B1E">
                <w:rPr>
                  <w:rFonts w:ascii="Times New Roman" w:eastAsia="仿宋_GB2312" w:hAnsi="Times New Roman" w:cs="Times New Roman"/>
                  <w:color w:val="auto"/>
                  <w:sz w:val="18"/>
                  <w:szCs w:val="18"/>
                </w:rPr>
                <w:t>11~15 m</w:t>
              </w:r>
              <w:r w:rsidRPr="00441B1E">
                <w:rPr>
                  <w:rFonts w:ascii="Times New Roman" w:eastAsia="仿宋_GB2312" w:hAnsi="Times New Roman" w:cs="Times New Roman"/>
                  <w:color w:val="auto"/>
                  <w:sz w:val="18"/>
                  <w:szCs w:val="18"/>
                  <w:vertAlign w:val="superscript"/>
                </w:rPr>
                <w:t>3</w:t>
              </w:r>
              <w:r w:rsidRPr="00441B1E">
                <w:rPr>
                  <w:rFonts w:ascii="Times New Roman" w:eastAsia="仿宋_GB2312" w:hAnsi="Times New Roman" w:cs="Times New Roman"/>
                  <w:color w:val="auto"/>
                  <w:sz w:val="18"/>
                  <w:szCs w:val="18"/>
                </w:rPr>
                <w:t>/h target: 14 m</w:t>
              </w:r>
              <w:r w:rsidRPr="00441B1E">
                <w:rPr>
                  <w:rFonts w:ascii="Times New Roman" w:eastAsia="仿宋_GB2312" w:hAnsi="Times New Roman" w:cs="Times New Roman"/>
                  <w:color w:val="auto"/>
                  <w:sz w:val="18"/>
                  <w:szCs w:val="18"/>
                  <w:vertAlign w:val="superscript"/>
                </w:rPr>
                <w:t>3</w:t>
              </w:r>
              <w:r w:rsidRPr="00441B1E">
                <w:rPr>
                  <w:rFonts w:ascii="Times New Roman" w:eastAsia="仿宋_GB2312" w:hAnsi="Times New Roman" w:cs="Times New Roman"/>
                  <w:color w:val="auto"/>
                  <w:sz w:val="18"/>
                  <w:szCs w:val="18"/>
                </w:rPr>
                <w:t>/h</w:t>
              </w:r>
              <w:r w:rsidRPr="00441B1E">
                <w:rPr>
                  <w:rFonts w:ascii="Times New Roman" w:eastAsia="仿宋_GB2312" w:hAnsi="Times New Roman" w:cs="Times New Roman"/>
                  <w:color w:val="auto"/>
                  <w:sz w:val="18"/>
                  <w:szCs w:val="18"/>
                </w:rPr>
                <w:t>）</w:t>
              </w:r>
              <w:r w:rsidRPr="00441B1E">
                <w:rPr>
                  <w:rFonts w:ascii="Times New Roman" w:eastAsia="仿宋_GB2312" w:hAnsi="Times New Roman" w:cs="Times New Roman"/>
                  <w:color w:val="auto"/>
                  <w:sz w:val="18"/>
                  <w:szCs w:val="18"/>
                </w:rPr>
                <w:t xml:space="preserve"> and vacuum underneath at T≤30</w:t>
              </w:r>
            </w:ins>
            <w:ins w:id="7795" w:author="Johan Granander" w:date="2026-07-28T13:38:00Z">
              <w:r w:rsidR="00A0716C" w:rsidRPr="00441B1E">
                <w:rPr>
                  <w:rFonts w:ascii="Times New Roman" w:eastAsia="仿宋_GB2312" w:hAnsi="Times New Roman" w:cs="Times New Roman"/>
                  <w:color w:val="auto"/>
                  <w:sz w:val="18"/>
                  <w:szCs w:val="18"/>
                </w:rPr>
                <w:t xml:space="preserve"> </w:t>
              </w:r>
            </w:ins>
            <w:ins w:id="7796" w:author="Xuning Wei12232" w:date="2026-07-27T18:02:00Z">
              <w:r w:rsidRPr="00441B1E">
                <w:rPr>
                  <w:rFonts w:ascii="Times New Roman" w:eastAsia="仿宋_GB2312" w:hAnsi="Times New Roman" w:cs="Times New Roman"/>
                  <w:color w:val="auto"/>
                  <w:sz w:val="18"/>
                  <w:szCs w:val="18"/>
                </w:rPr>
                <w:t xml:space="preserve">℃ by jacket. </w:t>
              </w:r>
              <w:r w:rsidRPr="00441B1E">
                <w:rPr>
                  <w:rFonts w:ascii="Times New Roman" w:eastAsia="仿宋_GB2312" w:hAnsi="Times New Roman" w:cs="Times New Roman"/>
                  <w:color w:val="auto"/>
                  <w:sz w:val="18"/>
                  <w:szCs w:val="18"/>
                </w:rPr>
                <w:br/>
                <w:t xml:space="preserve">2. After drying for </w:t>
              </w:r>
            </w:ins>
            <w:ins w:id="7797" w:author="Johan Granander" w:date="2026-07-28T13:38:00Z">
              <w:del w:id="7798" w:author="Xuning Wei12232" w:date="2026-09-05T20:11:00Z">
                <w:r w:rsidR="00A0716C" w:rsidRPr="00441B1E" w:rsidDel="000F6A4A">
                  <w:rPr>
                    <w:rFonts w:ascii="Times New Roman" w:eastAsia="仿宋_GB2312" w:hAnsi="Times New Roman" w:cs="Times New Roman"/>
                    <w:color w:val="auto"/>
                    <w:sz w:val="18"/>
                    <w:szCs w:val="18"/>
                  </w:rPr>
                  <w:delText xml:space="preserve"> </w:delText>
                </w:r>
              </w:del>
            </w:ins>
            <w:ins w:id="7799" w:author="Xuning Wei12232" w:date="2026-09-05T20:11:00Z">
              <w:r w:rsidR="000F6A4A" w:rsidRPr="000F6A4A">
                <w:rPr>
                  <w:rFonts w:ascii="Times New Roman" w:eastAsia="仿宋_GB2312" w:hAnsi="Times New Roman" w:cs="Times New Roman"/>
                  <w:color w:val="FF0000"/>
                  <w:sz w:val="18"/>
                  <w:szCs w:val="18"/>
                </w:rPr>
                <w:t>16 h±2 h</w:t>
              </w:r>
            </w:ins>
            <w:ins w:id="7800" w:author="Xuning Wei12232" w:date="2026-07-27T18:02:00Z">
              <w:r w:rsidRPr="00441B1E">
                <w:rPr>
                  <w:rFonts w:ascii="Times New Roman" w:eastAsia="仿宋_GB2312" w:hAnsi="Times New Roman" w:cs="Times New Roman"/>
                  <w:color w:val="auto"/>
                  <w:sz w:val="18"/>
                  <w:szCs w:val="18"/>
                </w:rPr>
                <w:t>, sample the solid for LOD analysis every 6±4</w:t>
              </w:r>
            </w:ins>
            <w:ins w:id="7801" w:author="Johan Granander" w:date="2026-07-28T13:38:00Z">
              <w:r w:rsidR="00A0716C" w:rsidRPr="00441B1E">
                <w:rPr>
                  <w:rFonts w:ascii="Times New Roman" w:eastAsia="仿宋_GB2312" w:hAnsi="Times New Roman" w:cs="Times New Roman"/>
                  <w:color w:val="auto"/>
                  <w:sz w:val="18"/>
                  <w:szCs w:val="18"/>
                </w:rPr>
                <w:t xml:space="preserve"> </w:t>
              </w:r>
            </w:ins>
            <w:ins w:id="7802" w:author="Xuning Wei12232" w:date="2026-07-27T18:02:00Z">
              <w:r w:rsidRPr="00441B1E">
                <w:rPr>
                  <w:rFonts w:ascii="Times New Roman" w:eastAsia="仿宋_GB2312" w:hAnsi="Times New Roman" w:cs="Times New Roman"/>
                  <w:color w:val="auto"/>
                  <w:sz w:val="18"/>
                  <w:szCs w:val="18"/>
                </w:rPr>
                <w:t>h until LOD≤10.0%.</w:t>
              </w:r>
            </w:ins>
          </w:p>
          <w:p w14:paraId="03B89510" w14:textId="457FD74D" w:rsidR="00F338FC" w:rsidRPr="00441B1E" w:rsidRDefault="00F338FC" w:rsidP="00F338FC">
            <w:pPr>
              <w:jc w:val="both"/>
              <w:rPr>
                <w:ins w:id="7803" w:author="Xuning Wei12232" w:date="2026-07-27T17:58:00Z"/>
                <w:rFonts w:ascii="Times New Roman" w:eastAsia="仿宋_GB2312" w:hAnsi="Times New Roman" w:cs="Times New Roman"/>
                <w:color w:val="000000" w:themeColor="text1"/>
                <w:sz w:val="18"/>
                <w:szCs w:val="18"/>
              </w:rPr>
            </w:pPr>
            <w:ins w:id="7804" w:author="Xuning Wei12232" w:date="2026-07-27T18:02:00Z">
              <w:r w:rsidRPr="00441B1E">
                <w:rPr>
                  <w:rFonts w:ascii="Times New Roman" w:eastAsia="仿宋_GB2312" w:hAnsi="Times New Roman" w:cs="Times New Roman"/>
                  <w:color w:val="auto"/>
                  <w:sz w:val="18"/>
                  <w:szCs w:val="18"/>
                </w:rPr>
                <w:t>Note: After drying 6</w:t>
              </w:r>
            </w:ins>
            <w:ins w:id="7805" w:author="Johan Granander" w:date="2026-07-28T13:38:00Z">
              <w:r w:rsidR="00A0716C" w:rsidRPr="00441B1E">
                <w:rPr>
                  <w:rFonts w:ascii="Times New Roman" w:eastAsia="仿宋_GB2312" w:hAnsi="Times New Roman" w:cs="Times New Roman"/>
                  <w:color w:val="auto"/>
                  <w:sz w:val="18"/>
                  <w:szCs w:val="18"/>
                </w:rPr>
                <w:t xml:space="preserve"> </w:t>
              </w:r>
            </w:ins>
            <w:ins w:id="7806" w:author="Xuning Wei12232" w:date="2026-07-27T18:02:00Z">
              <w:r w:rsidRPr="00441B1E">
                <w:rPr>
                  <w:rFonts w:ascii="Times New Roman" w:eastAsia="仿宋_GB2312" w:hAnsi="Times New Roman" w:cs="Times New Roman"/>
                  <w:color w:val="auto"/>
                  <w:sz w:val="18"/>
                  <w:szCs w:val="18"/>
                </w:rPr>
                <w:t>h, begin to stir the solid for 2~5 min at a speed of 7±2</w:t>
              </w:r>
            </w:ins>
            <w:ins w:id="7807" w:author="Johan Granander" w:date="2026-07-28T13:38:00Z">
              <w:r w:rsidR="00A0716C" w:rsidRPr="00441B1E">
                <w:rPr>
                  <w:rFonts w:ascii="Times New Roman" w:eastAsia="仿宋_GB2312" w:hAnsi="Times New Roman" w:cs="Times New Roman"/>
                  <w:color w:val="auto"/>
                  <w:sz w:val="18"/>
                  <w:szCs w:val="18"/>
                </w:rPr>
                <w:t xml:space="preserve"> </w:t>
              </w:r>
            </w:ins>
            <w:ins w:id="7808" w:author="Xuning Wei12232" w:date="2026-07-27T18:02:00Z">
              <w:r w:rsidRPr="00441B1E">
                <w:rPr>
                  <w:rFonts w:ascii="Times New Roman" w:eastAsia="仿宋_GB2312" w:hAnsi="Times New Roman" w:cs="Times New Roman"/>
                  <w:color w:val="auto"/>
                  <w:sz w:val="18"/>
                  <w:szCs w:val="18"/>
                </w:rPr>
                <w:t>rpm (reference) every 4±1</w:t>
              </w:r>
            </w:ins>
            <w:ins w:id="7809" w:author="Johan Granander" w:date="2026-07-28T13:38:00Z">
              <w:r w:rsidR="00A0716C" w:rsidRPr="00441B1E">
                <w:rPr>
                  <w:rFonts w:ascii="Times New Roman" w:eastAsia="仿宋_GB2312" w:hAnsi="Times New Roman" w:cs="Times New Roman"/>
                  <w:color w:val="auto"/>
                  <w:sz w:val="18"/>
                  <w:szCs w:val="18"/>
                </w:rPr>
                <w:t xml:space="preserve"> </w:t>
              </w:r>
            </w:ins>
            <w:ins w:id="7810" w:author="Xuning Wei12232" w:date="2026-07-27T18:02:00Z">
              <w:r w:rsidRPr="00441B1E">
                <w:rPr>
                  <w:rFonts w:ascii="Times New Roman" w:eastAsia="仿宋_GB2312" w:hAnsi="Times New Roman" w:cs="Times New Roman"/>
                  <w:color w:val="auto"/>
                  <w:sz w:val="18"/>
                  <w:szCs w:val="18"/>
                </w:rPr>
                <w:t xml:space="preserve">h. </w:t>
              </w:r>
            </w:ins>
          </w:p>
        </w:tc>
        <w:tc>
          <w:tcPr>
            <w:tcW w:w="1046" w:type="pct"/>
            <w:vMerge w:val="restart"/>
            <w:shd w:val="clear" w:color="auto" w:fill="FFFFFF" w:themeFill="background1"/>
            <w:vAlign w:val="center"/>
            <w:tcPrChange w:id="7811" w:author="Xuning Wei12232" w:date="2026-07-27T18:11:00Z">
              <w:tcPr>
                <w:tcW w:w="764" w:type="pct"/>
                <w:gridSpan w:val="2"/>
                <w:vMerge w:val="restart"/>
                <w:shd w:val="clear" w:color="auto" w:fill="FFFFFF" w:themeFill="background1"/>
                <w:vAlign w:val="center"/>
              </w:tcPr>
            </w:tcPrChange>
          </w:tcPr>
          <w:p w14:paraId="13BBAE3F" w14:textId="77777777" w:rsidR="00F338FC" w:rsidRPr="00032BAE" w:rsidRDefault="00F338FC" w:rsidP="00F338FC">
            <w:pPr>
              <w:rPr>
                <w:ins w:id="7812" w:author="Xuning Wei12232" w:date="2026-07-27T18:03:00Z"/>
                <w:rFonts w:ascii="Times New Roman" w:hAnsi="Times New Roman" w:cs="Times New Roman"/>
                <w:color w:val="auto"/>
                <w:sz w:val="18"/>
                <w:szCs w:val="18"/>
                <w:shd w:val="clear" w:color="auto" w:fill="FFFFFF"/>
              </w:rPr>
            </w:pPr>
            <w:ins w:id="7813" w:author="Xuning Wei12232" w:date="2026-07-27T18:03:00Z">
              <w:r w:rsidRPr="00032BAE">
                <w:rPr>
                  <w:rFonts w:ascii="Times New Roman" w:hAnsi="Times New Roman" w:cs="Times New Roman"/>
                  <w:color w:val="auto"/>
                  <w:sz w:val="18"/>
                  <w:szCs w:val="18"/>
                  <w:shd w:val="clear" w:color="auto" w:fill="FFFFFF"/>
                </w:rPr>
                <w:t xml:space="preserve">Reaction </w:t>
              </w:r>
              <w:r w:rsidRPr="43BD9DA1">
                <w:rPr>
                  <w:rFonts w:ascii="Times New Roman" w:hAnsi="Times New Roman" w:cs="Times New Roman"/>
                  <w:color w:val="auto"/>
                  <w:sz w:val="18"/>
                  <w:szCs w:val="18"/>
                </w:rPr>
                <w:t xml:space="preserve">vessel </w:t>
              </w:r>
              <w:r w:rsidRPr="00032BAE">
                <w:rPr>
                  <w:rFonts w:ascii="Times New Roman" w:hAnsi="Times New Roman" w:cs="Times New Roman"/>
                  <w:color w:val="auto"/>
                  <w:sz w:val="18"/>
                  <w:szCs w:val="18"/>
                  <w:shd w:val="clear" w:color="auto" w:fill="FFFFFF"/>
                </w:rPr>
                <w:t>material</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2185379" w14:textId="77777777" w:rsidR="00F338FC" w:rsidRPr="004634A5" w:rsidRDefault="00F338FC" w:rsidP="00F338FC">
            <w:pPr>
              <w:rPr>
                <w:ins w:id="7814" w:author="Xuning Wei12232" w:date="2026-07-27T18:03:00Z"/>
                <w:rFonts w:ascii="Times New Roman" w:eastAsiaTheme="minorEastAsia" w:hAnsi="Times New Roman" w:cs="Times New Roman"/>
                <w:color w:val="auto"/>
                <w:sz w:val="18"/>
                <w:szCs w:val="18"/>
                <w:shd w:val="clear" w:color="auto" w:fill="FFFFFF"/>
                <w:lang w:eastAsia="zh-CN"/>
              </w:rPr>
            </w:pPr>
            <w:ins w:id="7815" w:author="Xuning Wei12232" w:date="2026-07-27T18:03:00Z">
              <w:r w:rsidRPr="00032BAE">
                <w:rPr>
                  <w:rFonts w:ascii="Times New Roman" w:hAnsi="Times New Roman" w:cs="Times New Roman"/>
                  <w:color w:val="auto"/>
                  <w:sz w:val="18"/>
                  <w:szCs w:val="18"/>
                  <w:shd w:val="clear" w:color="auto" w:fill="FFFFFF"/>
                </w:rPr>
                <w:t xml:space="preserve">Agitator material: </w:t>
              </w:r>
              <w:r>
                <w:t xml:space="preserve"> </w:t>
              </w:r>
              <w:proofErr w:type="spellStart"/>
              <w:r w:rsidRPr="00AF1C85">
                <w:rPr>
                  <w:rFonts w:ascii="Times New Roman" w:hAnsi="Times New Roman" w:cs="Times New Roman"/>
                  <w:color w:val="auto"/>
                  <w:sz w:val="18"/>
                  <w:szCs w:val="18"/>
                  <w:shd w:val="clear" w:color="auto" w:fill="FFFFFF"/>
                </w:rPr>
                <w:t>Hastelloy</w:t>
              </w:r>
              <w:proofErr w:type="spellEnd"/>
              <w:r>
                <w:rPr>
                  <w:rFonts w:ascii="Times New Roman" w:hAnsi="Times New Roman" w:cs="Times New Roman"/>
                  <w:color w:val="auto"/>
                  <w:sz w:val="18"/>
                  <w:szCs w:val="18"/>
                  <w:shd w:val="clear" w:color="auto" w:fill="FFFFFF"/>
                </w:rPr>
                <w:t xml:space="preserve"> (N10276)</w:t>
              </w:r>
              <w:r>
                <w:rPr>
                  <w:rFonts w:ascii="Times New Roman" w:hAnsi="Times New Roman" w:cs="Times New Roman"/>
                  <w:color w:val="auto"/>
                  <w:sz w:val="18"/>
                  <w:szCs w:val="18"/>
                  <w:shd w:val="clear" w:color="auto" w:fill="FFFFFF"/>
                </w:rPr>
                <w:br/>
              </w:r>
              <w:r w:rsidRPr="002B446D">
                <w:rPr>
                  <w:rFonts w:ascii="Times New Roman" w:hAnsi="Times New Roman" w:cs="Times New Roman"/>
                  <w:color w:val="0000FF"/>
                  <w:sz w:val="18"/>
                  <w:szCs w:val="18"/>
                  <w:shd w:val="clear" w:color="auto" w:fill="FFFFFF"/>
                </w:rPr>
                <w:t>Sieve plate: HC-22</w:t>
              </w:r>
            </w:ins>
          </w:p>
          <w:p w14:paraId="1A46FF5C" w14:textId="77777777" w:rsidR="00F338FC" w:rsidRPr="002B446D" w:rsidRDefault="00F338FC" w:rsidP="00F338FC">
            <w:pPr>
              <w:rPr>
                <w:ins w:id="7816" w:author="Xuning Wei12232" w:date="2026-07-27T18:03:00Z"/>
                <w:rFonts w:ascii="Times New Roman" w:hAnsi="Times New Roman" w:cs="Times New Roman"/>
                <w:color w:val="0000FF"/>
                <w:sz w:val="18"/>
                <w:szCs w:val="18"/>
                <w:shd w:val="clear" w:color="auto" w:fill="FFFFFF"/>
              </w:rPr>
            </w:pPr>
            <w:ins w:id="7817" w:author="Xuning Wei12232" w:date="2026-07-27T18:03:00Z">
              <w:r w:rsidRPr="002B446D">
                <w:rPr>
                  <w:rFonts w:ascii="Times New Roman" w:hAnsi="Times New Roman" w:cs="Times New Roman"/>
                  <w:color w:val="0000FF"/>
                  <w:sz w:val="18"/>
                  <w:szCs w:val="18"/>
                  <w:shd w:val="clear" w:color="auto" w:fill="FFFFFF"/>
                </w:rPr>
                <w:t>Nitrogen distribu</w:t>
              </w:r>
              <w:r w:rsidRPr="006F51C6">
                <w:rPr>
                  <w:rFonts w:ascii="Times New Roman" w:hAnsi="Times New Roman" w:cs="Times New Roman"/>
                  <w:color w:val="0000FF"/>
                  <w:sz w:val="18"/>
                  <w:szCs w:val="18"/>
                  <w:shd w:val="clear" w:color="auto" w:fill="FFFFFF"/>
                </w:rPr>
                <w:t>tion pipi</w:t>
              </w:r>
              <w:r w:rsidRPr="006F51C6">
                <w:rPr>
                  <w:rFonts w:ascii="Times New Roman" w:hAnsi="Times New Roman" w:cs="Times New Roman"/>
                  <w:color w:val="0000FF"/>
                  <w:sz w:val="18"/>
                  <w:szCs w:val="18"/>
                  <w:shd w:val="pct15" w:color="auto" w:fill="FFFFFF"/>
                </w:rPr>
                <w:t xml:space="preserve">ng: </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30BF1AF4" w14:textId="77777777" w:rsidR="00F338FC" w:rsidRPr="00032BAE" w:rsidRDefault="00F338FC" w:rsidP="00F338FC">
            <w:pPr>
              <w:rPr>
                <w:ins w:id="7818" w:author="Xuning Wei12232" w:date="2026-07-27T18:03:00Z"/>
                <w:rFonts w:ascii="Times New Roman" w:hAnsi="Times New Roman" w:cs="Times New Roman"/>
                <w:color w:val="auto"/>
                <w:sz w:val="18"/>
                <w:szCs w:val="18"/>
                <w:shd w:val="clear" w:color="auto" w:fill="FFFFFF"/>
              </w:rPr>
            </w:pPr>
            <w:ins w:id="7819" w:author="Xuning Wei12232" w:date="2026-07-27T18:03:00Z">
              <w:r w:rsidRPr="00032BAE">
                <w:rPr>
                  <w:rFonts w:ascii="Times New Roman" w:hAnsi="Times New Roman" w:cs="Times New Roman"/>
                  <w:color w:val="auto"/>
                  <w:sz w:val="18"/>
                  <w:szCs w:val="18"/>
                  <w:shd w:val="clear" w:color="auto" w:fill="FFFFFF"/>
                </w:rPr>
                <w:t>Sight glass: Glass</w:t>
              </w:r>
            </w:ins>
          </w:p>
          <w:p w14:paraId="2E79D4C3" w14:textId="77777777" w:rsidR="00F338FC" w:rsidRPr="00032BAE" w:rsidRDefault="00F338FC" w:rsidP="00F338FC">
            <w:pPr>
              <w:rPr>
                <w:ins w:id="7820" w:author="Xuning Wei12232" w:date="2026-07-27T18:03:00Z"/>
                <w:rFonts w:ascii="Times New Roman" w:hAnsi="Times New Roman" w:cs="Times New Roman"/>
                <w:color w:val="auto"/>
                <w:sz w:val="18"/>
                <w:szCs w:val="18"/>
                <w:shd w:val="clear" w:color="auto" w:fill="FFFFFF"/>
              </w:rPr>
            </w:pPr>
            <w:ins w:id="7821" w:author="Xuning Wei12232" w:date="2026-07-27T18:03:00Z">
              <w:r w:rsidRPr="00032BAE">
                <w:rPr>
                  <w:rFonts w:ascii="Times New Roman" w:hAnsi="Times New Roman" w:cs="Times New Roman"/>
                  <w:color w:val="auto"/>
                  <w:sz w:val="18"/>
                  <w:szCs w:val="18"/>
                  <w:shd w:val="clear" w:color="auto" w:fill="FFFFFF"/>
                </w:rPr>
                <w:t>Transfer pump material: SS316+PTFE,</w:t>
              </w:r>
            </w:ins>
          </w:p>
          <w:p w14:paraId="12E419AE" w14:textId="77777777" w:rsidR="00F338FC" w:rsidRPr="00032BAE" w:rsidRDefault="00F338FC" w:rsidP="00F338FC">
            <w:pPr>
              <w:rPr>
                <w:ins w:id="7822" w:author="Xuning Wei12232" w:date="2026-07-27T18:03:00Z"/>
                <w:rFonts w:ascii="Times New Roman" w:hAnsi="Times New Roman" w:cs="Times New Roman"/>
                <w:color w:val="auto"/>
                <w:sz w:val="18"/>
                <w:szCs w:val="18"/>
                <w:shd w:val="clear" w:color="auto" w:fill="FFFFFF"/>
              </w:rPr>
            </w:pPr>
            <w:ins w:id="7823" w:author="Xuning Wei12232" w:date="2026-07-27T18:03:00Z">
              <w:r w:rsidRPr="00032BAE">
                <w:rPr>
                  <w:rFonts w:ascii="Times New Roman" w:hAnsi="Times New Roman" w:cs="Times New Roman"/>
                  <w:color w:val="auto"/>
                  <w:sz w:val="18"/>
                  <w:szCs w:val="18"/>
                  <w:shd w:val="clear" w:color="auto" w:fill="FFFFFF"/>
                </w:rP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3B9DDB5" w14:textId="77777777" w:rsidR="00F338FC" w:rsidRPr="00032BAE" w:rsidRDefault="00F338FC" w:rsidP="00F338FC">
            <w:pPr>
              <w:rPr>
                <w:ins w:id="7824" w:author="Xuning Wei12232" w:date="2026-07-27T18:03:00Z"/>
                <w:rFonts w:ascii="Times New Roman" w:hAnsi="Times New Roman" w:cs="Times New Roman"/>
                <w:color w:val="auto"/>
                <w:sz w:val="18"/>
                <w:szCs w:val="18"/>
                <w:shd w:val="clear" w:color="auto" w:fill="FFFFFF"/>
              </w:rPr>
            </w:pPr>
            <w:ins w:id="7825" w:author="Xuning Wei12232" w:date="2026-07-27T18:03:00Z">
              <w:r w:rsidRPr="00032BAE">
                <w:rPr>
                  <w:rFonts w:ascii="Times New Roman" w:hAnsi="Times New Roman" w:cs="Times New Roman"/>
                  <w:color w:val="auto"/>
                  <w:sz w:val="18"/>
                  <w:szCs w:val="18"/>
                  <w:shd w:val="clear" w:color="auto" w:fill="FFFFFF"/>
                </w:rPr>
                <w:t>Pipeline material: 316L</w:t>
              </w:r>
            </w:ins>
          </w:p>
          <w:p w14:paraId="1C7B5D1F" w14:textId="77777777" w:rsidR="00F338FC" w:rsidRPr="006F0556" w:rsidRDefault="00F338FC" w:rsidP="00F338FC">
            <w:pPr>
              <w:rPr>
                <w:ins w:id="7826" w:author="Xuning Wei12232" w:date="2026-07-27T18:03:00Z"/>
                <w:rFonts w:ascii="Times New Roman" w:hAnsi="Times New Roman" w:cs="Times New Roman"/>
                <w:color w:val="FF0000"/>
                <w:sz w:val="18"/>
                <w:szCs w:val="18"/>
                <w:shd w:val="clear" w:color="auto" w:fill="FFFFFF"/>
                <w:lang w:val="sv-SE"/>
              </w:rPr>
            </w:pPr>
            <w:ins w:id="7827" w:author="Xuning Wei12232" w:date="2026-07-27T18:03:00Z">
              <w:r w:rsidRPr="006F0556">
                <w:rPr>
                  <w:rFonts w:ascii="Times New Roman" w:hAnsi="Times New Roman" w:cs="Times New Roman"/>
                  <w:color w:val="FF0000"/>
                  <w:sz w:val="18"/>
                  <w:szCs w:val="18"/>
                  <w:shd w:val="clear" w:color="auto" w:fill="FFFFFF"/>
                  <w:lang w:val="sv-SE"/>
                </w:rPr>
                <w:t>Sealing ring:</w:t>
              </w:r>
              <w:r w:rsidRPr="004A66B5">
                <w:rPr>
                  <w:rFonts w:ascii="Times New Roman" w:hAnsi="Times New Roman" w:cs="Times New Roman"/>
                  <w:b/>
                  <w:color w:val="0000FF"/>
                  <w:sz w:val="18"/>
                  <w:szCs w:val="18"/>
                  <w:shd w:val="clear" w:color="auto" w:fill="FFFFFF"/>
                </w:rPr>
                <w:t xml:space="preserve"> </w:t>
              </w:r>
              <w:r>
                <w:rPr>
                  <w:rFonts w:ascii="Times New Roman" w:hAnsi="Times New Roman" w:cs="Times New Roman"/>
                  <w:b/>
                  <w:color w:val="0000FF"/>
                  <w:sz w:val="18"/>
                  <w:szCs w:val="18"/>
                  <w:shd w:val="clear" w:color="auto" w:fill="FFFFFF"/>
                </w:rPr>
                <w:t>PTFE</w:t>
              </w:r>
            </w:ins>
          </w:p>
          <w:p w14:paraId="43B0251C" w14:textId="77777777" w:rsidR="00F338FC" w:rsidRPr="00CC1D21" w:rsidRDefault="00F338FC" w:rsidP="00F338FC">
            <w:pPr>
              <w:rPr>
                <w:ins w:id="7828" w:author="Xuning Wei12232" w:date="2026-07-27T18:03:00Z"/>
                <w:rFonts w:ascii="Times New Roman" w:hAnsi="Times New Roman" w:cs="Times New Roman"/>
                <w:color w:val="auto"/>
                <w:sz w:val="18"/>
                <w:szCs w:val="18"/>
                <w:shd w:val="clear" w:color="auto" w:fill="FFFFFF"/>
                <w:lang w:val="sv-SE"/>
              </w:rPr>
            </w:pPr>
            <w:ins w:id="7829" w:author="Xuning Wei12232" w:date="2026-07-27T18:03:00Z">
              <w:r w:rsidRPr="00CC1D21">
                <w:rPr>
                  <w:rFonts w:ascii="Times New Roman" w:hAnsi="Times New Roman" w:cs="Times New Roman"/>
                  <w:color w:val="auto"/>
                  <w:sz w:val="18"/>
                  <w:szCs w:val="18"/>
                  <w:shd w:val="clear" w:color="auto" w:fill="FFFFFF"/>
                  <w:lang w:val="sv-SE"/>
                </w:rPr>
                <w:t>Mass flow meter: SS</w:t>
              </w:r>
            </w:ins>
          </w:p>
          <w:p w14:paraId="578C7B83" w14:textId="77777777" w:rsidR="00F338FC" w:rsidRPr="00032BAE" w:rsidRDefault="00F338FC" w:rsidP="00F338FC">
            <w:pPr>
              <w:rPr>
                <w:ins w:id="7830" w:author="Xuning Wei12232" w:date="2026-07-27T18:03:00Z"/>
                <w:rFonts w:ascii="Times New Roman" w:hAnsi="Times New Roman" w:cs="Times New Roman"/>
                <w:b/>
                <w:color w:val="auto"/>
                <w:sz w:val="18"/>
                <w:szCs w:val="18"/>
                <w:shd w:val="clear" w:color="auto" w:fill="FFFFFF"/>
              </w:rPr>
            </w:pPr>
            <w:ins w:id="7831" w:author="Xuning Wei12232" w:date="2026-07-27T18:03:00Z">
              <w:r w:rsidRPr="00032BAE">
                <w:rPr>
                  <w:rFonts w:ascii="Times New Roman" w:hAnsi="Times New Roman" w:cs="Times New Roman"/>
                  <w:color w:val="auto"/>
                  <w:sz w:val="18"/>
                  <w:szCs w:val="18"/>
                  <w:shd w:val="clear" w:color="auto" w:fill="FFFFFF"/>
                </w:rPr>
                <w:t>Valve material: 304 &amp; 316L</w:t>
              </w:r>
            </w:ins>
          </w:p>
          <w:p w14:paraId="436B3059" w14:textId="77777777" w:rsidR="00F338FC" w:rsidRPr="00032BAE" w:rsidRDefault="00F338FC" w:rsidP="00F338FC">
            <w:pPr>
              <w:rPr>
                <w:ins w:id="7832" w:author="Xuning Wei12232" w:date="2026-07-27T18:03:00Z"/>
                <w:rFonts w:ascii="Times New Roman" w:eastAsiaTheme="minorEastAsia" w:hAnsi="Times New Roman" w:cs="Times New Roman"/>
                <w:color w:val="auto"/>
                <w:sz w:val="18"/>
                <w:szCs w:val="18"/>
                <w:shd w:val="clear" w:color="auto" w:fill="FFFFFF"/>
                <w:lang w:eastAsia="zh-CN"/>
              </w:rPr>
            </w:pPr>
            <w:ins w:id="7833" w:author="Xuning Wei12232" w:date="2026-07-27T18:03:00Z">
              <w:r w:rsidRPr="00032BAE">
                <w:rPr>
                  <w:rFonts w:ascii="Times New Roman" w:eastAsiaTheme="minorEastAsia" w:hAnsi="Times New Roman" w:cs="Times New Roman"/>
                  <w:color w:val="auto"/>
                  <w:sz w:val="18"/>
                  <w:szCs w:val="18"/>
                  <w:shd w:val="clear" w:color="auto" w:fill="FFFFFF"/>
                  <w:lang w:eastAsia="zh-CN"/>
                </w:rPr>
                <w:t xml:space="preserve">Gasket Material: </w:t>
              </w:r>
              <w:r w:rsidRPr="00032BAE">
                <w:rPr>
                  <w:rFonts w:ascii="Times New Roman" w:hAnsi="Times New Roman" w:cs="Times New Roman"/>
                  <w:color w:val="auto"/>
                  <w:sz w:val="18"/>
                  <w:szCs w:val="18"/>
                  <w:shd w:val="clear" w:color="auto" w:fill="FFFFFF"/>
                </w:rPr>
                <w:t>PTFE</w:t>
              </w:r>
            </w:ins>
          </w:p>
          <w:p w14:paraId="022AA56C" w14:textId="77777777" w:rsidR="00F338FC" w:rsidRDefault="00F338FC" w:rsidP="00F338FC">
            <w:pPr>
              <w:rPr>
                <w:ins w:id="7834" w:author="Xuning Wei12232" w:date="2026-07-27T18:03:00Z"/>
                <w:rFonts w:ascii="Times New Roman" w:hAnsi="Times New Roman" w:cs="Times New Roman"/>
                <w:color w:val="auto"/>
                <w:sz w:val="18"/>
                <w:szCs w:val="18"/>
                <w:shd w:val="clear" w:color="auto" w:fill="FFFFFF"/>
              </w:rPr>
            </w:pPr>
            <w:ins w:id="7835" w:author="Xuning Wei12232" w:date="2026-07-27T18:03:00Z">
              <w:r w:rsidRPr="00032BAE">
                <w:rPr>
                  <w:rFonts w:ascii="Times New Roman" w:hAnsi="Times New Roman" w:cs="Times New Roman"/>
                  <w:color w:val="auto"/>
                  <w:sz w:val="18"/>
                  <w:szCs w:val="18"/>
                  <w:shd w:val="clear" w:color="auto" w:fill="FFFFFF"/>
                </w:rPr>
                <w:t>Waste discharge pump material: SS316+PTFE</w:t>
              </w:r>
            </w:ins>
          </w:p>
          <w:p w14:paraId="5B3B33C5" w14:textId="3918C09B" w:rsidR="00F338FC" w:rsidRPr="00032BAE" w:rsidRDefault="00F338FC" w:rsidP="00F338FC">
            <w:pPr>
              <w:rPr>
                <w:ins w:id="7836" w:author="Xuning Wei12232" w:date="2026-07-27T17:58:00Z"/>
                <w:rFonts w:ascii="Times New Roman" w:hAnsi="Times New Roman" w:cs="Times New Roman"/>
                <w:color w:val="auto"/>
                <w:sz w:val="18"/>
                <w:szCs w:val="18"/>
                <w:shd w:val="clear" w:color="auto" w:fill="FFFFFF"/>
              </w:rPr>
            </w:pPr>
            <w:ins w:id="7837" w:author="Xuning Wei12232" w:date="2026-07-27T18:03:00Z">
              <w:r w:rsidRPr="00FA0EF9">
                <w:rPr>
                  <w:rFonts w:ascii="Times New Roman" w:hAnsi="Times New Roman" w:cs="Times New Roman"/>
                  <w:color w:val="0000FF"/>
                  <w:sz w:val="18"/>
                  <w:szCs w:val="18"/>
                </w:rPr>
                <w:t xml:space="preserve">Mechanical </w:t>
              </w:r>
              <w:r w:rsidRPr="006F0556">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shd w:val="clear" w:color="auto" w:fill="FFFFFF"/>
                </w:rPr>
                <w:t>304SS &amp; PTFE &amp; FFKM Gloves</w:t>
              </w:r>
              <w:r w:rsidRPr="00FA0EF9">
                <w:rPr>
                  <w:rFonts w:ascii="Times New Roman" w:hAnsi="Times New Roman" w:cs="Times New Roman"/>
                  <w:color w:val="0000FF"/>
                  <w:sz w:val="18"/>
                  <w:szCs w:val="18"/>
                  <w:shd w:val="clear" w:color="auto" w:fill="FFFFFF"/>
                </w:rPr>
                <w:t>:</w:t>
              </w:r>
              <w:r w:rsidRPr="006F0556">
                <w:rPr>
                  <w:rFonts w:ascii="Times New Roman" w:hAnsi="Times New Roman" w:cs="Times New Roman"/>
                  <w:color w:val="0000FF"/>
                  <w:sz w:val="18"/>
                  <w:szCs w:val="18"/>
                  <w:shd w:val="clear" w:color="auto" w:fill="FFFFFF"/>
                </w:rPr>
                <w:t xml:space="preserve"> CSPE</w:t>
              </w:r>
            </w:ins>
          </w:p>
        </w:tc>
        <w:tc>
          <w:tcPr>
            <w:tcW w:w="385" w:type="pct"/>
            <w:vMerge w:val="restart"/>
            <w:shd w:val="clear" w:color="auto" w:fill="FFFFFF" w:themeFill="background1"/>
            <w:vAlign w:val="center"/>
            <w:tcPrChange w:id="7838" w:author="Xuning Wei12232" w:date="2026-07-27T18:11:00Z">
              <w:tcPr>
                <w:tcW w:w="388" w:type="pct"/>
                <w:gridSpan w:val="4"/>
                <w:vMerge w:val="restart"/>
                <w:shd w:val="clear" w:color="auto" w:fill="FFFFFF" w:themeFill="background1"/>
                <w:vAlign w:val="center"/>
              </w:tcPr>
            </w:tcPrChange>
          </w:tcPr>
          <w:p w14:paraId="093DE5CF" w14:textId="11A43C0E" w:rsidR="00F338FC" w:rsidRPr="00032BAE" w:rsidRDefault="00F338FC" w:rsidP="00F338FC">
            <w:pPr>
              <w:jc w:val="both"/>
              <w:rPr>
                <w:ins w:id="7839" w:author="Xuning Wei12232" w:date="2026-07-27T17:58:00Z"/>
                <w:rFonts w:ascii="Times New Roman" w:hAnsi="Times New Roman" w:cs="Times New Roman"/>
                <w:color w:val="auto"/>
                <w:sz w:val="18"/>
                <w:szCs w:val="18"/>
              </w:rPr>
            </w:pPr>
            <w:ins w:id="7840" w:author="Xuning Wei12232" w:date="2026-07-27T18:03:00Z">
              <w:r w:rsidRPr="00032BAE">
                <w:rPr>
                  <w:rFonts w:ascii="Times New Roman" w:hAnsi="Times New Roman" w:cs="Times New Roman"/>
                  <w:color w:val="auto"/>
                  <w:sz w:val="18"/>
                  <w:szCs w:val="18"/>
                </w:rPr>
                <w:t>No</w:t>
              </w:r>
            </w:ins>
          </w:p>
        </w:tc>
        <w:tc>
          <w:tcPr>
            <w:tcW w:w="352" w:type="pct"/>
            <w:vMerge w:val="restart"/>
            <w:shd w:val="clear" w:color="auto" w:fill="FFFFFF" w:themeFill="background1"/>
            <w:vAlign w:val="center"/>
            <w:tcPrChange w:id="7841" w:author="Xuning Wei12232" w:date="2026-07-27T18:11:00Z">
              <w:tcPr>
                <w:tcW w:w="354" w:type="pct"/>
                <w:gridSpan w:val="4"/>
                <w:vMerge w:val="restart"/>
                <w:shd w:val="clear" w:color="auto" w:fill="FFFFFF" w:themeFill="background1"/>
                <w:vAlign w:val="center"/>
              </w:tcPr>
            </w:tcPrChange>
          </w:tcPr>
          <w:p w14:paraId="26A5F67D" w14:textId="64A0A6A5" w:rsidR="00F338FC" w:rsidRPr="00032BAE" w:rsidRDefault="00F338FC" w:rsidP="00F338FC">
            <w:pPr>
              <w:jc w:val="both"/>
              <w:rPr>
                <w:ins w:id="7842" w:author="Xuning Wei12232" w:date="2026-07-27T17:58:00Z"/>
                <w:rFonts w:ascii="Times New Roman" w:hAnsi="Times New Roman" w:cs="Times New Roman"/>
                <w:color w:val="auto"/>
                <w:sz w:val="18"/>
                <w:szCs w:val="18"/>
              </w:rPr>
            </w:pPr>
            <w:ins w:id="7843" w:author="Xuning Wei12232" w:date="2026-07-27T18:03:00Z">
              <w:r w:rsidRPr="00032BAE">
                <w:rPr>
                  <w:rFonts w:ascii="Times New Roman" w:hAnsi="Times New Roman" w:cs="Times New Roman"/>
                  <w:color w:val="auto"/>
                  <w:sz w:val="18"/>
                  <w:szCs w:val="18"/>
                </w:rPr>
                <w:t>No</w:t>
              </w:r>
            </w:ins>
          </w:p>
        </w:tc>
        <w:tc>
          <w:tcPr>
            <w:tcW w:w="289" w:type="pct"/>
            <w:vAlign w:val="center"/>
            <w:tcPrChange w:id="7844" w:author="Xuning Wei12232" w:date="2026-07-27T18:11:00Z">
              <w:tcPr>
                <w:tcW w:w="291" w:type="pct"/>
                <w:gridSpan w:val="3"/>
                <w:vAlign w:val="center"/>
              </w:tcPr>
            </w:tcPrChange>
          </w:tcPr>
          <w:p w14:paraId="7A2F1B1C" w14:textId="5E81723C" w:rsidR="00F338FC" w:rsidRDefault="000B6761" w:rsidP="00F338FC">
            <w:pPr>
              <w:jc w:val="both"/>
              <w:rPr>
                <w:ins w:id="7845" w:author="Xuning Wei12232" w:date="2026-07-27T17:58:00Z"/>
                <w:rFonts w:ascii="Times New Roman" w:hAnsi="Times New Roman" w:cs="Times New Roman"/>
                <w:color w:val="auto"/>
                <w:sz w:val="18"/>
                <w:szCs w:val="18"/>
              </w:rPr>
            </w:pPr>
            <w:customXmlInsRangeStart w:id="7846" w:author="Xuning Wei12232" w:date="2026-07-27T18:04:00Z"/>
            <w:sdt>
              <w:sdtPr>
                <w:rPr>
                  <w:rFonts w:ascii="Times New Roman" w:hAnsi="Times New Roman" w:cs="Times New Roman"/>
                  <w:color w:val="auto"/>
                  <w:sz w:val="18"/>
                  <w:szCs w:val="18"/>
                </w:rPr>
                <w:id w:val="513651915"/>
                <w14:checkbox>
                  <w14:checked w14:val="1"/>
                  <w14:checkedState w14:val="2612" w14:font="MS Gothic"/>
                  <w14:uncheckedState w14:val="2610" w14:font="MS Gothic"/>
                </w14:checkbox>
              </w:sdtPr>
              <w:sdtEndPr/>
              <w:sdtContent>
                <w:customXmlInsRangeEnd w:id="7846"/>
                <w:ins w:id="7847" w:author="Xuning Wei12232" w:date="2026-07-27T18:04:00Z">
                  <w:r w:rsidR="00F338FC" w:rsidRPr="00032BAE">
                    <w:rPr>
                      <w:rFonts w:ascii="Segoe UI Symbol" w:hAnsi="Segoe UI Symbol" w:cs="Segoe UI Symbol"/>
                      <w:color w:val="auto"/>
                      <w:sz w:val="18"/>
                      <w:szCs w:val="18"/>
                    </w:rPr>
                    <w:t>☒</w:t>
                  </w:r>
                </w:ins>
                <w:customXmlInsRangeStart w:id="7848" w:author="Xuning Wei12232" w:date="2026-07-27T18:04:00Z"/>
              </w:sdtContent>
            </w:sdt>
            <w:customXmlInsRangeEnd w:id="7848"/>
            <w:ins w:id="7849" w:author="Xuning Wei12232" w:date="2026-07-27T18:04:00Z">
              <w:r w:rsidR="00F338FC" w:rsidRPr="00032BAE">
                <w:rPr>
                  <w:rFonts w:ascii="Times New Roman" w:hAnsi="Times New Roman" w:cs="Times New Roman"/>
                  <w:color w:val="auto"/>
                  <w:sz w:val="18"/>
                  <w:szCs w:val="18"/>
                </w:rPr>
                <w:t>Yes</w:t>
              </w:r>
            </w:ins>
          </w:p>
        </w:tc>
        <w:tc>
          <w:tcPr>
            <w:tcW w:w="638" w:type="pct"/>
            <w:vAlign w:val="center"/>
            <w:tcPrChange w:id="7850" w:author="Xuning Wei12232" w:date="2026-07-27T18:11:00Z">
              <w:tcPr>
                <w:tcW w:w="764" w:type="pct"/>
                <w:gridSpan w:val="3"/>
                <w:vAlign w:val="center"/>
              </w:tcPr>
            </w:tcPrChange>
          </w:tcPr>
          <w:p w14:paraId="0DB97A03" w14:textId="270841CA" w:rsidR="00F338FC" w:rsidRDefault="000B6761" w:rsidP="00F338FC">
            <w:pPr>
              <w:jc w:val="both"/>
              <w:rPr>
                <w:ins w:id="7851" w:author="Xuning Wei12232" w:date="2026-07-27T17:58:00Z"/>
                <w:rFonts w:ascii="Times New Roman" w:hAnsi="Times New Roman" w:cs="Times New Roman"/>
                <w:color w:val="auto"/>
                <w:sz w:val="18"/>
                <w:szCs w:val="18"/>
              </w:rPr>
            </w:pPr>
            <w:customXmlInsRangeStart w:id="7852" w:author="Xuning Wei12232" w:date="2026-07-27T18:04:00Z"/>
            <w:sdt>
              <w:sdtPr>
                <w:rPr>
                  <w:rFonts w:ascii="Times New Roman" w:hAnsi="Times New Roman" w:cs="Times New Roman"/>
                  <w:color w:val="auto"/>
                  <w:sz w:val="18"/>
                  <w:szCs w:val="18"/>
                </w:rPr>
                <w:id w:val="1191800637"/>
                <w14:checkbox>
                  <w14:checked w14:val="0"/>
                  <w14:checkedState w14:val="2612" w14:font="MS Gothic"/>
                  <w14:uncheckedState w14:val="2610" w14:font="MS Gothic"/>
                </w14:checkbox>
              </w:sdtPr>
              <w:sdtEndPr/>
              <w:sdtContent>
                <w:customXmlInsRangeEnd w:id="7852"/>
                <w:ins w:id="7853" w:author="Xuning Wei12232" w:date="2026-07-27T18:04:00Z">
                  <w:r w:rsidR="00F338FC" w:rsidRPr="00032BAE">
                    <w:rPr>
                      <w:rFonts w:ascii="Segoe UI Symbol" w:hAnsi="Segoe UI Symbol" w:cs="Segoe UI Symbol"/>
                      <w:color w:val="auto"/>
                      <w:sz w:val="18"/>
                      <w:szCs w:val="18"/>
                    </w:rPr>
                    <w:t>☐</w:t>
                  </w:r>
                </w:ins>
                <w:customXmlInsRangeStart w:id="7854" w:author="Xuning Wei12232" w:date="2026-07-27T18:04:00Z"/>
              </w:sdtContent>
            </w:sdt>
            <w:customXmlInsRangeEnd w:id="7854"/>
            <w:ins w:id="7855" w:author="Xuning Wei12232" w:date="2026-07-27T18:04:00Z">
              <w:r w:rsidR="00F338FC" w:rsidRPr="00032BAE">
                <w:rPr>
                  <w:rFonts w:ascii="Times New Roman" w:hAnsi="Times New Roman" w:cs="Times New Roman"/>
                  <w:color w:val="auto"/>
                  <w:sz w:val="18"/>
                  <w:szCs w:val="18"/>
                </w:rPr>
                <w:t xml:space="preserve"> No</w:t>
              </w:r>
            </w:ins>
          </w:p>
        </w:tc>
        <w:tc>
          <w:tcPr>
            <w:tcW w:w="792" w:type="pct"/>
            <w:vMerge w:val="restart"/>
            <w:vAlign w:val="center"/>
            <w:tcPrChange w:id="7856" w:author="Xuning Wei12232" w:date="2026-07-27T18:11:00Z">
              <w:tcPr>
                <w:tcW w:w="654" w:type="pct"/>
                <w:gridSpan w:val="2"/>
                <w:vMerge w:val="restart"/>
                <w:vAlign w:val="center"/>
              </w:tcPr>
            </w:tcPrChange>
          </w:tcPr>
          <w:p w14:paraId="02D09BA2" w14:textId="77777777" w:rsidR="00F338FC" w:rsidRPr="00032BAE" w:rsidRDefault="000B6761" w:rsidP="00F338FC">
            <w:pPr>
              <w:jc w:val="both"/>
              <w:rPr>
                <w:ins w:id="7857" w:author="Xuning Wei12232" w:date="2026-07-27T18:04:00Z"/>
                <w:rFonts w:ascii="Times New Roman" w:eastAsia="仿宋_GB2312" w:hAnsi="Times New Roman" w:cs="Times New Roman"/>
                <w:color w:val="auto"/>
                <w:kern w:val="0"/>
                <w:sz w:val="18"/>
                <w:szCs w:val="18"/>
                <w:u w:val="single"/>
                <w:lang w:eastAsia="zh-CN"/>
              </w:rPr>
            </w:pPr>
            <w:customXmlInsRangeStart w:id="7858" w:author="Xuning Wei12232" w:date="2026-07-27T18:04:00Z"/>
            <w:sdt>
              <w:sdtPr>
                <w:rPr>
                  <w:rFonts w:ascii="Times New Roman" w:eastAsia="仿宋_GB2312" w:hAnsi="Times New Roman" w:cs="Times New Roman"/>
                  <w:b/>
                  <w:color w:val="auto"/>
                  <w:sz w:val="18"/>
                  <w:szCs w:val="18"/>
                </w:rPr>
                <w:id w:val="-823737169"/>
                <w14:checkbox>
                  <w14:checked w14:val="0"/>
                  <w14:checkedState w14:val="2612" w14:font="MS Gothic"/>
                  <w14:uncheckedState w14:val="2610" w14:font="MS Gothic"/>
                </w14:checkbox>
              </w:sdtPr>
              <w:sdtEndPr/>
              <w:sdtContent>
                <w:customXmlInsRangeEnd w:id="7858"/>
                <w:ins w:id="7859" w:author="Xuning Wei12232" w:date="2026-07-27T18:04:00Z">
                  <w:r w:rsidR="00F338FC" w:rsidRPr="00032BAE">
                    <w:rPr>
                      <w:rFonts w:ascii="Segoe UI Symbol" w:eastAsia="MS Gothic" w:hAnsi="Segoe UI Symbol" w:cs="Segoe UI Symbol"/>
                      <w:b/>
                      <w:color w:val="auto"/>
                      <w:sz w:val="18"/>
                      <w:szCs w:val="18"/>
                    </w:rPr>
                    <w:t>☐</w:t>
                  </w:r>
                </w:ins>
                <w:customXmlInsRangeStart w:id="7860" w:author="Xuning Wei12232" w:date="2026-07-27T18:04:00Z"/>
              </w:sdtContent>
            </w:sdt>
            <w:customXmlInsRangeEnd w:id="7860"/>
            <w:ins w:id="7861" w:author="Xuning Wei12232" w:date="2026-07-27T18:04:00Z">
              <w:r w:rsidR="00F338FC" w:rsidRPr="00032BAE">
                <w:rPr>
                  <w:rFonts w:ascii="Times New Roman" w:eastAsia="仿宋_GB2312" w:hAnsi="Times New Roman" w:cs="Times New Roman"/>
                  <w:color w:val="auto"/>
                  <w:kern w:val="0"/>
                  <w:sz w:val="18"/>
                  <w:szCs w:val="18"/>
                </w:rPr>
                <w:t xml:space="preserve"> </w:t>
              </w:r>
              <w:proofErr w:type="spellStart"/>
              <w:r w:rsidR="00F338FC" w:rsidRPr="00032BAE">
                <w:rPr>
                  <w:rFonts w:ascii="Times New Roman" w:eastAsia="仿宋_GB2312" w:hAnsi="Times New Roman" w:cs="Times New Roman"/>
                  <w:color w:val="auto"/>
                  <w:kern w:val="0"/>
                  <w:sz w:val="18"/>
                  <w:szCs w:val="18"/>
                  <w:lang w:eastAsia="zh-CN"/>
                </w:rPr>
                <w:t>Asymchem</w:t>
              </w:r>
              <w:proofErr w:type="spellEnd"/>
              <w:r w:rsidR="00F338FC" w:rsidRPr="00032BAE">
                <w:rPr>
                  <w:rFonts w:ascii="Times New Roman" w:eastAsia="仿宋_GB2312" w:hAnsi="Times New Roman" w:cs="Times New Roman"/>
                  <w:color w:val="auto"/>
                  <w:kern w:val="0"/>
                  <w:sz w:val="18"/>
                  <w:szCs w:val="18"/>
                  <w:lang w:eastAsia="zh-CN"/>
                </w:rPr>
                <w:t xml:space="preserve"> R&amp;D Lab:</w:t>
              </w:r>
              <w:r w:rsidR="00F338FC" w:rsidRPr="00032BAE">
                <w:rPr>
                  <w:rFonts w:ascii="Times New Roman" w:eastAsia="仿宋_GB2312" w:hAnsi="Times New Roman" w:cs="Times New Roman"/>
                  <w:color w:val="auto"/>
                  <w:kern w:val="0"/>
                  <w:sz w:val="18"/>
                  <w:szCs w:val="18"/>
                  <w:u w:val="single"/>
                  <w:lang w:eastAsia="zh-CN"/>
                </w:rPr>
                <w:t xml:space="preserve"> N/A </w:t>
              </w:r>
            </w:ins>
          </w:p>
          <w:p w14:paraId="17EF40A3" w14:textId="77777777" w:rsidR="00F338FC" w:rsidRPr="00032BAE" w:rsidRDefault="000B6761" w:rsidP="00F338FC">
            <w:pPr>
              <w:jc w:val="both"/>
              <w:rPr>
                <w:ins w:id="7862" w:author="Xuning Wei12232" w:date="2026-07-27T18:04:00Z"/>
                <w:rFonts w:ascii="Times New Roman" w:eastAsia="仿宋_GB2312" w:hAnsi="Times New Roman" w:cs="Times New Roman"/>
                <w:color w:val="auto"/>
                <w:kern w:val="0"/>
                <w:sz w:val="18"/>
                <w:szCs w:val="18"/>
                <w:u w:val="single"/>
                <w:lang w:eastAsia="zh-CN"/>
              </w:rPr>
            </w:pPr>
            <w:customXmlInsRangeStart w:id="7863" w:author="Xuning Wei12232" w:date="2026-07-27T18:04:00Z"/>
            <w:sdt>
              <w:sdtPr>
                <w:rPr>
                  <w:rFonts w:ascii="Times New Roman" w:eastAsia="仿宋_GB2312" w:hAnsi="Times New Roman" w:cs="Times New Roman"/>
                  <w:b/>
                  <w:color w:val="auto"/>
                  <w:sz w:val="18"/>
                  <w:szCs w:val="18"/>
                </w:rPr>
                <w:id w:val="-741716161"/>
                <w14:checkbox>
                  <w14:checked w14:val="1"/>
                  <w14:checkedState w14:val="2612" w14:font="MS Gothic"/>
                  <w14:uncheckedState w14:val="2610" w14:font="MS Gothic"/>
                </w14:checkbox>
              </w:sdtPr>
              <w:sdtEndPr/>
              <w:sdtContent>
                <w:customXmlInsRangeEnd w:id="7863"/>
                <w:ins w:id="7864" w:author="Xuning Wei12232" w:date="2026-07-27T18:04:00Z">
                  <w:r w:rsidR="00F338FC" w:rsidRPr="00032BAE">
                    <w:rPr>
                      <w:rFonts w:ascii="Segoe UI Symbol" w:eastAsia="MS Gothic" w:hAnsi="Segoe UI Symbol" w:cs="Segoe UI Symbol"/>
                      <w:b/>
                      <w:color w:val="auto"/>
                      <w:sz w:val="18"/>
                      <w:szCs w:val="18"/>
                    </w:rPr>
                    <w:t>☒</w:t>
                  </w:r>
                </w:ins>
                <w:customXmlInsRangeStart w:id="7865" w:author="Xuning Wei12232" w:date="2026-07-27T18:04:00Z"/>
              </w:sdtContent>
            </w:sdt>
            <w:customXmlInsRangeEnd w:id="7865"/>
            <w:ins w:id="7866" w:author="Xuning Wei12232" w:date="2026-07-27T18:04:00Z">
              <w:r w:rsidR="00F338FC" w:rsidRPr="00032BAE">
                <w:rPr>
                  <w:rFonts w:ascii="Times New Roman" w:eastAsia="仿宋_GB2312" w:hAnsi="Times New Roman" w:cs="Times New Roman"/>
                  <w:color w:val="auto"/>
                  <w:kern w:val="0"/>
                  <w:sz w:val="18"/>
                  <w:szCs w:val="18"/>
                </w:rPr>
                <w:t xml:space="preserve"> </w:t>
              </w:r>
              <w:proofErr w:type="spellStart"/>
              <w:r w:rsidR="00F338FC" w:rsidRPr="00032BAE">
                <w:rPr>
                  <w:rFonts w:ascii="Times New Roman" w:eastAsia="仿宋_GB2312" w:hAnsi="Times New Roman" w:cs="Times New Roman"/>
                  <w:color w:val="auto"/>
                  <w:kern w:val="0"/>
                  <w:sz w:val="18"/>
                  <w:szCs w:val="18"/>
                  <w:lang w:eastAsia="zh-CN"/>
                </w:rPr>
                <w:t>Asymchem</w:t>
              </w:r>
              <w:proofErr w:type="spellEnd"/>
              <w:r w:rsidR="00F338FC" w:rsidRPr="00032BAE">
                <w:rPr>
                  <w:rFonts w:ascii="Times New Roman" w:eastAsia="仿宋_GB2312" w:hAnsi="Times New Roman" w:cs="Times New Roman"/>
                  <w:color w:val="auto"/>
                  <w:kern w:val="0"/>
                  <w:sz w:val="18"/>
                  <w:szCs w:val="18"/>
                  <w:lang w:eastAsia="zh-CN"/>
                </w:rPr>
                <w:t xml:space="preserve"> Production data, Lot Number:</w:t>
              </w:r>
              <w:r w:rsidR="00F338FC" w:rsidRPr="00032BAE">
                <w:rPr>
                  <w:rFonts w:ascii="Times New Roman" w:eastAsia="仿宋_GB2312" w:hAnsi="Times New Roman" w:cs="Times New Roman"/>
                  <w:color w:val="auto"/>
                  <w:kern w:val="0"/>
                  <w:sz w:val="18"/>
                  <w:szCs w:val="18"/>
                  <w:u w:val="single"/>
                  <w:lang w:eastAsia="zh-CN"/>
                </w:rPr>
                <w:t xml:space="preserve">   </w:t>
              </w:r>
              <w:r w:rsidR="00F338FC">
                <w:rPr>
                  <w:rFonts w:ascii="Times New Roman" w:eastAsia="仿宋_GB2312" w:hAnsi="Times New Roman" w:cs="Times New Roman"/>
                  <w:color w:val="auto"/>
                  <w:kern w:val="0"/>
                  <w:sz w:val="18"/>
                  <w:szCs w:val="18"/>
                  <w:u w:val="single"/>
                  <w:lang w:eastAsia="zh-CN"/>
                </w:rPr>
                <w:t>CPo140020-02-01-01~04</w:t>
              </w:r>
              <w:r w:rsidR="00F338FC" w:rsidRPr="00032BAE">
                <w:rPr>
                  <w:rFonts w:ascii="Times New Roman" w:eastAsia="仿宋_GB2312" w:hAnsi="Times New Roman" w:cs="Times New Roman"/>
                  <w:color w:val="auto"/>
                  <w:kern w:val="0"/>
                  <w:sz w:val="18"/>
                  <w:szCs w:val="18"/>
                  <w:u w:val="single"/>
                  <w:lang w:eastAsia="zh-CN"/>
                </w:rPr>
                <w:t xml:space="preserve">    </w:t>
              </w:r>
            </w:ins>
          </w:p>
          <w:p w14:paraId="508F7C31" w14:textId="5906F59F" w:rsidR="00F338FC" w:rsidRPr="00032BAE" w:rsidRDefault="000B6761" w:rsidP="00F338FC">
            <w:pPr>
              <w:jc w:val="both"/>
              <w:rPr>
                <w:ins w:id="7867" w:author="Xuning Wei12232" w:date="2026-07-27T18:04:00Z"/>
                <w:rFonts w:ascii="Times New Roman" w:eastAsia="仿宋_GB2312" w:hAnsi="Times New Roman" w:cs="Times New Roman"/>
                <w:color w:val="auto"/>
                <w:kern w:val="0"/>
                <w:sz w:val="18"/>
                <w:szCs w:val="18"/>
                <w:lang w:eastAsia="zh-CN"/>
              </w:rPr>
            </w:pPr>
            <w:customXmlInsRangeStart w:id="7868" w:author="Xuning Wei12232" w:date="2026-07-27T18:04:00Z"/>
            <w:sdt>
              <w:sdtPr>
                <w:rPr>
                  <w:rFonts w:ascii="Times New Roman" w:eastAsia="仿宋_GB2312" w:hAnsi="Times New Roman" w:cs="Times New Roman"/>
                  <w:b/>
                  <w:color w:val="auto"/>
                  <w:sz w:val="18"/>
                  <w:szCs w:val="18"/>
                </w:rPr>
                <w:id w:val="-2059618133"/>
                <w14:checkbox>
                  <w14:checked w14:val="1"/>
                  <w14:checkedState w14:val="2612" w14:font="MS Gothic"/>
                  <w14:uncheckedState w14:val="2610" w14:font="MS Gothic"/>
                </w14:checkbox>
              </w:sdtPr>
              <w:sdtEndPr/>
              <w:sdtContent>
                <w:customXmlInsRangeEnd w:id="7868"/>
                <w:ins w:id="7869" w:author="Xuning Wei12232" w:date="2026-07-27T18:04:00Z">
                  <w:r w:rsidR="00F338FC" w:rsidRPr="00032BAE">
                    <w:rPr>
                      <w:rFonts w:ascii="Segoe UI Symbol" w:eastAsia="MS Gothic" w:hAnsi="Segoe UI Symbol" w:cs="Segoe UI Symbol"/>
                      <w:b/>
                      <w:color w:val="auto"/>
                      <w:sz w:val="18"/>
                      <w:szCs w:val="18"/>
                    </w:rPr>
                    <w:t>☒</w:t>
                  </w:r>
                </w:ins>
                <w:customXmlInsRangeStart w:id="7870" w:author="Xuning Wei12232" w:date="2026-07-27T18:04:00Z"/>
              </w:sdtContent>
            </w:sdt>
            <w:customXmlInsRangeEnd w:id="7870"/>
            <w:ins w:id="7871" w:author="Xuning Wei12232" w:date="2026-07-27T18:04:00Z">
              <w:r w:rsidR="00F338FC" w:rsidRPr="00032BAE">
                <w:rPr>
                  <w:rFonts w:ascii="Times New Roman" w:eastAsia="仿宋_GB2312" w:hAnsi="Times New Roman" w:cs="Times New Roman"/>
                  <w:color w:val="auto"/>
                  <w:kern w:val="0"/>
                  <w:sz w:val="18"/>
                  <w:szCs w:val="18"/>
                </w:rPr>
                <w:t xml:space="preserve"> </w:t>
              </w:r>
              <w:r w:rsidR="00F338FC" w:rsidRPr="00032BAE">
                <w:rPr>
                  <w:rFonts w:ascii="Times New Roman" w:eastAsia="仿宋_GB2312" w:hAnsi="Times New Roman" w:cs="Times New Roman"/>
                  <w:color w:val="auto"/>
                  <w:kern w:val="0"/>
                  <w:sz w:val="18"/>
                  <w:szCs w:val="18"/>
                  <w:lang w:eastAsia="zh-CN"/>
                </w:rPr>
                <w:t>Supplier data:</w:t>
              </w:r>
              <w:r w:rsidR="00F338FC" w:rsidRPr="00032BAE">
                <w:rPr>
                  <w:rFonts w:ascii="Times New Roman" w:eastAsia="仿宋_GB2312" w:hAnsi="Times New Roman" w:cs="Times New Roman"/>
                  <w:color w:val="auto"/>
                  <w:kern w:val="0"/>
                  <w:sz w:val="18"/>
                  <w:szCs w:val="18"/>
                  <w:u w:val="single"/>
                  <w:lang w:eastAsia="zh-CN"/>
                </w:rPr>
                <w:t xml:space="preserve"> QM01020</w:t>
              </w:r>
            </w:ins>
            <w:ins w:id="7872" w:author="Xuning Wei12232" w:date="2026-07-27T21:20:00Z">
              <w:r w:rsidR="001C718C">
                <w:rPr>
                  <w:rFonts w:ascii="Times New Roman" w:eastAsia="仿宋_GB2312" w:hAnsi="Times New Roman" w:cs="Times New Roman"/>
                  <w:color w:val="auto"/>
                  <w:kern w:val="0"/>
                  <w:sz w:val="18"/>
                  <w:szCs w:val="18"/>
                  <w:u w:val="single"/>
                  <w:lang w:eastAsia="zh-CN"/>
                </w:rPr>
                <w:t xml:space="preserve"> </w:t>
              </w:r>
            </w:ins>
            <w:ins w:id="7873" w:author="Xuning Wei12232" w:date="2026-07-27T18:04:00Z">
              <w:r w:rsidR="00F338FC" w:rsidRPr="00032BAE">
                <w:rPr>
                  <w:rFonts w:ascii="Times New Roman" w:eastAsia="仿宋_GB2312" w:hAnsi="Times New Roman" w:cs="Times New Roman"/>
                  <w:color w:val="auto"/>
                  <w:kern w:val="0"/>
                  <w:sz w:val="18"/>
                  <w:szCs w:val="18"/>
                  <w:u w:val="single"/>
                  <w:lang w:eastAsia="zh-CN"/>
                </w:rPr>
                <w:t xml:space="preserve">&amp; Page 5/11 </w:t>
              </w:r>
              <w:r w:rsidR="00F338FC" w:rsidRPr="00032BAE">
                <w:rPr>
                  <w:rFonts w:ascii="Times New Roman" w:eastAsia="仿宋_GB2312" w:hAnsi="Times New Roman" w:cs="Times New Roman"/>
                  <w:color w:val="auto"/>
                  <w:kern w:val="0"/>
                  <w:sz w:val="18"/>
                  <w:szCs w:val="18"/>
                  <w:lang w:eastAsia="zh-CN"/>
                </w:rPr>
                <w:t xml:space="preserve"> </w:t>
              </w:r>
            </w:ins>
          </w:p>
          <w:p w14:paraId="2B9C3F84" w14:textId="77777777" w:rsidR="00F338FC" w:rsidRPr="00032BAE" w:rsidRDefault="000B6761" w:rsidP="00F338FC">
            <w:pPr>
              <w:jc w:val="both"/>
              <w:rPr>
                <w:ins w:id="7874" w:author="Xuning Wei12232" w:date="2026-07-27T18:04:00Z"/>
                <w:rFonts w:ascii="Times New Roman" w:eastAsia="仿宋_GB2312" w:hAnsi="Times New Roman" w:cs="Times New Roman"/>
                <w:color w:val="auto"/>
                <w:kern w:val="0"/>
                <w:sz w:val="18"/>
                <w:szCs w:val="18"/>
                <w:u w:val="single"/>
                <w:lang w:eastAsia="zh-CN"/>
              </w:rPr>
            </w:pPr>
            <w:customXmlInsRangeStart w:id="7875" w:author="Xuning Wei12232" w:date="2026-07-27T18:04:00Z"/>
            <w:sdt>
              <w:sdtPr>
                <w:rPr>
                  <w:rFonts w:ascii="Times New Roman" w:eastAsia="仿宋_GB2312" w:hAnsi="Times New Roman" w:cs="Times New Roman"/>
                  <w:b/>
                  <w:color w:val="auto"/>
                  <w:sz w:val="18"/>
                  <w:szCs w:val="18"/>
                </w:rPr>
                <w:id w:val="-791284065"/>
                <w14:checkbox>
                  <w14:checked w14:val="0"/>
                  <w14:checkedState w14:val="2612" w14:font="MS Gothic"/>
                  <w14:uncheckedState w14:val="2610" w14:font="MS Gothic"/>
                </w14:checkbox>
              </w:sdtPr>
              <w:sdtEndPr/>
              <w:sdtContent>
                <w:customXmlInsRangeEnd w:id="7875"/>
                <w:ins w:id="7876" w:author="Xuning Wei12232" w:date="2026-07-27T18:04:00Z">
                  <w:r w:rsidR="00F338FC" w:rsidRPr="00032BAE">
                    <w:rPr>
                      <w:rFonts w:ascii="Segoe UI Symbol" w:eastAsia="MS Gothic" w:hAnsi="Segoe UI Symbol" w:cs="Segoe UI Symbol"/>
                      <w:b/>
                      <w:color w:val="auto"/>
                      <w:sz w:val="18"/>
                      <w:szCs w:val="18"/>
                    </w:rPr>
                    <w:t>☐</w:t>
                  </w:r>
                </w:ins>
                <w:customXmlInsRangeStart w:id="7877" w:author="Xuning Wei12232" w:date="2026-07-27T18:04:00Z"/>
              </w:sdtContent>
            </w:sdt>
            <w:customXmlInsRangeEnd w:id="7877"/>
            <w:ins w:id="7878" w:author="Xuning Wei12232" w:date="2026-07-27T18:04:00Z">
              <w:r w:rsidR="00F338FC" w:rsidRPr="00032BAE">
                <w:rPr>
                  <w:rFonts w:ascii="Times New Roman" w:eastAsia="仿宋_GB2312" w:hAnsi="Times New Roman" w:cs="Times New Roman"/>
                  <w:color w:val="auto"/>
                  <w:kern w:val="0"/>
                  <w:sz w:val="18"/>
                  <w:szCs w:val="18"/>
                </w:rPr>
                <w:t xml:space="preserve"> *</w:t>
              </w:r>
              <w:r w:rsidR="00F338FC" w:rsidRPr="00032BAE">
                <w:rPr>
                  <w:rFonts w:ascii="Times New Roman" w:eastAsia="仿宋_GB2312" w:hAnsi="Times New Roman" w:cs="Times New Roman"/>
                  <w:color w:val="auto"/>
                  <w:sz w:val="18"/>
                  <w:szCs w:val="18"/>
                  <w:lang w:eastAsia="zh-CN"/>
                </w:rPr>
                <w:t>Handbook &amp; Page:</w:t>
              </w:r>
              <w:r w:rsidR="00F338FC" w:rsidRPr="00032BAE">
                <w:rPr>
                  <w:rFonts w:ascii="Times New Roman" w:eastAsia="仿宋_GB2312" w:hAnsi="Times New Roman" w:cs="Times New Roman"/>
                  <w:color w:val="auto"/>
                  <w:sz w:val="18"/>
                  <w:szCs w:val="18"/>
                  <w:u w:val="single"/>
                  <w:lang w:eastAsia="zh-CN"/>
                </w:rPr>
                <w:t xml:space="preserve"> </w:t>
              </w:r>
              <w:r w:rsidR="00F338FC" w:rsidRPr="00032BAE">
                <w:rPr>
                  <w:rFonts w:ascii="Times New Roman" w:eastAsia="仿宋_GB2312" w:hAnsi="Times New Roman" w:cs="Times New Roman"/>
                  <w:color w:val="auto"/>
                  <w:sz w:val="18"/>
                  <w:szCs w:val="18"/>
                  <w:u w:val="single"/>
                </w:rPr>
                <w:t>N/A</w:t>
              </w:r>
              <w:r w:rsidR="00F338FC" w:rsidRPr="00032BAE">
                <w:rPr>
                  <w:rFonts w:ascii="Times New Roman" w:eastAsia="仿宋_GB2312" w:hAnsi="Times New Roman" w:cs="Times New Roman"/>
                  <w:color w:val="auto"/>
                  <w:kern w:val="0"/>
                  <w:sz w:val="18"/>
                  <w:szCs w:val="18"/>
                  <w:u w:val="single"/>
                  <w:lang w:eastAsia="zh-CN"/>
                </w:rPr>
                <w:t xml:space="preserve">   </w:t>
              </w:r>
            </w:ins>
          </w:p>
          <w:p w14:paraId="1F8A86A8" w14:textId="243D6B05" w:rsidR="00F338FC" w:rsidRDefault="000B6761" w:rsidP="00F338FC">
            <w:pPr>
              <w:jc w:val="both"/>
              <w:rPr>
                <w:ins w:id="7879" w:author="Xuning Wei12232" w:date="2026-07-27T17:58:00Z"/>
                <w:rFonts w:ascii="Times New Roman" w:eastAsia="仿宋_GB2312" w:hAnsi="Times New Roman" w:cs="Times New Roman"/>
                <w:b/>
                <w:color w:val="auto"/>
                <w:sz w:val="18"/>
                <w:szCs w:val="18"/>
              </w:rPr>
            </w:pPr>
            <w:customXmlInsRangeStart w:id="7880" w:author="Xuning Wei12232" w:date="2026-07-27T18:04:00Z"/>
            <w:sdt>
              <w:sdtPr>
                <w:rPr>
                  <w:rFonts w:ascii="Times New Roman" w:eastAsia="仿宋_GB2312" w:hAnsi="Times New Roman" w:cs="Times New Roman"/>
                  <w:color w:val="auto"/>
                  <w:sz w:val="18"/>
                  <w:szCs w:val="18"/>
                </w:rPr>
                <w:id w:val="-1396348944"/>
                <w14:checkbox>
                  <w14:checked w14:val="1"/>
                  <w14:checkedState w14:val="2612" w14:font="MS Gothic"/>
                  <w14:uncheckedState w14:val="2610" w14:font="MS Gothic"/>
                </w14:checkbox>
              </w:sdtPr>
              <w:sdtEndPr/>
              <w:sdtContent>
                <w:customXmlInsRangeEnd w:id="7880"/>
                <w:ins w:id="7881" w:author="Xuning Wei12232" w:date="2026-07-27T18:04:00Z">
                  <w:r w:rsidR="00F338FC" w:rsidRPr="00032BAE">
                    <w:rPr>
                      <w:rFonts w:ascii="Segoe UI Symbol" w:eastAsia="MS Gothic" w:hAnsi="Segoe UI Symbol" w:cs="Segoe UI Symbol"/>
                      <w:color w:val="auto"/>
                      <w:sz w:val="18"/>
                      <w:szCs w:val="18"/>
                    </w:rPr>
                    <w:t>☒</w:t>
                  </w:r>
                </w:ins>
                <w:customXmlInsRangeStart w:id="7882" w:author="Xuning Wei12232" w:date="2026-07-27T18:04:00Z"/>
              </w:sdtContent>
            </w:sdt>
            <w:customXmlInsRangeEnd w:id="7882"/>
            <w:ins w:id="7883" w:author="Xuning Wei12232" w:date="2026-07-27T18:04:00Z">
              <w:r w:rsidR="00F338FC" w:rsidRPr="00032BAE">
                <w:rPr>
                  <w:rFonts w:ascii="Times New Roman" w:eastAsia="仿宋_GB2312" w:hAnsi="Times New Roman" w:cs="Times New Roman"/>
                  <w:color w:val="auto"/>
                  <w:sz w:val="18"/>
                  <w:szCs w:val="18"/>
                </w:rPr>
                <w:t xml:space="preserve"> Other</w:t>
              </w:r>
              <w:r w:rsidR="00F338FC" w:rsidRPr="00032BAE">
                <w:rPr>
                  <w:rFonts w:ascii="Times New Roman" w:eastAsia="仿宋_GB2312" w:hAnsi="Times New Roman" w:cs="Times New Roman"/>
                  <w:color w:val="auto"/>
                  <w:sz w:val="18"/>
                  <w:szCs w:val="18"/>
                  <w:lang w:eastAsia="zh-CN"/>
                </w:rPr>
                <w:t>:</w:t>
              </w:r>
              <w:r w:rsidR="00F338FC" w:rsidRPr="00032BAE">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solvents. The solvents are neutral, and the material compatibility is confirmed.   </w:t>
              </w:r>
            </w:ins>
          </w:p>
        </w:tc>
      </w:tr>
      <w:tr w:rsidR="005342B4" w:rsidRPr="00032BAE" w14:paraId="5939F7E0" w14:textId="77777777" w:rsidTr="00A144E4">
        <w:trPr>
          <w:trHeight w:val="4394"/>
          <w:ins w:id="7884" w:author="Xuning Wei12232" w:date="2026-07-27T18:03:00Z"/>
          <w:trPrChange w:id="7885" w:author="Xuning Wei12232" w:date="2026-07-27T18:11:00Z">
            <w:trPr>
              <w:trHeight w:val="4394"/>
            </w:trPr>
          </w:trPrChange>
        </w:trPr>
        <w:tc>
          <w:tcPr>
            <w:tcW w:w="281" w:type="pct"/>
            <w:vMerge/>
            <w:shd w:val="clear" w:color="auto" w:fill="FFFFFF" w:themeFill="background1"/>
            <w:vAlign w:val="center"/>
            <w:tcPrChange w:id="7886" w:author="Xuning Wei12232" w:date="2026-07-27T18:11:00Z">
              <w:tcPr>
                <w:tcW w:w="284" w:type="pct"/>
                <w:gridSpan w:val="4"/>
                <w:vMerge/>
                <w:shd w:val="clear" w:color="auto" w:fill="FFFFFF" w:themeFill="background1"/>
                <w:vAlign w:val="center"/>
              </w:tcPr>
            </w:tcPrChange>
          </w:tcPr>
          <w:p w14:paraId="06371770" w14:textId="77777777" w:rsidR="00F338FC" w:rsidRDefault="00F338FC" w:rsidP="00F338FC">
            <w:pPr>
              <w:jc w:val="center"/>
              <w:rPr>
                <w:ins w:id="7887" w:author="Xuning Wei12232" w:date="2026-07-27T18:03:00Z"/>
                <w:rFonts w:ascii="Times New Roman" w:eastAsia="仿宋_GB2312" w:hAnsi="Times New Roman" w:cs="Times New Roman"/>
                <w:color w:val="auto"/>
                <w:sz w:val="18"/>
                <w:szCs w:val="18"/>
                <w:lang w:eastAsia="zh-CN"/>
              </w:rPr>
            </w:pPr>
          </w:p>
        </w:tc>
        <w:tc>
          <w:tcPr>
            <w:tcW w:w="1217" w:type="pct"/>
            <w:vMerge/>
            <w:shd w:val="clear" w:color="auto" w:fill="FFFFFF" w:themeFill="background1"/>
            <w:vAlign w:val="center"/>
            <w:tcPrChange w:id="7888" w:author="Xuning Wei12232" w:date="2026-07-27T18:11:00Z">
              <w:tcPr>
                <w:tcW w:w="1500" w:type="pct"/>
                <w:gridSpan w:val="3"/>
                <w:vMerge/>
                <w:shd w:val="clear" w:color="auto" w:fill="FFFFFF" w:themeFill="background1"/>
                <w:vAlign w:val="center"/>
              </w:tcPr>
            </w:tcPrChange>
          </w:tcPr>
          <w:p w14:paraId="0A8AD418" w14:textId="77777777" w:rsidR="00F338FC" w:rsidRDefault="00F338FC" w:rsidP="00F338FC">
            <w:pPr>
              <w:jc w:val="both"/>
              <w:rPr>
                <w:ins w:id="7889" w:author="Xuning Wei12232" w:date="2026-07-27T18:03:00Z"/>
                <w:rFonts w:ascii="Times New Roman" w:eastAsia="仿宋_GB2312" w:hAnsi="Times New Roman" w:cs="Times New Roman"/>
                <w:color w:val="auto"/>
                <w:sz w:val="18"/>
                <w:szCs w:val="18"/>
              </w:rPr>
            </w:pPr>
          </w:p>
        </w:tc>
        <w:tc>
          <w:tcPr>
            <w:tcW w:w="1046" w:type="pct"/>
            <w:vMerge/>
            <w:shd w:val="clear" w:color="auto" w:fill="FFFFFF" w:themeFill="background1"/>
            <w:vAlign w:val="center"/>
            <w:tcPrChange w:id="7890" w:author="Xuning Wei12232" w:date="2026-07-27T18:11:00Z">
              <w:tcPr>
                <w:tcW w:w="764" w:type="pct"/>
                <w:gridSpan w:val="2"/>
                <w:vMerge/>
                <w:shd w:val="clear" w:color="auto" w:fill="FFFFFF" w:themeFill="background1"/>
                <w:vAlign w:val="center"/>
              </w:tcPr>
            </w:tcPrChange>
          </w:tcPr>
          <w:p w14:paraId="0AF75D3C" w14:textId="77777777" w:rsidR="00F338FC" w:rsidRPr="00032BAE" w:rsidRDefault="00F338FC" w:rsidP="00F338FC">
            <w:pPr>
              <w:rPr>
                <w:ins w:id="7891" w:author="Xuning Wei12232" w:date="2026-07-27T18:03:00Z"/>
                <w:rFonts w:ascii="Times New Roman" w:hAnsi="Times New Roman" w:cs="Times New Roman"/>
                <w:color w:val="auto"/>
                <w:sz w:val="18"/>
                <w:szCs w:val="18"/>
                <w:shd w:val="clear" w:color="auto" w:fill="FFFFFF"/>
              </w:rPr>
            </w:pPr>
          </w:p>
        </w:tc>
        <w:tc>
          <w:tcPr>
            <w:tcW w:w="385" w:type="pct"/>
            <w:vMerge/>
            <w:shd w:val="clear" w:color="auto" w:fill="FFFFFF" w:themeFill="background1"/>
            <w:vAlign w:val="center"/>
            <w:tcPrChange w:id="7892" w:author="Xuning Wei12232" w:date="2026-07-27T18:11:00Z">
              <w:tcPr>
                <w:tcW w:w="388" w:type="pct"/>
                <w:gridSpan w:val="4"/>
                <w:vMerge/>
                <w:shd w:val="clear" w:color="auto" w:fill="FFFFFF" w:themeFill="background1"/>
                <w:vAlign w:val="center"/>
              </w:tcPr>
            </w:tcPrChange>
          </w:tcPr>
          <w:p w14:paraId="4EC08955" w14:textId="77777777" w:rsidR="00F338FC" w:rsidRPr="00032BAE" w:rsidRDefault="00F338FC" w:rsidP="00F338FC">
            <w:pPr>
              <w:jc w:val="both"/>
              <w:rPr>
                <w:ins w:id="7893" w:author="Xuning Wei12232" w:date="2026-07-27T18:03:00Z"/>
                <w:rFonts w:ascii="Times New Roman" w:hAnsi="Times New Roman" w:cs="Times New Roman"/>
                <w:color w:val="auto"/>
                <w:sz w:val="18"/>
                <w:szCs w:val="18"/>
              </w:rPr>
            </w:pPr>
          </w:p>
        </w:tc>
        <w:tc>
          <w:tcPr>
            <w:tcW w:w="352" w:type="pct"/>
            <w:vMerge/>
            <w:shd w:val="clear" w:color="auto" w:fill="FFFFFF" w:themeFill="background1"/>
            <w:vAlign w:val="center"/>
            <w:tcPrChange w:id="7894" w:author="Xuning Wei12232" w:date="2026-07-27T18:11:00Z">
              <w:tcPr>
                <w:tcW w:w="354" w:type="pct"/>
                <w:gridSpan w:val="4"/>
                <w:vMerge/>
                <w:shd w:val="clear" w:color="auto" w:fill="FFFFFF" w:themeFill="background1"/>
                <w:vAlign w:val="center"/>
              </w:tcPr>
            </w:tcPrChange>
          </w:tcPr>
          <w:p w14:paraId="4B61671B" w14:textId="77777777" w:rsidR="00F338FC" w:rsidRPr="00032BAE" w:rsidRDefault="00F338FC" w:rsidP="00F338FC">
            <w:pPr>
              <w:jc w:val="both"/>
              <w:rPr>
                <w:ins w:id="7895" w:author="Xuning Wei12232" w:date="2026-07-27T18:03:00Z"/>
                <w:rFonts w:ascii="Times New Roman" w:hAnsi="Times New Roman" w:cs="Times New Roman"/>
                <w:color w:val="auto"/>
                <w:sz w:val="18"/>
                <w:szCs w:val="18"/>
              </w:rPr>
            </w:pPr>
          </w:p>
        </w:tc>
        <w:tc>
          <w:tcPr>
            <w:tcW w:w="289" w:type="pct"/>
            <w:vAlign w:val="center"/>
            <w:tcPrChange w:id="7896" w:author="Xuning Wei12232" w:date="2026-07-27T18:11:00Z">
              <w:tcPr>
                <w:tcW w:w="291" w:type="pct"/>
                <w:gridSpan w:val="3"/>
                <w:vAlign w:val="center"/>
              </w:tcPr>
            </w:tcPrChange>
          </w:tcPr>
          <w:p w14:paraId="633F5DE7" w14:textId="77777777" w:rsidR="00F338FC" w:rsidRPr="00032BAE" w:rsidRDefault="000B6761" w:rsidP="00F338FC">
            <w:pPr>
              <w:jc w:val="both"/>
              <w:rPr>
                <w:ins w:id="7897" w:author="Xuning Wei12232" w:date="2026-07-27T18:04:00Z"/>
                <w:rFonts w:ascii="Times New Roman" w:hAnsi="Times New Roman" w:cs="Times New Roman"/>
                <w:color w:val="auto"/>
                <w:sz w:val="18"/>
              </w:rPr>
            </w:pPr>
            <w:customXmlInsRangeStart w:id="7898" w:author="Xuning Wei12232" w:date="2026-07-27T18:04:00Z"/>
            <w:sdt>
              <w:sdtPr>
                <w:rPr>
                  <w:rFonts w:ascii="Times New Roman" w:hAnsi="Times New Roman" w:cs="Times New Roman"/>
                  <w:b/>
                  <w:color w:val="auto"/>
                  <w:sz w:val="18"/>
                </w:rPr>
                <w:id w:val="-1098249212"/>
                <w14:checkbox>
                  <w14:checked w14:val="0"/>
                  <w14:checkedState w14:val="2612" w14:font="MS Gothic"/>
                  <w14:uncheckedState w14:val="2610" w14:font="MS Gothic"/>
                </w14:checkbox>
              </w:sdtPr>
              <w:sdtEndPr/>
              <w:sdtContent>
                <w:customXmlInsRangeEnd w:id="7898"/>
                <w:ins w:id="7899" w:author="Xuning Wei12232" w:date="2026-07-27T18:04:00Z">
                  <w:r w:rsidR="00F338FC" w:rsidRPr="00032BAE">
                    <w:rPr>
                      <w:rFonts w:ascii="Segoe UI Symbol" w:eastAsia="MS Gothic" w:hAnsi="Segoe UI Symbol" w:cs="Segoe UI Symbol"/>
                      <w:b/>
                      <w:color w:val="auto"/>
                      <w:sz w:val="18"/>
                    </w:rPr>
                    <w:t>☐</w:t>
                  </w:r>
                </w:ins>
                <w:customXmlInsRangeStart w:id="7900" w:author="Xuning Wei12232" w:date="2026-07-27T18:04:00Z"/>
              </w:sdtContent>
            </w:sdt>
            <w:customXmlInsRangeEnd w:id="7900"/>
            <w:ins w:id="7901" w:author="Xuning Wei12232" w:date="2026-07-27T18:04:00Z">
              <w:r w:rsidR="00F338FC" w:rsidRPr="00032BAE">
                <w:rPr>
                  <w:rFonts w:ascii="Times New Roman" w:hAnsi="Times New Roman" w:cs="Times New Roman"/>
                  <w:color w:val="auto"/>
                  <w:sz w:val="18"/>
                </w:rPr>
                <w:t xml:space="preserve"> High</w:t>
              </w:r>
            </w:ins>
          </w:p>
          <w:p w14:paraId="110264E0" w14:textId="77777777" w:rsidR="00F338FC" w:rsidRPr="00032BAE" w:rsidRDefault="000B6761" w:rsidP="00F338FC">
            <w:pPr>
              <w:jc w:val="both"/>
              <w:rPr>
                <w:ins w:id="7902" w:author="Xuning Wei12232" w:date="2026-07-27T18:04:00Z"/>
                <w:rFonts w:ascii="Times New Roman" w:hAnsi="Times New Roman" w:cs="Times New Roman"/>
                <w:color w:val="auto"/>
                <w:sz w:val="18"/>
              </w:rPr>
            </w:pPr>
            <w:customXmlInsRangeStart w:id="7903" w:author="Xuning Wei12232" w:date="2026-07-27T18:04:00Z"/>
            <w:sdt>
              <w:sdtPr>
                <w:rPr>
                  <w:rFonts w:ascii="Times New Roman" w:hAnsi="Times New Roman" w:cs="Times New Roman"/>
                  <w:b/>
                  <w:color w:val="auto"/>
                  <w:sz w:val="18"/>
                </w:rPr>
                <w:id w:val="1058752745"/>
                <w14:checkbox>
                  <w14:checked w14:val="0"/>
                  <w14:checkedState w14:val="2612" w14:font="MS Gothic"/>
                  <w14:uncheckedState w14:val="2610" w14:font="MS Gothic"/>
                </w14:checkbox>
              </w:sdtPr>
              <w:sdtEndPr/>
              <w:sdtContent>
                <w:customXmlInsRangeEnd w:id="7903"/>
                <w:ins w:id="7904" w:author="Xuning Wei12232" w:date="2026-07-27T18:04:00Z">
                  <w:r w:rsidR="00F338FC" w:rsidRPr="00032BAE">
                    <w:rPr>
                      <w:rFonts w:ascii="Segoe UI Symbol" w:hAnsi="Segoe UI Symbol" w:cs="Segoe UI Symbol"/>
                      <w:b/>
                      <w:color w:val="auto"/>
                      <w:sz w:val="18"/>
                    </w:rPr>
                    <w:t>☐</w:t>
                  </w:r>
                </w:ins>
                <w:customXmlInsRangeStart w:id="7905" w:author="Xuning Wei12232" w:date="2026-07-27T18:04:00Z"/>
              </w:sdtContent>
            </w:sdt>
            <w:customXmlInsRangeEnd w:id="7905"/>
            <w:ins w:id="7906" w:author="Xuning Wei12232" w:date="2026-07-27T18:04:00Z">
              <w:r w:rsidR="00F338FC" w:rsidRPr="00032BAE">
                <w:rPr>
                  <w:rFonts w:ascii="Times New Roman" w:hAnsi="Times New Roman" w:cs="Times New Roman"/>
                  <w:b/>
                  <w:color w:val="auto"/>
                  <w:sz w:val="18"/>
                </w:rPr>
                <w:t xml:space="preserve"> </w:t>
              </w:r>
              <w:r w:rsidR="00F338FC" w:rsidRPr="00032BAE">
                <w:rPr>
                  <w:rFonts w:ascii="Times New Roman" w:hAnsi="Times New Roman" w:cs="Times New Roman"/>
                  <w:color w:val="auto"/>
                  <w:sz w:val="18"/>
                </w:rPr>
                <w:t>Medium</w:t>
              </w:r>
            </w:ins>
          </w:p>
          <w:p w14:paraId="72BD5FDB" w14:textId="23E4A5D1" w:rsidR="00F338FC" w:rsidRDefault="000B6761" w:rsidP="00F338FC">
            <w:pPr>
              <w:jc w:val="both"/>
              <w:rPr>
                <w:ins w:id="7907" w:author="Xuning Wei12232" w:date="2026-07-27T18:03:00Z"/>
                <w:rFonts w:ascii="Times New Roman" w:hAnsi="Times New Roman" w:cs="Times New Roman"/>
                <w:color w:val="auto"/>
                <w:sz w:val="18"/>
                <w:szCs w:val="18"/>
              </w:rPr>
            </w:pPr>
            <w:customXmlInsRangeStart w:id="7908" w:author="Xuning Wei12232" w:date="2026-07-27T18:04:00Z"/>
            <w:sdt>
              <w:sdtPr>
                <w:rPr>
                  <w:rFonts w:ascii="Times New Roman" w:hAnsi="Times New Roman" w:cs="Times New Roman"/>
                  <w:b/>
                  <w:color w:val="auto"/>
                  <w:sz w:val="18"/>
                </w:rPr>
                <w:id w:val="2024583972"/>
                <w14:checkbox>
                  <w14:checked w14:val="1"/>
                  <w14:checkedState w14:val="2612" w14:font="MS Gothic"/>
                  <w14:uncheckedState w14:val="2610" w14:font="MS Gothic"/>
                </w14:checkbox>
              </w:sdtPr>
              <w:sdtEndPr/>
              <w:sdtContent>
                <w:customXmlInsRangeEnd w:id="7908"/>
                <w:ins w:id="7909" w:author="Xuning Wei12232" w:date="2026-07-27T18:04:00Z">
                  <w:r w:rsidR="00F338FC" w:rsidRPr="00032BAE">
                    <w:rPr>
                      <w:rFonts w:ascii="Segoe UI Symbol" w:hAnsi="Segoe UI Symbol" w:cs="Segoe UI Symbol"/>
                      <w:b/>
                      <w:color w:val="auto"/>
                      <w:sz w:val="18"/>
                    </w:rPr>
                    <w:t>☒</w:t>
                  </w:r>
                </w:ins>
                <w:customXmlInsRangeStart w:id="7910" w:author="Xuning Wei12232" w:date="2026-07-27T18:04:00Z"/>
              </w:sdtContent>
            </w:sdt>
            <w:customXmlInsRangeEnd w:id="7910"/>
            <w:ins w:id="7911" w:author="Xuning Wei12232" w:date="2026-07-27T18:04:00Z">
              <w:r w:rsidR="00F338FC" w:rsidRPr="00032BAE">
                <w:rPr>
                  <w:rFonts w:ascii="Times New Roman" w:hAnsi="Times New Roman" w:cs="Times New Roman"/>
                  <w:color w:val="auto"/>
                  <w:sz w:val="18"/>
                </w:rPr>
                <w:t xml:space="preserve"> Low</w:t>
              </w:r>
            </w:ins>
          </w:p>
        </w:tc>
        <w:tc>
          <w:tcPr>
            <w:tcW w:w="638" w:type="pct"/>
            <w:vAlign w:val="center"/>
            <w:tcPrChange w:id="7912" w:author="Xuning Wei12232" w:date="2026-07-27T18:11:00Z">
              <w:tcPr>
                <w:tcW w:w="764" w:type="pct"/>
                <w:gridSpan w:val="3"/>
                <w:vAlign w:val="center"/>
              </w:tcPr>
            </w:tcPrChange>
          </w:tcPr>
          <w:p w14:paraId="15B9FE7F" w14:textId="77777777" w:rsidR="00F338FC" w:rsidRPr="00032BAE" w:rsidRDefault="00F338FC" w:rsidP="00F338FC">
            <w:pPr>
              <w:jc w:val="both"/>
              <w:rPr>
                <w:ins w:id="7913" w:author="Xuning Wei12232" w:date="2026-07-27T18:04:00Z"/>
                <w:rFonts w:ascii="Times New Roman" w:hAnsi="Times New Roman" w:cs="Times New Roman"/>
                <w:color w:val="auto"/>
                <w:sz w:val="18"/>
              </w:rPr>
            </w:pPr>
            <w:ins w:id="7914" w:author="Xuning Wei12232" w:date="2026-07-27T18:04:00Z">
              <w:r w:rsidRPr="00032BAE">
                <w:rPr>
                  <w:rFonts w:ascii="Times New Roman" w:hAnsi="Times New Roman" w:cs="Times New Roman"/>
                  <w:color w:val="auto"/>
                  <w:sz w:val="18"/>
                </w:rPr>
                <w:t>According to QM01020&amp; Page 5/11 Isopropyl Acetate is compatible with SS, 306 SS and PTFE.</w:t>
              </w:r>
            </w:ins>
          </w:p>
          <w:p w14:paraId="661347B9" w14:textId="1B651120" w:rsidR="00F338FC" w:rsidRDefault="00F338FC" w:rsidP="00F338FC">
            <w:pPr>
              <w:jc w:val="both"/>
              <w:rPr>
                <w:ins w:id="7915" w:author="Xuning Wei12232" w:date="2026-07-27T18:03:00Z"/>
                <w:rFonts w:ascii="Times New Roman" w:hAnsi="Times New Roman" w:cs="Times New Roman"/>
                <w:color w:val="auto"/>
                <w:sz w:val="18"/>
                <w:szCs w:val="18"/>
              </w:rPr>
            </w:pPr>
            <w:ins w:id="7916" w:author="Xuning Wei12232" w:date="2026-07-27T18:04:00Z">
              <w:r w:rsidRPr="00032BAE">
                <w:rPr>
                  <w:rFonts w:ascii="Times New Roman" w:hAnsi="Times New Roman" w:cs="Times New Roman"/>
                  <w:color w:val="auto"/>
                  <w:sz w:val="18"/>
                </w:rPr>
                <w:t xml:space="preserve">Based on </w:t>
              </w:r>
              <w:proofErr w:type="spellStart"/>
              <w:r w:rsidRPr="00032BAE">
                <w:rPr>
                  <w:rFonts w:ascii="Times New Roman" w:hAnsi="Times New Roman" w:cs="Times New Roman"/>
                  <w:color w:val="auto"/>
                  <w:sz w:val="18"/>
                </w:rPr>
                <w:t>Asymchem</w:t>
              </w:r>
              <w:proofErr w:type="spellEnd"/>
              <w:r w:rsidRPr="00032BAE">
                <w:rPr>
                  <w:rFonts w:ascii="Times New Roman" w:hAnsi="Times New Roman" w:cs="Times New Roman"/>
                  <w:color w:val="auto"/>
                  <w:sz w:val="18"/>
                </w:rPr>
                <w:t xml:space="preserve"> previous campaign production data and experience Isopropyl Acetate and DMF are also compatible with Glass, PTFE and SS</w:t>
              </w:r>
            </w:ins>
          </w:p>
        </w:tc>
        <w:tc>
          <w:tcPr>
            <w:tcW w:w="792" w:type="pct"/>
            <w:vMerge/>
            <w:vAlign w:val="center"/>
            <w:tcPrChange w:id="7917" w:author="Xuning Wei12232" w:date="2026-07-27T18:11:00Z">
              <w:tcPr>
                <w:tcW w:w="654" w:type="pct"/>
                <w:gridSpan w:val="2"/>
                <w:vMerge/>
                <w:vAlign w:val="center"/>
              </w:tcPr>
            </w:tcPrChange>
          </w:tcPr>
          <w:p w14:paraId="0CB36518" w14:textId="77777777" w:rsidR="00F338FC" w:rsidRDefault="00F338FC" w:rsidP="00F338FC">
            <w:pPr>
              <w:jc w:val="both"/>
              <w:rPr>
                <w:ins w:id="7918" w:author="Xuning Wei12232" w:date="2026-07-27T18:03:00Z"/>
                <w:rFonts w:ascii="Times New Roman" w:eastAsia="仿宋_GB2312" w:hAnsi="Times New Roman" w:cs="Times New Roman"/>
                <w:b/>
                <w:color w:val="auto"/>
                <w:sz w:val="18"/>
                <w:szCs w:val="18"/>
              </w:rPr>
            </w:pPr>
          </w:p>
        </w:tc>
      </w:tr>
      <w:tr w:rsidR="00F338FC" w:rsidRPr="00032BAE" w:rsidDel="008A22A7" w14:paraId="42C35D82" w14:textId="41BD8CDE" w:rsidTr="00A144E4">
        <w:tblPrEx>
          <w:tblPrExChange w:id="7919" w:author="Xuning Wei12232" w:date="2026-07-27T18:11:00Z">
            <w:tblPrEx>
              <w:tblLayout w:type="fixed"/>
            </w:tblPrEx>
          </w:tblPrExChange>
        </w:tblPrEx>
        <w:trPr>
          <w:trHeight w:val="397"/>
          <w:del w:id="7920" w:author="Xuning Wei12232" w:date="2026-07-27T17:26:00Z"/>
          <w:trPrChange w:id="7921" w:author="Xuning Wei12232" w:date="2026-07-27T18:11:00Z">
            <w:trPr>
              <w:gridAfter w:val="0"/>
              <w:trHeight w:val="397"/>
            </w:trPr>
          </w:trPrChange>
        </w:trPr>
        <w:tc>
          <w:tcPr>
            <w:tcW w:w="281" w:type="pct"/>
            <w:gridSpan w:val="8"/>
            <w:shd w:val="clear" w:color="auto" w:fill="FFFFFF" w:themeFill="background1"/>
            <w:vAlign w:val="center"/>
            <w:tcPrChange w:id="7922" w:author="Xuning Wei12232" w:date="2026-07-27T18:11:00Z">
              <w:tcPr>
                <w:tcW w:w="269" w:type="pct"/>
                <w:shd w:val="clear" w:color="auto" w:fill="FFFFFF" w:themeFill="background1"/>
                <w:vAlign w:val="center"/>
              </w:tcPr>
            </w:tcPrChange>
          </w:tcPr>
          <w:p w14:paraId="55E37B85" w14:textId="077BF26C" w:rsidR="00F338FC" w:rsidRPr="00032BAE" w:rsidDel="008A22A7" w:rsidRDefault="00F338FC" w:rsidP="00F338FC">
            <w:pPr>
              <w:jc w:val="both"/>
              <w:rPr>
                <w:del w:id="7923" w:author="Xuning Wei12232" w:date="2026-07-27T17:26:00Z"/>
                <w:rFonts w:ascii="Times New Roman" w:eastAsia="仿宋_GB2312" w:hAnsi="Times New Roman" w:cs="Times New Roman"/>
                <w:color w:val="auto"/>
                <w:sz w:val="18"/>
                <w:szCs w:val="18"/>
                <w:lang w:eastAsia="zh-CN"/>
              </w:rPr>
            </w:pPr>
            <w:del w:id="7924" w:author="Xuning Wei12232" w:date="2026-07-27T17:26:00Z">
              <w:r w:rsidDel="008A22A7">
                <w:rPr>
                  <w:rFonts w:ascii="Times New Roman" w:eastAsia="仿宋_GB2312" w:hAnsi="Times New Roman" w:cs="Times New Roman"/>
                  <w:color w:val="auto"/>
                  <w:sz w:val="18"/>
                  <w:szCs w:val="18"/>
                  <w:lang w:eastAsia="zh-CN"/>
                </w:rPr>
                <w:delText>93</w:delText>
              </w:r>
            </w:del>
          </w:p>
        </w:tc>
      </w:tr>
    </w:tbl>
    <w:p w14:paraId="1EE96047" w14:textId="5C442EB1" w:rsidR="00CE3F57" w:rsidRPr="00937F85" w:rsidRDefault="00CE3F57" w:rsidP="00CE3F57">
      <w:pPr>
        <w:rPr>
          <w:ins w:id="7925" w:author="Xuning Wei12232" w:date="2026-07-27T21:20:00Z"/>
          <w:rFonts w:ascii="Times New Roman" w:eastAsia="仿宋_GB2312" w:hAnsi="Times New Roman" w:cs="Times New Roman"/>
          <w:color w:val="auto"/>
          <w:sz w:val="20"/>
          <w:szCs w:val="20"/>
          <w:lang w:eastAsia="zh-CN" w:bidi="ar"/>
        </w:rPr>
      </w:pPr>
      <w:ins w:id="7926" w:author="Xuning Wei12232" w:date="2026-07-27T21:20:00Z">
        <w:r w:rsidRPr="00937F85">
          <w:rPr>
            <w:rFonts w:ascii="Times New Roman" w:eastAsia="仿宋_GB2312" w:hAnsi="Times New Roman" w:cs="Times New Roman"/>
            <w:color w:val="auto"/>
            <w:kern w:val="0"/>
            <w:sz w:val="20"/>
            <w:szCs w:val="20"/>
            <w:lang w:eastAsia="zh-CN" w:bidi="ar"/>
          </w:rPr>
          <w:t>*</w:t>
        </w:r>
        <w:r w:rsidRPr="00937F85">
          <w:rPr>
            <w:rFonts w:ascii="Times New Roman" w:eastAsia="仿宋_GB2312" w:hAnsi="Times New Roman" w:cs="Times New Roman"/>
            <w:color w:val="auto"/>
            <w:sz w:val="20"/>
            <w:szCs w:val="20"/>
            <w:lang w:eastAsia="zh-CN" w:bidi="ar"/>
          </w:rPr>
          <w:t>Chemical Engineering Han</w:t>
        </w:r>
        <w:r w:rsidRPr="00937F85">
          <w:rPr>
            <w:rFonts w:ascii="Times New Roman" w:eastAsia="仿宋_GB2312" w:hAnsi="Times New Roman" w:cs="Times New Roman"/>
            <w:color w:val="auto"/>
            <w:sz w:val="20"/>
            <w:szCs w:val="20"/>
            <w:lang w:eastAsia="zh-CN"/>
          </w:rPr>
          <w:t xml:space="preserve">dbook refers to &lt; THE PILOT PLANT REAL BOOK A. Unique Handbook1 for the Chemical Process Industry Francis X. </w:t>
        </w:r>
        <w:proofErr w:type="spellStart"/>
        <w:r w:rsidRPr="00937F85">
          <w:rPr>
            <w:rFonts w:ascii="Times New Roman" w:eastAsia="仿宋_GB2312" w:hAnsi="Times New Roman" w:cs="Times New Roman"/>
            <w:color w:val="auto"/>
            <w:sz w:val="20"/>
            <w:szCs w:val="20"/>
            <w:lang w:eastAsia="zh-CN"/>
          </w:rPr>
          <w:t>McConville</w:t>
        </w:r>
        <w:proofErr w:type="spellEnd"/>
        <w:r w:rsidRPr="00937F85">
          <w:rPr>
            <w:rFonts w:ascii="Times New Roman" w:eastAsia="仿宋_GB2312" w:hAnsi="Times New Roman" w:cs="Times New Roman"/>
            <w:color w:val="auto"/>
            <w:sz w:val="20"/>
            <w:szCs w:val="20"/>
            <w:lang w:eastAsia="zh-CN"/>
          </w:rPr>
          <w:t>&gt;</w:t>
        </w:r>
      </w:ins>
    </w:p>
    <w:p w14:paraId="24F2AAA5" w14:textId="6A55282B" w:rsidR="00761E1F" w:rsidRDefault="00761E1F">
      <w:pPr>
        <w:rPr>
          <w:ins w:id="7927" w:author="Xuning Wei12232" w:date="2026-07-27T20:55:00Z"/>
          <w:rFonts w:ascii="Times New Roman" w:eastAsia="仿宋_GB2312" w:hAnsi="Times New Roman" w:cs="Times New Roman"/>
          <w:color w:val="0000FF"/>
          <w:sz w:val="18"/>
          <w:szCs w:val="18"/>
        </w:rPr>
      </w:pPr>
      <w:ins w:id="7928" w:author="Xuning Wei12232" w:date="2026-07-27T20:55:00Z">
        <w:r>
          <w:rPr>
            <w:rFonts w:ascii="Times New Roman" w:eastAsia="仿宋_GB2312" w:hAnsi="Times New Roman" w:cs="Times New Roman"/>
            <w:color w:val="0000FF"/>
            <w:sz w:val="18"/>
            <w:szCs w:val="18"/>
          </w:rPr>
          <w:br w:type="page"/>
        </w:r>
      </w:ins>
    </w:p>
    <w:p w14:paraId="5FF2F686" w14:textId="77777777" w:rsidR="00046813" w:rsidRDefault="00046813" w:rsidP="00C51FCF">
      <w:pPr>
        <w:jc w:val="both"/>
        <w:rPr>
          <w:ins w:id="7929" w:author="Xuning Wei12232" w:date="2026-07-27T19:41:00Z"/>
          <w:rFonts w:ascii="Times New Roman" w:eastAsia="仿宋_GB2312" w:hAnsi="Times New Roman" w:cs="Times New Roman"/>
          <w:color w:val="0000FF"/>
          <w:sz w:val="18"/>
          <w:szCs w:val="18"/>
        </w:rPr>
      </w:pPr>
    </w:p>
    <w:p w14:paraId="7020126A" w14:textId="386A7B9A" w:rsidR="00455348" w:rsidRPr="008B3C39" w:rsidRDefault="00761E1F" w:rsidP="00455348">
      <w:pPr>
        <w:jc w:val="both"/>
        <w:rPr>
          <w:ins w:id="7930" w:author="Xuning Wei12232" w:date="2026-07-27T20:26:00Z"/>
          <w:rFonts w:ascii="Times New Roman" w:eastAsia="仿宋_GB2312" w:hAnsi="Times New Roman" w:cs="Times New Roman"/>
          <w:b/>
          <w:color w:val="auto"/>
          <w:sz w:val="20"/>
          <w:szCs w:val="20"/>
          <w:lang w:eastAsia="zh-CN" w:bidi="ar"/>
        </w:rPr>
      </w:pPr>
      <w:ins w:id="7931" w:author="Xuning Wei12232" w:date="2026-07-27T20:26:00Z">
        <w:r>
          <w:rPr>
            <w:rFonts w:ascii="Times New Roman" w:eastAsia="仿宋_GB2312" w:hAnsi="Times New Roman" w:cs="Times New Roman"/>
            <w:b/>
            <w:color w:val="auto"/>
            <w:sz w:val="20"/>
            <w:szCs w:val="20"/>
            <w:lang w:eastAsia="zh-CN" w:bidi="ar"/>
          </w:rPr>
          <w:t>Table 8-</w:t>
        </w:r>
      </w:ins>
      <w:ins w:id="7932" w:author="Xuning Wei12232" w:date="2026-07-27T20:55:00Z">
        <w:r>
          <w:rPr>
            <w:rFonts w:ascii="Times New Roman" w:eastAsia="仿宋_GB2312" w:hAnsi="Times New Roman" w:cs="Times New Roman"/>
            <w:b/>
            <w:color w:val="auto"/>
            <w:sz w:val="20"/>
            <w:szCs w:val="20"/>
            <w:lang w:eastAsia="zh-CN" w:bidi="ar"/>
          </w:rPr>
          <w:t>5</w:t>
        </w:r>
      </w:ins>
      <w:ins w:id="7933" w:author="Xuning Wei12232" w:date="2026-07-27T20:26:00Z">
        <w:r w:rsidR="00455348" w:rsidRPr="008B3C39">
          <w:rPr>
            <w:rFonts w:ascii="Times New Roman" w:eastAsia="仿宋_GB2312" w:hAnsi="Times New Roman" w:cs="Times New Roman"/>
            <w:b/>
            <w:color w:val="auto"/>
            <w:sz w:val="20"/>
            <w:szCs w:val="20"/>
            <w:lang w:eastAsia="zh-CN" w:bidi="ar"/>
          </w:rPr>
          <w:t>: Equipment Compatibility and Corrosion Impact Study for</w:t>
        </w:r>
        <w:r w:rsidR="00455348" w:rsidRPr="008B3C39">
          <w:rPr>
            <w:rFonts w:ascii="Times New Roman" w:eastAsia="仿宋_GB2312" w:hAnsi="Times New Roman" w:cs="Times New Roman"/>
            <w:color w:val="auto"/>
            <w:sz w:val="20"/>
            <w:szCs w:val="20"/>
            <w:lang w:eastAsia="zh-CN" w:bidi="ar"/>
          </w:rPr>
          <w:t xml:space="preserve"> </w:t>
        </w:r>
        <w:r w:rsidR="00455348" w:rsidRPr="008B3C39">
          <w:rPr>
            <w:rFonts w:ascii="Times New Roman" w:eastAsia="仿宋_GB2312" w:hAnsi="Times New Roman" w:cs="Times New Roman"/>
            <w:b/>
            <w:color w:val="auto"/>
            <w:sz w:val="20"/>
            <w:szCs w:val="20"/>
            <w:lang w:eastAsia="zh-CN" w:bidi="ar"/>
          </w:rPr>
          <w:t>Activation Vessel (TJ4S-1213-Sy15-R01)</w:t>
        </w:r>
      </w:ins>
    </w:p>
    <w:p w14:paraId="196F563C" w14:textId="77777777" w:rsidR="00455348" w:rsidRPr="008B3C39" w:rsidRDefault="00455348" w:rsidP="00455348">
      <w:pPr>
        <w:jc w:val="both"/>
        <w:rPr>
          <w:ins w:id="7934" w:author="Xuning Wei12232" w:date="2026-07-27T20:26:00Z"/>
          <w:rFonts w:ascii="Times New Roman" w:eastAsia="仿宋_GB2312" w:hAnsi="Times New Roman" w:cs="Times New Roman"/>
          <w:color w:val="auto"/>
          <w:sz w:val="20"/>
          <w:szCs w:val="20"/>
          <w:lang w:eastAsia="zh-CN" w:bidi="a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7935" w:author="Xuning Wei12232" w:date="2026-07-27T20:59: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771"/>
        <w:gridCol w:w="3907"/>
        <w:gridCol w:w="2410"/>
        <w:gridCol w:w="990"/>
        <w:gridCol w:w="1134"/>
        <w:gridCol w:w="1136"/>
        <w:gridCol w:w="1414"/>
        <w:gridCol w:w="2550"/>
        <w:tblGridChange w:id="7936">
          <w:tblGrid>
            <w:gridCol w:w="769"/>
            <w:gridCol w:w="1"/>
            <w:gridCol w:w="1"/>
            <w:gridCol w:w="3905"/>
            <w:gridCol w:w="1"/>
            <w:gridCol w:w="1"/>
            <w:gridCol w:w="2408"/>
            <w:gridCol w:w="1"/>
            <w:gridCol w:w="1"/>
            <w:gridCol w:w="988"/>
            <w:gridCol w:w="1"/>
            <w:gridCol w:w="1"/>
            <w:gridCol w:w="1132"/>
            <w:gridCol w:w="1"/>
            <w:gridCol w:w="1"/>
            <w:gridCol w:w="958"/>
            <w:gridCol w:w="174"/>
            <w:gridCol w:w="4"/>
            <w:gridCol w:w="1130"/>
            <w:gridCol w:w="6"/>
            <w:gridCol w:w="2828"/>
          </w:tblGrid>
        </w:tblGridChange>
      </w:tblGrid>
      <w:tr w:rsidR="00455348" w:rsidRPr="00032BAE" w14:paraId="05D7BC70" w14:textId="77777777" w:rsidTr="00770B21">
        <w:trPr>
          <w:trHeight w:val="397"/>
          <w:tblHeader/>
          <w:ins w:id="7937" w:author="Xuning Wei12232" w:date="2026-07-27T20:26:00Z"/>
          <w:trPrChange w:id="7938" w:author="Xuning Wei12232" w:date="2026-07-27T20:59:00Z">
            <w:trPr>
              <w:trHeight w:val="397"/>
              <w:tblHeader/>
            </w:trPr>
          </w:trPrChange>
        </w:trPr>
        <w:tc>
          <w:tcPr>
            <w:tcW w:w="1634" w:type="pct"/>
            <w:gridSpan w:val="2"/>
            <w:shd w:val="clear" w:color="auto" w:fill="D9D9D9" w:themeFill="background1" w:themeFillShade="D9"/>
            <w:vAlign w:val="center"/>
            <w:tcPrChange w:id="7939" w:author="Xuning Wei12232" w:date="2026-07-27T20:59:00Z">
              <w:tcPr>
                <w:tcW w:w="1634" w:type="pct"/>
                <w:gridSpan w:val="6"/>
                <w:shd w:val="clear" w:color="auto" w:fill="D9D9D9" w:themeFill="background1" w:themeFillShade="D9"/>
                <w:vAlign w:val="center"/>
              </w:tcPr>
            </w:tcPrChange>
          </w:tcPr>
          <w:p w14:paraId="5F4BFAA9" w14:textId="77777777" w:rsidR="00455348" w:rsidRPr="00032BAE" w:rsidRDefault="00455348" w:rsidP="00455348">
            <w:pPr>
              <w:jc w:val="both"/>
              <w:rPr>
                <w:ins w:id="7940" w:author="Xuning Wei12232" w:date="2026-07-27T20:26:00Z"/>
                <w:rFonts w:ascii="Times New Roman" w:eastAsia="仿宋_GB2312" w:hAnsi="Times New Roman" w:cs="Times New Roman"/>
                <w:b/>
                <w:color w:val="auto"/>
                <w:sz w:val="20"/>
                <w:szCs w:val="20"/>
                <w:lang w:eastAsia="zh-CN" w:bidi="ar"/>
              </w:rPr>
            </w:pPr>
            <w:ins w:id="7941" w:author="Xuning Wei12232" w:date="2026-07-27T20:26:00Z">
              <w:r w:rsidRPr="00032BAE">
                <w:rPr>
                  <w:rFonts w:ascii="Times New Roman" w:eastAsia="仿宋_GB2312" w:hAnsi="Times New Roman" w:cs="Times New Roman"/>
                  <w:b/>
                  <w:color w:val="auto"/>
                  <w:sz w:val="20"/>
                  <w:szCs w:val="20"/>
                  <w:lang w:eastAsia="zh-CN" w:bidi="ar"/>
                </w:rPr>
                <w:t>Process steps</w:t>
              </w:r>
            </w:ins>
          </w:p>
        </w:tc>
        <w:tc>
          <w:tcPr>
            <w:tcW w:w="1584" w:type="pct"/>
            <w:gridSpan w:val="3"/>
            <w:shd w:val="clear" w:color="auto" w:fill="D9D9D9" w:themeFill="background1" w:themeFillShade="D9"/>
            <w:vAlign w:val="center"/>
            <w:tcPrChange w:id="7942" w:author="Xuning Wei12232" w:date="2026-07-27T20:59:00Z">
              <w:tcPr>
                <w:tcW w:w="1584" w:type="pct"/>
                <w:gridSpan w:val="9"/>
                <w:shd w:val="clear" w:color="auto" w:fill="D9D9D9" w:themeFill="background1" w:themeFillShade="D9"/>
                <w:vAlign w:val="center"/>
              </w:tcPr>
            </w:tcPrChange>
          </w:tcPr>
          <w:p w14:paraId="00DC0E73" w14:textId="77777777" w:rsidR="00455348" w:rsidRPr="00032BAE" w:rsidRDefault="00455348" w:rsidP="00455348">
            <w:pPr>
              <w:jc w:val="both"/>
              <w:rPr>
                <w:ins w:id="7943" w:author="Xuning Wei12232" w:date="2026-07-27T20:26:00Z"/>
                <w:rFonts w:ascii="Times New Roman" w:eastAsia="仿宋_GB2312" w:hAnsi="Times New Roman" w:cs="Times New Roman"/>
                <w:b/>
                <w:color w:val="auto"/>
                <w:sz w:val="20"/>
                <w:szCs w:val="20"/>
                <w:lang w:eastAsia="zh-CN" w:bidi="ar"/>
              </w:rPr>
            </w:pPr>
            <w:ins w:id="7944" w:author="Xuning Wei12232" w:date="2026-07-27T20:26:00Z">
              <w:r w:rsidRPr="00032BAE">
                <w:rPr>
                  <w:rFonts w:ascii="Times New Roman" w:eastAsia="仿宋_GB2312" w:hAnsi="Times New Roman" w:cs="Times New Roman"/>
                  <w:b/>
                  <w:color w:val="auto"/>
                  <w:sz w:val="18"/>
                  <w:szCs w:val="18"/>
                </w:rPr>
                <w:t>Reaction &amp; Work-up &amp; Concentration &amp; Crystallization</w:t>
              </w:r>
            </w:ins>
          </w:p>
        </w:tc>
        <w:tc>
          <w:tcPr>
            <w:tcW w:w="891" w:type="pct"/>
            <w:gridSpan w:val="2"/>
            <w:shd w:val="clear" w:color="auto" w:fill="D9D9D9" w:themeFill="background1" w:themeFillShade="D9"/>
            <w:vAlign w:val="center"/>
            <w:tcPrChange w:id="7945" w:author="Xuning Wei12232" w:date="2026-07-27T20:59:00Z">
              <w:tcPr>
                <w:tcW w:w="794" w:type="pct"/>
                <w:gridSpan w:val="5"/>
                <w:shd w:val="clear" w:color="auto" w:fill="D9D9D9" w:themeFill="background1" w:themeFillShade="D9"/>
                <w:vAlign w:val="center"/>
              </w:tcPr>
            </w:tcPrChange>
          </w:tcPr>
          <w:p w14:paraId="1522F838" w14:textId="77777777" w:rsidR="00455348" w:rsidRPr="00032BAE" w:rsidRDefault="00455348" w:rsidP="00455348">
            <w:pPr>
              <w:jc w:val="both"/>
              <w:rPr>
                <w:ins w:id="7946" w:author="Xuning Wei12232" w:date="2026-07-27T20:26:00Z"/>
                <w:rFonts w:ascii="Times New Roman" w:eastAsia="仿宋_GB2312" w:hAnsi="Times New Roman" w:cs="Times New Roman"/>
                <w:b/>
                <w:color w:val="auto"/>
                <w:sz w:val="20"/>
                <w:szCs w:val="20"/>
                <w:lang w:eastAsia="zh-CN" w:bidi="ar"/>
              </w:rPr>
            </w:pPr>
            <w:ins w:id="7947" w:author="Xuning Wei12232" w:date="2026-07-27T20:26:00Z">
              <w:r w:rsidRPr="00032BAE">
                <w:rPr>
                  <w:rFonts w:ascii="Times New Roman" w:eastAsia="仿宋_GB2312" w:hAnsi="Times New Roman" w:cs="Times New Roman"/>
                  <w:b/>
                  <w:color w:val="auto"/>
                  <w:sz w:val="20"/>
                  <w:szCs w:val="20"/>
                  <w:lang w:eastAsia="zh-CN" w:bidi="ar"/>
                </w:rPr>
                <w:t>Equipment Codes</w:t>
              </w:r>
            </w:ins>
          </w:p>
        </w:tc>
        <w:tc>
          <w:tcPr>
            <w:tcW w:w="891" w:type="pct"/>
            <w:shd w:val="clear" w:color="auto" w:fill="D9D9D9" w:themeFill="background1" w:themeFillShade="D9"/>
            <w:vAlign w:val="center"/>
            <w:tcPrChange w:id="7948" w:author="Xuning Wei12232" w:date="2026-07-27T20:59:00Z">
              <w:tcPr>
                <w:tcW w:w="988" w:type="pct"/>
                <w:shd w:val="clear" w:color="auto" w:fill="D9D9D9" w:themeFill="background1" w:themeFillShade="D9"/>
                <w:vAlign w:val="center"/>
              </w:tcPr>
            </w:tcPrChange>
          </w:tcPr>
          <w:p w14:paraId="799936C9" w14:textId="77777777" w:rsidR="00455348" w:rsidRPr="00032BAE" w:rsidRDefault="00455348" w:rsidP="00455348">
            <w:pPr>
              <w:jc w:val="both"/>
              <w:rPr>
                <w:ins w:id="7949" w:author="Xuning Wei12232" w:date="2026-07-27T20:26:00Z"/>
                <w:rFonts w:ascii="Times New Roman" w:eastAsia="仿宋_GB2312" w:hAnsi="Times New Roman" w:cs="Times New Roman"/>
                <w:b/>
                <w:color w:val="auto"/>
                <w:sz w:val="20"/>
                <w:szCs w:val="20"/>
                <w:lang w:eastAsia="zh-CN" w:bidi="ar"/>
              </w:rPr>
            </w:pPr>
            <w:ins w:id="7950" w:author="Xuning Wei12232" w:date="2026-07-27T20:26:00Z">
              <w:r w:rsidRPr="00032BAE">
                <w:rPr>
                  <w:rFonts w:ascii="Times New Roman" w:eastAsia="仿宋_GB2312" w:hAnsi="Times New Roman" w:cs="Times New Roman"/>
                  <w:b/>
                  <w:color w:val="auto"/>
                  <w:sz w:val="20"/>
                  <w:szCs w:val="20"/>
                  <w:lang w:eastAsia="zh-CN" w:bidi="ar"/>
                </w:rPr>
                <w:t>TJ4S-1213-Sy15-R01</w:t>
              </w:r>
            </w:ins>
          </w:p>
        </w:tc>
      </w:tr>
      <w:tr w:rsidR="00455348" w:rsidRPr="00032BAE" w14:paraId="099ACB27" w14:textId="77777777" w:rsidTr="00770B21">
        <w:trPr>
          <w:trHeight w:val="397"/>
          <w:tblHeader/>
          <w:ins w:id="7951" w:author="Xuning Wei12232" w:date="2026-07-27T20:26:00Z"/>
          <w:trPrChange w:id="7952" w:author="Xuning Wei12232" w:date="2026-07-27T20:59:00Z">
            <w:trPr>
              <w:trHeight w:val="397"/>
              <w:tblHeader/>
            </w:trPr>
          </w:trPrChange>
        </w:trPr>
        <w:tc>
          <w:tcPr>
            <w:tcW w:w="269" w:type="pct"/>
            <w:shd w:val="clear" w:color="auto" w:fill="D9D9D9" w:themeFill="background1" w:themeFillShade="D9"/>
            <w:vAlign w:val="center"/>
            <w:tcPrChange w:id="7953" w:author="Xuning Wei12232" w:date="2026-07-27T20:59:00Z">
              <w:tcPr>
                <w:tcW w:w="269" w:type="pct"/>
                <w:gridSpan w:val="3"/>
                <w:shd w:val="clear" w:color="auto" w:fill="D9D9D9" w:themeFill="background1" w:themeFillShade="D9"/>
                <w:vAlign w:val="center"/>
              </w:tcPr>
            </w:tcPrChange>
          </w:tcPr>
          <w:p w14:paraId="4064D6D9" w14:textId="77777777" w:rsidR="00455348" w:rsidRPr="00032BAE" w:rsidRDefault="00455348" w:rsidP="00455348">
            <w:pPr>
              <w:jc w:val="both"/>
              <w:rPr>
                <w:ins w:id="7954" w:author="Xuning Wei12232" w:date="2026-07-27T20:26:00Z"/>
                <w:rFonts w:ascii="Times New Roman" w:eastAsia="仿宋_GB2312" w:hAnsi="Times New Roman" w:cs="Times New Roman"/>
                <w:b/>
                <w:color w:val="auto"/>
                <w:sz w:val="20"/>
                <w:szCs w:val="20"/>
                <w:lang w:eastAsia="zh-CN" w:bidi="ar"/>
              </w:rPr>
            </w:pPr>
            <w:ins w:id="7955" w:author="Xuning Wei12232" w:date="2026-07-27T20:26:00Z">
              <w:r w:rsidRPr="00032BAE">
                <w:rPr>
                  <w:rFonts w:ascii="Times New Roman" w:eastAsia="仿宋_GB2312" w:hAnsi="Times New Roman" w:cs="Times New Roman"/>
                  <w:b/>
                  <w:color w:val="auto"/>
                  <w:sz w:val="20"/>
                  <w:szCs w:val="20"/>
                  <w:lang w:eastAsia="zh-CN" w:bidi="ar"/>
                </w:rPr>
                <w:t>S/N</w:t>
              </w:r>
            </w:ins>
          </w:p>
        </w:tc>
        <w:tc>
          <w:tcPr>
            <w:tcW w:w="1365" w:type="pct"/>
            <w:shd w:val="clear" w:color="auto" w:fill="D9D9D9" w:themeFill="background1" w:themeFillShade="D9"/>
            <w:vAlign w:val="center"/>
            <w:tcPrChange w:id="7956" w:author="Xuning Wei12232" w:date="2026-07-27T20:59:00Z">
              <w:tcPr>
                <w:tcW w:w="1365" w:type="pct"/>
                <w:gridSpan w:val="3"/>
                <w:shd w:val="clear" w:color="auto" w:fill="D9D9D9" w:themeFill="background1" w:themeFillShade="D9"/>
                <w:vAlign w:val="center"/>
              </w:tcPr>
            </w:tcPrChange>
          </w:tcPr>
          <w:p w14:paraId="77932B94" w14:textId="77777777" w:rsidR="00455348" w:rsidRPr="00032BAE" w:rsidRDefault="00455348" w:rsidP="00455348">
            <w:pPr>
              <w:jc w:val="both"/>
              <w:rPr>
                <w:ins w:id="7957" w:author="Xuning Wei12232" w:date="2026-07-27T20:26:00Z"/>
                <w:rFonts w:ascii="Times New Roman" w:eastAsia="仿宋_GB2312" w:hAnsi="Times New Roman" w:cs="Times New Roman"/>
                <w:b/>
                <w:color w:val="auto"/>
                <w:sz w:val="20"/>
                <w:szCs w:val="20"/>
                <w:lang w:eastAsia="zh-CN" w:bidi="ar"/>
              </w:rPr>
            </w:pPr>
            <w:ins w:id="7958" w:author="Xuning Wei12232" w:date="2026-07-27T20:26:00Z">
              <w:r w:rsidRPr="00032BAE">
                <w:rPr>
                  <w:rFonts w:ascii="Times New Roman" w:eastAsia="仿宋_GB2312" w:hAnsi="Times New Roman" w:cs="Times New Roman"/>
                  <w:b/>
                  <w:color w:val="auto"/>
                  <w:sz w:val="20"/>
                  <w:szCs w:val="20"/>
                  <w:lang w:eastAsia="zh-CN" w:bidi="ar"/>
                </w:rPr>
                <w:t>Process description (indicate the equipment number, solvent/regent/material name)</w:t>
              </w:r>
            </w:ins>
          </w:p>
        </w:tc>
        <w:tc>
          <w:tcPr>
            <w:tcW w:w="842" w:type="pct"/>
            <w:shd w:val="clear" w:color="auto" w:fill="D9D9D9" w:themeFill="background1" w:themeFillShade="D9"/>
            <w:vAlign w:val="center"/>
            <w:tcPrChange w:id="7959" w:author="Xuning Wei12232" w:date="2026-07-27T20:59:00Z">
              <w:tcPr>
                <w:tcW w:w="842" w:type="pct"/>
                <w:gridSpan w:val="3"/>
                <w:shd w:val="clear" w:color="auto" w:fill="D9D9D9" w:themeFill="background1" w:themeFillShade="D9"/>
                <w:vAlign w:val="center"/>
              </w:tcPr>
            </w:tcPrChange>
          </w:tcPr>
          <w:p w14:paraId="63FBCA6B" w14:textId="77777777" w:rsidR="00455348" w:rsidRPr="00032BAE" w:rsidRDefault="00455348" w:rsidP="00455348">
            <w:pPr>
              <w:jc w:val="both"/>
              <w:rPr>
                <w:ins w:id="7960" w:author="Xuning Wei12232" w:date="2026-07-27T20:26:00Z"/>
                <w:rFonts w:ascii="Times New Roman" w:eastAsia="仿宋_GB2312" w:hAnsi="Times New Roman" w:cs="Times New Roman"/>
                <w:b/>
                <w:color w:val="auto"/>
                <w:sz w:val="20"/>
                <w:szCs w:val="20"/>
                <w:lang w:eastAsia="zh-CN" w:bidi="ar"/>
              </w:rPr>
            </w:pPr>
            <w:ins w:id="7961" w:author="Xuning Wei12232" w:date="2026-07-27T20:26:00Z">
              <w:r w:rsidRPr="00032BAE">
                <w:rPr>
                  <w:rFonts w:ascii="Times New Roman" w:eastAsia="仿宋_GB2312" w:hAnsi="Times New Roman" w:cs="Times New Roman"/>
                  <w:b/>
                  <w:color w:val="auto"/>
                  <w:sz w:val="20"/>
                  <w:szCs w:val="20"/>
                  <w:lang w:eastAsia="zh-CN" w:bidi="ar"/>
                </w:rPr>
                <w:t>Equipment (Accessories) Name and its MOC</w:t>
              </w:r>
            </w:ins>
          </w:p>
        </w:tc>
        <w:tc>
          <w:tcPr>
            <w:tcW w:w="346" w:type="pct"/>
            <w:shd w:val="clear" w:color="auto" w:fill="D9D9D9" w:themeFill="background1" w:themeFillShade="D9"/>
            <w:vAlign w:val="center"/>
            <w:tcPrChange w:id="7962" w:author="Xuning Wei12232" w:date="2026-07-27T20:59:00Z">
              <w:tcPr>
                <w:tcW w:w="346" w:type="pct"/>
                <w:gridSpan w:val="3"/>
                <w:shd w:val="clear" w:color="auto" w:fill="D9D9D9" w:themeFill="background1" w:themeFillShade="D9"/>
                <w:vAlign w:val="center"/>
              </w:tcPr>
            </w:tcPrChange>
          </w:tcPr>
          <w:p w14:paraId="4D915C3D" w14:textId="77777777" w:rsidR="00455348" w:rsidRPr="00032BAE" w:rsidRDefault="00455348" w:rsidP="00455348">
            <w:pPr>
              <w:jc w:val="both"/>
              <w:rPr>
                <w:ins w:id="7963" w:author="Xuning Wei12232" w:date="2026-07-27T20:26:00Z"/>
                <w:rFonts w:ascii="Times New Roman" w:eastAsia="仿宋_GB2312" w:hAnsi="Times New Roman" w:cs="Times New Roman"/>
                <w:b/>
                <w:color w:val="auto"/>
                <w:sz w:val="20"/>
                <w:szCs w:val="20"/>
                <w:lang w:eastAsia="zh-CN" w:bidi="ar"/>
              </w:rPr>
            </w:pPr>
            <w:ins w:id="7964" w:author="Xuning Wei12232" w:date="2026-07-27T20:26:00Z">
              <w:r w:rsidRPr="00032BAE">
                <w:rPr>
                  <w:rFonts w:ascii="Times New Roman" w:eastAsia="仿宋_GB2312" w:hAnsi="Times New Roman" w:cs="Times New Roman"/>
                  <w:b/>
                  <w:color w:val="auto"/>
                  <w:sz w:val="20"/>
                  <w:szCs w:val="20"/>
                  <w:lang w:eastAsia="zh-CN" w:bidi="ar"/>
                </w:rPr>
                <w:t>Corrosion Probability</w:t>
              </w:r>
            </w:ins>
          </w:p>
        </w:tc>
        <w:tc>
          <w:tcPr>
            <w:tcW w:w="396" w:type="pct"/>
            <w:shd w:val="clear" w:color="auto" w:fill="D9D9D9" w:themeFill="background1" w:themeFillShade="D9"/>
            <w:vAlign w:val="center"/>
            <w:tcPrChange w:id="7965" w:author="Xuning Wei12232" w:date="2026-07-27T20:59:00Z">
              <w:tcPr>
                <w:tcW w:w="396" w:type="pct"/>
                <w:gridSpan w:val="3"/>
                <w:shd w:val="clear" w:color="auto" w:fill="D9D9D9" w:themeFill="background1" w:themeFillShade="D9"/>
                <w:vAlign w:val="center"/>
              </w:tcPr>
            </w:tcPrChange>
          </w:tcPr>
          <w:p w14:paraId="5C8C632E" w14:textId="77777777" w:rsidR="00455348" w:rsidRPr="00032BAE" w:rsidRDefault="00455348" w:rsidP="00455348">
            <w:pPr>
              <w:jc w:val="both"/>
              <w:rPr>
                <w:ins w:id="7966" w:author="Xuning Wei12232" w:date="2026-07-27T20:26:00Z"/>
                <w:rFonts w:ascii="Times New Roman" w:eastAsia="仿宋_GB2312" w:hAnsi="Times New Roman" w:cs="Times New Roman"/>
                <w:b/>
                <w:color w:val="auto"/>
                <w:sz w:val="20"/>
                <w:szCs w:val="20"/>
                <w:lang w:eastAsia="zh-CN" w:bidi="ar"/>
              </w:rPr>
            </w:pPr>
            <w:ins w:id="7967" w:author="Xuning Wei12232" w:date="2026-07-27T20:26:00Z">
              <w:r w:rsidRPr="00032BAE">
                <w:rPr>
                  <w:rFonts w:ascii="Times New Roman" w:eastAsia="仿宋_GB2312" w:hAnsi="Times New Roman" w:cs="Times New Roman"/>
                  <w:b/>
                  <w:color w:val="auto"/>
                  <w:sz w:val="20"/>
                  <w:szCs w:val="20"/>
                  <w:lang w:eastAsia="zh-CN" w:bidi="ar"/>
                </w:rPr>
                <w:t>Corrosion Impact</w:t>
              </w:r>
            </w:ins>
          </w:p>
        </w:tc>
        <w:tc>
          <w:tcPr>
            <w:tcW w:w="891" w:type="pct"/>
            <w:gridSpan w:val="2"/>
            <w:shd w:val="clear" w:color="auto" w:fill="D9D9D9" w:themeFill="background1" w:themeFillShade="D9"/>
            <w:vAlign w:val="center"/>
            <w:tcPrChange w:id="7968" w:author="Xuning Wei12232" w:date="2026-07-27T20:59:00Z">
              <w:tcPr>
                <w:tcW w:w="794" w:type="pct"/>
                <w:gridSpan w:val="5"/>
                <w:shd w:val="clear" w:color="auto" w:fill="D9D9D9" w:themeFill="background1" w:themeFillShade="D9"/>
                <w:vAlign w:val="center"/>
              </w:tcPr>
            </w:tcPrChange>
          </w:tcPr>
          <w:p w14:paraId="10C5BF72" w14:textId="77777777" w:rsidR="00455348" w:rsidRPr="00032BAE" w:rsidRDefault="00455348" w:rsidP="00455348">
            <w:pPr>
              <w:jc w:val="both"/>
              <w:rPr>
                <w:ins w:id="7969" w:author="Xuning Wei12232" w:date="2026-07-27T20:26:00Z"/>
                <w:rFonts w:ascii="Times New Roman" w:eastAsia="仿宋_GB2312" w:hAnsi="Times New Roman" w:cs="Times New Roman"/>
                <w:b/>
                <w:color w:val="auto"/>
                <w:sz w:val="20"/>
                <w:szCs w:val="20"/>
                <w:lang w:eastAsia="zh-CN" w:bidi="ar"/>
              </w:rPr>
            </w:pPr>
            <w:ins w:id="7970" w:author="Xuning Wei12232" w:date="2026-07-27T20:26:00Z">
              <w:r w:rsidRPr="00032BAE">
                <w:rPr>
                  <w:rFonts w:ascii="Times New Roman" w:eastAsia="仿宋_GB2312" w:hAnsi="Times New Roman" w:cs="Times New Roman"/>
                  <w:b/>
                  <w:color w:val="auto"/>
                  <w:sz w:val="20"/>
                  <w:szCs w:val="20"/>
                  <w:lang w:eastAsia="zh-CN" w:bidi="ar"/>
                </w:rPr>
                <w:t>Chemical Compatible, Risk and Rational</w:t>
              </w:r>
            </w:ins>
          </w:p>
        </w:tc>
        <w:tc>
          <w:tcPr>
            <w:tcW w:w="891" w:type="pct"/>
            <w:shd w:val="clear" w:color="auto" w:fill="D9D9D9" w:themeFill="background1" w:themeFillShade="D9"/>
            <w:vAlign w:val="center"/>
            <w:tcPrChange w:id="7971" w:author="Xuning Wei12232" w:date="2026-07-27T20:59:00Z">
              <w:tcPr>
                <w:tcW w:w="988" w:type="pct"/>
                <w:shd w:val="clear" w:color="auto" w:fill="D9D9D9" w:themeFill="background1" w:themeFillShade="D9"/>
                <w:vAlign w:val="center"/>
              </w:tcPr>
            </w:tcPrChange>
          </w:tcPr>
          <w:p w14:paraId="0D4E22D4" w14:textId="77777777" w:rsidR="00455348" w:rsidRPr="00032BAE" w:rsidRDefault="00455348" w:rsidP="00455348">
            <w:pPr>
              <w:jc w:val="both"/>
              <w:rPr>
                <w:ins w:id="7972" w:author="Xuning Wei12232" w:date="2026-07-27T20:26:00Z"/>
                <w:rFonts w:ascii="Times New Roman" w:eastAsia="仿宋_GB2312" w:hAnsi="Times New Roman" w:cs="Times New Roman"/>
                <w:b/>
                <w:color w:val="auto"/>
                <w:sz w:val="20"/>
                <w:szCs w:val="20"/>
                <w:lang w:eastAsia="zh-CN" w:bidi="ar"/>
              </w:rPr>
            </w:pPr>
            <w:ins w:id="7973" w:author="Xuning Wei12232" w:date="2026-07-27T20:26:00Z">
              <w:r w:rsidRPr="00032BAE">
                <w:rPr>
                  <w:rFonts w:ascii="Times New Roman" w:eastAsia="仿宋_GB2312" w:hAnsi="Times New Roman" w:cs="Times New Roman"/>
                  <w:b/>
                  <w:color w:val="auto"/>
                  <w:sz w:val="20"/>
                  <w:szCs w:val="20"/>
                  <w:lang w:eastAsia="zh-CN" w:bidi="ar"/>
                </w:rPr>
                <w:t xml:space="preserve">Data Source </w:t>
              </w:r>
            </w:ins>
          </w:p>
        </w:tc>
      </w:tr>
      <w:tr w:rsidR="00455348" w:rsidRPr="00032BAE" w14:paraId="061B4C1F" w14:textId="77777777" w:rsidTr="00770B21">
        <w:trPr>
          <w:trHeight w:val="397"/>
          <w:ins w:id="7974" w:author="Xuning Wei12232" w:date="2026-07-27T20:26:00Z"/>
          <w:trPrChange w:id="7975" w:author="Xuning Wei12232" w:date="2026-07-27T20:59:00Z">
            <w:trPr>
              <w:trHeight w:val="397"/>
            </w:trPr>
          </w:trPrChange>
        </w:trPr>
        <w:tc>
          <w:tcPr>
            <w:tcW w:w="269" w:type="pct"/>
            <w:vMerge w:val="restart"/>
            <w:shd w:val="clear" w:color="auto" w:fill="FFFFFF" w:themeFill="background1"/>
            <w:vAlign w:val="center"/>
            <w:tcPrChange w:id="7976" w:author="Xuning Wei12232" w:date="2026-07-27T20:59:00Z">
              <w:tcPr>
                <w:tcW w:w="269" w:type="pct"/>
                <w:gridSpan w:val="2"/>
                <w:vMerge w:val="restart"/>
                <w:shd w:val="clear" w:color="auto" w:fill="FFFFFF" w:themeFill="background1"/>
                <w:vAlign w:val="center"/>
              </w:tcPr>
            </w:tcPrChange>
          </w:tcPr>
          <w:p w14:paraId="12704A1F" w14:textId="00B2C2E6" w:rsidR="00455348" w:rsidRPr="00032BAE" w:rsidRDefault="0022709A">
            <w:pPr>
              <w:jc w:val="center"/>
              <w:rPr>
                <w:ins w:id="7977" w:author="Xuning Wei12232" w:date="2026-07-27T20:26:00Z"/>
                <w:rFonts w:ascii="Times New Roman" w:eastAsia="仿宋_GB2312" w:hAnsi="Times New Roman" w:cs="Times New Roman"/>
                <w:color w:val="auto"/>
                <w:sz w:val="18"/>
                <w:szCs w:val="18"/>
                <w:lang w:eastAsia="zh-CN" w:bidi="ar"/>
              </w:rPr>
              <w:pPrChange w:id="7978" w:author="Xuning Wei12232" w:date="2026-07-27T20:29:00Z">
                <w:pPr>
                  <w:jc w:val="both"/>
                </w:pPr>
              </w:pPrChange>
            </w:pPr>
            <w:ins w:id="7979" w:author="Xuning Wei12232" w:date="2026-07-27T20:29:00Z">
              <w:r>
                <w:rPr>
                  <w:rFonts w:ascii="Times New Roman" w:eastAsia="仿宋_GB2312" w:hAnsi="Times New Roman" w:cs="Times New Roman"/>
                  <w:color w:val="auto"/>
                  <w:sz w:val="18"/>
                  <w:szCs w:val="18"/>
                  <w:lang w:eastAsia="zh-CN" w:bidi="ar"/>
                </w:rPr>
                <w:t>1</w:t>
              </w:r>
            </w:ins>
          </w:p>
        </w:tc>
        <w:tc>
          <w:tcPr>
            <w:tcW w:w="1365" w:type="pct"/>
            <w:vMerge w:val="restart"/>
            <w:shd w:val="clear" w:color="auto" w:fill="FFFFFF" w:themeFill="background1"/>
            <w:vAlign w:val="center"/>
            <w:tcPrChange w:id="7980" w:author="Xuning Wei12232" w:date="2026-07-27T20:59:00Z">
              <w:tcPr>
                <w:tcW w:w="1365" w:type="pct"/>
                <w:gridSpan w:val="3"/>
                <w:vMerge w:val="restart"/>
                <w:shd w:val="clear" w:color="auto" w:fill="FFFFFF" w:themeFill="background1"/>
                <w:vAlign w:val="center"/>
              </w:tcPr>
            </w:tcPrChange>
          </w:tcPr>
          <w:p w14:paraId="575CF759" w14:textId="59914E90" w:rsidR="0022709A" w:rsidRPr="006F0556" w:rsidRDefault="0022709A" w:rsidP="0022709A">
            <w:pPr>
              <w:jc w:val="both"/>
              <w:rPr>
                <w:ins w:id="7981" w:author="Xuning Wei12232" w:date="2026-07-27T20:28:00Z"/>
                <w:rFonts w:ascii="Times New Roman" w:eastAsia="仿宋_GB2312" w:hAnsi="Times New Roman" w:cs="Times New Roman"/>
                <w:color w:val="auto"/>
                <w:sz w:val="18"/>
                <w:szCs w:val="18"/>
              </w:rPr>
            </w:pPr>
            <w:ins w:id="7982" w:author="Xuning Wei12232" w:date="2026-07-27T20:28:00Z">
              <w:r>
                <w:rPr>
                  <w:rFonts w:ascii="Times New Roman" w:eastAsia="仿宋_GB2312" w:hAnsi="Times New Roman" w:cs="Times New Roman" w:hint="eastAsia"/>
                  <w:color w:val="auto"/>
                  <w:sz w:val="18"/>
                  <w:szCs w:val="18"/>
                  <w:lang w:eastAsia="zh-CN"/>
                </w:rPr>
                <w:t>Pre</w:t>
              </w:r>
              <w:r>
                <w:rPr>
                  <w:rFonts w:ascii="Times New Roman" w:eastAsia="仿宋_GB2312" w:hAnsi="Times New Roman" w:cs="Times New Roman"/>
                  <w:color w:val="auto"/>
                  <w:sz w:val="18"/>
                  <w:szCs w:val="18"/>
                </w:rPr>
                <w:t>-treatment</w:t>
              </w:r>
              <w:r>
                <w:rPr>
                  <w:rFonts w:ascii="Times New Roman" w:eastAsia="仿宋_GB2312" w:hAnsi="Times New Roman" w:cs="Times New Roman"/>
                  <w:color w:val="auto"/>
                  <w:sz w:val="18"/>
                  <w:szCs w:val="18"/>
                </w:rPr>
                <w:br/>
              </w:r>
              <w:r w:rsidRPr="00321EFC">
                <w:rPr>
                  <w:rFonts w:ascii="Times New Roman" w:eastAsia="仿宋_GB2312" w:hAnsi="Times New Roman" w:cs="Times New Roman"/>
                  <w:color w:val="auto"/>
                  <w:sz w:val="18"/>
                  <w:szCs w:val="18"/>
                </w:rPr>
                <w:t>1. Add DMF</w:t>
              </w:r>
              <w:r w:rsidRPr="00321EFC">
                <w:rPr>
                  <w:rFonts w:ascii="Times New Roman" w:eastAsia="仿宋_GB2312" w:hAnsi="Times New Roman" w:cs="Times New Roman"/>
                  <w:color w:val="0000FF"/>
                  <w:sz w:val="18"/>
                  <w:szCs w:val="18"/>
                </w:rPr>
                <w:t xml:space="preserve"> </w:t>
              </w:r>
              <w:r w:rsidRPr="00321EFC">
                <w:rPr>
                  <w:rFonts w:ascii="Times New Roman" w:eastAsia="仿宋_GB2312" w:hAnsi="Times New Roman" w:cs="Times New Roman"/>
                  <w:color w:val="0000FF"/>
                  <w:sz w:val="18"/>
                  <w:szCs w:val="18"/>
                  <w:lang w:eastAsia="zh-CN"/>
                </w:rPr>
                <w:t>(200.00kg-300.00 kg)</w:t>
              </w:r>
              <w:r w:rsidRPr="00321EFC">
                <w:rPr>
                  <w:rFonts w:ascii="Times New Roman" w:eastAsia="仿宋_GB2312" w:hAnsi="Times New Roman" w:cs="Times New Roman"/>
                  <w:color w:val="auto"/>
                  <w:sz w:val="18"/>
                  <w:szCs w:val="18"/>
                  <w:lang w:eastAsia="zh-CN"/>
                </w:rPr>
                <w:t xml:space="preserve"> </w:t>
              </w:r>
              <w:r w:rsidRPr="00321EFC">
                <w:rPr>
                  <w:rFonts w:ascii="Times New Roman" w:eastAsia="仿宋_GB2312" w:hAnsi="Times New Roman" w:cs="Times New Roman"/>
                  <w:color w:val="auto"/>
                  <w:sz w:val="18"/>
                  <w:szCs w:val="18"/>
                </w:rPr>
                <w:t>into activation tank (</w:t>
              </w:r>
              <w:r w:rsidRPr="006F0556">
                <w:rPr>
                  <w:rFonts w:ascii="Times New Roman" w:eastAsia="仿宋_GB2312" w:hAnsi="Times New Roman" w:cs="Times New Roman"/>
                  <w:color w:val="auto"/>
                  <w:sz w:val="18"/>
                  <w:szCs w:val="18"/>
                </w:rPr>
                <w:t>TJ4S-1213-Sy15-R01)</w:t>
              </w:r>
              <w:r w:rsidRPr="00321EFC">
                <w:rPr>
                  <w:rFonts w:ascii="Times New Roman" w:eastAsia="仿宋_GB2312" w:hAnsi="Times New Roman" w:cs="Times New Roman"/>
                  <w:color w:val="auto"/>
                  <w:sz w:val="18"/>
                  <w:szCs w:val="18"/>
                </w:rPr>
                <w:t>. Then transfer the solution into synthesis reactor (</w:t>
              </w:r>
              <w:r w:rsidRPr="006F0556">
                <w:rPr>
                  <w:rFonts w:ascii="Times New Roman" w:eastAsia="仿宋_GB2312" w:hAnsi="Times New Roman" w:cs="Times New Roman"/>
                  <w:color w:val="auto"/>
                  <w:sz w:val="18"/>
                  <w:szCs w:val="18"/>
                </w:rPr>
                <w:t>TJ4S-1213-Sy15).</w:t>
              </w:r>
            </w:ins>
          </w:p>
          <w:p w14:paraId="1D491431" w14:textId="0B68F819" w:rsidR="00455348" w:rsidRPr="00032BAE" w:rsidRDefault="0022709A" w:rsidP="0022709A">
            <w:pPr>
              <w:jc w:val="both"/>
              <w:rPr>
                <w:ins w:id="7983" w:author="Xuning Wei12232" w:date="2026-07-27T20:26:00Z"/>
                <w:rFonts w:ascii="Times New Roman" w:eastAsia="仿宋_GB2312" w:hAnsi="Times New Roman" w:cs="Times New Roman"/>
                <w:color w:val="auto"/>
                <w:sz w:val="18"/>
                <w:szCs w:val="18"/>
                <w:lang w:eastAsia="zh-CN" w:bidi="ar"/>
              </w:rPr>
            </w:pPr>
            <w:ins w:id="7984" w:author="Xuning Wei12232" w:date="2026-07-27T20:28:00Z">
              <w:r w:rsidRPr="006F0556">
                <w:rPr>
                  <w:rFonts w:ascii="Times New Roman" w:eastAsia="仿宋_GB2312" w:hAnsi="Times New Roman" w:cs="Times New Roman"/>
                  <w:color w:val="auto"/>
                  <w:sz w:val="18"/>
                  <w:szCs w:val="18"/>
                </w:rPr>
                <w:t xml:space="preserve">2. </w:t>
              </w:r>
              <w:r w:rsidRPr="00321EFC">
                <w:rPr>
                  <w:rFonts w:ascii="Times New Roman" w:eastAsia="仿宋_GB2312" w:hAnsi="Times New Roman" w:cs="Times New Roman"/>
                  <w:color w:val="auto"/>
                  <w:sz w:val="18"/>
                  <w:szCs w:val="18"/>
                </w:rPr>
                <w:t>Start the stirrer, bubble with nitrogen for 5±2</w:t>
              </w:r>
            </w:ins>
            <w:ins w:id="7985" w:author="Johan Granander" w:date="2026-07-28T15:07:00Z">
              <w:r w:rsidR="00DF173A">
                <w:rPr>
                  <w:rFonts w:ascii="Times New Roman" w:eastAsia="仿宋_GB2312" w:hAnsi="Times New Roman" w:cs="Times New Roman"/>
                  <w:color w:val="auto"/>
                  <w:sz w:val="18"/>
                  <w:szCs w:val="18"/>
                </w:rPr>
                <w:t xml:space="preserve"> </w:t>
              </w:r>
            </w:ins>
            <w:ins w:id="7986" w:author="Xuning Wei12232" w:date="2026-07-27T20:28:00Z">
              <w:r w:rsidRPr="00321EFC">
                <w:rPr>
                  <w:rFonts w:ascii="Times New Roman" w:eastAsia="仿宋_GB2312" w:hAnsi="Times New Roman" w:cs="Times New Roman"/>
                  <w:color w:val="auto"/>
                  <w:sz w:val="18"/>
                  <w:szCs w:val="18"/>
                </w:rPr>
                <w:t>min, then stop the stirrer and nitrogen, drain. Sample the mixture for Water content analysis.</w:t>
              </w:r>
              <w:r>
                <w:rPr>
                  <w:rFonts w:ascii="Times New Roman" w:eastAsia="仿宋_GB2312" w:hAnsi="Times New Roman" w:cs="Times New Roman"/>
                  <w:color w:val="auto"/>
                  <w:sz w:val="18"/>
                  <w:szCs w:val="18"/>
                </w:rPr>
                <w:br/>
                <w:t xml:space="preserve">Note: </w:t>
              </w:r>
              <w:r w:rsidRPr="002C77EF">
                <w:rPr>
                  <w:rFonts w:ascii="Times New Roman" w:eastAsia="仿宋_GB2312" w:hAnsi="Times New Roman" w:cs="Times New Roman"/>
                  <w:color w:val="auto"/>
                  <w:sz w:val="18"/>
                  <w:szCs w:val="18"/>
                </w:rPr>
                <w:t>In all the following operations, unless otherwise noted. The agitation speed of synthesis reactor is set as 20±10 rpm, the agitation speed of activation tank is set as 95±10 rpm, and the nitrogen flow rate is set to 5±2 m³/h.</w:t>
              </w:r>
            </w:ins>
          </w:p>
        </w:tc>
        <w:tc>
          <w:tcPr>
            <w:tcW w:w="842" w:type="pct"/>
            <w:vMerge w:val="restart"/>
            <w:shd w:val="clear" w:color="auto" w:fill="FFFFFF" w:themeFill="background1"/>
            <w:vAlign w:val="center"/>
            <w:tcPrChange w:id="7987" w:author="Xuning Wei12232" w:date="2026-07-27T20:59:00Z">
              <w:tcPr>
                <w:tcW w:w="842" w:type="pct"/>
                <w:gridSpan w:val="3"/>
                <w:vMerge w:val="restart"/>
                <w:shd w:val="clear" w:color="auto" w:fill="FFFFFF" w:themeFill="background1"/>
                <w:vAlign w:val="center"/>
              </w:tcPr>
            </w:tcPrChange>
          </w:tcPr>
          <w:p w14:paraId="0FD696EB" w14:textId="77777777" w:rsidR="0026505D" w:rsidRPr="00032BAE" w:rsidRDefault="0026505D" w:rsidP="0026505D">
            <w:pPr>
              <w:jc w:val="both"/>
              <w:rPr>
                <w:ins w:id="7988" w:author="Xuning Wei12232" w:date="2026-07-27T20:50:00Z"/>
                <w:rFonts w:ascii="Times New Roman" w:hAnsi="Times New Roman" w:cs="Times New Roman"/>
                <w:color w:val="auto"/>
                <w:sz w:val="18"/>
                <w:szCs w:val="18"/>
                <w:shd w:val="clear" w:color="auto" w:fill="FFFFFF"/>
              </w:rPr>
            </w:pPr>
            <w:ins w:id="7989" w:author="Xuning Wei12232" w:date="2026-07-27T20:50: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36685C7C" w14:textId="77777777" w:rsidR="0026505D" w:rsidRDefault="0026505D" w:rsidP="0026505D">
            <w:pPr>
              <w:jc w:val="both"/>
              <w:rPr>
                <w:ins w:id="7990" w:author="Xuning Wei12232" w:date="2026-07-27T20:50:00Z"/>
                <w:rFonts w:ascii="Times New Roman" w:hAnsi="Times New Roman" w:cs="Times New Roman"/>
                <w:color w:val="auto"/>
                <w:sz w:val="18"/>
                <w:szCs w:val="18"/>
                <w:shd w:val="clear" w:color="auto" w:fill="FFFFFF"/>
              </w:rPr>
            </w:pPr>
            <w:ins w:id="7991" w:author="Xuning Wei12232" w:date="2026-07-27T20:50: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5CB0D3D7" w14:textId="77777777" w:rsidR="0026505D" w:rsidRPr="00032BAE" w:rsidRDefault="0026505D" w:rsidP="0026505D">
            <w:pPr>
              <w:jc w:val="both"/>
              <w:rPr>
                <w:ins w:id="7992" w:author="Xuning Wei12232" w:date="2026-07-27T20:50:00Z"/>
                <w:rFonts w:ascii="Times New Roman" w:hAnsi="Times New Roman" w:cs="Times New Roman"/>
                <w:color w:val="auto"/>
                <w:sz w:val="18"/>
                <w:szCs w:val="18"/>
                <w:shd w:val="clear" w:color="auto" w:fill="FFFFFF"/>
              </w:rPr>
            </w:pPr>
            <w:ins w:id="7993" w:author="Xuning Wei12232" w:date="2026-07-27T20:50:00Z">
              <w:r w:rsidRPr="00032BAE">
                <w:rPr>
                  <w:rFonts w:ascii="Times New Roman" w:hAnsi="Times New Roman" w:cs="Times New Roman"/>
                  <w:color w:val="auto"/>
                  <w:sz w:val="18"/>
                  <w:szCs w:val="18"/>
                  <w:shd w:val="clear" w:color="auto" w:fill="FFFFFF"/>
                </w:rPr>
                <w:t>Pipeline material: 316L</w:t>
              </w:r>
            </w:ins>
          </w:p>
          <w:p w14:paraId="06BBD44C" w14:textId="77777777" w:rsidR="0026505D" w:rsidRPr="00032BAE" w:rsidRDefault="0026505D" w:rsidP="0026505D">
            <w:pPr>
              <w:jc w:val="both"/>
              <w:rPr>
                <w:ins w:id="7994" w:author="Xuning Wei12232" w:date="2026-07-27T20:50:00Z"/>
                <w:rFonts w:ascii="Times New Roman" w:hAnsi="Times New Roman" w:cs="Times New Roman"/>
                <w:color w:val="auto"/>
                <w:sz w:val="18"/>
                <w:szCs w:val="18"/>
                <w:shd w:val="clear" w:color="auto" w:fill="FFFFFF"/>
              </w:rPr>
            </w:pPr>
            <w:ins w:id="7995" w:author="Xuning Wei12232" w:date="2026-07-27T20:50:00Z">
              <w:r w:rsidRPr="00032BAE">
                <w:rPr>
                  <w:rFonts w:ascii="Times New Roman" w:hAnsi="Times New Roman" w:cs="Times New Roman"/>
                  <w:color w:val="auto"/>
                  <w:sz w:val="18"/>
                  <w:szCs w:val="18"/>
                  <w:shd w:val="clear" w:color="auto" w:fill="FFFFFF"/>
                </w:rPr>
                <w:t>Sealing ring: PTFE</w:t>
              </w:r>
            </w:ins>
          </w:p>
          <w:p w14:paraId="6ECC1E61" w14:textId="77777777" w:rsidR="0026505D" w:rsidRPr="00032BAE" w:rsidRDefault="0026505D" w:rsidP="0026505D">
            <w:pPr>
              <w:jc w:val="both"/>
              <w:rPr>
                <w:ins w:id="7996" w:author="Xuning Wei12232" w:date="2026-07-27T20:50:00Z"/>
                <w:rFonts w:ascii="Times New Roman" w:hAnsi="Times New Roman" w:cs="Times New Roman"/>
                <w:color w:val="auto"/>
                <w:sz w:val="18"/>
                <w:szCs w:val="18"/>
                <w:shd w:val="clear" w:color="auto" w:fill="FFFFFF"/>
              </w:rPr>
            </w:pPr>
            <w:ins w:id="7997" w:author="Xuning Wei12232" w:date="2026-07-27T20:50:00Z">
              <w:r w:rsidRPr="00032BAE">
                <w:rPr>
                  <w:rFonts w:ascii="Times New Roman" w:hAnsi="Times New Roman" w:cs="Times New Roman"/>
                  <w:color w:val="auto"/>
                  <w:sz w:val="18"/>
                  <w:szCs w:val="18"/>
                  <w:shd w:val="clear" w:color="auto" w:fill="FFFFFF"/>
                </w:rPr>
                <w:t>Mass flow meter: SS</w:t>
              </w:r>
            </w:ins>
          </w:p>
          <w:p w14:paraId="27B666FA" w14:textId="77777777" w:rsidR="0026505D" w:rsidRPr="00032BAE" w:rsidRDefault="0026505D" w:rsidP="0026505D">
            <w:pPr>
              <w:jc w:val="both"/>
              <w:rPr>
                <w:ins w:id="7998" w:author="Xuning Wei12232" w:date="2026-07-27T20:50:00Z"/>
                <w:rFonts w:ascii="Times New Roman" w:hAnsi="Times New Roman" w:cs="Times New Roman"/>
                <w:color w:val="auto"/>
                <w:sz w:val="18"/>
                <w:szCs w:val="18"/>
                <w:shd w:val="clear" w:color="auto" w:fill="FFFFFF"/>
              </w:rPr>
            </w:pPr>
            <w:ins w:id="7999" w:author="Xuning Wei12232" w:date="2026-07-27T20:50:00Z">
              <w:r w:rsidRPr="00032BAE">
                <w:rPr>
                  <w:rFonts w:ascii="Times New Roman" w:hAnsi="Times New Roman" w:cs="Times New Roman"/>
                  <w:color w:val="auto"/>
                  <w:sz w:val="18"/>
                  <w:szCs w:val="18"/>
                  <w:shd w:val="clear" w:color="auto" w:fill="FFFFFF"/>
                </w:rPr>
                <w:t>Valve material: 304 &amp; 316L</w:t>
              </w:r>
            </w:ins>
          </w:p>
          <w:p w14:paraId="1B99427D" w14:textId="77777777" w:rsidR="0026505D" w:rsidRPr="00032BAE" w:rsidRDefault="0026505D" w:rsidP="0026505D">
            <w:pPr>
              <w:jc w:val="both"/>
              <w:rPr>
                <w:ins w:id="8000" w:author="Xuning Wei12232" w:date="2026-07-27T20:50:00Z"/>
                <w:rFonts w:ascii="Times New Roman" w:eastAsiaTheme="minorEastAsia" w:hAnsi="Times New Roman" w:cs="Times New Roman"/>
                <w:color w:val="auto"/>
                <w:sz w:val="18"/>
                <w:szCs w:val="18"/>
                <w:shd w:val="clear" w:color="auto" w:fill="FFFFFF"/>
                <w:lang w:eastAsia="zh-CN"/>
              </w:rPr>
            </w:pPr>
            <w:ins w:id="8001" w:author="Xuning Wei12232" w:date="2026-07-27T20:50: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61987BB1" w14:textId="77777777" w:rsidR="0026505D" w:rsidRDefault="0026505D" w:rsidP="0026505D">
            <w:pPr>
              <w:jc w:val="both"/>
              <w:rPr>
                <w:ins w:id="8002" w:author="Xuning Wei12232" w:date="2026-07-27T20:50:00Z"/>
                <w:rFonts w:ascii="Times New Roman" w:eastAsiaTheme="minorEastAsia" w:hAnsi="Times New Roman" w:cs="Times New Roman"/>
                <w:bCs w:val="0"/>
                <w:color w:val="auto"/>
                <w:sz w:val="18"/>
                <w:szCs w:val="18"/>
                <w:shd w:val="clear" w:color="auto" w:fill="FFFFFF"/>
                <w:lang w:eastAsia="zh-CN"/>
              </w:rPr>
            </w:pPr>
            <w:ins w:id="8003" w:author="Xuning Wei12232" w:date="2026-07-27T20:50: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43832C38" w14:textId="31CE1DAD" w:rsidR="00455348" w:rsidRPr="00032BAE" w:rsidRDefault="0026505D" w:rsidP="0026505D">
            <w:pPr>
              <w:jc w:val="both"/>
              <w:rPr>
                <w:ins w:id="8004" w:author="Xuning Wei12232" w:date="2026-07-27T20:26:00Z"/>
                <w:rFonts w:ascii="Times New Roman" w:eastAsia="仿宋_GB2312" w:hAnsi="Times New Roman" w:cs="Times New Roman"/>
                <w:color w:val="auto"/>
                <w:sz w:val="18"/>
                <w:szCs w:val="18"/>
                <w:lang w:eastAsia="zh-CN" w:bidi="ar"/>
              </w:rPr>
            </w:pPr>
            <w:ins w:id="8005" w:author="Xuning Wei12232" w:date="2026-07-27T20:50: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8006" w:author="Xuning Wei12232" w:date="2026-07-27T20:59:00Z">
              <w:tcPr>
                <w:tcW w:w="346" w:type="pct"/>
                <w:gridSpan w:val="3"/>
                <w:vMerge w:val="restart"/>
                <w:shd w:val="clear" w:color="auto" w:fill="FFFFFF" w:themeFill="background1"/>
                <w:vAlign w:val="center"/>
              </w:tcPr>
            </w:tcPrChange>
          </w:tcPr>
          <w:p w14:paraId="1A442B6D" w14:textId="77777777" w:rsidR="00455348" w:rsidRPr="00032BAE" w:rsidRDefault="00455348" w:rsidP="00455348">
            <w:pPr>
              <w:jc w:val="both"/>
              <w:rPr>
                <w:ins w:id="8007" w:author="Xuning Wei12232" w:date="2026-07-27T20:26:00Z"/>
                <w:rFonts w:ascii="Times New Roman" w:eastAsia="仿宋_GB2312" w:hAnsi="Times New Roman" w:cs="Times New Roman"/>
                <w:color w:val="auto"/>
                <w:sz w:val="18"/>
                <w:szCs w:val="18"/>
                <w:lang w:eastAsia="zh-CN" w:bidi="ar"/>
              </w:rPr>
            </w:pPr>
            <w:ins w:id="8008" w:author="Xuning Wei12232" w:date="2026-07-27T20:26: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8009" w:author="Xuning Wei12232" w:date="2026-07-27T20:59:00Z">
              <w:tcPr>
                <w:tcW w:w="396" w:type="pct"/>
                <w:gridSpan w:val="3"/>
                <w:vMerge w:val="restart"/>
                <w:shd w:val="clear" w:color="auto" w:fill="FFFFFF" w:themeFill="background1"/>
                <w:vAlign w:val="center"/>
              </w:tcPr>
            </w:tcPrChange>
          </w:tcPr>
          <w:p w14:paraId="4442A839" w14:textId="77777777" w:rsidR="00455348" w:rsidRPr="00032BAE" w:rsidRDefault="00455348" w:rsidP="00455348">
            <w:pPr>
              <w:jc w:val="both"/>
              <w:rPr>
                <w:ins w:id="8010" w:author="Xuning Wei12232" w:date="2026-07-27T20:26:00Z"/>
                <w:rFonts w:ascii="Times New Roman" w:eastAsia="仿宋_GB2312" w:hAnsi="Times New Roman" w:cs="Times New Roman"/>
                <w:color w:val="auto"/>
                <w:sz w:val="18"/>
                <w:szCs w:val="18"/>
                <w:lang w:eastAsia="zh-CN" w:bidi="ar"/>
              </w:rPr>
            </w:pPr>
            <w:ins w:id="8011" w:author="Xuning Wei12232" w:date="2026-07-27T20:26: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8012" w:author="Xuning Wei12232" w:date="2026-07-27T20:59:00Z">
              <w:tcPr>
                <w:tcW w:w="335" w:type="pct"/>
                <w:gridSpan w:val="2"/>
                <w:vAlign w:val="center"/>
              </w:tcPr>
            </w:tcPrChange>
          </w:tcPr>
          <w:p w14:paraId="4C3C7251" w14:textId="77777777" w:rsidR="00455348" w:rsidRPr="00032BAE" w:rsidRDefault="000B6761" w:rsidP="00455348">
            <w:pPr>
              <w:jc w:val="both"/>
              <w:rPr>
                <w:ins w:id="8013" w:author="Xuning Wei12232" w:date="2026-07-27T20:26:00Z"/>
                <w:rFonts w:ascii="Times New Roman" w:eastAsia="仿宋_GB2312" w:hAnsi="Times New Roman" w:cs="Times New Roman"/>
                <w:color w:val="auto"/>
                <w:sz w:val="18"/>
                <w:szCs w:val="18"/>
                <w:lang w:eastAsia="zh-CN" w:bidi="ar"/>
              </w:rPr>
            </w:pPr>
            <w:customXmlInsRangeStart w:id="8014" w:author="Xuning Wei12232" w:date="2026-07-27T20:26:00Z"/>
            <w:sdt>
              <w:sdtPr>
                <w:rPr>
                  <w:rFonts w:ascii="Times New Roman" w:eastAsia="仿宋_GB2312" w:hAnsi="Times New Roman" w:cs="Times New Roman"/>
                  <w:color w:val="auto"/>
                  <w:sz w:val="18"/>
                  <w:szCs w:val="18"/>
                  <w:lang w:eastAsia="zh-CN" w:bidi="ar"/>
                </w:rPr>
                <w:id w:val="1421756552"/>
                <w14:checkbox>
                  <w14:checked w14:val="1"/>
                  <w14:checkedState w14:val="2612" w14:font="MS Gothic"/>
                  <w14:uncheckedState w14:val="2610" w14:font="MS Gothic"/>
                </w14:checkbox>
              </w:sdtPr>
              <w:sdtEndPr/>
              <w:sdtContent>
                <w:customXmlInsRangeEnd w:id="8014"/>
                <w:ins w:id="8015"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016" w:author="Xuning Wei12232" w:date="2026-07-27T20:26:00Z"/>
              </w:sdtContent>
            </w:sdt>
            <w:customXmlInsRangeEnd w:id="8016"/>
            <w:ins w:id="8017" w:author="Xuning Wei12232" w:date="2026-07-27T20:26:00Z">
              <w:r w:rsidR="00455348" w:rsidRPr="00032BAE">
                <w:rPr>
                  <w:rFonts w:ascii="Times New Roman" w:eastAsia="仿宋_GB2312" w:hAnsi="Times New Roman" w:cs="Times New Roman"/>
                  <w:color w:val="auto"/>
                  <w:sz w:val="18"/>
                  <w:szCs w:val="18"/>
                  <w:lang w:eastAsia="zh-CN" w:bidi="ar"/>
                </w:rPr>
                <w:t>Yes</w:t>
              </w:r>
            </w:ins>
          </w:p>
        </w:tc>
        <w:tc>
          <w:tcPr>
            <w:tcW w:w="494" w:type="pct"/>
            <w:vAlign w:val="center"/>
            <w:tcPrChange w:id="8018" w:author="Xuning Wei12232" w:date="2026-07-27T20:59:00Z">
              <w:tcPr>
                <w:tcW w:w="457" w:type="pct"/>
                <w:gridSpan w:val="3"/>
                <w:vAlign w:val="center"/>
              </w:tcPr>
            </w:tcPrChange>
          </w:tcPr>
          <w:p w14:paraId="45FA5E93" w14:textId="77777777" w:rsidR="00455348" w:rsidRPr="00032BAE" w:rsidRDefault="000B6761" w:rsidP="00455348">
            <w:pPr>
              <w:jc w:val="both"/>
              <w:rPr>
                <w:ins w:id="8019" w:author="Xuning Wei12232" w:date="2026-07-27T20:26:00Z"/>
                <w:rFonts w:ascii="Times New Roman" w:eastAsia="仿宋_GB2312" w:hAnsi="Times New Roman" w:cs="Times New Roman"/>
                <w:color w:val="auto"/>
                <w:sz w:val="18"/>
                <w:szCs w:val="18"/>
                <w:lang w:eastAsia="zh-CN" w:bidi="ar"/>
              </w:rPr>
            </w:pPr>
            <w:customXmlInsRangeStart w:id="8020" w:author="Xuning Wei12232" w:date="2026-07-27T20:26:00Z"/>
            <w:sdt>
              <w:sdtPr>
                <w:rPr>
                  <w:rFonts w:ascii="Times New Roman" w:eastAsia="仿宋_GB2312" w:hAnsi="Times New Roman" w:cs="Times New Roman"/>
                  <w:color w:val="auto"/>
                  <w:sz w:val="18"/>
                  <w:szCs w:val="18"/>
                  <w:lang w:eastAsia="zh-CN" w:bidi="ar"/>
                </w:rPr>
                <w:id w:val="-878319711"/>
                <w14:checkbox>
                  <w14:checked w14:val="0"/>
                  <w14:checkedState w14:val="2612" w14:font="MS Gothic"/>
                  <w14:uncheckedState w14:val="2610" w14:font="MS Gothic"/>
                </w14:checkbox>
              </w:sdtPr>
              <w:sdtEndPr/>
              <w:sdtContent>
                <w:customXmlInsRangeEnd w:id="8020"/>
                <w:ins w:id="8021"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022" w:author="Xuning Wei12232" w:date="2026-07-27T20:26:00Z"/>
              </w:sdtContent>
            </w:sdt>
            <w:customXmlInsRangeEnd w:id="8022"/>
            <w:ins w:id="8023" w:author="Xuning Wei12232" w:date="2026-07-27T20:26:00Z">
              <w:r w:rsidR="00455348"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8024" w:author="Xuning Wei12232" w:date="2026-07-27T20:59:00Z">
              <w:tcPr>
                <w:tcW w:w="990" w:type="pct"/>
                <w:gridSpan w:val="2"/>
                <w:vMerge w:val="restart"/>
                <w:vAlign w:val="center"/>
              </w:tcPr>
            </w:tcPrChange>
          </w:tcPr>
          <w:p w14:paraId="310AFC61" w14:textId="77777777" w:rsidR="00455348" w:rsidRPr="00032BAE" w:rsidRDefault="000B6761" w:rsidP="00455348">
            <w:pPr>
              <w:jc w:val="both"/>
              <w:rPr>
                <w:ins w:id="8025" w:author="Xuning Wei12232" w:date="2026-07-27T20:26:00Z"/>
                <w:rFonts w:ascii="Times New Roman" w:eastAsia="仿宋_GB2312" w:hAnsi="Times New Roman" w:cs="Times New Roman"/>
                <w:color w:val="auto"/>
                <w:sz w:val="18"/>
                <w:szCs w:val="18"/>
                <w:u w:val="single"/>
                <w:lang w:eastAsia="zh-CN" w:bidi="ar"/>
              </w:rPr>
            </w:pPr>
            <w:customXmlInsRangeStart w:id="8026" w:author="Xuning Wei12232" w:date="2026-07-27T20:26:00Z"/>
            <w:sdt>
              <w:sdtPr>
                <w:rPr>
                  <w:rFonts w:ascii="Times New Roman" w:eastAsia="仿宋_GB2312" w:hAnsi="Times New Roman" w:cs="Times New Roman"/>
                  <w:b/>
                  <w:color w:val="auto"/>
                  <w:sz w:val="18"/>
                  <w:szCs w:val="18"/>
                  <w:lang w:eastAsia="zh-CN" w:bidi="ar"/>
                </w:rPr>
                <w:id w:val="2073694200"/>
                <w14:checkbox>
                  <w14:checked w14:val="0"/>
                  <w14:checkedState w14:val="2612" w14:font="MS Gothic"/>
                  <w14:uncheckedState w14:val="2610" w14:font="MS Gothic"/>
                </w14:checkbox>
              </w:sdtPr>
              <w:sdtEndPr/>
              <w:sdtContent>
                <w:customXmlInsRangeEnd w:id="8026"/>
                <w:ins w:id="8027"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028" w:author="Xuning Wei12232" w:date="2026-07-27T20:26:00Z"/>
              </w:sdtContent>
            </w:sdt>
            <w:customXmlInsRangeEnd w:id="8028"/>
            <w:ins w:id="8029"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R&amp;D Lab: </w:t>
              </w:r>
              <w:r w:rsidR="00455348" w:rsidRPr="00032BAE">
                <w:rPr>
                  <w:rFonts w:ascii="Times New Roman" w:eastAsia="仿宋_GB2312" w:hAnsi="Times New Roman" w:cs="Times New Roman"/>
                  <w:color w:val="auto"/>
                  <w:sz w:val="18"/>
                  <w:szCs w:val="18"/>
                  <w:u w:val="single"/>
                  <w:lang w:eastAsia="zh-CN" w:bidi="ar"/>
                </w:rPr>
                <w:t xml:space="preserve">N/A </w:t>
              </w:r>
            </w:ins>
          </w:p>
          <w:p w14:paraId="0D80D9F3" w14:textId="77777777" w:rsidR="00455348" w:rsidRPr="00032BAE" w:rsidRDefault="000B6761" w:rsidP="00455348">
            <w:pPr>
              <w:jc w:val="both"/>
              <w:rPr>
                <w:ins w:id="8030" w:author="Xuning Wei12232" w:date="2026-07-27T20:26:00Z"/>
                <w:rFonts w:ascii="Times New Roman" w:eastAsia="仿宋_GB2312" w:hAnsi="Times New Roman" w:cs="Times New Roman"/>
                <w:color w:val="auto"/>
                <w:sz w:val="18"/>
                <w:szCs w:val="18"/>
                <w:u w:val="single"/>
                <w:lang w:eastAsia="zh-CN" w:bidi="ar"/>
              </w:rPr>
            </w:pPr>
            <w:customXmlInsRangeStart w:id="8031" w:author="Xuning Wei12232" w:date="2026-07-27T20:26:00Z"/>
            <w:sdt>
              <w:sdtPr>
                <w:rPr>
                  <w:rFonts w:ascii="Times New Roman" w:eastAsia="仿宋_GB2312" w:hAnsi="Times New Roman" w:cs="Times New Roman"/>
                  <w:b/>
                  <w:color w:val="auto"/>
                  <w:sz w:val="18"/>
                  <w:szCs w:val="18"/>
                  <w:lang w:eastAsia="zh-CN" w:bidi="ar"/>
                </w:rPr>
                <w:id w:val="-469444990"/>
                <w14:checkbox>
                  <w14:checked w14:val="1"/>
                  <w14:checkedState w14:val="2612" w14:font="MS Gothic"/>
                  <w14:uncheckedState w14:val="2610" w14:font="MS Gothic"/>
                </w14:checkbox>
              </w:sdtPr>
              <w:sdtEndPr/>
              <w:sdtContent>
                <w:customXmlInsRangeEnd w:id="8031"/>
                <w:ins w:id="8032"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033" w:author="Xuning Wei12232" w:date="2026-07-27T20:26:00Z"/>
              </w:sdtContent>
            </w:sdt>
            <w:customXmlInsRangeEnd w:id="8033"/>
            <w:ins w:id="8034"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Production data, Lot Number:</w:t>
              </w:r>
              <w:r w:rsidR="00455348" w:rsidRPr="00032BAE">
                <w:rPr>
                  <w:rFonts w:ascii="Times New Roman" w:eastAsia="仿宋_GB2312" w:hAnsi="Times New Roman" w:cs="Times New Roman"/>
                  <w:color w:val="auto"/>
                  <w:sz w:val="18"/>
                  <w:szCs w:val="18"/>
                  <w:u w:val="single"/>
                  <w:lang w:eastAsia="zh-CN" w:bidi="ar"/>
                </w:rPr>
                <w:t xml:space="preserve"> CPo140020-02-01-02  </w:t>
              </w:r>
            </w:ins>
          </w:p>
          <w:p w14:paraId="23360869" w14:textId="77777777" w:rsidR="00455348" w:rsidRPr="00032BAE" w:rsidRDefault="000B6761" w:rsidP="00455348">
            <w:pPr>
              <w:jc w:val="both"/>
              <w:rPr>
                <w:ins w:id="8035" w:author="Xuning Wei12232" w:date="2026-07-27T20:26:00Z"/>
                <w:rFonts w:ascii="Times New Roman" w:eastAsia="仿宋_GB2312" w:hAnsi="Times New Roman" w:cs="Times New Roman"/>
                <w:color w:val="auto"/>
                <w:sz w:val="18"/>
                <w:szCs w:val="18"/>
                <w:lang w:eastAsia="zh-CN" w:bidi="ar"/>
              </w:rPr>
            </w:pPr>
            <w:customXmlInsRangeStart w:id="8036" w:author="Xuning Wei12232" w:date="2026-07-27T20:26:00Z"/>
            <w:sdt>
              <w:sdtPr>
                <w:rPr>
                  <w:rFonts w:ascii="Times New Roman" w:eastAsia="仿宋_GB2312" w:hAnsi="Times New Roman" w:cs="Times New Roman"/>
                  <w:b/>
                  <w:color w:val="auto"/>
                  <w:sz w:val="18"/>
                  <w:szCs w:val="18"/>
                  <w:lang w:eastAsia="zh-CN" w:bidi="ar"/>
                </w:rPr>
                <w:id w:val="-1753117262"/>
                <w14:checkbox>
                  <w14:checked w14:val="0"/>
                  <w14:checkedState w14:val="2612" w14:font="MS Gothic"/>
                  <w14:uncheckedState w14:val="2610" w14:font="MS Gothic"/>
                </w14:checkbox>
              </w:sdtPr>
              <w:sdtEndPr/>
              <w:sdtContent>
                <w:customXmlInsRangeEnd w:id="8036"/>
                <w:ins w:id="8037"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038" w:author="Xuning Wei12232" w:date="2026-07-27T20:26:00Z"/>
              </w:sdtContent>
            </w:sdt>
            <w:customXmlInsRangeEnd w:id="8038"/>
            <w:ins w:id="8039" w:author="Xuning Wei12232" w:date="2026-07-27T20:26:00Z">
              <w:r w:rsidR="00455348" w:rsidRPr="00032BAE">
                <w:rPr>
                  <w:rFonts w:ascii="Times New Roman" w:eastAsia="仿宋_GB2312" w:hAnsi="Times New Roman" w:cs="Times New Roman"/>
                  <w:color w:val="auto"/>
                  <w:sz w:val="18"/>
                  <w:szCs w:val="18"/>
                  <w:lang w:eastAsia="zh-CN" w:bidi="ar"/>
                </w:rPr>
                <w:t xml:space="preserve"> Supplier data:</w:t>
              </w:r>
              <w:r w:rsidR="00455348" w:rsidRPr="00032BAE">
                <w:rPr>
                  <w:rFonts w:ascii="Times New Roman" w:eastAsia="仿宋_GB2312" w:hAnsi="Times New Roman" w:cs="Times New Roman"/>
                  <w:color w:val="auto"/>
                  <w:sz w:val="18"/>
                  <w:szCs w:val="18"/>
                  <w:u w:val="single"/>
                  <w:lang w:eastAsia="zh-CN" w:bidi="ar"/>
                </w:rPr>
                <w:t xml:space="preserve"> N/A  </w:t>
              </w:r>
              <w:r w:rsidR="00455348" w:rsidRPr="00032BAE">
                <w:rPr>
                  <w:rFonts w:ascii="Times New Roman" w:eastAsia="仿宋_GB2312" w:hAnsi="Times New Roman" w:cs="Times New Roman"/>
                  <w:color w:val="auto"/>
                  <w:sz w:val="18"/>
                  <w:szCs w:val="18"/>
                  <w:lang w:eastAsia="zh-CN" w:bidi="ar"/>
                </w:rPr>
                <w:t xml:space="preserve"> </w:t>
              </w:r>
            </w:ins>
          </w:p>
          <w:p w14:paraId="6AED6268" w14:textId="77777777" w:rsidR="00455348" w:rsidRPr="00032BAE" w:rsidRDefault="000B6761" w:rsidP="00455348">
            <w:pPr>
              <w:jc w:val="both"/>
              <w:rPr>
                <w:ins w:id="8040" w:author="Xuning Wei12232" w:date="2026-07-27T20:26:00Z"/>
                <w:rFonts w:ascii="Times New Roman" w:eastAsia="仿宋_GB2312" w:hAnsi="Times New Roman" w:cs="Times New Roman"/>
                <w:color w:val="auto"/>
                <w:sz w:val="18"/>
                <w:szCs w:val="18"/>
                <w:u w:val="single"/>
                <w:lang w:eastAsia="zh-CN" w:bidi="ar"/>
              </w:rPr>
            </w:pPr>
            <w:customXmlInsRangeStart w:id="8041" w:author="Xuning Wei12232" w:date="2026-07-27T20:26:00Z"/>
            <w:sdt>
              <w:sdtPr>
                <w:rPr>
                  <w:rFonts w:ascii="Times New Roman" w:eastAsia="仿宋_GB2312" w:hAnsi="Times New Roman" w:cs="Times New Roman"/>
                  <w:b/>
                  <w:color w:val="auto"/>
                  <w:sz w:val="18"/>
                  <w:szCs w:val="18"/>
                  <w:lang w:eastAsia="zh-CN" w:bidi="ar"/>
                </w:rPr>
                <w:id w:val="1158888831"/>
                <w14:checkbox>
                  <w14:checked w14:val="1"/>
                  <w14:checkedState w14:val="2612" w14:font="MS Gothic"/>
                  <w14:uncheckedState w14:val="2610" w14:font="MS Gothic"/>
                </w14:checkbox>
              </w:sdtPr>
              <w:sdtEndPr/>
              <w:sdtContent>
                <w:customXmlInsRangeEnd w:id="8041"/>
                <w:ins w:id="8042"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043" w:author="Xuning Wei12232" w:date="2026-07-27T20:26:00Z"/>
              </w:sdtContent>
            </w:sdt>
            <w:customXmlInsRangeEnd w:id="8043"/>
            <w:ins w:id="8044" w:author="Xuning Wei12232" w:date="2026-07-27T20:26:00Z">
              <w:r w:rsidR="00455348" w:rsidRPr="00032BAE">
                <w:rPr>
                  <w:rFonts w:ascii="Times New Roman" w:eastAsia="仿宋_GB2312" w:hAnsi="Times New Roman" w:cs="Times New Roman"/>
                  <w:color w:val="auto"/>
                  <w:sz w:val="18"/>
                  <w:szCs w:val="18"/>
                  <w:lang w:eastAsia="zh-CN" w:bidi="ar"/>
                </w:rPr>
                <w:t xml:space="preserve"> *Handbook &amp; Page:</w:t>
              </w:r>
              <w:r w:rsidR="00455348" w:rsidRPr="00032BAE">
                <w:rPr>
                  <w:rFonts w:ascii="Times New Roman" w:eastAsia="仿宋_GB2312" w:hAnsi="Times New Roman" w:cs="Times New Roman"/>
                  <w:color w:val="auto"/>
                  <w:sz w:val="18"/>
                  <w:szCs w:val="18"/>
                  <w:u w:val="single"/>
                  <w:lang w:eastAsia="zh-CN" w:bidi="ar"/>
                </w:rPr>
                <w:t xml:space="preserve"> The Pilot Plant Real Book page10-14, 10-15  </w:t>
              </w:r>
            </w:ins>
          </w:p>
          <w:p w14:paraId="2FE52DD0" w14:textId="77777777" w:rsidR="00455348" w:rsidRPr="00032BAE" w:rsidRDefault="000B6761" w:rsidP="00455348">
            <w:pPr>
              <w:jc w:val="both"/>
              <w:rPr>
                <w:ins w:id="8045" w:author="Xuning Wei12232" w:date="2026-07-27T20:26:00Z"/>
                <w:rFonts w:ascii="Times New Roman" w:eastAsia="仿宋_GB2312" w:hAnsi="Times New Roman" w:cs="Times New Roman"/>
                <w:color w:val="auto"/>
                <w:sz w:val="18"/>
                <w:szCs w:val="18"/>
                <w:lang w:eastAsia="zh-CN" w:bidi="ar"/>
              </w:rPr>
            </w:pPr>
            <w:customXmlInsRangeStart w:id="8046" w:author="Xuning Wei12232" w:date="2026-07-27T20:26:00Z"/>
            <w:sdt>
              <w:sdtPr>
                <w:rPr>
                  <w:rFonts w:ascii="Times New Roman" w:eastAsia="仿宋_GB2312" w:hAnsi="Times New Roman" w:cs="Times New Roman"/>
                  <w:color w:val="auto"/>
                  <w:sz w:val="18"/>
                  <w:szCs w:val="18"/>
                  <w:lang w:eastAsia="zh-CN" w:bidi="ar"/>
                </w:rPr>
                <w:id w:val="1891916218"/>
                <w14:checkbox>
                  <w14:checked w14:val="1"/>
                  <w14:checkedState w14:val="2612" w14:font="MS Gothic"/>
                  <w14:uncheckedState w14:val="2610" w14:font="MS Gothic"/>
                </w14:checkbox>
              </w:sdtPr>
              <w:sdtEndPr/>
              <w:sdtContent>
                <w:customXmlInsRangeEnd w:id="8046"/>
                <w:ins w:id="8047"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048" w:author="Xuning Wei12232" w:date="2026-07-27T20:26:00Z"/>
              </w:sdtContent>
            </w:sdt>
            <w:customXmlInsRangeEnd w:id="8048"/>
            <w:ins w:id="8049" w:author="Xuning Wei12232" w:date="2026-07-27T20:26:00Z">
              <w:r w:rsidR="00455348" w:rsidRPr="00032BAE">
                <w:rPr>
                  <w:rFonts w:ascii="Times New Roman" w:eastAsia="仿宋_GB2312" w:hAnsi="Times New Roman" w:cs="Times New Roman"/>
                  <w:color w:val="auto"/>
                  <w:sz w:val="18"/>
                  <w:szCs w:val="18"/>
                  <w:lang w:eastAsia="zh-CN" w:bidi="ar"/>
                </w:rPr>
                <w:t xml:space="preserve"> Other:</w:t>
              </w:r>
              <w:r w:rsidR="00455348"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455348" w:rsidRPr="00032BAE">
                <w:rPr>
                  <w:rFonts w:ascii="Times New Roman" w:eastAsia="仿宋_GB2312" w:hAnsi="Times New Roman" w:cs="Times New Roman"/>
                  <w:color w:val="auto"/>
                  <w:sz w:val="18"/>
                  <w:szCs w:val="18"/>
                  <w:u w:val="single"/>
                  <w:lang w:eastAsia="zh-CN" w:bidi="ar"/>
                </w:rPr>
                <w:t>salts.The</w:t>
              </w:r>
              <w:proofErr w:type="spellEnd"/>
              <w:r w:rsidR="00455348"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455348" w:rsidRPr="00032BAE">
                <w:rPr>
                  <w:rFonts w:ascii="Times New Roman" w:eastAsia="仿宋_GB2312" w:hAnsi="Times New Roman" w:cs="Times New Roman"/>
                  <w:color w:val="auto"/>
                  <w:sz w:val="18"/>
                  <w:szCs w:val="18"/>
                  <w:u w:val="single"/>
                  <w:lang w:eastAsia="zh-CN" w:bidi="ar"/>
                </w:rPr>
                <w:t>solvents.The</w:t>
              </w:r>
              <w:proofErr w:type="spellEnd"/>
              <w:r w:rsidR="00455348"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455348" w:rsidRPr="00032BAE" w14:paraId="51F45CF0" w14:textId="77777777" w:rsidTr="00770B21">
        <w:trPr>
          <w:trHeight w:val="1756"/>
          <w:ins w:id="8050" w:author="Xuning Wei12232" w:date="2026-07-27T20:26:00Z"/>
          <w:trPrChange w:id="8051" w:author="Xuning Wei12232" w:date="2026-07-27T20:59:00Z">
            <w:trPr>
              <w:trHeight w:val="1756"/>
            </w:trPr>
          </w:trPrChange>
        </w:trPr>
        <w:tc>
          <w:tcPr>
            <w:tcW w:w="269" w:type="pct"/>
            <w:vMerge/>
            <w:shd w:val="clear" w:color="auto" w:fill="FFFFFF" w:themeFill="background1"/>
            <w:vAlign w:val="center"/>
            <w:tcPrChange w:id="8052" w:author="Xuning Wei12232" w:date="2026-07-27T20:59:00Z">
              <w:tcPr>
                <w:tcW w:w="269" w:type="pct"/>
                <w:gridSpan w:val="2"/>
                <w:vMerge/>
                <w:shd w:val="clear" w:color="auto" w:fill="FFFFFF" w:themeFill="background1"/>
                <w:vAlign w:val="center"/>
              </w:tcPr>
            </w:tcPrChange>
          </w:tcPr>
          <w:p w14:paraId="604406A5" w14:textId="77777777" w:rsidR="00455348" w:rsidRPr="00032BAE" w:rsidRDefault="00455348" w:rsidP="00455348">
            <w:pPr>
              <w:numPr>
                <w:ilvl w:val="0"/>
                <w:numId w:val="4"/>
              </w:numPr>
              <w:jc w:val="both"/>
              <w:rPr>
                <w:ins w:id="8053"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8054" w:author="Xuning Wei12232" w:date="2026-07-27T20:59:00Z">
              <w:tcPr>
                <w:tcW w:w="1365" w:type="pct"/>
                <w:gridSpan w:val="3"/>
                <w:vMerge/>
                <w:shd w:val="clear" w:color="auto" w:fill="FFFFFF" w:themeFill="background1"/>
                <w:vAlign w:val="center"/>
              </w:tcPr>
            </w:tcPrChange>
          </w:tcPr>
          <w:p w14:paraId="2CBFC96D" w14:textId="77777777" w:rsidR="00455348" w:rsidRPr="00032BAE" w:rsidRDefault="00455348" w:rsidP="00455348">
            <w:pPr>
              <w:jc w:val="both"/>
              <w:rPr>
                <w:ins w:id="8055"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8056" w:author="Xuning Wei12232" w:date="2026-07-27T20:59:00Z">
              <w:tcPr>
                <w:tcW w:w="842" w:type="pct"/>
                <w:gridSpan w:val="3"/>
                <w:vMerge/>
                <w:shd w:val="clear" w:color="auto" w:fill="FFFFFF" w:themeFill="background1"/>
                <w:vAlign w:val="center"/>
              </w:tcPr>
            </w:tcPrChange>
          </w:tcPr>
          <w:p w14:paraId="549F1A23" w14:textId="77777777" w:rsidR="00455348" w:rsidRPr="00032BAE" w:rsidRDefault="00455348" w:rsidP="00455348">
            <w:pPr>
              <w:jc w:val="both"/>
              <w:rPr>
                <w:ins w:id="8057" w:author="Xuning Wei12232" w:date="2026-07-27T20:26:00Z"/>
                <w:rFonts w:ascii="Times New Roman" w:eastAsia="仿宋_GB2312" w:hAnsi="Times New Roman" w:cs="Times New Roman"/>
                <w:color w:val="auto"/>
                <w:sz w:val="20"/>
                <w:szCs w:val="20"/>
                <w:lang w:eastAsia="zh-CN" w:bidi="ar"/>
              </w:rPr>
            </w:pPr>
          </w:p>
        </w:tc>
        <w:tc>
          <w:tcPr>
            <w:tcW w:w="346" w:type="pct"/>
            <w:vMerge/>
            <w:shd w:val="clear" w:color="auto" w:fill="FFFFFF" w:themeFill="background1"/>
            <w:vAlign w:val="center"/>
            <w:tcPrChange w:id="8058" w:author="Xuning Wei12232" w:date="2026-07-27T20:59:00Z">
              <w:tcPr>
                <w:tcW w:w="346" w:type="pct"/>
                <w:gridSpan w:val="3"/>
                <w:vMerge/>
                <w:shd w:val="clear" w:color="auto" w:fill="FFFFFF" w:themeFill="background1"/>
                <w:vAlign w:val="center"/>
              </w:tcPr>
            </w:tcPrChange>
          </w:tcPr>
          <w:p w14:paraId="76BA8BC0" w14:textId="77777777" w:rsidR="00455348" w:rsidRPr="00032BAE" w:rsidRDefault="00455348" w:rsidP="00455348">
            <w:pPr>
              <w:jc w:val="both"/>
              <w:rPr>
                <w:ins w:id="8059"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8060" w:author="Xuning Wei12232" w:date="2026-07-27T20:59:00Z">
              <w:tcPr>
                <w:tcW w:w="396" w:type="pct"/>
                <w:gridSpan w:val="3"/>
                <w:vMerge/>
                <w:shd w:val="clear" w:color="auto" w:fill="FFFFFF" w:themeFill="background1"/>
                <w:vAlign w:val="center"/>
              </w:tcPr>
            </w:tcPrChange>
          </w:tcPr>
          <w:p w14:paraId="6D903930" w14:textId="77777777" w:rsidR="00455348" w:rsidRPr="00032BAE" w:rsidRDefault="00455348" w:rsidP="00455348">
            <w:pPr>
              <w:jc w:val="both"/>
              <w:rPr>
                <w:ins w:id="8061"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8062" w:author="Xuning Wei12232" w:date="2026-07-27T20:59:00Z">
              <w:tcPr>
                <w:tcW w:w="335" w:type="pct"/>
                <w:gridSpan w:val="2"/>
                <w:vAlign w:val="center"/>
              </w:tcPr>
            </w:tcPrChange>
          </w:tcPr>
          <w:p w14:paraId="50EECAC4" w14:textId="77777777" w:rsidR="00455348" w:rsidRPr="00032BAE" w:rsidRDefault="000B6761" w:rsidP="00455348">
            <w:pPr>
              <w:jc w:val="both"/>
              <w:rPr>
                <w:ins w:id="8063" w:author="Xuning Wei12232" w:date="2026-07-27T20:26:00Z"/>
                <w:rFonts w:ascii="Times New Roman" w:eastAsia="仿宋_GB2312" w:hAnsi="Times New Roman" w:cs="Times New Roman"/>
                <w:color w:val="auto"/>
                <w:sz w:val="18"/>
                <w:szCs w:val="18"/>
                <w:lang w:eastAsia="zh-CN" w:bidi="ar"/>
              </w:rPr>
            </w:pPr>
            <w:customXmlInsRangeStart w:id="8064" w:author="Xuning Wei12232" w:date="2026-07-27T20:26:00Z"/>
            <w:sdt>
              <w:sdtPr>
                <w:rPr>
                  <w:rFonts w:ascii="Times New Roman" w:eastAsia="仿宋_GB2312" w:hAnsi="Times New Roman" w:cs="Times New Roman"/>
                  <w:b/>
                  <w:color w:val="auto"/>
                  <w:sz w:val="18"/>
                  <w:szCs w:val="18"/>
                  <w:lang w:eastAsia="zh-CN" w:bidi="ar"/>
                </w:rPr>
                <w:id w:val="-1955479338"/>
                <w14:checkbox>
                  <w14:checked w14:val="0"/>
                  <w14:checkedState w14:val="2612" w14:font="MS Gothic"/>
                  <w14:uncheckedState w14:val="2610" w14:font="MS Gothic"/>
                </w14:checkbox>
              </w:sdtPr>
              <w:sdtEndPr/>
              <w:sdtContent>
                <w:customXmlInsRangeEnd w:id="8064"/>
                <w:ins w:id="806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066" w:author="Xuning Wei12232" w:date="2026-07-27T20:26:00Z"/>
              </w:sdtContent>
            </w:sdt>
            <w:customXmlInsRangeEnd w:id="8066"/>
            <w:ins w:id="8067" w:author="Xuning Wei12232" w:date="2026-07-27T20:26:00Z">
              <w:r w:rsidR="00455348" w:rsidRPr="00032BAE">
                <w:rPr>
                  <w:rFonts w:ascii="Times New Roman" w:eastAsia="仿宋_GB2312" w:hAnsi="Times New Roman" w:cs="Times New Roman"/>
                  <w:color w:val="auto"/>
                  <w:sz w:val="18"/>
                  <w:szCs w:val="18"/>
                  <w:lang w:eastAsia="zh-CN" w:bidi="ar"/>
                </w:rPr>
                <w:t xml:space="preserve"> High</w:t>
              </w:r>
            </w:ins>
          </w:p>
          <w:p w14:paraId="73E5A36E" w14:textId="77777777" w:rsidR="00455348" w:rsidRPr="00032BAE" w:rsidRDefault="000B6761" w:rsidP="00455348">
            <w:pPr>
              <w:jc w:val="both"/>
              <w:rPr>
                <w:ins w:id="8068" w:author="Xuning Wei12232" w:date="2026-07-27T20:26:00Z"/>
                <w:rFonts w:ascii="Times New Roman" w:eastAsia="仿宋_GB2312" w:hAnsi="Times New Roman" w:cs="Times New Roman"/>
                <w:color w:val="auto"/>
                <w:sz w:val="18"/>
                <w:szCs w:val="18"/>
                <w:lang w:eastAsia="zh-CN" w:bidi="ar"/>
              </w:rPr>
            </w:pPr>
            <w:customXmlInsRangeStart w:id="8069" w:author="Xuning Wei12232" w:date="2026-07-27T20:26:00Z"/>
            <w:sdt>
              <w:sdtPr>
                <w:rPr>
                  <w:rFonts w:ascii="Times New Roman" w:eastAsia="仿宋_GB2312" w:hAnsi="Times New Roman" w:cs="Times New Roman"/>
                  <w:b/>
                  <w:color w:val="auto"/>
                  <w:sz w:val="18"/>
                  <w:szCs w:val="18"/>
                  <w:lang w:eastAsia="zh-CN" w:bidi="ar"/>
                </w:rPr>
                <w:id w:val="974954467"/>
                <w14:checkbox>
                  <w14:checked w14:val="0"/>
                  <w14:checkedState w14:val="2612" w14:font="MS Gothic"/>
                  <w14:uncheckedState w14:val="2610" w14:font="MS Gothic"/>
                </w14:checkbox>
              </w:sdtPr>
              <w:sdtEndPr/>
              <w:sdtContent>
                <w:customXmlInsRangeEnd w:id="8069"/>
                <w:ins w:id="8070"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071" w:author="Xuning Wei12232" w:date="2026-07-27T20:26:00Z"/>
              </w:sdtContent>
            </w:sdt>
            <w:customXmlInsRangeEnd w:id="8071"/>
            <w:ins w:id="8072" w:author="Xuning Wei12232" w:date="2026-07-27T20:26:00Z">
              <w:r w:rsidR="00455348" w:rsidRPr="00032BAE">
                <w:rPr>
                  <w:rFonts w:ascii="Times New Roman" w:eastAsia="仿宋_GB2312" w:hAnsi="Times New Roman" w:cs="Times New Roman"/>
                  <w:color w:val="auto"/>
                  <w:sz w:val="18"/>
                  <w:szCs w:val="18"/>
                  <w:lang w:eastAsia="zh-CN" w:bidi="ar"/>
                </w:rPr>
                <w:t>Medium</w:t>
              </w:r>
            </w:ins>
          </w:p>
          <w:p w14:paraId="4BBBB82F" w14:textId="77777777" w:rsidR="00455348" w:rsidRPr="00032BAE" w:rsidRDefault="000B6761" w:rsidP="00455348">
            <w:pPr>
              <w:jc w:val="both"/>
              <w:rPr>
                <w:ins w:id="8073" w:author="Xuning Wei12232" w:date="2026-07-27T20:26:00Z"/>
                <w:rFonts w:ascii="Times New Roman" w:eastAsia="仿宋_GB2312" w:hAnsi="Times New Roman" w:cs="Times New Roman"/>
                <w:color w:val="auto"/>
                <w:sz w:val="18"/>
                <w:szCs w:val="18"/>
                <w:lang w:eastAsia="zh-CN" w:bidi="ar"/>
              </w:rPr>
            </w:pPr>
            <w:customXmlInsRangeStart w:id="8074" w:author="Xuning Wei12232" w:date="2026-07-27T20:26:00Z"/>
            <w:sdt>
              <w:sdtPr>
                <w:rPr>
                  <w:rFonts w:ascii="Times New Roman" w:eastAsia="仿宋_GB2312" w:hAnsi="Times New Roman" w:cs="Times New Roman"/>
                  <w:b/>
                  <w:color w:val="auto"/>
                  <w:sz w:val="18"/>
                  <w:szCs w:val="18"/>
                  <w:lang w:eastAsia="zh-CN" w:bidi="ar"/>
                </w:rPr>
                <w:id w:val="394021534"/>
                <w14:checkbox>
                  <w14:checked w14:val="1"/>
                  <w14:checkedState w14:val="2612" w14:font="MS Gothic"/>
                  <w14:uncheckedState w14:val="2610" w14:font="MS Gothic"/>
                </w14:checkbox>
              </w:sdtPr>
              <w:sdtEndPr/>
              <w:sdtContent>
                <w:customXmlInsRangeEnd w:id="8074"/>
                <w:ins w:id="807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076" w:author="Xuning Wei12232" w:date="2026-07-27T20:26:00Z"/>
              </w:sdtContent>
            </w:sdt>
            <w:customXmlInsRangeEnd w:id="8076"/>
            <w:ins w:id="8077" w:author="Xuning Wei12232" w:date="2026-07-27T20:26:00Z">
              <w:r w:rsidR="00455348"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8078" w:author="Xuning Wei12232" w:date="2026-07-27T20:59:00Z">
              <w:tcPr>
                <w:tcW w:w="457" w:type="pct"/>
                <w:gridSpan w:val="3"/>
                <w:vAlign w:val="center"/>
              </w:tcPr>
            </w:tcPrChange>
          </w:tcPr>
          <w:p w14:paraId="7B95BB69" w14:textId="77777777" w:rsidR="00455348" w:rsidRPr="00032BAE" w:rsidRDefault="00455348" w:rsidP="00455348">
            <w:pPr>
              <w:jc w:val="both"/>
              <w:rPr>
                <w:ins w:id="8079" w:author="Xuning Wei12232" w:date="2026-07-27T20:26:00Z"/>
                <w:rFonts w:ascii="Times New Roman" w:eastAsia="仿宋_GB2312" w:hAnsi="Times New Roman" w:cs="Times New Roman"/>
                <w:color w:val="auto"/>
                <w:sz w:val="18"/>
                <w:szCs w:val="18"/>
                <w:lang w:eastAsia="zh-CN" w:bidi="ar"/>
              </w:rPr>
            </w:pPr>
            <w:ins w:id="8080" w:author="Xuning Wei12232" w:date="2026-07-27T20:26:00Z">
              <w:r w:rsidRPr="00032BAE">
                <w:rPr>
                  <w:rFonts w:ascii="Times New Roman" w:eastAsia="仿宋_GB2312" w:hAnsi="Times New Roman" w:cs="Times New Roman"/>
                  <w:color w:val="auto"/>
                  <w:sz w:val="18"/>
                  <w:szCs w:val="18"/>
                  <w:lang w:eastAsia="zh-CN" w:bidi="ar"/>
                </w:rPr>
                <w:t xml:space="preserve">According to The Pilot Plant Real Book Page 10-14&amp;10-15,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compatible with SS, 306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8081" w:author="Xuning Wei12232" w:date="2026-07-27T20:59:00Z">
              <w:tcPr>
                <w:tcW w:w="990" w:type="pct"/>
                <w:gridSpan w:val="2"/>
                <w:vMerge/>
                <w:vAlign w:val="center"/>
              </w:tcPr>
            </w:tcPrChange>
          </w:tcPr>
          <w:p w14:paraId="3A43B144" w14:textId="77777777" w:rsidR="00455348" w:rsidRPr="00032BAE" w:rsidRDefault="00455348" w:rsidP="00455348">
            <w:pPr>
              <w:jc w:val="both"/>
              <w:rPr>
                <w:ins w:id="8082" w:author="Xuning Wei12232" w:date="2026-07-27T20:26:00Z"/>
                <w:rFonts w:ascii="Times New Roman" w:eastAsia="仿宋_GB2312" w:hAnsi="Times New Roman" w:cs="Times New Roman"/>
                <w:color w:val="auto"/>
                <w:sz w:val="20"/>
                <w:szCs w:val="20"/>
                <w:lang w:eastAsia="zh-CN" w:bidi="ar"/>
              </w:rPr>
            </w:pPr>
          </w:p>
        </w:tc>
      </w:tr>
      <w:tr w:rsidR="00455348" w:rsidRPr="00032BAE" w14:paraId="7CC9C963" w14:textId="77777777" w:rsidTr="00770B21">
        <w:trPr>
          <w:trHeight w:val="397"/>
          <w:ins w:id="8083" w:author="Xuning Wei12232" w:date="2026-07-27T20:26:00Z"/>
          <w:trPrChange w:id="8084" w:author="Xuning Wei12232" w:date="2026-07-27T20:59:00Z">
            <w:trPr>
              <w:trHeight w:val="397"/>
            </w:trPr>
          </w:trPrChange>
        </w:trPr>
        <w:tc>
          <w:tcPr>
            <w:tcW w:w="269" w:type="pct"/>
            <w:vMerge w:val="restart"/>
            <w:shd w:val="clear" w:color="auto" w:fill="FFFFFF" w:themeFill="background1"/>
            <w:vAlign w:val="center"/>
            <w:tcPrChange w:id="8085" w:author="Xuning Wei12232" w:date="2026-07-27T20:59:00Z">
              <w:tcPr>
                <w:tcW w:w="269" w:type="pct"/>
                <w:gridSpan w:val="2"/>
                <w:vMerge w:val="restart"/>
                <w:shd w:val="clear" w:color="auto" w:fill="FFFFFF" w:themeFill="background1"/>
                <w:vAlign w:val="center"/>
              </w:tcPr>
            </w:tcPrChange>
          </w:tcPr>
          <w:p w14:paraId="269E37DC" w14:textId="2AFC41E8" w:rsidR="00455348" w:rsidRPr="00032BAE" w:rsidRDefault="0022709A">
            <w:pPr>
              <w:jc w:val="center"/>
              <w:rPr>
                <w:ins w:id="8086" w:author="Xuning Wei12232" w:date="2026-07-27T20:26:00Z"/>
                <w:rFonts w:ascii="Times New Roman" w:eastAsia="仿宋_GB2312" w:hAnsi="Times New Roman" w:cs="Times New Roman"/>
                <w:color w:val="auto"/>
                <w:sz w:val="18"/>
                <w:szCs w:val="18"/>
                <w:lang w:eastAsia="zh-CN" w:bidi="ar"/>
              </w:rPr>
              <w:pPrChange w:id="8087" w:author="Xuning Wei12232" w:date="2026-07-27T20:30:00Z">
                <w:pPr>
                  <w:jc w:val="both"/>
                </w:pPr>
              </w:pPrChange>
            </w:pPr>
            <w:ins w:id="8088" w:author="Xuning Wei12232" w:date="2026-07-27T20:30:00Z">
              <w:r>
                <w:rPr>
                  <w:rFonts w:ascii="Times New Roman" w:eastAsia="仿宋_GB2312" w:hAnsi="Times New Roman" w:cs="Times New Roman"/>
                  <w:color w:val="auto"/>
                  <w:sz w:val="18"/>
                  <w:szCs w:val="18"/>
                  <w:lang w:eastAsia="zh-CN" w:bidi="ar"/>
                </w:rPr>
                <w:t>2</w:t>
              </w:r>
            </w:ins>
          </w:p>
        </w:tc>
        <w:tc>
          <w:tcPr>
            <w:tcW w:w="1365" w:type="pct"/>
            <w:vMerge w:val="restart"/>
            <w:shd w:val="clear" w:color="auto" w:fill="FFFFFF" w:themeFill="background1"/>
            <w:vAlign w:val="center"/>
            <w:tcPrChange w:id="8089" w:author="Xuning Wei12232" w:date="2026-07-27T20:59:00Z">
              <w:tcPr>
                <w:tcW w:w="1365" w:type="pct"/>
                <w:gridSpan w:val="3"/>
                <w:vMerge w:val="restart"/>
                <w:shd w:val="clear" w:color="auto" w:fill="FFFFFF" w:themeFill="background1"/>
                <w:vAlign w:val="center"/>
              </w:tcPr>
            </w:tcPrChange>
          </w:tcPr>
          <w:p w14:paraId="2B2F4145" w14:textId="6FD46C13" w:rsidR="0022709A" w:rsidRDefault="0022709A" w:rsidP="00455348">
            <w:pPr>
              <w:jc w:val="both"/>
              <w:rPr>
                <w:ins w:id="8090" w:author="Xuning Wei12232" w:date="2026-07-27T20:29:00Z"/>
                <w:rFonts w:ascii="Times New Roman" w:eastAsia="仿宋_GB2312" w:hAnsi="Times New Roman" w:cs="Times New Roman"/>
                <w:color w:val="auto"/>
                <w:sz w:val="18"/>
                <w:szCs w:val="18"/>
              </w:rPr>
            </w:pPr>
            <w:proofErr w:type="spellStart"/>
            <w:ins w:id="8091" w:author="Xuning Wei12232" w:date="2026-07-27T20:29:00Z">
              <w:r w:rsidRPr="008B3C39">
                <w:rPr>
                  <w:rFonts w:ascii="Times New Roman" w:eastAsia="仿宋_GB2312" w:hAnsi="Times New Roman" w:cs="Times New Roman"/>
                  <w:sz w:val="18"/>
                  <w:szCs w:val="18"/>
                </w:rPr>
                <w:t>Fmoc</w:t>
              </w:r>
              <w:proofErr w:type="spellEnd"/>
              <w:r w:rsidRPr="008B3C39">
                <w:rPr>
                  <w:rFonts w:ascii="Times New Roman" w:eastAsia="仿宋_GB2312" w:hAnsi="Times New Roman" w:cs="Times New Roman"/>
                  <w:sz w:val="18"/>
                  <w:szCs w:val="18"/>
                </w:rPr>
                <w:t>-</w:t>
              </w:r>
              <w:proofErr w:type="spellStart"/>
              <w:r w:rsidRPr="008B3C39">
                <w:rPr>
                  <w:rFonts w:ascii="Times New Roman" w:eastAsia="仿宋_GB2312" w:hAnsi="Times New Roman" w:cs="Times New Roman"/>
                  <w:sz w:val="18"/>
                  <w:szCs w:val="18"/>
                </w:rPr>
                <w:t>G</w:t>
              </w:r>
              <w:r w:rsidRPr="008B3C39">
                <w:rPr>
                  <w:rFonts w:ascii="Times New Roman" w:eastAsia="仿宋_GB2312" w:hAnsi="Times New Roman" w:cs="Times New Roman"/>
                  <w:sz w:val="18"/>
                  <w:szCs w:val="18"/>
                  <w:lang w:eastAsia="zh-CN"/>
                </w:rPr>
                <w:t>ly</w:t>
              </w:r>
              <w:proofErr w:type="spellEnd"/>
              <w:r w:rsidRPr="008B3C39">
                <w:rPr>
                  <w:rFonts w:ascii="Times New Roman" w:eastAsia="仿宋_GB2312" w:hAnsi="Times New Roman" w:cs="Times New Roman"/>
                  <w:sz w:val="18"/>
                  <w:szCs w:val="18"/>
                </w:rPr>
                <w:t>-OH dissolve</w:t>
              </w:r>
              <w:r>
                <w:rPr>
                  <w:rFonts w:ascii="Times New Roman" w:eastAsia="仿宋_GB2312" w:hAnsi="Times New Roman" w:cs="Times New Roman"/>
                  <w:sz w:val="18"/>
                  <w:szCs w:val="18"/>
                </w:rPr>
                <w:t>:</w:t>
              </w:r>
            </w:ins>
          </w:p>
          <w:p w14:paraId="1ED1B024" w14:textId="6125E863" w:rsidR="00455348" w:rsidRPr="00032BAE" w:rsidRDefault="0022709A" w:rsidP="00455348">
            <w:pPr>
              <w:jc w:val="both"/>
              <w:rPr>
                <w:ins w:id="8092" w:author="Xuning Wei12232" w:date="2026-07-27T20:26:00Z"/>
                <w:rFonts w:ascii="Times New Roman" w:eastAsia="仿宋_GB2312" w:hAnsi="Times New Roman" w:cs="Times New Roman"/>
                <w:color w:val="auto"/>
                <w:sz w:val="18"/>
                <w:szCs w:val="18"/>
                <w:lang w:eastAsia="zh-CN" w:bidi="ar"/>
              </w:rPr>
            </w:pPr>
            <w:ins w:id="8093" w:author="Xuning Wei12232" w:date="2026-07-27T20:29:00Z">
              <w:r w:rsidRPr="00321EFC">
                <w:rPr>
                  <w:rFonts w:ascii="Times New Roman" w:eastAsia="仿宋_GB2312" w:hAnsi="Times New Roman" w:cs="Times New Roman"/>
                  <w:color w:val="auto"/>
                  <w:sz w:val="18"/>
                  <w:szCs w:val="18"/>
                </w:rPr>
                <w:t xml:space="preserve">1. Add </w:t>
              </w:r>
              <w:r w:rsidRPr="00321EFC">
                <w:rPr>
                  <w:rFonts w:ascii="Times New Roman" w:eastAsia="仿宋_GB2312" w:hAnsi="Times New Roman" w:cs="Times New Roman"/>
                  <w:color w:val="auto"/>
                  <w:sz w:val="18"/>
                  <w:szCs w:val="18"/>
                  <w:lang w:eastAsia="zh-CN"/>
                </w:rPr>
                <w:t>4.25</w:t>
              </w:r>
            </w:ins>
            <w:ins w:id="8094" w:author="Johan Granander" w:date="2026-07-28T15:07:00Z">
              <w:r w:rsidR="00DF173A">
                <w:rPr>
                  <w:rFonts w:ascii="Times New Roman" w:eastAsia="仿宋_GB2312" w:hAnsi="Times New Roman" w:cs="Times New Roman"/>
                  <w:color w:val="auto"/>
                  <w:sz w:val="18"/>
                  <w:szCs w:val="18"/>
                  <w:lang w:eastAsia="zh-CN"/>
                </w:rPr>
                <w:t xml:space="preserve"> </w:t>
              </w:r>
            </w:ins>
            <w:ins w:id="8095" w:author="Xuning Wei12232" w:date="2026-07-27T20:29:00Z">
              <w:r w:rsidRPr="00321EFC">
                <w:rPr>
                  <w:rFonts w:ascii="Times New Roman" w:eastAsia="仿宋_GB2312" w:hAnsi="Times New Roman" w:cs="Times New Roman"/>
                  <w:color w:val="auto"/>
                  <w:sz w:val="18"/>
                  <w:szCs w:val="18"/>
                  <w:lang w:eastAsia="zh-CN"/>
                </w:rPr>
                <w:t xml:space="preserve">V </w:t>
              </w:r>
              <w:r w:rsidRPr="00321EFC">
                <w:rPr>
                  <w:rFonts w:ascii="Times New Roman" w:eastAsia="仿宋_GB2312" w:hAnsi="Times New Roman" w:cs="Times New Roman"/>
                  <w:color w:val="auto"/>
                  <w:sz w:val="18"/>
                  <w:szCs w:val="18"/>
                </w:rPr>
                <w:t>DMF (4.029 kg/kg) into the</w:t>
              </w:r>
              <w:r w:rsidRPr="006F0556">
                <w:rPr>
                  <w:rFonts w:ascii="Times New Roman" w:eastAsia="仿宋_GB2312" w:hAnsi="Times New Roman" w:cs="Times New Roman"/>
                  <w:color w:val="auto"/>
                  <w:sz w:val="18"/>
                  <w:szCs w:val="18"/>
                </w:rPr>
                <w:t xml:space="preserve"> TJ4S-1213-Sy15-R01.</w:t>
              </w:r>
              <w:r w:rsidRPr="00321EFC">
                <w:rPr>
                  <w:rFonts w:ascii="Times New Roman" w:eastAsia="仿宋_GB2312" w:hAnsi="Times New Roman" w:cs="Times New Roman"/>
                  <w:color w:val="auto"/>
                  <w:sz w:val="18"/>
                  <w:szCs w:val="18"/>
                </w:rPr>
                <w:t xml:space="preserve"> Start the stirrer. </w:t>
              </w:r>
              <w:r w:rsidRPr="00321EFC">
                <w:rPr>
                  <w:rFonts w:ascii="Times New Roman" w:eastAsia="仿宋_GB2312" w:hAnsi="Times New Roman" w:cs="Times New Roman"/>
                  <w:color w:val="auto"/>
                  <w:sz w:val="18"/>
                  <w:szCs w:val="18"/>
                </w:rPr>
                <w:br/>
                <w:t xml:space="preserve">2. Then add </w:t>
              </w:r>
              <w:r w:rsidRPr="00321EFC">
                <w:rPr>
                  <w:rFonts w:ascii="Times New Roman" w:eastAsia="仿宋_GB2312" w:hAnsi="Times New Roman" w:cs="Times New Roman"/>
                  <w:color w:val="auto"/>
                  <w:sz w:val="18"/>
                  <w:szCs w:val="18"/>
                  <w:lang w:eastAsia="zh-CN"/>
                </w:rPr>
                <w:t>2.25</w:t>
              </w:r>
            </w:ins>
            <w:ins w:id="8096" w:author="Johan Granander" w:date="2026-07-28T13:38:00Z">
              <w:r w:rsidR="00A0716C">
                <w:rPr>
                  <w:rFonts w:ascii="Times New Roman" w:eastAsia="仿宋_GB2312" w:hAnsi="Times New Roman" w:cs="Times New Roman"/>
                  <w:color w:val="auto"/>
                  <w:sz w:val="18"/>
                  <w:szCs w:val="18"/>
                  <w:lang w:eastAsia="zh-CN"/>
                </w:rPr>
                <w:t xml:space="preserve"> </w:t>
              </w:r>
            </w:ins>
            <w:proofErr w:type="spellStart"/>
            <w:ins w:id="8097" w:author="Xuning Wei12232" w:date="2026-07-27T20:29:00Z">
              <w:r w:rsidRPr="00321EFC">
                <w:rPr>
                  <w:rFonts w:ascii="Times New Roman" w:eastAsia="仿宋_GB2312" w:hAnsi="Times New Roman" w:cs="Times New Roman"/>
                  <w:color w:val="auto"/>
                  <w:sz w:val="18"/>
                  <w:szCs w:val="18"/>
                  <w:lang w:eastAsia="zh-CN"/>
                </w:rPr>
                <w:t>eq</w:t>
              </w:r>
              <w:proofErr w:type="spellEnd"/>
              <w:r w:rsidRPr="00321EFC">
                <w:rPr>
                  <w:rFonts w:ascii="Times New Roman" w:eastAsia="仿宋_GB2312" w:hAnsi="Times New Roman" w:cs="Times New Roman"/>
                  <w:color w:val="auto"/>
                  <w:sz w:val="18"/>
                  <w:szCs w:val="18"/>
                  <w:lang w:eastAsia="zh-CN"/>
                </w:rPr>
                <w:t xml:space="preserve"> </w:t>
              </w:r>
              <w:proofErr w:type="spellStart"/>
              <w:r w:rsidRPr="00321EFC">
                <w:rPr>
                  <w:rFonts w:ascii="Times New Roman" w:eastAsia="仿宋_GB2312" w:hAnsi="Times New Roman" w:cs="Times New Roman"/>
                  <w:color w:val="auto"/>
                  <w:sz w:val="18"/>
                  <w:szCs w:val="18"/>
                </w:rPr>
                <w:t>Fmoc</w:t>
              </w:r>
              <w:proofErr w:type="spellEnd"/>
              <w:r w:rsidRPr="00321EFC">
                <w:rPr>
                  <w:rFonts w:ascii="Times New Roman" w:eastAsia="仿宋_GB2312" w:hAnsi="Times New Roman" w:cs="Times New Roman"/>
                  <w:color w:val="auto"/>
                  <w:sz w:val="18"/>
                  <w:szCs w:val="18"/>
                </w:rPr>
                <w:t>-</w:t>
              </w:r>
              <w:proofErr w:type="spellStart"/>
              <w:r w:rsidRPr="00321EFC">
                <w:rPr>
                  <w:rFonts w:ascii="Times New Roman" w:eastAsia="仿宋_GB2312" w:hAnsi="Times New Roman" w:cs="Times New Roman"/>
                  <w:color w:val="auto"/>
                  <w:sz w:val="18"/>
                  <w:szCs w:val="18"/>
                </w:rPr>
                <w:t>Gly</w:t>
              </w:r>
              <w:proofErr w:type="spellEnd"/>
              <w:r w:rsidRPr="00321EFC">
                <w:rPr>
                  <w:rFonts w:ascii="Times New Roman" w:eastAsia="仿宋_GB2312" w:hAnsi="Times New Roman" w:cs="Times New Roman"/>
                  <w:color w:val="auto"/>
                  <w:sz w:val="18"/>
                  <w:szCs w:val="18"/>
                </w:rPr>
                <w:t>-OH. Rinse reactor wall with</w:t>
              </w:r>
              <w:r w:rsidRPr="00321EFC">
                <w:rPr>
                  <w:rFonts w:ascii="Times New Roman" w:eastAsia="仿宋_GB2312" w:hAnsi="Times New Roman" w:cs="Times New Roman"/>
                  <w:color w:val="0000FF"/>
                  <w:sz w:val="18"/>
                  <w:szCs w:val="18"/>
                </w:rPr>
                <w:t xml:space="preserve"> 1.0 V</w:t>
              </w:r>
              <w:r w:rsidRPr="00321EFC">
                <w:rPr>
                  <w:rFonts w:ascii="Times New Roman" w:eastAsia="仿宋_GB2312" w:hAnsi="Times New Roman" w:cs="Times New Roman"/>
                  <w:color w:val="auto"/>
                  <w:sz w:val="18"/>
                  <w:szCs w:val="18"/>
                </w:rPr>
                <w:t xml:space="preserve"> DMF (0.948 kg/kg). </w:t>
              </w:r>
            </w:ins>
            <w:ins w:id="8098" w:author="Xuning Wei12232" w:date="2026-09-05T19:50:00Z">
              <w:r w:rsidR="00473484" w:rsidRPr="00473484">
                <w:rPr>
                  <w:rFonts w:ascii="Times New Roman" w:eastAsia="仿宋_GB2312" w:hAnsi="Times New Roman" w:cs="Times New Roman"/>
                  <w:color w:val="FF0000"/>
                  <w:sz w:val="18"/>
                  <w:szCs w:val="18"/>
                  <w:lang w:eastAsia="zh-CN"/>
                </w:rPr>
                <w:t>Stir for at least 15 min.</w:t>
              </w:r>
            </w:ins>
          </w:p>
        </w:tc>
        <w:tc>
          <w:tcPr>
            <w:tcW w:w="842" w:type="pct"/>
            <w:vMerge w:val="restart"/>
            <w:shd w:val="clear" w:color="auto" w:fill="FFFFFF" w:themeFill="background1"/>
            <w:vAlign w:val="center"/>
            <w:tcPrChange w:id="8099" w:author="Xuning Wei12232" w:date="2026-07-27T20:59:00Z">
              <w:tcPr>
                <w:tcW w:w="842" w:type="pct"/>
                <w:gridSpan w:val="3"/>
                <w:vMerge w:val="restart"/>
                <w:shd w:val="clear" w:color="auto" w:fill="FFFFFF" w:themeFill="background1"/>
                <w:vAlign w:val="center"/>
              </w:tcPr>
            </w:tcPrChange>
          </w:tcPr>
          <w:p w14:paraId="769E8539" w14:textId="77777777" w:rsidR="0026505D" w:rsidRPr="00032BAE" w:rsidRDefault="0026505D" w:rsidP="0026505D">
            <w:pPr>
              <w:jc w:val="both"/>
              <w:rPr>
                <w:ins w:id="8100" w:author="Xuning Wei12232" w:date="2026-07-27T20:51:00Z"/>
                <w:rFonts w:ascii="Times New Roman" w:hAnsi="Times New Roman" w:cs="Times New Roman"/>
                <w:color w:val="auto"/>
                <w:sz w:val="18"/>
                <w:szCs w:val="18"/>
                <w:shd w:val="clear" w:color="auto" w:fill="FFFFFF"/>
              </w:rPr>
            </w:pPr>
            <w:ins w:id="8101" w:author="Xuning Wei12232" w:date="2026-07-27T20:51: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3A69C32F" w14:textId="77777777" w:rsidR="0026505D" w:rsidRDefault="0026505D" w:rsidP="0026505D">
            <w:pPr>
              <w:jc w:val="both"/>
              <w:rPr>
                <w:ins w:id="8102" w:author="Xuning Wei12232" w:date="2026-07-27T20:51:00Z"/>
                <w:rFonts w:ascii="Times New Roman" w:hAnsi="Times New Roman" w:cs="Times New Roman"/>
                <w:color w:val="auto"/>
                <w:sz w:val="18"/>
                <w:szCs w:val="18"/>
                <w:shd w:val="clear" w:color="auto" w:fill="FFFFFF"/>
              </w:rPr>
            </w:pPr>
            <w:ins w:id="8103" w:author="Xuning Wei12232" w:date="2026-07-27T20:51: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0671B613" w14:textId="77777777" w:rsidR="0026505D" w:rsidRPr="00032BAE" w:rsidRDefault="0026505D" w:rsidP="0026505D">
            <w:pPr>
              <w:jc w:val="both"/>
              <w:rPr>
                <w:ins w:id="8104" w:author="Xuning Wei12232" w:date="2026-07-27T20:51:00Z"/>
                <w:rFonts w:ascii="Times New Roman" w:hAnsi="Times New Roman" w:cs="Times New Roman"/>
                <w:color w:val="auto"/>
                <w:sz w:val="18"/>
                <w:szCs w:val="18"/>
                <w:shd w:val="clear" w:color="auto" w:fill="FFFFFF"/>
              </w:rPr>
            </w:pPr>
            <w:ins w:id="8105" w:author="Xuning Wei12232" w:date="2026-07-27T20:51:00Z">
              <w:r w:rsidRPr="00032BAE">
                <w:rPr>
                  <w:rFonts w:ascii="Times New Roman" w:hAnsi="Times New Roman" w:cs="Times New Roman"/>
                  <w:color w:val="auto"/>
                  <w:sz w:val="18"/>
                  <w:szCs w:val="18"/>
                  <w:shd w:val="clear" w:color="auto" w:fill="FFFFFF"/>
                </w:rPr>
                <w:t>Pipeline material: 316L</w:t>
              </w:r>
            </w:ins>
          </w:p>
          <w:p w14:paraId="53629BC4" w14:textId="77777777" w:rsidR="0026505D" w:rsidRPr="00DF173A" w:rsidRDefault="0026505D" w:rsidP="0026505D">
            <w:pPr>
              <w:jc w:val="both"/>
              <w:rPr>
                <w:ins w:id="8106" w:author="Xuning Wei12232" w:date="2026-07-27T20:51:00Z"/>
                <w:rFonts w:ascii="Times New Roman" w:hAnsi="Times New Roman" w:cs="Times New Roman"/>
                <w:color w:val="auto"/>
                <w:sz w:val="18"/>
                <w:szCs w:val="18"/>
                <w:shd w:val="clear" w:color="auto" w:fill="FFFFFF"/>
                <w:lang w:val="sv-SE"/>
                <w:rPrChange w:id="8107" w:author="Johan Granander" w:date="2026-07-28T15:08:00Z">
                  <w:rPr>
                    <w:ins w:id="8108" w:author="Xuning Wei12232" w:date="2026-07-27T20:51:00Z"/>
                    <w:rFonts w:ascii="Times New Roman" w:hAnsi="Times New Roman" w:cs="Times New Roman"/>
                    <w:color w:val="auto"/>
                    <w:sz w:val="18"/>
                    <w:szCs w:val="18"/>
                    <w:shd w:val="clear" w:color="auto" w:fill="FFFFFF"/>
                  </w:rPr>
                </w:rPrChange>
              </w:rPr>
            </w:pPr>
            <w:ins w:id="8109" w:author="Xuning Wei12232" w:date="2026-07-27T20:51:00Z">
              <w:r w:rsidRPr="00DF173A">
                <w:rPr>
                  <w:rFonts w:ascii="Times New Roman" w:hAnsi="Times New Roman" w:cs="Times New Roman"/>
                  <w:color w:val="auto"/>
                  <w:sz w:val="18"/>
                  <w:szCs w:val="18"/>
                  <w:shd w:val="clear" w:color="auto" w:fill="FFFFFF"/>
                  <w:lang w:val="sv-SE"/>
                  <w:rPrChange w:id="8110" w:author="Johan Granander" w:date="2026-07-28T15:08:00Z">
                    <w:rPr>
                      <w:rFonts w:ascii="Times New Roman" w:hAnsi="Times New Roman" w:cs="Times New Roman"/>
                      <w:color w:val="auto"/>
                      <w:sz w:val="18"/>
                      <w:szCs w:val="18"/>
                      <w:shd w:val="clear" w:color="auto" w:fill="FFFFFF"/>
                    </w:rPr>
                  </w:rPrChange>
                </w:rPr>
                <w:lastRenderedPageBreak/>
                <w:t>Sealing ring: PTFE</w:t>
              </w:r>
            </w:ins>
          </w:p>
          <w:p w14:paraId="08FE9622" w14:textId="77777777" w:rsidR="0026505D" w:rsidRPr="00DF173A" w:rsidRDefault="0026505D" w:rsidP="0026505D">
            <w:pPr>
              <w:jc w:val="both"/>
              <w:rPr>
                <w:ins w:id="8111" w:author="Xuning Wei12232" w:date="2026-07-27T20:51:00Z"/>
                <w:rFonts w:ascii="Times New Roman" w:hAnsi="Times New Roman" w:cs="Times New Roman"/>
                <w:color w:val="auto"/>
                <w:sz w:val="18"/>
                <w:szCs w:val="18"/>
                <w:shd w:val="clear" w:color="auto" w:fill="FFFFFF"/>
                <w:lang w:val="sv-SE"/>
                <w:rPrChange w:id="8112" w:author="Johan Granander" w:date="2026-07-28T15:08:00Z">
                  <w:rPr>
                    <w:ins w:id="8113" w:author="Xuning Wei12232" w:date="2026-07-27T20:51:00Z"/>
                    <w:rFonts w:ascii="Times New Roman" w:hAnsi="Times New Roman" w:cs="Times New Roman"/>
                    <w:color w:val="auto"/>
                    <w:sz w:val="18"/>
                    <w:szCs w:val="18"/>
                    <w:shd w:val="clear" w:color="auto" w:fill="FFFFFF"/>
                  </w:rPr>
                </w:rPrChange>
              </w:rPr>
            </w:pPr>
            <w:ins w:id="8114" w:author="Xuning Wei12232" w:date="2026-07-27T20:51:00Z">
              <w:r w:rsidRPr="00DF173A">
                <w:rPr>
                  <w:rFonts w:ascii="Times New Roman" w:hAnsi="Times New Roman" w:cs="Times New Roman"/>
                  <w:color w:val="auto"/>
                  <w:sz w:val="18"/>
                  <w:szCs w:val="18"/>
                  <w:shd w:val="clear" w:color="auto" w:fill="FFFFFF"/>
                  <w:lang w:val="sv-SE"/>
                  <w:rPrChange w:id="8115" w:author="Johan Granander" w:date="2026-07-28T15:08:00Z">
                    <w:rPr>
                      <w:rFonts w:ascii="Times New Roman" w:hAnsi="Times New Roman" w:cs="Times New Roman"/>
                      <w:color w:val="auto"/>
                      <w:sz w:val="18"/>
                      <w:szCs w:val="18"/>
                      <w:shd w:val="clear" w:color="auto" w:fill="FFFFFF"/>
                    </w:rPr>
                  </w:rPrChange>
                </w:rPr>
                <w:t>Mass flow meter: SS</w:t>
              </w:r>
            </w:ins>
          </w:p>
          <w:p w14:paraId="29D2475B" w14:textId="77777777" w:rsidR="0026505D" w:rsidRPr="00032BAE" w:rsidRDefault="0026505D" w:rsidP="0026505D">
            <w:pPr>
              <w:jc w:val="both"/>
              <w:rPr>
                <w:ins w:id="8116" w:author="Xuning Wei12232" w:date="2026-07-27T20:51:00Z"/>
                <w:rFonts w:ascii="Times New Roman" w:hAnsi="Times New Roman" w:cs="Times New Roman"/>
                <w:color w:val="auto"/>
                <w:sz w:val="18"/>
                <w:szCs w:val="18"/>
                <w:shd w:val="clear" w:color="auto" w:fill="FFFFFF"/>
              </w:rPr>
            </w:pPr>
            <w:ins w:id="8117" w:author="Xuning Wei12232" w:date="2026-07-27T20:51:00Z">
              <w:r w:rsidRPr="00032BAE">
                <w:rPr>
                  <w:rFonts w:ascii="Times New Roman" w:hAnsi="Times New Roman" w:cs="Times New Roman"/>
                  <w:color w:val="auto"/>
                  <w:sz w:val="18"/>
                  <w:szCs w:val="18"/>
                  <w:shd w:val="clear" w:color="auto" w:fill="FFFFFF"/>
                </w:rPr>
                <w:t>Valve material: 304 &amp; 316L</w:t>
              </w:r>
            </w:ins>
          </w:p>
          <w:p w14:paraId="03083FF6" w14:textId="77777777" w:rsidR="0026505D" w:rsidRPr="00032BAE" w:rsidRDefault="0026505D" w:rsidP="0026505D">
            <w:pPr>
              <w:jc w:val="both"/>
              <w:rPr>
                <w:ins w:id="8118" w:author="Xuning Wei12232" w:date="2026-07-27T20:51:00Z"/>
                <w:rFonts w:ascii="Times New Roman" w:eastAsiaTheme="minorEastAsia" w:hAnsi="Times New Roman" w:cs="Times New Roman"/>
                <w:color w:val="auto"/>
                <w:sz w:val="18"/>
                <w:szCs w:val="18"/>
                <w:shd w:val="clear" w:color="auto" w:fill="FFFFFF"/>
                <w:lang w:eastAsia="zh-CN"/>
              </w:rPr>
            </w:pPr>
            <w:ins w:id="8119" w:author="Xuning Wei12232" w:date="2026-07-27T20:51: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6E8A61EF" w14:textId="77777777" w:rsidR="0026505D" w:rsidRDefault="0026505D" w:rsidP="0026505D">
            <w:pPr>
              <w:jc w:val="both"/>
              <w:rPr>
                <w:ins w:id="8120" w:author="Xuning Wei12232" w:date="2026-07-27T20:51:00Z"/>
                <w:rFonts w:ascii="Times New Roman" w:eastAsiaTheme="minorEastAsia" w:hAnsi="Times New Roman" w:cs="Times New Roman"/>
                <w:bCs w:val="0"/>
                <w:color w:val="auto"/>
                <w:sz w:val="18"/>
                <w:szCs w:val="18"/>
                <w:shd w:val="clear" w:color="auto" w:fill="FFFFFF"/>
                <w:lang w:eastAsia="zh-CN"/>
              </w:rPr>
            </w:pPr>
            <w:ins w:id="8121" w:author="Xuning Wei12232" w:date="2026-07-27T20:51: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445F4559" w14:textId="4DDBF60D" w:rsidR="00455348" w:rsidRPr="00032BAE" w:rsidRDefault="0026505D" w:rsidP="0026505D">
            <w:pPr>
              <w:jc w:val="both"/>
              <w:rPr>
                <w:ins w:id="8122" w:author="Xuning Wei12232" w:date="2026-07-27T20:26:00Z"/>
                <w:rFonts w:ascii="Times New Roman" w:hAnsi="Times New Roman" w:cs="Times New Roman"/>
                <w:color w:val="auto"/>
                <w:sz w:val="18"/>
                <w:szCs w:val="18"/>
                <w:shd w:val="clear" w:color="auto" w:fill="FFFFFF"/>
              </w:rPr>
            </w:pPr>
            <w:ins w:id="8123" w:author="Xuning Wei12232" w:date="2026-07-27T20:51: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8124" w:author="Xuning Wei12232" w:date="2026-07-27T20:59:00Z">
              <w:tcPr>
                <w:tcW w:w="346" w:type="pct"/>
                <w:gridSpan w:val="3"/>
                <w:vMerge w:val="restart"/>
                <w:shd w:val="clear" w:color="auto" w:fill="FFFFFF" w:themeFill="background1"/>
                <w:vAlign w:val="center"/>
              </w:tcPr>
            </w:tcPrChange>
          </w:tcPr>
          <w:p w14:paraId="15F44692" w14:textId="77777777" w:rsidR="00455348" w:rsidRPr="00032BAE" w:rsidRDefault="00455348" w:rsidP="00455348">
            <w:pPr>
              <w:jc w:val="both"/>
              <w:rPr>
                <w:ins w:id="8125" w:author="Xuning Wei12232" w:date="2026-07-27T20:26:00Z"/>
                <w:rFonts w:ascii="Times New Roman" w:eastAsia="仿宋_GB2312" w:hAnsi="Times New Roman" w:cs="Times New Roman"/>
                <w:color w:val="auto"/>
                <w:sz w:val="18"/>
                <w:szCs w:val="18"/>
                <w:lang w:eastAsia="zh-CN" w:bidi="ar"/>
              </w:rPr>
            </w:pPr>
            <w:ins w:id="8126" w:author="Xuning Wei12232" w:date="2026-07-27T20:26:00Z">
              <w:r w:rsidRPr="00032BAE">
                <w:rPr>
                  <w:rFonts w:ascii="Times New Roman" w:eastAsia="仿宋_GB2312" w:hAnsi="Times New Roman" w:cs="Times New Roman"/>
                  <w:color w:val="auto"/>
                  <w:sz w:val="18"/>
                  <w:szCs w:val="18"/>
                  <w:lang w:eastAsia="zh-CN" w:bidi="ar"/>
                </w:rPr>
                <w:lastRenderedPageBreak/>
                <w:t>No</w:t>
              </w:r>
            </w:ins>
          </w:p>
        </w:tc>
        <w:tc>
          <w:tcPr>
            <w:tcW w:w="396" w:type="pct"/>
            <w:vMerge w:val="restart"/>
            <w:shd w:val="clear" w:color="auto" w:fill="FFFFFF" w:themeFill="background1"/>
            <w:vAlign w:val="center"/>
            <w:tcPrChange w:id="8127" w:author="Xuning Wei12232" w:date="2026-07-27T20:59:00Z">
              <w:tcPr>
                <w:tcW w:w="396" w:type="pct"/>
                <w:gridSpan w:val="3"/>
                <w:vMerge w:val="restart"/>
                <w:shd w:val="clear" w:color="auto" w:fill="FFFFFF" w:themeFill="background1"/>
                <w:vAlign w:val="center"/>
              </w:tcPr>
            </w:tcPrChange>
          </w:tcPr>
          <w:p w14:paraId="5743FD58" w14:textId="77777777" w:rsidR="00455348" w:rsidRPr="00032BAE" w:rsidRDefault="00455348" w:rsidP="00455348">
            <w:pPr>
              <w:jc w:val="both"/>
              <w:rPr>
                <w:ins w:id="8128" w:author="Xuning Wei12232" w:date="2026-07-27T20:26:00Z"/>
                <w:rFonts w:ascii="Times New Roman" w:eastAsia="仿宋_GB2312" w:hAnsi="Times New Roman" w:cs="Times New Roman"/>
                <w:color w:val="auto"/>
                <w:sz w:val="18"/>
                <w:szCs w:val="18"/>
                <w:lang w:eastAsia="zh-CN" w:bidi="ar"/>
              </w:rPr>
            </w:pPr>
            <w:ins w:id="8129" w:author="Xuning Wei12232" w:date="2026-07-27T20:26: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8130" w:author="Xuning Wei12232" w:date="2026-07-27T20:59:00Z">
              <w:tcPr>
                <w:tcW w:w="335" w:type="pct"/>
                <w:gridSpan w:val="2"/>
                <w:vAlign w:val="center"/>
              </w:tcPr>
            </w:tcPrChange>
          </w:tcPr>
          <w:p w14:paraId="665AFC8C" w14:textId="77777777" w:rsidR="00455348" w:rsidRPr="00032BAE" w:rsidRDefault="000B6761" w:rsidP="00455348">
            <w:pPr>
              <w:jc w:val="both"/>
              <w:rPr>
                <w:ins w:id="8131" w:author="Xuning Wei12232" w:date="2026-07-27T20:26:00Z"/>
                <w:rFonts w:ascii="Times New Roman" w:eastAsia="仿宋_GB2312" w:hAnsi="Times New Roman" w:cs="Times New Roman"/>
                <w:color w:val="auto"/>
                <w:sz w:val="18"/>
                <w:szCs w:val="18"/>
                <w:lang w:eastAsia="zh-CN" w:bidi="ar"/>
              </w:rPr>
            </w:pPr>
            <w:customXmlInsRangeStart w:id="8132" w:author="Xuning Wei12232" w:date="2026-07-27T20:26:00Z"/>
            <w:sdt>
              <w:sdtPr>
                <w:rPr>
                  <w:rFonts w:ascii="Times New Roman" w:eastAsia="仿宋_GB2312" w:hAnsi="Times New Roman" w:cs="Times New Roman"/>
                  <w:color w:val="auto"/>
                  <w:sz w:val="18"/>
                  <w:szCs w:val="18"/>
                  <w:lang w:eastAsia="zh-CN" w:bidi="ar"/>
                </w:rPr>
                <w:id w:val="-752355530"/>
                <w14:checkbox>
                  <w14:checked w14:val="1"/>
                  <w14:checkedState w14:val="2612" w14:font="MS Gothic"/>
                  <w14:uncheckedState w14:val="2610" w14:font="MS Gothic"/>
                </w14:checkbox>
              </w:sdtPr>
              <w:sdtEndPr/>
              <w:sdtContent>
                <w:customXmlInsRangeEnd w:id="8132"/>
                <w:ins w:id="8133"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134" w:author="Xuning Wei12232" w:date="2026-07-27T20:26:00Z"/>
              </w:sdtContent>
            </w:sdt>
            <w:customXmlInsRangeEnd w:id="8134"/>
            <w:ins w:id="8135" w:author="Xuning Wei12232" w:date="2026-07-27T20:26:00Z">
              <w:r w:rsidR="00455348" w:rsidRPr="00032BAE">
                <w:rPr>
                  <w:rFonts w:ascii="Times New Roman" w:eastAsia="仿宋_GB2312" w:hAnsi="Times New Roman" w:cs="Times New Roman"/>
                  <w:color w:val="auto"/>
                  <w:sz w:val="18"/>
                  <w:szCs w:val="18"/>
                  <w:lang w:eastAsia="zh-CN" w:bidi="ar"/>
                </w:rPr>
                <w:t>Yes</w:t>
              </w:r>
            </w:ins>
          </w:p>
        </w:tc>
        <w:tc>
          <w:tcPr>
            <w:tcW w:w="494" w:type="pct"/>
            <w:vAlign w:val="center"/>
            <w:tcPrChange w:id="8136" w:author="Xuning Wei12232" w:date="2026-07-27T20:59:00Z">
              <w:tcPr>
                <w:tcW w:w="457" w:type="pct"/>
                <w:gridSpan w:val="3"/>
                <w:vAlign w:val="center"/>
              </w:tcPr>
            </w:tcPrChange>
          </w:tcPr>
          <w:p w14:paraId="4B97700F" w14:textId="77777777" w:rsidR="00455348" w:rsidRPr="00032BAE" w:rsidRDefault="000B6761" w:rsidP="00455348">
            <w:pPr>
              <w:jc w:val="both"/>
              <w:rPr>
                <w:ins w:id="8137" w:author="Xuning Wei12232" w:date="2026-07-27T20:26:00Z"/>
                <w:rFonts w:ascii="Times New Roman" w:eastAsia="仿宋_GB2312" w:hAnsi="Times New Roman" w:cs="Times New Roman"/>
                <w:color w:val="auto"/>
                <w:sz w:val="18"/>
                <w:szCs w:val="18"/>
                <w:lang w:eastAsia="zh-CN" w:bidi="ar"/>
              </w:rPr>
            </w:pPr>
            <w:customXmlInsRangeStart w:id="8138" w:author="Xuning Wei12232" w:date="2026-07-27T20:26:00Z"/>
            <w:sdt>
              <w:sdtPr>
                <w:rPr>
                  <w:rFonts w:ascii="Times New Roman" w:eastAsia="仿宋_GB2312" w:hAnsi="Times New Roman" w:cs="Times New Roman"/>
                  <w:color w:val="auto"/>
                  <w:sz w:val="18"/>
                  <w:szCs w:val="18"/>
                  <w:lang w:eastAsia="zh-CN" w:bidi="ar"/>
                </w:rPr>
                <w:id w:val="889772091"/>
                <w14:checkbox>
                  <w14:checked w14:val="0"/>
                  <w14:checkedState w14:val="2612" w14:font="MS Gothic"/>
                  <w14:uncheckedState w14:val="2610" w14:font="MS Gothic"/>
                </w14:checkbox>
              </w:sdtPr>
              <w:sdtEndPr/>
              <w:sdtContent>
                <w:customXmlInsRangeEnd w:id="8138"/>
                <w:ins w:id="8139"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140" w:author="Xuning Wei12232" w:date="2026-07-27T20:26:00Z"/>
              </w:sdtContent>
            </w:sdt>
            <w:customXmlInsRangeEnd w:id="8140"/>
            <w:ins w:id="8141" w:author="Xuning Wei12232" w:date="2026-07-27T20:26:00Z">
              <w:r w:rsidR="00455348"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8142" w:author="Xuning Wei12232" w:date="2026-07-27T20:59:00Z">
              <w:tcPr>
                <w:tcW w:w="990" w:type="pct"/>
                <w:gridSpan w:val="2"/>
                <w:vMerge w:val="restart"/>
                <w:vAlign w:val="center"/>
              </w:tcPr>
            </w:tcPrChange>
          </w:tcPr>
          <w:p w14:paraId="0BB2CA31" w14:textId="77777777" w:rsidR="00455348" w:rsidRPr="00032BAE" w:rsidRDefault="000B6761" w:rsidP="00455348">
            <w:pPr>
              <w:jc w:val="both"/>
              <w:rPr>
                <w:ins w:id="8143" w:author="Xuning Wei12232" w:date="2026-07-27T20:26:00Z"/>
                <w:rFonts w:ascii="Times New Roman" w:eastAsia="仿宋_GB2312" w:hAnsi="Times New Roman" w:cs="Times New Roman"/>
                <w:color w:val="auto"/>
                <w:sz w:val="18"/>
                <w:szCs w:val="18"/>
                <w:u w:val="single"/>
                <w:lang w:eastAsia="zh-CN" w:bidi="ar"/>
              </w:rPr>
            </w:pPr>
            <w:customXmlInsRangeStart w:id="8144" w:author="Xuning Wei12232" w:date="2026-07-27T20:26:00Z"/>
            <w:sdt>
              <w:sdtPr>
                <w:rPr>
                  <w:rFonts w:ascii="Times New Roman" w:eastAsia="仿宋_GB2312" w:hAnsi="Times New Roman" w:cs="Times New Roman"/>
                  <w:b/>
                  <w:color w:val="auto"/>
                  <w:sz w:val="18"/>
                  <w:szCs w:val="18"/>
                  <w:lang w:eastAsia="zh-CN" w:bidi="ar"/>
                </w:rPr>
                <w:id w:val="-1279021747"/>
                <w14:checkbox>
                  <w14:checked w14:val="0"/>
                  <w14:checkedState w14:val="2612" w14:font="MS Gothic"/>
                  <w14:uncheckedState w14:val="2610" w14:font="MS Gothic"/>
                </w14:checkbox>
              </w:sdtPr>
              <w:sdtEndPr/>
              <w:sdtContent>
                <w:customXmlInsRangeEnd w:id="8144"/>
                <w:ins w:id="814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146" w:author="Xuning Wei12232" w:date="2026-07-27T20:26:00Z"/>
              </w:sdtContent>
            </w:sdt>
            <w:customXmlInsRangeEnd w:id="8146"/>
            <w:ins w:id="8147"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R&amp;D Lab: </w:t>
              </w:r>
              <w:r w:rsidR="00455348" w:rsidRPr="00032BAE">
                <w:rPr>
                  <w:rFonts w:ascii="Times New Roman" w:eastAsia="仿宋_GB2312" w:hAnsi="Times New Roman" w:cs="Times New Roman"/>
                  <w:color w:val="auto"/>
                  <w:sz w:val="18"/>
                  <w:szCs w:val="18"/>
                  <w:u w:val="single"/>
                  <w:lang w:eastAsia="zh-CN" w:bidi="ar"/>
                </w:rPr>
                <w:t xml:space="preserve">N/A </w:t>
              </w:r>
            </w:ins>
          </w:p>
          <w:p w14:paraId="65036C00" w14:textId="77777777" w:rsidR="00455348" w:rsidRPr="00032BAE" w:rsidRDefault="000B6761" w:rsidP="00455348">
            <w:pPr>
              <w:jc w:val="both"/>
              <w:rPr>
                <w:ins w:id="8148" w:author="Xuning Wei12232" w:date="2026-07-27T20:26:00Z"/>
                <w:rFonts w:ascii="Times New Roman" w:eastAsia="仿宋_GB2312" w:hAnsi="Times New Roman" w:cs="Times New Roman"/>
                <w:color w:val="auto"/>
                <w:sz w:val="18"/>
                <w:szCs w:val="18"/>
                <w:u w:val="single"/>
                <w:lang w:eastAsia="zh-CN" w:bidi="ar"/>
              </w:rPr>
            </w:pPr>
            <w:customXmlInsRangeStart w:id="8149" w:author="Xuning Wei12232" w:date="2026-07-27T20:26:00Z"/>
            <w:sdt>
              <w:sdtPr>
                <w:rPr>
                  <w:rFonts w:ascii="Times New Roman" w:eastAsia="仿宋_GB2312" w:hAnsi="Times New Roman" w:cs="Times New Roman"/>
                  <w:b/>
                  <w:color w:val="auto"/>
                  <w:sz w:val="18"/>
                  <w:szCs w:val="18"/>
                  <w:lang w:eastAsia="zh-CN" w:bidi="ar"/>
                </w:rPr>
                <w:id w:val="-724447624"/>
                <w14:checkbox>
                  <w14:checked w14:val="1"/>
                  <w14:checkedState w14:val="2612" w14:font="MS Gothic"/>
                  <w14:uncheckedState w14:val="2610" w14:font="MS Gothic"/>
                </w14:checkbox>
              </w:sdtPr>
              <w:sdtEndPr/>
              <w:sdtContent>
                <w:customXmlInsRangeEnd w:id="8149"/>
                <w:ins w:id="8150"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151" w:author="Xuning Wei12232" w:date="2026-07-27T20:26:00Z"/>
              </w:sdtContent>
            </w:sdt>
            <w:customXmlInsRangeEnd w:id="8151"/>
            <w:ins w:id="8152"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Production data, Lot Number:</w:t>
              </w:r>
              <w:r w:rsidR="00455348" w:rsidRPr="00032BAE">
                <w:rPr>
                  <w:rFonts w:ascii="Times New Roman" w:eastAsia="仿宋_GB2312" w:hAnsi="Times New Roman" w:cs="Times New Roman"/>
                  <w:color w:val="auto"/>
                  <w:sz w:val="18"/>
                  <w:szCs w:val="18"/>
                  <w:u w:val="single"/>
                  <w:lang w:eastAsia="zh-CN" w:bidi="ar"/>
                </w:rPr>
                <w:t xml:space="preserve"> CPo140020-02-01-02  </w:t>
              </w:r>
            </w:ins>
          </w:p>
          <w:p w14:paraId="4F5330AA" w14:textId="77777777" w:rsidR="00455348" w:rsidRPr="00032BAE" w:rsidRDefault="000B6761" w:rsidP="00455348">
            <w:pPr>
              <w:jc w:val="both"/>
              <w:rPr>
                <w:ins w:id="8153" w:author="Xuning Wei12232" w:date="2026-07-27T20:26:00Z"/>
                <w:rFonts w:ascii="Times New Roman" w:eastAsia="仿宋_GB2312" w:hAnsi="Times New Roman" w:cs="Times New Roman"/>
                <w:color w:val="auto"/>
                <w:sz w:val="18"/>
                <w:szCs w:val="18"/>
                <w:lang w:eastAsia="zh-CN" w:bidi="ar"/>
              </w:rPr>
            </w:pPr>
            <w:customXmlInsRangeStart w:id="8154" w:author="Xuning Wei12232" w:date="2026-07-27T20:26:00Z"/>
            <w:sdt>
              <w:sdtPr>
                <w:rPr>
                  <w:rFonts w:ascii="Times New Roman" w:eastAsia="仿宋_GB2312" w:hAnsi="Times New Roman" w:cs="Times New Roman"/>
                  <w:b/>
                  <w:color w:val="auto"/>
                  <w:sz w:val="18"/>
                  <w:szCs w:val="18"/>
                  <w:lang w:eastAsia="zh-CN" w:bidi="ar"/>
                </w:rPr>
                <w:id w:val="846129520"/>
                <w14:checkbox>
                  <w14:checked w14:val="0"/>
                  <w14:checkedState w14:val="2612" w14:font="MS Gothic"/>
                  <w14:uncheckedState w14:val="2610" w14:font="MS Gothic"/>
                </w14:checkbox>
              </w:sdtPr>
              <w:sdtEndPr/>
              <w:sdtContent>
                <w:customXmlInsRangeEnd w:id="8154"/>
                <w:ins w:id="815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156" w:author="Xuning Wei12232" w:date="2026-07-27T20:26:00Z"/>
              </w:sdtContent>
            </w:sdt>
            <w:customXmlInsRangeEnd w:id="8156"/>
            <w:ins w:id="8157" w:author="Xuning Wei12232" w:date="2026-07-27T20:26:00Z">
              <w:r w:rsidR="00455348" w:rsidRPr="00032BAE">
                <w:rPr>
                  <w:rFonts w:ascii="Times New Roman" w:eastAsia="仿宋_GB2312" w:hAnsi="Times New Roman" w:cs="Times New Roman"/>
                  <w:color w:val="auto"/>
                  <w:sz w:val="18"/>
                  <w:szCs w:val="18"/>
                  <w:lang w:eastAsia="zh-CN" w:bidi="ar"/>
                </w:rPr>
                <w:t xml:space="preserve"> Supplier data:</w:t>
              </w:r>
              <w:r w:rsidR="00455348" w:rsidRPr="00032BAE">
                <w:rPr>
                  <w:rFonts w:ascii="Times New Roman" w:eastAsia="仿宋_GB2312" w:hAnsi="Times New Roman" w:cs="Times New Roman"/>
                  <w:color w:val="auto"/>
                  <w:sz w:val="18"/>
                  <w:szCs w:val="18"/>
                  <w:u w:val="single"/>
                  <w:lang w:eastAsia="zh-CN" w:bidi="ar"/>
                </w:rPr>
                <w:t xml:space="preserve"> N/A  </w:t>
              </w:r>
              <w:r w:rsidR="00455348" w:rsidRPr="00032BAE">
                <w:rPr>
                  <w:rFonts w:ascii="Times New Roman" w:eastAsia="仿宋_GB2312" w:hAnsi="Times New Roman" w:cs="Times New Roman"/>
                  <w:color w:val="auto"/>
                  <w:sz w:val="18"/>
                  <w:szCs w:val="18"/>
                  <w:lang w:eastAsia="zh-CN" w:bidi="ar"/>
                </w:rPr>
                <w:t xml:space="preserve"> </w:t>
              </w:r>
            </w:ins>
          </w:p>
          <w:p w14:paraId="457EBC7B" w14:textId="77777777" w:rsidR="00455348" w:rsidRPr="00032BAE" w:rsidRDefault="000B6761" w:rsidP="00455348">
            <w:pPr>
              <w:jc w:val="both"/>
              <w:rPr>
                <w:ins w:id="8158" w:author="Xuning Wei12232" w:date="2026-07-27T20:26:00Z"/>
                <w:rFonts w:ascii="Times New Roman" w:eastAsia="仿宋_GB2312" w:hAnsi="Times New Roman" w:cs="Times New Roman"/>
                <w:color w:val="auto"/>
                <w:sz w:val="18"/>
                <w:szCs w:val="18"/>
                <w:u w:val="single"/>
                <w:lang w:eastAsia="zh-CN" w:bidi="ar"/>
              </w:rPr>
            </w:pPr>
            <w:customXmlInsRangeStart w:id="8159" w:author="Xuning Wei12232" w:date="2026-07-27T20:26:00Z"/>
            <w:sdt>
              <w:sdtPr>
                <w:rPr>
                  <w:rFonts w:ascii="Times New Roman" w:eastAsia="仿宋_GB2312" w:hAnsi="Times New Roman" w:cs="Times New Roman"/>
                  <w:b/>
                  <w:color w:val="auto"/>
                  <w:sz w:val="18"/>
                  <w:szCs w:val="18"/>
                  <w:lang w:eastAsia="zh-CN" w:bidi="ar"/>
                </w:rPr>
                <w:id w:val="-913079196"/>
                <w14:checkbox>
                  <w14:checked w14:val="1"/>
                  <w14:checkedState w14:val="2612" w14:font="MS Gothic"/>
                  <w14:uncheckedState w14:val="2610" w14:font="MS Gothic"/>
                </w14:checkbox>
              </w:sdtPr>
              <w:sdtEndPr/>
              <w:sdtContent>
                <w:customXmlInsRangeEnd w:id="8159"/>
                <w:ins w:id="8160"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161" w:author="Xuning Wei12232" w:date="2026-07-27T20:26:00Z"/>
              </w:sdtContent>
            </w:sdt>
            <w:customXmlInsRangeEnd w:id="8161"/>
            <w:ins w:id="8162" w:author="Xuning Wei12232" w:date="2026-07-27T20:26:00Z">
              <w:r w:rsidR="00455348" w:rsidRPr="00032BAE">
                <w:rPr>
                  <w:rFonts w:ascii="Times New Roman" w:eastAsia="仿宋_GB2312" w:hAnsi="Times New Roman" w:cs="Times New Roman"/>
                  <w:color w:val="auto"/>
                  <w:sz w:val="18"/>
                  <w:szCs w:val="18"/>
                  <w:lang w:eastAsia="zh-CN" w:bidi="ar"/>
                </w:rPr>
                <w:t xml:space="preserve"> *Handbook &amp; Page:</w:t>
              </w:r>
              <w:r w:rsidR="00455348" w:rsidRPr="00032BAE">
                <w:rPr>
                  <w:rFonts w:ascii="Times New Roman" w:eastAsia="仿宋_GB2312" w:hAnsi="Times New Roman" w:cs="Times New Roman"/>
                  <w:color w:val="auto"/>
                  <w:sz w:val="18"/>
                  <w:szCs w:val="18"/>
                  <w:u w:val="single"/>
                  <w:lang w:eastAsia="zh-CN" w:bidi="ar"/>
                </w:rPr>
                <w:t xml:space="preserve"> The Pilot Plant Real Book Page&amp; 10-14,10-15  </w:t>
              </w:r>
            </w:ins>
          </w:p>
          <w:p w14:paraId="2A11828B" w14:textId="77777777" w:rsidR="00455348" w:rsidRPr="00032BAE" w:rsidRDefault="000B6761" w:rsidP="00455348">
            <w:pPr>
              <w:jc w:val="both"/>
              <w:rPr>
                <w:ins w:id="8163" w:author="Xuning Wei12232" w:date="2026-07-27T20:26:00Z"/>
                <w:rFonts w:ascii="Times New Roman" w:eastAsia="仿宋_GB2312" w:hAnsi="Times New Roman" w:cs="Times New Roman"/>
                <w:color w:val="auto"/>
                <w:sz w:val="18"/>
                <w:szCs w:val="18"/>
                <w:lang w:eastAsia="zh-CN" w:bidi="ar"/>
              </w:rPr>
            </w:pPr>
            <w:customXmlInsRangeStart w:id="8164" w:author="Xuning Wei12232" w:date="2026-07-27T20:26:00Z"/>
            <w:sdt>
              <w:sdtPr>
                <w:rPr>
                  <w:rFonts w:ascii="Times New Roman" w:eastAsia="仿宋_GB2312" w:hAnsi="Times New Roman" w:cs="Times New Roman"/>
                  <w:color w:val="auto"/>
                  <w:sz w:val="18"/>
                  <w:szCs w:val="18"/>
                  <w:lang w:eastAsia="zh-CN" w:bidi="ar"/>
                </w:rPr>
                <w:id w:val="1262425154"/>
                <w14:checkbox>
                  <w14:checked w14:val="1"/>
                  <w14:checkedState w14:val="2612" w14:font="MS Gothic"/>
                  <w14:uncheckedState w14:val="2610" w14:font="MS Gothic"/>
                </w14:checkbox>
              </w:sdtPr>
              <w:sdtEndPr/>
              <w:sdtContent>
                <w:customXmlInsRangeEnd w:id="8164"/>
                <w:ins w:id="8165"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166" w:author="Xuning Wei12232" w:date="2026-07-27T20:26:00Z"/>
              </w:sdtContent>
            </w:sdt>
            <w:customXmlInsRangeEnd w:id="8166"/>
            <w:ins w:id="8167" w:author="Xuning Wei12232" w:date="2026-07-27T20:26:00Z">
              <w:r w:rsidR="00455348" w:rsidRPr="00032BAE">
                <w:rPr>
                  <w:rFonts w:ascii="Times New Roman" w:eastAsia="仿宋_GB2312" w:hAnsi="Times New Roman" w:cs="Times New Roman"/>
                  <w:color w:val="auto"/>
                  <w:sz w:val="18"/>
                  <w:szCs w:val="18"/>
                  <w:lang w:eastAsia="zh-CN" w:bidi="ar"/>
                </w:rPr>
                <w:t xml:space="preserve"> Other:</w:t>
              </w:r>
              <w:r w:rsidR="00455348"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455348" w:rsidRPr="00032BAE">
                <w:rPr>
                  <w:rFonts w:ascii="Times New Roman" w:eastAsia="仿宋_GB2312" w:hAnsi="Times New Roman" w:cs="Times New Roman"/>
                  <w:color w:val="auto"/>
                  <w:sz w:val="18"/>
                  <w:szCs w:val="18"/>
                  <w:u w:val="single"/>
                  <w:lang w:eastAsia="zh-CN" w:bidi="ar"/>
                </w:rPr>
                <w:t>salts.The</w:t>
              </w:r>
              <w:proofErr w:type="spellEnd"/>
              <w:r w:rsidR="00455348"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455348" w:rsidRPr="00032BAE">
                <w:rPr>
                  <w:rFonts w:ascii="Times New Roman" w:eastAsia="仿宋_GB2312" w:hAnsi="Times New Roman" w:cs="Times New Roman"/>
                  <w:color w:val="auto"/>
                  <w:sz w:val="18"/>
                  <w:szCs w:val="18"/>
                  <w:u w:val="single"/>
                  <w:lang w:eastAsia="zh-CN" w:bidi="ar"/>
                </w:rPr>
                <w:t>solvents.The</w:t>
              </w:r>
              <w:proofErr w:type="spellEnd"/>
              <w:r w:rsidR="00455348"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455348" w:rsidRPr="00032BAE" w14:paraId="0896C63A" w14:textId="77777777" w:rsidTr="00770B21">
        <w:trPr>
          <w:trHeight w:val="480"/>
          <w:ins w:id="8168" w:author="Xuning Wei12232" w:date="2026-07-27T20:26:00Z"/>
          <w:trPrChange w:id="8169" w:author="Xuning Wei12232" w:date="2026-07-27T20:59:00Z">
            <w:trPr>
              <w:trHeight w:val="480"/>
            </w:trPr>
          </w:trPrChange>
        </w:trPr>
        <w:tc>
          <w:tcPr>
            <w:tcW w:w="269" w:type="pct"/>
            <w:vMerge/>
            <w:shd w:val="clear" w:color="auto" w:fill="FFFFFF" w:themeFill="background1"/>
            <w:vAlign w:val="center"/>
            <w:tcPrChange w:id="8170" w:author="Xuning Wei12232" w:date="2026-07-27T20:59:00Z">
              <w:tcPr>
                <w:tcW w:w="269" w:type="pct"/>
                <w:gridSpan w:val="2"/>
                <w:vMerge/>
                <w:shd w:val="clear" w:color="auto" w:fill="FFFFFF" w:themeFill="background1"/>
                <w:vAlign w:val="center"/>
              </w:tcPr>
            </w:tcPrChange>
          </w:tcPr>
          <w:p w14:paraId="643FD253" w14:textId="77777777" w:rsidR="00455348" w:rsidRPr="00032BAE" w:rsidRDefault="00455348" w:rsidP="00455348">
            <w:pPr>
              <w:numPr>
                <w:ilvl w:val="0"/>
                <w:numId w:val="4"/>
              </w:numPr>
              <w:jc w:val="both"/>
              <w:rPr>
                <w:ins w:id="8171"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8172" w:author="Xuning Wei12232" w:date="2026-07-27T20:59:00Z">
              <w:tcPr>
                <w:tcW w:w="1365" w:type="pct"/>
                <w:gridSpan w:val="3"/>
                <w:vMerge/>
                <w:shd w:val="clear" w:color="auto" w:fill="FFFFFF" w:themeFill="background1"/>
                <w:vAlign w:val="center"/>
              </w:tcPr>
            </w:tcPrChange>
          </w:tcPr>
          <w:p w14:paraId="7F74A1A0" w14:textId="77777777" w:rsidR="00455348" w:rsidRPr="00032BAE" w:rsidRDefault="00455348" w:rsidP="00455348">
            <w:pPr>
              <w:jc w:val="both"/>
              <w:rPr>
                <w:ins w:id="8173"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8174" w:author="Xuning Wei12232" w:date="2026-07-27T20:59:00Z">
              <w:tcPr>
                <w:tcW w:w="842" w:type="pct"/>
                <w:gridSpan w:val="3"/>
                <w:vMerge/>
                <w:shd w:val="clear" w:color="auto" w:fill="FFFFFF" w:themeFill="background1"/>
                <w:vAlign w:val="center"/>
              </w:tcPr>
            </w:tcPrChange>
          </w:tcPr>
          <w:p w14:paraId="38697169" w14:textId="77777777" w:rsidR="00455348" w:rsidRPr="00032BAE" w:rsidRDefault="00455348" w:rsidP="00455348">
            <w:pPr>
              <w:jc w:val="both"/>
              <w:rPr>
                <w:ins w:id="8175" w:author="Xuning Wei12232" w:date="2026-07-27T20:26:00Z"/>
                <w:rFonts w:ascii="Times New Roman" w:eastAsia="仿宋_GB2312" w:hAnsi="Times New Roman" w:cs="Times New Roman"/>
                <w:color w:val="auto"/>
                <w:sz w:val="20"/>
                <w:szCs w:val="20"/>
                <w:lang w:eastAsia="zh-CN" w:bidi="ar"/>
              </w:rPr>
            </w:pPr>
          </w:p>
        </w:tc>
        <w:tc>
          <w:tcPr>
            <w:tcW w:w="346" w:type="pct"/>
            <w:vMerge/>
            <w:shd w:val="clear" w:color="auto" w:fill="FFFFFF" w:themeFill="background1"/>
            <w:vAlign w:val="center"/>
            <w:tcPrChange w:id="8176" w:author="Xuning Wei12232" w:date="2026-07-27T20:59:00Z">
              <w:tcPr>
                <w:tcW w:w="346" w:type="pct"/>
                <w:gridSpan w:val="3"/>
                <w:vMerge/>
                <w:shd w:val="clear" w:color="auto" w:fill="FFFFFF" w:themeFill="background1"/>
                <w:vAlign w:val="center"/>
              </w:tcPr>
            </w:tcPrChange>
          </w:tcPr>
          <w:p w14:paraId="40308D68" w14:textId="77777777" w:rsidR="00455348" w:rsidRPr="00032BAE" w:rsidRDefault="00455348" w:rsidP="00455348">
            <w:pPr>
              <w:jc w:val="both"/>
              <w:rPr>
                <w:ins w:id="8177"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8178" w:author="Xuning Wei12232" w:date="2026-07-27T20:59:00Z">
              <w:tcPr>
                <w:tcW w:w="396" w:type="pct"/>
                <w:gridSpan w:val="3"/>
                <w:vMerge/>
                <w:shd w:val="clear" w:color="auto" w:fill="FFFFFF" w:themeFill="background1"/>
                <w:vAlign w:val="center"/>
              </w:tcPr>
            </w:tcPrChange>
          </w:tcPr>
          <w:p w14:paraId="21AD9477" w14:textId="77777777" w:rsidR="00455348" w:rsidRPr="00032BAE" w:rsidRDefault="00455348" w:rsidP="00455348">
            <w:pPr>
              <w:jc w:val="both"/>
              <w:rPr>
                <w:ins w:id="8179"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8180" w:author="Xuning Wei12232" w:date="2026-07-27T20:59:00Z">
              <w:tcPr>
                <w:tcW w:w="335" w:type="pct"/>
                <w:gridSpan w:val="2"/>
                <w:vAlign w:val="center"/>
              </w:tcPr>
            </w:tcPrChange>
          </w:tcPr>
          <w:p w14:paraId="1B25703A" w14:textId="77777777" w:rsidR="00455348" w:rsidRPr="00032BAE" w:rsidRDefault="000B6761" w:rsidP="00455348">
            <w:pPr>
              <w:jc w:val="both"/>
              <w:rPr>
                <w:ins w:id="8181" w:author="Xuning Wei12232" w:date="2026-07-27T20:26:00Z"/>
                <w:rFonts w:ascii="Times New Roman" w:eastAsia="仿宋_GB2312" w:hAnsi="Times New Roman" w:cs="Times New Roman"/>
                <w:color w:val="auto"/>
                <w:sz w:val="18"/>
                <w:szCs w:val="18"/>
                <w:lang w:eastAsia="zh-CN" w:bidi="ar"/>
              </w:rPr>
            </w:pPr>
            <w:customXmlInsRangeStart w:id="8182" w:author="Xuning Wei12232" w:date="2026-07-27T20:26:00Z"/>
            <w:sdt>
              <w:sdtPr>
                <w:rPr>
                  <w:rFonts w:ascii="Times New Roman" w:eastAsia="仿宋_GB2312" w:hAnsi="Times New Roman" w:cs="Times New Roman"/>
                  <w:b/>
                  <w:color w:val="auto"/>
                  <w:sz w:val="18"/>
                  <w:szCs w:val="18"/>
                  <w:lang w:eastAsia="zh-CN" w:bidi="ar"/>
                </w:rPr>
                <w:id w:val="-2145034393"/>
                <w14:checkbox>
                  <w14:checked w14:val="1"/>
                  <w14:checkedState w14:val="2612" w14:font="MS Gothic"/>
                  <w14:uncheckedState w14:val="2610" w14:font="MS Gothic"/>
                </w14:checkbox>
              </w:sdtPr>
              <w:sdtEndPr/>
              <w:sdtContent>
                <w:customXmlInsRangeEnd w:id="8182"/>
                <w:ins w:id="8183" w:author="Xuning Wei12232" w:date="2026-07-27T20:26:00Z">
                  <w:r w:rsidR="00455348" w:rsidRPr="00032BAE">
                    <w:rPr>
                      <w:rFonts w:ascii="Segoe UI Symbol" w:eastAsia="MS Gothic" w:hAnsi="Segoe UI Symbol" w:cs="Segoe UI Symbol"/>
                      <w:b/>
                      <w:color w:val="auto"/>
                      <w:sz w:val="18"/>
                      <w:szCs w:val="18"/>
                      <w:lang w:eastAsia="zh-CN" w:bidi="ar"/>
                    </w:rPr>
                    <w:t>☒</w:t>
                  </w:r>
                </w:ins>
                <w:customXmlInsRangeStart w:id="8184" w:author="Xuning Wei12232" w:date="2026-07-27T20:26:00Z"/>
              </w:sdtContent>
            </w:sdt>
            <w:customXmlInsRangeEnd w:id="8184"/>
            <w:ins w:id="8185" w:author="Xuning Wei12232" w:date="2026-07-27T20:26:00Z">
              <w:r w:rsidR="00455348" w:rsidRPr="00032BAE">
                <w:rPr>
                  <w:rFonts w:ascii="Times New Roman" w:eastAsia="仿宋_GB2312" w:hAnsi="Times New Roman" w:cs="Times New Roman"/>
                  <w:color w:val="auto"/>
                  <w:sz w:val="18"/>
                  <w:szCs w:val="18"/>
                  <w:lang w:eastAsia="zh-CN" w:bidi="ar"/>
                </w:rPr>
                <w:t xml:space="preserve"> High</w:t>
              </w:r>
            </w:ins>
          </w:p>
          <w:p w14:paraId="064F1021" w14:textId="77777777" w:rsidR="00455348" w:rsidRPr="00032BAE" w:rsidRDefault="000B6761" w:rsidP="00455348">
            <w:pPr>
              <w:jc w:val="both"/>
              <w:rPr>
                <w:ins w:id="8186" w:author="Xuning Wei12232" w:date="2026-07-27T20:26:00Z"/>
                <w:rFonts w:ascii="Times New Roman" w:eastAsia="仿宋_GB2312" w:hAnsi="Times New Roman" w:cs="Times New Roman"/>
                <w:color w:val="auto"/>
                <w:sz w:val="18"/>
                <w:szCs w:val="18"/>
                <w:lang w:eastAsia="zh-CN" w:bidi="ar"/>
              </w:rPr>
            </w:pPr>
            <w:customXmlInsRangeStart w:id="8187" w:author="Xuning Wei12232" w:date="2026-07-27T20:26:00Z"/>
            <w:sdt>
              <w:sdtPr>
                <w:rPr>
                  <w:rFonts w:ascii="Times New Roman" w:eastAsia="仿宋_GB2312" w:hAnsi="Times New Roman" w:cs="Times New Roman"/>
                  <w:b/>
                  <w:color w:val="auto"/>
                  <w:sz w:val="18"/>
                  <w:szCs w:val="18"/>
                  <w:lang w:eastAsia="zh-CN" w:bidi="ar"/>
                </w:rPr>
                <w:id w:val="1469548790"/>
                <w14:checkbox>
                  <w14:checked w14:val="0"/>
                  <w14:checkedState w14:val="2612" w14:font="MS Gothic"/>
                  <w14:uncheckedState w14:val="2610" w14:font="MS Gothic"/>
                </w14:checkbox>
              </w:sdtPr>
              <w:sdtEndPr/>
              <w:sdtContent>
                <w:customXmlInsRangeEnd w:id="8187"/>
                <w:ins w:id="8188"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189" w:author="Xuning Wei12232" w:date="2026-07-27T20:26:00Z"/>
              </w:sdtContent>
            </w:sdt>
            <w:customXmlInsRangeEnd w:id="8189"/>
            <w:ins w:id="8190" w:author="Xuning Wei12232" w:date="2026-07-27T20:26:00Z">
              <w:r w:rsidR="00455348" w:rsidRPr="00032BAE">
                <w:rPr>
                  <w:rFonts w:ascii="Times New Roman" w:eastAsia="仿宋_GB2312" w:hAnsi="Times New Roman" w:cs="Times New Roman"/>
                  <w:b/>
                  <w:color w:val="auto"/>
                  <w:sz w:val="18"/>
                  <w:szCs w:val="18"/>
                  <w:lang w:eastAsia="zh-CN" w:bidi="ar"/>
                </w:rPr>
                <w:t xml:space="preserve"> </w:t>
              </w:r>
              <w:r w:rsidR="00455348" w:rsidRPr="00032BAE">
                <w:rPr>
                  <w:rFonts w:ascii="Times New Roman" w:eastAsia="仿宋_GB2312" w:hAnsi="Times New Roman" w:cs="Times New Roman"/>
                  <w:color w:val="auto"/>
                  <w:sz w:val="18"/>
                  <w:szCs w:val="18"/>
                  <w:lang w:eastAsia="zh-CN" w:bidi="ar"/>
                </w:rPr>
                <w:t>Medium</w:t>
              </w:r>
            </w:ins>
          </w:p>
          <w:p w14:paraId="222A782A" w14:textId="77777777" w:rsidR="00455348" w:rsidRPr="00032BAE" w:rsidRDefault="000B6761" w:rsidP="00455348">
            <w:pPr>
              <w:jc w:val="both"/>
              <w:rPr>
                <w:ins w:id="8191" w:author="Xuning Wei12232" w:date="2026-07-27T20:26:00Z"/>
                <w:rFonts w:ascii="Times New Roman" w:eastAsia="仿宋_GB2312" w:hAnsi="Times New Roman" w:cs="Times New Roman"/>
                <w:color w:val="auto"/>
                <w:sz w:val="18"/>
                <w:szCs w:val="18"/>
                <w:lang w:eastAsia="zh-CN" w:bidi="ar"/>
              </w:rPr>
            </w:pPr>
            <w:customXmlInsRangeStart w:id="8192" w:author="Xuning Wei12232" w:date="2026-07-27T20:26:00Z"/>
            <w:sdt>
              <w:sdtPr>
                <w:rPr>
                  <w:rFonts w:ascii="Times New Roman" w:eastAsia="仿宋_GB2312" w:hAnsi="Times New Roman" w:cs="Times New Roman"/>
                  <w:b/>
                  <w:color w:val="auto"/>
                  <w:sz w:val="18"/>
                  <w:szCs w:val="18"/>
                  <w:lang w:eastAsia="zh-CN" w:bidi="ar"/>
                </w:rPr>
                <w:id w:val="-1310938243"/>
                <w14:checkbox>
                  <w14:checked w14:val="1"/>
                  <w14:checkedState w14:val="2612" w14:font="MS Gothic"/>
                  <w14:uncheckedState w14:val="2610" w14:font="MS Gothic"/>
                </w14:checkbox>
              </w:sdtPr>
              <w:sdtEndPr/>
              <w:sdtContent>
                <w:customXmlInsRangeEnd w:id="8192"/>
                <w:ins w:id="8193"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194" w:author="Xuning Wei12232" w:date="2026-07-27T20:26:00Z"/>
              </w:sdtContent>
            </w:sdt>
            <w:customXmlInsRangeEnd w:id="8194"/>
            <w:ins w:id="8195" w:author="Xuning Wei12232" w:date="2026-07-27T20:26:00Z">
              <w:r w:rsidR="00455348"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8196" w:author="Xuning Wei12232" w:date="2026-07-27T20:59:00Z">
              <w:tcPr>
                <w:tcW w:w="457" w:type="pct"/>
                <w:gridSpan w:val="3"/>
                <w:vAlign w:val="center"/>
              </w:tcPr>
            </w:tcPrChange>
          </w:tcPr>
          <w:p w14:paraId="5250A33F" w14:textId="77777777" w:rsidR="00455348" w:rsidRPr="00032BAE" w:rsidRDefault="00455348" w:rsidP="00455348">
            <w:pPr>
              <w:jc w:val="both"/>
              <w:rPr>
                <w:ins w:id="8197" w:author="Xuning Wei12232" w:date="2026-07-27T20:26:00Z"/>
                <w:rFonts w:ascii="Times New Roman" w:eastAsia="仿宋_GB2312" w:hAnsi="Times New Roman" w:cs="Times New Roman"/>
                <w:color w:val="auto"/>
                <w:sz w:val="18"/>
                <w:szCs w:val="18"/>
                <w:lang w:eastAsia="zh-CN" w:bidi="ar"/>
              </w:rPr>
            </w:pPr>
            <w:ins w:id="8198" w:author="Xuning Wei12232" w:date="2026-07-27T20:26:00Z">
              <w:r w:rsidRPr="00032BAE">
                <w:rPr>
                  <w:rFonts w:ascii="Times New Roman" w:eastAsia="仿宋_GB2312" w:hAnsi="Times New Roman" w:cs="Times New Roman"/>
                  <w:color w:val="auto"/>
                  <w:sz w:val="18"/>
                  <w:szCs w:val="18"/>
                  <w:lang w:eastAsia="zh-CN" w:bidi="ar"/>
                </w:rPr>
                <w:t xml:space="preserve">According to The Pilot Plant Real Book Page 10-14&amp;10-15,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w:t>
              </w:r>
              <w:r w:rsidRPr="00032BAE">
                <w:rPr>
                  <w:rFonts w:ascii="Times New Roman" w:eastAsia="仿宋_GB2312" w:hAnsi="Times New Roman" w:cs="Times New Roman"/>
                  <w:color w:val="auto"/>
                  <w:sz w:val="18"/>
                  <w:szCs w:val="18"/>
                  <w:lang w:eastAsia="zh-CN" w:bidi="ar"/>
                </w:rPr>
                <w:lastRenderedPageBreak/>
                <w:t xml:space="preserve">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8199" w:author="Xuning Wei12232" w:date="2026-07-27T20:59:00Z">
              <w:tcPr>
                <w:tcW w:w="990" w:type="pct"/>
                <w:gridSpan w:val="2"/>
                <w:vMerge/>
                <w:vAlign w:val="center"/>
              </w:tcPr>
            </w:tcPrChange>
          </w:tcPr>
          <w:p w14:paraId="7A93865E" w14:textId="77777777" w:rsidR="00455348" w:rsidRPr="00032BAE" w:rsidRDefault="00455348" w:rsidP="00455348">
            <w:pPr>
              <w:jc w:val="both"/>
              <w:rPr>
                <w:ins w:id="8200" w:author="Xuning Wei12232" w:date="2026-07-27T20:26:00Z"/>
                <w:rFonts w:ascii="Times New Roman" w:eastAsia="仿宋_GB2312" w:hAnsi="Times New Roman" w:cs="Times New Roman"/>
                <w:color w:val="auto"/>
                <w:sz w:val="20"/>
                <w:szCs w:val="20"/>
                <w:lang w:eastAsia="zh-CN" w:bidi="ar"/>
              </w:rPr>
            </w:pPr>
          </w:p>
        </w:tc>
      </w:tr>
      <w:tr w:rsidR="00455348" w:rsidRPr="00032BAE" w14:paraId="289FA78E" w14:textId="77777777" w:rsidTr="00770B21">
        <w:trPr>
          <w:trHeight w:val="397"/>
          <w:ins w:id="8201" w:author="Xuning Wei12232" w:date="2026-07-27T20:26:00Z"/>
          <w:trPrChange w:id="8202" w:author="Xuning Wei12232" w:date="2026-07-27T20:59:00Z">
            <w:trPr>
              <w:trHeight w:val="397"/>
            </w:trPr>
          </w:trPrChange>
        </w:trPr>
        <w:tc>
          <w:tcPr>
            <w:tcW w:w="269" w:type="pct"/>
            <w:vMerge w:val="restart"/>
            <w:shd w:val="clear" w:color="auto" w:fill="FFFFFF" w:themeFill="background1"/>
            <w:vAlign w:val="center"/>
            <w:tcPrChange w:id="8203" w:author="Xuning Wei12232" w:date="2026-07-27T20:59:00Z">
              <w:tcPr>
                <w:tcW w:w="269" w:type="pct"/>
                <w:gridSpan w:val="2"/>
                <w:vMerge w:val="restart"/>
                <w:shd w:val="clear" w:color="auto" w:fill="FFFFFF" w:themeFill="background1"/>
                <w:vAlign w:val="center"/>
              </w:tcPr>
            </w:tcPrChange>
          </w:tcPr>
          <w:p w14:paraId="1B3F5F23" w14:textId="47A92C97" w:rsidR="00455348" w:rsidRPr="00032BAE" w:rsidRDefault="0022709A">
            <w:pPr>
              <w:jc w:val="center"/>
              <w:rPr>
                <w:ins w:id="8204" w:author="Xuning Wei12232" w:date="2026-07-27T20:26:00Z"/>
                <w:rFonts w:ascii="Times New Roman" w:eastAsia="仿宋_GB2312" w:hAnsi="Times New Roman" w:cs="Times New Roman"/>
                <w:color w:val="auto"/>
                <w:sz w:val="18"/>
                <w:szCs w:val="18"/>
                <w:lang w:eastAsia="zh-CN" w:bidi="ar"/>
              </w:rPr>
              <w:pPrChange w:id="8205" w:author="Xuning Wei12232" w:date="2026-07-27T20:30:00Z">
                <w:pPr>
                  <w:jc w:val="both"/>
                </w:pPr>
              </w:pPrChange>
            </w:pPr>
            <w:ins w:id="8206" w:author="Xuning Wei12232" w:date="2026-07-27T20:30:00Z">
              <w:r>
                <w:rPr>
                  <w:rFonts w:ascii="Times New Roman" w:eastAsia="仿宋_GB2312" w:hAnsi="Times New Roman" w:cs="Times New Roman"/>
                  <w:color w:val="auto"/>
                  <w:sz w:val="18"/>
                  <w:szCs w:val="18"/>
                  <w:lang w:eastAsia="zh-CN"/>
                </w:rPr>
                <w:t>3</w:t>
              </w:r>
            </w:ins>
          </w:p>
        </w:tc>
        <w:tc>
          <w:tcPr>
            <w:tcW w:w="1365" w:type="pct"/>
            <w:vMerge w:val="restart"/>
            <w:shd w:val="clear" w:color="auto" w:fill="FFFFFF" w:themeFill="background1"/>
            <w:vAlign w:val="center"/>
            <w:tcPrChange w:id="8207" w:author="Xuning Wei12232" w:date="2026-07-27T20:59:00Z">
              <w:tcPr>
                <w:tcW w:w="1365" w:type="pct"/>
                <w:gridSpan w:val="3"/>
                <w:vMerge w:val="restart"/>
                <w:shd w:val="clear" w:color="auto" w:fill="FFFFFF" w:themeFill="background1"/>
                <w:vAlign w:val="center"/>
              </w:tcPr>
            </w:tcPrChange>
          </w:tcPr>
          <w:p w14:paraId="2016B351" w14:textId="6EF8DD0A" w:rsidR="0022709A" w:rsidRDefault="0022709A">
            <w:pPr>
              <w:rPr>
                <w:ins w:id="8208" w:author="Xuning Wei12232" w:date="2026-07-27T20:30:00Z"/>
                <w:rFonts w:ascii="Times New Roman" w:eastAsia="等线" w:hAnsi="Times New Roman" w:cs="Times New Roman"/>
                <w:bCs w:val="0"/>
                <w:color w:val="0000FF"/>
                <w:kern w:val="0"/>
                <w:sz w:val="18"/>
                <w:szCs w:val="18"/>
                <w:lang w:eastAsia="zh-CN"/>
              </w:rPr>
              <w:pPrChange w:id="8209" w:author="Xuning Wei12232" w:date="2026-07-27T20:30:00Z">
                <w:pPr>
                  <w:jc w:val="center"/>
                </w:pPr>
              </w:pPrChange>
            </w:pPr>
            <w:ins w:id="8210" w:author="Xuning Wei12232" w:date="2026-07-27T20:30:00Z">
              <w:r w:rsidRPr="00931AF5">
                <w:rPr>
                  <w:rFonts w:ascii="Times New Roman" w:eastAsia="等线" w:hAnsi="Times New Roman" w:cs="Times New Roman"/>
                  <w:bCs w:val="0"/>
                  <w:color w:val="0000FF"/>
                  <w:kern w:val="0"/>
                  <w:sz w:val="18"/>
                  <w:szCs w:val="18"/>
                  <w:lang w:eastAsia="zh-CN"/>
                </w:rPr>
                <w:t xml:space="preserve">Gly24 </w:t>
              </w:r>
              <w:r w:rsidRPr="001634B1">
                <w:rPr>
                  <w:rFonts w:ascii="Times New Roman" w:eastAsia="等线" w:hAnsi="Times New Roman" w:cs="Times New Roman"/>
                  <w:bCs w:val="0"/>
                  <w:color w:val="0000FF"/>
                  <w:kern w:val="0"/>
                  <w:sz w:val="18"/>
                  <w:szCs w:val="18"/>
                  <w:lang w:eastAsia="zh-CN"/>
                </w:rPr>
                <w:t>~</w:t>
              </w:r>
              <w:r>
                <w:rPr>
                  <w:rFonts w:ascii="Times New Roman" w:eastAsia="等线" w:hAnsi="Times New Roman" w:cs="Times New Roman"/>
                  <w:bCs w:val="0"/>
                  <w:color w:val="0000FF"/>
                  <w:kern w:val="0"/>
                  <w:sz w:val="18"/>
                  <w:szCs w:val="18"/>
                  <w:lang w:eastAsia="zh-CN"/>
                </w:rPr>
                <w:t xml:space="preserve"> </w:t>
              </w:r>
              <w:r>
                <w:rPr>
                  <w:rFonts w:ascii="Times New Roman" w:eastAsia="等线" w:hAnsi="Times New Roman" w:cs="Times New Roman" w:hint="eastAsia"/>
                  <w:bCs w:val="0"/>
                  <w:color w:val="0000FF"/>
                  <w:kern w:val="0"/>
                  <w:sz w:val="18"/>
                  <w:szCs w:val="18"/>
                  <w:lang w:eastAsia="zh-CN"/>
                </w:rPr>
                <w:t>L</w:t>
              </w:r>
              <w:r>
                <w:rPr>
                  <w:rFonts w:ascii="Times New Roman" w:eastAsia="等线" w:hAnsi="Times New Roman" w:cs="Times New Roman"/>
                  <w:bCs w:val="0"/>
                  <w:color w:val="0000FF"/>
                  <w:kern w:val="0"/>
                  <w:sz w:val="18"/>
                  <w:szCs w:val="18"/>
                  <w:lang w:eastAsia="zh-CN"/>
                </w:rPr>
                <w:t>eu12, including Ac</w:t>
              </w:r>
              <w:r w:rsidRPr="006F0556">
                <w:rPr>
                  <w:rFonts w:ascii="Times New Roman" w:eastAsia="等线" w:hAnsi="Times New Roman" w:cs="Times New Roman"/>
                  <w:bCs w:val="0"/>
                  <w:color w:val="0000FF"/>
                  <w:kern w:val="0"/>
                  <w:sz w:val="18"/>
                  <w:szCs w:val="18"/>
                  <w:vertAlign w:val="subscript"/>
                  <w:lang w:eastAsia="zh-CN"/>
                </w:rPr>
                <w:t>2</w:t>
              </w:r>
              <w:r>
                <w:rPr>
                  <w:rFonts w:ascii="Times New Roman" w:eastAsia="等线" w:hAnsi="Times New Roman" w:cs="Times New Roman"/>
                  <w:bCs w:val="0"/>
                  <w:color w:val="0000FF"/>
                  <w:kern w:val="0"/>
                  <w:sz w:val="18"/>
                  <w:szCs w:val="18"/>
                  <w:lang w:eastAsia="zh-CN"/>
                </w:rPr>
                <w:t>O/Pyr</w:t>
              </w:r>
            </w:ins>
            <w:ins w:id="8211" w:author="Xuning Wei12232" w:date="2026-09-05T20:33:00Z">
              <w:r w:rsidR="00F624F0">
                <w:rPr>
                  <w:rFonts w:ascii="Times New Roman" w:eastAsia="等线" w:hAnsi="Times New Roman" w:cs="Times New Roman"/>
                  <w:bCs w:val="0"/>
                  <w:color w:val="0000FF"/>
                  <w:kern w:val="0"/>
                  <w:sz w:val="18"/>
                  <w:szCs w:val="18"/>
                  <w:lang w:eastAsia="zh-CN"/>
                </w:rPr>
                <w:t>i</w:t>
              </w:r>
            </w:ins>
            <w:ins w:id="8212" w:author="Xuning Wei12232" w:date="2026-09-05T20:34:00Z">
              <w:r w:rsidR="00F624F0">
                <w:rPr>
                  <w:rFonts w:ascii="Times New Roman" w:eastAsia="等线" w:hAnsi="Times New Roman" w:cs="Times New Roman"/>
                  <w:bCs w:val="0"/>
                  <w:color w:val="0000FF"/>
                  <w:kern w:val="0"/>
                  <w:sz w:val="18"/>
                  <w:szCs w:val="18"/>
                  <w:lang w:eastAsia="zh-CN"/>
                </w:rPr>
                <w:t>dine</w:t>
              </w:r>
            </w:ins>
            <w:ins w:id="8213" w:author="Xuning Wei12232" w:date="2026-07-27T20:30:00Z">
              <w:r>
                <w:rPr>
                  <w:rFonts w:ascii="Times New Roman" w:eastAsia="等线" w:hAnsi="Times New Roman" w:cs="Times New Roman"/>
                  <w:bCs w:val="0"/>
                  <w:color w:val="0000FF"/>
                  <w:kern w:val="0"/>
                  <w:sz w:val="18"/>
                  <w:szCs w:val="18"/>
                  <w:lang w:eastAsia="zh-CN"/>
                </w:rPr>
                <w:t xml:space="preserve"> capping  </w:t>
              </w:r>
            </w:ins>
          </w:p>
          <w:p w14:paraId="4E7C3091" w14:textId="21E9F80E" w:rsidR="0022709A" w:rsidRDefault="0022709A" w:rsidP="0022709A">
            <w:pPr>
              <w:jc w:val="both"/>
              <w:rPr>
                <w:ins w:id="8214" w:author="Xuning Wei12232" w:date="2026-07-27T20:30:00Z"/>
                <w:rFonts w:ascii="Times New Roman" w:eastAsia="仿宋_GB2312" w:hAnsi="Times New Roman" w:cs="Times New Roman"/>
                <w:color w:val="auto"/>
                <w:sz w:val="18"/>
                <w:szCs w:val="18"/>
              </w:rPr>
            </w:pPr>
            <w:ins w:id="8215" w:author="Xuning Wei12232" w:date="2026-07-27T20:30:00Z">
              <w:r w:rsidRPr="008B3C39">
                <w:rPr>
                  <w:rFonts w:ascii="Times New Roman" w:eastAsia="仿宋_GB2312" w:hAnsi="Times New Roman" w:cs="Times New Roman"/>
                  <w:color w:val="auto"/>
                  <w:sz w:val="18"/>
                  <w:szCs w:val="18"/>
                </w:rPr>
                <w:t>Wash resin</w:t>
              </w:r>
            </w:ins>
          </w:p>
          <w:p w14:paraId="693180CD" w14:textId="402DB83B" w:rsidR="00455348" w:rsidRPr="00032BAE" w:rsidRDefault="0022709A">
            <w:pPr>
              <w:jc w:val="both"/>
              <w:rPr>
                <w:ins w:id="8216" w:author="Xuning Wei12232" w:date="2026-07-27T20:26:00Z"/>
                <w:rFonts w:ascii="Times New Roman" w:eastAsia="仿宋_GB2312" w:hAnsi="Times New Roman" w:cs="Times New Roman"/>
                <w:color w:val="auto"/>
                <w:sz w:val="18"/>
                <w:szCs w:val="18"/>
                <w:lang w:eastAsia="zh-CN" w:bidi="ar"/>
              </w:rPr>
            </w:pPr>
            <w:ins w:id="8217" w:author="Xuning Wei12232" w:date="2026-07-27T20:30:00Z">
              <w:r>
                <w:rPr>
                  <w:rFonts w:ascii="Times New Roman" w:eastAsia="仿宋_GB2312" w:hAnsi="Times New Roman" w:cs="Times New Roman"/>
                  <w:color w:val="auto"/>
                  <w:sz w:val="18"/>
                  <w:szCs w:val="18"/>
                </w:rPr>
                <w:t xml:space="preserve">1. </w:t>
              </w:r>
              <w:r w:rsidRPr="00321EFC">
                <w:rPr>
                  <w:rFonts w:ascii="Times New Roman" w:eastAsia="仿宋_GB2312" w:hAnsi="Times New Roman" w:cs="Times New Roman"/>
                  <w:color w:val="auto"/>
                  <w:sz w:val="18"/>
                  <w:szCs w:val="18"/>
                </w:rPr>
                <w:t>Add</w:t>
              </w:r>
              <w:r w:rsidRPr="00321EFC">
                <w:rPr>
                  <w:rFonts w:ascii="Times New Roman" w:eastAsia="仿宋_GB2312" w:hAnsi="Times New Roman" w:cs="Times New Roman"/>
                  <w:color w:val="auto"/>
                  <w:sz w:val="18"/>
                  <w:szCs w:val="18"/>
                  <w:lang w:eastAsia="zh-CN"/>
                </w:rPr>
                <w:t xml:space="preserve"> 8.0 V DMF (7.584</w:t>
              </w:r>
            </w:ins>
            <w:ins w:id="8218" w:author="Johan Granander" w:date="2026-07-28T15:08:00Z">
              <w:r w:rsidR="00DF173A">
                <w:rPr>
                  <w:rFonts w:ascii="Times New Roman" w:eastAsia="仿宋_GB2312" w:hAnsi="Times New Roman" w:cs="Times New Roman"/>
                  <w:color w:val="auto"/>
                  <w:sz w:val="18"/>
                  <w:szCs w:val="18"/>
                  <w:lang w:eastAsia="zh-CN"/>
                </w:rPr>
                <w:t xml:space="preserve"> </w:t>
              </w:r>
            </w:ins>
            <w:ins w:id="8219" w:author="Xuning Wei12232" w:date="2026-07-27T20:30:00Z">
              <w:r w:rsidRPr="00321EFC">
                <w:rPr>
                  <w:rFonts w:ascii="Times New Roman" w:eastAsia="仿宋_GB2312" w:hAnsi="Times New Roman" w:cs="Times New Roman"/>
                  <w:color w:val="auto"/>
                  <w:sz w:val="18"/>
                  <w:szCs w:val="18"/>
                  <w:lang w:eastAsia="zh-CN"/>
                </w:rPr>
                <w:t>kg/kg)</w:t>
              </w:r>
              <w:r w:rsidRPr="00321EFC">
                <w:rPr>
                  <w:rFonts w:ascii="Times New Roman" w:eastAsia="仿宋_GB2312" w:hAnsi="Times New Roman" w:cs="Times New Roman"/>
                  <w:color w:val="auto"/>
                  <w:sz w:val="18"/>
                  <w:szCs w:val="18"/>
                </w:rPr>
                <w:t xml:space="preserve"> into</w:t>
              </w:r>
              <w:r w:rsidRPr="006F0556">
                <w:rPr>
                  <w:rFonts w:ascii="Times New Roman" w:eastAsia="仿宋_GB2312" w:hAnsi="Times New Roman" w:cs="Times New Roman"/>
                  <w:color w:val="auto"/>
                  <w:sz w:val="18"/>
                  <w:szCs w:val="18"/>
                </w:rPr>
                <w:t xml:space="preserve"> TJ4S-1213-Sy15</w:t>
              </w:r>
              <w:r w:rsidRPr="006F0556">
                <w:rPr>
                  <w:rFonts w:ascii="Times New Roman" w:eastAsia="仿宋_GB2312" w:hAnsi="Times New Roman" w:cs="Times New Roman"/>
                  <w:color w:val="auto"/>
                  <w:sz w:val="18"/>
                  <w:szCs w:val="18"/>
                  <w:lang w:eastAsia="zh-CN"/>
                </w:rPr>
                <w:t>-R01</w:t>
              </w:r>
              <w:r w:rsidRPr="00321EFC">
                <w:rPr>
                  <w:rFonts w:ascii="Times New Roman" w:eastAsia="仿宋_GB2312" w:hAnsi="Times New Roman" w:cs="Times New Roman"/>
                  <w:color w:val="auto"/>
                  <w:sz w:val="18"/>
                  <w:szCs w:val="18"/>
                </w:rPr>
                <w:t xml:space="preserve">. Bubble with nitrogen for 5±2 min, then start the stirrer. </w:t>
              </w:r>
              <w:r>
                <w:rPr>
                  <w:rFonts w:ascii="Times New Roman" w:eastAsia="仿宋_GB2312" w:hAnsi="Times New Roman" w:cs="Times New Roman"/>
                  <w:color w:val="auto"/>
                  <w:sz w:val="18"/>
                  <w:szCs w:val="18"/>
                </w:rPr>
                <w:t xml:space="preserve">2. </w:t>
              </w:r>
              <w:r w:rsidRPr="00321EFC">
                <w:rPr>
                  <w:rFonts w:ascii="Times New Roman" w:eastAsia="仿宋_GB2312" w:hAnsi="Times New Roman" w:cs="Times New Roman"/>
                  <w:color w:val="auto"/>
                  <w:sz w:val="18"/>
                  <w:szCs w:val="18"/>
                </w:rPr>
                <w:t>After stirring for 5±2 min, stop stirring, turn off the nitrogen</w:t>
              </w:r>
              <w:r w:rsidRPr="00321EFC">
                <w:rPr>
                  <w:rFonts w:ascii="Times New Roman" w:eastAsia="仿宋_GB2312" w:hAnsi="Times New Roman" w:cs="Times New Roman"/>
                  <w:color w:val="auto"/>
                  <w:sz w:val="18"/>
                  <w:szCs w:val="18"/>
                  <w:lang w:eastAsia="zh-CN"/>
                </w:rPr>
                <w:t>. Then</w:t>
              </w:r>
              <w:r w:rsidRPr="00321EFC">
                <w:rPr>
                  <w:rFonts w:ascii="Times New Roman" w:hAnsi="Times New Roman" w:cs="Times New Roman"/>
                  <w:color w:val="auto"/>
                  <w:sz w:val="18"/>
                  <w:szCs w:val="18"/>
                </w:rPr>
                <w:t xml:space="preserve"> </w:t>
              </w:r>
              <w:r w:rsidRPr="00321EFC">
                <w:rPr>
                  <w:rFonts w:ascii="Times New Roman" w:eastAsia="仿宋_GB2312" w:hAnsi="Times New Roman" w:cs="Times New Roman"/>
                  <w:color w:val="auto"/>
                  <w:sz w:val="18"/>
                  <w:szCs w:val="18"/>
                </w:rPr>
                <w:t xml:space="preserve">Transfer the </w:t>
              </w:r>
              <w:r w:rsidRPr="00321EFC">
                <w:rPr>
                  <w:rFonts w:ascii="Times New Roman" w:eastAsia="仿宋_GB2312" w:hAnsi="Times New Roman" w:cs="Times New Roman"/>
                  <w:color w:val="auto"/>
                  <w:sz w:val="18"/>
                  <w:szCs w:val="18"/>
                  <w:lang w:eastAsia="zh-CN"/>
                </w:rPr>
                <w:t xml:space="preserve">mixture </w:t>
              </w:r>
              <w:r w:rsidRPr="00321EFC">
                <w:rPr>
                  <w:rFonts w:ascii="Times New Roman" w:eastAsia="仿宋_GB2312" w:hAnsi="Times New Roman" w:cs="Times New Roman"/>
                  <w:color w:val="auto"/>
                  <w:sz w:val="18"/>
                  <w:szCs w:val="18"/>
                </w:rPr>
                <w:t xml:space="preserve">into </w:t>
              </w:r>
              <w:r w:rsidRPr="006F0556">
                <w:rPr>
                  <w:rFonts w:ascii="Times New Roman" w:eastAsia="仿宋_GB2312" w:hAnsi="Times New Roman" w:cs="Times New Roman"/>
                  <w:color w:val="auto"/>
                  <w:sz w:val="18"/>
                  <w:szCs w:val="18"/>
                </w:rPr>
                <w:t>TJ4S-1213-Sy15</w:t>
              </w:r>
              <w:r w:rsidRPr="006F0556">
                <w:rPr>
                  <w:rFonts w:ascii="Times New Roman" w:eastAsia="仿宋_GB2312" w:hAnsi="Times New Roman" w:cs="Times New Roman"/>
                  <w:color w:val="auto"/>
                  <w:sz w:val="18"/>
                  <w:szCs w:val="18"/>
                  <w:lang w:eastAsia="zh-CN"/>
                </w:rPr>
                <w:t xml:space="preserve">. </w:t>
              </w:r>
              <w:r w:rsidRPr="00321EFC">
                <w:rPr>
                  <w:rFonts w:ascii="Times New Roman" w:eastAsia="仿宋_GB2312" w:hAnsi="Times New Roman" w:cs="Times New Roman"/>
                  <w:color w:val="auto"/>
                  <w:sz w:val="18"/>
                  <w:szCs w:val="18"/>
                </w:rPr>
                <w:t xml:space="preserve">Bubble with nitrogen for 5±2 min, then start the stirrer. </w:t>
              </w:r>
              <w:r>
                <w:rPr>
                  <w:rFonts w:ascii="Times New Roman" w:eastAsia="仿宋_GB2312" w:hAnsi="Times New Roman" w:cs="Times New Roman"/>
                  <w:color w:val="auto"/>
                  <w:sz w:val="18"/>
                  <w:szCs w:val="18"/>
                </w:rPr>
                <w:br/>
                <w:t xml:space="preserve">3. </w:t>
              </w:r>
              <w:r w:rsidRPr="00321EFC">
                <w:rPr>
                  <w:rFonts w:ascii="Times New Roman" w:eastAsia="仿宋_GB2312" w:hAnsi="Times New Roman" w:cs="Times New Roman"/>
                  <w:color w:val="auto"/>
                  <w:sz w:val="18"/>
                  <w:szCs w:val="18"/>
                </w:rPr>
                <w:t>After stirring for 7±2 min, stop stirring, turn off the nitrogen. Drain until there is no obvious drip. Perform this operation 3 times</w:t>
              </w:r>
            </w:ins>
            <w:commentRangeStart w:id="8220"/>
            <w:commentRangeStart w:id="8221"/>
            <w:commentRangeEnd w:id="8220"/>
            <w:ins w:id="8222" w:author="Xuning Wei12232" w:date="2026-07-27T22:53:00Z">
              <w:r w:rsidR="00DC3C29" w:rsidRPr="00AD54F9">
                <w:rPr>
                  <w:rStyle w:val="aff1"/>
                  <w:rFonts w:ascii="Times New Roman" w:eastAsia="仿宋_GB2312" w:hAnsi="Times New Roman" w:cs="Times New Roman"/>
                  <w:color w:val="000000" w:themeColor="text1"/>
                  <w:sz w:val="18"/>
                  <w:szCs w:val="18"/>
                </w:rPr>
                <w:commentReference w:id="8220"/>
              </w:r>
              <w:commentRangeEnd w:id="8221"/>
              <w:r w:rsidR="00DC3C29" w:rsidRPr="00AD54F9">
                <w:rPr>
                  <w:rStyle w:val="aff1"/>
                  <w:rFonts w:ascii="Times New Roman" w:eastAsia="仿宋_GB2312" w:hAnsi="Times New Roman" w:cs="Times New Roman"/>
                  <w:color w:val="000000" w:themeColor="text1"/>
                  <w:sz w:val="18"/>
                  <w:szCs w:val="18"/>
                </w:rPr>
                <w:commentReference w:id="8221"/>
              </w:r>
              <w:r w:rsidR="00DC3C29" w:rsidRPr="00AD54F9">
                <w:rPr>
                  <w:rFonts w:ascii="Times New Roman" w:eastAsia="仿宋_GB2312" w:hAnsi="Times New Roman" w:cs="Times New Roman"/>
                  <w:color w:val="000000" w:themeColor="text1"/>
                  <w:sz w:val="18"/>
                  <w:szCs w:val="18"/>
                </w:rPr>
                <w:t>.</w:t>
              </w:r>
            </w:ins>
          </w:p>
        </w:tc>
        <w:tc>
          <w:tcPr>
            <w:tcW w:w="842" w:type="pct"/>
            <w:vMerge w:val="restart"/>
            <w:shd w:val="clear" w:color="auto" w:fill="FFFFFF" w:themeFill="background1"/>
            <w:vAlign w:val="center"/>
            <w:tcPrChange w:id="8223" w:author="Xuning Wei12232" w:date="2026-07-27T20:59:00Z">
              <w:tcPr>
                <w:tcW w:w="842" w:type="pct"/>
                <w:gridSpan w:val="3"/>
                <w:vMerge w:val="restart"/>
                <w:shd w:val="clear" w:color="auto" w:fill="FFFFFF" w:themeFill="background1"/>
                <w:vAlign w:val="center"/>
              </w:tcPr>
            </w:tcPrChange>
          </w:tcPr>
          <w:p w14:paraId="3B11AEED" w14:textId="77777777" w:rsidR="0026505D" w:rsidRPr="00032BAE" w:rsidRDefault="0026505D" w:rsidP="0026505D">
            <w:pPr>
              <w:jc w:val="both"/>
              <w:rPr>
                <w:ins w:id="8224" w:author="Xuning Wei12232" w:date="2026-07-27T20:51:00Z"/>
                <w:rFonts w:ascii="Times New Roman" w:hAnsi="Times New Roman" w:cs="Times New Roman"/>
                <w:color w:val="auto"/>
                <w:sz w:val="18"/>
                <w:szCs w:val="18"/>
                <w:shd w:val="clear" w:color="auto" w:fill="FFFFFF"/>
              </w:rPr>
            </w:pPr>
            <w:ins w:id="8225" w:author="Xuning Wei12232" w:date="2026-07-27T20:51: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3070821B" w14:textId="77777777" w:rsidR="0026505D" w:rsidRDefault="0026505D" w:rsidP="0026505D">
            <w:pPr>
              <w:jc w:val="both"/>
              <w:rPr>
                <w:ins w:id="8226" w:author="Xuning Wei12232" w:date="2026-07-27T20:51:00Z"/>
                <w:rFonts w:ascii="Times New Roman" w:hAnsi="Times New Roman" w:cs="Times New Roman"/>
                <w:color w:val="auto"/>
                <w:sz w:val="18"/>
                <w:szCs w:val="18"/>
                <w:shd w:val="clear" w:color="auto" w:fill="FFFFFF"/>
              </w:rPr>
            </w:pPr>
            <w:ins w:id="8227" w:author="Xuning Wei12232" w:date="2026-07-27T20:51: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673C25A4" w14:textId="77777777" w:rsidR="0026505D" w:rsidRPr="00032BAE" w:rsidRDefault="0026505D" w:rsidP="0026505D">
            <w:pPr>
              <w:jc w:val="both"/>
              <w:rPr>
                <w:ins w:id="8228" w:author="Xuning Wei12232" w:date="2026-07-27T20:51:00Z"/>
                <w:rFonts w:ascii="Times New Roman" w:hAnsi="Times New Roman" w:cs="Times New Roman"/>
                <w:color w:val="auto"/>
                <w:sz w:val="18"/>
                <w:szCs w:val="18"/>
                <w:shd w:val="clear" w:color="auto" w:fill="FFFFFF"/>
              </w:rPr>
            </w:pPr>
            <w:ins w:id="8229" w:author="Xuning Wei12232" w:date="2026-07-27T20:51:00Z">
              <w:r w:rsidRPr="00032BAE">
                <w:rPr>
                  <w:rFonts w:ascii="Times New Roman" w:hAnsi="Times New Roman" w:cs="Times New Roman"/>
                  <w:color w:val="auto"/>
                  <w:sz w:val="18"/>
                  <w:szCs w:val="18"/>
                  <w:shd w:val="clear" w:color="auto" w:fill="FFFFFF"/>
                </w:rPr>
                <w:t>Pipeline material: 316L</w:t>
              </w:r>
            </w:ins>
          </w:p>
          <w:p w14:paraId="097CEAA2" w14:textId="77777777" w:rsidR="0026505D" w:rsidRPr="00032BAE" w:rsidRDefault="0026505D" w:rsidP="0026505D">
            <w:pPr>
              <w:jc w:val="both"/>
              <w:rPr>
                <w:ins w:id="8230" w:author="Xuning Wei12232" w:date="2026-07-27T20:51:00Z"/>
                <w:rFonts w:ascii="Times New Roman" w:hAnsi="Times New Roman" w:cs="Times New Roman"/>
                <w:color w:val="auto"/>
                <w:sz w:val="18"/>
                <w:szCs w:val="18"/>
                <w:shd w:val="clear" w:color="auto" w:fill="FFFFFF"/>
              </w:rPr>
            </w:pPr>
            <w:ins w:id="8231" w:author="Xuning Wei12232" w:date="2026-07-27T20:51:00Z">
              <w:r w:rsidRPr="00032BAE">
                <w:rPr>
                  <w:rFonts w:ascii="Times New Roman" w:hAnsi="Times New Roman" w:cs="Times New Roman"/>
                  <w:color w:val="auto"/>
                  <w:sz w:val="18"/>
                  <w:szCs w:val="18"/>
                  <w:shd w:val="clear" w:color="auto" w:fill="FFFFFF"/>
                </w:rPr>
                <w:t>Sealing ring: PTFE</w:t>
              </w:r>
            </w:ins>
          </w:p>
          <w:p w14:paraId="18420B77" w14:textId="77777777" w:rsidR="0026505D" w:rsidRPr="00032BAE" w:rsidRDefault="0026505D" w:rsidP="0026505D">
            <w:pPr>
              <w:jc w:val="both"/>
              <w:rPr>
                <w:ins w:id="8232" w:author="Xuning Wei12232" w:date="2026-07-27T20:51:00Z"/>
                <w:rFonts w:ascii="Times New Roman" w:hAnsi="Times New Roman" w:cs="Times New Roman"/>
                <w:color w:val="auto"/>
                <w:sz w:val="18"/>
                <w:szCs w:val="18"/>
                <w:shd w:val="clear" w:color="auto" w:fill="FFFFFF"/>
              </w:rPr>
            </w:pPr>
            <w:ins w:id="8233" w:author="Xuning Wei12232" w:date="2026-07-27T20:51:00Z">
              <w:r w:rsidRPr="00032BAE">
                <w:rPr>
                  <w:rFonts w:ascii="Times New Roman" w:hAnsi="Times New Roman" w:cs="Times New Roman"/>
                  <w:color w:val="auto"/>
                  <w:sz w:val="18"/>
                  <w:szCs w:val="18"/>
                  <w:shd w:val="clear" w:color="auto" w:fill="FFFFFF"/>
                </w:rPr>
                <w:t>Mass flow meter: SS</w:t>
              </w:r>
            </w:ins>
          </w:p>
          <w:p w14:paraId="38BE9A10" w14:textId="77777777" w:rsidR="0026505D" w:rsidRPr="00032BAE" w:rsidRDefault="0026505D" w:rsidP="0026505D">
            <w:pPr>
              <w:jc w:val="both"/>
              <w:rPr>
                <w:ins w:id="8234" w:author="Xuning Wei12232" w:date="2026-07-27T20:51:00Z"/>
                <w:rFonts w:ascii="Times New Roman" w:hAnsi="Times New Roman" w:cs="Times New Roman"/>
                <w:color w:val="auto"/>
                <w:sz w:val="18"/>
                <w:szCs w:val="18"/>
                <w:shd w:val="clear" w:color="auto" w:fill="FFFFFF"/>
              </w:rPr>
            </w:pPr>
            <w:ins w:id="8235" w:author="Xuning Wei12232" w:date="2026-07-27T20:51:00Z">
              <w:r w:rsidRPr="00032BAE">
                <w:rPr>
                  <w:rFonts w:ascii="Times New Roman" w:hAnsi="Times New Roman" w:cs="Times New Roman"/>
                  <w:color w:val="auto"/>
                  <w:sz w:val="18"/>
                  <w:szCs w:val="18"/>
                  <w:shd w:val="clear" w:color="auto" w:fill="FFFFFF"/>
                </w:rPr>
                <w:t>Valve material: 304 &amp; 316L</w:t>
              </w:r>
            </w:ins>
          </w:p>
          <w:p w14:paraId="03293CBF" w14:textId="77777777" w:rsidR="0026505D" w:rsidRPr="00032BAE" w:rsidRDefault="0026505D" w:rsidP="0026505D">
            <w:pPr>
              <w:jc w:val="both"/>
              <w:rPr>
                <w:ins w:id="8236" w:author="Xuning Wei12232" w:date="2026-07-27T20:51:00Z"/>
                <w:rFonts w:ascii="Times New Roman" w:eastAsiaTheme="minorEastAsia" w:hAnsi="Times New Roman" w:cs="Times New Roman"/>
                <w:color w:val="auto"/>
                <w:sz w:val="18"/>
                <w:szCs w:val="18"/>
                <w:shd w:val="clear" w:color="auto" w:fill="FFFFFF"/>
                <w:lang w:eastAsia="zh-CN"/>
              </w:rPr>
            </w:pPr>
            <w:ins w:id="8237" w:author="Xuning Wei12232" w:date="2026-07-27T20:51: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600C1233" w14:textId="77777777" w:rsidR="0026505D" w:rsidRDefault="0026505D" w:rsidP="0026505D">
            <w:pPr>
              <w:jc w:val="both"/>
              <w:rPr>
                <w:ins w:id="8238" w:author="Xuning Wei12232" w:date="2026-07-27T20:51:00Z"/>
                <w:rFonts w:ascii="Times New Roman" w:eastAsiaTheme="minorEastAsia" w:hAnsi="Times New Roman" w:cs="Times New Roman"/>
                <w:bCs w:val="0"/>
                <w:color w:val="auto"/>
                <w:sz w:val="18"/>
                <w:szCs w:val="18"/>
                <w:shd w:val="clear" w:color="auto" w:fill="FFFFFF"/>
                <w:lang w:eastAsia="zh-CN"/>
              </w:rPr>
            </w:pPr>
            <w:ins w:id="8239" w:author="Xuning Wei12232" w:date="2026-07-27T20:51: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14E4A1F9" w14:textId="4A230BD1" w:rsidR="00455348" w:rsidRPr="00032BAE" w:rsidRDefault="0026505D" w:rsidP="0026505D">
            <w:pPr>
              <w:jc w:val="both"/>
              <w:rPr>
                <w:ins w:id="8240" w:author="Xuning Wei12232" w:date="2026-07-27T20:26:00Z"/>
                <w:rFonts w:ascii="Times New Roman" w:hAnsi="Times New Roman" w:cs="Times New Roman"/>
                <w:color w:val="auto"/>
                <w:sz w:val="18"/>
                <w:szCs w:val="18"/>
                <w:shd w:val="clear" w:color="auto" w:fill="FFFFFF"/>
              </w:rPr>
            </w:pPr>
            <w:ins w:id="8241" w:author="Xuning Wei12232" w:date="2026-07-27T20:51: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8242" w:author="Xuning Wei12232" w:date="2026-07-27T20:59:00Z">
              <w:tcPr>
                <w:tcW w:w="346" w:type="pct"/>
                <w:gridSpan w:val="3"/>
                <w:vMerge w:val="restart"/>
                <w:shd w:val="clear" w:color="auto" w:fill="FFFFFF" w:themeFill="background1"/>
                <w:vAlign w:val="center"/>
              </w:tcPr>
            </w:tcPrChange>
          </w:tcPr>
          <w:p w14:paraId="22269C82" w14:textId="77777777" w:rsidR="00455348" w:rsidRPr="00032BAE" w:rsidRDefault="00455348" w:rsidP="00455348">
            <w:pPr>
              <w:jc w:val="both"/>
              <w:rPr>
                <w:ins w:id="8243" w:author="Xuning Wei12232" w:date="2026-07-27T20:26:00Z"/>
                <w:rFonts w:ascii="Times New Roman" w:eastAsia="仿宋_GB2312" w:hAnsi="Times New Roman" w:cs="Times New Roman"/>
                <w:color w:val="auto"/>
                <w:sz w:val="18"/>
                <w:szCs w:val="18"/>
                <w:lang w:eastAsia="zh-CN" w:bidi="ar"/>
              </w:rPr>
            </w:pPr>
            <w:ins w:id="8244" w:author="Xuning Wei12232" w:date="2026-07-27T20:26: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8245" w:author="Xuning Wei12232" w:date="2026-07-27T20:59:00Z">
              <w:tcPr>
                <w:tcW w:w="396" w:type="pct"/>
                <w:gridSpan w:val="3"/>
                <w:vMerge w:val="restart"/>
                <w:shd w:val="clear" w:color="auto" w:fill="FFFFFF" w:themeFill="background1"/>
                <w:vAlign w:val="center"/>
              </w:tcPr>
            </w:tcPrChange>
          </w:tcPr>
          <w:p w14:paraId="3E4EFE68" w14:textId="77777777" w:rsidR="00455348" w:rsidRPr="00032BAE" w:rsidRDefault="00455348" w:rsidP="00455348">
            <w:pPr>
              <w:jc w:val="both"/>
              <w:rPr>
                <w:ins w:id="8246" w:author="Xuning Wei12232" w:date="2026-07-27T20:26:00Z"/>
                <w:rFonts w:ascii="Times New Roman" w:eastAsia="仿宋_GB2312" w:hAnsi="Times New Roman" w:cs="Times New Roman"/>
                <w:color w:val="auto"/>
                <w:sz w:val="18"/>
                <w:szCs w:val="18"/>
                <w:lang w:eastAsia="zh-CN" w:bidi="ar"/>
              </w:rPr>
            </w:pPr>
            <w:ins w:id="8247" w:author="Xuning Wei12232" w:date="2026-07-27T20:26: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8248" w:author="Xuning Wei12232" w:date="2026-07-27T20:59:00Z">
              <w:tcPr>
                <w:tcW w:w="335" w:type="pct"/>
                <w:gridSpan w:val="2"/>
                <w:vAlign w:val="center"/>
              </w:tcPr>
            </w:tcPrChange>
          </w:tcPr>
          <w:p w14:paraId="7782AF70" w14:textId="77777777" w:rsidR="00455348" w:rsidRPr="00032BAE" w:rsidRDefault="000B6761" w:rsidP="00455348">
            <w:pPr>
              <w:jc w:val="both"/>
              <w:rPr>
                <w:ins w:id="8249" w:author="Xuning Wei12232" w:date="2026-07-27T20:26:00Z"/>
                <w:rFonts w:ascii="Times New Roman" w:eastAsia="仿宋_GB2312" w:hAnsi="Times New Roman" w:cs="Times New Roman"/>
                <w:color w:val="auto"/>
                <w:sz w:val="18"/>
                <w:szCs w:val="18"/>
                <w:lang w:eastAsia="zh-CN" w:bidi="ar"/>
              </w:rPr>
            </w:pPr>
            <w:customXmlInsRangeStart w:id="8250" w:author="Xuning Wei12232" w:date="2026-07-27T20:26:00Z"/>
            <w:sdt>
              <w:sdtPr>
                <w:rPr>
                  <w:rFonts w:ascii="Times New Roman" w:eastAsia="仿宋_GB2312" w:hAnsi="Times New Roman" w:cs="Times New Roman"/>
                  <w:color w:val="auto"/>
                  <w:sz w:val="18"/>
                  <w:szCs w:val="18"/>
                  <w:lang w:eastAsia="zh-CN" w:bidi="ar"/>
                </w:rPr>
                <w:id w:val="1251084802"/>
                <w14:checkbox>
                  <w14:checked w14:val="1"/>
                  <w14:checkedState w14:val="2612" w14:font="MS Gothic"/>
                  <w14:uncheckedState w14:val="2610" w14:font="MS Gothic"/>
                </w14:checkbox>
              </w:sdtPr>
              <w:sdtEndPr/>
              <w:sdtContent>
                <w:customXmlInsRangeEnd w:id="8250"/>
                <w:ins w:id="8251"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252" w:author="Xuning Wei12232" w:date="2026-07-27T20:26:00Z"/>
              </w:sdtContent>
            </w:sdt>
            <w:customXmlInsRangeEnd w:id="8252"/>
            <w:ins w:id="8253" w:author="Xuning Wei12232" w:date="2026-07-27T20:26:00Z">
              <w:r w:rsidR="00455348" w:rsidRPr="00032BAE">
                <w:rPr>
                  <w:rFonts w:ascii="Times New Roman" w:eastAsia="仿宋_GB2312" w:hAnsi="Times New Roman" w:cs="Times New Roman"/>
                  <w:color w:val="auto"/>
                  <w:sz w:val="18"/>
                  <w:szCs w:val="18"/>
                  <w:lang w:eastAsia="zh-CN" w:bidi="ar"/>
                </w:rPr>
                <w:t>Yes</w:t>
              </w:r>
            </w:ins>
          </w:p>
        </w:tc>
        <w:tc>
          <w:tcPr>
            <w:tcW w:w="494" w:type="pct"/>
            <w:vAlign w:val="center"/>
            <w:tcPrChange w:id="8254" w:author="Xuning Wei12232" w:date="2026-07-27T20:59:00Z">
              <w:tcPr>
                <w:tcW w:w="457" w:type="pct"/>
                <w:gridSpan w:val="3"/>
                <w:vAlign w:val="center"/>
              </w:tcPr>
            </w:tcPrChange>
          </w:tcPr>
          <w:p w14:paraId="6B914123" w14:textId="3EFB2BD5" w:rsidR="00455348" w:rsidRPr="00032BAE" w:rsidRDefault="000B6761" w:rsidP="00455348">
            <w:pPr>
              <w:jc w:val="both"/>
              <w:rPr>
                <w:ins w:id="8255" w:author="Xuning Wei12232" w:date="2026-07-27T20:26:00Z"/>
                <w:rFonts w:ascii="Times New Roman" w:eastAsia="仿宋_GB2312" w:hAnsi="Times New Roman" w:cs="Times New Roman"/>
                <w:color w:val="auto"/>
                <w:sz w:val="18"/>
                <w:szCs w:val="18"/>
                <w:lang w:eastAsia="zh-CN" w:bidi="ar"/>
              </w:rPr>
            </w:pPr>
            <w:customXmlInsRangeStart w:id="8256" w:author="Xuning Wei12232" w:date="2026-07-27T20:26:00Z"/>
            <w:sdt>
              <w:sdtPr>
                <w:rPr>
                  <w:rFonts w:ascii="Times New Roman" w:eastAsia="仿宋_GB2312" w:hAnsi="Times New Roman" w:cs="Times New Roman"/>
                  <w:color w:val="auto"/>
                  <w:sz w:val="18"/>
                  <w:szCs w:val="18"/>
                  <w:lang w:eastAsia="zh-CN" w:bidi="ar"/>
                </w:rPr>
                <w:id w:val="938714533"/>
                <w14:checkbox>
                  <w14:checked w14:val="0"/>
                  <w14:checkedState w14:val="2612" w14:font="MS Gothic"/>
                  <w14:uncheckedState w14:val="2610" w14:font="MS Gothic"/>
                </w14:checkbox>
              </w:sdtPr>
              <w:sdtEndPr/>
              <w:sdtContent>
                <w:customXmlInsRangeEnd w:id="8256"/>
                <w:ins w:id="8257"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258" w:author="Xuning Wei12232" w:date="2026-07-27T20:26:00Z"/>
              </w:sdtContent>
            </w:sdt>
            <w:customXmlInsRangeEnd w:id="8258"/>
            <w:ins w:id="8259" w:author="He Han" w:date="2026-08-27T15:32:00Z">
              <w:r w:rsidR="004000DE">
                <w:rPr>
                  <w:rFonts w:ascii="Times New Roman" w:eastAsia="仿宋_GB2312" w:hAnsi="Times New Roman" w:cs="Times New Roman"/>
                  <w:color w:val="auto"/>
                  <w:sz w:val="18"/>
                  <w:szCs w:val="18"/>
                  <w:lang w:eastAsia="zh-CN" w:bidi="ar"/>
                </w:rPr>
                <w:t xml:space="preserve"> </w:t>
              </w:r>
            </w:ins>
            <w:ins w:id="8260" w:author="Xuning Wei12232" w:date="2026-07-27T20:26:00Z">
              <w:del w:id="8261" w:author="He Han" w:date="2026-08-27T15:32:00Z">
                <w:r w:rsidR="00455348" w:rsidRPr="00032BAE" w:rsidDel="004000DE">
                  <w:rPr>
                    <w:rFonts w:ascii="Times New Roman" w:eastAsia="仿宋_GB2312" w:hAnsi="Times New Roman" w:cs="Times New Roman"/>
                    <w:color w:val="auto"/>
                    <w:sz w:val="18"/>
                    <w:szCs w:val="18"/>
                    <w:lang w:eastAsia="zh-CN" w:bidi="ar"/>
                  </w:rPr>
                  <w:delText xml:space="preserve">  </w:delText>
                </w:r>
              </w:del>
              <w:r w:rsidR="00455348" w:rsidRPr="00032BAE">
                <w:rPr>
                  <w:rFonts w:ascii="Times New Roman" w:eastAsia="仿宋_GB2312" w:hAnsi="Times New Roman" w:cs="Times New Roman"/>
                  <w:color w:val="auto"/>
                  <w:sz w:val="18"/>
                  <w:szCs w:val="18"/>
                  <w:lang w:eastAsia="zh-CN" w:bidi="ar"/>
                </w:rPr>
                <w:t>No</w:t>
              </w:r>
            </w:ins>
          </w:p>
        </w:tc>
        <w:tc>
          <w:tcPr>
            <w:tcW w:w="891" w:type="pct"/>
            <w:vMerge w:val="restart"/>
            <w:vAlign w:val="center"/>
            <w:tcPrChange w:id="8262" w:author="Xuning Wei12232" w:date="2026-07-27T20:59:00Z">
              <w:tcPr>
                <w:tcW w:w="990" w:type="pct"/>
                <w:gridSpan w:val="2"/>
                <w:vMerge w:val="restart"/>
                <w:vAlign w:val="center"/>
              </w:tcPr>
            </w:tcPrChange>
          </w:tcPr>
          <w:p w14:paraId="3E7CD9D2" w14:textId="77777777" w:rsidR="00455348" w:rsidRPr="00032BAE" w:rsidRDefault="000B6761" w:rsidP="00455348">
            <w:pPr>
              <w:jc w:val="both"/>
              <w:rPr>
                <w:ins w:id="8263" w:author="Xuning Wei12232" w:date="2026-07-27T20:26:00Z"/>
                <w:rFonts w:ascii="Times New Roman" w:eastAsia="仿宋_GB2312" w:hAnsi="Times New Roman" w:cs="Times New Roman"/>
                <w:color w:val="auto"/>
                <w:sz w:val="18"/>
                <w:szCs w:val="18"/>
                <w:u w:val="single"/>
                <w:lang w:eastAsia="zh-CN" w:bidi="ar"/>
              </w:rPr>
            </w:pPr>
            <w:customXmlInsRangeStart w:id="8264" w:author="Xuning Wei12232" w:date="2026-07-27T20:26:00Z"/>
            <w:sdt>
              <w:sdtPr>
                <w:rPr>
                  <w:rFonts w:ascii="Times New Roman" w:eastAsia="仿宋_GB2312" w:hAnsi="Times New Roman" w:cs="Times New Roman"/>
                  <w:b/>
                  <w:color w:val="auto"/>
                  <w:sz w:val="18"/>
                  <w:szCs w:val="18"/>
                  <w:lang w:eastAsia="zh-CN" w:bidi="ar"/>
                </w:rPr>
                <w:id w:val="134996733"/>
                <w14:checkbox>
                  <w14:checked w14:val="0"/>
                  <w14:checkedState w14:val="2612" w14:font="MS Gothic"/>
                  <w14:uncheckedState w14:val="2610" w14:font="MS Gothic"/>
                </w14:checkbox>
              </w:sdtPr>
              <w:sdtEndPr/>
              <w:sdtContent>
                <w:customXmlInsRangeEnd w:id="8264"/>
                <w:ins w:id="826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266" w:author="Xuning Wei12232" w:date="2026-07-27T20:26:00Z"/>
              </w:sdtContent>
            </w:sdt>
            <w:customXmlInsRangeEnd w:id="8266"/>
            <w:ins w:id="8267"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R&amp;D Lab: </w:t>
              </w:r>
              <w:r w:rsidR="00455348" w:rsidRPr="00032BAE">
                <w:rPr>
                  <w:rFonts w:ascii="Times New Roman" w:eastAsia="仿宋_GB2312" w:hAnsi="Times New Roman" w:cs="Times New Roman"/>
                  <w:color w:val="auto"/>
                  <w:sz w:val="18"/>
                  <w:szCs w:val="18"/>
                  <w:u w:val="single"/>
                  <w:lang w:eastAsia="zh-CN" w:bidi="ar"/>
                </w:rPr>
                <w:t xml:space="preserve">N/A </w:t>
              </w:r>
            </w:ins>
          </w:p>
          <w:p w14:paraId="56BD1BBD" w14:textId="77777777" w:rsidR="00455348" w:rsidRPr="00032BAE" w:rsidRDefault="000B6761" w:rsidP="00455348">
            <w:pPr>
              <w:jc w:val="both"/>
              <w:rPr>
                <w:ins w:id="8268" w:author="Xuning Wei12232" w:date="2026-07-27T20:26:00Z"/>
                <w:rFonts w:ascii="Times New Roman" w:eastAsia="仿宋_GB2312" w:hAnsi="Times New Roman" w:cs="Times New Roman"/>
                <w:color w:val="auto"/>
                <w:sz w:val="18"/>
                <w:szCs w:val="18"/>
                <w:u w:val="single"/>
                <w:lang w:eastAsia="zh-CN" w:bidi="ar"/>
              </w:rPr>
            </w:pPr>
            <w:customXmlInsRangeStart w:id="8269" w:author="Xuning Wei12232" w:date="2026-07-27T20:26:00Z"/>
            <w:sdt>
              <w:sdtPr>
                <w:rPr>
                  <w:rFonts w:ascii="Times New Roman" w:eastAsia="仿宋_GB2312" w:hAnsi="Times New Roman" w:cs="Times New Roman"/>
                  <w:b/>
                  <w:color w:val="auto"/>
                  <w:sz w:val="18"/>
                  <w:szCs w:val="18"/>
                  <w:lang w:eastAsia="zh-CN" w:bidi="ar"/>
                </w:rPr>
                <w:id w:val="1615946497"/>
                <w14:checkbox>
                  <w14:checked w14:val="1"/>
                  <w14:checkedState w14:val="2612" w14:font="MS Gothic"/>
                  <w14:uncheckedState w14:val="2610" w14:font="MS Gothic"/>
                </w14:checkbox>
              </w:sdtPr>
              <w:sdtEndPr/>
              <w:sdtContent>
                <w:customXmlInsRangeEnd w:id="8269"/>
                <w:ins w:id="8270"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271" w:author="Xuning Wei12232" w:date="2026-07-27T20:26:00Z"/>
              </w:sdtContent>
            </w:sdt>
            <w:customXmlInsRangeEnd w:id="8271"/>
            <w:ins w:id="8272"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Production data, Lot Number:</w:t>
              </w:r>
              <w:r w:rsidR="00455348" w:rsidRPr="00032BAE">
                <w:rPr>
                  <w:rFonts w:ascii="Times New Roman" w:eastAsia="仿宋_GB2312" w:hAnsi="Times New Roman" w:cs="Times New Roman"/>
                  <w:color w:val="auto"/>
                  <w:sz w:val="18"/>
                  <w:szCs w:val="18"/>
                  <w:u w:val="single"/>
                  <w:lang w:eastAsia="zh-CN" w:bidi="ar"/>
                </w:rPr>
                <w:t xml:space="preserve"> CPo140020-02-01-02  </w:t>
              </w:r>
            </w:ins>
          </w:p>
          <w:p w14:paraId="2FDE0252" w14:textId="77777777" w:rsidR="00455348" w:rsidRPr="00032BAE" w:rsidRDefault="000B6761" w:rsidP="00455348">
            <w:pPr>
              <w:jc w:val="both"/>
              <w:rPr>
                <w:ins w:id="8273" w:author="Xuning Wei12232" w:date="2026-07-27T20:26:00Z"/>
                <w:rFonts w:ascii="Times New Roman" w:eastAsia="仿宋_GB2312" w:hAnsi="Times New Roman" w:cs="Times New Roman"/>
                <w:color w:val="auto"/>
                <w:sz w:val="18"/>
                <w:szCs w:val="18"/>
                <w:lang w:eastAsia="zh-CN" w:bidi="ar"/>
              </w:rPr>
            </w:pPr>
            <w:customXmlInsRangeStart w:id="8274" w:author="Xuning Wei12232" w:date="2026-07-27T20:26:00Z"/>
            <w:sdt>
              <w:sdtPr>
                <w:rPr>
                  <w:rFonts w:ascii="Times New Roman" w:eastAsia="仿宋_GB2312" w:hAnsi="Times New Roman" w:cs="Times New Roman"/>
                  <w:b/>
                  <w:color w:val="auto"/>
                  <w:sz w:val="18"/>
                  <w:szCs w:val="18"/>
                  <w:lang w:eastAsia="zh-CN" w:bidi="ar"/>
                </w:rPr>
                <w:id w:val="-2090145989"/>
                <w14:checkbox>
                  <w14:checked w14:val="0"/>
                  <w14:checkedState w14:val="2612" w14:font="MS Gothic"/>
                  <w14:uncheckedState w14:val="2610" w14:font="MS Gothic"/>
                </w14:checkbox>
              </w:sdtPr>
              <w:sdtEndPr/>
              <w:sdtContent>
                <w:customXmlInsRangeEnd w:id="8274"/>
                <w:ins w:id="827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276" w:author="Xuning Wei12232" w:date="2026-07-27T20:26:00Z"/>
              </w:sdtContent>
            </w:sdt>
            <w:customXmlInsRangeEnd w:id="8276"/>
            <w:ins w:id="8277" w:author="Xuning Wei12232" w:date="2026-07-27T20:26:00Z">
              <w:r w:rsidR="00455348" w:rsidRPr="00032BAE">
                <w:rPr>
                  <w:rFonts w:ascii="Times New Roman" w:eastAsia="仿宋_GB2312" w:hAnsi="Times New Roman" w:cs="Times New Roman"/>
                  <w:color w:val="auto"/>
                  <w:sz w:val="18"/>
                  <w:szCs w:val="18"/>
                  <w:lang w:eastAsia="zh-CN" w:bidi="ar"/>
                </w:rPr>
                <w:t xml:space="preserve"> Supplier data:</w:t>
              </w:r>
              <w:r w:rsidR="00455348" w:rsidRPr="00032BAE">
                <w:rPr>
                  <w:rFonts w:ascii="Times New Roman" w:eastAsia="仿宋_GB2312" w:hAnsi="Times New Roman" w:cs="Times New Roman"/>
                  <w:color w:val="auto"/>
                  <w:sz w:val="18"/>
                  <w:szCs w:val="18"/>
                  <w:u w:val="single"/>
                  <w:lang w:eastAsia="zh-CN" w:bidi="ar"/>
                </w:rPr>
                <w:t xml:space="preserve"> N/A  </w:t>
              </w:r>
              <w:r w:rsidR="00455348" w:rsidRPr="00032BAE">
                <w:rPr>
                  <w:rFonts w:ascii="Times New Roman" w:eastAsia="仿宋_GB2312" w:hAnsi="Times New Roman" w:cs="Times New Roman"/>
                  <w:color w:val="auto"/>
                  <w:sz w:val="18"/>
                  <w:szCs w:val="18"/>
                  <w:lang w:eastAsia="zh-CN" w:bidi="ar"/>
                </w:rPr>
                <w:t xml:space="preserve"> </w:t>
              </w:r>
            </w:ins>
          </w:p>
          <w:p w14:paraId="730BC367" w14:textId="77777777" w:rsidR="00455348" w:rsidRPr="00032BAE" w:rsidRDefault="000B6761" w:rsidP="00455348">
            <w:pPr>
              <w:jc w:val="both"/>
              <w:rPr>
                <w:ins w:id="8278" w:author="Xuning Wei12232" w:date="2026-07-27T20:26:00Z"/>
                <w:rFonts w:ascii="Times New Roman" w:eastAsia="仿宋_GB2312" w:hAnsi="Times New Roman" w:cs="Times New Roman"/>
                <w:color w:val="auto"/>
                <w:sz w:val="18"/>
                <w:szCs w:val="18"/>
                <w:u w:val="single"/>
                <w:lang w:eastAsia="zh-CN" w:bidi="ar"/>
              </w:rPr>
            </w:pPr>
            <w:customXmlInsRangeStart w:id="8279" w:author="Xuning Wei12232" w:date="2026-07-27T20:26:00Z"/>
            <w:sdt>
              <w:sdtPr>
                <w:rPr>
                  <w:rFonts w:ascii="Times New Roman" w:eastAsia="仿宋_GB2312" w:hAnsi="Times New Roman" w:cs="Times New Roman"/>
                  <w:b/>
                  <w:color w:val="auto"/>
                  <w:sz w:val="18"/>
                  <w:szCs w:val="18"/>
                  <w:lang w:eastAsia="zh-CN" w:bidi="ar"/>
                </w:rPr>
                <w:id w:val="763345303"/>
                <w14:checkbox>
                  <w14:checked w14:val="1"/>
                  <w14:checkedState w14:val="2612" w14:font="MS Gothic"/>
                  <w14:uncheckedState w14:val="2610" w14:font="MS Gothic"/>
                </w14:checkbox>
              </w:sdtPr>
              <w:sdtEndPr/>
              <w:sdtContent>
                <w:customXmlInsRangeEnd w:id="8279"/>
                <w:ins w:id="8280"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281" w:author="Xuning Wei12232" w:date="2026-07-27T20:26:00Z"/>
              </w:sdtContent>
            </w:sdt>
            <w:customXmlInsRangeEnd w:id="8281"/>
            <w:ins w:id="8282" w:author="Xuning Wei12232" w:date="2026-07-27T20:26:00Z">
              <w:r w:rsidR="00455348" w:rsidRPr="00032BAE">
                <w:rPr>
                  <w:rFonts w:ascii="Times New Roman" w:eastAsia="仿宋_GB2312" w:hAnsi="Times New Roman" w:cs="Times New Roman"/>
                  <w:color w:val="auto"/>
                  <w:sz w:val="18"/>
                  <w:szCs w:val="18"/>
                  <w:lang w:eastAsia="zh-CN" w:bidi="ar"/>
                </w:rPr>
                <w:t xml:space="preserve"> *Handbook &amp; Page:</w:t>
              </w:r>
              <w:r w:rsidR="00455348" w:rsidRPr="00032BAE">
                <w:rPr>
                  <w:rFonts w:ascii="Times New Roman" w:eastAsia="仿宋_GB2312" w:hAnsi="Times New Roman" w:cs="Times New Roman"/>
                  <w:color w:val="auto"/>
                  <w:sz w:val="18"/>
                  <w:szCs w:val="18"/>
                  <w:u w:val="single"/>
                  <w:lang w:eastAsia="zh-CN" w:bidi="ar"/>
                </w:rPr>
                <w:t xml:space="preserve"> The Pilot Plant Real Book Page &amp;10-14, 10-15  </w:t>
              </w:r>
            </w:ins>
          </w:p>
          <w:p w14:paraId="2554286D" w14:textId="77777777" w:rsidR="00455348" w:rsidRPr="00032BAE" w:rsidRDefault="000B6761" w:rsidP="00455348">
            <w:pPr>
              <w:jc w:val="both"/>
              <w:rPr>
                <w:ins w:id="8283" w:author="Xuning Wei12232" w:date="2026-07-27T20:26:00Z"/>
                <w:rFonts w:ascii="Times New Roman" w:eastAsia="仿宋_GB2312" w:hAnsi="Times New Roman" w:cs="Times New Roman"/>
                <w:color w:val="auto"/>
                <w:sz w:val="18"/>
                <w:szCs w:val="18"/>
                <w:lang w:eastAsia="zh-CN" w:bidi="ar"/>
              </w:rPr>
            </w:pPr>
            <w:customXmlInsRangeStart w:id="8284" w:author="Xuning Wei12232" w:date="2026-07-27T20:26:00Z"/>
            <w:sdt>
              <w:sdtPr>
                <w:rPr>
                  <w:rFonts w:ascii="Times New Roman" w:eastAsia="仿宋_GB2312" w:hAnsi="Times New Roman" w:cs="Times New Roman"/>
                  <w:color w:val="auto"/>
                  <w:sz w:val="18"/>
                  <w:szCs w:val="18"/>
                  <w:lang w:eastAsia="zh-CN" w:bidi="ar"/>
                </w:rPr>
                <w:id w:val="1092359636"/>
                <w14:checkbox>
                  <w14:checked w14:val="1"/>
                  <w14:checkedState w14:val="2612" w14:font="MS Gothic"/>
                  <w14:uncheckedState w14:val="2610" w14:font="MS Gothic"/>
                </w14:checkbox>
              </w:sdtPr>
              <w:sdtEndPr/>
              <w:sdtContent>
                <w:customXmlInsRangeEnd w:id="8284"/>
                <w:ins w:id="8285"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286" w:author="Xuning Wei12232" w:date="2026-07-27T20:26:00Z"/>
              </w:sdtContent>
            </w:sdt>
            <w:customXmlInsRangeEnd w:id="8286"/>
            <w:ins w:id="8287" w:author="Xuning Wei12232" w:date="2026-07-27T20:26:00Z">
              <w:r w:rsidR="00455348" w:rsidRPr="00032BAE">
                <w:rPr>
                  <w:rFonts w:ascii="Times New Roman" w:eastAsia="仿宋_GB2312" w:hAnsi="Times New Roman" w:cs="Times New Roman"/>
                  <w:color w:val="auto"/>
                  <w:sz w:val="18"/>
                  <w:szCs w:val="18"/>
                  <w:lang w:eastAsia="zh-CN" w:bidi="ar"/>
                </w:rPr>
                <w:t xml:space="preserve"> Other:</w:t>
              </w:r>
              <w:r w:rsidR="00455348"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455348" w:rsidRPr="00032BAE">
                <w:rPr>
                  <w:rFonts w:ascii="Times New Roman" w:eastAsia="仿宋_GB2312" w:hAnsi="Times New Roman" w:cs="Times New Roman"/>
                  <w:color w:val="auto"/>
                  <w:sz w:val="18"/>
                  <w:szCs w:val="18"/>
                  <w:u w:val="single"/>
                  <w:lang w:eastAsia="zh-CN" w:bidi="ar"/>
                </w:rPr>
                <w:t>salts.The</w:t>
              </w:r>
              <w:proofErr w:type="spellEnd"/>
              <w:r w:rsidR="00455348"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455348" w:rsidRPr="00032BAE">
                <w:rPr>
                  <w:rFonts w:ascii="Times New Roman" w:eastAsia="仿宋_GB2312" w:hAnsi="Times New Roman" w:cs="Times New Roman"/>
                  <w:color w:val="auto"/>
                  <w:sz w:val="18"/>
                  <w:szCs w:val="18"/>
                  <w:u w:val="single"/>
                  <w:lang w:eastAsia="zh-CN" w:bidi="ar"/>
                </w:rPr>
                <w:t>solvents.The</w:t>
              </w:r>
              <w:proofErr w:type="spellEnd"/>
              <w:r w:rsidR="00455348"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455348" w:rsidRPr="00032BAE" w14:paraId="08BB26CD" w14:textId="77777777" w:rsidTr="00770B21">
        <w:trPr>
          <w:trHeight w:val="480"/>
          <w:ins w:id="8288" w:author="Xuning Wei12232" w:date="2026-07-27T20:26:00Z"/>
          <w:trPrChange w:id="8289" w:author="Xuning Wei12232" w:date="2026-07-27T20:59:00Z">
            <w:trPr>
              <w:trHeight w:val="480"/>
            </w:trPr>
          </w:trPrChange>
        </w:trPr>
        <w:tc>
          <w:tcPr>
            <w:tcW w:w="269" w:type="pct"/>
            <w:vMerge/>
            <w:shd w:val="clear" w:color="auto" w:fill="FFFFFF" w:themeFill="background1"/>
            <w:vAlign w:val="center"/>
            <w:tcPrChange w:id="8290" w:author="Xuning Wei12232" w:date="2026-07-27T20:59:00Z">
              <w:tcPr>
                <w:tcW w:w="269" w:type="pct"/>
                <w:gridSpan w:val="2"/>
                <w:vMerge/>
                <w:shd w:val="clear" w:color="auto" w:fill="FFFFFF" w:themeFill="background1"/>
                <w:vAlign w:val="center"/>
              </w:tcPr>
            </w:tcPrChange>
          </w:tcPr>
          <w:p w14:paraId="0FEBB0C8" w14:textId="77777777" w:rsidR="00455348" w:rsidRPr="00032BAE" w:rsidRDefault="00455348" w:rsidP="00455348">
            <w:pPr>
              <w:numPr>
                <w:ilvl w:val="0"/>
                <w:numId w:val="4"/>
              </w:numPr>
              <w:jc w:val="both"/>
              <w:rPr>
                <w:ins w:id="8291"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8292" w:author="Xuning Wei12232" w:date="2026-07-27T20:59:00Z">
              <w:tcPr>
                <w:tcW w:w="1365" w:type="pct"/>
                <w:gridSpan w:val="3"/>
                <w:vMerge/>
                <w:shd w:val="clear" w:color="auto" w:fill="FFFFFF" w:themeFill="background1"/>
                <w:vAlign w:val="center"/>
              </w:tcPr>
            </w:tcPrChange>
          </w:tcPr>
          <w:p w14:paraId="5FE992FD" w14:textId="77777777" w:rsidR="00455348" w:rsidRPr="00032BAE" w:rsidRDefault="00455348" w:rsidP="00455348">
            <w:pPr>
              <w:jc w:val="both"/>
              <w:rPr>
                <w:ins w:id="8293"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8294" w:author="Xuning Wei12232" w:date="2026-07-27T20:59:00Z">
              <w:tcPr>
                <w:tcW w:w="842" w:type="pct"/>
                <w:gridSpan w:val="3"/>
                <w:vMerge/>
                <w:shd w:val="clear" w:color="auto" w:fill="FFFFFF" w:themeFill="background1"/>
                <w:vAlign w:val="center"/>
              </w:tcPr>
            </w:tcPrChange>
          </w:tcPr>
          <w:p w14:paraId="1EB8E5CE" w14:textId="77777777" w:rsidR="00455348" w:rsidRPr="00032BAE" w:rsidRDefault="00455348" w:rsidP="00455348">
            <w:pPr>
              <w:jc w:val="both"/>
              <w:rPr>
                <w:ins w:id="8295" w:author="Xuning Wei12232" w:date="2026-07-27T20:26:00Z"/>
                <w:rFonts w:ascii="Times New Roman" w:eastAsia="仿宋_GB2312" w:hAnsi="Times New Roman" w:cs="Times New Roman"/>
                <w:color w:val="auto"/>
                <w:sz w:val="20"/>
                <w:szCs w:val="20"/>
                <w:lang w:eastAsia="zh-CN" w:bidi="ar"/>
              </w:rPr>
            </w:pPr>
          </w:p>
        </w:tc>
        <w:tc>
          <w:tcPr>
            <w:tcW w:w="346" w:type="pct"/>
            <w:vMerge/>
            <w:shd w:val="clear" w:color="auto" w:fill="FFFFFF" w:themeFill="background1"/>
            <w:vAlign w:val="center"/>
            <w:tcPrChange w:id="8296" w:author="Xuning Wei12232" w:date="2026-07-27T20:59:00Z">
              <w:tcPr>
                <w:tcW w:w="346" w:type="pct"/>
                <w:gridSpan w:val="3"/>
                <w:vMerge/>
                <w:shd w:val="clear" w:color="auto" w:fill="FFFFFF" w:themeFill="background1"/>
                <w:vAlign w:val="center"/>
              </w:tcPr>
            </w:tcPrChange>
          </w:tcPr>
          <w:p w14:paraId="3654C6E9" w14:textId="77777777" w:rsidR="00455348" w:rsidRPr="00032BAE" w:rsidRDefault="00455348" w:rsidP="00455348">
            <w:pPr>
              <w:jc w:val="both"/>
              <w:rPr>
                <w:ins w:id="8297"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8298" w:author="Xuning Wei12232" w:date="2026-07-27T20:59:00Z">
              <w:tcPr>
                <w:tcW w:w="396" w:type="pct"/>
                <w:gridSpan w:val="3"/>
                <w:vMerge/>
                <w:shd w:val="clear" w:color="auto" w:fill="FFFFFF" w:themeFill="background1"/>
                <w:vAlign w:val="center"/>
              </w:tcPr>
            </w:tcPrChange>
          </w:tcPr>
          <w:p w14:paraId="6D5F9F86" w14:textId="77777777" w:rsidR="00455348" w:rsidRPr="00032BAE" w:rsidRDefault="00455348" w:rsidP="00455348">
            <w:pPr>
              <w:jc w:val="both"/>
              <w:rPr>
                <w:ins w:id="8299"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8300" w:author="Xuning Wei12232" w:date="2026-07-27T20:59:00Z">
              <w:tcPr>
                <w:tcW w:w="335" w:type="pct"/>
                <w:gridSpan w:val="2"/>
                <w:vAlign w:val="center"/>
              </w:tcPr>
            </w:tcPrChange>
          </w:tcPr>
          <w:p w14:paraId="0877D171" w14:textId="77777777" w:rsidR="00455348" w:rsidRPr="00032BAE" w:rsidRDefault="000B6761" w:rsidP="00455348">
            <w:pPr>
              <w:jc w:val="both"/>
              <w:rPr>
                <w:ins w:id="8301" w:author="Xuning Wei12232" w:date="2026-07-27T20:26:00Z"/>
                <w:rFonts w:ascii="Times New Roman" w:eastAsia="仿宋_GB2312" w:hAnsi="Times New Roman" w:cs="Times New Roman"/>
                <w:color w:val="auto"/>
                <w:sz w:val="18"/>
                <w:szCs w:val="18"/>
                <w:lang w:eastAsia="zh-CN" w:bidi="ar"/>
              </w:rPr>
            </w:pPr>
            <w:customXmlInsRangeStart w:id="8302" w:author="Xuning Wei12232" w:date="2026-07-27T20:26:00Z"/>
            <w:sdt>
              <w:sdtPr>
                <w:rPr>
                  <w:rFonts w:ascii="Times New Roman" w:eastAsia="仿宋_GB2312" w:hAnsi="Times New Roman" w:cs="Times New Roman"/>
                  <w:b/>
                  <w:color w:val="auto"/>
                  <w:sz w:val="18"/>
                  <w:szCs w:val="18"/>
                  <w:lang w:eastAsia="zh-CN" w:bidi="ar"/>
                </w:rPr>
                <w:id w:val="-1603257328"/>
                <w14:checkbox>
                  <w14:checked w14:val="0"/>
                  <w14:checkedState w14:val="2612" w14:font="MS Gothic"/>
                  <w14:uncheckedState w14:val="2610" w14:font="MS Gothic"/>
                </w14:checkbox>
              </w:sdtPr>
              <w:sdtEndPr/>
              <w:sdtContent>
                <w:customXmlInsRangeEnd w:id="8302"/>
                <w:ins w:id="8303"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304" w:author="Xuning Wei12232" w:date="2026-07-27T20:26:00Z"/>
              </w:sdtContent>
            </w:sdt>
            <w:customXmlInsRangeEnd w:id="8304"/>
            <w:ins w:id="8305" w:author="Xuning Wei12232" w:date="2026-07-27T20:26:00Z">
              <w:r w:rsidR="00455348" w:rsidRPr="00032BAE">
                <w:rPr>
                  <w:rFonts w:ascii="Times New Roman" w:eastAsia="仿宋_GB2312" w:hAnsi="Times New Roman" w:cs="Times New Roman"/>
                  <w:color w:val="auto"/>
                  <w:sz w:val="18"/>
                  <w:szCs w:val="18"/>
                  <w:lang w:eastAsia="zh-CN" w:bidi="ar"/>
                </w:rPr>
                <w:t xml:space="preserve"> High</w:t>
              </w:r>
            </w:ins>
          </w:p>
          <w:p w14:paraId="77AA95F8" w14:textId="77777777" w:rsidR="00455348" w:rsidRPr="00032BAE" w:rsidRDefault="000B6761" w:rsidP="00455348">
            <w:pPr>
              <w:jc w:val="both"/>
              <w:rPr>
                <w:ins w:id="8306" w:author="Xuning Wei12232" w:date="2026-07-27T20:26:00Z"/>
                <w:rFonts w:ascii="Times New Roman" w:eastAsia="仿宋_GB2312" w:hAnsi="Times New Roman" w:cs="Times New Roman"/>
                <w:color w:val="auto"/>
                <w:sz w:val="18"/>
                <w:szCs w:val="18"/>
                <w:lang w:eastAsia="zh-CN" w:bidi="ar"/>
              </w:rPr>
            </w:pPr>
            <w:customXmlInsRangeStart w:id="8307" w:author="Xuning Wei12232" w:date="2026-07-27T20:26:00Z"/>
            <w:sdt>
              <w:sdtPr>
                <w:rPr>
                  <w:rFonts w:ascii="Times New Roman" w:eastAsia="仿宋_GB2312" w:hAnsi="Times New Roman" w:cs="Times New Roman"/>
                  <w:b/>
                  <w:color w:val="auto"/>
                  <w:sz w:val="18"/>
                  <w:szCs w:val="18"/>
                  <w:lang w:eastAsia="zh-CN" w:bidi="ar"/>
                </w:rPr>
                <w:id w:val="-2096076689"/>
                <w14:checkbox>
                  <w14:checked w14:val="0"/>
                  <w14:checkedState w14:val="2612" w14:font="MS Gothic"/>
                  <w14:uncheckedState w14:val="2610" w14:font="MS Gothic"/>
                </w14:checkbox>
              </w:sdtPr>
              <w:sdtEndPr/>
              <w:sdtContent>
                <w:customXmlInsRangeEnd w:id="8307"/>
                <w:ins w:id="8308"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309" w:author="Xuning Wei12232" w:date="2026-07-27T20:26:00Z"/>
              </w:sdtContent>
            </w:sdt>
            <w:customXmlInsRangeEnd w:id="8309"/>
            <w:ins w:id="8310" w:author="Xuning Wei12232" w:date="2026-07-27T20:26:00Z">
              <w:r w:rsidR="00455348" w:rsidRPr="00032BAE">
                <w:rPr>
                  <w:rFonts w:ascii="Times New Roman" w:eastAsia="仿宋_GB2312" w:hAnsi="Times New Roman" w:cs="Times New Roman"/>
                  <w:b/>
                  <w:color w:val="auto"/>
                  <w:sz w:val="18"/>
                  <w:szCs w:val="18"/>
                  <w:lang w:eastAsia="zh-CN" w:bidi="ar"/>
                </w:rPr>
                <w:t xml:space="preserve"> </w:t>
              </w:r>
              <w:r w:rsidR="00455348" w:rsidRPr="00032BAE">
                <w:rPr>
                  <w:rFonts w:ascii="Times New Roman" w:eastAsia="仿宋_GB2312" w:hAnsi="Times New Roman" w:cs="Times New Roman"/>
                  <w:color w:val="auto"/>
                  <w:sz w:val="18"/>
                  <w:szCs w:val="18"/>
                  <w:lang w:eastAsia="zh-CN" w:bidi="ar"/>
                </w:rPr>
                <w:t>Medium</w:t>
              </w:r>
            </w:ins>
          </w:p>
          <w:p w14:paraId="66483497" w14:textId="77777777" w:rsidR="00455348" w:rsidRPr="00032BAE" w:rsidRDefault="000B6761" w:rsidP="00455348">
            <w:pPr>
              <w:jc w:val="both"/>
              <w:rPr>
                <w:ins w:id="8311" w:author="Xuning Wei12232" w:date="2026-07-27T20:26:00Z"/>
                <w:rFonts w:ascii="Times New Roman" w:eastAsia="仿宋_GB2312" w:hAnsi="Times New Roman" w:cs="Times New Roman"/>
                <w:color w:val="auto"/>
                <w:sz w:val="18"/>
                <w:szCs w:val="18"/>
                <w:lang w:eastAsia="zh-CN" w:bidi="ar"/>
              </w:rPr>
            </w:pPr>
            <w:customXmlInsRangeStart w:id="8312" w:author="Xuning Wei12232" w:date="2026-07-27T20:26:00Z"/>
            <w:sdt>
              <w:sdtPr>
                <w:rPr>
                  <w:rFonts w:ascii="Times New Roman" w:eastAsia="仿宋_GB2312" w:hAnsi="Times New Roman" w:cs="Times New Roman"/>
                  <w:b/>
                  <w:color w:val="auto"/>
                  <w:sz w:val="18"/>
                  <w:szCs w:val="18"/>
                  <w:lang w:eastAsia="zh-CN" w:bidi="ar"/>
                </w:rPr>
                <w:id w:val="-702322091"/>
                <w14:checkbox>
                  <w14:checked w14:val="1"/>
                  <w14:checkedState w14:val="2612" w14:font="MS Gothic"/>
                  <w14:uncheckedState w14:val="2610" w14:font="MS Gothic"/>
                </w14:checkbox>
              </w:sdtPr>
              <w:sdtEndPr/>
              <w:sdtContent>
                <w:customXmlInsRangeEnd w:id="8312"/>
                <w:ins w:id="8313"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314" w:author="Xuning Wei12232" w:date="2026-07-27T20:26:00Z"/>
              </w:sdtContent>
            </w:sdt>
            <w:customXmlInsRangeEnd w:id="8314"/>
            <w:ins w:id="8315" w:author="Xuning Wei12232" w:date="2026-07-27T20:26:00Z">
              <w:r w:rsidR="00455348"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8316" w:author="Xuning Wei12232" w:date="2026-07-27T20:59:00Z">
              <w:tcPr>
                <w:tcW w:w="457" w:type="pct"/>
                <w:gridSpan w:val="3"/>
                <w:vAlign w:val="center"/>
              </w:tcPr>
            </w:tcPrChange>
          </w:tcPr>
          <w:p w14:paraId="7B167B77" w14:textId="77777777" w:rsidR="00455348" w:rsidRPr="00032BAE" w:rsidRDefault="00455348" w:rsidP="00455348">
            <w:pPr>
              <w:jc w:val="both"/>
              <w:rPr>
                <w:ins w:id="8317" w:author="Xuning Wei12232" w:date="2026-07-27T20:26:00Z"/>
                <w:rFonts w:ascii="Times New Roman" w:eastAsia="仿宋_GB2312" w:hAnsi="Times New Roman" w:cs="Times New Roman"/>
                <w:color w:val="auto"/>
                <w:sz w:val="18"/>
                <w:szCs w:val="18"/>
                <w:lang w:eastAsia="zh-CN" w:bidi="ar"/>
              </w:rPr>
            </w:pPr>
            <w:ins w:id="8318" w:author="Xuning Wei12232" w:date="2026-07-27T20:26: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w:t>
              </w:r>
              <w:r w:rsidRPr="00032BAE">
                <w:rPr>
                  <w:rFonts w:ascii="Times New Roman" w:eastAsia="仿宋_GB2312" w:hAnsi="Times New Roman" w:cs="Times New Roman"/>
                  <w:color w:val="auto"/>
                  <w:sz w:val="18"/>
                  <w:szCs w:val="18"/>
                  <w:lang w:eastAsia="zh-CN" w:bidi="ar"/>
                </w:rPr>
                <w:lastRenderedPageBreak/>
                <w:t>Glass, HSS and SS</w:t>
              </w:r>
            </w:ins>
          </w:p>
        </w:tc>
        <w:tc>
          <w:tcPr>
            <w:tcW w:w="891" w:type="pct"/>
            <w:vMerge/>
            <w:vAlign w:val="center"/>
            <w:tcPrChange w:id="8319" w:author="Xuning Wei12232" w:date="2026-07-27T20:59:00Z">
              <w:tcPr>
                <w:tcW w:w="990" w:type="pct"/>
                <w:gridSpan w:val="2"/>
                <w:vMerge/>
                <w:vAlign w:val="center"/>
              </w:tcPr>
            </w:tcPrChange>
          </w:tcPr>
          <w:p w14:paraId="288B72AD" w14:textId="77777777" w:rsidR="00455348" w:rsidRPr="00032BAE" w:rsidRDefault="00455348" w:rsidP="00455348">
            <w:pPr>
              <w:jc w:val="both"/>
              <w:rPr>
                <w:ins w:id="8320" w:author="Xuning Wei12232" w:date="2026-07-27T20:26:00Z"/>
                <w:rFonts w:ascii="Times New Roman" w:eastAsia="仿宋_GB2312" w:hAnsi="Times New Roman" w:cs="Times New Roman"/>
                <w:color w:val="auto"/>
                <w:sz w:val="20"/>
                <w:szCs w:val="20"/>
                <w:lang w:eastAsia="zh-CN" w:bidi="ar"/>
              </w:rPr>
            </w:pPr>
          </w:p>
        </w:tc>
      </w:tr>
      <w:tr w:rsidR="00455348" w:rsidRPr="00032BAE" w14:paraId="42612FD7" w14:textId="77777777" w:rsidTr="00770B21">
        <w:trPr>
          <w:trHeight w:val="397"/>
          <w:ins w:id="8321" w:author="Xuning Wei12232" w:date="2026-07-27T20:26:00Z"/>
          <w:trPrChange w:id="8322" w:author="Xuning Wei12232" w:date="2026-07-27T20:59:00Z">
            <w:trPr>
              <w:trHeight w:val="397"/>
            </w:trPr>
          </w:trPrChange>
        </w:trPr>
        <w:tc>
          <w:tcPr>
            <w:tcW w:w="269" w:type="pct"/>
            <w:vMerge w:val="restart"/>
            <w:shd w:val="clear" w:color="auto" w:fill="FFFFFF" w:themeFill="background1"/>
            <w:vAlign w:val="center"/>
            <w:tcPrChange w:id="8323" w:author="Xuning Wei12232" w:date="2026-07-27T20:59:00Z">
              <w:tcPr>
                <w:tcW w:w="269" w:type="pct"/>
                <w:gridSpan w:val="2"/>
                <w:vMerge w:val="restart"/>
                <w:shd w:val="clear" w:color="auto" w:fill="FFFFFF" w:themeFill="background1"/>
                <w:vAlign w:val="center"/>
              </w:tcPr>
            </w:tcPrChange>
          </w:tcPr>
          <w:p w14:paraId="0ECC32AF" w14:textId="32D38204" w:rsidR="00455348" w:rsidRPr="00032BAE" w:rsidRDefault="0022709A">
            <w:pPr>
              <w:jc w:val="center"/>
              <w:rPr>
                <w:ins w:id="8324" w:author="Xuning Wei12232" w:date="2026-07-27T20:26:00Z"/>
                <w:rFonts w:ascii="Times New Roman" w:eastAsia="仿宋_GB2312" w:hAnsi="Times New Roman" w:cs="Times New Roman"/>
                <w:color w:val="auto"/>
                <w:sz w:val="18"/>
                <w:szCs w:val="18"/>
                <w:lang w:eastAsia="zh-CN" w:bidi="ar"/>
              </w:rPr>
              <w:pPrChange w:id="8325" w:author="Xuning Wei12232" w:date="2026-07-27T20:30:00Z">
                <w:pPr>
                  <w:jc w:val="both"/>
                </w:pPr>
              </w:pPrChange>
            </w:pPr>
            <w:ins w:id="8326" w:author="Xuning Wei12232" w:date="2026-07-27T20:30:00Z">
              <w:r>
                <w:rPr>
                  <w:rFonts w:ascii="Times New Roman" w:eastAsia="仿宋_GB2312" w:hAnsi="Times New Roman" w:cs="Times New Roman"/>
                  <w:color w:val="auto"/>
                  <w:sz w:val="18"/>
                  <w:szCs w:val="18"/>
                  <w:lang w:eastAsia="zh-CN" w:bidi="ar"/>
                </w:rPr>
                <w:t>4</w:t>
              </w:r>
            </w:ins>
          </w:p>
        </w:tc>
        <w:tc>
          <w:tcPr>
            <w:tcW w:w="1365" w:type="pct"/>
            <w:vMerge w:val="restart"/>
            <w:shd w:val="clear" w:color="auto" w:fill="FFFFFF" w:themeFill="background1"/>
            <w:vAlign w:val="center"/>
            <w:tcPrChange w:id="8327" w:author="Xuning Wei12232" w:date="2026-07-27T20:59:00Z">
              <w:tcPr>
                <w:tcW w:w="1365" w:type="pct"/>
                <w:gridSpan w:val="3"/>
                <w:vMerge w:val="restart"/>
                <w:shd w:val="clear" w:color="auto" w:fill="FFFFFF" w:themeFill="background1"/>
                <w:vAlign w:val="center"/>
              </w:tcPr>
            </w:tcPrChange>
          </w:tcPr>
          <w:p w14:paraId="237D78EE" w14:textId="72406E83" w:rsidR="0022709A" w:rsidRDefault="0022709A" w:rsidP="00455348">
            <w:pPr>
              <w:jc w:val="both"/>
              <w:rPr>
                <w:ins w:id="8328" w:author="Xuning Wei12232" w:date="2026-07-27T20:31:00Z"/>
                <w:rFonts w:ascii="Times New Roman" w:eastAsia="等线" w:hAnsi="Times New Roman" w:cs="Times New Roman"/>
                <w:color w:val="000000" w:themeColor="text1"/>
                <w:sz w:val="18"/>
                <w:szCs w:val="18"/>
              </w:rPr>
            </w:pPr>
            <w:proofErr w:type="spellStart"/>
            <w:ins w:id="8329" w:author="Xuning Wei12232" w:date="2026-07-27T20:31:00Z">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-L-</w:t>
              </w:r>
              <w:proofErr w:type="spellStart"/>
              <w:r w:rsidRPr="008B3C39">
                <w:rPr>
                  <w:rFonts w:ascii="Times New Roman" w:eastAsia="仿宋_GB2312" w:hAnsi="Times New Roman" w:cs="Times New Roman"/>
                  <w:color w:val="auto"/>
                  <w:sz w:val="18"/>
                  <w:szCs w:val="18"/>
                  <w:lang w:eastAsia="zh-CN"/>
                </w:rPr>
                <w:t>Phe</w:t>
              </w:r>
              <w:proofErr w:type="spellEnd"/>
              <w:r w:rsidRPr="008B3C39">
                <w:rPr>
                  <w:rFonts w:ascii="Times New Roman" w:eastAsia="仿宋_GB2312" w:hAnsi="Times New Roman" w:cs="Times New Roman"/>
                  <w:color w:val="auto"/>
                  <w:sz w:val="18"/>
                  <w:szCs w:val="18"/>
                  <w:lang w:eastAsia="zh-CN"/>
                </w:rPr>
                <w:t>-OH activation and transfer</w:t>
              </w:r>
              <w:r>
                <w:rPr>
                  <w:rFonts w:ascii="Times New Roman" w:eastAsia="仿宋_GB2312" w:hAnsi="Times New Roman" w:cs="Times New Roman"/>
                  <w:color w:val="auto"/>
                  <w:sz w:val="18"/>
                  <w:szCs w:val="18"/>
                  <w:lang w:eastAsia="zh-CN"/>
                </w:rPr>
                <w:t>:</w:t>
              </w:r>
            </w:ins>
          </w:p>
          <w:p w14:paraId="4AC11D7E" w14:textId="6ED46240" w:rsidR="00455348" w:rsidRPr="00032BAE" w:rsidRDefault="0022709A" w:rsidP="00455348">
            <w:pPr>
              <w:jc w:val="both"/>
              <w:rPr>
                <w:ins w:id="8330" w:author="Xuning Wei12232" w:date="2026-07-27T20:26:00Z"/>
                <w:rFonts w:ascii="Times New Roman" w:eastAsia="等线" w:hAnsi="Times New Roman" w:cs="Times New Roman"/>
                <w:bCs w:val="0"/>
                <w:color w:val="auto"/>
                <w:kern w:val="0"/>
                <w:sz w:val="18"/>
                <w:szCs w:val="18"/>
                <w:lang w:eastAsia="zh-CN"/>
              </w:rPr>
            </w:pPr>
            <w:ins w:id="8331" w:author="Xuning Wei12232" w:date="2026-07-27T20:31:00Z">
              <w:r>
                <w:rPr>
                  <w:rFonts w:ascii="Times New Roman" w:eastAsia="等线" w:hAnsi="Times New Roman" w:cs="Times New Roman"/>
                  <w:color w:val="000000" w:themeColor="text1"/>
                  <w:sz w:val="18"/>
                  <w:szCs w:val="18"/>
                </w:rPr>
                <w:t xml:space="preserve">1. </w:t>
              </w:r>
              <w:r w:rsidRPr="00321EFC">
                <w:rPr>
                  <w:rFonts w:ascii="Times New Roman" w:eastAsia="等线" w:hAnsi="Times New Roman" w:cs="Times New Roman"/>
                  <w:color w:val="000000" w:themeColor="text1"/>
                  <w:sz w:val="18"/>
                  <w:szCs w:val="18"/>
                </w:rPr>
                <w:t xml:space="preserve">Add </w:t>
              </w:r>
              <w:r w:rsidRPr="00321EFC">
                <w:rPr>
                  <w:rFonts w:ascii="Times New Roman" w:eastAsia="等线" w:hAnsi="Times New Roman" w:cs="Times New Roman"/>
                  <w:color w:val="000000" w:themeColor="text1"/>
                  <w:sz w:val="18"/>
                  <w:szCs w:val="18"/>
                  <w:lang w:eastAsia="zh-CN"/>
                </w:rPr>
                <w:t>4.0 V DMF (3.792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Start the stirrer. Then add 2.0</w:t>
              </w:r>
            </w:ins>
            <w:ins w:id="8332" w:author="Johan Granander" w:date="2026-07-28T13:38:00Z">
              <w:r w:rsidR="00A522BC">
                <w:rPr>
                  <w:rFonts w:ascii="Times New Roman" w:eastAsia="等线" w:hAnsi="Times New Roman" w:cs="Times New Roman"/>
                  <w:color w:val="000000" w:themeColor="text1"/>
                  <w:sz w:val="18"/>
                  <w:szCs w:val="18"/>
                </w:rPr>
                <w:t xml:space="preserve"> </w:t>
              </w:r>
            </w:ins>
            <w:ins w:id="8333" w:author="Xuning Wei12232" w:date="2026-07-27T20:31:00Z">
              <w:r w:rsidRPr="00321EFC">
                <w:rPr>
                  <w:rFonts w:ascii="Times New Roman" w:eastAsia="等线" w:hAnsi="Times New Roman" w:cs="Times New Roman"/>
                  <w:color w:val="000000" w:themeColor="text1"/>
                  <w:sz w:val="18"/>
                  <w:szCs w:val="18"/>
                </w:rPr>
                <w:t xml:space="preserve">eq. </w:t>
              </w:r>
              <w:proofErr w:type="spellStart"/>
              <w:r w:rsidRPr="00321EFC">
                <w:rPr>
                  <w:rFonts w:ascii="Times New Roman" w:eastAsia="等线" w:hAnsi="Times New Roman" w:cs="Times New Roman"/>
                  <w:bCs w:val="0"/>
                  <w:color w:val="000000" w:themeColor="text1"/>
                  <w:sz w:val="18"/>
                  <w:szCs w:val="18"/>
                </w:rPr>
                <w:t>Fmoc</w:t>
              </w:r>
              <w:proofErr w:type="spellEnd"/>
              <w:r w:rsidRPr="00321EFC">
                <w:rPr>
                  <w:rFonts w:ascii="Times New Roman" w:eastAsia="等线" w:hAnsi="Times New Roman" w:cs="Times New Roman"/>
                  <w:bCs w:val="0"/>
                  <w:color w:val="000000" w:themeColor="text1"/>
                  <w:sz w:val="18"/>
                  <w:szCs w:val="18"/>
                </w:rPr>
                <w:t>-L-</w:t>
              </w:r>
              <w:proofErr w:type="spellStart"/>
              <w:r w:rsidRPr="00321EFC">
                <w:rPr>
                  <w:rFonts w:ascii="Times New Roman" w:eastAsia="等线" w:hAnsi="Times New Roman" w:cs="Times New Roman"/>
                  <w:bCs w:val="0"/>
                  <w:color w:val="000000" w:themeColor="text1"/>
                  <w:sz w:val="18"/>
                  <w:szCs w:val="18"/>
                </w:rPr>
                <w:t>Phe</w:t>
              </w:r>
              <w:proofErr w:type="spellEnd"/>
              <w:r w:rsidRPr="00321EFC">
                <w:rPr>
                  <w:rFonts w:ascii="Times New Roman" w:eastAsia="等线" w:hAnsi="Times New Roman" w:cs="Times New Roman"/>
                  <w:bCs w:val="0"/>
                  <w:color w:val="000000" w:themeColor="text1"/>
                  <w:sz w:val="18"/>
                  <w:szCs w:val="18"/>
                </w:rPr>
                <w:t>-OH</w:t>
              </w:r>
              <w:r w:rsidRPr="00321EFC">
                <w:rPr>
                  <w:rFonts w:ascii="Times New Roman" w:eastAsia="等线" w:hAnsi="Times New Roman" w:cs="Times New Roman"/>
                  <w:color w:val="000000" w:themeColor="text1"/>
                  <w:sz w:val="18"/>
                  <w:szCs w:val="18"/>
                </w:rPr>
                <w:t xml:space="preserve">. </w:t>
              </w:r>
            </w:ins>
            <w:ins w:id="8334" w:author="Xuning Wei12232" w:date="2026-09-05T19:50:00Z">
              <w:r w:rsidR="00473484" w:rsidRPr="00473484">
                <w:rPr>
                  <w:rFonts w:ascii="Times New Roman" w:eastAsia="等线" w:hAnsi="Times New Roman" w:cs="Times New Roman"/>
                  <w:color w:val="FF0000"/>
                  <w:sz w:val="18"/>
                  <w:szCs w:val="18"/>
                </w:rPr>
                <w:t>Stir for at least 15 min.</w:t>
              </w:r>
            </w:ins>
            <w:ins w:id="8335" w:author="Xuning Wei12232" w:date="2026-07-27T20:31:00Z">
              <w:r w:rsidRPr="00321EFC">
                <w:rPr>
                  <w:rFonts w:ascii="Times New Roman" w:eastAsia="等线" w:hAnsi="Times New Roman" w:cs="Times New Roman"/>
                  <w:color w:val="000000" w:themeColor="text1"/>
                  <w:sz w:val="18"/>
                  <w:szCs w:val="18"/>
                </w:rPr>
                <w:t xml:space="preserve"> </w:t>
              </w:r>
              <w:r>
                <w:rPr>
                  <w:rFonts w:ascii="Times New Roman" w:eastAsia="等线" w:hAnsi="Times New Roman" w:cs="Times New Roman"/>
                  <w:color w:val="000000" w:themeColor="text1"/>
                  <w:sz w:val="18"/>
                  <w:szCs w:val="18"/>
                </w:rPr>
                <w:br/>
                <w:t xml:space="preserve">2. </w:t>
              </w:r>
              <w:r w:rsidRPr="00321EFC">
                <w:rPr>
                  <w:rFonts w:ascii="Times New Roman" w:eastAsia="等线" w:hAnsi="Times New Roman" w:cs="Times New Roman"/>
                  <w:bCs w:val="0"/>
                  <w:color w:val="000000" w:themeColor="text1"/>
                  <w:sz w:val="18"/>
                  <w:szCs w:val="18"/>
                </w:rPr>
                <w:t xml:space="preserve">Cool the mixture to </w:t>
              </w:r>
              <w:r w:rsidRPr="00321EFC">
                <w:rPr>
                  <w:rFonts w:ascii="Times New Roman" w:eastAsia="等线" w:hAnsi="Times New Roman" w:cs="Times New Roman" w:hint="eastAsia"/>
                  <w:bCs w:val="0"/>
                  <w:color w:val="000000" w:themeColor="text1"/>
                  <w:sz w:val="18"/>
                  <w:szCs w:val="18"/>
                </w:rPr>
                <w:t>5</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ins>
            <w:ins w:id="8336" w:author="Johan Granander" w:date="2026-07-28T13:39:00Z">
              <w:r w:rsidR="00A522BC">
                <w:rPr>
                  <w:rFonts w:ascii="Times New Roman" w:eastAsia="等线" w:hAnsi="Times New Roman" w:cs="Times New Roman"/>
                  <w:bCs w:val="0"/>
                  <w:color w:val="000000" w:themeColor="text1"/>
                  <w:sz w:val="18"/>
                  <w:szCs w:val="18"/>
                </w:rPr>
                <w:t xml:space="preserve"> </w:t>
              </w:r>
            </w:ins>
            <w:ins w:id="8337" w:author="Xuning Wei12232" w:date="2026-07-27T20:31:00Z">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 xml:space="preserve">. Maintain for next operation at 5±5 </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rPr>
                <w:t xml:space="preserve"> (target: </w:t>
              </w:r>
              <w:r w:rsidRPr="00321EFC">
                <w:rPr>
                  <w:rFonts w:ascii="Times New Roman" w:eastAsia="等线" w:hAnsi="Times New Roman" w:cs="Times New Roman" w:hint="eastAsia"/>
                  <w:color w:val="000000" w:themeColor="text1"/>
                  <w:sz w:val="18"/>
                  <w:szCs w:val="18"/>
                </w:rPr>
                <w:t>5</w:t>
              </w:r>
            </w:ins>
            <w:ins w:id="8338" w:author="Johan Granander" w:date="2026-07-28T13:39:00Z">
              <w:r w:rsidR="00A522BC">
                <w:rPr>
                  <w:rFonts w:ascii="Times New Roman" w:eastAsia="等线" w:hAnsi="Times New Roman" w:cs="Times New Roman"/>
                  <w:color w:val="000000" w:themeColor="text1"/>
                  <w:sz w:val="18"/>
                  <w:szCs w:val="18"/>
                </w:rPr>
                <w:t xml:space="preserve"> </w:t>
              </w:r>
            </w:ins>
            <w:ins w:id="8339" w:author="Xuning Wei12232" w:date="2026-07-27T20:31: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Add 2.0</w:t>
              </w:r>
            </w:ins>
            <w:ins w:id="8340" w:author="Johan Granander" w:date="2026-07-28T13:39:00Z">
              <w:r w:rsidR="00A522BC">
                <w:rPr>
                  <w:rFonts w:ascii="Times New Roman" w:eastAsia="等线" w:hAnsi="Times New Roman" w:cs="Times New Roman"/>
                  <w:color w:val="000000" w:themeColor="text1"/>
                  <w:sz w:val="18"/>
                  <w:szCs w:val="18"/>
                </w:rPr>
                <w:t xml:space="preserve"> </w:t>
              </w:r>
            </w:ins>
            <w:ins w:id="8341" w:author="Xuning Wei12232" w:date="2026-07-27T20:31:00Z">
              <w:r w:rsidRPr="00321EFC">
                <w:rPr>
                  <w:rFonts w:ascii="Times New Roman" w:eastAsia="等线" w:hAnsi="Times New Roman" w:cs="Times New Roman"/>
                  <w:color w:val="000000" w:themeColor="text1"/>
                  <w:sz w:val="18"/>
                  <w:szCs w:val="18"/>
                </w:rPr>
                <w:t>eq.</w:t>
              </w:r>
              <w:r w:rsidRPr="00321EFC">
                <w:rPr>
                  <w:rFonts w:ascii="Times New Roman" w:eastAsia="等线" w:hAnsi="Times New Roman" w:cs="Times New Roman"/>
                  <w:bCs w:val="0"/>
                  <w:color w:val="000000" w:themeColor="text1"/>
                  <w:sz w:val="18"/>
                  <w:szCs w:val="18"/>
                </w:rPr>
                <w:t xml:space="preserve"> </w:t>
              </w:r>
              <w:proofErr w:type="spellStart"/>
              <w:r w:rsidRPr="00321EFC">
                <w:rPr>
                  <w:rFonts w:ascii="Times New Roman" w:eastAsia="等线" w:hAnsi="Times New Roman" w:cs="Times New Roman"/>
                  <w:bCs w:val="0"/>
                  <w:color w:val="000000" w:themeColor="text1"/>
                  <w:sz w:val="18"/>
                  <w:szCs w:val="18"/>
                </w:rPr>
                <w:t>PyBOP</w:t>
              </w:r>
              <w:proofErr w:type="spellEnd"/>
              <w:r w:rsidRPr="00321EFC">
                <w:rPr>
                  <w:rFonts w:ascii="Times New Roman" w:eastAsia="等线" w:hAnsi="Times New Roman" w:cs="Times New Roman"/>
                  <w:color w:val="000000" w:themeColor="text1"/>
                  <w:sz w:val="18"/>
                  <w:szCs w:val="18"/>
                </w:rPr>
                <w:t xml:space="preserve"> and 2.0</w:t>
              </w:r>
            </w:ins>
            <w:ins w:id="8342" w:author="Johan Granander" w:date="2026-07-28T13:39:00Z">
              <w:r w:rsidR="00A522BC">
                <w:rPr>
                  <w:rFonts w:ascii="Times New Roman" w:eastAsia="等线" w:hAnsi="Times New Roman" w:cs="Times New Roman"/>
                  <w:color w:val="000000" w:themeColor="text1"/>
                  <w:sz w:val="18"/>
                  <w:szCs w:val="18"/>
                </w:rPr>
                <w:t xml:space="preserve"> </w:t>
              </w:r>
            </w:ins>
            <w:ins w:id="8343" w:author="Xuning Wei12232" w:date="2026-07-27T20:31:00Z">
              <w:r w:rsidRPr="00321EFC">
                <w:rPr>
                  <w:rFonts w:ascii="Times New Roman" w:eastAsia="等线" w:hAnsi="Times New Roman" w:cs="Times New Roman"/>
                  <w:color w:val="000000" w:themeColor="text1"/>
                  <w:sz w:val="18"/>
                  <w:szCs w:val="18"/>
                </w:rPr>
                <w:t xml:space="preserve">eq. </w:t>
              </w:r>
              <w:commentRangeStart w:id="8344"/>
              <w:commentRangeStart w:id="8345"/>
              <w:proofErr w:type="spellStart"/>
              <w:r w:rsidRPr="00321EFC">
                <w:rPr>
                  <w:rFonts w:ascii="Times New Roman" w:eastAsia="等线" w:hAnsi="Times New Roman" w:cs="Times New Roman"/>
                  <w:bCs w:val="0"/>
                  <w:color w:val="000000" w:themeColor="text1"/>
                  <w:sz w:val="18"/>
                  <w:szCs w:val="18"/>
                </w:rPr>
                <w:t>OxymaPure</w:t>
              </w:r>
              <w:commentRangeEnd w:id="8344"/>
              <w:proofErr w:type="spellEnd"/>
              <w:r w:rsidRPr="00321EFC">
                <w:rPr>
                  <w:rStyle w:val="aff1"/>
                  <w:rFonts w:ascii="Times New Roman" w:eastAsia="等线" w:hAnsi="Times New Roman" w:cs="Times New Roman"/>
                  <w:color w:val="000000" w:themeColor="text1"/>
                  <w:sz w:val="18"/>
                  <w:szCs w:val="18"/>
                </w:rPr>
                <w:commentReference w:id="8344"/>
              </w:r>
              <w:commentRangeEnd w:id="8345"/>
              <w:r w:rsidRPr="00321EFC">
                <w:rPr>
                  <w:rStyle w:val="aff1"/>
                  <w:rFonts w:ascii="Times New Roman" w:eastAsia="等线" w:hAnsi="Times New Roman" w:cs="Times New Roman"/>
                  <w:color w:val="000000" w:themeColor="text1"/>
                  <w:sz w:val="18"/>
                  <w:szCs w:val="18"/>
                </w:rPr>
                <w:commentReference w:id="8345"/>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hint="eastAsia"/>
                  <w:color w:val="000000" w:themeColor="text1"/>
                  <w:sz w:val="18"/>
                  <w:szCs w:val="18"/>
                </w:rPr>
                <w:t xml:space="preserve"> at 5</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346" w:author="Johan Granander" w:date="2026-07-28T13:39:00Z">
              <w:r w:rsidR="00A522BC">
                <w:rPr>
                  <w:rFonts w:ascii="Times New Roman" w:eastAsia="等线" w:hAnsi="Times New Roman" w:cs="Times New Roman"/>
                  <w:color w:val="000000" w:themeColor="text1"/>
                  <w:sz w:val="18"/>
                  <w:szCs w:val="18"/>
                </w:rPr>
                <w:t xml:space="preserve"> </w:t>
              </w:r>
            </w:ins>
            <w:ins w:id="8347" w:author="Xuning Wei12232" w:date="2026-07-27T20:31: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5</w:t>
              </w:r>
            </w:ins>
            <w:ins w:id="8348" w:author="Johan Granander" w:date="2026-07-28T13:39:00Z">
              <w:r w:rsidR="00A522BC">
                <w:rPr>
                  <w:rFonts w:ascii="Times New Roman" w:eastAsia="等线" w:hAnsi="Times New Roman" w:cs="Times New Roman"/>
                  <w:color w:val="000000" w:themeColor="text1"/>
                  <w:sz w:val="18"/>
                  <w:szCs w:val="18"/>
                </w:rPr>
                <w:t xml:space="preserve"> </w:t>
              </w:r>
            </w:ins>
            <w:ins w:id="8349" w:author="Xuning Wei12232" w:date="2026-07-27T20:31: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rinse the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with 1.0 V DMF</w:t>
              </w:r>
              <w:r w:rsidRPr="00321EFC">
                <w:rPr>
                  <w:rFonts w:ascii="Times New Roman" w:eastAsia="仿宋_GB2312" w:hAnsi="Times New Roman" w:cs="Times New Roman"/>
                  <w:color w:val="000000" w:themeColor="text1"/>
                  <w:sz w:val="18"/>
                  <w:szCs w:val="18"/>
                  <w:lang w:eastAsia="zh-CN"/>
                </w:rPr>
                <w:t xml:space="preserve"> (0.948 kg/kg)</w:t>
              </w:r>
              <w:r w:rsidRPr="00321EFC">
                <w:rPr>
                  <w:rFonts w:ascii="Times New Roman" w:eastAsia="等线" w:hAnsi="Times New Roman" w:cs="Times New Roman"/>
                  <w:color w:val="000000" w:themeColor="text1"/>
                  <w:sz w:val="18"/>
                  <w:szCs w:val="18"/>
                </w:rPr>
                <w:t xml:space="preserve">. Add 3.0 eq. </w:t>
              </w:r>
              <w:r w:rsidRPr="00321EFC">
                <w:rPr>
                  <w:rFonts w:ascii="Times New Roman" w:eastAsia="等线" w:hAnsi="Times New Roman" w:cs="Times New Roman"/>
                  <w:bCs w:val="0"/>
                  <w:color w:val="000000" w:themeColor="text1"/>
                  <w:sz w:val="18"/>
                  <w:szCs w:val="18"/>
                </w:rPr>
                <w:t>DIPEA</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the addition rate depends on temperature control. Activate for 20</w:t>
              </w:r>
              <w:r w:rsidRPr="00321EFC">
                <w:rPr>
                  <w:rFonts w:ascii="Times New Roman" w:eastAsia="等线" w:hAnsi="Times New Roman" w:cs="Times New Roman" w:hint="eastAsia"/>
                  <w:color w:val="000000" w:themeColor="text1"/>
                  <w:sz w:val="18"/>
                  <w:szCs w:val="18"/>
                  <w:lang w:eastAsia="zh-CN"/>
                </w:rPr>
                <w:t>±</w:t>
              </w:r>
              <w:r w:rsidRPr="00321EFC">
                <w:rPr>
                  <w:rFonts w:ascii="Times New Roman" w:eastAsia="等线" w:hAnsi="Times New Roman" w:cs="Times New Roman"/>
                  <w:color w:val="000000" w:themeColor="text1"/>
                  <w:sz w:val="18"/>
                  <w:szCs w:val="18"/>
                </w:rPr>
                <w:t xml:space="preserve">5 </w:t>
              </w:r>
              <w:r w:rsidRPr="00321EFC">
                <w:rPr>
                  <w:rFonts w:ascii="Times New Roman" w:eastAsia="等线" w:hAnsi="Times New Roman" w:cs="Times New Roman" w:hint="eastAsia"/>
                  <w:color w:val="000000" w:themeColor="text1"/>
                  <w:sz w:val="18"/>
                  <w:szCs w:val="18"/>
                </w:rPr>
                <w:t>min at 5</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350" w:author="Johan Granander" w:date="2026-07-28T13:39:00Z">
              <w:r w:rsidR="00A522BC">
                <w:rPr>
                  <w:rFonts w:ascii="Times New Roman" w:eastAsia="等线" w:hAnsi="Times New Roman" w:cs="Times New Roman"/>
                  <w:color w:val="000000" w:themeColor="text1"/>
                  <w:sz w:val="18"/>
                  <w:szCs w:val="18"/>
                </w:rPr>
                <w:t xml:space="preserve"> </w:t>
              </w:r>
            </w:ins>
            <w:ins w:id="8351" w:author="Xuning Wei12232" w:date="2026-07-27T20:31: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5</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Add </w:t>
              </w:r>
              <w:r w:rsidRPr="00321EFC">
                <w:rPr>
                  <w:rFonts w:ascii="Times New Roman" w:eastAsia="仿宋_GB2312" w:hAnsi="Times New Roman" w:cs="Times New Roman"/>
                  <w:color w:val="000000" w:themeColor="text1"/>
                  <w:sz w:val="18"/>
                  <w:szCs w:val="18"/>
                  <w:lang w:eastAsia="zh-CN"/>
                </w:rPr>
                <w:t>2.0</w:t>
              </w:r>
            </w:ins>
            <w:ins w:id="8352" w:author="Johan Granander" w:date="2026-07-28T13:39:00Z">
              <w:r w:rsidR="00A522BC">
                <w:rPr>
                  <w:rFonts w:ascii="Times New Roman" w:eastAsia="仿宋_GB2312" w:hAnsi="Times New Roman" w:cs="Times New Roman"/>
                  <w:color w:val="000000" w:themeColor="text1"/>
                  <w:sz w:val="18"/>
                  <w:szCs w:val="18"/>
                  <w:lang w:eastAsia="zh-CN"/>
                </w:rPr>
                <w:t xml:space="preserve"> </w:t>
              </w:r>
            </w:ins>
            <w:ins w:id="8353" w:author="Xuning Wei12232" w:date="2026-07-27T20:31:00Z">
              <w:del w:id="8354" w:author="Johan Granander" w:date="2026-07-28T13:39:00Z">
                <w:r w:rsidRPr="00321EFC" w:rsidDel="00A522BC">
                  <w:rPr>
                    <w:rFonts w:ascii="Times New Roman" w:eastAsia="仿宋_GB2312" w:hAnsi="Times New Roman" w:cs="Times New Roman"/>
                    <w:color w:val="000000" w:themeColor="text1"/>
                    <w:sz w:val="18"/>
                    <w:szCs w:val="18"/>
                    <w:lang w:eastAsia="zh-CN"/>
                  </w:rPr>
                  <w:delText>v</w:delText>
                </w:r>
              </w:del>
            </w:ins>
            <w:ins w:id="8355" w:author="Johan Granander" w:date="2026-07-28T13:39:00Z">
              <w:r w:rsidR="00A522BC">
                <w:rPr>
                  <w:rFonts w:ascii="Times New Roman" w:eastAsia="仿宋_GB2312" w:hAnsi="Times New Roman" w:cs="Times New Roman"/>
                  <w:color w:val="000000" w:themeColor="text1"/>
                  <w:sz w:val="18"/>
                  <w:szCs w:val="18"/>
                  <w:lang w:eastAsia="zh-CN"/>
                </w:rPr>
                <w:t>V</w:t>
              </w:r>
            </w:ins>
            <w:ins w:id="8356" w:author="Xuning Wei12232" w:date="2026-07-27T20:31:00Z">
              <w:r w:rsidRPr="00321EFC">
                <w:rPr>
                  <w:rFonts w:ascii="Times New Roman" w:eastAsia="仿宋_GB2312" w:hAnsi="Times New Roman" w:cs="Times New Roman"/>
                  <w:color w:val="000000" w:themeColor="text1"/>
                  <w:sz w:val="18"/>
                  <w:szCs w:val="18"/>
                  <w:lang w:eastAsia="zh-CN"/>
                </w:rPr>
                <w:t xml:space="preserve"> DMF (1.896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321EFC">
                <w:rPr>
                  <w:rFonts w:ascii="Times New Roman" w:eastAsia="等线" w:hAnsi="Times New Roman" w:cs="Times New Roman"/>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Start the agitator. </w:t>
              </w:r>
              <w:r>
                <w:rPr>
                  <w:rFonts w:ascii="Times New Roman" w:eastAsia="等线" w:hAnsi="Times New Roman" w:cs="Times New Roman"/>
                  <w:color w:val="000000" w:themeColor="text1"/>
                  <w:sz w:val="18"/>
                  <w:szCs w:val="18"/>
                </w:rPr>
                <w:br/>
                <w:t xml:space="preserve">4.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xml:space="preserve">. Add </w:t>
              </w:r>
              <w:r w:rsidRPr="00321EFC">
                <w:rPr>
                  <w:rFonts w:ascii="Times New Roman" w:eastAsia="仿宋_GB2312" w:hAnsi="Times New Roman" w:cs="Times New Roman"/>
                  <w:color w:val="000000" w:themeColor="text1"/>
                  <w:sz w:val="18"/>
                  <w:szCs w:val="18"/>
                  <w:lang w:eastAsia="zh-CN"/>
                </w:rPr>
                <w:t>1.0 V DMF (0.948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Transfer the mixture in activation tank (TJ4S-1213-Sy15-R01) into synthesis reactor (TJ4S-1213-Sy15)</w:t>
              </w:r>
            </w:ins>
          </w:p>
        </w:tc>
        <w:tc>
          <w:tcPr>
            <w:tcW w:w="842" w:type="pct"/>
            <w:vMerge w:val="restart"/>
            <w:shd w:val="clear" w:color="auto" w:fill="FFFFFF" w:themeFill="background1"/>
            <w:vAlign w:val="center"/>
            <w:tcPrChange w:id="8357" w:author="Xuning Wei12232" w:date="2026-07-27T20:59:00Z">
              <w:tcPr>
                <w:tcW w:w="842" w:type="pct"/>
                <w:gridSpan w:val="3"/>
                <w:vMerge w:val="restart"/>
                <w:shd w:val="clear" w:color="auto" w:fill="FFFFFF" w:themeFill="background1"/>
                <w:vAlign w:val="center"/>
              </w:tcPr>
            </w:tcPrChange>
          </w:tcPr>
          <w:p w14:paraId="69336AE4" w14:textId="77777777" w:rsidR="0026505D" w:rsidRPr="00032BAE" w:rsidRDefault="0026505D" w:rsidP="0026505D">
            <w:pPr>
              <w:jc w:val="both"/>
              <w:rPr>
                <w:ins w:id="8358" w:author="Xuning Wei12232" w:date="2026-07-27T20:51:00Z"/>
                <w:rFonts w:ascii="Times New Roman" w:hAnsi="Times New Roman" w:cs="Times New Roman"/>
                <w:color w:val="auto"/>
                <w:sz w:val="18"/>
                <w:szCs w:val="18"/>
                <w:shd w:val="clear" w:color="auto" w:fill="FFFFFF"/>
              </w:rPr>
            </w:pPr>
            <w:ins w:id="8359" w:author="Xuning Wei12232" w:date="2026-07-27T20:51: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4989A12" w14:textId="77777777" w:rsidR="0026505D" w:rsidRDefault="0026505D" w:rsidP="0026505D">
            <w:pPr>
              <w:jc w:val="both"/>
              <w:rPr>
                <w:ins w:id="8360" w:author="Xuning Wei12232" w:date="2026-07-27T20:51:00Z"/>
                <w:rFonts w:ascii="Times New Roman" w:hAnsi="Times New Roman" w:cs="Times New Roman"/>
                <w:color w:val="auto"/>
                <w:sz w:val="18"/>
                <w:szCs w:val="18"/>
                <w:shd w:val="clear" w:color="auto" w:fill="FFFFFF"/>
              </w:rPr>
            </w:pPr>
            <w:ins w:id="8361" w:author="Xuning Wei12232" w:date="2026-07-27T20:51: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1D5B9E4D" w14:textId="77777777" w:rsidR="0026505D" w:rsidRPr="00032BAE" w:rsidRDefault="0026505D" w:rsidP="0026505D">
            <w:pPr>
              <w:jc w:val="both"/>
              <w:rPr>
                <w:ins w:id="8362" w:author="Xuning Wei12232" w:date="2026-07-27T20:51:00Z"/>
                <w:rFonts w:ascii="Times New Roman" w:hAnsi="Times New Roman" w:cs="Times New Roman"/>
                <w:color w:val="auto"/>
                <w:sz w:val="18"/>
                <w:szCs w:val="18"/>
                <w:shd w:val="clear" w:color="auto" w:fill="FFFFFF"/>
              </w:rPr>
            </w:pPr>
            <w:ins w:id="8363" w:author="Xuning Wei12232" w:date="2026-07-27T20:51:00Z">
              <w:r w:rsidRPr="00032BAE">
                <w:rPr>
                  <w:rFonts w:ascii="Times New Roman" w:hAnsi="Times New Roman" w:cs="Times New Roman"/>
                  <w:color w:val="auto"/>
                  <w:sz w:val="18"/>
                  <w:szCs w:val="18"/>
                  <w:shd w:val="clear" w:color="auto" w:fill="FFFFFF"/>
                </w:rPr>
                <w:t>Pipeline material: 316L</w:t>
              </w:r>
            </w:ins>
          </w:p>
          <w:p w14:paraId="5ED4A9E4" w14:textId="77777777" w:rsidR="0026505D" w:rsidRPr="00032BAE" w:rsidRDefault="0026505D" w:rsidP="0026505D">
            <w:pPr>
              <w:jc w:val="both"/>
              <w:rPr>
                <w:ins w:id="8364" w:author="Xuning Wei12232" w:date="2026-07-27T20:51:00Z"/>
                <w:rFonts w:ascii="Times New Roman" w:hAnsi="Times New Roman" w:cs="Times New Roman"/>
                <w:color w:val="auto"/>
                <w:sz w:val="18"/>
                <w:szCs w:val="18"/>
                <w:shd w:val="clear" w:color="auto" w:fill="FFFFFF"/>
              </w:rPr>
            </w:pPr>
            <w:ins w:id="8365" w:author="Xuning Wei12232" w:date="2026-07-27T20:51:00Z">
              <w:r w:rsidRPr="00032BAE">
                <w:rPr>
                  <w:rFonts w:ascii="Times New Roman" w:hAnsi="Times New Roman" w:cs="Times New Roman"/>
                  <w:color w:val="auto"/>
                  <w:sz w:val="18"/>
                  <w:szCs w:val="18"/>
                  <w:shd w:val="clear" w:color="auto" w:fill="FFFFFF"/>
                </w:rPr>
                <w:t>Sealing ring: PTFE</w:t>
              </w:r>
            </w:ins>
          </w:p>
          <w:p w14:paraId="1F867954" w14:textId="77777777" w:rsidR="0026505D" w:rsidRPr="00032BAE" w:rsidRDefault="0026505D" w:rsidP="0026505D">
            <w:pPr>
              <w:jc w:val="both"/>
              <w:rPr>
                <w:ins w:id="8366" w:author="Xuning Wei12232" w:date="2026-07-27T20:51:00Z"/>
                <w:rFonts w:ascii="Times New Roman" w:hAnsi="Times New Roman" w:cs="Times New Roman"/>
                <w:color w:val="auto"/>
                <w:sz w:val="18"/>
                <w:szCs w:val="18"/>
                <w:shd w:val="clear" w:color="auto" w:fill="FFFFFF"/>
              </w:rPr>
            </w:pPr>
            <w:ins w:id="8367" w:author="Xuning Wei12232" w:date="2026-07-27T20:51:00Z">
              <w:r w:rsidRPr="00032BAE">
                <w:rPr>
                  <w:rFonts w:ascii="Times New Roman" w:hAnsi="Times New Roman" w:cs="Times New Roman"/>
                  <w:color w:val="auto"/>
                  <w:sz w:val="18"/>
                  <w:szCs w:val="18"/>
                  <w:shd w:val="clear" w:color="auto" w:fill="FFFFFF"/>
                </w:rPr>
                <w:t>Mass flow meter: SS</w:t>
              </w:r>
            </w:ins>
          </w:p>
          <w:p w14:paraId="04E95BC5" w14:textId="77777777" w:rsidR="0026505D" w:rsidRPr="00032BAE" w:rsidRDefault="0026505D" w:rsidP="0026505D">
            <w:pPr>
              <w:jc w:val="both"/>
              <w:rPr>
                <w:ins w:id="8368" w:author="Xuning Wei12232" w:date="2026-07-27T20:51:00Z"/>
                <w:rFonts w:ascii="Times New Roman" w:hAnsi="Times New Roman" w:cs="Times New Roman"/>
                <w:color w:val="auto"/>
                <w:sz w:val="18"/>
                <w:szCs w:val="18"/>
                <w:shd w:val="clear" w:color="auto" w:fill="FFFFFF"/>
              </w:rPr>
            </w:pPr>
            <w:ins w:id="8369" w:author="Xuning Wei12232" w:date="2026-07-27T20:51:00Z">
              <w:r w:rsidRPr="00032BAE">
                <w:rPr>
                  <w:rFonts w:ascii="Times New Roman" w:hAnsi="Times New Roman" w:cs="Times New Roman"/>
                  <w:color w:val="auto"/>
                  <w:sz w:val="18"/>
                  <w:szCs w:val="18"/>
                  <w:shd w:val="clear" w:color="auto" w:fill="FFFFFF"/>
                </w:rPr>
                <w:t>Valve material: 304 &amp; 316L</w:t>
              </w:r>
            </w:ins>
          </w:p>
          <w:p w14:paraId="0772364A" w14:textId="77777777" w:rsidR="0026505D" w:rsidRPr="00032BAE" w:rsidRDefault="0026505D" w:rsidP="0026505D">
            <w:pPr>
              <w:jc w:val="both"/>
              <w:rPr>
                <w:ins w:id="8370" w:author="Xuning Wei12232" w:date="2026-07-27T20:51:00Z"/>
                <w:rFonts w:ascii="Times New Roman" w:eastAsiaTheme="minorEastAsia" w:hAnsi="Times New Roman" w:cs="Times New Roman"/>
                <w:color w:val="auto"/>
                <w:sz w:val="18"/>
                <w:szCs w:val="18"/>
                <w:shd w:val="clear" w:color="auto" w:fill="FFFFFF"/>
                <w:lang w:eastAsia="zh-CN"/>
              </w:rPr>
            </w:pPr>
            <w:ins w:id="8371" w:author="Xuning Wei12232" w:date="2026-07-27T20:51: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43995E51" w14:textId="77777777" w:rsidR="0026505D" w:rsidRDefault="0026505D" w:rsidP="0026505D">
            <w:pPr>
              <w:jc w:val="both"/>
              <w:rPr>
                <w:ins w:id="8372" w:author="Xuning Wei12232" w:date="2026-07-27T20:51:00Z"/>
                <w:rFonts w:ascii="Times New Roman" w:eastAsiaTheme="minorEastAsia" w:hAnsi="Times New Roman" w:cs="Times New Roman"/>
                <w:bCs w:val="0"/>
                <w:color w:val="auto"/>
                <w:sz w:val="18"/>
                <w:szCs w:val="18"/>
                <w:shd w:val="clear" w:color="auto" w:fill="FFFFFF"/>
                <w:lang w:eastAsia="zh-CN"/>
              </w:rPr>
            </w:pPr>
            <w:ins w:id="8373" w:author="Xuning Wei12232" w:date="2026-07-27T20:51: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6B49033A" w14:textId="6DC4346C" w:rsidR="00455348" w:rsidRPr="00032BAE" w:rsidRDefault="0026505D" w:rsidP="0026505D">
            <w:pPr>
              <w:jc w:val="both"/>
              <w:rPr>
                <w:ins w:id="8374" w:author="Xuning Wei12232" w:date="2026-07-27T20:26:00Z"/>
                <w:rFonts w:ascii="Times New Roman" w:eastAsia="仿宋_GB2312" w:hAnsi="Times New Roman" w:cs="Times New Roman"/>
                <w:color w:val="auto"/>
                <w:sz w:val="18"/>
                <w:szCs w:val="18"/>
                <w:lang w:eastAsia="zh-CN" w:bidi="ar"/>
              </w:rPr>
            </w:pPr>
            <w:ins w:id="8375" w:author="Xuning Wei12232" w:date="2026-07-27T20:51: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8376" w:author="Xuning Wei12232" w:date="2026-07-27T20:59:00Z">
              <w:tcPr>
                <w:tcW w:w="346" w:type="pct"/>
                <w:gridSpan w:val="3"/>
                <w:vMerge w:val="restart"/>
                <w:shd w:val="clear" w:color="auto" w:fill="FFFFFF" w:themeFill="background1"/>
                <w:vAlign w:val="center"/>
              </w:tcPr>
            </w:tcPrChange>
          </w:tcPr>
          <w:p w14:paraId="6B0DB11E" w14:textId="77777777" w:rsidR="00455348" w:rsidRPr="00032BAE" w:rsidRDefault="00455348" w:rsidP="00455348">
            <w:pPr>
              <w:jc w:val="both"/>
              <w:rPr>
                <w:ins w:id="8377" w:author="Xuning Wei12232" w:date="2026-07-27T20:26:00Z"/>
                <w:rFonts w:ascii="Times New Roman" w:eastAsia="仿宋_GB2312" w:hAnsi="Times New Roman" w:cs="Times New Roman"/>
                <w:color w:val="auto"/>
                <w:sz w:val="18"/>
                <w:szCs w:val="18"/>
                <w:lang w:eastAsia="zh-CN" w:bidi="ar"/>
              </w:rPr>
            </w:pPr>
            <w:ins w:id="8378" w:author="Xuning Wei12232" w:date="2026-07-27T20:26: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8379" w:author="Xuning Wei12232" w:date="2026-07-27T20:59:00Z">
              <w:tcPr>
                <w:tcW w:w="396" w:type="pct"/>
                <w:gridSpan w:val="3"/>
                <w:vMerge w:val="restart"/>
                <w:shd w:val="clear" w:color="auto" w:fill="FFFFFF" w:themeFill="background1"/>
                <w:vAlign w:val="center"/>
              </w:tcPr>
            </w:tcPrChange>
          </w:tcPr>
          <w:p w14:paraId="0750BF38" w14:textId="77777777" w:rsidR="00455348" w:rsidRPr="00032BAE" w:rsidRDefault="00455348" w:rsidP="00455348">
            <w:pPr>
              <w:jc w:val="both"/>
              <w:rPr>
                <w:ins w:id="8380" w:author="Xuning Wei12232" w:date="2026-07-27T20:26:00Z"/>
                <w:rFonts w:ascii="Times New Roman" w:eastAsia="仿宋_GB2312" w:hAnsi="Times New Roman" w:cs="Times New Roman"/>
                <w:color w:val="auto"/>
                <w:sz w:val="18"/>
                <w:szCs w:val="18"/>
                <w:lang w:eastAsia="zh-CN" w:bidi="ar"/>
              </w:rPr>
            </w:pPr>
            <w:ins w:id="8381" w:author="Xuning Wei12232" w:date="2026-07-27T20:26: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8382" w:author="Xuning Wei12232" w:date="2026-07-27T20:59:00Z">
              <w:tcPr>
                <w:tcW w:w="335" w:type="pct"/>
                <w:gridSpan w:val="2"/>
                <w:vAlign w:val="center"/>
              </w:tcPr>
            </w:tcPrChange>
          </w:tcPr>
          <w:p w14:paraId="3FC46970" w14:textId="77777777" w:rsidR="00455348" w:rsidRPr="00032BAE" w:rsidRDefault="000B6761" w:rsidP="00455348">
            <w:pPr>
              <w:jc w:val="both"/>
              <w:rPr>
                <w:ins w:id="8383" w:author="Xuning Wei12232" w:date="2026-07-27T20:26:00Z"/>
                <w:rFonts w:ascii="Times New Roman" w:eastAsia="仿宋_GB2312" w:hAnsi="Times New Roman" w:cs="Times New Roman"/>
                <w:color w:val="auto"/>
                <w:sz w:val="18"/>
                <w:szCs w:val="18"/>
                <w:lang w:eastAsia="zh-CN" w:bidi="ar"/>
              </w:rPr>
            </w:pPr>
            <w:customXmlInsRangeStart w:id="8384" w:author="Xuning Wei12232" w:date="2026-07-27T20:26:00Z"/>
            <w:sdt>
              <w:sdtPr>
                <w:rPr>
                  <w:rFonts w:ascii="Times New Roman" w:eastAsia="仿宋_GB2312" w:hAnsi="Times New Roman" w:cs="Times New Roman"/>
                  <w:color w:val="auto"/>
                  <w:sz w:val="18"/>
                  <w:szCs w:val="18"/>
                  <w:lang w:eastAsia="zh-CN" w:bidi="ar"/>
                </w:rPr>
                <w:id w:val="-1661535194"/>
                <w14:checkbox>
                  <w14:checked w14:val="1"/>
                  <w14:checkedState w14:val="2612" w14:font="MS Gothic"/>
                  <w14:uncheckedState w14:val="2610" w14:font="MS Gothic"/>
                </w14:checkbox>
              </w:sdtPr>
              <w:sdtEndPr/>
              <w:sdtContent>
                <w:customXmlInsRangeEnd w:id="8384"/>
                <w:ins w:id="8385" w:author="Xuning Wei12232" w:date="2026-07-27T20:26:00Z">
                  <w:r w:rsidR="00455348" w:rsidRPr="00032BAE">
                    <w:rPr>
                      <w:rFonts w:ascii="Segoe UI Symbol" w:eastAsia="MS Gothic" w:hAnsi="Segoe UI Symbol" w:cs="Segoe UI Symbol"/>
                      <w:color w:val="auto"/>
                      <w:sz w:val="18"/>
                      <w:szCs w:val="18"/>
                      <w:lang w:eastAsia="zh-CN" w:bidi="ar"/>
                    </w:rPr>
                    <w:t>☒</w:t>
                  </w:r>
                </w:ins>
                <w:customXmlInsRangeStart w:id="8386" w:author="Xuning Wei12232" w:date="2026-07-27T20:26:00Z"/>
              </w:sdtContent>
            </w:sdt>
            <w:customXmlInsRangeEnd w:id="8386"/>
            <w:ins w:id="8387" w:author="Xuning Wei12232" w:date="2026-07-27T20:26:00Z">
              <w:r w:rsidR="00455348" w:rsidRPr="00032BAE">
                <w:rPr>
                  <w:rFonts w:ascii="Times New Roman" w:eastAsia="仿宋_GB2312" w:hAnsi="Times New Roman" w:cs="Times New Roman"/>
                  <w:color w:val="auto"/>
                  <w:sz w:val="18"/>
                  <w:szCs w:val="18"/>
                  <w:lang w:eastAsia="zh-CN" w:bidi="ar"/>
                </w:rPr>
                <w:t>Yes</w:t>
              </w:r>
            </w:ins>
          </w:p>
        </w:tc>
        <w:tc>
          <w:tcPr>
            <w:tcW w:w="494" w:type="pct"/>
            <w:vAlign w:val="center"/>
            <w:tcPrChange w:id="8388" w:author="Xuning Wei12232" w:date="2026-07-27T20:59:00Z">
              <w:tcPr>
                <w:tcW w:w="457" w:type="pct"/>
                <w:gridSpan w:val="3"/>
                <w:vAlign w:val="center"/>
              </w:tcPr>
            </w:tcPrChange>
          </w:tcPr>
          <w:p w14:paraId="6D0DB9F6" w14:textId="77777777" w:rsidR="00455348" w:rsidRPr="00032BAE" w:rsidRDefault="000B6761" w:rsidP="00455348">
            <w:pPr>
              <w:jc w:val="both"/>
              <w:rPr>
                <w:ins w:id="8389" w:author="Xuning Wei12232" w:date="2026-07-27T20:26:00Z"/>
                <w:rFonts w:ascii="Times New Roman" w:eastAsia="仿宋_GB2312" w:hAnsi="Times New Roman" w:cs="Times New Roman"/>
                <w:color w:val="auto"/>
                <w:sz w:val="18"/>
                <w:szCs w:val="18"/>
                <w:lang w:eastAsia="zh-CN" w:bidi="ar"/>
              </w:rPr>
            </w:pPr>
            <w:customXmlInsRangeStart w:id="8390" w:author="Xuning Wei12232" w:date="2026-07-27T20:26:00Z"/>
            <w:sdt>
              <w:sdtPr>
                <w:rPr>
                  <w:rFonts w:ascii="Times New Roman" w:eastAsia="仿宋_GB2312" w:hAnsi="Times New Roman" w:cs="Times New Roman"/>
                  <w:color w:val="auto"/>
                  <w:sz w:val="18"/>
                  <w:szCs w:val="18"/>
                  <w:lang w:eastAsia="zh-CN" w:bidi="ar"/>
                </w:rPr>
                <w:id w:val="-1106106050"/>
                <w14:checkbox>
                  <w14:checked w14:val="0"/>
                  <w14:checkedState w14:val="2612" w14:font="MS Gothic"/>
                  <w14:uncheckedState w14:val="2610" w14:font="MS Gothic"/>
                </w14:checkbox>
              </w:sdtPr>
              <w:sdtEndPr/>
              <w:sdtContent>
                <w:customXmlInsRangeEnd w:id="8390"/>
                <w:ins w:id="8391"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392" w:author="Xuning Wei12232" w:date="2026-07-27T20:26:00Z"/>
              </w:sdtContent>
            </w:sdt>
            <w:customXmlInsRangeEnd w:id="8392"/>
            <w:ins w:id="8393" w:author="Xuning Wei12232" w:date="2026-07-27T20:26:00Z">
              <w:del w:id="8394" w:author="He Han" w:date="2026-08-27T15:33:00Z">
                <w:r w:rsidR="00455348" w:rsidRPr="00032BAE" w:rsidDel="004000DE">
                  <w:rPr>
                    <w:rFonts w:ascii="Times New Roman" w:eastAsia="仿宋_GB2312" w:hAnsi="Times New Roman" w:cs="Times New Roman"/>
                    <w:color w:val="auto"/>
                    <w:sz w:val="18"/>
                    <w:szCs w:val="18"/>
                    <w:lang w:eastAsia="zh-CN" w:bidi="ar"/>
                  </w:rPr>
                  <w:delText xml:space="preserve"> </w:delText>
                </w:r>
              </w:del>
              <w:r w:rsidR="00455348"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8395" w:author="Xuning Wei12232" w:date="2026-07-27T20:59:00Z">
              <w:tcPr>
                <w:tcW w:w="990" w:type="pct"/>
                <w:gridSpan w:val="2"/>
                <w:vMerge w:val="restart"/>
                <w:vAlign w:val="center"/>
              </w:tcPr>
            </w:tcPrChange>
          </w:tcPr>
          <w:p w14:paraId="42A40F1F" w14:textId="77777777" w:rsidR="00455348" w:rsidRPr="00032BAE" w:rsidRDefault="000B6761" w:rsidP="00455348">
            <w:pPr>
              <w:jc w:val="both"/>
              <w:rPr>
                <w:ins w:id="8396" w:author="Xuning Wei12232" w:date="2026-07-27T20:26:00Z"/>
                <w:rFonts w:ascii="Times New Roman" w:eastAsia="仿宋_GB2312" w:hAnsi="Times New Roman" w:cs="Times New Roman"/>
                <w:color w:val="auto"/>
                <w:sz w:val="18"/>
                <w:szCs w:val="18"/>
                <w:u w:val="single"/>
                <w:lang w:eastAsia="zh-CN" w:bidi="ar"/>
              </w:rPr>
            </w:pPr>
            <w:customXmlInsRangeStart w:id="8397" w:author="Xuning Wei12232" w:date="2026-07-27T20:26:00Z"/>
            <w:sdt>
              <w:sdtPr>
                <w:rPr>
                  <w:rFonts w:ascii="Times New Roman" w:eastAsia="仿宋_GB2312" w:hAnsi="Times New Roman" w:cs="Times New Roman"/>
                  <w:b/>
                  <w:color w:val="auto"/>
                  <w:sz w:val="18"/>
                  <w:szCs w:val="18"/>
                  <w:lang w:eastAsia="zh-CN" w:bidi="ar"/>
                </w:rPr>
                <w:id w:val="1925530249"/>
                <w14:checkbox>
                  <w14:checked w14:val="0"/>
                  <w14:checkedState w14:val="2612" w14:font="MS Gothic"/>
                  <w14:uncheckedState w14:val="2610" w14:font="MS Gothic"/>
                </w14:checkbox>
              </w:sdtPr>
              <w:sdtEndPr/>
              <w:sdtContent>
                <w:customXmlInsRangeEnd w:id="8397"/>
                <w:ins w:id="8398"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399" w:author="Xuning Wei12232" w:date="2026-07-27T20:26:00Z"/>
              </w:sdtContent>
            </w:sdt>
            <w:customXmlInsRangeEnd w:id="8399"/>
            <w:ins w:id="8400"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R&amp;D Lab: </w:t>
              </w:r>
              <w:r w:rsidR="00455348" w:rsidRPr="00032BAE">
                <w:rPr>
                  <w:rFonts w:ascii="Times New Roman" w:eastAsia="仿宋_GB2312" w:hAnsi="Times New Roman" w:cs="Times New Roman"/>
                  <w:color w:val="auto"/>
                  <w:sz w:val="18"/>
                  <w:szCs w:val="18"/>
                  <w:u w:val="single"/>
                  <w:lang w:eastAsia="zh-CN" w:bidi="ar"/>
                </w:rPr>
                <w:t xml:space="preserve">N/A </w:t>
              </w:r>
            </w:ins>
          </w:p>
          <w:p w14:paraId="2AE502BD" w14:textId="77777777" w:rsidR="00455348" w:rsidRPr="00032BAE" w:rsidRDefault="000B6761" w:rsidP="00455348">
            <w:pPr>
              <w:jc w:val="both"/>
              <w:rPr>
                <w:ins w:id="8401" w:author="Xuning Wei12232" w:date="2026-07-27T20:26:00Z"/>
                <w:rFonts w:ascii="Times New Roman" w:eastAsia="仿宋_GB2312" w:hAnsi="Times New Roman" w:cs="Times New Roman"/>
                <w:color w:val="auto"/>
                <w:sz w:val="18"/>
                <w:szCs w:val="18"/>
                <w:u w:val="single"/>
                <w:lang w:eastAsia="zh-CN" w:bidi="ar"/>
              </w:rPr>
            </w:pPr>
            <w:customXmlInsRangeStart w:id="8402" w:author="Xuning Wei12232" w:date="2026-07-27T20:26:00Z"/>
            <w:sdt>
              <w:sdtPr>
                <w:rPr>
                  <w:rFonts w:ascii="Times New Roman" w:eastAsia="仿宋_GB2312" w:hAnsi="Times New Roman" w:cs="Times New Roman"/>
                  <w:b/>
                  <w:color w:val="auto"/>
                  <w:sz w:val="18"/>
                  <w:szCs w:val="18"/>
                  <w:lang w:eastAsia="zh-CN" w:bidi="ar"/>
                </w:rPr>
                <w:id w:val="-757907054"/>
                <w14:checkbox>
                  <w14:checked w14:val="1"/>
                  <w14:checkedState w14:val="2612" w14:font="MS Gothic"/>
                  <w14:uncheckedState w14:val="2610" w14:font="MS Gothic"/>
                </w14:checkbox>
              </w:sdtPr>
              <w:sdtEndPr/>
              <w:sdtContent>
                <w:customXmlInsRangeEnd w:id="8402"/>
                <w:ins w:id="8403"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404" w:author="Xuning Wei12232" w:date="2026-07-27T20:26:00Z"/>
              </w:sdtContent>
            </w:sdt>
            <w:customXmlInsRangeEnd w:id="8404"/>
            <w:ins w:id="8405"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Production data, Lot Number:</w:t>
              </w:r>
              <w:r w:rsidR="00455348" w:rsidRPr="00032BAE">
                <w:rPr>
                  <w:rFonts w:ascii="Times New Roman" w:eastAsia="仿宋_GB2312" w:hAnsi="Times New Roman" w:cs="Times New Roman"/>
                  <w:color w:val="auto"/>
                  <w:sz w:val="18"/>
                  <w:szCs w:val="18"/>
                  <w:u w:val="single"/>
                  <w:lang w:eastAsia="zh-CN" w:bidi="ar"/>
                </w:rPr>
                <w:t xml:space="preserve"> CPo140020-02-01-02  </w:t>
              </w:r>
            </w:ins>
          </w:p>
          <w:p w14:paraId="2EA6C468" w14:textId="77777777" w:rsidR="00455348" w:rsidRPr="00032BAE" w:rsidRDefault="000B6761" w:rsidP="00455348">
            <w:pPr>
              <w:jc w:val="both"/>
              <w:rPr>
                <w:ins w:id="8406" w:author="Xuning Wei12232" w:date="2026-07-27T20:26:00Z"/>
                <w:rFonts w:ascii="Times New Roman" w:eastAsia="仿宋_GB2312" w:hAnsi="Times New Roman" w:cs="Times New Roman"/>
                <w:color w:val="auto"/>
                <w:sz w:val="18"/>
                <w:szCs w:val="18"/>
                <w:lang w:eastAsia="zh-CN" w:bidi="ar"/>
              </w:rPr>
            </w:pPr>
            <w:customXmlInsRangeStart w:id="8407" w:author="Xuning Wei12232" w:date="2026-07-27T20:26:00Z"/>
            <w:sdt>
              <w:sdtPr>
                <w:rPr>
                  <w:rFonts w:ascii="Times New Roman" w:eastAsia="仿宋_GB2312" w:hAnsi="Times New Roman" w:cs="Times New Roman"/>
                  <w:b/>
                  <w:color w:val="auto"/>
                  <w:sz w:val="18"/>
                  <w:szCs w:val="18"/>
                  <w:lang w:eastAsia="zh-CN" w:bidi="ar"/>
                </w:rPr>
                <w:id w:val="-924183227"/>
                <w14:checkbox>
                  <w14:checked w14:val="0"/>
                  <w14:checkedState w14:val="2612" w14:font="MS Gothic"/>
                  <w14:uncheckedState w14:val="2610" w14:font="MS Gothic"/>
                </w14:checkbox>
              </w:sdtPr>
              <w:sdtEndPr/>
              <w:sdtContent>
                <w:customXmlInsRangeEnd w:id="8407"/>
                <w:ins w:id="8408"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409" w:author="Xuning Wei12232" w:date="2026-07-27T20:26:00Z"/>
              </w:sdtContent>
            </w:sdt>
            <w:customXmlInsRangeEnd w:id="8409"/>
            <w:ins w:id="8410" w:author="Xuning Wei12232" w:date="2026-07-27T20:26:00Z">
              <w:r w:rsidR="00455348" w:rsidRPr="00032BAE">
                <w:rPr>
                  <w:rFonts w:ascii="Times New Roman" w:eastAsia="仿宋_GB2312" w:hAnsi="Times New Roman" w:cs="Times New Roman"/>
                  <w:color w:val="auto"/>
                  <w:sz w:val="18"/>
                  <w:szCs w:val="18"/>
                  <w:lang w:eastAsia="zh-CN" w:bidi="ar"/>
                </w:rPr>
                <w:t xml:space="preserve"> Supplier data:</w:t>
              </w:r>
              <w:r w:rsidR="00455348" w:rsidRPr="00032BAE">
                <w:rPr>
                  <w:rFonts w:ascii="Times New Roman" w:eastAsia="仿宋_GB2312" w:hAnsi="Times New Roman" w:cs="Times New Roman"/>
                  <w:color w:val="auto"/>
                  <w:sz w:val="18"/>
                  <w:szCs w:val="18"/>
                  <w:u w:val="single"/>
                  <w:lang w:eastAsia="zh-CN" w:bidi="ar"/>
                </w:rPr>
                <w:t xml:space="preserve"> N/A  </w:t>
              </w:r>
              <w:r w:rsidR="00455348" w:rsidRPr="00032BAE">
                <w:rPr>
                  <w:rFonts w:ascii="Times New Roman" w:eastAsia="仿宋_GB2312" w:hAnsi="Times New Roman" w:cs="Times New Roman"/>
                  <w:color w:val="auto"/>
                  <w:sz w:val="18"/>
                  <w:szCs w:val="18"/>
                  <w:lang w:eastAsia="zh-CN" w:bidi="ar"/>
                </w:rPr>
                <w:t xml:space="preserve"> </w:t>
              </w:r>
            </w:ins>
          </w:p>
          <w:p w14:paraId="4EC9A904" w14:textId="77777777" w:rsidR="00455348" w:rsidRPr="00032BAE" w:rsidRDefault="000B6761" w:rsidP="00455348">
            <w:pPr>
              <w:jc w:val="both"/>
              <w:rPr>
                <w:ins w:id="8411" w:author="Xuning Wei12232" w:date="2026-07-27T20:26:00Z"/>
                <w:rFonts w:ascii="Times New Roman" w:eastAsia="仿宋_GB2312" w:hAnsi="Times New Roman" w:cs="Times New Roman"/>
                <w:color w:val="auto"/>
                <w:sz w:val="18"/>
                <w:szCs w:val="18"/>
                <w:u w:val="single"/>
                <w:lang w:eastAsia="zh-CN" w:bidi="ar"/>
              </w:rPr>
            </w:pPr>
            <w:customXmlInsRangeStart w:id="8412" w:author="Xuning Wei12232" w:date="2026-07-27T20:26:00Z"/>
            <w:sdt>
              <w:sdtPr>
                <w:rPr>
                  <w:rFonts w:ascii="Times New Roman" w:eastAsia="仿宋_GB2312" w:hAnsi="Times New Roman" w:cs="Times New Roman"/>
                  <w:b/>
                  <w:color w:val="auto"/>
                  <w:sz w:val="18"/>
                  <w:szCs w:val="18"/>
                  <w:lang w:eastAsia="zh-CN" w:bidi="ar"/>
                </w:rPr>
                <w:id w:val="1042171128"/>
                <w14:checkbox>
                  <w14:checked w14:val="1"/>
                  <w14:checkedState w14:val="2612" w14:font="MS Gothic"/>
                  <w14:uncheckedState w14:val="2610" w14:font="MS Gothic"/>
                </w14:checkbox>
              </w:sdtPr>
              <w:sdtEndPr/>
              <w:sdtContent>
                <w:customXmlInsRangeEnd w:id="8412"/>
                <w:ins w:id="8413"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414" w:author="Xuning Wei12232" w:date="2026-07-27T20:26:00Z"/>
              </w:sdtContent>
            </w:sdt>
            <w:customXmlInsRangeEnd w:id="8414"/>
            <w:ins w:id="8415" w:author="Xuning Wei12232" w:date="2026-07-27T20:26:00Z">
              <w:r w:rsidR="00455348" w:rsidRPr="00032BAE">
                <w:rPr>
                  <w:rFonts w:ascii="Times New Roman" w:eastAsia="仿宋_GB2312" w:hAnsi="Times New Roman" w:cs="Times New Roman"/>
                  <w:color w:val="auto"/>
                  <w:sz w:val="18"/>
                  <w:szCs w:val="18"/>
                  <w:lang w:eastAsia="zh-CN" w:bidi="ar"/>
                </w:rPr>
                <w:t xml:space="preserve"> *Handbook &amp; Page:</w:t>
              </w:r>
              <w:r w:rsidR="00455348" w:rsidRPr="00032BAE">
                <w:rPr>
                  <w:rFonts w:ascii="Times New Roman" w:eastAsia="仿宋_GB2312" w:hAnsi="Times New Roman" w:cs="Times New Roman"/>
                  <w:color w:val="auto"/>
                  <w:sz w:val="18"/>
                  <w:szCs w:val="18"/>
                  <w:u w:val="single"/>
                  <w:lang w:eastAsia="zh-CN" w:bidi="ar"/>
                </w:rPr>
                <w:t xml:space="preserve">  The Pilot Plant Real Book Page &amp; 10-14, 10-15  </w:t>
              </w:r>
            </w:ins>
          </w:p>
          <w:p w14:paraId="2965D320" w14:textId="77777777" w:rsidR="00455348" w:rsidRPr="00032BAE" w:rsidRDefault="000B6761" w:rsidP="00455348">
            <w:pPr>
              <w:jc w:val="both"/>
              <w:rPr>
                <w:ins w:id="8416" w:author="Xuning Wei12232" w:date="2026-07-27T20:26:00Z"/>
                <w:rFonts w:ascii="Times New Roman" w:eastAsia="仿宋_GB2312" w:hAnsi="Times New Roman" w:cs="Times New Roman"/>
                <w:color w:val="auto"/>
                <w:sz w:val="18"/>
                <w:szCs w:val="18"/>
                <w:lang w:eastAsia="zh-CN" w:bidi="ar"/>
              </w:rPr>
            </w:pPr>
            <w:customXmlInsRangeStart w:id="8417" w:author="Xuning Wei12232" w:date="2026-07-27T20:26:00Z"/>
            <w:sdt>
              <w:sdtPr>
                <w:rPr>
                  <w:rFonts w:ascii="Times New Roman" w:eastAsia="仿宋_GB2312" w:hAnsi="Times New Roman" w:cs="Times New Roman"/>
                  <w:color w:val="auto"/>
                  <w:sz w:val="18"/>
                  <w:szCs w:val="18"/>
                  <w:lang w:eastAsia="zh-CN" w:bidi="ar"/>
                </w:rPr>
                <w:id w:val="846142056"/>
                <w14:checkbox>
                  <w14:checked w14:val="1"/>
                  <w14:checkedState w14:val="2612" w14:font="MS Gothic"/>
                  <w14:uncheckedState w14:val="2610" w14:font="MS Gothic"/>
                </w14:checkbox>
              </w:sdtPr>
              <w:sdtEndPr/>
              <w:sdtContent>
                <w:customXmlInsRangeEnd w:id="8417"/>
                <w:ins w:id="8418"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419" w:author="Xuning Wei12232" w:date="2026-07-27T20:26:00Z"/>
              </w:sdtContent>
            </w:sdt>
            <w:customXmlInsRangeEnd w:id="8419"/>
            <w:ins w:id="8420" w:author="Xuning Wei12232" w:date="2026-07-27T20:26:00Z">
              <w:r w:rsidR="00455348" w:rsidRPr="00032BAE">
                <w:rPr>
                  <w:rFonts w:ascii="Times New Roman" w:eastAsia="仿宋_GB2312" w:hAnsi="Times New Roman" w:cs="Times New Roman"/>
                  <w:color w:val="auto"/>
                  <w:sz w:val="18"/>
                  <w:szCs w:val="18"/>
                  <w:lang w:eastAsia="zh-CN" w:bidi="ar"/>
                </w:rPr>
                <w:t xml:space="preserve"> Other:</w:t>
              </w:r>
              <w:r w:rsidR="00455348"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455348" w:rsidRPr="00032BAE">
                <w:rPr>
                  <w:rFonts w:ascii="Times New Roman" w:eastAsia="仿宋_GB2312" w:hAnsi="Times New Roman" w:cs="Times New Roman"/>
                  <w:color w:val="auto"/>
                  <w:sz w:val="18"/>
                  <w:szCs w:val="18"/>
                  <w:u w:val="single"/>
                  <w:lang w:eastAsia="zh-CN" w:bidi="ar"/>
                </w:rPr>
                <w:t>salts.The</w:t>
              </w:r>
              <w:proofErr w:type="spellEnd"/>
              <w:r w:rsidR="00455348"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455348" w:rsidRPr="00032BAE">
                <w:rPr>
                  <w:rFonts w:ascii="Times New Roman" w:eastAsia="仿宋_GB2312" w:hAnsi="Times New Roman" w:cs="Times New Roman"/>
                  <w:color w:val="auto"/>
                  <w:sz w:val="18"/>
                  <w:szCs w:val="18"/>
                  <w:u w:val="single"/>
                  <w:lang w:eastAsia="zh-CN" w:bidi="ar"/>
                </w:rPr>
                <w:t>solvents.The</w:t>
              </w:r>
              <w:proofErr w:type="spellEnd"/>
              <w:r w:rsidR="00455348"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455348" w:rsidRPr="00032BAE" w14:paraId="443045B9" w14:textId="77777777" w:rsidTr="00397878">
        <w:trPr>
          <w:trHeight w:val="5546"/>
          <w:ins w:id="8421" w:author="Xuning Wei12232" w:date="2026-07-27T20:26:00Z"/>
        </w:trPr>
        <w:tc>
          <w:tcPr>
            <w:tcW w:w="269" w:type="pct"/>
            <w:vMerge/>
            <w:shd w:val="clear" w:color="auto" w:fill="FFFFFF" w:themeFill="background1"/>
            <w:vAlign w:val="center"/>
            <w:tcPrChange w:id="8422" w:author="Xuning Wei12232" w:date="2026-07-27T20:59:00Z">
              <w:tcPr>
                <w:tcW w:w="269" w:type="pct"/>
                <w:gridSpan w:val="2"/>
                <w:vMerge/>
                <w:shd w:val="clear" w:color="auto" w:fill="FFFFFF" w:themeFill="background1"/>
                <w:vAlign w:val="center"/>
              </w:tcPr>
            </w:tcPrChange>
          </w:tcPr>
          <w:p w14:paraId="2575344F" w14:textId="77777777" w:rsidR="00455348" w:rsidRPr="00032BAE" w:rsidRDefault="00455348" w:rsidP="00455348">
            <w:pPr>
              <w:jc w:val="both"/>
              <w:rPr>
                <w:ins w:id="8423"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8424" w:author="Xuning Wei12232" w:date="2026-07-27T20:59:00Z">
              <w:tcPr>
                <w:tcW w:w="1365" w:type="pct"/>
                <w:gridSpan w:val="3"/>
                <w:vMerge/>
                <w:shd w:val="clear" w:color="auto" w:fill="FFFFFF" w:themeFill="background1"/>
                <w:vAlign w:val="center"/>
              </w:tcPr>
            </w:tcPrChange>
          </w:tcPr>
          <w:p w14:paraId="1C646F14" w14:textId="77777777" w:rsidR="00455348" w:rsidRPr="00032BAE" w:rsidRDefault="00455348" w:rsidP="00455348">
            <w:pPr>
              <w:jc w:val="both"/>
              <w:rPr>
                <w:ins w:id="8425"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8426" w:author="Xuning Wei12232" w:date="2026-07-27T20:59:00Z">
              <w:tcPr>
                <w:tcW w:w="842" w:type="pct"/>
                <w:gridSpan w:val="3"/>
                <w:vMerge/>
                <w:shd w:val="clear" w:color="auto" w:fill="FFFFFF" w:themeFill="background1"/>
                <w:vAlign w:val="center"/>
              </w:tcPr>
            </w:tcPrChange>
          </w:tcPr>
          <w:p w14:paraId="54060477" w14:textId="77777777" w:rsidR="00455348" w:rsidRPr="00032BAE" w:rsidRDefault="00455348" w:rsidP="00455348">
            <w:pPr>
              <w:jc w:val="both"/>
              <w:rPr>
                <w:ins w:id="8427" w:author="Xuning Wei12232" w:date="2026-07-27T20:26: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8428" w:author="Xuning Wei12232" w:date="2026-07-27T20:59:00Z">
              <w:tcPr>
                <w:tcW w:w="346" w:type="pct"/>
                <w:gridSpan w:val="3"/>
                <w:vMerge/>
                <w:shd w:val="clear" w:color="auto" w:fill="FFFFFF" w:themeFill="background1"/>
                <w:vAlign w:val="center"/>
              </w:tcPr>
            </w:tcPrChange>
          </w:tcPr>
          <w:p w14:paraId="05E63DE6" w14:textId="77777777" w:rsidR="00455348" w:rsidRPr="00032BAE" w:rsidRDefault="00455348" w:rsidP="00455348">
            <w:pPr>
              <w:jc w:val="both"/>
              <w:rPr>
                <w:ins w:id="8429"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8430" w:author="Xuning Wei12232" w:date="2026-07-27T20:59:00Z">
              <w:tcPr>
                <w:tcW w:w="396" w:type="pct"/>
                <w:gridSpan w:val="3"/>
                <w:vMerge/>
                <w:shd w:val="clear" w:color="auto" w:fill="FFFFFF" w:themeFill="background1"/>
                <w:vAlign w:val="center"/>
              </w:tcPr>
            </w:tcPrChange>
          </w:tcPr>
          <w:p w14:paraId="6CE14CE9" w14:textId="77777777" w:rsidR="00455348" w:rsidRPr="00032BAE" w:rsidRDefault="00455348" w:rsidP="00455348">
            <w:pPr>
              <w:jc w:val="both"/>
              <w:rPr>
                <w:ins w:id="8431"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8432" w:author="Xuning Wei12232" w:date="2026-07-27T20:59:00Z">
              <w:tcPr>
                <w:tcW w:w="335" w:type="pct"/>
                <w:gridSpan w:val="2"/>
                <w:vAlign w:val="center"/>
              </w:tcPr>
            </w:tcPrChange>
          </w:tcPr>
          <w:p w14:paraId="1A5074DE" w14:textId="77777777" w:rsidR="00455348" w:rsidRPr="00032BAE" w:rsidRDefault="000B6761" w:rsidP="00455348">
            <w:pPr>
              <w:jc w:val="both"/>
              <w:rPr>
                <w:ins w:id="8433" w:author="Xuning Wei12232" w:date="2026-07-27T20:26:00Z"/>
                <w:rFonts w:ascii="Times New Roman" w:eastAsia="仿宋_GB2312" w:hAnsi="Times New Roman" w:cs="Times New Roman"/>
                <w:color w:val="auto"/>
                <w:sz w:val="18"/>
                <w:szCs w:val="18"/>
                <w:lang w:eastAsia="zh-CN" w:bidi="ar"/>
              </w:rPr>
            </w:pPr>
            <w:customXmlInsRangeStart w:id="8434" w:author="Xuning Wei12232" w:date="2026-07-27T20:26:00Z"/>
            <w:sdt>
              <w:sdtPr>
                <w:rPr>
                  <w:rFonts w:ascii="Times New Roman" w:eastAsia="仿宋_GB2312" w:hAnsi="Times New Roman" w:cs="Times New Roman"/>
                  <w:b/>
                  <w:color w:val="auto"/>
                  <w:sz w:val="18"/>
                  <w:szCs w:val="18"/>
                  <w:lang w:eastAsia="zh-CN" w:bidi="ar"/>
                </w:rPr>
                <w:id w:val="1660575918"/>
                <w14:checkbox>
                  <w14:checked w14:val="0"/>
                  <w14:checkedState w14:val="2612" w14:font="MS Gothic"/>
                  <w14:uncheckedState w14:val="2610" w14:font="MS Gothic"/>
                </w14:checkbox>
              </w:sdtPr>
              <w:sdtEndPr/>
              <w:sdtContent>
                <w:customXmlInsRangeEnd w:id="8434"/>
                <w:ins w:id="843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436" w:author="Xuning Wei12232" w:date="2026-07-27T20:26:00Z"/>
              </w:sdtContent>
            </w:sdt>
            <w:customXmlInsRangeEnd w:id="8436"/>
            <w:ins w:id="8437" w:author="Xuning Wei12232" w:date="2026-07-27T20:26:00Z">
              <w:r w:rsidR="00455348" w:rsidRPr="00032BAE">
                <w:rPr>
                  <w:rFonts w:ascii="Times New Roman" w:eastAsia="仿宋_GB2312" w:hAnsi="Times New Roman" w:cs="Times New Roman"/>
                  <w:color w:val="auto"/>
                  <w:sz w:val="18"/>
                  <w:szCs w:val="18"/>
                  <w:lang w:eastAsia="zh-CN" w:bidi="ar"/>
                </w:rPr>
                <w:t xml:space="preserve"> High</w:t>
              </w:r>
            </w:ins>
          </w:p>
          <w:p w14:paraId="1BA0239F" w14:textId="77777777" w:rsidR="00455348" w:rsidRPr="00032BAE" w:rsidRDefault="000B6761" w:rsidP="00455348">
            <w:pPr>
              <w:jc w:val="both"/>
              <w:rPr>
                <w:ins w:id="8438" w:author="Xuning Wei12232" w:date="2026-07-27T20:26:00Z"/>
                <w:rFonts w:ascii="Times New Roman" w:eastAsia="仿宋_GB2312" w:hAnsi="Times New Roman" w:cs="Times New Roman"/>
                <w:color w:val="auto"/>
                <w:sz w:val="18"/>
                <w:szCs w:val="18"/>
                <w:lang w:eastAsia="zh-CN" w:bidi="ar"/>
              </w:rPr>
            </w:pPr>
            <w:customXmlInsRangeStart w:id="8439" w:author="Xuning Wei12232" w:date="2026-07-27T20:26:00Z"/>
            <w:sdt>
              <w:sdtPr>
                <w:rPr>
                  <w:rFonts w:ascii="Times New Roman" w:eastAsia="仿宋_GB2312" w:hAnsi="Times New Roman" w:cs="Times New Roman"/>
                  <w:b/>
                  <w:color w:val="auto"/>
                  <w:sz w:val="18"/>
                  <w:szCs w:val="18"/>
                  <w:lang w:eastAsia="zh-CN" w:bidi="ar"/>
                </w:rPr>
                <w:id w:val="1507335309"/>
                <w14:checkbox>
                  <w14:checked w14:val="0"/>
                  <w14:checkedState w14:val="2612" w14:font="MS Gothic"/>
                  <w14:uncheckedState w14:val="2610" w14:font="MS Gothic"/>
                </w14:checkbox>
              </w:sdtPr>
              <w:sdtEndPr/>
              <w:sdtContent>
                <w:customXmlInsRangeEnd w:id="8439"/>
                <w:ins w:id="8440"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441" w:author="Xuning Wei12232" w:date="2026-07-27T20:26:00Z"/>
              </w:sdtContent>
            </w:sdt>
            <w:customXmlInsRangeEnd w:id="8441"/>
            <w:ins w:id="8442" w:author="Xuning Wei12232" w:date="2026-07-27T20:26:00Z">
              <w:r w:rsidR="00455348" w:rsidRPr="00032BAE">
                <w:rPr>
                  <w:rFonts w:ascii="Times New Roman" w:eastAsia="仿宋_GB2312" w:hAnsi="Times New Roman" w:cs="Times New Roman"/>
                  <w:b/>
                  <w:color w:val="auto"/>
                  <w:sz w:val="18"/>
                  <w:szCs w:val="18"/>
                  <w:lang w:eastAsia="zh-CN" w:bidi="ar"/>
                </w:rPr>
                <w:t xml:space="preserve"> </w:t>
              </w:r>
              <w:r w:rsidR="00455348" w:rsidRPr="00032BAE">
                <w:rPr>
                  <w:rFonts w:ascii="Times New Roman" w:eastAsia="仿宋_GB2312" w:hAnsi="Times New Roman" w:cs="Times New Roman"/>
                  <w:color w:val="auto"/>
                  <w:sz w:val="18"/>
                  <w:szCs w:val="18"/>
                  <w:lang w:eastAsia="zh-CN" w:bidi="ar"/>
                </w:rPr>
                <w:t>Medium</w:t>
              </w:r>
            </w:ins>
          </w:p>
          <w:p w14:paraId="69833C5D" w14:textId="77777777" w:rsidR="00455348" w:rsidRPr="00032BAE" w:rsidRDefault="000B6761" w:rsidP="00455348">
            <w:pPr>
              <w:jc w:val="both"/>
              <w:rPr>
                <w:ins w:id="8443" w:author="Xuning Wei12232" w:date="2026-07-27T20:26:00Z"/>
                <w:rFonts w:ascii="Times New Roman" w:eastAsia="仿宋_GB2312" w:hAnsi="Times New Roman" w:cs="Times New Roman"/>
                <w:color w:val="auto"/>
                <w:sz w:val="18"/>
                <w:szCs w:val="18"/>
                <w:lang w:eastAsia="zh-CN" w:bidi="ar"/>
              </w:rPr>
            </w:pPr>
            <w:customXmlInsRangeStart w:id="8444" w:author="Xuning Wei12232" w:date="2026-07-27T20:26:00Z"/>
            <w:sdt>
              <w:sdtPr>
                <w:rPr>
                  <w:rFonts w:ascii="Times New Roman" w:eastAsia="仿宋_GB2312" w:hAnsi="Times New Roman" w:cs="Times New Roman"/>
                  <w:b/>
                  <w:color w:val="auto"/>
                  <w:sz w:val="18"/>
                  <w:szCs w:val="18"/>
                  <w:lang w:eastAsia="zh-CN" w:bidi="ar"/>
                </w:rPr>
                <w:id w:val="-1502045757"/>
                <w14:checkbox>
                  <w14:checked w14:val="1"/>
                  <w14:checkedState w14:val="2612" w14:font="MS Gothic"/>
                  <w14:uncheckedState w14:val="2610" w14:font="MS Gothic"/>
                </w14:checkbox>
              </w:sdtPr>
              <w:sdtEndPr/>
              <w:sdtContent>
                <w:customXmlInsRangeEnd w:id="8444"/>
                <w:ins w:id="844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446" w:author="Xuning Wei12232" w:date="2026-07-27T20:26:00Z"/>
              </w:sdtContent>
            </w:sdt>
            <w:customXmlInsRangeEnd w:id="8446"/>
            <w:ins w:id="8447" w:author="Xuning Wei12232" w:date="2026-07-27T20:26:00Z">
              <w:r w:rsidR="00455348"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8448" w:author="Xuning Wei12232" w:date="2026-07-27T20:59:00Z">
              <w:tcPr>
                <w:tcW w:w="457" w:type="pct"/>
                <w:gridSpan w:val="3"/>
                <w:vAlign w:val="center"/>
              </w:tcPr>
            </w:tcPrChange>
          </w:tcPr>
          <w:p w14:paraId="6AAF9F10" w14:textId="77777777" w:rsidR="00455348" w:rsidRPr="00032BAE" w:rsidRDefault="00455348" w:rsidP="00455348">
            <w:pPr>
              <w:jc w:val="both"/>
              <w:rPr>
                <w:ins w:id="8449" w:author="Xuning Wei12232" w:date="2026-07-27T20:26:00Z"/>
                <w:rFonts w:ascii="Times New Roman" w:eastAsia="仿宋_GB2312" w:hAnsi="Times New Roman" w:cs="Times New Roman"/>
                <w:color w:val="auto"/>
                <w:sz w:val="18"/>
                <w:szCs w:val="18"/>
                <w:lang w:eastAsia="zh-CN" w:bidi="ar"/>
              </w:rPr>
            </w:pPr>
            <w:ins w:id="8450" w:author="Xuning Wei12232" w:date="2026-07-27T20:26: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DIPEA is also compatible with Glass, HSS and SS</w:t>
              </w:r>
            </w:ins>
          </w:p>
        </w:tc>
        <w:tc>
          <w:tcPr>
            <w:tcW w:w="891" w:type="pct"/>
            <w:vMerge/>
            <w:vAlign w:val="center"/>
            <w:tcPrChange w:id="8451" w:author="Xuning Wei12232" w:date="2026-07-27T20:59:00Z">
              <w:tcPr>
                <w:tcW w:w="990" w:type="pct"/>
                <w:gridSpan w:val="2"/>
                <w:vMerge/>
                <w:vAlign w:val="center"/>
              </w:tcPr>
            </w:tcPrChange>
          </w:tcPr>
          <w:p w14:paraId="6E761C80" w14:textId="77777777" w:rsidR="00455348" w:rsidRPr="00032BAE" w:rsidRDefault="00455348" w:rsidP="00455348">
            <w:pPr>
              <w:jc w:val="both"/>
              <w:rPr>
                <w:ins w:id="8452" w:author="Xuning Wei12232" w:date="2026-07-27T20:26:00Z"/>
                <w:rFonts w:ascii="Times New Roman" w:eastAsia="仿宋_GB2312" w:hAnsi="Times New Roman" w:cs="Times New Roman"/>
                <w:b/>
                <w:color w:val="auto"/>
                <w:sz w:val="20"/>
                <w:szCs w:val="20"/>
                <w:lang w:eastAsia="zh-CN" w:bidi="ar"/>
              </w:rPr>
            </w:pPr>
          </w:p>
        </w:tc>
      </w:tr>
      <w:tr w:rsidR="00455348" w:rsidRPr="00032BAE" w14:paraId="7139AAE2" w14:textId="77777777" w:rsidTr="00770B21">
        <w:trPr>
          <w:trHeight w:val="397"/>
          <w:ins w:id="8453" w:author="Xuning Wei12232" w:date="2026-07-27T20:26:00Z"/>
          <w:trPrChange w:id="8454" w:author="Xuning Wei12232" w:date="2026-07-27T20:59:00Z">
            <w:trPr>
              <w:trHeight w:val="397"/>
            </w:trPr>
          </w:trPrChange>
        </w:trPr>
        <w:tc>
          <w:tcPr>
            <w:tcW w:w="269" w:type="pct"/>
            <w:vMerge w:val="restart"/>
            <w:shd w:val="clear" w:color="auto" w:fill="FFFFFF" w:themeFill="background1"/>
            <w:vAlign w:val="center"/>
            <w:tcPrChange w:id="8455" w:author="Xuning Wei12232" w:date="2026-07-27T20:59:00Z">
              <w:tcPr>
                <w:tcW w:w="269" w:type="pct"/>
                <w:gridSpan w:val="2"/>
                <w:vMerge w:val="restart"/>
                <w:shd w:val="clear" w:color="auto" w:fill="FFFFFF" w:themeFill="background1"/>
                <w:vAlign w:val="center"/>
              </w:tcPr>
            </w:tcPrChange>
          </w:tcPr>
          <w:p w14:paraId="0AEFA15A" w14:textId="0A229539" w:rsidR="00455348" w:rsidRPr="00032BAE" w:rsidRDefault="0022709A">
            <w:pPr>
              <w:jc w:val="center"/>
              <w:rPr>
                <w:ins w:id="8456" w:author="Xuning Wei12232" w:date="2026-07-27T20:26:00Z"/>
                <w:rFonts w:ascii="Times New Roman" w:eastAsia="仿宋_GB2312" w:hAnsi="Times New Roman" w:cs="Times New Roman"/>
                <w:color w:val="auto"/>
                <w:sz w:val="18"/>
                <w:szCs w:val="18"/>
                <w:lang w:eastAsia="zh-CN" w:bidi="ar"/>
              </w:rPr>
              <w:pPrChange w:id="8457" w:author="Xuning Wei12232" w:date="2026-07-27T20:33:00Z">
                <w:pPr>
                  <w:jc w:val="both"/>
                </w:pPr>
              </w:pPrChange>
            </w:pPr>
            <w:ins w:id="8458" w:author="Xuning Wei12232" w:date="2026-07-27T20:33:00Z">
              <w:r>
                <w:rPr>
                  <w:rFonts w:ascii="Times New Roman" w:eastAsia="仿宋_GB2312" w:hAnsi="Times New Roman" w:cs="Times New Roman"/>
                  <w:color w:val="auto"/>
                  <w:sz w:val="18"/>
                  <w:szCs w:val="18"/>
                  <w:lang w:eastAsia="zh-CN" w:bidi="ar"/>
                </w:rPr>
                <w:lastRenderedPageBreak/>
                <w:t>5</w:t>
              </w:r>
            </w:ins>
          </w:p>
        </w:tc>
        <w:tc>
          <w:tcPr>
            <w:tcW w:w="1365" w:type="pct"/>
            <w:vMerge w:val="restart"/>
            <w:shd w:val="clear" w:color="auto" w:fill="FFFFFF" w:themeFill="background1"/>
            <w:vAlign w:val="center"/>
            <w:tcPrChange w:id="8459" w:author="Xuning Wei12232" w:date="2026-07-27T20:59:00Z">
              <w:tcPr>
                <w:tcW w:w="1365" w:type="pct"/>
                <w:gridSpan w:val="3"/>
                <w:vMerge w:val="restart"/>
                <w:shd w:val="clear" w:color="auto" w:fill="FFFFFF" w:themeFill="background1"/>
                <w:vAlign w:val="center"/>
              </w:tcPr>
            </w:tcPrChange>
          </w:tcPr>
          <w:p w14:paraId="29B629AE" w14:textId="2E4DE0AB" w:rsidR="0022709A" w:rsidRDefault="0022709A" w:rsidP="00455348">
            <w:pPr>
              <w:jc w:val="both"/>
              <w:rPr>
                <w:ins w:id="8460" w:author="Xuning Wei12232" w:date="2026-07-27T20:33:00Z"/>
                <w:rFonts w:ascii="Times New Roman" w:eastAsia="等线" w:hAnsi="Times New Roman" w:cs="Times New Roman"/>
                <w:color w:val="000000" w:themeColor="text1"/>
                <w:sz w:val="18"/>
                <w:szCs w:val="18"/>
              </w:rPr>
            </w:pPr>
            <w:proofErr w:type="spellStart"/>
            <w:ins w:id="8461" w:author="Xuning Wei12232" w:date="2026-07-27T20:33:00Z">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-L-N-Me-</w:t>
              </w:r>
              <w:proofErr w:type="spellStart"/>
              <w:r w:rsidRPr="008B3C39">
                <w:rPr>
                  <w:rFonts w:ascii="Times New Roman" w:eastAsia="仿宋_GB2312" w:hAnsi="Times New Roman" w:cs="Times New Roman"/>
                  <w:color w:val="auto"/>
                  <w:sz w:val="18"/>
                  <w:szCs w:val="18"/>
                  <w:lang w:eastAsia="zh-CN"/>
                </w:rPr>
                <w:t>Asn</w:t>
              </w:r>
              <w:proofErr w:type="spellEnd"/>
              <w:r w:rsidRPr="008B3C39">
                <w:rPr>
                  <w:rFonts w:ascii="Times New Roman" w:eastAsia="仿宋_GB2312" w:hAnsi="Times New Roman" w:cs="Times New Roman"/>
                  <w:color w:val="auto"/>
                  <w:sz w:val="18"/>
                  <w:szCs w:val="18"/>
                  <w:lang w:eastAsia="zh-CN"/>
                </w:rPr>
                <w:t>(</w:t>
              </w:r>
              <w:proofErr w:type="spellStart"/>
              <w:r w:rsidRPr="008B3C39">
                <w:rPr>
                  <w:rFonts w:ascii="Times New Roman" w:eastAsia="仿宋_GB2312" w:hAnsi="Times New Roman" w:cs="Times New Roman"/>
                  <w:color w:val="auto"/>
                  <w:sz w:val="18"/>
                  <w:szCs w:val="18"/>
                  <w:lang w:eastAsia="zh-CN"/>
                </w:rPr>
                <w:t>Trt</w:t>
              </w:r>
              <w:proofErr w:type="spellEnd"/>
              <w:r w:rsidRPr="008B3C39">
                <w:rPr>
                  <w:rFonts w:ascii="Times New Roman" w:eastAsia="仿宋_GB2312" w:hAnsi="Times New Roman" w:cs="Times New Roman"/>
                  <w:color w:val="auto"/>
                  <w:sz w:val="18"/>
                  <w:szCs w:val="18"/>
                  <w:lang w:eastAsia="zh-CN"/>
                </w:rPr>
                <w:t>)-OH activation and transfer</w:t>
              </w:r>
              <w:r>
                <w:rPr>
                  <w:rFonts w:ascii="Times New Roman" w:eastAsia="仿宋_GB2312" w:hAnsi="Times New Roman" w:cs="Times New Roman"/>
                  <w:color w:val="auto"/>
                  <w:sz w:val="18"/>
                  <w:szCs w:val="18"/>
                  <w:lang w:eastAsia="zh-CN"/>
                </w:rPr>
                <w:t>:</w:t>
              </w:r>
            </w:ins>
          </w:p>
          <w:p w14:paraId="260DB6B0" w14:textId="3A3CF34F" w:rsidR="00455348" w:rsidRPr="00032BAE" w:rsidRDefault="0022709A" w:rsidP="00455348">
            <w:pPr>
              <w:jc w:val="both"/>
              <w:rPr>
                <w:ins w:id="8462" w:author="Xuning Wei12232" w:date="2026-07-27T20:26:00Z"/>
                <w:rFonts w:ascii="Times New Roman" w:eastAsia="仿宋_GB2312" w:hAnsi="Times New Roman" w:cs="Times New Roman"/>
                <w:color w:val="auto"/>
                <w:sz w:val="18"/>
                <w:szCs w:val="18"/>
                <w:lang w:eastAsia="zh-CN" w:bidi="ar"/>
              </w:rPr>
            </w:pPr>
            <w:ins w:id="8463" w:author="Xuning Wei12232" w:date="2026-07-27T20:33:00Z">
              <w:r>
                <w:rPr>
                  <w:rFonts w:ascii="Times New Roman" w:eastAsia="等线" w:hAnsi="Times New Roman" w:cs="Times New Roman"/>
                  <w:color w:val="000000" w:themeColor="text1"/>
                  <w:sz w:val="18"/>
                  <w:szCs w:val="18"/>
                </w:rPr>
                <w:t xml:space="preserve">1. </w:t>
              </w:r>
              <w:r w:rsidRPr="00321EFC">
                <w:rPr>
                  <w:rFonts w:ascii="Times New Roman" w:eastAsia="等线" w:hAnsi="Times New Roman" w:cs="Times New Roman"/>
                  <w:color w:val="000000" w:themeColor="text1"/>
                  <w:sz w:val="18"/>
                  <w:szCs w:val="18"/>
                </w:rPr>
                <w:t xml:space="preserve">Add </w:t>
              </w:r>
              <w:r w:rsidRPr="00321EFC">
                <w:rPr>
                  <w:rFonts w:ascii="Times New Roman" w:eastAsia="等线" w:hAnsi="Times New Roman" w:cs="Times New Roman"/>
                  <w:color w:val="000000" w:themeColor="text1"/>
                  <w:sz w:val="18"/>
                  <w:szCs w:val="18"/>
                  <w:lang w:eastAsia="zh-CN"/>
                </w:rPr>
                <w:t>4</w:t>
              </w:r>
            </w:ins>
            <w:ins w:id="8464" w:author="Johan Granander" w:date="2026-07-28T13:39:00Z">
              <w:r w:rsidR="00A522BC">
                <w:rPr>
                  <w:rFonts w:ascii="Times New Roman" w:eastAsia="等线" w:hAnsi="Times New Roman" w:cs="Times New Roman"/>
                  <w:color w:val="000000" w:themeColor="text1"/>
                  <w:sz w:val="18"/>
                  <w:szCs w:val="18"/>
                  <w:lang w:eastAsia="zh-CN"/>
                </w:rPr>
                <w:t xml:space="preserve"> </w:t>
              </w:r>
            </w:ins>
            <w:ins w:id="8465" w:author="Xuning Wei12232" w:date="2026-07-27T20:33:00Z">
              <w:del w:id="8466" w:author="Johan Granander" w:date="2026-07-28T13:39:00Z">
                <w:r w:rsidRPr="00321EFC" w:rsidDel="00A522BC">
                  <w:rPr>
                    <w:rFonts w:ascii="Times New Roman" w:eastAsia="等线" w:hAnsi="Times New Roman" w:cs="Times New Roman"/>
                    <w:color w:val="000000" w:themeColor="text1"/>
                    <w:sz w:val="18"/>
                    <w:szCs w:val="18"/>
                    <w:lang w:eastAsia="zh-CN"/>
                  </w:rPr>
                  <w:delText>v</w:delText>
                </w:r>
              </w:del>
            </w:ins>
            <w:ins w:id="8467" w:author="Johan Granander" w:date="2026-07-28T13:39:00Z">
              <w:r w:rsidR="00A522BC">
                <w:rPr>
                  <w:rFonts w:ascii="Times New Roman" w:eastAsia="等线" w:hAnsi="Times New Roman" w:cs="Times New Roman"/>
                  <w:color w:val="000000" w:themeColor="text1"/>
                  <w:sz w:val="18"/>
                  <w:szCs w:val="18"/>
                  <w:lang w:eastAsia="zh-CN"/>
                </w:rPr>
                <w:t>V</w:t>
              </w:r>
            </w:ins>
            <w:ins w:id="8468" w:author="Xuning Wei12232" w:date="2026-07-27T20:33:00Z">
              <w:r w:rsidRPr="00321EFC">
                <w:rPr>
                  <w:rFonts w:ascii="Times New Roman" w:eastAsia="等线" w:hAnsi="Times New Roman" w:cs="Times New Roman"/>
                  <w:color w:val="000000" w:themeColor="text1"/>
                  <w:sz w:val="18"/>
                  <w:szCs w:val="18"/>
                  <w:lang w:eastAsia="zh-CN"/>
                </w:rPr>
                <w:t xml:space="preserve"> DMF (3.792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Start the stirrer. Then add 1.75</w:t>
              </w:r>
            </w:ins>
            <w:ins w:id="8469" w:author="Johan Granander" w:date="2026-07-28T13:39:00Z">
              <w:r w:rsidR="00A522BC">
                <w:rPr>
                  <w:rFonts w:ascii="Times New Roman" w:eastAsia="等线" w:hAnsi="Times New Roman" w:cs="Times New Roman"/>
                  <w:color w:val="000000" w:themeColor="text1"/>
                  <w:sz w:val="18"/>
                  <w:szCs w:val="18"/>
                </w:rPr>
                <w:t xml:space="preserve"> </w:t>
              </w:r>
            </w:ins>
            <w:ins w:id="8470" w:author="Xuning Wei12232" w:date="2026-07-27T20:33:00Z">
              <w:r w:rsidRPr="00321EFC">
                <w:rPr>
                  <w:rFonts w:ascii="Times New Roman" w:eastAsia="等线" w:hAnsi="Times New Roman" w:cs="Times New Roman"/>
                  <w:color w:val="000000" w:themeColor="text1"/>
                  <w:sz w:val="18"/>
                  <w:szCs w:val="18"/>
                </w:rPr>
                <w:t xml:space="preserve">eq. </w:t>
              </w:r>
              <w:proofErr w:type="spellStart"/>
              <w:r w:rsidRPr="00321EFC">
                <w:rPr>
                  <w:rFonts w:ascii="Times New Roman" w:eastAsia="等线" w:hAnsi="Times New Roman" w:cs="Times New Roman"/>
                  <w:color w:val="000000" w:themeColor="text1"/>
                  <w:sz w:val="18"/>
                  <w:szCs w:val="18"/>
                  <w:lang w:eastAsia="zh-CN"/>
                </w:rPr>
                <w:t>F</w:t>
              </w:r>
              <w:r w:rsidRPr="00321EFC">
                <w:rPr>
                  <w:rFonts w:ascii="Times New Roman" w:eastAsia="等线" w:hAnsi="Times New Roman" w:cs="Times New Roman"/>
                  <w:bCs w:val="0"/>
                  <w:color w:val="000000" w:themeColor="text1"/>
                  <w:sz w:val="18"/>
                  <w:szCs w:val="18"/>
                </w:rPr>
                <w:t>moc</w:t>
              </w:r>
              <w:proofErr w:type="spellEnd"/>
              <w:r w:rsidRPr="00321EFC">
                <w:rPr>
                  <w:rFonts w:ascii="Times New Roman" w:eastAsia="等线" w:hAnsi="Times New Roman" w:cs="Times New Roman"/>
                  <w:bCs w:val="0"/>
                  <w:color w:val="000000" w:themeColor="text1"/>
                  <w:sz w:val="18"/>
                  <w:szCs w:val="18"/>
                </w:rPr>
                <w:t>-L-N-Me-</w:t>
              </w:r>
              <w:proofErr w:type="spellStart"/>
              <w:proofErr w:type="gramStart"/>
              <w:r w:rsidRPr="00321EFC">
                <w:rPr>
                  <w:rFonts w:ascii="Times New Roman" w:eastAsia="等线" w:hAnsi="Times New Roman" w:cs="Times New Roman"/>
                  <w:bCs w:val="0"/>
                  <w:color w:val="000000" w:themeColor="text1"/>
                  <w:sz w:val="18"/>
                  <w:szCs w:val="18"/>
                </w:rPr>
                <w:t>Asn</w:t>
              </w:r>
              <w:proofErr w:type="spellEnd"/>
              <w:r w:rsidRPr="00321EFC">
                <w:rPr>
                  <w:rFonts w:ascii="Times New Roman" w:eastAsia="等线" w:hAnsi="Times New Roman" w:cs="Times New Roman"/>
                  <w:bCs w:val="0"/>
                  <w:color w:val="000000" w:themeColor="text1"/>
                  <w:sz w:val="18"/>
                  <w:szCs w:val="18"/>
                </w:rPr>
                <w:t>(</w:t>
              </w:r>
              <w:proofErr w:type="spellStart"/>
              <w:proofErr w:type="gramEnd"/>
              <w:r w:rsidRPr="00321EFC">
                <w:rPr>
                  <w:rFonts w:ascii="Times New Roman" w:eastAsia="等线" w:hAnsi="Times New Roman" w:cs="Times New Roman"/>
                  <w:bCs w:val="0"/>
                  <w:color w:val="000000" w:themeColor="text1"/>
                  <w:sz w:val="18"/>
                  <w:szCs w:val="18"/>
                </w:rPr>
                <w:t>Trt</w:t>
              </w:r>
              <w:proofErr w:type="spellEnd"/>
              <w:r w:rsidRPr="00321EFC">
                <w:rPr>
                  <w:rFonts w:ascii="Times New Roman" w:eastAsia="等线" w:hAnsi="Times New Roman" w:cs="Times New Roman"/>
                  <w:bCs w:val="0"/>
                  <w:color w:val="000000" w:themeColor="text1"/>
                  <w:sz w:val="18"/>
                  <w:szCs w:val="18"/>
                </w:rPr>
                <w:t>)-OH.</w:t>
              </w:r>
              <w:r w:rsidRPr="00321EFC">
                <w:rPr>
                  <w:rFonts w:ascii="Times New Roman" w:eastAsia="等线" w:hAnsi="Times New Roman" w:cs="Times New Roman"/>
                  <w:color w:val="000000" w:themeColor="text1"/>
                  <w:sz w:val="18"/>
                  <w:szCs w:val="18"/>
                </w:rPr>
                <w:t xml:space="preserve"> </w:t>
              </w:r>
            </w:ins>
            <w:ins w:id="8471" w:author="Xuning Wei12232" w:date="2026-09-05T19:50:00Z">
              <w:r w:rsidR="00473484" w:rsidRPr="00473484">
                <w:rPr>
                  <w:rFonts w:ascii="Times New Roman" w:eastAsia="等线" w:hAnsi="Times New Roman" w:cs="Times New Roman"/>
                  <w:color w:val="FF0000"/>
                  <w:sz w:val="18"/>
                  <w:szCs w:val="18"/>
                </w:rPr>
                <w:t>Stir for at least 15 min.</w:t>
              </w:r>
            </w:ins>
            <w:ins w:id="8472" w:author="Xuning Wei12232" w:date="2026-07-27T20:33:00Z">
              <w:r w:rsidRPr="00321EFC">
                <w:rPr>
                  <w:rFonts w:ascii="Times New Roman" w:eastAsia="等线" w:hAnsi="Times New Roman" w:cs="Times New Roman"/>
                  <w:color w:val="000000" w:themeColor="text1"/>
                  <w:sz w:val="18"/>
                  <w:szCs w:val="18"/>
                  <w:lang w:eastAsia="zh-CN"/>
                </w:rPr>
                <w:t xml:space="preserve"> </w:t>
              </w:r>
              <w:r>
                <w:rPr>
                  <w:rFonts w:ascii="Times New Roman" w:eastAsia="等线" w:hAnsi="Times New Roman" w:cs="Times New Roman"/>
                  <w:color w:val="000000" w:themeColor="text1"/>
                  <w:sz w:val="18"/>
                  <w:szCs w:val="18"/>
                  <w:lang w:eastAsia="zh-CN"/>
                </w:rPr>
                <w:br/>
                <w:t xml:space="preserve">2. </w:t>
              </w:r>
              <w:r w:rsidRPr="00321EFC">
                <w:rPr>
                  <w:rFonts w:ascii="Times New Roman" w:eastAsia="等线" w:hAnsi="Times New Roman" w:cs="Times New Roman"/>
                  <w:color w:val="000000" w:themeColor="text1"/>
                  <w:sz w:val="18"/>
                  <w:szCs w:val="18"/>
                  <w:lang w:eastAsia="zh-CN"/>
                </w:rPr>
                <w:t>Adjust</w:t>
              </w:r>
              <w:r w:rsidRPr="00321EFC">
                <w:rPr>
                  <w:rFonts w:ascii="Times New Roman" w:eastAsia="等线" w:hAnsi="Times New Roman" w:cs="Times New Roman"/>
                  <w:bCs w:val="0"/>
                  <w:color w:val="000000" w:themeColor="text1"/>
                  <w:sz w:val="18"/>
                  <w:szCs w:val="18"/>
                </w:rPr>
                <w:t xml:space="preserve"> the mixture to </w:t>
              </w:r>
              <w:r w:rsidRPr="00321EFC">
                <w:rPr>
                  <w:rFonts w:ascii="Times New Roman" w:eastAsia="等线" w:hAnsi="Times New Roman" w:cs="Times New Roman"/>
                  <w:bCs w:val="0"/>
                  <w:color w:val="000000" w:themeColor="text1"/>
                  <w:sz w:val="18"/>
                  <w:szCs w:val="18"/>
                  <w:lang w:eastAsia="zh-CN"/>
                </w:rPr>
                <w:t>20</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ins>
            <w:ins w:id="8473" w:author="Johan Granander" w:date="2026-07-28T13:40:00Z">
              <w:r w:rsidR="00910289">
                <w:rPr>
                  <w:rFonts w:ascii="Times New Roman" w:eastAsia="等线" w:hAnsi="Times New Roman" w:cs="Times New Roman"/>
                  <w:bCs w:val="0"/>
                  <w:color w:val="000000" w:themeColor="text1"/>
                  <w:sz w:val="18"/>
                  <w:szCs w:val="18"/>
                </w:rPr>
                <w:t xml:space="preserve"> </w:t>
              </w:r>
            </w:ins>
            <w:ins w:id="8474" w:author="Xuning Wei12232" w:date="2026-07-27T20:33:00Z">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Add 1.80 eq. </w:t>
              </w:r>
              <w:proofErr w:type="spellStart"/>
              <w:r w:rsidRPr="00321EFC">
                <w:rPr>
                  <w:rFonts w:ascii="Times New Roman" w:eastAsia="等线" w:hAnsi="Times New Roman" w:cs="Times New Roman"/>
                  <w:bCs w:val="0"/>
                  <w:color w:val="000000" w:themeColor="text1"/>
                  <w:sz w:val="18"/>
                  <w:szCs w:val="18"/>
                </w:rPr>
                <w:t>Oxyma</w:t>
              </w:r>
              <w:proofErr w:type="spellEnd"/>
              <w:r>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rPr>
                <w:t>Pure</w:t>
              </w:r>
              <w:r w:rsidRPr="00321EFC">
                <w:rPr>
                  <w:rFonts w:ascii="Times New Roman" w:eastAsia="等线" w:hAnsi="Times New Roman" w:cs="Times New Roman"/>
                  <w:bCs w:val="0"/>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475" w:author="Johan Granander" w:date="2026-07-28T13:40:00Z">
              <w:r w:rsidR="00910289">
                <w:rPr>
                  <w:rFonts w:ascii="Times New Roman" w:eastAsia="等线" w:hAnsi="Times New Roman" w:cs="Times New Roman"/>
                  <w:color w:val="000000" w:themeColor="text1"/>
                  <w:sz w:val="18"/>
                  <w:szCs w:val="18"/>
                </w:rPr>
                <w:t xml:space="preserve"> </w:t>
              </w:r>
            </w:ins>
            <w:ins w:id="8476" w:author="Xuning Wei12232" w:date="2026-07-27T20:33: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477" w:author="Johan Granander" w:date="2026-07-28T13:40:00Z">
              <w:r w:rsidR="00910289">
                <w:rPr>
                  <w:rFonts w:ascii="Times New Roman" w:eastAsia="等线" w:hAnsi="Times New Roman" w:cs="Times New Roman"/>
                  <w:color w:val="000000" w:themeColor="text1"/>
                  <w:sz w:val="18"/>
                  <w:szCs w:val="18"/>
                  <w:lang w:eastAsia="zh-CN"/>
                </w:rPr>
                <w:t xml:space="preserve"> </w:t>
              </w:r>
            </w:ins>
            <w:ins w:id="8478" w:author="Xuning Wei12232" w:date="2026-07-27T20:33: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rinse the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with </w:t>
              </w:r>
              <w:r w:rsidRPr="00321EFC">
                <w:rPr>
                  <w:rFonts w:ascii="Times New Roman" w:eastAsia="仿宋_GB2312" w:hAnsi="Times New Roman" w:cs="Times New Roman"/>
                  <w:color w:val="000000" w:themeColor="text1"/>
                  <w:sz w:val="18"/>
                  <w:szCs w:val="18"/>
                  <w:lang w:eastAsia="zh-CN"/>
                </w:rPr>
                <w:t xml:space="preserve">2.0 </w:t>
              </w:r>
              <w:del w:id="8479" w:author="Johan Granander" w:date="2026-07-28T13:40:00Z">
                <w:r w:rsidRPr="00321EFC" w:rsidDel="00910289">
                  <w:rPr>
                    <w:rFonts w:ascii="Times New Roman" w:eastAsia="仿宋_GB2312" w:hAnsi="Times New Roman" w:cs="Times New Roman"/>
                    <w:color w:val="000000" w:themeColor="text1"/>
                    <w:sz w:val="18"/>
                    <w:szCs w:val="18"/>
                    <w:lang w:eastAsia="zh-CN"/>
                  </w:rPr>
                  <w:delText xml:space="preserve">v </w:delText>
                </w:r>
              </w:del>
            </w:ins>
            <w:ins w:id="8480" w:author="Johan Granander" w:date="2026-07-28T13:40:00Z">
              <w:r w:rsidR="00910289">
                <w:rPr>
                  <w:rFonts w:ascii="Times New Roman" w:eastAsia="仿宋_GB2312" w:hAnsi="Times New Roman" w:cs="Times New Roman"/>
                  <w:color w:val="000000" w:themeColor="text1"/>
                  <w:sz w:val="18"/>
                  <w:szCs w:val="18"/>
                  <w:lang w:eastAsia="zh-CN"/>
                </w:rPr>
                <w:t xml:space="preserve">V </w:t>
              </w:r>
            </w:ins>
            <w:ins w:id="8481" w:author="Xuning Wei12232" w:date="2026-07-27T20:33:00Z">
              <w:r w:rsidRPr="00321EFC">
                <w:rPr>
                  <w:rFonts w:ascii="Times New Roman" w:eastAsia="仿宋_GB2312" w:hAnsi="Times New Roman" w:cs="Times New Roman"/>
                  <w:color w:val="000000" w:themeColor="text1"/>
                  <w:sz w:val="18"/>
                  <w:szCs w:val="18"/>
                  <w:lang w:eastAsia="zh-CN"/>
                </w:rPr>
                <w:t>DMF (1.896 kg/kg)</w:t>
              </w:r>
              <w:r w:rsidRPr="00321EFC">
                <w:rPr>
                  <w:rFonts w:ascii="Times New Roman" w:eastAsia="等线" w:hAnsi="Times New Roman" w:cs="Times New Roman"/>
                  <w:color w:val="000000" w:themeColor="text1"/>
                  <w:sz w:val="18"/>
                  <w:szCs w:val="18"/>
                </w:rPr>
                <w:t xml:space="preserve">. Add 2.0 eq. </w:t>
              </w:r>
              <w:r w:rsidRPr="00321EFC">
                <w:rPr>
                  <w:rFonts w:ascii="Times New Roman" w:eastAsia="等线" w:hAnsi="Times New Roman" w:cs="Times New Roman"/>
                  <w:bCs w:val="0"/>
                  <w:color w:val="000000" w:themeColor="text1"/>
                  <w:sz w:val="18"/>
                  <w:szCs w:val="18"/>
                </w:rPr>
                <w:t>D</w:t>
              </w:r>
              <w:r w:rsidRPr="00321EFC">
                <w:rPr>
                  <w:rFonts w:ascii="Times New Roman" w:eastAsia="等线" w:hAnsi="Times New Roman" w:cs="Times New Roman"/>
                  <w:bCs w:val="0"/>
                  <w:color w:val="000000" w:themeColor="text1"/>
                  <w:sz w:val="18"/>
                  <w:szCs w:val="18"/>
                  <w:lang w:eastAsia="zh-CN"/>
                </w:rPr>
                <w:t xml:space="preserve">IC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the addition rate depends on temperature control. Activate for 20</w:t>
              </w:r>
              <w:r w:rsidRPr="00321EFC">
                <w:rPr>
                  <w:rFonts w:ascii="Times New Roman" w:eastAsia="等线" w:hAnsi="Times New Roman" w:cs="Times New Roman" w:hint="eastAsia"/>
                  <w:color w:val="000000" w:themeColor="text1"/>
                  <w:sz w:val="18"/>
                  <w:szCs w:val="18"/>
                  <w:lang w:eastAsia="zh-CN"/>
                </w:rPr>
                <w:t>±</w:t>
              </w:r>
              <w:r w:rsidRPr="00321EFC">
                <w:rPr>
                  <w:rFonts w:ascii="Times New Roman" w:eastAsia="等线" w:hAnsi="Times New Roman" w:cs="Times New Roman"/>
                  <w:color w:val="000000" w:themeColor="text1"/>
                  <w:sz w:val="18"/>
                  <w:szCs w:val="18"/>
                </w:rPr>
                <w:t xml:space="preserve">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482" w:author="Johan Granander" w:date="2026-07-28T13:40:00Z">
              <w:r w:rsidR="00723FF7">
                <w:rPr>
                  <w:rFonts w:ascii="Times New Roman" w:eastAsia="等线" w:hAnsi="Times New Roman" w:cs="Times New Roman"/>
                  <w:color w:val="000000" w:themeColor="text1"/>
                  <w:sz w:val="18"/>
                  <w:szCs w:val="18"/>
                </w:rPr>
                <w:t xml:space="preserve"> </w:t>
              </w:r>
            </w:ins>
            <w:ins w:id="8483" w:author="Xuning Wei12232" w:date="2026-07-27T20:33: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484" w:author="Johan Granander" w:date="2026-07-28T13:40:00Z">
              <w:r w:rsidR="00723FF7">
                <w:rPr>
                  <w:rFonts w:ascii="Times New Roman" w:eastAsia="等线" w:hAnsi="Times New Roman" w:cs="Times New Roman"/>
                  <w:color w:val="000000" w:themeColor="text1"/>
                  <w:sz w:val="18"/>
                  <w:szCs w:val="18"/>
                  <w:lang w:eastAsia="zh-CN"/>
                </w:rPr>
                <w:t xml:space="preserve"> </w:t>
              </w:r>
            </w:ins>
            <w:ins w:id="8485" w:author="Xuning Wei12232" w:date="2026-07-27T20:33: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6F0556">
                <w:rPr>
                  <w:rFonts w:ascii="Times New Roman" w:eastAsia="等线" w:hAnsi="Times New Roman" w:cs="Times New Roman"/>
                  <w:bCs w:val="0"/>
                  <w:color w:val="000000" w:themeColor="text1"/>
                  <w:sz w:val="18"/>
                  <w:szCs w:val="18"/>
                </w:rPr>
                <w:t xml:space="preserve"> </w:t>
              </w:r>
              <w:r w:rsidRPr="00321EFC">
                <w:rPr>
                  <w:rFonts w:ascii="Times New Roman" w:eastAsia="仿宋_GB2312" w:hAnsi="Times New Roman" w:cs="Times New Roman"/>
                  <w:color w:val="000000" w:themeColor="text1"/>
                  <w:sz w:val="18"/>
                  <w:szCs w:val="18"/>
                  <w:lang w:eastAsia="zh-CN"/>
                </w:rPr>
                <w:t>1.0 V DMF (0.948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8486" w:author="Xuning Wei12232" w:date="2026-07-27T20:59:00Z">
              <w:tcPr>
                <w:tcW w:w="842" w:type="pct"/>
                <w:gridSpan w:val="3"/>
                <w:vMerge w:val="restart"/>
                <w:shd w:val="clear" w:color="auto" w:fill="FFFFFF" w:themeFill="background1"/>
                <w:vAlign w:val="center"/>
              </w:tcPr>
            </w:tcPrChange>
          </w:tcPr>
          <w:p w14:paraId="64370253" w14:textId="77777777" w:rsidR="0026505D" w:rsidRPr="00032BAE" w:rsidRDefault="0026505D">
            <w:pPr>
              <w:rPr>
                <w:ins w:id="8487" w:author="Xuning Wei12232" w:date="2026-07-27T20:51:00Z"/>
                <w:rFonts w:ascii="Times New Roman" w:hAnsi="Times New Roman" w:cs="Times New Roman"/>
                <w:color w:val="auto"/>
                <w:sz w:val="18"/>
                <w:szCs w:val="18"/>
                <w:shd w:val="clear" w:color="auto" w:fill="FFFFFF"/>
              </w:rPr>
              <w:pPrChange w:id="8488" w:author="Xuning Wei12232" w:date="2026-07-27T20:51:00Z">
                <w:pPr>
                  <w:jc w:val="both"/>
                </w:pPr>
              </w:pPrChange>
            </w:pPr>
            <w:ins w:id="8489" w:author="Xuning Wei12232" w:date="2026-07-27T20:51: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2D610C63" w14:textId="77777777" w:rsidR="0026505D" w:rsidRDefault="0026505D">
            <w:pPr>
              <w:rPr>
                <w:ins w:id="8490" w:author="Xuning Wei12232" w:date="2026-07-27T20:51:00Z"/>
                <w:rFonts w:ascii="Times New Roman" w:hAnsi="Times New Roman" w:cs="Times New Roman"/>
                <w:color w:val="auto"/>
                <w:sz w:val="18"/>
                <w:szCs w:val="18"/>
                <w:shd w:val="clear" w:color="auto" w:fill="FFFFFF"/>
              </w:rPr>
              <w:pPrChange w:id="8491" w:author="Xuning Wei12232" w:date="2026-07-27T20:51:00Z">
                <w:pPr>
                  <w:jc w:val="both"/>
                </w:pPr>
              </w:pPrChange>
            </w:pPr>
            <w:ins w:id="8492" w:author="Xuning Wei12232" w:date="2026-07-27T20:51: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7F24EA75" w14:textId="77777777" w:rsidR="0026505D" w:rsidRPr="00032BAE" w:rsidRDefault="0026505D">
            <w:pPr>
              <w:rPr>
                <w:ins w:id="8493" w:author="Xuning Wei12232" w:date="2026-07-27T20:51:00Z"/>
                <w:rFonts w:ascii="Times New Roman" w:hAnsi="Times New Roman" w:cs="Times New Roman"/>
                <w:color w:val="auto"/>
                <w:sz w:val="18"/>
                <w:szCs w:val="18"/>
                <w:shd w:val="clear" w:color="auto" w:fill="FFFFFF"/>
              </w:rPr>
              <w:pPrChange w:id="8494" w:author="Xuning Wei12232" w:date="2026-07-27T20:51:00Z">
                <w:pPr>
                  <w:jc w:val="both"/>
                </w:pPr>
              </w:pPrChange>
            </w:pPr>
            <w:ins w:id="8495" w:author="Xuning Wei12232" w:date="2026-07-27T20:51:00Z">
              <w:r w:rsidRPr="00032BAE">
                <w:rPr>
                  <w:rFonts w:ascii="Times New Roman" w:hAnsi="Times New Roman" w:cs="Times New Roman"/>
                  <w:color w:val="auto"/>
                  <w:sz w:val="18"/>
                  <w:szCs w:val="18"/>
                  <w:shd w:val="clear" w:color="auto" w:fill="FFFFFF"/>
                </w:rPr>
                <w:t>Pipeline material: 316L</w:t>
              </w:r>
            </w:ins>
          </w:p>
          <w:p w14:paraId="4643890F" w14:textId="77777777" w:rsidR="0026505D" w:rsidRPr="00032BAE" w:rsidRDefault="0026505D">
            <w:pPr>
              <w:rPr>
                <w:ins w:id="8496" w:author="Xuning Wei12232" w:date="2026-07-27T20:51:00Z"/>
                <w:rFonts w:ascii="Times New Roman" w:hAnsi="Times New Roman" w:cs="Times New Roman"/>
                <w:color w:val="auto"/>
                <w:sz w:val="18"/>
                <w:szCs w:val="18"/>
                <w:shd w:val="clear" w:color="auto" w:fill="FFFFFF"/>
              </w:rPr>
              <w:pPrChange w:id="8497" w:author="Xuning Wei12232" w:date="2026-07-27T20:51:00Z">
                <w:pPr>
                  <w:jc w:val="both"/>
                </w:pPr>
              </w:pPrChange>
            </w:pPr>
            <w:ins w:id="8498" w:author="Xuning Wei12232" w:date="2026-07-27T20:51:00Z">
              <w:r w:rsidRPr="00032BAE">
                <w:rPr>
                  <w:rFonts w:ascii="Times New Roman" w:hAnsi="Times New Roman" w:cs="Times New Roman"/>
                  <w:color w:val="auto"/>
                  <w:sz w:val="18"/>
                  <w:szCs w:val="18"/>
                  <w:shd w:val="clear" w:color="auto" w:fill="FFFFFF"/>
                </w:rPr>
                <w:t>Sealing ring: PTFE</w:t>
              </w:r>
            </w:ins>
          </w:p>
          <w:p w14:paraId="27EDD659" w14:textId="77777777" w:rsidR="0026505D" w:rsidRPr="00032BAE" w:rsidRDefault="0026505D">
            <w:pPr>
              <w:rPr>
                <w:ins w:id="8499" w:author="Xuning Wei12232" w:date="2026-07-27T20:51:00Z"/>
                <w:rFonts w:ascii="Times New Roman" w:hAnsi="Times New Roman" w:cs="Times New Roman"/>
                <w:color w:val="auto"/>
                <w:sz w:val="18"/>
                <w:szCs w:val="18"/>
                <w:shd w:val="clear" w:color="auto" w:fill="FFFFFF"/>
              </w:rPr>
              <w:pPrChange w:id="8500" w:author="Xuning Wei12232" w:date="2026-07-27T20:51:00Z">
                <w:pPr>
                  <w:jc w:val="both"/>
                </w:pPr>
              </w:pPrChange>
            </w:pPr>
            <w:ins w:id="8501" w:author="Xuning Wei12232" w:date="2026-07-27T20:51:00Z">
              <w:r w:rsidRPr="00032BAE">
                <w:rPr>
                  <w:rFonts w:ascii="Times New Roman" w:hAnsi="Times New Roman" w:cs="Times New Roman"/>
                  <w:color w:val="auto"/>
                  <w:sz w:val="18"/>
                  <w:szCs w:val="18"/>
                  <w:shd w:val="clear" w:color="auto" w:fill="FFFFFF"/>
                </w:rPr>
                <w:t>Mass flow meter: SS</w:t>
              </w:r>
            </w:ins>
          </w:p>
          <w:p w14:paraId="6A44DC43" w14:textId="77777777" w:rsidR="0026505D" w:rsidRPr="00032BAE" w:rsidRDefault="0026505D">
            <w:pPr>
              <w:rPr>
                <w:ins w:id="8502" w:author="Xuning Wei12232" w:date="2026-07-27T20:51:00Z"/>
                <w:rFonts w:ascii="Times New Roman" w:hAnsi="Times New Roman" w:cs="Times New Roman"/>
                <w:color w:val="auto"/>
                <w:sz w:val="18"/>
                <w:szCs w:val="18"/>
                <w:shd w:val="clear" w:color="auto" w:fill="FFFFFF"/>
              </w:rPr>
              <w:pPrChange w:id="8503" w:author="Xuning Wei12232" w:date="2026-07-27T20:51:00Z">
                <w:pPr>
                  <w:jc w:val="both"/>
                </w:pPr>
              </w:pPrChange>
            </w:pPr>
            <w:ins w:id="8504" w:author="Xuning Wei12232" w:date="2026-07-27T20:51:00Z">
              <w:r w:rsidRPr="00032BAE">
                <w:rPr>
                  <w:rFonts w:ascii="Times New Roman" w:hAnsi="Times New Roman" w:cs="Times New Roman"/>
                  <w:color w:val="auto"/>
                  <w:sz w:val="18"/>
                  <w:szCs w:val="18"/>
                  <w:shd w:val="clear" w:color="auto" w:fill="FFFFFF"/>
                </w:rPr>
                <w:t>Valve material: 304 &amp; 316L</w:t>
              </w:r>
            </w:ins>
          </w:p>
          <w:p w14:paraId="6EC2DE90" w14:textId="77777777" w:rsidR="0026505D" w:rsidRPr="00032BAE" w:rsidRDefault="0026505D">
            <w:pPr>
              <w:rPr>
                <w:ins w:id="8505" w:author="Xuning Wei12232" w:date="2026-07-27T20:51:00Z"/>
                <w:rFonts w:ascii="Times New Roman" w:eastAsiaTheme="minorEastAsia" w:hAnsi="Times New Roman" w:cs="Times New Roman"/>
                <w:color w:val="auto"/>
                <w:sz w:val="18"/>
                <w:szCs w:val="18"/>
                <w:shd w:val="clear" w:color="auto" w:fill="FFFFFF"/>
                <w:lang w:eastAsia="zh-CN"/>
              </w:rPr>
              <w:pPrChange w:id="8506" w:author="Xuning Wei12232" w:date="2026-07-27T20:51:00Z">
                <w:pPr>
                  <w:jc w:val="both"/>
                </w:pPr>
              </w:pPrChange>
            </w:pPr>
            <w:ins w:id="8507" w:author="Xuning Wei12232" w:date="2026-07-27T20:51: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44E12D8D" w14:textId="77777777" w:rsidR="0026505D" w:rsidRDefault="0026505D">
            <w:pPr>
              <w:rPr>
                <w:ins w:id="8508" w:author="Xuning Wei12232" w:date="2026-07-27T20:51:00Z"/>
                <w:rFonts w:ascii="Times New Roman" w:eastAsiaTheme="minorEastAsia" w:hAnsi="Times New Roman" w:cs="Times New Roman"/>
                <w:bCs w:val="0"/>
                <w:color w:val="auto"/>
                <w:sz w:val="18"/>
                <w:szCs w:val="18"/>
                <w:shd w:val="clear" w:color="auto" w:fill="FFFFFF"/>
                <w:lang w:eastAsia="zh-CN"/>
              </w:rPr>
              <w:pPrChange w:id="8509" w:author="Xuning Wei12232" w:date="2026-07-27T20:51:00Z">
                <w:pPr>
                  <w:jc w:val="both"/>
                </w:pPr>
              </w:pPrChange>
            </w:pPr>
            <w:ins w:id="8510" w:author="Xuning Wei12232" w:date="2026-07-27T20:51: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17040529" w14:textId="0D9D6227" w:rsidR="00455348" w:rsidRPr="00032BAE" w:rsidRDefault="0026505D">
            <w:pPr>
              <w:rPr>
                <w:ins w:id="8511" w:author="Xuning Wei12232" w:date="2026-07-27T20:26:00Z"/>
                <w:rFonts w:ascii="Times New Roman" w:eastAsia="仿宋_GB2312" w:hAnsi="Times New Roman" w:cs="Times New Roman"/>
                <w:color w:val="auto"/>
                <w:sz w:val="18"/>
                <w:szCs w:val="18"/>
                <w:lang w:eastAsia="zh-CN" w:bidi="ar"/>
              </w:rPr>
              <w:pPrChange w:id="8512" w:author="Xuning Wei12232" w:date="2026-07-27T20:51:00Z">
                <w:pPr>
                  <w:jc w:val="both"/>
                </w:pPr>
              </w:pPrChange>
            </w:pPr>
            <w:ins w:id="8513" w:author="Xuning Wei12232" w:date="2026-07-27T20:51: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8514" w:author="Xuning Wei12232" w:date="2026-07-27T20:59:00Z">
              <w:tcPr>
                <w:tcW w:w="346" w:type="pct"/>
                <w:gridSpan w:val="3"/>
                <w:vMerge w:val="restart"/>
                <w:shd w:val="clear" w:color="auto" w:fill="FFFFFF" w:themeFill="background1"/>
                <w:vAlign w:val="center"/>
              </w:tcPr>
            </w:tcPrChange>
          </w:tcPr>
          <w:p w14:paraId="1046BF41" w14:textId="77777777" w:rsidR="00455348" w:rsidRPr="00032BAE" w:rsidRDefault="00455348" w:rsidP="00455348">
            <w:pPr>
              <w:jc w:val="both"/>
              <w:rPr>
                <w:ins w:id="8515" w:author="Xuning Wei12232" w:date="2026-07-27T20:26:00Z"/>
                <w:rFonts w:ascii="Times New Roman" w:eastAsia="仿宋_GB2312" w:hAnsi="Times New Roman" w:cs="Times New Roman"/>
                <w:color w:val="auto"/>
                <w:sz w:val="18"/>
                <w:szCs w:val="18"/>
                <w:lang w:eastAsia="zh-CN" w:bidi="ar"/>
              </w:rPr>
            </w:pPr>
            <w:ins w:id="8516" w:author="Xuning Wei12232" w:date="2026-07-27T20:26: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8517" w:author="Xuning Wei12232" w:date="2026-07-27T20:59:00Z">
              <w:tcPr>
                <w:tcW w:w="396" w:type="pct"/>
                <w:gridSpan w:val="3"/>
                <w:vMerge w:val="restart"/>
                <w:shd w:val="clear" w:color="auto" w:fill="FFFFFF" w:themeFill="background1"/>
                <w:vAlign w:val="center"/>
              </w:tcPr>
            </w:tcPrChange>
          </w:tcPr>
          <w:p w14:paraId="0523CD6D" w14:textId="77777777" w:rsidR="00455348" w:rsidRPr="00032BAE" w:rsidRDefault="00455348" w:rsidP="00455348">
            <w:pPr>
              <w:jc w:val="both"/>
              <w:rPr>
                <w:ins w:id="8518" w:author="Xuning Wei12232" w:date="2026-07-27T20:26:00Z"/>
                <w:rFonts w:ascii="Times New Roman" w:eastAsia="仿宋_GB2312" w:hAnsi="Times New Roman" w:cs="Times New Roman"/>
                <w:color w:val="auto"/>
                <w:sz w:val="18"/>
                <w:szCs w:val="18"/>
                <w:lang w:eastAsia="zh-CN" w:bidi="ar"/>
              </w:rPr>
            </w:pPr>
            <w:ins w:id="8519" w:author="Xuning Wei12232" w:date="2026-07-27T20:26: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8520" w:author="Xuning Wei12232" w:date="2026-07-27T20:59:00Z">
              <w:tcPr>
                <w:tcW w:w="335" w:type="pct"/>
                <w:gridSpan w:val="2"/>
                <w:vAlign w:val="center"/>
              </w:tcPr>
            </w:tcPrChange>
          </w:tcPr>
          <w:p w14:paraId="498C7389" w14:textId="77777777" w:rsidR="00455348" w:rsidRPr="00032BAE" w:rsidRDefault="000B6761" w:rsidP="00455348">
            <w:pPr>
              <w:jc w:val="both"/>
              <w:rPr>
                <w:ins w:id="8521" w:author="Xuning Wei12232" w:date="2026-07-27T20:26:00Z"/>
                <w:rFonts w:ascii="Times New Roman" w:eastAsia="仿宋_GB2312" w:hAnsi="Times New Roman" w:cs="Times New Roman"/>
                <w:color w:val="auto"/>
                <w:sz w:val="18"/>
                <w:szCs w:val="18"/>
                <w:lang w:eastAsia="zh-CN" w:bidi="ar"/>
              </w:rPr>
            </w:pPr>
            <w:customXmlInsRangeStart w:id="8522" w:author="Xuning Wei12232" w:date="2026-07-27T20:26:00Z"/>
            <w:sdt>
              <w:sdtPr>
                <w:rPr>
                  <w:rFonts w:ascii="Times New Roman" w:eastAsia="仿宋_GB2312" w:hAnsi="Times New Roman" w:cs="Times New Roman"/>
                  <w:color w:val="auto"/>
                  <w:sz w:val="18"/>
                  <w:szCs w:val="18"/>
                  <w:lang w:eastAsia="zh-CN" w:bidi="ar"/>
                </w:rPr>
                <w:id w:val="1046331452"/>
                <w14:checkbox>
                  <w14:checked w14:val="1"/>
                  <w14:checkedState w14:val="2612" w14:font="MS Gothic"/>
                  <w14:uncheckedState w14:val="2610" w14:font="MS Gothic"/>
                </w14:checkbox>
              </w:sdtPr>
              <w:sdtEndPr/>
              <w:sdtContent>
                <w:customXmlInsRangeEnd w:id="8522"/>
                <w:ins w:id="8523"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524" w:author="Xuning Wei12232" w:date="2026-07-27T20:26:00Z"/>
              </w:sdtContent>
            </w:sdt>
            <w:customXmlInsRangeEnd w:id="8524"/>
            <w:ins w:id="8525" w:author="Xuning Wei12232" w:date="2026-07-27T20:26:00Z">
              <w:r w:rsidR="00455348" w:rsidRPr="00032BAE">
                <w:rPr>
                  <w:rFonts w:ascii="Times New Roman" w:eastAsia="仿宋_GB2312" w:hAnsi="Times New Roman" w:cs="Times New Roman"/>
                  <w:color w:val="auto"/>
                  <w:sz w:val="18"/>
                  <w:szCs w:val="18"/>
                  <w:lang w:eastAsia="zh-CN" w:bidi="ar"/>
                </w:rPr>
                <w:t>Yes</w:t>
              </w:r>
            </w:ins>
          </w:p>
        </w:tc>
        <w:tc>
          <w:tcPr>
            <w:tcW w:w="494" w:type="pct"/>
            <w:vAlign w:val="center"/>
            <w:tcPrChange w:id="8526" w:author="Xuning Wei12232" w:date="2026-07-27T20:59:00Z">
              <w:tcPr>
                <w:tcW w:w="457" w:type="pct"/>
                <w:gridSpan w:val="3"/>
                <w:vAlign w:val="center"/>
              </w:tcPr>
            </w:tcPrChange>
          </w:tcPr>
          <w:p w14:paraId="2C393DAA" w14:textId="77777777" w:rsidR="00455348" w:rsidRPr="00032BAE" w:rsidRDefault="000B6761" w:rsidP="00455348">
            <w:pPr>
              <w:jc w:val="both"/>
              <w:rPr>
                <w:ins w:id="8527" w:author="Xuning Wei12232" w:date="2026-07-27T20:26:00Z"/>
                <w:rFonts w:ascii="Times New Roman" w:eastAsia="仿宋_GB2312" w:hAnsi="Times New Roman" w:cs="Times New Roman"/>
                <w:color w:val="auto"/>
                <w:sz w:val="18"/>
                <w:szCs w:val="18"/>
                <w:lang w:eastAsia="zh-CN" w:bidi="ar"/>
              </w:rPr>
            </w:pPr>
            <w:customXmlInsRangeStart w:id="8528" w:author="Xuning Wei12232" w:date="2026-07-27T20:26:00Z"/>
            <w:sdt>
              <w:sdtPr>
                <w:rPr>
                  <w:rFonts w:ascii="Times New Roman" w:eastAsia="仿宋_GB2312" w:hAnsi="Times New Roman" w:cs="Times New Roman"/>
                  <w:color w:val="auto"/>
                  <w:sz w:val="18"/>
                  <w:szCs w:val="18"/>
                  <w:lang w:eastAsia="zh-CN" w:bidi="ar"/>
                </w:rPr>
                <w:id w:val="488367182"/>
                <w14:checkbox>
                  <w14:checked w14:val="0"/>
                  <w14:checkedState w14:val="2612" w14:font="MS Gothic"/>
                  <w14:uncheckedState w14:val="2610" w14:font="MS Gothic"/>
                </w14:checkbox>
              </w:sdtPr>
              <w:sdtEndPr/>
              <w:sdtContent>
                <w:customXmlInsRangeEnd w:id="8528"/>
                <w:ins w:id="8529"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530" w:author="Xuning Wei12232" w:date="2026-07-27T20:26:00Z"/>
              </w:sdtContent>
            </w:sdt>
            <w:customXmlInsRangeEnd w:id="8530"/>
            <w:ins w:id="8531" w:author="Xuning Wei12232" w:date="2026-07-27T20:26:00Z">
              <w:r w:rsidR="00455348"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8532" w:author="Xuning Wei12232" w:date="2026-07-27T20:59:00Z">
              <w:tcPr>
                <w:tcW w:w="990" w:type="pct"/>
                <w:gridSpan w:val="2"/>
                <w:vMerge w:val="restart"/>
                <w:vAlign w:val="center"/>
              </w:tcPr>
            </w:tcPrChange>
          </w:tcPr>
          <w:p w14:paraId="2AFF7601" w14:textId="77777777" w:rsidR="00455348" w:rsidRPr="00032BAE" w:rsidRDefault="000B6761" w:rsidP="00455348">
            <w:pPr>
              <w:jc w:val="both"/>
              <w:rPr>
                <w:ins w:id="8533" w:author="Xuning Wei12232" w:date="2026-07-27T20:26:00Z"/>
                <w:rFonts w:ascii="Times New Roman" w:eastAsia="仿宋_GB2312" w:hAnsi="Times New Roman" w:cs="Times New Roman"/>
                <w:color w:val="auto"/>
                <w:sz w:val="18"/>
                <w:szCs w:val="18"/>
                <w:u w:val="single"/>
                <w:lang w:eastAsia="zh-CN" w:bidi="ar"/>
              </w:rPr>
            </w:pPr>
            <w:customXmlInsRangeStart w:id="8534" w:author="Xuning Wei12232" w:date="2026-07-27T20:26:00Z"/>
            <w:sdt>
              <w:sdtPr>
                <w:rPr>
                  <w:rFonts w:ascii="Times New Roman" w:eastAsia="仿宋_GB2312" w:hAnsi="Times New Roman" w:cs="Times New Roman"/>
                  <w:b/>
                  <w:color w:val="auto"/>
                  <w:sz w:val="18"/>
                  <w:szCs w:val="18"/>
                  <w:lang w:eastAsia="zh-CN" w:bidi="ar"/>
                </w:rPr>
                <w:id w:val="-3276500"/>
                <w14:checkbox>
                  <w14:checked w14:val="0"/>
                  <w14:checkedState w14:val="2612" w14:font="MS Gothic"/>
                  <w14:uncheckedState w14:val="2610" w14:font="MS Gothic"/>
                </w14:checkbox>
              </w:sdtPr>
              <w:sdtEndPr/>
              <w:sdtContent>
                <w:customXmlInsRangeEnd w:id="8534"/>
                <w:ins w:id="853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536" w:author="Xuning Wei12232" w:date="2026-07-27T20:26:00Z"/>
              </w:sdtContent>
            </w:sdt>
            <w:customXmlInsRangeEnd w:id="8536"/>
            <w:ins w:id="8537"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R&amp;D Lab: </w:t>
              </w:r>
              <w:r w:rsidR="00455348" w:rsidRPr="00032BAE">
                <w:rPr>
                  <w:rFonts w:ascii="Times New Roman" w:eastAsia="仿宋_GB2312" w:hAnsi="Times New Roman" w:cs="Times New Roman"/>
                  <w:color w:val="auto"/>
                  <w:sz w:val="18"/>
                  <w:szCs w:val="18"/>
                  <w:u w:val="single"/>
                  <w:lang w:eastAsia="zh-CN" w:bidi="ar"/>
                </w:rPr>
                <w:t xml:space="preserve">N/A </w:t>
              </w:r>
            </w:ins>
          </w:p>
          <w:p w14:paraId="255ED6A3" w14:textId="77777777" w:rsidR="00455348" w:rsidRPr="00032BAE" w:rsidRDefault="000B6761" w:rsidP="00455348">
            <w:pPr>
              <w:jc w:val="both"/>
              <w:rPr>
                <w:ins w:id="8538" w:author="Xuning Wei12232" w:date="2026-07-27T20:26:00Z"/>
                <w:rFonts w:ascii="Times New Roman" w:eastAsia="仿宋_GB2312" w:hAnsi="Times New Roman" w:cs="Times New Roman"/>
                <w:color w:val="auto"/>
                <w:sz w:val="18"/>
                <w:szCs w:val="18"/>
                <w:u w:val="single"/>
                <w:lang w:eastAsia="zh-CN" w:bidi="ar"/>
              </w:rPr>
            </w:pPr>
            <w:customXmlInsRangeStart w:id="8539" w:author="Xuning Wei12232" w:date="2026-07-27T20:26:00Z"/>
            <w:sdt>
              <w:sdtPr>
                <w:rPr>
                  <w:rFonts w:ascii="Times New Roman" w:eastAsia="仿宋_GB2312" w:hAnsi="Times New Roman" w:cs="Times New Roman"/>
                  <w:b/>
                  <w:color w:val="auto"/>
                  <w:sz w:val="18"/>
                  <w:szCs w:val="18"/>
                  <w:lang w:eastAsia="zh-CN" w:bidi="ar"/>
                </w:rPr>
                <w:id w:val="1016349247"/>
                <w14:checkbox>
                  <w14:checked w14:val="1"/>
                  <w14:checkedState w14:val="2612" w14:font="MS Gothic"/>
                  <w14:uncheckedState w14:val="2610" w14:font="MS Gothic"/>
                </w14:checkbox>
              </w:sdtPr>
              <w:sdtEndPr/>
              <w:sdtContent>
                <w:customXmlInsRangeEnd w:id="8539"/>
                <w:ins w:id="8540"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541" w:author="Xuning Wei12232" w:date="2026-07-27T20:26:00Z"/>
              </w:sdtContent>
            </w:sdt>
            <w:customXmlInsRangeEnd w:id="8541"/>
            <w:ins w:id="8542" w:author="Xuning Wei12232" w:date="2026-07-27T20:26:00Z">
              <w:r w:rsidR="00455348" w:rsidRPr="00032BAE">
                <w:rPr>
                  <w:rFonts w:ascii="Times New Roman" w:eastAsia="仿宋_GB2312" w:hAnsi="Times New Roman" w:cs="Times New Roman"/>
                  <w:color w:val="auto"/>
                  <w:sz w:val="18"/>
                  <w:szCs w:val="18"/>
                  <w:lang w:eastAsia="zh-CN" w:bidi="ar"/>
                </w:rPr>
                <w:t xml:space="preserve"> </w:t>
              </w:r>
              <w:proofErr w:type="spellStart"/>
              <w:r w:rsidR="00455348" w:rsidRPr="00032BAE">
                <w:rPr>
                  <w:rFonts w:ascii="Times New Roman" w:eastAsia="仿宋_GB2312" w:hAnsi="Times New Roman" w:cs="Times New Roman"/>
                  <w:color w:val="auto"/>
                  <w:sz w:val="18"/>
                  <w:szCs w:val="18"/>
                  <w:lang w:eastAsia="zh-CN" w:bidi="ar"/>
                </w:rPr>
                <w:t>Asymchem</w:t>
              </w:r>
              <w:proofErr w:type="spellEnd"/>
              <w:r w:rsidR="00455348" w:rsidRPr="00032BAE">
                <w:rPr>
                  <w:rFonts w:ascii="Times New Roman" w:eastAsia="仿宋_GB2312" w:hAnsi="Times New Roman" w:cs="Times New Roman"/>
                  <w:color w:val="auto"/>
                  <w:sz w:val="18"/>
                  <w:szCs w:val="18"/>
                  <w:lang w:eastAsia="zh-CN" w:bidi="ar"/>
                </w:rPr>
                <w:t xml:space="preserve"> Production data, Lot Number:</w:t>
              </w:r>
              <w:r w:rsidR="00455348" w:rsidRPr="00032BAE">
                <w:rPr>
                  <w:rFonts w:ascii="Times New Roman" w:eastAsia="仿宋_GB2312" w:hAnsi="Times New Roman" w:cs="Times New Roman"/>
                  <w:color w:val="auto"/>
                  <w:sz w:val="18"/>
                  <w:szCs w:val="18"/>
                  <w:u w:val="single"/>
                  <w:lang w:eastAsia="zh-CN" w:bidi="ar"/>
                </w:rPr>
                <w:t xml:space="preserve"> CPo140020-02-01-02  </w:t>
              </w:r>
            </w:ins>
          </w:p>
          <w:p w14:paraId="425CEFA0" w14:textId="77777777" w:rsidR="00455348" w:rsidRPr="00032BAE" w:rsidRDefault="000B6761" w:rsidP="00455348">
            <w:pPr>
              <w:jc w:val="both"/>
              <w:rPr>
                <w:ins w:id="8543" w:author="Xuning Wei12232" w:date="2026-07-27T20:26:00Z"/>
                <w:rFonts w:ascii="Times New Roman" w:eastAsia="仿宋_GB2312" w:hAnsi="Times New Roman" w:cs="Times New Roman"/>
                <w:color w:val="auto"/>
                <w:sz w:val="18"/>
                <w:szCs w:val="18"/>
                <w:lang w:eastAsia="zh-CN" w:bidi="ar"/>
              </w:rPr>
            </w:pPr>
            <w:customXmlInsRangeStart w:id="8544" w:author="Xuning Wei12232" w:date="2026-07-27T20:26:00Z"/>
            <w:sdt>
              <w:sdtPr>
                <w:rPr>
                  <w:rFonts w:ascii="Times New Roman" w:eastAsia="仿宋_GB2312" w:hAnsi="Times New Roman" w:cs="Times New Roman"/>
                  <w:b/>
                  <w:color w:val="auto"/>
                  <w:sz w:val="18"/>
                  <w:szCs w:val="18"/>
                  <w:lang w:eastAsia="zh-CN" w:bidi="ar"/>
                </w:rPr>
                <w:id w:val="-1341855479"/>
                <w14:checkbox>
                  <w14:checked w14:val="0"/>
                  <w14:checkedState w14:val="2612" w14:font="MS Gothic"/>
                  <w14:uncheckedState w14:val="2610" w14:font="MS Gothic"/>
                </w14:checkbox>
              </w:sdtPr>
              <w:sdtEndPr/>
              <w:sdtContent>
                <w:customXmlInsRangeEnd w:id="8544"/>
                <w:ins w:id="8545"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546" w:author="Xuning Wei12232" w:date="2026-07-27T20:26:00Z"/>
              </w:sdtContent>
            </w:sdt>
            <w:customXmlInsRangeEnd w:id="8546"/>
            <w:ins w:id="8547" w:author="Xuning Wei12232" w:date="2026-07-27T20:26:00Z">
              <w:r w:rsidR="00455348" w:rsidRPr="00032BAE">
                <w:rPr>
                  <w:rFonts w:ascii="Times New Roman" w:eastAsia="仿宋_GB2312" w:hAnsi="Times New Roman" w:cs="Times New Roman"/>
                  <w:color w:val="auto"/>
                  <w:sz w:val="18"/>
                  <w:szCs w:val="18"/>
                  <w:lang w:eastAsia="zh-CN" w:bidi="ar"/>
                </w:rPr>
                <w:t xml:space="preserve"> Supplier data:</w:t>
              </w:r>
              <w:r w:rsidR="00455348" w:rsidRPr="00032BAE">
                <w:rPr>
                  <w:rFonts w:ascii="Times New Roman" w:eastAsia="仿宋_GB2312" w:hAnsi="Times New Roman" w:cs="Times New Roman"/>
                  <w:color w:val="auto"/>
                  <w:sz w:val="18"/>
                  <w:szCs w:val="18"/>
                  <w:u w:val="single"/>
                  <w:lang w:eastAsia="zh-CN" w:bidi="ar"/>
                </w:rPr>
                <w:t xml:space="preserve"> N/A  </w:t>
              </w:r>
              <w:r w:rsidR="00455348" w:rsidRPr="00032BAE">
                <w:rPr>
                  <w:rFonts w:ascii="Times New Roman" w:eastAsia="仿宋_GB2312" w:hAnsi="Times New Roman" w:cs="Times New Roman"/>
                  <w:color w:val="auto"/>
                  <w:sz w:val="18"/>
                  <w:szCs w:val="18"/>
                  <w:lang w:eastAsia="zh-CN" w:bidi="ar"/>
                </w:rPr>
                <w:t xml:space="preserve"> </w:t>
              </w:r>
            </w:ins>
          </w:p>
          <w:p w14:paraId="0261A0C0" w14:textId="77777777" w:rsidR="00455348" w:rsidRPr="00032BAE" w:rsidRDefault="000B6761" w:rsidP="00455348">
            <w:pPr>
              <w:jc w:val="both"/>
              <w:rPr>
                <w:ins w:id="8548" w:author="Xuning Wei12232" w:date="2026-07-27T20:26:00Z"/>
                <w:rFonts w:ascii="Times New Roman" w:eastAsia="仿宋_GB2312" w:hAnsi="Times New Roman" w:cs="Times New Roman"/>
                <w:color w:val="auto"/>
                <w:sz w:val="18"/>
                <w:szCs w:val="18"/>
                <w:u w:val="single"/>
                <w:lang w:eastAsia="zh-CN" w:bidi="ar"/>
              </w:rPr>
            </w:pPr>
            <w:customXmlInsRangeStart w:id="8549" w:author="Xuning Wei12232" w:date="2026-07-27T20:26:00Z"/>
            <w:sdt>
              <w:sdtPr>
                <w:rPr>
                  <w:rFonts w:ascii="Times New Roman" w:eastAsia="仿宋_GB2312" w:hAnsi="Times New Roman" w:cs="Times New Roman"/>
                  <w:b/>
                  <w:color w:val="auto"/>
                  <w:sz w:val="18"/>
                  <w:szCs w:val="18"/>
                  <w:lang w:eastAsia="zh-CN" w:bidi="ar"/>
                </w:rPr>
                <w:id w:val="1895701974"/>
                <w14:checkbox>
                  <w14:checked w14:val="1"/>
                  <w14:checkedState w14:val="2612" w14:font="MS Gothic"/>
                  <w14:uncheckedState w14:val="2610" w14:font="MS Gothic"/>
                </w14:checkbox>
              </w:sdtPr>
              <w:sdtEndPr/>
              <w:sdtContent>
                <w:customXmlInsRangeEnd w:id="8549"/>
                <w:ins w:id="8550"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551" w:author="Xuning Wei12232" w:date="2026-07-27T20:26:00Z"/>
              </w:sdtContent>
            </w:sdt>
            <w:customXmlInsRangeEnd w:id="8551"/>
            <w:ins w:id="8552" w:author="Xuning Wei12232" w:date="2026-07-27T20:26:00Z">
              <w:r w:rsidR="00455348" w:rsidRPr="00032BAE">
                <w:rPr>
                  <w:rFonts w:ascii="Times New Roman" w:eastAsia="仿宋_GB2312" w:hAnsi="Times New Roman" w:cs="Times New Roman"/>
                  <w:color w:val="auto"/>
                  <w:sz w:val="18"/>
                  <w:szCs w:val="18"/>
                  <w:lang w:eastAsia="zh-CN" w:bidi="ar"/>
                </w:rPr>
                <w:t xml:space="preserve"> *Handbook &amp; Page:</w:t>
              </w:r>
              <w:r w:rsidR="00455348" w:rsidRPr="00032BAE">
                <w:rPr>
                  <w:rFonts w:ascii="Times New Roman" w:eastAsia="仿宋_GB2312" w:hAnsi="Times New Roman" w:cs="Times New Roman"/>
                  <w:color w:val="auto"/>
                  <w:sz w:val="18"/>
                  <w:szCs w:val="18"/>
                  <w:u w:val="single"/>
                  <w:lang w:eastAsia="zh-CN" w:bidi="ar"/>
                </w:rPr>
                <w:t xml:space="preserve"> N/A  </w:t>
              </w:r>
            </w:ins>
          </w:p>
          <w:p w14:paraId="76608E22" w14:textId="77777777" w:rsidR="00455348" w:rsidRPr="00032BAE" w:rsidRDefault="000B6761" w:rsidP="00455348">
            <w:pPr>
              <w:jc w:val="both"/>
              <w:rPr>
                <w:ins w:id="8553" w:author="Xuning Wei12232" w:date="2026-07-27T20:26:00Z"/>
                <w:rFonts w:ascii="Times New Roman" w:eastAsia="仿宋_GB2312" w:hAnsi="Times New Roman" w:cs="Times New Roman"/>
                <w:b/>
                <w:color w:val="auto"/>
                <w:sz w:val="18"/>
                <w:szCs w:val="18"/>
                <w:lang w:eastAsia="zh-CN" w:bidi="ar"/>
              </w:rPr>
            </w:pPr>
            <w:customXmlInsRangeStart w:id="8554" w:author="Xuning Wei12232" w:date="2026-07-27T20:26:00Z"/>
            <w:sdt>
              <w:sdtPr>
                <w:rPr>
                  <w:rFonts w:ascii="Times New Roman" w:eastAsia="仿宋_GB2312" w:hAnsi="Times New Roman" w:cs="Times New Roman"/>
                  <w:color w:val="auto"/>
                  <w:sz w:val="18"/>
                  <w:szCs w:val="18"/>
                  <w:lang w:eastAsia="zh-CN" w:bidi="ar"/>
                </w:rPr>
                <w:id w:val="-482926446"/>
                <w14:checkbox>
                  <w14:checked w14:val="1"/>
                  <w14:checkedState w14:val="2612" w14:font="MS Gothic"/>
                  <w14:uncheckedState w14:val="2610" w14:font="MS Gothic"/>
                </w14:checkbox>
              </w:sdtPr>
              <w:sdtEndPr/>
              <w:sdtContent>
                <w:customXmlInsRangeEnd w:id="8554"/>
                <w:ins w:id="8555" w:author="Xuning Wei12232" w:date="2026-07-27T20:26:00Z">
                  <w:r w:rsidR="00455348" w:rsidRPr="00032BAE">
                    <w:rPr>
                      <w:rFonts w:ascii="Segoe UI Symbol" w:eastAsia="仿宋_GB2312" w:hAnsi="Segoe UI Symbol" w:cs="Segoe UI Symbol"/>
                      <w:color w:val="auto"/>
                      <w:sz w:val="18"/>
                      <w:szCs w:val="18"/>
                      <w:lang w:eastAsia="zh-CN" w:bidi="ar"/>
                    </w:rPr>
                    <w:t>☒</w:t>
                  </w:r>
                </w:ins>
                <w:customXmlInsRangeStart w:id="8556" w:author="Xuning Wei12232" w:date="2026-07-27T20:26:00Z"/>
              </w:sdtContent>
            </w:sdt>
            <w:customXmlInsRangeEnd w:id="8556"/>
            <w:ins w:id="8557" w:author="Xuning Wei12232" w:date="2026-07-27T20:26:00Z">
              <w:r w:rsidR="00455348" w:rsidRPr="00032BAE">
                <w:rPr>
                  <w:rFonts w:ascii="Times New Roman" w:eastAsia="仿宋_GB2312" w:hAnsi="Times New Roman" w:cs="Times New Roman"/>
                  <w:color w:val="auto"/>
                  <w:sz w:val="18"/>
                  <w:szCs w:val="18"/>
                  <w:lang w:eastAsia="zh-CN" w:bidi="ar"/>
                </w:rPr>
                <w:t xml:space="preserve"> Other:</w:t>
              </w:r>
              <w:r w:rsidR="00455348"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455348" w:rsidRPr="00032BAE">
                <w:rPr>
                  <w:rFonts w:ascii="Times New Roman" w:eastAsia="仿宋_GB2312" w:hAnsi="Times New Roman" w:cs="Times New Roman"/>
                  <w:color w:val="auto"/>
                  <w:sz w:val="18"/>
                  <w:szCs w:val="18"/>
                  <w:u w:val="single"/>
                  <w:lang w:eastAsia="zh-CN" w:bidi="ar"/>
                </w:rPr>
                <w:t>salts.The</w:t>
              </w:r>
              <w:proofErr w:type="spellEnd"/>
              <w:r w:rsidR="00455348"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455348" w:rsidRPr="00032BAE">
                <w:rPr>
                  <w:rFonts w:ascii="Times New Roman" w:eastAsia="仿宋_GB2312" w:hAnsi="Times New Roman" w:cs="Times New Roman"/>
                  <w:color w:val="auto"/>
                  <w:sz w:val="18"/>
                  <w:szCs w:val="18"/>
                  <w:u w:val="single"/>
                  <w:lang w:eastAsia="zh-CN" w:bidi="ar"/>
                </w:rPr>
                <w:t>solvents.The</w:t>
              </w:r>
              <w:proofErr w:type="spellEnd"/>
              <w:r w:rsidR="00455348"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455348" w:rsidRPr="00032BAE" w14:paraId="4243C621" w14:textId="77777777" w:rsidTr="00397878">
        <w:trPr>
          <w:trHeight w:val="5909"/>
          <w:ins w:id="8558" w:author="Xuning Wei12232" w:date="2026-07-27T20:26:00Z"/>
          <w:trPrChange w:id="8559" w:author="Xuning Wei12232" w:date="2026-07-27T20:59:00Z">
            <w:trPr>
              <w:trHeight w:val="1049"/>
            </w:trPr>
          </w:trPrChange>
        </w:trPr>
        <w:tc>
          <w:tcPr>
            <w:tcW w:w="269" w:type="pct"/>
            <w:vMerge/>
            <w:shd w:val="clear" w:color="auto" w:fill="FFFFFF" w:themeFill="background1"/>
            <w:vAlign w:val="center"/>
            <w:tcPrChange w:id="8560" w:author="Xuning Wei12232" w:date="2026-07-27T20:59:00Z">
              <w:tcPr>
                <w:tcW w:w="269" w:type="pct"/>
                <w:gridSpan w:val="2"/>
                <w:vMerge/>
                <w:shd w:val="clear" w:color="auto" w:fill="FFFFFF" w:themeFill="background1"/>
                <w:vAlign w:val="center"/>
              </w:tcPr>
            </w:tcPrChange>
          </w:tcPr>
          <w:p w14:paraId="4C5D8CAC" w14:textId="77777777" w:rsidR="00455348" w:rsidRPr="00032BAE" w:rsidRDefault="00455348" w:rsidP="00455348">
            <w:pPr>
              <w:jc w:val="both"/>
              <w:rPr>
                <w:ins w:id="8561"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8562" w:author="Xuning Wei12232" w:date="2026-07-27T20:59:00Z">
              <w:tcPr>
                <w:tcW w:w="1365" w:type="pct"/>
                <w:gridSpan w:val="3"/>
                <w:vMerge/>
                <w:shd w:val="clear" w:color="auto" w:fill="FFFFFF" w:themeFill="background1"/>
                <w:vAlign w:val="center"/>
              </w:tcPr>
            </w:tcPrChange>
          </w:tcPr>
          <w:p w14:paraId="3BEA83F7" w14:textId="77777777" w:rsidR="00455348" w:rsidRPr="00032BAE" w:rsidRDefault="00455348" w:rsidP="00455348">
            <w:pPr>
              <w:jc w:val="both"/>
              <w:rPr>
                <w:ins w:id="8563"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8564" w:author="Xuning Wei12232" w:date="2026-07-27T20:59:00Z">
              <w:tcPr>
                <w:tcW w:w="842" w:type="pct"/>
                <w:gridSpan w:val="3"/>
                <w:vMerge/>
                <w:shd w:val="clear" w:color="auto" w:fill="FFFFFF" w:themeFill="background1"/>
                <w:vAlign w:val="center"/>
              </w:tcPr>
            </w:tcPrChange>
          </w:tcPr>
          <w:p w14:paraId="2ED580A2" w14:textId="77777777" w:rsidR="00455348" w:rsidRPr="00032BAE" w:rsidRDefault="00455348" w:rsidP="00455348">
            <w:pPr>
              <w:jc w:val="both"/>
              <w:rPr>
                <w:ins w:id="8565" w:author="Xuning Wei12232" w:date="2026-07-27T20:26: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8566" w:author="Xuning Wei12232" w:date="2026-07-27T20:59:00Z">
              <w:tcPr>
                <w:tcW w:w="346" w:type="pct"/>
                <w:gridSpan w:val="3"/>
                <w:vMerge/>
                <w:shd w:val="clear" w:color="auto" w:fill="FFFFFF" w:themeFill="background1"/>
                <w:vAlign w:val="center"/>
              </w:tcPr>
            </w:tcPrChange>
          </w:tcPr>
          <w:p w14:paraId="4FB4A1E4" w14:textId="77777777" w:rsidR="00455348" w:rsidRPr="00032BAE" w:rsidRDefault="00455348" w:rsidP="00455348">
            <w:pPr>
              <w:jc w:val="both"/>
              <w:rPr>
                <w:ins w:id="8567"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8568" w:author="Xuning Wei12232" w:date="2026-07-27T20:59:00Z">
              <w:tcPr>
                <w:tcW w:w="396" w:type="pct"/>
                <w:gridSpan w:val="3"/>
                <w:vMerge/>
                <w:shd w:val="clear" w:color="auto" w:fill="FFFFFF" w:themeFill="background1"/>
                <w:vAlign w:val="center"/>
              </w:tcPr>
            </w:tcPrChange>
          </w:tcPr>
          <w:p w14:paraId="5FB375E7" w14:textId="77777777" w:rsidR="00455348" w:rsidRPr="00032BAE" w:rsidRDefault="00455348" w:rsidP="00455348">
            <w:pPr>
              <w:jc w:val="both"/>
              <w:rPr>
                <w:ins w:id="8569"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8570" w:author="Xuning Wei12232" w:date="2026-07-27T20:59:00Z">
              <w:tcPr>
                <w:tcW w:w="335" w:type="pct"/>
                <w:gridSpan w:val="2"/>
                <w:vAlign w:val="center"/>
              </w:tcPr>
            </w:tcPrChange>
          </w:tcPr>
          <w:p w14:paraId="02BF031A" w14:textId="77777777" w:rsidR="00455348" w:rsidRPr="00032BAE" w:rsidRDefault="000B6761" w:rsidP="00455348">
            <w:pPr>
              <w:jc w:val="both"/>
              <w:rPr>
                <w:ins w:id="8571" w:author="Xuning Wei12232" w:date="2026-07-27T20:26:00Z"/>
                <w:rFonts w:ascii="Times New Roman" w:eastAsia="仿宋_GB2312" w:hAnsi="Times New Roman" w:cs="Times New Roman"/>
                <w:color w:val="auto"/>
                <w:sz w:val="18"/>
                <w:szCs w:val="18"/>
                <w:lang w:eastAsia="zh-CN" w:bidi="ar"/>
              </w:rPr>
            </w:pPr>
            <w:customXmlInsRangeStart w:id="8572" w:author="Xuning Wei12232" w:date="2026-07-27T20:26:00Z"/>
            <w:sdt>
              <w:sdtPr>
                <w:rPr>
                  <w:rFonts w:ascii="Times New Roman" w:eastAsia="仿宋_GB2312" w:hAnsi="Times New Roman" w:cs="Times New Roman"/>
                  <w:b/>
                  <w:color w:val="auto"/>
                  <w:sz w:val="18"/>
                  <w:szCs w:val="18"/>
                  <w:lang w:eastAsia="zh-CN" w:bidi="ar"/>
                </w:rPr>
                <w:id w:val="-763379831"/>
                <w14:checkbox>
                  <w14:checked w14:val="0"/>
                  <w14:checkedState w14:val="2612" w14:font="MS Gothic"/>
                  <w14:uncheckedState w14:val="2610" w14:font="MS Gothic"/>
                </w14:checkbox>
              </w:sdtPr>
              <w:sdtEndPr/>
              <w:sdtContent>
                <w:customXmlInsRangeEnd w:id="8572"/>
                <w:ins w:id="8573"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574" w:author="Xuning Wei12232" w:date="2026-07-27T20:26:00Z"/>
              </w:sdtContent>
            </w:sdt>
            <w:customXmlInsRangeEnd w:id="8574"/>
            <w:ins w:id="8575" w:author="Xuning Wei12232" w:date="2026-07-27T20:26:00Z">
              <w:r w:rsidR="00455348" w:rsidRPr="00032BAE">
                <w:rPr>
                  <w:rFonts w:ascii="Times New Roman" w:eastAsia="仿宋_GB2312" w:hAnsi="Times New Roman" w:cs="Times New Roman"/>
                  <w:color w:val="auto"/>
                  <w:sz w:val="18"/>
                  <w:szCs w:val="18"/>
                  <w:lang w:eastAsia="zh-CN" w:bidi="ar"/>
                </w:rPr>
                <w:t xml:space="preserve"> High</w:t>
              </w:r>
            </w:ins>
          </w:p>
          <w:p w14:paraId="74E6AA4C" w14:textId="77777777" w:rsidR="00455348" w:rsidRPr="00032BAE" w:rsidRDefault="000B6761" w:rsidP="00455348">
            <w:pPr>
              <w:jc w:val="both"/>
              <w:rPr>
                <w:ins w:id="8576" w:author="Xuning Wei12232" w:date="2026-07-27T20:26:00Z"/>
                <w:rFonts w:ascii="Times New Roman" w:eastAsia="仿宋_GB2312" w:hAnsi="Times New Roman" w:cs="Times New Roman"/>
                <w:color w:val="auto"/>
                <w:sz w:val="18"/>
                <w:szCs w:val="18"/>
                <w:lang w:eastAsia="zh-CN" w:bidi="ar"/>
              </w:rPr>
            </w:pPr>
            <w:customXmlInsRangeStart w:id="8577" w:author="Xuning Wei12232" w:date="2026-07-27T20:26:00Z"/>
            <w:sdt>
              <w:sdtPr>
                <w:rPr>
                  <w:rFonts w:ascii="Times New Roman" w:eastAsia="仿宋_GB2312" w:hAnsi="Times New Roman" w:cs="Times New Roman"/>
                  <w:b/>
                  <w:color w:val="auto"/>
                  <w:sz w:val="18"/>
                  <w:szCs w:val="18"/>
                  <w:lang w:eastAsia="zh-CN" w:bidi="ar"/>
                </w:rPr>
                <w:id w:val="1254634316"/>
                <w14:checkbox>
                  <w14:checked w14:val="0"/>
                  <w14:checkedState w14:val="2612" w14:font="MS Gothic"/>
                  <w14:uncheckedState w14:val="2610" w14:font="MS Gothic"/>
                </w14:checkbox>
              </w:sdtPr>
              <w:sdtEndPr/>
              <w:sdtContent>
                <w:customXmlInsRangeEnd w:id="8577"/>
                <w:ins w:id="8578"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579" w:author="Xuning Wei12232" w:date="2026-07-27T20:26:00Z"/>
              </w:sdtContent>
            </w:sdt>
            <w:customXmlInsRangeEnd w:id="8579"/>
            <w:ins w:id="8580" w:author="Xuning Wei12232" w:date="2026-07-27T20:26:00Z">
              <w:r w:rsidR="00455348" w:rsidRPr="00032BAE">
                <w:rPr>
                  <w:rFonts w:ascii="Times New Roman" w:eastAsia="仿宋_GB2312" w:hAnsi="Times New Roman" w:cs="Times New Roman"/>
                  <w:b/>
                  <w:color w:val="auto"/>
                  <w:sz w:val="18"/>
                  <w:szCs w:val="18"/>
                  <w:lang w:eastAsia="zh-CN" w:bidi="ar"/>
                </w:rPr>
                <w:t xml:space="preserve"> </w:t>
              </w:r>
              <w:r w:rsidR="00455348" w:rsidRPr="00032BAE">
                <w:rPr>
                  <w:rFonts w:ascii="Times New Roman" w:eastAsia="仿宋_GB2312" w:hAnsi="Times New Roman" w:cs="Times New Roman"/>
                  <w:color w:val="auto"/>
                  <w:sz w:val="18"/>
                  <w:szCs w:val="18"/>
                  <w:lang w:eastAsia="zh-CN" w:bidi="ar"/>
                </w:rPr>
                <w:t>Medium</w:t>
              </w:r>
            </w:ins>
          </w:p>
          <w:p w14:paraId="50202C1B" w14:textId="77777777" w:rsidR="00455348" w:rsidRPr="00032BAE" w:rsidRDefault="000B6761" w:rsidP="00455348">
            <w:pPr>
              <w:jc w:val="both"/>
              <w:rPr>
                <w:ins w:id="8581" w:author="Xuning Wei12232" w:date="2026-07-27T20:26:00Z"/>
                <w:rFonts w:ascii="Times New Roman" w:eastAsia="仿宋_GB2312" w:hAnsi="Times New Roman" w:cs="Times New Roman"/>
                <w:color w:val="auto"/>
                <w:sz w:val="18"/>
                <w:szCs w:val="18"/>
                <w:lang w:eastAsia="zh-CN" w:bidi="ar"/>
              </w:rPr>
            </w:pPr>
            <w:customXmlInsRangeStart w:id="8582" w:author="Xuning Wei12232" w:date="2026-07-27T20:26:00Z"/>
            <w:sdt>
              <w:sdtPr>
                <w:rPr>
                  <w:rFonts w:ascii="Times New Roman" w:eastAsia="仿宋_GB2312" w:hAnsi="Times New Roman" w:cs="Times New Roman"/>
                  <w:b/>
                  <w:color w:val="auto"/>
                  <w:sz w:val="18"/>
                  <w:szCs w:val="18"/>
                  <w:lang w:eastAsia="zh-CN" w:bidi="ar"/>
                </w:rPr>
                <w:id w:val="850061790"/>
                <w14:checkbox>
                  <w14:checked w14:val="1"/>
                  <w14:checkedState w14:val="2612" w14:font="MS Gothic"/>
                  <w14:uncheckedState w14:val="2610" w14:font="MS Gothic"/>
                </w14:checkbox>
              </w:sdtPr>
              <w:sdtEndPr/>
              <w:sdtContent>
                <w:customXmlInsRangeEnd w:id="8582"/>
                <w:ins w:id="8583" w:author="Xuning Wei12232" w:date="2026-07-27T20:26:00Z">
                  <w:r w:rsidR="00455348" w:rsidRPr="00032BAE">
                    <w:rPr>
                      <w:rFonts w:ascii="Segoe UI Symbol" w:eastAsia="仿宋_GB2312" w:hAnsi="Segoe UI Symbol" w:cs="Segoe UI Symbol"/>
                      <w:b/>
                      <w:color w:val="auto"/>
                      <w:sz w:val="18"/>
                      <w:szCs w:val="18"/>
                      <w:lang w:eastAsia="zh-CN" w:bidi="ar"/>
                    </w:rPr>
                    <w:t>☒</w:t>
                  </w:r>
                </w:ins>
                <w:customXmlInsRangeStart w:id="8584" w:author="Xuning Wei12232" w:date="2026-07-27T20:26:00Z"/>
              </w:sdtContent>
            </w:sdt>
            <w:customXmlInsRangeEnd w:id="8584"/>
            <w:ins w:id="8585" w:author="Xuning Wei12232" w:date="2026-07-27T20:26:00Z">
              <w:r w:rsidR="00455348"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8586" w:author="Xuning Wei12232" w:date="2026-07-27T20:59:00Z">
              <w:tcPr>
                <w:tcW w:w="457" w:type="pct"/>
                <w:gridSpan w:val="3"/>
                <w:vAlign w:val="center"/>
              </w:tcPr>
            </w:tcPrChange>
          </w:tcPr>
          <w:p w14:paraId="7D48FA5F" w14:textId="77777777" w:rsidR="00455348" w:rsidRPr="00032BAE" w:rsidRDefault="00455348" w:rsidP="00455348">
            <w:pPr>
              <w:jc w:val="both"/>
              <w:rPr>
                <w:ins w:id="8587" w:author="Xuning Wei12232" w:date="2026-07-27T20:26:00Z"/>
                <w:rFonts w:ascii="Times New Roman" w:eastAsia="仿宋_GB2312" w:hAnsi="Times New Roman" w:cs="Times New Roman"/>
                <w:color w:val="auto"/>
                <w:sz w:val="18"/>
                <w:szCs w:val="18"/>
                <w:lang w:eastAsia="zh-CN" w:bidi="ar"/>
              </w:rPr>
            </w:pPr>
            <w:ins w:id="8588" w:author="Xuning Wei12232" w:date="2026-07-27T20:26: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DIC is also compatible with Glass, HSS and SS</w:t>
              </w:r>
            </w:ins>
          </w:p>
        </w:tc>
        <w:tc>
          <w:tcPr>
            <w:tcW w:w="891" w:type="pct"/>
            <w:vMerge/>
            <w:vAlign w:val="center"/>
            <w:tcPrChange w:id="8589" w:author="Xuning Wei12232" w:date="2026-07-27T20:59:00Z">
              <w:tcPr>
                <w:tcW w:w="990" w:type="pct"/>
                <w:gridSpan w:val="2"/>
                <w:vMerge/>
                <w:vAlign w:val="center"/>
              </w:tcPr>
            </w:tcPrChange>
          </w:tcPr>
          <w:p w14:paraId="73BA044C" w14:textId="77777777" w:rsidR="00455348" w:rsidRPr="00032BAE" w:rsidRDefault="00455348" w:rsidP="00455348">
            <w:pPr>
              <w:jc w:val="both"/>
              <w:rPr>
                <w:ins w:id="8590" w:author="Xuning Wei12232" w:date="2026-07-27T20:26:00Z"/>
                <w:rFonts w:ascii="Times New Roman" w:eastAsia="仿宋_GB2312" w:hAnsi="Times New Roman" w:cs="Times New Roman"/>
                <w:b/>
                <w:color w:val="auto"/>
                <w:sz w:val="20"/>
                <w:szCs w:val="20"/>
                <w:lang w:eastAsia="zh-CN" w:bidi="ar"/>
              </w:rPr>
            </w:pPr>
          </w:p>
        </w:tc>
      </w:tr>
      <w:tr w:rsidR="0026505D" w:rsidRPr="00032BAE" w14:paraId="4D9A028D" w14:textId="77777777" w:rsidTr="00397878">
        <w:trPr>
          <w:trHeight w:val="2628"/>
          <w:ins w:id="8591" w:author="Xuning Wei12232" w:date="2026-07-27T20:26:00Z"/>
          <w:trPrChange w:id="8592" w:author="Xuning Wei12232" w:date="2026-07-27T20:59:00Z">
            <w:trPr>
              <w:trHeight w:val="397"/>
            </w:trPr>
          </w:trPrChange>
        </w:trPr>
        <w:tc>
          <w:tcPr>
            <w:tcW w:w="269" w:type="pct"/>
            <w:vMerge w:val="restart"/>
            <w:shd w:val="clear" w:color="auto" w:fill="FFFFFF" w:themeFill="background1"/>
            <w:vAlign w:val="center"/>
            <w:tcPrChange w:id="8593" w:author="Xuning Wei12232" w:date="2026-07-27T20:59:00Z">
              <w:tcPr>
                <w:tcW w:w="269" w:type="pct"/>
                <w:gridSpan w:val="2"/>
                <w:vMerge w:val="restart"/>
                <w:shd w:val="clear" w:color="auto" w:fill="FFFFFF" w:themeFill="background1"/>
                <w:vAlign w:val="center"/>
              </w:tcPr>
            </w:tcPrChange>
          </w:tcPr>
          <w:p w14:paraId="3D14B6D5" w14:textId="6948E287" w:rsidR="0026505D" w:rsidRPr="00032BAE" w:rsidRDefault="0026505D">
            <w:pPr>
              <w:jc w:val="center"/>
              <w:rPr>
                <w:ins w:id="8594" w:author="Xuning Wei12232" w:date="2026-07-27T20:26:00Z"/>
                <w:rFonts w:ascii="Times New Roman" w:eastAsia="仿宋_GB2312" w:hAnsi="Times New Roman" w:cs="Times New Roman"/>
                <w:color w:val="auto"/>
                <w:sz w:val="18"/>
                <w:szCs w:val="18"/>
                <w:lang w:eastAsia="zh-CN" w:bidi="ar"/>
              </w:rPr>
              <w:pPrChange w:id="8595" w:author="Xuning Wei12232" w:date="2026-07-27T20:34:00Z">
                <w:pPr>
                  <w:jc w:val="both"/>
                </w:pPr>
              </w:pPrChange>
            </w:pPr>
            <w:ins w:id="8596" w:author="Xuning Wei12232" w:date="2026-07-27T20:34:00Z">
              <w:r>
                <w:rPr>
                  <w:rFonts w:ascii="Times New Roman" w:eastAsia="仿宋_GB2312" w:hAnsi="Times New Roman" w:cs="Times New Roman"/>
                  <w:color w:val="auto"/>
                  <w:sz w:val="18"/>
                  <w:szCs w:val="18"/>
                  <w:lang w:eastAsia="zh-CN" w:bidi="ar"/>
                </w:rPr>
                <w:lastRenderedPageBreak/>
                <w:t>6</w:t>
              </w:r>
            </w:ins>
          </w:p>
        </w:tc>
        <w:tc>
          <w:tcPr>
            <w:tcW w:w="1365" w:type="pct"/>
            <w:vMerge w:val="restart"/>
            <w:shd w:val="clear" w:color="auto" w:fill="FFFFFF" w:themeFill="background1"/>
            <w:vAlign w:val="center"/>
            <w:tcPrChange w:id="8597" w:author="Xuning Wei12232" w:date="2026-07-27T20:59:00Z">
              <w:tcPr>
                <w:tcW w:w="1365" w:type="pct"/>
                <w:gridSpan w:val="3"/>
                <w:vMerge w:val="restart"/>
                <w:shd w:val="clear" w:color="auto" w:fill="FFFFFF" w:themeFill="background1"/>
                <w:vAlign w:val="center"/>
              </w:tcPr>
            </w:tcPrChange>
          </w:tcPr>
          <w:p w14:paraId="28417D26" w14:textId="6F8E997B" w:rsidR="0026505D" w:rsidRDefault="0026505D" w:rsidP="0026505D">
            <w:pPr>
              <w:jc w:val="both"/>
              <w:rPr>
                <w:ins w:id="8598" w:author="Xuning Wei12232" w:date="2026-07-27T20:34:00Z"/>
                <w:rFonts w:ascii="Times New Roman" w:eastAsia="等线" w:hAnsi="Times New Roman" w:cs="Times New Roman"/>
                <w:color w:val="000000" w:themeColor="text1"/>
                <w:sz w:val="18"/>
                <w:szCs w:val="18"/>
              </w:rPr>
            </w:pPr>
            <w:proofErr w:type="spellStart"/>
            <w:ins w:id="8599" w:author="Xuning Wei12232" w:date="2026-07-27T20:34:00Z">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-L-</w:t>
              </w:r>
              <w:proofErr w:type="spellStart"/>
              <w:r w:rsidRPr="008B3C39">
                <w:rPr>
                  <w:rFonts w:ascii="Times New Roman" w:eastAsia="仿宋_GB2312" w:hAnsi="Times New Roman" w:cs="Times New Roman"/>
                  <w:color w:val="auto"/>
                  <w:sz w:val="18"/>
                  <w:szCs w:val="18"/>
                  <w:lang w:eastAsia="zh-CN"/>
                </w:rPr>
                <w:t>Asn</w:t>
              </w:r>
              <w:proofErr w:type="spellEnd"/>
              <w:r w:rsidRPr="008B3C39">
                <w:rPr>
                  <w:rFonts w:ascii="Times New Roman" w:eastAsia="仿宋_GB2312" w:hAnsi="Times New Roman" w:cs="Times New Roman"/>
                  <w:color w:val="auto"/>
                  <w:sz w:val="18"/>
                  <w:szCs w:val="18"/>
                  <w:lang w:eastAsia="zh-CN"/>
                </w:rPr>
                <w:t>(</w:t>
              </w:r>
              <w:proofErr w:type="spellStart"/>
              <w:r w:rsidRPr="008B3C39">
                <w:rPr>
                  <w:rFonts w:ascii="Times New Roman" w:eastAsia="仿宋_GB2312" w:hAnsi="Times New Roman" w:cs="Times New Roman"/>
                  <w:color w:val="auto"/>
                  <w:sz w:val="18"/>
                  <w:szCs w:val="18"/>
                  <w:lang w:eastAsia="zh-CN"/>
                </w:rPr>
                <w:t>Trt</w:t>
              </w:r>
              <w:proofErr w:type="spellEnd"/>
              <w:r w:rsidRPr="008B3C39">
                <w:rPr>
                  <w:rFonts w:ascii="Times New Roman" w:eastAsia="仿宋_GB2312" w:hAnsi="Times New Roman" w:cs="Times New Roman"/>
                  <w:color w:val="auto"/>
                  <w:sz w:val="18"/>
                  <w:szCs w:val="18"/>
                  <w:lang w:eastAsia="zh-CN"/>
                </w:rPr>
                <w:t>)-OH activation and transfer</w:t>
              </w:r>
              <w:r>
                <w:rPr>
                  <w:rFonts w:ascii="Times New Roman" w:eastAsia="仿宋_GB2312" w:hAnsi="Times New Roman" w:cs="Times New Roman"/>
                  <w:color w:val="auto"/>
                  <w:sz w:val="18"/>
                  <w:szCs w:val="18"/>
                  <w:lang w:eastAsia="zh-CN"/>
                </w:rPr>
                <w:t>:</w:t>
              </w:r>
            </w:ins>
          </w:p>
          <w:p w14:paraId="5EB6D0DC" w14:textId="1FBE05DF" w:rsidR="0026505D" w:rsidRPr="00032BAE" w:rsidRDefault="0026505D" w:rsidP="0026505D">
            <w:pPr>
              <w:jc w:val="both"/>
              <w:rPr>
                <w:ins w:id="8600" w:author="Xuning Wei12232" w:date="2026-07-27T20:26:00Z"/>
                <w:rFonts w:ascii="Times New Roman" w:eastAsia="等线" w:hAnsi="Times New Roman" w:cs="Times New Roman"/>
                <w:bCs w:val="0"/>
                <w:color w:val="auto"/>
                <w:kern w:val="0"/>
                <w:sz w:val="18"/>
                <w:szCs w:val="18"/>
                <w:lang w:eastAsia="zh-CN"/>
              </w:rPr>
            </w:pPr>
            <w:ins w:id="8601" w:author="Xuning Wei12232" w:date="2026-07-27T20:34:00Z">
              <w:r>
                <w:rPr>
                  <w:rFonts w:ascii="Times New Roman" w:eastAsia="等线" w:hAnsi="Times New Roman" w:cs="Times New Roman"/>
                  <w:color w:val="000000" w:themeColor="text1"/>
                  <w:sz w:val="18"/>
                  <w:szCs w:val="18"/>
                </w:rPr>
                <w:t xml:space="preserve">1. </w:t>
              </w:r>
              <w:r w:rsidRPr="00321EFC">
                <w:rPr>
                  <w:rFonts w:ascii="Times New Roman" w:eastAsia="等线" w:hAnsi="Times New Roman" w:cs="Times New Roman"/>
                  <w:color w:val="000000" w:themeColor="text1"/>
                  <w:sz w:val="18"/>
                  <w:szCs w:val="18"/>
                </w:rPr>
                <w:t>Add 4.0</w:t>
              </w:r>
              <w:del w:id="8602" w:author="Johan Granander" w:date="2026-07-28T13:41:00Z">
                <w:r w:rsidRPr="00321EFC" w:rsidDel="00723FF7">
                  <w:rPr>
                    <w:rFonts w:ascii="Times New Roman" w:eastAsia="等线" w:hAnsi="Times New Roman" w:cs="Times New Roman"/>
                    <w:color w:val="000000" w:themeColor="text1"/>
                    <w:sz w:val="18"/>
                    <w:szCs w:val="18"/>
                  </w:rPr>
                  <w:delText>v</w:delText>
                </w:r>
              </w:del>
            </w:ins>
            <w:ins w:id="8603" w:author="Johan Granander" w:date="2026-07-28T13:41:00Z">
              <w:r w:rsidR="00723FF7">
                <w:rPr>
                  <w:rFonts w:ascii="Times New Roman" w:eastAsia="等线" w:hAnsi="Times New Roman" w:cs="Times New Roman"/>
                  <w:color w:val="000000" w:themeColor="text1"/>
                  <w:sz w:val="18"/>
                  <w:szCs w:val="18"/>
                </w:rPr>
                <w:t xml:space="preserve"> V</w:t>
              </w:r>
            </w:ins>
            <w:ins w:id="8604" w:author="Xuning Wei12232" w:date="2026-07-27T20:34:00Z">
              <w:r w:rsidRPr="00321EFC">
                <w:rPr>
                  <w:rFonts w:ascii="Times New Roman" w:eastAsia="等线" w:hAnsi="Times New Roman" w:cs="Times New Roman"/>
                  <w:color w:val="000000" w:themeColor="text1"/>
                  <w:sz w:val="18"/>
                  <w:szCs w:val="18"/>
                </w:rPr>
                <w:t xml:space="preserve"> DMF (3.792 kg/kg)</w:t>
              </w:r>
              <w:r w:rsidRPr="006F0556">
                <w:rPr>
                  <w:rFonts w:ascii="Times New Roman" w:eastAsia="等线" w:hAnsi="Times New Roman" w:cs="Times New Roman"/>
                  <w:bCs w:val="0"/>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Start the stirrer. Then add 2.5 </w:t>
              </w:r>
              <w:r w:rsidRPr="00321EFC">
                <w:rPr>
                  <w:rFonts w:ascii="Times New Roman" w:eastAsia="等线" w:hAnsi="Times New Roman" w:cs="Times New Roman"/>
                  <w:color w:val="000000" w:themeColor="text1"/>
                  <w:sz w:val="18"/>
                  <w:szCs w:val="18"/>
                  <w:lang w:eastAsia="zh-CN"/>
                </w:rPr>
                <w:t>eq</w:t>
              </w:r>
              <w:r w:rsidRPr="00321EFC">
                <w:rPr>
                  <w:rFonts w:ascii="Times New Roman" w:eastAsia="等线" w:hAnsi="Times New Roman" w:cs="Times New Roman"/>
                  <w:color w:val="000000" w:themeColor="text1"/>
                  <w:sz w:val="18"/>
                  <w:szCs w:val="18"/>
                </w:rPr>
                <w:t xml:space="preserve">. </w:t>
              </w:r>
              <w:proofErr w:type="spellStart"/>
              <w:r w:rsidRPr="00321EFC">
                <w:rPr>
                  <w:rFonts w:ascii="Times New Roman" w:eastAsia="等线" w:hAnsi="Times New Roman" w:cs="Times New Roman"/>
                  <w:color w:val="000000" w:themeColor="text1"/>
                  <w:sz w:val="18"/>
                  <w:szCs w:val="18"/>
                </w:rPr>
                <w:t>Fmoc</w:t>
              </w:r>
              <w:proofErr w:type="spellEnd"/>
              <w:r w:rsidRPr="00321EFC">
                <w:rPr>
                  <w:rFonts w:ascii="Times New Roman" w:eastAsia="等线" w:hAnsi="Times New Roman" w:cs="Times New Roman"/>
                  <w:color w:val="000000" w:themeColor="text1"/>
                  <w:sz w:val="18"/>
                  <w:szCs w:val="18"/>
                </w:rPr>
                <w:t>-L-</w:t>
              </w:r>
              <w:proofErr w:type="spellStart"/>
              <w:proofErr w:type="gramStart"/>
              <w:r w:rsidRPr="00321EFC">
                <w:rPr>
                  <w:rFonts w:ascii="Times New Roman" w:eastAsia="等线" w:hAnsi="Times New Roman" w:cs="Times New Roman"/>
                  <w:color w:val="000000" w:themeColor="text1"/>
                  <w:sz w:val="18"/>
                  <w:szCs w:val="18"/>
                </w:rPr>
                <w:t>Asn</w:t>
              </w:r>
              <w:proofErr w:type="spellEnd"/>
              <w:r w:rsidRPr="00321EFC">
                <w:rPr>
                  <w:rFonts w:ascii="Times New Roman" w:eastAsia="等线" w:hAnsi="Times New Roman" w:cs="Times New Roman"/>
                  <w:color w:val="000000" w:themeColor="text1"/>
                  <w:sz w:val="18"/>
                  <w:szCs w:val="18"/>
                </w:rPr>
                <w:t>(</w:t>
              </w:r>
              <w:proofErr w:type="spellStart"/>
              <w:proofErr w:type="gramEnd"/>
              <w:r w:rsidRPr="00321EFC">
                <w:rPr>
                  <w:rFonts w:ascii="Times New Roman" w:eastAsia="等线" w:hAnsi="Times New Roman" w:cs="Times New Roman"/>
                  <w:color w:val="000000" w:themeColor="text1"/>
                  <w:sz w:val="18"/>
                  <w:szCs w:val="18"/>
                </w:rPr>
                <w:t>Trt</w:t>
              </w:r>
              <w:proofErr w:type="spellEnd"/>
              <w:r w:rsidRPr="00321EFC">
                <w:rPr>
                  <w:rFonts w:ascii="Times New Roman" w:eastAsia="等线" w:hAnsi="Times New Roman" w:cs="Times New Roman"/>
                  <w:color w:val="000000" w:themeColor="text1"/>
                  <w:sz w:val="18"/>
                  <w:szCs w:val="18"/>
                </w:rPr>
                <w:t xml:space="preserve">)-OH. </w:t>
              </w:r>
            </w:ins>
            <w:ins w:id="8605" w:author="Xuning Wei12232" w:date="2026-09-05T19:50:00Z">
              <w:r w:rsidR="00473484" w:rsidRPr="00473484">
                <w:rPr>
                  <w:rFonts w:ascii="Times New Roman" w:eastAsia="等线" w:hAnsi="Times New Roman" w:cs="Times New Roman"/>
                  <w:color w:val="FF0000"/>
                  <w:sz w:val="18"/>
                  <w:szCs w:val="18"/>
                </w:rPr>
                <w:t>Stir for at least 15 min.</w:t>
              </w:r>
            </w:ins>
            <w:ins w:id="8606" w:author="Xuning Wei12232" w:date="2026-07-27T20:34:00Z">
              <w:r w:rsidRPr="00321EFC">
                <w:rPr>
                  <w:rFonts w:ascii="Times New Roman" w:eastAsia="等线" w:hAnsi="Times New Roman" w:cs="Times New Roman"/>
                  <w:color w:val="000000" w:themeColor="text1"/>
                  <w:sz w:val="18"/>
                  <w:szCs w:val="18"/>
                  <w:lang w:eastAsia="zh-CN"/>
                </w:rPr>
                <w:t xml:space="preserve"> </w:t>
              </w:r>
              <w:r>
                <w:rPr>
                  <w:rFonts w:ascii="Times New Roman" w:eastAsia="等线" w:hAnsi="Times New Roman" w:cs="Times New Roman"/>
                  <w:color w:val="000000" w:themeColor="text1"/>
                  <w:sz w:val="18"/>
                  <w:szCs w:val="18"/>
                  <w:lang w:eastAsia="zh-CN"/>
                </w:rPr>
                <w:br/>
                <w:t xml:space="preserve">2. </w:t>
              </w:r>
              <w:r w:rsidRPr="00321EFC">
                <w:rPr>
                  <w:rFonts w:ascii="Times New Roman" w:eastAsia="等线" w:hAnsi="Times New Roman" w:cs="Times New Roman"/>
                  <w:color w:val="000000" w:themeColor="text1"/>
                  <w:sz w:val="18"/>
                  <w:szCs w:val="18"/>
                  <w:lang w:eastAsia="zh-CN"/>
                </w:rPr>
                <w:t>Adjust</w:t>
              </w:r>
              <w:r w:rsidRPr="00321EFC">
                <w:rPr>
                  <w:rFonts w:ascii="Times New Roman" w:eastAsia="等线" w:hAnsi="Times New Roman" w:cs="Times New Roman"/>
                  <w:bCs w:val="0"/>
                  <w:color w:val="000000" w:themeColor="text1"/>
                  <w:sz w:val="18"/>
                  <w:szCs w:val="18"/>
                </w:rPr>
                <w:t xml:space="preserve"> the mixture to </w:t>
              </w:r>
              <w:r w:rsidRPr="00321EFC">
                <w:rPr>
                  <w:rFonts w:ascii="Times New Roman" w:eastAsia="等线" w:hAnsi="Times New Roman" w:cs="Times New Roman"/>
                  <w:bCs w:val="0"/>
                  <w:color w:val="000000" w:themeColor="text1"/>
                  <w:sz w:val="18"/>
                  <w:szCs w:val="18"/>
                  <w:lang w:eastAsia="zh-CN"/>
                </w:rPr>
                <w:t>20</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ins>
            <w:ins w:id="8607" w:author="Johan Granander" w:date="2026-07-28T13:40:00Z">
              <w:r w:rsidR="00723FF7">
                <w:rPr>
                  <w:rFonts w:ascii="Times New Roman" w:eastAsia="等线" w:hAnsi="Times New Roman" w:cs="Times New Roman"/>
                  <w:bCs w:val="0"/>
                  <w:color w:val="000000" w:themeColor="text1"/>
                  <w:sz w:val="18"/>
                  <w:szCs w:val="18"/>
                </w:rPr>
                <w:t xml:space="preserve"> </w:t>
              </w:r>
            </w:ins>
            <w:ins w:id="8608" w:author="Xuning Wei12232" w:date="2026-07-27T20:34:00Z">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 xml:space="preserve">. Maintain for next operation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Add 2.6 eq. </w:t>
              </w:r>
              <w:proofErr w:type="spellStart"/>
              <w:r w:rsidRPr="00321EFC">
                <w:rPr>
                  <w:rFonts w:ascii="Times New Roman" w:eastAsia="等线" w:hAnsi="Times New Roman" w:cs="Times New Roman"/>
                  <w:bCs w:val="0"/>
                  <w:color w:val="000000" w:themeColor="text1"/>
                  <w:sz w:val="18"/>
                  <w:szCs w:val="18"/>
                </w:rPr>
                <w:t>Oxyma</w:t>
              </w:r>
              <w:proofErr w:type="spellEnd"/>
              <w:r w:rsidRPr="00321EFC">
                <w:rPr>
                  <w:rFonts w:ascii="Times New Roman" w:eastAsia="等线" w:hAnsi="Times New Roman" w:cs="Times New Roman"/>
                  <w:bCs w:val="0"/>
                  <w:color w:val="000000" w:themeColor="text1"/>
                  <w:sz w:val="18"/>
                  <w:szCs w:val="18"/>
                </w:rPr>
                <w:t xml:space="preserve"> Pure</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609" w:author="Johan Granander" w:date="2026-07-28T13:41:00Z">
              <w:r w:rsidR="00723FF7">
                <w:rPr>
                  <w:rFonts w:ascii="Times New Roman" w:eastAsia="等线" w:hAnsi="Times New Roman" w:cs="Times New Roman"/>
                  <w:color w:val="000000" w:themeColor="text1"/>
                  <w:sz w:val="18"/>
                  <w:szCs w:val="18"/>
                </w:rPr>
                <w:t xml:space="preserve"> </w:t>
              </w:r>
            </w:ins>
            <w:ins w:id="8610" w:author="Xuning Wei12232" w:date="2026-07-27T20:34: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611" w:author="Johan Granander" w:date="2026-07-28T13:41:00Z">
              <w:r w:rsidR="00723FF7">
                <w:rPr>
                  <w:rFonts w:ascii="Times New Roman" w:eastAsia="等线" w:hAnsi="Times New Roman" w:cs="Times New Roman"/>
                  <w:color w:val="000000" w:themeColor="text1"/>
                  <w:sz w:val="18"/>
                  <w:szCs w:val="18"/>
                  <w:lang w:eastAsia="zh-CN"/>
                </w:rPr>
                <w:t xml:space="preserve"> </w:t>
              </w:r>
            </w:ins>
            <w:ins w:id="8612" w:author="Xuning Wei12232" w:date="2026-07-27T20:34: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rinse the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with 2.0</w:t>
              </w:r>
              <w:del w:id="8613" w:author="Johan Granander" w:date="2026-07-28T13:41:00Z">
                <w:r w:rsidRPr="00321EFC" w:rsidDel="005231E1">
                  <w:rPr>
                    <w:rFonts w:ascii="Times New Roman" w:eastAsia="等线" w:hAnsi="Times New Roman" w:cs="Times New Roman"/>
                    <w:color w:val="000000" w:themeColor="text1"/>
                    <w:sz w:val="18"/>
                    <w:szCs w:val="18"/>
                  </w:rPr>
                  <w:delText xml:space="preserve"> v </w:delText>
                </w:r>
              </w:del>
            </w:ins>
            <w:ins w:id="8614" w:author="Johan Granander" w:date="2026-07-28T13:41:00Z">
              <w:r w:rsidR="005231E1">
                <w:rPr>
                  <w:rFonts w:ascii="Times New Roman" w:eastAsia="等线" w:hAnsi="Times New Roman" w:cs="Times New Roman"/>
                  <w:color w:val="000000" w:themeColor="text1"/>
                  <w:sz w:val="18"/>
                  <w:szCs w:val="18"/>
                </w:rPr>
                <w:t xml:space="preserve">V </w:t>
              </w:r>
            </w:ins>
            <w:ins w:id="8615" w:author="Xuning Wei12232" w:date="2026-07-27T20:34:00Z">
              <w:r w:rsidRPr="00321EFC">
                <w:rPr>
                  <w:rFonts w:ascii="Times New Roman" w:eastAsia="等线" w:hAnsi="Times New Roman" w:cs="Times New Roman"/>
                  <w:color w:val="000000" w:themeColor="text1"/>
                  <w:sz w:val="18"/>
                  <w:szCs w:val="18"/>
                </w:rPr>
                <w:t xml:space="preserve">DMF (1.896 kg/kg). Add 2.9 eq. DIC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the addition rate depends on temperature control. Activate for 20±5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616" w:author="Johan Granander" w:date="2026-07-28T13:41:00Z">
              <w:r w:rsidR="005231E1">
                <w:rPr>
                  <w:rFonts w:ascii="Times New Roman" w:eastAsia="等线" w:hAnsi="Times New Roman" w:cs="Times New Roman"/>
                  <w:color w:val="000000" w:themeColor="text1"/>
                  <w:sz w:val="18"/>
                  <w:szCs w:val="18"/>
                </w:rPr>
                <w:t xml:space="preserve"> </w:t>
              </w:r>
            </w:ins>
            <w:ins w:id="8617" w:author="Xuning Wei12232" w:date="2026-07-27T20:34: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618" w:author="Johan Granander" w:date="2026-07-28T13:41:00Z">
              <w:r w:rsidR="005231E1">
                <w:rPr>
                  <w:rFonts w:ascii="Times New Roman" w:eastAsia="等线" w:hAnsi="Times New Roman" w:cs="Times New Roman"/>
                  <w:color w:val="000000" w:themeColor="text1"/>
                  <w:sz w:val="18"/>
                  <w:szCs w:val="18"/>
                  <w:lang w:eastAsia="zh-CN"/>
                </w:rPr>
                <w:t xml:space="preserve"> </w:t>
              </w:r>
            </w:ins>
            <w:ins w:id="8619" w:author="Xuning Wei12232" w:date="2026-07-27T20:34: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6F0556">
                <w:rPr>
                  <w:rFonts w:ascii="Times New Roman" w:eastAsia="等线" w:hAnsi="Times New Roman" w:cs="Times New Roman"/>
                  <w:bCs w:val="0"/>
                  <w:color w:val="000000" w:themeColor="text1"/>
                  <w:sz w:val="18"/>
                  <w:szCs w:val="18"/>
                </w:rPr>
                <w:t xml:space="preserve"> </w:t>
              </w:r>
              <w:r w:rsidRPr="00321EFC">
                <w:rPr>
                  <w:rFonts w:ascii="Times New Roman" w:eastAsia="仿宋_GB2312" w:hAnsi="Times New Roman" w:cs="Times New Roman"/>
                  <w:color w:val="000000" w:themeColor="text1"/>
                  <w:sz w:val="18"/>
                  <w:szCs w:val="18"/>
                  <w:lang w:eastAsia="zh-CN"/>
                </w:rPr>
                <w:t xml:space="preserve">1.0 V DMF (0.948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8620" w:author="Xuning Wei12232" w:date="2026-07-27T20:59:00Z">
              <w:tcPr>
                <w:tcW w:w="842" w:type="pct"/>
                <w:gridSpan w:val="3"/>
                <w:vMerge w:val="restart"/>
                <w:shd w:val="clear" w:color="auto" w:fill="FFFFFF" w:themeFill="background1"/>
                <w:vAlign w:val="center"/>
              </w:tcPr>
            </w:tcPrChange>
          </w:tcPr>
          <w:p w14:paraId="34D7F5D1" w14:textId="77777777" w:rsidR="0026505D" w:rsidRPr="00032BAE" w:rsidRDefault="0026505D" w:rsidP="0026505D">
            <w:pPr>
              <w:rPr>
                <w:ins w:id="8621" w:author="Xuning Wei12232" w:date="2026-07-27T20:51:00Z"/>
                <w:rFonts w:ascii="Times New Roman" w:hAnsi="Times New Roman" w:cs="Times New Roman"/>
                <w:color w:val="auto"/>
                <w:sz w:val="18"/>
                <w:szCs w:val="18"/>
                <w:shd w:val="clear" w:color="auto" w:fill="FFFFFF"/>
              </w:rPr>
            </w:pPr>
            <w:ins w:id="8622" w:author="Xuning Wei12232" w:date="2026-07-27T20:51: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5BFE311C" w14:textId="77777777" w:rsidR="0026505D" w:rsidRDefault="0026505D" w:rsidP="0026505D">
            <w:pPr>
              <w:rPr>
                <w:ins w:id="8623" w:author="Xuning Wei12232" w:date="2026-07-27T20:51:00Z"/>
                <w:rFonts w:ascii="Times New Roman" w:hAnsi="Times New Roman" w:cs="Times New Roman"/>
                <w:color w:val="auto"/>
                <w:sz w:val="18"/>
                <w:szCs w:val="18"/>
                <w:shd w:val="clear" w:color="auto" w:fill="FFFFFF"/>
              </w:rPr>
            </w:pPr>
            <w:ins w:id="8624" w:author="Xuning Wei12232" w:date="2026-07-27T20:51: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41AEE560" w14:textId="77777777" w:rsidR="0026505D" w:rsidRPr="00032BAE" w:rsidRDefault="0026505D" w:rsidP="0026505D">
            <w:pPr>
              <w:rPr>
                <w:ins w:id="8625" w:author="Xuning Wei12232" w:date="2026-07-27T20:51:00Z"/>
                <w:rFonts w:ascii="Times New Roman" w:hAnsi="Times New Roman" w:cs="Times New Roman"/>
                <w:color w:val="auto"/>
                <w:sz w:val="18"/>
                <w:szCs w:val="18"/>
                <w:shd w:val="clear" w:color="auto" w:fill="FFFFFF"/>
              </w:rPr>
            </w:pPr>
            <w:ins w:id="8626" w:author="Xuning Wei12232" w:date="2026-07-27T20:51:00Z">
              <w:r w:rsidRPr="00032BAE">
                <w:rPr>
                  <w:rFonts w:ascii="Times New Roman" w:hAnsi="Times New Roman" w:cs="Times New Roman"/>
                  <w:color w:val="auto"/>
                  <w:sz w:val="18"/>
                  <w:szCs w:val="18"/>
                  <w:shd w:val="clear" w:color="auto" w:fill="FFFFFF"/>
                </w:rPr>
                <w:t>Pipeline material: 316L</w:t>
              </w:r>
            </w:ins>
          </w:p>
          <w:p w14:paraId="6DA2646C" w14:textId="77777777" w:rsidR="0026505D" w:rsidRPr="00032BAE" w:rsidRDefault="0026505D" w:rsidP="0026505D">
            <w:pPr>
              <w:rPr>
                <w:ins w:id="8627" w:author="Xuning Wei12232" w:date="2026-07-27T20:51:00Z"/>
                <w:rFonts w:ascii="Times New Roman" w:hAnsi="Times New Roman" w:cs="Times New Roman"/>
                <w:color w:val="auto"/>
                <w:sz w:val="18"/>
                <w:szCs w:val="18"/>
                <w:shd w:val="clear" w:color="auto" w:fill="FFFFFF"/>
              </w:rPr>
            </w:pPr>
            <w:ins w:id="8628" w:author="Xuning Wei12232" w:date="2026-07-27T20:51:00Z">
              <w:r w:rsidRPr="00032BAE">
                <w:rPr>
                  <w:rFonts w:ascii="Times New Roman" w:hAnsi="Times New Roman" w:cs="Times New Roman"/>
                  <w:color w:val="auto"/>
                  <w:sz w:val="18"/>
                  <w:szCs w:val="18"/>
                  <w:shd w:val="clear" w:color="auto" w:fill="FFFFFF"/>
                </w:rPr>
                <w:t>Sealing ring: PTFE</w:t>
              </w:r>
            </w:ins>
          </w:p>
          <w:p w14:paraId="09F36731" w14:textId="77777777" w:rsidR="0026505D" w:rsidRPr="00032BAE" w:rsidRDefault="0026505D" w:rsidP="0026505D">
            <w:pPr>
              <w:rPr>
                <w:ins w:id="8629" w:author="Xuning Wei12232" w:date="2026-07-27T20:51:00Z"/>
                <w:rFonts w:ascii="Times New Roman" w:hAnsi="Times New Roman" w:cs="Times New Roman"/>
                <w:color w:val="auto"/>
                <w:sz w:val="18"/>
                <w:szCs w:val="18"/>
                <w:shd w:val="clear" w:color="auto" w:fill="FFFFFF"/>
              </w:rPr>
            </w:pPr>
            <w:ins w:id="8630" w:author="Xuning Wei12232" w:date="2026-07-27T20:51:00Z">
              <w:r w:rsidRPr="00032BAE">
                <w:rPr>
                  <w:rFonts w:ascii="Times New Roman" w:hAnsi="Times New Roman" w:cs="Times New Roman"/>
                  <w:color w:val="auto"/>
                  <w:sz w:val="18"/>
                  <w:szCs w:val="18"/>
                  <w:shd w:val="clear" w:color="auto" w:fill="FFFFFF"/>
                </w:rPr>
                <w:t>Mass flow meter: SS</w:t>
              </w:r>
            </w:ins>
          </w:p>
          <w:p w14:paraId="59CA8244" w14:textId="77777777" w:rsidR="0026505D" w:rsidRPr="00032BAE" w:rsidRDefault="0026505D" w:rsidP="0026505D">
            <w:pPr>
              <w:rPr>
                <w:ins w:id="8631" w:author="Xuning Wei12232" w:date="2026-07-27T20:51:00Z"/>
                <w:rFonts w:ascii="Times New Roman" w:hAnsi="Times New Roman" w:cs="Times New Roman"/>
                <w:color w:val="auto"/>
                <w:sz w:val="18"/>
                <w:szCs w:val="18"/>
                <w:shd w:val="clear" w:color="auto" w:fill="FFFFFF"/>
              </w:rPr>
            </w:pPr>
            <w:ins w:id="8632" w:author="Xuning Wei12232" w:date="2026-07-27T20:51:00Z">
              <w:r w:rsidRPr="00032BAE">
                <w:rPr>
                  <w:rFonts w:ascii="Times New Roman" w:hAnsi="Times New Roman" w:cs="Times New Roman"/>
                  <w:color w:val="auto"/>
                  <w:sz w:val="18"/>
                  <w:szCs w:val="18"/>
                  <w:shd w:val="clear" w:color="auto" w:fill="FFFFFF"/>
                </w:rPr>
                <w:t>Valve material: 304 &amp; 316L</w:t>
              </w:r>
            </w:ins>
          </w:p>
          <w:p w14:paraId="48F43EC6" w14:textId="77777777" w:rsidR="0026505D" w:rsidRPr="00032BAE" w:rsidRDefault="0026505D" w:rsidP="0026505D">
            <w:pPr>
              <w:rPr>
                <w:ins w:id="8633" w:author="Xuning Wei12232" w:date="2026-07-27T20:51:00Z"/>
                <w:rFonts w:ascii="Times New Roman" w:eastAsiaTheme="minorEastAsia" w:hAnsi="Times New Roman" w:cs="Times New Roman"/>
                <w:color w:val="auto"/>
                <w:sz w:val="18"/>
                <w:szCs w:val="18"/>
                <w:shd w:val="clear" w:color="auto" w:fill="FFFFFF"/>
                <w:lang w:eastAsia="zh-CN"/>
              </w:rPr>
            </w:pPr>
            <w:ins w:id="8634" w:author="Xuning Wei12232" w:date="2026-07-27T20:51: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5D190420" w14:textId="77777777" w:rsidR="0026505D" w:rsidRDefault="0026505D" w:rsidP="0026505D">
            <w:pPr>
              <w:rPr>
                <w:ins w:id="8635" w:author="Xuning Wei12232" w:date="2026-07-27T20:51:00Z"/>
                <w:rFonts w:ascii="Times New Roman" w:eastAsiaTheme="minorEastAsia" w:hAnsi="Times New Roman" w:cs="Times New Roman"/>
                <w:bCs w:val="0"/>
                <w:color w:val="auto"/>
                <w:sz w:val="18"/>
                <w:szCs w:val="18"/>
                <w:shd w:val="clear" w:color="auto" w:fill="FFFFFF"/>
                <w:lang w:eastAsia="zh-CN"/>
              </w:rPr>
            </w:pPr>
            <w:ins w:id="8636" w:author="Xuning Wei12232" w:date="2026-07-27T20:51: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4D117AB6" w14:textId="23C0236E" w:rsidR="0026505D" w:rsidRPr="00032BAE" w:rsidRDefault="0026505D" w:rsidP="0026505D">
            <w:pPr>
              <w:jc w:val="both"/>
              <w:rPr>
                <w:ins w:id="8637" w:author="Xuning Wei12232" w:date="2026-07-27T20:26:00Z"/>
                <w:rFonts w:ascii="Times New Roman" w:eastAsia="仿宋_GB2312" w:hAnsi="Times New Roman" w:cs="Times New Roman"/>
                <w:color w:val="auto"/>
                <w:sz w:val="18"/>
                <w:szCs w:val="18"/>
                <w:lang w:eastAsia="zh-CN" w:bidi="ar"/>
              </w:rPr>
            </w:pPr>
            <w:ins w:id="8638" w:author="Xuning Wei12232" w:date="2026-07-27T20:51: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8639" w:author="Xuning Wei12232" w:date="2026-07-27T20:59:00Z">
              <w:tcPr>
                <w:tcW w:w="346" w:type="pct"/>
                <w:gridSpan w:val="3"/>
                <w:vMerge w:val="restart"/>
                <w:shd w:val="clear" w:color="auto" w:fill="FFFFFF" w:themeFill="background1"/>
                <w:vAlign w:val="center"/>
              </w:tcPr>
            </w:tcPrChange>
          </w:tcPr>
          <w:p w14:paraId="329D6811" w14:textId="77777777" w:rsidR="0026505D" w:rsidRPr="00032BAE" w:rsidRDefault="0026505D" w:rsidP="0026505D">
            <w:pPr>
              <w:jc w:val="both"/>
              <w:rPr>
                <w:ins w:id="8640" w:author="Xuning Wei12232" w:date="2026-07-27T20:26:00Z"/>
                <w:rFonts w:ascii="Times New Roman" w:eastAsia="仿宋_GB2312" w:hAnsi="Times New Roman" w:cs="Times New Roman"/>
                <w:color w:val="auto"/>
                <w:sz w:val="18"/>
                <w:szCs w:val="18"/>
                <w:lang w:eastAsia="zh-CN" w:bidi="ar"/>
              </w:rPr>
            </w:pPr>
            <w:ins w:id="8641" w:author="Xuning Wei12232" w:date="2026-07-27T20:26: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8642" w:author="Xuning Wei12232" w:date="2026-07-27T20:59:00Z">
              <w:tcPr>
                <w:tcW w:w="396" w:type="pct"/>
                <w:gridSpan w:val="3"/>
                <w:vMerge w:val="restart"/>
                <w:shd w:val="clear" w:color="auto" w:fill="FFFFFF" w:themeFill="background1"/>
                <w:vAlign w:val="center"/>
              </w:tcPr>
            </w:tcPrChange>
          </w:tcPr>
          <w:p w14:paraId="5BAE26BF" w14:textId="77777777" w:rsidR="0026505D" w:rsidRPr="00032BAE" w:rsidRDefault="0026505D" w:rsidP="0026505D">
            <w:pPr>
              <w:jc w:val="both"/>
              <w:rPr>
                <w:ins w:id="8643" w:author="Xuning Wei12232" w:date="2026-07-27T20:26:00Z"/>
                <w:rFonts w:ascii="Times New Roman" w:eastAsia="仿宋_GB2312" w:hAnsi="Times New Roman" w:cs="Times New Roman"/>
                <w:color w:val="auto"/>
                <w:sz w:val="18"/>
                <w:szCs w:val="18"/>
                <w:lang w:eastAsia="zh-CN" w:bidi="ar"/>
              </w:rPr>
            </w:pPr>
            <w:ins w:id="8644" w:author="Xuning Wei12232" w:date="2026-07-27T20:26: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8645" w:author="Xuning Wei12232" w:date="2026-07-27T20:59:00Z">
              <w:tcPr>
                <w:tcW w:w="335" w:type="pct"/>
                <w:gridSpan w:val="2"/>
                <w:vAlign w:val="center"/>
              </w:tcPr>
            </w:tcPrChange>
          </w:tcPr>
          <w:p w14:paraId="43114DAB" w14:textId="77777777" w:rsidR="0026505D" w:rsidRPr="00032BAE" w:rsidRDefault="000B6761" w:rsidP="0026505D">
            <w:pPr>
              <w:jc w:val="both"/>
              <w:rPr>
                <w:ins w:id="8646" w:author="Xuning Wei12232" w:date="2026-07-27T20:26:00Z"/>
                <w:rFonts w:ascii="Times New Roman" w:eastAsia="仿宋_GB2312" w:hAnsi="Times New Roman" w:cs="Times New Roman"/>
                <w:color w:val="auto"/>
                <w:sz w:val="18"/>
                <w:szCs w:val="18"/>
                <w:lang w:eastAsia="zh-CN" w:bidi="ar"/>
              </w:rPr>
            </w:pPr>
            <w:customXmlInsRangeStart w:id="8647" w:author="Xuning Wei12232" w:date="2026-07-27T20:26:00Z"/>
            <w:sdt>
              <w:sdtPr>
                <w:rPr>
                  <w:rFonts w:ascii="Times New Roman" w:eastAsia="仿宋_GB2312" w:hAnsi="Times New Roman" w:cs="Times New Roman"/>
                  <w:color w:val="auto"/>
                  <w:sz w:val="18"/>
                  <w:szCs w:val="18"/>
                  <w:lang w:eastAsia="zh-CN" w:bidi="ar"/>
                </w:rPr>
                <w:id w:val="1389294599"/>
                <w14:checkbox>
                  <w14:checked w14:val="1"/>
                  <w14:checkedState w14:val="2612" w14:font="MS Gothic"/>
                  <w14:uncheckedState w14:val="2610" w14:font="MS Gothic"/>
                </w14:checkbox>
              </w:sdtPr>
              <w:sdtEndPr/>
              <w:sdtContent>
                <w:customXmlInsRangeEnd w:id="8647"/>
                <w:ins w:id="8648" w:author="Xuning Wei12232" w:date="2026-07-27T20:26:00Z">
                  <w:r w:rsidR="0026505D" w:rsidRPr="00032BAE">
                    <w:rPr>
                      <w:rFonts w:ascii="Segoe UI Symbol" w:eastAsia="仿宋_GB2312" w:hAnsi="Segoe UI Symbol" w:cs="Segoe UI Symbol"/>
                      <w:color w:val="auto"/>
                      <w:sz w:val="18"/>
                      <w:szCs w:val="18"/>
                      <w:lang w:eastAsia="zh-CN" w:bidi="ar"/>
                    </w:rPr>
                    <w:t>☒</w:t>
                  </w:r>
                </w:ins>
                <w:customXmlInsRangeStart w:id="8649" w:author="Xuning Wei12232" w:date="2026-07-27T20:26:00Z"/>
              </w:sdtContent>
            </w:sdt>
            <w:customXmlInsRangeEnd w:id="8649"/>
            <w:ins w:id="8650" w:author="Xuning Wei12232" w:date="2026-07-27T20:26:00Z">
              <w:r w:rsidR="0026505D" w:rsidRPr="00032BAE">
                <w:rPr>
                  <w:rFonts w:ascii="Times New Roman" w:eastAsia="仿宋_GB2312" w:hAnsi="Times New Roman" w:cs="Times New Roman"/>
                  <w:color w:val="auto"/>
                  <w:sz w:val="18"/>
                  <w:szCs w:val="18"/>
                  <w:lang w:eastAsia="zh-CN" w:bidi="ar"/>
                </w:rPr>
                <w:t>Yes</w:t>
              </w:r>
            </w:ins>
          </w:p>
        </w:tc>
        <w:tc>
          <w:tcPr>
            <w:tcW w:w="494" w:type="pct"/>
            <w:vAlign w:val="center"/>
            <w:tcPrChange w:id="8651" w:author="Xuning Wei12232" w:date="2026-07-27T20:59:00Z">
              <w:tcPr>
                <w:tcW w:w="457" w:type="pct"/>
                <w:gridSpan w:val="3"/>
                <w:vAlign w:val="center"/>
              </w:tcPr>
            </w:tcPrChange>
          </w:tcPr>
          <w:p w14:paraId="09DD82A0" w14:textId="77777777" w:rsidR="0026505D" w:rsidRPr="00032BAE" w:rsidRDefault="000B6761" w:rsidP="0026505D">
            <w:pPr>
              <w:jc w:val="both"/>
              <w:rPr>
                <w:ins w:id="8652" w:author="Xuning Wei12232" w:date="2026-07-27T20:26:00Z"/>
                <w:rFonts w:ascii="Times New Roman" w:eastAsia="仿宋_GB2312" w:hAnsi="Times New Roman" w:cs="Times New Roman"/>
                <w:color w:val="auto"/>
                <w:sz w:val="18"/>
                <w:szCs w:val="18"/>
                <w:lang w:eastAsia="zh-CN" w:bidi="ar"/>
              </w:rPr>
            </w:pPr>
            <w:customXmlInsRangeStart w:id="8653" w:author="Xuning Wei12232" w:date="2026-07-27T20:26:00Z"/>
            <w:sdt>
              <w:sdtPr>
                <w:rPr>
                  <w:rFonts w:ascii="Times New Roman" w:eastAsia="仿宋_GB2312" w:hAnsi="Times New Roman" w:cs="Times New Roman"/>
                  <w:color w:val="auto"/>
                  <w:sz w:val="18"/>
                  <w:szCs w:val="18"/>
                  <w:lang w:eastAsia="zh-CN" w:bidi="ar"/>
                </w:rPr>
                <w:id w:val="551898105"/>
                <w14:checkbox>
                  <w14:checked w14:val="0"/>
                  <w14:checkedState w14:val="2612" w14:font="MS Gothic"/>
                  <w14:uncheckedState w14:val="2610" w14:font="MS Gothic"/>
                </w14:checkbox>
              </w:sdtPr>
              <w:sdtEndPr/>
              <w:sdtContent>
                <w:customXmlInsRangeEnd w:id="8653"/>
                <w:ins w:id="8654" w:author="Xuning Wei12232" w:date="2026-07-27T20:26:00Z">
                  <w:r w:rsidR="0026505D" w:rsidRPr="00032BAE">
                    <w:rPr>
                      <w:rFonts w:ascii="Segoe UI Symbol" w:eastAsia="仿宋_GB2312" w:hAnsi="Segoe UI Symbol" w:cs="Segoe UI Symbol"/>
                      <w:color w:val="auto"/>
                      <w:sz w:val="18"/>
                      <w:szCs w:val="18"/>
                      <w:lang w:eastAsia="zh-CN" w:bidi="ar"/>
                    </w:rPr>
                    <w:t>☐</w:t>
                  </w:r>
                </w:ins>
                <w:customXmlInsRangeStart w:id="8655" w:author="Xuning Wei12232" w:date="2026-07-27T20:26:00Z"/>
              </w:sdtContent>
            </w:sdt>
            <w:customXmlInsRangeEnd w:id="8655"/>
            <w:ins w:id="8656" w:author="Xuning Wei12232" w:date="2026-07-27T20:26:00Z">
              <w:r w:rsidR="0026505D"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8657" w:author="Xuning Wei12232" w:date="2026-07-27T20:59:00Z">
              <w:tcPr>
                <w:tcW w:w="990" w:type="pct"/>
                <w:gridSpan w:val="2"/>
                <w:vMerge w:val="restart"/>
                <w:vAlign w:val="center"/>
              </w:tcPr>
            </w:tcPrChange>
          </w:tcPr>
          <w:p w14:paraId="11E8DE03" w14:textId="77777777" w:rsidR="0026505D" w:rsidRPr="00032BAE" w:rsidRDefault="000B6761" w:rsidP="0026505D">
            <w:pPr>
              <w:jc w:val="both"/>
              <w:rPr>
                <w:ins w:id="8658" w:author="Xuning Wei12232" w:date="2026-07-27T20:26:00Z"/>
                <w:rFonts w:ascii="Times New Roman" w:eastAsia="仿宋_GB2312" w:hAnsi="Times New Roman" w:cs="Times New Roman"/>
                <w:color w:val="auto"/>
                <w:sz w:val="18"/>
                <w:szCs w:val="18"/>
                <w:u w:val="single"/>
                <w:lang w:eastAsia="zh-CN" w:bidi="ar"/>
              </w:rPr>
            </w:pPr>
            <w:customXmlInsRangeStart w:id="8659" w:author="Xuning Wei12232" w:date="2026-07-27T20:26:00Z"/>
            <w:sdt>
              <w:sdtPr>
                <w:rPr>
                  <w:rFonts w:ascii="Times New Roman" w:eastAsia="仿宋_GB2312" w:hAnsi="Times New Roman" w:cs="Times New Roman"/>
                  <w:b/>
                  <w:color w:val="auto"/>
                  <w:sz w:val="18"/>
                  <w:szCs w:val="18"/>
                  <w:lang w:eastAsia="zh-CN" w:bidi="ar"/>
                </w:rPr>
                <w:id w:val="-475682005"/>
                <w14:checkbox>
                  <w14:checked w14:val="0"/>
                  <w14:checkedState w14:val="2612" w14:font="MS Gothic"/>
                  <w14:uncheckedState w14:val="2610" w14:font="MS Gothic"/>
                </w14:checkbox>
              </w:sdtPr>
              <w:sdtEndPr/>
              <w:sdtContent>
                <w:customXmlInsRangeEnd w:id="8659"/>
                <w:ins w:id="8660"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661" w:author="Xuning Wei12232" w:date="2026-07-27T20:26:00Z"/>
              </w:sdtContent>
            </w:sdt>
            <w:customXmlInsRangeEnd w:id="8661"/>
            <w:ins w:id="8662" w:author="Xuning Wei12232" w:date="2026-07-27T20:26: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R&amp;D Lab: </w:t>
              </w:r>
              <w:r w:rsidR="0026505D" w:rsidRPr="00032BAE">
                <w:rPr>
                  <w:rFonts w:ascii="Times New Roman" w:eastAsia="仿宋_GB2312" w:hAnsi="Times New Roman" w:cs="Times New Roman"/>
                  <w:color w:val="auto"/>
                  <w:sz w:val="18"/>
                  <w:szCs w:val="18"/>
                  <w:u w:val="single"/>
                  <w:lang w:eastAsia="zh-CN" w:bidi="ar"/>
                </w:rPr>
                <w:t xml:space="preserve">N/A </w:t>
              </w:r>
            </w:ins>
          </w:p>
          <w:p w14:paraId="2D99E12C" w14:textId="77777777" w:rsidR="0026505D" w:rsidRPr="00032BAE" w:rsidRDefault="000B6761" w:rsidP="0026505D">
            <w:pPr>
              <w:jc w:val="both"/>
              <w:rPr>
                <w:ins w:id="8663" w:author="Xuning Wei12232" w:date="2026-07-27T20:26:00Z"/>
                <w:rFonts w:ascii="Times New Roman" w:eastAsia="仿宋_GB2312" w:hAnsi="Times New Roman" w:cs="Times New Roman"/>
                <w:color w:val="auto"/>
                <w:sz w:val="18"/>
                <w:szCs w:val="18"/>
                <w:u w:val="single"/>
                <w:lang w:eastAsia="zh-CN" w:bidi="ar"/>
              </w:rPr>
            </w:pPr>
            <w:customXmlInsRangeStart w:id="8664" w:author="Xuning Wei12232" w:date="2026-07-27T20:26:00Z"/>
            <w:sdt>
              <w:sdtPr>
                <w:rPr>
                  <w:rFonts w:ascii="Times New Roman" w:eastAsia="仿宋_GB2312" w:hAnsi="Times New Roman" w:cs="Times New Roman"/>
                  <w:b/>
                  <w:color w:val="auto"/>
                  <w:sz w:val="18"/>
                  <w:szCs w:val="18"/>
                  <w:lang w:eastAsia="zh-CN" w:bidi="ar"/>
                </w:rPr>
                <w:id w:val="-449479021"/>
                <w14:checkbox>
                  <w14:checked w14:val="1"/>
                  <w14:checkedState w14:val="2612" w14:font="MS Gothic"/>
                  <w14:uncheckedState w14:val="2610" w14:font="MS Gothic"/>
                </w14:checkbox>
              </w:sdtPr>
              <w:sdtEndPr/>
              <w:sdtContent>
                <w:customXmlInsRangeEnd w:id="8664"/>
                <w:ins w:id="8665"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666" w:author="Xuning Wei12232" w:date="2026-07-27T20:26:00Z"/>
              </w:sdtContent>
            </w:sdt>
            <w:customXmlInsRangeEnd w:id="8666"/>
            <w:ins w:id="8667" w:author="Xuning Wei12232" w:date="2026-07-27T20:26: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Production data, Lot Number:</w:t>
              </w:r>
              <w:r w:rsidR="0026505D" w:rsidRPr="00032BAE">
                <w:rPr>
                  <w:rFonts w:ascii="Times New Roman" w:eastAsia="仿宋_GB2312" w:hAnsi="Times New Roman" w:cs="Times New Roman"/>
                  <w:color w:val="auto"/>
                  <w:sz w:val="18"/>
                  <w:szCs w:val="18"/>
                  <w:u w:val="single"/>
                  <w:lang w:eastAsia="zh-CN" w:bidi="ar"/>
                </w:rPr>
                <w:t xml:space="preserve"> CPo140020-02-01-02  </w:t>
              </w:r>
            </w:ins>
          </w:p>
          <w:p w14:paraId="036024C9" w14:textId="77777777" w:rsidR="0026505D" w:rsidRPr="00032BAE" w:rsidRDefault="000B6761" w:rsidP="0026505D">
            <w:pPr>
              <w:jc w:val="both"/>
              <w:rPr>
                <w:ins w:id="8668" w:author="Xuning Wei12232" w:date="2026-07-27T20:26:00Z"/>
                <w:rFonts w:ascii="Times New Roman" w:eastAsia="仿宋_GB2312" w:hAnsi="Times New Roman" w:cs="Times New Roman"/>
                <w:color w:val="auto"/>
                <w:sz w:val="18"/>
                <w:szCs w:val="18"/>
                <w:lang w:eastAsia="zh-CN" w:bidi="ar"/>
              </w:rPr>
            </w:pPr>
            <w:customXmlInsRangeStart w:id="8669" w:author="Xuning Wei12232" w:date="2026-07-27T20:26:00Z"/>
            <w:sdt>
              <w:sdtPr>
                <w:rPr>
                  <w:rFonts w:ascii="Times New Roman" w:eastAsia="仿宋_GB2312" w:hAnsi="Times New Roman" w:cs="Times New Roman"/>
                  <w:b/>
                  <w:color w:val="auto"/>
                  <w:sz w:val="18"/>
                  <w:szCs w:val="18"/>
                  <w:lang w:eastAsia="zh-CN" w:bidi="ar"/>
                </w:rPr>
                <w:id w:val="920369633"/>
                <w14:checkbox>
                  <w14:checked w14:val="0"/>
                  <w14:checkedState w14:val="2612" w14:font="MS Gothic"/>
                  <w14:uncheckedState w14:val="2610" w14:font="MS Gothic"/>
                </w14:checkbox>
              </w:sdtPr>
              <w:sdtEndPr/>
              <w:sdtContent>
                <w:customXmlInsRangeEnd w:id="8669"/>
                <w:ins w:id="8670"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671" w:author="Xuning Wei12232" w:date="2026-07-27T20:26:00Z"/>
              </w:sdtContent>
            </w:sdt>
            <w:customXmlInsRangeEnd w:id="8671"/>
            <w:ins w:id="8672" w:author="Xuning Wei12232" w:date="2026-07-27T20:26:00Z">
              <w:r w:rsidR="0026505D" w:rsidRPr="00032BAE">
                <w:rPr>
                  <w:rFonts w:ascii="Times New Roman" w:eastAsia="仿宋_GB2312" w:hAnsi="Times New Roman" w:cs="Times New Roman"/>
                  <w:color w:val="auto"/>
                  <w:sz w:val="18"/>
                  <w:szCs w:val="18"/>
                  <w:lang w:eastAsia="zh-CN" w:bidi="ar"/>
                </w:rPr>
                <w:t xml:space="preserve"> Supplier data:</w:t>
              </w:r>
              <w:r w:rsidR="0026505D" w:rsidRPr="00032BAE">
                <w:rPr>
                  <w:rFonts w:ascii="Times New Roman" w:eastAsia="仿宋_GB2312" w:hAnsi="Times New Roman" w:cs="Times New Roman"/>
                  <w:color w:val="auto"/>
                  <w:sz w:val="18"/>
                  <w:szCs w:val="18"/>
                  <w:u w:val="single"/>
                  <w:lang w:eastAsia="zh-CN" w:bidi="ar"/>
                </w:rPr>
                <w:t xml:space="preserve"> N/A  </w:t>
              </w:r>
              <w:r w:rsidR="0026505D" w:rsidRPr="00032BAE">
                <w:rPr>
                  <w:rFonts w:ascii="Times New Roman" w:eastAsia="仿宋_GB2312" w:hAnsi="Times New Roman" w:cs="Times New Roman"/>
                  <w:color w:val="auto"/>
                  <w:sz w:val="18"/>
                  <w:szCs w:val="18"/>
                  <w:lang w:eastAsia="zh-CN" w:bidi="ar"/>
                </w:rPr>
                <w:t xml:space="preserve"> </w:t>
              </w:r>
            </w:ins>
          </w:p>
          <w:p w14:paraId="1A6FF7A8" w14:textId="77777777" w:rsidR="0026505D" w:rsidRPr="00032BAE" w:rsidRDefault="000B6761" w:rsidP="0026505D">
            <w:pPr>
              <w:jc w:val="both"/>
              <w:rPr>
                <w:ins w:id="8673" w:author="Xuning Wei12232" w:date="2026-07-27T20:26:00Z"/>
                <w:rFonts w:ascii="Times New Roman" w:eastAsia="仿宋_GB2312" w:hAnsi="Times New Roman" w:cs="Times New Roman"/>
                <w:color w:val="auto"/>
                <w:sz w:val="18"/>
                <w:szCs w:val="18"/>
                <w:u w:val="single"/>
                <w:lang w:eastAsia="zh-CN" w:bidi="ar"/>
              </w:rPr>
            </w:pPr>
            <w:customXmlInsRangeStart w:id="8674" w:author="Xuning Wei12232" w:date="2026-07-27T20:26:00Z"/>
            <w:sdt>
              <w:sdtPr>
                <w:rPr>
                  <w:rFonts w:ascii="Times New Roman" w:eastAsia="仿宋_GB2312" w:hAnsi="Times New Roman" w:cs="Times New Roman"/>
                  <w:b/>
                  <w:color w:val="auto"/>
                  <w:sz w:val="18"/>
                  <w:szCs w:val="18"/>
                  <w:lang w:eastAsia="zh-CN" w:bidi="ar"/>
                </w:rPr>
                <w:id w:val="1473638366"/>
                <w14:checkbox>
                  <w14:checked w14:val="1"/>
                  <w14:checkedState w14:val="2612" w14:font="MS Gothic"/>
                  <w14:uncheckedState w14:val="2610" w14:font="MS Gothic"/>
                </w14:checkbox>
              </w:sdtPr>
              <w:sdtEndPr/>
              <w:sdtContent>
                <w:customXmlInsRangeEnd w:id="8674"/>
                <w:ins w:id="8675"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676" w:author="Xuning Wei12232" w:date="2026-07-27T20:26:00Z"/>
              </w:sdtContent>
            </w:sdt>
            <w:customXmlInsRangeEnd w:id="8676"/>
            <w:ins w:id="8677" w:author="Xuning Wei12232" w:date="2026-07-27T20:26:00Z">
              <w:r w:rsidR="0026505D" w:rsidRPr="00032BAE">
                <w:rPr>
                  <w:rFonts w:ascii="Times New Roman" w:eastAsia="仿宋_GB2312" w:hAnsi="Times New Roman" w:cs="Times New Roman"/>
                  <w:color w:val="auto"/>
                  <w:sz w:val="18"/>
                  <w:szCs w:val="18"/>
                  <w:lang w:eastAsia="zh-CN" w:bidi="ar"/>
                </w:rPr>
                <w:t xml:space="preserve"> *Handbook &amp; Page:</w:t>
              </w:r>
              <w:r w:rsidR="0026505D" w:rsidRPr="00032BAE">
                <w:rPr>
                  <w:rFonts w:ascii="Times New Roman" w:eastAsia="仿宋_GB2312" w:hAnsi="Times New Roman" w:cs="Times New Roman"/>
                  <w:color w:val="auto"/>
                  <w:sz w:val="18"/>
                  <w:szCs w:val="18"/>
                  <w:u w:val="single"/>
                  <w:lang w:eastAsia="zh-CN" w:bidi="ar"/>
                </w:rPr>
                <w:t xml:space="preserve"> N/A  </w:t>
              </w:r>
            </w:ins>
          </w:p>
          <w:p w14:paraId="547CAA31" w14:textId="77777777" w:rsidR="0026505D" w:rsidRPr="00032BAE" w:rsidRDefault="000B6761" w:rsidP="0026505D">
            <w:pPr>
              <w:jc w:val="both"/>
              <w:rPr>
                <w:ins w:id="8678" w:author="Xuning Wei12232" w:date="2026-07-27T20:26:00Z"/>
                <w:rFonts w:ascii="Times New Roman" w:eastAsia="仿宋_GB2312" w:hAnsi="Times New Roman" w:cs="Times New Roman"/>
                <w:b/>
                <w:color w:val="auto"/>
                <w:sz w:val="18"/>
                <w:szCs w:val="18"/>
                <w:lang w:eastAsia="zh-CN" w:bidi="ar"/>
              </w:rPr>
            </w:pPr>
            <w:customXmlInsRangeStart w:id="8679" w:author="Xuning Wei12232" w:date="2026-07-27T20:26:00Z"/>
            <w:sdt>
              <w:sdtPr>
                <w:rPr>
                  <w:rFonts w:ascii="Times New Roman" w:eastAsia="仿宋_GB2312" w:hAnsi="Times New Roman" w:cs="Times New Roman"/>
                  <w:color w:val="auto"/>
                  <w:sz w:val="18"/>
                  <w:szCs w:val="18"/>
                  <w:lang w:eastAsia="zh-CN" w:bidi="ar"/>
                </w:rPr>
                <w:id w:val="-1985771648"/>
                <w14:checkbox>
                  <w14:checked w14:val="1"/>
                  <w14:checkedState w14:val="2612" w14:font="MS Gothic"/>
                  <w14:uncheckedState w14:val="2610" w14:font="MS Gothic"/>
                </w14:checkbox>
              </w:sdtPr>
              <w:sdtEndPr/>
              <w:sdtContent>
                <w:customXmlInsRangeEnd w:id="8679"/>
                <w:ins w:id="8680" w:author="Xuning Wei12232" w:date="2026-07-27T20:26:00Z">
                  <w:r w:rsidR="0026505D" w:rsidRPr="00032BAE">
                    <w:rPr>
                      <w:rFonts w:ascii="Segoe UI Symbol" w:eastAsia="仿宋_GB2312" w:hAnsi="Segoe UI Symbol" w:cs="Segoe UI Symbol"/>
                      <w:color w:val="auto"/>
                      <w:sz w:val="18"/>
                      <w:szCs w:val="18"/>
                      <w:lang w:eastAsia="zh-CN" w:bidi="ar"/>
                    </w:rPr>
                    <w:t>☒</w:t>
                  </w:r>
                </w:ins>
                <w:customXmlInsRangeStart w:id="8681" w:author="Xuning Wei12232" w:date="2026-07-27T20:26:00Z"/>
              </w:sdtContent>
            </w:sdt>
            <w:customXmlInsRangeEnd w:id="8681"/>
            <w:ins w:id="8682" w:author="Xuning Wei12232" w:date="2026-07-27T20:26:00Z">
              <w:r w:rsidR="0026505D" w:rsidRPr="00032BAE">
                <w:rPr>
                  <w:rFonts w:ascii="Times New Roman" w:eastAsia="仿宋_GB2312" w:hAnsi="Times New Roman" w:cs="Times New Roman"/>
                  <w:color w:val="auto"/>
                  <w:sz w:val="18"/>
                  <w:szCs w:val="18"/>
                  <w:lang w:eastAsia="zh-CN" w:bidi="ar"/>
                </w:rPr>
                <w:t xml:space="preserve"> Other:</w:t>
              </w:r>
              <w:r w:rsidR="0026505D"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26505D" w:rsidRPr="00032BAE">
                <w:rPr>
                  <w:rFonts w:ascii="Times New Roman" w:eastAsia="仿宋_GB2312" w:hAnsi="Times New Roman" w:cs="Times New Roman"/>
                  <w:color w:val="auto"/>
                  <w:sz w:val="18"/>
                  <w:szCs w:val="18"/>
                  <w:u w:val="single"/>
                  <w:lang w:eastAsia="zh-CN" w:bidi="ar"/>
                </w:rPr>
                <w:t>salts.The</w:t>
              </w:r>
              <w:proofErr w:type="spellEnd"/>
              <w:r w:rsidR="0026505D"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26505D" w:rsidRPr="00032BAE">
                <w:rPr>
                  <w:rFonts w:ascii="Times New Roman" w:eastAsia="仿宋_GB2312" w:hAnsi="Times New Roman" w:cs="Times New Roman"/>
                  <w:color w:val="auto"/>
                  <w:sz w:val="18"/>
                  <w:szCs w:val="18"/>
                  <w:u w:val="single"/>
                  <w:lang w:eastAsia="zh-CN" w:bidi="ar"/>
                </w:rPr>
                <w:t>solvents.The</w:t>
              </w:r>
              <w:proofErr w:type="spellEnd"/>
              <w:r w:rsidR="0026505D"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26505D" w:rsidRPr="00032BAE" w14:paraId="74D9EC30" w14:textId="77777777" w:rsidTr="00770B21">
        <w:trPr>
          <w:trHeight w:val="1049"/>
          <w:ins w:id="8683" w:author="Xuning Wei12232" w:date="2026-07-27T20:26:00Z"/>
          <w:trPrChange w:id="8684" w:author="Xuning Wei12232" w:date="2026-07-27T20:59:00Z">
            <w:trPr>
              <w:trHeight w:val="1049"/>
            </w:trPr>
          </w:trPrChange>
        </w:trPr>
        <w:tc>
          <w:tcPr>
            <w:tcW w:w="269" w:type="pct"/>
            <w:vMerge/>
            <w:shd w:val="clear" w:color="auto" w:fill="FFFFFF" w:themeFill="background1"/>
            <w:vAlign w:val="center"/>
            <w:tcPrChange w:id="8685" w:author="Xuning Wei12232" w:date="2026-07-27T20:59:00Z">
              <w:tcPr>
                <w:tcW w:w="269" w:type="pct"/>
                <w:gridSpan w:val="2"/>
                <w:vMerge/>
                <w:shd w:val="clear" w:color="auto" w:fill="FFFFFF" w:themeFill="background1"/>
                <w:vAlign w:val="center"/>
              </w:tcPr>
            </w:tcPrChange>
          </w:tcPr>
          <w:p w14:paraId="2860B284" w14:textId="77777777" w:rsidR="0026505D" w:rsidRPr="00032BAE" w:rsidRDefault="0026505D" w:rsidP="0026505D">
            <w:pPr>
              <w:jc w:val="both"/>
              <w:rPr>
                <w:ins w:id="8686"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8687" w:author="Xuning Wei12232" w:date="2026-07-27T20:59:00Z">
              <w:tcPr>
                <w:tcW w:w="1365" w:type="pct"/>
                <w:gridSpan w:val="3"/>
                <w:vMerge/>
                <w:shd w:val="clear" w:color="auto" w:fill="FFFFFF" w:themeFill="background1"/>
                <w:vAlign w:val="center"/>
              </w:tcPr>
            </w:tcPrChange>
          </w:tcPr>
          <w:p w14:paraId="20AD3CE2" w14:textId="77777777" w:rsidR="0026505D" w:rsidRPr="00032BAE" w:rsidRDefault="0026505D" w:rsidP="0026505D">
            <w:pPr>
              <w:jc w:val="both"/>
              <w:rPr>
                <w:ins w:id="8688"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8689" w:author="Xuning Wei12232" w:date="2026-07-27T20:59:00Z">
              <w:tcPr>
                <w:tcW w:w="842" w:type="pct"/>
                <w:gridSpan w:val="3"/>
                <w:vMerge/>
                <w:shd w:val="clear" w:color="auto" w:fill="FFFFFF" w:themeFill="background1"/>
                <w:vAlign w:val="center"/>
              </w:tcPr>
            </w:tcPrChange>
          </w:tcPr>
          <w:p w14:paraId="31057628" w14:textId="77777777" w:rsidR="0026505D" w:rsidRPr="00032BAE" w:rsidRDefault="0026505D" w:rsidP="0026505D">
            <w:pPr>
              <w:jc w:val="both"/>
              <w:rPr>
                <w:ins w:id="8690" w:author="Xuning Wei12232" w:date="2026-07-27T20:26: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8691" w:author="Xuning Wei12232" w:date="2026-07-27T20:59:00Z">
              <w:tcPr>
                <w:tcW w:w="346" w:type="pct"/>
                <w:gridSpan w:val="3"/>
                <w:vMerge/>
                <w:shd w:val="clear" w:color="auto" w:fill="FFFFFF" w:themeFill="background1"/>
                <w:vAlign w:val="center"/>
              </w:tcPr>
            </w:tcPrChange>
          </w:tcPr>
          <w:p w14:paraId="39929E05" w14:textId="77777777" w:rsidR="0026505D" w:rsidRPr="00032BAE" w:rsidRDefault="0026505D" w:rsidP="0026505D">
            <w:pPr>
              <w:jc w:val="both"/>
              <w:rPr>
                <w:ins w:id="8692"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8693" w:author="Xuning Wei12232" w:date="2026-07-27T20:59:00Z">
              <w:tcPr>
                <w:tcW w:w="396" w:type="pct"/>
                <w:gridSpan w:val="3"/>
                <w:vMerge/>
                <w:shd w:val="clear" w:color="auto" w:fill="FFFFFF" w:themeFill="background1"/>
                <w:vAlign w:val="center"/>
              </w:tcPr>
            </w:tcPrChange>
          </w:tcPr>
          <w:p w14:paraId="48C4F637" w14:textId="77777777" w:rsidR="0026505D" w:rsidRPr="00032BAE" w:rsidRDefault="0026505D" w:rsidP="0026505D">
            <w:pPr>
              <w:jc w:val="both"/>
              <w:rPr>
                <w:ins w:id="8694" w:author="Xuning Wei12232" w:date="2026-07-27T20:26:00Z"/>
                <w:rFonts w:ascii="Times New Roman" w:eastAsia="仿宋_GB2312" w:hAnsi="Times New Roman" w:cs="Times New Roman"/>
                <w:color w:val="auto"/>
                <w:sz w:val="20"/>
                <w:szCs w:val="20"/>
                <w:lang w:eastAsia="zh-CN" w:bidi="ar"/>
              </w:rPr>
            </w:pPr>
          </w:p>
        </w:tc>
        <w:tc>
          <w:tcPr>
            <w:tcW w:w="397" w:type="pct"/>
            <w:vAlign w:val="center"/>
            <w:tcPrChange w:id="8695" w:author="Xuning Wei12232" w:date="2026-07-27T20:59:00Z">
              <w:tcPr>
                <w:tcW w:w="335" w:type="pct"/>
                <w:gridSpan w:val="2"/>
                <w:vAlign w:val="center"/>
              </w:tcPr>
            </w:tcPrChange>
          </w:tcPr>
          <w:p w14:paraId="472671FF" w14:textId="77777777" w:rsidR="0026505D" w:rsidRPr="00032BAE" w:rsidRDefault="000B6761" w:rsidP="0026505D">
            <w:pPr>
              <w:jc w:val="both"/>
              <w:rPr>
                <w:ins w:id="8696" w:author="Xuning Wei12232" w:date="2026-07-27T20:26:00Z"/>
                <w:rFonts w:ascii="Times New Roman" w:eastAsia="仿宋_GB2312" w:hAnsi="Times New Roman" w:cs="Times New Roman"/>
                <w:color w:val="auto"/>
                <w:sz w:val="18"/>
                <w:szCs w:val="20"/>
                <w:lang w:eastAsia="zh-CN" w:bidi="ar"/>
              </w:rPr>
            </w:pPr>
            <w:customXmlInsRangeStart w:id="8697" w:author="Xuning Wei12232" w:date="2026-07-27T20:26:00Z"/>
            <w:sdt>
              <w:sdtPr>
                <w:rPr>
                  <w:rFonts w:ascii="Times New Roman" w:eastAsia="仿宋_GB2312" w:hAnsi="Times New Roman" w:cs="Times New Roman"/>
                  <w:b/>
                  <w:color w:val="auto"/>
                  <w:sz w:val="18"/>
                  <w:szCs w:val="20"/>
                  <w:lang w:eastAsia="zh-CN" w:bidi="ar"/>
                </w:rPr>
                <w:id w:val="-2043437262"/>
                <w14:checkbox>
                  <w14:checked w14:val="0"/>
                  <w14:checkedState w14:val="2612" w14:font="MS Gothic"/>
                  <w14:uncheckedState w14:val="2610" w14:font="MS Gothic"/>
                </w14:checkbox>
              </w:sdtPr>
              <w:sdtEndPr/>
              <w:sdtContent>
                <w:customXmlInsRangeEnd w:id="8697"/>
                <w:ins w:id="8698" w:author="Xuning Wei12232" w:date="2026-07-27T20:26:00Z">
                  <w:r w:rsidR="0026505D" w:rsidRPr="00032BAE">
                    <w:rPr>
                      <w:rFonts w:ascii="Segoe UI Symbol" w:eastAsia="仿宋_GB2312" w:hAnsi="Segoe UI Symbol" w:cs="Segoe UI Symbol"/>
                      <w:b/>
                      <w:color w:val="auto"/>
                      <w:sz w:val="18"/>
                      <w:szCs w:val="20"/>
                      <w:lang w:eastAsia="zh-CN" w:bidi="ar"/>
                    </w:rPr>
                    <w:t>☐</w:t>
                  </w:r>
                </w:ins>
                <w:customXmlInsRangeStart w:id="8699" w:author="Xuning Wei12232" w:date="2026-07-27T20:26:00Z"/>
              </w:sdtContent>
            </w:sdt>
            <w:customXmlInsRangeEnd w:id="8699"/>
            <w:ins w:id="8700" w:author="Xuning Wei12232" w:date="2026-07-27T20:26:00Z">
              <w:r w:rsidR="0026505D" w:rsidRPr="00032BAE">
                <w:rPr>
                  <w:rFonts w:ascii="Times New Roman" w:eastAsia="仿宋_GB2312" w:hAnsi="Times New Roman" w:cs="Times New Roman"/>
                  <w:color w:val="auto"/>
                  <w:sz w:val="18"/>
                  <w:szCs w:val="20"/>
                  <w:lang w:eastAsia="zh-CN" w:bidi="ar"/>
                </w:rPr>
                <w:t xml:space="preserve"> High</w:t>
              </w:r>
            </w:ins>
          </w:p>
          <w:p w14:paraId="28F0318F" w14:textId="77777777" w:rsidR="0026505D" w:rsidRPr="00032BAE" w:rsidRDefault="000B6761" w:rsidP="0026505D">
            <w:pPr>
              <w:jc w:val="both"/>
              <w:rPr>
                <w:ins w:id="8701" w:author="Xuning Wei12232" w:date="2026-07-27T20:26:00Z"/>
                <w:rFonts w:ascii="Times New Roman" w:eastAsia="仿宋_GB2312" w:hAnsi="Times New Roman" w:cs="Times New Roman"/>
                <w:color w:val="auto"/>
                <w:sz w:val="18"/>
                <w:szCs w:val="20"/>
                <w:lang w:eastAsia="zh-CN" w:bidi="ar"/>
              </w:rPr>
            </w:pPr>
            <w:customXmlInsRangeStart w:id="8702" w:author="Xuning Wei12232" w:date="2026-07-27T20:26:00Z"/>
            <w:sdt>
              <w:sdtPr>
                <w:rPr>
                  <w:rFonts w:ascii="Times New Roman" w:eastAsia="仿宋_GB2312" w:hAnsi="Times New Roman" w:cs="Times New Roman"/>
                  <w:b/>
                  <w:color w:val="auto"/>
                  <w:sz w:val="18"/>
                  <w:szCs w:val="20"/>
                  <w:lang w:eastAsia="zh-CN" w:bidi="ar"/>
                </w:rPr>
                <w:id w:val="-1278866267"/>
                <w14:checkbox>
                  <w14:checked w14:val="0"/>
                  <w14:checkedState w14:val="2612" w14:font="MS Gothic"/>
                  <w14:uncheckedState w14:val="2610" w14:font="MS Gothic"/>
                </w14:checkbox>
              </w:sdtPr>
              <w:sdtEndPr/>
              <w:sdtContent>
                <w:customXmlInsRangeEnd w:id="8702"/>
                <w:ins w:id="8703" w:author="Xuning Wei12232" w:date="2026-07-27T20:26:00Z">
                  <w:r w:rsidR="0026505D" w:rsidRPr="00032BAE">
                    <w:rPr>
                      <w:rFonts w:ascii="Segoe UI Symbol" w:eastAsia="仿宋_GB2312" w:hAnsi="Segoe UI Symbol" w:cs="Segoe UI Symbol"/>
                      <w:b/>
                      <w:color w:val="auto"/>
                      <w:sz w:val="18"/>
                      <w:szCs w:val="20"/>
                      <w:lang w:eastAsia="zh-CN" w:bidi="ar"/>
                    </w:rPr>
                    <w:t>☐</w:t>
                  </w:r>
                </w:ins>
                <w:customXmlInsRangeStart w:id="8704" w:author="Xuning Wei12232" w:date="2026-07-27T20:26:00Z"/>
              </w:sdtContent>
            </w:sdt>
            <w:customXmlInsRangeEnd w:id="8704"/>
            <w:ins w:id="8705" w:author="Xuning Wei12232" w:date="2026-07-27T20:26:00Z">
              <w:r w:rsidR="0026505D" w:rsidRPr="00032BAE">
                <w:rPr>
                  <w:rFonts w:ascii="Times New Roman" w:eastAsia="仿宋_GB2312" w:hAnsi="Times New Roman" w:cs="Times New Roman"/>
                  <w:b/>
                  <w:color w:val="auto"/>
                  <w:sz w:val="18"/>
                  <w:szCs w:val="20"/>
                  <w:lang w:eastAsia="zh-CN" w:bidi="ar"/>
                </w:rPr>
                <w:t xml:space="preserve"> </w:t>
              </w:r>
              <w:r w:rsidR="0026505D" w:rsidRPr="00032BAE">
                <w:rPr>
                  <w:rFonts w:ascii="Times New Roman" w:eastAsia="仿宋_GB2312" w:hAnsi="Times New Roman" w:cs="Times New Roman"/>
                  <w:color w:val="auto"/>
                  <w:sz w:val="18"/>
                  <w:szCs w:val="20"/>
                  <w:lang w:eastAsia="zh-CN" w:bidi="ar"/>
                </w:rPr>
                <w:t>Medium</w:t>
              </w:r>
            </w:ins>
          </w:p>
          <w:p w14:paraId="21AA0056" w14:textId="77777777" w:rsidR="0026505D" w:rsidRPr="00032BAE" w:rsidRDefault="000B6761" w:rsidP="0026505D">
            <w:pPr>
              <w:jc w:val="both"/>
              <w:rPr>
                <w:ins w:id="8706" w:author="Xuning Wei12232" w:date="2026-07-27T20:26:00Z"/>
                <w:rFonts w:ascii="Times New Roman" w:eastAsia="仿宋_GB2312" w:hAnsi="Times New Roman" w:cs="Times New Roman"/>
                <w:color w:val="auto"/>
                <w:sz w:val="18"/>
                <w:szCs w:val="20"/>
                <w:lang w:eastAsia="zh-CN" w:bidi="ar"/>
              </w:rPr>
            </w:pPr>
            <w:customXmlInsRangeStart w:id="8707" w:author="Xuning Wei12232" w:date="2026-07-27T20:26:00Z"/>
            <w:sdt>
              <w:sdtPr>
                <w:rPr>
                  <w:rFonts w:ascii="Times New Roman" w:eastAsia="仿宋_GB2312" w:hAnsi="Times New Roman" w:cs="Times New Roman"/>
                  <w:b/>
                  <w:color w:val="auto"/>
                  <w:sz w:val="18"/>
                  <w:szCs w:val="20"/>
                  <w:lang w:eastAsia="zh-CN" w:bidi="ar"/>
                </w:rPr>
                <w:id w:val="1730113758"/>
                <w14:checkbox>
                  <w14:checked w14:val="1"/>
                  <w14:checkedState w14:val="2612" w14:font="MS Gothic"/>
                  <w14:uncheckedState w14:val="2610" w14:font="MS Gothic"/>
                </w14:checkbox>
              </w:sdtPr>
              <w:sdtEndPr/>
              <w:sdtContent>
                <w:customXmlInsRangeEnd w:id="8707"/>
                <w:ins w:id="8708" w:author="Xuning Wei12232" w:date="2026-07-27T20:26:00Z">
                  <w:r w:rsidR="0026505D" w:rsidRPr="00032BAE">
                    <w:rPr>
                      <w:rFonts w:ascii="Segoe UI Symbol" w:eastAsia="仿宋_GB2312" w:hAnsi="Segoe UI Symbol" w:cs="Segoe UI Symbol"/>
                      <w:b/>
                      <w:color w:val="auto"/>
                      <w:sz w:val="18"/>
                      <w:szCs w:val="20"/>
                      <w:lang w:eastAsia="zh-CN" w:bidi="ar"/>
                    </w:rPr>
                    <w:t>☒</w:t>
                  </w:r>
                </w:ins>
                <w:customXmlInsRangeStart w:id="8709" w:author="Xuning Wei12232" w:date="2026-07-27T20:26:00Z"/>
              </w:sdtContent>
            </w:sdt>
            <w:customXmlInsRangeEnd w:id="8709"/>
            <w:ins w:id="8710" w:author="Xuning Wei12232" w:date="2026-07-27T20:26:00Z">
              <w:r w:rsidR="0026505D" w:rsidRPr="00032BAE">
                <w:rPr>
                  <w:rFonts w:ascii="Times New Roman" w:eastAsia="仿宋_GB2312" w:hAnsi="Times New Roman" w:cs="Times New Roman"/>
                  <w:color w:val="auto"/>
                  <w:sz w:val="18"/>
                  <w:szCs w:val="20"/>
                  <w:lang w:eastAsia="zh-CN" w:bidi="ar"/>
                </w:rPr>
                <w:t xml:space="preserve"> Low</w:t>
              </w:r>
            </w:ins>
          </w:p>
        </w:tc>
        <w:tc>
          <w:tcPr>
            <w:tcW w:w="494" w:type="pct"/>
            <w:vAlign w:val="center"/>
            <w:tcPrChange w:id="8711" w:author="Xuning Wei12232" w:date="2026-07-27T20:59:00Z">
              <w:tcPr>
                <w:tcW w:w="457" w:type="pct"/>
                <w:gridSpan w:val="3"/>
                <w:vAlign w:val="center"/>
              </w:tcPr>
            </w:tcPrChange>
          </w:tcPr>
          <w:p w14:paraId="11DB9E5D" w14:textId="77777777" w:rsidR="0026505D" w:rsidRPr="00032BAE" w:rsidRDefault="0026505D" w:rsidP="0026505D">
            <w:pPr>
              <w:jc w:val="both"/>
              <w:rPr>
                <w:ins w:id="8712" w:author="Xuning Wei12232" w:date="2026-07-27T20:26:00Z"/>
                <w:rFonts w:ascii="Times New Roman" w:eastAsia="仿宋_GB2312" w:hAnsi="Times New Roman" w:cs="Times New Roman"/>
                <w:color w:val="auto"/>
                <w:sz w:val="18"/>
                <w:szCs w:val="20"/>
                <w:lang w:eastAsia="zh-CN" w:bidi="ar"/>
              </w:rPr>
            </w:pPr>
            <w:ins w:id="8713" w:author="Xuning Wei12232" w:date="2026-07-27T20:26:00Z">
              <w:r w:rsidRPr="00032BAE">
                <w:rPr>
                  <w:rFonts w:ascii="Times New Roman" w:eastAsia="仿宋_GB2312" w:hAnsi="Times New Roman" w:cs="Times New Roman"/>
                  <w:color w:val="auto"/>
                  <w:sz w:val="18"/>
                  <w:szCs w:val="20"/>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20"/>
                  <w:lang w:eastAsia="zh-CN" w:bidi="ar"/>
                </w:rPr>
                <w:t>Asymchem</w:t>
              </w:r>
              <w:proofErr w:type="spellEnd"/>
              <w:r w:rsidRPr="00032BAE">
                <w:rPr>
                  <w:rFonts w:ascii="Times New Roman" w:eastAsia="仿宋_GB2312" w:hAnsi="Times New Roman" w:cs="Times New Roman"/>
                  <w:color w:val="auto"/>
                  <w:sz w:val="18"/>
                  <w:szCs w:val="20"/>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20"/>
                  <w:lang w:eastAsia="zh-CN" w:bidi="ar"/>
                </w:rPr>
                <w:t>Dimethylformamide</w:t>
              </w:r>
              <w:proofErr w:type="spellEnd"/>
              <w:r w:rsidRPr="00032BAE">
                <w:rPr>
                  <w:rFonts w:ascii="Times New Roman" w:eastAsia="仿宋_GB2312" w:hAnsi="Times New Roman" w:cs="Times New Roman"/>
                  <w:color w:val="auto"/>
                  <w:sz w:val="18"/>
                  <w:szCs w:val="20"/>
                  <w:lang w:eastAsia="zh-CN" w:bidi="ar"/>
                </w:rPr>
                <w:t xml:space="preserve"> is also compatible with Glass, HSS and SS</w:t>
              </w:r>
            </w:ins>
          </w:p>
        </w:tc>
        <w:tc>
          <w:tcPr>
            <w:tcW w:w="891" w:type="pct"/>
            <w:vMerge/>
            <w:vAlign w:val="center"/>
            <w:tcPrChange w:id="8714" w:author="Xuning Wei12232" w:date="2026-07-27T20:59:00Z">
              <w:tcPr>
                <w:tcW w:w="990" w:type="pct"/>
                <w:gridSpan w:val="2"/>
                <w:vMerge/>
                <w:vAlign w:val="center"/>
              </w:tcPr>
            </w:tcPrChange>
          </w:tcPr>
          <w:p w14:paraId="31571553" w14:textId="77777777" w:rsidR="0026505D" w:rsidRPr="00032BAE" w:rsidRDefault="0026505D" w:rsidP="0026505D">
            <w:pPr>
              <w:jc w:val="both"/>
              <w:rPr>
                <w:ins w:id="8715" w:author="Xuning Wei12232" w:date="2026-07-27T20:26:00Z"/>
                <w:rFonts w:ascii="Times New Roman" w:eastAsia="仿宋_GB2312" w:hAnsi="Times New Roman" w:cs="Times New Roman"/>
                <w:b/>
                <w:color w:val="auto"/>
                <w:sz w:val="20"/>
                <w:szCs w:val="20"/>
                <w:lang w:eastAsia="zh-CN" w:bidi="ar"/>
              </w:rPr>
            </w:pPr>
          </w:p>
        </w:tc>
      </w:tr>
      <w:tr w:rsidR="0026505D" w:rsidRPr="00032BAE" w14:paraId="34651020" w14:textId="77777777" w:rsidTr="00397878">
        <w:trPr>
          <w:trHeight w:val="1636"/>
          <w:ins w:id="8716" w:author="Xuning Wei12232" w:date="2026-07-27T20:26:00Z"/>
          <w:trPrChange w:id="8717" w:author="Xuning Wei12232" w:date="2026-07-27T20:59:00Z">
            <w:trPr>
              <w:trHeight w:val="397"/>
            </w:trPr>
          </w:trPrChange>
        </w:trPr>
        <w:tc>
          <w:tcPr>
            <w:tcW w:w="269" w:type="pct"/>
            <w:vMerge w:val="restart"/>
            <w:shd w:val="clear" w:color="auto" w:fill="FFFFFF" w:themeFill="background1"/>
            <w:vAlign w:val="center"/>
            <w:tcPrChange w:id="8718" w:author="Xuning Wei12232" w:date="2026-07-27T20:59:00Z">
              <w:tcPr>
                <w:tcW w:w="269" w:type="pct"/>
                <w:gridSpan w:val="2"/>
                <w:vMerge w:val="restart"/>
                <w:shd w:val="clear" w:color="auto" w:fill="FFFFFF" w:themeFill="background1"/>
                <w:vAlign w:val="center"/>
              </w:tcPr>
            </w:tcPrChange>
          </w:tcPr>
          <w:p w14:paraId="333D56A7" w14:textId="5C5E59AA" w:rsidR="0026505D" w:rsidRPr="00032BAE" w:rsidRDefault="0026505D">
            <w:pPr>
              <w:jc w:val="center"/>
              <w:rPr>
                <w:ins w:id="8719" w:author="Xuning Wei12232" w:date="2026-07-27T20:26:00Z"/>
                <w:rFonts w:ascii="Times New Roman" w:eastAsia="仿宋_GB2312" w:hAnsi="Times New Roman" w:cs="Times New Roman"/>
                <w:color w:val="auto"/>
                <w:sz w:val="18"/>
                <w:szCs w:val="18"/>
                <w:lang w:eastAsia="zh-CN"/>
              </w:rPr>
              <w:pPrChange w:id="8720" w:author="Xuning Wei12232" w:date="2026-07-27T20:36:00Z">
                <w:pPr>
                  <w:jc w:val="both"/>
                </w:pPr>
              </w:pPrChange>
            </w:pPr>
            <w:ins w:id="8721" w:author="Xuning Wei12232" w:date="2026-07-27T20:36:00Z">
              <w:r>
                <w:rPr>
                  <w:rFonts w:ascii="Times New Roman" w:eastAsia="仿宋_GB2312" w:hAnsi="Times New Roman" w:cs="Times New Roman"/>
                  <w:color w:val="auto"/>
                  <w:sz w:val="18"/>
                  <w:szCs w:val="18"/>
                  <w:lang w:eastAsia="zh-CN"/>
                </w:rPr>
                <w:lastRenderedPageBreak/>
                <w:t>7</w:t>
              </w:r>
            </w:ins>
          </w:p>
        </w:tc>
        <w:tc>
          <w:tcPr>
            <w:tcW w:w="1365" w:type="pct"/>
            <w:vMerge w:val="restart"/>
            <w:shd w:val="clear" w:color="auto" w:fill="FFFFFF" w:themeFill="background1"/>
            <w:vAlign w:val="center"/>
            <w:tcPrChange w:id="8722" w:author="Xuning Wei12232" w:date="2026-07-27T20:59:00Z">
              <w:tcPr>
                <w:tcW w:w="1365" w:type="pct"/>
                <w:gridSpan w:val="3"/>
                <w:vMerge w:val="restart"/>
                <w:shd w:val="clear" w:color="auto" w:fill="FFFFFF" w:themeFill="background1"/>
                <w:vAlign w:val="center"/>
              </w:tcPr>
            </w:tcPrChange>
          </w:tcPr>
          <w:p w14:paraId="60873B6C" w14:textId="77777777" w:rsidR="0026505D" w:rsidRPr="006F0556" w:rsidRDefault="0026505D">
            <w:pPr>
              <w:rPr>
                <w:ins w:id="8723" w:author="Xuning Wei12232" w:date="2026-07-27T20:35:00Z"/>
                <w:rFonts w:ascii="Times New Roman" w:eastAsia="仿宋_GB2312" w:hAnsi="Times New Roman" w:cs="Times New Roman"/>
                <w:color w:val="0000FF"/>
                <w:sz w:val="18"/>
                <w:szCs w:val="18"/>
                <w:lang w:eastAsia="zh-CN"/>
              </w:rPr>
              <w:pPrChange w:id="8724" w:author="Xuning Wei12232" w:date="2026-07-27T20:35:00Z">
                <w:pPr>
                  <w:jc w:val="center"/>
                </w:pPr>
              </w:pPrChange>
            </w:pPr>
            <w:ins w:id="8725" w:author="Xuning Wei12232" w:date="2026-07-27T20:35:00Z">
              <w:r w:rsidRPr="006F0556">
                <w:rPr>
                  <w:rFonts w:ascii="Times New Roman" w:eastAsia="仿宋_GB2312" w:hAnsi="Times New Roman" w:cs="Times New Roman"/>
                  <w:color w:val="0000FF"/>
                  <w:sz w:val="18"/>
                  <w:szCs w:val="18"/>
                  <w:lang w:eastAsia="zh-CN"/>
                </w:rPr>
                <w:t>Ser20 ~ Ser21</w:t>
              </w:r>
            </w:ins>
          </w:p>
          <w:p w14:paraId="599C2084" w14:textId="3EFF79A6" w:rsidR="0026505D" w:rsidRDefault="0026505D" w:rsidP="0026505D">
            <w:pPr>
              <w:jc w:val="both"/>
              <w:rPr>
                <w:ins w:id="8726" w:author="Xuning Wei12232" w:date="2026-07-27T20:35:00Z"/>
                <w:rFonts w:ascii="Times New Roman" w:eastAsia="等线" w:hAnsi="Times New Roman" w:cs="Times New Roman"/>
                <w:color w:val="000000" w:themeColor="text1"/>
                <w:sz w:val="18"/>
                <w:szCs w:val="18"/>
              </w:rPr>
            </w:pPr>
            <w:proofErr w:type="spellStart"/>
            <w:ins w:id="8727" w:author="Xuning Wei12232" w:date="2026-07-27T20:35:00Z">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-L-</w:t>
              </w:r>
              <w:proofErr w:type="spellStart"/>
              <w:r w:rsidRPr="008B3C39">
                <w:rPr>
                  <w:rFonts w:ascii="Times New Roman" w:eastAsia="仿宋_GB2312" w:hAnsi="Times New Roman" w:cs="Times New Roman"/>
                  <w:color w:val="auto"/>
                  <w:sz w:val="18"/>
                  <w:szCs w:val="18"/>
                  <w:lang w:eastAsia="zh-CN"/>
                </w:rPr>
                <w:t>Ser</w:t>
              </w:r>
              <w:proofErr w:type="spellEnd"/>
              <w:r w:rsidRPr="008B3C39">
                <w:rPr>
                  <w:rFonts w:ascii="Times New Roman" w:eastAsia="仿宋_GB2312" w:hAnsi="Times New Roman" w:cs="Times New Roman"/>
                  <w:color w:val="auto"/>
                  <w:sz w:val="18"/>
                  <w:szCs w:val="18"/>
                  <w:lang w:eastAsia="zh-CN"/>
                </w:rPr>
                <w:t>(</w:t>
              </w:r>
              <w:proofErr w:type="spellStart"/>
              <w:r w:rsidRPr="008B3C39">
                <w:rPr>
                  <w:rFonts w:ascii="Times New Roman" w:eastAsia="仿宋_GB2312" w:hAnsi="Times New Roman" w:cs="Times New Roman"/>
                  <w:color w:val="auto"/>
                  <w:sz w:val="18"/>
                  <w:szCs w:val="18"/>
                  <w:lang w:eastAsia="zh-CN"/>
                </w:rPr>
                <w:t>tBu</w:t>
              </w:r>
              <w:proofErr w:type="spellEnd"/>
              <w:r w:rsidRPr="008B3C39">
                <w:rPr>
                  <w:rFonts w:ascii="Times New Roman" w:eastAsia="仿宋_GB2312" w:hAnsi="Times New Roman" w:cs="Times New Roman"/>
                  <w:color w:val="auto"/>
                  <w:sz w:val="18"/>
                  <w:szCs w:val="18"/>
                  <w:lang w:eastAsia="zh-CN"/>
                </w:rPr>
                <w:t>)-OH activation and transfer</w:t>
              </w:r>
            </w:ins>
          </w:p>
          <w:p w14:paraId="53321F8E" w14:textId="48958DC6" w:rsidR="0026505D" w:rsidRPr="00032BAE" w:rsidRDefault="0026505D" w:rsidP="0026505D">
            <w:pPr>
              <w:jc w:val="both"/>
              <w:rPr>
                <w:ins w:id="8728" w:author="Xuning Wei12232" w:date="2026-07-27T20:26:00Z"/>
                <w:rFonts w:ascii="Times New Roman" w:eastAsia="等线" w:hAnsi="Times New Roman" w:cs="Times New Roman"/>
                <w:bCs w:val="0"/>
                <w:color w:val="auto"/>
                <w:kern w:val="0"/>
                <w:sz w:val="18"/>
                <w:szCs w:val="18"/>
                <w:lang w:eastAsia="zh-CN"/>
              </w:rPr>
            </w:pPr>
            <w:ins w:id="8729" w:author="Xuning Wei12232" w:date="2026-07-27T20:35:00Z">
              <w:r>
                <w:rPr>
                  <w:rFonts w:ascii="Times New Roman" w:eastAsia="等线" w:hAnsi="Times New Roman" w:cs="Times New Roman"/>
                  <w:color w:val="000000" w:themeColor="text1"/>
                  <w:sz w:val="18"/>
                  <w:szCs w:val="18"/>
                </w:rPr>
                <w:t xml:space="preserve">1. </w:t>
              </w:r>
              <w:r w:rsidRPr="00321EFC">
                <w:rPr>
                  <w:rFonts w:ascii="Times New Roman" w:eastAsia="等线" w:hAnsi="Times New Roman" w:cs="Times New Roman"/>
                  <w:color w:val="000000" w:themeColor="text1"/>
                  <w:sz w:val="18"/>
                  <w:szCs w:val="18"/>
                </w:rPr>
                <w:t xml:space="preserve">Add </w:t>
              </w:r>
              <w:r w:rsidRPr="00321EFC">
                <w:rPr>
                  <w:rFonts w:ascii="Times New Roman" w:eastAsia="等线" w:hAnsi="Times New Roman" w:cs="Times New Roman"/>
                  <w:color w:val="000000" w:themeColor="text1"/>
                  <w:sz w:val="18"/>
                  <w:szCs w:val="18"/>
                  <w:lang w:eastAsia="zh-CN"/>
                </w:rPr>
                <w:t>5.0 V DMF (4.740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Start the stirrer. Then add </w:t>
              </w:r>
              <w:r w:rsidRPr="00321EFC">
                <w:rPr>
                  <w:rFonts w:ascii="Times New Roman" w:eastAsia="等线" w:hAnsi="Times New Roman" w:cs="Times New Roman"/>
                  <w:color w:val="000000" w:themeColor="text1"/>
                  <w:sz w:val="18"/>
                  <w:szCs w:val="18"/>
                  <w:lang w:eastAsia="zh-CN"/>
                </w:rPr>
                <w:t xml:space="preserve">2.0 eq. </w:t>
              </w:r>
              <w:proofErr w:type="spellStart"/>
              <w:r w:rsidRPr="00321EFC">
                <w:rPr>
                  <w:rFonts w:ascii="Times New Roman" w:eastAsia="等线" w:hAnsi="Times New Roman" w:cs="Times New Roman"/>
                  <w:color w:val="000000" w:themeColor="text1"/>
                  <w:sz w:val="18"/>
                  <w:szCs w:val="18"/>
                  <w:lang w:eastAsia="zh-CN"/>
                </w:rPr>
                <w:t>Fmoc</w:t>
              </w:r>
              <w:proofErr w:type="spellEnd"/>
              <w:r w:rsidRPr="00321EFC">
                <w:rPr>
                  <w:rFonts w:ascii="Times New Roman" w:eastAsia="等线" w:hAnsi="Times New Roman" w:cs="Times New Roman"/>
                  <w:color w:val="000000" w:themeColor="text1"/>
                  <w:sz w:val="18"/>
                  <w:szCs w:val="18"/>
                  <w:lang w:eastAsia="zh-CN"/>
                </w:rPr>
                <w:t>-L-</w:t>
              </w:r>
              <w:proofErr w:type="spellStart"/>
              <w:proofErr w:type="gramStart"/>
              <w:r w:rsidRPr="00321EFC">
                <w:rPr>
                  <w:rFonts w:ascii="Times New Roman" w:eastAsia="等线" w:hAnsi="Times New Roman" w:cs="Times New Roman"/>
                  <w:color w:val="000000" w:themeColor="text1"/>
                  <w:sz w:val="18"/>
                  <w:szCs w:val="18"/>
                  <w:lang w:eastAsia="zh-CN"/>
                </w:rPr>
                <w:t>Ser</w:t>
              </w:r>
              <w:proofErr w:type="spellEnd"/>
              <w:r w:rsidRPr="00321EFC">
                <w:rPr>
                  <w:rFonts w:ascii="Times New Roman" w:eastAsia="等线" w:hAnsi="Times New Roman" w:cs="Times New Roman"/>
                  <w:color w:val="000000" w:themeColor="text1"/>
                  <w:sz w:val="18"/>
                  <w:szCs w:val="18"/>
                  <w:lang w:eastAsia="zh-CN"/>
                </w:rPr>
                <w:t>(</w:t>
              </w:r>
              <w:proofErr w:type="spellStart"/>
              <w:proofErr w:type="gramEnd"/>
              <w:r w:rsidRPr="00321EFC">
                <w:rPr>
                  <w:rFonts w:ascii="Times New Roman" w:eastAsia="等线" w:hAnsi="Times New Roman" w:cs="Times New Roman"/>
                  <w:color w:val="000000" w:themeColor="text1"/>
                  <w:sz w:val="18"/>
                  <w:szCs w:val="18"/>
                  <w:lang w:eastAsia="zh-CN"/>
                </w:rPr>
                <w:t>tBu</w:t>
              </w:r>
              <w:proofErr w:type="spellEnd"/>
              <w:r w:rsidRPr="00321EFC">
                <w:rPr>
                  <w:rFonts w:ascii="Times New Roman" w:eastAsia="等线" w:hAnsi="Times New Roman" w:cs="Times New Roman"/>
                  <w:color w:val="000000" w:themeColor="text1"/>
                  <w:sz w:val="18"/>
                  <w:szCs w:val="18"/>
                  <w:lang w:eastAsia="zh-CN"/>
                </w:rPr>
                <w:t xml:space="preserve">)-OH </w:t>
              </w:r>
            </w:ins>
            <w:ins w:id="8730" w:author="Xuning Wei12232" w:date="2026-09-05T19:50:00Z">
              <w:r w:rsidR="00473484" w:rsidRPr="00473484">
                <w:rPr>
                  <w:rFonts w:ascii="Times New Roman" w:eastAsia="等线" w:hAnsi="Times New Roman" w:cs="Times New Roman"/>
                  <w:color w:val="FF0000"/>
                  <w:sz w:val="18"/>
                  <w:szCs w:val="18"/>
                </w:rPr>
                <w:t>Stir for at least 15 min.</w:t>
              </w:r>
            </w:ins>
            <w:ins w:id="8731" w:author="Xuning Wei12232" w:date="2026-07-27T20:35:00Z">
              <w:r w:rsidRPr="00321EFC">
                <w:rPr>
                  <w:rFonts w:ascii="Times New Roman" w:eastAsia="等线" w:hAnsi="Times New Roman" w:cs="Times New Roman"/>
                  <w:color w:val="000000" w:themeColor="text1"/>
                  <w:sz w:val="18"/>
                  <w:szCs w:val="18"/>
                  <w:lang w:eastAsia="zh-CN"/>
                </w:rPr>
                <w:t xml:space="preserve"> </w:t>
              </w:r>
              <w:r>
                <w:rPr>
                  <w:rFonts w:ascii="Times New Roman" w:eastAsia="等线" w:hAnsi="Times New Roman" w:cs="Times New Roman"/>
                  <w:color w:val="000000" w:themeColor="text1"/>
                  <w:sz w:val="18"/>
                  <w:szCs w:val="18"/>
                  <w:lang w:eastAsia="zh-CN"/>
                </w:rPr>
                <w:br/>
                <w:t xml:space="preserve">2. </w:t>
              </w:r>
              <w:r w:rsidRPr="00321EFC">
                <w:rPr>
                  <w:rFonts w:ascii="Times New Roman" w:eastAsia="等线" w:hAnsi="Times New Roman" w:cs="Times New Roman"/>
                  <w:color w:val="000000" w:themeColor="text1"/>
                  <w:sz w:val="18"/>
                  <w:szCs w:val="18"/>
                  <w:lang w:eastAsia="zh-CN"/>
                </w:rPr>
                <w:t>Adjust</w:t>
              </w:r>
              <w:r w:rsidRPr="00321EFC">
                <w:rPr>
                  <w:rFonts w:ascii="Times New Roman" w:eastAsia="等线" w:hAnsi="Times New Roman" w:cs="Times New Roman"/>
                  <w:bCs w:val="0"/>
                  <w:color w:val="000000" w:themeColor="text1"/>
                  <w:sz w:val="18"/>
                  <w:szCs w:val="18"/>
                </w:rPr>
                <w:t xml:space="preserve"> the mixture to </w:t>
              </w:r>
              <w:r w:rsidRPr="00321EFC">
                <w:rPr>
                  <w:rFonts w:ascii="Times New Roman" w:eastAsia="等线" w:hAnsi="Times New Roman" w:cs="Times New Roman"/>
                  <w:bCs w:val="0"/>
                  <w:color w:val="000000" w:themeColor="text1"/>
                  <w:sz w:val="18"/>
                  <w:szCs w:val="18"/>
                  <w:lang w:eastAsia="zh-CN"/>
                </w:rPr>
                <w:t>20</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Add 2.0 </w:t>
              </w:r>
              <w:proofErr w:type="spellStart"/>
              <w:r w:rsidRPr="00321EFC">
                <w:rPr>
                  <w:rFonts w:ascii="Times New Roman" w:eastAsia="等线" w:hAnsi="Times New Roman" w:cs="Times New Roman"/>
                  <w:color w:val="000000" w:themeColor="text1"/>
                  <w:sz w:val="18"/>
                  <w:szCs w:val="18"/>
                </w:rPr>
                <w:t>eq</w:t>
              </w:r>
              <w:proofErr w:type="spellEnd"/>
              <w:r w:rsidRPr="00321EFC">
                <w:rPr>
                  <w:rFonts w:ascii="Times New Roman" w:eastAsia="等线" w:hAnsi="Times New Roman" w:cs="Times New Roman"/>
                  <w:color w:val="000000" w:themeColor="text1"/>
                  <w:sz w:val="18"/>
                  <w:szCs w:val="18"/>
                </w:rPr>
                <w:t xml:space="preserve"> </w:t>
              </w:r>
              <w:proofErr w:type="spellStart"/>
              <w:r w:rsidRPr="00321EFC">
                <w:rPr>
                  <w:rFonts w:ascii="Times New Roman" w:eastAsia="等线" w:hAnsi="Times New Roman" w:cs="Times New Roman"/>
                  <w:bCs w:val="0"/>
                  <w:color w:val="000000" w:themeColor="text1"/>
                  <w:sz w:val="18"/>
                  <w:szCs w:val="18"/>
                </w:rPr>
                <w:t>OxymaPure</w:t>
              </w:r>
              <w:proofErr w:type="spellEnd"/>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732" w:author="Johan Granander" w:date="2026-07-28T13:41:00Z">
              <w:r w:rsidR="005231E1">
                <w:rPr>
                  <w:rFonts w:ascii="Times New Roman" w:eastAsia="等线" w:hAnsi="Times New Roman" w:cs="Times New Roman"/>
                  <w:color w:val="000000" w:themeColor="text1"/>
                  <w:sz w:val="18"/>
                  <w:szCs w:val="18"/>
                </w:rPr>
                <w:t xml:space="preserve"> </w:t>
              </w:r>
            </w:ins>
            <w:ins w:id="8733" w:author="Xuning Wei12232" w:date="2026-07-27T20:35: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rPr>
                <w:t xml:space="preserve"> rinse the</w:t>
              </w:r>
              <w:r w:rsidRPr="006F0556">
                <w:rPr>
                  <w:rFonts w:ascii="Times New Roman" w:eastAsia="等线" w:hAnsi="Times New Roman" w:cs="Times New Roman"/>
                  <w:color w:val="000000" w:themeColor="text1"/>
                  <w:sz w:val="18"/>
                  <w:szCs w:val="18"/>
                </w:rPr>
                <w:t xml:space="preserve"> TJ4S-1213-Sy15-R01</w:t>
              </w:r>
              <w:r w:rsidRPr="00321EFC">
                <w:rPr>
                  <w:rFonts w:ascii="Times New Roman" w:eastAsia="等线" w:hAnsi="Times New Roman" w:cs="Times New Roman"/>
                  <w:color w:val="000000" w:themeColor="text1"/>
                  <w:sz w:val="18"/>
                  <w:szCs w:val="18"/>
                </w:rPr>
                <w:t xml:space="preserve"> with 2.0</w:t>
              </w:r>
            </w:ins>
            <w:ins w:id="8734" w:author="Johan Granander" w:date="2026-07-28T13:41:00Z">
              <w:r w:rsidR="005231E1">
                <w:rPr>
                  <w:rFonts w:ascii="Times New Roman" w:eastAsia="等线" w:hAnsi="Times New Roman" w:cs="Times New Roman"/>
                  <w:color w:val="000000" w:themeColor="text1"/>
                  <w:sz w:val="18"/>
                  <w:szCs w:val="18"/>
                </w:rPr>
                <w:t xml:space="preserve"> </w:t>
              </w:r>
            </w:ins>
            <w:ins w:id="8735" w:author="Xuning Wei12232" w:date="2026-07-27T20:35:00Z">
              <w:del w:id="8736" w:author="Johan Granander" w:date="2026-07-28T13:42:00Z">
                <w:r w:rsidRPr="00321EFC" w:rsidDel="005231E1">
                  <w:rPr>
                    <w:rFonts w:ascii="Times New Roman" w:eastAsia="等线" w:hAnsi="Times New Roman" w:cs="Times New Roman"/>
                    <w:color w:val="000000" w:themeColor="text1"/>
                    <w:sz w:val="18"/>
                    <w:szCs w:val="18"/>
                  </w:rPr>
                  <w:delText>v</w:delText>
                </w:r>
              </w:del>
            </w:ins>
            <w:ins w:id="8737" w:author="Johan Granander" w:date="2026-07-28T13:42:00Z">
              <w:r w:rsidR="005231E1">
                <w:rPr>
                  <w:rFonts w:ascii="Times New Roman" w:eastAsia="等线" w:hAnsi="Times New Roman" w:cs="Times New Roman"/>
                  <w:color w:val="000000" w:themeColor="text1"/>
                  <w:sz w:val="18"/>
                  <w:szCs w:val="18"/>
                </w:rPr>
                <w:t>V</w:t>
              </w:r>
            </w:ins>
            <w:ins w:id="8738" w:author="Xuning Wei12232" w:date="2026-07-27T20:35:00Z">
              <w:r w:rsidRPr="00321EFC">
                <w:rPr>
                  <w:rFonts w:ascii="Times New Roman" w:eastAsia="等线" w:hAnsi="Times New Roman" w:cs="Times New Roman"/>
                  <w:color w:val="000000" w:themeColor="text1"/>
                  <w:sz w:val="18"/>
                  <w:szCs w:val="18"/>
                </w:rPr>
                <w:t xml:space="preserve"> DMF (1.896 kg/kg). Add 2.2 eq. DIC into </w:t>
              </w:r>
              <w:r w:rsidRPr="006F0556">
                <w:rPr>
                  <w:rFonts w:ascii="Times New Roman" w:eastAsia="等线" w:hAnsi="Times New Roman" w:cs="Times New Roman"/>
                  <w:color w:val="000000" w:themeColor="text1"/>
                  <w:sz w:val="18"/>
                  <w:szCs w:val="18"/>
                </w:rPr>
                <w:t>TJ4S-1213-Sy15-R01</w:t>
              </w:r>
              <w:r w:rsidRPr="00321EFC">
                <w:rPr>
                  <w:rFonts w:ascii="Times New Roman" w:eastAsia="等线" w:hAnsi="Times New Roman" w:cs="Times New Roman"/>
                  <w:color w:val="000000" w:themeColor="text1"/>
                  <w:sz w:val="18"/>
                  <w:szCs w:val="18"/>
                </w:rPr>
                <w:t xml:space="preserve">, the addition rate depends on temperature control. Activate for 20±5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739" w:author="Johan Granander" w:date="2026-07-28T13:42:00Z">
              <w:r w:rsidR="005231E1">
                <w:rPr>
                  <w:rFonts w:ascii="Times New Roman" w:eastAsia="等线" w:hAnsi="Times New Roman" w:cs="Times New Roman"/>
                  <w:color w:val="000000" w:themeColor="text1"/>
                  <w:sz w:val="18"/>
                  <w:szCs w:val="18"/>
                  <w:lang w:eastAsia="zh-CN"/>
                </w:rPr>
                <w:t xml:space="preserve"> </w:t>
              </w:r>
            </w:ins>
            <w:ins w:id="8740" w:author="Xuning Wei12232" w:date="2026-07-27T20:35: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321EFC">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lang w:eastAsia="zh-CN"/>
                </w:rPr>
                <w:t xml:space="preserve">1.0 V DMF (0.948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8741" w:author="Xuning Wei12232" w:date="2026-07-27T20:59:00Z">
              <w:tcPr>
                <w:tcW w:w="842" w:type="pct"/>
                <w:gridSpan w:val="3"/>
                <w:vMerge w:val="restart"/>
                <w:shd w:val="clear" w:color="auto" w:fill="FFFFFF" w:themeFill="background1"/>
                <w:vAlign w:val="center"/>
              </w:tcPr>
            </w:tcPrChange>
          </w:tcPr>
          <w:p w14:paraId="3469F976" w14:textId="77777777" w:rsidR="0026505D" w:rsidRPr="00032BAE" w:rsidRDefault="0026505D" w:rsidP="0026505D">
            <w:pPr>
              <w:rPr>
                <w:ins w:id="8742" w:author="Xuning Wei12232" w:date="2026-07-27T20:51:00Z"/>
                <w:rFonts w:ascii="Times New Roman" w:hAnsi="Times New Roman" w:cs="Times New Roman"/>
                <w:color w:val="auto"/>
                <w:sz w:val="18"/>
                <w:szCs w:val="18"/>
                <w:shd w:val="clear" w:color="auto" w:fill="FFFFFF"/>
              </w:rPr>
            </w:pPr>
            <w:ins w:id="8743" w:author="Xuning Wei12232" w:date="2026-07-27T20:51: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093E07C" w14:textId="77777777" w:rsidR="0026505D" w:rsidRDefault="0026505D" w:rsidP="0026505D">
            <w:pPr>
              <w:rPr>
                <w:ins w:id="8744" w:author="Xuning Wei12232" w:date="2026-07-27T20:51:00Z"/>
                <w:rFonts w:ascii="Times New Roman" w:hAnsi="Times New Roman" w:cs="Times New Roman"/>
                <w:color w:val="auto"/>
                <w:sz w:val="18"/>
                <w:szCs w:val="18"/>
                <w:shd w:val="clear" w:color="auto" w:fill="FFFFFF"/>
              </w:rPr>
            </w:pPr>
            <w:ins w:id="8745" w:author="Xuning Wei12232" w:date="2026-07-27T20:51: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2417CCDD" w14:textId="77777777" w:rsidR="0026505D" w:rsidRPr="00032BAE" w:rsidRDefault="0026505D" w:rsidP="0026505D">
            <w:pPr>
              <w:rPr>
                <w:ins w:id="8746" w:author="Xuning Wei12232" w:date="2026-07-27T20:51:00Z"/>
                <w:rFonts w:ascii="Times New Roman" w:hAnsi="Times New Roman" w:cs="Times New Roman"/>
                <w:color w:val="auto"/>
                <w:sz w:val="18"/>
                <w:szCs w:val="18"/>
                <w:shd w:val="clear" w:color="auto" w:fill="FFFFFF"/>
              </w:rPr>
            </w:pPr>
            <w:ins w:id="8747" w:author="Xuning Wei12232" w:date="2026-07-27T20:51:00Z">
              <w:r w:rsidRPr="00032BAE">
                <w:rPr>
                  <w:rFonts w:ascii="Times New Roman" w:hAnsi="Times New Roman" w:cs="Times New Roman"/>
                  <w:color w:val="auto"/>
                  <w:sz w:val="18"/>
                  <w:szCs w:val="18"/>
                  <w:shd w:val="clear" w:color="auto" w:fill="FFFFFF"/>
                </w:rPr>
                <w:t>Pipeline material: 316L</w:t>
              </w:r>
            </w:ins>
          </w:p>
          <w:p w14:paraId="401B0FA1" w14:textId="77777777" w:rsidR="0026505D" w:rsidRPr="00032BAE" w:rsidRDefault="0026505D" w:rsidP="0026505D">
            <w:pPr>
              <w:rPr>
                <w:ins w:id="8748" w:author="Xuning Wei12232" w:date="2026-07-27T20:51:00Z"/>
                <w:rFonts w:ascii="Times New Roman" w:hAnsi="Times New Roman" w:cs="Times New Roman"/>
                <w:color w:val="auto"/>
                <w:sz w:val="18"/>
                <w:szCs w:val="18"/>
                <w:shd w:val="clear" w:color="auto" w:fill="FFFFFF"/>
              </w:rPr>
            </w:pPr>
            <w:ins w:id="8749" w:author="Xuning Wei12232" w:date="2026-07-27T20:51:00Z">
              <w:r w:rsidRPr="00032BAE">
                <w:rPr>
                  <w:rFonts w:ascii="Times New Roman" w:hAnsi="Times New Roman" w:cs="Times New Roman"/>
                  <w:color w:val="auto"/>
                  <w:sz w:val="18"/>
                  <w:szCs w:val="18"/>
                  <w:shd w:val="clear" w:color="auto" w:fill="FFFFFF"/>
                </w:rPr>
                <w:t>Sealing ring: PTFE</w:t>
              </w:r>
            </w:ins>
          </w:p>
          <w:p w14:paraId="6933690E" w14:textId="77777777" w:rsidR="0026505D" w:rsidRPr="00032BAE" w:rsidRDefault="0026505D" w:rsidP="0026505D">
            <w:pPr>
              <w:rPr>
                <w:ins w:id="8750" w:author="Xuning Wei12232" w:date="2026-07-27T20:51:00Z"/>
                <w:rFonts w:ascii="Times New Roman" w:hAnsi="Times New Roman" w:cs="Times New Roman"/>
                <w:color w:val="auto"/>
                <w:sz w:val="18"/>
                <w:szCs w:val="18"/>
                <w:shd w:val="clear" w:color="auto" w:fill="FFFFFF"/>
              </w:rPr>
            </w:pPr>
            <w:ins w:id="8751" w:author="Xuning Wei12232" w:date="2026-07-27T20:51:00Z">
              <w:r w:rsidRPr="00032BAE">
                <w:rPr>
                  <w:rFonts w:ascii="Times New Roman" w:hAnsi="Times New Roman" w:cs="Times New Roman"/>
                  <w:color w:val="auto"/>
                  <w:sz w:val="18"/>
                  <w:szCs w:val="18"/>
                  <w:shd w:val="clear" w:color="auto" w:fill="FFFFFF"/>
                </w:rPr>
                <w:t>Mass flow meter: SS</w:t>
              </w:r>
            </w:ins>
          </w:p>
          <w:p w14:paraId="7452288E" w14:textId="77777777" w:rsidR="0026505D" w:rsidRPr="00032BAE" w:rsidRDefault="0026505D" w:rsidP="0026505D">
            <w:pPr>
              <w:rPr>
                <w:ins w:id="8752" w:author="Xuning Wei12232" w:date="2026-07-27T20:51:00Z"/>
                <w:rFonts w:ascii="Times New Roman" w:hAnsi="Times New Roman" w:cs="Times New Roman"/>
                <w:color w:val="auto"/>
                <w:sz w:val="18"/>
                <w:szCs w:val="18"/>
                <w:shd w:val="clear" w:color="auto" w:fill="FFFFFF"/>
              </w:rPr>
            </w:pPr>
            <w:ins w:id="8753" w:author="Xuning Wei12232" w:date="2026-07-27T20:51:00Z">
              <w:r w:rsidRPr="00032BAE">
                <w:rPr>
                  <w:rFonts w:ascii="Times New Roman" w:hAnsi="Times New Roman" w:cs="Times New Roman"/>
                  <w:color w:val="auto"/>
                  <w:sz w:val="18"/>
                  <w:szCs w:val="18"/>
                  <w:shd w:val="clear" w:color="auto" w:fill="FFFFFF"/>
                </w:rPr>
                <w:t>Valve material: 304 &amp; 316L</w:t>
              </w:r>
            </w:ins>
          </w:p>
          <w:p w14:paraId="0EEAD410" w14:textId="77777777" w:rsidR="0026505D" w:rsidRPr="00032BAE" w:rsidRDefault="0026505D" w:rsidP="0026505D">
            <w:pPr>
              <w:rPr>
                <w:ins w:id="8754" w:author="Xuning Wei12232" w:date="2026-07-27T20:51:00Z"/>
                <w:rFonts w:ascii="Times New Roman" w:eastAsiaTheme="minorEastAsia" w:hAnsi="Times New Roman" w:cs="Times New Roman"/>
                <w:color w:val="auto"/>
                <w:sz w:val="18"/>
                <w:szCs w:val="18"/>
                <w:shd w:val="clear" w:color="auto" w:fill="FFFFFF"/>
                <w:lang w:eastAsia="zh-CN"/>
              </w:rPr>
            </w:pPr>
            <w:ins w:id="8755" w:author="Xuning Wei12232" w:date="2026-07-27T20:51: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61D622AE" w14:textId="77777777" w:rsidR="0026505D" w:rsidRDefault="0026505D" w:rsidP="0026505D">
            <w:pPr>
              <w:rPr>
                <w:ins w:id="8756" w:author="Xuning Wei12232" w:date="2026-07-27T20:51:00Z"/>
                <w:rFonts w:ascii="Times New Roman" w:eastAsiaTheme="minorEastAsia" w:hAnsi="Times New Roman" w:cs="Times New Roman"/>
                <w:bCs w:val="0"/>
                <w:color w:val="auto"/>
                <w:sz w:val="18"/>
                <w:szCs w:val="18"/>
                <w:shd w:val="clear" w:color="auto" w:fill="FFFFFF"/>
                <w:lang w:eastAsia="zh-CN"/>
              </w:rPr>
            </w:pPr>
            <w:ins w:id="8757" w:author="Xuning Wei12232" w:date="2026-07-27T20:51: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0DBAF8E3" w14:textId="6EFD683E" w:rsidR="0026505D" w:rsidRPr="00032BAE" w:rsidRDefault="0026505D" w:rsidP="0026505D">
            <w:pPr>
              <w:jc w:val="both"/>
              <w:rPr>
                <w:ins w:id="8758" w:author="Xuning Wei12232" w:date="2026-07-27T20:26:00Z"/>
                <w:rFonts w:ascii="Times New Roman" w:eastAsia="仿宋_GB2312" w:hAnsi="Times New Roman" w:cs="Times New Roman"/>
                <w:color w:val="auto"/>
                <w:sz w:val="18"/>
                <w:szCs w:val="18"/>
                <w:lang w:eastAsia="zh-CN" w:bidi="ar"/>
              </w:rPr>
            </w:pPr>
            <w:ins w:id="8759" w:author="Xuning Wei12232" w:date="2026-07-27T20:51: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8760" w:author="Xuning Wei12232" w:date="2026-07-27T20:59:00Z">
              <w:tcPr>
                <w:tcW w:w="346" w:type="pct"/>
                <w:gridSpan w:val="3"/>
                <w:vMerge w:val="restart"/>
                <w:shd w:val="clear" w:color="auto" w:fill="FFFFFF" w:themeFill="background1"/>
                <w:vAlign w:val="center"/>
              </w:tcPr>
            </w:tcPrChange>
          </w:tcPr>
          <w:p w14:paraId="58EAE166" w14:textId="77777777" w:rsidR="0026505D" w:rsidRPr="00032BAE" w:rsidRDefault="0026505D" w:rsidP="0026505D">
            <w:pPr>
              <w:jc w:val="both"/>
              <w:rPr>
                <w:ins w:id="8761" w:author="Xuning Wei12232" w:date="2026-07-27T20:26:00Z"/>
                <w:rFonts w:ascii="Times New Roman" w:eastAsia="仿宋_GB2312" w:hAnsi="Times New Roman" w:cs="Times New Roman"/>
                <w:color w:val="auto"/>
                <w:sz w:val="18"/>
                <w:szCs w:val="18"/>
                <w:lang w:eastAsia="zh-CN" w:bidi="ar"/>
              </w:rPr>
            </w:pPr>
            <w:ins w:id="8762" w:author="Xuning Wei12232" w:date="2026-07-27T20:26: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8763" w:author="Xuning Wei12232" w:date="2026-07-27T20:59:00Z">
              <w:tcPr>
                <w:tcW w:w="396" w:type="pct"/>
                <w:gridSpan w:val="3"/>
                <w:vMerge w:val="restart"/>
                <w:shd w:val="clear" w:color="auto" w:fill="FFFFFF" w:themeFill="background1"/>
                <w:vAlign w:val="center"/>
              </w:tcPr>
            </w:tcPrChange>
          </w:tcPr>
          <w:p w14:paraId="45D5E417" w14:textId="77777777" w:rsidR="0026505D" w:rsidRPr="00032BAE" w:rsidRDefault="0026505D" w:rsidP="0026505D">
            <w:pPr>
              <w:jc w:val="both"/>
              <w:rPr>
                <w:ins w:id="8764" w:author="Xuning Wei12232" w:date="2026-07-27T20:26:00Z"/>
                <w:rFonts w:ascii="Times New Roman" w:eastAsia="仿宋_GB2312" w:hAnsi="Times New Roman" w:cs="Times New Roman"/>
                <w:color w:val="auto"/>
                <w:sz w:val="18"/>
                <w:szCs w:val="18"/>
                <w:lang w:eastAsia="zh-CN" w:bidi="ar"/>
              </w:rPr>
            </w:pPr>
            <w:ins w:id="8765" w:author="Xuning Wei12232" w:date="2026-07-27T20:26: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8766" w:author="Xuning Wei12232" w:date="2026-07-27T20:59:00Z">
              <w:tcPr>
                <w:tcW w:w="335" w:type="pct"/>
                <w:gridSpan w:val="2"/>
                <w:vAlign w:val="center"/>
              </w:tcPr>
            </w:tcPrChange>
          </w:tcPr>
          <w:p w14:paraId="399C1E9F" w14:textId="77777777" w:rsidR="0026505D" w:rsidRPr="00032BAE" w:rsidRDefault="000B6761" w:rsidP="0026505D">
            <w:pPr>
              <w:jc w:val="both"/>
              <w:rPr>
                <w:ins w:id="8767" w:author="Xuning Wei12232" w:date="2026-07-27T20:26:00Z"/>
                <w:rFonts w:ascii="Times New Roman" w:eastAsia="仿宋_GB2312" w:hAnsi="Times New Roman" w:cs="Times New Roman"/>
                <w:color w:val="auto"/>
                <w:sz w:val="18"/>
                <w:szCs w:val="18"/>
                <w:lang w:eastAsia="zh-CN" w:bidi="ar"/>
              </w:rPr>
            </w:pPr>
            <w:customXmlInsRangeStart w:id="8768" w:author="Xuning Wei12232" w:date="2026-07-27T20:26:00Z"/>
            <w:sdt>
              <w:sdtPr>
                <w:rPr>
                  <w:rFonts w:ascii="Times New Roman" w:eastAsia="仿宋_GB2312" w:hAnsi="Times New Roman" w:cs="Times New Roman"/>
                  <w:color w:val="auto"/>
                  <w:sz w:val="18"/>
                  <w:szCs w:val="18"/>
                  <w:lang w:eastAsia="zh-CN" w:bidi="ar"/>
                </w:rPr>
                <w:id w:val="877892892"/>
                <w14:checkbox>
                  <w14:checked w14:val="1"/>
                  <w14:checkedState w14:val="2612" w14:font="MS Gothic"/>
                  <w14:uncheckedState w14:val="2610" w14:font="MS Gothic"/>
                </w14:checkbox>
              </w:sdtPr>
              <w:sdtEndPr/>
              <w:sdtContent>
                <w:customXmlInsRangeEnd w:id="8768"/>
                <w:ins w:id="8769" w:author="Xuning Wei12232" w:date="2026-07-27T20:26:00Z">
                  <w:r w:rsidR="0026505D" w:rsidRPr="00032BAE">
                    <w:rPr>
                      <w:rFonts w:ascii="Segoe UI Symbol" w:eastAsia="MS Gothic" w:hAnsi="Segoe UI Symbol" w:cs="Segoe UI Symbol"/>
                      <w:color w:val="auto"/>
                      <w:sz w:val="18"/>
                      <w:szCs w:val="18"/>
                      <w:lang w:eastAsia="zh-CN" w:bidi="ar"/>
                    </w:rPr>
                    <w:t>☒</w:t>
                  </w:r>
                </w:ins>
                <w:customXmlInsRangeStart w:id="8770" w:author="Xuning Wei12232" w:date="2026-07-27T20:26:00Z"/>
              </w:sdtContent>
            </w:sdt>
            <w:customXmlInsRangeEnd w:id="8770"/>
            <w:ins w:id="8771" w:author="Xuning Wei12232" w:date="2026-07-27T20:26:00Z">
              <w:r w:rsidR="0026505D" w:rsidRPr="00032BAE">
                <w:rPr>
                  <w:rFonts w:ascii="Times New Roman" w:eastAsia="仿宋_GB2312" w:hAnsi="Times New Roman" w:cs="Times New Roman"/>
                  <w:color w:val="auto"/>
                  <w:sz w:val="18"/>
                  <w:szCs w:val="18"/>
                  <w:lang w:eastAsia="zh-CN" w:bidi="ar"/>
                </w:rPr>
                <w:t>Yes</w:t>
              </w:r>
            </w:ins>
          </w:p>
        </w:tc>
        <w:tc>
          <w:tcPr>
            <w:tcW w:w="494" w:type="pct"/>
            <w:vAlign w:val="center"/>
            <w:tcPrChange w:id="8772" w:author="Xuning Wei12232" w:date="2026-07-27T20:59:00Z">
              <w:tcPr>
                <w:tcW w:w="457" w:type="pct"/>
                <w:gridSpan w:val="3"/>
                <w:vAlign w:val="center"/>
              </w:tcPr>
            </w:tcPrChange>
          </w:tcPr>
          <w:p w14:paraId="354F928D" w14:textId="77777777" w:rsidR="0026505D" w:rsidRPr="00032BAE" w:rsidRDefault="000B6761" w:rsidP="0026505D">
            <w:pPr>
              <w:jc w:val="both"/>
              <w:rPr>
                <w:ins w:id="8773" w:author="Xuning Wei12232" w:date="2026-07-27T20:26:00Z"/>
                <w:rFonts w:ascii="Times New Roman" w:eastAsia="仿宋_GB2312" w:hAnsi="Times New Roman" w:cs="Times New Roman"/>
                <w:color w:val="auto"/>
                <w:sz w:val="18"/>
                <w:szCs w:val="18"/>
                <w:lang w:eastAsia="zh-CN" w:bidi="ar"/>
              </w:rPr>
            </w:pPr>
            <w:customXmlInsRangeStart w:id="8774" w:author="Xuning Wei12232" w:date="2026-07-27T20:26:00Z"/>
            <w:sdt>
              <w:sdtPr>
                <w:rPr>
                  <w:rFonts w:ascii="Times New Roman" w:eastAsia="仿宋_GB2312" w:hAnsi="Times New Roman" w:cs="Times New Roman"/>
                  <w:color w:val="auto"/>
                  <w:sz w:val="18"/>
                  <w:szCs w:val="18"/>
                  <w:lang w:eastAsia="zh-CN" w:bidi="ar"/>
                </w:rPr>
                <w:id w:val="-1445072458"/>
                <w14:checkbox>
                  <w14:checked w14:val="0"/>
                  <w14:checkedState w14:val="2612" w14:font="MS Gothic"/>
                  <w14:uncheckedState w14:val="2610" w14:font="MS Gothic"/>
                </w14:checkbox>
              </w:sdtPr>
              <w:sdtEndPr/>
              <w:sdtContent>
                <w:customXmlInsRangeEnd w:id="8774"/>
                <w:ins w:id="8775" w:author="Xuning Wei12232" w:date="2026-07-27T20:26:00Z">
                  <w:r w:rsidR="0026505D" w:rsidRPr="00032BAE">
                    <w:rPr>
                      <w:rFonts w:ascii="Segoe UI Symbol" w:eastAsia="仿宋_GB2312" w:hAnsi="Segoe UI Symbol" w:cs="Segoe UI Symbol"/>
                      <w:color w:val="auto"/>
                      <w:sz w:val="18"/>
                      <w:szCs w:val="18"/>
                      <w:lang w:eastAsia="zh-CN" w:bidi="ar"/>
                    </w:rPr>
                    <w:t>☐</w:t>
                  </w:r>
                </w:ins>
                <w:customXmlInsRangeStart w:id="8776" w:author="Xuning Wei12232" w:date="2026-07-27T20:26:00Z"/>
              </w:sdtContent>
            </w:sdt>
            <w:customXmlInsRangeEnd w:id="8776"/>
            <w:ins w:id="8777" w:author="Xuning Wei12232" w:date="2026-07-27T20:26:00Z">
              <w:r w:rsidR="0026505D"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8778" w:author="Xuning Wei12232" w:date="2026-07-27T20:59:00Z">
              <w:tcPr>
                <w:tcW w:w="990" w:type="pct"/>
                <w:gridSpan w:val="2"/>
                <w:vMerge w:val="restart"/>
                <w:vAlign w:val="center"/>
              </w:tcPr>
            </w:tcPrChange>
          </w:tcPr>
          <w:p w14:paraId="48B60E6D" w14:textId="77777777" w:rsidR="0026505D" w:rsidRPr="00032BAE" w:rsidRDefault="000B6761" w:rsidP="0026505D">
            <w:pPr>
              <w:jc w:val="both"/>
              <w:rPr>
                <w:ins w:id="8779" w:author="Xuning Wei12232" w:date="2026-07-27T20:26:00Z"/>
                <w:rFonts w:ascii="Times New Roman" w:eastAsia="仿宋_GB2312" w:hAnsi="Times New Roman" w:cs="Times New Roman"/>
                <w:color w:val="auto"/>
                <w:sz w:val="18"/>
                <w:szCs w:val="18"/>
                <w:u w:val="single"/>
                <w:lang w:eastAsia="zh-CN" w:bidi="ar"/>
              </w:rPr>
            </w:pPr>
            <w:customXmlInsRangeStart w:id="8780" w:author="Xuning Wei12232" w:date="2026-07-27T20:26:00Z"/>
            <w:sdt>
              <w:sdtPr>
                <w:rPr>
                  <w:rFonts w:ascii="Times New Roman" w:eastAsia="仿宋_GB2312" w:hAnsi="Times New Roman" w:cs="Times New Roman"/>
                  <w:b/>
                  <w:color w:val="auto"/>
                  <w:sz w:val="18"/>
                  <w:szCs w:val="18"/>
                  <w:lang w:eastAsia="zh-CN" w:bidi="ar"/>
                </w:rPr>
                <w:id w:val="935098986"/>
                <w14:checkbox>
                  <w14:checked w14:val="0"/>
                  <w14:checkedState w14:val="2612" w14:font="MS Gothic"/>
                  <w14:uncheckedState w14:val="2610" w14:font="MS Gothic"/>
                </w14:checkbox>
              </w:sdtPr>
              <w:sdtEndPr/>
              <w:sdtContent>
                <w:customXmlInsRangeEnd w:id="8780"/>
                <w:ins w:id="8781"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782" w:author="Xuning Wei12232" w:date="2026-07-27T20:26:00Z"/>
              </w:sdtContent>
            </w:sdt>
            <w:customXmlInsRangeEnd w:id="8782"/>
            <w:ins w:id="8783" w:author="Xuning Wei12232" w:date="2026-07-27T20:26: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R&amp;D Lab: </w:t>
              </w:r>
              <w:r w:rsidR="0026505D" w:rsidRPr="00032BAE">
                <w:rPr>
                  <w:rFonts w:ascii="Times New Roman" w:eastAsia="仿宋_GB2312" w:hAnsi="Times New Roman" w:cs="Times New Roman"/>
                  <w:color w:val="auto"/>
                  <w:sz w:val="18"/>
                  <w:szCs w:val="18"/>
                  <w:u w:val="single"/>
                  <w:lang w:eastAsia="zh-CN" w:bidi="ar"/>
                </w:rPr>
                <w:t xml:space="preserve">N/A </w:t>
              </w:r>
            </w:ins>
          </w:p>
          <w:p w14:paraId="0B545852" w14:textId="77777777" w:rsidR="0026505D" w:rsidRPr="00032BAE" w:rsidRDefault="000B6761" w:rsidP="0026505D">
            <w:pPr>
              <w:jc w:val="both"/>
              <w:rPr>
                <w:ins w:id="8784" w:author="Xuning Wei12232" w:date="2026-07-27T20:26:00Z"/>
                <w:rFonts w:ascii="Times New Roman" w:eastAsia="仿宋_GB2312" w:hAnsi="Times New Roman" w:cs="Times New Roman"/>
                <w:color w:val="auto"/>
                <w:sz w:val="18"/>
                <w:szCs w:val="18"/>
                <w:u w:val="single"/>
                <w:lang w:eastAsia="zh-CN" w:bidi="ar"/>
              </w:rPr>
            </w:pPr>
            <w:customXmlInsRangeStart w:id="8785" w:author="Xuning Wei12232" w:date="2026-07-27T20:26:00Z"/>
            <w:sdt>
              <w:sdtPr>
                <w:rPr>
                  <w:rFonts w:ascii="Times New Roman" w:eastAsia="仿宋_GB2312" w:hAnsi="Times New Roman" w:cs="Times New Roman"/>
                  <w:b/>
                  <w:color w:val="auto"/>
                  <w:sz w:val="18"/>
                  <w:szCs w:val="18"/>
                  <w:lang w:eastAsia="zh-CN" w:bidi="ar"/>
                </w:rPr>
                <w:id w:val="-2011742535"/>
                <w14:checkbox>
                  <w14:checked w14:val="1"/>
                  <w14:checkedState w14:val="2612" w14:font="MS Gothic"/>
                  <w14:uncheckedState w14:val="2610" w14:font="MS Gothic"/>
                </w14:checkbox>
              </w:sdtPr>
              <w:sdtEndPr/>
              <w:sdtContent>
                <w:customXmlInsRangeEnd w:id="8785"/>
                <w:ins w:id="8786"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787" w:author="Xuning Wei12232" w:date="2026-07-27T20:26:00Z"/>
              </w:sdtContent>
            </w:sdt>
            <w:customXmlInsRangeEnd w:id="8787"/>
            <w:ins w:id="8788" w:author="Xuning Wei12232" w:date="2026-07-27T20:26: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Production data, Lot Number:</w:t>
              </w:r>
              <w:r w:rsidR="0026505D" w:rsidRPr="00032BAE">
                <w:rPr>
                  <w:rFonts w:ascii="Times New Roman" w:eastAsia="仿宋_GB2312" w:hAnsi="Times New Roman" w:cs="Times New Roman"/>
                  <w:color w:val="auto"/>
                  <w:sz w:val="18"/>
                  <w:szCs w:val="18"/>
                  <w:u w:val="single"/>
                  <w:lang w:eastAsia="zh-CN" w:bidi="ar"/>
                </w:rPr>
                <w:t xml:space="preserve"> CPo140020-02-01-02  </w:t>
              </w:r>
            </w:ins>
          </w:p>
          <w:p w14:paraId="3DCD0AC5" w14:textId="77777777" w:rsidR="0026505D" w:rsidRPr="00032BAE" w:rsidRDefault="000B6761" w:rsidP="0026505D">
            <w:pPr>
              <w:jc w:val="both"/>
              <w:rPr>
                <w:ins w:id="8789" w:author="Xuning Wei12232" w:date="2026-07-27T20:26:00Z"/>
                <w:rFonts w:ascii="Times New Roman" w:eastAsia="仿宋_GB2312" w:hAnsi="Times New Roman" w:cs="Times New Roman"/>
                <w:color w:val="auto"/>
                <w:sz w:val="18"/>
                <w:szCs w:val="18"/>
                <w:lang w:eastAsia="zh-CN" w:bidi="ar"/>
              </w:rPr>
            </w:pPr>
            <w:customXmlInsRangeStart w:id="8790" w:author="Xuning Wei12232" w:date="2026-07-27T20:26:00Z"/>
            <w:sdt>
              <w:sdtPr>
                <w:rPr>
                  <w:rFonts w:ascii="Times New Roman" w:eastAsia="仿宋_GB2312" w:hAnsi="Times New Roman" w:cs="Times New Roman"/>
                  <w:b/>
                  <w:color w:val="auto"/>
                  <w:sz w:val="18"/>
                  <w:szCs w:val="18"/>
                  <w:lang w:eastAsia="zh-CN" w:bidi="ar"/>
                </w:rPr>
                <w:id w:val="-2128924074"/>
                <w14:checkbox>
                  <w14:checked w14:val="0"/>
                  <w14:checkedState w14:val="2612" w14:font="MS Gothic"/>
                  <w14:uncheckedState w14:val="2610" w14:font="MS Gothic"/>
                </w14:checkbox>
              </w:sdtPr>
              <w:sdtEndPr/>
              <w:sdtContent>
                <w:customXmlInsRangeEnd w:id="8790"/>
                <w:ins w:id="8791"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792" w:author="Xuning Wei12232" w:date="2026-07-27T20:26:00Z"/>
              </w:sdtContent>
            </w:sdt>
            <w:customXmlInsRangeEnd w:id="8792"/>
            <w:ins w:id="8793" w:author="Xuning Wei12232" w:date="2026-07-27T20:26:00Z">
              <w:r w:rsidR="0026505D" w:rsidRPr="00032BAE">
                <w:rPr>
                  <w:rFonts w:ascii="Times New Roman" w:eastAsia="仿宋_GB2312" w:hAnsi="Times New Roman" w:cs="Times New Roman"/>
                  <w:color w:val="auto"/>
                  <w:sz w:val="18"/>
                  <w:szCs w:val="18"/>
                  <w:lang w:eastAsia="zh-CN" w:bidi="ar"/>
                </w:rPr>
                <w:t xml:space="preserve"> Supplier data:</w:t>
              </w:r>
              <w:r w:rsidR="0026505D" w:rsidRPr="00032BAE">
                <w:rPr>
                  <w:rFonts w:ascii="Times New Roman" w:eastAsia="仿宋_GB2312" w:hAnsi="Times New Roman" w:cs="Times New Roman"/>
                  <w:color w:val="auto"/>
                  <w:sz w:val="18"/>
                  <w:szCs w:val="18"/>
                  <w:u w:val="single"/>
                  <w:lang w:eastAsia="zh-CN" w:bidi="ar"/>
                </w:rPr>
                <w:t xml:space="preserve"> N/A  </w:t>
              </w:r>
              <w:r w:rsidR="0026505D" w:rsidRPr="00032BAE">
                <w:rPr>
                  <w:rFonts w:ascii="Times New Roman" w:eastAsia="仿宋_GB2312" w:hAnsi="Times New Roman" w:cs="Times New Roman"/>
                  <w:color w:val="auto"/>
                  <w:sz w:val="18"/>
                  <w:szCs w:val="18"/>
                  <w:lang w:eastAsia="zh-CN" w:bidi="ar"/>
                </w:rPr>
                <w:t xml:space="preserve"> </w:t>
              </w:r>
            </w:ins>
          </w:p>
          <w:p w14:paraId="7E22FE41" w14:textId="77777777" w:rsidR="0026505D" w:rsidRPr="00032BAE" w:rsidRDefault="000B6761" w:rsidP="0026505D">
            <w:pPr>
              <w:jc w:val="both"/>
              <w:rPr>
                <w:ins w:id="8794" w:author="Xuning Wei12232" w:date="2026-07-27T20:26:00Z"/>
                <w:rFonts w:ascii="Times New Roman" w:eastAsia="仿宋_GB2312" w:hAnsi="Times New Roman" w:cs="Times New Roman"/>
                <w:color w:val="auto"/>
                <w:sz w:val="18"/>
                <w:szCs w:val="18"/>
                <w:u w:val="single"/>
                <w:lang w:eastAsia="zh-CN" w:bidi="ar"/>
              </w:rPr>
            </w:pPr>
            <w:customXmlInsRangeStart w:id="8795" w:author="Xuning Wei12232" w:date="2026-07-27T20:26:00Z"/>
            <w:sdt>
              <w:sdtPr>
                <w:rPr>
                  <w:rFonts w:ascii="Times New Roman" w:eastAsia="仿宋_GB2312" w:hAnsi="Times New Roman" w:cs="Times New Roman"/>
                  <w:b/>
                  <w:color w:val="auto"/>
                  <w:sz w:val="18"/>
                  <w:szCs w:val="18"/>
                  <w:lang w:eastAsia="zh-CN" w:bidi="ar"/>
                </w:rPr>
                <w:id w:val="1513335855"/>
                <w14:checkbox>
                  <w14:checked w14:val="1"/>
                  <w14:checkedState w14:val="2612" w14:font="MS Gothic"/>
                  <w14:uncheckedState w14:val="2610" w14:font="MS Gothic"/>
                </w14:checkbox>
              </w:sdtPr>
              <w:sdtEndPr/>
              <w:sdtContent>
                <w:customXmlInsRangeEnd w:id="8795"/>
                <w:ins w:id="8796"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797" w:author="Xuning Wei12232" w:date="2026-07-27T20:26:00Z"/>
              </w:sdtContent>
            </w:sdt>
            <w:customXmlInsRangeEnd w:id="8797"/>
            <w:ins w:id="8798" w:author="Xuning Wei12232" w:date="2026-07-27T20:26:00Z">
              <w:r w:rsidR="0026505D" w:rsidRPr="00032BAE">
                <w:rPr>
                  <w:rFonts w:ascii="Times New Roman" w:eastAsia="仿宋_GB2312" w:hAnsi="Times New Roman" w:cs="Times New Roman"/>
                  <w:color w:val="auto"/>
                  <w:sz w:val="18"/>
                  <w:szCs w:val="18"/>
                  <w:lang w:eastAsia="zh-CN" w:bidi="ar"/>
                </w:rPr>
                <w:t xml:space="preserve"> *Handbook &amp; Page:</w:t>
              </w:r>
              <w:r w:rsidR="0026505D" w:rsidRPr="00032BAE">
                <w:rPr>
                  <w:rFonts w:ascii="Times New Roman" w:eastAsia="仿宋_GB2312" w:hAnsi="Times New Roman" w:cs="Times New Roman"/>
                  <w:color w:val="auto"/>
                  <w:sz w:val="18"/>
                  <w:szCs w:val="18"/>
                  <w:u w:val="single"/>
                  <w:lang w:eastAsia="zh-CN" w:bidi="ar"/>
                </w:rPr>
                <w:t xml:space="preserve"> page10-14</w:t>
              </w:r>
              <w:r w:rsidR="0026505D" w:rsidRPr="00032BAE">
                <w:rPr>
                  <w:rFonts w:ascii="Times New Roman" w:eastAsia="仿宋_GB2312" w:hAnsi="Times New Roman" w:cs="Times New Roman"/>
                  <w:color w:val="auto"/>
                  <w:sz w:val="18"/>
                  <w:szCs w:val="18"/>
                  <w:u w:val="single"/>
                  <w:lang w:eastAsia="zh-CN" w:bidi="ar"/>
                </w:rPr>
                <w:t>～</w:t>
              </w:r>
              <w:r w:rsidR="0026505D" w:rsidRPr="00032BAE">
                <w:rPr>
                  <w:rFonts w:ascii="Times New Roman" w:eastAsia="仿宋_GB2312" w:hAnsi="Times New Roman" w:cs="Times New Roman"/>
                  <w:color w:val="auto"/>
                  <w:sz w:val="18"/>
                  <w:szCs w:val="18"/>
                  <w:u w:val="single"/>
                  <w:lang w:eastAsia="zh-CN" w:bidi="ar"/>
                </w:rPr>
                <w:t xml:space="preserve">10-15  </w:t>
              </w:r>
            </w:ins>
          </w:p>
          <w:p w14:paraId="1F8109E3" w14:textId="77777777" w:rsidR="0026505D" w:rsidRPr="00032BAE" w:rsidRDefault="000B6761" w:rsidP="0026505D">
            <w:pPr>
              <w:jc w:val="both"/>
              <w:rPr>
                <w:ins w:id="8799" w:author="Xuning Wei12232" w:date="2026-07-27T20:26:00Z"/>
                <w:rFonts w:ascii="Times New Roman" w:eastAsia="仿宋_GB2312" w:hAnsi="Times New Roman" w:cs="Times New Roman"/>
                <w:b/>
                <w:color w:val="auto"/>
                <w:sz w:val="18"/>
                <w:szCs w:val="18"/>
                <w:lang w:eastAsia="zh-CN" w:bidi="ar"/>
              </w:rPr>
            </w:pPr>
            <w:customXmlInsRangeStart w:id="8800" w:author="Xuning Wei12232" w:date="2026-07-27T20:26:00Z"/>
            <w:sdt>
              <w:sdtPr>
                <w:rPr>
                  <w:rFonts w:ascii="Times New Roman" w:eastAsia="仿宋_GB2312" w:hAnsi="Times New Roman" w:cs="Times New Roman"/>
                  <w:color w:val="auto"/>
                  <w:sz w:val="18"/>
                  <w:szCs w:val="18"/>
                  <w:lang w:eastAsia="zh-CN" w:bidi="ar"/>
                </w:rPr>
                <w:id w:val="-311948820"/>
                <w14:checkbox>
                  <w14:checked w14:val="1"/>
                  <w14:checkedState w14:val="2612" w14:font="MS Gothic"/>
                  <w14:uncheckedState w14:val="2610" w14:font="MS Gothic"/>
                </w14:checkbox>
              </w:sdtPr>
              <w:sdtEndPr/>
              <w:sdtContent>
                <w:customXmlInsRangeEnd w:id="8800"/>
                <w:ins w:id="8801" w:author="Xuning Wei12232" w:date="2026-07-27T20:26:00Z">
                  <w:r w:rsidR="0026505D" w:rsidRPr="00032BAE">
                    <w:rPr>
                      <w:rFonts w:ascii="Segoe UI Symbol" w:eastAsia="仿宋_GB2312" w:hAnsi="Segoe UI Symbol" w:cs="Segoe UI Symbol"/>
                      <w:color w:val="auto"/>
                      <w:sz w:val="18"/>
                      <w:szCs w:val="18"/>
                      <w:lang w:eastAsia="zh-CN" w:bidi="ar"/>
                    </w:rPr>
                    <w:t>☒</w:t>
                  </w:r>
                </w:ins>
                <w:customXmlInsRangeStart w:id="8802" w:author="Xuning Wei12232" w:date="2026-07-27T20:26:00Z"/>
              </w:sdtContent>
            </w:sdt>
            <w:customXmlInsRangeEnd w:id="8802"/>
            <w:ins w:id="8803" w:author="Xuning Wei12232" w:date="2026-07-27T20:26:00Z">
              <w:r w:rsidR="0026505D" w:rsidRPr="00032BAE">
                <w:rPr>
                  <w:rFonts w:ascii="Times New Roman" w:eastAsia="仿宋_GB2312" w:hAnsi="Times New Roman" w:cs="Times New Roman"/>
                  <w:color w:val="auto"/>
                  <w:sz w:val="18"/>
                  <w:szCs w:val="18"/>
                  <w:lang w:eastAsia="zh-CN" w:bidi="ar"/>
                </w:rPr>
                <w:t xml:space="preserve"> Other:</w:t>
              </w:r>
              <w:r w:rsidR="0026505D"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26505D" w:rsidRPr="00032BAE">
                <w:rPr>
                  <w:rFonts w:ascii="Times New Roman" w:eastAsia="仿宋_GB2312" w:hAnsi="Times New Roman" w:cs="Times New Roman"/>
                  <w:color w:val="auto"/>
                  <w:sz w:val="18"/>
                  <w:szCs w:val="18"/>
                  <w:u w:val="single"/>
                  <w:lang w:eastAsia="zh-CN" w:bidi="ar"/>
                </w:rPr>
                <w:t>salts.The</w:t>
              </w:r>
              <w:proofErr w:type="spellEnd"/>
              <w:r w:rsidR="0026505D"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26505D" w:rsidRPr="00032BAE">
                <w:rPr>
                  <w:rFonts w:ascii="Times New Roman" w:eastAsia="仿宋_GB2312" w:hAnsi="Times New Roman" w:cs="Times New Roman"/>
                  <w:color w:val="auto"/>
                  <w:sz w:val="18"/>
                  <w:szCs w:val="18"/>
                  <w:u w:val="single"/>
                  <w:lang w:eastAsia="zh-CN" w:bidi="ar"/>
                </w:rPr>
                <w:t>solvents.The</w:t>
              </w:r>
              <w:proofErr w:type="spellEnd"/>
              <w:r w:rsidR="0026505D"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26505D" w:rsidRPr="00032BAE" w14:paraId="7273F04B" w14:textId="77777777" w:rsidTr="00770B21">
        <w:trPr>
          <w:trHeight w:val="5017"/>
          <w:ins w:id="8804" w:author="Xuning Wei12232" w:date="2026-07-27T20:26:00Z"/>
          <w:trPrChange w:id="8805" w:author="Xuning Wei12232" w:date="2026-07-27T20:59:00Z">
            <w:trPr>
              <w:trHeight w:val="1049"/>
            </w:trPr>
          </w:trPrChange>
        </w:trPr>
        <w:tc>
          <w:tcPr>
            <w:tcW w:w="269" w:type="pct"/>
            <w:vMerge/>
            <w:shd w:val="clear" w:color="auto" w:fill="FFFFFF" w:themeFill="background1"/>
            <w:vAlign w:val="center"/>
            <w:tcPrChange w:id="8806" w:author="Xuning Wei12232" w:date="2026-07-27T20:59:00Z">
              <w:tcPr>
                <w:tcW w:w="269" w:type="pct"/>
                <w:gridSpan w:val="2"/>
                <w:vMerge/>
                <w:shd w:val="clear" w:color="auto" w:fill="FFFFFF" w:themeFill="background1"/>
                <w:vAlign w:val="center"/>
              </w:tcPr>
            </w:tcPrChange>
          </w:tcPr>
          <w:p w14:paraId="24285A1E" w14:textId="77777777" w:rsidR="0026505D" w:rsidRPr="00032BAE" w:rsidRDefault="0026505D" w:rsidP="0026505D">
            <w:pPr>
              <w:jc w:val="both"/>
              <w:rPr>
                <w:ins w:id="8807" w:author="Xuning Wei12232" w:date="2026-07-27T20:26: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8808" w:author="Xuning Wei12232" w:date="2026-07-27T20:59:00Z">
              <w:tcPr>
                <w:tcW w:w="1365" w:type="pct"/>
                <w:gridSpan w:val="3"/>
                <w:vMerge/>
                <w:shd w:val="clear" w:color="auto" w:fill="FFFFFF" w:themeFill="background1"/>
                <w:vAlign w:val="center"/>
              </w:tcPr>
            </w:tcPrChange>
          </w:tcPr>
          <w:p w14:paraId="3B15F71B" w14:textId="77777777" w:rsidR="0026505D" w:rsidRPr="00032BAE" w:rsidRDefault="0026505D" w:rsidP="0026505D">
            <w:pPr>
              <w:jc w:val="both"/>
              <w:rPr>
                <w:ins w:id="8809" w:author="Xuning Wei12232" w:date="2026-07-27T20:26: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Change w:id="8810" w:author="Xuning Wei12232" w:date="2026-07-27T20:59:00Z">
              <w:tcPr>
                <w:tcW w:w="842" w:type="pct"/>
                <w:gridSpan w:val="3"/>
                <w:vMerge/>
                <w:shd w:val="clear" w:color="auto" w:fill="FFFFFF" w:themeFill="background1"/>
                <w:vAlign w:val="center"/>
              </w:tcPr>
            </w:tcPrChange>
          </w:tcPr>
          <w:p w14:paraId="54B5A837" w14:textId="77777777" w:rsidR="0026505D" w:rsidRPr="00032BAE" w:rsidRDefault="0026505D" w:rsidP="0026505D">
            <w:pPr>
              <w:jc w:val="both"/>
              <w:rPr>
                <w:ins w:id="8811" w:author="Xuning Wei12232" w:date="2026-07-27T20:26: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8812" w:author="Xuning Wei12232" w:date="2026-07-27T20:59:00Z">
              <w:tcPr>
                <w:tcW w:w="346" w:type="pct"/>
                <w:gridSpan w:val="3"/>
                <w:vMerge/>
                <w:shd w:val="clear" w:color="auto" w:fill="FFFFFF" w:themeFill="background1"/>
                <w:vAlign w:val="center"/>
              </w:tcPr>
            </w:tcPrChange>
          </w:tcPr>
          <w:p w14:paraId="580324EA" w14:textId="77777777" w:rsidR="0026505D" w:rsidRPr="00032BAE" w:rsidRDefault="0026505D" w:rsidP="0026505D">
            <w:pPr>
              <w:jc w:val="both"/>
              <w:rPr>
                <w:ins w:id="8813" w:author="Xuning Wei12232" w:date="2026-07-27T20:26: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Change w:id="8814" w:author="Xuning Wei12232" w:date="2026-07-27T20:59:00Z">
              <w:tcPr>
                <w:tcW w:w="396" w:type="pct"/>
                <w:gridSpan w:val="3"/>
                <w:vMerge/>
                <w:shd w:val="clear" w:color="auto" w:fill="FFFFFF" w:themeFill="background1"/>
                <w:vAlign w:val="center"/>
              </w:tcPr>
            </w:tcPrChange>
          </w:tcPr>
          <w:p w14:paraId="0BAC042C" w14:textId="77777777" w:rsidR="0026505D" w:rsidRPr="00032BAE" w:rsidRDefault="0026505D" w:rsidP="0026505D">
            <w:pPr>
              <w:jc w:val="both"/>
              <w:rPr>
                <w:ins w:id="8815" w:author="Xuning Wei12232" w:date="2026-07-27T20:26:00Z"/>
                <w:rFonts w:ascii="Times New Roman" w:eastAsia="仿宋_GB2312" w:hAnsi="Times New Roman" w:cs="Times New Roman"/>
                <w:color w:val="auto"/>
                <w:sz w:val="18"/>
                <w:szCs w:val="18"/>
                <w:lang w:eastAsia="zh-CN" w:bidi="ar"/>
              </w:rPr>
            </w:pPr>
          </w:p>
        </w:tc>
        <w:tc>
          <w:tcPr>
            <w:tcW w:w="397" w:type="pct"/>
            <w:vAlign w:val="center"/>
            <w:tcPrChange w:id="8816" w:author="Xuning Wei12232" w:date="2026-07-27T20:59:00Z">
              <w:tcPr>
                <w:tcW w:w="335" w:type="pct"/>
                <w:gridSpan w:val="2"/>
                <w:vAlign w:val="center"/>
              </w:tcPr>
            </w:tcPrChange>
          </w:tcPr>
          <w:p w14:paraId="6128B352" w14:textId="77777777" w:rsidR="0026505D" w:rsidRPr="00032BAE" w:rsidRDefault="000B6761" w:rsidP="0026505D">
            <w:pPr>
              <w:jc w:val="both"/>
              <w:rPr>
                <w:ins w:id="8817" w:author="Xuning Wei12232" w:date="2026-07-27T20:26:00Z"/>
                <w:rFonts w:ascii="Times New Roman" w:eastAsia="仿宋_GB2312" w:hAnsi="Times New Roman" w:cs="Times New Roman"/>
                <w:color w:val="auto"/>
                <w:sz w:val="18"/>
                <w:szCs w:val="18"/>
                <w:lang w:eastAsia="zh-CN" w:bidi="ar"/>
              </w:rPr>
            </w:pPr>
            <w:customXmlInsRangeStart w:id="8818" w:author="Xuning Wei12232" w:date="2026-07-27T20:26:00Z"/>
            <w:sdt>
              <w:sdtPr>
                <w:rPr>
                  <w:rFonts w:ascii="Times New Roman" w:eastAsia="仿宋_GB2312" w:hAnsi="Times New Roman" w:cs="Times New Roman"/>
                  <w:b/>
                  <w:color w:val="auto"/>
                  <w:sz w:val="18"/>
                  <w:szCs w:val="18"/>
                  <w:lang w:eastAsia="zh-CN" w:bidi="ar"/>
                </w:rPr>
                <w:id w:val="-370615391"/>
                <w14:checkbox>
                  <w14:checked w14:val="0"/>
                  <w14:checkedState w14:val="2612" w14:font="MS Gothic"/>
                  <w14:uncheckedState w14:val="2610" w14:font="MS Gothic"/>
                </w14:checkbox>
              </w:sdtPr>
              <w:sdtEndPr/>
              <w:sdtContent>
                <w:customXmlInsRangeEnd w:id="8818"/>
                <w:ins w:id="8819"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820" w:author="Xuning Wei12232" w:date="2026-07-27T20:26:00Z"/>
              </w:sdtContent>
            </w:sdt>
            <w:customXmlInsRangeEnd w:id="8820"/>
            <w:ins w:id="8821" w:author="Xuning Wei12232" w:date="2026-07-27T20:26:00Z">
              <w:r w:rsidR="0026505D" w:rsidRPr="00032BAE">
                <w:rPr>
                  <w:rFonts w:ascii="Times New Roman" w:eastAsia="仿宋_GB2312" w:hAnsi="Times New Roman" w:cs="Times New Roman"/>
                  <w:color w:val="auto"/>
                  <w:sz w:val="18"/>
                  <w:szCs w:val="18"/>
                  <w:lang w:eastAsia="zh-CN" w:bidi="ar"/>
                </w:rPr>
                <w:t xml:space="preserve"> High</w:t>
              </w:r>
            </w:ins>
          </w:p>
          <w:p w14:paraId="7174387D" w14:textId="77777777" w:rsidR="0026505D" w:rsidRPr="00032BAE" w:rsidRDefault="000B6761" w:rsidP="0026505D">
            <w:pPr>
              <w:jc w:val="both"/>
              <w:rPr>
                <w:ins w:id="8822" w:author="Xuning Wei12232" w:date="2026-07-27T20:26:00Z"/>
                <w:rFonts w:ascii="Times New Roman" w:eastAsia="仿宋_GB2312" w:hAnsi="Times New Roman" w:cs="Times New Roman"/>
                <w:color w:val="auto"/>
                <w:sz w:val="18"/>
                <w:szCs w:val="18"/>
                <w:lang w:eastAsia="zh-CN" w:bidi="ar"/>
              </w:rPr>
            </w:pPr>
            <w:customXmlInsRangeStart w:id="8823" w:author="Xuning Wei12232" w:date="2026-07-27T20:26:00Z"/>
            <w:sdt>
              <w:sdtPr>
                <w:rPr>
                  <w:rFonts w:ascii="Times New Roman" w:eastAsia="仿宋_GB2312" w:hAnsi="Times New Roman" w:cs="Times New Roman"/>
                  <w:b/>
                  <w:color w:val="auto"/>
                  <w:sz w:val="18"/>
                  <w:szCs w:val="18"/>
                  <w:lang w:eastAsia="zh-CN" w:bidi="ar"/>
                </w:rPr>
                <w:id w:val="146179488"/>
                <w14:checkbox>
                  <w14:checked w14:val="0"/>
                  <w14:checkedState w14:val="2612" w14:font="MS Gothic"/>
                  <w14:uncheckedState w14:val="2610" w14:font="MS Gothic"/>
                </w14:checkbox>
              </w:sdtPr>
              <w:sdtEndPr/>
              <w:sdtContent>
                <w:customXmlInsRangeEnd w:id="8823"/>
                <w:ins w:id="8824"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825" w:author="Xuning Wei12232" w:date="2026-07-27T20:26:00Z"/>
              </w:sdtContent>
            </w:sdt>
            <w:customXmlInsRangeEnd w:id="8825"/>
            <w:ins w:id="8826" w:author="Xuning Wei12232" w:date="2026-07-27T20:26:00Z">
              <w:r w:rsidR="0026505D" w:rsidRPr="00032BAE">
                <w:rPr>
                  <w:rFonts w:ascii="Times New Roman" w:eastAsia="仿宋_GB2312" w:hAnsi="Times New Roman" w:cs="Times New Roman"/>
                  <w:b/>
                  <w:color w:val="auto"/>
                  <w:sz w:val="18"/>
                  <w:szCs w:val="18"/>
                  <w:lang w:eastAsia="zh-CN" w:bidi="ar"/>
                </w:rPr>
                <w:t xml:space="preserve"> </w:t>
              </w:r>
              <w:r w:rsidR="0026505D" w:rsidRPr="00032BAE">
                <w:rPr>
                  <w:rFonts w:ascii="Times New Roman" w:eastAsia="仿宋_GB2312" w:hAnsi="Times New Roman" w:cs="Times New Roman"/>
                  <w:color w:val="auto"/>
                  <w:sz w:val="18"/>
                  <w:szCs w:val="18"/>
                  <w:lang w:eastAsia="zh-CN" w:bidi="ar"/>
                </w:rPr>
                <w:t>Medium</w:t>
              </w:r>
            </w:ins>
          </w:p>
          <w:p w14:paraId="12A7FC3D" w14:textId="77777777" w:rsidR="0026505D" w:rsidRPr="00032BAE" w:rsidRDefault="000B6761" w:rsidP="0026505D">
            <w:pPr>
              <w:jc w:val="both"/>
              <w:rPr>
                <w:ins w:id="8827" w:author="Xuning Wei12232" w:date="2026-07-27T20:26:00Z"/>
                <w:rFonts w:ascii="Times New Roman" w:eastAsia="仿宋_GB2312" w:hAnsi="Times New Roman" w:cs="Times New Roman"/>
                <w:color w:val="auto"/>
                <w:sz w:val="18"/>
                <w:szCs w:val="18"/>
                <w:lang w:eastAsia="zh-CN" w:bidi="ar"/>
              </w:rPr>
            </w:pPr>
            <w:customXmlInsRangeStart w:id="8828" w:author="Xuning Wei12232" w:date="2026-07-27T20:26:00Z"/>
            <w:sdt>
              <w:sdtPr>
                <w:rPr>
                  <w:rFonts w:ascii="Times New Roman" w:eastAsia="仿宋_GB2312" w:hAnsi="Times New Roman" w:cs="Times New Roman"/>
                  <w:b/>
                  <w:color w:val="auto"/>
                  <w:sz w:val="18"/>
                  <w:szCs w:val="18"/>
                  <w:lang w:eastAsia="zh-CN" w:bidi="ar"/>
                </w:rPr>
                <w:id w:val="-1290667509"/>
                <w14:checkbox>
                  <w14:checked w14:val="1"/>
                  <w14:checkedState w14:val="2612" w14:font="MS Gothic"/>
                  <w14:uncheckedState w14:val="2610" w14:font="MS Gothic"/>
                </w14:checkbox>
              </w:sdtPr>
              <w:sdtEndPr/>
              <w:sdtContent>
                <w:customXmlInsRangeEnd w:id="8828"/>
                <w:ins w:id="8829" w:author="Xuning Wei12232" w:date="2026-07-27T20:26:00Z">
                  <w:r w:rsidR="0026505D" w:rsidRPr="00032BAE">
                    <w:rPr>
                      <w:rFonts w:ascii="Segoe UI Symbol" w:eastAsia="仿宋_GB2312" w:hAnsi="Segoe UI Symbol" w:cs="Segoe UI Symbol"/>
                      <w:b/>
                      <w:color w:val="auto"/>
                      <w:sz w:val="18"/>
                      <w:szCs w:val="18"/>
                      <w:lang w:eastAsia="zh-CN" w:bidi="ar"/>
                    </w:rPr>
                    <w:t>☒</w:t>
                  </w:r>
                </w:ins>
                <w:customXmlInsRangeStart w:id="8830" w:author="Xuning Wei12232" w:date="2026-07-27T20:26:00Z"/>
              </w:sdtContent>
            </w:sdt>
            <w:customXmlInsRangeEnd w:id="8830"/>
            <w:ins w:id="8831" w:author="Xuning Wei12232" w:date="2026-07-27T20:26:00Z">
              <w:r w:rsidR="0026505D"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8832" w:author="Xuning Wei12232" w:date="2026-07-27T20:59:00Z">
              <w:tcPr>
                <w:tcW w:w="457" w:type="pct"/>
                <w:gridSpan w:val="3"/>
                <w:vAlign w:val="center"/>
              </w:tcPr>
            </w:tcPrChange>
          </w:tcPr>
          <w:p w14:paraId="51846821" w14:textId="77777777" w:rsidR="0026505D" w:rsidRPr="00032BAE" w:rsidRDefault="0026505D" w:rsidP="0026505D">
            <w:pPr>
              <w:jc w:val="both"/>
              <w:rPr>
                <w:ins w:id="8833" w:author="Xuning Wei12232" w:date="2026-07-27T20:26:00Z"/>
                <w:rFonts w:ascii="Times New Roman" w:eastAsia="仿宋_GB2312" w:hAnsi="Times New Roman" w:cs="Times New Roman"/>
                <w:color w:val="auto"/>
                <w:sz w:val="18"/>
                <w:szCs w:val="18"/>
                <w:lang w:eastAsia="zh-CN" w:bidi="ar"/>
              </w:rPr>
            </w:pPr>
            <w:ins w:id="8834" w:author="Xuning Wei12232" w:date="2026-07-27T20:26: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8835" w:author="Xuning Wei12232" w:date="2026-07-27T20:59:00Z">
              <w:tcPr>
                <w:tcW w:w="990" w:type="pct"/>
                <w:gridSpan w:val="2"/>
                <w:vMerge/>
                <w:vAlign w:val="center"/>
              </w:tcPr>
            </w:tcPrChange>
          </w:tcPr>
          <w:p w14:paraId="5F9BAE20" w14:textId="77777777" w:rsidR="0026505D" w:rsidRPr="00032BAE" w:rsidRDefault="0026505D" w:rsidP="0026505D">
            <w:pPr>
              <w:jc w:val="both"/>
              <w:rPr>
                <w:ins w:id="8836" w:author="Xuning Wei12232" w:date="2026-07-27T20:26:00Z"/>
                <w:rFonts w:ascii="Times New Roman" w:eastAsia="仿宋_GB2312" w:hAnsi="Times New Roman" w:cs="Times New Roman"/>
                <w:b/>
                <w:color w:val="auto"/>
                <w:sz w:val="20"/>
                <w:szCs w:val="20"/>
                <w:lang w:eastAsia="zh-CN" w:bidi="ar"/>
              </w:rPr>
            </w:pPr>
          </w:p>
        </w:tc>
      </w:tr>
      <w:tr w:rsidR="0026505D" w:rsidRPr="00032BAE" w14:paraId="3EBFC374" w14:textId="77777777" w:rsidTr="00770B21">
        <w:trPr>
          <w:trHeight w:val="397"/>
          <w:ins w:id="8837" w:author="Xuning Wei12232" w:date="2026-07-27T20:37:00Z"/>
          <w:trPrChange w:id="8838" w:author="Xuning Wei12232" w:date="2026-07-27T20:59:00Z">
            <w:trPr>
              <w:trHeight w:val="2874"/>
            </w:trPr>
          </w:trPrChange>
        </w:trPr>
        <w:tc>
          <w:tcPr>
            <w:tcW w:w="269" w:type="pct"/>
            <w:vMerge w:val="restart"/>
            <w:shd w:val="clear" w:color="auto" w:fill="FFFFFF" w:themeFill="background1"/>
            <w:vAlign w:val="center"/>
            <w:tcPrChange w:id="8839" w:author="Xuning Wei12232" w:date="2026-07-27T20:59:00Z">
              <w:tcPr>
                <w:tcW w:w="269" w:type="pct"/>
                <w:vMerge w:val="restart"/>
                <w:shd w:val="clear" w:color="auto" w:fill="FFFFFF" w:themeFill="background1"/>
                <w:vAlign w:val="center"/>
              </w:tcPr>
            </w:tcPrChange>
          </w:tcPr>
          <w:p w14:paraId="69D7A6F7" w14:textId="32CB0158" w:rsidR="0026505D" w:rsidRPr="00032BAE" w:rsidRDefault="0026505D">
            <w:pPr>
              <w:jc w:val="center"/>
              <w:rPr>
                <w:ins w:id="8840" w:author="Xuning Wei12232" w:date="2026-07-27T20:37:00Z"/>
                <w:rFonts w:ascii="Times New Roman" w:eastAsia="仿宋_GB2312" w:hAnsi="Times New Roman" w:cs="Times New Roman"/>
                <w:color w:val="auto"/>
                <w:sz w:val="20"/>
                <w:szCs w:val="20"/>
                <w:lang w:eastAsia="zh-CN" w:bidi="ar"/>
              </w:rPr>
              <w:pPrChange w:id="8841" w:author="Xuning Wei12232" w:date="2026-07-27T20:44:00Z">
                <w:pPr>
                  <w:jc w:val="both"/>
                </w:pPr>
              </w:pPrChange>
            </w:pPr>
            <w:ins w:id="8842" w:author="Xuning Wei12232" w:date="2026-07-27T20:44:00Z">
              <w:r>
                <w:rPr>
                  <w:rFonts w:ascii="Times New Roman" w:eastAsia="仿宋_GB2312" w:hAnsi="Times New Roman" w:cs="Times New Roman" w:hint="eastAsia"/>
                  <w:color w:val="auto"/>
                  <w:sz w:val="20"/>
                  <w:szCs w:val="20"/>
                  <w:lang w:eastAsia="zh-CN" w:bidi="ar"/>
                </w:rPr>
                <w:lastRenderedPageBreak/>
                <w:t>8</w:t>
              </w:r>
            </w:ins>
          </w:p>
        </w:tc>
        <w:tc>
          <w:tcPr>
            <w:tcW w:w="1365" w:type="pct"/>
            <w:vMerge w:val="restart"/>
            <w:shd w:val="clear" w:color="auto" w:fill="FFFFFF" w:themeFill="background1"/>
            <w:vAlign w:val="center"/>
            <w:tcPrChange w:id="8843" w:author="Xuning Wei12232" w:date="2026-07-27T20:59:00Z">
              <w:tcPr>
                <w:tcW w:w="1365" w:type="pct"/>
                <w:gridSpan w:val="3"/>
                <w:vMerge w:val="restart"/>
                <w:shd w:val="clear" w:color="auto" w:fill="FFFFFF" w:themeFill="background1"/>
                <w:vAlign w:val="center"/>
              </w:tcPr>
            </w:tcPrChange>
          </w:tcPr>
          <w:p w14:paraId="1627DC25" w14:textId="08CAFBB0" w:rsidR="0026505D" w:rsidRDefault="0026505D" w:rsidP="0026505D">
            <w:pPr>
              <w:jc w:val="both"/>
              <w:rPr>
                <w:ins w:id="8844" w:author="Xuning Wei12232" w:date="2026-07-27T20:39:00Z"/>
                <w:rFonts w:ascii="Times New Roman" w:eastAsia="等线" w:hAnsi="Times New Roman" w:cs="Times New Roman"/>
                <w:color w:val="000000" w:themeColor="text1"/>
                <w:sz w:val="18"/>
                <w:szCs w:val="18"/>
              </w:rPr>
            </w:pPr>
            <w:proofErr w:type="spellStart"/>
            <w:ins w:id="8845" w:author="Xuning Wei12232" w:date="2026-07-27T20:39:00Z">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-L-</w:t>
              </w:r>
              <w:proofErr w:type="spellStart"/>
              <w:r w:rsidRPr="008B3C39">
                <w:rPr>
                  <w:rFonts w:ascii="Times New Roman" w:eastAsia="仿宋_GB2312" w:hAnsi="Times New Roman" w:cs="Times New Roman"/>
                  <w:color w:val="auto"/>
                  <w:sz w:val="18"/>
                  <w:szCs w:val="18"/>
                  <w:lang w:eastAsia="zh-CN"/>
                </w:rPr>
                <w:t>Arg</w:t>
              </w:r>
              <w:proofErr w:type="spellEnd"/>
              <w:r w:rsidRPr="008B3C39">
                <w:rPr>
                  <w:rFonts w:ascii="Times New Roman" w:eastAsia="仿宋_GB2312" w:hAnsi="Times New Roman" w:cs="Times New Roman"/>
                  <w:color w:val="auto"/>
                  <w:sz w:val="18"/>
                  <w:szCs w:val="18"/>
                  <w:lang w:eastAsia="zh-CN"/>
                </w:rPr>
                <w:t>(</w:t>
              </w:r>
              <w:proofErr w:type="spellStart"/>
              <w:r w:rsidRPr="008B3C39">
                <w:rPr>
                  <w:rFonts w:ascii="Times New Roman" w:eastAsia="仿宋_GB2312" w:hAnsi="Times New Roman" w:cs="Times New Roman"/>
                  <w:color w:val="auto"/>
                  <w:sz w:val="18"/>
                  <w:szCs w:val="18"/>
                  <w:lang w:eastAsia="zh-CN"/>
                </w:rPr>
                <w:t>Pbf</w:t>
              </w:r>
              <w:proofErr w:type="spellEnd"/>
              <w:r w:rsidRPr="008B3C39">
                <w:rPr>
                  <w:rFonts w:ascii="Times New Roman" w:eastAsia="仿宋_GB2312" w:hAnsi="Times New Roman" w:cs="Times New Roman"/>
                  <w:color w:val="auto"/>
                  <w:sz w:val="18"/>
                  <w:szCs w:val="18"/>
                  <w:lang w:eastAsia="zh-CN"/>
                </w:rPr>
                <w:t>)-OH activation and transfer</w:t>
              </w:r>
            </w:ins>
            <w:ins w:id="8846" w:author="Xuning Wei12232" w:date="2026-07-27T20:40:00Z">
              <w:r>
                <w:rPr>
                  <w:rFonts w:ascii="Times New Roman" w:eastAsia="仿宋_GB2312" w:hAnsi="Times New Roman" w:cs="Times New Roman" w:hint="eastAsia"/>
                  <w:color w:val="auto"/>
                  <w:sz w:val="18"/>
                  <w:szCs w:val="18"/>
                  <w:lang w:eastAsia="zh-CN"/>
                </w:rPr>
                <w:t>：</w:t>
              </w:r>
            </w:ins>
          </w:p>
          <w:p w14:paraId="112D3085" w14:textId="64076FEA" w:rsidR="0026505D" w:rsidRPr="00032BAE" w:rsidRDefault="0026505D" w:rsidP="0026505D">
            <w:pPr>
              <w:jc w:val="both"/>
              <w:rPr>
                <w:ins w:id="8847" w:author="Xuning Wei12232" w:date="2026-07-27T20:37:00Z"/>
                <w:rFonts w:ascii="Times New Roman" w:eastAsia="仿宋_GB2312" w:hAnsi="Times New Roman" w:cs="Times New Roman"/>
                <w:color w:val="auto"/>
                <w:sz w:val="20"/>
                <w:szCs w:val="20"/>
                <w:lang w:eastAsia="zh-CN" w:bidi="ar"/>
              </w:rPr>
            </w:pPr>
            <w:ins w:id="8848" w:author="Xuning Wei12232" w:date="2026-07-27T20:39:00Z">
              <w:r>
                <w:rPr>
                  <w:rFonts w:ascii="Times New Roman" w:eastAsia="等线" w:hAnsi="Times New Roman" w:cs="Times New Roman"/>
                  <w:color w:val="000000" w:themeColor="text1"/>
                  <w:sz w:val="18"/>
                  <w:szCs w:val="18"/>
                </w:rPr>
                <w:t xml:space="preserve">1. </w:t>
              </w:r>
              <w:r w:rsidRPr="00321EFC">
                <w:rPr>
                  <w:rFonts w:ascii="Times New Roman" w:eastAsia="等线" w:hAnsi="Times New Roman" w:cs="Times New Roman"/>
                  <w:color w:val="000000" w:themeColor="text1"/>
                  <w:sz w:val="18"/>
                  <w:szCs w:val="18"/>
                </w:rPr>
                <w:t xml:space="preserve">Add </w:t>
              </w:r>
              <w:r w:rsidRPr="00321EFC">
                <w:rPr>
                  <w:rFonts w:ascii="Times New Roman" w:eastAsia="等线" w:hAnsi="Times New Roman" w:cs="Times New Roman"/>
                  <w:color w:val="000000" w:themeColor="text1"/>
                  <w:sz w:val="18"/>
                  <w:szCs w:val="18"/>
                  <w:lang w:eastAsia="zh-CN"/>
                </w:rPr>
                <w:t>5.0 V DMF (4.740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Start the stirrer. Then add 2.0 </w:t>
              </w:r>
              <w:proofErr w:type="spellStart"/>
              <w:r w:rsidRPr="00321EFC">
                <w:rPr>
                  <w:rFonts w:ascii="Times New Roman" w:eastAsia="等线" w:hAnsi="Times New Roman" w:cs="Times New Roman"/>
                  <w:color w:val="000000" w:themeColor="text1"/>
                  <w:sz w:val="18"/>
                  <w:szCs w:val="18"/>
                </w:rPr>
                <w:t>eq</w:t>
              </w:r>
              <w:proofErr w:type="spellEnd"/>
              <w:r w:rsidRPr="00321EFC">
                <w:rPr>
                  <w:rFonts w:ascii="Times New Roman" w:eastAsia="等线" w:hAnsi="Times New Roman" w:cs="Times New Roman"/>
                  <w:color w:val="000000" w:themeColor="text1"/>
                  <w:sz w:val="18"/>
                  <w:szCs w:val="18"/>
                </w:rPr>
                <w:t xml:space="preserve"> </w:t>
              </w:r>
              <w:proofErr w:type="spellStart"/>
              <w:r w:rsidRPr="00321EFC">
                <w:rPr>
                  <w:rFonts w:ascii="Times New Roman" w:eastAsia="等线" w:hAnsi="Times New Roman" w:cs="Times New Roman"/>
                  <w:color w:val="000000" w:themeColor="text1"/>
                  <w:sz w:val="18"/>
                  <w:szCs w:val="18"/>
                </w:rPr>
                <w:t>Fmoc</w:t>
              </w:r>
              <w:proofErr w:type="spellEnd"/>
              <w:r w:rsidRPr="00321EFC">
                <w:rPr>
                  <w:rFonts w:ascii="Times New Roman" w:eastAsia="等线" w:hAnsi="Times New Roman" w:cs="Times New Roman"/>
                  <w:color w:val="000000" w:themeColor="text1"/>
                  <w:sz w:val="18"/>
                  <w:szCs w:val="18"/>
                </w:rPr>
                <w:t>-L-</w:t>
              </w:r>
              <w:proofErr w:type="spellStart"/>
              <w:proofErr w:type="gramStart"/>
              <w:r w:rsidRPr="00321EFC">
                <w:rPr>
                  <w:rFonts w:ascii="Times New Roman" w:eastAsia="等线" w:hAnsi="Times New Roman" w:cs="Times New Roman"/>
                  <w:color w:val="000000" w:themeColor="text1"/>
                  <w:sz w:val="18"/>
                  <w:szCs w:val="18"/>
                </w:rPr>
                <w:t>Arg</w:t>
              </w:r>
              <w:proofErr w:type="spellEnd"/>
              <w:r w:rsidRPr="00321EFC">
                <w:rPr>
                  <w:rFonts w:ascii="Times New Roman" w:eastAsia="等线" w:hAnsi="Times New Roman" w:cs="Times New Roman"/>
                  <w:color w:val="000000" w:themeColor="text1"/>
                  <w:sz w:val="18"/>
                  <w:szCs w:val="18"/>
                </w:rPr>
                <w:t>(</w:t>
              </w:r>
              <w:proofErr w:type="spellStart"/>
              <w:proofErr w:type="gramEnd"/>
              <w:r w:rsidRPr="00321EFC">
                <w:rPr>
                  <w:rFonts w:ascii="Times New Roman" w:eastAsia="等线" w:hAnsi="Times New Roman" w:cs="Times New Roman"/>
                  <w:color w:val="000000" w:themeColor="text1"/>
                  <w:sz w:val="18"/>
                  <w:szCs w:val="18"/>
                </w:rPr>
                <w:t>Pbf</w:t>
              </w:r>
              <w:proofErr w:type="spellEnd"/>
              <w:r w:rsidRPr="00321EFC">
                <w:rPr>
                  <w:rFonts w:ascii="Times New Roman" w:eastAsia="等线" w:hAnsi="Times New Roman" w:cs="Times New Roman"/>
                  <w:color w:val="000000" w:themeColor="text1"/>
                  <w:sz w:val="18"/>
                  <w:szCs w:val="18"/>
                </w:rPr>
                <w:t xml:space="preserve">)-OH. </w:t>
              </w:r>
            </w:ins>
            <w:ins w:id="8849" w:author="Xuning Wei12232" w:date="2026-09-05T19:50:00Z">
              <w:r w:rsidR="00473484" w:rsidRPr="00473484">
                <w:rPr>
                  <w:rFonts w:ascii="Times New Roman" w:eastAsia="等线" w:hAnsi="Times New Roman" w:cs="Times New Roman"/>
                  <w:color w:val="FF0000"/>
                  <w:sz w:val="18"/>
                  <w:szCs w:val="18"/>
                </w:rPr>
                <w:t>Stir for at least 15 min.</w:t>
              </w:r>
            </w:ins>
            <w:ins w:id="8850" w:author="Xuning Wei12232" w:date="2026-07-27T20:39:00Z">
              <w:r w:rsidRPr="00321EFC">
                <w:rPr>
                  <w:rFonts w:ascii="Times New Roman" w:eastAsia="等线" w:hAnsi="Times New Roman" w:cs="Times New Roman"/>
                  <w:color w:val="000000" w:themeColor="text1"/>
                  <w:sz w:val="18"/>
                  <w:szCs w:val="18"/>
                  <w:lang w:eastAsia="zh-CN"/>
                </w:rPr>
                <w:t xml:space="preserve"> </w:t>
              </w:r>
              <w:r>
                <w:rPr>
                  <w:rFonts w:ascii="Times New Roman" w:eastAsia="等线" w:hAnsi="Times New Roman" w:cs="Times New Roman"/>
                  <w:color w:val="000000" w:themeColor="text1"/>
                  <w:sz w:val="18"/>
                  <w:szCs w:val="18"/>
                  <w:lang w:eastAsia="zh-CN"/>
                </w:rPr>
                <w:br/>
                <w:t xml:space="preserve">2. </w:t>
              </w:r>
              <w:r w:rsidRPr="00321EFC">
                <w:rPr>
                  <w:rFonts w:ascii="Times New Roman" w:eastAsia="等线" w:hAnsi="Times New Roman" w:cs="Times New Roman"/>
                  <w:color w:val="000000" w:themeColor="text1"/>
                  <w:sz w:val="18"/>
                  <w:szCs w:val="18"/>
                  <w:lang w:eastAsia="zh-CN"/>
                </w:rPr>
                <w:t>Adjust</w:t>
              </w:r>
              <w:r w:rsidRPr="006F0556">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rPr>
                <w:t xml:space="preserve">the mixture to </w:t>
              </w:r>
              <w:r w:rsidRPr="00321EFC">
                <w:rPr>
                  <w:rFonts w:ascii="Times New Roman" w:eastAsia="等线" w:hAnsi="Times New Roman" w:cs="Times New Roman"/>
                  <w:bCs w:val="0"/>
                  <w:color w:val="000000" w:themeColor="text1"/>
                  <w:sz w:val="18"/>
                  <w:szCs w:val="18"/>
                  <w:lang w:eastAsia="zh-CN"/>
                </w:rPr>
                <w:t>20</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ins>
            <w:ins w:id="8851" w:author="Johan Granander" w:date="2026-07-28T13:42:00Z">
              <w:r w:rsidR="005231E1">
                <w:rPr>
                  <w:rFonts w:ascii="Times New Roman" w:eastAsia="等线" w:hAnsi="Times New Roman" w:cs="Times New Roman"/>
                  <w:bCs w:val="0"/>
                  <w:color w:val="000000" w:themeColor="text1"/>
                  <w:sz w:val="18"/>
                  <w:szCs w:val="18"/>
                </w:rPr>
                <w:t xml:space="preserve"> </w:t>
              </w:r>
            </w:ins>
            <w:ins w:id="8852" w:author="Xuning Wei12232" w:date="2026-07-27T20:39:00Z">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 xml:space="preserve">. Maintain for next operation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853" w:author="Johan Granander" w:date="2026-07-28T13:42:00Z">
              <w:r w:rsidR="005231E1">
                <w:rPr>
                  <w:rFonts w:ascii="Times New Roman" w:eastAsia="等线" w:hAnsi="Times New Roman" w:cs="Times New Roman"/>
                  <w:color w:val="000000" w:themeColor="text1"/>
                  <w:sz w:val="18"/>
                  <w:szCs w:val="18"/>
                </w:rPr>
                <w:t xml:space="preserve"> </w:t>
              </w:r>
            </w:ins>
            <w:ins w:id="8854"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855" w:author="Johan Granander" w:date="2026-07-28T13:42:00Z">
              <w:r w:rsidR="005231E1">
                <w:rPr>
                  <w:rFonts w:ascii="Times New Roman" w:eastAsia="等线" w:hAnsi="Times New Roman" w:cs="Times New Roman"/>
                  <w:color w:val="000000" w:themeColor="text1"/>
                  <w:sz w:val="18"/>
                  <w:szCs w:val="18"/>
                  <w:lang w:eastAsia="zh-CN"/>
                </w:rPr>
                <w:t xml:space="preserve"> </w:t>
              </w:r>
            </w:ins>
            <w:ins w:id="8856"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Add 2.0 eq. </w:t>
              </w:r>
              <w:proofErr w:type="spellStart"/>
              <w:r w:rsidRPr="00321EFC">
                <w:rPr>
                  <w:rFonts w:ascii="Times New Roman" w:eastAsia="等线" w:hAnsi="Times New Roman" w:cs="Times New Roman"/>
                  <w:color w:val="000000" w:themeColor="text1"/>
                  <w:sz w:val="18"/>
                  <w:szCs w:val="18"/>
                </w:rPr>
                <w:t>Oxyma</w:t>
              </w:r>
              <w:proofErr w:type="spellEnd"/>
              <w:r w:rsidRPr="00321EFC">
                <w:rPr>
                  <w:rFonts w:ascii="Times New Roman" w:eastAsia="等线" w:hAnsi="Times New Roman" w:cs="Times New Roman"/>
                  <w:color w:val="000000" w:themeColor="text1"/>
                  <w:sz w:val="18"/>
                  <w:szCs w:val="18"/>
                </w:rPr>
                <w:t xml:space="preserve"> Pure into </w:t>
              </w:r>
              <w:r w:rsidRPr="006F0556">
                <w:rPr>
                  <w:rFonts w:ascii="Times New Roman" w:eastAsia="等线" w:hAnsi="Times New Roman" w:cs="Times New Roman"/>
                  <w:color w:val="000000" w:themeColor="text1"/>
                  <w:sz w:val="18"/>
                  <w:szCs w:val="18"/>
                </w:rPr>
                <w:t>TJ4S-1213-Sy15-R01</w:t>
              </w:r>
              <w:r w:rsidRPr="00321EFC">
                <w:rPr>
                  <w:rFonts w:ascii="Times New Roman" w:eastAsia="等线" w:hAnsi="Times New Roman" w:cs="Times New Roman"/>
                  <w:color w:val="000000" w:themeColor="text1"/>
                  <w:sz w:val="18"/>
                  <w:szCs w:val="18"/>
                </w:rPr>
                <w:t xml:space="preserve">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857" w:author="Johan Granander" w:date="2026-07-28T13:42:00Z">
              <w:r w:rsidR="005231E1">
                <w:rPr>
                  <w:rFonts w:ascii="Times New Roman" w:eastAsia="等线" w:hAnsi="Times New Roman" w:cs="Times New Roman"/>
                  <w:color w:val="000000" w:themeColor="text1"/>
                  <w:sz w:val="18"/>
                  <w:szCs w:val="18"/>
                </w:rPr>
                <w:t xml:space="preserve"> </w:t>
              </w:r>
            </w:ins>
            <w:ins w:id="8858"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rinse the </w:t>
              </w:r>
              <w:r w:rsidRPr="006F0556">
                <w:rPr>
                  <w:rFonts w:ascii="Times New Roman" w:eastAsia="等线" w:hAnsi="Times New Roman" w:cs="Times New Roman"/>
                  <w:color w:val="000000" w:themeColor="text1"/>
                  <w:sz w:val="18"/>
                  <w:szCs w:val="18"/>
                </w:rPr>
                <w:t xml:space="preserve">TJ4S-1213-Sy15-R01 </w:t>
              </w:r>
              <w:r w:rsidRPr="00321EFC">
                <w:rPr>
                  <w:rFonts w:ascii="Times New Roman" w:eastAsia="等线" w:hAnsi="Times New Roman" w:cs="Times New Roman"/>
                  <w:color w:val="000000" w:themeColor="text1"/>
                  <w:sz w:val="18"/>
                  <w:szCs w:val="18"/>
                </w:rPr>
                <w:t>with 2.0</w:t>
              </w:r>
            </w:ins>
            <w:ins w:id="8859" w:author="Johan Granander" w:date="2026-07-28T13:42:00Z">
              <w:r w:rsidR="005231E1">
                <w:rPr>
                  <w:rFonts w:ascii="Times New Roman" w:eastAsia="等线" w:hAnsi="Times New Roman" w:cs="Times New Roman"/>
                  <w:color w:val="000000" w:themeColor="text1"/>
                  <w:sz w:val="18"/>
                  <w:szCs w:val="18"/>
                </w:rPr>
                <w:t xml:space="preserve"> </w:t>
              </w:r>
            </w:ins>
            <w:ins w:id="8860" w:author="Xuning Wei12232" w:date="2026-07-27T20:39:00Z">
              <w:del w:id="8861" w:author="Johan Granander" w:date="2026-07-28T13:42:00Z">
                <w:r w:rsidRPr="00321EFC" w:rsidDel="005231E1">
                  <w:rPr>
                    <w:rFonts w:ascii="Times New Roman" w:eastAsia="等线" w:hAnsi="Times New Roman" w:cs="Times New Roman"/>
                    <w:color w:val="000000" w:themeColor="text1"/>
                    <w:sz w:val="18"/>
                    <w:szCs w:val="18"/>
                  </w:rPr>
                  <w:delText>v</w:delText>
                </w:r>
              </w:del>
            </w:ins>
            <w:ins w:id="8862" w:author="Johan Granander" w:date="2026-07-28T13:42:00Z">
              <w:r w:rsidR="005231E1">
                <w:rPr>
                  <w:rFonts w:ascii="Times New Roman" w:eastAsia="等线" w:hAnsi="Times New Roman" w:cs="Times New Roman"/>
                  <w:color w:val="000000" w:themeColor="text1"/>
                  <w:sz w:val="18"/>
                  <w:szCs w:val="18"/>
                </w:rPr>
                <w:t>V</w:t>
              </w:r>
            </w:ins>
            <w:ins w:id="8863" w:author="Xuning Wei12232" w:date="2026-07-27T20:39:00Z">
              <w:r w:rsidRPr="00321EFC">
                <w:rPr>
                  <w:rFonts w:ascii="Times New Roman" w:eastAsia="等线" w:hAnsi="Times New Roman" w:cs="Times New Roman"/>
                  <w:color w:val="000000" w:themeColor="text1"/>
                  <w:sz w:val="18"/>
                  <w:szCs w:val="18"/>
                </w:rPr>
                <w:t xml:space="preserve"> DMF (1.896 kg/kg). Add 2.2 eq. DIC into </w:t>
              </w:r>
              <w:r w:rsidRPr="006F0556">
                <w:rPr>
                  <w:rFonts w:ascii="Times New Roman" w:eastAsia="等线" w:hAnsi="Times New Roman" w:cs="Times New Roman"/>
                  <w:color w:val="000000" w:themeColor="text1"/>
                  <w:sz w:val="18"/>
                  <w:szCs w:val="18"/>
                </w:rPr>
                <w:t>TJ4S-1213-Sy15-R01</w:t>
              </w:r>
              <w:r w:rsidRPr="00321EFC">
                <w:rPr>
                  <w:rFonts w:ascii="Times New Roman" w:eastAsia="等线" w:hAnsi="Times New Roman" w:cs="Times New Roman"/>
                  <w:color w:val="000000" w:themeColor="text1"/>
                  <w:sz w:val="18"/>
                  <w:szCs w:val="18"/>
                </w:rPr>
                <w:t xml:space="preserve">, the addition rate depends on temperature control. Activate for 20±5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864" w:author="Johan Granander" w:date="2026-07-28T13:42:00Z">
              <w:r w:rsidR="005231E1">
                <w:rPr>
                  <w:rFonts w:ascii="Times New Roman" w:eastAsia="等线" w:hAnsi="Times New Roman" w:cs="Times New Roman"/>
                  <w:color w:val="000000" w:themeColor="text1"/>
                  <w:sz w:val="18"/>
                  <w:szCs w:val="18"/>
                  <w:lang w:eastAsia="zh-CN"/>
                </w:rPr>
                <w:t xml:space="preserve"> </w:t>
              </w:r>
            </w:ins>
            <w:ins w:id="8865"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6F0556">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lang w:eastAsia="zh-CN"/>
                </w:rPr>
                <w:t xml:space="preserve">1.0 V DMF (0.948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8866" w:author="Xuning Wei12232" w:date="2026-07-27T20:59:00Z">
              <w:tcPr>
                <w:tcW w:w="842" w:type="pct"/>
                <w:gridSpan w:val="3"/>
                <w:vMerge w:val="restart"/>
                <w:shd w:val="clear" w:color="auto" w:fill="FFFFFF" w:themeFill="background1"/>
                <w:vAlign w:val="center"/>
              </w:tcPr>
            </w:tcPrChange>
          </w:tcPr>
          <w:p w14:paraId="27505280" w14:textId="77777777" w:rsidR="0026505D" w:rsidRPr="00032BAE" w:rsidRDefault="0026505D" w:rsidP="0026505D">
            <w:pPr>
              <w:rPr>
                <w:ins w:id="8867" w:author="Xuning Wei12232" w:date="2026-07-27T20:51:00Z"/>
                <w:rFonts w:ascii="Times New Roman" w:hAnsi="Times New Roman" w:cs="Times New Roman"/>
                <w:color w:val="auto"/>
                <w:sz w:val="18"/>
                <w:szCs w:val="18"/>
                <w:shd w:val="clear" w:color="auto" w:fill="FFFFFF"/>
              </w:rPr>
            </w:pPr>
            <w:ins w:id="8868" w:author="Xuning Wei12232" w:date="2026-07-27T20:51: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4F79B784" w14:textId="77777777" w:rsidR="0026505D" w:rsidRDefault="0026505D" w:rsidP="0026505D">
            <w:pPr>
              <w:rPr>
                <w:ins w:id="8869" w:author="Xuning Wei12232" w:date="2026-07-27T20:51:00Z"/>
                <w:rFonts w:ascii="Times New Roman" w:hAnsi="Times New Roman" w:cs="Times New Roman"/>
                <w:color w:val="auto"/>
                <w:sz w:val="18"/>
                <w:szCs w:val="18"/>
                <w:shd w:val="clear" w:color="auto" w:fill="FFFFFF"/>
              </w:rPr>
            </w:pPr>
            <w:ins w:id="8870" w:author="Xuning Wei12232" w:date="2026-07-27T20:51: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0B821394" w14:textId="77777777" w:rsidR="0026505D" w:rsidRPr="00032BAE" w:rsidRDefault="0026505D" w:rsidP="0026505D">
            <w:pPr>
              <w:rPr>
                <w:ins w:id="8871" w:author="Xuning Wei12232" w:date="2026-07-27T20:51:00Z"/>
                <w:rFonts w:ascii="Times New Roman" w:hAnsi="Times New Roman" w:cs="Times New Roman"/>
                <w:color w:val="auto"/>
                <w:sz w:val="18"/>
                <w:szCs w:val="18"/>
                <w:shd w:val="clear" w:color="auto" w:fill="FFFFFF"/>
              </w:rPr>
            </w:pPr>
            <w:ins w:id="8872" w:author="Xuning Wei12232" w:date="2026-07-27T20:51:00Z">
              <w:r w:rsidRPr="00032BAE">
                <w:rPr>
                  <w:rFonts w:ascii="Times New Roman" w:hAnsi="Times New Roman" w:cs="Times New Roman"/>
                  <w:color w:val="auto"/>
                  <w:sz w:val="18"/>
                  <w:szCs w:val="18"/>
                  <w:shd w:val="clear" w:color="auto" w:fill="FFFFFF"/>
                </w:rPr>
                <w:t>Pipeline material: 316L</w:t>
              </w:r>
            </w:ins>
          </w:p>
          <w:p w14:paraId="1835D954" w14:textId="77777777" w:rsidR="0026505D" w:rsidRPr="00032BAE" w:rsidRDefault="0026505D" w:rsidP="0026505D">
            <w:pPr>
              <w:rPr>
                <w:ins w:id="8873" w:author="Xuning Wei12232" w:date="2026-07-27T20:51:00Z"/>
                <w:rFonts w:ascii="Times New Roman" w:hAnsi="Times New Roman" w:cs="Times New Roman"/>
                <w:color w:val="auto"/>
                <w:sz w:val="18"/>
                <w:szCs w:val="18"/>
                <w:shd w:val="clear" w:color="auto" w:fill="FFFFFF"/>
              </w:rPr>
            </w:pPr>
            <w:ins w:id="8874" w:author="Xuning Wei12232" w:date="2026-07-27T20:51:00Z">
              <w:r w:rsidRPr="00032BAE">
                <w:rPr>
                  <w:rFonts w:ascii="Times New Roman" w:hAnsi="Times New Roman" w:cs="Times New Roman"/>
                  <w:color w:val="auto"/>
                  <w:sz w:val="18"/>
                  <w:szCs w:val="18"/>
                  <w:shd w:val="clear" w:color="auto" w:fill="FFFFFF"/>
                </w:rPr>
                <w:t>Sealing ring: PTFE</w:t>
              </w:r>
            </w:ins>
          </w:p>
          <w:p w14:paraId="64DF26B5" w14:textId="77777777" w:rsidR="0026505D" w:rsidRPr="00032BAE" w:rsidRDefault="0026505D" w:rsidP="0026505D">
            <w:pPr>
              <w:rPr>
                <w:ins w:id="8875" w:author="Xuning Wei12232" w:date="2026-07-27T20:51:00Z"/>
                <w:rFonts w:ascii="Times New Roman" w:hAnsi="Times New Roman" w:cs="Times New Roman"/>
                <w:color w:val="auto"/>
                <w:sz w:val="18"/>
                <w:szCs w:val="18"/>
                <w:shd w:val="clear" w:color="auto" w:fill="FFFFFF"/>
              </w:rPr>
            </w:pPr>
            <w:ins w:id="8876" w:author="Xuning Wei12232" w:date="2026-07-27T20:51:00Z">
              <w:r w:rsidRPr="00032BAE">
                <w:rPr>
                  <w:rFonts w:ascii="Times New Roman" w:hAnsi="Times New Roman" w:cs="Times New Roman"/>
                  <w:color w:val="auto"/>
                  <w:sz w:val="18"/>
                  <w:szCs w:val="18"/>
                  <w:shd w:val="clear" w:color="auto" w:fill="FFFFFF"/>
                </w:rPr>
                <w:t>Mass flow meter: SS</w:t>
              </w:r>
            </w:ins>
          </w:p>
          <w:p w14:paraId="5FDCDAA0" w14:textId="77777777" w:rsidR="0026505D" w:rsidRPr="00032BAE" w:rsidRDefault="0026505D" w:rsidP="0026505D">
            <w:pPr>
              <w:rPr>
                <w:ins w:id="8877" w:author="Xuning Wei12232" w:date="2026-07-27T20:51:00Z"/>
                <w:rFonts w:ascii="Times New Roman" w:hAnsi="Times New Roman" w:cs="Times New Roman"/>
                <w:color w:val="auto"/>
                <w:sz w:val="18"/>
                <w:szCs w:val="18"/>
                <w:shd w:val="clear" w:color="auto" w:fill="FFFFFF"/>
              </w:rPr>
            </w:pPr>
            <w:ins w:id="8878" w:author="Xuning Wei12232" w:date="2026-07-27T20:51:00Z">
              <w:r w:rsidRPr="00032BAE">
                <w:rPr>
                  <w:rFonts w:ascii="Times New Roman" w:hAnsi="Times New Roman" w:cs="Times New Roman"/>
                  <w:color w:val="auto"/>
                  <w:sz w:val="18"/>
                  <w:szCs w:val="18"/>
                  <w:shd w:val="clear" w:color="auto" w:fill="FFFFFF"/>
                </w:rPr>
                <w:t>Valve material: 304 &amp; 316L</w:t>
              </w:r>
            </w:ins>
          </w:p>
          <w:p w14:paraId="36BC030B" w14:textId="77777777" w:rsidR="0026505D" w:rsidRPr="00032BAE" w:rsidRDefault="0026505D" w:rsidP="0026505D">
            <w:pPr>
              <w:rPr>
                <w:ins w:id="8879" w:author="Xuning Wei12232" w:date="2026-07-27T20:51:00Z"/>
                <w:rFonts w:ascii="Times New Roman" w:eastAsiaTheme="minorEastAsia" w:hAnsi="Times New Roman" w:cs="Times New Roman"/>
                <w:color w:val="auto"/>
                <w:sz w:val="18"/>
                <w:szCs w:val="18"/>
                <w:shd w:val="clear" w:color="auto" w:fill="FFFFFF"/>
                <w:lang w:eastAsia="zh-CN"/>
              </w:rPr>
            </w:pPr>
            <w:ins w:id="8880" w:author="Xuning Wei12232" w:date="2026-07-27T20:51: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65CD8B72" w14:textId="77777777" w:rsidR="0026505D" w:rsidRDefault="0026505D" w:rsidP="0026505D">
            <w:pPr>
              <w:rPr>
                <w:ins w:id="8881" w:author="Xuning Wei12232" w:date="2026-07-27T20:51:00Z"/>
                <w:rFonts w:ascii="Times New Roman" w:eastAsiaTheme="minorEastAsia" w:hAnsi="Times New Roman" w:cs="Times New Roman"/>
                <w:bCs w:val="0"/>
                <w:color w:val="auto"/>
                <w:sz w:val="18"/>
                <w:szCs w:val="18"/>
                <w:shd w:val="clear" w:color="auto" w:fill="FFFFFF"/>
                <w:lang w:eastAsia="zh-CN"/>
              </w:rPr>
            </w:pPr>
            <w:ins w:id="8882" w:author="Xuning Wei12232" w:date="2026-07-27T20:51: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0DAB092E" w14:textId="196B7513" w:rsidR="0026505D" w:rsidRPr="00032BAE" w:rsidRDefault="0026505D" w:rsidP="0026505D">
            <w:pPr>
              <w:jc w:val="both"/>
              <w:rPr>
                <w:ins w:id="8883" w:author="Xuning Wei12232" w:date="2026-07-27T20:37:00Z"/>
                <w:rFonts w:ascii="Times New Roman" w:eastAsia="仿宋_GB2312" w:hAnsi="Times New Roman" w:cs="Times New Roman"/>
                <w:b/>
                <w:color w:val="auto"/>
                <w:sz w:val="20"/>
                <w:szCs w:val="20"/>
                <w:lang w:eastAsia="zh-CN" w:bidi="ar"/>
              </w:rPr>
            </w:pPr>
            <w:ins w:id="8884" w:author="Xuning Wei12232" w:date="2026-07-27T20:51: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8885" w:author="Xuning Wei12232" w:date="2026-07-27T20:59:00Z">
              <w:tcPr>
                <w:tcW w:w="346" w:type="pct"/>
                <w:gridSpan w:val="3"/>
                <w:vMerge w:val="restart"/>
                <w:shd w:val="clear" w:color="auto" w:fill="FFFFFF" w:themeFill="background1"/>
                <w:vAlign w:val="center"/>
              </w:tcPr>
            </w:tcPrChange>
          </w:tcPr>
          <w:p w14:paraId="758BD94A" w14:textId="41B0503B" w:rsidR="0026505D" w:rsidRPr="00032BAE" w:rsidRDefault="0026505D" w:rsidP="0026505D">
            <w:pPr>
              <w:jc w:val="both"/>
              <w:rPr>
                <w:ins w:id="8886" w:author="Xuning Wei12232" w:date="2026-07-27T20:37:00Z"/>
                <w:rFonts w:ascii="Times New Roman" w:eastAsia="仿宋_GB2312" w:hAnsi="Times New Roman" w:cs="Times New Roman"/>
                <w:color w:val="auto"/>
                <w:sz w:val="20"/>
                <w:szCs w:val="20"/>
                <w:lang w:eastAsia="zh-CN" w:bidi="ar"/>
              </w:rPr>
            </w:pPr>
            <w:ins w:id="8887" w:author="Xuning Wei12232" w:date="2026-07-27T20:44: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8888" w:author="Xuning Wei12232" w:date="2026-07-27T20:59:00Z">
              <w:tcPr>
                <w:tcW w:w="396" w:type="pct"/>
                <w:gridSpan w:val="3"/>
                <w:vMerge w:val="restart"/>
                <w:shd w:val="clear" w:color="auto" w:fill="FFFFFF" w:themeFill="background1"/>
                <w:vAlign w:val="center"/>
              </w:tcPr>
            </w:tcPrChange>
          </w:tcPr>
          <w:p w14:paraId="111BD2D6" w14:textId="2402CE2A" w:rsidR="0026505D" w:rsidRPr="00032BAE" w:rsidRDefault="0026505D" w:rsidP="0026505D">
            <w:pPr>
              <w:jc w:val="both"/>
              <w:rPr>
                <w:ins w:id="8889" w:author="Xuning Wei12232" w:date="2026-07-27T20:37:00Z"/>
                <w:rFonts w:ascii="Times New Roman" w:eastAsia="仿宋_GB2312" w:hAnsi="Times New Roman" w:cs="Times New Roman"/>
                <w:color w:val="auto"/>
                <w:sz w:val="18"/>
                <w:szCs w:val="18"/>
                <w:lang w:eastAsia="zh-CN" w:bidi="ar"/>
              </w:rPr>
            </w:pPr>
            <w:ins w:id="8890" w:author="Xuning Wei12232" w:date="2026-07-27T20:44: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8891" w:author="Xuning Wei12232" w:date="2026-07-27T20:59:00Z">
              <w:tcPr>
                <w:tcW w:w="396" w:type="pct"/>
                <w:gridSpan w:val="4"/>
                <w:vAlign w:val="center"/>
              </w:tcPr>
            </w:tcPrChange>
          </w:tcPr>
          <w:p w14:paraId="5FCB97E5" w14:textId="77777777" w:rsidR="0026505D" w:rsidRDefault="000B6761" w:rsidP="0026505D">
            <w:pPr>
              <w:jc w:val="both"/>
              <w:rPr>
                <w:ins w:id="8892" w:author="Xuning Wei12232" w:date="2026-07-27T20:37:00Z"/>
                <w:rFonts w:ascii="Times New Roman" w:eastAsia="仿宋_GB2312" w:hAnsi="Times New Roman" w:cs="Times New Roman"/>
                <w:b/>
                <w:color w:val="auto"/>
                <w:sz w:val="18"/>
                <w:szCs w:val="18"/>
                <w:lang w:eastAsia="zh-CN" w:bidi="ar"/>
              </w:rPr>
            </w:pPr>
            <w:customXmlInsRangeStart w:id="8893" w:author="Xuning Wei12232" w:date="2026-07-27T20:44:00Z"/>
            <w:sdt>
              <w:sdtPr>
                <w:rPr>
                  <w:rFonts w:ascii="Times New Roman" w:eastAsia="仿宋_GB2312" w:hAnsi="Times New Roman" w:cs="Times New Roman"/>
                  <w:color w:val="auto"/>
                  <w:sz w:val="18"/>
                  <w:szCs w:val="18"/>
                  <w:lang w:eastAsia="zh-CN" w:bidi="ar"/>
                </w:rPr>
                <w:id w:val="-1000814707"/>
                <w14:checkbox>
                  <w14:checked w14:val="1"/>
                  <w14:checkedState w14:val="2612" w14:font="MS Gothic"/>
                  <w14:uncheckedState w14:val="2610" w14:font="MS Gothic"/>
                </w14:checkbox>
              </w:sdtPr>
              <w:sdtEndPr/>
              <w:sdtContent>
                <w:customXmlInsRangeEnd w:id="8893"/>
                <w:ins w:id="8894" w:author="Xuning Wei12232" w:date="2026-07-27T20:44:00Z">
                  <w:r w:rsidR="0026505D" w:rsidRPr="00032BAE">
                    <w:rPr>
                      <w:rFonts w:ascii="Segoe UI Symbol" w:eastAsia="MS Gothic" w:hAnsi="Segoe UI Symbol" w:cs="Segoe UI Symbol"/>
                      <w:color w:val="auto"/>
                      <w:sz w:val="18"/>
                      <w:szCs w:val="18"/>
                      <w:lang w:eastAsia="zh-CN" w:bidi="ar"/>
                    </w:rPr>
                    <w:t>☒</w:t>
                  </w:r>
                </w:ins>
                <w:customXmlInsRangeStart w:id="8895" w:author="Xuning Wei12232" w:date="2026-07-27T20:44:00Z"/>
              </w:sdtContent>
            </w:sdt>
            <w:customXmlInsRangeEnd w:id="8895"/>
            <w:ins w:id="8896" w:author="Xuning Wei12232" w:date="2026-07-27T20:44:00Z">
              <w:r w:rsidR="0026505D" w:rsidRPr="00032BAE">
                <w:rPr>
                  <w:rFonts w:ascii="Times New Roman" w:eastAsia="仿宋_GB2312" w:hAnsi="Times New Roman" w:cs="Times New Roman"/>
                  <w:color w:val="auto"/>
                  <w:sz w:val="18"/>
                  <w:szCs w:val="18"/>
                  <w:lang w:eastAsia="zh-CN" w:bidi="ar"/>
                </w:rPr>
                <w:t>Yes</w:t>
              </w:r>
            </w:ins>
          </w:p>
        </w:tc>
        <w:tc>
          <w:tcPr>
            <w:tcW w:w="494" w:type="pct"/>
            <w:vAlign w:val="center"/>
            <w:tcPrChange w:id="8897" w:author="Xuning Wei12232" w:date="2026-07-27T20:59:00Z">
              <w:tcPr>
                <w:tcW w:w="396" w:type="pct"/>
                <w:gridSpan w:val="2"/>
                <w:vAlign w:val="center"/>
              </w:tcPr>
            </w:tcPrChange>
          </w:tcPr>
          <w:p w14:paraId="49CB82BC" w14:textId="43C4610A" w:rsidR="0026505D" w:rsidRPr="00032BAE" w:rsidRDefault="000B6761" w:rsidP="0026505D">
            <w:pPr>
              <w:jc w:val="both"/>
              <w:rPr>
                <w:ins w:id="8898" w:author="Xuning Wei12232" w:date="2026-07-27T20:37:00Z"/>
                <w:rFonts w:ascii="Times New Roman" w:eastAsia="仿宋_GB2312" w:hAnsi="Times New Roman" w:cs="Times New Roman"/>
                <w:color w:val="auto"/>
                <w:sz w:val="18"/>
                <w:szCs w:val="18"/>
                <w:lang w:eastAsia="zh-CN" w:bidi="ar"/>
              </w:rPr>
            </w:pPr>
            <w:customXmlInsRangeStart w:id="8899" w:author="Xuning Wei12232" w:date="2026-07-27T20:44:00Z"/>
            <w:sdt>
              <w:sdtPr>
                <w:rPr>
                  <w:rFonts w:ascii="Times New Roman" w:eastAsia="仿宋_GB2312" w:hAnsi="Times New Roman" w:cs="Times New Roman"/>
                  <w:color w:val="auto"/>
                  <w:sz w:val="18"/>
                  <w:szCs w:val="18"/>
                  <w:lang w:eastAsia="zh-CN" w:bidi="ar"/>
                </w:rPr>
                <w:id w:val="-578666662"/>
                <w14:checkbox>
                  <w14:checked w14:val="0"/>
                  <w14:checkedState w14:val="2612" w14:font="MS Gothic"/>
                  <w14:uncheckedState w14:val="2610" w14:font="MS Gothic"/>
                </w14:checkbox>
              </w:sdtPr>
              <w:sdtEndPr/>
              <w:sdtContent>
                <w:customXmlInsRangeEnd w:id="8899"/>
                <w:ins w:id="8900" w:author="Xuning Wei12232" w:date="2026-07-27T20:44:00Z">
                  <w:r w:rsidR="0026505D" w:rsidRPr="00032BAE">
                    <w:rPr>
                      <w:rFonts w:ascii="Segoe UI Symbol" w:eastAsia="仿宋_GB2312" w:hAnsi="Segoe UI Symbol" w:cs="Segoe UI Symbol"/>
                      <w:color w:val="auto"/>
                      <w:sz w:val="18"/>
                      <w:szCs w:val="18"/>
                      <w:lang w:eastAsia="zh-CN" w:bidi="ar"/>
                    </w:rPr>
                    <w:t>☐</w:t>
                  </w:r>
                </w:ins>
                <w:customXmlInsRangeStart w:id="8901" w:author="Xuning Wei12232" w:date="2026-07-27T20:44:00Z"/>
              </w:sdtContent>
            </w:sdt>
            <w:customXmlInsRangeEnd w:id="8901"/>
            <w:ins w:id="8902" w:author="Xuning Wei12232" w:date="2026-07-27T20:44:00Z">
              <w:r w:rsidR="0026505D"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8903" w:author="Xuning Wei12232" w:date="2026-07-27T20:59:00Z">
              <w:tcPr>
                <w:tcW w:w="990" w:type="pct"/>
                <w:gridSpan w:val="2"/>
                <w:vMerge w:val="restart"/>
                <w:vAlign w:val="center"/>
              </w:tcPr>
            </w:tcPrChange>
          </w:tcPr>
          <w:p w14:paraId="7D3194D7" w14:textId="77777777" w:rsidR="0026505D" w:rsidRPr="00032BAE" w:rsidRDefault="000B6761" w:rsidP="0026505D">
            <w:pPr>
              <w:jc w:val="both"/>
              <w:rPr>
                <w:ins w:id="8904" w:author="Xuning Wei12232" w:date="2026-07-27T20:44:00Z"/>
                <w:rFonts w:ascii="Times New Roman" w:eastAsia="仿宋_GB2312" w:hAnsi="Times New Roman" w:cs="Times New Roman"/>
                <w:color w:val="auto"/>
                <w:sz w:val="18"/>
                <w:szCs w:val="18"/>
                <w:u w:val="single"/>
                <w:lang w:eastAsia="zh-CN" w:bidi="ar"/>
              </w:rPr>
            </w:pPr>
            <w:customXmlInsRangeStart w:id="8905" w:author="Xuning Wei12232" w:date="2026-07-27T20:44:00Z"/>
            <w:sdt>
              <w:sdtPr>
                <w:rPr>
                  <w:rFonts w:ascii="Times New Roman" w:eastAsia="仿宋_GB2312" w:hAnsi="Times New Roman" w:cs="Times New Roman"/>
                  <w:b/>
                  <w:color w:val="auto"/>
                  <w:sz w:val="18"/>
                  <w:szCs w:val="18"/>
                  <w:lang w:eastAsia="zh-CN" w:bidi="ar"/>
                </w:rPr>
                <w:id w:val="-1257133837"/>
                <w14:checkbox>
                  <w14:checked w14:val="0"/>
                  <w14:checkedState w14:val="2612" w14:font="MS Gothic"/>
                  <w14:uncheckedState w14:val="2610" w14:font="MS Gothic"/>
                </w14:checkbox>
              </w:sdtPr>
              <w:sdtEndPr/>
              <w:sdtContent>
                <w:customXmlInsRangeEnd w:id="8905"/>
                <w:ins w:id="8906" w:author="Xuning Wei12232" w:date="2026-07-27T20:44:00Z">
                  <w:r w:rsidR="0026505D" w:rsidRPr="00032BAE">
                    <w:rPr>
                      <w:rFonts w:ascii="Segoe UI Symbol" w:eastAsia="仿宋_GB2312" w:hAnsi="Segoe UI Symbol" w:cs="Segoe UI Symbol"/>
                      <w:b/>
                      <w:color w:val="auto"/>
                      <w:sz w:val="18"/>
                      <w:szCs w:val="18"/>
                      <w:lang w:eastAsia="zh-CN" w:bidi="ar"/>
                    </w:rPr>
                    <w:t>☐</w:t>
                  </w:r>
                </w:ins>
                <w:customXmlInsRangeStart w:id="8907" w:author="Xuning Wei12232" w:date="2026-07-27T20:44:00Z"/>
              </w:sdtContent>
            </w:sdt>
            <w:customXmlInsRangeEnd w:id="8907"/>
            <w:ins w:id="8908" w:author="Xuning Wei12232" w:date="2026-07-27T20:44: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R&amp;D Lab: </w:t>
              </w:r>
              <w:r w:rsidR="0026505D" w:rsidRPr="00032BAE">
                <w:rPr>
                  <w:rFonts w:ascii="Times New Roman" w:eastAsia="仿宋_GB2312" w:hAnsi="Times New Roman" w:cs="Times New Roman"/>
                  <w:color w:val="auto"/>
                  <w:sz w:val="18"/>
                  <w:szCs w:val="18"/>
                  <w:u w:val="single"/>
                  <w:lang w:eastAsia="zh-CN" w:bidi="ar"/>
                </w:rPr>
                <w:t xml:space="preserve">N/A </w:t>
              </w:r>
            </w:ins>
          </w:p>
          <w:p w14:paraId="7227F650" w14:textId="77777777" w:rsidR="0026505D" w:rsidRPr="00032BAE" w:rsidRDefault="000B6761" w:rsidP="0026505D">
            <w:pPr>
              <w:jc w:val="both"/>
              <w:rPr>
                <w:ins w:id="8909" w:author="Xuning Wei12232" w:date="2026-07-27T20:44:00Z"/>
                <w:rFonts w:ascii="Times New Roman" w:eastAsia="仿宋_GB2312" w:hAnsi="Times New Roman" w:cs="Times New Roman"/>
                <w:color w:val="auto"/>
                <w:sz w:val="18"/>
                <w:szCs w:val="18"/>
                <w:u w:val="single"/>
                <w:lang w:eastAsia="zh-CN" w:bidi="ar"/>
              </w:rPr>
            </w:pPr>
            <w:customXmlInsRangeStart w:id="8910" w:author="Xuning Wei12232" w:date="2026-07-27T20:44:00Z"/>
            <w:sdt>
              <w:sdtPr>
                <w:rPr>
                  <w:rFonts w:ascii="Times New Roman" w:eastAsia="仿宋_GB2312" w:hAnsi="Times New Roman" w:cs="Times New Roman"/>
                  <w:b/>
                  <w:color w:val="auto"/>
                  <w:sz w:val="18"/>
                  <w:szCs w:val="18"/>
                  <w:lang w:eastAsia="zh-CN" w:bidi="ar"/>
                </w:rPr>
                <w:id w:val="-544450018"/>
                <w14:checkbox>
                  <w14:checked w14:val="1"/>
                  <w14:checkedState w14:val="2612" w14:font="MS Gothic"/>
                  <w14:uncheckedState w14:val="2610" w14:font="MS Gothic"/>
                </w14:checkbox>
              </w:sdtPr>
              <w:sdtEndPr/>
              <w:sdtContent>
                <w:customXmlInsRangeEnd w:id="8910"/>
                <w:ins w:id="8911" w:author="Xuning Wei12232" w:date="2026-07-27T20:44:00Z">
                  <w:r w:rsidR="0026505D" w:rsidRPr="00032BAE">
                    <w:rPr>
                      <w:rFonts w:ascii="Segoe UI Symbol" w:eastAsia="仿宋_GB2312" w:hAnsi="Segoe UI Symbol" w:cs="Segoe UI Symbol"/>
                      <w:b/>
                      <w:color w:val="auto"/>
                      <w:sz w:val="18"/>
                      <w:szCs w:val="18"/>
                      <w:lang w:eastAsia="zh-CN" w:bidi="ar"/>
                    </w:rPr>
                    <w:t>☒</w:t>
                  </w:r>
                </w:ins>
                <w:customXmlInsRangeStart w:id="8912" w:author="Xuning Wei12232" w:date="2026-07-27T20:44:00Z"/>
              </w:sdtContent>
            </w:sdt>
            <w:customXmlInsRangeEnd w:id="8912"/>
            <w:ins w:id="8913" w:author="Xuning Wei12232" w:date="2026-07-27T20:44: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Production data, Lot Number:</w:t>
              </w:r>
              <w:r w:rsidR="0026505D" w:rsidRPr="00032BAE">
                <w:rPr>
                  <w:rFonts w:ascii="Times New Roman" w:eastAsia="仿宋_GB2312" w:hAnsi="Times New Roman" w:cs="Times New Roman"/>
                  <w:color w:val="auto"/>
                  <w:sz w:val="18"/>
                  <w:szCs w:val="18"/>
                  <w:u w:val="single"/>
                  <w:lang w:eastAsia="zh-CN" w:bidi="ar"/>
                </w:rPr>
                <w:t xml:space="preserve"> CPo140020-02-01-02  </w:t>
              </w:r>
            </w:ins>
          </w:p>
          <w:p w14:paraId="02213ECC" w14:textId="77777777" w:rsidR="0026505D" w:rsidRPr="00032BAE" w:rsidRDefault="000B6761" w:rsidP="0026505D">
            <w:pPr>
              <w:jc w:val="both"/>
              <w:rPr>
                <w:ins w:id="8914" w:author="Xuning Wei12232" w:date="2026-07-27T20:44:00Z"/>
                <w:rFonts w:ascii="Times New Roman" w:eastAsia="仿宋_GB2312" w:hAnsi="Times New Roman" w:cs="Times New Roman"/>
                <w:color w:val="auto"/>
                <w:sz w:val="18"/>
                <w:szCs w:val="18"/>
                <w:lang w:eastAsia="zh-CN" w:bidi="ar"/>
              </w:rPr>
            </w:pPr>
            <w:customXmlInsRangeStart w:id="8915" w:author="Xuning Wei12232" w:date="2026-07-27T20:44:00Z"/>
            <w:sdt>
              <w:sdtPr>
                <w:rPr>
                  <w:rFonts w:ascii="Times New Roman" w:eastAsia="仿宋_GB2312" w:hAnsi="Times New Roman" w:cs="Times New Roman"/>
                  <w:b/>
                  <w:color w:val="auto"/>
                  <w:sz w:val="18"/>
                  <w:szCs w:val="18"/>
                  <w:lang w:eastAsia="zh-CN" w:bidi="ar"/>
                </w:rPr>
                <w:id w:val="-1745020978"/>
                <w14:checkbox>
                  <w14:checked w14:val="0"/>
                  <w14:checkedState w14:val="2612" w14:font="MS Gothic"/>
                  <w14:uncheckedState w14:val="2610" w14:font="MS Gothic"/>
                </w14:checkbox>
              </w:sdtPr>
              <w:sdtEndPr/>
              <w:sdtContent>
                <w:customXmlInsRangeEnd w:id="8915"/>
                <w:ins w:id="8916" w:author="Xuning Wei12232" w:date="2026-07-27T20:44:00Z">
                  <w:r w:rsidR="0026505D" w:rsidRPr="00032BAE">
                    <w:rPr>
                      <w:rFonts w:ascii="Segoe UI Symbol" w:eastAsia="仿宋_GB2312" w:hAnsi="Segoe UI Symbol" w:cs="Segoe UI Symbol"/>
                      <w:b/>
                      <w:color w:val="auto"/>
                      <w:sz w:val="18"/>
                      <w:szCs w:val="18"/>
                      <w:lang w:eastAsia="zh-CN" w:bidi="ar"/>
                    </w:rPr>
                    <w:t>☐</w:t>
                  </w:r>
                </w:ins>
                <w:customXmlInsRangeStart w:id="8917" w:author="Xuning Wei12232" w:date="2026-07-27T20:44:00Z"/>
              </w:sdtContent>
            </w:sdt>
            <w:customXmlInsRangeEnd w:id="8917"/>
            <w:ins w:id="8918" w:author="Xuning Wei12232" w:date="2026-07-27T20:44:00Z">
              <w:r w:rsidR="0026505D" w:rsidRPr="00032BAE">
                <w:rPr>
                  <w:rFonts w:ascii="Times New Roman" w:eastAsia="仿宋_GB2312" w:hAnsi="Times New Roman" w:cs="Times New Roman"/>
                  <w:color w:val="auto"/>
                  <w:sz w:val="18"/>
                  <w:szCs w:val="18"/>
                  <w:lang w:eastAsia="zh-CN" w:bidi="ar"/>
                </w:rPr>
                <w:t xml:space="preserve"> Supplier data:</w:t>
              </w:r>
              <w:r w:rsidR="0026505D" w:rsidRPr="00032BAE">
                <w:rPr>
                  <w:rFonts w:ascii="Times New Roman" w:eastAsia="仿宋_GB2312" w:hAnsi="Times New Roman" w:cs="Times New Roman"/>
                  <w:color w:val="auto"/>
                  <w:sz w:val="18"/>
                  <w:szCs w:val="18"/>
                  <w:u w:val="single"/>
                  <w:lang w:eastAsia="zh-CN" w:bidi="ar"/>
                </w:rPr>
                <w:t xml:space="preserve"> N/A  </w:t>
              </w:r>
              <w:r w:rsidR="0026505D" w:rsidRPr="00032BAE">
                <w:rPr>
                  <w:rFonts w:ascii="Times New Roman" w:eastAsia="仿宋_GB2312" w:hAnsi="Times New Roman" w:cs="Times New Roman"/>
                  <w:color w:val="auto"/>
                  <w:sz w:val="18"/>
                  <w:szCs w:val="18"/>
                  <w:lang w:eastAsia="zh-CN" w:bidi="ar"/>
                </w:rPr>
                <w:t xml:space="preserve"> </w:t>
              </w:r>
            </w:ins>
          </w:p>
          <w:p w14:paraId="5072C298" w14:textId="77777777" w:rsidR="0026505D" w:rsidRPr="00032BAE" w:rsidRDefault="000B6761" w:rsidP="0026505D">
            <w:pPr>
              <w:jc w:val="both"/>
              <w:rPr>
                <w:ins w:id="8919" w:author="Xuning Wei12232" w:date="2026-07-27T20:44:00Z"/>
                <w:rFonts w:ascii="Times New Roman" w:eastAsia="仿宋_GB2312" w:hAnsi="Times New Roman" w:cs="Times New Roman"/>
                <w:color w:val="auto"/>
                <w:sz w:val="18"/>
                <w:szCs w:val="18"/>
                <w:u w:val="single"/>
                <w:lang w:eastAsia="zh-CN" w:bidi="ar"/>
              </w:rPr>
            </w:pPr>
            <w:customXmlInsRangeStart w:id="8920" w:author="Xuning Wei12232" w:date="2026-07-27T20:44:00Z"/>
            <w:sdt>
              <w:sdtPr>
                <w:rPr>
                  <w:rFonts w:ascii="Times New Roman" w:eastAsia="仿宋_GB2312" w:hAnsi="Times New Roman" w:cs="Times New Roman"/>
                  <w:b/>
                  <w:color w:val="auto"/>
                  <w:sz w:val="18"/>
                  <w:szCs w:val="18"/>
                  <w:lang w:eastAsia="zh-CN" w:bidi="ar"/>
                </w:rPr>
                <w:id w:val="2021576132"/>
                <w14:checkbox>
                  <w14:checked w14:val="1"/>
                  <w14:checkedState w14:val="2612" w14:font="MS Gothic"/>
                  <w14:uncheckedState w14:val="2610" w14:font="MS Gothic"/>
                </w14:checkbox>
              </w:sdtPr>
              <w:sdtEndPr/>
              <w:sdtContent>
                <w:customXmlInsRangeEnd w:id="8920"/>
                <w:ins w:id="8921" w:author="Xuning Wei12232" w:date="2026-07-27T20:44:00Z">
                  <w:r w:rsidR="0026505D" w:rsidRPr="00032BAE">
                    <w:rPr>
                      <w:rFonts w:ascii="Segoe UI Symbol" w:eastAsia="仿宋_GB2312" w:hAnsi="Segoe UI Symbol" w:cs="Segoe UI Symbol"/>
                      <w:b/>
                      <w:color w:val="auto"/>
                      <w:sz w:val="18"/>
                      <w:szCs w:val="18"/>
                      <w:lang w:eastAsia="zh-CN" w:bidi="ar"/>
                    </w:rPr>
                    <w:t>☒</w:t>
                  </w:r>
                </w:ins>
                <w:customXmlInsRangeStart w:id="8922" w:author="Xuning Wei12232" w:date="2026-07-27T20:44:00Z"/>
              </w:sdtContent>
            </w:sdt>
            <w:customXmlInsRangeEnd w:id="8922"/>
            <w:ins w:id="8923" w:author="Xuning Wei12232" w:date="2026-07-27T20:44:00Z">
              <w:r w:rsidR="0026505D" w:rsidRPr="00032BAE">
                <w:rPr>
                  <w:rFonts w:ascii="Times New Roman" w:eastAsia="仿宋_GB2312" w:hAnsi="Times New Roman" w:cs="Times New Roman"/>
                  <w:color w:val="auto"/>
                  <w:sz w:val="18"/>
                  <w:szCs w:val="18"/>
                  <w:lang w:eastAsia="zh-CN" w:bidi="ar"/>
                </w:rPr>
                <w:t xml:space="preserve"> *Handbook &amp; Page:</w:t>
              </w:r>
              <w:r w:rsidR="0026505D" w:rsidRPr="00032BAE">
                <w:rPr>
                  <w:rFonts w:ascii="Times New Roman" w:eastAsia="仿宋_GB2312" w:hAnsi="Times New Roman" w:cs="Times New Roman"/>
                  <w:color w:val="auto"/>
                  <w:sz w:val="18"/>
                  <w:szCs w:val="18"/>
                  <w:u w:val="single"/>
                  <w:lang w:eastAsia="zh-CN" w:bidi="ar"/>
                </w:rPr>
                <w:t xml:space="preserve"> page10-14</w:t>
              </w:r>
              <w:r w:rsidR="0026505D" w:rsidRPr="00032BAE">
                <w:rPr>
                  <w:rFonts w:ascii="Times New Roman" w:eastAsia="仿宋_GB2312" w:hAnsi="Times New Roman" w:cs="Times New Roman"/>
                  <w:color w:val="auto"/>
                  <w:sz w:val="18"/>
                  <w:szCs w:val="18"/>
                  <w:u w:val="single"/>
                  <w:lang w:eastAsia="zh-CN" w:bidi="ar"/>
                </w:rPr>
                <w:t>～</w:t>
              </w:r>
              <w:r w:rsidR="0026505D" w:rsidRPr="00032BAE">
                <w:rPr>
                  <w:rFonts w:ascii="Times New Roman" w:eastAsia="仿宋_GB2312" w:hAnsi="Times New Roman" w:cs="Times New Roman"/>
                  <w:color w:val="auto"/>
                  <w:sz w:val="18"/>
                  <w:szCs w:val="18"/>
                  <w:u w:val="single"/>
                  <w:lang w:eastAsia="zh-CN" w:bidi="ar"/>
                </w:rPr>
                <w:t xml:space="preserve">10-15  </w:t>
              </w:r>
            </w:ins>
          </w:p>
          <w:p w14:paraId="1F6347A2" w14:textId="5DA01AAF" w:rsidR="0026505D" w:rsidRPr="00032BAE" w:rsidRDefault="000B6761" w:rsidP="0026505D">
            <w:pPr>
              <w:jc w:val="both"/>
              <w:rPr>
                <w:ins w:id="8924" w:author="Xuning Wei12232" w:date="2026-07-27T20:37:00Z"/>
                <w:rFonts w:ascii="Times New Roman" w:eastAsia="仿宋_GB2312" w:hAnsi="Times New Roman" w:cs="Times New Roman"/>
                <w:b/>
                <w:color w:val="auto"/>
                <w:sz w:val="20"/>
                <w:szCs w:val="20"/>
                <w:lang w:eastAsia="zh-CN" w:bidi="ar"/>
              </w:rPr>
            </w:pPr>
            <w:customXmlInsRangeStart w:id="8925" w:author="Xuning Wei12232" w:date="2026-07-27T20:44:00Z"/>
            <w:sdt>
              <w:sdtPr>
                <w:rPr>
                  <w:rFonts w:ascii="Times New Roman" w:eastAsia="仿宋_GB2312" w:hAnsi="Times New Roman" w:cs="Times New Roman"/>
                  <w:color w:val="auto"/>
                  <w:sz w:val="18"/>
                  <w:szCs w:val="18"/>
                  <w:lang w:eastAsia="zh-CN" w:bidi="ar"/>
                </w:rPr>
                <w:id w:val="1173845798"/>
                <w14:checkbox>
                  <w14:checked w14:val="1"/>
                  <w14:checkedState w14:val="2612" w14:font="MS Gothic"/>
                  <w14:uncheckedState w14:val="2610" w14:font="MS Gothic"/>
                </w14:checkbox>
              </w:sdtPr>
              <w:sdtEndPr/>
              <w:sdtContent>
                <w:customXmlInsRangeEnd w:id="8925"/>
                <w:ins w:id="8926" w:author="Xuning Wei12232" w:date="2026-07-27T20:44:00Z">
                  <w:r w:rsidR="0026505D" w:rsidRPr="00032BAE">
                    <w:rPr>
                      <w:rFonts w:ascii="Segoe UI Symbol" w:eastAsia="仿宋_GB2312" w:hAnsi="Segoe UI Symbol" w:cs="Segoe UI Symbol"/>
                      <w:color w:val="auto"/>
                      <w:sz w:val="18"/>
                      <w:szCs w:val="18"/>
                      <w:lang w:eastAsia="zh-CN" w:bidi="ar"/>
                    </w:rPr>
                    <w:t>☒</w:t>
                  </w:r>
                </w:ins>
                <w:customXmlInsRangeStart w:id="8927" w:author="Xuning Wei12232" w:date="2026-07-27T20:44:00Z"/>
              </w:sdtContent>
            </w:sdt>
            <w:customXmlInsRangeEnd w:id="8927"/>
            <w:ins w:id="8928" w:author="Xuning Wei12232" w:date="2026-07-27T20:44:00Z">
              <w:r w:rsidR="0026505D" w:rsidRPr="00032BAE">
                <w:rPr>
                  <w:rFonts w:ascii="Times New Roman" w:eastAsia="仿宋_GB2312" w:hAnsi="Times New Roman" w:cs="Times New Roman"/>
                  <w:color w:val="auto"/>
                  <w:sz w:val="18"/>
                  <w:szCs w:val="18"/>
                  <w:lang w:eastAsia="zh-CN" w:bidi="ar"/>
                </w:rPr>
                <w:t xml:space="preserve"> Other:</w:t>
              </w:r>
              <w:r w:rsidR="0026505D"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26505D" w:rsidRPr="00032BAE">
                <w:rPr>
                  <w:rFonts w:ascii="Times New Roman" w:eastAsia="仿宋_GB2312" w:hAnsi="Times New Roman" w:cs="Times New Roman"/>
                  <w:color w:val="auto"/>
                  <w:sz w:val="18"/>
                  <w:szCs w:val="18"/>
                  <w:u w:val="single"/>
                  <w:lang w:eastAsia="zh-CN" w:bidi="ar"/>
                </w:rPr>
                <w:t>salts.The</w:t>
              </w:r>
              <w:proofErr w:type="spellEnd"/>
              <w:r w:rsidR="0026505D"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26505D" w:rsidRPr="00032BAE">
                <w:rPr>
                  <w:rFonts w:ascii="Times New Roman" w:eastAsia="仿宋_GB2312" w:hAnsi="Times New Roman" w:cs="Times New Roman"/>
                  <w:color w:val="auto"/>
                  <w:sz w:val="18"/>
                  <w:szCs w:val="18"/>
                  <w:u w:val="single"/>
                  <w:lang w:eastAsia="zh-CN" w:bidi="ar"/>
                </w:rPr>
                <w:t>solvents.The</w:t>
              </w:r>
              <w:proofErr w:type="spellEnd"/>
              <w:r w:rsidR="0026505D"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26505D" w:rsidRPr="00032BAE" w14:paraId="1CAB661C" w14:textId="77777777" w:rsidTr="00770B21">
        <w:trPr>
          <w:trHeight w:val="2873"/>
          <w:ins w:id="8929" w:author="Xuning Wei12232" w:date="2026-07-27T20:37:00Z"/>
          <w:trPrChange w:id="8930" w:author="Xuning Wei12232" w:date="2026-07-27T20:59:00Z">
            <w:trPr>
              <w:trHeight w:val="2873"/>
            </w:trPr>
          </w:trPrChange>
        </w:trPr>
        <w:tc>
          <w:tcPr>
            <w:tcW w:w="269" w:type="pct"/>
            <w:vMerge/>
            <w:shd w:val="clear" w:color="auto" w:fill="FFFFFF" w:themeFill="background1"/>
            <w:vAlign w:val="center"/>
            <w:tcPrChange w:id="8931" w:author="Xuning Wei12232" w:date="2026-07-27T20:59:00Z">
              <w:tcPr>
                <w:tcW w:w="269" w:type="pct"/>
                <w:vMerge/>
                <w:shd w:val="clear" w:color="auto" w:fill="FFFFFF" w:themeFill="background1"/>
                <w:vAlign w:val="center"/>
              </w:tcPr>
            </w:tcPrChange>
          </w:tcPr>
          <w:p w14:paraId="5F263A62" w14:textId="77777777" w:rsidR="0026505D" w:rsidRDefault="0026505D" w:rsidP="0026505D">
            <w:pPr>
              <w:jc w:val="center"/>
              <w:rPr>
                <w:ins w:id="8932" w:author="Xuning Wei12232" w:date="2026-07-27T20:44: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8933" w:author="Xuning Wei12232" w:date="2026-07-27T20:59:00Z">
              <w:tcPr>
                <w:tcW w:w="1365" w:type="pct"/>
                <w:gridSpan w:val="3"/>
                <w:vMerge/>
                <w:shd w:val="clear" w:color="auto" w:fill="FFFFFF" w:themeFill="background1"/>
                <w:vAlign w:val="center"/>
              </w:tcPr>
            </w:tcPrChange>
          </w:tcPr>
          <w:p w14:paraId="589AB0DE" w14:textId="77777777" w:rsidR="0026505D" w:rsidRPr="008B3C39" w:rsidRDefault="0026505D" w:rsidP="0026505D">
            <w:pPr>
              <w:jc w:val="both"/>
              <w:rPr>
                <w:ins w:id="8934" w:author="Xuning Wei12232" w:date="2026-07-27T20:39:00Z"/>
                <w:rFonts w:ascii="Times New Roman" w:eastAsia="仿宋_GB2312" w:hAnsi="Times New Roman" w:cs="Times New Roman"/>
                <w:color w:val="auto"/>
                <w:sz w:val="18"/>
                <w:szCs w:val="18"/>
                <w:lang w:eastAsia="zh-CN"/>
              </w:rPr>
            </w:pPr>
          </w:p>
        </w:tc>
        <w:tc>
          <w:tcPr>
            <w:tcW w:w="842" w:type="pct"/>
            <w:vMerge/>
            <w:shd w:val="clear" w:color="auto" w:fill="FFFFFF" w:themeFill="background1"/>
            <w:vAlign w:val="center"/>
            <w:tcPrChange w:id="8935" w:author="Xuning Wei12232" w:date="2026-07-27T20:59:00Z">
              <w:tcPr>
                <w:tcW w:w="842" w:type="pct"/>
                <w:gridSpan w:val="3"/>
                <w:vMerge/>
                <w:shd w:val="clear" w:color="auto" w:fill="FFFFFF" w:themeFill="background1"/>
                <w:vAlign w:val="center"/>
              </w:tcPr>
            </w:tcPrChange>
          </w:tcPr>
          <w:p w14:paraId="41802ABC" w14:textId="77777777" w:rsidR="0026505D" w:rsidRPr="00032BAE" w:rsidRDefault="0026505D" w:rsidP="0026505D">
            <w:pPr>
              <w:jc w:val="both"/>
              <w:rPr>
                <w:ins w:id="8936" w:author="Xuning Wei12232" w:date="2026-07-27T20:44:00Z"/>
                <w:rFonts w:ascii="Times New Roman" w:hAnsi="Times New Roman" w:cs="Times New Roman"/>
                <w:color w:val="auto"/>
                <w:sz w:val="18"/>
                <w:szCs w:val="18"/>
                <w:shd w:val="clear" w:color="auto" w:fill="FFFFFF"/>
              </w:rPr>
            </w:pPr>
          </w:p>
        </w:tc>
        <w:tc>
          <w:tcPr>
            <w:tcW w:w="346" w:type="pct"/>
            <w:vMerge/>
            <w:shd w:val="clear" w:color="auto" w:fill="FFFFFF" w:themeFill="background1"/>
            <w:vAlign w:val="center"/>
            <w:tcPrChange w:id="8937" w:author="Xuning Wei12232" w:date="2026-07-27T20:59:00Z">
              <w:tcPr>
                <w:tcW w:w="346" w:type="pct"/>
                <w:gridSpan w:val="3"/>
                <w:vMerge/>
                <w:shd w:val="clear" w:color="auto" w:fill="FFFFFF" w:themeFill="background1"/>
                <w:vAlign w:val="center"/>
              </w:tcPr>
            </w:tcPrChange>
          </w:tcPr>
          <w:p w14:paraId="6CF45253" w14:textId="77777777" w:rsidR="0026505D" w:rsidRPr="00032BAE" w:rsidRDefault="0026505D" w:rsidP="0026505D">
            <w:pPr>
              <w:jc w:val="both"/>
              <w:rPr>
                <w:ins w:id="8938" w:author="Xuning Wei12232" w:date="2026-07-27T20:44: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8939" w:author="Xuning Wei12232" w:date="2026-07-27T20:59:00Z">
              <w:tcPr>
                <w:tcW w:w="396" w:type="pct"/>
                <w:gridSpan w:val="3"/>
                <w:vMerge/>
                <w:shd w:val="clear" w:color="auto" w:fill="FFFFFF" w:themeFill="background1"/>
                <w:vAlign w:val="center"/>
              </w:tcPr>
            </w:tcPrChange>
          </w:tcPr>
          <w:p w14:paraId="740726CC" w14:textId="77777777" w:rsidR="0026505D" w:rsidRPr="00032BAE" w:rsidRDefault="0026505D" w:rsidP="0026505D">
            <w:pPr>
              <w:jc w:val="both"/>
              <w:rPr>
                <w:ins w:id="8940" w:author="Xuning Wei12232" w:date="2026-07-27T20:44:00Z"/>
                <w:rFonts w:ascii="Times New Roman" w:eastAsia="仿宋_GB2312" w:hAnsi="Times New Roman" w:cs="Times New Roman"/>
                <w:color w:val="auto"/>
                <w:sz w:val="18"/>
                <w:szCs w:val="18"/>
                <w:lang w:eastAsia="zh-CN" w:bidi="ar"/>
              </w:rPr>
            </w:pPr>
          </w:p>
        </w:tc>
        <w:tc>
          <w:tcPr>
            <w:tcW w:w="397" w:type="pct"/>
            <w:vAlign w:val="center"/>
            <w:tcPrChange w:id="8941" w:author="Xuning Wei12232" w:date="2026-07-27T20:59:00Z">
              <w:tcPr>
                <w:tcW w:w="396" w:type="pct"/>
                <w:gridSpan w:val="4"/>
                <w:vAlign w:val="center"/>
              </w:tcPr>
            </w:tcPrChange>
          </w:tcPr>
          <w:p w14:paraId="2AF6EDEE" w14:textId="77777777" w:rsidR="0026505D" w:rsidRPr="00032BAE" w:rsidRDefault="000B6761" w:rsidP="0026505D">
            <w:pPr>
              <w:jc w:val="both"/>
              <w:rPr>
                <w:ins w:id="8942" w:author="Xuning Wei12232" w:date="2026-07-27T20:46:00Z"/>
                <w:rFonts w:ascii="Times New Roman" w:eastAsia="仿宋_GB2312" w:hAnsi="Times New Roman" w:cs="Times New Roman"/>
                <w:color w:val="auto"/>
                <w:sz w:val="18"/>
                <w:szCs w:val="18"/>
                <w:lang w:eastAsia="zh-CN" w:bidi="ar"/>
              </w:rPr>
            </w:pPr>
            <w:customXmlInsRangeStart w:id="8943" w:author="Xuning Wei12232" w:date="2026-07-27T20:46:00Z"/>
            <w:sdt>
              <w:sdtPr>
                <w:rPr>
                  <w:rFonts w:ascii="Times New Roman" w:eastAsia="仿宋_GB2312" w:hAnsi="Times New Roman" w:cs="Times New Roman"/>
                  <w:b/>
                  <w:color w:val="auto"/>
                  <w:sz w:val="18"/>
                  <w:szCs w:val="18"/>
                  <w:lang w:eastAsia="zh-CN" w:bidi="ar"/>
                </w:rPr>
                <w:id w:val="-1200853359"/>
                <w14:checkbox>
                  <w14:checked w14:val="0"/>
                  <w14:checkedState w14:val="2612" w14:font="MS Gothic"/>
                  <w14:uncheckedState w14:val="2610" w14:font="MS Gothic"/>
                </w14:checkbox>
              </w:sdtPr>
              <w:sdtEndPr/>
              <w:sdtContent>
                <w:customXmlInsRangeEnd w:id="8943"/>
                <w:ins w:id="8944" w:author="Xuning Wei12232" w:date="2026-07-27T20:46:00Z">
                  <w:r w:rsidR="0026505D" w:rsidRPr="00032BAE">
                    <w:rPr>
                      <w:rFonts w:ascii="Segoe UI Symbol" w:eastAsia="仿宋_GB2312" w:hAnsi="Segoe UI Symbol" w:cs="Segoe UI Symbol"/>
                      <w:b/>
                      <w:color w:val="auto"/>
                      <w:sz w:val="18"/>
                      <w:szCs w:val="18"/>
                      <w:lang w:eastAsia="zh-CN" w:bidi="ar"/>
                    </w:rPr>
                    <w:t>☐</w:t>
                  </w:r>
                </w:ins>
                <w:customXmlInsRangeStart w:id="8945" w:author="Xuning Wei12232" w:date="2026-07-27T20:46:00Z"/>
              </w:sdtContent>
            </w:sdt>
            <w:customXmlInsRangeEnd w:id="8945"/>
            <w:ins w:id="8946" w:author="Xuning Wei12232" w:date="2026-07-27T20:46:00Z">
              <w:r w:rsidR="0026505D" w:rsidRPr="00032BAE">
                <w:rPr>
                  <w:rFonts w:ascii="Times New Roman" w:eastAsia="仿宋_GB2312" w:hAnsi="Times New Roman" w:cs="Times New Roman"/>
                  <w:color w:val="auto"/>
                  <w:sz w:val="18"/>
                  <w:szCs w:val="18"/>
                  <w:lang w:eastAsia="zh-CN" w:bidi="ar"/>
                </w:rPr>
                <w:t xml:space="preserve"> High</w:t>
              </w:r>
            </w:ins>
          </w:p>
          <w:p w14:paraId="5E129CA0" w14:textId="77777777" w:rsidR="0026505D" w:rsidRPr="00032BAE" w:rsidRDefault="000B6761" w:rsidP="0026505D">
            <w:pPr>
              <w:jc w:val="both"/>
              <w:rPr>
                <w:ins w:id="8947" w:author="Xuning Wei12232" w:date="2026-07-27T20:46:00Z"/>
                <w:rFonts w:ascii="Times New Roman" w:eastAsia="仿宋_GB2312" w:hAnsi="Times New Roman" w:cs="Times New Roman"/>
                <w:color w:val="auto"/>
                <w:sz w:val="18"/>
                <w:szCs w:val="18"/>
                <w:lang w:eastAsia="zh-CN" w:bidi="ar"/>
              </w:rPr>
            </w:pPr>
            <w:customXmlInsRangeStart w:id="8948" w:author="Xuning Wei12232" w:date="2026-07-27T20:46:00Z"/>
            <w:sdt>
              <w:sdtPr>
                <w:rPr>
                  <w:rFonts w:ascii="Times New Roman" w:eastAsia="仿宋_GB2312" w:hAnsi="Times New Roman" w:cs="Times New Roman"/>
                  <w:b/>
                  <w:color w:val="auto"/>
                  <w:sz w:val="18"/>
                  <w:szCs w:val="18"/>
                  <w:lang w:eastAsia="zh-CN" w:bidi="ar"/>
                </w:rPr>
                <w:id w:val="398022142"/>
                <w14:checkbox>
                  <w14:checked w14:val="0"/>
                  <w14:checkedState w14:val="2612" w14:font="MS Gothic"/>
                  <w14:uncheckedState w14:val="2610" w14:font="MS Gothic"/>
                </w14:checkbox>
              </w:sdtPr>
              <w:sdtEndPr/>
              <w:sdtContent>
                <w:customXmlInsRangeEnd w:id="8948"/>
                <w:ins w:id="8949" w:author="Xuning Wei12232" w:date="2026-07-27T20:46:00Z">
                  <w:r w:rsidR="0026505D" w:rsidRPr="00032BAE">
                    <w:rPr>
                      <w:rFonts w:ascii="Segoe UI Symbol" w:eastAsia="仿宋_GB2312" w:hAnsi="Segoe UI Symbol" w:cs="Segoe UI Symbol"/>
                      <w:b/>
                      <w:color w:val="auto"/>
                      <w:sz w:val="18"/>
                      <w:szCs w:val="18"/>
                      <w:lang w:eastAsia="zh-CN" w:bidi="ar"/>
                    </w:rPr>
                    <w:t>☐</w:t>
                  </w:r>
                </w:ins>
                <w:customXmlInsRangeStart w:id="8950" w:author="Xuning Wei12232" w:date="2026-07-27T20:46:00Z"/>
              </w:sdtContent>
            </w:sdt>
            <w:customXmlInsRangeEnd w:id="8950"/>
            <w:ins w:id="8951" w:author="Xuning Wei12232" w:date="2026-07-27T20:46:00Z">
              <w:r w:rsidR="0026505D" w:rsidRPr="00032BAE">
                <w:rPr>
                  <w:rFonts w:ascii="Times New Roman" w:eastAsia="仿宋_GB2312" w:hAnsi="Times New Roman" w:cs="Times New Roman"/>
                  <w:b/>
                  <w:color w:val="auto"/>
                  <w:sz w:val="18"/>
                  <w:szCs w:val="18"/>
                  <w:lang w:eastAsia="zh-CN" w:bidi="ar"/>
                </w:rPr>
                <w:t xml:space="preserve"> </w:t>
              </w:r>
              <w:r w:rsidR="0026505D" w:rsidRPr="00032BAE">
                <w:rPr>
                  <w:rFonts w:ascii="Times New Roman" w:eastAsia="仿宋_GB2312" w:hAnsi="Times New Roman" w:cs="Times New Roman"/>
                  <w:color w:val="auto"/>
                  <w:sz w:val="18"/>
                  <w:szCs w:val="18"/>
                  <w:lang w:eastAsia="zh-CN" w:bidi="ar"/>
                </w:rPr>
                <w:t>Medium</w:t>
              </w:r>
            </w:ins>
          </w:p>
          <w:p w14:paraId="5926E24C" w14:textId="0B0F85D0" w:rsidR="0026505D" w:rsidRDefault="000B6761" w:rsidP="0026505D">
            <w:pPr>
              <w:jc w:val="both"/>
              <w:rPr>
                <w:ins w:id="8952" w:author="Xuning Wei12232" w:date="2026-07-27T20:44:00Z"/>
                <w:rFonts w:ascii="Times New Roman" w:eastAsia="仿宋_GB2312" w:hAnsi="Times New Roman" w:cs="Times New Roman"/>
                <w:color w:val="auto"/>
                <w:sz w:val="18"/>
                <w:szCs w:val="18"/>
                <w:lang w:eastAsia="zh-CN" w:bidi="ar"/>
              </w:rPr>
            </w:pPr>
            <w:customXmlInsRangeStart w:id="8953" w:author="Xuning Wei12232" w:date="2026-07-27T20:46:00Z"/>
            <w:sdt>
              <w:sdtPr>
                <w:rPr>
                  <w:rFonts w:ascii="Times New Roman" w:eastAsia="仿宋_GB2312" w:hAnsi="Times New Roman" w:cs="Times New Roman"/>
                  <w:b/>
                  <w:color w:val="auto"/>
                  <w:sz w:val="18"/>
                  <w:szCs w:val="18"/>
                  <w:lang w:eastAsia="zh-CN" w:bidi="ar"/>
                </w:rPr>
                <w:id w:val="1451357491"/>
                <w14:checkbox>
                  <w14:checked w14:val="1"/>
                  <w14:checkedState w14:val="2612" w14:font="MS Gothic"/>
                  <w14:uncheckedState w14:val="2610" w14:font="MS Gothic"/>
                </w14:checkbox>
              </w:sdtPr>
              <w:sdtEndPr/>
              <w:sdtContent>
                <w:customXmlInsRangeEnd w:id="8953"/>
                <w:ins w:id="8954" w:author="Xuning Wei12232" w:date="2026-07-27T20:46:00Z">
                  <w:r w:rsidR="0026505D" w:rsidRPr="00032BAE">
                    <w:rPr>
                      <w:rFonts w:ascii="Segoe UI Symbol" w:eastAsia="仿宋_GB2312" w:hAnsi="Segoe UI Symbol" w:cs="Segoe UI Symbol"/>
                      <w:b/>
                      <w:color w:val="auto"/>
                      <w:sz w:val="18"/>
                      <w:szCs w:val="18"/>
                      <w:lang w:eastAsia="zh-CN" w:bidi="ar"/>
                    </w:rPr>
                    <w:t>☒</w:t>
                  </w:r>
                </w:ins>
                <w:customXmlInsRangeStart w:id="8955" w:author="Xuning Wei12232" w:date="2026-07-27T20:46:00Z"/>
              </w:sdtContent>
            </w:sdt>
            <w:customXmlInsRangeEnd w:id="8955"/>
            <w:ins w:id="8956" w:author="Xuning Wei12232" w:date="2026-07-27T20:46:00Z">
              <w:r w:rsidR="0026505D"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8957" w:author="Xuning Wei12232" w:date="2026-07-27T20:59:00Z">
              <w:tcPr>
                <w:tcW w:w="396" w:type="pct"/>
                <w:gridSpan w:val="2"/>
                <w:vAlign w:val="center"/>
              </w:tcPr>
            </w:tcPrChange>
          </w:tcPr>
          <w:p w14:paraId="516848A2" w14:textId="6D8D2E50" w:rsidR="0026505D" w:rsidRDefault="0026505D" w:rsidP="0026505D">
            <w:pPr>
              <w:jc w:val="both"/>
              <w:rPr>
                <w:ins w:id="8958" w:author="Xuning Wei12232" w:date="2026-07-27T20:44:00Z"/>
                <w:rFonts w:ascii="Times New Roman" w:eastAsia="仿宋_GB2312" w:hAnsi="Times New Roman" w:cs="Times New Roman"/>
                <w:color w:val="auto"/>
                <w:sz w:val="18"/>
                <w:szCs w:val="18"/>
                <w:lang w:eastAsia="zh-CN" w:bidi="ar"/>
              </w:rPr>
            </w:pPr>
            <w:ins w:id="8959" w:author="Xuning Wei12232" w:date="2026-07-27T20:46: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8960" w:author="Xuning Wei12232" w:date="2026-07-27T20:59:00Z">
              <w:tcPr>
                <w:tcW w:w="990" w:type="pct"/>
                <w:gridSpan w:val="2"/>
                <w:vMerge/>
                <w:vAlign w:val="center"/>
              </w:tcPr>
            </w:tcPrChange>
          </w:tcPr>
          <w:p w14:paraId="28B757AE" w14:textId="77777777" w:rsidR="0026505D" w:rsidRDefault="0026505D" w:rsidP="0026505D">
            <w:pPr>
              <w:jc w:val="both"/>
              <w:rPr>
                <w:ins w:id="8961" w:author="Xuning Wei12232" w:date="2026-07-27T20:44:00Z"/>
                <w:rFonts w:ascii="Times New Roman" w:eastAsia="仿宋_GB2312" w:hAnsi="Times New Roman" w:cs="Times New Roman"/>
                <w:b/>
                <w:color w:val="auto"/>
                <w:sz w:val="18"/>
                <w:szCs w:val="18"/>
                <w:lang w:eastAsia="zh-CN" w:bidi="ar"/>
              </w:rPr>
            </w:pPr>
          </w:p>
        </w:tc>
      </w:tr>
      <w:tr w:rsidR="0026505D" w:rsidRPr="00032BAE" w14:paraId="748A96E3" w14:textId="77777777" w:rsidTr="00397878">
        <w:trPr>
          <w:trHeight w:val="644"/>
          <w:ins w:id="8962" w:author="Xuning Wei12232" w:date="2026-07-27T20:37:00Z"/>
          <w:trPrChange w:id="8963" w:author="Xuning Wei12232" w:date="2026-07-27T20:59:00Z">
            <w:trPr>
              <w:trHeight w:val="2874"/>
            </w:trPr>
          </w:trPrChange>
        </w:trPr>
        <w:tc>
          <w:tcPr>
            <w:tcW w:w="269" w:type="pct"/>
            <w:vMerge w:val="restart"/>
            <w:shd w:val="clear" w:color="auto" w:fill="FFFFFF" w:themeFill="background1"/>
            <w:vAlign w:val="center"/>
            <w:tcPrChange w:id="8964" w:author="Xuning Wei12232" w:date="2026-07-27T20:59:00Z">
              <w:tcPr>
                <w:tcW w:w="269" w:type="pct"/>
                <w:gridSpan w:val="3"/>
                <w:vMerge w:val="restart"/>
                <w:shd w:val="clear" w:color="auto" w:fill="FFFFFF" w:themeFill="background1"/>
                <w:vAlign w:val="center"/>
              </w:tcPr>
            </w:tcPrChange>
          </w:tcPr>
          <w:p w14:paraId="181F4A23" w14:textId="6F86E71D" w:rsidR="0026505D" w:rsidRDefault="0026505D">
            <w:pPr>
              <w:jc w:val="center"/>
              <w:rPr>
                <w:ins w:id="8965" w:author="Xuning Wei12232" w:date="2026-07-27T20:37:00Z"/>
                <w:rFonts w:ascii="Times New Roman" w:eastAsia="仿宋_GB2312" w:hAnsi="Times New Roman" w:cs="Times New Roman"/>
                <w:color w:val="auto"/>
                <w:sz w:val="20"/>
                <w:szCs w:val="20"/>
                <w:lang w:eastAsia="zh-CN" w:bidi="ar"/>
              </w:rPr>
              <w:pPrChange w:id="8966" w:author="Xuning Wei12232" w:date="2026-07-27T20:48:00Z">
                <w:pPr>
                  <w:jc w:val="both"/>
                </w:pPr>
              </w:pPrChange>
            </w:pPr>
            <w:ins w:id="8967" w:author="Xuning Wei12232" w:date="2026-07-27T20:47:00Z">
              <w:r>
                <w:rPr>
                  <w:rFonts w:ascii="Times New Roman" w:eastAsia="仿宋_GB2312" w:hAnsi="Times New Roman" w:cs="Times New Roman" w:hint="eastAsia"/>
                  <w:color w:val="auto"/>
                  <w:sz w:val="20"/>
                  <w:szCs w:val="20"/>
                  <w:lang w:eastAsia="zh-CN" w:bidi="ar"/>
                </w:rPr>
                <w:t>9</w:t>
              </w:r>
            </w:ins>
          </w:p>
        </w:tc>
        <w:tc>
          <w:tcPr>
            <w:tcW w:w="1365" w:type="pct"/>
            <w:vMerge w:val="restart"/>
            <w:shd w:val="clear" w:color="auto" w:fill="FFFFFF" w:themeFill="background1"/>
            <w:vAlign w:val="center"/>
            <w:tcPrChange w:id="8968" w:author="Xuning Wei12232" w:date="2026-07-27T20:59:00Z">
              <w:tcPr>
                <w:tcW w:w="1365" w:type="pct"/>
                <w:gridSpan w:val="3"/>
                <w:vMerge w:val="restart"/>
                <w:shd w:val="clear" w:color="auto" w:fill="FFFFFF" w:themeFill="background1"/>
                <w:vAlign w:val="center"/>
              </w:tcPr>
            </w:tcPrChange>
          </w:tcPr>
          <w:p w14:paraId="334F72DF" w14:textId="2966120C" w:rsidR="0026505D" w:rsidRDefault="0026505D" w:rsidP="0026505D">
            <w:pPr>
              <w:jc w:val="both"/>
              <w:rPr>
                <w:ins w:id="8969" w:author="Xuning Wei12232" w:date="2026-07-27T20:40:00Z"/>
                <w:rFonts w:ascii="Times New Roman" w:eastAsia="等线" w:hAnsi="Times New Roman" w:cs="Times New Roman"/>
                <w:color w:val="000000" w:themeColor="text1"/>
                <w:sz w:val="18"/>
                <w:szCs w:val="18"/>
              </w:rPr>
            </w:pPr>
            <w:proofErr w:type="spellStart"/>
            <w:ins w:id="8970" w:author="Xuning Wei12232" w:date="2026-07-27T20:40:00Z">
              <w:r w:rsidRPr="00321EFC">
                <w:rPr>
                  <w:rFonts w:ascii="Times New Roman" w:eastAsia="等线" w:hAnsi="Times New Roman" w:cs="Times New Roman"/>
                  <w:color w:val="000000" w:themeColor="text1"/>
                  <w:sz w:val="18"/>
                  <w:szCs w:val="18"/>
                </w:rPr>
                <w:t>Fmoc</w:t>
              </w:r>
              <w:proofErr w:type="spellEnd"/>
              <w:r w:rsidRPr="00321EFC">
                <w:rPr>
                  <w:rFonts w:ascii="Times New Roman" w:eastAsia="等线" w:hAnsi="Times New Roman" w:cs="Times New Roman"/>
                  <w:color w:val="000000" w:themeColor="text1"/>
                  <w:sz w:val="18"/>
                  <w:szCs w:val="18"/>
                </w:rPr>
                <w:t>-L-Val-OH</w:t>
              </w:r>
              <w:r w:rsidRPr="008B3C39">
                <w:rPr>
                  <w:rFonts w:ascii="Times New Roman" w:eastAsia="仿宋_GB2312" w:hAnsi="Times New Roman" w:cs="Times New Roman"/>
                  <w:color w:val="auto"/>
                  <w:sz w:val="18"/>
                  <w:szCs w:val="18"/>
                  <w:lang w:eastAsia="zh-CN"/>
                </w:rPr>
                <w:t xml:space="preserve"> activation and transfer</w:t>
              </w:r>
              <w:r>
                <w:rPr>
                  <w:rFonts w:ascii="Times New Roman" w:eastAsia="仿宋_GB2312" w:hAnsi="Times New Roman" w:cs="Times New Roman" w:hint="eastAsia"/>
                  <w:color w:val="auto"/>
                  <w:sz w:val="18"/>
                  <w:szCs w:val="18"/>
                  <w:lang w:eastAsia="zh-CN"/>
                </w:rPr>
                <w:t>：</w:t>
              </w:r>
            </w:ins>
          </w:p>
          <w:p w14:paraId="5FF21A56" w14:textId="756A2254" w:rsidR="0026505D" w:rsidRDefault="0026505D" w:rsidP="0026505D">
            <w:pPr>
              <w:jc w:val="both"/>
              <w:rPr>
                <w:ins w:id="8971" w:author="Xuning Wei12232" w:date="2026-07-27T20:39:00Z"/>
                <w:rFonts w:ascii="Times New Roman" w:eastAsia="等线" w:hAnsi="Times New Roman" w:cs="Times New Roman"/>
                <w:color w:val="000000" w:themeColor="text1"/>
                <w:sz w:val="18"/>
                <w:szCs w:val="18"/>
              </w:rPr>
            </w:pPr>
            <w:ins w:id="8972" w:author="Xuning Wei12232" w:date="2026-07-27T20:39:00Z">
              <w:r>
                <w:rPr>
                  <w:rFonts w:ascii="Times New Roman" w:eastAsia="等线" w:hAnsi="Times New Roman" w:cs="Times New Roman"/>
                  <w:color w:val="000000" w:themeColor="text1"/>
                  <w:sz w:val="18"/>
                  <w:szCs w:val="18"/>
                </w:rPr>
                <w:lastRenderedPageBreak/>
                <w:t xml:space="preserve">1. </w:t>
              </w:r>
              <w:r w:rsidRPr="00321EFC">
                <w:rPr>
                  <w:rFonts w:ascii="Times New Roman" w:eastAsia="等线" w:hAnsi="Times New Roman" w:cs="Times New Roman"/>
                  <w:color w:val="000000" w:themeColor="text1"/>
                  <w:sz w:val="18"/>
                  <w:szCs w:val="18"/>
                </w:rPr>
                <w:t xml:space="preserve">Add </w:t>
              </w:r>
              <w:r w:rsidRPr="00321EFC">
                <w:rPr>
                  <w:rFonts w:ascii="Times New Roman" w:eastAsia="等线" w:hAnsi="Times New Roman" w:cs="Times New Roman"/>
                  <w:color w:val="000000" w:themeColor="text1"/>
                  <w:sz w:val="18"/>
                  <w:szCs w:val="18"/>
                  <w:lang w:eastAsia="zh-CN"/>
                </w:rPr>
                <w:t>5.0 V DMF (4.740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Start the stirrer. Then add 2.0 eq. </w:t>
              </w:r>
              <w:proofErr w:type="spellStart"/>
              <w:r w:rsidRPr="00321EFC">
                <w:rPr>
                  <w:rFonts w:ascii="Times New Roman" w:eastAsia="等线" w:hAnsi="Times New Roman" w:cs="Times New Roman"/>
                  <w:color w:val="000000" w:themeColor="text1"/>
                  <w:sz w:val="18"/>
                  <w:szCs w:val="18"/>
                </w:rPr>
                <w:t>Fmoc</w:t>
              </w:r>
              <w:proofErr w:type="spellEnd"/>
              <w:r w:rsidRPr="00321EFC">
                <w:rPr>
                  <w:rFonts w:ascii="Times New Roman" w:eastAsia="等线" w:hAnsi="Times New Roman" w:cs="Times New Roman"/>
                  <w:color w:val="000000" w:themeColor="text1"/>
                  <w:sz w:val="18"/>
                  <w:szCs w:val="18"/>
                </w:rPr>
                <w:t xml:space="preserve">-L-Val-OH. </w:t>
              </w:r>
            </w:ins>
            <w:ins w:id="8973" w:author="Xuning Wei12232" w:date="2026-09-05T19:50:00Z">
              <w:r w:rsidR="00473484" w:rsidRPr="00473484">
                <w:rPr>
                  <w:rFonts w:ascii="Times New Roman" w:eastAsia="等线" w:hAnsi="Times New Roman" w:cs="Times New Roman"/>
                  <w:color w:val="FF0000"/>
                  <w:sz w:val="18"/>
                  <w:szCs w:val="18"/>
                </w:rPr>
                <w:t>Stir for at least 15 min.</w:t>
              </w:r>
            </w:ins>
            <w:ins w:id="8974" w:author="Xuning Wei12232" w:date="2026-07-27T20:39:00Z">
              <w:r w:rsidRPr="00321EFC">
                <w:rPr>
                  <w:rFonts w:ascii="Times New Roman" w:eastAsia="等线" w:hAnsi="Times New Roman" w:cs="Times New Roman"/>
                  <w:color w:val="000000" w:themeColor="text1"/>
                  <w:sz w:val="18"/>
                  <w:szCs w:val="18"/>
                  <w:lang w:eastAsia="zh-CN"/>
                </w:rPr>
                <w:t xml:space="preserve"> </w:t>
              </w:r>
              <w:r>
                <w:rPr>
                  <w:rFonts w:ascii="Times New Roman" w:eastAsia="等线" w:hAnsi="Times New Roman" w:cs="Times New Roman"/>
                  <w:color w:val="000000" w:themeColor="text1"/>
                  <w:sz w:val="18"/>
                  <w:szCs w:val="18"/>
                  <w:lang w:eastAsia="zh-CN"/>
                </w:rPr>
                <w:br/>
                <w:t xml:space="preserve">2. </w:t>
              </w:r>
              <w:r>
                <w:rPr>
                  <w:rFonts w:ascii="Times New Roman" w:eastAsia="等线" w:hAnsi="Times New Roman" w:cs="Times New Roman" w:hint="eastAsia"/>
                  <w:color w:val="000000" w:themeColor="text1"/>
                  <w:sz w:val="18"/>
                  <w:szCs w:val="18"/>
                  <w:lang w:eastAsia="zh-CN"/>
                </w:rPr>
                <w:t>A</w:t>
              </w:r>
              <w:r w:rsidRPr="00321EFC">
                <w:rPr>
                  <w:rFonts w:ascii="Times New Roman" w:eastAsia="等线" w:hAnsi="Times New Roman" w:cs="Times New Roman"/>
                  <w:color w:val="000000" w:themeColor="text1"/>
                  <w:sz w:val="18"/>
                  <w:szCs w:val="18"/>
                  <w:lang w:eastAsia="zh-CN"/>
                </w:rPr>
                <w:t>djust</w:t>
              </w:r>
              <w:r w:rsidRPr="006F0556">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rPr>
                <w:t xml:space="preserve">the mixture to </w:t>
              </w:r>
              <w:r w:rsidRPr="00321EFC">
                <w:rPr>
                  <w:rFonts w:ascii="Times New Roman" w:eastAsia="等线" w:hAnsi="Times New Roman" w:cs="Times New Roman"/>
                  <w:bCs w:val="0"/>
                  <w:color w:val="000000" w:themeColor="text1"/>
                  <w:sz w:val="18"/>
                  <w:szCs w:val="18"/>
                  <w:lang w:eastAsia="zh-CN"/>
                </w:rPr>
                <w:t>20</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ins>
            <w:ins w:id="8975" w:author="Johan Granander" w:date="2026-07-28T13:43:00Z">
              <w:r w:rsidR="005231E1">
                <w:rPr>
                  <w:rFonts w:ascii="Times New Roman" w:eastAsia="等线" w:hAnsi="Times New Roman" w:cs="Times New Roman"/>
                  <w:bCs w:val="0"/>
                  <w:color w:val="000000" w:themeColor="text1"/>
                  <w:sz w:val="18"/>
                  <w:szCs w:val="18"/>
                </w:rPr>
                <w:t xml:space="preserve"> </w:t>
              </w:r>
            </w:ins>
            <w:ins w:id="8976" w:author="Xuning Wei12232" w:date="2026-07-27T20:39:00Z">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 xml:space="preserve">. Maintain for next operation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977" w:author="Johan Granander" w:date="2026-07-28T13:43:00Z">
              <w:r w:rsidR="005231E1">
                <w:rPr>
                  <w:rFonts w:ascii="Times New Roman" w:eastAsia="等线" w:hAnsi="Times New Roman" w:cs="Times New Roman"/>
                  <w:color w:val="000000" w:themeColor="text1"/>
                  <w:sz w:val="18"/>
                  <w:szCs w:val="18"/>
                </w:rPr>
                <w:t xml:space="preserve"> </w:t>
              </w:r>
            </w:ins>
            <w:ins w:id="8978"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979" w:author="Johan Granander" w:date="2026-07-28T13:43:00Z">
              <w:r w:rsidR="005231E1">
                <w:rPr>
                  <w:rFonts w:ascii="Times New Roman" w:eastAsia="等线" w:hAnsi="Times New Roman" w:cs="Times New Roman"/>
                  <w:color w:val="000000" w:themeColor="text1"/>
                  <w:sz w:val="18"/>
                  <w:szCs w:val="18"/>
                  <w:lang w:eastAsia="zh-CN"/>
                </w:rPr>
                <w:t xml:space="preserve"> </w:t>
              </w:r>
            </w:ins>
            <w:ins w:id="8980"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Add 2.0 eq. </w:t>
              </w:r>
              <w:proofErr w:type="spellStart"/>
              <w:r w:rsidRPr="00321EFC">
                <w:rPr>
                  <w:rFonts w:ascii="Times New Roman" w:eastAsia="等线" w:hAnsi="Times New Roman" w:cs="Times New Roman"/>
                  <w:color w:val="000000" w:themeColor="text1"/>
                  <w:sz w:val="18"/>
                  <w:szCs w:val="18"/>
                </w:rPr>
                <w:t>Oxyma</w:t>
              </w:r>
              <w:proofErr w:type="spellEnd"/>
              <w:r w:rsidRPr="00321EFC">
                <w:rPr>
                  <w:rFonts w:ascii="Times New Roman" w:eastAsia="等线" w:hAnsi="Times New Roman" w:cs="Times New Roman"/>
                  <w:color w:val="000000" w:themeColor="text1"/>
                  <w:sz w:val="18"/>
                  <w:szCs w:val="18"/>
                </w:rPr>
                <w:t xml:space="preserve"> Pure into </w:t>
              </w:r>
              <w:r w:rsidRPr="006F0556">
                <w:rPr>
                  <w:rFonts w:ascii="Times New Roman" w:eastAsia="等线" w:hAnsi="Times New Roman" w:cs="Times New Roman"/>
                  <w:color w:val="000000" w:themeColor="text1"/>
                  <w:sz w:val="18"/>
                  <w:szCs w:val="18"/>
                </w:rPr>
                <w:t>TJ4S-1213-Sy15-R01</w:t>
              </w:r>
              <w:r w:rsidRPr="00321EFC">
                <w:rPr>
                  <w:rFonts w:ascii="Times New Roman" w:eastAsia="等线" w:hAnsi="Times New Roman" w:cs="Times New Roman"/>
                  <w:color w:val="000000" w:themeColor="text1"/>
                  <w:sz w:val="18"/>
                  <w:szCs w:val="18"/>
                </w:rPr>
                <w:t xml:space="preserve">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981" w:author="Johan Granander" w:date="2026-07-28T13:43:00Z">
              <w:r w:rsidR="005231E1">
                <w:rPr>
                  <w:rFonts w:ascii="Times New Roman" w:eastAsia="等线" w:hAnsi="Times New Roman" w:cs="Times New Roman"/>
                  <w:color w:val="000000" w:themeColor="text1"/>
                  <w:sz w:val="18"/>
                  <w:szCs w:val="18"/>
                </w:rPr>
                <w:t xml:space="preserve"> </w:t>
              </w:r>
            </w:ins>
            <w:ins w:id="8982"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983" w:author="Johan Granander" w:date="2026-07-28T13:43:00Z">
              <w:r w:rsidR="005231E1">
                <w:rPr>
                  <w:rFonts w:ascii="Times New Roman" w:eastAsia="等线" w:hAnsi="Times New Roman" w:cs="Times New Roman"/>
                  <w:color w:val="000000" w:themeColor="text1"/>
                  <w:sz w:val="18"/>
                  <w:szCs w:val="18"/>
                  <w:lang w:eastAsia="zh-CN"/>
                </w:rPr>
                <w:t xml:space="preserve"> </w:t>
              </w:r>
            </w:ins>
            <w:ins w:id="8984"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rPr>
                <w:t xml:space="preserve"> rinse the</w:t>
              </w:r>
              <w:r w:rsidRPr="006F0556">
                <w:rPr>
                  <w:rFonts w:ascii="Times New Roman" w:eastAsia="等线" w:hAnsi="Times New Roman" w:cs="Times New Roman"/>
                  <w:color w:val="000000" w:themeColor="text1"/>
                  <w:sz w:val="18"/>
                  <w:szCs w:val="18"/>
                </w:rPr>
                <w:t xml:space="preserve"> TJ4S-1213-Sy15-R01 </w:t>
              </w:r>
              <w:r w:rsidRPr="00321EFC">
                <w:rPr>
                  <w:rFonts w:ascii="Times New Roman" w:eastAsia="等线" w:hAnsi="Times New Roman" w:cs="Times New Roman"/>
                  <w:color w:val="000000" w:themeColor="text1"/>
                  <w:sz w:val="18"/>
                  <w:szCs w:val="18"/>
                </w:rPr>
                <w:t>with 2.0</w:t>
              </w:r>
            </w:ins>
            <w:ins w:id="8985" w:author="Johan Granander" w:date="2026-07-28T13:43:00Z">
              <w:r w:rsidR="005231E1">
                <w:rPr>
                  <w:rFonts w:ascii="Times New Roman" w:eastAsia="等线" w:hAnsi="Times New Roman" w:cs="Times New Roman"/>
                  <w:color w:val="000000" w:themeColor="text1"/>
                  <w:sz w:val="18"/>
                  <w:szCs w:val="18"/>
                </w:rPr>
                <w:t xml:space="preserve"> </w:t>
              </w:r>
            </w:ins>
            <w:ins w:id="8986" w:author="Xuning Wei12232" w:date="2026-07-27T20:39:00Z">
              <w:del w:id="8987" w:author="Johan Granander" w:date="2026-07-28T13:43:00Z">
                <w:r w:rsidRPr="00321EFC" w:rsidDel="005231E1">
                  <w:rPr>
                    <w:rFonts w:ascii="Times New Roman" w:eastAsia="等线" w:hAnsi="Times New Roman" w:cs="Times New Roman"/>
                    <w:color w:val="000000" w:themeColor="text1"/>
                    <w:sz w:val="18"/>
                    <w:szCs w:val="18"/>
                  </w:rPr>
                  <w:delText>v</w:delText>
                </w:r>
              </w:del>
            </w:ins>
            <w:ins w:id="8988" w:author="Johan Granander" w:date="2026-07-28T13:43:00Z">
              <w:r w:rsidR="005231E1">
                <w:rPr>
                  <w:rFonts w:ascii="Times New Roman" w:eastAsia="等线" w:hAnsi="Times New Roman" w:cs="Times New Roman"/>
                  <w:color w:val="000000" w:themeColor="text1"/>
                  <w:sz w:val="18"/>
                  <w:szCs w:val="18"/>
                </w:rPr>
                <w:t>V</w:t>
              </w:r>
            </w:ins>
            <w:ins w:id="8989" w:author="Xuning Wei12232" w:date="2026-07-27T20:39:00Z">
              <w:r w:rsidRPr="00321EFC">
                <w:rPr>
                  <w:rFonts w:ascii="Times New Roman" w:eastAsia="等线" w:hAnsi="Times New Roman" w:cs="Times New Roman"/>
                  <w:color w:val="000000" w:themeColor="text1"/>
                  <w:sz w:val="18"/>
                  <w:szCs w:val="18"/>
                </w:rPr>
                <w:t xml:space="preserve"> DMF (1.896 kg/kg). Add 2.2 eq. DIC into TJ4S-1213-Sy15-R01</w:t>
              </w:r>
              <w:r w:rsidRPr="006F0556">
                <w:rPr>
                  <w:rFonts w:ascii="Times New Roman" w:eastAsia="等线" w:hAnsi="Times New Roman" w:cs="Times New Roman"/>
                  <w:color w:val="000000" w:themeColor="text1"/>
                  <w:sz w:val="18"/>
                  <w:szCs w:val="18"/>
                </w:rPr>
                <w:t xml:space="preserve">, </w:t>
              </w:r>
              <w:r w:rsidRPr="00321EFC">
                <w:rPr>
                  <w:rFonts w:ascii="Times New Roman" w:eastAsia="等线" w:hAnsi="Times New Roman" w:cs="Times New Roman"/>
                  <w:color w:val="000000" w:themeColor="text1"/>
                  <w:sz w:val="18"/>
                  <w:szCs w:val="18"/>
                </w:rPr>
                <w:t xml:space="preserve">the addition rate depends on temperature control. Activate for 20±5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8990" w:author="Johan Granander" w:date="2026-07-28T13:43:00Z">
              <w:r w:rsidR="002D558C">
                <w:rPr>
                  <w:rFonts w:ascii="Times New Roman" w:eastAsia="等线" w:hAnsi="Times New Roman" w:cs="Times New Roman"/>
                  <w:color w:val="000000" w:themeColor="text1"/>
                  <w:sz w:val="18"/>
                  <w:szCs w:val="18"/>
                </w:rPr>
                <w:t xml:space="preserve"> </w:t>
              </w:r>
            </w:ins>
            <w:ins w:id="8991"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8992" w:author="Johan Granander" w:date="2026-07-28T13:43:00Z">
              <w:r w:rsidR="002D558C">
                <w:rPr>
                  <w:rFonts w:ascii="Times New Roman" w:eastAsia="等线" w:hAnsi="Times New Roman" w:cs="Times New Roman"/>
                  <w:color w:val="000000" w:themeColor="text1"/>
                  <w:sz w:val="18"/>
                  <w:szCs w:val="18"/>
                  <w:lang w:eastAsia="zh-CN"/>
                </w:rPr>
                <w:t xml:space="preserve"> </w:t>
              </w:r>
            </w:ins>
            <w:ins w:id="8993"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ins>
          </w:p>
          <w:p w14:paraId="036BE162" w14:textId="65E934C6" w:rsidR="0026505D" w:rsidRPr="00032BAE" w:rsidRDefault="0026505D" w:rsidP="0026505D">
            <w:pPr>
              <w:jc w:val="both"/>
              <w:rPr>
                <w:ins w:id="8994" w:author="Xuning Wei12232" w:date="2026-07-27T20:37:00Z"/>
                <w:rFonts w:ascii="Times New Roman" w:eastAsia="仿宋_GB2312" w:hAnsi="Times New Roman" w:cs="Times New Roman"/>
                <w:color w:val="auto"/>
                <w:sz w:val="20"/>
                <w:szCs w:val="20"/>
                <w:lang w:eastAsia="zh-CN" w:bidi="ar"/>
              </w:rPr>
            </w:pPr>
            <w:ins w:id="8995" w:author="Xuning Wei12232" w:date="2026-07-27T20:39:00Z">
              <w:r>
                <w:rPr>
                  <w:rFonts w:ascii="Times New Roman" w:eastAsia="等线" w:hAnsi="Times New Roman" w:cs="Times New Roman"/>
                  <w:color w:val="000000" w:themeColor="text1"/>
                  <w:sz w:val="18"/>
                  <w:szCs w:val="18"/>
                </w:rP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6F0556">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lang w:eastAsia="zh-CN"/>
                </w:rPr>
                <w:t xml:space="preserve">1.0 V DMF (0.948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8996" w:author="Xuning Wei12232" w:date="2026-07-27T20:59:00Z">
              <w:tcPr>
                <w:tcW w:w="842" w:type="pct"/>
                <w:gridSpan w:val="3"/>
                <w:vMerge w:val="restart"/>
                <w:shd w:val="clear" w:color="auto" w:fill="FFFFFF" w:themeFill="background1"/>
                <w:vAlign w:val="center"/>
              </w:tcPr>
            </w:tcPrChange>
          </w:tcPr>
          <w:p w14:paraId="24166ADF" w14:textId="77777777" w:rsidR="0026505D" w:rsidRPr="00032BAE" w:rsidRDefault="0026505D" w:rsidP="0026505D">
            <w:pPr>
              <w:rPr>
                <w:ins w:id="8997" w:author="Xuning Wei12232" w:date="2026-07-27T20:51:00Z"/>
                <w:rFonts w:ascii="Times New Roman" w:hAnsi="Times New Roman" w:cs="Times New Roman"/>
                <w:color w:val="auto"/>
                <w:sz w:val="18"/>
                <w:szCs w:val="18"/>
                <w:shd w:val="clear" w:color="auto" w:fill="FFFFFF"/>
              </w:rPr>
            </w:pPr>
            <w:ins w:id="8998" w:author="Xuning Wei12232" w:date="2026-07-27T20:51:00Z">
              <w:r w:rsidRPr="00032BAE">
                <w:rPr>
                  <w:rFonts w:ascii="Times New Roman" w:hAnsi="Times New Roman" w:cs="Times New Roman"/>
                  <w:color w:val="auto"/>
                  <w:sz w:val="18"/>
                  <w:szCs w:val="18"/>
                  <w:shd w:val="clear" w:color="auto" w:fill="FFFFFF"/>
                </w:rPr>
                <w:lastRenderedPageBreak/>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0B0EC368" w14:textId="77777777" w:rsidR="0026505D" w:rsidRDefault="0026505D" w:rsidP="0026505D">
            <w:pPr>
              <w:rPr>
                <w:ins w:id="8999" w:author="Xuning Wei12232" w:date="2026-07-27T20:51:00Z"/>
                <w:rFonts w:ascii="Times New Roman" w:hAnsi="Times New Roman" w:cs="Times New Roman"/>
                <w:color w:val="auto"/>
                <w:sz w:val="18"/>
                <w:szCs w:val="18"/>
                <w:shd w:val="clear" w:color="auto" w:fill="FFFFFF"/>
              </w:rPr>
            </w:pPr>
            <w:ins w:id="9000" w:author="Xuning Wei12232" w:date="2026-07-27T20:51:00Z">
              <w:r w:rsidRPr="00032BAE">
                <w:rPr>
                  <w:rFonts w:ascii="Times New Roman" w:hAnsi="Times New Roman" w:cs="Times New Roman"/>
                  <w:color w:val="auto"/>
                  <w:sz w:val="18"/>
                  <w:szCs w:val="18"/>
                  <w:shd w:val="clear" w:color="auto" w:fill="FFFFFF"/>
                </w:rPr>
                <w:lastRenderedPageBreak/>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506B30D1" w14:textId="77777777" w:rsidR="0026505D" w:rsidRPr="00032BAE" w:rsidRDefault="0026505D" w:rsidP="0026505D">
            <w:pPr>
              <w:rPr>
                <w:ins w:id="9001" w:author="Xuning Wei12232" w:date="2026-07-27T20:51:00Z"/>
                <w:rFonts w:ascii="Times New Roman" w:hAnsi="Times New Roman" w:cs="Times New Roman"/>
                <w:color w:val="auto"/>
                <w:sz w:val="18"/>
                <w:szCs w:val="18"/>
                <w:shd w:val="clear" w:color="auto" w:fill="FFFFFF"/>
              </w:rPr>
            </w:pPr>
            <w:ins w:id="9002" w:author="Xuning Wei12232" w:date="2026-07-27T20:51:00Z">
              <w:r w:rsidRPr="00032BAE">
                <w:rPr>
                  <w:rFonts w:ascii="Times New Roman" w:hAnsi="Times New Roman" w:cs="Times New Roman"/>
                  <w:color w:val="auto"/>
                  <w:sz w:val="18"/>
                  <w:szCs w:val="18"/>
                  <w:shd w:val="clear" w:color="auto" w:fill="FFFFFF"/>
                </w:rPr>
                <w:t>Pipeline material: 316L</w:t>
              </w:r>
            </w:ins>
          </w:p>
          <w:p w14:paraId="3B3C9911" w14:textId="77777777" w:rsidR="0026505D" w:rsidRPr="00032BAE" w:rsidRDefault="0026505D" w:rsidP="0026505D">
            <w:pPr>
              <w:rPr>
                <w:ins w:id="9003" w:author="Xuning Wei12232" w:date="2026-07-27T20:51:00Z"/>
                <w:rFonts w:ascii="Times New Roman" w:hAnsi="Times New Roman" w:cs="Times New Roman"/>
                <w:color w:val="auto"/>
                <w:sz w:val="18"/>
                <w:szCs w:val="18"/>
                <w:shd w:val="clear" w:color="auto" w:fill="FFFFFF"/>
              </w:rPr>
            </w:pPr>
            <w:ins w:id="9004" w:author="Xuning Wei12232" w:date="2026-07-27T20:51:00Z">
              <w:r w:rsidRPr="00032BAE">
                <w:rPr>
                  <w:rFonts w:ascii="Times New Roman" w:hAnsi="Times New Roman" w:cs="Times New Roman"/>
                  <w:color w:val="auto"/>
                  <w:sz w:val="18"/>
                  <w:szCs w:val="18"/>
                  <w:shd w:val="clear" w:color="auto" w:fill="FFFFFF"/>
                </w:rPr>
                <w:t>Sealing ring: PTFE</w:t>
              </w:r>
            </w:ins>
          </w:p>
          <w:p w14:paraId="1EC90488" w14:textId="77777777" w:rsidR="0026505D" w:rsidRPr="00032BAE" w:rsidRDefault="0026505D" w:rsidP="0026505D">
            <w:pPr>
              <w:rPr>
                <w:ins w:id="9005" w:author="Xuning Wei12232" w:date="2026-07-27T20:51:00Z"/>
                <w:rFonts w:ascii="Times New Roman" w:hAnsi="Times New Roman" w:cs="Times New Roman"/>
                <w:color w:val="auto"/>
                <w:sz w:val="18"/>
                <w:szCs w:val="18"/>
                <w:shd w:val="clear" w:color="auto" w:fill="FFFFFF"/>
              </w:rPr>
            </w:pPr>
            <w:ins w:id="9006" w:author="Xuning Wei12232" w:date="2026-07-27T20:51:00Z">
              <w:r w:rsidRPr="00032BAE">
                <w:rPr>
                  <w:rFonts w:ascii="Times New Roman" w:hAnsi="Times New Roman" w:cs="Times New Roman"/>
                  <w:color w:val="auto"/>
                  <w:sz w:val="18"/>
                  <w:szCs w:val="18"/>
                  <w:shd w:val="clear" w:color="auto" w:fill="FFFFFF"/>
                </w:rPr>
                <w:t>Mass flow meter: SS</w:t>
              </w:r>
            </w:ins>
          </w:p>
          <w:p w14:paraId="20BFA9B4" w14:textId="77777777" w:rsidR="0026505D" w:rsidRPr="00032BAE" w:rsidRDefault="0026505D" w:rsidP="0026505D">
            <w:pPr>
              <w:rPr>
                <w:ins w:id="9007" w:author="Xuning Wei12232" w:date="2026-07-27T20:51:00Z"/>
                <w:rFonts w:ascii="Times New Roman" w:hAnsi="Times New Roman" w:cs="Times New Roman"/>
                <w:color w:val="auto"/>
                <w:sz w:val="18"/>
                <w:szCs w:val="18"/>
                <w:shd w:val="clear" w:color="auto" w:fill="FFFFFF"/>
              </w:rPr>
            </w:pPr>
            <w:ins w:id="9008" w:author="Xuning Wei12232" w:date="2026-07-27T20:51:00Z">
              <w:r w:rsidRPr="00032BAE">
                <w:rPr>
                  <w:rFonts w:ascii="Times New Roman" w:hAnsi="Times New Roman" w:cs="Times New Roman"/>
                  <w:color w:val="auto"/>
                  <w:sz w:val="18"/>
                  <w:szCs w:val="18"/>
                  <w:shd w:val="clear" w:color="auto" w:fill="FFFFFF"/>
                </w:rPr>
                <w:t>Valve material: 304 &amp; 316L</w:t>
              </w:r>
            </w:ins>
          </w:p>
          <w:p w14:paraId="73DE1F20" w14:textId="77777777" w:rsidR="0026505D" w:rsidRPr="00032BAE" w:rsidRDefault="0026505D" w:rsidP="0026505D">
            <w:pPr>
              <w:rPr>
                <w:ins w:id="9009" w:author="Xuning Wei12232" w:date="2026-07-27T20:51:00Z"/>
                <w:rFonts w:ascii="Times New Roman" w:eastAsiaTheme="minorEastAsia" w:hAnsi="Times New Roman" w:cs="Times New Roman"/>
                <w:color w:val="auto"/>
                <w:sz w:val="18"/>
                <w:szCs w:val="18"/>
                <w:shd w:val="clear" w:color="auto" w:fill="FFFFFF"/>
                <w:lang w:eastAsia="zh-CN"/>
              </w:rPr>
            </w:pPr>
            <w:ins w:id="9010" w:author="Xuning Wei12232" w:date="2026-07-27T20:51: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2B5D0C6E" w14:textId="77777777" w:rsidR="0026505D" w:rsidRDefault="0026505D" w:rsidP="0026505D">
            <w:pPr>
              <w:rPr>
                <w:ins w:id="9011" w:author="Xuning Wei12232" w:date="2026-07-27T20:51:00Z"/>
                <w:rFonts w:ascii="Times New Roman" w:eastAsiaTheme="minorEastAsia" w:hAnsi="Times New Roman" w:cs="Times New Roman"/>
                <w:bCs w:val="0"/>
                <w:color w:val="auto"/>
                <w:sz w:val="18"/>
                <w:szCs w:val="18"/>
                <w:shd w:val="clear" w:color="auto" w:fill="FFFFFF"/>
                <w:lang w:eastAsia="zh-CN"/>
              </w:rPr>
            </w:pPr>
            <w:ins w:id="9012" w:author="Xuning Wei12232" w:date="2026-07-27T20:51: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5CB216B6" w14:textId="2BB2B0E7" w:rsidR="0026505D" w:rsidRPr="00032BAE" w:rsidRDefault="0026505D" w:rsidP="0026505D">
            <w:pPr>
              <w:jc w:val="both"/>
              <w:rPr>
                <w:ins w:id="9013" w:author="Xuning Wei12232" w:date="2026-07-27T20:37:00Z"/>
                <w:rFonts w:ascii="Times New Roman" w:eastAsia="仿宋_GB2312" w:hAnsi="Times New Roman" w:cs="Times New Roman"/>
                <w:b/>
                <w:color w:val="auto"/>
                <w:sz w:val="20"/>
                <w:szCs w:val="20"/>
                <w:lang w:eastAsia="zh-CN" w:bidi="ar"/>
              </w:rPr>
            </w:pPr>
            <w:ins w:id="9014" w:author="Xuning Wei12232" w:date="2026-07-27T20:51: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9015" w:author="Xuning Wei12232" w:date="2026-07-27T20:59:00Z">
              <w:tcPr>
                <w:tcW w:w="346" w:type="pct"/>
                <w:gridSpan w:val="3"/>
                <w:vMerge w:val="restart"/>
                <w:shd w:val="clear" w:color="auto" w:fill="FFFFFF" w:themeFill="background1"/>
                <w:vAlign w:val="center"/>
              </w:tcPr>
            </w:tcPrChange>
          </w:tcPr>
          <w:p w14:paraId="371E211B" w14:textId="3B7DBC7D" w:rsidR="0026505D" w:rsidRPr="00032BAE" w:rsidRDefault="0026505D" w:rsidP="0026505D">
            <w:pPr>
              <w:jc w:val="both"/>
              <w:rPr>
                <w:ins w:id="9016" w:author="Xuning Wei12232" w:date="2026-07-27T20:37:00Z"/>
                <w:rFonts w:ascii="Times New Roman" w:eastAsia="仿宋_GB2312" w:hAnsi="Times New Roman" w:cs="Times New Roman"/>
                <w:color w:val="auto"/>
                <w:sz w:val="20"/>
                <w:szCs w:val="20"/>
                <w:lang w:eastAsia="zh-CN" w:bidi="ar"/>
              </w:rPr>
            </w:pPr>
            <w:ins w:id="9017" w:author="Xuning Wei12232" w:date="2026-07-27T20:45:00Z">
              <w:r w:rsidRPr="00032BAE">
                <w:rPr>
                  <w:rFonts w:ascii="Times New Roman" w:eastAsia="仿宋_GB2312" w:hAnsi="Times New Roman" w:cs="Times New Roman"/>
                  <w:color w:val="auto"/>
                  <w:sz w:val="18"/>
                  <w:szCs w:val="18"/>
                  <w:lang w:eastAsia="zh-CN" w:bidi="ar"/>
                </w:rPr>
                <w:lastRenderedPageBreak/>
                <w:t>No</w:t>
              </w:r>
            </w:ins>
          </w:p>
        </w:tc>
        <w:tc>
          <w:tcPr>
            <w:tcW w:w="396" w:type="pct"/>
            <w:vMerge w:val="restart"/>
            <w:shd w:val="clear" w:color="auto" w:fill="FFFFFF" w:themeFill="background1"/>
            <w:vAlign w:val="center"/>
            <w:tcPrChange w:id="9018" w:author="Xuning Wei12232" w:date="2026-07-27T20:59:00Z">
              <w:tcPr>
                <w:tcW w:w="396" w:type="pct"/>
                <w:gridSpan w:val="3"/>
                <w:vMerge w:val="restart"/>
                <w:shd w:val="clear" w:color="auto" w:fill="FFFFFF" w:themeFill="background1"/>
                <w:vAlign w:val="center"/>
              </w:tcPr>
            </w:tcPrChange>
          </w:tcPr>
          <w:p w14:paraId="19E8CC3F" w14:textId="61B4E0A6" w:rsidR="0026505D" w:rsidRPr="00032BAE" w:rsidRDefault="0026505D" w:rsidP="0026505D">
            <w:pPr>
              <w:jc w:val="both"/>
              <w:rPr>
                <w:ins w:id="9019" w:author="Xuning Wei12232" w:date="2026-07-27T20:37:00Z"/>
                <w:rFonts w:ascii="Times New Roman" w:eastAsia="仿宋_GB2312" w:hAnsi="Times New Roman" w:cs="Times New Roman"/>
                <w:color w:val="auto"/>
                <w:sz w:val="18"/>
                <w:szCs w:val="18"/>
                <w:lang w:eastAsia="zh-CN" w:bidi="ar"/>
              </w:rPr>
            </w:pPr>
            <w:ins w:id="9020" w:author="Xuning Wei12232" w:date="2026-07-27T20:45: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9021" w:author="Xuning Wei12232" w:date="2026-07-27T20:59:00Z">
              <w:tcPr>
                <w:tcW w:w="397" w:type="pct"/>
                <w:gridSpan w:val="3"/>
                <w:vAlign w:val="center"/>
              </w:tcPr>
            </w:tcPrChange>
          </w:tcPr>
          <w:p w14:paraId="00226EB8" w14:textId="77777777" w:rsidR="0026505D" w:rsidRDefault="000B6761" w:rsidP="0026505D">
            <w:pPr>
              <w:jc w:val="both"/>
              <w:rPr>
                <w:ins w:id="9022" w:author="Xuning Wei12232" w:date="2026-07-27T20:37:00Z"/>
                <w:rFonts w:ascii="Times New Roman" w:eastAsia="仿宋_GB2312" w:hAnsi="Times New Roman" w:cs="Times New Roman"/>
                <w:b/>
                <w:color w:val="auto"/>
                <w:sz w:val="18"/>
                <w:szCs w:val="18"/>
                <w:lang w:eastAsia="zh-CN" w:bidi="ar"/>
              </w:rPr>
            </w:pPr>
            <w:customXmlInsRangeStart w:id="9023" w:author="Xuning Wei12232" w:date="2026-07-27T20:45:00Z"/>
            <w:sdt>
              <w:sdtPr>
                <w:rPr>
                  <w:rFonts w:ascii="Times New Roman" w:eastAsia="仿宋_GB2312" w:hAnsi="Times New Roman" w:cs="Times New Roman"/>
                  <w:color w:val="auto"/>
                  <w:sz w:val="18"/>
                  <w:szCs w:val="18"/>
                  <w:lang w:eastAsia="zh-CN" w:bidi="ar"/>
                </w:rPr>
                <w:id w:val="880056085"/>
                <w14:checkbox>
                  <w14:checked w14:val="1"/>
                  <w14:checkedState w14:val="2612" w14:font="MS Gothic"/>
                  <w14:uncheckedState w14:val="2610" w14:font="MS Gothic"/>
                </w14:checkbox>
              </w:sdtPr>
              <w:sdtEndPr/>
              <w:sdtContent>
                <w:customXmlInsRangeEnd w:id="9023"/>
                <w:ins w:id="9024" w:author="Xuning Wei12232" w:date="2026-07-27T20:45:00Z">
                  <w:r w:rsidR="0026505D" w:rsidRPr="00032BAE">
                    <w:rPr>
                      <w:rFonts w:ascii="Segoe UI Symbol" w:eastAsia="MS Gothic" w:hAnsi="Segoe UI Symbol" w:cs="Segoe UI Symbol"/>
                      <w:color w:val="auto"/>
                      <w:sz w:val="18"/>
                      <w:szCs w:val="18"/>
                      <w:lang w:eastAsia="zh-CN" w:bidi="ar"/>
                    </w:rPr>
                    <w:t>☒</w:t>
                  </w:r>
                </w:ins>
                <w:customXmlInsRangeStart w:id="9025" w:author="Xuning Wei12232" w:date="2026-07-27T20:45:00Z"/>
              </w:sdtContent>
            </w:sdt>
            <w:customXmlInsRangeEnd w:id="9025"/>
            <w:ins w:id="9026" w:author="Xuning Wei12232" w:date="2026-07-27T20:45:00Z">
              <w:r w:rsidR="0026505D" w:rsidRPr="00032BAE">
                <w:rPr>
                  <w:rFonts w:ascii="Times New Roman" w:eastAsia="仿宋_GB2312" w:hAnsi="Times New Roman" w:cs="Times New Roman"/>
                  <w:color w:val="auto"/>
                  <w:sz w:val="18"/>
                  <w:szCs w:val="18"/>
                  <w:lang w:eastAsia="zh-CN" w:bidi="ar"/>
                </w:rPr>
                <w:t>Yes</w:t>
              </w:r>
            </w:ins>
          </w:p>
        </w:tc>
        <w:tc>
          <w:tcPr>
            <w:tcW w:w="494" w:type="pct"/>
            <w:vAlign w:val="center"/>
            <w:tcPrChange w:id="9027" w:author="Xuning Wei12232" w:date="2026-07-27T20:59:00Z">
              <w:tcPr>
                <w:tcW w:w="397" w:type="pct"/>
                <w:gridSpan w:val="2"/>
                <w:vAlign w:val="center"/>
              </w:tcPr>
            </w:tcPrChange>
          </w:tcPr>
          <w:p w14:paraId="289F61E7" w14:textId="2F4834E8" w:rsidR="0026505D" w:rsidRPr="00032BAE" w:rsidRDefault="000B6761" w:rsidP="0026505D">
            <w:pPr>
              <w:jc w:val="both"/>
              <w:rPr>
                <w:ins w:id="9028" w:author="Xuning Wei12232" w:date="2026-07-27T20:37:00Z"/>
                <w:rFonts w:ascii="Times New Roman" w:eastAsia="仿宋_GB2312" w:hAnsi="Times New Roman" w:cs="Times New Roman"/>
                <w:color w:val="auto"/>
                <w:sz w:val="18"/>
                <w:szCs w:val="18"/>
                <w:lang w:eastAsia="zh-CN" w:bidi="ar"/>
              </w:rPr>
            </w:pPr>
            <w:customXmlInsRangeStart w:id="9029" w:author="Xuning Wei12232" w:date="2026-07-27T20:45:00Z"/>
            <w:sdt>
              <w:sdtPr>
                <w:rPr>
                  <w:rFonts w:ascii="Times New Roman" w:eastAsia="仿宋_GB2312" w:hAnsi="Times New Roman" w:cs="Times New Roman"/>
                  <w:color w:val="auto"/>
                  <w:sz w:val="18"/>
                  <w:szCs w:val="18"/>
                  <w:lang w:eastAsia="zh-CN" w:bidi="ar"/>
                </w:rPr>
                <w:id w:val="1482272901"/>
                <w14:checkbox>
                  <w14:checked w14:val="0"/>
                  <w14:checkedState w14:val="2612" w14:font="MS Gothic"/>
                  <w14:uncheckedState w14:val="2610" w14:font="MS Gothic"/>
                </w14:checkbox>
              </w:sdtPr>
              <w:sdtEndPr/>
              <w:sdtContent>
                <w:customXmlInsRangeEnd w:id="9029"/>
                <w:ins w:id="9030"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031" w:author="Xuning Wei12232" w:date="2026-07-27T20:45:00Z"/>
              </w:sdtContent>
            </w:sdt>
            <w:customXmlInsRangeEnd w:id="9031"/>
            <w:ins w:id="9032" w:author="Xuning Wei12232" w:date="2026-07-27T20:45:00Z">
              <w:r w:rsidR="0026505D"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9033" w:author="Xuning Wei12232" w:date="2026-07-27T20:59:00Z">
              <w:tcPr>
                <w:tcW w:w="988" w:type="pct"/>
                <w:vMerge w:val="restart"/>
                <w:vAlign w:val="center"/>
              </w:tcPr>
            </w:tcPrChange>
          </w:tcPr>
          <w:p w14:paraId="1C0D204E" w14:textId="77777777" w:rsidR="0026505D" w:rsidRPr="00032BAE" w:rsidRDefault="000B6761" w:rsidP="0026505D">
            <w:pPr>
              <w:jc w:val="both"/>
              <w:rPr>
                <w:ins w:id="9034" w:author="Xuning Wei12232" w:date="2026-07-27T20:45:00Z"/>
                <w:rFonts w:ascii="Times New Roman" w:eastAsia="仿宋_GB2312" w:hAnsi="Times New Roman" w:cs="Times New Roman"/>
                <w:color w:val="auto"/>
                <w:sz w:val="18"/>
                <w:szCs w:val="18"/>
                <w:u w:val="single"/>
                <w:lang w:eastAsia="zh-CN" w:bidi="ar"/>
              </w:rPr>
            </w:pPr>
            <w:customXmlInsRangeStart w:id="9035" w:author="Xuning Wei12232" w:date="2026-07-27T20:45:00Z"/>
            <w:sdt>
              <w:sdtPr>
                <w:rPr>
                  <w:rFonts w:ascii="Times New Roman" w:eastAsia="仿宋_GB2312" w:hAnsi="Times New Roman" w:cs="Times New Roman"/>
                  <w:b/>
                  <w:color w:val="auto"/>
                  <w:sz w:val="18"/>
                  <w:szCs w:val="18"/>
                  <w:lang w:eastAsia="zh-CN" w:bidi="ar"/>
                </w:rPr>
                <w:id w:val="1196270135"/>
                <w14:checkbox>
                  <w14:checked w14:val="0"/>
                  <w14:checkedState w14:val="2612" w14:font="MS Gothic"/>
                  <w14:uncheckedState w14:val="2610" w14:font="MS Gothic"/>
                </w14:checkbox>
              </w:sdtPr>
              <w:sdtEndPr/>
              <w:sdtContent>
                <w:customXmlInsRangeEnd w:id="9035"/>
                <w:ins w:id="9036"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037" w:author="Xuning Wei12232" w:date="2026-07-27T20:45:00Z"/>
              </w:sdtContent>
            </w:sdt>
            <w:customXmlInsRangeEnd w:id="9037"/>
            <w:ins w:id="9038"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R&amp;D Lab: </w:t>
              </w:r>
              <w:r w:rsidR="0026505D" w:rsidRPr="00032BAE">
                <w:rPr>
                  <w:rFonts w:ascii="Times New Roman" w:eastAsia="仿宋_GB2312" w:hAnsi="Times New Roman" w:cs="Times New Roman"/>
                  <w:color w:val="auto"/>
                  <w:sz w:val="18"/>
                  <w:szCs w:val="18"/>
                  <w:u w:val="single"/>
                  <w:lang w:eastAsia="zh-CN" w:bidi="ar"/>
                </w:rPr>
                <w:t xml:space="preserve">N/A </w:t>
              </w:r>
            </w:ins>
          </w:p>
          <w:p w14:paraId="3E9D18F1" w14:textId="77777777" w:rsidR="0026505D" w:rsidRPr="00032BAE" w:rsidRDefault="000B6761" w:rsidP="0026505D">
            <w:pPr>
              <w:jc w:val="both"/>
              <w:rPr>
                <w:ins w:id="9039" w:author="Xuning Wei12232" w:date="2026-07-27T20:45:00Z"/>
                <w:rFonts w:ascii="Times New Roman" w:eastAsia="仿宋_GB2312" w:hAnsi="Times New Roman" w:cs="Times New Roman"/>
                <w:color w:val="auto"/>
                <w:sz w:val="18"/>
                <w:szCs w:val="18"/>
                <w:u w:val="single"/>
                <w:lang w:eastAsia="zh-CN" w:bidi="ar"/>
              </w:rPr>
            </w:pPr>
            <w:customXmlInsRangeStart w:id="9040" w:author="Xuning Wei12232" w:date="2026-07-27T20:45:00Z"/>
            <w:sdt>
              <w:sdtPr>
                <w:rPr>
                  <w:rFonts w:ascii="Times New Roman" w:eastAsia="仿宋_GB2312" w:hAnsi="Times New Roman" w:cs="Times New Roman"/>
                  <w:b/>
                  <w:color w:val="auto"/>
                  <w:sz w:val="18"/>
                  <w:szCs w:val="18"/>
                  <w:lang w:eastAsia="zh-CN" w:bidi="ar"/>
                </w:rPr>
                <w:id w:val="1869638611"/>
                <w14:checkbox>
                  <w14:checked w14:val="1"/>
                  <w14:checkedState w14:val="2612" w14:font="MS Gothic"/>
                  <w14:uncheckedState w14:val="2610" w14:font="MS Gothic"/>
                </w14:checkbox>
              </w:sdtPr>
              <w:sdtEndPr/>
              <w:sdtContent>
                <w:customXmlInsRangeEnd w:id="9040"/>
                <w:ins w:id="9041"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042" w:author="Xuning Wei12232" w:date="2026-07-27T20:45:00Z"/>
              </w:sdtContent>
            </w:sdt>
            <w:customXmlInsRangeEnd w:id="9042"/>
            <w:ins w:id="9043"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Production data, Lot Number:</w:t>
              </w:r>
              <w:r w:rsidR="0026505D" w:rsidRPr="00032BAE">
                <w:rPr>
                  <w:rFonts w:ascii="Times New Roman" w:eastAsia="仿宋_GB2312" w:hAnsi="Times New Roman" w:cs="Times New Roman"/>
                  <w:color w:val="auto"/>
                  <w:sz w:val="18"/>
                  <w:szCs w:val="18"/>
                  <w:u w:val="single"/>
                  <w:lang w:eastAsia="zh-CN" w:bidi="ar"/>
                </w:rPr>
                <w:t xml:space="preserve"> CPo140020-02-01-02  </w:t>
              </w:r>
            </w:ins>
          </w:p>
          <w:p w14:paraId="2BD2AFC4" w14:textId="77777777" w:rsidR="0026505D" w:rsidRPr="00032BAE" w:rsidRDefault="000B6761" w:rsidP="0026505D">
            <w:pPr>
              <w:jc w:val="both"/>
              <w:rPr>
                <w:ins w:id="9044" w:author="Xuning Wei12232" w:date="2026-07-27T20:45:00Z"/>
                <w:rFonts w:ascii="Times New Roman" w:eastAsia="仿宋_GB2312" w:hAnsi="Times New Roman" w:cs="Times New Roman"/>
                <w:color w:val="auto"/>
                <w:sz w:val="18"/>
                <w:szCs w:val="18"/>
                <w:lang w:eastAsia="zh-CN" w:bidi="ar"/>
              </w:rPr>
            </w:pPr>
            <w:customXmlInsRangeStart w:id="9045" w:author="Xuning Wei12232" w:date="2026-07-27T20:45:00Z"/>
            <w:sdt>
              <w:sdtPr>
                <w:rPr>
                  <w:rFonts w:ascii="Times New Roman" w:eastAsia="仿宋_GB2312" w:hAnsi="Times New Roman" w:cs="Times New Roman"/>
                  <w:b/>
                  <w:color w:val="auto"/>
                  <w:sz w:val="18"/>
                  <w:szCs w:val="18"/>
                  <w:lang w:eastAsia="zh-CN" w:bidi="ar"/>
                </w:rPr>
                <w:id w:val="-777023171"/>
                <w14:checkbox>
                  <w14:checked w14:val="0"/>
                  <w14:checkedState w14:val="2612" w14:font="MS Gothic"/>
                  <w14:uncheckedState w14:val="2610" w14:font="MS Gothic"/>
                </w14:checkbox>
              </w:sdtPr>
              <w:sdtEndPr/>
              <w:sdtContent>
                <w:customXmlInsRangeEnd w:id="9045"/>
                <w:ins w:id="9046"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047" w:author="Xuning Wei12232" w:date="2026-07-27T20:45:00Z"/>
              </w:sdtContent>
            </w:sdt>
            <w:customXmlInsRangeEnd w:id="9047"/>
            <w:ins w:id="9048" w:author="Xuning Wei12232" w:date="2026-07-27T20:45:00Z">
              <w:r w:rsidR="0026505D" w:rsidRPr="00032BAE">
                <w:rPr>
                  <w:rFonts w:ascii="Times New Roman" w:eastAsia="仿宋_GB2312" w:hAnsi="Times New Roman" w:cs="Times New Roman"/>
                  <w:color w:val="auto"/>
                  <w:sz w:val="18"/>
                  <w:szCs w:val="18"/>
                  <w:lang w:eastAsia="zh-CN" w:bidi="ar"/>
                </w:rPr>
                <w:t xml:space="preserve"> Supplier data:</w:t>
              </w:r>
              <w:r w:rsidR="0026505D" w:rsidRPr="00032BAE">
                <w:rPr>
                  <w:rFonts w:ascii="Times New Roman" w:eastAsia="仿宋_GB2312" w:hAnsi="Times New Roman" w:cs="Times New Roman"/>
                  <w:color w:val="auto"/>
                  <w:sz w:val="18"/>
                  <w:szCs w:val="18"/>
                  <w:u w:val="single"/>
                  <w:lang w:eastAsia="zh-CN" w:bidi="ar"/>
                </w:rPr>
                <w:t xml:space="preserve"> N/A  </w:t>
              </w:r>
              <w:r w:rsidR="0026505D" w:rsidRPr="00032BAE">
                <w:rPr>
                  <w:rFonts w:ascii="Times New Roman" w:eastAsia="仿宋_GB2312" w:hAnsi="Times New Roman" w:cs="Times New Roman"/>
                  <w:color w:val="auto"/>
                  <w:sz w:val="18"/>
                  <w:szCs w:val="18"/>
                  <w:lang w:eastAsia="zh-CN" w:bidi="ar"/>
                </w:rPr>
                <w:t xml:space="preserve"> </w:t>
              </w:r>
            </w:ins>
          </w:p>
          <w:p w14:paraId="4CADC05A" w14:textId="77777777" w:rsidR="0026505D" w:rsidRPr="00032BAE" w:rsidRDefault="000B6761" w:rsidP="0026505D">
            <w:pPr>
              <w:jc w:val="both"/>
              <w:rPr>
                <w:ins w:id="9049" w:author="Xuning Wei12232" w:date="2026-07-27T20:45:00Z"/>
                <w:rFonts w:ascii="Times New Roman" w:eastAsia="仿宋_GB2312" w:hAnsi="Times New Roman" w:cs="Times New Roman"/>
                <w:color w:val="auto"/>
                <w:sz w:val="18"/>
                <w:szCs w:val="18"/>
                <w:u w:val="single"/>
                <w:lang w:eastAsia="zh-CN" w:bidi="ar"/>
              </w:rPr>
            </w:pPr>
            <w:customXmlInsRangeStart w:id="9050" w:author="Xuning Wei12232" w:date="2026-07-27T20:45:00Z"/>
            <w:sdt>
              <w:sdtPr>
                <w:rPr>
                  <w:rFonts w:ascii="Times New Roman" w:eastAsia="仿宋_GB2312" w:hAnsi="Times New Roman" w:cs="Times New Roman"/>
                  <w:b/>
                  <w:color w:val="auto"/>
                  <w:sz w:val="18"/>
                  <w:szCs w:val="18"/>
                  <w:lang w:eastAsia="zh-CN" w:bidi="ar"/>
                </w:rPr>
                <w:id w:val="626896637"/>
                <w14:checkbox>
                  <w14:checked w14:val="1"/>
                  <w14:checkedState w14:val="2612" w14:font="MS Gothic"/>
                  <w14:uncheckedState w14:val="2610" w14:font="MS Gothic"/>
                </w14:checkbox>
              </w:sdtPr>
              <w:sdtEndPr/>
              <w:sdtContent>
                <w:customXmlInsRangeEnd w:id="9050"/>
                <w:ins w:id="9051"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052" w:author="Xuning Wei12232" w:date="2026-07-27T20:45:00Z"/>
              </w:sdtContent>
            </w:sdt>
            <w:customXmlInsRangeEnd w:id="9052"/>
            <w:ins w:id="9053" w:author="Xuning Wei12232" w:date="2026-07-27T20:45:00Z">
              <w:r w:rsidR="0026505D" w:rsidRPr="00032BAE">
                <w:rPr>
                  <w:rFonts w:ascii="Times New Roman" w:eastAsia="仿宋_GB2312" w:hAnsi="Times New Roman" w:cs="Times New Roman"/>
                  <w:color w:val="auto"/>
                  <w:sz w:val="18"/>
                  <w:szCs w:val="18"/>
                  <w:lang w:eastAsia="zh-CN" w:bidi="ar"/>
                </w:rPr>
                <w:t xml:space="preserve"> *Handbook &amp; Page:</w:t>
              </w:r>
              <w:r w:rsidR="0026505D" w:rsidRPr="00032BAE">
                <w:rPr>
                  <w:rFonts w:ascii="Times New Roman" w:eastAsia="仿宋_GB2312" w:hAnsi="Times New Roman" w:cs="Times New Roman"/>
                  <w:color w:val="auto"/>
                  <w:sz w:val="18"/>
                  <w:szCs w:val="18"/>
                  <w:u w:val="single"/>
                  <w:lang w:eastAsia="zh-CN" w:bidi="ar"/>
                </w:rPr>
                <w:t xml:space="preserve"> page10-14</w:t>
              </w:r>
              <w:r w:rsidR="0026505D" w:rsidRPr="00032BAE">
                <w:rPr>
                  <w:rFonts w:ascii="Times New Roman" w:eastAsia="仿宋_GB2312" w:hAnsi="Times New Roman" w:cs="Times New Roman"/>
                  <w:color w:val="auto"/>
                  <w:sz w:val="18"/>
                  <w:szCs w:val="18"/>
                  <w:u w:val="single"/>
                  <w:lang w:eastAsia="zh-CN" w:bidi="ar"/>
                </w:rPr>
                <w:t>～</w:t>
              </w:r>
              <w:r w:rsidR="0026505D" w:rsidRPr="00032BAE">
                <w:rPr>
                  <w:rFonts w:ascii="Times New Roman" w:eastAsia="仿宋_GB2312" w:hAnsi="Times New Roman" w:cs="Times New Roman"/>
                  <w:color w:val="auto"/>
                  <w:sz w:val="18"/>
                  <w:szCs w:val="18"/>
                  <w:u w:val="single"/>
                  <w:lang w:eastAsia="zh-CN" w:bidi="ar"/>
                </w:rPr>
                <w:t xml:space="preserve">10-15  </w:t>
              </w:r>
            </w:ins>
          </w:p>
          <w:p w14:paraId="057BAC38" w14:textId="40B927D8" w:rsidR="0026505D" w:rsidRPr="00032BAE" w:rsidRDefault="000B6761" w:rsidP="0026505D">
            <w:pPr>
              <w:jc w:val="both"/>
              <w:rPr>
                <w:ins w:id="9054" w:author="Xuning Wei12232" w:date="2026-07-27T20:37:00Z"/>
                <w:rFonts w:ascii="Times New Roman" w:eastAsia="仿宋_GB2312" w:hAnsi="Times New Roman" w:cs="Times New Roman"/>
                <w:b/>
                <w:color w:val="auto"/>
                <w:sz w:val="20"/>
                <w:szCs w:val="20"/>
                <w:lang w:eastAsia="zh-CN" w:bidi="ar"/>
              </w:rPr>
            </w:pPr>
            <w:customXmlInsRangeStart w:id="9055" w:author="Xuning Wei12232" w:date="2026-07-27T20:45:00Z"/>
            <w:sdt>
              <w:sdtPr>
                <w:rPr>
                  <w:rFonts w:ascii="Times New Roman" w:eastAsia="仿宋_GB2312" w:hAnsi="Times New Roman" w:cs="Times New Roman"/>
                  <w:color w:val="auto"/>
                  <w:sz w:val="18"/>
                  <w:szCs w:val="18"/>
                  <w:lang w:eastAsia="zh-CN" w:bidi="ar"/>
                </w:rPr>
                <w:id w:val="-1808468394"/>
                <w14:checkbox>
                  <w14:checked w14:val="1"/>
                  <w14:checkedState w14:val="2612" w14:font="MS Gothic"/>
                  <w14:uncheckedState w14:val="2610" w14:font="MS Gothic"/>
                </w14:checkbox>
              </w:sdtPr>
              <w:sdtEndPr/>
              <w:sdtContent>
                <w:customXmlInsRangeEnd w:id="9055"/>
                <w:ins w:id="9056"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057" w:author="Xuning Wei12232" w:date="2026-07-27T20:45:00Z"/>
              </w:sdtContent>
            </w:sdt>
            <w:customXmlInsRangeEnd w:id="9057"/>
            <w:ins w:id="9058" w:author="Xuning Wei12232" w:date="2026-07-27T20:45:00Z">
              <w:r w:rsidR="0026505D" w:rsidRPr="00032BAE">
                <w:rPr>
                  <w:rFonts w:ascii="Times New Roman" w:eastAsia="仿宋_GB2312" w:hAnsi="Times New Roman" w:cs="Times New Roman"/>
                  <w:color w:val="auto"/>
                  <w:sz w:val="18"/>
                  <w:szCs w:val="18"/>
                  <w:lang w:eastAsia="zh-CN" w:bidi="ar"/>
                </w:rPr>
                <w:t xml:space="preserve"> Other:</w:t>
              </w:r>
              <w:r w:rsidR="0026505D"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26505D" w:rsidRPr="00032BAE">
                <w:rPr>
                  <w:rFonts w:ascii="Times New Roman" w:eastAsia="仿宋_GB2312" w:hAnsi="Times New Roman" w:cs="Times New Roman"/>
                  <w:color w:val="auto"/>
                  <w:sz w:val="18"/>
                  <w:szCs w:val="18"/>
                  <w:u w:val="single"/>
                  <w:lang w:eastAsia="zh-CN" w:bidi="ar"/>
                </w:rPr>
                <w:t>salts.The</w:t>
              </w:r>
              <w:proofErr w:type="spellEnd"/>
              <w:r w:rsidR="0026505D"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26505D" w:rsidRPr="00032BAE">
                <w:rPr>
                  <w:rFonts w:ascii="Times New Roman" w:eastAsia="仿宋_GB2312" w:hAnsi="Times New Roman" w:cs="Times New Roman"/>
                  <w:color w:val="auto"/>
                  <w:sz w:val="18"/>
                  <w:szCs w:val="18"/>
                  <w:u w:val="single"/>
                  <w:lang w:eastAsia="zh-CN" w:bidi="ar"/>
                </w:rPr>
                <w:t>solvents.The</w:t>
              </w:r>
              <w:proofErr w:type="spellEnd"/>
              <w:r w:rsidR="0026505D"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26505D" w:rsidRPr="00032BAE" w14:paraId="11A00C37" w14:textId="77777777" w:rsidTr="00770B21">
        <w:trPr>
          <w:trHeight w:val="2873"/>
          <w:ins w:id="9059" w:author="Xuning Wei12232" w:date="2026-07-27T20:37:00Z"/>
          <w:trPrChange w:id="9060" w:author="Xuning Wei12232" w:date="2026-07-27T20:59:00Z">
            <w:trPr>
              <w:trHeight w:val="2873"/>
            </w:trPr>
          </w:trPrChange>
        </w:trPr>
        <w:tc>
          <w:tcPr>
            <w:tcW w:w="269" w:type="pct"/>
            <w:vMerge/>
            <w:shd w:val="clear" w:color="auto" w:fill="FFFFFF" w:themeFill="background1"/>
            <w:vAlign w:val="center"/>
            <w:tcPrChange w:id="9061" w:author="Xuning Wei12232" w:date="2026-07-27T20:59:00Z">
              <w:tcPr>
                <w:tcW w:w="269" w:type="pct"/>
                <w:gridSpan w:val="3"/>
                <w:vMerge/>
                <w:shd w:val="clear" w:color="auto" w:fill="FFFFFF" w:themeFill="background1"/>
                <w:vAlign w:val="center"/>
              </w:tcPr>
            </w:tcPrChange>
          </w:tcPr>
          <w:p w14:paraId="1F30EA63" w14:textId="77777777" w:rsidR="0026505D" w:rsidRDefault="0026505D" w:rsidP="0026505D">
            <w:pPr>
              <w:jc w:val="both"/>
              <w:rPr>
                <w:ins w:id="9062" w:author="Xuning Wei12232" w:date="2026-07-27T20:47: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9063" w:author="Xuning Wei12232" w:date="2026-07-27T20:59:00Z">
              <w:tcPr>
                <w:tcW w:w="1365" w:type="pct"/>
                <w:gridSpan w:val="3"/>
                <w:vMerge/>
                <w:shd w:val="clear" w:color="auto" w:fill="FFFFFF" w:themeFill="background1"/>
                <w:vAlign w:val="center"/>
              </w:tcPr>
            </w:tcPrChange>
          </w:tcPr>
          <w:p w14:paraId="329C9615" w14:textId="77777777" w:rsidR="0026505D" w:rsidRPr="00321EFC" w:rsidRDefault="0026505D" w:rsidP="0026505D">
            <w:pPr>
              <w:jc w:val="both"/>
              <w:rPr>
                <w:ins w:id="9064" w:author="Xuning Wei12232" w:date="2026-07-27T20:40:00Z"/>
                <w:rFonts w:ascii="Times New Roman" w:eastAsia="等线" w:hAnsi="Times New Roman" w:cs="Times New Roman"/>
                <w:color w:val="000000" w:themeColor="text1"/>
                <w:sz w:val="18"/>
                <w:szCs w:val="18"/>
              </w:rPr>
            </w:pPr>
          </w:p>
        </w:tc>
        <w:tc>
          <w:tcPr>
            <w:tcW w:w="842" w:type="pct"/>
            <w:vMerge/>
            <w:shd w:val="clear" w:color="auto" w:fill="FFFFFF" w:themeFill="background1"/>
            <w:vAlign w:val="center"/>
            <w:tcPrChange w:id="9065" w:author="Xuning Wei12232" w:date="2026-07-27T20:59:00Z">
              <w:tcPr>
                <w:tcW w:w="842" w:type="pct"/>
                <w:gridSpan w:val="3"/>
                <w:vMerge/>
                <w:shd w:val="clear" w:color="auto" w:fill="FFFFFF" w:themeFill="background1"/>
                <w:vAlign w:val="center"/>
              </w:tcPr>
            </w:tcPrChange>
          </w:tcPr>
          <w:p w14:paraId="3C366D5C" w14:textId="77777777" w:rsidR="0026505D" w:rsidRPr="00032BAE" w:rsidRDefault="0026505D" w:rsidP="0026505D">
            <w:pPr>
              <w:jc w:val="both"/>
              <w:rPr>
                <w:ins w:id="9066"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9067" w:author="Xuning Wei12232" w:date="2026-07-27T20:59:00Z">
              <w:tcPr>
                <w:tcW w:w="346" w:type="pct"/>
                <w:gridSpan w:val="3"/>
                <w:vMerge/>
                <w:shd w:val="clear" w:color="auto" w:fill="FFFFFF" w:themeFill="background1"/>
                <w:vAlign w:val="center"/>
              </w:tcPr>
            </w:tcPrChange>
          </w:tcPr>
          <w:p w14:paraId="0F0E3213" w14:textId="77777777" w:rsidR="0026505D" w:rsidRPr="00032BAE" w:rsidRDefault="0026505D" w:rsidP="0026505D">
            <w:pPr>
              <w:jc w:val="both"/>
              <w:rPr>
                <w:ins w:id="9068"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9069" w:author="Xuning Wei12232" w:date="2026-07-27T20:59:00Z">
              <w:tcPr>
                <w:tcW w:w="396" w:type="pct"/>
                <w:gridSpan w:val="3"/>
                <w:vMerge/>
                <w:shd w:val="clear" w:color="auto" w:fill="FFFFFF" w:themeFill="background1"/>
                <w:vAlign w:val="center"/>
              </w:tcPr>
            </w:tcPrChange>
          </w:tcPr>
          <w:p w14:paraId="2EA3B99A" w14:textId="77777777" w:rsidR="0026505D" w:rsidRPr="00032BAE" w:rsidRDefault="0026505D" w:rsidP="0026505D">
            <w:pPr>
              <w:jc w:val="both"/>
              <w:rPr>
                <w:ins w:id="9070"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9071" w:author="Xuning Wei12232" w:date="2026-07-27T20:59:00Z">
              <w:tcPr>
                <w:tcW w:w="397" w:type="pct"/>
                <w:gridSpan w:val="3"/>
                <w:vAlign w:val="center"/>
              </w:tcPr>
            </w:tcPrChange>
          </w:tcPr>
          <w:p w14:paraId="5AE671E9" w14:textId="77777777" w:rsidR="0026505D" w:rsidRPr="00032BAE" w:rsidRDefault="000B6761" w:rsidP="0026505D">
            <w:pPr>
              <w:jc w:val="both"/>
              <w:rPr>
                <w:ins w:id="9072" w:author="Xuning Wei12232" w:date="2026-07-27T20:47:00Z"/>
                <w:rFonts w:ascii="Times New Roman" w:eastAsia="仿宋_GB2312" w:hAnsi="Times New Roman" w:cs="Times New Roman"/>
                <w:color w:val="auto"/>
                <w:sz w:val="18"/>
                <w:szCs w:val="18"/>
                <w:lang w:eastAsia="zh-CN" w:bidi="ar"/>
              </w:rPr>
            </w:pPr>
            <w:customXmlInsRangeStart w:id="9073" w:author="Xuning Wei12232" w:date="2026-07-27T20:47:00Z"/>
            <w:sdt>
              <w:sdtPr>
                <w:rPr>
                  <w:rFonts w:ascii="Times New Roman" w:eastAsia="仿宋_GB2312" w:hAnsi="Times New Roman" w:cs="Times New Roman"/>
                  <w:b/>
                  <w:color w:val="auto"/>
                  <w:sz w:val="18"/>
                  <w:szCs w:val="18"/>
                  <w:lang w:eastAsia="zh-CN" w:bidi="ar"/>
                </w:rPr>
                <w:id w:val="2077317134"/>
                <w14:checkbox>
                  <w14:checked w14:val="0"/>
                  <w14:checkedState w14:val="2612" w14:font="MS Gothic"/>
                  <w14:uncheckedState w14:val="2610" w14:font="MS Gothic"/>
                </w14:checkbox>
              </w:sdtPr>
              <w:sdtEndPr/>
              <w:sdtContent>
                <w:customXmlInsRangeEnd w:id="9073"/>
                <w:ins w:id="9074" w:author="Xuning Wei12232" w:date="2026-07-27T20:47:00Z">
                  <w:r w:rsidR="0026505D" w:rsidRPr="00032BAE">
                    <w:rPr>
                      <w:rFonts w:ascii="Segoe UI Symbol" w:eastAsia="仿宋_GB2312" w:hAnsi="Segoe UI Symbol" w:cs="Segoe UI Symbol"/>
                      <w:b/>
                      <w:color w:val="auto"/>
                      <w:sz w:val="18"/>
                      <w:szCs w:val="18"/>
                      <w:lang w:eastAsia="zh-CN" w:bidi="ar"/>
                    </w:rPr>
                    <w:t>☐</w:t>
                  </w:r>
                </w:ins>
                <w:customXmlInsRangeStart w:id="9075" w:author="Xuning Wei12232" w:date="2026-07-27T20:47:00Z"/>
              </w:sdtContent>
            </w:sdt>
            <w:customXmlInsRangeEnd w:id="9075"/>
            <w:ins w:id="9076" w:author="Xuning Wei12232" w:date="2026-07-27T20:47:00Z">
              <w:r w:rsidR="0026505D" w:rsidRPr="00032BAE">
                <w:rPr>
                  <w:rFonts w:ascii="Times New Roman" w:eastAsia="仿宋_GB2312" w:hAnsi="Times New Roman" w:cs="Times New Roman"/>
                  <w:color w:val="auto"/>
                  <w:sz w:val="18"/>
                  <w:szCs w:val="18"/>
                  <w:lang w:eastAsia="zh-CN" w:bidi="ar"/>
                </w:rPr>
                <w:t xml:space="preserve"> High</w:t>
              </w:r>
            </w:ins>
          </w:p>
          <w:p w14:paraId="55ACE171" w14:textId="77777777" w:rsidR="0026505D" w:rsidRPr="00032BAE" w:rsidRDefault="000B6761" w:rsidP="0026505D">
            <w:pPr>
              <w:jc w:val="both"/>
              <w:rPr>
                <w:ins w:id="9077" w:author="Xuning Wei12232" w:date="2026-07-27T20:47:00Z"/>
                <w:rFonts w:ascii="Times New Roman" w:eastAsia="仿宋_GB2312" w:hAnsi="Times New Roman" w:cs="Times New Roman"/>
                <w:color w:val="auto"/>
                <w:sz w:val="18"/>
                <w:szCs w:val="18"/>
                <w:lang w:eastAsia="zh-CN" w:bidi="ar"/>
              </w:rPr>
            </w:pPr>
            <w:customXmlInsRangeStart w:id="9078" w:author="Xuning Wei12232" w:date="2026-07-27T20:47:00Z"/>
            <w:sdt>
              <w:sdtPr>
                <w:rPr>
                  <w:rFonts w:ascii="Times New Roman" w:eastAsia="仿宋_GB2312" w:hAnsi="Times New Roman" w:cs="Times New Roman"/>
                  <w:b/>
                  <w:color w:val="auto"/>
                  <w:sz w:val="18"/>
                  <w:szCs w:val="18"/>
                  <w:lang w:eastAsia="zh-CN" w:bidi="ar"/>
                </w:rPr>
                <w:id w:val="1729889072"/>
                <w14:checkbox>
                  <w14:checked w14:val="0"/>
                  <w14:checkedState w14:val="2612" w14:font="MS Gothic"/>
                  <w14:uncheckedState w14:val="2610" w14:font="MS Gothic"/>
                </w14:checkbox>
              </w:sdtPr>
              <w:sdtEndPr/>
              <w:sdtContent>
                <w:customXmlInsRangeEnd w:id="9078"/>
                <w:ins w:id="9079" w:author="Xuning Wei12232" w:date="2026-07-27T20:47:00Z">
                  <w:r w:rsidR="0026505D" w:rsidRPr="00032BAE">
                    <w:rPr>
                      <w:rFonts w:ascii="Segoe UI Symbol" w:eastAsia="仿宋_GB2312" w:hAnsi="Segoe UI Symbol" w:cs="Segoe UI Symbol"/>
                      <w:b/>
                      <w:color w:val="auto"/>
                      <w:sz w:val="18"/>
                      <w:szCs w:val="18"/>
                      <w:lang w:eastAsia="zh-CN" w:bidi="ar"/>
                    </w:rPr>
                    <w:t>☐</w:t>
                  </w:r>
                </w:ins>
                <w:customXmlInsRangeStart w:id="9080" w:author="Xuning Wei12232" w:date="2026-07-27T20:47:00Z"/>
              </w:sdtContent>
            </w:sdt>
            <w:customXmlInsRangeEnd w:id="9080"/>
            <w:ins w:id="9081" w:author="Xuning Wei12232" w:date="2026-07-27T20:47:00Z">
              <w:r w:rsidR="0026505D" w:rsidRPr="00032BAE">
                <w:rPr>
                  <w:rFonts w:ascii="Times New Roman" w:eastAsia="仿宋_GB2312" w:hAnsi="Times New Roman" w:cs="Times New Roman"/>
                  <w:b/>
                  <w:color w:val="auto"/>
                  <w:sz w:val="18"/>
                  <w:szCs w:val="18"/>
                  <w:lang w:eastAsia="zh-CN" w:bidi="ar"/>
                </w:rPr>
                <w:t xml:space="preserve"> </w:t>
              </w:r>
              <w:r w:rsidR="0026505D" w:rsidRPr="00032BAE">
                <w:rPr>
                  <w:rFonts w:ascii="Times New Roman" w:eastAsia="仿宋_GB2312" w:hAnsi="Times New Roman" w:cs="Times New Roman"/>
                  <w:color w:val="auto"/>
                  <w:sz w:val="18"/>
                  <w:szCs w:val="18"/>
                  <w:lang w:eastAsia="zh-CN" w:bidi="ar"/>
                </w:rPr>
                <w:t>Medium</w:t>
              </w:r>
            </w:ins>
          </w:p>
          <w:p w14:paraId="0CC9A83F" w14:textId="6451982C" w:rsidR="0026505D" w:rsidRDefault="000B6761" w:rsidP="0026505D">
            <w:pPr>
              <w:jc w:val="both"/>
              <w:rPr>
                <w:ins w:id="9082" w:author="Xuning Wei12232" w:date="2026-07-27T20:45:00Z"/>
                <w:rFonts w:ascii="Times New Roman" w:eastAsia="仿宋_GB2312" w:hAnsi="Times New Roman" w:cs="Times New Roman"/>
                <w:color w:val="auto"/>
                <w:sz w:val="18"/>
                <w:szCs w:val="18"/>
                <w:lang w:eastAsia="zh-CN" w:bidi="ar"/>
              </w:rPr>
            </w:pPr>
            <w:customXmlInsRangeStart w:id="9083" w:author="Xuning Wei12232" w:date="2026-07-27T20:47:00Z"/>
            <w:sdt>
              <w:sdtPr>
                <w:rPr>
                  <w:rFonts w:ascii="Times New Roman" w:eastAsia="仿宋_GB2312" w:hAnsi="Times New Roman" w:cs="Times New Roman"/>
                  <w:b/>
                  <w:color w:val="auto"/>
                  <w:sz w:val="18"/>
                  <w:szCs w:val="18"/>
                  <w:lang w:eastAsia="zh-CN" w:bidi="ar"/>
                </w:rPr>
                <w:id w:val="-2019918908"/>
                <w14:checkbox>
                  <w14:checked w14:val="1"/>
                  <w14:checkedState w14:val="2612" w14:font="MS Gothic"/>
                  <w14:uncheckedState w14:val="2610" w14:font="MS Gothic"/>
                </w14:checkbox>
              </w:sdtPr>
              <w:sdtEndPr/>
              <w:sdtContent>
                <w:customXmlInsRangeEnd w:id="9083"/>
                <w:ins w:id="9084" w:author="Xuning Wei12232" w:date="2026-07-27T20:47:00Z">
                  <w:r w:rsidR="0026505D" w:rsidRPr="00032BAE">
                    <w:rPr>
                      <w:rFonts w:ascii="Segoe UI Symbol" w:eastAsia="仿宋_GB2312" w:hAnsi="Segoe UI Symbol" w:cs="Segoe UI Symbol"/>
                      <w:b/>
                      <w:color w:val="auto"/>
                      <w:sz w:val="18"/>
                      <w:szCs w:val="18"/>
                      <w:lang w:eastAsia="zh-CN" w:bidi="ar"/>
                    </w:rPr>
                    <w:t>☒</w:t>
                  </w:r>
                </w:ins>
                <w:customXmlInsRangeStart w:id="9085" w:author="Xuning Wei12232" w:date="2026-07-27T20:47:00Z"/>
              </w:sdtContent>
            </w:sdt>
            <w:customXmlInsRangeEnd w:id="9085"/>
            <w:ins w:id="9086" w:author="Xuning Wei12232" w:date="2026-07-27T20:47:00Z">
              <w:r w:rsidR="0026505D"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9087" w:author="Xuning Wei12232" w:date="2026-07-27T20:59:00Z">
              <w:tcPr>
                <w:tcW w:w="397" w:type="pct"/>
                <w:gridSpan w:val="2"/>
                <w:vAlign w:val="center"/>
              </w:tcPr>
            </w:tcPrChange>
          </w:tcPr>
          <w:p w14:paraId="5A141359" w14:textId="2947ADF2" w:rsidR="0026505D" w:rsidRDefault="0026505D" w:rsidP="0026505D">
            <w:pPr>
              <w:jc w:val="both"/>
              <w:rPr>
                <w:ins w:id="9088" w:author="Xuning Wei12232" w:date="2026-07-27T20:45:00Z"/>
                <w:rFonts w:ascii="Times New Roman" w:eastAsia="仿宋_GB2312" w:hAnsi="Times New Roman" w:cs="Times New Roman"/>
                <w:color w:val="auto"/>
                <w:sz w:val="18"/>
                <w:szCs w:val="18"/>
                <w:lang w:eastAsia="zh-CN" w:bidi="ar"/>
              </w:rPr>
            </w:pPr>
            <w:ins w:id="9089" w:author="Xuning Wei12232" w:date="2026-07-27T20:47: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9090" w:author="Xuning Wei12232" w:date="2026-07-27T20:59:00Z">
              <w:tcPr>
                <w:tcW w:w="988" w:type="pct"/>
                <w:vMerge/>
                <w:vAlign w:val="center"/>
              </w:tcPr>
            </w:tcPrChange>
          </w:tcPr>
          <w:p w14:paraId="4F372555" w14:textId="77777777" w:rsidR="0026505D" w:rsidRDefault="0026505D" w:rsidP="0026505D">
            <w:pPr>
              <w:jc w:val="both"/>
              <w:rPr>
                <w:ins w:id="9091" w:author="Xuning Wei12232" w:date="2026-07-27T20:45:00Z"/>
                <w:rFonts w:ascii="Times New Roman" w:eastAsia="仿宋_GB2312" w:hAnsi="Times New Roman" w:cs="Times New Roman"/>
                <w:b/>
                <w:color w:val="auto"/>
                <w:sz w:val="18"/>
                <w:szCs w:val="18"/>
                <w:lang w:eastAsia="zh-CN" w:bidi="ar"/>
              </w:rPr>
            </w:pPr>
          </w:p>
        </w:tc>
      </w:tr>
      <w:tr w:rsidR="0026505D" w:rsidRPr="00032BAE" w14:paraId="381AD3DA" w14:textId="77777777" w:rsidTr="00770B21">
        <w:trPr>
          <w:trHeight w:val="2874"/>
          <w:ins w:id="9092" w:author="Xuning Wei12232" w:date="2026-07-27T20:37:00Z"/>
          <w:trPrChange w:id="9093" w:author="Xuning Wei12232" w:date="2026-07-27T20:59:00Z">
            <w:trPr>
              <w:trHeight w:val="2874"/>
            </w:trPr>
          </w:trPrChange>
        </w:trPr>
        <w:tc>
          <w:tcPr>
            <w:tcW w:w="269" w:type="pct"/>
            <w:vMerge w:val="restart"/>
            <w:shd w:val="clear" w:color="auto" w:fill="FFFFFF" w:themeFill="background1"/>
            <w:vAlign w:val="center"/>
            <w:tcPrChange w:id="9094" w:author="Xuning Wei12232" w:date="2026-07-27T20:59:00Z">
              <w:tcPr>
                <w:tcW w:w="269" w:type="pct"/>
                <w:gridSpan w:val="3"/>
                <w:vMerge w:val="restart"/>
                <w:shd w:val="clear" w:color="auto" w:fill="FFFFFF" w:themeFill="background1"/>
                <w:vAlign w:val="center"/>
              </w:tcPr>
            </w:tcPrChange>
          </w:tcPr>
          <w:p w14:paraId="18B55EC5" w14:textId="69BAF6F7" w:rsidR="0026505D" w:rsidRDefault="0026505D">
            <w:pPr>
              <w:jc w:val="center"/>
              <w:rPr>
                <w:ins w:id="9095" w:author="Xuning Wei12232" w:date="2026-07-27T20:37:00Z"/>
                <w:rFonts w:ascii="Times New Roman" w:eastAsia="仿宋_GB2312" w:hAnsi="Times New Roman" w:cs="Times New Roman"/>
                <w:color w:val="auto"/>
                <w:sz w:val="20"/>
                <w:szCs w:val="20"/>
                <w:lang w:eastAsia="zh-CN" w:bidi="ar"/>
              </w:rPr>
              <w:pPrChange w:id="9096" w:author="Xuning Wei12232" w:date="2026-07-27T20:58:00Z">
                <w:pPr>
                  <w:jc w:val="both"/>
                </w:pPr>
              </w:pPrChange>
            </w:pPr>
            <w:ins w:id="9097" w:author="Xuning Wei12232" w:date="2026-07-27T20:48:00Z">
              <w:r>
                <w:rPr>
                  <w:rFonts w:ascii="Times New Roman" w:eastAsia="仿宋_GB2312" w:hAnsi="Times New Roman" w:cs="Times New Roman" w:hint="eastAsia"/>
                  <w:color w:val="auto"/>
                  <w:sz w:val="20"/>
                  <w:szCs w:val="20"/>
                  <w:lang w:eastAsia="zh-CN" w:bidi="ar"/>
                </w:rPr>
                <w:lastRenderedPageBreak/>
                <w:t>1</w:t>
              </w:r>
              <w:r>
                <w:rPr>
                  <w:rFonts w:ascii="Times New Roman" w:eastAsia="仿宋_GB2312" w:hAnsi="Times New Roman" w:cs="Times New Roman"/>
                  <w:color w:val="auto"/>
                  <w:sz w:val="20"/>
                  <w:szCs w:val="20"/>
                  <w:lang w:eastAsia="zh-CN" w:bidi="ar"/>
                </w:rPr>
                <w:t>0</w:t>
              </w:r>
            </w:ins>
          </w:p>
        </w:tc>
        <w:tc>
          <w:tcPr>
            <w:tcW w:w="1365" w:type="pct"/>
            <w:vMerge w:val="restart"/>
            <w:shd w:val="clear" w:color="auto" w:fill="FFFFFF" w:themeFill="background1"/>
            <w:vAlign w:val="center"/>
            <w:tcPrChange w:id="9098" w:author="Xuning Wei12232" w:date="2026-07-27T20:59:00Z">
              <w:tcPr>
                <w:tcW w:w="1365" w:type="pct"/>
                <w:gridSpan w:val="3"/>
                <w:vMerge w:val="restart"/>
                <w:shd w:val="clear" w:color="auto" w:fill="FFFFFF" w:themeFill="background1"/>
                <w:vAlign w:val="center"/>
              </w:tcPr>
            </w:tcPrChange>
          </w:tcPr>
          <w:p w14:paraId="27A2E5E7" w14:textId="57D2E5A4" w:rsidR="0026505D" w:rsidRDefault="0026505D" w:rsidP="0026505D">
            <w:pPr>
              <w:jc w:val="both"/>
              <w:rPr>
                <w:ins w:id="9099" w:author="Xuning Wei12232" w:date="2026-07-27T20:40:00Z"/>
                <w:rFonts w:ascii="Times New Roman" w:eastAsia="等线" w:hAnsi="Times New Roman" w:cs="Times New Roman"/>
                <w:color w:val="000000" w:themeColor="text1"/>
                <w:sz w:val="18"/>
                <w:szCs w:val="18"/>
              </w:rPr>
            </w:pPr>
            <w:proofErr w:type="spellStart"/>
            <w:ins w:id="9100" w:author="Xuning Wei12232" w:date="2026-07-27T20:41:00Z">
              <w:r>
                <w:rPr>
                  <w:rFonts w:ascii="Times New Roman" w:eastAsia="等线" w:hAnsi="Times New Roman" w:cs="Times New Roman"/>
                  <w:color w:val="000000" w:themeColor="text1"/>
                  <w:sz w:val="18"/>
                  <w:szCs w:val="18"/>
                </w:rPr>
                <w:t>Fmoc</w:t>
              </w:r>
              <w:proofErr w:type="spellEnd"/>
              <w:r>
                <w:rPr>
                  <w:rFonts w:ascii="Times New Roman" w:eastAsia="等线" w:hAnsi="Times New Roman" w:cs="Times New Roman"/>
                  <w:color w:val="000000" w:themeColor="text1"/>
                  <w:sz w:val="18"/>
                  <w:szCs w:val="18"/>
                </w:rPr>
                <w:t>-L-</w:t>
              </w:r>
              <w:proofErr w:type="spellStart"/>
              <w:r>
                <w:rPr>
                  <w:rFonts w:ascii="Times New Roman" w:eastAsia="等线" w:hAnsi="Times New Roman" w:cs="Times New Roman" w:hint="eastAsia"/>
                  <w:color w:val="000000" w:themeColor="text1"/>
                  <w:sz w:val="18"/>
                  <w:szCs w:val="18"/>
                  <w:lang w:eastAsia="zh-CN"/>
                </w:rPr>
                <w:t>Leu</w:t>
              </w:r>
              <w:proofErr w:type="spellEnd"/>
              <w:r w:rsidRPr="00321EFC">
                <w:rPr>
                  <w:rFonts w:ascii="Times New Roman" w:eastAsia="等线" w:hAnsi="Times New Roman" w:cs="Times New Roman"/>
                  <w:color w:val="000000" w:themeColor="text1"/>
                  <w:sz w:val="18"/>
                  <w:szCs w:val="18"/>
                </w:rPr>
                <w:t>-OH</w:t>
              </w:r>
              <w:r w:rsidRPr="008B3C39">
                <w:rPr>
                  <w:rFonts w:ascii="Times New Roman" w:eastAsia="仿宋_GB2312" w:hAnsi="Times New Roman" w:cs="Times New Roman"/>
                  <w:color w:val="auto"/>
                  <w:sz w:val="18"/>
                  <w:szCs w:val="18"/>
                  <w:lang w:eastAsia="zh-CN"/>
                </w:rPr>
                <w:t xml:space="preserve"> activation and transfer</w:t>
              </w:r>
              <w:r>
                <w:rPr>
                  <w:rFonts w:ascii="Times New Roman" w:eastAsia="仿宋_GB2312" w:hAnsi="Times New Roman" w:cs="Times New Roman" w:hint="eastAsia"/>
                  <w:color w:val="auto"/>
                  <w:sz w:val="18"/>
                  <w:szCs w:val="18"/>
                  <w:lang w:eastAsia="zh-CN"/>
                </w:rPr>
                <w:t>：</w:t>
              </w:r>
            </w:ins>
          </w:p>
          <w:p w14:paraId="01016C3C" w14:textId="2A2C28E6" w:rsidR="0026505D" w:rsidRPr="00032BAE" w:rsidRDefault="0026505D" w:rsidP="0026505D">
            <w:pPr>
              <w:jc w:val="both"/>
              <w:rPr>
                <w:ins w:id="9101" w:author="Xuning Wei12232" w:date="2026-07-27T20:37:00Z"/>
                <w:rFonts w:ascii="Times New Roman" w:eastAsia="仿宋_GB2312" w:hAnsi="Times New Roman" w:cs="Times New Roman"/>
                <w:color w:val="auto"/>
                <w:sz w:val="20"/>
                <w:szCs w:val="20"/>
                <w:lang w:eastAsia="zh-CN" w:bidi="ar"/>
              </w:rPr>
            </w:pPr>
            <w:ins w:id="9102" w:author="Xuning Wei12232" w:date="2026-07-27T20:39:00Z">
              <w:r>
                <w:rPr>
                  <w:rFonts w:ascii="Times New Roman" w:eastAsia="等线" w:hAnsi="Times New Roman" w:cs="Times New Roman"/>
                  <w:color w:val="000000" w:themeColor="text1"/>
                  <w:sz w:val="18"/>
                  <w:szCs w:val="18"/>
                </w:rPr>
                <w:t xml:space="preserve">1. </w:t>
              </w:r>
              <w:r w:rsidRPr="00321EFC">
                <w:rPr>
                  <w:rFonts w:ascii="Times New Roman" w:eastAsia="等线" w:hAnsi="Times New Roman" w:cs="Times New Roman"/>
                  <w:color w:val="000000" w:themeColor="text1"/>
                  <w:sz w:val="18"/>
                  <w:szCs w:val="18"/>
                </w:rPr>
                <w:t xml:space="preserve">Add </w:t>
              </w:r>
              <w:r w:rsidRPr="00321EFC">
                <w:rPr>
                  <w:rFonts w:ascii="Times New Roman" w:eastAsia="等线" w:hAnsi="Times New Roman" w:cs="Times New Roman"/>
                  <w:color w:val="000000" w:themeColor="text1"/>
                  <w:sz w:val="18"/>
                  <w:szCs w:val="18"/>
                  <w:lang w:eastAsia="zh-CN"/>
                </w:rPr>
                <w:t>5.0 V DMF (4.740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Start the stirrer. Then add 2.0 eq. </w:t>
              </w:r>
              <w:proofErr w:type="spellStart"/>
              <w:r w:rsidRPr="00321EFC">
                <w:rPr>
                  <w:rFonts w:ascii="Times New Roman" w:eastAsia="等线" w:hAnsi="Times New Roman" w:cs="Times New Roman"/>
                  <w:color w:val="000000" w:themeColor="text1"/>
                  <w:sz w:val="18"/>
                  <w:szCs w:val="18"/>
                  <w:lang w:eastAsia="zh-CN"/>
                </w:rPr>
                <w:t>Fmoc</w:t>
              </w:r>
              <w:proofErr w:type="spellEnd"/>
              <w:r w:rsidRPr="00321EFC">
                <w:rPr>
                  <w:rFonts w:ascii="Times New Roman" w:eastAsia="等线" w:hAnsi="Times New Roman" w:cs="Times New Roman"/>
                  <w:color w:val="000000" w:themeColor="text1"/>
                  <w:sz w:val="18"/>
                  <w:szCs w:val="18"/>
                  <w:lang w:eastAsia="zh-CN"/>
                </w:rPr>
                <w:t>-L-</w:t>
              </w:r>
              <w:proofErr w:type="spellStart"/>
              <w:r w:rsidRPr="00321EFC">
                <w:rPr>
                  <w:rFonts w:ascii="Times New Roman" w:eastAsia="等线" w:hAnsi="Times New Roman" w:cs="Times New Roman"/>
                  <w:color w:val="000000" w:themeColor="text1"/>
                  <w:sz w:val="18"/>
                  <w:szCs w:val="18"/>
                  <w:lang w:eastAsia="zh-CN"/>
                </w:rPr>
                <w:t>Leu</w:t>
              </w:r>
              <w:proofErr w:type="spellEnd"/>
              <w:r w:rsidRPr="00321EFC">
                <w:rPr>
                  <w:rFonts w:ascii="Times New Roman" w:eastAsia="等线" w:hAnsi="Times New Roman" w:cs="Times New Roman"/>
                  <w:color w:val="000000" w:themeColor="text1"/>
                  <w:sz w:val="18"/>
                  <w:szCs w:val="18"/>
                  <w:lang w:eastAsia="zh-CN"/>
                </w:rPr>
                <w:t>-OH.</w:t>
              </w:r>
              <w:r w:rsidRPr="00321EFC">
                <w:rPr>
                  <w:rFonts w:ascii="Times New Roman" w:eastAsia="等线" w:hAnsi="Times New Roman" w:cs="Times New Roman"/>
                  <w:color w:val="000000" w:themeColor="text1"/>
                  <w:sz w:val="18"/>
                  <w:szCs w:val="18"/>
                </w:rPr>
                <w:t xml:space="preserve"> </w:t>
              </w:r>
            </w:ins>
            <w:ins w:id="9103" w:author="Xuning Wei12232" w:date="2026-09-05T19:50:00Z">
              <w:r w:rsidR="00473484" w:rsidRPr="00473484">
                <w:rPr>
                  <w:rFonts w:ascii="Times New Roman" w:eastAsia="等线" w:hAnsi="Times New Roman" w:cs="Times New Roman"/>
                  <w:color w:val="FF0000"/>
                  <w:sz w:val="18"/>
                  <w:szCs w:val="18"/>
                </w:rPr>
                <w:t>Stir for at least 15 min.</w:t>
              </w:r>
            </w:ins>
            <w:ins w:id="9104" w:author="Xuning Wei12232" w:date="2026-07-27T20:39:00Z">
              <w:r w:rsidRPr="00321EFC">
                <w:rPr>
                  <w:rFonts w:ascii="Times New Roman" w:eastAsia="等线" w:hAnsi="Times New Roman" w:cs="Times New Roman"/>
                  <w:color w:val="000000" w:themeColor="text1"/>
                  <w:sz w:val="18"/>
                  <w:szCs w:val="18"/>
                  <w:lang w:eastAsia="zh-CN"/>
                </w:rPr>
                <w:t xml:space="preserve"> </w:t>
              </w:r>
              <w:r>
                <w:rPr>
                  <w:rFonts w:ascii="Times New Roman" w:eastAsia="等线" w:hAnsi="Times New Roman" w:cs="Times New Roman"/>
                  <w:color w:val="000000" w:themeColor="text1"/>
                  <w:sz w:val="18"/>
                  <w:szCs w:val="18"/>
                  <w:lang w:eastAsia="zh-CN"/>
                </w:rPr>
                <w:br/>
                <w:t xml:space="preserve">2. </w:t>
              </w:r>
              <w:r w:rsidRPr="00321EFC">
                <w:rPr>
                  <w:rFonts w:ascii="Times New Roman" w:eastAsia="等线" w:hAnsi="Times New Roman" w:cs="Times New Roman"/>
                  <w:color w:val="000000" w:themeColor="text1"/>
                  <w:sz w:val="18"/>
                  <w:szCs w:val="18"/>
                  <w:lang w:eastAsia="zh-CN"/>
                </w:rPr>
                <w:t>Adjust</w:t>
              </w:r>
              <w:r w:rsidRPr="00321EFC">
                <w:rPr>
                  <w:rFonts w:ascii="Times New Roman" w:eastAsia="等线" w:hAnsi="Times New Roman" w:cs="Times New Roman"/>
                  <w:bCs w:val="0"/>
                  <w:color w:val="000000" w:themeColor="text1"/>
                  <w:sz w:val="18"/>
                  <w:szCs w:val="18"/>
                </w:rPr>
                <w:t xml:space="preserve"> the mixture to </w:t>
              </w:r>
              <w:r w:rsidRPr="00321EFC">
                <w:rPr>
                  <w:rFonts w:ascii="Times New Roman" w:eastAsia="等线" w:hAnsi="Times New Roman" w:cs="Times New Roman"/>
                  <w:bCs w:val="0"/>
                  <w:color w:val="000000" w:themeColor="text1"/>
                  <w:sz w:val="18"/>
                  <w:szCs w:val="18"/>
                  <w:lang w:eastAsia="zh-CN"/>
                </w:rPr>
                <w:t>20</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ins>
            <w:ins w:id="9105" w:author="Johan Granander" w:date="2026-07-28T13:43:00Z">
              <w:r w:rsidR="002D558C">
                <w:rPr>
                  <w:rFonts w:ascii="Times New Roman" w:eastAsia="等线" w:hAnsi="Times New Roman" w:cs="Times New Roman"/>
                  <w:bCs w:val="0"/>
                  <w:color w:val="000000" w:themeColor="text1"/>
                  <w:sz w:val="18"/>
                  <w:szCs w:val="18"/>
                </w:rPr>
                <w:t xml:space="preserve"> </w:t>
              </w:r>
            </w:ins>
            <w:ins w:id="9106" w:author="Xuning Wei12232" w:date="2026-07-27T20:39:00Z">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 xml:space="preserve">. Maintain for next operation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107" w:author="Johan Granander" w:date="2026-07-28T13:43:00Z">
              <w:r w:rsidR="002D558C">
                <w:rPr>
                  <w:rFonts w:ascii="Times New Roman" w:eastAsia="等线" w:hAnsi="Times New Roman" w:cs="Times New Roman"/>
                  <w:color w:val="000000" w:themeColor="text1"/>
                  <w:sz w:val="18"/>
                  <w:szCs w:val="18"/>
                </w:rPr>
                <w:t xml:space="preserve"> </w:t>
              </w:r>
            </w:ins>
            <w:ins w:id="9108"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109" w:author="Johan Granander" w:date="2026-07-28T13:43:00Z">
              <w:r w:rsidR="002D558C">
                <w:rPr>
                  <w:rFonts w:ascii="Times New Roman" w:eastAsia="等线" w:hAnsi="Times New Roman" w:cs="Times New Roman"/>
                  <w:color w:val="000000" w:themeColor="text1"/>
                  <w:sz w:val="18"/>
                  <w:szCs w:val="18"/>
                  <w:lang w:eastAsia="zh-CN"/>
                </w:rPr>
                <w:t xml:space="preserve"> </w:t>
              </w:r>
            </w:ins>
            <w:ins w:id="9110"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Add 2.0 eq. </w:t>
              </w:r>
              <w:proofErr w:type="spellStart"/>
              <w:r w:rsidRPr="00321EFC">
                <w:rPr>
                  <w:rFonts w:ascii="Times New Roman" w:eastAsia="等线" w:hAnsi="Times New Roman" w:cs="Times New Roman"/>
                  <w:color w:val="000000" w:themeColor="text1"/>
                  <w:sz w:val="18"/>
                  <w:szCs w:val="18"/>
                </w:rPr>
                <w:t>OxymaPure</w:t>
              </w:r>
              <w:proofErr w:type="spellEnd"/>
              <w:r w:rsidRPr="00321EFC">
                <w:rPr>
                  <w:rFonts w:ascii="Times New Roman" w:eastAsia="等线" w:hAnsi="Times New Roman" w:cs="Times New Roman"/>
                  <w:color w:val="000000" w:themeColor="text1"/>
                  <w:sz w:val="18"/>
                  <w:szCs w:val="18"/>
                </w:rPr>
                <w:t xml:space="preserve"> into </w:t>
              </w:r>
              <w:r w:rsidRPr="006F0556">
                <w:rPr>
                  <w:rFonts w:ascii="Times New Roman" w:eastAsia="等线" w:hAnsi="Times New Roman" w:cs="Times New Roman"/>
                  <w:color w:val="000000" w:themeColor="text1"/>
                  <w:sz w:val="18"/>
                  <w:szCs w:val="18"/>
                </w:rPr>
                <w:t>TJ4S-1213-Sy15-R01</w:t>
              </w:r>
              <w:r w:rsidRPr="00321EFC">
                <w:rPr>
                  <w:rFonts w:ascii="Times New Roman" w:eastAsia="等线" w:hAnsi="Times New Roman" w:cs="Times New Roman"/>
                  <w:color w:val="000000" w:themeColor="text1"/>
                  <w:sz w:val="18"/>
                  <w:szCs w:val="18"/>
                </w:rPr>
                <w:t xml:space="preserve">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111" w:author="Johan Granander" w:date="2026-07-28T13:44:00Z">
              <w:r w:rsidR="002D558C">
                <w:rPr>
                  <w:rFonts w:ascii="Times New Roman" w:eastAsia="等线" w:hAnsi="Times New Roman" w:cs="Times New Roman"/>
                  <w:color w:val="000000" w:themeColor="text1"/>
                  <w:sz w:val="18"/>
                  <w:szCs w:val="18"/>
                </w:rPr>
                <w:t xml:space="preserve"> </w:t>
              </w:r>
            </w:ins>
            <w:ins w:id="9112"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113" w:author="Johan Granander" w:date="2026-07-28T13:44:00Z">
              <w:r w:rsidR="002D558C">
                <w:rPr>
                  <w:rFonts w:ascii="Times New Roman" w:eastAsia="等线" w:hAnsi="Times New Roman" w:cs="Times New Roman"/>
                  <w:color w:val="000000" w:themeColor="text1"/>
                  <w:sz w:val="18"/>
                  <w:szCs w:val="18"/>
                  <w:lang w:eastAsia="zh-CN"/>
                </w:rPr>
                <w:t xml:space="preserve"> </w:t>
              </w:r>
            </w:ins>
            <w:ins w:id="9114"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rinse the </w:t>
              </w:r>
              <w:r w:rsidRPr="006F0556">
                <w:rPr>
                  <w:rFonts w:ascii="Times New Roman" w:eastAsia="等线" w:hAnsi="Times New Roman" w:cs="Times New Roman"/>
                  <w:color w:val="000000" w:themeColor="text1"/>
                  <w:sz w:val="18"/>
                  <w:szCs w:val="18"/>
                </w:rPr>
                <w:t>TJ4S-1213-Sy15-R01</w:t>
              </w:r>
              <w:r w:rsidRPr="00321EFC">
                <w:rPr>
                  <w:rFonts w:ascii="Times New Roman" w:eastAsia="等线" w:hAnsi="Times New Roman" w:cs="Times New Roman"/>
                  <w:color w:val="000000" w:themeColor="text1"/>
                  <w:sz w:val="18"/>
                  <w:szCs w:val="18"/>
                </w:rPr>
                <w:t xml:space="preserve"> with 2.0</w:t>
              </w:r>
            </w:ins>
            <w:ins w:id="9115" w:author="Johan Granander" w:date="2026-07-28T13:44:00Z">
              <w:r w:rsidR="002D558C">
                <w:rPr>
                  <w:rFonts w:ascii="Times New Roman" w:eastAsia="等线" w:hAnsi="Times New Roman" w:cs="Times New Roman"/>
                  <w:color w:val="000000" w:themeColor="text1"/>
                  <w:sz w:val="18"/>
                  <w:szCs w:val="18"/>
                </w:rPr>
                <w:t xml:space="preserve"> </w:t>
              </w:r>
            </w:ins>
            <w:ins w:id="9116" w:author="Xuning Wei12232" w:date="2026-07-27T20:39:00Z">
              <w:del w:id="9117" w:author="Johan Granander" w:date="2026-07-28T13:44:00Z">
                <w:r w:rsidRPr="00321EFC" w:rsidDel="002D558C">
                  <w:rPr>
                    <w:rFonts w:ascii="Times New Roman" w:eastAsia="等线" w:hAnsi="Times New Roman" w:cs="Times New Roman"/>
                    <w:color w:val="000000" w:themeColor="text1"/>
                    <w:sz w:val="18"/>
                    <w:szCs w:val="18"/>
                  </w:rPr>
                  <w:delText xml:space="preserve">v </w:delText>
                </w:r>
              </w:del>
            </w:ins>
            <w:ins w:id="9118" w:author="Johan Granander" w:date="2026-07-28T13:44:00Z">
              <w:r w:rsidR="002D558C">
                <w:rPr>
                  <w:rFonts w:ascii="Times New Roman" w:eastAsia="等线" w:hAnsi="Times New Roman" w:cs="Times New Roman"/>
                  <w:color w:val="000000" w:themeColor="text1"/>
                  <w:sz w:val="18"/>
                  <w:szCs w:val="18"/>
                </w:rPr>
                <w:t xml:space="preserve">V </w:t>
              </w:r>
            </w:ins>
            <w:ins w:id="9119" w:author="Xuning Wei12232" w:date="2026-07-27T20:39:00Z">
              <w:r w:rsidRPr="00321EFC">
                <w:rPr>
                  <w:rFonts w:ascii="Times New Roman" w:eastAsia="等线" w:hAnsi="Times New Roman" w:cs="Times New Roman"/>
                  <w:color w:val="000000" w:themeColor="text1"/>
                  <w:sz w:val="18"/>
                  <w:szCs w:val="18"/>
                </w:rPr>
                <w:t xml:space="preserve">DMF (1.896 kg/kg). Add 2.2 eq. DIC into </w:t>
              </w:r>
              <w:r w:rsidRPr="006F0556">
                <w:rPr>
                  <w:rFonts w:ascii="Times New Roman" w:eastAsia="等线" w:hAnsi="Times New Roman" w:cs="Times New Roman"/>
                  <w:color w:val="000000" w:themeColor="text1"/>
                  <w:sz w:val="18"/>
                  <w:szCs w:val="18"/>
                </w:rPr>
                <w:t>TJ4S-1213-Sy15-R01</w:t>
              </w:r>
              <w:r w:rsidRPr="00321EFC">
                <w:rPr>
                  <w:rFonts w:ascii="Times New Roman" w:eastAsia="等线" w:hAnsi="Times New Roman" w:cs="Times New Roman"/>
                  <w:color w:val="000000" w:themeColor="text1"/>
                  <w:sz w:val="18"/>
                  <w:szCs w:val="18"/>
                </w:rPr>
                <w:t xml:space="preserve">, the addition rate depends on temperature control. Activate for 20±5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120" w:author="Johan Granander" w:date="2026-07-28T13:44:00Z">
              <w:r w:rsidR="002D558C">
                <w:rPr>
                  <w:rFonts w:ascii="Times New Roman" w:eastAsia="等线" w:hAnsi="Times New Roman" w:cs="Times New Roman"/>
                  <w:color w:val="000000" w:themeColor="text1"/>
                  <w:sz w:val="18"/>
                  <w:szCs w:val="18"/>
                </w:rPr>
                <w:t xml:space="preserve"> </w:t>
              </w:r>
            </w:ins>
            <w:ins w:id="9121"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122" w:author="Johan Granander" w:date="2026-07-28T13:44:00Z">
              <w:r w:rsidR="002D558C">
                <w:rPr>
                  <w:rFonts w:ascii="Times New Roman" w:eastAsia="等线" w:hAnsi="Times New Roman" w:cs="Times New Roman"/>
                  <w:color w:val="000000" w:themeColor="text1"/>
                  <w:sz w:val="18"/>
                  <w:szCs w:val="18"/>
                  <w:lang w:eastAsia="zh-CN"/>
                </w:rPr>
                <w:t xml:space="preserve"> </w:t>
              </w:r>
            </w:ins>
            <w:ins w:id="9123"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321EFC">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lang w:eastAsia="zh-CN"/>
                </w:rPr>
                <w:t xml:space="preserve">1.0 V DMF (0.948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9124" w:author="Xuning Wei12232" w:date="2026-07-27T20:59:00Z">
              <w:tcPr>
                <w:tcW w:w="842" w:type="pct"/>
                <w:gridSpan w:val="3"/>
                <w:vMerge w:val="restart"/>
                <w:shd w:val="clear" w:color="auto" w:fill="FFFFFF" w:themeFill="background1"/>
                <w:vAlign w:val="center"/>
              </w:tcPr>
            </w:tcPrChange>
          </w:tcPr>
          <w:p w14:paraId="462DFB8A" w14:textId="77777777" w:rsidR="0026505D" w:rsidRPr="00032BAE" w:rsidRDefault="0026505D" w:rsidP="0026505D">
            <w:pPr>
              <w:rPr>
                <w:ins w:id="9125" w:author="Xuning Wei12232" w:date="2026-07-27T20:51:00Z"/>
                <w:rFonts w:ascii="Times New Roman" w:hAnsi="Times New Roman" w:cs="Times New Roman"/>
                <w:color w:val="auto"/>
                <w:sz w:val="18"/>
                <w:szCs w:val="18"/>
                <w:shd w:val="clear" w:color="auto" w:fill="FFFFFF"/>
              </w:rPr>
            </w:pPr>
            <w:ins w:id="9126" w:author="Xuning Wei12232" w:date="2026-07-27T20:51: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D17A7FC" w14:textId="77777777" w:rsidR="0026505D" w:rsidRDefault="0026505D" w:rsidP="0026505D">
            <w:pPr>
              <w:rPr>
                <w:ins w:id="9127" w:author="Xuning Wei12232" w:date="2026-07-27T20:51:00Z"/>
                <w:rFonts w:ascii="Times New Roman" w:hAnsi="Times New Roman" w:cs="Times New Roman"/>
                <w:color w:val="auto"/>
                <w:sz w:val="18"/>
                <w:szCs w:val="18"/>
                <w:shd w:val="clear" w:color="auto" w:fill="FFFFFF"/>
              </w:rPr>
            </w:pPr>
            <w:ins w:id="9128" w:author="Xuning Wei12232" w:date="2026-07-27T20:51: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3F9459FF" w14:textId="77777777" w:rsidR="0026505D" w:rsidRPr="00032BAE" w:rsidRDefault="0026505D" w:rsidP="0026505D">
            <w:pPr>
              <w:rPr>
                <w:ins w:id="9129" w:author="Xuning Wei12232" w:date="2026-07-27T20:51:00Z"/>
                <w:rFonts w:ascii="Times New Roman" w:hAnsi="Times New Roman" w:cs="Times New Roman"/>
                <w:color w:val="auto"/>
                <w:sz w:val="18"/>
                <w:szCs w:val="18"/>
                <w:shd w:val="clear" w:color="auto" w:fill="FFFFFF"/>
              </w:rPr>
            </w:pPr>
            <w:ins w:id="9130" w:author="Xuning Wei12232" w:date="2026-07-27T20:51:00Z">
              <w:r w:rsidRPr="00032BAE">
                <w:rPr>
                  <w:rFonts w:ascii="Times New Roman" w:hAnsi="Times New Roman" w:cs="Times New Roman"/>
                  <w:color w:val="auto"/>
                  <w:sz w:val="18"/>
                  <w:szCs w:val="18"/>
                  <w:shd w:val="clear" w:color="auto" w:fill="FFFFFF"/>
                </w:rPr>
                <w:t>Pipeline material: 316L</w:t>
              </w:r>
            </w:ins>
          </w:p>
          <w:p w14:paraId="394D5165" w14:textId="77777777" w:rsidR="0026505D" w:rsidRPr="00032BAE" w:rsidRDefault="0026505D" w:rsidP="0026505D">
            <w:pPr>
              <w:rPr>
                <w:ins w:id="9131" w:author="Xuning Wei12232" w:date="2026-07-27T20:51:00Z"/>
                <w:rFonts w:ascii="Times New Roman" w:hAnsi="Times New Roman" w:cs="Times New Roman"/>
                <w:color w:val="auto"/>
                <w:sz w:val="18"/>
                <w:szCs w:val="18"/>
                <w:shd w:val="clear" w:color="auto" w:fill="FFFFFF"/>
              </w:rPr>
            </w:pPr>
            <w:ins w:id="9132" w:author="Xuning Wei12232" w:date="2026-07-27T20:51:00Z">
              <w:r w:rsidRPr="00032BAE">
                <w:rPr>
                  <w:rFonts w:ascii="Times New Roman" w:hAnsi="Times New Roman" w:cs="Times New Roman"/>
                  <w:color w:val="auto"/>
                  <w:sz w:val="18"/>
                  <w:szCs w:val="18"/>
                  <w:shd w:val="clear" w:color="auto" w:fill="FFFFFF"/>
                </w:rPr>
                <w:t>Sealing ring: PTFE</w:t>
              </w:r>
            </w:ins>
          </w:p>
          <w:p w14:paraId="66386DA6" w14:textId="77777777" w:rsidR="0026505D" w:rsidRPr="00032BAE" w:rsidRDefault="0026505D" w:rsidP="0026505D">
            <w:pPr>
              <w:rPr>
                <w:ins w:id="9133" w:author="Xuning Wei12232" w:date="2026-07-27T20:51:00Z"/>
                <w:rFonts w:ascii="Times New Roman" w:hAnsi="Times New Roman" w:cs="Times New Roman"/>
                <w:color w:val="auto"/>
                <w:sz w:val="18"/>
                <w:szCs w:val="18"/>
                <w:shd w:val="clear" w:color="auto" w:fill="FFFFFF"/>
              </w:rPr>
            </w:pPr>
            <w:ins w:id="9134" w:author="Xuning Wei12232" w:date="2026-07-27T20:51:00Z">
              <w:r w:rsidRPr="00032BAE">
                <w:rPr>
                  <w:rFonts w:ascii="Times New Roman" w:hAnsi="Times New Roman" w:cs="Times New Roman"/>
                  <w:color w:val="auto"/>
                  <w:sz w:val="18"/>
                  <w:szCs w:val="18"/>
                  <w:shd w:val="clear" w:color="auto" w:fill="FFFFFF"/>
                </w:rPr>
                <w:t>Mass flow meter: SS</w:t>
              </w:r>
            </w:ins>
          </w:p>
          <w:p w14:paraId="1DD370F8" w14:textId="77777777" w:rsidR="0026505D" w:rsidRPr="00032BAE" w:rsidRDefault="0026505D" w:rsidP="0026505D">
            <w:pPr>
              <w:rPr>
                <w:ins w:id="9135" w:author="Xuning Wei12232" w:date="2026-07-27T20:51:00Z"/>
                <w:rFonts w:ascii="Times New Roman" w:hAnsi="Times New Roman" w:cs="Times New Roman"/>
                <w:color w:val="auto"/>
                <w:sz w:val="18"/>
                <w:szCs w:val="18"/>
                <w:shd w:val="clear" w:color="auto" w:fill="FFFFFF"/>
              </w:rPr>
            </w:pPr>
            <w:ins w:id="9136" w:author="Xuning Wei12232" w:date="2026-07-27T20:51:00Z">
              <w:r w:rsidRPr="00032BAE">
                <w:rPr>
                  <w:rFonts w:ascii="Times New Roman" w:hAnsi="Times New Roman" w:cs="Times New Roman"/>
                  <w:color w:val="auto"/>
                  <w:sz w:val="18"/>
                  <w:szCs w:val="18"/>
                  <w:shd w:val="clear" w:color="auto" w:fill="FFFFFF"/>
                </w:rPr>
                <w:t>Valve material: 304 &amp; 316L</w:t>
              </w:r>
            </w:ins>
          </w:p>
          <w:p w14:paraId="53A190A4" w14:textId="77777777" w:rsidR="0026505D" w:rsidRPr="00032BAE" w:rsidRDefault="0026505D" w:rsidP="0026505D">
            <w:pPr>
              <w:rPr>
                <w:ins w:id="9137" w:author="Xuning Wei12232" w:date="2026-07-27T20:51:00Z"/>
                <w:rFonts w:ascii="Times New Roman" w:eastAsiaTheme="minorEastAsia" w:hAnsi="Times New Roman" w:cs="Times New Roman"/>
                <w:color w:val="auto"/>
                <w:sz w:val="18"/>
                <w:szCs w:val="18"/>
                <w:shd w:val="clear" w:color="auto" w:fill="FFFFFF"/>
                <w:lang w:eastAsia="zh-CN"/>
              </w:rPr>
            </w:pPr>
            <w:ins w:id="9138" w:author="Xuning Wei12232" w:date="2026-07-27T20:51: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7836C668" w14:textId="77777777" w:rsidR="0026505D" w:rsidRDefault="0026505D" w:rsidP="0026505D">
            <w:pPr>
              <w:rPr>
                <w:ins w:id="9139" w:author="Xuning Wei12232" w:date="2026-07-27T20:51:00Z"/>
                <w:rFonts w:ascii="Times New Roman" w:eastAsiaTheme="minorEastAsia" w:hAnsi="Times New Roman" w:cs="Times New Roman"/>
                <w:bCs w:val="0"/>
                <w:color w:val="auto"/>
                <w:sz w:val="18"/>
                <w:szCs w:val="18"/>
                <w:shd w:val="clear" w:color="auto" w:fill="FFFFFF"/>
                <w:lang w:eastAsia="zh-CN"/>
              </w:rPr>
            </w:pPr>
            <w:ins w:id="9140" w:author="Xuning Wei12232" w:date="2026-07-27T20:51: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2EA1E3E8" w14:textId="68667406" w:rsidR="0026505D" w:rsidRPr="00032BAE" w:rsidRDefault="0026505D" w:rsidP="0026505D">
            <w:pPr>
              <w:jc w:val="both"/>
              <w:rPr>
                <w:ins w:id="9141" w:author="Xuning Wei12232" w:date="2026-07-27T20:37:00Z"/>
                <w:rFonts w:ascii="Times New Roman" w:eastAsia="仿宋_GB2312" w:hAnsi="Times New Roman" w:cs="Times New Roman"/>
                <w:b/>
                <w:color w:val="auto"/>
                <w:sz w:val="20"/>
                <w:szCs w:val="20"/>
                <w:lang w:eastAsia="zh-CN" w:bidi="ar"/>
              </w:rPr>
            </w:pPr>
            <w:ins w:id="9142" w:author="Xuning Wei12232" w:date="2026-07-27T20:51: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9143" w:author="Xuning Wei12232" w:date="2026-07-27T20:59:00Z">
              <w:tcPr>
                <w:tcW w:w="346" w:type="pct"/>
                <w:gridSpan w:val="3"/>
                <w:vMerge w:val="restart"/>
                <w:shd w:val="clear" w:color="auto" w:fill="FFFFFF" w:themeFill="background1"/>
                <w:vAlign w:val="center"/>
              </w:tcPr>
            </w:tcPrChange>
          </w:tcPr>
          <w:p w14:paraId="13B11845" w14:textId="7CDECFB3" w:rsidR="0026505D" w:rsidRPr="00032BAE" w:rsidRDefault="0026505D">
            <w:pPr>
              <w:rPr>
                <w:ins w:id="9144" w:author="Xuning Wei12232" w:date="2026-07-27T20:37:00Z"/>
                <w:rFonts w:ascii="Times New Roman" w:eastAsia="仿宋_GB2312" w:hAnsi="Times New Roman" w:cs="Times New Roman"/>
                <w:color w:val="auto"/>
                <w:sz w:val="20"/>
                <w:szCs w:val="20"/>
                <w:lang w:eastAsia="zh-CN" w:bidi="ar"/>
              </w:rPr>
              <w:pPrChange w:id="9145" w:author="He Han" w:date="2026-08-27T15:34:00Z">
                <w:pPr>
                  <w:jc w:val="both"/>
                </w:pPr>
              </w:pPrChange>
            </w:pPr>
            <w:ins w:id="9146" w:author="Xuning Wei12232" w:date="2026-07-27T20:45: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9147" w:author="Xuning Wei12232" w:date="2026-07-27T20:59:00Z">
              <w:tcPr>
                <w:tcW w:w="396" w:type="pct"/>
                <w:gridSpan w:val="3"/>
                <w:vMerge w:val="restart"/>
                <w:shd w:val="clear" w:color="auto" w:fill="FFFFFF" w:themeFill="background1"/>
                <w:vAlign w:val="center"/>
              </w:tcPr>
            </w:tcPrChange>
          </w:tcPr>
          <w:p w14:paraId="0BFCDE02" w14:textId="0AD304A9" w:rsidR="0026505D" w:rsidRPr="00032BAE" w:rsidRDefault="0026505D">
            <w:pPr>
              <w:rPr>
                <w:ins w:id="9148" w:author="Xuning Wei12232" w:date="2026-07-27T20:37:00Z"/>
                <w:rFonts w:ascii="Times New Roman" w:eastAsia="仿宋_GB2312" w:hAnsi="Times New Roman" w:cs="Times New Roman"/>
                <w:color w:val="auto"/>
                <w:sz w:val="18"/>
                <w:szCs w:val="18"/>
                <w:lang w:eastAsia="zh-CN" w:bidi="ar"/>
              </w:rPr>
              <w:pPrChange w:id="9149" w:author="He Han" w:date="2026-08-27T15:34:00Z">
                <w:pPr>
                  <w:jc w:val="both"/>
                </w:pPr>
              </w:pPrChange>
            </w:pPr>
            <w:ins w:id="9150" w:author="Xuning Wei12232" w:date="2026-07-27T20:45: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9151" w:author="Xuning Wei12232" w:date="2026-07-27T20:59:00Z">
              <w:tcPr>
                <w:tcW w:w="397" w:type="pct"/>
                <w:gridSpan w:val="3"/>
                <w:vAlign w:val="center"/>
              </w:tcPr>
            </w:tcPrChange>
          </w:tcPr>
          <w:p w14:paraId="0A149E9D" w14:textId="77777777" w:rsidR="0026505D" w:rsidRDefault="000B6761" w:rsidP="0026505D">
            <w:pPr>
              <w:jc w:val="both"/>
              <w:rPr>
                <w:ins w:id="9152" w:author="Xuning Wei12232" w:date="2026-07-27T20:37:00Z"/>
                <w:rFonts w:ascii="Times New Roman" w:eastAsia="仿宋_GB2312" w:hAnsi="Times New Roman" w:cs="Times New Roman"/>
                <w:b/>
                <w:color w:val="auto"/>
                <w:sz w:val="18"/>
                <w:szCs w:val="18"/>
                <w:lang w:eastAsia="zh-CN" w:bidi="ar"/>
              </w:rPr>
            </w:pPr>
            <w:customXmlInsRangeStart w:id="9153" w:author="Xuning Wei12232" w:date="2026-07-27T20:45:00Z"/>
            <w:sdt>
              <w:sdtPr>
                <w:rPr>
                  <w:rFonts w:ascii="Times New Roman" w:eastAsia="仿宋_GB2312" w:hAnsi="Times New Roman" w:cs="Times New Roman"/>
                  <w:color w:val="auto"/>
                  <w:sz w:val="18"/>
                  <w:szCs w:val="18"/>
                  <w:lang w:eastAsia="zh-CN" w:bidi="ar"/>
                </w:rPr>
                <w:id w:val="1611476140"/>
                <w14:checkbox>
                  <w14:checked w14:val="1"/>
                  <w14:checkedState w14:val="2612" w14:font="MS Gothic"/>
                  <w14:uncheckedState w14:val="2610" w14:font="MS Gothic"/>
                </w14:checkbox>
              </w:sdtPr>
              <w:sdtEndPr/>
              <w:sdtContent>
                <w:customXmlInsRangeEnd w:id="9153"/>
                <w:ins w:id="9154" w:author="Xuning Wei12232" w:date="2026-07-27T20:45:00Z">
                  <w:r w:rsidR="0026505D" w:rsidRPr="00032BAE">
                    <w:rPr>
                      <w:rFonts w:ascii="Segoe UI Symbol" w:eastAsia="MS Gothic" w:hAnsi="Segoe UI Symbol" w:cs="Segoe UI Symbol"/>
                      <w:color w:val="auto"/>
                      <w:sz w:val="18"/>
                      <w:szCs w:val="18"/>
                      <w:lang w:eastAsia="zh-CN" w:bidi="ar"/>
                    </w:rPr>
                    <w:t>☒</w:t>
                  </w:r>
                </w:ins>
                <w:customXmlInsRangeStart w:id="9155" w:author="Xuning Wei12232" w:date="2026-07-27T20:45:00Z"/>
              </w:sdtContent>
            </w:sdt>
            <w:customXmlInsRangeEnd w:id="9155"/>
            <w:ins w:id="9156" w:author="Xuning Wei12232" w:date="2026-07-27T20:45:00Z">
              <w:r w:rsidR="0026505D" w:rsidRPr="00032BAE">
                <w:rPr>
                  <w:rFonts w:ascii="Times New Roman" w:eastAsia="仿宋_GB2312" w:hAnsi="Times New Roman" w:cs="Times New Roman"/>
                  <w:color w:val="auto"/>
                  <w:sz w:val="18"/>
                  <w:szCs w:val="18"/>
                  <w:lang w:eastAsia="zh-CN" w:bidi="ar"/>
                </w:rPr>
                <w:t>Yes</w:t>
              </w:r>
            </w:ins>
          </w:p>
        </w:tc>
        <w:tc>
          <w:tcPr>
            <w:tcW w:w="494" w:type="pct"/>
            <w:vAlign w:val="center"/>
            <w:tcPrChange w:id="9157" w:author="Xuning Wei12232" w:date="2026-07-27T20:59:00Z">
              <w:tcPr>
                <w:tcW w:w="397" w:type="pct"/>
                <w:gridSpan w:val="2"/>
                <w:vAlign w:val="center"/>
              </w:tcPr>
            </w:tcPrChange>
          </w:tcPr>
          <w:p w14:paraId="176D83F1" w14:textId="6BDFF706" w:rsidR="0026505D" w:rsidRPr="00032BAE" w:rsidRDefault="000B6761" w:rsidP="0026505D">
            <w:pPr>
              <w:jc w:val="both"/>
              <w:rPr>
                <w:ins w:id="9158" w:author="Xuning Wei12232" w:date="2026-07-27T20:37:00Z"/>
                <w:rFonts w:ascii="Times New Roman" w:eastAsia="仿宋_GB2312" w:hAnsi="Times New Roman" w:cs="Times New Roman"/>
                <w:color w:val="auto"/>
                <w:sz w:val="18"/>
                <w:szCs w:val="18"/>
                <w:lang w:eastAsia="zh-CN" w:bidi="ar"/>
              </w:rPr>
            </w:pPr>
            <w:customXmlInsRangeStart w:id="9159" w:author="Xuning Wei12232" w:date="2026-07-27T20:45:00Z"/>
            <w:sdt>
              <w:sdtPr>
                <w:rPr>
                  <w:rFonts w:ascii="Times New Roman" w:eastAsia="仿宋_GB2312" w:hAnsi="Times New Roman" w:cs="Times New Roman"/>
                  <w:color w:val="auto"/>
                  <w:sz w:val="18"/>
                  <w:szCs w:val="18"/>
                  <w:lang w:eastAsia="zh-CN" w:bidi="ar"/>
                </w:rPr>
                <w:id w:val="424157338"/>
                <w14:checkbox>
                  <w14:checked w14:val="0"/>
                  <w14:checkedState w14:val="2612" w14:font="MS Gothic"/>
                  <w14:uncheckedState w14:val="2610" w14:font="MS Gothic"/>
                </w14:checkbox>
              </w:sdtPr>
              <w:sdtEndPr/>
              <w:sdtContent>
                <w:customXmlInsRangeEnd w:id="9159"/>
                <w:ins w:id="9160"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161" w:author="Xuning Wei12232" w:date="2026-07-27T20:45:00Z"/>
              </w:sdtContent>
            </w:sdt>
            <w:customXmlInsRangeEnd w:id="9161"/>
            <w:ins w:id="9162" w:author="Xuning Wei12232" w:date="2026-07-27T20:45:00Z">
              <w:r w:rsidR="0026505D"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9163" w:author="Xuning Wei12232" w:date="2026-07-27T20:59:00Z">
              <w:tcPr>
                <w:tcW w:w="988" w:type="pct"/>
                <w:vMerge w:val="restart"/>
                <w:vAlign w:val="center"/>
              </w:tcPr>
            </w:tcPrChange>
          </w:tcPr>
          <w:p w14:paraId="6715B246" w14:textId="77777777" w:rsidR="0026505D" w:rsidRPr="00032BAE" w:rsidRDefault="000B6761" w:rsidP="0026505D">
            <w:pPr>
              <w:jc w:val="both"/>
              <w:rPr>
                <w:ins w:id="9164" w:author="Xuning Wei12232" w:date="2026-07-27T20:45:00Z"/>
                <w:rFonts w:ascii="Times New Roman" w:eastAsia="仿宋_GB2312" w:hAnsi="Times New Roman" w:cs="Times New Roman"/>
                <w:color w:val="auto"/>
                <w:sz w:val="18"/>
                <w:szCs w:val="18"/>
                <w:u w:val="single"/>
                <w:lang w:eastAsia="zh-CN" w:bidi="ar"/>
              </w:rPr>
            </w:pPr>
            <w:customXmlInsRangeStart w:id="9165" w:author="Xuning Wei12232" w:date="2026-07-27T20:45:00Z"/>
            <w:sdt>
              <w:sdtPr>
                <w:rPr>
                  <w:rFonts w:ascii="Times New Roman" w:eastAsia="仿宋_GB2312" w:hAnsi="Times New Roman" w:cs="Times New Roman"/>
                  <w:b/>
                  <w:color w:val="auto"/>
                  <w:sz w:val="18"/>
                  <w:szCs w:val="18"/>
                  <w:lang w:eastAsia="zh-CN" w:bidi="ar"/>
                </w:rPr>
                <w:id w:val="-120848945"/>
                <w14:checkbox>
                  <w14:checked w14:val="0"/>
                  <w14:checkedState w14:val="2612" w14:font="MS Gothic"/>
                  <w14:uncheckedState w14:val="2610" w14:font="MS Gothic"/>
                </w14:checkbox>
              </w:sdtPr>
              <w:sdtEndPr/>
              <w:sdtContent>
                <w:customXmlInsRangeEnd w:id="9165"/>
                <w:ins w:id="9166"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167" w:author="Xuning Wei12232" w:date="2026-07-27T20:45:00Z"/>
              </w:sdtContent>
            </w:sdt>
            <w:customXmlInsRangeEnd w:id="9167"/>
            <w:ins w:id="9168"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R&amp;D Lab: </w:t>
              </w:r>
              <w:r w:rsidR="0026505D" w:rsidRPr="00032BAE">
                <w:rPr>
                  <w:rFonts w:ascii="Times New Roman" w:eastAsia="仿宋_GB2312" w:hAnsi="Times New Roman" w:cs="Times New Roman"/>
                  <w:color w:val="auto"/>
                  <w:sz w:val="18"/>
                  <w:szCs w:val="18"/>
                  <w:u w:val="single"/>
                  <w:lang w:eastAsia="zh-CN" w:bidi="ar"/>
                </w:rPr>
                <w:t xml:space="preserve">N/A </w:t>
              </w:r>
            </w:ins>
          </w:p>
          <w:p w14:paraId="46651786" w14:textId="77777777" w:rsidR="0026505D" w:rsidRPr="00032BAE" w:rsidRDefault="000B6761" w:rsidP="0026505D">
            <w:pPr>
              <w:jc w:val="both"/>
              <w:rPr>
                <w:ins w:id="9169" w:author="Xuning Wei12232" w:date="2026-07-27T20:45:00Z"/>
                <w:rFonts w:ascii="Times New Roman" w:eastAsia="仿宋_GB2312" w:hAnsi="Times New Roman" w:cs="Times New Roman"/>
                <w:color w:val="auto"/>
                <w:sz w:val="18"/>
                <w:szCs w:val="18"/>
                <w:u w:val="single"/>
                <w:lang w:eastAsia="zh-CN" w:bidi="ar"/>
              </w:rPr>
            </w:pPr>
            <w:customXmlInsRangeStart w:id="9170" w:author="Xuning Wei12232" w:date="2026-07-27T20:45:00Z"/>
            <w:sdt>
              <w:sdtPr>
                <w:rPr>
                  <w:rFonts w:ascii="Times New Roman" w:eastAsia="仿宋_GB2312" w:hAnsi="Times New Roman" w:cs="Times New Roman"/>
                  <w:b/>
                  <w:color w:val="auto"/>
                  <w:sz w:val="18"/>
                  <w:szCs w:val="18"/>
                  <w:lang w:eastAsia="zh-CN" w:bidi="ar"/>
                </w:rPr>
                <w:id w:val="1436479555"/>
                <w14:checkbox>
                  <w14:checked w14:val="1"/>
                  <w14:checkedState w14:val="2612" w14:font="MS Gothic"/>
                  <w14:uncheckedState w14:val="2610" w14:font="MS Gothic"/>
                </w14:checkbox>
              </w:sdtPr>
              <w:sdtEndPr/>
              <w:sdtContent>
                <w:customXmlInsRangeEnd w:id="9170"/>
                <w:ins w:id="9171"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172" w:author="Xuning Wei12232" w:date="2026-07-27T20:45:00Z"/>
              </w:sdtContent>
            </w:sdt>
            <w:customXmlInsRangeEnd w:id="9172"/>
            <w:ins w:id="9173"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Production data, Lot Number:</w:t>
              </w:r>
              <w:r w:rsidR="0026505D" w:rsidRPr="00032BAE">
                <w:rPr>
                  <w:rFonts w:ascii="Times New Roman" w:eastAsia="仿宋_GB2312" w:hAnsi="Times New Roman" w:cs="Times New Roman"/>
                  <w:color w:val="auto"/>
                  <w:sz w:val="18"/>
                  <w:szCs w:val="18"/>
                  <w:u w:val="single"/>
                  <w:lang w:eastAsia="zh-CN" w:bidi="ar"/>
                </w:rPr>
                <w:t xml:space="preserve"> CPo140020-02-01-02  </w:t>
              </w:r>
            </w:ins>
          </w:p>
          <w:p w14:paraId="2F443F54" w14:textId="77777777" w:rsidR="0026505D" w:rsidRPr="00032BAE" w:rsidRDefault="000B6761" w:rsidP="0026505D">
            <w:pPr>
              <w:jc w:val="both"/>
              <w:rPr>
                <w:ins w:id="9174" w:author="Xuning Wei12232" w:date="2026-07-27T20:45:00Z"/>
                <w:rFonts w:ascii="Times New Roman" w:eastAsia="仿宋_GB2312" w:hAnsi="Times New Roman" w:cs="Times New Roman"/>
                <w:color w:val="auto"/>
                <w:sz w:val="18"/>
                <w:szCs w:val="18"/>
                <w:lang w:eastAsia="zh-CN" w:bidi="ar"/>
              </w:rPr>
            </w:pPr>
            <w:customXmlInsRangeStart w:id="9175" w:author="Xuning Wei12232" w:date="2026-07-27T20:45:00Z"/>
            <w:sdt>
              <w:sdtPr>
                <w:rPr>
                  <w:rFonts w:ascii="Times New Roman" w:eastAsia="仿宋_GB2312" w:hAnsi="Times New Roman" w:cs="Times New Roman"/>
                  <w:b/>
                  <w:color w:val="auto"/>
                  <w:sz w:val="18"/>
                  <w:szCs w:val="18"/>
                  <w:lang w:eastAsia="zh-CN" w:bidi="ar"/>
                </w:rPr>
                <w:id w:val="-1400431858"/>
                <w14:checkbox>
                  <w14:checked w14:val="0"/>
                  <w14:checkedState w14:val="2612" w14:font="MS Gothic"/>
                  <w14:uncheckedState w14:val="2610" w14:font="MS Gothic"/>
                </w14:checkbox>
              </w:sdtPr>
              <w:sdtEndPr/>
              <w:sdtContent>
                <w:customXmlInsRangeEnd w:id="9175"/>
                <w:ins w:id="9176"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177" w:author="Xuning Wei12232" w:date="2026-07-27T20:45:00Z"/>
              </w:sdtContent>
            </w:sdt>
            <w:customXmlInsRangeEnd w:id="9177"/>
            <w:ins w:id="9178" w:author="Xuning Wei12232" w:date="2026-07-27T20:45:00Z">
              <w:r w:rsidR="0026505D" w:rsidRPr="00032BAE">
                <w:rPr>
                  <w:rFonts w:ascii="Times New Roman" w:eastAsia="仿宋_GB2312" w:hAnsi="Times New Roman" w:cs="Times New Roman"/>
                  <w:color w:val="auto"/>
                  <w:sz w:val="18"/>
                  <w:szCs w:val="18"/>
                  <w:lang w:eastAsia="zh-CN" w:bidi="ar"/>
                </w:rPr>
                <w:t xml:space="preserve"> Supplier data:</w:t>
              </w:r>
              <w:r w:rsidR="0026505D" w:rsidRPr="00032BAE">
                <w:rPr>
                  <w:rFonts w:ascii="Times New Roman" w:eastAsia="仿宋_GB2312" w:hAnsi="Times New Roman" w:cs="Times New Roman"/>
                  <w:color w:val="auto"/>
                  <w:sz w:val="18"/>
                  <w:szCs w:val="18"/>
                  <w:u w:val="single"/>
                  <w:lang w:eastAsia="zh-CN" w:bidi="ar"/>
                </w:rPr>
                <w:t xml:space="preserve"> N/A  </w:t>
              </w:r>
              <w:r w:rsidR="0026505D" w:rsidRPr="00032BAE">
                <w:rPr>
                  <w:rFonts w:ascii="Times New Roman" w:eastAsia="仿宋_GB2312" w:hAnsi="Times New Roman" w:cs="Times New Roman"/>
                  <w:color w:val="auto"/>
                  <w:sz w:val="18"/>
                  <w:szCs w:val="18"/>
                  <w:lang w:eastAsia="zh-CN" w:bidi="ar"/>
                </w:rPr>
                <w:t xml:space="preserve"> </w:t>
              </w:r>
            </w:ins>
          </w:p>
          <w:p w14:paraId="683E5693" w14:textId="77777777" w:rsidR="0026505D" w:rsidRPr="00032BAE" w:rsidRDefault="000B6761" w:rsidP="0026505D">
            <w:pPr>
              <w:jc w:val="both"/>
              <w:rPr>
                <w:ins w:id="9179" w:author="Xuning Wei12232" w:date="2026-07-27T20:45:00Z"/>
                <w:rFonts w:ascii="Times New Roman" w:eastAsia="仿宋_GB2312" w:hAnsi="Times New Roman" w:cs="Times New Roman"/>
                <w:color w:val="auto"/>
                <w:sz w:val="18"/>
                <w:szCs w:val="18"/>
                <w:u w:val="single"/>
                <w:lang w:eastAsia="zh-CN" w:bidi="ar"/>
              </w:rPr>
            </w:pPr>
            <w:customXmlInsRangeStart w:id="9180" w:author="Xuning Wei12232" w:date="2026-07-27T20:45:00Z"/>
            <w:sdt>
              <w:sdtPr>
                <w:rPr>
                  <w:rFonts w:ascii="Times New Roman" w:eastAsia="仿宋_GB2312" w:hAnsi="Times New Roman" w:cs="Times New Roman"/>
                  <w:b/>
                  <w:color w:val="auto"/>
                  <w:sz w:val="18"/>
                  <w:szCs w:val="18"/>
                  <w:lang w:eastAsia="zh-CN" w:bidi="ar"/>
                </w:rPr>
                <w:id w:val="603926742"/>
                <w14:checkbox>
                  <w14:checked w14:val="1"/>
                  <w14:checkedState w14:val="2612" w14:font="MS Gothic"/>
                  <w14:uncheckedState w14:val="2610" w14:font="MS Gothic"/>
                </w14:checkbox>
              </w:sdtPr>
              <w:sdtEndPr/>
              <w:sdtContent>
                <w:customXmlInsRangeEnd w:id="9180"/>
                <w:ins w:id="9181"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182" w:author="Xuning Wei12232" w:date="2026-07-27T20:45:00Z"/>
              </w:sdtContent>
            </w:sdt>
            <w:customXmlInsRangeEnd w:id="9182"/>
            <w:ins w:id="9183" w:author="Xuning Wei12232" w:date="2026-07-27T20:45:00Z">
              <w:r w:rsidR="0026505D" w:rsidRPr="00032BAE">
                <w:rPr>
                  <w:rFonts w:ascii="Times New Roman" w:eastAsia="仿宋_GB2312" w:hAnsi="Times New Roman" w:cs="Times New Roman"/>
                  <w:color w:val="auto"/>
                  <w:sz w:val="18"/>
                  <w:szCs w:val="18"/>
                  <w:lang w:eastAsia="zh-CN" w:bidi="ar"/>
                </w:rPr>
                <w:t xml:space="preserve"> *Handbook &amp; Page:</w:t>
              </w:r>
              <w:r w:rsidR="0026505D" w:rsidRPr="00032BAE">
                <w:rPr>
                  <w:rFonts w:ascii="Times New Roman" w:eastAsia="仿宋_GB2312" w:hAnsi="Times New Roman" w:cs="Times New Roman"/>
                  <w:color w:val="auto"/>
                  <w:sz w:val="18"/>
                  <w:szCs w:val="18"/>
                  <w:u w:val="single"/>
                  <w:lang w:eastAsia="zh-CN" w:bidi="ar"/>
                </w:rPr>
                <w:t xml:space="preserve"> page10-14</w:t>
              </w:r>
              <w:r w:rsidR="0026505D" w:rsidRPr="00032BAE">
                <w:rPr>
                  <w:rFonts w:ascii="Times New Roman" w:eastAsia="仿宋_GB2312" w:hAnsi="Times New Roman" w:cs="Times New Roman"/>
                  <w:color w:val="auto"/>
                  <w:sz w:val="18"/>
                  <w:szCs w:val="18"/>
                  <w:u w:val="single"/>
                  <w:lang w:eastAsia="zh-CN" w:bidi="ar"/>
                </w:rPr>
                <w:t>～</w:t>
              </w:r>
              <w:r w:rsidR="0026505D" w:rsidRPr="00032BAE">
                <w:rPr>
                  <w:rFonts w:ascii="Times New Roman" w:eastAsia="仿宋_GB2312" w:hAnsi="Times New Roman" w:cs="Times New Roman"/>
                  <w:color w:val="auto"/>
                  <w:sz w:val="18"/>
                  <w:szCs w:val="18"/>
                  <w:u w:val="single"/>
                  <w:lang w:eastAsia="zh-CN" w:bidi="ar"/>
                </w:rPr>
                <w:t xml:space="preserve">10-15  </w:t>
              </w:r>
            </w:ins>
          </w:p>
          <w:p w14:paraId="5F6B72AA" w14:textId="3A8C362C" w:rsidR="0026505D" w:rsidRPr="00032BAE" w:rsidRDefault="000B6761" w:rsidP="0026505D">
            <w:pPr>
              <w:jc w:val="both"/>
              <w:rPr>
                <w:ins w:id="9184" w:author="Xuning Wei12232" w:date="2026-07-27T20:37:00Z"/>
                <w:rFonts w:ascii="Times New Roman" w:eastAsia="仿宋_GB2312" w:hAnsi="Times New Roman" w:cs="Times New Roman"/>
                <w:b/>
                <w:color w:val="auto"/>
                <w:sz w:val="20"/>
                <w:szCs w:val="20"/>
                <w:lang w:eastAsia="zh-CN" w:bidi="ar"/>
              </w:rPr>
            </w:pPr>
            <w:customXmlInsRangeStart w:id="9185" w:author="Xuning Wei12232" w:date="2026-07-27T20:45:00Z"/>
            <w:sdt>
              <w:sdtPr>
                <w:rPr>
                  <w:rFonts w:ascii="Times New Roman" w:eastAsia="仿宋_GB2312" w:hAnsi="Times New Roman" w:cs="Times New Roman"/>
                  <w:color w:val="auto"/>
                  <w:sz w:val="18"/>
                  <w:szCs w:val="18"/>
                  <w:lang w:eastAsia="zh-CN" w:bidi="ar"/>
                </w:rPr>
                <w:id w:val="-997272606"/>
                <w14:checkbox>
                  <w14:checked w14:val="1"/>
                  <w14:checkedState w14:val="2612" w14:font="MS Gothic"/>
                  <w14:uncheckedState w14:val="2610" w14:font="MS Gothic"/>
                </w14:checkbox>
              </w:sdtPr>
              <w:sdtEndPr/>
              <w:sdtContent>
                <w:customXmlInsRangeEnd w:id="9185"/>
                <w:ins w:id="9186"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187" w:author="Xuning Wei12232" w:date="2026-07-27T20:45:00Z"/>
              </w:sdtContent>
            </w:sdt>
            <w:customXmlInsRangeEnd w:id="9187"/>
            <w:ins w:id="9188" w:author="Xuning Wei12232" w:date="2026-07-27T20:45:00Z">
              <w:r w:rsidR="0026505D" w:rsidRPr="00032BAE">
                <w:rPr>
                  <w:rFonts w:ascii="Times New Roman" w:eastAsia="仿宋_GB2312" w:hAnsi="Times New Roman" w:cs="Times New Roman"/>
                  <w:color w:val="auto"/>
                  <w:sz w:val="18"/>
                  <w:szCs w:val="18"/>
                  <w:lang w:eastAsia="zh-CN" w:bidi="ar"/>
                </w:rPr>
                <w:t xml:space="preserve"> Other:</w:t>
              </w:r>
              <w:r w:rsidR="0026505D"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26505D" w:rsidRPr="00032BAE">
                <w:rPr>
                  <w:rFonts w:ascii="Times New Roman" w:eastAsia="仿宋_GB2312" w:hAnsi="Times New Roman" w:cs="Times New Roman"/>
                  <w:color w:val="auto"/>
                  <w:sz w:val="18"/>
                  <w:szCs w:val="18"/>
                  <w:u w:val="single"/>
                  <w:lang w:eastAsia="zh-CN" w:bidi="ar"/>
                </w:rPr>
                <w:t>salts.The</w:t>
              </w:r>
              <w:proofErr w:type="spellEnd"/>
              <w:r w:rsidR="0026505D"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26505D" w:rsidRPr="00032BAE">
                <w:rPr>
                  <w:rFonts w:ascii="Times New Roman" w:eastAsia="仿宋_GB2312" w:hAnsi="Times New Roman" w:cs="Times New Roman"/>
                  <w:color w:val="auto"/>
                  <w:sz w:val="18"/>
                  <w:szCs w:val="18"/>
                  <w:u w:val="single"/>
                  <w:lang w:eastAsia="zh-CN" w:bidi="ar"/>
                </w:rPr>
                <w:t>solvents.The</w:t>
              </w:r>
              <w:proofErr w:type="spellEnd"/>
              <w:r w:rsidR="0026505D"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26505D" w:rsidRPr="00032BAE" w14:paraId="1B48DA74" w14:textId="77777777" w:rsidTr="00770B21">
        <w:trPr>
          <w:trHeight w:val="2873"/>
          <w:ins w:id="9189" w:author="Xuning Wei12232" w:date="2026-07-27T20:37:00Z"/>
          <w:trPrChange w:id="9190" w:author="Xuning Wei12232" w:date="2026-07-27T20:59:00Z">
            <w:trPr>
              <w:trHeight w:val="2873"/>
            </w:trPr>
          </w:trPrChange>
        </w:trPr>
        <w:tc>
          <w:tcPr>
            <w:tcW w:w="269" w:type="pct"/>
            <w:vMerge/>
            <w:shd w:val="clear" w:color="auto" w:fill="FFFFFF" w:themeFill="background1"/>
            <w:vAlign w:val="center"/>
            <w:tcPrChange w:id="9191" w:author="Xuning Wei12232" w:date="2026-07-27T20:59:00Z">
              <w:tcPr>
                <w:tcW w:w="269" w:type="pct"/>
                <w:gridSpan w:val="3"/>
                <w:vMerge/>
                <w:shd w:val="clear" w:color="auto" w:fill="FFFFFF" w:themeFill="background1"/>
                <w:vAlign w:val="center"/>
              </w:tcPr>
            </w:tcPrChange>
          </w:tcPr>
          <w:p w14:paraId="007C5F03" w14:textId="77777777" w:rsidR="0026505D" w:rsidRDefault="0026505D" w:rsidP="0026505D">
            <w:pPr>
              <w:jc w:val="both"/>
              <w:rPr>
                <w:ins w:id="9192" w:author="Xuning Wei12232" w:date="2026-07-27T20:48: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9193" w:author="Xuning Wei12232" w:date="2026-07-27T20:59:00Z">
              <w:tcPr>
                <w:tcW w:w="1365" w:type="pct"/>
                <w:gridSpan w:val="3"/>
                <w:vMerge/>
                <w:shd w:val="clear" w:color="auto" w:fill="FFFFFF" w:themeFill="background1"/>
                <w:vAlign w:val="center"/>
              </w:tcPr>
            </w:tcPrChange>
          </w:tcPr>
          <w:p w14:paraId="3E55B6C1" w14:textId="77777777" w:rsidR="0026505D" w:rsidRDefault="0026505D" w:rsidP="0026505D">
            <w:pPr>
              <w:jc w:val="both"/>
              <w:rPr>
                <w:ins w:id="9194" w:author="Xuning Wei12232" w:date="2026-07-27T20:41:00Z"/>
                <w:rFonts w:ascii="Times New Roman" w:eastAsia="等线" w:hAnsi="Times New Roman" w:cs="Times New Roman"/>
                <w:color w:val="000000" w:themeColor="text1"/>
                <w:sz w:val="18"/>
                <w:szCs w:val="18"/>
              </w:rPr>
            </w:pPr>
          </w:p>
        </w:tc>
        <w:tc>
          <w:tcPr>
            <w:tcW w:w="842" w:type="pct"/>
            <w:vMerge/>
            <w:shd w:val="clear" w:color="auto" w:fill="FFFFFF" w:themeFill="background1"/>
            <w:vAlign w:val="center"/>
            <w:tcPrChange w:id="9195" w:author="Xuning Wei12232" w:date="2026-07-27T20:59:00Z">
              <w:tcPr>
                <w:tcW w:w="842" w:type="pct"/>
                <w:gridSpan w:val="3"/>
                <w:vMerge/>
                <w:shd w:val="clear" w:color="auto" w:fill="FFFFFF" w:themeFill="background1"/>
                <w:vAlign w:val="center"/>
              </w:tcPr>
            </w:tcPrChange>
          </w:tcPr>
          <w:p w14:paraId="7950DA96" w14:textId="77777777" w:rsidR="0026505D" w:rsidRPr="00032BAE" w:rsidRDefault="0026505D" w:rsidP="0026505D">
            <w:pPr>
              <w:jc w:val="both"/>
              <w:rPr>
                <w:ins w:id="9196"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9197" w:author="Xuning Wei12232" w:date="2026-07-27T20:59:00Z">
              <w:tcPr>
                <w:tcW w:w="346" w:type="pct"/>
                <w:gridSpan w:val="3"/>
                <w:vMerge/>
                <w:shd w:val="clear" w:color="auto" w:fill="FFFFFF" w:themeFill="background1"/>
                <w:vAlign w:val="center"/>
              </w:tcPr>
            </w:tcPrChange>
          </w:tcPr>
          <w:p w14:paraId="2DDE94F2" w14:textId="77777777" w:rsidR="0026505D" w:rsidRPr="00032BAE" w:rsidRDefault="0026505D" w:rsidP="0026505D">
            <w:pPr>
              <w:jc w:val="both"/>
              <w:rPr>
                <w:ins w:id="9198"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9199" w:author="Xuning Wei12232" w:date="2026-07-27T20:59:00Z">
              <w:tcPr>
                <w:tcW w:w="396" w:type="pct"/>
                <w:gridSpan w:val="3"/>
                <w:vMerge/>
                <w:shd w:val="clear" w:color="auto" w:fill="FFFFFF" w:themeFill="background1"/>
                <w:vAlign w:val="center"/>
              </w:tcPr>
            </w:tcPrChange>
          </w:tcPr>
          <w:p w14:paraId="4F04C37B" w14:textId="77777777" w:rsidR="0026505D" w:rsidRPr="00032BAE" w:rsidRDefault="0026505D" w:rsidP="0026505D">
            <w:pPr>
              <w:jc w:val="both"/>
              <w:rPr>
                <w:ins w:id="9200"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9201" w:author="Xuning Wei12232" w:date="2026-07-27T20:59:00Z">
              <w:tcPr>
                <w:tcW w:w="397" w:type="pct"/>
                <w:gridSpan w:val="3"/>
                <w:vAlign w:val="center"/>
              </w:tcPr>
            </w:tcPrChange>
          </w:tcPr>
          <w:p w14:paraId="70B82CB9" w14:textId="77777777" w:rsidR="0026505D" w:rsidRPr="00032BAE" w:rsidRDefault="000B6761" w:rsidP="0026505D">
            <w:pPr>
              <w:jc w:val="both"/>
              <w:rPr>
                <w:ins w:id="9202" w:author="Xuning Wei12232" w:date="2026-07-27T20:48:00Z"/>
                <w:rFonts w:ascii="Times New Roman" w:eastAsia="仿宋_GB2312" w:hAnsi="Times New Roman" w:cs="Times New Roman"/>
                <w:color w:val="auto"/>
                <w:sz w:val="18"/>
                <w:szCs w:val="18"/>
                <w:lang w:eastAsia="zh-CN" w:bidi="ar"/>
              </w:rPr>
            </w:pPr>
            <w:customXmlInsRangeStart w:id="9203" w:author="Xuning Wei12232" w:date="2026-07-27T20:48:00Z"/>
            <w:sdt>
              <w:sdtPr>
                <w:rPr>
                  <w:rFonts w:ascii="Times New Roman" w:eastAsia="仿宋_GB2312" w:hAnsi="Times New Roman" w:cs="Times New Roman"/>
                  <w:b/>
                  <w:color w:val="auto"/>
                  <w:sz w:val="18"/>
                  <w:szCs w:val="18"/>
                  <w:lang w:eastAsia="zh-CN" w:bidi="ar"/>
                </w:rPr>
                <w:id w:val="-392885650"/>
                <w14:checkbox>
                  <w14:checked w14:val="0"/>
                  <w14:checkedState w14:val="2612" w14:font="MS Gothic"/>
                  <w14:uncheckedState w14:val="2610" w14:font="MS Gothic"/>
                </w14:checkbox>
              </w:sdtPr>
              <w:sdtEndPr/>
              <w:sdtContent>
                <w:customXmlInsRangeEnd w:id="9203"/>
                <w:ins w:id="9204" w:author="Xuning Wei12232" w:date="2026-07-27T20:48:00Z">
                  <w:r w:rsidR="0026505D" w:rsidRPr="00032BAE">
                    <w:rPr>
                      <w:rFonts w:ascii="Segoe UI Symbol" w:eastAsia="仿宋_GB2312" w:hAnsi="Segoe UI Symbol" w:cs="Segoe UI Symbol"/>
                      <w:b/>
                      <w:color w:val="auto"/>
                      <w:sz w:val="18"/>
                      <w:szCs w:val="18"/>
                      <w:lang w:eastAsia="zh-CN" w:bidi="ar"/>
                    </w:rPr>
                    <w:t>☐</w:t>
                  </w:r>
                </w:ins>
                <w:customXmlInsRangeStart w:id="9205" w:author="Xuning Wei12232" w:date="2026-07-27T20:48:00Z"/>
              </w:sdtContent>
            </w:sdt>
            <w:customXmlInsRangeEnd w:id="9205"/>
            <w:ins w:id="9206" w:author="Xuning Wei12232" w:date="2026-07-27T20:48:00Z">
              <w:r w:rsidR="0026505D" w:rsidRPr="00032BAE">
                <w:rPr>
                  <w:rFonts w:ascii="Times New Roman" w:eastAsia="仿宋_GB2312" w:hAnsi="Times New Roman" w:cs="Times New Roman"/>
                  <w:color w:val="auto"/>
                  <w:sz w:val="18"/>
                  <w:szCs w:val="18"/>
                  <w:lang w:eastAsia="zh-CN" w:bidi="ar"/>
                </w:rPr>
                <w:t xml:space="preserve"> High</w:t>
              </w:r>
            </w:ins>
          </w:p>
          <w:p w14:paraId="6498ACF1" w14:textId="77777777" w:rsidR="0026505D" w:rsidRPr="00032BAE" w:rsidRDefault="000B6761" w:rsidP="0026505D">
            <w:pPr>
              <w:jc w:val="both"/>
              <w:rPr>
                <w:ins w:id="9207" w:author="Xuning Wei12232" w:date="2026-07-27T20:48:00Z"/>
                <w:rFonts w:ascii="Times New Roman" w:eastAsia="仿宋_GB2312" w:hAnsi="Times New Roman" w:cs="Times New Roman"/>
                <w:color w:val="auto"/>
                <w:sz w:val="18"/>
                <w:szCs w:val="18"/>
                <w:lang w:eastAsia="zh-CN" w:bidi="ar"/>
              </w:rPr>
            </w:pPr>
            <w:customXmlInsRangeStart w:id="9208" w:author="Xuning Wei12232" w:date="2026-07-27T20:48:00Z"/>
            <w:sdt>
              <w:sdtPr>
                <w:rPr>
                  <w:rFonts w:ascii="Times New Roman" w:eastAsia="仿宋_GB2312" w:hAnsi="Times New Roman" w:cs="Times New Roman"/>
                  <w:b/>
                  <w:color w:val="auto"/>
                  <w:sz w:val="18"/>
                  <w:szCs w:val="18"/>
                  <w:lang w:eastAsia="zh-CN" w:bidi="ar"/>
                </w:rPr>
                <w:id w:val="1692497061"/>
                <w14:checkbox>
                  <w14:checked w14:val="0"/>
                  <w14:checkedState w14:val="2612" w14:font="MS Gothic"/>
                  <w14:uncheckedState w14:val="2610" w14:font="MS Gothic"/>
                </w14:checkbox>
              </w:sdtPr>
              <w:sdtEndPr/>
              <w:sdtContent>
                <w:customXmlInsRangeEnd w:id="9208"/>
                <w:ins w:id="9209" w:author="Xuning Wei12232" w:date="2026-07-27T20:48:00Z">
                  <w:r w:rsidR="0026505D" w:rsidRPr="00032BAE">
                    <w:rPr>
                      <w:rFonts w:ascii="Segoe UI Symbol" w:eastAsia="仿宋_GB2312" w:hAnsi="Segoe UI Symbol" w:cs="Segoe UI Symbol"/>
                      <w:b/>
                      <w:color w:val="auto"/>
                      <w:sz w:val="18"/>
                      <w:szCs w:val="18"/>
                      <w:lang w:eastAsia="zh-CN" w:bidi="ar"/>
                    </w:rPr>
                    <w:t>☐</w:t>
                  </w:r>
                </w:ins>
                <w:customXmlInsRangeStart w:id="9210" w:author="Xuning Wei12232" w:date="2026-07-27T20:48:00Z"/>
              </w:sdtContent>
            </w:sdt>
            <w:customXmlInsRangeEnd w:id="9210"/>
            <w:ins w:id="9211" w:author="Xuning Wei12232" w:date="2026-07-27T20:48:00Z">
              <w:r w:rsidR="0026505D" w:rsidRPr="00032BAE">
                <w:rPr>
                  <w:rFonts w:ascii="Times New Roman" w:eastAsia="仿宋_GB2312" w:hAnsi="Times New Roman" w:cs="Times New Roman"/>
                  <w:b/>
                  <w:color w:val="auto"/>
                  <w:sz w:val="18"/>
                  <w:szCs w:val="18"/>
                  <w:lang w:eastAsia="zh-CN" w:bidi="ar"/>
                </w:rPr>
                <w:t xml:space="preserve"> </w:t>
              </w:r>
              <w:r w:rsidR="0026505D" w:rsidRPr="00032BAE">
                <w:rPr>
                  <w:rFonts w:ascii="Times New Roman" w:eastAsia="仿宋_GB2312" w:hAnsi="Times New Roman" w:cs="Times New Roman"/>
                  <w:color w:val="auto"/>
                  <w:sz w:val="18"/>
                  <w:szCs w:val="18"/>
                  <w:lang w:eastAsia="zh-CN" w:bidi="ar"/>
                </w:rPr>
                <w:t>Medium</w:t>
              </w:r>
            </w:ins>
          </w:p>
          <w:p w14:paraId="35392227" w14:textId="502F7D94" w:rsidR="0026505D" w:rsidRDefault="000B6761" w:rsidP="0026505D">
            <w:pPr>
              <w:jc w:val="both"/>
              <w:rPr>
                <w:ins w:id="9212" w:author="Xuning Wei12232" w:date="2026-07-27T20:45:00Z"/>
                <w:rFonts w:ascii="Times New Roman" w:eastAsia="仿宋_GB2312" w:hAnsi="Times New Roman" w:cs="Times New Roman"/>
                <w:color w:val="auto"/>
                <w:sz w:val="18"/>
                <w:szCs w:val="18"/>
                <w:lang w:eastAsia="zh-CN" w:bidi="ar"/>
              </w:rPr>
            </w:pPr>
            <w:customXmlInsRangeStart w:id="9213" w:author="Xuning Wei12232" w:date="2026-07-27T20:48:00Z"/>
            <w:sdt>
              <w:sdtPr>
                <w:rPr>
                  <w:rFonts w:ascii="Times New Roman" w:eastAsia="仿宋_GB2312" w:hAnsi="Times New Roman" w:cs="Times New Roman"/>
                  <w:b/>
                  <w:color w:val="auto"/>
                  <w:sz w:val="18"/>
                  <w:szCs w:val="18"/>
                  <w:lang w:eastAsia="zh-CN" w:bidi="ar"/>
                </w:rPr>
                <w:id w:val="677466504"/>
                <w14:checkbox>
                  <w14:checked w14:val="1"/>
                  <w14:checkedState w14:val="2612" w14:font="MS Gothic"/>
                  <w14:uncheckedState w14:val="2610" w14:font="MS Gothic"/>
                </w14:checkbox>
              </w:sdtPr>
              <w:sdtEndPr/>
              <w:sdtContent>
                <w:customXmlInsRangeEnd w:id="9213"/>
                <w:ins w:id="9214" w:author="Xuning Wei12232" w:date="2026-07-27T20:48:00Z">
                  <w:r w:rsidR="0026505D" w:rsidRPr="00032BAE">
                    <w:rPr>
                      <w:rFonts w:ascii="Segoe UI Symbol" w:eastAsia="仿宋_GB2312" w:hAnsi="Segoe UI Symbol" w:cs="Segoe UI Symbol"/>
                      <w:b/>
                      <w:color w:val="auto"/>
                      <w:sz w:val="18"/>
                      <w:szCs w:val="18"/>
                      <w:lang w:eastAsia="zh-CN" w:bidi="ar"/>
                    </w:rPr>
                    <w:t>☒</w:t>
                  </w:r>
                </w:ins>
                <w:customXmlInsRangeStart w:id="9215" w:author="Xuning Wei12232" w:date="2026-07-27T20:48:00Z"/>
              </w:sdtContent>
            </w:sdt>
            <w:customXmlInsRangeEnd w:id="9215"/>
            <w:ins w:id="9216" w:author="Xuning Wei12232" w:date="2026-07-27T20:48:00Z">
              <w:r w:rsidR="0026505D"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9217" w:author="Xuning Wei12232" w:date="2026-07-27T20:59:00Z">
              <w:tcPr>
                <w:tcW w:w="397" w:type="pct"/>
                <w:gridSpan w:val="2"/>
                <w:vAlign w:val="center"/>
              </w:tcPr>
            </w:tcPrChange>
          </w:tcPr>
          <w:p w14:paraId="04CC2F09" w14:textId="48F18369" w:rsidR="0026505D" w:rsidRDefault="0026505D" w:rsidP="0026505D">
            <w:pPr>
              <w:jc w:val="both"/>
              <w:rPr>
                <w:ins w:id="9218" w:author="Xuning Wei12232" w:date="2026-07-27T20:45:00Z"/>
                <w:rFonts w:ascii="Times New Roman" w:eastAsia="仿宋_GB2312" w:hAnsi="Times New Roman" w:cs="Times New Roman"/>
                <w:color w:val="auto"/>
                <w:sz w:val="18"/>
                <w:szCs w:val="18"/>
                <w:lang w:eastAsia="zh-CN" w:bidi="ar"/>
              </w:rPr>
            </w:pPr>
            <w:ins w:id="9219" w:author="Xuning Wei12232" w:date="2026-07-27T20:48: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9220" w:author="Xuning Wei12232" w:date="2026-07-27T20:59:00Z">
              <w:tcPr>
                <w:tcW w:w="988" w:type="pct"/>
                <w:vMerge/>
                <w:vAlign w:val="center"/>
              </w:tcPr>
            </w:tcPrChange>
          </w:tcPr>
          <w:p w14:paraId="28352E95" w14:textId="77777777" w:rsidR="0026505D" w:rsidRDefault="0026505D" w:rsidP="0026505D">
            <w:pPr>
              <w:jc w:val="both"/>
              <w:rPr>
                <w:ins w:id="9221" w:author="Xuning Wei12232" w:date="2026-07-27T20:45:00Z"/>
                <w:rFonts w:ascii="Times New Roman" w:eastAsia="仿宋_GB2312" w:hAnsi="Times New Roman" w:cs="Times New Roman"/>
                <w:b/>
                <w:color w:val="auto"/>
                <w:sz w:val="18"/>
                <w:szCs w:val="18"/>
                <w:lang w:eastAsia="zh-CN" w:bidi="ar"/>
              </w:rPr>
            </w:pPr>
          </w:p>
        </w:tc>
      </w:tr>
      <w:tr w:rsidR="0026505D" w:rsidRPr="00032BAE" w14:paraId="2EC10147" w14:textId="77777777" w:rsidTr="00770B21">
        <w:trPr>
          <w:trHeight w:val="2874"/>
          <w:ins w:id="9222" w:author="Xuning Wei12232" w:date="2026-07-27T20:37:00Z"/>
          <w:trPrChange w:id="9223" w:author="Xuning Wei12232" w:date="2026-07-27T20:59:00Z">
            <w:trPr>
              <w:trHeight w:val="2874"/>
            </w:trPr>
          </w:trPrChange>
        </w:trPr>
        <w:tc>
          <w:tcPr>
            <w:tcW w:w="269" w:type="pct"/>
            <w:vMerge w:val="restart"/>
            <w:shd w:val="clear" w:color="auto" w:fill="FFFFFF" w:themeFill="background1"/>
            <w:vAlign w:val="center"/>
            <w:tcPrChange w:id="9224" w:author="Xuning Wei12232" w:date="2026-07-27T20:59:00Z">
              <w:tcPr>
                <w:tcW w:w="269" w:type="pct"/>
                <w:gridSpan w:val="3"/>
                <w:vMerge w:val="restart"/>
                <w:shd w:val="clear" w:color="auto" w:fill="FFFFFF" w:themeFill="background1"/>
                <w:vAlign w:val="center"/>
              </w:tcPr>
            </w:tcPrChange>
          </w:tcPr>
          <w:p w14:paraId="42BEB960" w14:textId="689267B1" w:rsidR="0026505D" w:rsidRDefault="0026505D">
            <w:pPr>
              <w:jc w:val="center"/>
              <w:rPr>
                <w:ins w:id="9225" w:author="Xuning Wei12232" w:date="2026-07-27T20:37:00Z"/>
                <w:rFonts w:ascii="Times New Roman" w:eastAsia="仿宋_GB2312" w:hAnsi="Times New Roman" w:cs="Times New Roman"/>
                <w:color w:val="auto"/>
                <w:sz w:val="20"/>
                <w:szCs w:val="20"/>
                <w:lang w:eastAsia="zh-CN" w:bidi="ar"/>
              </w:rPr>
              <w:pPrChange w:id="9226" w:author="Xuning Wei12232" w:date="2026-07-27T20:49:00Z">
                <w:pPr>
                  <w:jc w:val="both"/>
                </w:pPr>
              </w:pPrChange>
            </w:pPr>
            <w:ins w:id="9227" w:author="Xuning Wei12232" w:date="2026-07-27T20:49:00Z">
              <w:r>
                <w:rPr>
                  <w:rFonts w:ascii="Times New Roman" w:eastAsia="仿宋_GB2312" w:hAnsi="Times New Roman" w:cs="Times New Roman" w:hint="eastAsia"/>
                  <w:color w:val="auto"/>
                  <w:sz w:val="20"/>
                  <w:szCs w:val="20"/>
                  <w:lang w:eastAsia="zh-CN" w:bidi="ar"/>
                </w:rPr>
                <w:lastRenderedPageBreak/>
                <w:t>1</w:t>
              </w:r>
              <w:r>
                <w:rPr>
                  <w:rFonts w:ascii="Times New Roman" w:eastAsia="仿宋_GB2312" w:hAnsi="Times New Roman" w:cs="Times New Roman"/>
                  <w:color w:val="auto"/>
                  <w:sz w:val="20"/>
                  <w:szCs w:val="20"/>
                  <w:lang w:eastAsia="zh-CN" w:bidi="ar"/>
                </w:rPr>
                <w:t>1</w:t>
              </w:r>
            </w:ins>
          </w:p>
        </w:tc>
        <w:tc>
          <w:tcPr>
            <w:tcW w:w="1365" w:type="pct"/>
            <w:vMerge w:val="restart"/>
            <w:shd w:val="clear" w:color="auto" w:fill="FFFFFF" w:themeFill="background1"/>
            <w:vAlign w:val="center"/>
            <w:tcPrChange w:id="9228" w:author="Xuning Wei12232" w:date="2026-07-27T20:59:00Z">
              <w:tcPr>
                <w:tcW w:w="1365" w:type="pct"/>
                <w:gridSpan w:val="3"/>
                <w:vMerge w:val="restart"/>
                <w:shd w:val="clear" w:color="auto" w:fill="FFFFFF" w:themeFill="background1"/>
                <w:vAlign w:val="center"/>
              </w:tcPr>
            </w:tcPrChange>
          </w:tcPr>
          <w:p w14:paraId="0E3A0B9A" w14:textId="485DA082" w:rsidR="0026505D" w:rsidRDefault="0026505D" w:rsidP="0026505D">
            <w:pPr>
              <w:jc w:val="both"/>
              <w:rPr>
                <w:ins w:id="9229" w:author="Xuning Wei12232" w:date="2026-07-27T20:41:00Z"/>
                <w:rFonts w:ascii="Times New Roman" w:eastAsia="等线" w:hAnsi="Times New Roman" w:cs="Times New Roman"/>
                <w:color w:val="000000" w:themeColor="text1"/>
                <w:sz w:val="18"/>
                <w:szCs w:val="18"/>
              </w:rPr>
            </w:pPr>
            <w:proofErr w:type="spellStart"/>
            <w:ins w:id="9230" w:author="Xuning Wei12232" w:date="2026-07-27T20:41:00Z">
              <w:r w:rsidRPr="00321EFC">
                <w:rPr>
                  <w:rFonts w:ascii="Times New Roman" w:eastAsia="等线" w:hAnsi="Times New Roman" w:cs="Times New Roman"/>
                  <w:color w:val="000000" w:themeColor="text1"/>
                  <w:sz w:val="18"/>
                  <w:szCs w:val="18"/>
                  <w:lang w:eastAsia="zh-CN"/>
                </w:rPr>
                <w:t>Fmoc</w:t>
              </w:r>
              <w:proofErr w:type="spellEnd"/>
              <w:r w:rsidRPr="00321EFC">
                <w:rPr>
                  <w:rFonts w:ascii="Times New Roman" w:eastAsia="等线" w:hAnsi="Times New Roman" w:cs="Times New Roman"/>
                  <w:color w:val="000000" w:themeColor="text1"/>
                  <w:sz w:val="18"/>
                  <w:szCs w:val="18"/>
                  <w:lang w:eastAsia="zh-CN"/>
                </w:rPr>
                <w:t>-L-α-Me-</w:t>
              </w:r>
              <w:proofErr w:type="spellStart"/>
              <w:r w:rsidRPr="00321EFC">
                <w:rPr>
                  <w:rFonts w:ascii="Times New Roman" w:eastAsia="等线" w:hAnsi="Times New Roman" w:cs="Times New Roman"/>
                  <w:color w:val="000000" w:themeColor="text1"/>
                  <w:sz w:val="18"/>
                  <w:szCs w:val="18"/>
                  <w:lang w:eastAsia="zh-CN"/>
                </w:rPr>
                <w:t>Phe</w:t>
              </w:r>
              <w:proofErr w:type="spellEnd"/>
              <w:r w:rsidRPr="00321EFC">
                <w:rPr>
                  <w:rFonts w:ascii="Times New Roman" w:eastAsia="等线" w:hAnsi="Times New Roman" w:cs="Times New Roman"/>
                  <w:color w:val="000000" w:themeColor="text1"/>
                  <w:sz w:val="18"/>
                  <w:szCs w:val="18"/>
                  <w:lang w:eastAsia="zh-CN"/>
                </w:rPr>
                <w:t>-OH</w:t>
              </w:r>
              <w:r w:rsidRPr="008B3C39">
                <w:rPr>
                  <w:rFonts w:ascii="Times New Roman" w:eastAsia="仿宋_GB2312" w:hAnsi="Times New Roman" w:cs="Times New Roman"/>
                  <w:color w:val="auto"/>
                  <w:sz w:val="18"/>
                  <w:szCs w:val="18"/>
                  <w:lang w:eastAsia="zh-CN"/>
                </w:rPr>
                <w:t xml:space="preserve"> activation and transfer</w:t>
              </w:r>
              <w:r>
                <w:rPr>
                  <w:rFonts w:ascii="Times New Roman" w:eastAsia="仿宋_GB2312" w:hAnsi="Times New Roman" w:cs="Times New Roman" w:hint="eastAsia"/>
                  <w:color w:val="auto"/>
                  <w:sz w:val="18"/>
                  <w:szCs w:val="18"/>
                  <w:lang w:eastAsia="zh-CN"/>
                </w:rPr>
                <w:t>：</w:t>
              </w:r>
            </w:ins>
          </w:p>
          <w:p w14:paraId="29DA6DBF" w14:textId="0D16056E" w:rsidR="0026505D" w:rsidRPr="00032BAE" w:rsidRDefault="0026505D" w:rsidP="0026505D">
            <w:pPr>
              <w:jc w:val="both"/>
              <w:rPr>
                <w:ins w:id="9231" w:author="Xuning Wei12232" w:date="2026-07-27T20:37:00Z"/>
                <w:rFonts w:ascii="Times New Roman" w:eastAsia="仿宋_GB2312" w:hAnsi="Times New Roman" w:cs="Times New Roman"/>
                <w:color w:val="auto"/>
                <w:sz w:val="20"/>
                <w:szCs w:val="20"/>
                <w:lang w:eastAsia="zh-CN" w:bidi="ar"/>
              </w:rPr>
            </w:pPr>
            <w:ins w:id="9232" w:author="Xuning Wei12232" w:date="2026-07-27T20:39:00Z">
              <w:r>
                <w:rPr>
                  <w:rFonts w:ascii="Times New Roman" w:eastAsia="等线" w:hAnsi="Times New Roman" w:cs="Times New Roman"/>
                  <w:color w:val="000000" w:themeColor="text1"/>
                  <w:sz w:val="18"/>
                  <w:szCs w:val="18"/>
                </w:rPr>
                <w:t xml:space="preserve">1. </w:t>
              </w:r>
              <w:r w:rsidRPr="00321EFC">
                <w:rPr>
                  <w:rFonts w:ascii="Times New Roman" w:eastAsia="等线" w:hAnsi="Times New Roman" w:cs="Times New Roman"/>
                  <w:color w:val="000000" w:themeColor="text1"/>
                  <w:sz w:val="18"/>
                  <w:szCs w:val="18"/>
                </w:rPr>
                <w:t xml:space="preserve">Add </w:t>
              </w:r>
              <w:r w:rsidRPr="00321EFC">
                <w:rPr>
                  <w:rFonts w:ascii="Times New Roman" w:eastAsia="等线" w:hAnsi="Times New Roman" w:cs="Times New Roman"/>
                  <w:color w:val="000000" w:themeColor="text1"/>
                  <w:sz w:val="18"/>
                  <w:szCs w:val="18"/>
                  <w:lang w:eastAsia="zh-CN"/>
                </w:rPr>
                <w:t>4.0</w:t>
              </w:r>
            </w:ins>
            <w:ins w:id="9233" w:author="Johan Granander" w:date="2026-07-28T13:44:00Z">
              <w:r w:rsidR="002D558C">
                <w:rPr>
                  <w:rFonts w:ascii="Times New Roman" w:eastAsia="等线" w:hAnsi="Times New Roman" w:cs="Times New Roman"/>
                  <w:color w:val="000000" w:themeColor="text1"/>
                  <w:sz w:val="18"/>
                  <w:szCs w:val="18"/>
                  <w:lang w:eastAsia="zh-CN"/>
                </w:rPr>
                <w:t xml:space="preserve"> </w:t>
              </w:r>
            </w:ins>
            <w:ins w:id="9234" w:author="Xuning Wei12232" w:date="2026-07-27T20:39:00Z">
              <w:del w:id="9235" w:author="Johan Granander" w:date="2026-07-28T13:44:00Z">
                <w:r w:rsidRPr="00321EFC" w:rsidDel="002D558C">
                  <w:rPr>
                    <w:rFonts w:ascii="Times New Roman" w:eastAsia="等线" w:hAnsi="Times New Roman" w:cs="Times New Roman"/>
                    <w:color w:val="000000" w:themeColor="text1"/>
                    <w:sz w:val="18"/>
                    <w:szCs w:val="18"/>
                    <w:lang w:eastAsia="zh-CN"/>
                  </w:rPr>
                  <w:delText>v</w:delText>
                </w:r>
              </w:del>
            </w:ins>
            <w:ins w:id="9236" w:author="Johan Granander" w:date="2026-07-28T13:44:00Z">
              <w:r w:rsidR="002D558C">
                <w:rPr>
                  <w:rFonts w:ascii="Times New Roman" w:eastAsia="等线" w:hAnsi="Times New Roman" w:cs="Times New Roman"/>
                  <w:color w:val="000000" w:themeColor="text1"/>
                  <w:sz w:val="18"/>
                  <w:szCs w:val="18"/>
                  <w:lang w:eastAsia="zh-CN"/>
                </w:rPr>
                <w:t>V</w:t>
              </w:r>
            </w:ins>
            <w:ins w:id="9237" w:author="Xuning Wei12232" w:date="2026-07-27T20:39:00Z">
              <w:r w:rsidRPr="00321EFC">
                <w:rPr>
                  <w:rFonts w:ascii="Times New Roman" w:eastAsia="等线" w:hAnsi="Times New Roman" w:cs="Times New Roman"/>
                  <w:color w:val="000000" w:themeColor="text1"/>
                  <w:sz w:val="18"/>
                  <w:szCs w:val="18"/>
                  <w:lang w:eastAsia="zh-CN"/>
                </w:rPr>
                <w:t xml:space="preserve"> DMF (3.792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Start the stirrer. Then add 1.75 eq. </w:t>
              </w:r>
              <w:proofErr w:type="spellStart"/>
              <w:r w:rsidRPr="00321EFC">
                <w:rPr>
                  <w:rFonts w:ascii="Times New Roman" w:eastAsia="等线" w:hAnsi="Times New Roman" w:cs="Times New Roman"/>
                  <w:color w:val="000000" w:themeColor="text1"/>
                  <w:sz w:val="18"/>
                  <w:szCs w:val="18"/>
                  <w:lang w:eastAsia="zh-CN"/>
                </w:rPr>
                <w:t>Fmoc</w:t>
              </w:r>
              <w:proofErr w:type="spellEnd"/>
              <w:r w:rsidRPr="00321EFC">
                <w:rPr>
                  <w:rFonts w:ascii="Times New Roman" w:eastAsia="等线" w:hAnsi="Times New Roman" w:cs="Times New Roman"/>
                  <w:color w:val="000000" w:themeColor="text1"/>
                  <w:sz w:val="18"/>
                  <w:szCs w:val="18"/>
                  <w:lang w:eastAsia="zh-CN"/>
                </w:rPr>
                <w:t>-L-α-Me-</w:t>
              </w:r>
              <w:proofErr w:type="spellStart"/>
              <w:r w:rsidRPr="00321EFC">
                <w:rPr>
                  <w:rFonts w:ascii="Times New Roman" w:eastAsia="等线" w:hAnsi="Times New Roman" w:cs="Times New Roman"/>
                  <w:color w:val="000000" w:themeColor="text1"/>
                  <w:sz w:val="18"/>
                  <w:szCs w:val="18"/>
                  <w:lang w:eastAsia="zh-CN"/>
                </w:rPr>
                <w:t>Phe</w:t>
              </w:r>
              <w:proofErr w:type="spellEnd"/>
              <w:r w:rsidRPr="00321EFC">
                <w:rPr>
                  <w:rFonts w:ascii="Times New Roman" w:eastAsia="等线" w:hAnsi="Times New Roman" w:cs="Times New Roman"/>
                  <w:color w:val="000000" w:themeColor="text1"/>
                  <w:sz w:val="18"/>
                  <w:szCs w:val="18"/>
                  <w:lang w:eastAsia="zh-CN"/>
                </w:rPr>
                <w:t>-OH</w:t>
              </w:r>
              <w:r w:rsidRPr="00321EFC">
                <w:rPr>
                  <w:rFonts w:ascii="Times New Roman" w:eastAsia="等线" w:hAnsi="Times New Roman" w:cs="Times New Roman"/>
                  <w:color w:val="000000" w:themeColor="text1"/>
                  <w:sz w:val="18"/>
                  <w:szCs w:val="18"/>
                </w:rPr>
                <w:t xml:space="preserve">. </w:t>
              </w:r>
            </w:ins>
            <w:ins w:id="9238" w:author="Xuning Wei12232" w:date="2026-09-05T19:50:00Z">
              <w:r w:rsidR="00473484" w:rsidRPr="00473484">
                <w:rPr>
                  <w:rFonts w:ascii="Times New Roman" w:eastAsia="等线" w:hAnsi="Times New Roman" w:cs="Times New Roman"/>
                  <w:color w:val="FF0000"/>
                  <w:sz w:val="18"/>
                  <w:szCs w:val="18"/>
                </w:rPr>
                <w:t>Stir for at least 15 min.</w:t>
              </w:r>
            </w:ins>
            <w:ins w:id="9239" w:author="Xuning Wei12232" w:date="2026-07-27T20:39:00Z">
              <w:r w:rsidRPr="00321EFC">
                <w:rPr>
                  <w:rFonts w:ascii="Times New Roman" w:eastAsia="等线" w:hAnsi="Times New Roman" w:cs="Times New Roman"/>
                  <w:color w:val="000000" w:themeColor="text1"/>
                  <w:sz w:val="18"/>
                  <w:szCs w:val="18"/>
                  <w:lang w:eastAsia="zh-CN"/>
                </w:rPr>
                <w:t xml:space="preserve"> </w:t>
              </w:r>
              <w:r>
                <w:rPr>
                  <w:rFonts w:ascii="Times New Roman" w:eastAsia="等线" w:hAnsi="Times New Roman" w:cs="Times New Roman"/>
                  <w:color w:val="000000" w:themeColor="text1"/>
                  <w:sz w:val="18"/>
                  <w:szCs w:val="18"/>
                  <w:lang w:eastAsia="zh-CN"/>
                </w:rPr>
                <w:br/>
                <w:t xml:space="preserve">2. </w:t>
              </w:r>
              <w:r w:rsidRPr="00321EFC">
                <w:rPr>
                  <w:rFonts w:ascii="Times New Roman" w:eastAsia="等线" w:hAnsi="Times New Roman" w:cs="Times New Roman"/>
                  <w:color w:val="000000" w:themeColor="text1"/>
                  <w:sz w:val="18"/>
                  <w:szCs w:val="18"/>
                  <w:lang w:eastAsia="zh-CN"/>
                </w:rPr>
                <w:t>Adjust</w:t>
              </w:r>
              <w:r w:rsidRPr="00321EFC">
                <w:rPr>
                  <w:rFonts w:ascii="Times New Roman" w:eastAsia="等线" w:hAnsi="Times New Roman" w:cs="Times New Roman"/>
                  <w:bCs w:val="0"/>
                  <w:color w:val="000000" w:themeColor="text1"/>
                  <w:sz w:val="18"/>
                  <w:szCs w:val="18"/>
                </w:rPr>
                <w:t xml:space="preserve"> the mixture to </w:t>
              </w:r>
              <w:r w:rsidRPr="00321EFC">
                <w:rPr>
                  <w:rFonts w:ascii="Times New Roman" w:eastAsia="等线" w:hAnsi="Times New Roman" w:cs="Times New Roman"/>
                  <w:bCs w:val="0"/>
                  <w:color w:val="000000" w:themeColor="text1"/>
                  <w:sz w:val="18"/>
                  <w:szCs w:val="18"/>
                  <w:lang w:eastAsia="zh-CN"/>
                </w:rPr>
                <w:t>20</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ins>
            <w:ins w:id="9240" w:author="Johan Granander" w:date="2026-07-28T13:44:00Z">
              <w:r w:rsidR="002D558C">
                <w:rPr>
                  <w:rFonts w:ascii="Times New Roman" w:eastAsia="等线" w:hAnsi="Times New Roman" w:cs="Times New Roman"/>
                  <w:bCs w:val="0"/>
                  <w:color w:val="000000" w:themeColor="text1"/>
                  <w:sz w:val="18"/>
                  <w:szCs w:val="18"/>
                </w:rPr>
                <w:t xml:space="preserve"> </w:t>
              </w:r>
            </w:ins>
            <w:ins w:id="9241" w:author="Xuning Wei12232" w:date="2026-07-27T20:39:00Z">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 xml:space="preserve">. Maintain for next operation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242" w:author="Johan Granander" w:date="2026-07-28T13:45:00Z">
              <w:r w:rsidR="002D558C">
                <w:rPr>
                  <w:rFonts w:ascii="Times New Roman" w:eastAsia="等线" w:hAnsi="Times New Roman" w:cs="Times New Roman"/>
                  <w:color w:val="000000" w:themeColor="text1"/>
                  <w:sz w:val="18"/>
                  <w:szCs w:val="18"/>
                </w:rPr>
                <w:t xml:space="preserve"> </w:t>
              </w:r>
            </w:ins>
            <w:ins w:id="9243"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244" w:author="Johan Granander" w:date="2026-07-28T13:45:00Z">
              <w:r w:rsidR="002D558C">
                <w:rPr>
                  <w:rFonts w:ascii="Times New Roman" w:eastAsia="等线" w:hAnsi="Times New Roman" w:cs="Times New Roman"/>
                  <w:color w:val="000000" w:themeColor="text1"/>
                  <w:sz w:val="18"/>
                  <w:szCs w:val="18"/>
                  <w:lang w:eastAsia="zh-CN"/>
                </w:rPr>
                <w:t xml:space="preserve"> </w:t>
              </w:r>
            </w:ins>
            <w:ins w:id="9245"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Add 1.80 eq. </w:t>
              </w:r>
              <w:proofErr w:type="spellStart"/>
              <w:r w:rsidRPr="00321EFC">
                <w:rPr>
                  <w:rFonts w:ascii="Times New Roman" w:eastAsia="等线" w:hAnsi="Times New Roman" w:cs="Times New Roman"/>
                  <w:color w:val="000000" w:themeColor="text1"/>
                  <w:sz w:val="18"/>
                  <w:szCs w:val="18"/>
                </w:rPr>
                <w:t>OxymaPure</w:t>
              </w:r>
              <w:proofErr w:type="spellEnd"/>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246" w:author="Johan Granander" w:date="2026-07-28T13:45:00Z">
              <w:r w:rsidR="002D558C">
                <w:rPr>
                  <w:rFonts w:ascii="Times New Roman" w:eastAsia="等线" w:hAnsi="Times New Roman" w:cs="Times New Roman"/>
                  <w:color w:val="000000" w:themeColor="text1"/>
                  <w:sz w:val="18"/>
                  <w:szCs w:val="18"/>
                </w:rPr>
                <w:t xml:space="preserve"> </w:t>
              </w:r>
            </w:ins>
            <w:ins w:id="9247"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248" w:author="Johan Granander" w:date="2026-07-28T13:45:00Z">
              <w:r w:rsidR="002D558C">
                <w:rPr>
                  <w:rFonts w:ascii="Times New Roman" w:eastAsia="等线" w:hAnsi="Times New Roman" w:cs="Times New Roman"/>
                  <w:color w:val="000000" w:themeColor="text1"/>
                  <w:sz w:val="18"/>
                  <w:szCs w:val="18"/>
                  <w:lang w:eastAsia="zh-CN"/>
                </w:rPr>
                <w:t xml:space="preserve"> </w:t>
              </w:r>
            </w:ins>
            <w:ins w:id="9249"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rinse the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with 2.0</w:t>
              </w:r>
            </w:ins>
            <w:ins w:id="9250" w:author="Johan Granander" w:date="2026-07-28T13:45:00Z">
              <w:r w:rsidR="002D558C">
                <w:rPr>
                  <w:rFonts w:ascii="Times New Roman" w:eastAsia="等线" w:hAnsi="Times New Roman" w:cs="Times New Roman"/>
                  <w:color w:val="000000" w:themeColor="text1"/>
                  <w:sz w:val="18"/>
                  <w:szCs w:val="18"/>
                </w:rPr>
                <w:t xml:space="preserve"> </w:t>
              </w:r>
            </w:ins>
            <w:ins w:id="9251" w:author="Xuning Wei12232" w:date="2026-07-27T20:39:00Z">
              <w:del w:id="9252" w:author="Johan Granander" w:date="2026-07-28T13:45:00Z">
                <w:r w:rsidRPr="00321EFC" w:rsidDel="002D558C">
                  <w:rPr>
                    <w:rFonts w:ascii="Times New Roman" w:eastAsia="等线" w:hAnsi="Times New Roman" w:cs="Times New Roman"/>
                    <w:color w:val="000000" w:themeColor="text1"/>
                    <w:sz w:val="18"/>
                    <w:szCs w:val="18"/>
                  </w:rPr>
                  <w:delText>v</w:delText>
                </w:r>
              </w:del>
            </w:ins>
            <w:ins w:id="9253" w:author="Johan Granander" w:date="2026-07-28T13:45:00Z">
              <w:r w:rsidR="002D558C">
                <w:rPr>
                  <w:rFonts w:ascii="Times New Roman" w:eastAsia="等线" w:hAnsi="Times New Roman" w:cs="Times New Roman"/>
                  <w:color w:val="000000" w:themeColor="text1"/>
                  <w:sz w:val="18"/>
                  <w:szCs w:val="18"/>
                </w:rPr>
                <w:t>V</w:t>
              </w:r>
            </w:ins>
            <w:ins w:id="9254" w:author="Xuning Wei12232" w:date="2026-07-27T20:39:00Z">
              <w:r w:rsidRPr="00321EFC">
                <w:rPr>
                  <w:rFonts w:ascii="Times New Roman" w:eastAsia="等线" w:hAnsi="Times New Roman" w:cs="Times New Roman"/>
                  <w:color w:val="000000" w:themeColor="text1"/>
                  <w:sz w:val="18"/>
                  <w:szCs w:val="18"/>
                </w:rPr>
                <w:t xml:space="preserve"> DMF (1.896 kg/kg). Add 2.0 eq. DIC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the addition rate depends on temperature control. Activate for 20±5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255" w:author="Johan Granander" w:date="2026-07-28T13:45:00Z">
              <w:r w:rsidR="00B455BE">
                <w:rPr>
                  <w:rFonts w:ascii="Times New Roman" w:eastAsia="等线" w:hAnsi="Times New Roman" w:cs="Times New Roman"/>
                  <w:color w:val="000000" w:themeColor="text1"/>
                  <w:sz w:val="18"/>
                  <w:szCs w:val="18"/>
                </w:rPr>
                <w:t xml:space="preserve"> </w:t>
              </w:r>
            </w:ins>
            <w:ins w:id="9256"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257" w:author="Johan Granander" w:date="2026-07-28T13:45:00Z">
              <w:r w:rsidR="00B455BE">
                <w:rPr>
                  <w:rFonts w:ascii="Times New Roman" w:eastAsia="等线" w:hAnsi="Times New Roman" w:cs="Times New Roman"/>
                  <w:color w:val="000000" w:themeColor="text1"/>
                  <w:sz w:val="18"/>
                  <w:szCs w:val="18"/>
                  <w:lang w:eastAsia="zh-CN"/>
                </w:rPr>
                <w:t xml:space="preserve"> </w:t>
              </w:r>
            </w:ins>
            <w:ins w:id="9258" w:author="Xuning Wei12232" w:date="2026-07-27T20:39: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321EFC">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lang w:eastAsia="zh-CN"/>
                </w:rPr>
                <w:t xml:space="preserve">1.0 V DMF (0.948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9259" w:author="Xuning Wei12232" w:date="2026-07-27T20:59:00Z">
              <w:tcPr>
                <w:tcW w:w="842" w:type="pct"/>
                <w:gridSpan w:val="3"/>
                <w:vMerge w:val="restart"/>
                <w:shd w:val="clear" w:color="auto" w:fill="FFFFFF" w:themeFill="background1"/>
                <w:vAlign w:val="center"/>
              </w:tcPr>
            </w:tcPrChange>
          </w:tcPr>
          <w:p w14:paraId="2BAE9C85" w14:textId="77777777" w:rsidR="0026505D" w:rsidRPr="00032BAE" w:rsidRDefault="0026505D" w:rsidP="0026505D">
            <w:pPr>
              <w:rPr>
                <w:ins w:id="9260" w:author="Xuning Wei12232" w:date="2026-07-27T20:52:00Z"/>
                <w:rFonts w:ascii="Times New Roman" w:hAnsi="Times New Roman" w:cs="Times New Roman"/>
                <w:color w:val="auto"/>
                <w:sz w:val="18"/>
                <w:szCs w:val="18"/>
                <w:shd w:val="clear" w:color="auto" w:fill="FFFFFF"/>
              </w:rPr>
            </w:pPr>
            <w:ins w:id="9261" w:author="Xuning Wei12232" w:date="2026-07-27T20:52: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4B7726E" w14:textId="77777777" w:rsidR="0026505D" w:rsidRDefault="0026505D" w:rsidP="0026505D">
            <w:pPr>
              <w:rPr>
                <w:ins w:id="9262" w:author="Xuning Wei12232" w:date="2026-07-27T20:52:00Z"/>
                <w:rFonts w:ascii="Times New Roman" w:hAnsi="Times New Roman" w:cs="Times New Roman"/>
                <w:color w:val="auto"/>
                <w:sz w:val="18"/>
                <w:szCs w:val="18"/>
                <w:shd w:val="clear" w:color="auto" w:fill="FFFFFF"/>
              </w:rPr>
            </w:pPr>
            <w:ins w:id="9263" w:author="Xuning Wei12232" w:date="2026-07-27T20:52: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6CADD72D" w14:textId="77777777" w:rsidR="0026505D" w:rsidRPr="00032BAE" w:rsidRDefault="0026505D" w:rsidP="0026505D">
            <w:pPr>
              <w:rPr>
                <w:ins w:id="9264" w:author="Xuning Wei12232" w:date="2026-07-27T20:52:00Z"/>
                <w:rFonts w:ascii="Times New Roman" w:hAnsi="Times New Roman" w:cs="Times New Roman"/>
                <w:color w:val="auto"/>
                <w:sz w:val="18"/>
                <w:szCs w:val="18"/>
                <w:shd w:val="clear" w:color="auto" w:fill="FFFFFF"/>
              </w:rPr>
            </w:pPr>
            <w:ins w:id="9265" w:author="Xuning Wei12232" w:date="2026-07-27T20:52:00Z">
              <w:r w:rsidRPr="00032BAE">
                <w:rPr>
                  <w:rFonts w:ascii="Times New Roman" w:hAnsi="Times New Roman" w:cs="Times New Roman"/>
                  <w:color w:val="auto"/>
                  <w:sz w:val="18"/>
                  <w:szCs w:val="18"/>
                  <w:shd w:val="clear" w:color="auto" w:fill="FFFFFF"/>
                </w:rPr>
                <w:t>Pipeline material: 316L</w:t>
              </w:r>
            </w:ins>
          </w:p>
          <w:p w14:paraId="6424C4CB" w14:textId="77777777" w:rsidR="0026505D" w:rsidRPr="00032BAE" w:rsidRDefault="0026505D" w:rsidP="0026505D">
            <w:pPr>
              <w:rPr>
                <w:ins w:id="9266" w:author="Xuning Wei12232" w:date="2026-07-27T20:52:00Z"/>
                <w:rFonts w:ascii="Times New Roman" w:hAnsi="Times New Roman" w:cs="Times New Roman"/>
                <w:color w:val="auto"/>
                <w:sz w:val="18"/>
                <w:szCs w:val="18"/>
                <w:shd w:val="clear" w:color="auto" w:fill="FFFFFF"/>
              </w:rPr>
            </w:pPr>
            <w:ins w:id="9267" w:author="Xuning Wei12232" w:date="2026-07-27T20:52:00Z">
              <w:r w:rsidRPr="00032BAE">
                <w:rPr>
                  <w:rFonts w:ascii="Times New Roman" w:hAnsi="Times New Roman" w:cs="Times New Roman"/>
                  <w:color w:val="auto"/>
                  <w:sz w:val="18"/>
                  <w:szCs w:val="18"/>
                  <w:shd w:val="clear" w:color="auto" w:fill="FFFFFF"/>
                </w:rPr>
                <w:t>Sealing ring: PTFE</w:t>
              </w:r>
            </w:ins>
          </w:p>
          <w:p w14:paraId="719E8BDD" w14:textId="77777777" w:rsidR="0026505D" w:rsidRPr="00032BAE" w:rsidRDefault="0026505D" w:rsidP="0026505D">
            <w:pPr>
              <w:rPr>
                <w:ins w:id="9268" w:author="Xuning Wei12232" w:date="2026-07-27T20:52:00Z"/>
                <w:rFonts w:ascii="Times New Roman" w:hAnsi="Times New Roman" w:cs="Times New Roman"/>
                <w:color w:val="auto"/>
                <w:sz w:val="18"/>
                <w:szCs w:val="18"/>
                <w:shd w:val="clear" w:color="auto" w:fill="FFFFFF"/>
              </w:rPr>
            </w:pPr>
            <w:ins w:id="9269" w:author="Xuning Wei12232" w:date="2026-07-27T20:52:00Z">
              <w:r w:rsidRPr="00032BAE">
                <w:rPr>
                  <w:rFonts w:ascii="Times New Roman" w:hAnsi="Times New Roman" w:cs="Times New Roman"/>
                  <w:color w:val="auto"/>
                  <w:sz w:val="18"/>
                  <w:szCs w:val="18"/>
                  <w:shd w:val="clear" w:color="auto" w:fill="FFFFFF"/>
                </w:rPr>
                <w:t>Mass flow meter: SS</w:t>
              </w:r>
            </w:ins>
          </w:p>
          <w:p w14:paraId="6A68A19B" w14:textId="77777777" w:rsidR="0026505D" w:rsidRPr="00032BAE" w:rsidRDefault="0026505D" w:rsidP="0026505D">
            <w:pPr>
              <w:rPr>
                <w:ins w:id="9270" w:author="Xuning Wei12232" w:date="2026-07-27T20:52:00Z"/>
                <w:rFonts w:ascii="Times New Roman" w:hAnsi="Times New Roman" w:cs="Times New Roman"/>
                <w:color w:val="auto"/>
                <w:sz w:val="18"/>
                <w:szCs w:val="18"/>
                <w:shd w:val="clear" w:color="auto" w:fill="FFFFFF"/>
              </w:rPr>
            </w:pPr>
            <w:ins w:id="9271" w:author="Xuning Wei12232" w:date="2026-07-27T20:52:00Z">
              <w:r w:rsidRPr="00032BAE">
                <w:rPr>
                  <w:rFonts w:ascii="Times New Roman" w:hAnsi="Times New Roman" w:cs="Times New Roman"/>
                  <w:color w:val="auto"/>
                  <w:sz w:val="18"/>
                  <w:szCs w:val="18"/>
                  <w:shd w:val="clear" w:color="auto" w:fill="FFFFFF"/>
                </w:rPr>
                <w:t>Valve material: 304 &amp; 316L</w:t>
              </w:r>
            </w:ins>
          </w:p>
          <w:p w14:paraId="4B0CAF1E" w14:textId="77777777" w:rsidR="0026505D" w:rsidRPr="00032BAE" w:rsidRDefault="0026505D" w:rsidP="0026505D">
            <w:pPr>
              <w:rPr>
                <w:ins w:id="9272" w:author="Xuning Wei12232" w:date="2026-07-27T20:52:00Z"/>
                <w:rFonts w:ascii="Times New Roman" w:eastAsiaTheme="minorEastAsia" w:hAnsi="Times New Roman" w:cs="Times New Roman"/>
                <w:color w:val="auto"/>
                <w:sz w:val="18"/>
                <w:szCs w:val="18"/>
                <w:shd w:val="clear" w:color="auto" w:fill="FFFFFF"/>
                <w:lang w:eastAsia="zh-CN"/>
              </w:rPr>
            </w:pPr>
            <w:ins w:id="9273" w:author="Xuning Wei12232" w:date="2026-07-27T20:52: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40A6FCBF" w14:textId="77777777" w:rsidR="0026505D" w:rsidRDefault="0026505D" w:rsidP="0026505D">
            <w:pPr>
              <w:rPr>
                <w:ins w:id="9274" w:author="Xuning Wei12232" w:date="2026-07-27T20:52:00Z"/>
                <w:rFonts w:ascii="Times New Roman" w:eastAsiaTheme="minorEastAsia" w:hAnsi="Times New Roman" w:cs="Times New Roman"/>
                <w:bCs w:val="0"/>
                <w:color w:val="auto"/>
                <w:sz w:val="18"/>
                <w:szCs w:val="18"/>
                <w:shd w:val="clear" w:color="auto" w:fill="FFFFFF"/>
                <w:lang w:eastAsia="zh-CN"/>
              </w:rPr>
            </w:pPr>
            <w:ins w:id="9275" w:author="Xuning Wei12232" w:date="2026-07-27T20:52: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3BB0F202" w14:textId="613B05F9" w:rsidR="0026505D" w:rsidRPr="00032BAE" w:rsidRDefault="0026505D" w:rsidP="0026505D">
            <w:pPr>
              <w:jc w:val="both"/>
              <w:rPr>
                <w:ins w:id="9276" w:author="Xuning Wei12232" w:date="2026-07-27T20:37:00Z"/>
                <w:rFonts w:ascii="Times New Roman" w:eastAsia="仿宋_GB2312" w:hAnsi="Times New Roman" w:cs="Times New Roman"/>
                <w:b/>
                <w:color w:val="auto"/>
                <w:sz w:val="20"/>
                <w:szCs w:val="20"/>
                <w:lang w:eastAsia="zh-CN" w:bidi="ar"/>
              </w:rPr>
            </w:pPr>
            <w:ins w:id="9277" w:author="Xuning Wei12232" w:date="2026-07-27T20:52: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9278" w:author="Xuning Wei12232" w:date="2026-07-27T20:59:00Z">
              <w:tcPr>
                <w:tcW w:w="346" w:type="pct"/>
                <w:gridSpan w:val="3"/>
                <w:vMerge w:val="restart"/>
                <w:shd w:val="clear" w:color="auto" w:fill="FFFFFF" w:themeFill="background1"/>
                <w:vAlign w:val="center"/>
              </w:tcPr>
            </w:tcPrChange>
          </w:tcPr>
          <w:p w14:paraId="0E41045B" w14:textId="27826C83" w:rsidR="0026505D" w:rsidRPr="00032BAE" w:rsidRDefault="0026505D" w:rsidP="0026505D">
            <w:pPr>
              <w:jc w:val="both"/>
              <w:rPr>
                <w:ins w:id="9279" w:author="Xuning Wei12232" w:date="2026-07-27T20:37:00Z"/>
                <w:rFonts w:ascii="Times New Roman" w:eastAsia="仿宋_GB2312" w:hAnsi="Times New Roman" w:cs="Times New Roman"/>
                <w:color w:val="auto"/>
                <w:sz w:val="20"/>
                <w:szCs w:val="20"/>
                <w:lang w:eastAsia="zh-CN" w:bidi="ar"/>
              </w:rPr>
            </w:pPr>
            <w:ins w:id="9280" w:author="Xuning Wei12232" w:date="2026-07-27T20:45: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9281" w:author="Xuning Wei12232" w:date="2026-07-27T20:59:00Z">
              <w:tcPr>
                <w:tcW w:w="396" w:type="pct"/>
                <w:gridSpan w:val="3"/>
                <w:vMerge w:val="restart"/>
                <w:shd w:val="clear" w:color="auto" w:fill="FFFFFF" w:themeFill="background1"/>
                <w:vAlign w:val="center"/>
              </w:tcPr>
            </w:tcPrChange>
          </w:tcPr>
          <w:p w14:paraId="6F50D16D" w14:textId="5189A61F" w:rsidR="0026505D" w:rsidRPr="00032BAE" w:rsidRDefault="0026505D" w:rsidP="0026505D">
            <w:pPr>
              <w:jc w:val="both"/>
              <w:rPr>
                <w:ins w:id="9282" w:author="Xuning Wei12232" w:date="2026-07-27T20:37:00Z"/>
                <w:rFonts w:ascii="Times New Roman" w:eastAsia="仿宋_GB2312" w:hAnsi="Times New Roman" w:cs="Times New Roman"/>
                <w:color w:val="auto"/>
                <w:sz w:val="18"/>
                <w:szCs w:val="18"/>
                <w:lang w:eastAsia="zh-CN" w:bidi="ar"/>
              </w:rPr>
            </w:pPr>
            <w:ins w:id="9283" w:author="Xuning Wei12232" w:date="2026-07-27T20:45: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9284" w:author="Xuning Wei12232" w:date="2026-07-27T20:59:00Z">
              <w:tcPr>
                <w:tcW w:w="397" w:type="pct"/>
                <w:gridSpan w:val="3"/>
                <w:vAlign w:val="center"/>
              </w:tcPr>
            </w:tcPrChange>
          </w:tcPr>
          <w:p w14:paraId="5C77610F" w14:textId="77777777" w:rsidR="0026505D" w:rsidRDefault="000B6761" w:rsidP="0026505D">
            <w:pPr>
              <w:jc w:val="both"/>
              <w:rPr>
                <w:ins w:id="9285" w:author="Xuning Wei12232" w:date="2026-07-27T20:37:00Z"/>
                <w:rFonts w:ascii="Times New Roman" w:eastAsia="仿宋_GB2312" w:hAnsi="Times New Roman" w:cs="Times New Roman"/>
                <w:b/>
                <w:color w:val="auto"/>
                <w:sz w:val="18"/>
                <w:szCs w:val="18"/>
                <w:lang w:eastAsia="zh-CN" w:bidi="ar"/>
              </w:rPr>
            </w:pPr>
            <w:customXmlInsRangeStart w:id="9286" w:author="Xuning Wei12232" w:date="2026-07-27T20:45:00Z"/>
            <w:sdt>
              <w:sdtPr>
                <w:rPr>
                  <w:rFonts w:ascii="Times New Roman" w:eastAsia="仿宋_GB2312" w:hAnsi="Times New Roman" w:cs="Times New Roman"/>
                  <w:color w:val="auto"/>
                  <w:sz w:val="18"/>
                  <w:szCs w:val="18"/>
                  <w:lang w:eastAsia="zh-CN" w:bidi="ar"/>
                </w:rPr>
                <w:id w:val="128824410"/>
                <w14:checkbox>
                  <w14:checked w14:val="1"/>
                  <w14:checkedState w14:val="2612" w14:font="MS Gothic"/>
                  <w14:uncheckedState w14:val="2610" w14:font="MS Gothic"/>
                </w14:checkbox>
              </w:sdtPr>
              <w:sdtEndPr/>
              <w:sdtContent>
                <w:customXmlInsRangeEnd w:id="9286"/>
                <w:ins w:id="9287" w:author="Xuning Wei12232" w:date="2026-07-27T20:45:00Z">
                  <w:r w:rsidR="0026505D" w:rsidRPr="00032BAE">
                    <w:rPr>
                      <w:rFonts w:ascii="Segoe UI Symbol" w:eastAsia="MS Gothic" w:hAnsi="Segoe UI Symbol" w:cs="Segoe UI Symbol"/>
                      <w:color w:val="auto"/>
                      <w:sz w:val="18"/>
                      <w:szCs w:val="18"/>
                      <w:lang w:eastAsia="zh-CN" w:bidi="ar"/>
                    </w:rPr>
                    <w:t>☒</w:t>
                  </w:r>
                </w:ins>
                <w:customXmlInsRangeStart w:id="9288" w:author="Xuning Wei12232" w:date="2026-07-27T20:45:00Z"/>
              </w:sdtContent>
            </w:sdt>
            <w:customXmlInsRangeEnd w:id="9288"/>
            <w:ins w:id="9289" w:author="Xuning Wei12232" w:date="2026-07-27T20:45:00Z">
              <w:r w:rsidR="0026505D" w:rsidRPr="00032BAE">
                <w:rPr>
                  <w:rFonts w:ascii="Times New Roman" w:eastAsia="仿宋_GB2312" w:hAnsi="Times New Roman" w:cs="Times New Roman"/>
                  <w:color w:val="auto"/>
                  <w:sz w:val="18"/>
                  <w:szCs w:val="18"/>
                  <w:lang w:eastAsia="zh-CN" w:bidi="ar"/>
                </w:rPr>
                <w:t>Yes</w:t>
              </w:r>
            </w:ins>
          </w:p>
        </w:tc>
        <w:tc>
          <w:tcPr>
            <w:tcW w:w="494" w:type="pct"/>
            <w:vAlign w:val="center"/>
            <w:tcPrChange w:id="9290" w:author="Xuning Wei12232" w:date="2026-07-27T20:59:00Z">
              <w:tcPr>
                <w:tcW w:w="397" w:type="pct"/>
                <w:gridSpan w:val="2"/>
                <w:vAlign w:val="center"/>
              </w:tcPr>
            </w:tcPrChange>
          </w:tcPr>
          <w:p w14:paraId="4C4FC588" w14:textId="04B2DA8F" w:rsidR="0026505D" w:rsidRPr="00032BAE" w:rsidRDefault="000B6761" w:rsidP="0026505D">
            <w:pPr>
              <w:jc w:val="both"/>
              <w:rPr>
                <w:ins w:id="9291" w:author="Xuning Wei12232" w:date="2026-07-27T20:37:00Z"/>
                <w:rFonts w:ascii="Times New Roman" w:eastAsia="仿宋_GB2312" w:hAnsi="Times New Roman" w:cs="Times New Roman"/>
                <w:color w:val="auto"/>
                <w:sz w:val="18"/>
                <w:szCs w:val="18"/>
                <w:lang w:eastAsia="zh-CN" w:bidi="ar"/>
              </w:rPr>
            </w:pPr>
            <w:customXmlInsRangeStart w:id="9292" w:author="Xuning Wei12232" w:date="2026-07-27T20:45:00Z"/>
            <w:sdt>
              <w:sdtPr>
                <w:rPr>
                  <w:rFonts w:ascii="Times New Roman" w:eastAsia="仿宋_GB2312" w:hAnsi="Times New Roman" w:cs="Times New Roman"/>
                  <w:color w:val="auto"/>
                  <w:sz w:val="18"/>
                  <w:szCs w:val="18"/>
                  <w:lang w:eastAsia="zh-CN" w:bidi="ar"/>
                </w:rPr>
                <w:id w:val="1123808964"/>
                <w14:checkbox>
                  <w14:checked w14:val="0"/>
                  <w14:checkedState w14:val="2612" w14:font="MS Gothic"/>
                  <w14:uncheckedState w14:val="2610" w14:font="MS Gothic"/>
                </w14:checkbox>
              </w:sdtPr>
              <w:sdtEndPr/>
              <w:sdtContent>
                <w:customXmlInsRangeEnd w:id="9292"/>
                <w:ins w:id="9293"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294" w:author="Xuning Wei12232" w:date="2026-07-27T20:45:00Z"/>
              </w:sdtContent>
            </w:sdt>
            <w:customXmlInsRangeEnd w:id="9294"/>
            <w:ins w:id="9295" w:author="Xuning Wei12232" w:date="2026-07-27T20:45:00Z">
              <w:r w:rsidR="0026505D"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9296" w:author="Xuning Wei12232" w:date="2026-07-27T20:59:00Z">
              <w:tcPr>
                <w:tcW w:w="988" w:type="pct"/>
                <w:vMerge w:val="restart"/>
                <w:vAlign w:val="center"/>
              </w:tcPr>
            </w:tcPrChange>
          </w:tcPr>
          <w:p w14:paraId="62F961E8" w14:textId="77777777" w:rsidR="0026505D" w:rsidRPr="00032BAE" w:rsidRDefault="000B6761" w:rsidP="0026505D">
            <w:pPr>
              <w:jc w:val="both"/>
              <w:rPr>
                <w:ins w:id="9297" w:author="Xuning Wei12232" w:date="2026-07-27T20:45:00Z"/>
                <w:rFonts w:ascii="Times New Roman" w:eastAsia="仿宋_GB2312" w:hAnsi="Times New Roman" w:cs="Times New Roman"/>
                <w:color w:val="auto"/>
                <w:sz w:val="18"/>
                <w:szCs w:val="18"/>
                <w:u w:val="single"/>
                <w:lang w:eastAsia="zh-CN" w:bidi="ar"/>
              </w:rPr>
            </w:pPr>
            <w:customXmlInsRangeStart w:id="9298" w:author="Xuning Wei12232" w:date="2026-07-27T20:45:00Z"/>
            <w:sdt>
              <w:sdtPr>
                <w:rPr>
                  <w:rFonts w:ascii="Times New Roman" w:eastAsia="仿宋_GB2312" w:hAnsi="Times New Roman" w:cs="Times New Roman"/>
                  <w:b/>
                  <w:color w:val="auto"/>
                  <w:sz w:val="18"/>
                  <w:szCs w:val="18"/>
                  <w:lang w:eastAsia="zh-CN" w:bidi="ar"/>
                </w:rPr>
                <w:id w:val="833721818"/>
                <w14:checkbox>
                  <w14:checked w14:val="0"/>
                  <w14:checkedState w14:val="2612" w14:font="MS Gothic"/>
                  <w14:uncheckedState w14:val="2610" w14:font="MS Gothic"/>
                </w14:checkbox>
              </w:sdtPr>
              <w:sdtEndPr/>
              <w:sdtContent>
                <w:customXmlInsRangeEnd w:id="9298"/>
                <w:ins w:id="9299"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300" w:author="Xuning Wei12232" w:date="2026-07-27T20:45:00Z"/>
              </w:sdtContent>
            </w:sdt>
            <w:customXmlInsRangeEnd w:id="9300"/>
            <w:ins w:id="9301"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R&amp;D Lab: </w:t>
              </w:r>
              <w:r w:rsidR="0026505D" w:rsidRPr="00032BAE">
                <w:rPr>
                  <w:rFonts w:ascii="Times New Roman" w:eastAsia="仿宋_GB2312" w:hAnsi="Times New Roman" w:cs="Times New Roman"/>
                  <w:color w:val="auto"/>
                  <w:sz w:val="18"/>
                  <w:szCs w:val="18"/>
                  <w:u w:val="single"/>
                  <w:lang w:eastAsia="zh-CN" w:bidi="ar"/>
                </w:rPr>
                <w:t xml:space="preserve">N/A </w:t>
              </w:r>
            </w:ins>
          </w:p>
          <w:p w14:paraId="142DFB44" w14:textId="77777777" w:rsidR="0026505D" w:rsidRPr="00032BAE" w:rsidRDefault="000B6761" w:rsidP="0026505D">
            <w:pPr>
              <w:jc w:val="both"/>
              <w:rPr>
                <w:ins w:id="9302" w:author="Xuning Wei12232" w:date="2026-07-27T20:45:00Z"/>
                <w:rFonts w:ascii="Times New Roman" w:eastAsia="仿宋_GB2312" w:hAnsi="Times New Roman" w:cs="Times New Roman"/>
                <w:color w:val="auto"/>
                <w:sz w:val="18"/>
                <w:szCs w:val="18"/>
                <w:u w:val="single"/>
                <w:lang w:eastAsia="zh-CN" w:bidi="ar"/>
              </w:rPr>
            </w:pPr>
            <w:customXmlInsRangeStart w:id="9303" w:author="Xuning Wei12232" w:date="2026-07-27T20:45:00Z"/>
            <w:sdt>
              <w:sdtPr>
                <w:rPr>
                  <w:rFonts w:ascii="Times New Roman" w:eastAsia="仿宋_GB2312" w:hAnsi="Times New Roman" w:cs="Times New Roman"/>
                  <w:b/>
                  <w:color w:val="auto"/>
                  <w:sz w:val="18"/>
                  <w:szCs w:val="18"/>
                  <w:lang w:eastAsia="zh-CN" w:bidi="ar"/>
                </w:rPr>
                <w:id w:val="871891898"/>
                <w14:checkbox>
                  <w14:checked w14:val="1"/>
                  <w14:checkedState w14:val="2612" w14:font="MS Gothic"/>
                  <w14:uncheckedState w14:val="2610" w14:font="MS Gothic"/>
                </w14:checkbox>
              </w:sdtPr>
              <w:sdtEndPr/>
              <w:sdtContent>
                <w:customXmlInsRangeEnd w:id="9303"/>
                <w:ins w:id="9304"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305" w:author="Xuning Wei12232" w:date="2026-07-27T20:45:00Z"/>
              </w:sdtContent>
            </w:sdt>
            <w:customXmlInsRangeEnd w:id="9305"/>
            <w:ins w:id="9306"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Production data, Lot Number:</w:t>
              </w:r>
              <w:r w:rsidR="0026505D" w:rsidRPr="00032BAE">
                <w:rPr>
                  <w:rFonts w:ascii="Times New Roman" w:eastAsia="仿宋_GB2312" w:hAnsi="Times New Roman" w:cs="Times New Roman"/>
                  <w:color w:val="auto"/>
                  <w:sz w:val="18"/>
                  <w:szCs w:val="18"/>
                  <w:u w:val="single"/>
                  <w:lang w:eastAsia="zh-CN" w:bidi="ar"/>
                </w:rPr>
                <w:t xml:space="preserve"> CPo140020-02-01-02  </w:t>
              </w:r>
            </w:ins>
          </w:p>
          <w:p w14:paraId="430D2E74" w14:textId="77777777" w:rsidR="0026505D" w:rsidRPr="00032BAE" w:rsidRDefault="000B6761" w:rsidP="0026505D">
            <w:pPr>
              <w:jc w:val="both"/>
              <w:rPr>
                <w:ins w:id="9307" w:author="Xuning Wei12232" w:date="2026-07-27T20:45:00Z"/>
                <w:rFonts w:ascii="Times New Roman" w:eastAsia="仿宋_GB2312" w:hAnsi="Times New Roman" w:cs="Times New Roman"/>
                <w:color w:val="auto"/>
                <w:sz w:val="18"/>
                <w:szCs w:val="18"/>
                <w:lang w:eastAsia="zh-CN" w:bidi="ar"/>
              </w:rPr>
            </w:pPr>
            <w:customXmlInsRangeStart w:id="9308" w:author="Xuning Wei12232" w:date="2026-07-27T20:45:00Z"/>
            <w:sdt>
              <w:sdtPr>
                <w:rPr>
                  <w:rFonts w:ascii="Times New Roman" w:eastAsia="仿宋_GB2312" w:hAnsi="Times New Roman" w:cs="Times New Roman"/>
                  <w:b/>
                  <w:color w:val="auto"/>
                  <w:sz w:val="18"/>
                  <w:szCs w:val="18"/>
                  <w:lang w:eastAsia="zh-CN" w:bidi="ar"/>
                </w:rPr>
                <w:id w:val="1351604264"/>
                <w14:checkbox>
                  <w14:checked w14:val="0"/>
                  <w14:checkedState w14:val="2612" w14:font="MS Gothic"/>
                  <w14:uncheckedState w14:val="2610" w14:font="MS Gothic"/>
                </w14:checkbox>
              </w:sdtPr>
              <w:sdtEndPr/>
              <w:sdtContent>
                <w:customXmlInsRangeEnd w:id="9308"/>
                <w:ins w:id="9309"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310" w:author="Xuning Wei12232" w:date="2026-07-27T20:45:00Z"/>
              </w:sdtContent>
            </w:sdt>
            <w:customXmlInsRangeEnd w:id="9310"/>
            <w:ins w:id="9311" w:author="Xuning Wei12232" w:date="2026-07-27T20:45:00Z">
              <w:r w:rsidR="0026505D" w:rsidRPr="00032BAE">
                <w:rPr>
                  <w:rFonts w:ascii="Times New Roman" w:eastAsia="仿宋_GB2312" w:hAnsi="Times New Roman" w:cs="Times New Roman"/>
                  <w:color w:val="auto"/>
                  <w:sz w:val="18"/>
                  <w:szCs w:val="18"/>
                  <w:lang w:eastAsia="zh-CN" w:bidi="ar"/>
                </w:rPr>
                <w:t xml:space="preserve"> Supplier data:</w:t>
              </w:r>
              <w:r w:rsidR="0026505D" w:rsidRPr="00032BAE">
                <w:rPr>
                  <w:rFonts w:ascii="Times New Roman" w:eastAsia="仿宋_GB2312" w:hAnsi="Times New Roman" w:cs="Times New Roman"/>
                  <w:color w:val="auto"/>
                  <w:sz w:val="18"/>
                  <w:szCs w:val="18"/>
                  <w:u w:val="single"/>
                  <w:lang w:eastAsia="zh-CN" w:bidi="ar"/>
                </w:rPr>
                <w:t xml:space="preserve"> N/A  </w:t>
              </w:r>
              <w:r w:rsidR="0026505D" w:rsidRPr="00032BAE">
                <w:rPr>
                  <w:rFonts w:ascii="Times New Roman" w:eastAsia="仿宋_GB2312" w:hAnsi="Times New Roman" w:cs="Times New Roman"/>
                  <w:color w:val="auto"/>
                  <w:sz w:val="18"/>
                  <w:szCs w:val="18"/>
                  <w:lang w:eastAsia="zh-CN" w:bidi="ar"/>
                </w:rPr>
                <w:t xml:space="preserve"> </w:t>
              </w:r>
            </w:ins>
          </w:p>
          <w:p w14:paraId="6BBBEE4E" w14:textId="77777777" w:rsidR="0026505D" w:rsidRPr="00032BAE" w:rsidRDefault="000B6761" w:rsidP="0026505D">
            <w:pPr>
              <w:jc w:val="both"/>
              <w:rPr>
                <w:ins w:id="9312" w:author="Xuning Wei12232" w:date="2026-07-27T20:45:00Z"/>
                <w:rFonts w:ascii="Times New Roman" w:eastAsia="仿宋_GB2312" w:hAnsi="Times New Roman" w:cs="Times New Roman"/>
                <w:color w:val="auto"/>
                <w:sz w:val="18"/>
                <w:szCs w:val="18"/>
                <w:u w:val="single"/>
                <w:lang w:eastAsia="zh-CN" w:bidi="ar"/>
              </w:rPr>
            </w:pPr>
            <w:customXmlInsRangeStart w:id="9313" w:author="Xuning Wei12232" w:date="2026-07-27T20:45:00Z"/>
            <w:sdt>
              <w:sdtPr>
                <w:rPr>
                  <w:rFonts w:ascii="Times New Roman" w:eastAsia="仿宋_GB2312" w:hAnsi="Times New Roman" w:cs="Times New Roman"/>
                  <w:b/>
                  <w:color w:val="auto"/>
                  <w:sz w:val="18"/>
                  <w:szCs w:val="18"/>
                  <w:lang w:eastAsia="zh-CN" w:bidi="ar"/>
                </w:rPr>
                <w:id w:val="-670019483"/>
                <w14:checkbox>
                  <w14:checked w14:val="1"/>
                  <w14:checkedState w14:val="2612" w14:font="MS Gothic"/>
                  <w14:uncheckedState w14:val="2610" w14:font="MS Gothic"/>
                </w14:checkbox>
              </w:sdtPr>
              <w:sdtEndPr/>
              <w:sdtContent>
                <w:customXmlInsRangeEnd w:id="9313"/>
                <w:ins w:id="9314"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315" w:author="Xuning Wei12232" w:date="2026-07-27T20:45:00Z"/>
              </w:sdtContent>
            </w:sdt>
            <w:customXmlInsRangeEnd w:id="9315"/>
            <w:ins w:id="9316" w:author="Xuning Wei12232" w:date="2026-07-27T20:45:00Z">
              <w:r w:rsidR="0026505D" w:rsidRPr="00032BAE">
                <w:rPr>
                  <w:rFonts w:ascii="Times New Roman" w:eastAsia="仿宋_GB2312" w:hAnsi="Times New Roman" w:cs="Times New Roman"/>
                  <w:color w:val="auto"/>
                  <w:sz w:val="18"/>
                  <w:szCs w:val="18"/>
                  <w:lang w:eastAsia="zh-CN" w:bidi="ar"/>
                </w:rPr>
                <w:t xml:space="preserve"> *Handbook &amp; Page:</w:t>
              </w:r>
              <w:r w:rsidR="0026505D" w:rsidRPr="00032BAE">
                <w:rPr>
                  <w:rFonts w:ascii="Times New Roman" w:eastAsia="仿宋_GB2312" w:hAnsi="Times New Roman" w:cs="Times New Roman"/>
                  <w:color w:val="auto"/>
                  <w:sz w:val="18"/>
                  <w:szCs w:val="18"/>
                  <w:u w:val="single"/>
                  <w:lang w:eastAsia="zh-CN" w:bidi="ar"/>
                </w:rPr>
                <w:t xml:space="preserve"> page10-14</w:t>
              </w:r>
              <w:r w:rsidR="0026505D" w:rsidRPr="00032BAE">
                <w:rPr>
                  <w:rFonts w:ascii="Times New Roman" w:eastAsia="仿宋_GB2312" w:hAnsi="Times New Roman" w:cs="Times New Roman"/>
                  <w:color w:val="auto"/>
                  <w:sz w:val="18"/>
                  <w:szCs w:val="18"/>
                  <w:u w:val="single"/>
                  <w:lang w:eastAsia="zh-CN" w:bidi="ar"/>
                </w:rPr>
                <w:t>～</w:t>
              </w:r>
              <w:r w:rsidR="0026505D" w:rsidRPr="00032BAE">
                <w:rPr>
                  <w:rFonts w:ascii="Times New Roman" w:eastAsia="仿宋_GB2312" w:hAnsi="Times New Roman" w:cs="Times New Roman"/>
                  <w:color w:val="auto"/>
                  <w:sz w:val="18"/>
                  <w:szCs w:val="18"/>
                  <w:u w:val="single"/>
                  <w:lang w:eastAsia="zh-CN" w:bidi="ar"/>
                </w:rPr>
                <w:t xml:space="preserve">10-15  </w:t>
              </w:r>
            </w:ins>
          </w:p>
          <w:p w14:paraId="2B59CAAC" w14:textId="23B22232" w:rsidR="0026505D" w:rsidRPr="00032BAE" w:rsidRDefault="000B6761" w:rsidP="0026505D">
            <w:pPr>
              <w:jc w:val="both"/>
              <w:rPr>
                <w:ins w:id="9317" w:author="Xuning Wei12232" w:date="2026-07-27T20:37:00Z"/>
                <w:rFonts w:ascii="Times New Roman" w:eastAsia="仿宋_GB2312" w:hAnsi="Times New Roman" w:cs="Times New Roman"/>
                <w:b/>
                <w:color w:val="auto"/>
                <w:sz w:val="20"/>
                <w:szCs w:val="20"/>
                <w:lang w:eastAsia="zh-CN" w:bidi="ar"/>
              </w:rPr>
            </w:pPr>
            <w:customXmlInsRangeStart w:id="9318" w:author="Xuning Wei12232" w:date="2026-07-27T20:45:00Z"/>
            <w:sdt>
              <w:sdtPr>
                <w:rPr>
                  <w:rFonts w:ascii="Times New Roman" w:eastAsia="仿宋_GB2312" w:hAnsi="Times New Roman" w:cs="Times New Roman"/>
                  <w:color w:val="auto"/>
                  <w:sz w:val="18"/>
                  <w:szCs w:val="18"/>
                  <w:lang w:eastAsia="zh-CN" w:bidi="ar"/>
                </w:rPr>
                <w:id w:val="-1964564365"/>
                <w14:checkbox>
                  <w14:checked w14:val="1"/>
                  <w14:checkedState w14:val="2612" w14:font="MS Gothic"/>
                  <w14:uncheckedState w14:val="2610" w14:font="MS Gothic"/>
                </w14:checkbox>
              </w:sdtPr>
              <w:sdtEndPr/>
              <w:sdtContent>
                <w:customXmlInsRangeEnd w:id="9318"/>
                <w:ins w:id="9319"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320" w:author="Xuning Wei12232" w:date="2026-07-27T20:45:00Z"/>
              </w:sdtContent>
            </w:sdt>
            <w:customXmlInsRangeEnd w:id="9320"/>
            <w:ins w:id="9321" w:author="Xuning Wei12232" w:date="2026-07-27T20:45:00Z">
              <w:r w:rsidR="0026505D" w:rsidRPr="00032BAE">
                <w:rPr>
                  <w:rFonts w:ascii="Times New Roman" w:eastAsia="仿宋_GB2312" w:hAnsi="Times New Roman" w:cs="Times New Roman"/>
                  <w:color w:val="auto"/>
                  <w:sz w:val="18"/>
                  <w:szCs w:val="18"/>
                  <w:lang w:eastAsia="zh-CN" w:bidi="ar"/>
                </w:rPr>
                <w:t xml:space="preserve"> Other:</w:t>
              </w:r>
              <w:r w:rsidR="0026505D"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26505D" w:rsidRPr="00032BAE">
                <w:rPr>
                  <w:rFonts w:ascii="Times New Roman" w:eastAsia="仿宋_GB2312" w:hAnsi="Times New Roman" w:cs="Times New Roman"/>
                  <w:color w:val="auto"/>
                  <w:sz w:val="18"/>
                  <w:szCs w:val="18"/>
                  <w:u w:val="single"/>
                  <w:lang w:eastAsia="zh-CN" w:bidi="ar"/>
                </w:rPr>
                <w:t>salts.The</w:t>
              </w:r>
              <w:proofErr w:type="spellEnd"/>
              <w:r w:rsidR="0026505D"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26505D" w:rsidRPr="00032BAE">
                <w:rPr>
                  <w:rFonts w:ascii="Times New Roman" w:eastAsia="仿宋_GB2312" w:hAnsi="Times New Roman" w:cs="Times New Roman"/>
                  <w:color w:val="auto"/>
                  <w:sz w:val="18"/>
                  <w:szCs w:val="18"/>
                  <w:u w:val="single"/>
                  <w:lang w:eastAsia="zh-CN" w:bidi="ar"/>
                </w:rPr>
                <w:t>solvents.The</w:t>
              </w:r>
              <w:proofErr w:type="spellEnd"/>
              <w:r w:rsidR="0026505D"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26505D" w:rsidRPr="00032BAE" w14:paraId="024F7F46" w14:textId="77777777" w:rsidTr="00770B21">
        <w:trPr>
          <w:trHeight w:val="2873"/>
          <w:ins w:id="9322" w:author="Xuning Wei12232" w:date="2026-07-27T20:37:00Z"/>
          <w:trPrChange w:id="9323" w:author="Xuning Wei12232" w:date="2026-07-27T20:59:00Z">
            <w:trPr>
              <w:trHeight w:val="2873"/>
            </w:trPr>
          </w:trPrChange>
        </w:trPr>
        <w:tc>
          <w:tcPr>
            <w:tcW w:w="269" w:type="pct"/>
            <w:vMerge/>
            <w:shd w:val="clear" w:color="auto" w:fill="FFFFFF" w:themeFill="background1"/>
            <w:vAlign w:val="center"/>
            <w:tcPrChange w:id="9324" w:author="Xuning Wei12232" w:date="2026-07-27T20:59:00Z">
              <w:tcPr>
                <w:tcW w:w="269" w:type="pct"/>
                <w:gridSpan w:val="3"/>
                <w:vMerge/>
                <w:shd w:val="clear" w:color="auto" w:fill="FFFFFF" w:themeFill="background1"/>
                <w:vAlign w:val="center"/>
              </w:tcPr>
            </w:tcPrChange>
          </w:tcPr>
          <w:p w14:paraId="160B3BAF" w14:textId="77777777" w:rsidR="0026505D" w:rsidRDefault="0026505D" w:rsidP="0026505D">
            <w:pPr>
              <w:jc w:val="both"/>
              <w:rPr>
                <w:ins w:id="9325" w:author="Xuning Wei12232" w:date="2026-07-27T20:37: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9326" w:author="Xuning Wei12232" w:date="2026-07-27T20:59:00Z">
              <w:tcPr>
                <w:tcW w:w="1365" w:type="pct"/>
                <w:gridSpan w:val="3"/>
                <w:vMerge/>
                <w:shd w:val="clear" w:color="auto" w:fill="FFFFFF" w:themeFill="background1"/>
                <w:vAlign w:val="center"/>
              </w:tcPr>
            </w:tcPrChange>
          </w:tcPr>
          <w:p w14:paraId="47FD60D8" w14:textId="77777777" w:rsidR="0026505D" w:rsidRPr="00321EFC" w:rsidRDefault="0026505D" w:rsidP="0026505D">
            <w:pPr>
              <w:jc w:val="both"/>
              <w:rPr>
                <w:ins w:id="9327" w:author="Xuning Wei12232" w:date="2026-07-27T20:41:00Z"/>
                <w:rFonts w:ascii="Times New Roman" w:eastAsia="等线" w:hAnsi="Times New Roman" w:cs="Times New Roman"/>
                <w:color w:val="000000" w:themeColor="text1"/>
                <w:sz w:val="18"/>
                <w:szCs w:val="18"/>
                <w:lang w:eastAsia="zh-CN"/>
              </w:rPr>
            </w:pPr>
          </w:p>
        </w:tc>
        <w:tc>
          <w:tcPr>
            <w:tcW w:w="842" w:type="pct"/>
            <w:vMerge/>
            <w:shd w:val="clear" w:color="auto" w:fill="FFFFFF" w:themeFill="background1"/>
            <w:vAlign w:val="center"/>
            <w:tcPrChange w:id="9328" w:author="Xuning Wei12232" w:date="2026-07-27T20:59:00Z">
              <w:tcPr>
                <w:tcW w:w="842" w:type="pct"/>
                <w:gridSpan w:val="3"/>
                <w:vMerge/>
                <w:shd w:val="clear" w:color="auto" w:fill="FFFFFF" w:themeFill="background1"/>
                <w:vAlign w:val="center"/>
              </w:tcPr>
            </w:tcPrChange>
          </w:tcPr>
          <w:p w14:paraId="5E79281E" w14:textId="77777777" w:rsidR="0026505D" w:rsidRPr="00032BAE" w:rsidRDefault="0026505D" w:rsidP="0026505D">
            <w:pPr>
              <w:jc w:val="both"/>
              <w:rPr>
                <w:ins w:id="9329"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9330" w:author="Xuning Wei12232" w:date="2026-07-27T20:59:00Z">
              <w:tcPr>
                <w:tcW w:w="346" w:type="pct"/>
                <w:gridSpan w:val="3"/>
                <w:vMerge/>
                <w:shd w:val="clear" w:color="auto" w:fill="FFFFFF" w:themeFill="background1"/>
                <w:vAlign w:val="center"/>
              </w:tcPr>
            </w:tcPrChange>
          </w:tcPr>
          <w:p w14:paraId="6904E515" w14:textId="77777777" w:rsidR="0026505D" w:rsidRPr="00032BAE" w:rsidRDefault="0026505D" w:rsidP="0026505D">
            <w:pPr>
              <w:jc w:val="both"/>
              <w:rPr>
                <w:ins w:id="9331"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9332" w:author="Xuning Wei12232" w:date="2026-07-27T20:59:00Z">
              <w:tcPr>
                <w:tcW w:w="396" w:type="pct"/>
                <w:gridSpan w:val="3"/>
                <w:vMerge/>
                <w:shd w:val="clear" w:color="auto" w:fill="FFFFFF" w:themeFill="background1"/>
                <w:vAlign w:val="center"/>
              </w:tcPr>
            </w:tcPrChange>
          </w:tcPr>
          <w:p w14:paraId="7BD53CD4" w14:textId="77777777" w:rsidR="0026505D" w:rsidRPr="00032BAE" w:rsidRDefault="0026505D" w:rsidP="0026505D">
            <w:pPr>
              <w:jc w:val="both"/>
              <w:rPr>
                <w:ins w:id="9333"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9334" w:author="Xuning Wei12232" w:date="2026-07-27T20:59:00Z">
              <w:tcPr>
                <w:tcW w:w="397" w:type="pct"/>
                <w:gridSpan w:val="3"/>
                <w:vAlign w:val="center"/>
              </w:tcPr>
            </w:tcPrChange>
          </w:tcPr>
          <w:p w14:paraId="3688AD4F" w14:textId="77777777" w:rsidR="0026505D" w:rsidRPr="00032BAE" w:rsidRDefault="000B6761" w:rsidP="0026505D">
            <w:pPr>
              <w:jc w:val="both"/>
              <w:rPr>
                <w:ins w:id="9335" w:author="Xuning Wei12232" w:date="2026-07-27T20:48:00Z"/>
                <w:rFonts w:ascii="Times New Roman" w:eastAsia="仿宋_GB2312" w:hAnsi="Times New Roman" w:cs="Times New Roman"/>
                <w:color w:val="auto"/>
                <w:sz w:val="18"/>
                <w:szCs w:val="18"/>
                <w:lang w:eastAsia="zh-CN" w:bidi="ar"/>
              </w:rPr>
            </w:pPr>
            <w:customXmlInsRangeStart w:id="9336" w:author="Xuning Wei12232" w:date="2026-07-27T20:48:00Z"/>
            <w:sdt>
              <w:sdtPr>
                <w:rPr>
                  <w:rFonts w:ascii="Times New Roman" w:eastAsia="仿宋_GB2312" w:hAnsi="Times New Roman" w:cs="Times New Roman"/>
                  <w:b/>
                  <w:color w:val="auto"/>
                  <w:sz w:val="18"/>
                  <w:szCs w:val="18"/>
                  <w:lang w:eastAsia="zh-CN" w:bidi="ar"/>
                </w:rPr>
                <w:id w:val="1302812000"/>
                <w14:checkbox>
                  <w14:checked w14:val="0"/>
                  <w14:checkedState w14:val="2612" w14:font="MS Gothic"/>
                  <w14:uncheckedState w14:val="2610" w14:font="MS Gothic"/>
                </w14:checkbox>
              </w:sdtPr>
              <w:sdtEndPr/>
              <w:sdtContent>
                <w:customXmlInsRangeEnd w:id="9336"/>
                <w:ins w:id="9337" w:author="Xuning Wei12232" w:date="2026-07-27T20:48:00Z">
                  <w:r w:rsidR="0026505D" w:rsidRPr="00032BAE">
                    <w:rPr>
                      <w:rFonts w:ascii="Segoe UI Symbol" w:eastAsia="仿宋_GB2312" w:hAnsi="Segoe UI Symbol" w:cs="Segoe UI Symbol"/>
                      <w:b/>
                      <w:color w:val="auto"/>
                      <w:sz w:val="18"/>
                      <w:szCs w:val="18"/>
                      <w:lang w:eastAsia="zh-CN" w:bidi="ar"/>
                    </w:rPr>
                    <w:t>☐</w:t>
                  </w:r>
                </w:ins>
                <w:customXmlInsRangeStart w:id="9338" w:author="Xuning Wei12232" w:date="2026-07-27T20:48:00Z"/>
              </w:sdtContent>
            </w:sdt>
            <w:customXmlInsRangeEnd w:id="9338"/>
            <w:ins w:id="9339" w:author="Xuning Wei12232" w:date="2026-07-27T20:48:00Z">
              <w:r w:rsidR="0026505D" w:rsidRPr="00032BAE">
                <w:rPr>
                  <w:rFonts w:ascii="Times New Roman" w:eastAsia="仿宋_GB2312" w:hAnsi="Times New Roman" w:cs="Times New Roman"/>
                  <w:color w:val="auto"/>
                  <w:sz w:val="18"/>
                  <w:szCs w:val="18"/>
                  <w:lang w:eastAsia="zh-CN" w:bidi="ar"/>
                </w:rPr>
                <w:t xml:space="preserve"> High</w:t>
              </w:r>
            </w:ins>
          </w:p>
          <w:p w14:paraId="346D88DD" w14:textId="77777777" w:rsidR="0026505D" w:rsidRPr="00032BAE" w:rsidRDefault="000B6761" w:rsidP="0026505D">
            <w:pPr>
              <w:jc w:val="both"/>
              <w:rPr>
                <w:ins w:id="9340" w:author="Xuning Wei12232" w:date="2026-07-27T20:48:00Z"/>
                <w:rFonts w:ascii="Times New Roman" w:eastAsia="仿宋_GB2312" w:hAnsi="Times New Roman" w:cs="Times New Roman"/>
                <w:color w:val="auto"/>
                <w:sz w:val="18"/>
                <w:szCs w:val="18"/>
                <w:lang w:eastAsia="zh-CN" w:bidi="ar"/>
              </w:rPr>
            </w:pPr>
            <w:customXmlInsRangeStart w:id="9341" w:author="Xuning Wei12232" w:date="2026-07-27T20:48:00Z"/>
            <w:sdt>
              <w:sdtPr>
                <w:rPr>
                  <w:rFonts w:ascii="Times New Roman" w:eastAsia="仿宋_GB2312" w:hAnsi="Times New Roman" w:cs="Times New Roman"/>
                  <w:b/>
                  <w:color w:val="auto"/>
                  <w:sz w:val="18"/>
                  <w:szCs w:val="18"/>
                  <w:lang w:eastAsia="zh-CN" w:bidi="ar"/>
                </w:rPr>
                <w:id w:val="-1544436104"/>
                <w14:checkbox>
                  <w14:checked w14:val="0"/>
                  <w14:checkedState w14:val="2612" w14:font="MS Gothic"/>
                  <w14:uncheckedState w14:val="2610" w14:font="MS Gothic"/>
                </w14:checkbox>
              </w:sdtPr>
              <w:sdtEndPr/>
              <w:sdtContent>
                <w:customXmlInsRangeEnd w:id="9341"/>
                <w:ins w:id="9342" w:author="Xuning Wei12232" w:date="2026-07-27T20:48:00Z">
                  <w:r w:rsidR="0026505D" w:rsidRPr="00032BAE">
                    <w:rPr>
                      <w:rFonts w:ascii="Segoe UI Symbol" w:eastAsia="仿宋_GB2312" w:hAnsi="Segoe UI Symbol" w:cs="Segoe UI Symbol"/>
                      <w:b/>
                      <w:color w:val="auto"/>
                      <w:sz w:val="18"/>
                      <w:szCs w:val="18"/>
                      <w:lang w:eastAsia="zh-CN" w:bidi="ar"/>
                    </w:rPr>
                    <w:t>☐</w:t>
                  </w:r>
                </w:ins>
                <w:customXmlInsRangeStart w:id="9343" w:author="Xuning Wei12232" w:date="2026-07-27T20:48:00Z"/>
              </w:sdtContent>
            </w:sdt>
            <w:customXmlInsRangeEnd w:id="9343"/>
            <w:ins w:id="9344" w:author="Xuning Wei12232" w:date="2026-07-27T20:48:00Z">
              <w:r w:rsidR="0026505D" w:rsidRPr="00032BAE">
                <w:rPr>
                  <w:rFonts w:ascii="Times New Roman" w:eastAsia="仿宋_GB2312" w:hAnsi="Times New Roman" w:cs="Times New Roman"/>
                  <w:b/>
                  <w:color w:val="auto"/>
                  <w:sz w:val="18"/>
                  <w:szCs w:val="18"/>
                  <w:lang w:eastAsia="zh-CN" w:bidi="ar"/>
                </w:rPr>
                <w:t xml:space="preserve"> </w:t>
              </w:r>
              <w:r w:rsidR="0026505D" w:rsidRPr="00032BAE">
                <w:rPr>
                  <w:rFonts w:ascii="Times New Roman" w:eastAsia="仿宋_GB2312" w:hAnsi="Times New Roman" w:cs="Times New Roman"/>
                  <w:color w:val="auto"/>
                  <w:sz w:val="18"/>
                  <w:szCs w:val="18"/>
                  <w:lang w:eastAsia="zh-CN" w:bidi="ar"/>
                </w:rPr>
                <w:t>Medium</w:t>
              </w:r>
            </w:ins>
          </w:p>
          <w:p w14:paraId="590089C9" w14:textId="692865F7" w:rsidR="0026505D" w:rsidRDefault="000B6761" w:rsidP="0026505D">
            <w:pPr>
              <w:jc w:val="both"/>
              <w:rPr>
                <w:ins w:id="9345" w:author="Xuning Wei12232" w:date="2026-07-27T20:45:00Z"/>
                <w:rFonts w:ascii="Times New Roman" w:eastAsia="仿宋_GB2312" w:hAnsi="Times New Roman" w:cs="Times New Roman"/>
                <w:color w:val="auto"/>
                <w:sz w:val="18"/>
                <w:szCs w:val="18"/>
                <w:lang w:eastAsia="zh-CN" w:bidi="ar"/>
              </w:rPr>
            </w:pPr>
            <w:customXmlInsRangeStart w:id="9346" w:author="Xuning Wei12232" w:date="2026-07-27T20:48:00Z"/>
            <w:sdt>
              <w:sdtPr>
                <w:rPr>
                  <w:rFonts w:ascii="Times New Roman" w:eastAsia="仿宋_GB2312" w:hAnsi="Times New Roman" w:cs="Times New Roman"/>
                  <w:b/>
                  <w:color w:val="auto"/>
                  <w:sz w:val="18"/>
                  <w:szCs w:val="18"/>
                  <w:lang w:eastAsia="zh-CN" w:bidi="ar"/>
                </w:rPr>
                <w:id w:val="1604451680"/>
                <w14:checkbox>
                  <w14:checked w14:val="1"/>
                  <w14:checkedState w14:val="2612" w14:font="MS Gothic"/>
                  <w14:uncheckedState w14:val="2610" w14:font="MS Gothic"/>
                </w14:checkbox>
              </w:sdtPr>
              <w:sdtEndPr/>
              <w:sdtContent>
                <w:customXmlInsRangeEnd w:id="9346"/>
                <w:ins w:id="9347" w:author="Xuning Wei12232" w:date="2026-07-27T20:48:00Z">
                  <w:r w:rsidR="0026505D" w:rsidRPr="00032BAE">
                    <w:rPr>
                      <w:rFonts w:ascii="Segoe UI Symbol" w:eastAsia="仿宋_GB2312" w:hAnsi="Segoe UI Symbol" w:cs="Segoe UI Symbol"/>
                      <w:b/>
                      <w:color w:val="auto"/>
                      <w:sz w:val="18"/>
                      <w:szCs w:val="18"/>
                      <w:lang w:eastAsia="zh-CN" w:bidi="ar"/>
                    </w:rPr>
                    <w:t>☒</w:t>
                  </w:r>
                </w:ins>
                <w:customXmlInsRangeStart w:id="9348" w:author="Xuning Wei12232" w:date="2026-07-27T20:48:00Z"/>
              </w:sdtContent>
            </w:sdt>
            <w:customXmlInsRangeEnd w:id="9348"/>
            <w:ins w:id="9349" w:author="Xuning Wei12232" w:date="2026-07-27T20:48:00Z">
              <w:r w:rsidR="0026505D"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9350" w:author="Xuning Wei12232" w:date="2026-07-27T20:59:00Z">
              <w:tcPr>
                <w:tcW w:w="397" w:type="pct"/>
                <w:gridSpan w:val="2"/>
                <w:vAlign w:val="center"/>
              </w:tcPr>
            </w:tcPrChange>
          </w:tcPr>
          <w:p w14:paraId="3E8B87ED" w14:textId="4DDCB335" w:rsidR="0026505D" w:rsidRDefault="0026505D" w:rsidP="0026505D">
            <w:pPr>
              <w:jc w:val="both"/>
              <w:rPr>
                <w:ins w:id="9351" w:author="Xuning Wei12232" w:date="2026-07-27T20:45:00Z"/>
                <w:rFonts w:ascii="Times New Roman" w:eastAsia="仿宋_GB2312" w:hAnsi="Times New Roman" w:cs="Times New Roman"/>
                <w:color w:val="auto"/>
                <w:sz w:val="18"/>
                <w:szCs w:val="18"/>
                <w:lang w:eastAsia="zh-CN" w:bidi="ar"/>
              </w:rPr>
            </w:pPr>
            <w:ins w:id="9352" w:author="Xuning Wei12232" w:date="2026-07-27T20:48: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9353" w:author="Xuning Wei12232" w:date="2026-07-27T20:59:00Z">
              <w:tcPr>
                <w:tcW w:w="988" w:type="pct"/>
                <w:vMerge/>
                <w:vAlign w:val="center"/>
              </w:tcPr>
            </w:tcPrChange>
          </w:tcPr>
          <w:p w14:paraId="09EA7321" w14:textId="77777777" w:rsidR="0026505D" w:rsidRDefault="0026505D" w:rsidP="0026505D">
            <w:pPr>
              <w:jc w:val="both"/>
              <w:rPr>
                <w:ins w:id="9354" w:author="Xuning Wei12232" w:date="2026-07-27T20:45:00Z"/>
                <w:rFonts w:ascii="Times New Roman" w:eastAsia="仿宋_GB2312" w:hAnsi="Times New Roman" w:cs="Times New Roman"/>
                <w:b/>
                <w:color w:val="auto"/>
                <w:sz w:val="18"/>
                <w:szCs w:val="18"/>
                <w:lang w:eastAsia="zh-CN" w:bidi="ar"/>
              </w:rPr>
            </w:pPr>
          </w:p>
        </w:tc>
      </w:tr>
      <w:tr w:rsidR="0026505D" w:rsidRPr="00032BAE" w14:paraId="269119C9" w14:textId="77777777" w:rsidTr="00770B21">
        <w:trPr>
          <w:trHeight w:val="720"/>
          <w:ins w:id="9355" w:author="Xuning Wei12232" w:date="2026-07-27T20:37:00Z"/>
          <w:trPrChange w:id="9356" w:author="Xuning Wei12232" w:date="2026-07-27T21:00:00Z">
            <w:trPr>
              <w:trHeight w:val="2987"/>
            </w:trPr>
          </w:trPrChange>
        </w:trPr>
        <w:tc>
          <w:tcPr>
            <w:tcW w:w="269" w:type="pct"/>
            <w:vMerge w:val="restart"/>
            <w:shd w:val="clear" w:color="auto" w:fill="FFFFFF" w:themeFill="background1"/>
            <w:vAlign w:val="center"/>
            <w:tcPrChange w:id="9357" w:author="Xuning Wei12232" w:date="2026-07-27T21:00:00Z">
              <w:tcPr>
                <w:tcW w:w="269" w:type="pct"/>
                <w:gridSpan w:val="3"/>
                <w:vMerge w:val="restart"/>
                <w:shd w:val="clear" w:color="auto" w:fill="FFFFFF" w:themeFill="background1"/>
                <w:vAlign w:val="center"/>
              </w:tcPr>
            </w:tcPrChange>
          </w:tcPr>
          <w:p w14:paraId="66E6FB80" w14:textId="67B4F0E3" w:rsidR="0026505D" w:rsidRDefault="0026505D">
            <w:pPr>
              <w:jc w:val="center"/>
              <w:rPr>
                <w:ins w:id="9358" w:author="Xuning Wei12232" w:date="2026-07-27T20:37:00Z"/>
                <w:rFonts w:ascii="Times New Roman" w:eastAsia="仿宋_GB2312" w:hAnsi="Times New Roman" w:cs="Times New Roman"/>
                <w:color w:val="auto"/>
                <w:sz w:val="20"/>
                <w:szCs w:val="20"/>
                <w:lang w:eastAsia="zh-CN" w:bidi="ar"/>
              </w:rPr>
              <w:pPrChange w:id="9359" w:author="Xuning Wei12232" w:date="2026-07-27T20:49:00Z">
                <w:pPr>
                  <w:jc w:val="both"/>
                </w:pPr>
              </w:pPrChange>
            </w:pPr>
            <w:ins w:id="9360" w:author="Xuning Wei12232" w:date="2026-07-27T20:49:00Z">
              <w:r>
                <w:rPr>
                  <w:rFonts w:ascii="Times New Roman" w:eastAsia="仿宋_GB2312" w:hAnsi="Times New Roman" w:cs="Times New Roman" w:hint="eastAsia"/>
                  <w:color w:val="auto"/>
                  <w:sz w:val="20"/>
                  <w:szCs w:val="20"/>
                  <w:lang w:eastAsia="zh-CN" w:bidi="ar"/>
                </w:rPr>
                <w:lastRenderedPageBreak/>
                <w:t>1</w:t>
              </w:r>
              <w:r>
                <w:rPr>
                  <w:rFonts w:ascii="Times New Roman" w:eastAsia="仿宋_GB2312" w:hAnsi="Times New Roman" w:cs="Times New Roman"/>
                  <w:color w:val="auto"/>
                  <w:sz w:val="20"/>
                  <w:szCs w:val="20"/>
                  <w:lang w:eastAsia="zh-CN" w:bidi="ar"/>
                </w:rPr>
                <w:t>2</w:t>
              </w:r>
            </w:ins>
          </w:p>
        </w:tc>
        <w:tc>
          <w:tcPr>
            <w:tcW w:w="1365" w:type="pct"/>
            <w:vMerge w:val="restart"/>
            <w:shd w:val="clear" w:color="auto" w:fill="FFFFFF" w:themeFill="background1"/>
            <w:vAlign w:val="center"/>
            <w:tcPrChange w:id="9361" w:author="Xuning Wei12232" w:date="2026-07-27T21:00:00Z">
              <w:tcPr>
                <w:tcW w:w="1365" w:type="pct"/>
                <w:gridSpan w:val="3"/>
                <w:vMerge w:val="restart"/>
                <w:shd w:val="clear" w:color="auto" w:fill="FFFFFF" w:themeFill="background1"/>
                <w:vAlign w:val="center"/>
              </w:tcPr>
            </w:tcPrChange>
          </w:tcPr>
          <w:p w14:paraId="61C0C2C6" w14:textId="3A55E56A" w:rsidR="0026505D" w:rsidRDefault="0026505D" w:rsidP="0026505D">
            <w:pPr>
              <w:jc w:val="both"/>
              <w:rPr>
                <w:ins w:id="9362" w:author="Xuning Wei12232" w:date="2026-07-27T20:43:00Z"/>
                <w:rFonts w:ascii="Times New Roman" w:eastAsia="等线" w:hAnsi="Times New Roman" w:cs="Times New Roman"/>
                <w:color w:val="auto"/>
                <w:sz w:val="18"/>
                <w:szCs w:val="18"/>
              </w:rPr>
            </w:pPr>
            <w:commentRangeStart w:id="9363"/>
            <w:commentRangeStart w:id="9364"/>
            <w:proofErr w:type="spellStart"/>
            <w:ins w:id="9365" w:author="Xuning Wei12232" w:date="2026-07-27T20:43:00Z">
              <w:r w:rsidRPr="00321EFC">
                <w:rPr>
                  <w:rFonts w:ascii="Times New Roman" w:eastAsia="等线" w:hAnsi="Times New Roman" w:cs="Times New Roman"/>
                  <w:color w:val="0000FF"/>
                  <w:sz w:val="18"/>
                  <w:szCs w:val="18"/>
                  <w:lang w:eastAsia="zh-CN"/>
                </w:rPr>
                <w:t>F</w:t>
              </w:r>
              <w:r w:rsidRPr="00321EFC">
                <w:rPr>
                  <w:rFonts w:ascii="Times New Roman" w:eastAsia="等线" w:hAnsi="Times New Roman" w:cs="Times New Roman"/>
                  <w:color w:val="auto"/>
                  <w:sz w:val="18"/>
                  <w:szCs w:val="18"/>
                  <w:lang w:eastAsia="zh-CN"/>
                </w:rPr>
                <w:t>moc</w:t>
              </w:r>
              <w:proofErr w:type="spellEnd"/>
              <w:r w:rsidRPr="00321EFC">
                <w:rPr>
                  <w:rFonts w:ascii="Times New Roman" w:eastAsia="等线" w:hAnsi="Times New Roman" w:cs="Times New Roman"/>
                  <w:color w:val="auto"/>
                  <w:sz w:val="18"/>
                  <w:szCs w:val="18"/>
                  <w:lang w:eastAsia="zh-CN"/>
                </w:rPr>
                <w:t>-L-</w:t>
              </w:r>
              <w:proofErr w:type="spellStart"/>
              <w:r w:rsidRPr="00321EFC">
                <w:rPr>
                  <w:rFonts w:ascii="Times New Roman" w:eastAsia="等线" w:hAnsi="Times New Roman" w:cs="Times New Roman"/>
                  <w:color w:val="auto"/>
                  <w:sz w:val="18"/>
                  <w:szCs w:val="18"/>
                  <w:lang w:eastAsia="zh-CN"/>
                </w:rPr>
                <w:t>Glu</w:t>
              </w:r>
              <w:proofErr w:type="spellEnd"/>
              <w:r w:rsidRPr="00321EFC">
                <w:rPr>
                  <w:rFonts w:ascii="Times New Roman" w:eastAsia="等线" w:hAnsi="Times New Roman" w:cs="Times New Roman"/>
                  <w:color w:val="auto"/>
                  <w:sz w:val="18"/>
                  <w:szCs w:val="18"/>
                  <w:lang w:eastAsia="zh-CN"/>
                </w:rPr>
                <w:t>(</w:t>
              </w:r>
              <w:proofErr w:type="spellStart"/>
              <w:r w:rsidRPr="00321EFC">
                <w:rPr>
                  <w:rFonts w:ascii="Times New Roman" w:eastAsia="等线" w:hAnsi="Times New Roman" w:cs="Times New Roman"/>
                  <w:color w:val="auto"/>
                  <w:sz w:val="18"/>
                  <w:szCs w:val="18"/>
                  <w:lang w:eastAsia="zh-CN"/>
                </w:rPr>
                <w:t>OtBu</w:t>
              </w:r>
              <w:proofErr w:type="spellEnd"/>
              <w:r w:rsidRPr="00321EFC">
                <w:rPr>
                  <w:rFonts w:ascii="Times New Roman" w:eastAsia="等线" w:hAnsi="Times New Roman" w:cs="Times New Roman"/>
                  <w:color w:val="auto"/>
                  <w:sz w:val="18"/>
                  <w:szCs w:val="18"/>
                  <w:lang w:eastAsia="zh-CN"/>
                </w:rPr>
                <w:t>)-OH·H</w:t>
              </w:r>
              <w:r w:rsidRPr="00321EFC">
                <w:rPr>
                  <w:rFonts w:ascii="Times New Roman" w:eastAsia="等线" w:hAnsi="Times New Roman" w:cs="Times New Roman"/>
                  <w:color w:val="auto"/>
                  <w:sz w:val="18"/>
                  <w:szCs w:val="18"/>
                  <w:vertAlign w:val="subscript"/>
                  <w:lang w:eastAsia="zh-CN"/>
                </w:rPr>
                <w:t>2</w:t>
              </w:r>
              <w:r w:rsidRPr="00321EFC">
                <w:rPr>
                  <w:rFonts w:ascii="Times New Roman" w:eastAsia="等线" w:hAnsi="Times New Roman" w:cs="Times New Roman"/>
                  <w:color w:val="auto"/>
                  <w:sz w:val="18"/>
                  <w:szCs w:val="18"/>
                  <w:lang w:eastAsia="zh-CN"/>
                </w:rPr>
                <w:t>O</w:t>
              </w:r>
              <w:commentRangeEnd w:id="9363"/>
              <w:r>
                <w:rPr>
                  <w:rStyle w:val="aff1"/>
                  <w:rFonts w:ascii="Times New Roman" w:eastAsia="等线" w:hAnsi="Times New Roman" w:cs="Times New Roman"/>
                  <w:color w:val="auto"/>
                  <w:sz w:val="18"/>
                  <w:szCs w:val="18"/>
                  <w:lang w:eastAsia="zh-CN"/>
                </w:rPr>
                <w:commentReference w:id="9363"/>
              </w:r>
              <w:commentRangeEnd w:id="9364"/>
              <w:r>
                <w:rPr>
                  <w:rStyle w:val="aff1"/>
                  <w:rFonts w:ascii="Times New Roman" w:eastAsia="等线" w:hAnsi="Times New Roman" w:cs="Times New Roman"/>
                  <w:color w:val="auto"/>
                  <w:sz w:val="18"/>
                  <w:szCs w:val="18"/>
                  <w:lang w:eastAsia="zh-CN"/>
                </w:rPr>
                <w:commentReference w:id="9364"/>
              </w:r>
              <w:r>
                <w:rPr>
                  <w:rFonts w:ascii="Times New Roman" w:eastAsia="等线" w:hAnsi="Times New Roman" w:cs="Times New Roman"/>
                  <w:color w:val="auto"/>
                  <w:sz w:val="18"/>
                  <w:szCs w:val="18"/>
                  <w:lang w:eastAsia="zh-CN"/>
                </w:rPr>
                <w:t xml:space="preserve"> </w:t>
              </w:r>
              <w:r w:rsidRPr="008B3C39">
                <w:rPr>
                  <w:rFonts w:ascii="Times New Roman" w:eastAsia="仿宋_GB2312" w:hAnsi="Times New Roman" w:cs="Times New Roman"/>
                  <w:color w:val="auto"/>
                  <w:sz w:val="18"/>
                  <w:szCs w:val="18"/>
                  <w:lang w:eastAsia="zh-CN"/>
                </w:rPr>
                <w:t>activation and transfer</w:t>
              </w:r>
              <w:r>
                <w:rPr>
                  <w:rFonts w:ascii="Times New Roman" w:eastAsia="仿宋_GB2312" w:hAnsi="Times New Roman" w:cs="Times New Roman"/>
                  <w:color w:val="auto"/>
                  <w:sz w:val="18"/>
                  <w:szCs w:val="18"/>
                  <w:lang w:eastAsia="zh-CN"/>
                </w:rPr>
                <w:t>:</w:t>
              </w:r>
            </w:ins>
          </w:p>
          <w:p w14:paraId="464B583C" w14:textId="0E674672" w:rsidR="0026505D" w:rsidRPr="00032BAE" w:rsidRDefault="0026505D" w:rsidP="0026505D">
            <w:pPr>
              <w:jc w:val="both"/>
              <w:rPr>
                <w:ins w:id="9366" w:author="Xuning Wei12232" w:date="2026-07-27T20:37:00Z"/>
                <w:rFonts w:ascii="Times New Roman" w:eastAsia="仿宋_GB2312" w:hAnsi="Times New Roman" w:cs="Times New Roman"/>
                <w:color w:val="auto"/>
                <w:sz w:val="20"/>
                <w:szCs w:val="20"/>
                <w:lang w:eastAsia="zh-CN" w:bidi="ar"/>
              </w:rPr>
            </w:pPr>
            <w:ins w:id="9367" w:author="Xuning Wei12232" w:date="2026-07-27T20:42:00Z">
              <w:r>
                <w:rPr>
                  <w:rFonts w:ascii="Times New Roman" w:eastAsia="等线" w:hAnsi="Times New Roman" w:cs="Times New Roman"/>
                  <w:color w:val="auto"/>
                  <w:sz w:val="18"/>
                  <w:szCs w:val="18"/>
                </w:rPr>
                <w:t xml:space="preserve">1. </w:t>
              </w:r>
              <w:r w:rsidRPr="00321EFC">
                <w:rPr>
                  <w:rFonts w:ascii="Times New Roman" w:eastAsia="等线" w:hAnsi="Times New Roman" w:cs="Times New Roman"/>
                  <w:color w:val="auto"/>
                  <w:sz w:val="18"/>
                  <w:szCs w:val="18"/>
                </w:rPr>
                <w:t>Add</w:t>
              </w:r>
              <w:r w:rsidRPr="00321EFC">
                <w:rPr>
                  <w:rFonts w:ascii="Times New Roman" w:eastAsia="等线" w:hAnsi="Times New Roman" w:cs="Times New Roman"/>
                  <w:color w:val="000000" w:themeColor="text1"/>
                  <w:sz w:val="18"/>
                  <w:szCs w:val="18"/>
                </w:rPr>
                <w:t xml:space="preserve"> </w:t>
              </w:r>
              <w:r w:rsidRPr="00321EFC">
                <w:rPr>
                  <w:rFonts w:ascii="Times New Roman" w:eastAsia="等线" w:hAnsi="Times New Roman" w:cs="Times New Roman"/>
                  <w:color w:val="000000" w:themeColor="text1"/>
                  <w:sz w:val="18"/>
                  <w:szCs w:val="18"/>
                  <w:lang w:eastAsia="zh-CN"/>
                </w:rPr>
                <w:t>5.0 V DMF (4.740 kg/kg)</w:t>
              </w:r>
              <w:r w:rsidRPr="00321EFC">
                <w:rPr>
                  <w:rFonts w:ascii="Times New Roman" w:eastAsia="等线" w:hAnsi="Times New Roman" w:cs="Times New Roman"/>
                  <w:color w:val="000000" w:themeColor="text1"/>
                  <w:sz w:val="18"/>
                  <w:szCs w:val="18"/>
                </w:rPr>
                <w:t xml:space="preserve"> into</w:t>
              </w:r>
              <w:r w:rsidRPr="00321EFC">
                <w:rPr>
                  <w:rFonts w:ascii="Times New Roman" w:eastAsia="等线" w:hAnsi="Times New Roman" w:cs="Times New Roman"/>
                  <w:color w:val="auto"/>
                  <w:sz w:val="18"/>
                  <w:szCs w:val="18"/>
                </w:rPr>
                <w:t xml:space="preserve"> </w:t>
              </w:r>
              <w:r w:rsidRPr="006F0556">
                <w:rPr>
                  <w:rFonts w:ascii="Times New Roman" w:eastAsia="仿宋_GB2312" w:hAnsi="Times New Roman" w:cs="Times New Roman"/>
                  <w:color w:val="auto"/>
                  <w:sz w:val="18"/>
                  <w:szCs w:val="18"/>
                </w:rPr>
                <w:t>TJ4S-1213-Sy15</w:t>
              </w:r>
              <w:r w:rsidRPr="006F0556">
                <w:rPr>
                  <w:rFonts w:ascii="Times New Roman" w:eastAsia="仿宋_GB2312" w:hAnsi="Times New Roman" w:cs="Times New Roman"/>
                  <w:color w:val="auto"/>
                  <w:sz w:val="18"/>
                  <w:szCs w:val="18"/>
                  <w:lang w:eastAsia="zh-CN"/>
                </w:rPr>
                <w:t>-R01</w:t>
              </w:r>
              <w:r w:rsidRPr="00321EFC">
                <w:rPr>
                  <w:rFonts w:ascii="Times New Roman" w:eastAsia="等线" w:hAnsi="Times New Roman" w:cs="Times New Roman"/>
                  <w:color w:val="auto"/>
                  <w:sz w:val="18"/>
                  <w:szCs w:val="18"/>
                </w:rPr>
                <w:t xml:space="preserve">. Start the stirrer. Then add </w:t>
              </w:r>
              <w:r w:rsidRPr="00321EFC">
                <w:rPr>
                  <w:rFonts w:ascii="Times New Roman" w:eastAsia="等线" w:hAnsi="Times New Roman" w:cs="Times New Roman"/>
                  <w:color w:val="0000FF"/>
                  <w:sz w:val="18"/>
                  <w:szCs w:val="18"/>
                </w:rPr>
                <w:t xml:space="preserve">2.0 eq. </w:t>
              </w:r>
              <w:commentRangeStart w:id="9368"/>
              <w:commentRangeStart w:id="9369"/>
              <w:proofErr w:type="spellStart"/>
              <w:r w:rsidRPr="00321EFC">
                <w:rPr>
                  <w:rFonts w:ascii="Times New Roman" w:eastAsia="等线" w:hAnsi="Times New Roman" w:cs="Times New Roman"/>
                  <w:color w:val="0000FF"/>
                  <w:sz w:val="18"/>
                  <w:szCs w:val="18"/>
                  <w:lang w:eastAsia="zh-CN"/>
                </w:rPr>
                <w:t>F</w:t>
              </w:r>
              <w:r w:rsidRPr="00321EFC">
                <w:rPr>
                  <w:rFonts w:ascii="Times New Roman" w:eastAsia="等线" w:hAnsi="Times New Roman" w:cs="Times New Roman"/>
                  <w:color w:val="auto"/>
                  <w:sz w:val="18"/>
                  <w:szCs w:val="18"/>
                  <w:lang w:eastAsia="zh-CN"/>
                </w:rPr>
                <w:t>moc</w:t>
              </w:r>
              <w:proofErr w:type="spellEnd"/>
              <w:r w:rsidRPr="00321EFC">
                <w:rPr>
                  <w:rFonts w:ascii="Times New Roman" w:eastAsia="等线" w:hAnsi="Times New Roman" w:cs="Times New Roman"/>
                  <w:color w:val="auto"/>
                  <w:sz w:val="18"/>
                  <w:szCs w:val="18"/>
                  <w:lang w:eastAsia="zh-CN"/>
                </w:rPr>
                <w:t>-L-</w:t>
              </w:r>
              <w:proofErr w:type="spellStart"/>
              <w:proofErr w:type="gramStart"/>
              <w:r w:rsidRPr="00321EFC">
                <w:rPr>
                  <w:rFonts w:ascii="Times New Roman" w:eastAsia="等线" w:hAnsi="Times New Roman" w:cs="Times New Roman"/>
                  <w:color w:val="auto"/>
                  <w:sz w:val="18"/>
                  <w:szCs w:val="18"/>
                  <w:lang w:eastAsia="zh-CN"/>
                </w:rPr>
                <w:t>Glu</w:t>
              </w:r>
              <w:proofErr w:type="spellEnd"/>
              <w:r w:rsidRPr="00321EFC">
                <w:rPr>
                  <w:rFonts w:ascii="Times New Roman" w:eastAsia="等线" w:hAnsi="Times New Roman" w:cs="Times New Roman"/>
                  <w:color w:val="auto"/>
                  <w:sz w:val="18"/>
                  <w:szCs w:val="18"/>
                  <w:lang w:eastAsia="zh-CN"/>
                </w:rPr>
                <w:t>(</w:t>
              </w:r>
              <w:proofErr w:type="spellStart"/>
              <w:proofErr w:type="gramEnd"/>
              <w:r w:rsidRPr="00321EFC">
                <w:rPr>
                  <w:rFonts w:ascii="Times New Roman" w:eastAsia="等线" w:hAnsi="Times New Roman" w:cs="Times New Roman"/>
                  <w:color w:val="auto"/>
                  <w:sz w:val="18"/>
                  <w:szCs w:val="18"/>
                  <w:lang w:eastAsia="zh-CN"/>
                </w:rPr>
                <w:t>OtBu</w:t>
              </w:r>
              <w:proofErr w:type="spellEnd"/>
              <w:r w:rsidRPr="00321EFC">
                <w:rPr>
                  <w:rFonts w:ascii="Times New Roman" w:eastAsia="等线" w:hAnsi="Times New Roman" w:cs="Times New Roman"/>
                  <w:color w:val="auto"/>
                  <w:sz w:val="18"/>
                  <w:szCs w:val="18"/>
                  <w:lang w:eastAsia="zh-CN"/>
                </w:rPr>
                <w:t>)-OH·H</w:t>
              </w:r>
              <w:r w:rsidRPr="00321EFC">
                <w:rPr>
                  <w:rFonts w:ascii="Times New Roman" w:eastAsia="等线" w:hAnsi="Times New Roman" w:cs="Times New Roman"/>
                  <w:color w:val="auto"/>
                  <w:sz w:val="18"/>
                  <w:szCs w:val="18"/>
                  <w:vertAlign w:val="subscript"/>
                  <w:lang w:eastAsia="zh-CN"/>
                </w:rPr>
                <w:t>2</w:t>
              </w:r>
              <w:r w:rsidRPr="00321EFC">
                <w:rPr>
                  <w:rFonts w:ascii="Times New Roman" w:eastAsia="等线" w:hAnsi="Times New Roman" w:cs="Times New Roman"/>
                  <w:color w:val="auto"/>
                  <w:sz w:val="18"/>
                  <w:szCs w:val="18"/>
                  <w:lang w:eastAsia="zh-CN"/>
                </w:rPr>
                <w:t>O</w:t>
              </w:r>
              <w:commentRangeEnd w:id="9368"/>
              <w:r w:rsidRPr="00321EFC">
                <w:rPr>
                  <w:rStyle w:val="aff1"/>
                  <w:rFonts w:ascii="Times New Roman" w:eastAsia="等线" w:hAnsi="Times New Roman" w:cs="Times New Roman"/>
                  <w:color w:val="auto"/>
                  <w:sz w:val="18"/>
                  <w:szCs w:val="18"/>
                </w:rPr>
                <w:commentReference w:id="9368"/>
              </w:r>
              <w:commentRangeEnd w:id="9369"/>
              <w:r w:rsidRPr="00321EFC">
                <w:rPr>
                  <w:rStyle w:val="aff1"/>
                  <w:rFonts w:ascii="Times New Roman" w:eastAsia="等线" w:hAnsi="Times New Roman" w:cs="Times New Roman"/>
                  <w:color w:val="auto"/>
                  <w:sz w:val="18"/>
                  <w:szCs w:val="18"/>
                </w:rPr>
                <w:commentReference w:id="9369"/>
              </w:r>
              <w:r w:rsidRPr="00321EFC">
                <w:rPr>
                  <w:rFonts w:ascii="Times New Roman" w:eastAsia="等线" w:hAnsi="Times New Roman" w:cs="Times New Roman"/>
                  <w:color w:val="auto"/>
                  <w:sz w:val="18"/>
                  <w:szCs w:val="18"/>
                </w:rPr>
                <w:t xml:space="preserve">. </w:t>
              </w:r>
            </w:ins>
            <w:ins w:id="9370" w:author="Xuning Wei12232" w:date="2026-09-05T19:50:00Z">
              <w:r w:rsidR="00473484" w:rsidRPr="00473484">
                <w:rPr>
                  <w:rFonts w:ascii="Times New Roman" w:eastAsia="等线" w:hAnsi="Times New Roman" w:cs="Times New Roman"/>
                  <w:color w:val="FF0000"/>
                  <w:sz w:val="18"/>
                  <w:szCs w:val="18"/>
                </w:rPr>
                <w:t>Stir for at least 15 min.</w:t>
              </w:r>
            </w:ins>
            <w:ins w:id="9371" w:author="Xuning Wei12232" w:date="2026-07-27T20:42:00Z">
              <w:r w:rsidRPr="00321EFC">
                <w:rPr>
                  <w:rFonts w:ascii="Times New Roman" w:eastAsia="等线" w:hAnsi="Times New Roman" w:cs="Times New Roman"/>
                  <w:color w:val="auto"/>
                  <w:sz w:val="18"/>
                  <w:szCs w:val="18"/>
                  <w:lang w:eastAsia="zh-CN"/>
                </w:rPr>
                <w:t xml:space="preserve"> </w:t>
              </w:r>
              <w:r>
                <w:rPr>
                  <w:rFonts w:ascii="Times New Roman" w:eastAsia="等线" w:hAnsi="Times New Roman" w:cs="Times New Roman"/>
                  <w:color w:val="auto"/>
                  <w:sz w:val="18"/>
                  <w:szCs w:val="18"/>
                  <w:lang w:eastAsia="zh-CN"/>
                </w:rPr>
                <w:br/>
                <w:t xml:space="preserve">2. </w:t>
              </w:r>
              <w:r w:rsidRPr="00321EFC">
                <w:rPr>
                  <w:rFonts w:ascii="Times New Roman" w:eastAsia="等线" w:hAnsi="Times New Roman" w:cs="Times New Roman"/>
                  <w:color w:val="auto"/>
                  <w:sz w:val="18"/>
                  <w:szCs w:val="18"/>
                  <w:lang w:eastAsia="zh-CN"/>
                </w:rPr>
                <w:t>Adjust</w:t>
              </w:r>
              <w:r w:rsidRPr="006F0556">
                <w:rPr>
                  <w:rFonts w:ascii="Times New Roman" w:eastAsia="等线" w:hAnsi="Times New Roman" w:cs="Times New Roman"/>
                  <w:bCs w:val="0"/>
                  <w:color w:val="auto"/>
                  <w:sz w:val="18"/>
                  <w:szCs w:val="18"/>
                </w:rPr>
                <w:t xml:space="preserve"> </w:t>
              </w:r>
              <w:r w:rsidRPr="00321EFC">
                <w:rPr>
                  <w:rFonts w:ascii="Times New Roman" w:eastAsia="等线" w:hAnsi="Times New Roman" w:cs="Times New Roman"/>
                  <w:bCs w:val="0"/>
                  <w:color w:val="auto"/>
                  <w:sz w:val="18"/>
                  <w:szCs w:val="18"/>
                </w:rPr>
                <w:t xml:space="preserve">the mixture to </w:t>
              </w:r>
              <w:r w:rsidRPr="00321EFC">
                <w:rPr>
                  <w:rFonts w:ascii="Times New Roman" w:eastAsia="等线" w:hAnsi="Times New Roman" w:cs="Times New Roman"/>
                  <w:bCs w:val="0"/>
                  <w:color w:val="auto"/>
                  <w:sz w:val="18"/>
                  <w:szCs w:val="18"/>
                  <w:lang w:eastAsia="zh-CN"/>
                </w:rPr>
                <w:t>20</w:t>
              </w:r>
              <w:r w:rsidRPr="00321EFC">
                <w:rPr>
                  <w:rFonts w:ascii="Times New Roman" w:eastAsia="等线" w:hAnsi="Times New Roman" w:cs="Times New Roman" w:hint="eastAsia"/>
                  <w:bCs w:val="0"/>
                  <w:color w:val="auto"/>
                  <w:sz w:val="18"/>
                  <w:szCs w:val="18"/>
                </w:rPr>
                <w:t>±</w:t>
              </w:r>
              <w:r w:rsidRPr="00321EFC">
                <w:rPr>
                  <w:rFonts w:ascii="Times New Roman" w:eastAsia="等线" w:hAnsi="Times New Roman" w:cs="Times New Roman" w:hint="eastAsia"/>
                  <w:bCs w:val="0"/>
                  <w:color w:val="auto"/>
                  <w:sz w:val="18"/>
                  <w:szCs w:val="18"/>
                </w:rPr>
                <w:t>5</w:t>
              </w:r>
            </w:ins>
            <w:ins w:id="9372" w:author="Johan Granander" w:date="2026-07-28T13:46:00Z">
              <w:r w:rsidR="00B455BE">
                <w:rPr>
                  <w:rFonts w:ascii="Times New Roman" w:eastAsia="等线" w:hAnsi="Times New Roman" w:cs="Times New Roman"/>
                  <w:bCs w:val="0"/>
                  <w:color w:val="auto"/>
                  <w:sz w:val="18"/>
                  <w:szCs w:val="18"/>
                </w:rPr>
                <w:t xml:space="preserve"> </w:t>
              </w:r>
            </w:ins>
            <w:ins w:id="9373" w:author="Xuning Wei12232" w:date="2026-07-27T20:42:00Z">
              <w:r w:rsidRPr="00321EFC">
                <w:rPr>
                  <w:rFonts w:ascii="Times New Roman" w:eastAsia="等线" w:hAnsi="Times New Roman" w:cs="Times New Roman" w:hint="eastAsia"/>
                  <w:bCs w:val="0"/>
                  <w:color w:val="auto"/>
                  <w:sz w:val="18"/>
                  <w:szCs w:val="18"/>
                </w:rPr>
                <w:t>℃</w:t>
              </w:r>
              <w:r w:rsidRPr="00321EFC">
                <w:rPr>
                  <w:rFonts w:ascii="Times New Roman" w:eastAsia="等线" w:hAnsi="Times New Roman" w:cs="Times New Roman"/>
                  <w:color w:val="auto"/>
                  <w:sz w:val="18"/>
                  <w:szCs w:val="18"/>
                </w:rPr>
                <w:t xml:space="preserve">. Maintain for next operation at </w:t>
              </w:r>
              <w:r w:rsidRPr="00321EFC">
                <w:rPr>
                  <w:rFonts w:ascii="Times New Roman" w:eastAsia="等线" w:hAnsi="Times New Roman" w:cs="Times New Roman"/>
                  <w:color w:val="auto"/>
                  <w:sz w:val="18"/>
                  <w:szCs w:val="18"/>
                  <w:lang w:eastAsia="zh-CN"/>
                </w:rPr>
                <w:t>20</w:t>
              </w:r>
              <w:r w:rsidRPr="00321EFC">
                <w:rPr>
                  <w:rFonts w:ascii="Times New Roman" w:eastAsia="等线" w:hAnsi="Times New Roman" w:cs="Times New Roman" w:hint="eastAsia"/>
                  <w:color w:val="auto"/>
                  <w:sz w:val="18"/>
                  <w:szCs w:val="18"/>
                </w:rPr>
                <w:t>±</w:t>
              </w:r>
              <w:r w:rsidRPr="00321EFC">
                <w:rPr>
                  <w:rFonts w:ascii="Times New Roman" w:eastAsia="等线" w:hAnsi="Times New Roman" w:cs="Times New Roman" w:hint="eastAsia"/>
                  <w:color w:val="auto"/>
                  <w:sz w:val="18"/>
                  <w:szCs w:val="18"/>
                </w:rPr>
                <w:t>5</w:t>
              </w:r>
            </w:ins>
            <w:ins w:id="9374" w:author="Johan Granander" w:date="2026-07-28T13:46:00Z">
              <w:r w:rsidR="00B455BE">
                <w:rPr>
                  <w:rFonts w:ascii="Times New Roman" w:eastAsia="等线" w:hAnsi="Times New Roman" w:cs="Times New Roman"/>
                  <w:color w:val="auto"/>
                  <w:sz w:val="18"/>
                  <w:szCs w:val="18"/>
                </w:rPr>
                <w:t xml:space="preserve"> </w:t>
              </w:r>
            </w:ins>
            <w:ins w:id="9375" w:author="Xuning Wei12232" w:date="2026-07-27T20:42:00Z">
              <w:r w:rsidRPr="00321EFC">
                <w:rPr>
                  <w:rFonts w:ascii="Times New Roman" w:eastAsia="等线" w:hAnsi="Times New Roman" w:cs="Times New Roman" w:hint="eastAsia"/>
                  <w:color w:val="auto"/>
                  <w:sz w:val="18"/>
                  <w:szCs w:val="18"/>
                </w:rPr>
                <w:t>℃</w:t>
              </w:r>
              <w:r w:rsidRPr="00321EFC">
                <w:rPr>
                  <w:rFonts w:ascii="Times New Roman" w:eastAsia="等线" w:hAnsi="Times New Roman" w:cs="Times New Roman" w:hint="eastAsia"/>
                  <w:color w:val="auto"/>
                  <w:sz w:val="18"/>
                  <w:szCs w:val="18"/>
                </w:rPr>
                <w:t xml:space="preserve"> (target: </w:t>
              </w:r>
              <w:r w:rsidRPr="00321EFC">
                <w:rPr>
                  <w:rFonts w:ascii="Times New Roman" w:eastAsia="等线" w:hAnsi="Times New Roman" w:cs="Times New Roman"/>
                  <w:color w:val="auto"/>
                  <w:sz w:val="18"/>
                  <w:szCs w:val="18"/>
                  <w:lang w:eastAsia="zh-CN"/>
                </w:rPr>
                <w:t>20</w:t>
              </w:r>
            </w:ins>
            <w:ins w:id="9376" w:author="Johan Granander" w:date="2026-07-28T13:46:00Z">
              <w:r w:rsidR="00B455BE">
                <w:rPr>
                  <w:rFonts w:ascii="Times New Roman" w:eastAsia="等线" w:hAnsi="Times New Roman" w:cs="Times New Roman"/>
                  <w:color w:val="auto"/>
                  <w:sz w:val="18"/>
                  <w:szCs w:val="18"/>
                  <w:lang w:eastAsia="zh-CN"/>
                </w:rPr>
                <w:t xml:space="preserve"> </w:t>
              </w:r>
            </w:ins>
            <w:ins w:id="9377" w:author="Xuning Wei12232" w:date="2026-07-27T20:42:00Z">
              <w:r w:rsidRPr="00321EFC">
                <w:rPr>
                  <w:rFonts w:ascii="Times New Roman" w:eastAsia="等线" w:hAnsi="Times New Roman" w:cs="Times New Roman" w:hint="eastAsia"/>
                  <w:color w:val="auto"/>
                  <w:sz w:val="18"/>
                  <w:szCs w:val="18"/>
                </w:rPr>
                <w:t>℃</w:t>
              </w:r>
              <w:r w:rsidRPr="00321EFC">
                <w:rPr>
                  <w:rFonts w:ascii="Times New Roman" w:eastAsia="等线" w:hAnsi="Times New Roman" w:cs="Times New Roman" w:hint="eastAsia"/>
                  <w:color w:val="auto"/>
                  <w:sz w:val="18"/>
                  <w:szCs w:val="18"/>
                </w:rPr>
                <w:t>).</w:t>
              </w:r>
              <w:r w:rsidRPr="00321EFC">
                <w:rPr>
                  <w:rFonts w:ascii="Times New Roman" w:eastAsia="等线" w:hAnsi="Times New Roman" w:cs="Times New Roman"/>
                  <w:color w:val="auto"/>
                  <w:sz w:val="18"/>
                  <w:szCs w:val="18"/>
                  <w:lang w:eastAsia="zh-CN"/>
                </w:rPr>
                <w:t xml:space="preserve"> </w:t>
              </w:r>
              <w:r w:rsidRPr="00321EFC">
                <w:rPr>
                  <w:rFonts w:ascii="Times New Roman" w:eastAsia="等线" w:hAnsi="Times New Roman" w:cs="Times New Roman"/>
                  <w:color w:val="auto"/>
                  <w:sz w:val="18"/>
                  <w:szCs w:val="18"/>
                </w:rPr>
                <w:t xml:space="preserve">Add 2.0 eq. </w:t>
              </w:r>
              <w:proofErr w:type="spellStart"/>
              <w:r w:rsidRPr="00321EFC">
                <w:rPr>
                  <w:rFonts w:ascii="Times New Roman" w:eastAsia="等线" w:hAnsi="Times New Roman" w:cs="Times New Roman"/>
                  <w:color w:val="auto"/>
                  <w:sz w:val="18"/>
                  <w:szCs w:val="18"/>
                </w:rPr>
                <w:t>Oxyma</w:t>
              </w:r>
              <w:proofErr w:type="spellEnd"/>
              <w:r>
                <w:rPr>
                  <w:rFonts w:ascii="Times New Roman" w:eastAsia="等线" w:hAnsi="Times New Roman" w:cs="Times New Roman"/>
                  <w:color w:val="auto"/>
                  <w:sz w:val="18"/>
                  <w:szCs w:val="18"/>
                </w:rPr>
                <w:t xml:space="preserve"> </w:t>
              </w:r>
              <w:r w:rsidRPr="00321EFC">
                <w:rPr>
                  <w:rFonts w:ascii="Times New Roman" w:eastAsia="等线" w:hAnsi="Times New Roman" w:cs="Times New Roman"/>
                  <w:color w:val="auto"/>
                  <w:sz w:val="18"/>
                  <w:szCs w:val="18"/>
                </w:rPr>
                <w:t xml:space="preserve">Pure into TJ4S-1213-Sy15-R01 at </w:t>
              </w:r>
              <w:r w:rsidRPr="00321EFC">
                <w:rPr>
                  <w:rFonts w:ascii="Times New Roman" w:eastAsia="等线" w:hAnsi="Times New Roman" w:cs="Times New Roman"/>
                  <w:color w:val="auto"/>
                  <w:sz w:val="18"/>
                  <w:szCs w:val="18"/>
                  <w:lang w:eastAsia="zh-CN"/>
                </w:rPr>
                <w:t>20</w:t>
              </w:r>
              <w:r w:rsidRPr="00321EFC">
                <w:rPr>
                  <w:rFonts w:ascii="Times New Roman" w:eastAsia="等线" w:hAnsi="Times New Roman" w:cs="Times New Roman" w:hint="eastAsia"/>
                  <w:color w:val="auto"/>
                  <w:sz w:val="18"/>
                  <w:szCs w:val="18"/>
                </w:rPr>
                <w:t>±</w:t>
              </w:r>
              <w:r w:rsidRPr="00321EFC">
                <w:rPr>
                  <w:rFonts w:ascii="Times New Roman" w:eastAsia="等线" w:hAnsi="Times New Roman" w:cs="Times New Roman" w:hint="eastAsia"/>
                  <w:color w:val="auto"/>
                  <w:sz w:val="18"/>
                  <w:szCs w:val="18"/>
                </w:rPr>
                <w:t>5</w:t>
              </w:r>
            </w:ins>
            <w:ins w:id="9378" w:author="Johan Granander" w:date="2026-07-28T13:46:00Z">
              <w:r w:rsidR="00B455BE">
                <w:rPr>
                  <w:rFonts w:ascii="Times New Roman" w:eastAsia="等线" w:hAnsi="Times New Roman" w:cs="Times New Roman"/>
                  <w:color w:val="auto"/>
                  <w:sz w:val="18"/>
                  <w:szCs w:val="18"/>
                </w:rPr>
                <w:t xml:space="preserve"> </w:t>
              </w:r>
            </w:ins>
            <w:ins w:id="9379" w:author="Xuning Wei12232" w:date="2026-07-27T20:42:00Z">
              <w:r w:rsidRPr="00321EFC">
                <w:rPr>
                  <w:rFonts w:ascii="Times New Roman" w:eastAsia="等线" w:hAnsi="Times New Roman" w:cs="Times New Roman" w:hint="eastAsia"/>
                  <w:color w:val="auto"/>
                  <w:sz w:val="18"/>
                  <w:szCs w:val="18"/>
                </w:rPr>
                <w:t>℃</w:t>
              </w:r>
              <w:r w:rsidRPr="00321EFC">
                <w:rPr>
                  <w:rFonts w:ascii="Times New Roman" w:eastAsia="等线" w:hAnsi="Times New Roman" w:cs="Times New Roman" w:hint="eastAsia"/>
                  <w:color w:val="auto"/>
                  <w:sz w:val="18"/>
                  <w:szCs w:val="18"/>
                </w:rPr>
                <w:t xml:space="preserve"> (target: </w:t>
              </w:r>
              <w:r w:rsidRPr="00321EFC">
                <w:rPr>
                  <w:rFonts w:ascii="Times New Roman" w:eastAsia="等线" w:hAnsi="Times New Roman" w:cs="Times New Roman"/>
                  <w:color w:val="auto"/>
                  <w:sz w:val="18"/>
                  <w:szCs w:val="18"/>
                  <w:lang w:eastAsia="zh-CN"/>
                </w:rPr>
                <w:t>20</w:t>
              </w:r>
            </w:ins>
            <w:ins w:id="9380" w:author="Johan Granander" w:date="2026-07-28T13:46:00Z">
              <w:r w:rsidR="00B455BE">
                <w:rPr>
                  <w:rFonts w:ascii="Times New Roman" w:eastAsia="等线" w:hAnsi="Times New Roman" w:cs="Times New Roman"/>
                  <w:color w:val="auto"/>
                  <w:sz w:val="18"/>
                  <w:szCs w:val="18"/>
                  <w:lang w:eastAsia="zh-CN"/>
                </w:rPr>
                <w:t xml:space="preserve"> </w:t>
              </w:r>
            </w:ins>
            <w:ins w:id="9381" w:author="Xuning Wei12232" w:date="2026-07-27T20:42:00Z">
              <w:r w:rsidRPr="00321EFC">
                <w:rPr>
                  <w:rFonts w:ascii="Times New Roman" w:eastAsia="等线" w:hAnsi="Times New Roman" w:cs="Times New Roman" w:hint="eastAsia"/>
                  <w:color w:val="auto"/>
                  <w:sz w:val="18"/>
                  <w:szCs w:val="18"/>
                </w:rPr>
                <w:t>℃</w:t>
              </w:r>
              <w:r w:rsidRPr="00321EFC">
                <w:rPr>
                  <w:rFonts w:ascii="Times New Roman" w:eastAsia="等线" w:hAnsi="Times New Roman" w:cs="Times New Roman" w:hint="eastAsia"/>
                  <w:color w:val="auto"/>
                  <w:sz w:val="18"/>
                  <w:szCs w:val="18"/>
                </w:rPr>
                <w:t>),</w:t>
              </w:r>
              <w:r w:rsidRPr="00321EFC">
                <w:rPr>
                  <w:rFonts w:ascii="Times New Roman" w:eastAsia="等线" w:hAnsi="Times New Roman" w:cs="Times New Roman"/>
                  <w:color w:val="auto"/>
                  <w:sz w:val="18"/>
                  <w:szCs w:val="18"/>
                </w:rPr>
                <w:t xml:space="preserve"> rinse the</w:t>
              </w:r>
              <w:r w:rsidRPr="006F0556">
                <w:rPr>
                  <w:rFonts w:ascii="Times New Roman" w:eastAsia="等线" w:hAnsi="Times New Roman" w:cs="Times New Roman"/>
                  <w:color w:val="auto"/>
                  <w:sz w:val="18"/>
                  <w:szCs w:val="18"/>
                </w:rPr>
                <w:t xml:space="preserve"> TJ4S-1213-Sy15-R01</w:t>
              </w:r>
              <w:r w:rsidRPr="00321EFC">
                <w:rPr>
                  <w:rFonts w:ascii="Times New Roman" w:eastAsia="等线" w:hAnsi="Times New Roman" w:cs="Times New Roman"/>
                  <w:color w:val="auto"/>
                  <w:sz w:val="18"/>
                  <w:szCs w:val="18"/>
                </w:rPr>
                <w:t xml:space="preserve"> with 2.0</w:t>
              </w:r>
              <w:del w:id="9382" w:author="Johan Granander" w:date="2026-07-28T13:46:00Z">
                <w:r w:rsidRPr="00321EFC" w:rsidDel="00B455BE">
                  <w:rPr>
                    <w:rFonts w:ascii="Times New Roman" w:eastAsia="等线" w:hAnsi="Times New Roman" w:cs="Times New Roman"/>
                    <w:color w:val="auto"/>
                    <w:sz w:val="18"/>
                    <w:szCs w:val="18"/>
                  </w:rPr>
                  <w:delText>v</w:delText>
                </w:r>
              </w:del>
            </w:ins>
            <w:ins w:id="9383" w:author="Johan Granander" w:date="2026-07-28T13:46:00Z">
              <w:r w:rsidR="00B455BE">
                <w:rPr>
                  <w:rFonts w:ascii="Times New Roman" w:eastAsia="等线" w:hAnsi="Times New Roman" w:cs="Times New Roman"/>
                  <w:color w:val="auto"/>
                  <w:sz w:val="18"/>
                  <w:szCs w:val="18"/>
                </w:rPr>
                <w:t xml:space="preserve"> V</w:t>
              </w:r>
            </w:ins>
            <w:ins w:id="9384" w:author="Xuning Wei12232" w:date="2026-07-27T20:42:00Z">
              <w:r w:rsidRPr="00321EFC">
                <w:rPr>
                  <w:rFonts w:ascii="Times New Roman" w:eastAsia="等线" w:hAnsi="Times New Roman" w:cs="Times New Roman"/>
                  <w:color w:val="auto"/>
                  <w:sz w:val="18"/>
                  <w:szCs w:val="18"/>
                </w:rPr>
                <w:t xml:space="preserve"> DMF (1.896 kg/kg). Add 2.2 eq. DIC into TJ4S-1213-Sy15-R01</w:t>
              </w:r>
              <w:r w:rsidRPr="006F0556">
                <w:rPr>
                  <w:rFonts w:ascii="Times New Roman" w:eastAsia="等线" w:hAnsi="Times New Roman" w:cs="Times New Roman"/>
                  <w:color w:val="auto"/>
                  <w:sz w:val="18"/>
                  <w:szCs w:val="18"/>
                </w:rPr>
                <w:t>,</w:t>
              </w:r>
              <w:r w:rsidRPr="00321EFC">
                <w:rPr>
                  <w:rFonts w:ascii="Times New Roman" w:eastAsia="等线" w:hAnsi="Times New Roman" w:cs="Times New Roman"/>
                  <w:color w:val="auto"/>
                  <w:sz w:val="18"/>
                  <w:szCs w:val="18"/>
                </w:rPr>
                <w:t xml:space="preserve"> the addition rate depends on temperature control</w:t>
              </w:r>
              <w:r w:rsidRPr="00321EFC">
                <w:rPr>
                  <w:rFonts w:ascii="Times New Roman" w:eastAsia="等线" w:hAnsi="Times New Roman" w:cs="Times New Roman"/>
                  <w:color w:val="000000" w:themeColor="text1"/>
                  <w:sz w:val="18"/>
                  <w:szCs w:val="18"/>
                </w:rPr>
                <w:t xml:space="preserve">. Activate for 20±5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385" w:author="Johan Granander" w:date="2026-07-28T13:46:00Z">
              <w:r w:rsidR="00B455BE">
                <w:rPr>
                  <w:rFonts w:ascii="Times New Roman" w:eastAsia="等线" w:hAnsi="Times New Roman" w:cs="Times New Roman"/>
                  <w:color w:val="000000" w:themeColor="text1"/>
                  <w:sz w:val="18"/>
                  <w:szCs w:val="18"/>
                </w:rPr>
                <w:t xml:space="preserve"> </w:t>
              </w:r>
            </w:ins>
            <w:ins w:id="9386"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387" w:author="Johan Granander" w:date="2026-07-28T13:46:00Z">
              <w:r w:rsidR="00B455BE">
                <w:rPr>
                  <w:rFonts w:ascii="Times New Roman" w:eastAsia="等线" w:hAnsi="Times New Roman" w:cs="Times New Roman"/>
                  <w:color w:val="000000" w:themeColor="text1"/>
                  <w:sz w:val="18"/>
                  <w:szCs w:val="18"/>
                  <w:lang w:eastAsia="zh-CN"/>
                </w:rPr>
                <w:t xml:space="preserve"> </w:t>
              </w:r>
            </w:ins>
            <w:ins w:id="9388"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321EFC">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lang w:eastAsia="zh-CN"/>
                </w:rPr>
                <w:t xml:space="preserve">1.0 V DMF (0.948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9389" w:author="Xuning Wei12232" w:date="2026-07-27T21:00:00Z">
              <w:tcPr>
                <w:tcW w:w="842" w:type="pct"/>
                <w:gridSpan w:val="3"/>
                <w:vMerge w:val="restart"/>
                <w:shd w:val="clear" w:color="auto" w:fill="FFFFFF" w:themeFill="background1"/>
                <w:vAlign w:val="center"/>
              </w:tcPr>
            </w:tcPrChange>
          </w:tcPr>
          <w:p w14:paraId="6BD8C74A" w14:textId="77777777" w:rsidR="0026505D" w:rsidRPr="00032BAE" w:rsidRDefault="0026505D" w:rsidP="0026505D">
            <w:pPr>
              <w:rPr>
                <w:ins w:id="9390" w:author="Xuning Wei12232" w:date="2026-07-27T20:52:00Z"/>
                <w:rFonts w:ascii="Times New Roman" w:hAnsi="Times New Roman" w:cs="Times New Roman"/>
                <w:color w:val="auto"/>
                <w:sz w:val="18"/>
                <w:szCs w:val="18"/>
                <w:shd w:val="clear" w:color="auto" w:fill="FFFFFF"/>
              </w:rPr>
            </w:pPr>
            <w:ins w:id="9391" w:author="Xuning Wei12232" w:date="2026-07-27T20:52: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6625A24" w14:textId="77777777" w:rsidR="0026505D" w:rsidRDefault="0026505D" w:rsidP="0026505D">
            <w:pPr>
              <w:rPr>
                <w:ins w:id="9392" w:author="Xuning Wei12232" w:date="2026-07-27T20:52:00Z"/>
                <w:rFonts w:ascii="Times New Roman" w:hAnsi="Times New Roman" w:cs="Times New Roman"/>
                <w:color w:val="auto"/>
                <w:sz w:val="18"/>
                <w:szCs w:val="18"/>
                <w:shd w:val="clear" w:color="auto" w:fill="FFFFFF"/>
              </w:rPr>
            </w:pPr>
            <w:ins w:id="9393" w:author="Xuning Wei12232" w:date="2026-07-27T20:52: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36290573" w14:textId="77777777" w:rsidR="0026505D" w:rsidRPr="00032BAE" w:rsidRDefault="0026505D" w:rsidP="0026505D">
            <w:pPr>
              <w:rPr>
                <w:ins w:id="9394" w:author="Xuning Wei12232" w:date="2026-07-27T20:52:00Z"/>
                <w:rFonts w:ascii="Times New Roman" w:hAnsi="Times New Roman" w:cs="Times New Roman"/>
                <w:color w:val="auto"/>
                <w:sz w:val="18"/>
                <w:szCs w:val="18"/>
                <w:shd w:val="clear" w:color="auto" w:fill="FFFFFF"/>
              </w:rPr>
            </w:pPr>
            <w:ins w:id="9395" w:author="Xuning Wei12232" w:date="2026-07-27T20:52:00Z">
              <w:r w:rsidRPr="00032BAE">
                <w:rPr>
                  <w:rFonts w:ascii="Times New Roman" w:hAnsi="Times New Roman" w:cs="Times New Roman"/>
                  <w:color w:val="auto"/>
                  <w:sz w:val="18"/>
                  <w:szCs w:val="18"/>
                  <w:shd w:val="clear" w:color="auto" w:fill="FFFFFF"/>
                </w:rPr>
                <w:t>Pipeline material: 316L</w:t>
              </w:r>
            </w:ins>
          </w:p>
          <w:p w14:paraId="5EC2D5AE" w14:textId="77777777" w:rsidR="0026505D" w:rsidRPr="00032BAE" w:rsidRDefault="0026505D" w:rsidP="0026505D">
            <w:pPr>
              <w:rPr>
                <w:ins w:id="9396" w:author="Xuning Wei12232" w:date="2026-07-27T20:52:00Z"/>
                <w:rFonts w:ascii="Times New Roman" w:hAnsi="Times New Roman" w:cs="Times New Roman"/>
                <w:color w:val="auto"/>
                <w:sz w:val="18"/>
                <w:szCs w:val="18"/>
                <w:shd w:val="clear" w:color="auto" w:fill="FFFFFF"/>
              </w:rPr>
            </w:pPr>
            <w:ins w:id="9397" w:author="Xuning Wei12232" w:date="2026-07-27T20:52:00Z">
              <w:r w:rsidRPr="00032BAE">
                <w:rPr>
                  <w:rFonts w:ascii="Times New Roman" w:hAnsi="Times New Roman" w:cs="Times New Roman"/>
                  <w:color w:val="auto"/>
                  <w:sz w:val="18"/>
                  <w:szCs w:val="18"/>
                  <w:shd w:val="clear" w:color="auto" w:fill="FFFFFF"/>
                </w:rPr>
                <w:t>Sealing ring: PTFE</w:t>
              </w:r>
            </w:ins>
          </w:p>
          <w:p w14:paraId="738C6A4C" w14:textId="77777777" w:rsidR="0026505D" w:rsidRPr="00032BAE" w:rsidRDefault="0026505D" w:rsidP="0026505D">
            <w:pPr>
              <w:rPr>
                <w:ins w:id="9398" w:author="Xuning Wei12232" w:date="2026-07-27T20:52:00Z"/>
                <w:rFonts w:ascii="Times New Roman" w:hAnsi="Times New Roman" w:cs="Times New Roman"/>
                <w:color w:val="auto"/>
                <w:sz w:val="18"/>
                <w:szCs w:val="18"/>
                <w:shd w:val="clear" w:color="auto" w:fill="FFFFFF"/>
              </w:rPr>
            </w:pPr>
            <w:ins w:id="9399" w:author="Xuning Wei12232" w:date="2026-07-27T20:52:00Z">
              <w:r w:rsidRPr="00032BAE">
                <w:rPr>
                  <w:rFonts w:ascii="Times New Roman" w:hAnsi="Times New Roman" w:cs="Times New Roman"/>
                  <w:color w:val="auto"/>
                  <w:sz w:val="18"/>
                  <w:szCs w:val="18"/>
                  <w:shd w:val="clear" w:color="auto" w:fill="FFFFFF"/>
                </w:rPr>
                <w:t>Mass flow meter: SS</w:t>
              </w:r>
            </w:ins>
          </w:p>
          <w:p w14:paraId="6CD6C9A3" w14:textId="77777777" w:rsidR="0026505D" w:rsidRPr="00032BAE" w:rsidRDefault="0026505D" w:rsidP="0026505D">
            <w:pPr>
              <w:rPr>
                <w:ins w:id="9400" w:author="Xuning Wei12232" w:date="2026-07-27T20:52:00Z"/>
                <w:rFonts w:ascii="Times New Roman" w:hAnsi="Times New Roman" w:cs="Times New Roman"/>
                <w:color w:val="auto"/>
                <w:sz w:val="18"/>
                <w:szCs w:val="18"/>
                <w:shd w:val="clear" w:color="auto" w:fill="FFFFFF"/>
              </w:rPr>
            </w:pPr>
            <w:ins w:id="9401" w:author="Xuning Wei12232" w:date="2026-07-27T20:52:00Z">
              <w:r w:rsidRPr="00032BAE">
                <w:rPr>
                  <w:rFonts w:ascii="Times New Roman" w:hAnsi="Times New Roman" w:cs="Times New Roman"/>
                  <w:color w:val="auto"/>
                  <w:sz w:val="18"/>
                  <w:szCs w:val="18"/>
                  <w:shd w:val="clear" w:color="auto" w:fill="FFFFFF"/>
                </w:rPr>
                <w:t>Valve material: 304 &amp; 316L</w:t>
              </w:r>
            </w:ins>
          </w:p>
          <w:p w14:paraId="07025EF1" w14:textId="77777777" w:rsidR="0026505D" w:rsidRPr="00032BAE" w:rsidRDefault="0026505D" w:rsidP="0026505D">
            <w:pPr>
              <w:rPr>
                <w:ins w:id="9402" w:author="Xuning Wei12232" w:date="2026-07-27T20:52:00Z"/>
                <w:rFonts w:ascii="Times New Roman" w:eastAsiaTheme="minorEastAsia" w:hAnsi="Times New Roman" w:cs="Times New Roman"/>
                <w:color w:val="auto"/>
                <w:sz w:val="18"/>
                <w:szCs w:val="18"/>
                <w:shd w:val="clear" w:color="auto" w:fill="FFFFFF"/>
                <w:lang w:eastAsia="zh-CN"/>
              </w:rPr>
            </w:pPr>
            <w:ins w:id="9403" w:author="Xuning Wei12232" w:date="2026-07-27T20:52: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0100E63F" w14:textId="77777777" w:rsidR="0026505D" w:rsidRDefault="0026505D" w:rsidP="0026505D">
            <w:pPr>
              <w:rPr>
                <w:ins w:id="9404" w:author="Xuning Wei12232" w:date="2026-07-27T20:52:00Z"/>
                <w:rFonts w:ascii="Times New Roman" w:eastAsiaTheme="minorEastAsia" w:hAnsi="Times New Roman" w:cs="Times New Roman"/>
                <w:bCs w:val="0"/>
                <w:color w:val="auto"/>
                <w:sz w:val="18"/>
                <w:szCs w:val="18"/>
                <w:shd w:val="clear" w:color="auto" w:fill="FFFFFF"/>
                <w:lang w:eastAsia="zh-CN"/>
              </w:rPr>
            </w:pPr>
            <w:ins w:id="9405" w:author="Xuning Wei12232" w:date="2026-07-27T20:52: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5384BD81" w14:textId="1A8DB630" w:rsidR="0026505D" w:rsidRPr="00032BAE" w:rsidRDefault="0026505D" w:rsidP="0026505D">
            <w:pPr>
              <w:jc w:val="both"/>
              <w:rPr>
                <w:ins w:id="9406" w:author="Xuning Wei12232" w:date="2026-07-27T20:37:00Z"/>
                <w:rFonts w:ascii="Times New Roman" w:eastAsia="仿宋_GB2312" w:hAnsi="Times New Roman" w:cs="Times New Roman"/>
                <w:b/>
                <w:color w:val="auto"/>
                <w:sz w:val="20"/>
                <w:szCs w:val="20"/>
                <w:lang w:eastAsia="zh-CN" w:bidi="ar"/>
              </w:rPr>
            </w:pPr>
            <w:ins w:id="9407" w:author="Xuning Wei12232" w:date="2026-07-27T20:52: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9408" w:author="Xuning Wei12232" w:date="2026-07-27T21:00:00Z">
              <w:tcPr>
                <w:tcW w:w="346" w:type="pct"/>
                <w:gridSpan w:val="3"/>
                <w:vMerge w:val="restart"/>
                <w:shd w:val="clear" w:color="auto" w:fill="FFFFFF" w:themeFill="background1"/>
                <w:vAlign w:val="center"/>
              </w:tcPr>
            </w:tcPrChange>
          </w:tcPr>
          <w:p w14:paraId="2666D12F" w14:textId="7AEF9382" w:rsidR="0026505D" w:rsidRPr="00032BAE" w:rsidRDefault="0026505D" w:rsidP="0026505D">
            <w:pPr>
              <w:jc w:val="both"/>
              <w:rPr>
                <w:ins w:id="9409" w:author="Xuning Wei12232" w:date="2026-07-27T20:37:00Z"/>
                <w:rFonts w:ascii="Times New Roman" w:eastAsia="仿宋_GB2312" w:hAnsi="Times New Roman" w:cs="Times New Roman"/>
                <w:color w:val="auto"/>
                <w:sz w:val="20"/>
                <w:szCs w:val="20"/>
                <w:lang w:eastAsia="zh-CN" w:bidi="ar"/>
              </w:rPr>
            </w:pPr>
            <w:ins w:id="9410" w:author="Xuning Wei12232" w:date="2026-07-27T20:45: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9411" w:author="Xuning Wei12232" w:date="2026-07-27T21:00:00Z">
              <w:tcPr>
                <w:tcW w:w="396" w:type="pct"/>
                <w:gridSpan w:val="3"/>
                <w:vMerge w:val="restart"/>
                <w:shd w:val="clear" w:color="auto" w:fill="FFFFFF" w:themeFill="background1"/>
                <w:vAlign w:val="center"/>
              </w:tcPr>
            </w:tcPrChange>
          </w:tcPr>
          <w:p w14:paraId="5173D150" w14:textId="53FAE1AE" w:rsidR="0026505D" w:rsidRPr="00032BAE" w:rsidRDefault="0026505D" w:rsidP="0026505D">
            <w:pPr>
              <w:jc w:val="both"/>
              <w:rPr>
                <w:ins w:id="9412" w:author="Xuning Wei12232" w:date="2026-07-27T20:37:00Z"/>
                <w:rFonts w:ascii="Times New Roman" w:eastAsia="仿宋_GB2312" w:hAnsi="Times New Roman" w:cs="Times New Roman"/>
                <w:color w:val="auto"/>
                <w:sz w:val="18"/>
                <w:szCs w:val="18"/>
                <w:lang w:eastAsia="zh-CN" w:bidi="ar"/>
              </w:rPr>
            </w:pPr>
            <w:ins w:id="9413" w:author="Xuning Wei12232" w:date="2026-07-27T20:45: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9414" w:author="Xuning Wei12232" w:date="2026-07-27T21:00:00Z">
              <w:tcPr>
                <w:tcW w:w="397" w:type="pct"/>
                <w:gridSpan w:val="3"/>
                <w:vAlign w:val="center"/>
              </w:tcPr>
            </w:tcPrChange>
          </w:tcPr>
          <w:p w14:paraId="175B7B7F" w14:textId="77777777" w:rsidR="0026505D" w:rsidRDefault="000B6761" w:rsidP="0026505D">
            <w:pPr>
              <w:jc w:val="both"/>
              <w:rPr>
                <w:ins w:id="9415" w:author="Xuning Wei12232" w:date="2026-07-27T20:37:00Z"/>
                <w:rFonts w:ascii="Times New Roman" w:eastAsia="仿宋_GB2312" w:hAnsi="Times New Roman" w:cs="Times New Roman"/>
                <w:b/>
                <w:color w:val="auto"/>
                <w:sz w:val="18"/>
                <w:szCs w:val="18"/>
                <w:lang w:eastAsia="zh-CN" w:bidi="ar"/>
              </w:rPr>
            </w:pPr>
            <w:customXmlInsRangeStart w:id="9416" w:author="Xuning Wei12232" w:date="2026-07-27T20:45:00Z"/>
            <w:sdt>
              <w:sdtPr>
                <w:rPr>
                  <w:rFonts w:ascii="Times New Roman" w:eastAsia="仿宋_GB2312" w:hAnsi="Times New Roman" w:cs="Times New Roman"/>
                  <w:color w:val="auto"/>
                  <w:sz w:val="18"/>
                  <w:szCs w:val="18"/>
                  <w:lang w:eastAsia="zh-CN" w:bidi="ar"/>
                </w:rPr>
                <w:id w:val="-1625766361"/>
                <w14:checkbox>
                  <w14:checked w14:val="1"/>
                  <w14:checkedState w14:val="2612" w14:font="MS Gothic"/>
                  <w14:uncheckedState w14:val="2610" w14:font="MS Gothic"/>
                </w14:checkbox>
              </w:sdtPr>
              <w:sdtEndPr/>
              <w:sdtContent>
                <w:customXmlInsRangeEnd w:id="9416"/>
                <w:ins w:id="9417" w:author="Xuning Wei12232" w:date="2026-07-27T20:45:00Z">
                  <w:r w:rsidR="0026505D" w:rsidRPr="00032BAE">
                    <w:rPr>
                      <w:rFonts w:ascii="Segoe UI Symbol" w:eastAsia="MS Gothic" w:hAnsi="Segoe UI Symbol" w:cs="Segoe UI Symbol"/>
                      <w:color w:val="auto"/>
                      <w:sz w:val="18"/>
                      <w:szCs w:val="18"/>
                      <w:lang w:eastAsia="zh-CN" w:bidi="ar"/>
                    </w:rPr>
                    <w:t>☒</w:t>
                  </w:r>
                </w:ins>
                <w:customXmlInsRangeStart w:id="9418" w:author="Xuning Wei12232" w:date="2026-07-27T20:45:00Z"/>
              </w:sdtContent>
            </w:sdt>
            <w:customXmlInsRangeEnd w:id="9418"/>
            <w:ins w:id="9419" w:author="Xuning Wei12232" w:date="2026-07-27T20:45:00Z">
              <w:r w:rsidR="0026505D" w:rsidRPr="00032BAE">
                <w:rPr>
                  <w:rFonts w:ascii="Times New Roman" w:eastAsia="仿宋_GB2312" w:hAnsi="Times New Roman" w:cs="Times New Roman"/>
                  <w:color w:val="auto"/>
                  <w:sz w:val="18"/>
                  <w:szCs w:val="18"/>
                  <w:lang w:eastAsia="zh-CN" w:bidi="ar"/>
                </w:rPr>
                <w:t>Yes</w:t>
              </w:r>
            </w:ins>
          </w:p>
        </w:tc>
        <w:tc>
          <w:tcPr>
            <w:tcW w:w="494" w:type="pct"/>
            <w:vAlign w:val="center"/>
            <w:tcPrChange w:id="9420" w:author="Xuning Wei12232" w:date="2026-07-27T21:00:00Z">
              <w:tcPr>
                <w:tcW w:w="397" w:type="pct"/>
                <w:gridSpan w:val="2"/>
                <w:vAlign w:val="center"/>
              </w:tcPr>
            </w:tcPrChange>
          </w:tcPr>
          <w:p w14:paraId="0920D07B" w14:textId="2264FD70" w:rsidR="0026505D" w:rsidRPr="00032BAE" w:rsidRDefault="000B6761" w:rsidP="0026505D">
            <w:pPr>
              <w:jc w:val="both"/>
              <w:rPr>
                <w:ins w:id="9421" w:author="Xuning Wei12232" w:date="2026-07-27T20:37:00Z"/>
                <w:rFonts w:ascii="Times New Roman" w:eastAsia="仿宋_GB2312" w:hAnsi="Times New Roman" w:cs="Times New Roman"/>
                <w:color w:val="auto"/>
                <w:sz w:val="18"/>
                <w:szCs w:val="18"/>
                <w:lang w:eastAsia="zh-CN" w:bidi="ar"/>
              </w:rPr>
            </w:pPr>
            <w:customXmlInsRangeStart w:id="9422" w:author="Xuning Wei12232" w:date="2026-07-27T20:45:00Z"/>
            <w:sdt>
              <w:sdtPr>
                <w:rPr>
                  <w:rFonts w:ascii="Times New Roman" w:eastAsia="仿宋_GB2312" w:hAnsi="Times New Roman" w:cs="Times New Roman"/>
                  <w:color w:val="auto"/>
                  <w:sz w:val="18"/>
                  <w:szCs w:val="18"/>
                  <w:lang w:eastAsia="zh-CN" w:bidi="ar"/>
                </w:rPr>
                <w:id w:val="-977688833"/>
                <w14:checkbox>
                  <w14:checked w14:val="0"/>
                  <w14:checkedState w14:val="2612" w14:font="MS Gothic"/>
                  <w14:uncheckedState w14:val="2610" w14:font="MS Gothic"/>
                </w14:checkbox>
              </w:sdtPr>
              <w:sdtEndPr/>
              <w:sdtContent>
                <w:customXmlInsRangeEnd w:id="9422"/>
                <w:ins w:id="9423"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424" w:author="Xuning Wei12232" w:date="2026-07-27T20:45:00Z"/>
              </w:sdtContent>
            </w:sdt>
            <w:customXmlInsRangeEnd w:id="9424"/>
            <w:ins w:id="9425" w:author="Xuning Wei12232" w:date="2026-07-27T20:45:00Z">
              <w:r w:rsidR="0026505D"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9426" w:author="Xuning Wei12232" w:date="2026-07-27T21:00:00Z">
              <w:tcPr>
                <w:tcW w:w="988" w:type="pct"/>
                <w:vMerge w:val="restart"/>
                <w:vAlign w:val="center"/>
              </w:tcPr>
            </w:tcPrChange>
          </w:tcPr>
          <w:p w14:paraId="10EEDF9D" w14:textId="77777777" w:rsidR="0026505D" w:rsidRPr="00032BAE" w:rsidRDefault="000B6761" w:rsidP="0026505D">
            <w:pPr>
              <w:jc w:val="both"/>
              <w:rPr>
                <w:ins w:id="9427" w:author="Xuning Wei12232" w:date="2026-07-27T20:45:00Z"/>
                <w:rFonts w:ascii="Times New Roman" w:eastAsia="仿宋_GB2312" w:hAnsi="Times New Roman" w:cs="Times New Roman"/>
                <w:color w:val="auto"/>
                <w:sz w:val="18"/>
                <w:szCs w:val="18"/>
                <w:u w:val="single"/>
                <w:lang w:eastAsia="zh-CN" w:bidi="ar"/>
              </w:rPr>
            </w:pPr>
            <w:customXmlInsRangeStart w:id="9428" w:author="Xuning Wei12232" w:date="2026-07-27T20:45:00Z"/>
            <w:sdt>
              <w:sdtPr>
                <w:rPr>
                  <w:rFonts w:ascii="Times New Roman" w:eastAsia="仿宋_GB2312" w:hAnsi="Times New Roman" w:cs="Times New Roman"/>
                  <w:b/>
                  <w:color w:val="auto"/>
                  <w:sz w:val="18"/>
                  <w:szCs w:val="18"/>
                  <w:lang w:eastAsia="zh-CN" w:bidi="ar"/>
                </w:rPr>
                <w:id w:val="-319350120"/>
                <w14:checkbox>
                  <w14:checked w14:val="0"/>
                  <w14:checkedState w14:val="2612" w14:font="MS Gothic"/>
                  <w14:uncheckedState w14:val="2610" w14:font="MS Gothic"/>
                </w14:checkbox>
              </w:sdtPr>
              <w:sdtEndPr/>
              <w:sdtContent>
                <w:customXmlInsRangeEnd w:id="9428"/>
                <w:ins w:id="9429"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430" w:author="Xuning Wei12232" w:date="2026-07-27T20:45:00Z"/>
              </w:sdtContent>
            </w:sdt>
            <w:customXmlInsRangeEnd w:id="9430"/>
            <w:ins w:id="9431"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R&amp;D Lab: </w:t>
              </w:r>
              <w:r w:rsidR="0026505D" w:rsidRPr="00032BAE">
                <w:rPr>
                  <w:rFonts w:ascii="Times New Roman" w:eastAsia="仿宋_GB2312" w:hAnsi="Times New Roman" w:cs="Times New Roman"/>
                  <w:color w:val="auto"/>
                  <w:sz w:val="18"/>
                  <w:szCs w:val="18"/>
                  <w:u w:val="single"/>
                  <w:lang w:eastAsia="zh-CN" w:bidi="ar"/>
                </w:rPr>
                <w:t xml:space="preserve">N/A </w:t>
              </w:r>
            </w:ins>
          </w:p>
          <w:p w14:paraId="37055304" w14:textId="77777777" w:rsidR="0026505D" w:rsidRPr="00032BAE" w:rsidRDefault="000B6761" w:rsidP="0026505D">
            <w:pPr>
              <w:jc w:val="both"/>
              <w:rPr>
                <w:ins w:id="9432" w:author="Xuning Wei12232" w:date="2026-07-27T20:45:00Z"/>
                <w:rFonts w:ascii="Times New Roman" w:eastAsia="仿宋_GB2312" w:hAnsi="Times New Roman" w:cs="Times New Roman"/>
                <w:color w:val="auto"/>
                <w:sz w:val="18"/>
                <w:szCs w:val="18"/>
                <w:u w:val="single"/>
                <w:lang w:eastAsia="zh-CN" w:bidi="ar"/>
              </w:rPr>
            </w:pPr>
            <w:customXmlInsRangeStart w:id="9433" w:author="Xuning Wei12232" w:date="2026-07-27T20:45:00Z"/>
            <w:sdt>
              <w:sdtPr>
                <w:rPr>
                  <w:rFonts w:ascii="Times New Roman" w:eastAsia="仿宋_GB2312" w:hAnsi="Times New Roman" w:cs="Times New Roman"/>
                  <w:b/>
                  <w:color w:val="auto"/>
                  <w:sz w:val="18"/>
                  <w:szCs w:val="18"/>
                  <w:lang w:eastAsia="zh-CN" w:bidi="ar"/>
                </w:rPr>
                <w:id w:val="2011794327"/>
                <w14:checkbox>
                  <w14:checked w14:val="1"/>
                  <w14:checkedState w14:val="2612" w14:font="MS Gothic"/>
                  <w14:uncheckedState w14:val="2610" w14:font="MS Gothic"/>
                </w14:checkbox>
              </w:sdtPr>
              <w:sdtEndPr/>
              <w:sdtContent>
                <w:customXmlInsRangeEnd w:id="9433"/>
                <w:ins w:id="9434"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435" w:author="Xuning Wei12232" w:date="2026-07-27T20:45:00Z"/>
              </w:sdtContent>
            </w:sdt>
            <w:customXmlInsRangeEnd w:id="9435"/>
            <w:ins w:id="9436"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Production data, Lot Number:</w:t>
              </w:r>
              <w:r w:rsidR="0026505D" w:rsidRPr="00032BAE">
                <w:rPr>
                  <w:rFonts w:ascii="Times New Roman" w:eastAsia="仿宋_GB2312" w:hAnsi="Times New Roman" w:cs="Times New Roman"/>
                  <w:color w:val="auto"/>
                  <w:sz w:val="18"/>
                  <w:szCs w:val="18"/>
                  <w:u w:val="single"/>
                  <w:lang w:eastAsia="zh-CN" w:bidi="ar"/>
                </w:rPr>
                <w:t xml:space="preserve"> CPo140020-02-01-02  </w:t>
              </w:r>
            </w:ins>
          </w:p>
          <w:p w14:paraId="624E9725" w14:textId="77777777" w:rsidR="0026505D" w:rsidRPr="00032BAE" w:rsidRDefault="000B6761" w:rsidP="0026505D">
            <w:pPr>
              <w:jc w:val="both"/>
              <w:rPr>
                <w:ins w:id="9437" w:author="Xuning Wei12232" w:date="2026-07-27T20:45:00Z"/>
                <w:rFonts w:ascii="Times New Roman" w:eastAsia="仿宋_GB2312" w:hAnsi="Times New Roman" w:cs="Times New Roman"/>
                <w:color w:val="auto"/>
                <w:sz w:val="18"/>
                <w:szCs w:val="18"/>
                <w:lang w:eastAsia="zh-CN" w:bidi="ar"/>
              </w:rPr>
            </w:pPr>
            <w:customXmlInsRangeStart w:id="9438" w:author="Xuning Wei12232" w:date="2026-07-27T20:45:00Z"/>
            <w:sdt>
              <w:sdtPr>
                <w:rPr>
                  <w:rFonts w:ascii="Times New Roman" w:eastAsia="仿宋_GB2312" w:hAnsi="Times New Roman" w:cs="Times New Roman"/>
                  <w:b/>
                  <w:color w:val="auto"/>
                  <w:sz w:val="18"/>
                  <w:szCs w:val="18"/>
                  <w:lang w:eastAsia="zh-CN" w:bidi="ar"/>
                </w:rPr>
                <w:id w:val="1834402550"/>
                <w14:checkbox>
                  <w14:checked w14:val="0"/>
                  <w14:checkedState w14:val="2612" w14:font="MS Gothic"/>
                  <w14:uncheckedState w14:val="2610" w14:font="MS Gothic"/>
                </w14:checkbox>
              </w:sdtPr>
              <w:sdtEndPr/>
              <w:sdtContent>
                <w:customXmlInsRangeEnd w:id="9438"/>
                <w:ins w:id="9439"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440" w:author="Xuning Wei12232" w:date="2026-07-27T20:45:00Z"/>
              </w:sdtContent>
            </w:sdt>
            <w:customXmlInsRangeEnd w:id="9440"/>
            <w:ins w:id="9441" w:author="Xuning Wei12232" w:date="2026-07-27T20:45:00Z">
              <w:r w:rsidR="0026505D" w:rsidRPr="00032BAE">
                <w:rPr>
                  <w:rFonts w:ascii="Times New Roman" w:eastAsia="仿宋_GB2312" w:hAnsi="Times New Roman" w:cs="Times New Roman"/>
                  <w:color w:val="auto"/>
                  <w:sz w:val="18"/>
                  <w:szCs w:val="18"/>
                  <w:lang w:eastAsia="zh-CN" w:bidi="ar"/>
                </w:rPr>
                <w:t xml:space="preserve"> Supplier data:</w:t>
              </w:r>
              <w:r w:rsidR="0026505D" w:rsidRPr="00032BAE">
                <w:rPr>
                  <w:rFonts w:ascii="Times New Roman" w:eastAsia="仿宋_GB2312" w:hAnsi="Times New Roman" w:cs="Times New Roman"/>
                  <w:color w:val="auto"/>
                  <w:sz w:val="18"/>
                  <w:szCs w:val="18"/>
                  <w:u w:val="single"/>
                  <w:lang w:eastAsia="zh-CN" w:bidi="ar"/>
                </w:rPr>
                <w:t xml:space="preserve"> N/A  </w:t>
              </w:r>
              <w:r w:rsidR="0026505D" w:rsidRPr="00032BAE">
                <w:rPr>
                  <w:rFonts w:ascii="Times New Roman" w:eastAsia="仿宋_GB2312" w:hAnsi="Times New Roman" w:cs="Times New Roman"/>
                  <w:color w:val="auto"/>
                  <w:sz w:val="18"/>
                  <w:szCs w:val="18"/>
                  <w:lang w:eastAsia="zh-CN" w:bidi="ar"/>
                </w:rPr>
                <w:t xml:space="preserve"> </w:t>
              </w:r>
            </w:ins>
          </w:p>
          <w:p w14:paraId="7C094659" w14:textId="77777777" w:rsidR="0026505D" w:rsidRPr="00032BAE" w:rsidRDefault="000B6761" w:rsidP="0026505D">
            <w:pPr>
              <w:jc w:val="both"/>
              <w:rPr>
                <w:ins w:id="9442" w:author="Xuning Wei12232" w:date="2026-07-27T20:45:00Z"/>
                <w:rFonts w:ascii="Times New Roman" w:eastAsia="仿宋_GB2312" w:hAnsi="Times New Roman" w:cs="Times New Roman"/>
                <w:color w:val="auto"/>
                <w:sz w:val="18"/>
                <w:szCs w:val="18"/>
                <w:u w:val="single"/>
                <w:lang w:eastAsia="zh-CN" w:bidi="ar"/>
              </w:rPr>
            </w:pPr>
            <w:customXmlInsRangeStart w:id="9443" w:author="Xuning Wei12232" w:date="2026-07-27T20:45:00Z"/>
            <w:sdt>
              <w:sdtPr>
                <w:rPr>
                  <w:rFonts w:ascii="Times New Roman" w:eastAsia="仿宋_GB2312" w:hAnsi="Times New Roman" w:cs="Times New Roman"/>
                  <w:b/>
                  <w:color w:val="auto"/>
                  <w:sz w:val="18"/>
                  <w:szCs w:val="18"/>
                  <w:lang w:eastAsia="zh-CN" w:bidi="ar"/>
                </w:rPr>
                <w:id w:val="-1344853683"/>
                <w14:checkbox>
                  <w14:checked w14:val="1"/>
                  <w14:checkedState w14:val="2612" w14:font="MS Gothic"/>
                  <w14:uncheckedState w14:val="2610" w14:font="MS Gothic"/>
                </w14:checkbox>
              </w:sdtPr>
              <w:sdtEndPr/>
              <w:sdtContent>
                <w:customXmlInsRangeEnd w:id="9443"/>
                <w:ins w:id="9444"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445" w:author="Xuning Wei12232" w:date="2026-07-27T20:45:00Z"/>
              </w:sdtContent>
            </w:sdt>
            <w:customXmlInsRangeEnd w:id="9445"/>
            <w:ins w:id="9446" w:author="Xuning Wei12232" w:date="2026-07-27T20:45:00Z">
              <w:r w:rsidR="0026505D" w:rsidRPr="00032BAE">
                <w:rPr>
                  <w:rFonts w:ascii="Times New Roman" w:eastAsia="仿宋_GB2312" w:hAnsi="Times New Roman" w:cs="Times New Roman"/>
                  <w:color w:val="auto"/>
                  <w:sz w:val="18"/>
                  <w:szCs w:val="18"/>
                  <w:lang w:eastAsia="zh-CN" w:bidi="ar"/>
                </w:rPr>
                <w:t xml:space="preserve"> *Handbook &amp; Page:</w:t>
              </w:r>
              <w:r w:rsidR="0026505D" w:rsidRPr="00032BAE">
                <w:rPr>
                  <w:rFonts w:ascii="Times New Roman" w:eastAsia="仿宋_GB2312" w:hAnsi="Times New Roman" w:cs="Times New Roman"/>
                  <w:color w:val="auto"/>
                  <w:sz w:val="18"/>
                  <w:szCs w:val="18"/>
                  <w:u w:val="single"/>
                  <w:lang w:eastAsia="zh-CN" w:bidi="ar"/>
                </w:rPr>
                <w:t xml:space="preserve"> page10-14</w:t>
              </w:r>
              <w:r w:rsidR="0026505D" w:rsidRPr="00032BAE">
                <w:rPr>
                  <w:rFonts w:ascii="Times New Roman" w:eastAsia="仿宋_GB2312" w:hAnsi="Times New Roman" w:cs="Times New Roman"/>
                  <w:color w:val="auto"/>
                  <w:sz w:val="18"/>
                  <w:szCs w:val="18"/>
                  <w:u w:val="single"/>
                  <w:lang w:eastAsia="zh-CN" w:bidi="ar"/>
                </w:rPr>
                <w:t>～</w:t>
              </w:r>
              <w:r w:rsidR="0026505D" w:rsidRPr="00032BAE">
                <w:rPr>
                  <w:rFonts w:ascii="Times New Roman" w:eastAsia="仿宋_GB2312" w:hAnsi="Times New Roman" w:cs="Times New Roman"/>
                  <w:color w:val="auto"/>
                  <w:sz w:val="18"/>
                  <w:szCs w:val="18"/>
                  <w:u w:val="single"/>
                  <w:lang w:eastAsia="zh-CN" w:bidi="ar"/>
                </w:rPr>
                <w:t xml:space="preserve">10-15  </w:t>
              </w:r>
            </w:ins>
          </w:p>
          <w:p w14:paraId="4AEAA38C" w14:textId="0ADCB15B" w:rsidR="0026505D" w:rsidRPr="00032BAE" w:rsidRDefault="000B6761" w:rsidP="0026505D">
            <w:pPr>
              <w:jc w:val="both"/>
              <w:rPr>
                <w:ins w:id="9447" w:author="Xuning Wei12232" w:date="2026-07-27T20:37:00Z"/>
                <w:rFonts w:ascii="Times New Roman" w:eastAsia="仿宋_GB2312" w:hAnsi="Times New Roman" w:cs="Times New Roman"/>
                <w:b/>
                <w:color w:val="auto"/>
                <w:sz w:val="20"/>
                <w:szCs w:val="20"/>
                <w:lang w:eastAsia="zh-CN" w:bidi="ar"/>
              </w:rPr>
            </w:pPr>
            <w:customXmlInsRangeStart w:id="9448" w:author="Xuning Wei12232" w:date="2026-07-27T20:45:00Z"/>
            <w:sdt>
              <w:sdtPr>
                <w:rPr>
                  <w:rFonts w:ascii="Times New Roman" w:eastAsia="仿宋_GB2312" w:hAnsi="Times New Roman" w:cs="Times New Roman"/>
                  <w:color w:val="auto"/>
                  <w:sz w:val="18"/>
                  <w:szCs w:val="18"/>
                  <w:lang w:eastAsia="zh-CN" w:bidi="ar"/>
                </w:rPr>
                <w:id w:val="-1275092654"/>
                <w14:checkbox>
                  <w14:checked w14:val="1"/>
                  <w14:checkedState w14:val="2612" w14:font="MS Gothic"/>
                  <w14:uncheckedState w14:val="2610" w14:font="MS Gothic"/>
                </w14:checkbox>
              </w:sdtPr>
              <w:sdtEndPr/>
              <w:sdtContent>
                <w:customXmlInsRangeEnd w:id="9448"/>
                <w:ins w:id="9449"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450" w:author="Xuning Wei12232" w:date="2026-07-27T20:45:00Z"/>
              </w:sdtContent>
            </w:sdt>
            <w:customXmlInsRangeEnd w:id="9450"/>
            <w:ins w:id="9451" w:author="Xuning Wei12232" w:date="2026-07-27T20:45:00Z">
              <w:r w:rsidR="0026505D" w:rsidRPr="00032BAE">
                <w:rPr>
                  <w:rFonts w:ascii="Times New Roman" w:eastAsia="仿宋_GB2312" w:hAnsi="Times New Roman" w:cs="Times New Roman"/>
                  <w:color w:val="auto"/>
                  <w:sz w:val="18"/>
                  <w:szCs w:val="18"/>
                  <w:lang w:eastAsia="zh-CN" w:bidi="ar"/>
                </w:rPr>
                <w:t xml:space="preserve"> Other:</w:t>
              </w:r>
              <w:r w:rsidR="0026505D"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26505D" w:rsidRPr="00032BAE">
                <w:rPr>
                  <w:rFonts w:ascii="Times New Roman" w:eastAsia="仿宋_GB2312" w:hAnsi="Times New Roman" w:cs="Times New Roman"/>
                  <w:color w:val="auto"/>
                  <w:sz w:val="18"/>
                  <w:szCs w:val="18"/>
                  <w:u w:val="single"/>
                  <w:lang w:eastAsia="zh-CN" w:bidi="ar"/>
                </w:rPr>
                <w:t>salts.The</w:t>
              </w:r>
              <w:proofErr w:type="spellEnd"/>
              <w:r w:rsidR="0026505D"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26505D" w:rsidRPr="00032BAE">
                <w:rPr>
                  <w:rFonts w:ascii="Times New Roman" w:eastAsia="仿宋_GB2312" w:hAnsi="Times New Roman" w:cs="Times New Roman"/>
                  <w:color w:val="auto"/>
                  <w:sz w:val="18"/>
                  <w:szCs w:val="18"/>
                  <w:u w:val="single"/>
                  <w:lang w:eastAsia="zh-CN" w:bidi="ar"/>
                </w:rPr>
                <w:t>solvents.The</w:t>
              </w:r>
              <w:proofErr w:type="spellEnd"/>
              <w:r w:rsidR="0026505D"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26505D" w:rsidRPr="00032BAE" w14:paraId="6753AE16" w14:textId="77777777" w:rsidTr="00770B21">
        <w:trPr>
          <w:trHeight w:val="2986"/>
          <w:ins w:id="9452" w:author="Xuning Wei12232" w:date="2026-07-27T20:37:00Z"/>
          <w:trPrChange w:id="9453" w:author="Xuning Wei12232" w:date="2026-07-27T20:59:00Z">
            <w:trPr>
              <w:trHeight w:val="2986"/>
            </w:trPr>
          </w:trPrChange>
        </w:trPr>
        <w:tc>
          <w:tcPr>
            <w:tcW w:w="269" w:type="pct"/>
            <w:vMerge/>
            <w:shd w:val="clear" w:color="auto" w:fill="FFFFFF" w:themeFill="background1"/>
            <w:vAlign w:val="center"/>
            <w:tcPrChange w:id="9454" w:author="Xuning Wei12232" w:date="2026-07-27T20:59:00Z">
              <w:tcPr>
                <w:tcW w:w="269" w:type="pct"/>
                <w:gridSpan w:val="3"/>
                <w:vMerge/>
                <w:shd w:val="clear" w:color="auto" w:fill="FFFFFF" w:themeFill="background1"/>
                <w:vAlign w:val="center"/>
              </w:tcPr>
            </w:tcPrChange>
          </w:tcPr>
          <w:p w14:paraId="2A9DF8BF" w14:textId="77777777" w:rsidR="0026505D" w:rsidRDefault="0026505D" w:rsidP="0026505D">
            <w:pPr>
              <w:jc w:val="both"/>
              <w:rPr>
                <w:ins w:id="9455" w:author="Xuning Wei12232" w:date="2026-07-27T20:37: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9456" w:author="Xuning Wei12232" w:date="2026-07-27T20:59:00Z">
              <w:tcPr>
                <w:tcW w:w="1365" w:type="pct"/>
                <w:gridSpan w:val="3"/>
                <w:vMerge/>
                <w:shd w:val="clear" w:color="auto" w:fill="FFFFFF" w:themeFill="background1"/>
                <w:vAlign w:val="center"/>
              </w:tcPr>
            </w:tcPrChange>
          </w:tcPr>
          <w:p w14:paraId="095C92E1" w14:textId="77777777" w:rsidR="0026505D" w:rsidRPr="00321EFC" w:rsidRDefault="0026505D" w:rsidP="0026505D">
            <w:pPr>
              <w:jc w:val="both"/>
              <w:rPr>
                <w:ins w:id="9457" w:author="Xuning Wei12232" w:date="2026-07-27T20:43:00Z"/>
                <w:rFonts w:ascii="Times New Roman" w:eastAsia="等线" w:hAnsi="Times New Roman" w:cs="Times New Roman"/>
                <w:color w:val="0000FF"/>
                <w:sz w:val="18"/>
                <w:szCs w:val="18"/>
                <w:lang w:eastAsia="zh-CN"/>
              </w:rPr>
            </w:pPr>
          </w:p>
        </w:tc>
        <w:tc>
          <w:tcPr>
            <w:tcW w:w="842" w:type="pct"/>
            <w:vMerge/>
            <w:shd w:val="clear" w:color="auto" w:fill="FFFFFF" w:themeFill="background1"/>
            <w:vAlign w:val="center"/>
            <w:tcPrChange w:id="9458" w:author="Xuning Wei12232" w:date="2026-07-27T20:59:00Z">
              <w:tcPr>
                <w:tcW w:w="842" w:type="pct"/>
                <w:gridSpan w:val="3"/>
                <w:vMerge/>
                <w:shd w:val="clear" w:color="auto" w:fill="FFFFFF" w:themeFill="background1"/>
                <w:vAlign w:val="center"/>
              </w:tcPr>
            </w:tcPrChange>
          </w:tcPr>
          <w:p w14:paraId="3F7B6CE6" w14:textId="77777777" w:rsidR="0026505D" w:rsidRPr="00032BAE" w:rsidRDefault="0026505D" w:rsidP="0026505D">
            <w:pPr>
              <w:jc w:val="both"/>
              <w:rPr>
                <w:ins w:id="9459"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9460" w:author="Xuning Wei12232" w:date="2026-07-27T20:59:00Z">
              <w:tcPr>
                <w:tcW w:w="346" w:type="pct"/>
                <w:gridSpan w:val="3"/>
                <w:vMerge/>
                <w:shd w:val="clear" w:color="auto" w:fill="FFFFFF" w:themeFill="background1"/>
                <w:vAlign w:val="center"/>
              </w:tcPr>
            </w:tcPrChange>
          </w:tcPr>
          <w:p w14:paraId="7D0D7F01" w14:textId="77777777" w:rsidR="0026505D" w:rsidRPr="00032BAE" w:rsidRDefault="0026505D" w:rsidP="0026505D">
            <w:pPr>
              <w:jc w:val="both"/>
              <w:rPr>
                <w:ins w:id="9461"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9462" w:author="Xuning Wei12232" w:date="2026-07-27T20:59:00Z">
              <w:tcPr>
                <w:tcW w:w="396" w:type="pct"/>
                <w:gridSpan w:val="3"/>
                <w:vMerge/>
                <w:shd w:val="clear" w:color="auto" w:fill="FFFFFF" w:themeFill="background1"/>
                <w:vAlign w:val="center"/>
              </w:tcPr>
            </w:tcPrChange>
          </w:tcPr>
          <w:p w14:paraId="09CE4633" w14:textId="77777777" w:rsidR="0026505D" w:rsidRPr="00032BAE" w:rsidRDefault="0026505D" w:rsidP="0026505D">
            <w:pPr>
              <w:jc w:val="both"/>
              <w:rPr>
                <w:ins w:id="9463"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9464" w:author="Xuning Wei12232" w:date="2026-07-27T20:59:00Z">
              <w:tcPr>
                <w:tcW w:w="397" w:type="pct"/>
                <w:gridSpan w:val="3"/>
                <w:vAlign w:val="center"/>
              </w:tcPr>
            </w:tcPrChange>
          </w:tcPr>
          <w:p w14:paraId="6B740EBB" w14:textId="77777777" w:rsidR="0026505D" w:rsidRPr="00032BAE" w:rsidRDefault="000B6761" w:rsidP="0026505D">
            <w:pPr>
              <w:jc w:val="both"/>
              <w:rPr>
                <w:ins w:id="9465" w:author="Xuning Wei12232" w:date="2026-07-27T20:49:00Z"/>
                <w:rFonts w:ascii="Times New Roman" w:eastAsia="仿宋_GB2312" w:hAnsi="Times New Roman" w:cs="Times New Roman"/>
                <w:color w:val="auto"/>
                <w:sz w:val="18"/>
                <w:szCs w:val="18"/>
                <w:lang w:eastAsia="zh-CN" w:bidi="ar"/>
              </w:rPr>
            </w:pPr>
            <w:customXmlInsRangeStart w:id="9466" w:author="Xuning Wei12232" w:date="2026-07-27T20:49:00Z"/>
            <w:sdt>
              <w:sdtPr>
                <w:rPr>
                  <w:rFonts w:ascii="Times New Roman" w:eastAsia="仿宋_GB2312" w:hAnsi="Times New Roman" w:cs="Times New Roman"/>
                  <w:b/>
                  <w:color w:val="auto"/>
                  <w:sz w:val="18"/>
                  <w:szCs w:val="18"/>
                  <w:lang w:eastAsia="zh-CN" w:bidi="ar"/>
                </w:rPr>
                <w:id w:val="580101056"/>
                <w14:checkbox>
                  <w14:checked w14:val="0"/>
                  <w14:checkedState w14:val="2612" w14:font="MS Gothic"/>
                  <w14:uncheckedState w14:val="2610" w14:font="MS Gothic"/>
                </w14:checkbox>
              </w:sdtPr>
              <w:sdtEndPr/>
              <w:sdtContent>
                <w:customXmlInsRangeEnd w:id="9466"/>
                <w:ins w:id="9467" w:author="Xuning Wei12232" w:date="2026-07-27T20:49:00Z">
                  <w:r w:rsidR="0026505D" w:rsidRPr="00032BAE">
                    <w:rPr>
                      <w:rFonts w:ascii="Segoe UI Symbol" w:eastAsia="仿宋_GB2312" w:hAnsi="Segoe UI Symbol" w:cs="Segoe UI Symbol"/>
                      <w:b/>
                      <w:color w:val="auto"/>
                      <w:sz w:val="18"/>
                      <w:szCs w:val="18"/>
                      <w:lang w:eastAsia="zh-CN" w:bidi="ar"/>
                    </w:rPr>
                    <w:t>☐</w:t>
                  </w:r>
                </w:ins>
                <w:customXmlInsRangeStart w:id="9468" w:author="Xuning Wei12232" w:date="2026-07-27T20:49:00Z"/>
              </w:sdtContent>
            </w:sdt>
            <w:customXmlInsRangeEnd w:id="9468"/>
            <w:ins w:id="9469" w:author="Xuning Wei12232" w:date="2026-07-27T20:49:00Z">
              <w:r w:rsidR="0026505D" w:rsidRPr="00032BAE">
                <w:rPr>
                  <w:rFonts w:ascii="Times New Roman" w:eastAsia="仿宋_GB2312" w:hAnsi="Times New Roman" w:cs="Times New Roman"/>
                  <w:color w:val="auto"/>
                  <w:sz w:val="18"/>
                  <w:szCs w:val="18"/>
                  <w:lang w:eastAsia="zh-CN" w:bidi="ar"/>
                </w:rPr>
                <w:t xml:space="preserve"> High</w:t>
              </w:r>
            </w:ins>
          </w:p>
          <w:p w14:paraId="5E660402" w14:textId="77777777" w:rsidR="0026505D" w:rsidRPr="00032BAE" w:rsidRDefault="000B6761" w:rsidP="0026505D">
            <w:pPr>
              <w:jc w:val="both"/>
              <w:rPr>
                <w:ins w:id="9470" w:author="Xuning Wei12232" w:date="2026-07-27T20:49:00Z"/>
                <w:rFonts w:ascii="Times New Roman" w:eastAsia="仿宋_GB2312" w:hAnsi="Times New Roman" w:cs="Times New Roman"/>
                <w:color w:val="auto"/>
                <w:sz w:val="18"/>
                <w:szCs w:val="18"/>
                <w:lang w:eastAsia="zh-CN" w:bidi="ar"/>
              </w:rPr>
            </w:pPr>
            <w:customXmlInsRangeStart w:id="9471" w:author="Xuning Wei12232" w:date="2026-07-27T20:49:00Z"/>
            <w:sdt>
              <w:sdtPr>
                <w:rPr>
                  <w:rFonts w:ascii="Times New Roman" w:eastAsia="仿宋_GB2312" w:hAnsi="Times New Roman" w:cs="Times New Roman"/>
                  <w:b/>
                  <w:color w:val="auto"/>
                  <w:sz w:val="18"/>
                  <w:szCs w:val="18"/>
                  <w:lang w:eastAsia="zh-CN" w:bidi="ar"/>
                </w:rPr>
                <w:id w:val="1857071686"/>
                <w14:checkbox>
                  <w14:checked w14:val="0"/>
                  <w14:checkedState w14:val="2612" w14:font="MS Gothic"/>
                  <w14:uncheckedState w14:val="2610" w14:font="MS Gothic"/>
                </w14:checkbox>
              </w:sdtPr>
              <w:sdtEndPr/>
              <w:sdtContent>
                <w:customXmlInsRangeEnd w:id="9471"/>
                <w:ins w:id="9472" w:author="Xuning Wei12232" w:date="2026-07-27T20:49:00Z">
                  <w:r w:rsidR="0026505D" w:rsidRPr="00032BAE">
                    <w:rPr>
                      <w:rFonts w:ascii="Segoe UI Symbol" w:eastAsia="仿宋_GB2312" w:hAnsi="Segoe UI Symbol" w:cs="Segoe UI Symbol"/>
                      <w:b/>
                      <w:color w:val="auto"/>
                      <w:sz w:val="18"/>
                      <w:szCs w:val="18"/>
                      <w:lang w:eastAsia="zh-CN" w:bidi="ar"/>
                    </w:rPr>
                    <w:t>☐</w:t>
                  </w:r>
                </w:ins>
                <w:customXmlInsRangeStart w:id="9473" w:author="Xuning Wei12232" w:date="2026-07-27T20:49:00Z"/>
              </w:sdtContent>
            </w:sdt>
            <w:customXmlInsRangeEnd w:id="9473"/>
            <w:ins w:id="9474" w:author="Xuning Wei12232" w:date="2026-07-27T20:49:00Z">
              <w:r w:rsidR="0026505D" w:rsidRPr="00032BAE">
                <w:rPr>
                  <w:rFonts w:ascii="Times New Roman" w:eastAsia="仿宋_GB2312" w:hAnsi="Times New Roman" w:cs="Times New Roman"/>
                  <w:b/>
                  <w:color w:val="auto"/>
                  <w:sz w:val="18"/>
                  <w:szCs w:val="18"/>
                  <w:lang w:eastAsia="zh-CN" w:bidi="ar"/>
                </w:rPr>
                <w:t xml:space="preserve"> </w:t>
              </w:r>
              <w:r w:rsidR="0026505D" w:rsidRPr="00032BAE">
                <w:rPr>
                  <w:rFonts w:ascii="Times New Roman" w:eastAsia="仿宋_GB2312" w:hAnsi="Times New Roman" w:cs="Times New Roman"/>
                  <w:color w:val="auto"/>
                  <w:sz w:val="18"/>
                  <w:szCs w:val="18"/>
                  <w:lang w:eastAsia="zh-CN" w:bidi="ar"/>
                </w:rPr>
                <w:t>Medium</w:t>
              </w:r>
            </w:ins>
          </w:p>
          <w:p w14:paraId="165A5469" w14:textId="0AB4A61C" w:rsidR="0026505D" w:rsidRDefault="000B6761" w:rsidP="0026505D">
            <w:pPr>
              <w:jc w:val="both"/>
              <w:rPr>
                <w:ins w:id="9475" w:author="Xuning Wei12232" w:date="2026-07-27T20:45:00Z"/>
                <w:rFonts w:ascii="Times New Roman" w:eastAsia="仿宋_GB2312" w:hAnsi="Times New Roman" w:cs="Times New Roman"/>
                <w:color w:val="auto"/>
                <w:sz w:val="18"/>
                <w:szCs w:val="18"/>
                <w:lang w:eastAsia="zh-CN" w:bidi="ar"/>
              </w:rPr>
            </w:pPr>
            <w:customXmlInsRangeStart w:id="9476" w:author="Xuning Wei12232" w:date="2026-07-27T20:49:00Z"/>
            <w:sdt>
              <w:sdtPr>
                <w:rPr>
                  <w:rFonts w:ascii="Times New Roman" w:eastAsia="仿宋_GB2312" w:hAnsi="Times New Roman" w:cs="Times New Roman"/>
                  <w:b/>
                  <w:color w:val="auto"/>
                  <w:sz w:val="18"/>
                  <w:szCs w:val="18"/>
                  <w:lang w:eastAsia="zh-CN" w:bidi="ar"/>
                </w:rPr>
                <w:id w:val="-1313325373"/>
                <w14:checkbox>
                  <w14:checked w14:val="1"/>
                  <w14:checkedState w14:val="2612" w14:font="MS Gothic"/>
                  <w14:uncheckedState w14:val="2610" w14:font="MS Gothic"/>
                </w14:checkbox>
              </w:sdtPr>
              <w:sdtEndPr/>
              <w:sdtContent>
                <w:customXmlInsRangeEnd w:id="9476"/>
                <w:ins w:id="9477" w:author="Xuning Wei12232" w:date="2026-07-27T20:49:00Z">
                  <w:r w:rsidR="0026505D" w:rsidRPr="00032BAE">
                    <w:rPr>
                      <w:rFonts w:ascii="Segoe UI Symbol" w:eastAsia="仿宋_GB2312" w:hAnsi="Segoe UI Symbol" w:cs="Segoe UI Symbol"/>
                      <w:b/>
                      <w:color w:val="auto"/>
                      <w:sz w:val="18"/>
                      <w:szCs w:val="18"/>
                      <w:lang w:eastAsia="zh-CN" w:bidi="ar"/>
                    </w:rPr>
                    <w:t>☒</w:t>
                  </w:r>
                </w:ins>
                <w:customXmlInsRangeStart w:id="9478" w:author="Xuning Wei12232" w:date="2026-07-27T20:49:00Z"/>
              </w:sdtContent>
            </w:sdt>
            <w:customXmlInsRangeEnd w:id="9478"/>
            <w:ins w:id="9479" w:author="Xuning Wei12232" w:date="2026-07-27T20:49:00Z">
              <w:r w:rsidR="0026505D"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9480" w:author="Xuning Wei12232" w:date="2026-07-27T20:59:00Z">
              <w:tcPr>
                <w:tcW w:w="397" w:type="pct"/>
                <w:gridSpan w:val="2"/>
                <w:vAlign w:val="center"/>
              </w:tcPr>
            </w:tcPrChange>
          </w:tcPr>
          <w:p w14:paraId="4967B751" w14:textId="4F552A6E" w:rsidR="0026505D" w:rsidRDefault="0026505D" w:rsidP="0026505D">
            <w:pPr>
              <w:jc w:val="both"/>
              <w:rPr>
                <w:ins w:id="9481" w:author="Xuning Wei12232" w:date="2026-07-27T20:45:00Z"/>
                <w:rFonts w:ascii="Times New Roman" w:eastAsia="仿宋_GB2312" w:hAnsi="Times New Roman" w:cs="Times New Roman"/>
                <w:color w:val="auto"/>
                <w:sz w:val="18"/>
                <w:szCs w:val="18"/>
                <w:lang w:eastAsia="zh-CN" w:bidi="ar"/>
              </w:rPr>
            </w:pPr>
            <w:ins w:id="9482" w:author="Xuning Wei12232" w:date="2026-07-27T20:49: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9483" w:author="Xuning Wei12232" w:date="2026-07-27T20:59:00Z">
              <w:tcPr>
                <w:tcW w:w="988" w:type="pct"/>
                <w:vMerge/>
                <w:vAlign w:val="center"/>
              </w:tcPr>
            </w:tcPrChange>
          </w:tcPr>
          <w:p w14:paraId="2AF07F62" w14:textId="77777777" w:rsidR="0026505D" w:rsidRDefault="0026505D" w:rsidP="0026505D">
            <w:pPr>
              <w:jc w:val="both"/>
              <w:rPr>
                <w:ins w:id="9484" w:author="Xuning Wei12232" w:date="2026-07-27T20:45:00Z"/>
                <w:rFonts w:ascii="Times New Roman" w:eastAsia="仿宋_GB2312" w:hAnsi="Times New Roman" w:cs="Times New Roman"/>
                <w:b/>
                <w:color w:val="auto"/>
                <w:sz w:val="18"/>
                <w:szCs w:val="18"/>
                <w:lang w:eastAsia="zh-CN" w:bidi="ar"/>
              </w:rPr>
            </w:pPr>
          </w:p>
        </w:tc>
      </w:tr>
      <w:tr w:rsidR="0026505D" w:rsidRPr="00032BAE" w14:paraId="4DB5CD23" w14:textId="77777777" w:rsidTr="00770B21">
        <w:trPr>
          <w:trHeight w:val="2861"/>
          <w:ins w:id="9485" w:author="Xuning Wei12232" w:date="2026-07-27T20:37:00Z"/>
          <w:trPrChange w:id="9486" w:author="Xuning Wei12232" w:date="2026-07-27T20:59:00Z">
            <w:trPr>
              <w:trHeight w:val="2861"/>
            </w:trPr>
          </w:trPrChange>
        </w:trPr>
        <w:tc>
          <w:tcPr>
            <w:tcW w:w="269" w:type="pct"/>
            <w:vMerge w:val="restart"/>
            <w:shd w:val="clear" w:color="auto" w:fill="FFFFFF" w:themeFill="background1"/>
            <w:vAlign w:val="center"/>
            <w:tcPrChange w:id="9487" w:author="Xuning Wei12232" w:date="2026-07-27T20:59:00Z">
              <w:tcPr>
                <w:tcW w:w="269" w:type="pct"/>
                <w:gridSpan w:val="3"/>
                <w:vMerge w:val="restart"/>
                <w:shd w:val="clear" w:color="auto" w:fill="FFFFFF" w:themeFill="background1"/>
                <w:vAlign w:val="center"/>
              </w:tcPr>
            </w:tcPrChange>
          </w:tcPr>
          <w:p w14:paraId="1AD5042B" w14:textId="5F8E65E9" w:rsidR="0026505D" w:rsidRDefault="0026505D">
            <w:pPr>
              <w:jc w:val="center"/>
              <w:rPr>
                <w:ins w:id="9488" w:author="Xuning Wei12232" w:date="2026-07-27T20:37:00Z"/>
                <w:rFonts w:ascii="Times New Roman" w:eastAsia="仿宋_GB2312" w:hAnsi="Times New Roman" w:cs="Times New Roman"/>
                <w:color w:val="auto"/>
                <w:sz w:val="20"/>
                <w:szCs w:val="20"/>
                <w:lang w:eastAsia="zh-CN" w:bidi="ar"/>
              </w:rPr>
              <w:pPrChange w:id="9489" w:author="Xuning Wei12232" w:date="2026-07-27T20:49:00Z">
                <w:pPr>
                  <w:jc w:val="both"/>
                </w:pPr>
              </w:pPrChange>
            </w:pPr>
            <w:ins w:id="9490" w:author="Xuning Wei12232" w:date="2026-07-27T20:49:00Z">
              <w:r>
                <w:rPr>
                  <w:rFonts w:ascii="Times New Roman" w:eastAsia="仿宋_GB2312" w:hAnsi="Times New Roman" w:cs="Times New Roman" w:hint="eastAsia"/>
                  <w:color w:val="auto"/>
                  <w:sz w:val="20"/>
                  <w:szCs w:val="20"/>
                  <w:lang w:eastAsia="zh-CN" w:bidi="ar"/>
                </w:rPr>
                <w:lastRenderedPageBreak/>
                <w:t>1</w:t>
              </w:r>
              <w:r>
                <w:rPr>
                  <w:rFonts w:ascii="Times New Roman" w:eastAsia="仿宋_GB2312" w:hAnsi="Times New Roman" w:cs="Times New Roman"/>
                  <w:color w:val="auto"/>
                  <w:sz w:val="20"/>
                  <w:szCs w:val="20"/>
                  <w:lang w:eastAsia="zh-CN" w:bidi="ar"/>
                </w:rPr>
                <w:t>3</w:t>
              </w:r>
            </w:ins>
          </w:p>
        </w:tc>
        <w:tc>
          <w:tcPr>
            <w:tcW w:w="1365" w:type="pct"/>
            <w:vMerge w:val="restart"/>
            <w:shd w:val="clear" w:color="auto" w:fill="FFFFFF" w:themeFill="background1"/>
            <w:vAlign w:val="center"/>
            <w:tcPrChange w:id="9491" w:author="Xuning Wei12232" w:date="2026-07-27T20:59:00Z">
              <w:tcPr>
                <w:tcW w:w="1365" w:type="pct"/>
                <w:gridSpan w:val="3"/>
                <w:vMerge w:val="restart"/>
                <w:shd w:val="clear" w:color="auto" w:fill="FFFFFF" w:themeFill="background1"/>
                <w:vAlign w:val="center"/>
              </w:tcPr>
            </w:tcPrChange>
          </w:tcPr>
          <w:p w14:paraId="1EF44F4D" w14:textId="1B61F410" w:rsidR="0026505D" w:rsidRDefault="0026505D" w:rsidP="0026505D">
            <w:pPr>
              <w:jc w:val="both"/>
              <w:rPr>
                <w:ins w:id="9492" w:author="Xuning Wei12232" w:date="2026-07-27T20:42:00Z"/>
                <w:rFonts w:ascii="Times New Roman" w:eastAsia="等线" w:hAnsi="Times New Roman" w:cs="Times New Roman"/>
                <w:color w:val="000000" w:themeColor="text1"/>
                <w:sz w:val="18"/>
                <w:szCs w:val="18"/>
              </w:rPr>
            </w:pPr>
            <w:ins w:id="9493" w:author="Xuning Wei12232" w:date="2026-07-27T20:43:00Z">
              <w:r w:rsidRPr="00321EFC">
                <w:rPr>
                  <w:rFonts w:ascii="Times New Roman" w:eastAsia="等线" w:hAnsi="Times New Roman" w:cs="Times New Roman"/>
                  <w:color w:val="000000" w:themeColor="text1"/>
                  <w:sz w:val="18"/>
                  <w:szCs w:val="18"/>
                  <w:lang w:eastAsia="zh-CN"/>
                </w:rPr>
                <w:t>Fmoc-L-Ala-OH·H</w:t>
              </w:r>
              <w:r w:rsidRPr="00321EFC">
                <w:rPr>
                  <w:rFonts w:ascii="Times New Roman" w:eastAsia="等线" w:hAnsi="Times New Roman" w:cs="Times New Roman"/>
                  <w:color w:val="000000" w:themeColor="text1"/>
                  <w:sz w:val="18"/>
                  <w:szCs w:val="18"/>
                  <w:vertAlign w:val="subscript"/>
                  <w:lang w:eastAsia="zh-CN"/>
                </w:rPr>
                <w:t>2</w:t>
              </w:r>
              <w:r w:rsidRPr="00321EFC">
                <w:rPr>
                  <w:rFonts w:ascii="Times New Roman" w:eastAsia="等线" w:hAnsi="Times New Roman" w:cs="Times New Roman"/>
                  <w:color w:val="000000" w:themeColor="text1"/>
                  <w:sz w:val="18"/>
                  <w:szCs w:val="18"/>
                  <w:lang w:eastAsia="zh-CN"/>
                </w:rPr>
                <w:t>O</w:t>
              </w:r>
              <w:r w:rsidRPr="00321EFC">
                <w:rPr>
                  <w:rFonts w:ascii="Times New Roman" w:eastAsia="等线" w:hAnsi="Times New Roman" w:cs="Times New Roman"/>
                  <w:color w:val="000000" w:themeColor="text1"/>
                  <w:sz w:val="18"/>
                  <w:szCs w:val="18"/>
                </w:rPr>
                <w:t>.</w:t>
              </w:r>
            </w:ins>
            <w:ins w:id="9494" w:author="Xuning Wei12232" w:date="2026-07-27T20:42:00Z">
              <w:r w:rsidRPr="008B3C39">
                <w:rPr>
                  <w:rFonts w:ascii="Times New Roman" w:eastAsia="仿宋_GB2312" w:hAnsi="Times New Roman" w:cs="Times New Roman"/>
                  <w:color w:val="auto"/>
                  <w:sz w:val="18"/>
                  <w:szCs w:val="18"/>
                  <w:lang w:eastAsia="zh-CN"/>
                </w:rPr>
                <w:t xml:space="preserve"> activation and transfer</w:t>
              </w:r>
            </w:ins>
          </w:p>
          <w:p w14:paraId="790DAADA" w14:textId="2B03FD04" w:rsidR="0026505D" w:rsidRPr="00032BAE" w:rsidRDefault="0026505D" w:rsidP="0026505D">
            <w:pPr>
              <w:jc w:val="both"/>
              <w:rPr>
                <w:ins w:id="9495" w:author="Xuning Wei12232" w:date="2026-07-27T20:37:00Z"/>
                <w:rFonts w:ascii="Times New Roman" w:eastAsia="仿宋_GB2312" w:hAnsi="Times New Roman" w:cs="Times New Roman"/>
                <w:color w:val="auto"/>
                <w:sz w:val="20"/>
                <w:szCs w:val="20"/>
                <w:lang w:eastAsia="zh-CN" w:bidi="ar"/>
              </w:rPr>
            </w:pPr>
            <w:ins w:id="9496" w:author="Xuning Wei12232" w:date="2026-07-27T20:42:00Z">
              <w:r>
                <w:rPr>
                  <w:rFonts w:ascii="Times New Roman" w:eastAsia="等线" w:hAnsi="Times New Roman" w:cs="Times New Roman"/>
                  <w:color w:val="000000" w:themeColor="text1"/>
                  <w:sz w:val="18"/>
                  <w:szCs w:val="18"/>
                </w:rPr>
                <w:t xml:space="preserve">1. </w:t>
              </w:r>
              <w:r w:rsidRPr="00321EFC">
                <w:rPr>
                  <w:rFonts w:ascii="Times New Roman" w:eastAsia="等线" w:hAnsi="Times New Roman" w:cs="Times New Roman"/>
                  <w:color w:val="000000" w:themeColor="text1"/>
                  <w:sz w:val="18"/>
                  <w:szCs w:val="18"/>
                </w:rPr>
                <w:t xml:space="preserve">Add </w:t>
              </w:r>
              <w:r w:rsidRPr="00321EFC">
                <w:rPr>
                  <w:rFonts w:ascii="Times New Roman" w:eastAsia="等线" w:hAnsi="Times New Roman" w:cs="Times New Roman"/>
                  <w:color w:val="000000" w:themeColor="text1"/>
                  <w:sz w:val="18"/>
                  <w:szCs w:val="18"/>
                  <w:lang w:eastAsia="zh-CN"/>
                </w:rPr>
                <w:t>5.0 V DMF (4.740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Start the stirrer. Then add 2.0 eq. </w:t>
              </w:r>
              <w:r w:rsidRPr="00321EFC">
                <w:rPr>
                  <w:rFonts w:ascii="Times New Roman" w:eastAsia="等线" w:hAnsi="Times New Roman" w:cs="Times New Roman"/>
                  <w:color w:val="000000" w:themeColor="text1"/>
                  <w:sz w:val="18"/>
                  <w:szCs w:val="18"/>
                  <w:lang w:eastAsia="zh-CN"/>
                </w:rPr>
                <w:t>Fmoc-L-Ala-OH·H</w:t>
              </w:r>
              <w:r w:rsidRPr="00321EFC">
                <w:rPr>
                  <w:rFonts w:ascii="Times New Roman" w:eastAsia="等线" w:hAnsi="Times New Roman" w:cs="Times New Roman"/>
                  <w:color w:val="000000" w:themeColor="text1"/>
                  <w:sz w:val="18"/>
                  <w:szCs w:val="18"/>
                  <w:vertAlign w:val="subscript"/>
                  <w:lang w:eastAsia="zh-CN"/>
                </w:rPr>
                <w:t>2</w:t>
              </w:r>
              <w:r w:rsidRPr="00321EFC">
                <w:rPr>
                  <w:rFonts w:ascii="Times New Roman" w:eastAsia="等线" w:hAnsi="Times New Roman" w:cs="Times New Roman"/>
                  <w:color w:val="000000" w:themeColor="text1"/>
                  <w:sz w:val="18"/>
                  <w:szCs w:val="18"/>
                  <w:lang w:eastAsia="zh-CN"/>
                </w:rPr>
                <w:t>O</w:t>
              </w:r>
              <w:r w:rsidRPr="00321EFC">
                <w:rPr>
                  <w:rFonts w:ascii="Times New Roman" w:eastAsia="等线" w:hAnsi="Times New Roman" w:cs="Times New Roman"/>
                  <w:color w:val="000000" w:themeColor="text1"/>
                  <w:sz w:val="18"/>
                  <w:szCs w:val="18"/>
                </w:rPr>
                <w:t xml:space="preserve">. </w:t>
              </w:r>
            </w:ins>
            <w:ins w:id="9497" w:author="Xuning Wei12232" w:date="2026-09-05T19:50:00Z">
              <w:r w:rsidR="00473484" w:rsidRPr="00473484">
                <w:rPr>
                  <w:rFonts w:ascii="Times New Roman" w:eastAsia="等线" w:hAnsi="Times New Roman" w:cs="Times New Roman"/>
                  <w:color w:val="FF0000"/>
                  <w:sz w:val="18"/>
                  <w:szCs w:val="18"/>
                </w:rPr>
                <w:t>Stir for at least 15 min.</w:t>
              </w:r>
            </w:ins>
            <w:ins w:id="9498" w:author="Xuning Wei12232" w:date="2026-07-27T20:42:00Z">
              <w:r w:rsidRPr="00321EFC">
                <w:rPr>
                  <w:rFonts w:ascii="Times New Roman" w:eastAsia="等线" w:hAnsi="Times New Roman" w:cs="Times New Roman"/>
                  <w:color w:val="000000" w:themeColor="text1"/>
                  <w:sz w:val="18"/>
                  <w:szCs w:val="18"/>
                  <w:lang w:eastAsia="zh-CN"/>
                </w:rPr>
                <w:t xml:space="preserve"> </w:t>
              </w:r>
              <w:r>
                <w:rPr>
                  <w:rFonts w:ascii="Times New Roman" w:eastAsia="等线" w:hAnsi="Times New Roman" w:cs="Times New Roman"/>
                  <w:color w:val="000000" w:themeColor="text1"/>
                  <w:sz w:val="18"/>
                  <w:szCs w:val="18"/>
                  <w:lang w:eastAsia="zh-CN"/>
                </w:rPr>
                <w:br/>
                <w:t xml:space="preserve">2. </w:t>
              </w:r>
              <w:r w:rsidRPr="00321EFC">
                <w:rPr>
                  <w:rFonts w:ascii="Times New Roman" w:eastAsia="等线" w:hAnsi="Times New Roman" w:cs="Times New Roman"/>
                  <w:color w:val="000000" w:themeColor="text1"/>
                  <w:sz w:val="18"/>
                  <w:szCs w:val="18"/>
                  <w:lang w:eastAsia="zh-CN"/>
                </w:rPr>
                <w:t>Adjust</w:t>
              </w:r>
              <w:r w:rsidRPr="00321EFC">
                <w:rPr>
                  <w:rFonts w:ascii="Times New Roman" w:eastAsia="等线" w:hAnsi="Times New Roman" w:cs="Times New Roman"/>
                  <w:bCs w:val="0"/>
                  <w:color w:val="000000" w:themeColor="text1"/>
                  <w:sz w:val="18"/>
                  <w:szCs w:val="18"/>
                </w:rPr>
                <w:t xml:space="preserve"> the mixture to </w:t>
              </w:r>
              <w:r w:rsidRPr="00321EFC">
                <w:rPr>
                  <w:rFonts w:ascii="Times New Roman" w:eastAsia="等线" w:hAnsi="Times New Roman" w:cs="Times New Roman"/>
                  <w:bCs w:val="0"/>
                  <w:color w:val="000000" w:themeColor="text1"/>
                  <w:sz w:val="18"/>
                  <w:szCs w:val="18"/>
                  <w:lang w:eastAsia="zh-CN"/>
                </w:rPr>
                <w:t>20</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ins>
            <w:ins w:id="9499" w:author="Johan Granander" w:date="2026-07-28T13:46:00Z">
              <w:r w:rsidR="00B455BE">
                <w:rPr>
                  <w:rFonts w:ascii="Times New Roman" w:eastAsia="等线" w:hAnsi="Times New Roman" w:cs="Times New Roman"/>
                  <w:bCs w:val="0"/>
                  <w:color w:val="000000" w:themeColor="text1"/>
                  <w:sz w:val="18"/>
                  <w:szCs w:val="18"/>
                </w:rPr>
                <w:t xml:space="preserve"> </w:t>
              </w:r>
            </w:ins>
            <w:ins w:id="9500" w:author="Xuning Wei12232" w:date="2026-07-27T20:42:00Z">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 xml:space="preserve">. Maintain for next operation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501" w:author="Johan Granander" w:date="2026-07-28T13:46:00Z">
              <w:r w:rsidR="00B455BE">
                <w:rPr>
                  <w:rFonts w:ascii="Times New Roman" w:eastAsia="等线" w:hAnsi="Times New Roman" w:cs="Times New Roman"/>
                  <w:color w:val="000000" w:themeColor="text1"/>
                  <w:sz w:val="18"/>
                  <w:szCs w:val="18"/>
                </w:rPr>
                <w:t xml:space="preserve"> </w:t>
              </w:r>
            </w:ins>
            <w:ins w:id="9502"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503" w:author="Johan Granander" w:date="2026-07-28T13:47:00Z">
              <w:r w:rsidR="00917FF6">
                <w:rPr>
                  <w:rFonts w:ascii="Times New Roman" w:eastAsia="等线" w:hAnsi="Times New Roman" w:cs="Times New Roman"/>
                  <w:color w:val="000000" w:themeColor="text1"/>
                  <w:sz w:val="18"/>
                  <w:szCs w:val="18"/>
                  <w:lang w:eastAsia="zh-CN"/>
                </w:rPr>
                <w:t xml:space="preserve"> </w:t>
              </w:r>
            </w:ins>
            <w:ins w:id="9504"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Add 2.0 eq. </w:t>
              </w:r>
              <w:proofErr w:type="spellStart"/>
              <w:r w:rsidRPr="00321EFC">
                <w:rPr>
                  <w:rFonts w:ascii="Times New Roman" w:eastAsia="等线" w:hAnsi="Times New Roman" w:cs="Times New Roman"/>
                  <w:color w:val="000000" w:themeColor="text1"/>
                  <w:sz w:val="18"/>
                  <w:szCs w:val="18"/>
                </w:rPr>
                <w:t>Oxyma</w:t>
              </w:r>
              <w:proofErr w:type="spellEnd"/>
              <w:r w:rsidRPr="00321EFC">
                <w:rPr>
                  <w:rFonts w:ascii="Times New Roman" w:eastAsia="等线" w:hAnsi="Times New Roman" w:cs="Times New Roman"/>
                  <w:color w:val="000000" w:themeColor="text1"/>
                  <w:sz w:val="18"/>
                  <w:szCs w:val="18"/>
                </w:rPr>
                <w:t xml:space="preserve"> Pure into </w:t>
              </w:r>
              <w:r w:rsidRPr="006F0556">
                <w:rPr>
                  <w:rFonts w:ascii="Times New Roman" w:eastAsia="等线" w:hAnsi="Times New Roman" w:cs="Times New Roman"/>
                  <w:color w:val="000000" w:themeColor="text1"/>
                  <w:sz w:val="18"/>
                  <w:szCs w:val="18"/>
                </w:rPr>
                <w:t>TJ4S-1213-Sy15-R01</w:t>
              </w:r>
              <w:r w:rsidRPr="00321EFC">
                <w:rPr>
                  <w:rFonts w:ascii="Times New Roman" w:eastAsia="等线" w:hAnsi="Times New Roman" w:cs="Times New Roman"/>
                  <w:color w:val="000000" w:themeColor="text1"/>
                  <w:sz w:val="18"/>
                  <w:szCs w:val="18"/>
                </w:rPr>
                <w:t xml:space="preserve">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505" w:author="Johan Granander" w:date="2026-07-28T13:47:00Z">
              <w:r w:rsidR="00917FF6">
                <w:rPr>
                  <w:rFonts w:ascii="Times New Roman" w:eastAsia="等线" w:hAnsi="Times New Roman" w:cs="Times New Roman"/>
                  <w:color w:val="000000" w:themeColor="text1"/>
                  <w:sz w:val="18"/>
                  <w:szCs w:val="18"/>
                </w:rPr>
                <w:t xml:space="preserve"> </w:t>
              </w:r>
            </w:ins>
            <w:ins w:id="9506"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507" w:author="Johan Granander" w:date="2026-07-28T13:47:00Z">
              <w:r w:rsidR="00917FF6">
                <w:rPr>
                  <w:rFonts w:ascii="Times New Roman" w:eastAsia="等线" w:hAnsi="Times New Roman" w:cs="Times New Roman"/>
                  <w:color w:val="000000" w:themeColor="text1"/>
                  <w:sz w:val="18"/>
                  <w:szCs w:val="18"/>
                  <w:lang w:eastAsia="zh-CN"/>
                </w:rPr>
                <w:t xml:space="preserve"> </w:t>
              </w:r>
            </w:ins>
            <w:ins w:id="9508"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rinse the TJ4S-1213-Sy15-R01 with 2.0</w:t>
              </w:r>
              <w:del w:id="9509" w:author="Johan Granander" w:date="2026-07-28T13:47:00Z">
                <w:r w:rsidRPr="00321EFC" w:rsidDel="00917FF6">
                  <w:rPr>
                    <w:rFonts w:ascii="Times New Roman" w:eastAsia="等线" w:hAnsi="Times New Roman" w:cs="Times New Roman" w:hint="eastAsia"/>
                    <w:color w:val="000000" w:themeColor="text1"/>
                    <w:sz w:val="18"/>
                    <w:szCs w:val="18"/>
                  </w:rPr>
                  <w:delText>v</w:delText>
                </w:r>
              </w:del>
            </w:ins>
            <w:ins w:id="9510" w:author="Johan Granander" w:date="2026-07-28T13:47:00Z">
              <w:r w:rsidR="00917FF6">
                <w:rPr>
                  <w:rFonts w:ascii="Times New Roman" w:eastAsia="等线" w:hAnsi="Times New Roman" w:cs="Times New Roman"/>
                  <w:color w:val="000000" w:themeColor="text1"/>
                  <w:sz w:val="18"/>
                  <w:szCs w:val="18"/>
                </w:rPr>
                <w:t xml:space="preserve"> V</w:t>
              </w:r>
            </w:ins>
            <w:ins w:id="9511" w:author="Xuning Wei12232" w:date="2026-07-27T20:42:00Z">
              <w:r w:rsidRPr="00321EFC">
                <w:rPr>
                  <w:rFonts w:ascii="Times New Roman" w:eastAsia="等线" w:hAnsi="Times New Roman" w:cs="Times New Roman" w:hint="eastAsia"/>
                  <w:color w:val="000000" w:themeColor="text1"/>
                  <w:sz w:val="18"/>
                  <w:szCs w:val="18"/>
                </w:rPr>
                <w:t xml:space="preserve"> DMF (1.896 kg/kg). Add 2.2 eq. DIC into TJ4S-1213-Sy15-R01, the addition rate depends on temperature control. </w:t>
              </w:r>
              <w:r w:rsidRPr="00321EFC">
                <w:rPr>
                  <w:rFonts w:ascii="Times New Roman" w:eastAsia="等线" w:hAnsi="Times New Roman" w:cs="Times New Roman"/>
                  <w:color w:val="000000" w:themeColor="text1"/>
                  <w:sz w:val="18"/>
                  <w:szCs w:val="18"/>
                </w:rPr>
                <w:t xml:space="preserve">Activate for 20±5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512" w:author="Johan Granander" w:date="2026-07-28T13:47:00Z">
              <w:r w:rsidR="00917FF6">
                <w:rPr>
                  <w:rFonts w:ascii="Times New Roman" w:eastAsia="等线" w:hAnsi="Times New Roman" w:cs="Times New Roman"/>
                  <w:color w:val="000000" w:themeColor="text1"/>
                  <w:sz w:val="18"/>
                  <w:szCs w:val="18"/>
                </w:rPr>
                <w:t xml:space="preserve"> </w:t>
              </w:r>
            </w:ins>
            <w:ins w:id="9513"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514" w:author="Johan Granander" w:date="2026-07-28T13:47:00Z">
              <w:r w:rsidR="00917FF6">
                <w:rPr>
                  <w:rFonts w:ascii="Times New Roman" w:eastAsia="等线" w:hAnsi="Times New Roman" w:cs="Times New Roman"/>
                  <w:color w:val="000000" w:themeColor="text1"/>
                  <w:sz w:val="18"/>
                  <w:szCs w:val="18"/>
                  <w:lang w:eastAsia="zh-CN"/>
                </w:rPr>
                <w:t xml:space="preserve"> </w:t>
              </w:r>
            </w:ins>
            <w:ins w:id="9515"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6F0556">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lang w:eastAsia="zh-CN"/>
                </w:rPr>
                <w:t xml:space="preserve">1.0 V DMF (0.948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9516" w:author="Xuning Wei12232" w:date="2026-07-27T20:59:00Z">
              <w:tcPr>
                <w:tcW w:w="842" w:type="pct"/>
                <w:gridSpan w:val="3"/>
                <w:vMerge w:val="restart"/>
                <w:shd w:val="clear" w:color="auto" w:fill="FFFFFF" w:themeFill="background1"/>
                <w:vAlign w:val="center"/>
              </w:tcPr>
            </w:tcPrChange>
          </w:tcPr>
          <w:p w14:paraId="1F1B0AB8" w14:textId="77777777" w:rsidR="0026505D" w:rsidRPr="00032BAE" w:rsidRDefault="0026505D" w:rsidP="0026505D">
            <w:pPr>
              <w:rPr>
                <w:ins w:id="9517" w:author="Xuning Wei12232" w:date="2026-07-27T20:52:00Z"/>
                <w:rFonts w:ascii="Times New Roman" w:hAnsi="Times New Roman" w:cs="Times New Roman"/>
                <w:color w:val="auto"/>
                <w:sz w:val="18"/>
                <w:szCs w:val="18"/>
                <w:shd w:val="clear" w:color="auto" w:fill="FFFFFF"/>
              </w:rPr>
            </w:pPr>
            <w:ins w:id="9518" w:author="Xuning Wei12232" w:date="2026-07-27T20:52: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6B76F415" w14:textId="77777777" w:rsidR="0026505D" w:rsidRDefault="0026505D" w:rsidP="0026505D">
            <w:pPr>
              <w:rPr>
                <w:ins w:id="9519" w:author="Xuning Wei12232" w:date="2026-07-27T20:52:00Z"/>
                <w:rFonts w:ascii="Times New Roman" w:hAnsi="Times New Roman" w:cs="Times New Roman"/>
                <w:color w:val="auto"/>
                <w:sz w:val="18"/>
                <w:szCs w:val="18"/>
                <w:shd w:val="clear" w:color="auto" w:fill="FFFFFF"/>
              </w:rPr>
            </w:pPr>
            <w:ins w:id="9520" w:author="Xuning Wei12232" w:date="2026-07-27T20:52: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4D7EAF28" w14:textId="77777777" w:rsidR="0026505D" w:rsidRPr="00032BAE" w:rsidRDefault="0026505D" w:rsidP="0026505D">
            <w:pPr>
              <w:rPr>
                <w:ins w:id="9521" w:author="Xuning Wei12232" w:date="2026-07-27T20:52:00Z"/>
                <w:rFonts w:ascii="Times New Roman" w:hAnsi="Times New Roman" w:cs="Times New Roman"/>
                <w:color w:val="auto"/>
                <w:sz w:val="18"/>
                <w:szCs w:val="18"/>
                <w:shd w:val="clear" w:color="auto" w:fill="FFFFFF"/>
              </w:rPr>
            </w:pPr>
            <w:ins w:id="9522" w:author="Xuning Wei12232" w:date="2026-07-27T20:52:00Z">
              <w:r w:rsidRPr="00032BAE">
                <w:rPr>
                  <w:rFonts w:ascii="Times New Roman" w:hAnsi="Times New Roman" w:cs="Times New Roman"/>
                  <w:color w:val="auto"/>
                  <w:sz w:val="18"/>
                  <w:szCs w:val="18"/>
                  <w:shd w:val="clear" w:color="auto" w:fill="FFFFFF"/>
                </w:rPr>
                <w:t>Pipeline material: 316L</w:t>
              </w:r>
            </w:ins>
          </w:p>
          <w:p w14:paraId="1012702B" w14:textId="77777777" w:rsidR="0026505D" w:rsidRPr="00032BAE" w:rsidRDefault="0026505D" w:rsidP="0026505D">
            <w:pPr>
              <w:rPr>
                <w:ins w:id="9523" w:author="Xuning Wei12232" w:date="2026-07-27T20:52:00Z"/>
                <w:rFonts w:ascii="Times New Roman" w:hAnsi="Times New Roman" w:cs="Times New Roman"/>
                <w:color w:val="auto"/>
                <w:sz w:val="18"/>
                <w:szCs w:val="18"/>
                <w:shd w:val="clear" w:color="auto" w:fill="FFFFFF"/>
              </w:rPr>
            </w:pPr>
            <w:ins w:id="9524" w:author="Xuning Wei12232" w:date="2026-07-27T20:52:00Z">
              <w:r w:rsidRPr="00032BAE">
                <w:rPr>
                  <w:rFonts w:ascii="Times New Roman" w:hAnsi="Times New Roman" w:cs="Times New Roman"/>
                  <w:color w:val="auto"/>
                  <w:sz w:val="18"/>
                  <w:szCs w:val="18"/>
                  <w:shd w:val="clear" w:color="auto" w:fill="FFFFFF"/>
                </w:rPr>
                <w:t>Sealing ring: PTFE</w:t>
              </w:r>
            </w:ins>
          </w:p>
          <w:p w14:paraId="2E65E4E8" w14:textId="77777777" w:rsidR="0026505D" w:rsidRPr="00032BAE" w:rsidRDefault="0026505D" w:rsidP="0026505D">
            <w:pPr>
              <w:rPr>
                <w:ins w:id="9525" w:author="Xuning Wei12232" w:date="2026-07-27T20:52:00Z"/>
                <w:rFonts w:ascii="Times New Roman" w:hAnsi="Times New Roman" w:cs="Times New Roman"/>
                <w:color w:val="auto"/>
                <w:sz w:val="18"/>
                <w:szCs w:val="18"/>
                <w:shd w:val="clear" w:color="auto" w:fill="FFFFFF"/>
              </w:rPr>
            </w:pPr>
            <w:ins w:id="9526" w:author="Xuning Wei12232" w:date="2026-07-27T20:52:00Z">
              <w:r w:rsidRPr="00032BAE">
                <w:rPr>
                  <w:rFonts w:ascii="Times New Roman" w:hAnsi="Times New Roman" w:cs="Times New Roman"/>
                  <w:color w:val="auto"/>
                  <w:sz w:val="18"/>
                  <w:szCs w:val="18"/>
                  <w:shd w:val="clear" w:color="auto" w:fill="FFFFFF"/>
                </w:rPr>
                <w:t>Mass flow meter: SS</w:t>
              </w:r>
            </w:ins>
          </w:p>
          <w:p w14:paraId="160B7678" w14:textId="77777777" w:rsidR="0026505D" w:rsidRPr="00032BAE" w:rsidRDefault="0026505D" w:rsidP="0026505D">
            <w:pPr>
              <w:rPr>
                <w:ins w:id="9527" w:author="Xuning Wei12232" w:date="2026-07-27T20:52:00Z"/>
                <w:rFonts w:ascii="Times New Roman" w:hAnsi="Times New Roman" w:cs="Times New Roman"/>
                <w:color w:val="auto"/>
                <w:sz w:val="18"/>
                <w:szCs w:val="18"/>
                <w:shd w:val="clear" w:color="auto" w:fill="FFFFFF"/>
              </w:rPr>
            </w:pPr>
            <w:ins w:id="9528" w:author="Xuning Wei12232" w:date="2026-07-27T20:52:00Z">
              <w:r w:rsidRPr="00032BAE">
                <w:rPr>
                  <w:rFonts w:ascii="Times New Roman" w:hAnsi="Times New Roman" w:cs="Times New Roman"/>
                  <w:color w:val="auto"/>
                  <w:sz w:val="18"/>
                  <w:szCs w:val="18"/>
                  <w:shd w:val="clear" w:color="auto" w:fill="FFFFFF"/>
                </w:rPr>
                <w:t>Valve material: 304 &amp; 316L</w:t>
              </w:r>
            </w:ins>
          </w:p>
          <w:p w14:paraId="50CC996F" w14:textId="77777777" w:rsidR="0026505D" w:rsidRPr="00032BAE" w:rsidRDefault="0026505D" w:rsidP="0026505D">
            <w:pPr>
              <w:rPr>
                <w:ins w:id="9529" w:author="Xuning Wei12232" w:date="2026-07-27T20:52:00Z"/>
                <w:rFonts w:ascii="Times New Roman" w:eastAsiaTheme="minorEastAsia" w:hAnsi="Times New Roman" w:cs="Times New Roman"/>
                <w:color w:val="auto"/>
                <w:sz w:val="18"/>
                <w:szCs w:val="18"/>
                <w:shd w:val="clear" w:color="auto" w:fill="FFFFFF"/>
                <w:lang w:eastAsia="zh-CN"/>
              </w:rPr>
            </w:pPr>
            <w:ins w:id="9530" w:author="Xuning Wei12232" w:date="2026-07-27T20:52: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542707DF" w14:textId="77777777" w:rsidR="0026505D" w:rsidRDefault="0026505D" w:rsidP="0026505D">
            <w:pPr>
              <w:rPr>
                <w:ins w:id="9531" w:author="Xuning Wei12232" w:date="2026-07-27T20:52:00Z"/>
                <w:rFonts w:ascii="Times New Roman" w:eastAsiaTheme="minorEastAsia" w:hAnsi="Times New Roman" w:cs="Times New Roman"/>
                <w:bCs w:val="0"/>
                <w:color w:val="auto"/>
                <w:sz w:val="18"/>
                <w:szCs w:val="18"/>
                <w:shd w:val="clear" w:color="auto" w:fill="FFFFFF"/>
                <w:lang w:eastAsia="zh-CN"/>
              </w:rPr>
            </w:pPr>
            <w:ins w:id="9532" w:author="Xuning Wei12232" w:date="2026-07-27T20:52: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1C60671B" w14:textId="7865D9F7" w:rsidR="0026505D" w:rsidRPr="00032BAE" w:rsidRDefault="0026505D" w:rsidP="0026505D">
            <w:pPr>
              <w:jc w:val="both"/>
              <w:rPr>
                <w:ins w:id="9533" w:author="Xuning Wei12232" w:date="2026-07-27T20:37:00Z"/>
                <w:rFonts w:ascii="Times New Roman" w:eastAsia="仿宋_GB2312" w:hAnsi="Times New Roman" w:cs="Times New Roman"/>
                <w:b/>
                <w:color w:val="auto"/>
                <w:sz w:val="20"/>
                <w:szCs w:val="20"/>
                <w:lang w:eastAsia="zh-CN" w:bidi="ar"/>
              </w:rPr>
            </w:pPr>
            <w:ins w:id="9534" w:author="Xuning Wei12232" w:date="2026-07-27T20:52: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9535" w:author="Xuning Wei12232" w:date="2026-07-27T20:59:00Z">
              <w:tcPr>
                <w:tcW w:w="346" w:type="pct"/>
                <w:gridSpan w:val="3"/>
                <w:vMerge w:val="restart"/>
                <w:shd w:val="clear" w:color="auto" w:fill="FFFFFF" w:themeFill="background1"/>
                <w:vAlign w:val="center"/>
              </w:tcPr>
            </w:tcPrChange>
          </w:tcPr>
          <w:p w14:paraId="39603EAA" w14:textId="333BF8AE" w:rsidR="0026505D" w:rsidRPr="00032BAE" w:rsidRDefault="0026505D" w:rsidP="0026505D">
            <w:pPr>
              <w:jc w:val="both"/>
              <w:rPr>
                <w:ins w:id="9536" w:author="Xuning Wei12232" w:date="2026-07-27T20:37:00Z"/>
                <w:rFonts w:ascii="Times New Roman" w:eastAsia="仿宋_GB2312" w:hAnsi="Times New Roman" w:cs="Times New Roman"/>
                <w:color w:val="auto"/>
                <w:sz w:val="20"/>
                <w:szCs w:val="20"/>
                <w:lang w:eastAsia="zh-CN" w:bidi="ar"/>
              </w:rPr>
            </w:pPr>
            <w:ins w:id="9537" w:author="Xuning Wei12232" w:date="2026-07-27T20:45: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9538" w:author="Xuning Wei12232" w:date="2026-07-27T20:59:00Z">
              <w:tcPr>
                <w:tcW w:w="396" w:type="pct"/>
                <w:gridSpan w:val="3"/>
                <w:vMerge w:val="restart"/>
                <w:shd w:val="clear" w:color="auto" w:fill="FFFFFF" w:themeFill="background1"/>
                <w:vAlign w:val="center"/>
              </w:tcPr>
            </w:tcPrChange>
          </w:tcPr>
          <w:p w14:paraId="3C50E104" w14:textId="1EC0086D" w:rsidR="0026505D" w:rsidRPr="00032BAE" w:rsidRDefault="0026505D" w:rsidP="0026505D">
            <w:pPr>
              <w:jc w:val="both"/>
              <w:rPr>
                <w:ins w:id="9539" w:author="Xuning Wei12232" w:date="2026-07-27T20:37:00Z"/>
                <w:rFonts w:ascii="Times New Roman" w:eastAsia="仿宋_GB2312" w:hAnsi="Times New Roman" w:cs="Times New Roman"/>
                <w:color w:val="auto"/>
                <w:sz w:val="18"/>
                <w:szCs w:val="18"/>
                <w:lang w:eastAsia="zh-CN" w:bidi="ar"/>
              </w:rPr>
            </w:pPr>
            <w:ins w:id="9540" w:author="Xuning Wei12232" w:date="2026-07-27T20:45: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9541" w:author="Xuning Wei12232" w:date="2026-07-27T20:59:00Z">
              <w:tcPr>
                <w:tcW w:w="397" w:type="pct"/>
                <w:gridSpan w:val="3"/>
                <w:vAlign w:val="center"/>
              </w:tcPr>
            </w:tcPrChange>
          </w:tcPr>
          <w:p w14:paraId="40CBEF3E" w14:textId="77777777" w:rsidR="0026505D" w:rsidRDefault="000B6761" w:rsidP="0026505D">
            <w:pPr>
              <w:jc w:val="both"/>
              <w:rPr>
                <w:ins w:id="9542" w:author="Xuning Wei12232" w:date="2026-07-27T20:37:00Z"/>
                <w:rFonts w:ascii="Times New Roman" w:eastAsia="仿宋_GB2312" w:hAnsi="Times New Roman" w:cs="Times New Roman"/>
                <w:b/>
                <w:color w:val="auto"/>
                <w:sz w:val="18"/>
                <w:szCs w:val="18"/>
                <w:lang w:eastAsia="zh-CN" w:bidi="ar"/>
              </w:rPr>
            </w:pPr>
            <w:customXmlInsRangeStart w:id="9543" w:author="Xuning Wei12232" w:date="2026-07-27T20:45:00Z"/>
            <w:sdt>
              <w:sdtPr>
                <w:rPr>
                  <w:rFonts w:ascii="Times New Roman" w:eastAsia="仿宋_GB2312" w:hAnsi="Times New Roman" w:cs="Times New Roman"/>
                  <w:color w:val="auto"/>
                  <w:sz w:val="18"/>
                  <w:szCs w:val="18"/>
                  <w:lang w:eastAsia="zh-CN" w:bidi="ar"/>
                </w:rPr>
                <w:id w:val="-1788115365"/>
                <w14:checkbox>
                  <w14:checked w14:val="1"/>
                  <w14:checkedState w14:val="2612" w14:font="MS Gothic"/>
                  <w14:uncheckedState w14:val="2610" w14:font="MS Gothic"/>
                </w14:checkbox>
              </w:sdtPr>
              <w:sdtEndPr/>
              <w:sdtContent>
                <w:customXmlInsRangeEnd w:id="9543"/>
                <w:ins w:id="9544" w:author="Xuning Wei12232" w:date="2026-07-27T20:45:00Z">
                  <w:r w:rsidR="0026505D" w:rsidRPr="00032BAE">
                    <w:rPr>
                      <w:rFonts w:ascii="Segoe UI Symbol" w:eastAsia="MS Gothic" w:hAnsi="Segoe UI Symbol" w:cs="Segoe UI Symbol"/>
                      <w:color w:val="auto"/>
                      <w:sz w:val="18"/>
                      <w:szCs w:val="18"/>
                      <w:lang w:eastAsia="zh-CN" w:bidi="ar"/>
                    </w:rPr>
                    <w:t>☒</w:t>
                  </w:r>
                </w:ins>
                <w:customXmlInsRangeStart w:id="9545" w:author="Xuning Wei12232" w:date="2026-07-27T20:45:00Z"/>
              </w:sdtContent>
            </w:sdt>
            <w:customXmlInsRangeEnd w:id="9545"/>
            <w:ins w:id="9546" w:author="Xuning Wei12232" w:date="2026-07-27T20:45:00Z">
              <w:r w:rsidR="0026505D" w:rsidRPr="00032BAE">
                <w:rPr>
                  <w:rFonts w:ascii="Times New Roman" w:eastAsia="仿宋_GB2312" w:hAnsi="Times New Roman" w:cs="Times New Roman"/>
                  <w:color w:val="auto"/>
                  <w:sz w:val="18"/>
                  <w:szCs w:val="18"/>
                  <w:lang w:eastAsia="zh-CN" w:bidi="ar"/>
                </w:rPr>
                <w:t>Yes</w:t>
              </w:r>
            </w:ins>
          </w:p>
        </w:tc>
        <w:tc>
          <w:tcPr>
            <w:tcW w:w="494" w:type="pct"/>
            <w:vAlign w:val="center"/>
            <w:tcPrChange w:id="9547" w:author="Xuning Wei12232" w:date="2026-07-27T20:59:00Z">
              <w:tcPr>
                <w:tcW w:w="397" w:type="pct"/>
                <w:gridSpan w:val="2"/>
                <w:vAlign w:val="center"/>
              </w:tcPr>
            </w:tcPrChange>
          </w:tcPr>
          <w:p w14:paraId="5D574E2D" w14:textId="49F7C1A0" w:rsidR="0026505D" w:rsidRPr="00032BAE" w:rsidRDefault="000B6761" w:rsidP="0026505D">
            <w:pPr>
              <w:jc w:val="both"/>
              <w:rPr>
                <w:ins w:id="9548" w:author="Xuning Wei12232" w:date="2026-07-27T20:37:00Z"/>
                <w:rFonts w:ascii="Times New Roman" w:eastAsia="仿宋_GB2312" w:hAnsi="Times New Roman" w:cs="Times New Roman"/>
                <w:color w:val="auto"/>
                <w:sz w:val="18"/>
                <w:szCs w:val="18"/>
                <w:lang w:eastAsia="zh-CN" w:bidi="ar"/>
              </w:rPr>
            </w:pPr>
            <w:customXmlInsRangeStart w:id="9549" w:author="Xuning Wei12232" w:date="2026-07-27T20:45:00Z"/>
            <w:sdt>
              <w:sdtPr>
                <w:rPr>
                  <w:rFonts w:ascii="Times New Roman" w:eastAsia="仿宋_GB2312" w:hAnsi="Times New Roman" w:cs="Times New Roman"/>
                  <w:color w:val="auto"/>
                  <w:sz w:val="18"/>
                  <w:szCs w:val="18"/>
                  <w:lang w:eastAsia="zh-CN" w:bidi="ar"/>
                </w:rPr>
                <w:id w:val="-1200320021"/>
                <w14:checkbox>
                  <w14:checked w14:val="0"/>
                  <w14:checkedState w14:val="2612" w14:font="MS Gothic"/>
                  <w14:uncheckedState w14:val="2610" w14:font="MS Gothic"/>
                </w14:checkbox>
              </w:sdtPr>
              <w:sdtEndPr/>
              <w:sdtContent>
                <w:customXmlInsRangeEnd w:id="9549"/>
                <w:ins w:id="9550"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551" w:author="Xuning Wei12232" w:date="2026-07-27T20:45:00Z"/>
              </w:sdtContent>
            </w:sdt>
            <w:customXmlInsRangeEnd w:id="9551"/>
            <w:ins w:id="9552" w:author="Xuning Wei12232" w:date="2026-07-27T20:45:00Z">
              <w:r w:rsidR="0026505D"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9553" w:author="Xuning Wei12232" w:date="2026-07-27T20:59:00Z">
              <w:tcPr>
                <w:tcW w:w="988" w:type="pct"/>
                <w:vMerge w:val="restart"/>
                <w:vAlign w:val="center"/>
              </w:tcPr>
            </w:tcPrChange>
          </w:tcPr>
          <w:p w14:paraId="4E0095FA" w14:textId="77777777" w:rsidR="0026505D" w:rsidRPr="00032BAE" w:rsidRDefault="000B6761" w:rsidP="0026505D">
            <w:pPr>
              <w:jc w:val="both"/>
              <w:rPr>
                <w:ins w:id="9554" w:author="Xuning Wei12232" w:date="2026-07-27T20:45:00Z"/>
                <w:rFonts w:ascii="Times New Roman" w:eastAsia="仿宋_GB2312" w:hAnsi="Times New Roman" w:cs="Times New Roman"/>
                <w:color w:val="auto"/>
                <w:sz w:val="18"/>
                <w:szCs w:val="18"/>
                <w:u w:val="single"/>
                <w:lang w:eastAsia="zh-CN" w:bidi="ar"/>
              </w:rPr>
            </w:pPr>
            <w:customXmlInsRangeStart w:id="9555" w:author="Xuning Wei12232" w:date="2026-07-27T20:45:00Z"/>
            <w:sdt>
              <w:sdtPr>
                <w:rPr>
                  <w:rFonts w:ascii="Times New Roman" w:eastAsia="仿宋_GB2312" w:hAnsi="Times New Roman" w:cs="Times New Roman"/>
                  <w:b/>
                  <w:color w:val="auto"/>
                  <w:sz w:val="18"/>
                  <w:szCs w:val="18"/>
                  <w:lang w:eastAsia="zh-CN" w:bidi="ar"/>
                </w:rPr>
                <w:id w:val="1168597013"/>
                <w14:checkbox>
                  <w14:checked w14:val="0"/>
                  <w14:checkedState w14:val="2612" w14:font="MS Gothic"/>
                  <w14:uncheckedState w14:val="2610" w14:font="MS Gothic"/>
                </w14:checkbox>
              </w:sdtPr>
              <w:sdtEndPr/>
              <w:sdtContent>
                <w:customXmlInsRangeEnd w:id="9555"/>
                <w:ins w:id="9556"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557" w:author="Xuning Wei12232" w:date="2026-07-27T20:45:00Z"/>
              </w:sdtContent>
            </w:sdt>
            <w:customXmlInsRangeEnd w:id="9557"/>
            <w:ins w:id="9558"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R&amp;D Lab: </w:t>
              </w:r>
              <w:r w:rsidR="0026505D" w:rsidRPr="00032BAE">
                <w:rPr>
                  <w:rFonts w:ascii="Times New Roman" w:eastAsia="仿宋_GB2312" w:hAnsi="Times New Roman" w:cs="Times New Roman"/>
                  <w:color w:val="auto"/>
                  <w:sz w:val="18"/>
                  <w:szCs w:val="18"/>
                  <w:u w:val="single"/>
                  <w:lang w:eastAsia="zh-CN" w:bidi="ar"/>
                </w:rPr>
                <w:t xml:space="preserve">N/A </w:t>
              </w:r>
            </w:ins>
          </w:p>
          <w:p w14:paraId="078684EB" w14:textId="77777777" w:rsidR="0026505D" w:rsidRPr="00032BAE" w:rsidRDefault="000B6761" w:rsidP="0026505D">
            <w:pPr>
              <w:jc w:val="both"/>
              <w:rPr>
                <w:ins w:id="9559" w:author="Xuning Wei12232" w:date="2026-07-27T20:45:00Z"/>
                <w:rFonts w:ascii="Times New Roman" w:eastAsia="仿宋_GB2312" w:hAnsi="Times New Roman" w:cs="Times New Roman"/>
                <w:color w:val="auto"/>
                <w:sz w:val="18"/>
                <w:szCs w:val="18"/>
                <w:u w:val="single"/>
                <w:lang w:eastAsia="zh-CN" w:bidi="ar"/>
              </w:rPr>
            </w:pPr>
            <w:customXmlInsRangeStart w:id="9560" w:author="Xuning Wei12232" w:date="2026-07-27T20:45:00Z"/>
            <w:sdt>
              <w:sdtPr>
                <w:rPr>
                  <w:rFonts w:ascii="Times New Roman" w:eastAsia="仿宋_GB2312" w:hAnsi="Times New Roman" w:cs="Times New Roman"/>
                  <w:b/>
                  <w:color w:val="auto"/>
                  <w:sz w:val="18"/>
                  <w:szCs w:val="18"/>
                  <w:lang w:eastAsia="zh-CN" w:bidi="ar"/>
                </w:rPr>
                <w:id w:val="1323691145"/>
                <w14:checkbox>
                  <w14:checked w14:val="1"/>
                  <w14:checkedState w14:val="2612" w14:font="MS Gothic"/>
                  <w14:uncheckedState w14:val="2610" w14:font="MS Gothic"/>
                </w14:checkbox>
              </w:sdtPr>
              <w:sdtEndPr/>
              <w:sdtContent>
                <w:customXmlInsRangeEnd w:id="9560"/>
                <w:ins w:id="9561"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562" w:author="Xuning Wei12232" w:date="2026-07-27T20:45:00Z"/>
              </w:sdtContent>
            </w:sdt>
            <w:customXmlInsRangeEnd w:id="9562"/>
            <w:ins w:id="9563"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Production data, Lot Number:</w:t>
              </w:r>
              <w:r w:rsidR="0026505D" w:rsidRPr="00032BAE">
                <w:rPr>
                  <w:rFonts w:ascii="Times New Roman" w:eastAsia="仿宋_GB2312" w:hAnsi="Times New Roman" w:cs="Times New Roman"/>
                  <w:color w:val="auto"/>
                  <w:sz w:val="18"/>
                  <w:szCs w:val="18"/>
                  <w:u w:val="single"/>
                  <w:lang w:eastAsia="zh-CN" w:bidi="ar"/>
                </w:rPr>
                <w:t xml:space="preserve"> CPo140020-02-01-02  </w:t>
              </w:r>
            </w:ins>
          </w:p>
          <w:p w14:paraId="4EA5F0D4" w14:textId="77777777" w:rsidR="0026505D" w:rsidRPr="00032BAE" w:rsidRDefault="000B6761" w:rsidP="0026505D">
            <w:pPr>
              <w:jc w:val="both"/>
              <w:rPr>
                <w:ins w:id="9564" w:author="Xuning Wei12232" w:date="2026-07-27T20:45:00Z"/>
                <w:rFonts w:ascii="Times New Roman" w:eastAsia="仿宋_GB2312" w:hAnsi="Times New Roman" w:cs="Times New Roman"/>
                <w:color w:val="auto"/>
                <w:sz w:val="18"/>
                <w:szCs w:val="18"/>
                <w:lang w:eastAsia="zh-CN" w:bidi="ar"/>
              </w:rPr>
            </w:pPr>
            <w:customXmlInsRangeStart w:id="9565" w:author="Xuning Wei12232" w:date="2026-07-27T20:45:00Z"/>
            <w:sdt>
              <w:sdtPr>
                <w:rPr>
                  <w:rFonts w:ascii="Times New Roman" w:eastAsia="仿宋_GB2312" w:hAnsi="Times New Roman" w:cs="Times New Roman"/>
                  <w:b/>
                  <w:color w:val="auto"/>
                  <w:sz w:val="18"/>
                  <w:szCs w:val="18"/>
                  <w:lang w:eastAsia="zh-CN" w:bidi="ar"/>
                </w:rPr>
                <w:id w:val="-1248414975"/>
                <w14:checkbox>
                  <w14:checked w14:val="0"/>
                  <w14:checkedState w14:val="2612" w14:font="MS Gothic"/>
                  <w14:uncheckedState w14:val="2610" w14:font="MS Gothic"/>
                </w14:checkbox>
              </w:sdtPr>
              <w:sdtEndPr/>
              <w:sdtContent>
                <w:customXmlInsRangeEnd w:id="9565"/>
                <w:ins w:id="9566"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567" w:author="Xuning Wei12232" w:date="2026-07-27T20:45:00Z"/>
              </w:sdtContent>
            </w:sdt>
            <w:customXmlInsRangeEnd w:id="9567"/>
            <w:ins w:id="9568" w:author="Xuning Wei12232" w:date="2026-07-27T20:45:00Z">
              <w:r w:rsidR="0026505D" w:rsidRPr="00032BAE">
                <w:rPr>
                  <w:rFonts w:ascii="Times New Roman" w:eastAsia="仿宋_GB2312" w:hAnsi="Times New Roman" w:cs="Times New Roman"/>
                  <w:color w:val="auto"/>
                  <w:sz w:val="18"/>
                  <w:szCs w:val="18"/>
                  <w:lang w:eastAsia="zh-CN" w:bidi="ar"/>
                </w:rPr>
                <w:t xml:space="preserve"> Supplier data:</w:t>
              </w:r>
              <w:r w:rsidR="0026505D" w:rsidRPr="00032BAE">
                <w:rPr>
                  <w:rFonts w:ascii="Times New Roman" w:eastAsia="仿宋_GB2312" w:hAnsi="Times New Roman" w:cs="Times New Roman"/>
                  <w:color w:val="auto"/>
                  <w:sz w:val="18"/>
                  <w:szCs w:val="18"/>
                  <w:u w:val="single"/>
                  <w:lang w:eastAsia="zh-CN" w:bidi="ar"/>
                </w:rPr>
                <w:t xml:space="preserve"> N/A  </w:t>
              </w:r>
              <w:r w:rsidR="0026505D" w:rsidRPr="00032BAE">
                <w:rPr>
                  <w:rFonts w:ascii="Times New Roman" w:eastAsia="仿宋_GB2312" w:hAnsi="Times New Roman" w:cs="Times New Roman"/>
                  <w:color w:val="auto"/>
                  <w:sz w:val="18"/>
                  <w:szCs w:val="18"/>
                  <w:lang w:eastAsia="zh-CN" w:bidi="ar"/>
                </w:rPr>
                <w:t xml:space="preserve"> </w:t>
              </w:r>
            </w:ins>
          </w:p>
          <w:p w14:paraId="4F14DD77" w14:textId="77777777" w:rsidR="0026505D" w:rsidRPr="00032BAE" w:rsidRDefault="000B6761" w:rsidP="0026505D">
            <w:pPr>
              <w:jc w:val="both"/>
              <w:rPr>
                <w:ins w:id="9569" w:author="Xuning Wei12232" w:date="2026-07-27T20:45:00Z"/>
                <w:rFonts w:ascii="Times New Roman" w:eastAsia="仿宋_GB2312" w:hAnsi="Times New Roman" w:cs="Times New Roman"/>
                <w:color w:val="auto"/>
                <w:sz w:val="18"/>
                <w:szCs w:val="18"/>
                <w:u w:val="single"/>
                <w:lang w:eastAsia="zh-CN" w:bidi="ar"/>
              </w:rPr>
            </w:pPr>
            <w:customXmlInsRangeStart w:id="9570" w:author="Xuning Wei12232" w:date="2026-07-27T20:45:00Z"/>
            <w:sdt>
              <w:sdtPr>
                <w:rPr>
                  <w:rFonts w:ascii="Times New Roman" w:eastAsia="仿宋_GB2312" w:hAnsi="Times New Roman" w:cs="Times New Roman"/>
                  <w:b/>
                  <w:color w:val="auto"/>
                  <w:sz w:val="18"/>
                  <w:szCs w:val="18"/>
                  <w:lang w:eastAsia="zh-CN" w:bidi="ar"/>
                </w:rPr>
                <w:id w:val="-1825957435"/>
                <w14:checkbox>
                  <w14:checked w14:val="1"/>
                  <w14:checkedState w14:val="2612" w14:font="MS Gothic"/>
                  <w14:uncheckedState w14:val="2610" w14:font="MS Gothic"/>
                </w14:checkbox>
              </w:sdtPr>
              <w:sdtEndPr/>
              <w:sdtContent>
                <w:customXmlInsRangeEnd w:id="9570"/>
                <w:ins w:id="9571"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572" w:author="Xuning Wei12232" w:date="2026-07-27T20:45:00Z"/>
              </w:sdtContent>
            </w:sdt>
            <w:customXmlInsRangeEnd w:id="9572"/>
            <w:ins w:id="9573" w:author="Xuning Wei12232" w:date="2026-07-27T20:45:00Z">
              <w:r w:rsidR="0026505D" w:rsidRPr="00032BAE">
                <w:rPr>
                  <w:rFonts w:ascii="Times New Roman" w:eastAsia="仿宋_GB2312" w:hAnsi="Times New Roman" w:cs="Times New Roman"/>
                  <w:color w:val="auto"/>
                  <w:sz w:val="18"/>
                  <w:szCs w:val="18"/>
                  <w:lang w:eastAsia="zh-CN" w:bidi="ar"/>
                </w:rPr>
                <w:t xml:space="preserve"> *Handbook &amp; Page:</w:t>
              </w:r>
              <w:r w:rsidR="0026505D" w:rsidRPr="00032BAE">
                <w:rPr>
                  <w:rFonts w:ascii="Times New Roman" w:eastAsia="仿宋_GB2312" w:hAnsi="Times New Roman" w:cs="Times New Roman"/>
                  <w:color w:val="auto"/>
                  <w:sz w:val="18"/>
                  <w:szCs w:val="18"/>
                  <w:u w:val="single"/>
                  <w:lang w:eastAsia="zh-CN" w:bidi="ar"/>
                </w:rPr>
                <w:t xml:space="preserve"> page10-14</w:t>
              </w:r>
              <w:r w:rsidR="0026505D" w:rsidRPr="00032BAE">
                <w:rPr>
                  <w:rFonts w:ascii="Times New Roman" w:eastAsia="仿宋_GB2312" w:hAnsi="Times New Roman" w:cs="Times New Roman"/>
                  <w:color w:val="auto"/>
                  <w:sz w:val="18"/>
                  <w:szCs w:val="18"/>
                  <w:u w:val="single"/>
                  <w:lang w:eastAsia="zh-CN" w:bidi="ar"/>
                </w:rPr>
                <w:t>～</w:t>
              </w:r>
              <w:r w:rsidR="0026505D" w:rsidRPr="00032BAE">
                <w:rPr>
                  <w:rFonts w:ascii="Times New Roman" w:eastAsia="仿宋_GB2312" w:hAnsi="Times New Roman" w:cs="Times New Roman"/>
                  <w:color w:val="auto"/>
                  <w:sz w:val="18"/>
                  <w:szCs w:val="18"/>
                  <w:u w:val="single"/>
                  <w:lang w:eastAsia="zh-CN" w:bidi="ar"/>
                </w:rPr>
                <w:t xml:space="preserve">10-15  </w:t>
              </w:r>
            </w:ins>
          </w:p>
          <w:p w14:paraId="795F07A9" w14:textId="6E810002" w:rsidR="0026505D" w:rsidRPr="00032BAE" w:rsidRDefault="000B6761" w:rsidP="0026505D">
            <w:pPr>
              <w:jc w:val="both"/>
              <w:rPr>
                <w:ins w:id="9574" w:author="Xuning Wei12232" w:date="2026-07-27T20:37:00Z"/>
                <w:rFonts w:ascii="Times New Roman" w:eastAsia="仿宋_GB2312" w:hAnsi="Times New Roman" w:cs="Times New Roman"/>
                <w:b/>
                <w:color w:val="auto"/>
                <w:sz w:val="20"/>
                <w:szCs w:val="20"/>
                <w:lang w:eastAsia="zh-CN" w:bidi="ar"/>
              </w:rPr>
            </w:pPr>
            <w:customXmlInsRangeStart w:id="9575" w:author="Xuning Wei12232" w:date="2026-07-27T20:45:00Z"/>
            <w:sdt>
              <w:sdtPr>
                <w:rPr>
                  <w:rFonts w:ascii="Times New Roman" w:eastAsia="仿宋_GB2312" w:hAnsi="Times New Roman" w:cs="Times New Roman"/>
                  <w:color w:val="auto"/>
                  <w:sz w:val="18"/>
                  <w:szCs w:val="18"/>
                  <w:lang w:eastAsia="zh-CN" w:bidi="ar"/>
                </w:rPr>
                <w:id w:val="-714353264"/>
                <w14:checkbox>
                  <w14:checked w14:val="1"/>
                  <w14:checkedState w14:val="2612" w14:font="MS Gothic"/>
                  <w14:uncheckedState w14:val="2610" w14:font="MS Gothic"/>
                </w14:checkbox>
              </w:sdtPr>
              <w:sdtEndPr/>
              <w:sdtContent>
                <w:customXmlInsRangeEnd w:id="9575"/>
                <w:ins w:id="9576"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577" w:author="Xuning Wei12232" w:date="2026-07-27T20:45:00Z"/>
              </w:sdtContent>
            </w:sdt>
            <w:customXmlInsRangeEnd w:id="9577"/>
            <w:ins w:id="9578" w:author="Xuning Wei12232" w:date="2026-07-27T20:45:00Z">
              <w:r w:rsidR="0026505D" w:rsidRPr="00032BAE">
                <w:rPr>
                  <w:rFonts w:ascii="Times New Roman" w:eastAsia="仿宋_GB2312" w:hAnsi="Times New Roman" w:cs="Times New Roman"/>
                  <w:color w:val="auto"/>
                  <w:sz w:val="18"/>
                  <w:szCs w:val="18"/>
                  <w:lang w:eastAsia="zh-CN" w:bidi="ar"/>
                </w:rPr>
                <w:t xml:space="preserve"> Other:</w:t>
              </w:r>
              <w:r w:rsidR="0026505D"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26505D" w:rsidRPr="00032BAE">
                <w:rPr>
                  <w:rFonts w:ascii="Times New Roman" w:eastAsia="仿宋_GB2312" w:hAnsi="Times New Roman" w:cs="Times New Roman"/>
                  <w:color w:val="auto"/>
                  <w:sz w:val="18"/>
                  <w:szCs w:val="18"/>
                  <w:u w:val="single"/>
                  <w:lang w:eastAsia="zh-CN" w:bidi="ar"/>
                </w:rPr>
                <w:t>salts.The</w:t>
              </w:r>
              <w:proofErr w:type="spellEnd"/>
              <w:r w:rsidR="0026505D"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26505D" w:rsidRPr="00032BAE">
                <w:rPr>
                  <w:rFonts w:ascii="Times New Roman" w:eastAsia="仿宋_GB2312" w:hAnsi="Times New Roman" w:cs="Times New Roman"/>
                  <w:color w:val="auto"/>
                  <w:sz w:val="18"/>
                  <w:szCs w:val="18"/>
                  <w:u w:val="single"/>
                  <w:lang w:eastAsia="zh-CN" w:bidi="ar"/>
                </w:rPr>
                <w:t>solvents.The</w:t>
              </w:r>
              <w:proofErr w:type="spellEnd"/>
              <w:r w:rsidR="0026505D"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26505D" w:rsidRPr="00032BAE" w14:paraId="13CCA1AD" w14:textId="77777777" w:rsidTr="00770B21">
        <w:trPr>
          <w:trHeight w:val="2861"/>
          <w:ins w:id="9579" w:author="Xuning Wei12232" w:date="2026-07-27T20:37:00Z"/>
          <w:trPrChange w:id="9580" w:author="Xuning Wei12232" w:date="2026-07-27T20:59:00Z">
            <w:trPr>
              <w:trHeight w:val="2861"/>
            </w:trPr>
          </w:trPrChange>
        </w:trPr>
        <w:tc>
          <w:tcPr>
            <w:tcW w:w="269" w:type="pct"/>
            <w:vMerge/>
            <w:shd w:val="clear" w:color="auto" w:fill="FFFFFF" w:themeFill="background1"/>
            <w:vAlign w:val="center"/>
            <w:tcPrChange w:id="9581" w:author="Xuning Wei12232" w:date="2026-07-27T20:59:00Z">
              <w:tcPr>
                <w:tcW w:w="269" w:type="pct"/>
                <w:gridSpan w:val="3"/>
                <w:vMerge/>
                <w:shd w:val="clear" w:color="auto" w:fill="FFFFFF" w:themeFill="background1"/>
                <w:vAlign w:val="center"/>
              </w:tcPr>
            </w:tcPrChange>
          </w:tcPr>
          <w:p w14:paraId="428CD369" w14:textId="77777777" w:rsidR="0026505D" w:rsidRDefault="0026505D" w:rsidP="0026505D">
            <w:pPr>
              <w:jc w:val="both"/>
              <w:rPr>
                <w:ins w:id="9582" w:author="Xuning Wei12232" w:date="2026-07-27T20:49: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9583" w:author="Xuning Wei12232" w:date="2026-07-27T20:59:00Z">
              <w:tcPr>
                <w:tcW w:w="1365" w:type="pct"/>
                <w:gridSpan w:val="3"/>
                <w:vMerge/>
                <w:shd w:val="clear" w:color="auto" w:fill="FFFFFF" w:themeFill="background1"/>
                <w:vAlign w:val="center"/>
              </w:tcPr>
            </w:tcPrChange>
          </w:tcPr>
          <w:p w14:paraId="2F972FCC" w14:textId="77777777" w:rsidR="0026505D" w:rsidRPr="00321EFC" w:rsidRDefault="0026505D" w:rsidP="0026505D">
            <w:pPr>
              <w:jc w:val="both"/>
              <w:rPr>
                <w:ins w:id="9584" w:author="Xuning Wei12232" w:date="2026-07-27T20:43:00Z"/>
                <w:rFonts w:ascii="Times New Roman" w:eastAsia="等线" w:hAnsi="Times New Roman" w:cs="Times New Roman"/>
                <w:color w:val="000000" w:themeColor="text1"/>
                <w:sz w:val="18"/>
                <w:szCs w:val="18"/>
                <w:lang w:eastAsia="zh-CN"/>
              </w:rPr>
            </w:pPr>
          </w:p>
        </w:tc>
        <w:tc>
          <w:tcPr>
            <w:tcW w:w="842" w:type="pct"/>
            <w:vMerge/>
            <w:shd w:val="clear" w:color="auto" w:fill="FFFFFF" w:themeFill="background1"/>
            <w:vAlign w:val="center"/>
            <w:tcPrChange w:id="9585" w:author="Xuning Wei12232" w:date="2026-07-27T20:59:00Z">
              <w:tcPr>
                <w:tcW w:w="842" w:type="pct"/>
                <w:gridSpan w:val="3"/>
                <w:vMerge/>
                <w:shd w:val="clear" w:color="auto" w:fill="FFFFFF" w:themeFill="background1"/>
                <w:vAlign w:val="center"/>
              </w:tcPr>
            </w:tcPrChange>
          </w:tcPr>
          <w:p w14:paraId="561177FB" w14:textId="77777777" w:rsidR="0026505D" w:rsidRPr="00032BAE" w:rsidRDefault="0026505D" w:rsidP="0026505D">
            <w:pPr>
              <w:jc w:val="both"/>
              <w:rPr>
                <w:ins w:id="9586"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9587" w:author="Xuning Wei12232" w:date="2026-07-27T20:59:00Z">
              <w:tcPr>
                <w:tcW w:w="346" w:type="pct"/>
                <w:gridSpan w:val="3"/>
                <w:vMerge/>
                <w:shd w:val="clear" w:color="auto" w:fill="FFFFFF" w:themeFill="background1"/>
                <w:vAlign w:val="center"/>
              </w:tcPr>
            </w:tcPrChange>
          </w:tcPr>
          <w:p w14:paraId="7734ADF9" w14:textId="77777777" w:rsidR="0026505D" w:rsidRPr="00032BAE" w:rsidRDefault="0026505D" w:rsidP="0026505D">
            <w:pPr>
              <w:jc w:val="both"/>
              <w:rPr>
                <w:ins w:id="9588"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9589" w:author="Xuning Wei12232" w:date="2026-07-27T20:59:00Z">
              <w:tcPr>
                <w:tcW w:w="396" w:type="pct"/>
                <w:gridSpan w:val="3"/>
                <w:vMerge/>
                <w:shd w:val="clear" w:color="auto" w:fill="FFFFFF" w:themeFill="background1"/>
                <w:vAlign w:val="center"/>
              </w:tcPr>
            </w:tcPrChange>
          </w:tcPr>
          <w:p w14:paraId="3B0328D6" w14:textId="77777777" w:rsidR="0026505D" w:rsidRPr="00032BAE" w:rsidRDefault="0026505D" w:rsidP="0026505D">
            <w:pPr>
              <w:jc w:val="both"/>
              <w:rPr>
                <w:ins w:id="9590"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9591" w:author="Xuning Wei12232" w:date="2026-07-27T20:59:00Z">
              <w:tcPr>
                <w:tcW w:w="397" w:type="pct"/>
                <w:gridSpan w:val="3"/>
                <w:vAlign w:val="center"/>
              </w:tcPr>
            </w:tcPrChange>
          </w:tcPr>
          <w:p w14:paraId="181C38FA" w14:textId="77777777" w:rsidR="0026505D" w:rsidRPr="00032BAE" w:rsidRDefault="000B6761" w:rsidP="0026505D">
            <w:pPr>
              <w:jc w:val="both"/>
              <w:rPr>
                <w:ins w:id="9592" w:author="Xuning Wei12232" w:date="2026-07-27T20:49:00Z"/>
                <w:rFonts w:ascii="Times New Roman" w:eastAsia="仿宋_GB2312" w:hAnsi="Times New Roman" w:cs="Times New Roman"/>
                <w:color w:val="auto"/>
                <w:sz w:val="18"/>
                <w:szCs w:val="18"/>
                <w:lang w:eastAsia="zh-CN" w:bidi="ar"/>
              </w:rPr>
            </w:pPr>
            <w:customXmlInsRangeStart w:id="9593" w:author="Xuning Wei12232" w:date="2026-07-27T20:49:00Z"/>
            <w:sdt>
              <w:sdtPr>
                <w:rPr>
                  <w:rFonts w:ascii="Times New Roman" w:eastAsia="仿宋_GB2312" w:hAnsi="Times New Roman" w:cs="Times New Roman"/>
                  <w:b/>
                  <w:color w:val="auto"/>
                  <w:sz w:val="18"/>
                  <w:szCs w:val="18"/>
                  <w:lang w:eastAsia="zh-CN" w:bidi="ar"/>
                </w:rPr>
                <w:id w:val="-1283803506"/>
                <w14:checkbox>
                  <w14:checked w14:val="0"/>
                  <w14:checkedState w14:val="2612" w14:font="MS Gothic"/>
                  <w14:uncheckedState w14:val="2610" w14:font="MS Gothic"/>
                </w14:checkbox>
              </w:sdtPr>
              <w:sdtEndPr/>
              <w:sdtContent>
                <w:customXmlInsRangeEnd w:id="9593"/>
                <w:ins w:id="9594" w:author="Xuning Wei12232" w:date="2026-07-27T20:49:00Z">
                  <w:r w:rsidR="0026505D" w:rsidRPr="00032BAE">
                    <w:rPr>
                      <w:rFonts w:ascii="Segoe UI Symbol" w:eastAsia="仿宋_GB2312" w:hAnsi="Segoe UI Symbol" w:cs="Segoe UI Symbol"/>
                      <w:b/>
                      <w:color w:val="auto"/>
                      <w:sz w:val="18"/>
                      <w:szCs w:val="18"/>
                      <w:lang w:eastAsia="zh-CN" w:bidi="ar"/>
                    </w:rPr>
                    <w:t>☐</w:t>
                  </w:r>
                </w:ins>
                <w:customXmlInsRangeStart w:id="9595" w:author="Xuning Wei12232" w:date="2026-07-27T20:49:00Z"/>
              </w:sdtContent>
            </w:sdt>
            <w:customXmlInsRangeEnd w:id="9595"/>
            <w:ins w:id="9596" w:author="Xuning Wei12232" w:date="2026-07-27T20:49:00Z">
              <w:r w:rsidR="0026505D" w:rsidRPr="00032BAE">
                <w:rPr>
                  <w:rFonts w:ascii="Times New Roman" w:eastAsia="仿宋_GB2312" w:hAnsi="Times New Roman" w:cs="Times New Roman"/>
                  <w:color w:val="auto"/>
                  <w:sz w:val="18"/>
                  <w:szCs w:val="18"/>
                  <w:lang w:eastAsia="zh-CN" w:bidi="ar"/>
                </w:rPr>
                <w:t xml:space="preserve"> High</w:t>
              </w:r>
            </w:ins>
          </w:p>
          <w:p w14:paraId="0DC28CF0" w14:textId="77777777" w:rsidR="0026505D" w:rsidRPr="00032BAE" w:rsidRDefault="000B6761" w:rsidP="0026505D">
            <w:pPr>
              <w:jc w:val="both"/>
              <w:rPr>
                <w:ins w:id="9597" w:author="Xuning Wei12232" w:date="2026-07-27T20:49:00Z"/>
                <w:rFonts w:ascii="Times New Roman" w:eastAsia="仿宋_GB2312" w:hAnsi="Times New Roman" w:cs="Times New Roman"/>
                <w:color w:val="auto"/>
                <w:sz w:val="18"/>
                <w:szCs w:val="18"/>
                <w:lang w:eastAsia="zh-CN" w:bidi="ar"/>
              </w:rPr>
            </w:pPr>
            <w:customXmlInsRangeStart w:id="9598" w:author="Xuning Wei12232" w:date="2026-07-27T20:49:00Z"/>
            <w:sdt>
              <w:sdtPr>
                <w:rPr>
                  <w:rFonts w:ascii="Times New Roman" w:eastAsia="仿宋_GB2312" w:hAnsi="Times New Roman" w:cs="Times New Roman"/>
                  <w:b/>
                  <w:color w:val="auto"/>
                  <w:sz w:val="18"/>
                  <w:szCs w:val="18"/>
                  <w:lang w:eastAsia="zh-CN" w:bidi="ar"/>
                </w:rPr>
                <w:id w:val="-913625100"/>
                <w14:checkbox>
                  <w14:checked w14:val="0"/>
                  <w14:checkedState w14:val="2612" w14:font="MS Gothic"/>
                  <w14:uncheckedState w14:val="2610" w14:font="MS Gothic"/>
                </w14:checkbox>
              </w:sdtPr>
              <w:sdtEndPr/>
              <w:sdtContent>
                <w:customXmlInsRangeEnd w:id="9598"/>
                <w:ins w:id="9599" w:author="Xuning Wei12232" w:date="2026-07-27T20:49:00Z">
                  <w:r w:rsidR="0026505D" w:rsidRPr="00032BAE">
                    <w:rPr>
                      <w:rFonts w:ascii="Segoe UI Symbol" w:eastAsia="仿宋_GB2312" w:hAnsi="Segoe UI Symbol" w:cs="Segoe UI Symbol"/>
                      <w:b/>
                      <w:color w:val="auto"/>
                      <w:sz w:val="18"/>
                      <w:szCs w:val="18"/>
                      <w:lang w:eastAsia="zh-CN" w:bidi="ar"/>
                    </w:rPr>
                    <w:t>☐</w:t>
                  </w:r>
                </w:ins>
                <w:customXmlInsRangeStart w:id="9600" w:author="Xuning Wei12232" w:date="2026-07-27T20:49:00Z"/>
              </w:sdtContent>
            </w:sdt>
            <w:customXmlInsRangeEnd w:id="9600"/>
            <w:ins w:id="9601" w:author="Xuning Wei12232" w:date="2026-07-27T20:49:00Z">
              <w:r w:rsidR="0026505D" w:rsidRPr="00032BAE">
                <w:rPr>
                  <w:rFonts w:ascii="Times New Roman" w:eastAsia="仿宋_GB2312" w:hAnsi="Times New Roman" w:cs="Times New Roman"/>
                  <w:b/>
                  <w:color w:val="auto"/>
                  <w:sz w:val="18"/>
                  <w:szCs w:val="18"/>
                  <w:lang w:eastAsia="zh-CN" w:bidi="ar"/>
                </w:rPr>
                <w:t xml:space="preserve"> </w:t>
              </w:r>
              <w:r w:rsidR="0026505D" w:rsidRPr="00032BAE">
                <w:rPr>
                  <w:rFonts w:ascii="Times New Roman" w:eastAsia="仿宋_GB2312" w:hAnsi="Times New Roman" w:cs="Times New Roman"/>
                  <w:color w:val="auto"/>
                  <w:sz w:val="18"/>
                  <w:szCs w:val="18"/>
                  <w:lang w:eastAsia="zh-CN" w:bidi="ar"/>
                </w:rPr>
                <w:t>Medium</w:t>
              </w:r>
            </w:ins>
          </w:p>
          <w:p w14:paraId="63A848A5" w14:textId="7BA59CEA" w:rsidR="0026505D" w:rsidRDefault="000B6761" w:rsidP="0026505D">
            <w:pPr>
              <w:jc w:val="both"/>
              <w:rPr>
                <w:ins w:id="9602" w:author="Xuning Wei12232" w:date="2026-07-27T20:45:00Z"/>
                <w:rFonts w:ascii="Times New Roman" w:eastAsia="仿宋_GB2312" w:hAnsi="Times New Roman" w:cs="Times New Roman"/>
                <w:color w:val="auto"/>
                <w:sz w:val="18"/>
                <w:szCs w:val="18"/>
                <w:lang w:eastAsia="zh-CN" w:bidi="ar"/>
              </w:rPr>
            </w:pPr>
            <w:customXmlInsRangeStart w:id="9603" w:author="Xuning Wei12232" w:date="2026-07-27T20:49:00Z"/>
            <w:sdt>
              <w:sdtPr>
                <w:rPr>
                  <w:rFonts w:ascii="Times New Roman" w:eastAsia="仿宋_GB2312" w:hAnsi="Times New Roman" w:cs="Times New Roman"/>
                  <w:b/>
                  <w:color w:val="auto"/>
                  <w:sz w:val="18"/>
                  <w:szCs w:val="18"/>
                  <w:lang w:eastAsia="zh-CN" w:bidi="ar"/>
                </w:rPr>
                <w:id w:val="-119931056"/>
                <w14:checkbox>
                  <w14:checked w14:val="1"/>
                  <w14:checkedState w14:val="2612" w14:font="MS Gothic"/>
                  <w14:uncheckedState w14:val="2610" w14:font="MS Gothic"/>
                </w14:checkbox>
              </w:sdtPr>
              <w:sdtEndPr/>
              <w:sdtContent>
                <w:customXmlInsRangeEnd w:id="9603"/>
                <w:ins w:id="9604" w:author="Xuning Wei12232" w:date="2026-07-27T20:49:00Z">
                  <w:r w:rsidR="0026505D" w:rsidRPr="00032BAE">
                    <w:rPr>
                      <w:rFonts w:ascii="Segoe UI Symbol" w:eastAsia="仿宋_GB2312" w:hAnsi="Segoe UI Symbol" w:cs="Segoe UI Symbol"/>
                      <w:b/>
                      <w:color w:val="auto"/>
                      <w:sz w:val="18"/>
                      <w:szCs w:val="18"/>
                      <w:lang w:eastAsia="zh-CN" w:bidi="ar"/>
                    </w:rPr>
                    <w:t>☒</w:t>
                  </w:r>
                </w:ins>
                <w:customXmlInsRangeStart w:id="9605" w:author="Xuning Wei12232" w:date="2026-07-27T20:49:00Z"/>
              </w:sdtContent>
            </w:sdt>
            <w:customXmlInsRangeEnd w:id="9605"/>
            <w:ins w:id="9606" w:author="Xuning Wei12232" w:date="2026-07-27T20:49:00Z">
              <w:r w:rsidR="0026505D"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9607" w:author="Xuning Wei12232" w:date="2026-07-27T20:59:00Z">
              <w:tcPr>
                <w:tcW w:w="397" w:type="pct"/>
                <w:gridSpan w:val="2"/>
                <w:vAlign w:val="center"/>
              </w:tcPr>
            </w:tcPrChange>
          </w:tcPr>
          <w:p w14:paraId="03426B7E" w14:textId="1B81B306" w:rsidR="0026505D" w:rsidRDefault="0026505D" w:rsidP="0026505D">
            <w:pPr>
              <w:jc w:val="both"/>
              <w:rPr>
                <w:ins w:id="9608" w:author="Xuning Wei12232" w:date="2026-07-27T20:45:00Z"/>
                <w:rFonts w:ascii="Times New Roman" w:eastAsia="仿宋_GB2312" w:hAnsi="Times New Roman" w:cs="Times New Roman"/>
                <w:color w:val="auto"/>
                <w:sz w:val="18"/>
                <w:szCs w:val="18"/>
                <w:lang w:eastAsia="zh-CN" w:bidi="ar"/>
              </w:rPr>
            </w:pPr>
            <w:ins w:id="9609" w:author="Xuning Wei12232" w:date="2026-07-27T20:49: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9610" w:author="Xuning Wei12232" w:date="2026-07-27T20:59:00Z">
              <w:tcPr>
                <w:tcW w:w="988" w:type="pct"/>
                <w:vMerge/>
                <w:vAlign w:val="center"/>
              </w:tcPr>
            </w:tcPrChange>
          </w:tcPr>
          <w:p w14:paraId="26227AC5" w14:textId="77777777" w:rsidR="0026505D" w:rsidRDefault="0026505D" w:rsidP="0026505D">
            <w:pPr>
              <w:jc w:val="both"/>
              <w:rPr>
                <w:ins w:id="9611" w:author="Xuning Wei12232" w:date="2026-07-27T20:45:00Z"/>
                <w:rFonts w:ascii="Times New Roman" w:eastAsia="仿宋_GB2312" w:hAnsi="Times New Roman" w:cs="Times New Roman"/>
                <w:b/>
                <w:color w:val="auto"/>
                <w:sz w:val="18"/>
                <w:szCs w:val="18"/>
                <w:lang w:eastAsia="zh-CN" w:bidi="ar"/>
              </w:rPr>
            </w:pPr>
          </w:p>
        </w:tc>
      </w:tr>
      <w:tr w:rsidR="0026505D" w:rsidRPr="00032BAE" w14:paraId="2B879165" w14:textId="77777777" w:rsidTr="001C718C">
        <w:trPr>
          <w:trHeight w:val="595"/>
          <w:ins w:id="9612" w:author="Xuning Wei12232" w:date="2026-07-27T20:37:00Z"/>
          <w:trPrChange w:id="9613" w:author="Xuning Wei12232" w:date="2026-07-27T21:21:00Z">
            <w:trPr>
              <w:trHeight w:val="2861"/>
            </w:trPr>
          </w:trPrChange>
        </w:trPr>
        <w:tc>
          <w:tcPr>
            <w:tcW w:w="269" w:type="pct"/>
            <w:vMerge w:val="restart"/>
            <w:shd w:val="clear" w:color="auto" w:fill="FFFFFF" w:themeFill="background1"/>
            <w:vAlign w:val="center"/>
            <w:tcPrChange w:id="9614" w:author="Xuning Wei12232" w:date="2026-07-27T21:21:00Z">
              <w:tcPr>
                <w:tcW w:w="269" w:type="pct"/>
                <w:gridSpan w:val="3"/>
                <w:vMerge w:val="restart"/>
                <w:shd w:val="clear" w:color="auto" w:fill="FFFFFF" w:themeFill="background1"/>
                <w:vAlign w:val="center"/>
              </w:tcPr>
            </w:tcPrChange>
          </w:tcPr>
          <w:p w14:paraId="6E1C6141" w14:textId="4DF77C65" w:rsidR="0026505D" w:rsidRDefault="0026505D">
            <w:pPr>
              <w:jc w:val="center"/>
              <w:rPr>
                <w:ins w:id="9615" w:author="Xuning Wei12232" w:date="2026-07-27T20:37:00Z"/>
                <w:rFonts w:ascii="Times New Roman" w:eastAsia="仿宋_GB2312" w:hAnsi="Times New Roman" w:cs="Times New Roman"/>
                <w:color w:val="auto"/>
                <w:sz w:val="20"/>
                <w:szCs w:val="20"/>
                <w:lang w:eastAsia="zh-CN" w:bidi="ar"/>
              </w:rPr>
              <w:pPrChange w:id="9616" w:author="Xuning Wei12232" w:date="2026-07-27T20:49:00Z">
                <w:pPr>
                  <w:jc w:val="both"/>
                </w:pPr>
              </w:pPrChange>
            </w:pPr>
            <w:ins w:id="9617" w:author="Xuning Wei12232" w:date="2026-07-27T20:49:00Z">
              <w:r>
                <w:rPr>
                  <w:rFonts w:ascii="Times New Roman" w:eastAsia="仿宋_GB2312" w:hAnsi="Times New Roman" w:cs="Times New Roman" w:hint="eastAsia"/>
                  <w:color w:val="auto"/>
                  <w:sz w:val="20"/>
                  <w:szCs w:val="20"/>
                  <w:lang w:eastAsia="zh-CN" w:bidi="ar"/>
                </w:rPr>
                <w:lastRenderedPageBreak/>
                <w:t>1</w:t>
              </w:r>
              <w:r>
                <w:rPr>
                  <w:rFonts w:ascii="Times New Roman" w:eastAsia="仿宋_GB2312" w:hAnsi="Times New Roman" w:cs="Times New Roman"/>
                  <w:color w:val="auto"/>
                  <w:sz w:val="20"/>
                  <w:szCs w:val="20"/>
                  <w:lang w:eastAsia="zh-CN" w:bidi="ar"/>
                </w:rPr>
                <w:t>4</w:t>
              </w:r>
            </w:ins>
          </w:p>
        </w:tc>
        <w:tc>
          <w:tcPr>
            <w:tcW w:w="1365" w:type="pct"/>
            <w:vMerge w:val="restart"/>
            <w:shd w:val="clear" w:color="auto" w:fill="FFFFFF" w:themeFill="background1"/>
            <w:vAlign w:val="center"/>
            <w:tcPrChange w:id="9618" w:author="Xuning Wei12232" w:date="2026-07-27T21:21:00Z">
              <w:tcPr>
                <w:tcW w:w="1365" w:type="pct"/>
                <w:gridSpan w:val="3"/>
                <w:vMerge w:val="restart"/>
                <w:shd w:val="clear" w:color="auto" w:fill="FFFFFF" w:themeFill="background1"/>
                <w:vAlign w:val="center"/>
              </w:tcPr>
            </w:tcPrChange>
          </w:tcPr>
          <w:p w14:paraId="479AA165" w14:textId="4A6207DA" w:rsidR="0026505D" w:rsidRDefault="0026505D" w:rsidP="0026505D">
            <w:pPr>
              <w:jc w:val="both"/>
              <w:rPr>
                <w:ins w:id="9619" w:author="Xuning Wei12232" w:date="2026-07-27T20:42:00Z"/>
                <w:rFonts w:ascii="Times New Roman" w:eastAsia="等线" w:hAnsi="Times New Roman" w:cs="Times New Roman"/>
                <w:color w:val="000000" w:themeColor="text1"/>
                <w:sz w:val="18"/>
                <w:szCs w:val="18"/>
              </w:rPr>
            </w:pPr>
            <w:proofErr w:type="spellStart"/>
            <w:ins w:id="9620" w:author="Xuning Wei12232" w:date="2026-07-27T20:42:00Z">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 xml:space="preserve">-L- </w:t>
              </w:r>
              <w:proofErr w:type="spellStart"/>
              <w:r w:rsidRPr="008B3C39">
                <w:rPr>
                  <w:rFonts w:ascii="Times New Roman" w:eastAsia="仿宋_GB2312" w:hAnsi="Times New Roman" w:cs="Times New Roman"/>
                  <w:color w:val="auto"/>
                  <w:sz w:val="18"/>
                  <w:szCs w:val="18"/>
                  <w:lang w:eastAsia="zh-CN"/>
                </w:rPr>
                <w:t>Orn</w:t>
              </w:r>
              <w:proofErr w:type="spellEnd"/>
              <w:r w:rsidRPr="008B3C39">
                <w:rPr>
                  <w:rFonts w:ascii="Times New Roman" w:eastAsia="仿宋_GB2312" w:hAnsi="Times New Roman" w:cs="Times New Roman"/>
                  <w:color w:val="auto"/>
                  <w:sz w:val="18"/>
                  <w:szCs w:val="18"/>
                  <w:lang w:eastAsia="zh-CN"/>
                </w:rPr>
                <w:t>(</w:t>
              </w:r>
              <w:proofErr w:type="spellStart"/>
              <w:r w:rsidRPr="008B3C39">
                <w:rPr>
                  <w:rFonts w:ascii="Times New Roman" w:eastAsia="仿宋_GB2312" w:hAnsi="Times New Roman" w:cs="Times New Roman"/>
                  <w:color w:val="auto"/>
                  <w:sz w:val="18"/>
                  <w:szCs w:val="18"/>
                  <w:lang w:eastAsia="zh-CN"/>
                </w:rPr>
                <w:t>Boc</w:t>
              </w:r>
              <w:proofErr w:type="spellEnd"/>
              <w:r w:rsidRPr="008B3C39">
                <w:rPr>
                  <w:rFonts w:ascii="Times New Roman" w:eastAsia="仿宋_GB2312" w:hAnsi="Times New Roman" w:cs="Times New Roman"/>
                  <w:color w:val="auto"/>
                  <w:sz w:val="18"/>
                  <w:szCs w:val="18"/>
                  <w:lang w:eastAsia="zh-CN"/>
                </w:rPr>
                <w:t>)-OH activation and transfer</w:t>
              </w:r>
              <w:r>
                <w:rPr>
                  <w:rFonts w:ascii="Times New Roman" w:eastAsia="仿宋_GB2312" w:hAnsi="Times New Roman" w:cs="Times New Roman"/>
                  <w:color w:val="auto"/>
                  <w:sz w:val="18"/>
                  <w:szCs w:val="18"/>
                  <w:lang w:eastAsia="zh-CN"/>
                </w:rPr>
                <w:t>:</w:t>
              </w:r>
            </w:ins>
          </w:p>
          <w:p w14:paraId="51CBF233" w14:textId="6611DC48" w:rsidR="0026505D" w:rsidRPr="00032BAE" w:rsidRDefault="0026505D" w:rsidP="0026505D">
            <w:pPr>
              <w:jc w:val="both"/>
              <w:rPr>
                <w:ins w:id="9621" w:author="Xuning Wei12232" w:date="2026-07-27T20:37:00Z"/>
                <w:rFonts w:ascii="Times New Roman" w:eastAsia="仿宋_GB2312" w:hAnsi="Times New Roman" w:cs="Times New Roman"/>
                <w:color w:val="auto"/>
                <w:sz w:val="20"/>
                <w:szCs w:val="20"/>
                <w:lang w:eastAsia="zh-CN" w:bidi="ar"/>
              </w:rPr>
            </w:pPr>
            <w:ins w:id="9622" w:author="Xuning Wei12232" w:date="2026-07-27T20:42:00Z">
              <w:r>
                <w:rPr>
                  <w:rFonts w:ascii="Times New Roman" w:eastAsia="等线" w:hAnsi="Times New Roman" w:cs="Times New Roman"/>
                  <w:color w:val="000000" w:themeColor="text1"/>
                  <w:sz w:val="18"/>
                  <w:szCs w:val="18"/>
                </w:rPr>
                <w:t xml:space="preserve">1. </w:t>
              </w:r>
              <w:r w:rsidRPr="00321EFC">
                <w:rPr>
                  <w:rFonts w:ascii="Times New Roman" w:eastAsia="等线" w:hAnsi="Times New Roman" w:cs="Times New Roman"/>
                  <w:color w:val="000000" w:themeColor="text1"/>
                  <w:sz w:val="18"/>
                  <w:szCs w:val="18"/>
                </w:rPr>
                <w:t xml:space="preserve">Add </w:t>
              </w:r>
              <w:r w:rsidRPr="00321EFC">
                <w:rPr>
                  <w:rFonts w:ascii="Times New Roman" w:eastAsia="等线" w:hAnsi="Times New Roman" w:cs="Times New Roman"/>
                  <w:color w:val="000000" w:themeColor="text1"/>
                  <w:sz w:val="18"/>
                  <w:szCs w:val="18"/>
                  <w:lang w:eastAsia="zh-CN"/>
                </w:rPr>
                <w:t>5.0 V DMF (4.740 kg/kg)</w:t>
              </w:r>
              <w:r w:rsidRPr="00321EFC">
                <w:rPr>
                  <w:rFonts w:ascii="Times New Roman" w:eastAsia="等线" w:hAnsi="Times New Roman" w:cs="Times New Roman"/>
                  <w:color w:val="000000" w:themeColor="text1"/>
                  <w:sz w:val="18"/>
                  <w:szCs w:val="18"/>
                </w:rPr>
                <w:t xml:space="preserve"> 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Start the stirrer. Then add 2.0 eq. </w:t>
              </w:r>
              <w:proofErr w:type="spellStart"/>
              <w:r w:rsidRPr="00321EFC">
                <w:rPr>
                  <w:rFonts w:ascii="Times New Roman" w:eastAsia="等线" w:hAnsi="Times New Roman" w:cs="Times New Roman"/>
                  <w:color w:val="000000" w:themeColor="text1"/>
                  <w:sz w:val="18"/>
                  <w:szCs w:val="18"/>
                  <w:lang w:eastAsia="zh-CN"/>
                </w:rPr>
                <w:t>Fmoc</w:t>
              </w:r>
              <w:proofErr w:type="spellEnd"/>
              <w:r w:rsidRPr="00321EFC">
                <w:rPr>
                  <w:rFonts w:ascii="Times New Roman" w:eastAsia="等线" w:hAnsi="Times New Roman" w:cs="Times New Roman"/>
                  <w:color w:val="000000" w:themeColor="text1"/>
                  <w:sz w:val="18"/>
                  <w:szCs w:val="18"/>
                  <w:lang w:eastAsia="zh-CN"/>
                </w:rPr>
                <w:t>-L-</w:t>
              </w:r>
              <w:proofErr w:type="spellStart"/>
              <w:proofErr w:type="gramStart"/>
              <w:r w:rsidRPr="00321EFC">
                <w:rPr>
                  <w:rFonts w:ascii="Times New Roman" w:eastAsia="等线" w:hAnsi="Times New Roman" w:cs="Times New Roman"/>
                  <w:color w:val="000000" w:themeColor="text1"/>
                  <w:sz w:val="18"/>
                  <w:szCs w:val="18"/>
                  <w:lang w:eastAsia="zh-CN"/>
                </w:rPr>
                <w:t>Orn</w:t>
              </w:r>
              <w:proofErr w:type="spellEnd"/>
              <w:r w:rsidRPr="00321EFC">
                <w:rPr>
                  <w:rFonts w:ascii="Times New Roman" w:eastAsia="等线" w:hAnsi="Times New Roman" w:cs="Times New Roman"/>
                  <w:color w:val="000000" w:themeColor="text1"/>
                  <w:sz w:val="18"/>
                  <w:szCs w:val="18"/>
                  <w:lang w:eastAsia="zh-CN"/>
                </w:rPr>
                <w:t>(</w:t>
              </w:r>
              <w:proofErr w:type="spellStart"/>
              <w:proofErr w:type="gramEnd"/>
              <w:r w:rsidRPr="00321EFC">
                <w:rPr>
                  <w:rFonts w:ascii="Times New Roman" w:eastAsia="等线" w:hAnsi="Times New Roman" w:cs="Times New Roman"/>
                  <w:color w:val="000000" w:themeColor="text1"/>
                  <w:sz w:val="18"/>
                  <w:szCs w:val="18"/>
                  <w:lang w:eastAsia="zh-CN"/>
                </w:rPr>
                <w:t>Boc</w:t>
              </w:r>
              <w:proofErr w:type="spellEnd"/>
              <w:r w:rsidRPr="00321EFC">
                <w:rPr>
                  <w:rFonts w:ascii="Times New Roman" w:eastAsia="等线" w:hAnsi="Times New Roman" w:cs="Times New Roman"/>
                  <w:color w:val="000000" w:themeColor="text1"/>
                  <w:sz w:val="18"/>
                  <w:szCs w:val="18"/>
                  <w:lang w:eastAsia="zh-CN"/>
                </w:rPr>
                <w:t>)-OH (0.909 kg/</w:t>
              </w:r>
              <w:proofErr w:type="spellStart"/>
              <w:r w:rsidRPr="00321EFC">
                <w:rPr>
                  <w:rFonts w:ascii="Times New Roman" w:eastAsia="等线" w:hAnsi="Times New Roman" w:cs="Times New Roman"/>
                  <w:color w:val="000000" w:themeColor="text1"/>
                  <w:sz w:val="18"/>
                  <w:szCs w:val="18"/>
                  <w:lang w:eastAsia="zh-CN"/>
                </w:rPr>
                <w:t>mol</w:t>
              </w:r>
              <w:proofErr w:type="spellEnd"/>
              <w:r w:rsidRPr="00321EFC">
                <w:rPr>
                  <w:rFonts w:ascii="Times New Roman" w:eastAsia="等线" w:hAnsi="Times New Roman" w:cs="Times New Roman"/>
                  <w:color w:val="000000" w:themeColor="text1"/>
                  <w:sz w:val="18"/>
                  <w:szCs w:val="18"/>
                  <w:lang w:eastAsia="zh-CN"/>
                </w:rPr>
                <w:t>).</w:t>
              </w:r>
              <w:r w:rsidRPr="00321EFC">
                <w:rPr>
                  <w:rFonts w:ascii="Times New Roman" w:eastAsia="等线" w:hAnsi="Times New Roman" w:cs="Times New Roman"/>
                  <w:color w:val="000000" w:themeColor="text1"/>
                  <w:sz w:val="18"/>
                  <w:szCs w:val="18"/>
                </w:rPr>
                <w:t xml:space="preserve"> </w:t>
              </w:r>
            </w:ins>
            <w:ins w:id="9623" w:author="Xuning Wei12232" w:date="2026-09-05T19:50:00Z">
              <w:r w:rsidR="00473484" w:rsidRPr="00473484">
                <w:rPr>
                  <w:rFonts w:ascii="Times New Roman" w:eastAsia="等线" w:hAnsi="Times New Roman" w:cs="Times New Roman"/>
                  <w:color w:val="FF0000"/>
                  <w:sz w:val="18"/>
                  <w:szCs w:val="18"/>
                </w:rPr>
                <w:t>Stir for at least 15 min.</w:t>
              </w:r>
            </w:ins>
            <w:ins w:id="9624" w:author="Xuning Wei12232" w:date="2026-07-27T20:42:00Z">
              <w:r w:rsidRPr="00321EFC">
                <w:rPr>
                  <w:rFonts w:ascii="Times New Roman" w:eastAsia="等线" w:hAnsi="Times New Roman" w:cs="Times New Roman"/>
                  <w:color w:val="000000" w:themeColor="text1"/>
                  <w:sz w:val="18"/>
                  <w:szCs w:val="18"/>
                  <w:lang w:eastAsia="zh-CN"/>
                </w:rPr>
                <w:t xml:space="preserve"> </w:t>
              </w:r>
              <w:r>
                <w:rPr>
                  <w:rFonts w:ascii="Times New Roman" w:eastAsia="等线" w:hAnsi="Times New Roman" w:cs="Times New Roman"/>
                  <w:color w:val="000000" w:themeColor="text1"/>
                  <w:sz w:val="18"/>
                  <w:szCs w:val="18"/>
                  <w:lang w:eastAsia="zh-CN"/>
                </w:rPr>
                <w:br/>
                <w:t xml:space="preserve">2. </w:t>
              </w:r>
              <w:r w:rsidRPr="00321EFC">
                <w:rPr>
                  <w:rFonts w:ascii="Times New Roman" w:eastAsia="等线" w:hAnsi="Times New Roman" w:cs="Times New Roman"/>
                  <w:color w:val="000000" w:themeColor="text1"/>
                  <w:sz w:val="18"/>
                  <w:szCs w:val="18"/>
                  <w:lang w:eastAsia="zh-CN"/>
                </w:rPr>
                <w:t>Adjust</w:t>
              </w:r>
              <w:r w:rsidRPr="00321EFC">
                <w:rPr>
                  <w:rFonts w:ascii="Times New Roman" w:eastAsia="等线" w:hAnsi="Times New Roman" w:cs="Times New Roman"/>
                  <w:bCs w:val="0"/>
                  <w:color w:val="000000" w:themeColor="text1"/>
                  <w:sz w:val="18"/>
                  <w:szCs w:val="18"/>
                </w:rPr>
                <w:t xml:space="preserve"> the mixture to </w:t>
              </w:r>
              <w:r w:rsidRPr="00321EFC">
                <w:rPr>
                  <w:rFonts w:ascii="Times New Roman" w:eastAsia="等线" w:hAnsi="Times New Roman" w:cs="Times New Roman"/>
                  <w:bCs w:val="0"/>
                  <w:color w:val="000000" w:themeColor="text1"/>
                  <w:sz w:val="18"/>
                  <w:szCs w:val="18"/>
                  <w:lang w:eastAsia="zh-CN"/>
                </w:rPr>
                <w:t>20</w:t>
              </w:r>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hint="eastAsia"/>
                  <w:bCs w:val="0"/>
                  <w:color w:val="000000" w:themeColor="text1"/>
                  <w:sz w:val="18"/>
                  <w:szCs w:val="18"/>
                </w:rPr>
                <w:t>5</w:t>
              </w:r>
            </w:ins>
            <w:ins w:id="9625" w:author="Johan Granander" w:date="2026-07-28T13:47:00Z">
              <w:r w:rsidR="00917FF6">
                <w:rPr>
                  <w:rFonts w:ascii="Times New Roman" w:eastAsia="等线" w:hAnsi="Times New Roman" w:cs="Times New Roman"/>
                  <w:bCs w:val="0"/>
                  <w:color w:val="000000" w:themeColor="text1"/>
                  <w:sz w:val="18"/>
                  <w:szCs w:val="18"/>
                </w:rPr>
                <w:t xml:space="preserve"> </w:t>
              </w:r>
            </w:ins>
            <w:ins w:id="9626" w:author="Xuning Wei12232" w:date="2026-07-27T20:42:00Z">
              <w:r w:rsidRPr="00321EFC">
                <w:rPr>
                  <w:rFonts w:ascii="Times New Roman" w:eastAsia="等线" w:hAnsi="Times New Roman" w:cs="Times New Roman" w:hint="eastAsia"/>
                  <w:bCs w:val="0"/>
                  <w:color w:val="000000" w:themeColor="text1"/>
                  <w:sz w:val="18"/>
                  <w:szCs w:val="18"/>
                </w:rPr>
                <w:t>℃</w:t>
              </w:r>
              <w:r w:rsidRPr="00321EFC">
                <w:rPr>
                  <w:rFonts w:ascii="Times New Roman" w:eastAsia="等线" w:hAnsi="Times New Roman" w:cs="Times New Roman"/>
                  <w:color w:val="000000" w:themeColor="text1"/>
                  <w:sz w:val="18"/>
                  <w:szCs w:val="18"/>
                </w:rPr>
                <w:t xml:space="preserve">. Maintain for next operation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627" w:author="Johan Granander" w:date="2026-07-28T13:47:00Z">
              <w:r w:rsidR="00917FF6">
                <w:rPr>
                  <w:rFonts w:ascii="Times New Roman" w:eastAsia="等线" w:hAnsi="Times New Roman" w:cs="Times New Roman"/>
                  <w:color w:val="000000" w:themeColor="text1"/>
                  <w:sz w:val="18"/>
                  <w:szCs w:val="18"/>
                </w:rPr>
                <w:t xml:space="preserve"> </w:t>
              </w:r>
            </w:ins>
            <w:ins w:id="9628"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629" w:author="Johan Granander" w:date="2026-07-28T13:48:00Z">
              <w:r w:rsidR="00917FF6">
                <w:rPr>
                  <w:rFonts w:ascii="Times New Roman" w:eastAsia="等线" w:hAnsi="Times New Roman" w:cs="Times New Roman"/>
                  <w:color w:val="000000" w:themeColor="text1"/>
                  <w:sz w:val="18"/>
                  <w:szCs w:val="18"/>
                  <w:lang w:eastAsia="zh-CN"/>
                </w:rPr>
                <w:t xml:space="preserve"> </w:t>
              </w:r>
            </w:ins>
            <w:ins w:id="9630"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color w:val="000000" w:themeColor="text1"/>
                  <w:sz w:val="18"/>
                  <w:szCs w:val="18"/>
                  <w:lang w:eastAsia="zh-CN"/>
                </w:rPr>
                <w:t xml:space="preserve"> </w:t>
              </w:r>
              <w:r w:rsidRPr="00321EFC">
                <w:rPr>
                  <w:rFonts w:ascii="Times New Roman" w:eastAsia="等线" w:hAnsi="Times New Roman" w:cs="Times New Roman"/>
                  <w:color w:val="000000" w:themeColor="text1"/>
                  <w:sz w:val="18"/>
                  <w:szCs w:val="18"/>
                </w:rPr>
                <w:t xml:space="preserve">Add 2.0 eq. </w:t>
              </w:r>
              <w:proofErr w:type="spellStart"/>
              <w:r w:rsidRPr="00321EFC">
                <w:rPr>
                  <w:rFonts w:ascii="Times New Roman" w:eastAsia="等线" w:hAnsi="Times New Roman" w:cs="Times New Roman"/>
                  <w:color w:val="000000" w:themeColor="text1"/>
                  <w:sz w:val="18"/>
                  <w:szCs w:val="18"/>
                </w:rPr>
                <w:t>Oxyma</w:t>
              </w:r>
              <w:proofErr w:type="spellEnd"/>
              <w:r w:rsidRPr="00321EFC">
                <w:rPr>
                  <w:rFonts w:ascii="Times New Roman" w:eastAsia="等线" w:hAnsi="Times New Roman" w:cs="Times New Roman"/>
                  <w:color w:val="000000" w:themeColor="text1"/>
                  <w:sz w:val="18"/>
                  <w:szCs w:val="18"/>
                </w:rPr>
                <w:t xml:space="preserve"> Pure into</w:t>
              </w:r>
              <w:r w:rsidRPr="006F0556">
                <w:rPr>
                  <w:rFonts w:ascii="Times New Roman" w:eastAsia="等线" w:hAnsi="Times New Roman" w:cs="Times New Roman"/>
                  <w:color w:val="000000" w:themeColor="text1"/>
                  <w:sz w:val="18"/>
                  <w:szCs w:val="18"/>
                </w:rPr>
                <w:t xml:space="preserve"> TJ4S-1213-Sy15-R01 </w:t>
              </w:r>
              <w:r w:rsidRPr="00321EFC">
                <w:rPr>
                  <w:rFonts w:ascii="Times New Roman" w:eastAsia="等线" w:hAnsi="Times New Roman" w:cs="Times New Roman"/>
                  <w:color w:val="000000" w:themeColor="text1"/>
                  <w:sz w:val="18"/>
                  <w:szCs w:val="18"/>
                </w:rPr>
                <w:t xml:space="preserve">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631" w:author="Johan Granander" w:date="2026-07-28T13:48:00Z">
              <w:r w:rsidR="00917FF6">
                <w:rPr>
                  <w:rFonts w:ascii="Times New Roman" w:eastAsia="等线" w:hAnsi="Times New Roman" w:cs="Times New Roman"/>
                  <w:color w:val="000000" w:themeColor="text1"/>
                  <w:sz w:val="18"/>
                  <w:szCs w:val="18"/>
                </w:rPr>
                <w:t xml:space="preserve"> </w:t>
              </w:r>
            </w:ins>
            <w:ins w:id="9632"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633" w:author="Johan Granander" w:date="2026-07-28T13:48:00Z">
              <w:r w:rsidR="00917FF6">
                <w:rPr>
                  <w:rFonts w:ascii="Times New Roman" w:eastAsia="等线" w:hAnsi="Times New Roman" w:cs="Times New Roman"/>
                  <w:color w:val="000000" w:themeColor="text1"/>
                  <w:sz w:val="18"/>
                  <w:szCs w:val="18"/>
                  <w:lang w:eastAsia="zh-CN"/>
                </w:rPr>
                <w:t xml:space="preserve"> </w:t>
              </w:r>
            </w:ins>
            <w:ins w:id="9634"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rinse the </w:t>
              </w:r>
              <w:r w:rsidRPr="006F0556">
                <w:rPr>
                  <w:rFonts w:ascii="Times New Roman" w:eastAsia="等线" w:hAnsi="Times New Roman" w:cs="Times New Roman"/>
                  <w:color w:val="000000" w:themeColor="text1"/>
                  <w:sz w:val="18"/>
                  <w:szCs w:val="18"/>
                </w:rPr>
                <w:t xml:space="preserve">TJ4S-1213-Sy15-R01 </w:t>
              </w:r>
              <w:r w:rsidRPr="00321EFC">
                <w:rPr>
                  <w:rFonts w:ascii="Times New Roman" w:eastAsia="等线" w:hAnsi="Times New Roman" w:cs="Times New Roman"/>
                  <w:color w:val="000000" w:themeColor="text1"/>
                  <w:sz w:val="18"/>
                  <w:szCs w:val="18"/>
                </w:rPr>
                <w:t>with 2.0</w:t>
              </w:r>
              <w:del w:id="9635" w:author="Johan Granander" w:date="2026-07-28T13:48:00Z">
                <w:r w:rsidRPr="00321EFC" w:rsidDel="00917FF6">
                  <w:rPr>
                    <w:rFonts w:ascii="Times New Roman" w:eastAsia="等线" w:hAnsi="Times New Roman" w:cs="Times New Roman"/>
                    <w:color w:val="000000" w:themeColor="text1"/>
                    <w:sz w:val="18"/>
                    <w:szCs w:val="18"/>
                  </w:rPr>
                  <w:delText>v</w:delText>
                </w:r>
              </w:del>
            </w:ins>
            <w:ins w:id="9636" w:author="Johan Granander" w:date="2026-07-28T13:48:00Z">
              <w:r w:rsidR="00917FF6">
                <w:rPr>
                  <w:rFonts w:ascii="Times New Roman" w:eastAsia="等线" w:hAnsi="Times New Roman" w:cs="Times New Roman"/>
                  <w:color w:val="000000" w:themeColor="text1"/>
                  <w:sz w:val="18"/>
                  <w:szCs w:val="18"/>
                </w:rPr>
                <w:t xml:space="preserve"> V</w:t>
              </w:r>
            </w:ins>
            <w:ins w:id="9637" w:author="Xuning Wei12232" w:date="2026-07-27T20:42:00Z">
              <w:r w:rsidRPr="00321EFC">
                <w:rPr>
                  <w:rFonts w:ascii="Times New Roman" w:eastAsia="等线" w:hAnsi="Times New Roman" w:cs="Times New Roman"/>
                  <w:color w:val="000000" w:themeColor="text1"/>
                  <w:sz w:val="18"/>
                  <w:szCs w:val="18"/>
                </w:rPr>
                <w:t xml:space="preserve"> DMF (1.896 kg/kg). Add 2.2 eq. DIC into TJ4S-1213-Sy15-R01, the addition rate depends on temperature control. Activate for 20±5 min at </w:t>
              </w:r>
              <w:r w:rsidRPr="00321EFC">
                <w:rPr>
                  <w:rFonts w:ascii="Times New Roman" w:eastAsia="等线" w:hAnsi="Times New Roman" w:cs="Times New Roman"/>
                  <w:color w:val="000000" w:themeColor="text1"/>
                  <w:sz w:val="18"/>
                  <w:szCs w:val="18"/>
                  <w:lang w:eastAsia="zh-CN"/>
                </w:rPr>
                <w:t>20</w:t>
              </w:r>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5</w:t>
              </w:r>
            </w:ins>
            <w:ins w:id="9638" w:author="Johan Granander" w:date="2026-07-28T13:48:00Z">
              <w:r w:rsidR="00917FF6">
                <w:rPr>
                  <w:rFonts w:ascii="Times New Roman" w:eastAsia="等线" w:hAnsi="Times New Roman" w:cs="Times New Roman"/>
                  <w:color w:val="000000" w:themeColor="text1"/>
                  <w:sz w:val="18"/>
                  <w:szCs w:val="18"/>
                </w:rPr>
                <w:t xml:space="preserve"> </w:t>
              </w:r>
            </w:ins>
            <w:ins w:id="9639"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(target: </w:t>
              </w:r>
              <w:r w:rsidRPr="00321EFC">
                <w:rPr>
                  <w:rFonts w:ascii="Times New Roman" w:eastAsia="等线" w:hAnsi="Times New Roman" w:cs="Times New Roman"/>
                  <w:color w:val="000000" w:themeColor="text1"/>
                  <w:sz w:val="18"/>
                  <w:szCs w:val="18"/>
                  <w:lang w:eastAsia="zh-CN"/>
                </w:rPr>
                <w:t>20</w:t>
              </w:r>
            </w:ins>
            <w:ins w:id="9640" w:author="Johan Granander" w:date="2026-07-28T13:48:00Z">
              <w:r w:rsidR="00917FF6">
                <w:rPr>
                  <w:rFonts w:ascii="Times New Roman" w:eastAsia="等线" w:hAnsi="Times New Roman" w:cs="Times New Roman"/>
                  <w:color w:val="000000" w:themeColor="text1"/>
                  <w:sz w:val="18"/>
                  <w:szCs w:val="18"/>
                  <w:lang w:eastAsia="zh-CN"/>
                </w:rPr>
                <w:t xml:space="preserve"> </w:t>
              </w:r>
            </w:ins>
            <w:ins w:id="9641" w:author="Xuning Wei12232" w:date="2026-07-27T20:42:00Z">
              <w:r w:rsidRPr="00321EFC">
                <w:rPr>
                  <w:rFonts w:ascii="Times New Roman" w:eastAsia="等线" w:hAnsi="Times New Roman" w:cs="Times New Roman" w:hint="eastAsia"/>
                  <w:color w:val="000000" w:themeColor="text1"/>
                  <w:sz w:val="18"/>
                  <w:szCs w:val="18"/>
                </w:rPr>
                <w:t>℃</w:t>
              </w:r>
              <w:r w:rsidRPr="00321EFC">
                <w:rPr>
                  <w:rFonts w:ascii="Times New Roman" w:eastAsia="等线" w:hAnsi="Times New Roman" w:cs="Times New Roman" w:hint="eastAsia"/>
                  <w:color w:val="000000" w:themeColor="text1"/>
                  <w:sz w:val="18"/>
                  <w:szCs w:val="18"/>
                </w:rPr>
                <w:t xml:space="preserve">). </w:t>
              </w:r>
              <w:r>
                <w:rPr>
                  <w:rFonts w:ascii="Times New Roman" w:eastAsia="等线" w:hAnsi="Times New Roman" w:cs="Times New Roman"/>
                  <w:color w:val="000000" w:themeColor="text1"/>
                  <w:sz w:val="18"/>
                  <w:szCs w:val="18"/>
                </w:rPr>
                <w:br/>
                <w:t xml:space="preserve">3. </w:t>
              </w:r>
              <w:r w:rsidRPr="00321EFC">
                <w:rPr>
                  <w:rFonts w:ascii="Times New Roman" w:eastAsia="等线" w:hAnsi="Times New Roman" w:cs="Times New Roman"/>
                  <w:color w:val="000000" w:themeColor="text1"/>
                  <w:sz w:val="18"/>
                  <w:szCs w:val="18"/>
                </w:rPr>
                <w:t xml:space="preserve">Transfer the mixture in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 xml:space="preserve">-R01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w:t>
              </w:r>
              <w:r w:rsidRPr="006F0556">
                <w:rPr>
                  <w:rFonts w:ascii="Times New Roman" w:eastAsia="仿宋_GB2312" w:hAnsi="Times New Roman" w:cs="Times New Roman"/>
                  <w:color w:val="000000" w:themeColor="text1"/>
                  <w:sz w:val="18"/>
                  <w:szCs w:val="18"/>
                  <w:lang w:eastAsia="zh-CN"/>
                </w:rPr>
                <w:t>5</w:t>
              </w:r>
              <w:r w:rsidRPr="00321EFC">
                <w:rPr>
                  <w:rFonts w:ascii="Times New Roman" w:eastAsia="等线" w:hAnsi="Times New Roman" w:cs="Times New Roman"/>
                  <w:color w:val="000000" w:themeColor="text1"/>
                  <w:sz w:val="18"/>
                  <w:szCs w:val="18"/>
                </w:rPr>
                <w:t>. Add</w:t>
              </w:r>
              <w:r w:rsidRPr="006F0556">
                <w:rPr>
                  <w:rFonts w:ascii="Times New Roman" w:eastAsia="等线" w:hAnsi="Times New Roman" w:cs="Times New Roman"/>
                  <w:bCs w:val="0"/>
                  <w:color w:val="000000" w:themeColor="text1"/>
                  <w:sz w:val="18"/>
                  <w:szCs w:val="18"/>
                </w:rPr>
                <w:t xml:space="preserve"> </w:t>
              </w:r>
              <w:r w:rsidRPr="00321EFC">
                <w:rPr>
                  <w:rFonts w:ascii="Times New Roman" w:eastAsia="等线" w:hAnsi="Times New Roman" w:cs="Times New Roman"/>
                  <w:bCs w:val="0"/>
                  <w:color w:val="000000" w:themeColor="text1"/>
                  <w:sz w:val="18"/>
                  <w:szCs w:val="18"/>
                  <w:lang w:eastAsia="zh-CN"/>
                </w:rPr>
                <w:t xml:space="preserve">1.0 V DMF (0.948 kg/kg) </w:t>
              </w:r>
              <w:r w:rsidRPr="00321EFC">
                <w:rPr>
                  <w:rFonts w:ascii="Times New Roman" w:eastAsia="等线" w:hAnsi="Times New Roman" w:cs="Times New Roman"/>
                  <w:color w:val="000000" w:themeColor="text1"/>
                  <w:sz w:val="18"/>
                  <w:szCs w:val="18"/>
                </w:rPr>
                <w:t xml:space="preserve">into </w:t>
              </w:r>
              <w:r w:rsidRPr="006F0556">
                <w:rPr>
                  <w:rFonts w:ascii="Times New Roman" w:eastAsia="仿宋_GB2312" w:hAnsi="Times New Roman" w:cs="Times New Roman"/>
                  <w:color w:val="000000" w:themeColor="text1"/>
                  <w:sz w:val="18"/>
                  <w:szCs w:val="18"/>
                </w:rPr>
                <w:t>TJ4S-1213-Sy15</w:t>
              </w:r>
              <w:r w:rsidRPr="006F0556">
                <w:rPr>
                  <w:rFonts w:ascii="Times New Roman" w:eastAsia="仿宋_GB2312" w:hAnsi="Times New Roman" w:cs="Times New Roman"/>
                  <w:color w:val="000000" w:themeColor="text1"/>
                  <w:sz w:val="18"/>
                  <w:szCs w:val="18"/>
                  <w:lang w:eastAsia="zh-CN"/>
                </w:rPr>
                <w:t>-R01</w:t>
              </w:r>
              <w:r w:rsidRPr="00321EFC">
                <w:rPr>
                  <w:rFonts w:ascii="Times New Roman" w:eastAsia="等线" w:hAnsi="Times New Roman" w:cs="Times New Roman"/>
                  <w:color w:val="000000" w:themeColor="text1"/>
                  <w:sz w:val="18"/>
                  <w:szCs w:val="18"/>
                </w:rPr>
                <w:t xml:space="preserve"> to rinse the wall. Bubble with nitrogen to the synthesis reactor (TJ4S-1213-Sy15) for 5±2 min, then start the agitator. Transfer the mixture in activation tank (TJ4S-1213-Sy15-R01) into synthesis reactor (TJ4S-1213-Sy15)</w:t>
              </w:r>
            </w:ins>
          </w:p>
        </w:tc>
        <w:tc>
          <w:tcPr>
            <w:tcW w:w="842" w:type="pct"/>
            <w:vMerge w:val="restart"/>
            <w:shd w:val="clear" w:color="auto" w:fill="FFFFFF" w:themeFill="background1"/>
            <w:vAlign w:val="center"/>
            <w:tcPrChange w:id="9642" w:author="Xuning Wei12232" w:date="2026-07-27T21:21:00Z">
              <w:tcPr>
                <w:tcW w:w="842" w:type="pct"/>
                <w:gridSpan w:val="3"/>
                <w:vMerge w:val="restart"/>
                <w:shd w:val="clear" w:color="auto" w:fill="FFFFFF" w:themeFill="background1"/>
                <w:vAlign w:val="center"/>
              </w:tcPr>
            </w:tcPrChange>
          </w:tcPr>
          <w:p w14:paraId="0410153F" w14:textId="77777777" w:rsidR="0026505D" w:rsidRPr="00032BAE" w:rsidRDefault="0026505D" w:rsidP="0026505D">
            <w:pPr>
              <w:rPr>
                <w:ins w:id="9643" w:author="Xuning Wei12232" w:date="2026-07-27T20:52:00Z"/>
                <w:rFonts w:ascii="Times New Roman" w:hAnsi="Times New Roman" w:cs="Times New Roman"/>
                <w:color w:val="auto"/>
                <w:sz w:val="18"/>
                <w:szCs w:val="18"/>
                <w:shd w:val="clear" w:color="auto" w:fill="FFFFFF"/>
              </w:rPr>
            </w:pPr>
            <w:ins w:id="9644" w:author="Xuning Wei12232" w:date="2026-07-27T20:52:00Z">
              <w:r w:rsidRPr="00032BAE">
                <w:rPr>
                  <w:rFonts w:ascii="Times New Roman" w:hAnsi="Times New Roman" w:cs="Times New Roman"/>
                  <w:color w:val="auto"/>
                  <w:sz w:val="18"/>
                  <w:szCs w:val="18"/>
                  <w:shd w:val="clear" w:color="auto" w:fill="FFFFFF"/>
                </w:rPr>
                <w:t>Tank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ins>
          </w:p>
          <w:p w14:paraId="780BC01D" w14:textId="77777777" w:rsidR="0026505D" w:rsidRDefault="0026505D" w:rsidP="0026505D">
            <w:pPr>
              <w:rPr>
                <w:ins w:id="9645" w:author="Xuning Wei12232" w:date="2026-07-27T20:52:00Z"/>
                <w:rFonts w:ascii="Times New Roman" w:hAnsi="Times New Roman" w:cs="Times New Roman"/>
                <w:color w:val="auto"/>
                <w:sz w:val="18"/>
                <w:szCs w:val="18"/>
                <w:shd w:val="clear" w:color="auto" w:fill="FFFFFF"/>
              </w:rPr>
            </w:pPr>
            <w:ins w:id="9646" w:author="Xuning Wei12232" w:date="2026-07-27T20:52:00Z">
              <w:r w:rsidRPr="00032BAE">
                <w:rPr>
                  <w:rFonts w:ascii="Times New Roman" w:hAnsi="Times New Roman" w:cs="Times New Roman"/>
                  <w:color w:val="auto"/>
                  <w:sz w:val="18"/>
                  <w:szCs w:val="18"/>
                  <w:shd w:val="clear" w:color="auto" w:fill="FFFFFF"/>
                </w:rPr>
                <w:t>Agitator material:</w:t>
              </w:r>
              <w:r w:rsidRPr="00AF1C85">
                <w:rPr>
                  <w:rFonts w:ascii="Times New Roman" w:hAnsi="Times New Roman" w:cs="Times New Roman"/>
                  <w:color w:val="auto"/>
                  <w:sz w:val="18"/>
                  <w:szCs w:val="18"/>
                  <w:shd w:val="clear" w:color="auto" w:fill="FFFFFF"/>
                </w:rPr>
                <w:t xml:space="preserve">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br/>
                <w:t>Sight glass: Glass</w:t>
              </w:r>
              <w:r w:rsidRPr="00032BAE">
                <w:rPr>
                  <w:rFonts w:ascii="Times New Roman" w:hAnsi="Times New Roman" w:cs="Times New Roman"/>
                  <w:color w:val="auto"/>
                  <w:sz w:val="18"/>
                  <w:szCs w:val="18"/>
                  <w:shd w:val="clear" w:color="auto" w:fill="FFFFFF"/>
                </w:rPr>
                <w:br/>
                <w:t xml:space="preserve">Thermometer well material: </w:t>
              </w:r>
              <w:proofErr w:type="spellStart"/>
              <w:r w:rsidRPr="00AF1C85">
                <w:rPr>
                  <w:rFonts w:ascii="Times New Roman" w:hAnsi="Times New Roman" w:cs="Times New Roman"/>
                  <w:color w:val="auto"/>
                  <w:sz w:val="18"/>
                  <w:szCs w:val="18"/>
                  <w:shd w:val="clear" w:color="auto" w:fill="FFFFFF"/>
                </w:rPr>
                <w:t>Hastelloy</w:t>
              </w:r>
              <w:proofErr w:type="spellEnd"/>
              <w:r w:rsidRPr="00032BAE">
                <w:rPr>
                  <w:rFonts w:ascii="Times New Roman" w:hAnsi="Times New Roman" w:cs="Times New Roman"/>
                  <w:color w:val="auto"/>
                  <w:sz w:val="18"/>
                  <w:szCs w:val="18"/>
                  <w:shd w:val="clear" w:color="auto" w:fill="FFFFFF"/>
                </w:rPr>
                <w:t xml:space="preserve"> </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C-276</w:t>
              </w:r>
              <w:r>
                <w:rPr>
                  <w:rFonts w:ascii="Times New Roman" w:hAnsi="Times New Roman" w:cs="Times New Roman"/>
                  <w:color w:val="auto"/>
                  <w:sz w:val="18"/>
                  <w:szCs w:val="18"/>
                  <w:shd w:val="clear" w:color="auto" w:fill="FFFFFF"/>
                </w:rPr>
                <w:t>)</w:t>
              </w:r>
              <w:r w:rsidRPr="00032BAE">
                <w:rPr>
                  <w:rFonts w:ascii="Times New Roman" w:hAnsi="Times New Roman" w:cs="Times New Roman"/>
                  <w:color w:val="auto"/>
                  <w:sz w:val="18"/>
                  <w:szCs w:val="18"/>
                  <w:shd w:val="clear" w:color="auto" w:fill="FFFFFF"/>
                </w:rPr>
                <w:t xml:space="preserve"> </w:t>
              </w:r>
            </w:ins>
          </w:p>
          <w:p w14:paraId="75D61B82" w14:textId="77777777" w:rsidR="0026505D" w:rsidRPr="00032BAE" w:rsidRDefault="0026505D" w:rsidP="0026505D">
            <w:pPr>
              <w:rPr>
                <w:ins w:id="9647" w:author="Xuning Wei12232" w:date="2026-07-27T20:52:00Z"/>
                <w:rFonts w:ascii="Times New Roman" w:hAnsi="Times New Roman" w:cs="Times New Roman"/>
                <w:color w:val="auto"/>
                <w:sz w:val="18"/>
                <w:szCs w:val="18"/>
                <w:shd w:val="clear" w:color="auto" w:fill="FFFFFF"/>
              </w:rPr>
            </w:pPr>
            <w:ins w:id="9648" w:author="Xuning Wei12232" w:date="2026-07-27T20:52:00Z">
              <w:r w:rsidRPr="00032BAE">
                <w:rPr>
                  <w:rFonts w:ascii="Times New Roman" w:hAnsi="Times New Roman" w:cs="Times New Roman"/>
                  <w:color w:val="auto"/>
                  <w:sz w:val="18"/>
                  <w:szCs w:val="18"/>
                  <w:shd w:val="clear" w:color="auto" w:fill="FFFFFF"/>
                </w:rPr>
                <w:t>Pipeline material: 316L</w:t>
              </w:r>
            </w:ins>
          </w:p>
          <w:p w14:paraId="31EA378C" w14:textId="77777777" w:rsidR="0026505D" w:rsidRPr="00032BAE" w:rsidRDefault="0026505D" w:rsidP="0026505D">
            <w:pPr>
              <w:rPr>
                <w:ins w:id="9649" w:author="Xuning Wei12232" w:date="2026-07-27T20:52:00Z"/>
                <w:rFonts w:ascii="Times New Roman" w:hAnsi="Times New Roman" w:cs="Times New Roman"/>
                <w:color w:val="auto"/>
                <w:sz w:val="18"/>
                <w:szCs w:val="18"/>
                <w:shd w:val="clear" w:color="auto" w:fill="FFFFFF"/>
              </w:rPr>
            </w:pPr>
            <w:ins w:id="9650" w:author="Xuning Wei12232" w:date="2026-07-27T20:52:00Z">
              <w:r w:rsidRPr="00032BAE">
                <w:rPr>
                  <w:rFonts w:ascii="Times New Roman" w:hAnsi="Times New Roman" w:cs="Times New Roman"/>
                  <w:color w:val="auto"/>
                  <w:sz w:val="18"/>
                  <w:szCs w:val="18"/>
                  <w:shd w:val="clear" w:color="auto" w:fill="FFFFFF"/>
                </w:rPr>
                <w:t>Sealing ring: PTFE</w:t>
              </w:r>
            </w:ins>
          </w:p>
          <w:p w14:paraId="0161D04D" w14:textId="77777777" w:rsidR="0026505D" w:rsidRPr="00032BAE" w:rsidRDefault="0026505D" w:rsidP="0026505D">
            <w:pPr>
              <w:rPr>
                <w:ins w:id="9651" w:author="Xuning Wei12232" w:date="2026-07-27T20:52:00Z"/>
                <w:rFonts w:ascii="Times New Roman" w:hAnsi="Times New Roman" w:cs="Times New Roman"/>
                <w:color w:val="auto"/>
                <w:sz w:val="18"/>
                <w:szCs w:val="18"/>
                <w:shd w:val="clear" w:color="auto" w:fill="FFFFFF"/>
              </w:rPr>
            </w:pPr>
            <w:ins w:id="9652" w:author="Xuning Wei12232" w:date="2026-07-27T20:52:00Z">
              <w:r w:rsidRPr="00032BAE">
                <w:rPr>
                  <w:rFonts w:ascii="Times New Roman" w:hAnsi="Times New Roman" w:cs="Times New Roman"/>
                  <w:color w:val="auto"/>
                  <w:sz w:val="18"/>
                  <w:szCs w:val="18"/>
                  <w:shd w:val="clear" w:color="auto" w:fill="FFFFFF"/>
                </w:rPr>
                <w:t>Mass flow meter: SS</w:t>
              </w:r>
            </w:ins>
          </w:p>
          <w:p w14:paraId="2080D6AB" w14:textId="77777777" w:rsidR="0026505D" w:rsidRPr="00032BAE" w:rsidRDefault="0026505D" w:rsidP="0026505D">
            <w:pPr>
              <w:rPr>
                <w:ins w:id="9653" w:author="Xuning Wei12232" w:date="2026-07-27T20:52:00Z"/>
                <w:rFonts w:ascii="Times New Roman" w:hAnsi="Times New Roman" w:cs="Times New Roman"/>
                <w:color w:val="auto"/>
                <w:sz w:val="18"/>
                <w:szCs w:val="18"/>
                <w:shd w:val="clear" w:color="auto" w:fill="FFFFFF"/>
              </w:rPr>
            </w:pPr>
            <w:ins w:id="9654" w:author="Xuning Wei12232" w:date="2026-07-27T20:52:00Z">
              <w:r w:rsidRPr="00032BAE">
                <w:rPr>
                  <w:rFonts w:ascii="Times New Roman" w:hAnsi="Times New Roman" w:cs="Times New Roman"/>
                  <w:color w:val="auto"/>
                  <w:sz w:val="18"/>
                  <w:szCs w:val="18"/>
                  <w:shd w:val="clear" w:color="auto" w:fill="FFFFFF"/>
                </w:rPr>
                <w:t>Valve material: 304 &amp; 316L</w:t>
              </w:r>
            </w:ins>
          </w:p>
          <w:p w14:paraId="09B8168C" w14:textId="77777777" w:rsidR="0026505D" w:rsidRPr="00032BAE" w:rsidRDefault="0026505D" w:rsidP="0026505D">
            <w:pPr>
              <w:rPr>
                <w:ins w:id="9655" w:author="Xuning Wei12232" w:date="2026-07-27T20:52:00Z"/>
                <w:rFonts w:ascii="Times New Roman" w:eastAsiaTheme="minorEastAsia" w:hAnsi="Times New Roman" w:cs="Times New Roman"/>
                <w:color w:val="auto"/>
                <w:sz w:val="18"/>
                <w:szCs w:val="18"/>
                <w:shd w:val="clear" w:color="auto" w:fill="FFFFFF"/>
                <w:lang w:eastAsia="zh-CN"/>
              </w:rPr>
            </w:pPr>
            <w:ins w:id="9656" w:author="Xuning Wei12232" w:date="2026-07-27T20:52:00Z">
              <w:r w:rsidRPr="00032BAE">
                <w:rPr>
                  <w:rFonts w:ascii="Times New Roman" w:hAnsi="Times New Roman" w:cs="Times New Roman"/>
                  <w:color w:val="auto"/>
                  <w:sz w:val="18"/>
                  <w:szCs w:val="18"/>
                  <w:shd w:val="clear" w:color="auto" w:fill="FFFFFF"/>
                </w:rPr>
                <w:t xml:space="preserve">Waste discharge pump material: </w:t>
              </w:r>
              <w:r w:rsidRPr="00032BAE">
                <w:rPr>
                  <w:rFonts w:ascii="Times New Roman" w:eastAsiaTheme="minorEastAsia" w:hAnsi="Times New Roman" w:cs="Times New Roman"/>
                  <w:color w:val="auto"/>
                  <w:sz w:val="18"/>
                  <w:szCs w:val="18"/>
                  <w:shd w:val="clear" w:color="auto" w:fill="FFFFFF"/>
                  <w:lang w:eastAsia="zh-CN"/>
                </w:rPr>
                <w:t>316SS</w:t>
              </w:r>
            </w:ins>
          </w:p>
          <w:p w14:paraId="7645AF38" w14:textId="77777777" w:rsidR="0026505D" w:rsidRDefault="0026505D" w:rsidP="0026505D">
            <w:pPr>
              <w:rPr>
                <w:ins w:id="9657" w:author="Xuning Wei12232" w:date="2026-07-27T20:52:00Z"/>
                <w:rFonts w:ascii="Times New Roman" w:eastAsiaTheme="minorEastAsia" w:hAnsi="Times New Roman" w:cs="Times New Roman"/>
                <w:bCs w:val="0"/>
                <w:color w:val="auto"/>
                <w:sz w:val="18"/>
                <w:szCs w:val="18"/>
                <w:shd w:val="clear" w:color="auto" w:fill="FFFFFF"/>
                <w:lang w:eastAsia="zh-CN"/>
              </w:rPr>
            </w:pPr>
            <w:ins w:id="9658" w:author="Xuning Wei12232" w:date="2026-07-27T20:52:00Z">
              <w:r w:rsidRPr="00032BAE">
                <w:rPr>
                  <w:rFonts w:ascii="Times New Roman" w:hAnsi="Times New Roman" w:cs="Times New Roman"/>
                  <w:bCs w:val="0"/>
                  <w:color w:val="auto"/>
                  <w:sz w:val="18"/>
                  <w:szCs w:val="18"/>
                  <w:shd w:val="clear" w:color="auto" w:fill="FFFFFF"/>
                </w:rPr>
                <w:t xml:space="preserve">Peristaltic pump tubing: </w:t>
              </w:r>
              <w:r w:rsidRPr="00032BAE">
                <w:rPr>
                  <w:rFonts w:ascii="Times New Roman" w:eastAsiaTheme="minorEastAsia" w:hAnsi="Times New Roman" w:cs="Times New Roman"/>
                  <w:bCs w:val="0"/>
                  <w:color w:val="auto"/>
                  <w:sz w:val="18"/>
                  <w:szCs w:val="18"/>
                  <w:shd w:val="clear" w:color="auto" w:fill="FFFFFF"/>
                  <w:lang w:eastAsia="zh-CN"/>
                </w:rPr>
                <w:t>PTFE</w:t>
              </w:r>
            </w:ins>
          </w:p>
          <w:p w14:paraId="18176479" w14:textId="6A5FDBEF" w:rsidR="0026505D" w:rsidRPr="00032BAE" w:rsidRDefault="0026505D" w:rsidP="0026505D">
            <w:pPr>
              <w:jc w:val="both"/>
              <w:rPr>
                <w:ins w:id="9659" w:author="Xuning Wei12232" w:date="2026-07-27T20:37:00Z"/>
                <w:rFonts w:ascii="Times New Roman" w:eastAsia="仿宋_GB2312" w:hAnsi="Times New Roman" w:cs="Times New Roman"/>
                <w:b/>
                <w:color w:val="auto"/>
                <w:sz w:val="20"/>
                <w:szCs w:val="20"/>
                <w:lang w:eastAsia="zh-CN" w:bidi="ar"/>
              </w:rPr>
            </w:pPr>
            <w:ins w:id="9660" w:author="Xuning Wei12232" w:date="2026-07-27T20:52:00Z">
              <w:r w:rsidRPr="004C5939">
                <w:rPr>
                  <w:rFonts w:ascii="Times New Roman" w:hAnsi="Times New Roman" w:cs="Times New Roman"/>
                  <w:color w:val="0000FF"/>
                  <w:sz w:val="18"/>
                  <w:szCs w:val="18"/>
                </w:rPr>
                <w:t xml:space="preserve">Mechanical seal: </w:t>
              </w:r>
              <w:r w:rsidRPr="004C5939">
                <w:rPr>
                  <w:rFonts w:ascii="Times New Roman" w:hAnsi="Times New Roman" w:cs="Times New Roman"/>
                  <w:color w:val="0000FF"/>
                  <w:sz w:val="18"/>
                  <w:szCs w:val="18"/>
                  <w:shd w:val="clear" w:color="auto" w:fill="FFFFFF"/>
                </w:rPr>
                <w:t>304SS &amp; PTFE &amp; FFKM Gloves: CSPE</w:t>
              </w:r>
            </w:ins>
          </w:p>
        </w:tc>
        <w:tc>
          <w:tcPr>
            <w:tcW w:w="346" w:type="pct"/>
            <w:vMerge w:val="restart"/>
            <w:shd w:val="clear" w:color="auto" w:fill="FFFFFF" w:themeFill="background1"/>
            <w:vAlign w:val="center"/>
            <w:tcPrChange w:id="9661" w:author="Xuning Wei12232" w:date="2026-07-27T21:21:00Z">
              <w:tcPr>
                <w:tcW w:w="346" w:type="pct"/>
                <w:gridSpan w:val="3"/>
                <w:vMerge w:val="restart"/>
                <w:shd w:val="clear" w:color="auto" w:fill="FFFFFF" w:themeFill="background1"/>
                <w:vAlign w:val="center"/>
              </w:tcPr>
            </w:tcPrChange>
          </w:tcPr>
          <w:p w14:paraId="5476368B" w14:textId="65EA4E80" w:rsidR="0026505D" w:rsidRPr="00032BAE" w:rsidRDefault="0026505D" w:rsidP="0026505D">
            <w:pPr>
              <w:jc w:val="both"/>
              <w:rPr>
                <w:ins w:id="9662" w:author="Xuning Wei12232" w:date="2026-07-27T20:37:00Z"/>
                <w:rFonts w:ascii="Times New Roman" w:eastAsia="仿宋_GB2312" w:hAnsi="Times New Roman" w:cs="Times New Roman"/>
                <w:color w:val="auto"/>
                <w:sz w:val="20"/>
                <w:szCs w:val="20"/>
                <w:lang w:eastAsia="zh-CN" w:bidi="ar"/>
              </w:rPr>
            </w:pPr>
            <w:ins w:id="9663" w:author="Xuning Wei12232" w:date="2026-07-27T20:45:00Z">
              <w:r w:rsidRPr="00032BAE">
                <w:rPr>
                  <w:rFonts w:ascii="Times New Roman" w:eastAsia="仿宋_GB2312" w:hAnsi="Times New Roman" w:cs="Times New Roman"/>
                  <w:color w:val="auto"/>
                  <w:sz w:val="18"/>
                  <w:szCs w:val="18"/>
                  <w:lang w:eastAsia="zh-CN" w:bidi="ar"/>
                </w:rPr>
                <w:t>No</w:t>
              </w:r>
            </w:ins>
          </w:p>
        </w:tc>
        <w:tc>
          <w:tcPr>
            <w:tcW w:w="396" w:type="pct"/>
            <w:vMerge w:val="restart"/>
            <w:shd w:val="clear" w:color="auto" w:fill="FFFFFF" w:themeFill="background1"/>
            <w:vAlign w:val="center"/>
            <w:tcPrChange w:id="9664" w:author="Xuning Wei12232" w:date="2026-07-27T21:21:00Z">
              <w:tcPr>
                <w:tcW w:w="396" w:type="pct"/>
                <w:gridSpan w:val="3"/>
                <w:vMerge w:val="restart"/>
                <w:shd w:val="clear" w:color="auto" w:fill="FFFFFF" w:themeFill="background1"/>
                <w:vAlign w:val="center"/>
              </w:tcPr>
            </w:tcPrChange>
          </w:tcPr>
          <w:p w14:paraId="5617625D" w14:textId="68D2756A" w:rsidR="0026505D" w:rsidRPr="00032BAE" w:rsidRDefault="0026505D" w:rsidP="0026505D">
            <w:pPr>
              <w:jc w:val="both"/>
              <w:rPr>
                <w:ins w:id="9665" w:author="Xuning Wei12232" w:date="2026-07-27T20:37:00Z"/>
                <w:rFonts w:ascii="Times New Roman" w:eastAsia="仿宋_GB2312" w:hAnsi="Times New Roman" w:cs="Times New Roman"/>
                <w:color w:val="auto"/>
                <w:sz w:val="18"/>
                <w:szCs w:val="18"/>
                <w:lang w:eastAsia="zh-CN" w:bidi="ar"/>
              </w:rPr>
            </w:pPr>
            <w:ins w:id="9666" w:author="Xuning Wei12232" w:date="2026-07-27T20:45:00Z">
              <w:r w:rsidRPr="00032BAE">
                <w:rPr>
                  <w:rFonts w:ascii="Times New Roman" w:eastAsia="仿宋_GB2312" w:hAnsi="Times New Roman" w:cs="Times New Roman"/>
                  <w:color w:val="auto"/>
                  <w:sz w:val="18"/>
                  <w:szCs w:val="18"/>
                  <w:lang w:eastAsia="zh-CN" w:bidi="ar"/>
                </w:rPr>
                <w:t>No</w:t>
              </w:r>
            </w:ins>
          </w:p>
        </w:tc>
        <w:tc>
          <w:tcPr>
            <w:tcW w:w="397" w:type="pct"/>
            <w:vAlign w:val="center"/>
            <w:tcPrChange w:id="9667" w:author="Xuning Wei12232" w:date="2026-07-27T21:21:00Z">
              <w:tcPr>
                <w:tcW w:w="397" w:type="pct"/>
                <w:gridSpan w:val="3"/>
                <w:vAlign w:val="center"/>
              </w:tcPr>
            </w:tcPrChange>
          </w:tcPr>
          <w:p w14:paraId="633034AA" w14:textId="77777777" w:rsidR="0026505D" w:rsidRDefault="000B6761" w:rsidP="0026505D">
            <w:pPr>
              <w:jc w:val="both"/>
              <w:rPr>
                <w:ins w:id="9668" w:author="Xuning Wei12232" w:date="2026-07-27T20:37:00Z"/>
                <w:rFonts w:ascii="Times New Roman" w:eastAsia="仿宋_GB2312" w:hAnsi="Times New Roman" w:cs="Times New Roman"/>
                <w:b/>
                <w:color w:val="auto"/>
                <w:sz w:val="18"/>
                <w:szCs w:val="18"/>
                <w:lang w:eastAsia="zh-CN" w:bidi="ar"/>
              </w:rPr>
            </w:pPr>
            <w:customXmlInsRangeStart w:id="9669" w:author="Xuning Wei12232" w:date="2026-07-27T20:45:00Z"/>
            <w:sdt>
              <w:sdtPr>
                <w:rPr>
                  <w:rFonts w:ascii="Times New Roman" w:eastAsia="仿宋_GB2312" w:hAnsi="Times New Roman" w:cs="Times New Roman"/>
                  <w:color w:val="auto"/>
                  <w:sz w:val="18"/>
                  <w:szCs w:val="18"/>
                  <w:lang w:eastAsia="zh-CN" w:bidi="ar"/>
                </w:rPr>
                <w:id w:val="-639800690"/>
                <w14:checkbox>
                  <w14:checked w14:val="1"/>
                  <w14:checkedState w14:val="2612" w14:font="MS Gothic"/>
                  <w14:uncheckedState w14:val="2610" w14:font="MS Gothic"/>
                </w14:checkbox>
              </w:sdtPr>
              <w:sdtEndPr/>
              <w:sdtContent>
                <w:customXmlInsRangeEnd w:id="9669"/>
                <w:ins w:id="9670" w:author="Xuning Wei12232" w:date="2026-07-27T20:45:00Z">
                  <w:r w:rsidR="0026505D" w:rsidRPr="00032BAE">
                    <w:rPr>
                      <w:rFonts w:ascii="Segoe UI Symbol" w:eastAsia="MS Gothic" w:hAnsi="Segoe UI Symbol" w:cs="Segoe UI Symbol"/>
                      <w:color w:val="auto"/>
                      <w:sz w:val="18"/>
                      <w:szCs w:val="18"/>
                      <w:lang w:eastAsia="zh-CN" w:bidi="ar"/>
                    </w:rPr>
                    <w:t>☒</w:t>
                  </w:r>
                </w:ins>
                <w:customXmlInsRangeStart w:id="9671" w:author="Xuning Wei12232" w:date="2026-07-27T20:45:00Z"/>
              </w:sdtContent>
            </w:sdt>
            <w:customXmlInsRangeEnd w:id="9671"/>
            <w:ins w:id="9672" w:author="Xuning Wei12232" w:date="2026-07-27T20:45:00Z">
              <w:r w:rsidR="0026505D" w:rsidRPr="00032BAE">
                <w:rPr>
                  <w:rFonts w:ascii="Times New Roman" w:eastAsia="仿宋_GB2312" w:hAnsi="Times New Roman" w:cs="Times New Roman"/>
                  <w:color w:val="auto"/>
                  <w:sz w:val="18"/>
                  <w:szCs w:val="18"/>
                  <w:lang w:eastAsia="zh-CN" w:bidi="ar"/>
                </w:rPr>
                <w:t>Yes</w:t>
              </w:r>
            </w:ins>
          </w:p>
        </w:tc>
        <w:tc>
          <w:tcPr>
            <w:tcW w:w="494" w:type="pct"/>
            <w:vAlign w:val="center"/>
            <w:tcPrChange w:id="9673" w:author="Xuning Wei12232" w:date="2026-07-27T21:21:00Z">
              <w:tcPr>
                <w:tcW w:w="397" w:type="pct"/>
                <w:gridSpan w:val="2"/>
                <w:vAlign w:val="center"/>
              </w:tcPr>
            </w:tcPrChange>
          </w:tcPr>
          <w:p w14:paraId="68829640" w14:textId="596DC520" w:rsidR="0026505D" w:rsidRPr="00032BAE" w:rsidRDefault="000B6761" w:rsidP="0026505D">
            <w:pPr>
              <w:jc w:val="both"/>
              <w:rPr>
                <w:ins w:id="9674" w:author="Xuning Wei12232" w:date="2026-07-27T20:37:00Z"/>
                <w:rFonts w:ascii="Times New Roman" w:eastAsia="仿宋_GB2312" w:hAnsi="Times New Roman" w:cs="Times New Roman"/>
                <w:color w:val="auto"/>
                <w:sz w:val="18"/>
                <w:szCs w:val="18"/>
                <w:lang w:eastAsia="zh-CN" w:bidi="ar"/>
              </w:rPr>
            </w:pPr>
            <w:customXmlInsRangeStart w:id="9675" w:author="Xuning Wei12232" w:date="2026-07-27T20:45:00Z"/>
            <w:sdt>
              <w:sdtPr>
                <w:rPr>
                  <w:rFonts w:ascii="Times New Roman" w:eastAsia="仿宋_GB2312" w:hAnsi="Times New Roman" w:cs="Times New Roman"/>
                  <w:color w:val="auto"/>
                  <w:sz w:val="18"/>
                  <w:szCs w:val="18"/>
                  <w:lang w:eastAsia="zh-CN" w:bidi="ar"/>
                </w:rPr>
                <w:id w:val="-539276885"/>
                <w14:checkbox>
                  <w14:checked w14:val="0"/>
                  <w14:checkedState w14:val="2612" w14:font="MS Gothic"/>
                  <w14:uncheckedState w14:val="2610" w14:font="MS Gothic"/>
                </w14:checkbox>
              </w:sdtPr>
              <w:sdtEndPr/>
              <w:sdtContent>
                <w:customXmlInsRangeEnd w:id="9675"/>
                <w:ins w:id="9676"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677" w:author="Xuning Wei12232" w:date="2026-07-27T20:45:00Z"/>
              </w:sdtContent>
            </w:sdt>
            <w:customXmlInsRangeEnd w:id="9677"/>
            <w:ins w:id="9678" w:author="Xuning Wei12232" w:date="2026-07-27T20:45:00Z">
              <w:r w:rsidR="0026505D" w:rsidRPr="00032BAE">
                <w:rPr>
                  <w:rFonts w:ascii="Times New Roman" w:eastAsia="仿宋_GB2312" w:hAnsi="Times New Roman" w:cs="Times New Roman"/>
                  <w:color w:val="auto"/>
                  <w:sz w:val="18"/>
                  <w:szCs w:val="18"/>
                  <w:lang w:eastAsia="zh-CN" w:bidi="ar"/>
                </w:rPr>
                <w:t xml:space="preserve"> No</w:t>
              </w:r>
            </w:ins>
          </w:p>
        </w:tc>
        <w:tc>
          <w:tcPr>
            <w:tcW w:w="891" w:type="pct"/>
            <w:vMerge w:val="restart"/>
            <w:vAlign w:val="center"/>
            <w:tcPrChange w:id="9679" w:author="Xuning Wei12232" w:date="2026-07-27T21:21:00Z">
              <w:tcPr>
                <w:tcW w:w="988" w:type="pct"/>
                <w:vMerge w:val="restart"/>
                <w:vAlign w:val="center"/>
              </w:tcPr>
            </w:tcPrChange>
          </w:tcPr>
          <w:p w14:paraId="67125196" w14:textId="77777777" w:rsidR="0026505D" w:rsidRPr="00032BAE" w:rsidRDefault="000B6761" w:rsidP="0026505D">
            <w:pPr>
              <w:jc w:val="both"/>
              <w:rPr>
                <w:ins w:id="9680" w:author="Xuning Wei12232" w:date="2026-07-27T20:45:00Z"/>
                <w:rFonts w:ascii="Times New Roman" w:eastAsia="仿宋_GB2312" w:hAnsi="Times New Roman" w:cs="Times New Roman"/>
                <w:color w:val="auto"/>
                <w:sz w:val="18"/>
                <w:szCs w:val="18"/>
                <w:u w:val="single"/>
                <w:lang w:eastAsia="zh-CN" w:bidi="ar"/>
              </w:rPr>
            </w:pPr>
            <w:customXmlInsRangeStart w:id="9681" w:author="Xuning Wei12232" w:date="2026-07-27T20:45:00Z"/>
            <w:sdt>
              <w:sdtPr>
                <w:rPr>
                  <w:rFonts w:ascii="Times New Roman" w:eastAsia="仿宋_GB2312" w:hAnsi="Times New Roman" w:cs="Times New Roman"/>
                  <w:b/>
                  <w:color w:val="auto"/>
                  <w:sz w:val="18"/>
                  <w:szCs w:val="18"/>
                  <w:lang w:eastAsia="zh-CN" w:bidi="ar"/>
                </w:rPr>
                <w:id w:val="-1667470526"/>
                <w14:checkbox>
                  <w14:checked w14:val="0"/>
                  <w14:checkedState w14:val="2612" w14:font="MS Gothic"/>
                  <w14:uncheckedState w14:val="2610" w14:font="MS Gothic"/>
                </w14:checkbox>
              </w:sdtPr>
              <w:sdtEndPr/>
              <w:sdtContent>
                <w:customXmlInsRangeEnd w:id="9681"/>
                <w:ins w:id="9682"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683" w:author="Xuning Wei12232" w:date="2026-07-27T20:45:00Z"/>
              </w:sdtContent>
            </w:sdt>
            <w:customXmlInsRangeEnd w:id="9683"/>
            <w:ins w:id="9684"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R&amp;D Lab: </w:t>
              </w:r>
              <w:r w:rsidR="0026505D" w:rsidRPr="00032BAE">
                <w:rPr>
                  <w:rFonts w:ascii="Times New Roman" w:eastAsia="仿宋_GB2312" w:hAnsi="Times New Roman" w:cs="Times New Roman"/>
                  <w:color w:val="auto"/>
                  <w:sz w:val="18"/>
                  <w:szCs w:val="18"/>
                  <w:u w:val="single"/>
                  <w:lang w:eastAsia="zh-CN" w:bidi="ar"/>
                </w:rPr>
                <w:t xml:space="preserve">N/A </w:t>
              </w:r>
            </w:ins>
          </w:p>
          <w:p w14:paraId="44D0DBEE" w14:textId="77777777" w:rsidR="0026505D" w:rsidRPr="00032BAE" w:rsidRDefault="000B6761" w:rsidP="0026505D">
            <w:pPr>
              <w:jc w:val="both"/>
              <w:rPr>
                <w:ins w:id="9685" w:author="Xuning Wei12232" w:date="2026-07-27T20:45:00Z"/>
                <w:rFonts w:ascii="Times New Roman" w:eastAsia="仿宋_GB2312" w:hAnsi="Times New Roman" w:cs="Times New Roman"/>
                <w:color w:val="auto"/>
                <w:sz w:val="18"/>
                <w:szCs w:val="18"/>
                <w:u w:val="single"/>
                <w:lang w:eastAsia="zh-CN" w:bidi="ar"/>
              </w:rPr>
            </w:pPr>
            <w:customXmlInsRangeStart w:id="9686" w:author="Xuning Wei12232" w:date="2026-07-27T20:45:00Z"/>
            <w:sdt>
              <w:sdtPr>
                <w:rPr>
                  <w:rFonts w:ascii="Times New Roman" w:eastAsia="仿宋_GB2312" w:hAnsi="Times New Roman" w:cs="Times New Roman"/>
                  <w:b/>
                  <w:color w:val="auto"/>
                  <w:sz w:val="18"/>
                  <w:szCs w:val="18"/>
                  <w:lang w:eastAsia="zh-CN" w:bidi="ar"/>
                </w:rPr>
                <w:id w:val="726955311"/>
                <w14:checkbox>
                  <w14:checked w14:val="1"/>
                  <w14:checkedState w14:val="2612" w14:font="MS Gothic"/>
                  <w14:uncheckedState w14:val="2610" w14:font="MS Gothic"/>
                </w14:checkbox>
              </w:sdtPr>
              <w:sdtEndPr/>
              <w:sdtContent>
                <w:customXmlInsRangeEnd w:id="9686"/>
                <w:ins w:id="9687"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688" w:author="Xuning Wei12232" w:date="2026-07-27T20:45:00Z"/>
              </w:sdtContent>
            </w:sdt>
            <w:customXmlInsRangeEnd w:id="9688"/>
            <w:ins w:id="9689" w:author="Xuning Wei12232" w:date="2026-07-27T20:45:00Z">
              <w:r w:rsidR="0026505D" w:rsidRPr="00032BAE">
                <w:rPr>
                  <w:rFonts w:ascii="Times New Roman" w:eastAsia="仿宋_GB2312" w:hAnsi="Times New Roman" w:cs="Times New Roman"/>
                  <w:color w:val="auto"/>
                  <w:sz w:val="18"/>
                  <w:szCs w:val="18"/>
                  <w:lang w:eastAsia="zh-CN" w:bidi="ar"/>
                </w:rPr>
                <w:t xml:space="preserve"> </w:t>
              </w:r>
              <w:proofErr w:type="spellStart"/>
              <w:r w:rsidR="0026505D" w:rsidRPr="00032BAE">
                <w:rPr>
                  <w:rFonts w:ascii="Times New Roman" w:eastAsia="仿宋_GB2312" w:hAnsi="Times New Roman" w:cs="Times New Roman"/>
                  <w:color w:val="auto"/>
                  <w:sz w:val="18"/>
                  <w:szCs w:val="18"/>
                  <w:lang w:eastAsia="zh-CN" w:bidi="ar"/>
                </w:rPr>
                <w:t>Asymchem</w:t>
              </w:r>
              <w:proofErr w:type="spellEnd"/>
              <w:r w:rsidR="0026505D" w:rsidRPr="00032BAE">
                <w:rPr>
                  <w:rFonts w:ascii="Times New Roman" w:eastAsia="仿宋_GB2312" w:hAnsi="Times New Roman" w:cs="Times New Roman"/>
                  <w:color w:val="auto"/>
                  <w:sz w:val="18"/>
                  <w:szCs w:val="18"/>
                  <w:lang w:eastAsia="zh-CN" w:bidi="ar"/>
                </w:rPr>
                <w:t xml:space="preserve"> Production data, Lot Number:</w:t>
              </w:r>
              <w:r w:rsidR="0026505D" w:rsidRPr="00032BAE">
                <w:rPr>
                  <w:rFonts w:ascii="Times New Roman" w:eastAsia="仿宋_GB2312" w:hAnsi="Times New Roman" w:cs="Times New Roman"/>
                  <w:color w:val="auto"/>
                  <w:sz w:val="18"/>
                  <w:szCs w:val="18"/>
                  <w:u w:val="single"/>
                  <w:lang w:eastAsia="zh-CN" w:bidi="ar"/>
                </w:rPr>
                <w:t xml:space="preserve"> CPo140020-02-01-02  </w:t>
              </w:r>
            </w:ins>
          </w:p>
          <w:p w14:paraId="1B921DA5" w14:textId="77777777" w:rsidR="0026505D" w:rsidRPr="00032BAE" w:rsidRDefault="000B6761" w:rsidP="0026505D">
            <w:pPr>
              <w:jc w:val="both"/>
              <w:rPr>
                <w:ins w:id="9690" w:author="Xuning Wei12232" w:date="2026-07-27T20:45:00Z"/>
                <w:rFonts w:ascii="Times New Roman" w:eastAsia="仿宋_GB2312" w:hAnsi="Times New Roman" w:cs="Times New Roman"/>
                <w:color w:val="auto"/>
                <w:sz w:val="18"/>
                <w:szCs w:val="18"/>
                <w:lang w:eastAsia="zh-CN" w:bidi="ar"/>
              </w:rPr>
            </w:pPr>
            <w:customXmlInsRangeStart w:id="9691" w:author="Xuning Wei12232" w:date="2026-07-27T20:45:00Z"/>
            <w:sdt>
              <w:sdtPr>
                <w:rPr>
                  <w:rFonts w:ascii="Times New Roman" w:eastAsia="仿宋_GB2312" w:hAnsi="Times New Roman" w:cs="Times New Roman"/>
                  <w:b/>
                  <w:color w:val="auto"/>
                  <w:sz w:val="18"/>
                  <w:szCs w:val="18"/>
                  <w:lang w:eastAsia="zh-CN" w:bidi="ar"/>
                </w:rPr>
                <w:id w:val="-173956527"/>
                <w14:checkbox>
                  <w14:checked w14:val="0"/>
                  <w14:checkedState w14:val="2612" w14:font="MS Gothic"/>
                  <w14:uncheckedState w14:val="2610" w14:font="MS Gothic"/>
                </w14:checkbox>
              </w:sdtPr>
              <w:sdtEndPr/>
              <w:sdtContent>
                <w:customXmlInsRangeEnd w:id="9691"/>
                <w:ins w:id="9692"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693" w:author="Xuning Wei12232" w:date="2026-07-27T20:45:00Z"/>
              </w:sdtContent>
            </w:sdt>
            <w:customXmlInsRangeEnd w:id="9693"/>
            <w:ins w:id="9694" w:author="Xuning Wei12232" w:date="2026-07-27T20:45:00Z">
              <w:r w:rsidR="0026505D" w:rsidRPr="00032BAE">
                <w:rPr>
                  <w:rFonts w:ascii="Times New Roman" w:eastAsia="仿宋_GB2312" w:hAnsi="Times New Roman" w:cs="Times New Roman"/>
                  <w:color w:val="auto"/>
                  <w:sz w:val="18"/>
                  <w:szCs w:val="18"/>
                  <w:lang w:eastAsia="zh-CN" w:bidi="ar"/>
                </w:rPr>
                <w:t xml:space="preserve"> Supplier data:</w:t>
              </w:r>
              <w:r w:rsidR="0026505D" w:rsidRPr="00032BAE">
                <w:rPr>
                  <w:rFonts w:ascii="Times New Roman" w:eastAsia="仿宋_GB2312" w:hAnsi="Times New Roman" w:cs="Times New Roman"/>
                  <w:color w:val="auto"/>
                  <w:sz w:val="18"/>
                  <w:szCs w:val="18"/>
                  <w:u w:val="single"/>
                  <w:lang w:eastAsia="zh-CN" w:bidi="ar"/>
                </w:rPr>
                <w:t xml:space="preserve"> N/A  </w:t>
              </w:r>
              <w:r w:rsidR="0026505D" w:rsidRPr="00032BAE">
                <w:rPr>
                  <w:rFonts w:ascii="Times New Roman" w:eastAsia="仿宋_GB2312" w:hAnsi="Times New Roman" w:cs="Times New Roman"/>
                  <w:color w:val="auto"/>
                  <w:sz w:val="18"/>
                  <w:szCs w:val="18"/>
                  <w:lang w:eastAsia="zh-CN" w:bidi="ar"/>
                </w:rPr>
                <w:t xml:space="preserve"> </w:t>
              </w:r>
            </w:ins>
          </w:p>
          <w:p w14:paraId="4F87F0CC" w14:textId="77777777" w:rsidR="0026505D" w:rsidRPr="00032BAE" w:rsidRDefault="000B6761" w:rsidP="0026505D">
            <w:pPr>
              <w:jc w:val="both"/>
              <w:rPr>
                <w:ins w:id="9695" w:author="Xuning Wei12232" w:date="2026-07-27T20:45:00Z"/>
                <w:rFonts w:ascii="Times New Roman" w:eastAsia="仿宋_GB2312" w:hAnsi="Times New Roman" w:cs="Times New Roman"/>
                <w:color w:val="auto"/>
                <w:sz w:val="18"/>
                <w:szCs w:val="18"/>
                <w:u w:val="single"/>
                <w:lang w:eastAsia="zh-CN" w:bidi="ar"/>
              </w:rPr>
            </w:pPr>
            <w:customXmlInsRangeStart w:id="9696" w:author="Xuning Wei12232" w:date="2026-07-27T20:45:00Z"/>
            <w:sdt>
              <w:sdtPr>
                <w:rPr>
                  <w:rFonts w:ascii="Times New Roman" w:eastAsia="仿宋_GB2312" w:hAnsi="Times New Roman" w:cs="Times New Roman"/>
                  <w:b/>
                  <w:color w:val="auto"/>
                  <w:sz w:val="18"/>
                  <w:szCs w:val="18"/>
                  <w:lang w:eastAsia="zh-CN" w:bidi="ar"/>
                </w:rPr>
                <w:id w:val="1703215856"/>
                <w14:checkbox>
                  <w14:checked w14:val="1"/>
                  <w14:checkedState w14:val="2612" w14:font="MS Gothic"/>
                  <w14:uncheckedState w14:val="2610" w14:font="MS Gothic"/>
                </w14:checkbox>
              </w:sdtPr>
              <w:sdtEndPr/>
              <w:sdtContent>
                <w:customXmlInsRangeEnd w:id="9696"/>
                <w:ins w:id="9697" w:author="Xuning Wei12232" w:date="2026-07-27T20:45:00Z">
                  <w:r w:rsidR="0026505D" w:rsidRPr="00032BAE">
                    <w:rPr>
                      <w:rFonts w:ascii="Segoe UI Symbol" w:eastAsia="仿宋_GB2312" w:hAnsi="Segoe UI Symbol" w:cs="Segoe UI Symbol"/>
                      <w:b/>
                      <w:color w:val="auto"/>
                      <w:sz w:val="18"/>
                      <w:szCs w:val="18"/>
                      <w:lang w:eastAsia="zh-CN" w:bidi="ar"/>
                    </w:rPr>
                    <w:t>☒</w:t>
                  </w:r>
                </w:ins>
                <w:customXmlInsRangeStart w:id="9698" w:author="Xuning Wei12232" w:date="2026-07-27T20:45:00Z"/>
              </w:sdtContent>
            </w:sdt>
            <w:customXmlInsRangeEnd w:id="9698"/>
            <w:ins w:id="9699" w:author="Xuning Wei12232" w:date="2026-07-27T20:45:00Z">
              <w:r w:rsidR="0026505D" w:rsidRPr="00032BAE">
                <w:rPr>
                  <w:rFonts w:ascii="Times New Roman" w:eastAsia="仿宋_GB2312" w:hAnsi="Times New Roman" w:cs="Times New Roman"/>
                  <w:color w:val="auto"/>
                  <w:sz w:val="18"/>
                  <w:szCs w:val="18"/>
                  <w:lang w:eastAsia="zh-CN" w:bidi="ar"/>
                </w:rPr>
                <w:t xml:space="preserve"> *Handbook &amp; Page:</w:t>
              </w:r>
              <w:r w:rsidR="0026505D" w:rsidRPr="00032BAE">
                <w:rPr>
                  <w:rFonts w:ascii="Times New Roman" w:eastAsia="仿宋_GB2312" w:hAnsi="Times New Roman" w:cs="Times New Roman"/>
                  <w:color w:val="auto"/>
                  <w:sz w:val="18"/>
                  <w:szCs w:val="18"/>
                  <w:u w:val="single"/>
                  <w:lang w:eastAsia="zh-CN" w:bidi="ar"/>
                </w:rPr>
                <w:t xml:space="preserve"> page10-14</w:t>
              </w:r>
              <w:r w:rsidR="0026505D" w:rsidRPr="00032BAE">
                <w:rPr>
                  <w:rFonts w:ascii="Times New Roman" w:eastAsia="仿宋_GB2312" w:hAnsi="Times New Roman" w:cs="Times New Roman"/>
                  <w:color w:val="auto"/>
                  <w:sz w:val="18"/>
                  <w:szCs w:val="18"/>
                  <w:u w:val="single"/>
                  <w:lang w:eastAsia="zh-CN" w:bidi="ar"/>
                </w:rPr>
                <w:t>～</w:t>
              </w:r>
              <w:r w:rsidR="0026505D" w:rsidRPr="00032BAE">
                <w:rPr>
                  <w:rFonts w:ascii="Times New Roman" w:eastAsia="仿宋_GB2312" w:hAnsi="Times New Roman" w:cs="Times New Roman"/>
                  <w:color w:val="auto"/>
                  <w:sz w:val="18"/>
                  <w:szCs w:val="18"/>
                  <w:u w:val="single"/>
                  <w:lang w:eastAsia="zh-CN" w:bidi="ar"/>
                </w:rPr>
                <w:t xml:space="preserve">10-15  </w:t>
              </w:r>
            </w:ins>
          </w:p>
          <w:p w14:paraId="74CB04E4" w14:textId="2D2DA23E" w:rsidR="0026505D" w:rsidRPr="00032BAE" w:rsidRDefault="000B6761" w:rsidP="0026505D">
            <w:pPr>
              <w:jc w:val="both"/>
              <w:rPr>
                <w:ins w:id="9700" w:author="Xuning Wei12232" w:date="2026-07-27T20:37:00Z"/>
                <w:rFonts w:ascii="Times New Roman" w:eastAsia="仿宋_GB2312" w:hAnsi="Times New Roman" w:cs="Times New Roman"/>
                <w:b/>
                <w:color w:val="auto"/>
                <w:sz w:val="20"/>
                <w:szCs w:val="20"/>
                <w:lang w:eastAsia="zh-CN" w:bidi="ar"/>
              </w:rPr>
            </w:pPr>
            <w:customXmlInsRangeStart w:id="9701" w:author="Xuning Wei12232" w:date="2026-07-27T20:45:00Z"/>
            <w:sdt>
              <w:sdtPr>
                <w:rPr>
                  <w:rFonts w:ascii="Times New Roman" w:eastAsia="仿宋_GB2312" w:hAnsi="Times New Roman" w:cs="Times New Roman"/>
                  <w:color w:val="auto"/>
                  <w:sz w:val="18"/>
                  <w:szCs w:val="18"/>
                  <w:lang w:eastAsia="zh-CN" w:bidi="ar"/>
                </w:rPr>
                <w:id w:val="-163790083"/>
                <w14:checkbox>
                  <w14:checked w14:val="1"/>
                  <w14:checkedState w14:val="2612" w14:font="MS Gothic"/>
                  <w14:uncheckedState w14:val="2610" w14:font="MS Gothic"/>
                </w14:checkbox>
              </w:sdtPr>
              <w:sdtEndPr/>
              <w:sdtContent>
                <w:customXmlInsRangeEnd w:id="9701"/>
                <w:ins w:id="9702" w:author="Xuning Wei12232" w:date="2026-07-27T20:45:00Z">
                  <w:r w:rsidR="0026505D" w:rsidRPr="00032BAE">
                    <w:rPr>
                      <w:rFonts w:ascii="Segoe UI Symbol" w:eastAsia="仿宋_GB2312" w:hAnsi="Segoe UI Symbol" w:cs="Segoe UI Symbol"/>
                      <w:color w:val="auto"/>
                      <w:sz w:val="18"/>
                      <w:szCs w:val="18"/>
                      <w:lang w:eastAsia="zh-CN" w:bidi="ar"/>
                    </w:rPr>
                    <w:t>☒</w:t>
                  </w:r>
                </w:ins>
                <w:customXmlInsRangeStart w:id="9703" w:author="Xuning Wei12232" w:date="2026-07-27T20:45:00Z"/>
              </w:sdtContent>
            </w:sdt>
            <w:customXmlInsRangeEnd w:id="9703"/>
            <w:ins w:id="9704" w:author="Xuning Wei12232" w:date="2026-07-27T20:45:00Z">
              <w:r w:rsidR="0026505D" w:rsidRPr="00032BAE">
                <w:rPr>
                  <w:rFonts w:ascii="Times New Roman" w:eastAsia="仿宋_GB2312" w:hAnsi="Times New Roman" w:cs="Times New Roman"/>
                  <w:color w:val="auto"/>
                  <w:sz w:val="18"/>
                  <w:szCs w:val="18"/>
                  <w:lang w:eastAsia="zh-CN" w:bidi="ar"/>
                </w:rPr>
                <w:t xml:space="preserve"> Other:</w:t>
              </w:r>
              <w:r w:rsidR="0026505D" w:rsidRPr="00032BAE">
                <w:rPr>
                  <w:rFonts w:ascii="Times New Roman" w:eastAsia="仿宋_GB2312" w:hAnsi="Times New Roman" w:cs="Times New Roman"/>
                  <w:color w:val="auto"/>
                  <w:sz w:val="18"/>
                  <w:szCs w:val="18"/>
                  <w:u w:val="single"/>
                  <w:lang w:eastAsia="zh-CN" w:bidi="ar"/>
                </w:rPr>
                <w:t xml:space="preserve"> C-276 exhibits excellent corrosion resistance to various organic acids, inorganic acids, alkalis and </w:t>
              </w:r>
              <w:proofErr w:type="spellStart"/>
              <w:r w:rsidR="0026505D" w:rsidRPr="00032BAE">
                <w:rPr>
                  <w:rFonts w:ascii="Times New Roman" w:eastAsia="仿宋_GB2312" w:hAnsi="Times New Roman" w:cs="Times New Roman"/>
                  <w:color w:val="auto"/>
                  <w:sz w:val="18"/>
                  <w:szCs w:val="18"/>
                  <w:u w:val="single"/>
                  <w:lang w:eastAsia="zh-CN" w:bidi="ar"/>
                </w:rPr>
                <w:t>salts.The</w:t>
              </w:r>
              <w:proofErr w:type="spellEnd"/>
              <w:r w:rsidR="0026505D" w:rsidRPr="00032BAE">
                <w:rPr>
                  <w:rFonts w:ascii="Times New Roman" w:eastAsia="仿宋_GB2312" w:hAnsi="Times New Roman" w:cs="Times New Roman"/>
                  <w:color w:val="auto"/>
                  <w:sz w:val="18"/>
                  <w:szCs w:val="18"/>
                  <w:u w:val="single"/>
                  <w:lang w:eastAsia="zh-CN" w:bidi="ar"/>
                </w:rPr>
                <w:t xml:space="preserve"> material demonstrates good corrosion resistance, including tolerance to organic </w:t>
              </w:r>
              <w:proofErr w:type="spellStart"/>
              <w:r w:rsidR="0026505D" w:rsidRPr="00032BAE">
                <w:rPr>
                  <w:rFonts w:ascii="Times New Roman" w:eastAsia="仿宋_GB2312" w:hAnsi="Times New Roman" w:cs="Times New Roman"/>
                  <w:color w:val="auto"/>
                  <w:sz w:val="18"/>
                  <w:szCs w:val="18"/>
                  <w:u w:val="single"/>
                  <w:lang w:eastAsia="zh-CN" w:bidi="ar"/>
                </w:rPr>
                <w:t>solvents.The</w:t>
              </w:r>
              <w:proofErr w:type="spellEnd"/>
              <w:r w:rsidR="0026505D" w:rsidRPr="00032BAE">
                <w:rPr>
                  <w:rFonts w:ascii="Times New Roman" w:eastAsia="仿宋_GB2312" w:hAnsi="Times New Roman" w:cs="Times New Roman"/>
                  <w:color w:val="auto"/>
                  <w:sz w:val="18"/>
                  <w:szCs w:val="18"/>
                  <w:u w:val="single"/>
                  <w:lang w:eastAsia="zh-CN" w:bidi="ar"/>
                </w:rPr>
                <w:t xml:space="preserve"> solvents are neutral, and the material compatibility is confirmed.</w:t>
              </w:r>
            </w:ins>
          </w:p>
        </w:tc>
      </w:tr>
      <w:tr w:rsidR="0026505D" w:rsidRPr="00032BAE" w14:paraId="67A6A758" w14:textId="77777777" w:rsidTr="00770B21">
        <w:trPr>
          <w:trHeight w:val="2861"/>
          <w:ins w:id="9705" w:author="Xuning Wei12232" w:date="2026-07-27T20:37:00Z"/>
          <w:trPrChange w:id="9706" w:author="Xuning Wei12232" w:date="2026-07-27T20:59:00Z">
            <w:trPr>
              <w:trHeight w:val="2861"/>
            </w:trPr>
          </w:trPrChange>
        </w:trPr>
        <w:tc>
          <w:tcPr>
            <w:tcW w:w="269" w:type="pct"/>
            <w:vMerge/>
            <w:shd w:val="clear" w:color="auto" w:fill="FFFFFF" w:themeFill="background1"/>
            <w:vAlign w:val="center"/>
            <w:tcPrChange w:id="9707" w:author="Xuning Wei12232" w:date="2026-07-27T20:59:00Z">
              <w:tcPr>
                <w:tcW w:w="269" w:type="pct"/>
                <w:gridSpan w:val="3"/>
                <w:vMerge/>
                <w:shd w:val="clear" w:color="auto" w:fill="FFFFFF" w:themeFill="background1"/>
                <w:vAlign w:val="center"/>
              </w:tcPr>
            </w:tcPrChange>
          </w:tcPr>
          <w:p w14:paraId="61CA8CA0" w14:textId="77777777" w:rsidR="0026505D" w:rsidRDefault="0026505D" w:rsidP="0026505D">
            <w:pPr>
              <w:jc w:val="center"/>
              <w:rPr>
                <w:ins w:id="9708" w:author="Xuning Wei12232" w:date="2026-07-27T20:49: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Change w:id="9709" w:author="Xuning Wei12232" w:date="2026-07-27T20:59:00Z">
              <w:tcPr>
                <w:tcW w:w="1365" w:type="pct"/>
                <w:gridSpan w:val="3"/>
                <w:vMerge/>
                <w:shd w:val="clear" w:color="auto" w:fill="FFFFFF" w:themeFill="background1"/>
                <w:vAlign w:val="center"/>
              </w:tcPr>
            </w:tcPrChange>
          </w:tcPr>
          <w:p w14:paraId="3281BAAE" w14:textId="77777777" w:rsidR="0026505D" w:rsidRPr="008B3C39" w:rsidRDefault="0026505D" w:rsidP="0026505D">
            <w:pPr>
              <w:jc w:val="both"/>
              <w:rPr>
                <w:ins w:id="9710" w:author="Xuning Wei12232" w:date="2026-07-27T20:42:00Z"/>
                <w:rFonts w:ascii="Times New Roman" w:eastAsia="仿宋_GB2312" w:hAnsi="Times New Roman" w:cs="Times New Roman"/>
                <w:color w:val="auto"/>
                <w:sz w:val="18"/>
                <w:szCs w:val="18"/>
                <w:lang w:eastAsia="zh-CN"/>
              </w:rPr>
            </w:pPr>
          </w:p>
        </w:tc>
        <w:tc>
          <w:tcPr>
            <w:tcW w:w="842" w:type="pct"/>
            <w:vMerge/>
            <w:shd w:val="clear" w:color="auto" w:fill="FFFFFF" w:themeFill="background1"/>
            <w:vAlign w:val="center"/>
            <w:tcPrChange w:id="9711" w:author="Xuning Wei12232" w:date="2026-07-27T20:59:00Z">
              <w:tcPr>
                <w:tcW w:w="842" w:type="pct"/>
                <w:gridSpan w:val="3"/>
                <w:vMerge/>
                <w:shd w:val="clear" w:color="auto" w:fill="FFFFFF" w:themeFill="background1"/>
                <w:vAlign w:val="center"/>
              </w:tcPr>
            </w:tcPrChange>
          </w:tcPr>
          <w:p w14:paraId="35E375E9" w14:textId="77777777" w:rsidR="0026505D" w:rsidRPr="00032BAE" w:rsidRDefault="0026505D" w:rsidP="0026505D">
            <w:pPr>
              <w:jc w:val="both"/>
              <w:rPr>
                <w:ins w:id="9712" w:author="Xuning Wei12232" w:date="2026-07-27T20:37: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Change w:id="9713" w:author="Xuning Wei12232" w:date="2026-07-27T20:59:00Z">
              <w:tcPr>
                <w:tcW w:w="346" w:type="pct"/>
                <w:gridSpan w:val="3"/>
                <w:vMerge/>
                <w:shd w:val="clear" w:color="auto" w:fill="FFFFFF" w:themeFill="background1"/>
                <w:vAlign w:val="center"/>
              </w:tcPr>
            </w:tcPrChange>
          </w:tcPr>
          <w:p w14:paraId="722F372B" w14:textId="77777777" w:rsidR="0026505D" w:rsidRPr="00032BAE" w:rsidRDefault="0026505D" w:rsidP="0026505D">
            <w:pPr>
              <w:jc w:val="both"/>
              <w:rPr>
                <w:ins w:id="9714" w:author="Xuning Wei12232" w:date="2026-07-27T20:45:00Z"/>
                <w:rFonts w:ascii="Times New Roman" w:eastAsia="仿宋_GB2312" w:hAnsi="Times New Roman" w:cs="Times New Roman"/>
                <w:color w:val="auto"/>
                <w:sz w:val="18"/>
                <w:szCs w:val="18"/>
                <w:lang w:eastAsia="zh-CN" w:bidi="ar"/>
              </w:rPr>
            </w:pPr>
          </w:p>
        </w:tc>
        <w:tc>
          <w:tcPr>
            <w:tcW w:w="396" w:type="pct"/>
            <w:vMerge/>
            <w:shd w:val="clear" w:color="auto" w:fill="FFFFFF" w:themeFill="background1"/>
            <w:vAlign w:val="center"/>
            <w:tcPrChange w:id="9715" w:author="Xuning Wei12232" w:date="2026-07-27T20:59:00Z">
              <w:tcPr>
                <w:tcW w:w="396" w:type="pct"/>
                <w:gridSpan w:val="3"/>
                <w:vMerge/>
                <w:shd w:val="clear" w:color="auto" w:fill="FFFFFF" w:themeFill="background1"/>
                <w:vAlign w:val="center"/>
              </w:tcPr>
            </w:tcPrChange>
          </w:tcPr>
          <w:p w14:paraId="1864706C" w14:textId="77777777" w:rsidR="0026505D" w:rsidRPr="00032BAE" w:rsidRDefault="0026505D" w:rsidP="0026505D">
            <w:pPr>
              <w:jc w:val="both"/>
              <w:rPr>
                <w:ins w:id="9716" w:author="Xuning Wei12232" w:date="2026-07-27T20:45:00Z"/>
                <w:rFonts w:ascii="Times New Roman" w:eastAsia="仿宋_GB2312" w:hAnsi="Times New Roman" w:cs="Times New Roman"/>
                <w:color w:val="auto"/>
                <w:sz w:val="18"/>
                <w:szCs w:val="18"/>
                <w:lang w:eastAsia="zh-CN" w:bidi="ar"/>
              </w:rPr>
            </w:pPr>
          </w:p>
        </w:tc>
        <w:tc>
          <w:tcPr>
            <w:tcW w:w="397" w:type="pct"/>
            <w:vAlign w:val="center"/>
            <w:tcPrChange w:id="9717" w:author="Xuning Wei12232" w:date="2026-07-27T20:59:00Z">
              <w:tcPr>
                <w:tcW w:w="397" w:type="pct"/>
                <w:gridSpan w:val="3"/>
                <w:vAlign w:val="center"/>
              </w:tcPr>
            </w:tcPrChange>
          </w:tcPr>
          <w:p w14:paraId="368E3DD0" w14:textId="77777777" w:rsidR="0026505D" w:rsidRPr="00032BAE" w:rsidRDefault="000B6761" w:rsidP="0026505D">
            <w:pPr>
              <w:jc w:val="both"/>
              <w:rPr>
                <w:ins w:id="9718" w:author="Xuning Wei12232" w:date="2026-07-27T20:49:00Z"/>
                <w:rFonts w:ascii="Times New Roman" w:eastAsia="仿宋_GB2312" w:hAnsi="Times New Roman" w:cs="Times New Roman"/>
                <w:color w:val="auto"/>
                <w:sz w:val="18"/>
                <w:szCs w:val="18"/>
                <w:lang w:eastAsia="zh-CN" w:bidi="ar"/>
              </w:rPr>
            </w:pPr>
            <w:customXmlInsRangeStart w:id="9719" w:author="Xuning Wei12232" w:date="2026-07-27T20:49:00Z"/>
            <w:sdt>
              <w:sdtPr>
                <w:rPr>
                  <w:rFonts w:ascii="Times New Roman" w:eastAsia="仿宋_GB2312" w:hAnsi="Times New Roman" w:cs="Times New Roman"/>
                  <w:b/>
                  <w:color w:val="auto"/>
                  <w:sz w:val="18"/>
                  <w:szCs w:val="18"/>
                  <w:lang w:eastAsia="zh-CN" w:bidi="ar"/>
                </w:rPr>
                <w:id w:val="177163361"/>
                <w14:checkbox>
                  <w14:checked w14:val="0"/>
                  <w14:checkedState w14:val="2612" w14:font="MS Gothic"/>
                  <w14:uncheckedState w14:val="2610" w14:font="MS Gothic"/>
                </w14:checkbox>
              </w:sdtPr>
              <w:sdtEndPr/>
              <w:sdtContent>
                <w:customXmlInsRangeEnd w:id="9719"/>
                <w:ins w:id="9720" w:author="Xuning Wei12232" w:date="2026-07-27T20:49:00Z">
                  <w:r w:rsidR="0026505D" w:rsidRPr="00032BAE">
                    <w:rPr>
                      <w:rFonts w:ascii="Segoe UI Symbol" w:eastAsia="仿宋_GB2312" w:hAnsi="Segoe UI Symbol" w:cs="Segoe UI Symbol"/>
                      <w:b/>
                      <w:color w:val="auto"/>
                      <w:sz w:val="18"/>
                      <w:szCs w:val="18"/>
                      <w:lang w:eastAsia="zh-CN" w:bidi="ar"/>
                    </w:rPr>
                    <w:t>☐</w:t>
                  </w:r>
                </w:ins>
                <w:customXmlInsRangeStart w:id="9721" w:author="Xuning Wei12232" w:date="2026-07-27T20:49:00Z"/>
              </w:sdtContent>
            </w:sdt>
            <w:customXmlInsRangeEnd w:id="9721"/>
            <w:ins w:id="9722" w:author="Xuning Wei12232" w:date="2026-07-27T20:49:00Z">
              <w:r w:rsidR="0026505D" w:rsidRPr="00032BAE">
                <w:rPr>
                  <w:rFonts w:ascii="Times New Roman" w:eastAsia="仿宋_GB2312" w:hAnsi="Times New Roman" w:cs="Times New Roman"/>
                  <w:color w:val="auto"/>
                  <w:sz w:val="18"/>
                  <w:szCs w:val="18"/>
                  <w:lang w:eastAsia="zh-CN" w:bidi="ar"/>
                </w:rPr>
                <w:t xml:space="preserve"> High</w:t>
              </w:r>
            </w:ins>
          </w:p>
          <w:p w14:paraId="09E62C02" w14:textId="77777777" w:rsidR="0026505D" w:rsidRPr="00032BAE" w:rsidRDefault="000B6761" w:rsidP="0026505D">
            <w:pPr>
              <w:jc w:val="both"/>
              <w:rPr>
                <w:ins w:id="9723" w:author="Xuning Wei12232" w:date="2026-07-27T20:49:00Z"/>
                <w:rFonts w:ascii="Times New Roman" w:eastAsia="仿宋_GB2312" w:hAnsi="Times New Roman" w:cs="Times New Roman"/>
                <w:color w:val="auto"/>
                <w:sz w:val="18"/>
                <w:szCs w:val="18"/>
                <w:lang w:eastAsia="zh-CN" w:bidi="ar"/>
              </w:rPr>
            </w:pPr>
            <w:customXmlInsRangeStart w:id="9724" w:author="Xuning Wei12232" w:date="2026-07-27T20:49:00Z"/>
            <w:sdt>
              <w:sdtPr>
                <w:rPr>
                  <w:rFonts w:ascii="Times New Roman" w:eastAsia="仿宋_GB2312" w:hAnsi="Times New Roman" w:cs="Times New Roman"/>
                  <w:b/>
                  <w:color w:val="auto"/>
                  <w:sz w:val="18"/>
                  <w:szCs w:val="18"/>
                  <w:lang w:eastAsia="zh-CN" w:bidi="ar"/>
                </w:rPr>
                <w:id w:val="1803807703"/>
                <w14:checkbox>
                  <w14:checked w14:val="0"/>
                  <w14:checkedState w14:val="2612" w14:font="MS Gothic"/>
                  <w14:uncheckedState w14:val="2610" w14:font="MS Gothic"/>
                </w14:checkbox>
              </w:sdtPr>
              <w:sdtEndPr/>
              <w:sdtContent>
                <w:customXmlInsRangeEnd w:id="9724"/>
                <w:ins w:id="9725" w:author="Xuning Wei12232" w:date="2026-07-27T20:49:00Z">
                  <w:r w:rsidR="0026505D" w:rsidRPr="00032BAE">
                    <w:rPr>
                      <w:rFonts w:ascii="Segoe UI Symbol" w:eastAsia="仿宋_GB2312" w:hAnsi="Segoe UI Symbol" w:cs="Segoe UI Symbol"/>
                      <w:b/>
                      <w:color w:val="auto"/>
                      <w:sz w:val="18"/>
                      <w:szCs w:val="18"/>
                      <w:lang w:eastAsia="zh-CN" w:bidi="ar"/>
                    </w:rPr>
                    <w:t>☐</w:t>
                  </w:r>
                </w:ins>
                <w:customXmlInsRangeStart w:id="9726" w:author="Xuning Wei12232" w:date="2026-07-27T20:49:00Z"/>
              </w:sdtContent>
            </w:sdt>
            <w:customXmlInsRangeEnd w:id="9726"/>
            <w:ins w:id="9727" w:author="Xuning Wei12232" w:date="2026-07-27T20:49:00Z">
              <w:r w:rsidR="0026505D" w:rsidRPr="00032BAE">
                <w:rPr>
                  <w:rFonts w:ascii="Times New Roman" w:eastAsia="仿宋_GB2312" w:hAnsi="Times New Roman" w:cs="Times New Roman"/>
                  <w:b/>
                  <w:color w:val="auto"/>
                  <w:sz w:val="18"/>
                  <w:szCs w:val="18"/>
                  <w:lang w:eastAsia="zh-CN" w:bidi="ar"/>
                </w:rPr>
                <w:t xml:space="preserve"> </w:t>
              </w:r>
              <w:r w:rsidR="0026505D" w:rsidRPr="00032BAE">
                <w:rPr>
                  <w:rFonts w:ascii="Times New Roman" w:eastAsia="仿宋_GB2312" w:hAnsi="Times New Roman" w:cs="Times New Roman"/>
                  <w:color w:val="auto"/>
                  <w:sz w:val="18"/>
                  <w:szCs w:val="18"/>
                  <w:lang w:eastAsia="zh-CN" w:bidi="ar"/>
                </w:rPr>
                <w:t>Medium</w:t>
              </w:r>
            </w:ins>
          </w:p>
          <w:p w14:paraId="00F53137" w14:textId="5E32FB3A" w:rsidR="0026505D" w:rsidRDefault="000B6761" w:rsidP="0026505D">
            <w:pPr>
              <w:jc w:val="both"/>
              <w:rPr>
                <w:ins w:id="9728" w:author="Xuning Wei12232" w:date="2026-07-27T20:45:00Z"/>
                <w:rFonts w:ascii="Times New Roman" w:eastAsia="仿宋_GB2312" w:hAnsi="Times New Roman" w:cs="Times New Roman"/>
                <w:color w:val="auto"/>
                <w:sz w:val="18"/>
                <w:szCs w:val="18"/>
                <w:lang w:eastAsia="zh-CN" w:bidi="ar"/>
              </w:rPr>
            </w:pPr>
            <w:customXmlInsRangeStart w:id="9729" w:author="Xuning Wei12232" w:date="2026-07-27T20:49:00Z"/>
            <w:sdt>
              <w:sdtPr>
                <w:rPr>
                  <w:rFonts w:ascii="Times New Roman" w:eastAsia="仿宋_GB2312" w:hAnsi="Times New Roman" w:cs="Times New Roman"/>
                  <w:b/>
                  <w:color w:val="auto"/>
                  <w:sz w:val="18"/>
                  <w:szCs w:val="18"/>
                  <w:lang w:eastAsia="zh-CN" w:bidi="ar"/>
                </w:rPr>
                <w:id w:val="89971789"/>
                <w14:checkbox>
                  <w14:checked w14:val="1"/>
                  <w14:checkedState w14:val="2612" w14:font="MS Gothic"/>
                  <w14:uncheckedState w14:val="2610" w14:font="MS Gothic"/>
                </w14:checkbox>
              </w:sdtPr>
              <w:sdtEndPr/>
              <w:sdtContent>
                <w:customXmlInsRangeEnd w:id="9729"/>
                <w:ins w:id="9730" w:author="Xuning Wei12232" w:date="2026-07-27T20:49:00Z">
                  <w:r w:rsidR="0026505D" w:rsidRPr="00032BAE">
                    <w:rPr>
                      <w:rFonts w:ascii="Segoe UI Symbol" w:eastAsia="仿宋_GB2312" w:hAnsi="Segoe UI Symbol" w:cs="Segoe UI Symbol"/>
                      <w:b/>
                      <w:color w:val="auto"/>
                      <w:sz w:val="18"/>
                      <w:szCs w:val="18"/>
                      <w:lang w:eastAsia="zh-CN" w:bidi="ar"/>
                    </w:rPr>
                    <w:t>☒</w:t>
                  </w:r>
                </w:ins>
                <w:customXmlInsRangeStart w:id="9731" w:author="Xuning Wei12232" w:date="2026-07-27T20:49:00Z"/>
              </w:sdtContent>
            </w:sdt>
            <w:customXmlInsRangeEnd w:id="9731"/>
            <w:ins w:id="9732" w:author="Xuning Wei12232" w:date="2026-07-27T20:49:00Z">
              <w:r w:rsidR="0026505D" w:rsidRPr="00032BAE">
                <w:rPr>
                  <w:rFonts w:ascii="Times New Roman" w:eastAsia="仿宋_GB2312" w:hAnsi="Times New Roman" w:cs="Times New Roman"/>
                  <w:color w:val="auto"/>
                  <w:sz w:val="18"/>
                  <w:szCs w:val="18"/>
                  <w:lang w:eastAsia="zh-CN" w:bidi="ar"/>
                </w:rPr>
                <w:t xml:space="preserve"> Low</w:t>
              </w:r>
            </w:ins>
          </w:p>
        </w:tc>
        <w:tc>
          <w:tcPr>
            <w:tcW w:w="494" w:type="pct"/>
            <w:vAlign w:val="center"/>
            <w:tcPrChange w:id="9733" w:author="Xuning Wei12232" w:date="2026-07-27T20:59:00Z">
              <w:tcPr>
                <w:tcW w:w="397" w:type="pct"/>
                <w:gridSpan w:val="2"/>
                <w:vAlign w:val="center"/>
              </w:tcPr>
            </w:tcPrChange>
          </w:tcPr>
          <w:p w14:paraId="6039A631" w14:textId="64DCCA3E" w:rsidR="0026505D" w:rsidRDefault="0026505D" w:rsidP="0026505D">
            <w:pPr>
              <w:jc w:val="both"/>
              <w:rPr>
                <w:ins w:id="9734" w:author="Xuning Wei12232" w:date="2026-07-27T20:45:00Z"/>
                <w:rFonts w:ascii="Times New Roman" w:eastAsia="仿宋_GB2312" w:hAnsi="Times New Roman" w:cs="Times New Roman"/>
                <w:color w:val="auto"/>
                <w:sz w:val="18"/>
                <w:szCs w:val="18"/>
                <w:lang w:eastAsia="zh-CN" w:bidi="ar"/>
              </w:rPr>
            </w:pPr>
            <w:ins w:id="9735" w:author="Xuning Wei12232" w:date="2026-07-27T20:49:00Z">
              <w:r w:rsidRPr="00032BAE">
                <w:rPr>
                  <w:rFonts w:ascii="Times New Roman" w:eastAsia="仿宋_GB2312" w:hAnsi="Times New Roman" w:cs="Times New Roman"/>
                  <w:color w:val="auto"/>
                  <w:sz w:val="18"/>
                  <w:szCs w:val="18"/>
                  <w:lang w:eastAsia="zh-CN" w:bidi="ar"/>
                </w:rPr>
                <w:t xml:space="preserve">According to The Pilot Plant Real Book Page 10-14&amp;10-15, DMF is compatible with SS and PTFE; Based on </w:t>
              </w:r>
              <w:proofErr w:type="spellStart"/>
              <w:r w:rsidRPr="00032BAE">
                <w:rPr>
                  <w:rFonts w:ascii="Times New Roman" w:eastAsia="仿宋_GB2312" w:hAnsi="Times New Roman" w:cs="Times New Roman"/>
                  <w:color w:val="auto"/>
                  <w:sz w:val="18"/>
                  <w:szCs w:val="18"/>
                  <w:lang w:eastAsia="zh-CN" w:bidi="ar"/>
                </w:rPr>
                <w:t>Asymchem</w:t>
              </w:r>
              <w:proofErr w:type="spellEnd"/>
              <w:r w:rsidRPr="00032BAE">
                <w:rPr>
                  <w:rFonts w:ascii="Times New Roman" w:eastAsia="仿宋_GB2312" w:hAnsi="Times New Roman" w:cs="Times New Roman"/>
                  <w:color w:val="auto"/>
                  <w:sz w:val="18"/>
                  <w:szCs w:val="18"/>
                  <w:lang w:eastAsia="zh-CN" w:bidi="ar"/>
                </w:rPr>
                <w:t xml:space="preserve"> previous campaign production data and experience </w:t>
              </w:r>
              <w:proofErr w:type="spellStart"/>
              <w:r w:rsidRPr="00032BAE">
                <w:rPr>
                  <w:rFonts w:ascii="Times New Roman" w:eastAsia="仿宋_GB2312" w:hAnsi="Times New Roman" w:cs="Times New Roman"/>
                  <w:color w:val="auto"/>
                  <w:sz w:val="18"/>
                  <w:szCs w:val="18"/>
                  <w:lang w:eastAsia="zh-CN" w:bidi="ar"/>
                </w:rPr>
                <w:t>Dimethylformamide</w:t>
              </w:r>
              <w:proofErr w:type="spellEnd"/>
              <w:r w:rsidRPr="00032BAE">
                <w:rPr>
                  <w:rFonts w:ascii="Times New Roman" w:eastAsia="仿宋_GB2312" w:hAnsi="Times New Roman" w:cs="Times New Roman"/>
                  <w:color w:val="auto"/>
                  <w:sz w:val="18"/>
                  <w:szCs w:val="18"/>
                  <w:lang w:eastAsia="zh-CN" w:bidi="ar"/>
                </w:rPr>
                <w:t xml:space="preserve"> is also compatible with Glass, HSS and SS</w:t>
              </w:r>
            </w:ins>
          </w:p>
        </w:tc>
        <w:tc>
          <w:tcPr>
            <w:tcW w:w="891" w:type="pct"/>
            <w:vMerge/>
            <w:vAlign w:val="center"/>
            <w:tcPrChange w:id="9736" w:author="Xuning Wei12232" w:date="2026-07-27T20:59:00Z">
              <w:tcPr>
                <w:tcW w:w="988" w:type="pct"/>
                <w:vMerge/>
                <w:vAlign w:val="center"/>
              </w:tcPr>
            </w:tcPrChange>
          </w:tcPr>
          <w:p w14:paraId="1EA9802B" w14:textId="77777777" w:rsidR="0026505D" w:rsidRDefault="0026505D" w:rsidP="0026505D">
            <w:pPr>
              <w:jc w:val="both"/>
              <w:rPr>
                <w:ins w:id="9737" w:author="Xuning Wei12232" w:date="2026-07-27T20:45:00Z"/>
                <w:rFonts w:ascii="Times New Roman" w:eastAsia="仿宋_GB2312" w:hAnsi="Times New Roman" w:cs="Times New Roman"/>
                <w:b/>
                <w:color w:val="auto"/>
                <w:sz w:val="18"/>
                <w:szCs w:val="18"/>
                <w:lang w:eastAsia="zh-CN" w:bidi="ar"/>
              </w:rPr>
            </w:pPr>
          </w:p>
        </w:tc>
      </w:tr>
    </w:tbl>
    <w:p w14:paraId="30A7E4F5" w14:textId="0253C34C" w:rsidR="00046813" w:rsidDel="00455348" w:rsidRDefault="00046813" w:rsidP="00C51FCF">
      <w:pPr>
        <w:jc w:val="both"/>
        <w:rPr>
          <w:del w:id="9738" w:author="Xuning Wei12232" w:date="2026-07-27T20:26:00Z"/>
          <w:rFonts w:ascii="Times New Roman" w:eastAsia="仿宋_GB2312" w:hAnsi="Times New Roman" w:cs="Times New Roman"/>
          <w:color w:val="0000FF"/>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12"/>
      </w:tblGrid>
      <w:tr w:rsidR="00032BAE" w:rsidRPr="00032BAE" w:rsidDel="00455348" w14:paraId="2650E31A" w14:textId="4F1A2C97" w:rsidTr="00601A59">
        <w:trPr>
          <w:trHeight w:val="397"/>
          <w:del w:id="9739" w:author="Xuning Wei12232" w:date="2026-07-27T20:26:00Z"/>
        </w:trPr>
        <w:tc>
          <w:tcPr>
            <w:tcW w:w="1164" w:type="pct"/>
            <w:shd w:val="clear" w:color="auto" w:fill="FFFFFF" w:themeFill="background1"/>
            <w:vAlign w:val="center"/>
          </w:tcPr>
          <w:p w14:paraId="2EC9FA7F" w14:textId="2F5E48C3" w:rsidR="00C51FCF" w:rsidRPr="006F0556" w:rsidDel="00455348" w:rsidRDefault="00C51FCF" w:rsidP="00C51FCF">
            <w:pPr>
              <w:jc w:val="both"/>
              <w:rPr>
                <w:del w:id="9740" w:author="Xuning Wei12232" w:date="2026-07-27T20:26:00Z"/>
                <w:rFonts w:ascii="Times New Roman" w:eastAsia="仿宋_GB2312" w:hAnsi="Times New Roman" w:cs="Times New Roman"/>
                <w:color w:val="0000FF"/>
                <w:sz w:val="18"/>
                <w:szCs w:val="18"/>
              </w:rPr>
            </w:pPr>
          </w:p>
        </w:tc>
      </w:tr>
    </w:tbl>
    <w:p w14:paraId="239415BA" w14:textId="3A2D8F32" w:rsidR="00C51FCF" w:rsidDel="00455348" w:rsidRDefault="00C51FCF" w:rsidP="00C51FCF">
      <w:pPr>
        <w:jc w:val="center"/>
        <w:rPr>
          <w:del w:id="9741" w:author="Xuning Wei12232" w:date="2026-07-27T20:26:00Z"/>
          <w:rFonts w:ascii="Times New Roman" w:eastAsia="仿宋_GB2312" w:hAnsi="Times New Roman" w:cs="Times New Roman"/>
          <w:color w:val="0000FF"/>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8"/>
        <w:gridCol w:w="3298"/>
        <w:gridCol w:w="1956"/>
        <w:gridCol w:w="1100"/>
        <w:gridCol w:w="1386"/>
        <w:gridCol w:w="1810"/>
        <w:gridCol w:w="1228"/>
        <w:gridCol w:w="236"/>
      </w:tblGrid>
      <w:tr w:rsidR="00032BAE" w:rsidRPr="00032BAE" w:rsidDel="00455348" w14:paraId="08252FB2" w14:textId="26F76D12" w:rsidTr="008A22A7">
        <w:trPr>
          <w:gridAfter w:val="1"/>
          <w:wAfter w:w="82" w:type="pct"/>
          <w:trHeight w:val="397"/>
          <w:del w:id="9742" w:author="Xuning Wei12232" w:date="2026-07-27T20:26:00Z"/>
        </w:trPr>
        <w:tc>
          <w:tcPr>
            <w:tcW w:w="1152" w:type="pct"/>
            <w:vMerge w:val="restart"/>
            <w:shd w:val="clear" w:color="auto" w:fill="FFFFFF" w:themeFill="background1"/>
            <w:vAlign w:val="center"/>
          </w:tcPr>
          <w:p w14:paraId="4BB24993" w14:textId="54B96853" w:rsidR="00992711" w:rsidRPr="001F4BE9" w:rsidDel="00C51FCF" w:rsidRDefault="00992711">
            <w:pPr>
              <w:jc w:val="center"/>
              <w:rPr>
                <w:del w:id="9743" w:author="Xuning Wei12232" w:date="2026-07-27T16:17:00Z"/>
                <w:rFonts w:ascii="Times New Roman" w:eastAsia="仿宋_GB2312" w:hAnsi="Times New Roman" w:cs="Times New Roman"/>
                <w:color w:val="000000" w:themeColor="text1"/>
                <w:sz w:val="18"/>
                <w:szCs w:val="18"/>
              </w:rPr>
              <w:pPrChange w:id="9744" w:author="Xuning Wei12232" w:date="2026-06-06T13:29:00Z">
                <w:pPr>
                  <w:jc w:val="both"/>
                </w:pPr>
              </w:pPrChange>
            </w:pPr>
            <w:del w:id="9745" w:author="Xuning Wei12232" w:date="2026-07-27T16:17:00Z">
              <w:r w:rsidRPr="00032BAE" w:rsidDel="00C51FCF">
                <w:rPr>
                  <w:rFonts w:ascii="Times New Roman" w:eastAsia="仿宋_GB2312" w:hAnsi="Times New Roman" w:cs="Times New Roman"/>
                  <w:color w:val="auto"/>
                  <w:sz w:val="18"/>
                  <w:szCs w:val="18"/>
                </w:rPr>
                <w:delText>A</w:delText>
              </w:r>
              <w:r w:rsidRPr="001F4BE9" w:rsidDel="00C51FCF">
                <w:rPr>
                  <w:rFonts w:ascii="Times New Roman" w:eastAsia="仿宋_GB2312" w:hAnsi="Times New Roman" w:cs="Times New Roman"/>
                  <w:color w:val="000000" w:themeColor="text1"/>
                  <w:sz w:val="18"/>
                  <w:szCs w:val="18"/>
                </w:rPr>
                <w:delText xml:space="preserve">dd </w:delText>
              </w:r>
              <w:r w:rsidR="00271FEB" w:rsidRPr="001F4BE9" w:rsidDel="00C51FCF">
                <w:rPr>
                  <w:rFonts w:ascii="Times New Roman" w:eastAsia="仿宋_GB2312" w:hAnsi="Times New Roman" w:cs="Times New Roman"/>
                  <w:color w:val="000000" w:themeColor="text1"/>
                  <w:sz w:val="18"/>
                  <w:szCs w:val="18"/>
                </w:rPr>
                <w:delText>10.0 V</w:delText>
              </w:r>
              <w:r w:rsidRPr="001F4BE9" w:rsidDel="00C51FCF">
                <w:rPr>
                  <w:rFonts w:ascii="Times New Roman" w:eastAsia="仿宋_GB2312" w:hAnsi="Times New Roman" w:cs="Times New Roman"/>
                  <w:color w:val="000000" w:themeColor="text1"/>
                  <w:sz w:val="18"/>
                  <w:szCs w:val="18"/>
                </w:rPr>
                <w:delText xml:space="preserve"> Toluene (8.720 kg/kg) into</w:delText>
              </w:r>
              <w:r w:rsidRPr="001F4BE9" w:rsidDel="00C51FCF">
                <w:rPr>
                  <w:rFonts w:ascii="Times New Roman" w:eastAsia="等线" w:hAnsi="Times New Roman" w:cs="Times New Roman"/>
                  <w:color w:val="000000" w:themeColor="text1"/>
                  <w:sz w:val="18"/>
                  <w:szCs w:val="18"/>
                </w:rPr>
                <w:delText xml:space="preserve"> </w:delText>
              </w:r>
              <w:r w:rsidRPr="001F4BE9" w:rsidDel="00C51FCF">
                <w:rPr>
                  <w:rFonts w:ascii="Times New Roman" w:eastAsia="仿宋_GB2312" w:hAnsi="Times New Roman" w:cs="Times New Roman"/>
                  <w:b/>
                  <w:color w:val="000000" w:themeColor="text1"/>
                  <w:sz w:val="18"/>
                  <w:szCs w:val="18"/>
                </w:rPr>
                <w:delText>TJ4S-1213-Sy15</w:delText>
              </w:r>
              <w:r w:rsidRPr="001F4BE9" w:rsidDel="00C51FCF">
                <w:rPr>
                  <w:rFonts w:ascii="Times New Roman" w:eastAsia="仿宋_GB2312" w:hAnsi="Times New Roman" w:cs="Times New Roman"/>
                  <w:color w:val="000000" w:themeColor="text1"/>
                  <w:sz w:val="18"/>
                  <w:szCs w:val="18"/>
                </w:rPr>
                <w:delText xml:space="preserve"> by manually weighing. Bubble with nitrogen for 5±2min, then start the stirrer. After stirring for 25±5min, stop stirring, turn off the nitrogen. Drain until there is no obvious drip.</w:delText>
              </w:r>
            </w:del>
          </w:p>
          <w:p w14:paraId="11BD6EA3" w14:textId="2374E40C" w:rsidR="00992711" w:rsidRPr="001F4BE9" w:rsidDel="00C51FCF" w:rsidRDefault="00992711">
            <w:pPr>
              <w:jc w:val="center"/>
              <w:rPr>
                <w:del w:id="9746" w:author="Xuning Wei12232" w:date="2026-07-27T16:17:00Z"/>
                <w:rFonts w:ascii="Times New Roman" w:eastAsia="仿宋_GB2312" w:hAnsi="Times New Roman" w:cs="Times New Roman"/>
                <w:color w:val="000000" w:themeColor="text1"/>
                <w:sz w:val="18"/>
                <w:szCs w:val="18"/>
              </w:rPr>
              <w:pPrChange w:id="9747" w:author="Xuning Wei12232" w:date="2026-06-06T13:29:00Z">
                <w:pPr>
                  <w:jc w:val="both"/>
                </w:pPr>
              </w:pPrChange>
            </w:pPr>
            <w:del w:id="9748" w:author="Xuning Wei12232" w:date="2026-07-27T16:17:00Z">
              <w:r w:rsidRPr="001F4BE9" w:rsidDel="00C51FCF">
                <w:rPr>
                  <w:rFonts w:ascii="Times New Roman" w:eastAsia="仿宋_GB2312" w:hAnsi="Times New Roman" w:cs="Times New Roman"/>
                  <w:color w:val="000000" w:themeColor="text1"/>
                  <w:sz w:val="18"/>
                  <w:szCs w:val="18"/>
                </w:rPr>
                <w:delText xml:space="preserve">Add </w:delText>
              </w:r>
              <w:r w:rsidR="00271FEB" w:rsidRPr="001F4BE9" w:rsidDel="00C51FCF">
                <w:rPr>
                  <w:rFonts w:ascii="Times New Roman" w:eastAsia="仿宋_GB2312" w:hAnsi="Times New Roman" w:cs="Times New Roman"/>
                  <w:color w:val="000000" w:themeColor="text1"/>
                  <w:sz w:val="18"/>
                  <w:szCs w:val="18"/>
                </w:rPr>
                <w:delText>10.0 V</w:delText>
              </w:r>
              <w:r w:rsidRPr="001F4BE9" w:rsidDel="00C51FCF">
                <w:rPr>
                  <w:rFonts w:ascii="Times New Roman" w:eastAsia="仿宋_GB2312" w:hAnsi="Times New Roman" w:cs="Times New Roman"/>
                  <w:color w:val="000000" w:themeColor="text1"/>
                  <w:sz w:val="18"/>
                  <w:szCs w:val="18"/>
                </w:rPr>
                <w:delText xml:space="preserve"> MTBE (7.410 kg/kg) into </w:delText>
              </w:r>
              <w:r w:rsidRPr="001F4BE9" w:rsidDel="00C51FCF">
                <w:rPr>
                  <w:rFonts w:ascii="Times New Roman" w:eastAsia="仿宋_GB2312" w:hAnsi="Times New Roman" w:cs="Times New Roman"/>
                  <w:b/>
                  <w:color w:val="000000" w:themeColor="text1"/>
                  <w:sz w:val="18"/>
                  <w:szCs w:val="18"/>
                </w:rPr>
                <w:delText>TJ4S-1213-Sy15</w:delText>
              </w:r>
              <w:r w:rsidRPr="001F4BE9" w:rsidDel="00C51FCF">
                <w:rPr>
                  <w:rFonts w:ascii="Times New Roman" w:eastAsia="仿宋_GB2312" w:hAnsi="Times New Roman" w:cs="Times New Roman"/>
                  <w:color w:val="000000" w:themeColor="text1"/>
                  <w:sz w:val="18"/>
                  <w:szCs w:val="18"/>
                </w:rPr>
                <w:delText>. Bubble with nitrogen for 5±2min, then start the stirrer. After stirring for 15±5min, stop stirring, turn off the nitrogen. Drain until there is no obvious drip.</w:delText>
              </w:r>
            </w:del>
          </w:p>
          <w:p w14:paraId="2B4A1BB6" w14:textId="2E0A4097" w:rsidR="00992711" w:rsidRPr="001F4BE9" w:rsidDel="00C51FCF" w:rsidRDefault="00992711">
            <w:pPr>
              <w:jc w:val="center"/>
              <w:rPr>
                <w:del w:id="9749" w:author="Xuning Wei12232" w:date="2026-07-27T16:17:00Z"/>
                <w:rFonts w:ascii="Times New Roman" w:eastAsia="仿宋_GB2312" w:hAnsi="Times New Roman" w:cs="Times New Roman"/>
                <w:color w:val="000000" w:themeColor="text1"/>
                <w:sz w:val="18"/>
                <w:szCs w:val="18"/>
              </w:rPr>
              <w:pPrChange w:id="9750" w:author="Xuning Wei12232" w:date="2026-06-06T13:29:00Z">
                <w:pPr>
                  <w:jc w:val="both"/>
                </w:pPr>
              </w:pPrChange>
            </w:pPr>
            <w:del w:id="9751" w:author="Xuning Wei12232" w:date="2026-07-27T16:17:00Z">
              <w:r w:rsidRPr="001F4BE9" w:rsidDel="00C51FCF">
                <w:rPr>
                  <w:rFonts w:ascii="Times New Roman" w:eastAsia="仿宋_GB2312" w:hAnsi="Times New Roman" w:cs="Times New Roman"/>
                  <w:color w:val="000000" w:themeColor="text1"/>
                  <w:sz w:val="18"/>
                  <w:szCs w:val="18"/>
                </w:rPr>
                <w:delText xml:space="preserve">Add </w:delText>
              </w:r>
              <w:r w:rsidR="00271FEB" w:rsidRPr="001F4BE9" w:rsidDel="00C51FCF">
                <w:rPr>
                  <w:rFonts w:ascii="Times New Roman" w:eastAsia="仿宋_GB2312" w:hAnsi="Times New Roman" w:cs="Times New Roman"/>
                  <w:color w:val="000000" w:themeColor="text1"/>
                  <w:sz w:val="18"/>
                  <w:szCs w:val="18"/>
                </w:rPr>
                <w:delText>10.0 V</w:delText>
              </w:r>
              <w:r w:rsidRPr="001F4BE9" w:rsidDel="00C51FCF">
                <w:rPr>
                  <w:rFonts w:ascii="Times New Roman" w:eastAsia="仿宋_GB2312" w:hAnsi="Times New Roman" w:cs="Times New Roman"/>
                  <w:color w:val="000000" w:themeColor="text1"/>
                  <w:sz w:val="18"/>
                  <w:szCs w:val="18"/>
                </w:rPr>
                <w:delText xml:space="preserve"> MTBE (7.410 kg/kg) into</w:delText>
              </w:r>
              <w:r w:rsidRPr="001F4BE9" w:rsidDel="00C51FCF">
                <w:rPr>
                  <w:rFonts w:ascii="Times New Roman" w:eastAsia="等线" w:hAnsi="Times New Roman" w:cs="Times New Roman"/>
                  <w:color w:val="000000" w:themeColor="text1"/>
                  <w:sz w:val="18"/>
                  <w:szCs w:val="18"/>
                </w:rPr>
                <w:delText xml:space="preserve"> </w:delText>
              </w:r>
              <w:r w:rsidRPr="001F4BE9" w:rsidDel="00C51FCF">
                <w:rPr>
                  <w:rFonts w:ascii="Times New Roman" w:eastAsia="仿宋_GB2312" w:hAnsi="Times New Roman" w:cs="Times New Roman"/>
                  <w:b/>
                  <w:color w:val="000000" w:themeColor="text1"/>
                  <w:sz w:val="18"/>
                  <w:szCs w:val="18"/>
                </w:rPr>
                <w:delText>TJ4S-1213-Sy15</w:delText>
              </w:r>
              <w:r w:rsidRPr="001F4BE9" w:rsidDel="00C51FCF">
                <w:rPr>
                  <w:rFonts w:ascii="Times New Roman" w:eastAsia="仿宋_GB2312" w:hAnsi="Times New Roman" w:cs="Times New Roman"/>
                  <w:color w:val="000000" w:themeColor="text1"/>
                  <w:sz w:val="18"/>
                  <w:szCs w:val="18"/>
                </w:rPr>
                <w:delText xml:space="preserve">. Bubble with nitrogen for 5±2min, then start the stirrer. After stirring for 15±5min, stop stirring, turn off the nitrogen. Drain until there is no obvious drip. </w:delText>
              </w:r>
            </w:del>
            <w:del w:id="9752" w:author="Xuning Wei12232" w:date="2026-06-06T13:28:00Z">
              <w:r w:rsidRPr="001F4BE9" w:rsidDel="00601A59">
                <w:rPr>
                  <w:rFonts w:ascii="Times New Roman" w:eastAsia="仿宋_GB2312" w:hAnsi="Times New Roman" w:cs="Times New Roman"/>
                  <w:color w:val="000000" w:themeColor="text1"/>
                  <w:sz w:val="18"/>
                  <w:szCs w:val="18"/>
                </w:rPr>
                <w:delText>Move to next operation.</w:delText>
              </w:r>
            </w:del>
          </w:p>
          <w:p w14:paraId="5515ED4F" w14:textId="1DE3F8D0" w:rsidR="00992711" w:rsidRPr="001F4BE9" w:rsidDel="00B3598D" w:rsidRDefault="00992711">
            <w:pPr>
              <w:jc w:val="center"/>
              <w:rPr>
                <w:del w:id="9753" w:author="Xuning Wei12232" w:date="2026-06-06T13:25:00Z"/>
                <w:rFonts w:ascii="Times New Roman" w:eastAsia="仿宋_GB2312" w:hAnsi="Times New Roman" w:cs="Times New Roman"/>
                <w:color w:val="000000" w:themeColor="text1"/>
                <w:sz w:val="18"/>
                <w:szCs w:val="18"/>
              </w:rPr>
              <w:pPrChange w:id="9754" w:author="Xuning Wei12232" w:date="2026-06-06T13:29:00Z">
                <w:pPr>
                  <w:jc w:val="both"/>
                </w:pPr>
              </w:pPrChange>
            </w:pPr>
          </w:p>
          <w:p w14:paraId="1306889E" w14:textId="67E41570" w:rsidR="00992711" w:rsidRPr="00032BAE" w:rsidDel="00455348" w:rsidRDefault="00992711">
            <w:pPr>
              <w:jc w:val="center"/>
              <w:rPr>
                <w:del w:id="9755" w:author="Xuning Wei12232" w:date="2026-07-27T20:26:00Z"/>
                <w:rFonts w:ascii="Times New Roman" w:eastAsia="仿宋_GB2312" w:hAnsi="Times New Roman" w:cs="Times New Roman"/>
                <w:color w:val="auto"/>
                <w:sz w:val="18"/>
                <w:szCs w:val="18"/>
              </w:rPr>
              <w:pPrChange w:id="9756" w:author="Xuning Wei12232" w:date="2026-06-06T13:29:00Z">
                <w:pPr>
                  <w:jc w:val="both"/>
                </w:pPr>
              </w:pPrChange>
            </w:pPr>
            <w:del w:id="9757" w:author="Xuning Wei12232" w:date="2026-06-06T13:25:00Z">
              <w:r w:rsidRPr="001F4BE9" w:rsidDel="00B3598D">
                <w:rPr>
                  <w:rFonts w:ascii="Times New Roman" w:eastAsia="仿宋_GB2312" w:hAnsi="Times New Roman" w:cs="Times New Roman"/>
                  <w:color w:val="000000" w:themeColor="text1"/>
                  <w:sz w:val="18"/>
                  <w:szCs w:val="18"/>
                </w:rPr>
                <w:delText>Repeat the above wash sequence 1</w:delText>
              </w:r>
              <w:r w:rsidRPr="00032BAE" w:rsidDel="00B3598D">
                <w:rPr>
                  <w:rFonts w:ascii="Times New Roman" w:eastAsia="仿宋_GB2312" w:hAnsi="Times New Roman" w:cs="Times New Roman"/>
                  <w:color w:val="auto"/>
                  <w:sz w:val="18"/>
                  <w:szCs w:val="18"/>
                </w:rPr>
                <w:delText xml:space="preserve"> time.</w:delText>
              </w:r>
            </w:del>
          </w:p>
        </w:tc>
        <w:tc>
          <w:tcPr>
            <w:tcW w:w="1152" w:type="pct"/>
            <w:vMerge w:val="restart"/>
            <w:shd w:val="clear" w:color="auto" w:fill="FFFFFF" w:themeFill="background1"/>
            <w:vAlign w:val="center"/>
          </w:tcPr>
          <w:p w14:paraId="6F5016C5" w14:textId="746AE430" w:rsidR="00992711" w:rsidRPr="00032BAE" w:rsidDel="00455348" w:rsidRDefault="00992711">
            <w:pPr>
              <w:jc w:val="center"/>
              <w:rPr>
                <w:del w:id="9758" w:author="Xuning Wei12232" w:date="2026-07-27T20:26:00Z"/>
                <w:rFonts w:ascii="Times New Roman" w:hAnsi="Times New Roman" w:cs="Times New Roman"/>
                <w:color w:val="auto"/>
                <w:sz w:val="18"/>
                <w:szCs w:val="18"/>
                <w:shd w:val="clear" w:color="auto" w:fill="FFFFFF"/>
              </w:rPr>
              <w:pPrChange w:id="9759" w:author="Xuning Wei12232" w:date="2026-06-06T13:29:00Z">
                <w:pPr>
                  <w:jc w:val="both"/>
                </w:pPr>
              </w:pPrChange>
            </w:pPr>
            <w:del w:id="9760" w:author="Xuning Wei12232" w:date="2026-07-27T20:26:00Z">
              <w:r w:rsidRPr="00032BAE" w:rsidDel="00455348">
                <w:rPr>
                  <w:rFonts w:ascii="Times New Roman" w:hAnsi="Times New Roman" w:cs="Times New Roman"/>
                  <w:color w:val="auto"/>
                  <w:sz w:val="18"/>
                  <w:szCs w:val="18"/>
                  <w:shd w:val="clear" w:color="auto" w:fill="FFFFFF"/>
                </w:rPr>
                <w:delText>Transfer pump material:SS</w:delText>
              </w:r>
            </w:del>
            <w:ins w:id="9761" w:author="Johan Granander" w:date="2026-05-04T11:55:00Z">
              <w:del w:id="9762" w:author="Xuning Wei12232" w:date="2026-07-27T20:26:00Z">
                <w:r w:rsidR="00840074" w:rsidRPr="00032BAE" w:rsidDel="00455348">
                  <w:rPr>
                    <w:rFonts w:ascii="Times New Roman" w:hAnsi="Times New Roman" w:cs="Times New Roman"/>
                    <w:color w:val="auto"/>
                    <w:sz w:val="18"/>
                    <w:szCs w:val="18"/>
                    <w:shd w:val="clear" w:color="auto" w:fill="FFFFFF"/>
                  </w:rPr>
                  <w:delText>material: SS</w:delText>
                </w:r>
              </w:del>
            </w:ins>
            <w:del w:id="9763" w:author="Xuning Wei12232" w:date="2026-07-27T20:26:00Z">
              <w:r w:rsidRPr="00032BAE" w:rsidDel="00455348">
                <w:rPr>
                  <w:rFonts w:ascii="Times New Roman" w:hAnsi="Times New Roman" w:cs="Times New Roman"/>
                  <w:color w:val="auto"/>
                  <w:sz w:val="18"/>
                  <w:szCs w:val="18"/>
                  <w:shd w:val="clear" w:color="auto" w:fill="FFFFFF"/>
                </w:rPr>
                <w:delText>316+PTFE</w:delText>
              </w:r>
            </w:del>
          </w:p>
          <w:p w14:paraId="6E867ED2" w14:textId="43C0EA97" w:rsidR="00992711" w:rsidRPr="00032BAE" w:rsidDel="00455348" w:rsidRDefault="00992711">
            <w:pPr>
              <w:jc w:val="center"/>
              <w:rPr>
                <w:del w:id="9764" w:author="Xuning Wei12232" w:date="2026-07-27T20:26:00Z"/>
                <w:rFonts w:ascii="Times New Roman" w:eastAsia="仿宋_GB2312" w:hAnsi="Times New Roman" w:cs="Times New Roman"/>
                <w:color w:val="auto"/>
                <w:sz w:val="18"/>
                <w:szCs w:val="18"/>
              </w:rPr>
              <w:pPrChange w:id="9765" w:author="Xuning Wei12232" w:date="2026-06-06T13:29:00Z">
                <w:pPr>
                  <w:jc w:val="both"/>
                </w:pPr>
              </w:pPrChange>
            </w:pPr>
            <w:del w:id="9766" w:author="Xuning Wei12232" w:date="2026-07-27T20:26:00Z">
              <w:r w:rsidRPr="00032BAE" w:rsidDel="00455348">
                <w:rPr>
                  <w:rFonts w:ascii="Times New Roman" w:eastAsia="仿宋_GB2312" w:hAnsi="Times New Roman" w:cs="Times New Roman"/>
                  <w:color w:val="auto"/>
                  <w:sz w:val="18"/>
                  <w:szCs w:val="18"/>
                </w:rPr>
                <w:delText>Charging line: SS</w:delText>
              </w:r>
            </w:del>
          </w:p>
          <w:p w14:paraId="38BC36D9" w14:textId="71A27BD9" w:rsidR="00992711" w:rsidRPr="00B97298" w:rsidDel="00455348" w:rsidRDefault="00992711">
            <w:pPr>
              <w:jc w:val="center"/>
              <w:rPr>
                <w:del w:id="9767" w:author="Xuning Wei12232" w:date="2026-07-27T20:26:00Z"/>
                <w:rFonts w:ascii="Times New Roman" w:eastAsia="仿宋_GB2312" w:hAnsi="Times New Roman" w:cs="Times New Roman"/>
                <w:color w:val="auto"/>
                <w:sz w:val="18"/>
                <w:szCs w:val="18"/>
                <w:lang w:val="sv-SE"/>
                <w:rPrChange w:id="9768" w:author="Johan Granander" w:date="2026-05-04T09:59:00Z">
                  <w:rPr>
                    <w:del w:id="9769" w:author="Xuning Wei12232" w:date="2026-07-27T20:26:00Z"/>
                    <w:rFonts w:ascii="Times New Roman" w:eastAsia="仿宋_GB2312" w:hAnsi="Times New Roman" w:cs="Times New Roman"/>
                    <w:color w:val="auto"/>
                    <w:sz w:val="18"/>
                    <w:szCs w:val="18"/>
                  </w:rPr>
                </w:rPrChange>
              </w:rPr>
              <w:pPrChange w:id="9770" w:author="Xuning Wei12232" w:date="2026-06-06T13:29:00Z">
                <w:pPr>
                  <w:jc w:val="both"/>
                </w:pPr>
              </w:pPrChange>
            </w:pPr>
            <w:del w:id="9771" w:author="Xuning Wei12232" w:date="2026-07-27T20:26:00Z">
              <w:r w:rsidRPr="00B97298" w:rsidDel="00455348">
                <w:rPr>
                  <w:rFonts w:ascii="Times New Roman" w:hAnsi="Times New Roman" w:cs="Times New Roman"/>
                  <w:color w:val="auto"/>
                  <w:sz w:val="18"/>
                  <w:szCs w:val="18"/>
                  <w:shd w:val="clear" w:color="auto" w:fill="FFFFFF"/>
                  <w:lang w:val="sv-SE"/>
                  <w:rPrChange w:id="9772" w:author="Johan Granander" w:date="2026-05-04T09:59:00Z">
                    <w:rPr>
                      <w:rFonts w:ascii="Times New Roman" w:hAnsi="Times New Roman" w:cs="Times New Roman"/>
                      <w:color w:val="auto"/>
                      <w:sz w:val="18"/>
                      <w:szCs w:val="18"/>
                      <w:shd w:val="clear" w:color="auto" w:fill="FFFFFF"/>
                    </w:rPr>
                  </w:rPrChange>
                </w:rPr>
                <w:delText xml:space="preserve">Gasket: </w:delText>
              </w:r>
              <w:r w:rsidRPr="00B97298" w:rsidDel="00455348">
                <w:rPr>
                  <w:rFonts w:ascii="Times New Roman" w:eastAsia="仿宋_GB2312" w:hAnsi="Times New Roman" w:cs="Times New Roman"/>
                  <w:color w:val="auto"/>
                  <w:sz w:val="18"/>
                  <w:szCs w:val="18"/>
                  <w:lang w:val="sv-SE"/>
                  <w:rPrChange w:id="9773" w:author="Johan Granander" w:date="2026-05-04T09:59:00Z">
                    <w:rPr>
                      <w:rFonts w:ascii="Times New Roman" w:eastAsia="仿宋_GB2312" w:hAnsi="Times New Roman" w:cs="Times New Roman"/>
                      <w:color w:val="auto"/>
                      <w:sz w:val="18"/>
                      <w:szCs w:val="18"/>
                    </w:rPr>
                  </w:rPrChange>
                </w:rPr>
                <w:delText>PTFE</w:delText>
              </w:r>
            </w:del>
          </w:p>
          <w:p w14:paraId="279106B7" w14:textId="01763264" w:rsidR="00992711" w:rsidRPr="00B97298" w:rsidDel="00455348" w:rsidRDefault="00992711">
            <w:pPr>
              <w:jc w:val="center"/>
              <w:rPr>
                <w:del w:id="9774" w:author="Xuning Wei12232" w:date="2026-07-27T20:26:00Z"/>
                <w:rFonts w:ascii="Times New Roman" w:hAnsi="Times New Roman" w:cs="Times New Roman"/>
                <w:color w:val="auto"/>
                <w:sz w:val="18"/>
                <w:szCs w:val="18"/>
                <w:shd w:val="clear" w:color="auto" w:fill="FFFFFF"/>
                <w:lang w:val="sv-SE"/>
                <w:rPrChange w:id="9775" w:author="Johan Granander" w:date="2026-05-04T09:59:00Z">
                  <w:rPr>
                    <w:del w:id="9776" w:author="Xuning Wei12232" w:date="2026-07-27T20:26:00Z"/>
                    <w:rFonts w:ascii="Times New Roman" w:hAnsi="Times New Roman" w:cs="Times New Roman"/>
                    <w:color w:val="auto"/>
                    <w:sz w:val="18"/>
                    <w:szCs w:val="18"/>
                    <w:shd w:val="clear" w:color="auto" w:fill="FFFFFF"/>
                  </w:rPr>
                </w:rPrChange>
              </w:rPr>
              <w:pPrChange w:id="9777" w:author="Xuning Wei12232" w:date="2026-06-06T13:29:00Z">
                <w:pPr>
                  <w:jc w:val="both"/>
                </w:pPr>
              </w:pPrChange>
            </w:pPr>
            <w:del w:id="9778" w:author="Xuning Wei12232" w:date="2026-07-27T20:26:00Z">
              <w:r w:rsidRPr="00B97298" w:rsidDel="00455348">
                <w:rPr>
                  <w:rFonts w:ascii="Times New Roman" w:hAnsi="Times New Roman" w:cs="Times New Roman"/>
                  <w:color w:val="auto"/>
                  <w:sz w:val="18"/>
                  <w:szCs w:val="18"/>
                  <w:shd w:val="clear" w:color="auto" w:fill="FFFFFF"/>
                  <w:lang w:val="sv-SE"/>
                  <w:rPrChange w:id="9779" w:author="Johan Granander" w:date="2026-05-04T09:59:00Z">
                    <w:rPr>
                      <w:rFonts w:ascii="Times New Roman" w:hAnsi="Times New Roman" w:cs="Times New Roman"/>
                      <w:color w:val="auto"/>
                      <w:sz w:val="18"/>
                      <w:szCs w:val="18"/>
                      <w:shd w:val="clear" w:color="auto" w:fill="FFFFFF"/>
                    </w:rPr>
                  </w:rPrChange>
                </w:rPr>
                <w:delText>Sight glass: Glass</w:delText>
              </w:r>
            </w:del>
          </w:p>
          <w:p w14:paraId="01BB52D5" w14:textId="45BAD338" w:rsidR="00992711" w:rsidRPr="00B97298" w:rsidDel="00455348" w:rsidRDefault="00992711">
            <w:pPr>
              <w:jc w:val="center"/>
              <w:rPr>
                <w:del w:id="9780" w:author="Xuning Wei12232" w:date="2026-07-27T20:26:00Z"/>
                <w:rFonts w:ascii="Times New Roman" w:eastAsia="仿宋_GB2312" w:hAnsi="Times New Roman" w:cs="Times New Roman"/>
                <w:color w:val="auto"/>
                <w:sz w:val="18"/>
                <w:szCs w:val="18"/>
                <w:lang w:val="sv-SE"/>
                <w:rPrChange w:id="9781" w:author="Johan Granander" w:date="2026-05-04T09:59:00Z">
                  <w:rPr>
                    <w:del w:id="9782" w:author="Xuning Wei12232" w:date="2026-07-27T20:26:00Z"/>
                    <w:rFonts w:ascii="Times New Roman" w:eastAsia="仿宋_GB2312" w:hAnsi="Times New Roman" w:cs="Times New Roman"/>
                    <w:color w:val="auto"/>
                    <w:sz w:val="18"/>
                    <w:szCs w:val="18"/>
                  </w:rPr>
                </w:rPrChange>
              </w:rPr>
              <w:pPrChange w:id="9783" w:author="Xuning Wei12232" w:date="2026-06-06T13:29:00Z">
                <w:pPr>
                  <w:jc w:val="both"/>
                </w:pPr>
              </w:pPrChange>
            </w:pPr>
            <w:del w:id="9784" w:author="Xuning Wei12232" w:date="2026-07-27T20:26:00Z">
              <w:r w:rsidRPr="00B97298" w:rsidDel="00455348">
                <w:rPr>
                  <w:rFonts w:ascii="Times New Roman" w:hAnsi="Times New Roman" w:cs="Times New Roman"/>
                  <w:color w:val="auto"/>
                  <w:sz w:val="18"/>
                  <w:szCs w:val="18"/>
                  <w:shd w:val="clear" w:color="auto" w:fill="FFFFFF"/>
                  <w:lang w:val="sv-SE"/>
                  <w:rPrChange w:id="9785" w:author="Johan Granander" w:date="2026-05-04T09:59:00Z">
                    <w:rPr>
                      <w:rFonts w:ascii="Times New Roman" w:hAnsi="Times New Roman" w:cs="Times New Roman"/>
                      <w:color w:val="auto"/>
                      <w:sz w:val="18"/>
                      <w:szCs w:val="18"/>
                      <w:shd w:val="clear" w:color="auto" w:fill="FFFFFF"/>
                    </w:rPr>
                  </w:rPrChange>
                </w:rPr>
                <w:delText>Valve:</w:delText>
              </w:r>
              <w:r w:rsidRPr="00B97298" w:rsidDel="00455348">
                <w:rPr>
                  <w:rFonts w:ascii="Times New Roman" w:eastAsia="仿宋_GB2312" w:hAnsi="Times New Roman" w:cs="Times New Roman"/>
                  <w:color w:val="auto"/>
                  <w:sz w:val="18"/>
                  <w:szCs w:val="18"/>
                  <w:lang w:val="sv-SE"/>
                  <w:rPrChange w:id="9786" w:author="Johan Granander" w:date="2026-05-04T09:59:00Z">
                    <w:rPr>
                      <w:rFonts w:ascii="Times New Roman" w:eastAsia="仿宋_GB2312" w:hAnsi="Times New Roman" w:cs="Times New Roman"/>
                      <w:color w:val="auto"/>
                      <w:sz w:val="18"/>
                      <w:szCs w:val="18"/>
                    </w:rPr>
                  </w:rPrChange>
                </w:rPr>
                <w:delText xml:space="preserve"> 316L</w:delText>
              </w:r>
            </w:del>
          </w:p>
          <w:p w14:paraId="780E5D24" w14:textId="4C7BC192" w:rsidR="00C65197" w:rsidRPr="004634A5" w:rsidDel="00455348" w:rsidRDefault="00992711">
            <w:pPr>
              <w:jc w:val="center"/>
              <w:rPr>
                <w:del w:id="9787" w:author="Xuning Wei12232" w:date="2026-07-27T20:26:00Z"/>
                <w:rFonts w:ascii="Times New Roman" w:eastAsiaTheme="minorEastAsia" w:hAnsi="Times New Roman" w:cs="Times New Roman"/>
                <w:color w:val="auto"/>
                <w:sz w:val="18"/>
                <w:szCs w:val="18"/>
                <w:shd w:val="clear" w:color="auto" w:fill="FFFFFF"/>
                <w:lang w:eastAsia="zh-CN"/>
              </w:rPr>
              <w:pPrChange w:id="9788" w:author="Xuning Wei12232" w:date="2026-06-06T13:29:00Z">
                <w:pPr>
                  <w:jc w:val="both"/>
                </w:pPr>
              </w:pPrChange>
            </w:pPr>
            <w:del w:id="9789" w:author="Xuning Wei12232" w:date="2026-07-27T20:26:00Z">
              <w:r w:rsidRPr="00032BAE" w:rsidDel="00455348">
                <w:rPr>
                  <w:rFonts w:ascii="Times New Roman" w:eastAsia="仿宋_GB2312" w:hAnsi="Times New Roman" w:cs="Times New Roman"/>
                  <w:color w:val="auto"/>
                  <w:sz w:val="18"/>
                  <w:szCs w:val="18"/>
                </w:rPr>
                <w:delText xml:space="preserve">Reactor </w:delText>
              </w:r>
              <w:r w:rsidRPr="00032BAE" w:rsidDel="00455348">
                <w:rPr>
                  <w:rFonts w:ascii="Times New Roman" w:hAnsi="Times New Roman" w:cs="Times New Roman"/>
                  <w:color w:val="auto"/>
                  <w:sz w:val="18"/>
                  <w:szCs w:val="18"/>
                  <w:shd w:val="clear" w:color="auto" w:fill="FFFFFF"/>
                </w:rPr>
                <w:delText>(inner surface, temperature probe, agitator)</w:delText>
              </w:r>
              <w:r w:rsidRPr="00032BAE" w:rsidDel="00455348">
                <w:rPr>
                  <w:rFonts w:ascii="Times New Roman" w:eastAsia="仿宋_GB2312" w:hAnsi="Times New Roman" w:cs="Times New Roman"/>
                  <w:color w:val="auto"/>
                  <w:sz w:val="18"/>
                  <w:szCs w:val="18"/>
                </w:rPr>
                <w:delText>:</w:delText>
              </w:r>
              <w:r w:rsidRPr="00032BAE" w:rsidDel="00455348">
                <w:rPr>
                  <w:rFonts w:ascii="Times New Roman" w:hAnsi="Times New Roman" w:cs="Times New Roman"/>
                  <w:color w:val="auto"/>
                  <w:sz w:val="18"/>
                  <w:szCs w:val="18"/>
                  <w:shd w:val="clear" w:color="auto" w:fill="FFFFFF"/>
                </w:rPr>
                <w:delText xml:space="preserve"> C-276</w:delText>
              </w:r>
              <w:r w:rsidR="00C65197" w:rsidDel="00455348">
                <w:rPr>
                  <w:rFonts w:ascii="Times New Roman" w:hAnsi="Times New Roman" w:cs="Times New Roman"/>
                  <w:color w:val="auto"/>
                  <w:sz w:val="18"/>
                  <w:szCs w:val="18"/>
                  <w:shd w:val="clear" w:color="auto" w:fill="FFFFFF"/>
                </w:rPr>
                <w:br/>
              </w:r>
              <w:r w:rsidR="00C65197" w:rsidRPr="002B446D" w:rsidDel="00455348">
                <w:rPr>
                  <w:rFonts w:ascii="Times New Roman" w:hAnsi="Times New Roman" w:cs="Times New Roman"/>
                  <w:color w:val="0000FF"/>
                  <w:sz w:val="18"/>
                  <w:szCs w:val="18"/>
                  <w:shd w:val="clear" w:color="auto" w:fill="FFFFFF"/>
                </w:rPr>
                <w:delText>Sieve plate: HC-22</w:delText>
              </w:r>
            </w:del>
          </w:p>
          <w:p w14:paraId="5A181DCC" w14:textId="74CA6AD3" w:rsidR="00C65197" w:rsidRPr="00C65197" w:rsidDel="00455348" w:rsidRDefault="00C65197">
            <w:pPr>
              <w:jc w:val="center"/>
              <w:rPr>
                <w:del w:id="9790" w:author="Xuning Wei12232" w:date="2026-07-27T20:26:00Z"/>
                <w:rFonts w:ascii="Times New Roman" w:hAnsi="Times New Roman" w:cs="Times New Roman"/>
                <w:color w:val="0000FF"/>
                <w:sz w:val="18"/>
                <w:szCs w:val="18"/>
                <w:shd w:val="clear" w:color="auto" w:fill="FFFFFF"/>
              </w:rPr>
              <w:pPrChange w:id="9791" w:author="Xuning Wei12232" w:date="2026-06-06T13:29:00Z">
                <w:pPr>
                  <w:jc w:val="both"/>
                </w:pPr>
              </w:pPrChange>
            </w:pPr>
            <w:del w:id="9792" w:author="Xuning Wei12232" w:date="2026-07-27T20:26:00Z">
              <w:r w:rsidRPr="002B446D" w:rsidDel="00455348">
                <w:rPr>
                  <w:rFonts w:ascii="Times New Roman" w:hAnsi="Times New Roman" w:cs="Times New Roman"/>
                  <w:color w:val="0000FF"/>
                  <w:sz w:val="18"/>
                  <w:szCs w:val="18"/>
                  <w:shd w:val="clear" w:color="auto" w:fill="FFFFFF"/>
                </w:rPr>
                <w:delText xml:space="preserve">Nitrogen distribution piping: </w:delText>
              </w:r>
              <w:r w:rsidR="006F51C6" w:rsidDel="00455348">
                <w:rPr>
                  <w:rFonts w:ascii="Times New Roman" w:hAnsi="Times New Roman" w:cs="Times New Roman"/>
                  <w:color w:val="0000FF"/>
                  <w:sz w:val="18"/>
                  <w:szCs w:val="18"/>
                  <w:shd w:val="clear" w:color="auto" w:fill="FFFFFF"/>
                </w:rPr>
                <w:delText>C-276</w:delText>
              </w:r>
            </w:del>
          </w:p>
          <w:p w14:paraId="6D1E8621" w14:textId="14712966" w:rsidR="00992711" w:rsidRPr="00032BAE" w:rsidDel="00455348" w:rsidRDefault="00992711">
            <w:pPr>
              <w:jc w:val="center"/>
              <w:rPr>
                <w:del w:id="9793" w:author="Xuning Wei12232" w:date="2026-07-27T20:26:00Z"/>
                <w:rFonts w:ascii="Times New Roman" w:hAnsi="Times New Roman" w:cs="Times New Roman"/>
                <w:color w:val="auto"/>
                <w:sz w:val="18"/>
                <w:szCs w:val="18"/>
                <w:shd w:val="clear" w:color="auto" w:fill="FFFFFF"/>
              </w:rPr>
              <w:pPrChange w:id="9794" w:author="Xuning Wei12232" w:date="2026-06-06T13:29:00Z">
                <w:pPr>
                  <w:jc w:val="both"/>
                </w:pPr>
              </w:pPrChange>
            </w:pPr>
            <w:del w:id="9795" w:author="Xuning Wei12232" w:date="2026-07-27T20:26:00Z">
              <w:r w:rsidRPr="00032BAE" w:rsidDel="00455348">
                <w:rPr>
                  <w:rFonts w:ascii="Times New Roman" w:hAnsi="Times New Roman" w:cs="Times New Roman"/>
                  <w:color w:val="auto"/>
                  <w:sz w:val="18"/>
                  <w:szCs w:val="18"/>
                  <w:shd w:val="clear" w:color="auto" w:fill="FFFFFF"/>
                </w:rPr>
                <w:delText>Sampling pipeline: SS</w:delText>
              </w:r>
            </w:del>
          </w:p>
          <w:p w14:paraId="7CB3CD11" w14:textId="544DF490" w:rsidR="00992711" w:rsidRPr="00032BAE" w:rsidDel="00455348" w:rsidRDefault="00992711">
            <w:pPr>
              <w:jc w:val="center"/>
              <w:rPr>
                <w:del w:id="9796" w:author="Xuning Wei12232" w:date="2026-07-27T20:26:00Z"/>
                <w:rFonts w:ascii="Times New Roman" w:hAnsi="Times New Roman" w:cs="Times New Roman"/>
                <w:color w:val="auto"/>
                <w:sz w:val="18"/>
                <w:szCs w:val="18"/>
                <w:shd w:val="clear" w:color="auto" w:fill="FFFFFF"/>
              </w:rPr>
              <w:pPrChange w:id="9797" w:author="Xuning Wei12232" w:date="2026-06-06T13:29:00Z">
                <w:pPr>
                  <w:jc w:val="both"/>
                </w:pPr>
              </w:pPrChange>
            </w:pPr>
            <w:del w:id="9798" w:author="Xuning Wei12232" w:date="2026-07-27T20:26:00Z">
              <w:r w:rsidRPr="00032BAE" w:rsidDel="00455348">
                <w:rPr>
                  <w:rFonts w:ascii="Times New Roman" w:hAnsi="Times New Roman" w:cs="Times New Roman"/>
                  <w:color w:val="auto"/>
                  <w:sz w:val="18"/>
                  <w:szCs w:val="18"/>
                  <w:shd w:val="clear" w:color="auto" w:fill="FFFFFF"/>
                </w:rPr>
                <w:delText>Sealing ring: PTFE</w:delText>
              </w:r>
            </w:del>
          </w:p>
        </w:tc>
        <w:tc>
          <w:tcPr>
            <w:tcW w:w="683" w:type="pct"/>
            <w:vMerge w:val="restart"/>
            <w:shd w:val="clear" w:color="auto" w:fill="FFFFFF" w:themeFill="background1"/>
            <w:vAlign w:val="center"/>
          </w:tcPr>
          <w:p w14:paraId="18CF03CF" w14:textId="4DAC0F3B" w:rsidR="00992711" w:rsidRPr="00032BAE" w:rsidDel="00455348" w:rsidRDefault="00992711">
            <w:pPr>
              <w:jc w:val="center"/>
              <w:rPr>
                <w:del w:id="9799" w:author="Xuning Wei12232" w:date="2026-07-27T20:26:00Z"/>
                <w:rFonts w:ascii="Times New Roman" w:eastAsia="仿宋_GB2312" w:hAnsi="Times New Roman" w:cs="Times New Roman"/>
                <w:color w:val="auto"/>
                <w:sz w:val="18"/>
                <w:szCs w:val="18"/>
              </w:rPr>
              <w:pPrChange w:id="9800" w:author="Xuning Wei12232" w:date="2026-06-06T13:29:00Z">
                <w:pPr>
                  <w:jc w:val="both"/>
                </w:pPr>
              </w:pPrChange>
            </w:pPr>
            <w:del w:id="9801" w:author="Xuning Wei12232" w:date="2026-07-27T20:26:00Z">
              <w:r w:rsidRPr="00032BAE" w:rsidDel="00455348">
                <w:rPr>
                  <w:rFonts w:ascii="Times New Roman" w:eastAsia="仿宋_GB2312" w:hAnsi="Times New Roman" w:cs="Times New Roman"/>
                  <w:color w:val="auto"/>
                  <w:sz w:val="18"/>
                  <w:szCs w:val="18"/>
                </w:rPr>
                <w:delText>No</w:delText>
              </w:r>
            </w:del>
          </w:p>
        </w:tc>
        <w:tc>
          <w:tcPr>
            <w:tcW w:w="384" w:type="pct"/>
            <w:vMerge w:val="restart"/>
            <w:shd w:val="clear" w:color="auto" w:fill="FFFFFF" w:themeFill="background1"/>
            <w:vAlign w:val="center"/>
          </w:tcPr>
          <w:p w14:paraId="58D1CEC6" w14:textId="5CD118E2" w:rsidR="00992711" w:rsidRPr="00032BAE" w:rsidDel="00455348" w:rsidRDefault="00992711">
            <w:pPr>
              <w:jc w:val="center"/>
              <w:rPr>
                <w:del w:id="9802" w:author="Xuning Wei12232" w:date="2026-07-27T20:26:00Z"/>
                <w:rFonts w:ascii="Times New Roman" w:eastAsia="仿宋_GB2312" w:hAnsi="Times New Roman" w:cs="Times New Roman"/>
                <w:color w:val="auto"/>
                <w:sz w:val="18"/>
                <w:szCs w:val="18"/>
              </w:rPr>
              <w:pPrChange w:id="9803" w:author="Xuning Wei12232" w:date="2026-06-06T13:29:00Z">
                <w:pPr>
                  <w:jc w:val="both"/>
                </w:pPr>
              </w:pPrChange>
            </w:pPr>
            <w:del w:id="9804" w:author="Xuning Wei12232" w:date="2026-07-27T20:26:00Z">
              <w:r w:rsidRPr="00032BAE" w:rsidDel="00455348">
                <w:rPr>
                  <w:rFonts w:ascii="Times New Roman" w:eastAsia="仿宋_GB2312" w:hAnsi="Times New Roman" w:cs="Times New Roman"/>
                  <w:color w:val="auto"/>
                  <w:sz w:val="18"/>
                  <w:szCs w:val="18"/>
                </w:rPr>
                <w:delText>No</w:delText>
              </w:r>
            </w:del>
          </w:p>
        </w:tc>
        <w:tc>
          <w:tcPr>
            <w:tcW w:w="484" w:type="pct"/>
            <w:vAlign w:val="center"/>
          </w:tcPr>
          <w:p w14:paraId="03F67313" w14:textId="0F2AF975" w:rsidR="00992711" w:rsidRPr="00032BAE" w:rsidDel="00455348" w:rsidRDefault="000B6761">
            <w:pPr>
              <w:jc w:val="center"/>
              <w:rPr>
                <w:del w:id="9805" w:author="Xuning Wei12232" w:date="2026-07-27T20:26:00Z"/>
                <w:rFonts w:ascii="Times New Roman" w:eastAsia="仿宋_GB2312" w:hAnsi="Times New Roman" w:cs="Times New Roman"/>
                <w:color w:val="auto"/>
                <w:sz w:val="18"/>
                <w:szCs w:val="18"/>
              </w:rPr>
              <w:pPrChange w:id="9806" w:author="Xuning Wei12232" w:date="2026-06-06T13:29:00Z">
                <w:pPr>
                  <w:jc w:val="both"/>
                </w:pPr>
              </w:pPrChange>
            </w:pPr>
            <w:customXmlDelRangeStart w:id="9807" w:author="Xuning Wei12232" w:date="2026-07-27T20:26:00Z"/>
            <w:sdt>
              <w:sdtPr>
                <w:rPr>
                  <w:rFonts w:ascii="Times New Roman" w:hAnsi="Times New Roman" w:cs="Times New Roman"/>
                  <w:color w:val="auto"/>
                  <w:sz w:val="18"/>
                  <w:szCs w:val="18"/>
                </w:rPr>
                <w:id w:val="-1247961206"/>
                <w14:checkbox>
                  <w14:checked w14:val="1"/>
                  <w14:checkedState w14:val="2612" w14:font="MS Gothic"/>
                  <w14:uncheckedState w14:val="2610" w14:font="MS Gothic"/>
                </w14:checkbox>
              </w:sdtPr>
              <w:sdtEndPr/>
              <w:sdtContent>
                <w:customXmlDelRangeEnd w:id="9807"/>
                <w:del w:id="9808" w:author="Xuning Wei12232" w:date="2026-07-27T20:26:00Z">
                  <w:r w:rsidR="00992711" w:rsidRPr="00032BAE" w:rsidDel="00455348">
                    <w:rPr>
                      <w:rFonts w:ascii="Segoe UI Symbol" w:eastAsia="MS Gothic" w:hAnsi="Segoe UI Symbol" w:cs="Segoe UI Symbol"/>
                      <w:color w:val="auto"/>
                      <w:sz w:val="18"/>
                      <w:szCs w:val="18"/>
                    </w:rPr>
                    <w:delText>☒</w:delText>
                  </w:r>
                </w:del>
                <w:customXmlDelRangeStart w:id="9809" w:author="Xuning Wei12232" w:date="2026-07-27T20:26:00Z"/>
              </w:sdtContent>
            </w:sdt>
            <w:customXmlDelRangeEnd w:id="9809"/>
            <w:del w:id="9810" w:author="Xuning Wei12232" w:date="2026-07-27T20:26:00Z">
              <w:r w:rsidR="00992711" w:rsidRPr="00032BAE" w:rsidDel="00455348">
                <w:rPr>
                  <w:rFonts w:ascii="Times New Roman" w:hAnsi="Times New Roman" w:cs="Times New Roman"/>
                  <w:color w:val="auto"/>
                  <w:sz w:val="18"/>
                  <w:szCs w:val="18"/>
                </w:rPr>
                <w:delText>Yes</w:delText>
              </w:r>
            </w:del>
          </w:p>
        </w:tc>
        <w:tc>
          <w:tcPr>
            <w:tcW w:w="632" w:type="pct"/>
            <w:vAlign w:val="center"/>
          </w:tcPr>
          <w:p w14:paraId="20A95E05" w14:textId="041CB4E5" w:rsidR="00992711" w:rsidRPr="00032BAE" w:rsidDel="00455348" w:rsidRDefault="000B6761">
            <w:pPr>
              <w:jc w:val="center"/>
              <w:rPr>
                <w:del w:id="9811" w:author="Xuning Wei12232" w:date="2026-07-27T20:26:00Z"/>
                <w:rFonts w:ascii="Times New Roman" w:eastAsia="仿宋_GB2312" w:hAnsi="Times New Roman" w:cs="Times New Roman"/>
                <w:color w:val="auto"/>
                <w:sz w:val="18"/>
                <w:szCs w:val="18"/>
              </w:rPr>
              <w:pPrChange w:id="9812" w:author="Xuning Wei12232" w:date="2026-06-06T13:29:00Z">
                <w:pPr>
                  <w:jc w:val="both"/>
                </w:pPr>
              </w:pPrChange>
            </w:pPr>
            <w:customXmlDelRangeStart w:id="9813" w:author="Xuning Wei12232" w:date="2026-07-27T20:26:00Z"/>
            <w:sdt>
              <w:sdtPr>
                <w:rPr>
                  <w:rFonts w:ascii="Times New Roman" w:hAnsi="Times New Roman" w:cs="Times New Roman"/>
                  <w:color w:val="auto"/>
                  <w:sz w:val="18"/>
                  <w:szCs w:val="18"/>
                </w:rPr>
                <w:id w:val="429399726"/>
                <w14:checkbox>
                  <w14:checked w14:val="0"/>
                  <w14:checkedState w14:val="2612" w14:font="MS Gothic"/>
                  <w14:uncheckedState w14:val="2610" w14:font="MS Gothic"/>
                </w14:checkbox>
              </w:sdtPr>
              <w:sdtEndPr/>
              <w:sdtContent>
                <w:customXmlDelRangeEnd w:id="9813"/>
                <w:del w:id="9814" w:author="Xuning Wei12232" w:date="2026-07-27T20:26:00Z">
                  <w:r w:rsidR="00992711" w:rsidRPr="00032BAE" w:rsidDel="00455348">
                    <w:rPr>
                      <w:rFonts w:ascii="Segoe UI Symbol" w:hAnsi="Segoe UI Symbol" w:cs="Segoe UI Symbol"/>
                      <w:color w:val="auto"/>
                      <w:sz w:val="18"/>
                      <w:szCs w:val="18"/>
                    </w:rPr>
                    <w:delText>☐</w:delText>
                  </w:r>
                </w:del>
                <w:customXmlDelRangeStart w:id="9815" w:author="Xuning Wei12232" w:date="2026-07-27T20:26:00Z"/>
              </w:sdtContent>
            </w:sdt>
            <w:customXmlDelRangeEnd w:id="9815"/>
            <w:del w:id="9816" w:author="Xuning Wei12232" w:date="2026-07-27T20:26:00Z">
              <w:r w:rsidR="00992711" w:rsidRPr="00032BAE" w:rsidDel="00455348">
                <w:rPr>
                  <w:rFonts w:ascii="Times New Roman" w:hAnsi="Times New Roman" w:cs="Times New Roman"/>
                  <w:color w:val="auto"/>
                  <w:sz w:val="18"/>
                  <w:szCs w:val="18"/>
                </w:rPr>
                <w:delText xml:space="preserve"> No</w:delText>
              </w:r>
            </w:del>
          </w:p>
        </w:tc>
        <w:tc>
          <w:tcPr>
            <w:tcW w:w="429" w:type="pct"/>
            <w:vAlign w:val="center"/>
          </w:tcPr>
          <w:p w14:paraId="53311A1D" w14:textId="2CCA4E67" w:rsidR="00992711" w:rsidRPr="00032BAE" w:rsidDel="00455348" w:rsidRDefault="000B6761">
            <w:pPr>
              <w:jc w:val="center"/>
              <w:rPr>
                <w:del w:id="9817" w:author="Xuning Wei12232" w:date="2026-07-27T20:26:00Z"/>
                <w:rFonts w:ascii="Times New Roman" w:eastAsia="仿宋_GB2312" w:hAnsi="Times New Roman" w:cs="Times New Roman"/>
                <w:color w:val="auto"/>
                <w:kern w:val="0"/>
                <w:sz w:val="18"/>
                <w:szCs w:val="18"/>
                <w:u w:val="single"/>
                <w:lang w:eastAsia="zh-CN"/>
              </w:rPr>
              <w:pPrChange w:id="9818" w:author="Xuning Wei12232" w:date="2026-06-06T13:29:00Z">
                <w:pPr>
                  <w:jc w:val="both"/>
                </w:pPr>
              </w:pPrChange>
            </w:pPr>
            <w:customXmlDelRangeStart w:id="9819" w:author="Xuning Wei12232" w:date="2026-07-27T20:26:00Z"/>
            <w:sdt>
              <w:sdtPr>
                <w:rPr>
                  <w:rFonts w:ascii="Times New Roman" w:eastAsia="仿宋_GB2312" w:hAnsi="Times New Roman" w:cs="Times New Roman"/>
                  <w:b/>
                  <w:color w:val="auto"/>
                  <w:sz w:val="18"/>
                  <w:szCs w:val="18"/>
                </w:rPr>
                <w:id w:val="-1941910887"/>
                <w14:checkbox>
                  <w14:checked w14:val="0"/>
                  <w14:checkedState w14:val="2612" w14:font="MS Gothic"/>
                  <w14:uncheckedState w14:val="2610" w14:font="MS Gothic"/>
                </w14:checkbox>
              </w:sdtPr>
              <w:sdtEndPr/>
              <w:sdtContent>
                <w:customXmlDelRangeEnd w:id="9819"/>
                <w:del w:id="9820" w:author="Xuning Wei12232" w:date="2026-07-27T20:26:00Z">
                  <w:r w:rsidR="00992711" w:rsidRPr="00032BAE" w:rsidDel="00455348">
                    <w:rPr>
                      <w:rFonts w:ascii="Segoe UI Symbol" w:eastAsia="MS Gothic" w:hAnsi="Segoe UI Symbol" w:cs="Segoe UI Symbol"/>
                      <w:b/>
                      <w:color w:val="auto"/>
                      <w:sz w:val="18"/>
                      <w:szCs w:val="18"/>
                    </w:rPr>
                    <w:delText>☐</w:delText>
                  </w:r>
                </w:del>
                <w:customXmlDelRangeStart w:id="9821" w:author="Xuning Wei12232" w:date="2026-07-27T20:26:00Z"/>
              </w:sdtContent>
            </w:sdt>
            <w:customXmlDelRangeEnd w:id="9821"/>
            <w:del w:id="9822" w:author="Xuning Wei12232" w:date="2026-07-27T20:26:00Z">
              <w:r w:rsidR="00992711" w:rsidRPr="00032BAE" w:rsidDel="00455348">
                <w:rPr>
                  <w:rFonts w:ascii="Times New Roman" w:eastAsia="仿宋_GB2312" w:hAnsi="Times New Roman" w:cs="Times New Roman"/>
                  <w:color w:val="auto"/>
                  <w:kern w:val="0"/>
                  <w:sz w:val="18"/>
                  <w:szCs w:val="18"/>
                </w:rPr>
                <w:delText xml:space="preserve"> </w:delText>
              </w:r>
              <w:r w:rsidR="00992711" w:rsidRPr="00032BAE" w:rsidDel="00455348">
                <w:rPr>
                  <w:rFonts w:ascii="Times New Roman" w:eastAsia="仿宋_GB2312" w:hAnsi="Times New Roman" w:cs="Times New Roman"/>
                  <w:color w:val="auto"/>
                  <w:kern w:val="0"/>
                  <w:sz w:val="18"/>
                  <w:szCs w:val="18"/>
                  <w:lang w:eastAsia="zh-CN"/>
                </w:rPr>
                <w:delText>Asymchem R&amp;D Lab:</w:delText>
              </w:r>
              <w:r w:rsidR="00992711" w:rsidRPr="00032BAE" w:rsidDel="00455348">
                <w:rPr>
                  <w:rFonts w:ascii="Times New Roman" w:eastAsia="仿宋_GB2312" w:hAnsi="Times New Roman" w:cs="Times New Roman"/>
                  <w:color w:val="auto"/>
                  <w:kern w:val="0"/>
                  <w:sz w:val="18"/>
                  <w:szCs w:val="18"/>
                  <w:u w:val="single"/>
                  <w:lang w:eastAsia="zh-CN"/>
                </w:rPr>
                <w:delText xml:space="preserve"> N/A</w:delText>
              </w:r>
            </w:del>
          </w:p>
          <w:p w14:paraId="1DC3A86C" w14:textId="767D44D1" w:rsidR="00992711" w:rsidRPr="00032BAE" w:rsidDel="00455348" w:rsidRDefault="000B6761">
            <w:pPr>
              <w:jc w:val="center"/>
              <w:rPr>
                <w:del w:id="9823" w:author="Xuning Wei12232" w:date="2026-07-27T20:26:00Z"/>
                <w:rFonts w:ascii="Times New Roman" w:eastAsia="仿宋_GB2312" w:hAnsi="Times New Roman" w:cs="Times New Roman"/>
                <w:color w:val="auto"/>
                <w:kern w:val="0"/>
                <w:sz w:val="18"/>
                <w:szCs w:val="18"/>
                <w:u w:val="single"/>
                <w:lang w:eastAsia="zh-CN"/>
              </w:rPr>
              <w:pPrChange w:id="9824" w:author="Xuning Wei12232" w:date="2026-06-06T13:29:00Z">
                <w:pPr>
                  <w:jc w:val="both"/>
                </w:pPr>
              </w:pPrChange>
            </w:pPr>
            <w:customXmlDelRangeStart w:id="9825" w:author="Xuning Wei12232" w:date="2026-07-27T20:26:00Z"/>
            <w:sdt>
              <w:sdtPr>
                <w:rPr>
                  <w:rFonts w:ascii="Times New Roman" w:eastAsia="仿宋_GB2312" w:hAnsi="Times New Roman" w:cs="Times New Roman"/>
                  <w:b/>
                  <w:color w:val="auto"/>
                  <w:sz w:val="18"/>
                  <w:szCs w:val="18"/>
                </w:rPr>
                <w:id w:val="-1365045136"/>
                <w14:checkbox>
                  <w14:checked w14:val="1"/>
                  <w14:checkedState w14:val="2612" w14:font="MS Gothic"/>
                  <w14:uncheckedState w14:val="2610" w14:font="MS Gothic"/>
                </w14:checkbox>
              </w:sdtPr>
              <w:sdtEndPr/>
              <w:sdtContent>
                <w:customXmlDelRangeEnd w:id="9825"/>
                <w:del w:id="9826" w:author="Xuning Wei12232" w:date="2026-07-27T20:26:00Z">
                  <w:r w:rsidR="00992711" w:rsidRPr="00032BAE" w:rsidDel="00455348">
                    <w:rPr>
                      <w:rFonts w:ascii="Segoe UI Symbol" w:eastAsia="MS Gothic" w:hAnsi="Segoe UI Symbol" w:cs="Segoe UI Symbol"/>
                      <w:b/>
                      <w:color w:val="auto"/>
                      <w:sz w:val="18"/>
                      <w:szCs w:val="18"/>
                    </w:rPr>
                    <w:delText>☒</w:delText>
                  </w:r>
                </w:del>
                <w:customXmlDelRangeStart w:id="9827" w:author="Xuning Wei12232" w:date="2026-07-27T20:26:00Z"/>
              </w:sdtContent>
            </w:sdt>
            <w:customXmlDelRangeEnd w:id="9827"/>
            <w:del w:id="9828" w:author="Xuning Wei12232" w:date="2026-07-27T20:26:00Z">
              <w:r w:rsidR="00992711" w:rsidRPr="00032BAE" w:rsidDel="00455348">
                <w:rPr>
                  <w:rFonts w:ascii="Times New Roman" w:eastAsia="仿宋_GB2312" w:hAnsi="Times New Roman" w:cs="Times New Roman"/>
                  <w:color w:val="auto"/>
                  <w:kern w:val="0"/>
                  <w:sz w:val="18"/>
                  <w:szCs w:val="18"/>
                </w:rPr>
                <w:delText xml:space="preserve"> </w:delText>
              </w:r>
              <w:r w:rsidR="00992711" w:rsidRPr="00032BAE" w:rsidDel="00455348">
                <w:rPr>
                  <w:rFonts w:ascii="Times New Roman" w:eastAsia="仿宋_GB2312" w:hAnsi="Times New Roman" w:cs="Times New Roman"/>
                  <w:color w:val="auto"/>
                  <w:kern w:val="0"/>
                  <w:sz w:val="18"/>
                  <w:szCs w:val="18"/>
                  <w:lang w:eastAsia="zh-CN"/>
                </w:rPr>
                <w:delText>Asymchem Production data, Lot Number:</w:delText>
              </w:r>
              <w:r w:rsidR="00992711" w:rsidRPr="00032BAE" w:rsidDel="00455348">
                <w:rPr>
                  <w:rFonts w:ascii="Times New Roman" w:eastAsia="仿宋_GB2312" w:hAnsi="Times New Roman" w:cs="Times New Roman"/>
                  <w:color w:val="auto"/>
                  <w:kern w:val="0"/>
                  <w:sz w:val="18"/>
                  <w:szCs w:val="18"/>
                  <w:u w:val="single"/>
                  <w:lang w:eastAsia="zh-CN"/>
                </w:rPr>
                <w:delText xml:space="preserve">   </w:delText>
              </w:r>
            </w:del>
            <w:del w:id="9829" w:author="Xuning Wei12232" w:date="2026-07-27T17:56:00Z">
              <w:r w:rsidR="00992711" w:rsidRPr="00032BAE" w:rsidDel="00F338FC">
                <w:rPr>
                  <w:rFonts w:ascii="Times New Roman" w:eastAsia="仿宋_GB2312" w:hAnsi="Times New Roman" w:cs="Times New Roman"/>
                  <w:color w:val="auto"/>
                  <w:kern w:val="0"/>
                  <w:sz w:val="18"/>
                  <w:szCs w:val="18"/>
                  <w:u w:val="single"/>
                  <w:lang w:eastAsia="zh-CN"/>
                </w:rPr>
                <w:delText>CPo140020-02-01-02</w:delText>
              </w:r>
            </w:del>
          </w:p>
          <w:p w14:paraId="7621018F" w14:textId="0C1A1EC8" w:rsidR="00992711" w:rsidRPr="00032BAE" w:rsidDel="00455348" w:rsidRDefault="000B6761">
            <w:pPr>
              <w:jc w:val="center"/>
              <w:rPr>
                <w:del w:id="9830" w:author="Xuning Wei12232" w:date="2026-07-27T20:26:00Z"/>
                <w:rFonts w:ascii="Times New Roman" w:eastAsia="仿宋_GB2312" w:hAnsi="Times New Roman" w:cs="Times New Roman"/>
                <w:color w:val="auto"/>
                <w:kern w:val="0"/>
                <w:sz w:val="18"/>
                <w:szCs w:val="18"/>
                <w:lang w:eastAsia="zh-CN"/>
              </w:rPr>
              <w:pPrChange w:id="9831" w:author="Xuning Wei12232" w:date="2026-06-06T13:29:00Z">
                <w:pPr>
                  <w:jc w:val="both"/>
                </w:pPr>
              </w:pPrChange>
            </w:pPr>
            <w:customXmlDelRangeStart w:id="9832" w:author="Xuning Wei12232" w:date="2026-07-27T20:26:00Z"/>
            <w:sdt>
              <w:sdtPr>
                <w:rPr>
                  <w:rFonts w:ascii="Times New Roman" w:eastAsia="仿宋_GB2312" w:hAnsi="Times New Roman" w:cs="Times New Roman"/>
                  <w:b/>
                  <w:color w:val="auto"/>
                  <w:sz w:val="18"/>
                  <w:szCs w:val="18"/>
                </w:rPr>
                <w:id w:val="-400300626"/>
                <w14:checkbox>
                  <w14:checked w14:val="0"/>
                  <w14:checkedState w14:val="2612" w14:font="MS Gothic"/>
                  <w14:uncheckedState w14:val="2610" w14:font="MS Gothic"/>
                </w14:checkbox>
              </w:sdtPr>
              <w:sdtEndPr/>
              <w:sdtContent>
                <w:customXmlDelRangeEnd w:id="9832"/>
                <w:del w:id="9833" w:author="Xuning Wei12232" w:date="2026-07-27T20:26:00Z">
                  <w:r w:rsidR="00992711" w:rsidRPr="00032BAE" w:rsidDel="00455348">
                    <w:rPr>
                      <w:rFonts w:ascii="Segoe UI Symbol" w:eastAsia="仿宋_GB2312" w:hAnsi="Segoe UI Symbol" w:cs="Segoe UI Symbol"/>
                      <w:b/>
                      <w:color w:val="auto"/>
                      <w:sz w:val="18"/>
                      <w:szCs w:val="18"/>
                    </w:rPr>
                    <w:delText>☐</w:delText>
                  </w:r>
                </w:del>
                <w:customXmlDelRangeStart w:id="9834" w:author="Xuning Wei12232" w:date="2026-07-27T20:26:00Z"/>
              </w:sdtContent>
            </w:sdt>
            <w:customXmlDelRangeEnd w:id="9834"/>
            <w:del w:id="9835" w:author="Xuning Wei12232" w:date="2026-07-27T20:26:00Z">
              <w:r w:rsidR="00992711" w:rsidRPr="00032BAE" w:rsidDel="00455348">
                <w:rPr>
                  <w:rFonts w:ascii="Times New Roman" w:eastAsia="仿宋_GB2312" w:hAnsi="Times New Roman" w:cs="Times New Roman"/>
                  <w:color w:val="auto"/>
                  <w:kern w:val="0"/>
                  <w:sz w:val="18"/>
                  <w:szCs w:val="18"/>
                </w:rPr>
                <w:delText xml:space="preserve"> </w:delText>
              </w:r>
              <w:r w:rsidR="00992711" w:rsidRPr="00032BAE" w:rsidDel="00455348">
                <w:rPr>
                  <w:rFonts w:ascii="Times New Roman" w:eastAsia="仿宋_GB2312" w:hAnsi="Times New Roman" w:cs="Times New Roman"/>
                  <w:color w:val="auto"/>
                  <w:kern w:val="0"/>
                  <w:sz w:val="18"/>
                  <w:szCs w:val="18"/>
                  <w:lang w:eastAsia="zh-CN"/>
                </w:rPr>
                <w:delText>Supplier data:</w:delText>
              </w:r>
              <w:r w:rsidR="00992711" w:rsidRPr="00032BAE" w:rsidDel="00455348">
                <w:rPr>
                  <w:rFonts w:ascii="Times New Roman" w:eastAsia="仿宋_GB2312" w:hAnsi="Times New Roman" w:cs="Times New Roman"/>
                  <w:color w:val="auto"/>
                  <w:kern w:val="0"/>
                  <w:sz w:val="18"/>
                  <w:szCs w:val="18"/>
                  <w:u w:val="single"/>
                  <w:lang w:eastAsia="zh-CN"/>
                </w:rPr>
                <w:delText xml:space="preserve"> N/A</w:delText>
              </w:r>
            </w:del>
          </w:p>
          <w:p w14:paraId="6B45D258" w14:textId="0EF1E375" w:rsidR="00992711" w:rsidRPr="00032BAE" w:rsidDel="00455348" w:rsidRDefault="000B6761">
            <w:pPr>
              <w:jc w:val="center"/>
              <w:rPr>
                <w:del w:id="9836" w:author="Xuning Wei12232" w:date="2026-07-27T20:26:00Z"/>
                <w:rFonts w:ascii="Times New Roman" w:eastAsia="仿宋_GB2312" w:hAnsi="Times New Roman" w:cs="Times New Roman"/>
                <w:color w:val="auto"/>
                <w:kern w:val="0"/>
                <w:sz w:val="18"/>
                <w:szCs w:val="18"/>
                <w:u w:val="single"/>
                <w:lang w:eastAsia="zh-CN"/>
              </w:rPr>
              <w:pPrChange w:id="9837" w:author="Xuning Wei12232" w:date="2026-06-06T13:29:00Z">
                <w:pPr>
                  <w:jc w:val="both"/>
                </w:pPr>
              </w:pPrChange>
            </w:pPr>
            <w:customXmlDelRangeStart w:id="9838" w:author="Xuning Wei12232" w:date="2026-07-27T20:26:00Z"/>
            <w:sdt>
              <w:sdtPr>
                <w:rPr>
                  <w:rFonts w:ascii="Times New Roman" w:eastAsia="仿宋_GB2312" w:hAnsi="Times New Roman" w:cs="Times New Roman"/>
                  <w:b/>
                  <w:color w:val="auto"/>
                  <w:sz w:val="18"/>
                  <w:szCs w:val="18"/>
                </w:rPr>
                <w:id w:val="-1500565666"/>
                <w14:checkbox>
                  <w14:checked w14:val="1"/>
                  <w14:checkedState w14:val="2612" w14:font="MS Gothic"/>
                  <w14:uncheckedState w14:val="2610" w14:font="MS Gothic"/>
                </w14:checkbox>
              </w:sdtPr>
              <w:sdtEndPr/>
              <w:sdtContent>
                <w:customXmlDelRangeEnd w:id="9838"/>
                <w:del w:id="9839" w:author="Xuning Wei12232" w:date="2026-07-27T20:26:00Z">
                  <w:r w:rsidR="00992711" w:rsidRPr="00032BAE" w:rsidDel="00455348">
                    <w:rPr>
                      <w:rFonts w:ascii="Segoe UI Symbol" w:eastAsia="MS Gothic" w:hAnsi="Segoe UI Symbol" w:cs="Segoe UI Symbol"/>
                      <w:b/>
                      <w:color w:val="auto"/>
                      <w:sz w:val="18"/>
                      <w:szCs w:val="18"/>
                    </w:rPr>
                    <w:delText>☒</w:delText>
                  </w:r>
                </w:del>
                <w:customXmlDelRangeStart w:id="9840" w:author="Xuning Wei12232" w:date="2026-07-27T20:26:00Z"/>
              </w:sdtContent>
            </w:sdt>
            <w:customXmlDelRangeEnd w:id="9840"/>
            <w:del w:id="9841" w:author="Xuning Wei12232" w:date="2026-07-27T20:26:00Z">
              <w:r w:rsidR="00992711" w:rsidRPr="00032BAE" w:rsidDel="00455348">
                <w:rPr>
                  <w:rFonts w:ascii="Times New Roman" w:eastAsia="仿宋_GB2312" w:hAnsi="Times New Roman" w:cs="Times New Roman"/>
                  <w:color w:val="auto"/>
                  <w:kern w:val="0"/>
                  <w:sz w:val="18"/>
                  <w:szCs w:val="18"/>
                </w:rPr>
                <w:delText xml:space="preserve"> *</w:delText>
              </w:r>
              <w:r w:rsidR="00992711" w:rsidRPr="00032BAE" w:rsidDel="00455348">
                <w:rPr>
                  <w:rFonts w:ascii="Times New Roman" w:eastAsia="仿宋_GB2312" w:hAnsi="Times New Roman" w:cs="Times New Roman"/>
                  <w:color w:val="auto"/>
                  <w:sz w:val="18"/>
                  <w:szCs w:val="18"/>
                  <w:lang w:eastAsia="zh-CN"/>
                </w:rPr>
                <w:delText>Handbook &amp; Page:</w:delText>
              </w:r>
              <w:r w:rsidR="00992711" w:rsidRPr="00032BAE" w:rsidDel="00455348">
                <w:rPr>
                  <w:rFonts w:ascii="Times New Roman" w:eastAsia="仿宋_GB2312" w:hAnsi="Times New Roman" w:cs="Times New Roman"/>
                  <w:color w:val="auto"/>
                  <w:sz w:val="18"/>
                  <w:szCs w:val="18"/>
                  <w:u w:val="single"/>
                  <w:lang w:eastAsia="zh-CN"/>
                </w:rPr>
                <w:delText xml:space="preserve"> </w:delText>
              </w:r>
              <w:r w:rsidR="00992711" w:rsidRPr="00032BAE" w:rsidDel="00455348">
                <w:rPr>
                  <w:rFonts w:ascii="Times New Roman" w:eastAsia="仿宋_GB2312" w:hAnsi="Times New Roman" w:cs="Times New Roman"/>
                  <w:color w:val="auto"/>
                  <w:sz w:val="18"/>
                  <w:szCs w:val="18"/>
                  <w:u w:val="single"/>
                </w:rPr>
                <w:delText>QM01020&amp; Page 5/11</w:delText>
              </w:r>
            </w:del>
          </w:p>
          <w:p w14:paraId="1C88AF8C" w14:textId="32E56F9B" w:rsidR="00992711" w:rsidRPr="00032BAE" w:rsidDel="00455348" w:rsidRDefault="000B6761">
            <w:pPr>
              <w:jc w:val="center"/>
              <w:rPr>
                <w:del w:id="9842" w:author="Xuning Wei12232" w:date="2026-07-27T20:26:00Z"/>
                <w:rFonts w:ascii="Times New Roman" w:eastAsia="仿宋_GB2312" w:hAnsi="Times New Roman" w:cs="Times New Roman"/>
                <w:color w:val="auto"/>
                <w:sz w:val="18"/>
                <w:szCs w:val="18"/>
              </w:rPr>
              <w:pPrChange w:id="9843" w:author="Xuning Wei12232" w:date="2026-06-06T13:29:00Z">
                <w:pPr>
                  <w:jc w:val="both"/>
                </w:pPr>
              </w:pPrChange>
            </w:pPr>
            <w:customXmlDelRangeStart w:id="9844" w:author="Xuning Wei12232" w:date="2026-07-27T20:26:00Z"/>
            <w:sdt>
              <w:sdtPr>
                <w:rPr>
                  <w:rFonts w:ascii="Times New Roman" w:eastAsia="仿宋_GB2312" w:hAnsi="Times New Roman" w:cs="Times New Roman"/>
                  <w:color w:val="auto"/>
                  <w:sz w:val="18"/>
                  <w:szCs w:val="18"/>
                </w:rPr>
                <w:id w:val="-1977054645"/>
                <w14:checkbox>
                  <w14:checked w14:val="1"/>
                  <w14:checkedState w14:val="2612" w14:font="MS Gothic"/>
                  <w14:uncheckedState w14:val="2610" w14:font="MS Gothic"/>
                </w14:checkbox>
              </w:sdtPr>
              <w:sdtEndPr/>
              <w:sdtContent>
                <w:customXmlDelRangeEnd w:id="9844"/>
                <w:del w:id="9845" w:author="Xuning Wei12232" w:date="2026-07-27T20:26:00Z">
                  <w:r w:rsidR="00992711" w:rsidRPr="00032BAE" w:rsidDel="00455348">
                    <w:rPr>
                      <w:rFonts w:ascii="Segoe UI Symbol" w:eastAsia="MS Gothic" w:hAnsi="Segoe UI Symbol" w:cs="Segoe UI Symbol"/>
                      <w:color w:val="auto"/>
                      <w:sz w:val="18"/>
                      <w:szCs w:val="18"/>
                    </w:rPr>
                    <w:delText>☒</w:delText>
                  </w:r>
                </w:del>
                <w:customXmlDelRangeStart w:id="9846" w:author="Xuning Wei12232" w:date="2026-07-27T20:26:00Z"/>
              </w:sdtContent>
            </w:sdt>
            <w:customXmlDelRangeEnd w:id="9846"/>
            <w:del w:id="9847" w:author="Xuning Wei12232" w:date="2026-07-27T20:26:00Z">
              <w:r w:rsidR="00992711" w:rsidRPr="00032BAE" w:rsidDel="00455348">
                <w:rPr>
                  <w:rFonts w:ascii="Times New Roman" w:eastAsia="仿宋_GB2312" w:hAnsi="Times New Roman" w:cs="Times New Roman"/>
                  <w:color w:val="auto"/>
                  <w:sz w:val="18"/>
                  <w:szCs w:val="18"/>
                </w:rPr>
                <w:delText xml:space="preserve"> Other</w:delText>
              </w:r>
              <w:r w:rsidR="00992711" w:rsidRPr="00032BAE" w:rsidDel="00455348">
                <w:rPr>
                  <w:rFonts w:ascii="Times New Roman" w:eastAsia="仿宋_GB2312" w:hAnsi="Times New Roman" w:cs="Times New Roman"/>
                  <w:color w:val="auto"/>
                  <w:sz w:val="18"/>
                  <w:szCs w:val="18"/>
                  <w:lang w:eastAsia="zh-CN"/>
                </w:rPr>
                <w:delText>:</w:delText>
              </w:r>
              <w:r w:rsidR="00992711" w:rsidRPr="00032BAE" w:rsidDel="00455348">
                <w:rPr>
                  <w:rFonts w:ascii="Times New Roman" w:eastAsia="仿宋_GB2312" w:hAnsi="Times New Roman" w:cs="Times New Roman"/>
                  <w:color w:val="auto"/>
                  <w:kern w:val="0"/>
                  <w:sz w:val="18"/>
                  <w:szCs w:val="18"/>
                  <w:u w:val="single"/>
                  <w:lang w:eastAsia="zh-CN"/>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delText>
              </w:r>
            </w:del>
          </w:p>
        </w:tc>
      </w:tr>
      <w:tr w:rsidR="00032BAE" w:rsidRPr="00032BAE" w:rsidDel="00455348" w14:paraId="0D58813B" w14:textId="0B725701" w:rsidTr="008A22A7">
        <w:trPr>
          <w:trHeight w:val="5509"/>
          <w:del w:id="9848" w:author="Xuning Wei12232" w:date="2026-07-27T20:26:00Z"/>
        </w:trPr>
        <w:tc>
          <w:tcPr>
            <w:tcW w:w="1152" w:type="pct"/>
            <w:vMerge/>
            <w:shd w:val="clear" w:color="auto" w:fill="FFFFFF" w:themeFill="background1"/>
            <w:vAlign w:val="center"/>
          </w:tcPr>
          <w:p w14:paraId="133AE43C" w14:textId="7D200442" w:rsidR="00992711" w:rsidRPr="00032BAE" w:rsidDel="00455348" w:rsidRDefault="00992711" w:rsidP="0030647B">
            <w:pPr>
              <w:jc w:val="both"/>
              <w:rPr>
                <w:del w:id="9849" w:author="Xuning Wei12232" w:date="2026-07-27T20:26:00Z"/>
                <w:rFonts w:ascii="Times New Roman" w:eastAsia="仿宋_GB2312" w:hAnsi="Times New Roman" w:cs="Times New Roman"/>
                <w:color w:val="auto"/>
                <w:sz w:val="18"/>
                <w:szCs w:val="18"/>
                <w:lang w:eastAsia="zh-CN"/>
              </w:rPr>
            </w:pPr>
          </w:p>
        </w:tc>
        <w:tc>
          <w:tcPr>
            <w:tcW w:w="1152" w:type="pct"/>
            <w:vMerge/>
            <w:shd w:val="clear" w:color="auto" w:fill="FFFFFF" w:themeFill="background1"/>
            <w:vAlign w:val="center"/>
          </w:tcPr>
          <w:p w14:paraId="55528C04" w14:textId="50504512" w:rsidR="00992711" w:rsidRPr="00032BAE" w:rsidDel="00455348" w:rsidRDefault="00992711">
            <w:pPr>
              <w:jc w:val="center"/>
              <w:rPr>
                <w:del w:id="9850" w:author="Xuning Wei12232" w:date="2026-07-27T20:26:00Z"/>
                <w:rFonts w:ascii="Times New Roman" w:eastAsia="仿宋_GB2312" w:hAnsi="Times New Roman" w:cs="Times New Roman"/>
                <w:color w:val="auto"/>
                <w:sz w:val="18"/>
                <w:szCs w:val="18"/>
              </w:rPr>
              <w:pPrChange w:id="9851" w:author="Xuning Wei12232" w:date="2026-06-06T13:29:00Z">
                <w:pPr>
                  <w:jc w:val="both"/>
                </w:pPr>
              </w:pPrChange>
            </w:pPr>
          </w:p>
        </w:tc>
        <w:tc>
          <w:tcPr>
            <w:tcW w:w="683" w:type="pct"/>
            <w:vMerge/>
            <w:shd w:val="clear" w:color="auto" w:fill="FFFFFF" w:themeFill="background1"/>
            <w:vAlign w:val="center"/>
          </w:tcPr>
          <w:p w14:paraId="5AD25476" w14:textId="3276AF5D" w:rsidR="00992711" w:rsidRPr="00032BAE" w:rsidDel="00455348" w:rsidRDefault="00992711">
            <w:pPr>
              <w:jc w:val="center"/>
              <w:rPr>
                <w:del w:id="9852" w:author="Xuning Wei12232" w:date="2026-07-27T20:26:00Z"/>
                <w:rFonts w:ascii="Times New Roman" w:hAnsi="Times New Roman" w:cs="Times New Roman"/>
                <w:b/>
                <w:color w:val="auto"/>
                <w:sz w:val="18"/>
                <w:szCs w:val="18"/>
                <w:shd w:val="clear" w:color="auto" w:fill="FFFFFF"/>
              </w:rPr>
              <w:pPrChange w:id="9853" w:author="Xuning Wei12232" w:date="2026-06-06T13:29:00Z">
                <w:pPr>
                  <w:jc w:val="both"/>
                </w:pPr>
              </w:pPrChange>
            </w:pPr>
          </w:p>
        </w:tc>
        <w:tc>
          <w:tcPr>
            <w:tcW w:w="384" w:type="pct"/>
            <w:vMerge/>
            <w:shd w:val="clear" w:color="auto" w:fill="FFFFFF" w:themeFill="background1"/>
            <w:vAlign w:val="center"/>
          </w:tcPr>
          <w:p w14:paraId="51FF18FE" w14:textId="0E3244E0" w:rsidR="00992711" w:rsidRPr="00032BAE" w:rsidDel="00455348" w:rsidRDefault="00992711">
            <w:pPr>
              <w:jc w:val="center"/>
              <w:rPr>
                <w:del w:id="9854" w:author="Xuning Wei12232" w:date="2026-07-27T20:26:00Z"/>
                <w:rFonts w:ascii="Times New Roman" w:eastAsia="仿宋_GB2312" w:hAnsi="Times New Roman" w:cs="Times New Roman"/>
                <w:color w:val="auto"/>
                <w:sz w:val="18"/>
                <w:szCs w:val="18"/>
              </w:rPr>
              <w:pPrChange w:id="9855" w:author="Xuning Wei12232" w:date="2026-06-06T13:29:00Z">
                <w:pPr>
                  <w:jc w:val="both"/>
                </w:pPr>
              </w:pPrChange>
            </w:pPr>
          </w:p>
        </w:tc>
        <w:tc>
          <w:tcPr>
            <w:tcW w:w="484" w:type="pct"/>
            <w:vMerge w:val="restart"/>
            <w:shd w:val="clear" w:color="auto" w:fill="FFFFFF" w:themeFill="background1"/>
            <w:vAlign w:val="center"/>
          </w:tcPr>
          <w:p w14:paraId="426EB837" w14:textId="398900CB" w:rsidR="00992711" w:rsidRPr="00032BAE" w:rsidDel="00455348" w:rsidRDefault="00992711">
            <w:pPr>
              <w:jc w:val="center"/>
              <w:rPr>
                <w:del w:id="9856" w:author="Xuning Wei12232" w:date="2026-07-27T20:26:00Z"/>
                <w:rFonts w:ascii="Times New Roman" w:eastAsia="仿宋_GB2312" w:hAnsi="Times New Roman" w:cs="Times New Roman"/>
                <w:color w:val="auto"/>
                <w:sz w:val="18"/>
                <w:szCs w:val="18"/>
              </w:rPr>
              <w:pPrChange w:id="9857" w:author="Xuning Wei12232" w:date="2026-06-06T13:29:00Z">
                <w:pPr>
                  <w:jc w:val="both"/>
                </w:pPr>
              </w:pPrChange>
            </w:pPr>
          </w:p>
        </w:tc>
        <w:tc>
          <w:tcPr>
            <w:tcW w:w="632" w:type="pct"/>
            <w:vAlign w:val="center"/>
          </w:tcPr>
          <w:p w14:paraId="5E5CF304" w14:textId="0C3E05E9" w:rsidR="00992711" w:rsidRPr="00032BAE" w:rsidDel="00455348" w:rsidRDefault="000B6761">
            <w:pPr>
              <w:jc w:val="center"/>
              <w:rPr>
                <w:del w:id="9858" w:author="Xuning Wei12232" w:date="2026-07-27T20:26:00Z"/>
                <w:rFonts w:ascii="Times New Roman" w:hAnsi="Times New Roman" w:cs="Times New Roman"/>
                <w:color w:val="auto"/>
                <w:sz w:val="18"/>
                <w:szCs w:val="18"/>
              </w:rPr>
              <w:pPrChange w:id="9859" w:author="Xuning Wei12232" w:date="2026-06-06T13:29:00Z">
                <w:pPr>
                  <w:jc w:val="both"/>
                </w:pPr>
              </w:pPrChange>
            </w:pPr>
            <w:customXmlDelRangeStart w:id="9860" w:author="Xuning Wei12232" w:date="2026-07-27T20:26:00Z"/>
            <w:sdt>
              <w:sdtPr>
                <w:rPr>
                  <w:rFonts w:ascii="Times New Roman" w:hAnsi="Times New Roman" w:cs="Times New Roman"/>
                  <w:b/>
                  <w:color w:val="auto"/>
                  <w:sz w:val="18"/>
                  <w:szCs w:val="18"/>
                </w:rPr>
                <w:id w:val="123269797"/>
                <w14:checkbox>
                  <w14:checked w14:val="0"/>
                  <w14:checkedState w14:val="2612" w14:font="MS Gothic"/>
                  <w14:uncheckedState w14:val="2610" w14:font="MS Gothic"/>
                </w14:checkbox>
              </w:sdtPr>
              <w:sdtEndPr/>
              <w:sdtContent>
                <w:customXmlDelRangeEnd w:id="9860"/>
                <w:del w:id="9861" w:author="Xuning Wei12232" w:date="2026-07-27T20:26:00Z">
                  <w:r w:rsidR="00992711" w:rsidRPr="00032BAE" w:rsidDel="00455348">
                    <w:rPr>
                      <w:rFonts w:ascii="Segoe UI Symbol" w:eastAsia="MS Gothic" w:hAnsi="Segoe UI Symbol" w:cs="Segoe UI Symbol"/>
                      <w:b/>
                      <w:color w:val="auto"/>
                      <w:sz w:val="18"/>
                      <w:szCs w:val="18"/>
                    </w:rPr>
                    <w:delText>☐</w:delText>
                  </w:r>
                </w:del>
                <w:customXmlDelRangeStart w:id="9862" w:author="Xuning Wei12232" w:date="2026-07-27T20:26:00Z"/>
              </w:sdtContent>
            </w:sdt>
            <w:customXmlDelRangeEnd w:id="9862"/>
            <w:del w:id="9863" w:author="Xuning Wei12232" w:date="2026-07-27T20:26:00Z">
              <w:r w:rsidR="00992711" w:rsidRPr="00032BAE" w:rsidDel="00455348">
                <w:rPr>
                  <w:rFonts w:ascii="Times New Roman" w:hAnsi="Times New Roman" w:cs="Times New Roman"/>
                  <w:color w:val="auto"/>
                  <w:sz w:val="18"/>
                  <w:szCs w:val="18"/>
                </w:rPr>
                <w:delText xml:space="preserve"> High</w:delText>
              </w:r>
            </w:del>
          </w:p>
          <w:p w14:paraId="2EE3B68C" w14:textId="6AA3A840" w:rsidR="00992711" w:rsidRPr="00032BAE" w:rsidDel="00455348" w:rsidRDefault="000B6761">
            <w:pPr>
              <w:jc w:val="center"/>
              <w:rPr>
                <w:del w:id="9864" w:author="Xuning Wei12232" w:date="2026-07-27T20:26:00Z"/>
                <w:rFonts w:ascii="Times New Roman" w:hAnsi="Times New Roman" w:cs="Times New Roman"/>
                <w:color w:val="auto"/>
                <w:sz w:val="18"/>
                <w:szCs w:val="18"/>
              </w:rPr>
              <w:pPrChange w:id="9865" w:author="Xuning Wei12232" w:date="2026-06-06T13:29:00Z">
                <w:pPr>
                  <w:jc w:val="both"/>
                </w:pPr>
              </w:pPrChange>
            </w:pPr>
            <w:customXmlDelRangeStart w:id="9866" w:author="Xuning Wei12232" w:date="2026-07-27T20:26:00Z"/>
            <w:sdt>
              <w:sdtPr>
                <w:rPr>
                  <w:rFonts w:ascii="Times New Roman" w:hAnsi="Times New Roman" w:cs="Times New Roman"/>
                  <w:b/>
                  <w:color w:val="auto"/>
                  <w:sz w:val="18"/>
                  <w:szCs w:val="18"/>
                </w:rPr>
                <w:id w:val="329806514"/>
                <w14:checkbox>
                  <w14:checked w14:val="0"/>
                  <w14:checkedState w14:val="2612" w14:font="MS Gothic"/>
                  <w14:uncheckedState w14:val="2610" w14:font="MS Gothic"/>
                </w14:checkbox>
              </w:sdtPr>
              <w:sdtEndPr/>
              <w:sdtContent>
                <w:customXmlDelRangeEnd w:id="9866"/>
                <w:del w:id="9867" w:author="Xuning Wei12232" w:date="2026-07-27T20:26:00Z">
                  <w:r w:rsidR="00992711" w:rsidRPr="00032BAE" w:rsidDel="00455348">
                    <w:rPr>
                      <w:rFonts w:ascii="Segoe UI Symbol" w:hAnsi="Segoe UI Symbol" w:cs="Segoe UI Symbol"/>
                      <w:b/>
                      <w:color w:val="auto"/>
                      <w:sz w:val="18"/>
                      <w:szCs w:val="18"/>
                    </w:rPr>
                    <w:delText>☐</w:delText>
                  </w:r>
                </w:del>
                <w:customXmlDelRangeStart w:id="9868" w:author="Xuning Wei12232" w:date="2026-07-27T20:26:00Z"/>
              </w:sdtContent>
            </w:sdt>
            <w:customXmlDelRangeEnd w:id="9868"/>
            <w:del w:id="9869" w:author="Xuning Wei12232" w:date="2026-07-27T20:26:00Z">
              <w:r w:rsidR="00992711" w:rsidRPr="00032BAE" w:rsidDel="00455348">
                <w:rPr>
                  <w:rFonts w:ascii="Times New Roman" w:hAnsi="Times New Roman" w:cs="Times New Roman"/>
                  <w:b/>
                  <w:color w:val="auto"/>
                  <w:sz w:val="18"/>
                  <w:szCs w:val="18"/>
                </w:rPr>
                <w:delText xml:space="preserve"> </w:delText>
              </w:r>
              <w:r w:rsidR="00992711" w:rsidRPr="00032BAE" w:rsidDel="00455348">
                <w:rPr>
                  <w:rFonts w:ascii="Times New Roman" w:hAnsi="Times New Roman" w:cs="Times New Roman"/>
                  <w:color w:val="auto"/>
                  <w:sz w:val="18"/>
                  <w:szCs w:val="18"/>
                </w:rPr>
                <w:delText>Medium</w:delText>
              </w:r>
            </w:del>
          </w:p>
          <w:p w14:paraId="2C9DFE0F" w14:textId="56712D44" w:rsidR="00992711" w:rsidRPr="00032BAE" w:rsidDel="00455348" w:rsidRDefault="000B6761">
            <w:pPr>
              <w:jc w:val="center"/>
              <w:rPr>
                <w:del w:id="9870" w:author="Xuning Wei12232" w:date="2026-07-27T20:26:00Z"/>
                <w:rFonts w:ascii="Times New Roman" w:hAnsi="Times New Roman" w:cs="Times New Roman"/>
                <w:color w:val="auto"/>
                <w:sz w:val="18"/>
                <w:szCs w:val="18"/>
              </w:rPr>
              <w:pPrChange w:id="9871" w:author="Xuning Wei12232" w:date="2026-06-06T13:29:00Z">
                <w:pPr>
                  <w:jc w:val="both"/>
                </w:pPr>
              </w:pPrChange>
            </w:pPr>
            <w:customXmlDelRangeStart w:id="9872" w:author="Xuning Wei12232" w:date="2026-07-27T20:26:00Z"/>
            <w:sdt>
              <w:sdtPr>
                <w:rPr>
                  <w:rFonts w:ascii="Times New Roman" w:hAnsi="Times New Roman" w:cs="Times New Roman"/>
                  <w:b/>
                  <w:color w:val="auto"/>
                  <w:sz w:val="18"/>
                  <w:szCs w:val="18"/>
                </w:rPr>
                <w:id w:val="1897387595"/>
                <w14:checkbox>
                  <w14:checked w14:val="1"/>
                  <w14:checkedState w14:val="2612" w14:font="MS Gothic"/>
                  <w14:uncheckedState w14:val="2610" w14:font="MS Gothic"/>
                </w14:checkbox>
              </w:sdtPr>
              <w:sdtEndPr/>
              <w:sdtContent>
                <w:customXmlDelRangeEnd w:id="9872"/>
                <w:del w:id="9873" w:author="Xuning Wei12232" w:date="2026-07-27T20:26:00Z">
                  <w:r w:rsidR="00992711" w:rsidRPr="00032BAE" w:rsidDel="00455348">
                    <w:rPr>
                      <w:rFonts w:ascii="Segoe UI Symbol" w:hAnsi="Segoe UI Symbol" w:cs="Segoe UI Symbol"/>
                      <w:b/>
                      <w:color w:val="auto"/>
                      <w:sz w:val="18"/>
                      <w:szCs w:val="18"/>
                    </w:rPr>
                    <w:delText>☒</w:delText>
                  </w:r>
                </w:del>
                <w:customXmlDelRangeStart w:id="9874" w:author="Xuning Wei12232" w:date="2026-07-27T20:26:00Z"/>
              </w:sdtContent>
            </w:sdt>
            <w:customXmlDelRangeEnd w:id="9874"/>
            <w:del w:id="9875" w:author="Xuning Wei12232" w:date="2026-07-27T20:26:00Z">
              <w:r w:rsidR="00992711" w:rsidRPr="00032BAE" w:rsidDel="00455348">
                <w:rPr>
                  <w:rFonts w:ascii="Times New Roman" w:hAnsi="Times New Roman" w:cs="Times New Roman"/>
                  <w:color w:val="auto"/>
                  <w:sz w:val="18"/>
                  <w:szCs w:val="18"/>
                </w:rPr>
                <w:delText xml:space="preserve"> Low</w:delText>
              </w:r>
            </w:del>
          </w:p>
        </w:tc>
        <w:tc>
          <w:tcPr>
            <w:tcW w:w="429" w:type="pct"/>
            <w:vAlign w:val="center"/>
          </w:tcPr>
          <w:p w14:paraId="2D48DE31" w14:textId="013DEC2F" w:rsidR="00992711" w:rsidRPr="00032BAE" w:rsidDel="00455348" w:rsidRDefault="00992711">
            <w:pPr>
              <w:jc w:val="center"/>
              <w:rPr>
                <w:del w:id="9876" w:author="Xuning Wei12232" w:date="2026-07-27T20:26:00Z"/>
                <w:rFonts w:ascii="Times New Roman" w:hAnsi="Times New Roman" w:cs="Times New Roman"/>
                <w:color w:val="auto"/>
                <w:sz w:val="18"/>
                <w:szCs w:val="18"/>
              </w:rPr>
              <w:pPrChange w:id="9877" w:author="Xuning Wei12232" w:date="2026-06-06T13:29:00Z">
                <w:pPr>
                  <w:jc w:val="both"/>
                </w:pPr>
              </w:pPrChange>
            </w:pPr>
            <w:del w:id="9878" w:author="Xuning Wei12232" w:date="2026-07-27T20:26:00Z">
              <w:r w:rsidRPr="00032BAE" w:rsidDel="00455348">
                <w:rPr>
                  <w:rFonts w:ascii="Times New Roman" w:hAnsi="Times New Roman" w:cs="Times New Roman"/>
                  <w:color w:val="auto"/>
                  <w:sz w:val="18"/>
                  <w:szCs w:val="18"/>
                </w:rPr>
                <w:delText>According to QM01020&amp; Page 5/11 Methyl tert-Butyl Ether is compatible with SS, 306 SS and PTFE;</w:delText>
              </w:r>
            </w:del>
            <w:ins w:id="9879" w:author="Johan Granander" w:date="2026-05-04T11:55:00Z">
              <w:del w:id="9880" w:author="Xuning Wei12232" w:date="2026-07-27T20:26:00Z">
                <w:r w:rsidR="00840074" w:rsidRPr="00032BAE" w:rsidDel="00455348">
                  <w:rPr>
                    <w:rFonts w:ascii="Times New Roman" w:hAnsi="Times New Roman" w:cs="Times New Roman"/>
                    <w:color w:val="auto"/>
                    <w:sz w:val="18"/>
                    <w:szCs w:val="18"/>
                  </w:rPr>
                  <w:delText>PTFE.</w:delText>
                </w:r>
              </w:del>
            </w:ins>
          </w:p>
          <w:p w14:paraId="44284464" w14:textId="247EC359" w:rsidR="00992711" w:rsidRPr="00032BAE" w:rsidDel="00455348" w:rsidRDefault="00992711">
            <w:pPr>
              <w:jc w:val="center"/>
              <w:rPr>
                <w:del w:id="9881" w:author="Xuning Wei12232" w:date="2026-07-27T20:26:00Z"/>
                <w:rFonts w:ascii="Times New Roman" w:hAnsi="Times New Roman" w:cs="Times New Roman"/>
                <w:color w:val="auto"/>
                <w:sz w:val="18"/>
                <w:szCs w:val="18"/>
              </w:rPr>
              <w:pPrChange w:id="9882" w:author="Xuning Wei12232" w:date="2026-06-06T13:29:00Z">
                <w:pPr>
                  <w:jc w:val="both"/>
                </w:pPr>
              </w:pPrChange>
            </w:pPr>
            <w:del w:id="9883" w:author="Xuning Wei12232" w:date="2026-07-27T20:26:00Z">
              <w:r w:rsidRPr="00032BAE" w:rsidDel="00455348">
                <w:rPr>
                  <w:rFonts w:ascii="Times New Roman" w:hAnsi="Times New Roman" w:cs="Times New Roman"/>
                  <w:color w:val="auto"/>
                  <w:sz w:val="18"/>
                  <w:szCs w:val="18"/>
                </w:rPr>
                <w:delText>Based on Asymchem previous campaign production data and experience Methyl tert-Butyl Ether is also compatible with Glass, HSS and SS</w:delText>
              </w:r>
            </w:del>
          </w:p>
        </w:tc>
        <w:tc>
          <w:tcPr>
            <w:tcW w:w="82" w:type="pct"/>
            <w:vMerge w:val="restart"/>
            <w:vAlign w:val="center"/>
          </w:tcPr>
          <w:p w14:paraId="57D479FB" w14:textId="2E18E0BC" w:rsidR="00992711" w:rsidRPr="00032BAE" w:rsidDel="00455348" w:rsidRDefault="00992711">
            <w:pPr>
              <w:jc w:val="center"/>
              <w:rPr>
                <w:del w:id="9884" w:author="Xuning Wei12232" w:date="2026-07-27T20:26:00Z"/>
                <w:rFonts w:ascii="Times New Roman" w:eastAsia="仿宋_GB2312" w:hAnsi="Times New Roman" w:cs="Times New Roman"/>
                <w:b/>
                <w:color w:val="auto"/>
                <w:sz w:val="18"/>
                <w:szCs w:val="18"/>
              </w:rPr>
              <w:pPrChange w:id="9885" w:author="Xuning Wei12232" w:date="2026-06-06T13:29:00Z">
                <w:pPr>
                  <w:jc w:val="both"/>
                </w:pPr>
              </w:pPrChange>
            </w:pPr>
          </w:p>
        </w:tc>
      </w:tr>
      <w:tr w:rsidR="00B3598D" w:rsidRPr="00032BAE" w:rsidDel="00455348" w14:paraId="7DF0DF34" w14:textId="35001993" w:rsidTr="008A22A7">
        <w:trPr>
          <w:trHeight w:val="3294"/>
          <w:del w:id="9886" w:author="Xuning Wei12232" w:date="2026-07-27T20:26:00Z"/>
        </w:trPr>
        <w:tc>
          <w:tcPr>
            <w:tcW w:w="1152" w:type="pct"/>
            <w:vMerge/>
            <w:shd w:val="clear" w:color="auto" w:fill="FFFFFF" w:themeFill="background1"/>
            <w:vAlign w:val="center"/>
          </w:tcPr>
          <w:p w14:paraId="735B5306" w14:textId="686D2757" w:rsidR="00B3598D" w:rsidRPr="00032BAE" w:rsidDel="00455348" w:rsidRDefault="00B3598D" w:rsidP="00B3598D">
            <w:pPr>
              <w:jc w:val="both"/>
              <w:rPr>
                <w:del w:id="9887" w:author="Xuning Wei12232" w:date="2026-07-27T20:26:00Z"/>
                <w:rFonts w:ascii="Times New Roman" w:eastAsia="仿宋_GB2312" w:hAnsi="Times New Roman" w:cs="Times New Roman"/>
                <w:color w:val="auto"/>
                <w:sz w:val="18"/>
                <w:szCs w:val="18"/>
                <w:lang w:eastAsia="zh-CN"/>
              </w:rPr>
            </w:pPr>
          </w:p>
        </w:tc>
        <w:tc>
          <w:tcPr>
            <w:tcW w:w="1152" w:type="pct"/>
            <w:vMerge/>
            <w:shd w:val="clear" w:color="auto" w:fill="FFFFFF" w:themeFill="background1"/>
            <w:vAlign w:val="center"/>
          </w:tcPr>
          <w:p w14:paraId="118CF2A3" w14:textId="3E8B1DA8" w:rsidR="00B3598D" w:rsidRPr="00032BAE" w:rsidDel="00455348" w:rsidRDefault="00B3598D" w:rsidP="00B3598D">
            <w:pPr>
              <w:jc w:val="both"/>
              <w:rPr>
                <w:del w:id="9888" w:author="Xuning Wei12232" w:date="2026-07-27T20:26:00Z"/>
                <w:rFonts w:ascii="Times New Roman" w:eastAsia="仿宋_GB2312" w:hAnsi="Times New Roman" w:cs="Times New Roman"/>
                <w:color w:val="auto"/>
                <w:sz w:val="18"/>
                <w:szCs w:val="18"/>
              </w:rPr>
            </w:pPr>
          </w:p>
        </w:tc>
        <w:tc>
          <w:tcPr>
            <w:tcW w:w="683" w:type="pct"/>
            <w:vMerge/>
            <w:shd w:val="clear" w:color="auto" w:fill="FFFFFF" w:themeFill="background1"/>
            <w:vAlign w:val="center"/>
          </w:tcPr>
          <w:p w14:paraId="67450897" w14:textId="79FD82D4" w:rsidR="00B3598D" w:rsidRPr="00032BAE" w:rsidDel="00455348" w:rsidRDefault="00B3598D" w:rsidP="00B3598D">
            <w:pPr>
              <w:jc w:val="both"/>
              <w:rPr>
                <w:del w:id="9889" w:author="Xuning Wei12232" w:date="2026-07-27T20:26:00Z"/>
                <w:rFonts w:ascii="Times New Roman" w:hAnsi="Times New Roman" w:cs="Times New Roman"/>
                <w:b/>
                <w:color w:val="auto"/>
                <w:sz w:val="18"/>
                <w:szCs w:val="18"/>
                <w:shd w:val="clear" w:color="auto" w:fill="FFFFFF"/>
              </w:rPr>
            </w:pPr>
          </w:p>
        </w:tc>
        <w:tc>
          <w:tcPr>
            <w:tcW w:w="384" w:type="pct"/>
            <w:vMerge/>
            <w:shd w:val="clear" w:color="auto" w:fill="FFFFFF" w:themeFill="background1"/>
            <w:vAlign w:val="center"/>
          </w:tcPr>
          <w:p w14:paraId="5E677D98" w14:textId="0D910631" w:rsidR="00B3598D" w:rsidRPr="00032BAE" w:rsidDel="00455348" w:rsidRDefault="00B3598D" w:rsidP="00B3598D">
            <w:pPr>
              <w:jc w:val="both"/>
              <w:rPr>
                <w:del w:id="9890" w:author="Xuning Wei12232" w:date="2026-07-27T20:26:00Z"/>
                <w:rFonts w:ascii="Times New Roman" w:eastAsia="仿宋_GB2312" w:hAnsi="Times New Roman" w:cs="Times New Roman"/>
                <w:color w:val="auto"/>
                <w:sz w:val="18"/>
                <w:szCs w:val="18"/>
              </w:rPr>
            </w:pPr>
          </w:p>
        </w:tc>
        <w:tc>
          <w:tcPr>
            <w:tcW w:w="484" w:type="pct"/>
            <w:vMerge/>
            <w:shd w:val="clear" w:color="auto" w:fill="FFFFFF" w:themeFill="background1"/>
            <w:vAlign w:val="center"/>
          </w:tcPr>
          <w:p w14:paraId="434A09E8" w14:textId="0FA72CFE" w:rsidR="00B3598D" w:rsidRPr="00032BAE" w:rsidDel="00455348" w:rsidRDefault="00B3598D" w:rsidP="00B3598D">
            <w:pPr>
              <w:jc w:val="both"/>
              <w:rPr>
                <w:del w:id="9891" w:author="Xuning Wei12232" w:date="2026-07-27T20:26:00Z"/>
                <w:rFonts w:ascii="Times New Roman" w:eastAsia="仿宋_GB2312" w:hAnsi="Times New Roman" w:cs="Times New Roman"/>
                <w:color w:val="auto"/>
                <w:sz w:val="18"/>
                <w:szCs w:val="18"/>
              </w:rPr>
            </w:pPr>
          </w:p>
        </w:tc>
        <w:tc>
          <w:tcPr>
            <w:tcW w:w="632" w:type="pct"/>
            <w:vAlign w:val="center"/>
          </w:tcPr>
          <w:p w14:paraId="3B338BEB" w14:textId="0E4936DA" w:rsidR="00B3598D" w:rsidRPr="00032BAE" w:rsidDel="00455348" w:rsidRDefault="000B6761" w:rsidP="00B3598D">
            <w:pPr>
              <w:jc w:val="both"/>
              <w:rPr>
                <w:del w:id="9892" w:author="Xuning Wei12232" w:date="2026-07-27T20:26:00Z"/>
                <w:rFonts w:ascii="Times New Roman" w:hAnsi="Times New Roman" w:cs="Times New Roman"/>
                <w:color w:val="auto"/>
                <w:sz w:val="18"/>
                <w:szCs w:val="18"/>
              </w:rPr>
            </w:pPr>
            <w:customXmlDelRangeStart w:id="9893" w:author="Xuning Wei12232" w:date="2026-07-27T20:26:00Z"/>
            <w:sdt>
              <w:sdtPr>
                <w:rPr>
                  <w:rFonts w:ascii="Times New Roman" w:hAnsi="Times New Roman" w:cs="Times New Roman"/>
                  <w:b/>
                  <w:color w:val="auto"/>
                  <w:sz w:val="18"/>
                  <w:szCs w:val="18"/>
                </w:rPr>
                <w:id w:val="-1503885172"/>
                <w14:checkbox>
                  <w14:checked w14:val="0"/>
                  <w14:checkedState w14:val="2612" w14:font="MS Gothic"/>
                  <w14:uncheckedState w14:val="2610" w14:font="MS Gothic"/>
                </w14:checkbox>
              </w:sdtPr>
              <w:sdtEndPr/>
              <w:sdtContent>
                <w:customXmlDelRangeEnd w:id="9893"/>
                <w:del w:id="9894" w:author="Xuning Wei12232" w:date="2026-07-27T20:26:00Z">
                  <w:r w:rsidR="00B3598D" w:rsidRPr="00032BAE" w:rsidDel="00455348">
                    <w:rPr>
                      <w:rFonts w:ascii="Segoe UI Symbol" w:eastAsia="MS Gothic" w:hAnsi="Segoe UI Symbol" w:cs="Segoe UI Symbol"/>
                      <w:b/>
                      <w:color w:val="auto"/>
                      <w:sz w:val="18"/>
                      <w:szCs w:val="18"/>
                    </w:rPr>
                    <w:delText>☐</w:delText>
                  </w:r>
                </w:del>
                <w:customXmlDelRangeStart w:id="9895" w:author="Xuning Wei12232" w:date="2026-07-27T20:26:00Z"/>
              </w:sdtContent>
            </w:sdt>
            <w:customXmlDelRangeEnd w:id="9895"/>
            <w:del w:id="9896" w:author="Xuning Wei12232" w:date="2026-07-27T20:26:00Z">
              <w:r w:rsidR="00B3598D" w:rsidRPr="00032BAE" w:rsidDel="00455348">
                <w:rPr>
                  <w:rFonts w:ascii="Times New Roman" w:hAnsi="Times New Roman" w:cs="Times New Roman"/>
                  <w:color w:val="auto"/>
                  <w:sz w:val="18"/>
                  <w:szCs w:val="18"/>
                </w:rPr>
                <w:delText xml:space="preserve"> High</w:delText>
              </w:r>
            </w:del>
          </w:p>
          <w:p w14:paraId="438B94DB" w14:textId="3F2D3537" w:rsidR="00B3598D" w:rsidRPr="00032BAE" w:rsidDel="00455348" w:rsidRDefault="000B6761" w:rsidP="00B3598D">
            <w:pPr>
              <w:jc w:val="both"/>
              <w:rPr>
                <w:del w:id="9897" w:author="Xuning Wei12232" w:date="2026-07-27T20:26:00Z"/>
                <w:rFonts w:ascii="Times New Roman" w:hAnsi="Times New Roman" w:cs="Times New Roman"/>
                <w:color w:val="auto"/>
                <w:sz w:val="18"/>
                <w:szCs w:val="18"/>
              </w:rPr>
            </w:pPr>
            <w:customXmlDelRangeStart w:id="9898" w:author="Xuning Wei12232" w:date="2026-07-27T20:26:00Z"/>
            <w:sdt>
              <w:sdtPr>
                <w:rPr>
                  <w:rFonts w:ascii="Times New Roman" w:hAnsi="Times New Roman" w:cs="Times New Roman"/>
                  <w:b/>
                  <w:color w:val="auto"/>
                  <w:sz w:val="18"/>
                  <w:szCs w:val="18"/>
                </w:rPr>
                <w:id w:val="-847483566"/>
                <w14:checkbox>
                  <w14:checked w14:val="0"/>
                  <w14:checkedState w14:val="2612" w14:font="MS Gothic"/>
                  <w14:uncheckedState w14:val="2610" w14:font="MS Gothic"/>
                </w14:checkbox>
              </w:sdtPr>
              <w:sdtEndPr/>
              <w:sdtContent>
                <w:customXmlDelRangeEnd w:id="9898"/>
                <w:del w:id="9899" w:author="Xuning Wei12232" w:date="2026-07-27T20:26:00Z">
                  <w:r w:rsidR="00B3598D" w:rsidRPr="00032BAE" w:rsidDel="00455348">
                    <w:rPr>
                      <w:rFonts w:ascii="Segoe UI Symbol" w:hAnsi="Segoe UI Symbol" w:cs="Segoe UI Symbol"/>
                      <w:b/>
                      <w:color w:val="auto"/>
                      <w:sz w:val="18"/>
                      <w:szCs w:val="18"/>
                    </w:rPr>
                    <w:delText>☐</w:delText>
                  </w:r>
                </w:del>
                <w:customXmlDelRangeStart w:id="9900" w:author="Xuning Wei12232" w:date="2026-07-27T20:26:00Z"/>
              </w:sdtContent>
            </w:sdt>
            <w:customXmlDelRangeEnd w:id="9900"/>
            <w:del w:id="9901" w:author="Xuning Wei12232" w:date="2026-07-27T20:26:00Z">
              <w:r w:rsidR="00B3598D" w:rsidRPr="00032BAE" w:rsidDel="00455348">
                <w:rPr>
                  <w:rFonts w:ascii="Times New Roman" w:hAnsi="Times New Roman" w:cs="Times New Roman"/>
                  <w:b/>
                  <w:color w:val="auto"/>
                  <w:sz w:val="18"/>
                  <w:szCs w:val="18"/>
                </w:rPr>
                <w:delText xml:space="preserve"> </w:delText>
              </w:r>
              <w:r w:rsidR="00B3598D" w:rsidRPr="00032BAE" w:rsidDel="00455348">
                <w:rPr>
                  <w:rFonts w:ascii="Times New Roman" w:hAnsi="Times New Roman" w:cs="Times New Roman"/>
                  <w:color w:val="auto"/>
                  <w:sz w:val="18"/>
                  <w:szCs w:val="18"/>
                </w:rPr>
                <w:delText>Medium</w:delText>
              </w:r>
            </w:del>
          </w:p>
          <w:p w14:paraId="0A6AF362" w14:textId="4AD65BD6" w:rsidR="00B3598D" w:rsidRPr="00032BAE" w:rsidDel="00455348" w:rsidRDefault="000B6761" w:rsidP="00B3598D">
            <w:pPr>
              <w:jc w:val="both"/>
              <w:rPr>
                <w:del w:id="9902" w:author="Xuning Wei12232" w:date="2026-07-27T20:26:00Z"/>
                <w:rFonts w:ascii="Times New Roman" w:eastAsia="仿宋_GB2312" w:hAnsi="Times New Roman" w:cs="Times New Roman"/>
                <w:color w:val="auto"/>
                <w:sz w:val="18"/>
                <w:szCs w:val="18"/>
              </w:rPr>
            </w:pPr>
            <w:customXmlDelRangeStart w:id="9903" w:author="Xuning Wei12232" w:date="2026-07-27T20:26:00Z"/>
            <w:sdt>
              <w:sdtPr>
                <w:rPr>
                  <w:rFonts w:ascii="Times New Roman" w:hAnsi="Times New Roman" w:cs="Times New Roman"/>
                  <w:b/>
                  <w:color w:val="auto"/>
                  <w:sz w:val="18"/>
                  <w:szCs w:val="18"/>
                </w:rPr>
                <w:id w:val="990532278"/>
                <w14:checkbox>
                  <w14:checked w14:val="1"/>
                  <w14:checkedState w14:val="2612" w14:font="MS Gothic"/>
                  <w14:uncheckedState w14:val="2610" w14:font="MS Gothic"/>
                </w14:checkbox>
              </w:sdtPr>
              <w:sdtEndPr/>
              <w:sdtContent>
                <w:customXmlDelRangeEnd w:id="9903"/>
                <w:del w:id="9904" w:author="Xuning Wei12232" w:date="2026-07-27T20:26:00Z">
                  <w:r w:rsidR="00B3598D" w:rsidRPr="00032BAE" w:rsidDel="00455348">
                    <w:rPr>
                      <w:rFonts w:ascii="Segoe UI Symbol" w:hAnsi="Segoe UI Symbol" w:cs="Segoe UI Symbol"/>
                      <w:b/>
                      <w:color w:val="auto"/>
                      <w:sz w:val="18"/>
                      <w:szCs w:val="18"/>
                    </w:rPr>
                    <w:delText>☒</w:delText>
                  </w:r>
                </w:del>
                <w:customXmlDelRangeStart w:id="9905" w:author="Xuning Wei12232" w:date="2026-07-27T20:26:00Z"/>
              </w:sdtContent>
            </w:sdt>
            <w:customXmlDelRangeEnd w:id="9905"/>
            <w:del w:id="9906" w:author="Xuning Wei12232" w:date="2026-07-27T20:26:00Z">
              <w:r w:rsidR="00B3598D" w:rsidRPr="00032BAE" w:rsidDel="00455348">
                <w:rPr>
                  <w:rFonts w:ascii="Times New Roman" w:hAnsi="Times New Roman" w:cs="Times New Roman"/>
                  <w:color w:val="auto"/>
                  <w:sz w:val="18"/>
                  <w:szCs w:val="18"/>
                </w:rPr>
                <w:delText xml:space="preserve"> Low</w:delText>
              </w:r>
            </w:del>
          </w:p>
        </w:tc>
        <w:tc>
          <w:tcPr>
            <w:tcW w:w="429" w:type="pct"/>
            <w:vAlign w:val="center"/>
          </w:tcPr>
          <w:p w14:paraId="4407B1DF" w14:textId="16B15BFF" w:rsidR="00B3598D" w:rsidRPr="00032BAE" w:rsidDel="00455348" w:rsidRDefault="00B3598D" w:rsidP="00B3598D">
            <w:pPr>
              <w:jc w:val="both"/>
              <w:rPr>
                <w:del w:id="9907" w:author="Xuning Wei12232" w:date="2026-07-27T20:26:00Z"/>
                <w:rFonts w:ascii="Times New Roman" w:eastAsiaTheme="minorEastAsia" w:hAnsi="Times New Roman" w:cs="Times New Roman"/>
                <w:color w:val="auto"/>
                <w:sz w:val="18"/>
                <w:szCs w:val="18"/>
                <w:lang w:eastAsia="zh-CN"/>
              </w:rPr>
            </w:pPr>
            <w:del w:id="9908" w:author="Xuning Wei12232" w:date="2026-07-27T20:26:00Z">
              <w:r w:rsidRPr="00032BAE" w:rsidDel="00455348">
                <w:rPr>
                  <w:rFonts w:ascii="Times New Roman" w:eastAsia="仿宋_GB2312" w:hAnsi="Times New Roman" w:cs="Times New Roman"/>
                  <w:color w:val="auto"/>
                  <w:kern w:val="0"/>
                  <w:sz w:val="18"/>
                  <w:szCs w:val="18"/>
                  <w:lang w:eastAsia="zh-CN"/>
                </w:rPr>
                <w:delText xml:space="preserve">Based on Asymchem previous campaign production data and experience, 141366 is compatible with PTFE, Glass, SS, 316L , and </w:delText>
              </w:r>
              <w:r w:rsidRPr="00032BAE" w:rsidDel="00455348">
                <w:rPr>
                  <w:rFonts w:ascii="Times New Roman" w:hAnsi="Times New Roman" w:cs="Times New Roman"/>
                  <w:color w:val="auto"/>
                  <w:sz w:val="18"/>
                  <w:szCs w:val="18"/>
                  <w:shd w:val="clear" w:color="auto" w:fill="FFFFFF"/>
                </w:rPr>
                <w:delText>C-276</w:delText>
              </w:r>
              <w:r w:rsidRPr="00032BAE" w:rsidDel="00455348">
                <w:rPr>
                  <w:rFonts w:ascii="Times New Roman" w:eastAsiaTheme="minorEastAsia" w:hAnsi="Times New Roman" w:cs="Times New Roman"/>
                  <w:color w:val="auto"/>
                  <w:sz w:val="18"/>
                  <w:szCs w:val="18"/>
                  <w:shd w:val="clear" w:color="auto" w:fill="FFFFFF"/>
                  <w:lang w:eastAsia="zh-CN"/>
                </w:rPr>
                <w:delText>d</w:delText>
              </w:r>
            </w:del>
          </w:p>
        </w:tc>
        <w:tc>
          <w:tcPr>
            <w:tcW w:w="82" w:type="pct"/>
            <w:vMerge/>
            <w:vAlign w:val="center"/>
          </w:tcPr>
          <w:p w14:paraId="763F857C" w14:textId="2D230EEB" w:rsidR="00B3598D" w:rsidRPr="00032BAE" w:rsidDel="00455348" w:rsidRDefault="00B3598D" w:rsidP="00B3598D">
            <w:pPr>
              <w:jc w:val="both"/>
              <w:rPr>
                <w:del w:id="9909" w:author="Xuning Wei12232" w:date="2026-07-27T20:26:00Z"/>
                <w:rFonts w:ascii="Times New Roman" w:eastAsia="仿宋_GB2312" w:hAnsi="Times New Roman" w:cs="Times New Roman"/>
                <w:color w:val="auto"/>
                <w:sz w:val="18"/>
                <w:szCs w:val="18"/>
              </w:rPr>
            </w:pPr>
          </w:p>
        </w:tc>
      </w:tr>
    </w:tbl>
    <w:p w14:paraId="3087A235" w14:textId="627B1D2F" w:rsidR="00DD767F" w:rsidRPr="008B3C39" w:rsidDel="00455348" w:rsidRDefault="00010358" w:rsidP="0030647B">
      <w:pPr>
        <w:jc w:val="both"/>
        <w:rPr>
          <w:del w:id="9910" w:author="Xuning Wei12232" w:date="2026-07-27T20:26:00Z"/>
          <w:rFonts w:ascii="Times New Roman" w:eastAsia="仿宋_GB2312" w:hAnsi="Times New Roman" w:cs="Times New Roman"/>
          <w:color w:val="auto"/>
          <w:sz w:val="20"/>
          <w:szCs w:val="20"/>
          <w:lang w:eastAsia="zh-CN" w:bidi="ar"/>
        </w:rPr>
      </w:pPr>
      <w:del w:id="9911" w:author="Xuning Wei12232" w:date="2026-07-27T20:26:00Z">
        <w:r w:rsidRPr="008B3C39" w:rsidDel="00455348">
          <w:rPr>
            <w:rFonts w:ascii="Times New Roman" w:eastAsia="仿宋_GB2312" w:hAnsi="Times New Roman" w:cs="Times New Roman"/>
            <w:color w:val="auto"/>
            <w:kern w:val="0"/>
            <w:sz w:val="20"/>
            <w:szCs w:val="20"/>
            <w:lang w:eastAsia="zh-CN" w:bidi="ar"/>
          </w:rPr>
          <w:delText>*</w:delText>
        </w:r>
        <w:r w:rsidRPr="008B3C39" w:rsidDel="00455348">
          <w:rPr>
            <w:rFonts w:ascii="Times New Roman" w:eastAsia="仿宋_GB2312" w:hAnsi="Times New Roman" w:cs="Times New Roman"/>
            <w:i/>
            <w:color w:val="auto"/>
            <w:kern w:val="0"/>
            <w:sz w:val="20"/>
            <w:szCs w:val="20"/>
            <w:lang w:eastAsia="zh-CN" w:bidi="ar"/>
          </w:rPr>
          <w:delText>:</w:delText>
        </w:r>
        <w:r w:rsidRPr="008B3C39" w:rsidDel="00455348">
          <w:rPr>
            <w:rFonts w:ascii="Times New Roman" w:eastAsia="仿宋_GB2312" w:hAnsi="Times New Roman" w:cs="Times New Roman"/>
            <w:color w:val="auto"/>
            <w:sz w:val="20"/>
            <w:szCs w:val="20"/>
            <w:lang w:eastAsia="zh-CN" w:bidi="ar"/>
          </w:rPr>
          <w:delText xml:space="preserve"> Note: </w:delText>
        </w:r>
        <w:r w:rsidR="008434CF" w:rsidRPr="008B3C39" w:rsidDel="00455348">
          <w:rPr>
            <w:rFonts w:ascii="Times New Roman" w:eastAsia="仿宋_GB2312" w:hAnsi="Times New Roman" w:cs="Times New Roman"/>
            <w:color w:val="auto"/>
            <w:sz w:val="20"/>
            <w:szCs w:val="20"/>
            <w:lang w:eastAsia="zh-CN"/>
          </w:rPr>
          <w:delText>Handbook refer</w:delText>
        </w:r>
      </w:del>
      <w:ins w:id="9912" w:author="Johan Granander" w:date="2026-05-04T11:55:00Z">
        <w:del w:id="9913" w:author="Xuning Wei12232" w:date="2026-07-27T20:26:00Z">
          <w:r w:rsidR="00840074" w:rsidDel="00455348">
            <w:rPr>
              <w:rFonts w:ascii="Times New Roman" w:eastAsia="仿宋_GB2312" w:hAnsi="Times New Roman" w:cs="Times New Roman"/>
              <w:color w:val="auto"/>
              <w:sz w:val="20"/>
              <w:szCs w:val="20"/>
              <w:lang w:eastAsia="zh-CN"/>
            </w:rPr>
            <w:delText>s</w:delText>
          </w:r>
        </w:del>
      </w:ins>
      <w:del w:id="9914" w:author="Xuning Wei12232" w:date="2026-07-27T20:26:00Z">
        <w:r w:rsidR="008434CF" w:rsidRPr="008B3C39" w:rsidDel="00455348">
          <w:rPr>
            <w:rFonts w:ascii="Times New Roman" w:eastAsia="仿宋_GB2312" w:hAnsi="Times New Roman" w:cs="Times New Roman"/>
            <w:color w:val="auto"/>
            <w:sz w:val="20"/>
            <w:szCs w:val="20"/>
            <w:lang w:eastAsia="zh-CN"/>
          </w:rPr>
          <w:delText xml:space="preserve"> to</w:delText>
        </w:r>
        <w:r w:rsidR="005927D6" w:rsidRPr="008B3C39" w:rsidDel="00455348">
          <w:rPr>
            <w:rFonts w:ascii="Times New Roman" w:eastAsia="仿宋_GB2312" w:hAnsi="Times New Roman" w:cs="Times New Roman"/>
            <w:color w:val="auto"/>
            <w:sz w:val="20"/>
            <w:szCs w:val="20"/>
            <w:lang w:eastAsia="zh-CN"/>
          </w:rPr>
          <w:delText xml:space="preserve"> &lt;</w:delText>
        </w:r>
        <w:r w:rsidR="005927D6" w:rsidRPr="008B3C39" w:rsidDel="00455348">
          <w:rPr>
            <w:rFonts w:ascii="Times New Roman" w:hAnsi="Times New Roman" w:cs="Times New Roman"/>
          </w:rPr>
          <w:delText xml:space="preserve"> </w:delText>
        </w:r>
        <w:r w:rsidR="005927D6" w:rsidRPr="008B3C39" w:rsidDel="00455348">
          <w:rPr>
            <w:rFonts w:ascii="Times New Roman" w:eastAsia="仿宋_GB2312" w:hAnsi="Times New Roman" w:cs="Times New Roman"/>
            <w:color w:val="auto"/>
            <w:sz w:val="20"/>
            <w:szCs w:val="20"/>
            <w:lang w:eastAsia="zh-CN"/>
          </w:rPr>
          <w:delText>CORROSION RESISTANCE TABLES (Author: Philip A. Schweitzer, P.E. Published in 2004)&gt;</w:delText>
        </w:r>
        <w:r w:rsidR="008434CF" w:rsidRPr="008B3C39" w:rsidDel="00455348">
          <w:rPr>
            <w:rFonts w:ascii="Times New Roman" w:eastAsia="仿宋_GB2312" w:hAnsi="Times New Roman" w:cs="Times New Roman"/>
            <w:color w:val="auto"/>
            <w:sz w:val="20"/>
            <w:szCs w:val="20"/>
            <w:lang w:eastAsia="zh-CN"/>
          </w:rPr>
          <w:delText>.</w:delText>
        </w:r>
        <w:r w:rsidRPr="008B3C39" w:rsidDel="00455348">
          <w:rPr>
            <w:rFonts w:ascii="Times New Roman" w:eastAsia="仿宋_GB2312" w:hAnsi="Times New Roman" w:cs="Times New Roman"/>
            <w:color w:val="auto"/>
            <w:sz w:val="20"/>
            <w:szCs w:val="20"/>
            <w:lang w:eastAsia="zh-CN" w:bidi="ar"/>
          </w:rPr>
          <w:delText xml:space="preserve"> </w:delText>
        </w:r>
      </w:del>
    </w:p>
    <w:p w14:paraId="4AC93F76" w14:textId="2DDBFD89" w:rsidR="007F3378" w:rsidRPr="008B3C39" w:rsidDel="00061692" w:rsidRDefault="00DD767F" w:rsidP="0030647B">
      <w:pPr>
        <w:jc w:val="both"/>
        <w:rPr>
          <w:del w:id="9915" w:author="Xuning Wei12232" w:date="2026-07-27T20:53:00Z"/>
          <w:rFonts w:ascii="Times New Roman" w:eastAsia="仿宋_GB2312" w:hAnsi="Times New Roman" w:cs="Times New Roman"/>
          <w:b/>
          <w:color w:val="auto"/>
          <w:sz w:val="20"/>
          <w:szCs w:val="20"/>
          <w:lang w:eastAsia="zh-CN" w:bidi="ar"/>
        </w:rPr>
      </w:pPr>
      <w:del w:id="9916" w:author="Xuning Wei12232" w:date="2026-07-27T20:26:00Z">
        <w:r w:rsidRPr="008B3C39" w:rsidDel="00455348">
          <w:rPr>
            <w:rFonts w:ascii="Times New Roman" w:eastAsia="仿宋_GB2312" w:hAnsi="Times New Roman" w:cs="Times New Roman"/>
            <w:color w:val="auto"/>
            <w:sz w:val="20"/>
            <w:szCs w:val="20"/>
            <w:lang w:eastAsia="zh-CN" w:bidi="ar"/>
          </w:rPr>
          <w:br w:type="page"/>
        </w:r>
      </w:del>
      <w:del w:id="9917" w:author="Xuning Wei12232" w:date="2026-07-27T20:53:00Z">
        <w:r w:rsidR="007F3378" w:rsidRPr="008B3C39" w:rsidDel="00061692">
          <w:rPr>
            <w:rFonts w:ascii="Times New Roman" w:eastAsia="仿宋_GB2312" w:hAnsi="Times New Roman" w:cs="Times New Roman"/>
            <w:b/>
            <w:color w:val="auto"/>
            <w:sz w:val="20"/>
            <w:szCs w:val="20"/>
            <w:lang w:eastAsia="zh-CN" w:bidi="ar"/>
          </w:rPr>
          <w:delText>Table 8-2: Equipment Compatibility and Corrosion Impact Study for</w:delText>
        </w:r>
        <w:r w:rsidR="007F3378" w:rsidRPr="008B3C39" w:rsidDel="00061692">
          <w:rPr>
            <w:rFonts w:ascii="Times New Roman" w:eastAsia="仿宋_GB2312" w:hAnsi="Times New Roman" w:cs="Times New Roman"/>
            <w:color w:val="auto"/>
            <w:sz w:val="20"/>
            <w:szCs w:val="20"/>
            <w:lang w:eastAsia="zh-CN" w:bidi="ar"/>
          </w:rPr>
          <w:delText xml:space="preserve"> </w:delText>
        </w:r>
        <w:r w:rsidR="007F3378" w:rsidRPr="008B3C39" w:rsidDel="00061692">
          <w:rPr>
            <w:rFonts w:ascii="Times New Roman" w:eastAsia="仿宋_GB2312" w:hAnsi="Times New Roman" w:cs="Times New Roman"/>
            <w:b/>
            <w:color w:val="auto"/>
            <w:sz w:val="20"/>
            <w:szCs w:val="20"/>
            <w:lang w:eastAsia="zh-CN" w:bidi="ar"/>
          </w:rPr>
          <w:delText xml:space="preserve">Activation </w:delText>
        </w:r>
        <w:r w:rsidR="00D31ABD" w:rsidRPr="008B3C39" w:rsidDel="00061692">
          <w:rPr>
            <w:rFonts w:ascii="Times New Roman" w:eastAsia="仿宋_GB2312" w:hAnsi="Times New Roman" w:cs="Times New Roman"/>
            <w:b/>
            <w:color w:val="auto"/>
            <w:sz w:val="20"/>
            <w:szCs w:val="20"/>
            <w:lang w:eastAsia="zh-CN" w:bidi="ar"/>
          </w:rPr>
          <w:delText>Ves</w:delText>
        </w:r>
        <w:r w:rsidR="007F3378" w:rsidRPr="008B3C39" w:rsidDel="00061692">
          <w:rPr>
            <w:rFonts w:ascii="Times New Roman" w:eastAsia="仿宋_GB2312" w:hAnsi="Times New Roman" w:cs="Times New Roman"/>
            <w:b/>
            <w:color w:val="auto"/>
            <w:sz w:val="20"/>
            <w:szCs w:val="20"/>
            <w:lang w:eastAsia="zh-CN" w:bidi="ar"/>
          </w:rPr>
          <w:delText>sel (TJ4S-1213-Sy15-R01)</w:delText>
        </w:r>
      </w:del>
    </w:p>
    <w:p w14:paraId="5360BDB1" w14:textId="6B9A333B" w:rsidR="007F3378" w:rsidRPr="008B3C39" w:rsidDel="00061692" w:rsidRDefault="007F3378" w:rsidP="0030647B">
      <w:pPr>
        <w:jc w:val="both"/>
        <w:rPr>
          <w:del w:id="9918" w:author="Xuning Wei12232" w:date="2026-07-27T20:53:00Z"/>
          <w:rFonts w:ascii="Times New Roman" w:eastAsia="仿宋_GB2312" w:hAnsi="Times New Roman" w:cs="Times New Roman"/>
          <w:color w:val="auto"/>
          <w:sz w:val="20"/>
          <w:szCs w:val="20"/>
          <w:lang w:eastAsia="zh-CN" w:bidi="a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0"/>
        <w:gridCol w:w="3907"/>
        <w:gridCol w:w="2410"/>
        <w:gridCol w:w="990"/>
        <w:gridCol w:w="1134"/>
        <w:gridCol w:w="959"/>
        <w:gridCol w:w="1308"/>
        <w:gridCol w:w="2834"/>
      </w:tblGrid>
      <w:tr w:rsidR="00032BAE" w:rsidRPr="00032BAE" w:rsidDel="00061692" w14:paraId="596A1995" w14:textId="2A503602" w:rsidTr="00FA0824">
        <w:trPr>
          <w:trHeight w:val="397"/>
          <w:tblHeader/>
          <w:del w:id="9919" w:author="Xuning Wei12232" w:date="2026-07-27T20:53:00Z"/>
        </w:trPr>
        <w:tc>
          <w:tcPr>
            <w:tcW w:w="1634" w:type="pct"/>
            <w:gridSpan w:val="2"/>
            <w:shd w:val="clear" w:color="auto" w:fill="D9D9D9" w:themeFill="background1" w:themeFillShade="D9"/>
            <w:vAlign w:val="center"/>
          </w:tcPr>
          <w:p w14:paraId="25947BBE" w14:textId="15AC3CB2" w:rsidR="007F3378" w:rsidRPr="00032BAE" w:rsidDel="00061692" w:rsidRDefault="007F3378" w:rsidP="0030647B">
            <w:pPr>
              <w:jc w:val="both"/>
              <w:rPr>
                <w:del w:id="9920" w:author="Xuning Wei12232" w:date="2026-07-27T20:53:00Z"/>
                <w:rFonts w:ascii="Times New Roman" w:eastAsia="仿宋_GB2312" w:hAnsi="Times New Roman" w:cs="Times New Roman"/>
                <w:b/>
                <w:color w:val="auto"/>
                <w:sz w:val="20"/>
                <w:szCs w:val="20"/>
                <w:lang w:eastAsia="zh-CN" w:bidi="ar"/>
              </w:rPr>
            </w:pPr>
            <w:del w:id="9921" w:author="Xuning Wei12232" w:date="2026-07-27T20:53:00Z">
              <w:r w:rsidRPr="00032BAE" w:rsidDel="00061692">
                <w:rPr>
                  <w:rFonts w:ascii="Times New Roman" w:eastAsia="仿宋_GB2312" w:hAnsi="Times New Roman" w:cs="Times New Roman"/>
                  <w:b/>
                  <w:color w:val="auto"/>
                  <w:sz w:val="20"/>
                  <w:szCs w:val="20"/>
                  <w:lang w:eastAsia="zh-CN" w:bidi="ar"/>
                </w:rPr>
                <w:delText>Process steps</w:delText>
              </w:r>
            </w:del>
          </w:p>
        </w:tc>
        <w:tc>
          <w:tcPr>
            <w:tcW w:w="1584" w:type="pct"/>
            <w:gridSpan w:val="3"/>
            <w:shd w:val="clear" w:color="auto" w:fill="D9D9D9" w:themeFill="background1" w:themeFillShade="D9"/>
            <w:vAlign w:val="center"/>
          </w:tcPr>
          <w:p w14:paraId="4C5BF4C0" w14:textId="44129120" w:rsidR="007F3378" w:rsidRPr="00032BAE" w:rsidDel="00061692" w:rsidRDefault="0033095A" w:rsidP="0030647B">
            <w:pPr>
              <w:jc w:val="both"/>
              <w:rPr>
                <w:del w:id="9922" w:author="Xuning Wei12232" w:date="2026-07-27T20:53:00Z"/>
                <w:rFonts w:ascii="Times New Roman" w:eastAsia="仿宋_GB2312" w:hAnsi="Times New Roman" w:cs="Times New Roman"/>
                <w:b/>
                <w:color w:val="auto"/>
                <w:sz w:val="20"/>
                <w:szCs w:val="20"/>
                <w:lang w:eastAsia="zh-CN" w:bidi="ar"/>
              </w:rPr>
            </w:pPr>
            <w:del w:id="9923" w:author="Xuning Wei12232" w:date="2026-07-27T20:53:00Z">
              <w:r w:rsidRPr="00032BAE" w:rsidDel="00061692">
                <w:rPr>
                  <w:rFonts w:ascii="Times New Roman" w:eastAsia="仿宋_GB2312" w:hAnsi="Times New Roman" w:cs="Times New Roman"/>
                  <w:b/>
                  <w:color w:val="auto"/>
                  <w:sz w:val="18"/>
                  <w:szCs w:val="18"/>
                </w:rPr>
                <w:delText>Reaction &amp; Work-up &amp; Concentration &amp; Crystallization</w:delText>
              </w:r>
            </w:del>
          </w:p>
        </w:tc>
        <w:tc>
          <w:tcPr>
            <w:tcW w:w="792" w:type="pct"/>
            <w:gridSpan w:val="2"/>
            <w:shd w:val="clear" w:color="auto" w:fill="D9D9D9" w:themeFill="background1" w:themeFillShade="D9"/>
            <w:vAlign w:val="center"/>
          </w:tcPr>
          <w:p w14:paraId="7EC94396" w14:textId="175654B7" w:rsidR="007F3378" w:rsidRPr="00032BAE" w:rsidDel="00061692" w:rsidRDefault="007F3378" w:rsidP="0030647B">
            <w:pPr>
              <w:jc w:val="both"/>
              <w:rPr>
                <w:del w:id="9924" w:author="Xuning Wei12232" w:date="2026-07-27T20:53:00Z"/>
                <w:rFonts w:ascii="Times New Roman" w:eastAsia="仿宋_GB2312" w:hAnsi="Times New Roman" w:cs="Times New Roman"/>
                <w:b/>
                <w:color w:val="auto"/>
                <w:sz w:val="20"/>
                <w:szCs w:val="20"/>
                <w:lang w:eastAsia="zh-CN" w:bidi="ar"/>
              </w:rPr>
            </w:pPr>
            <w:del w:id="9925" w:author="Xuning Wei12232" w:date="2026-07-27T20:53:00Z">
              <w:r w:rsidRPr="00032BAE" w:rsidDel="00061692">
                <w:rPr>
                  <w:rFonts w:ascii="Times New Roman" w:eastAsia="仿宋_GB2312" w:hAnsi="Times New Roman" w:cs="Times New Roman"/>
                  <w:b/>
                  <w:color w:val="auto"/>
                  <w:sz w:val="20"/>
                  <w:szCs w:val="20"/>
                  <w:lang w:eastAsia="zh-CN" w:bidi="ar"/>
                </w:rPr>
                <w:delText>Equipment Codes</w:delText>
              </w:r>
            </w:del>
          </w:p>
        </w:tc>
        <w:tc>
          <w:tcPr>
            <w:tcW w:w="990" w:type="pct"/>
            <w:shd w:val="clear" w:color="auto" w:fill="D9D9D9" w:themeFill="background1" w:themeFillShade="D9"/>
            <w:vAlign w:val="center"/>
          </w:tcPr>
          <w:p w14:paraId="0A32C988" w14:textId="29869007" w:rsidR="007F3378" w:rsidRPr="00032BAE" w:rsidDel="00061692" w:rsidRDefault="00576CE7" w:rsidP="0030647B">
            <w:pPr>
              <w:jc w:val="both"/>
              <w:rPr>
                <w:del w:id="9926" w:author="Xuning Wei12232" w:date="2026-07-27T20:53:00Z"/>
                <w:rFonts w:ascii="Times New Roman" w:eastAsia="仿宋_GB2312" w:hAnsi="Times New Roman" w:cs="Times New Roman"/>
                <w:b/>
                <w:color w:val="auto"/>
                <w:sz w:val="20"/>
                <w:szCs w:val="20"/>
                <w:lang w:eastAsia="zh-CN" w:bidi="ar"/>
              </w:rPr>
            </w:pPr>
            <w:del w:id="9927" w:author="Xuning Wei12232" w:date="2026-07-27T20:53:00Z">
              <w:r w:rsidRPr="00032BAE" w:rsidDel="00061692">
                <w:rPr>
                  <w:rFonts w:ascii="Times New Roman" w:eastAsia="仿宋_GB2312" w:hAnsi="Times New Roman" w:cs="Times New Roman"/>
                  <w:b/>
                  <w:color w:val="auto"/>
                  <w:sz w:val="20"/>
                  <w:szCs w:val="20"/>
                  <w:lang w:eastAsia="zh-CN" w:bidi="ar"/>
                </w:rPr>
                <w:delText>TJ4S-1213-Sy15</w:delText>
              </w:r>
              <w:r w:rsidR="007F3378" w:rsidRPr="00032BAE" w:rsidDel="00061692">
                <w:rPr>
                  <w:rFonts w:ascii="Times New Roman" w:eastAsia="仿宋_GB2312" w:hAnsi="Times New Roman" w:cs="Times New Roman"/>
                  <w:b/>
                  <w:color w:val="auto"/>
                  <w:sz w:val="20"/>
                  <w:szCs w:val="20"/>
                  <w:lang w:eastAsia="zh-CN" w:bidi="ar"/>
                </w:rPr>
                <w:delText>-R01</w:delText>
              </w:r>
            </w:del>
          </w:p>
        </w:tc>
      </w:tr>
      <w:tr w:rsidR="00032BAE" w:rsidRPr="00032BAE" w:rsidDel="00061692" w14:paraId="2BBA245E" w14:textId="50358B98" w:rsidTr="000E3754">
        <w:trPr>
          <w:trHeight w:val="397"/>
          <w:tblHeader/>
          <w:del w:id="9928" w:author="Xuning Wei12232" w:date="2026-07-27T20:53:00Z"/>
        </w:trPr>
        <w:tc>
          <w:tcPr>
            <w:tcW w:w="269" w:type="pct"/>
            <w:shd w:val="clear" w:color="auto" w:fill="D9D9D9" w:themeFill="background1" w:themeFillShade="D9"/>
            <w:vAlign w:val="center"/>
          </w:tcPr>
          <w:p w14:paraId="5664454A" w14:textId="6234BFEB" w:rsidR="007F3378" w:rsidRPr="00032BAE" w:rsidDel="00061692" w:rsidRDefault="007F3378" w:rsidP="0030647B">
            <w:pPr>
              <w:jc w:val="both"/>
              <w:rPr>
                <w:del w:id="9929" w:author="Xuning Wei12232" w:date="2026-07-27T20:53:00Z"/>
                <w:rFonts w:ascii="Times New Roman" w:eastAsia="仿宋_GB2312" w:hAnsi="Times New Roman" w:cs="Times New Roman"/>
                <w:b/>
                <w:color w:val="auto"/>
                <w:sz w:val="20"/>
                <w:szCs w:val="20"/>
                <w:lang w:eastAsia="zh-CN" w:bidi="ar"/>
              </w:rPr>
            </w:pPr>
            <w:del w:id="9930" w:author="Xuning Wei12232" w:date="2026-07-27T20:53:00Z">
              <w:r w:rsidRPr="00032BAE" w:rsidDel="00061692">
                <w:rPr>
                  <w:rFonts w:ascii="Times New Roman" w:eastAsia="仿宋_GB2312" w:hAnsi="Times New Roman" w:cs="Times New Roman"/>
                  <w:b/>
                  <w:color w:val="auto"/>
                  <w:sz w:val="20"/>
                  <w:szCs w:val="20"/>
                  <w:lang w:eastAsia="zh-CN" w:bidi="ar"/>
                </w:rPr>
                <w:delText>S/N</w:delText>
              </w:r>
            </w:del>
          </w:p>
        </w:tc>
        <w:tc>
          <w:tcPr>
            <w:tcW w:w="1365" w:type="pct"/>
            <w:shd w:val="clear" w:color="auto" w:fill="D9D9D9" w:themeFill="background1" w:themeFillShade="D9"/>
            <w:vAlign w:val="center"/>
          </w:tcPr>
          <w:p w14:paraId="5FC311C1" w14:textId="1CB3885E" w:rsidR="007F3378" w:rsidRPr="00032BAE" w:rsidDel="00061692" w:rsidRDefault="007F3378" w:rsidP="0030647B">
            <w:pPr>
              <w:jc w:val="both"/>
              <w:rPr>
                <w:del w:id="9931" w:author="Xuning Wei12232" w:date="2026-07-27T20:53:00Z"/>
                <w:rFonts w:ascii="Times New Roman" w:eastAsia="仿宋_GB2312" w:hAnsi="Times New Roman" w:cs="Times New Roman"/>
                <w:b/>
                <w:color w:val="auto"/>
                <w:sz w:val="20"/>
                <w:szCs w:val="20"/>
                <w:lang w:eastAsia="zh-CN" w:bidi="ar"/>
              </w:rPr>
            </w:pPr>
            <w:del w:id="9932" w:author="Xuning Wei12232" w:date="2026-07-27T20:53:00Z">
              <w:r w:rsidRPr="00032BAE" w:rsidDel="00061692">
                <w:rPr>
                  <w:rFonts w:ascii="Times New Roman" w:eastAsia="仿宋_GB2312" w:hAnsi="Times New Roman" w:cs="Times New Roman"/>
                  <w:b/>
                  <w:color w:val="auto"/>
                  <w:sz w:val="20"/>
                  <w:szCs w:val="20"/>
                  <w:lang w:eastAsia="zh-CN" w:bidi="ar"/>
                </w:rPr>
                <w:delText>Process description (indicate the equipment number, solvent/regent/material name)</w:delText>
              </w:r>
            </w:del>
          </w:p>
        </w:tc>
        <w:tc>
          <w:tcPr>
            <w:tcW w:w="842" w:type="pct"/>
            <w:shd w:val="clear" w:color="auto" w:fill="D9D9D9" w:themeFill="background1" w:themeFillShade="D9"/>
            <w:vAlign w:val="center"/>
          </w:tcPr>
          <w:p w14:paraId="598D0C34" w14:textId="6B5A371E" w:rsidR="007F3378" w:rsidRPr="00032BAE" w:rsidDel="00061692" w:rsidRDefault="007F3378" w:rsidP="0030647B">
            <w:pPr>
              <w:jc w:val="both"/>
              <w:rPr>
                <w:del w:id="9933" w:author="Xuning Wei12232" w:date="2026-07-27T20:53:00Z"/>
                <w:rFonts w:ascii="Times New Roman" w:eastAsia="仿宋_GB2312" w:hAnsi="Times New Roman" w:cs="Times New Roman"/>
                <w:b/>
                <w:color w:val="auto"/>
                <w:sz w:val="20"/>
                <w:szCs w:val="20"/>
                <w:lang w:eastAsia="zh-CN" w:bidi="ar"/>
              </w:rPr>
            </w:pPr>
            <w:del w:id="9934" w:author="Xuning Wei12232" w:date="2026-07-27T20:53:00Z">
              <w:r w:rsidRPr="00032BAE" w:rsidDel="00061692">
                <w:rPr>
                  <w:rFonts w:ascii="Times New Roman" w:eastAsia="仿宋_GB2312" w:hAnsi="Times New Roman" w:cs="Times New Roman"/>
                  <w:b/>
                  <w:color w:val="auto"/>
                  <w:sz w:val="20"/>
                  <w:szCs w:val="20"/>
                  <w:lang w:eastAsia="zh-CN" w:bidi="ar"/>
                </w:rPr>
                <w:delText>Equipment(</w:delText>
              </w:r>
            </w:del>
            <w:ins w:id="9935" w:author="Johan Granander" w:date="2026-05-04T11:55:00Z">
              <w:del w:id="9936" w:author="Xuning Wei12232" w:date="2026-07-27T20:53:00Z">
                <w:r w:rsidR="00840074" w:rsidRPr="00032BAE" w:rsidDel="00061692">
                  <w:rPr>
                    <w:rFonts w:ascii="Times New Roman" w:eastAsia="仿宋_GB2312" w:hAnsi="Times New Roman" w:cs="Times New Roman"/>
                    <w:b/>
                    <w:color w:val="auto"/>
                    <w:sz w:val="20"/>
                    <w:szCs w:val="20"/>
                    <w:lang w:eastAsia="zh-CN" w:bidi="ar"/>
                  </w:rPr>
                  <w:delText>Equipment (</w:delText>
                </w:r>
              </w:del>
            </w:ins>
            <w:del w:id="9937" w:author="Xuning Wei12232" w:date="2026-07-27T20:53:00Z">
              <w:r w:rsidRPr="00032BAE" w:rsidDel="00061692">
                <w:rPr>
                  <w:rFonts w:ascii="Times New Roman" w:eastAsia="仿宋_GB2312" w:hAnsi="Times New Roman" w:cs="Times New Roman"/>
                  <w:b/>
                  <w:color w:val="auto"/>
                  <w:sz w:val="20"/>
                  <w:szCs w:val="20"/>
                  <w:lang w:eastAsia="zh-CN" w:bidi="ar"/>
                </w:rPr>
                <w:delText>Accessories) Name and its MOC</w:delText>
              </w:r>
            </w:del>
          </w:p>
        </w:tc>
        <w:tc>
          <w:tcPr>
            <w:tcW w:w="346" w:type="pct"/>
            <w:shd w:val="clear" w:color="auto" w:fill="D9D9D9" w:themeFill="background1" w:themeFillShade="D9"/>
            <w:vAlign w:val="center"/>
          </w:tcPr>
          <w:p w14:paraId="131A00BC" w14:textId="7F0160B2" w:rsidR="007F3378" w:rsidRPr="00032BAE" w:rsidDel="00061692" w:rsidRDefault="007F3378" w:rsidP="0030647B">
            <w:pPr>
              <w:jc w:val="both"/>
              <w:rPr>
                <w:del w:id="9938" w:author="Xuning Wei12232" w:date="2026-07-27T20:53:00Z"/>
                <w:rFonts w:ascii="Times New Roman" w:eastAsia="仿宋_GB2312" w:hAnsi="Times New Roman" w:cs="Times New Roman"/>
                <w:b/>
                <w:color w:val="auto"/>
                <w:sz w:val="20"/>
                <w:szCs w:val="20"/>
                <w:lang w:eastAsia="zh-CN" w:bidi="ar"/>
              </w:rPr>
            </w:pPr>
            <w:del w:id="9939" w:author="Xuning Wei12232" w:date="2026-07-27T20:53:00Z">
              <w:r w:rsidRPr="00032BAE" w:rsidDel="00061692">
                <w:rPr>
                  <w:rFonts w:ascii="Times New Roman" w:eastAsia="仿宋_GB2312" w:hAnsi="Times New Roman" w:cs="Times New Roman"/>
                  <w:b/>
                  <w:color w:val="auto"/>
                  <w:sz w:val="20"/>
                  <w:szCs w:val="20"/>
                  <w:lang w:eastAsia="zh-CN" w:bidi="ar"/>
                </w:rPr>
                <w:delText>Corrosion Probability</w:delText>
              </w:r>
            </w:del>
          </w:p>
        </w:tc>
        <w:tc>
          <w:tcPr>
            <w:tcW w:w="396" w:type="pct"/>
            <w:shd w:val="clear" w:color="auto" w:fill="D9D9D9" w:themeFill="background1" w:themeFillShade="D9"/>
            <w:vAlign w:val="center"/>
          </w:tcPr>
          <w:p w14:paraId="679AD79A" w14:textId="72E794F5" w:rsidR="007F3378" w:rsidRPr="00032BAE" w:rsidDel="00061692" w:rsidRDefault="007F3378" w:rsidP="0030647B">
            <w:pPr>
              <w:jc w:val="both"/>
              <w:rPr>
                <w:del w:id="9940" w:author="Xuning Wei12232" w:date="2026-07-27T20:53:00Z"/>
                <w:rFonts w:ascii="Times New Roman" w:eastAsia="仿宋_GB2312" w:hAnsi="Times New Roman" w:cs="Times New Roman"/>
                <w:b/>
                <w:color w:val="auto"/>
                <w:sz w:val="20"/>
                <w:szCs w:val="20"/>
                <w:lang w:eastAsia="zh-CN" w:bidi="ar"/>
              </w:rPr>
            </w:pPr>
            <w:del w:id="9941" w:author="Xuning Wei12232" w:date="2026-07-27T20:53:00Z">
              <w:r w:rsidRPr="00032BAE" w:rsidDel="00061692">
                <w:rPr>
                  <w:rFonts w:ascii="Times New Roman" w:eastAsia="仿宋_GB2312" w:hAnsi="Times New Roman" w:cs="Times New Roman"/>
                  <w:b/>
                  <w:color w:val="auto"/>
                  <w:sz w:val="20"/>
                  <w:szCs w:val="20"/>
                  <w:lang w:eastAsia="zh-CN" w:bidi="ar"/>
                </w:rPr>
                <w:delText>Corrosion Impact</w:delText>
              </w:r>
            </w:del>
          </w:p>
        </w:tc>
        <w:tc>
          <w:tcPr>
            <w:tcW w:w="792" w:type="pct"/>
            <w:gridSpan w:val="2"/>
            <w:shd w:val="clear" w:color="auto" w:fill="D9D9D9" w:themeFill="background1" w:themeFillShade="D9"/>
            <w:vAlign w:val="center"/>
          </w:tcPr>
          <w:p w14:paraId="3A4E2EB3" w14:textId="394A646E" w:rsidR="007F3378" w:rsidRPr="00032BAE" w:rsidDel="00061692" w:rsidRDefault="007F3378" w:rsidP="0030647B">
            <w:pPr>
              <w:jc w:val="both"/>
              <w:rPr>
                <w:del w:id="9942" w:author="Xuning Wei12232" w:date="2026-07-27T20:53:00Z"/>
                <w:rFonts w:ascii="Times New Roman" w:eastAsia="仿宋_GB2312" w:hAnsi="Times New Roman" w:cs="Times New Roman"/>
                <w:b/>
                <w:color w:val="auto"/>
                <w:sz w:val="20"/>
                <w:szCs w:val="20"/>
                <w:lang w:eastAsia="zh-CN" w:bidi="ar"/>
              </w:rPr>
            </w:pPr>
            <w:del w:id="9943" w:author="Xuning Wei12232" w:date="2026-07-27T20:53:00Z">
              <w:r w:rsidRPr="00032BAE" w:rsidDel="00061692">
                <w:rPr>
                  <w:rFonts w:ascii="Times New Roman" w:eastAsia="仿宋_GB2312" w:hAnsi="Times New Roman" w:cs="Times New Roman"/>
                  <w:b/>
                  <w:color w:val="auto"/>
                  <w:sz w:val="20"/>
                  <w:szCs w:val="20"/>
                  <w:lang w:eastAsia="zh-CN" w:bidi="ar"/>
                </w:rPr>
                <w:delText>Chemical Compatible, Risk and Rational</w:delText>
              </w:r>
            </w:del>
          </w:p>
        </w:tc>
        <w:tc>
          <w:tcPr>
            <w:tcW w:w="990" w:type="pct"/>
            <w:shd w:val="clear" w:color="auto" w:fill="D9D9D9" w:themeFill="background1" w:themeFillShade="D9"/>
            <w:vAlign w:val="center"/>
          </w:tcPr>
          <w:p w14:paraId="64625740" w14:textId="75FB9950" w:rsidR="007F3378" w:rsidRPr="00032BAE" w:rsidDel="00061692" w:rsidRDefault="007F3378" w:rsidP="0030647B">
            <w:pPr>
              <w:jc w:val="both"/>
              <w:rPr>
                <w:del w:id="9944" w:author="Xuning Wei12232" w:date="2026-07-27T20:53:00Z"/>
                <w:rFonts w:ascii="Times New Roman" w:eastAsia="仿宋_GB2312" w:hAnsi="Times New Roman" w:cs="Times New Roman"/>
                <w:b/>
                <w:color w:val="auto"/>
                <w:sz w:val="20"/>
                <w:szCs w:val="20"/>
                <w:lang w:eastAsia="zh-CN" w:bidi="ar"/>
              </w:rPr>
            </w:pPr>
            <w:del w:id="9945" w:author="Xuning Wei12232" w:date="2026-07-27T20:53:00Z">
              <w:r w:rsidRPr="00032BAE" w:rsidDel="00061692">
                <w:rPr>
                  <w:rFonts w:ascii="Times New Roman" w:eastAsia="仿宋_GB2312" w:hAnsi="Times New Roman" w:cs="Times New Roman"/>
                  <w:b/>
                  <w:color w:val="auto"/>
                  <w:sz w:val="20"/>
                  <w:szCs w:val="20"/>
                  <w:lang w:eastAsia="zh-CN" w:bidi="ar"/>
                </w:rPr>
                <w:delText xml:space="preserve">Data Source </w:delText>
              </w:r>
            </w:del>
          </w:p>
        </w:tc>
      </w:tr>
      <w:tr w:rsidR="00032BAE" w:rsidRPr="00032BAE" w:rsidDel="00061692" w14:paraId="58DFEEAD" w14:textId="34624F50" w:rsidTr="00656FD7">
        <w:trPr>
          <w:trHeight w:val="397"/>
          <w:del w:id="9946" w:author="Xuning Wei12232" w:date="2026-07-27T20:53:00Z"/>
        </w:trPr>
        <w:tc>
          <w:tcPr>
            <w:tcW w:w="269" w:type="pct"/>
            <w:vMerge w:val="restart"/>
            <w:shd w:val="clear" w:color="auto" w:fill="FFFFFF" w:themeFill="background1"/>
            <w:vAlign w:val="center"/>
          </w:tcPr>
          <w:p w14:paraId="1F11F621" w14:textId="7B2787BC" w:rsidR="007F3378" w:rsidRPr="00032BAE" w:rsidDel="00061692" w:rsidRDefault="00B62163" w:rsidP="0030647B">
            <w:pPr>
              <w:jc w:val="both"/>
              <w:rPr>
                <w:del w:id="9947" w:author="Xuning Wei12232" w:date="2026-07-27T20:53:00Z"/>
                <w:rFonts w:ascii="Times New Roman" w:eastAsia="仿宋_GB2312" w:hAnsi="Times New Roman" w:cs="Times New Roman"/>
                <w:color w:val="auto"/>
                <w:sz w:val="18"/>
                <w:szCs w:val="18"/>
                <w:lang w:eastAsia="zh-CN" w:bidi="ar"/>
              </w:rPr>
            </w:pPr>
            <w:del w:id="9948" w:author="Xuning Wei12232" w:date="2026-07-27T20:53:00Z">
              <w:r w:rsidDel="00061692">
                <w:rPr>
                  <w:rFonts w:ascii="Times New Roman" w:eastAsia="仿宋_GB2312" w:hAnsi="Times New Roman" w:cs="Times New Roman"/>
                  <w:color w:val="auto"/>
                  <w:sz w:val="18"/>
                  <w:szCs w:val="18"/>
                  <w:lang w:eastAsia="zh-CN" w:bidi="ar"/>
                </w:rPr>
                <w:delText>3</w:delText>
              </w:r>
            </w:del>
          </w:p>
        </w:tc>
        <w:tc>
          <w:tcPr>
            <w:tcW w:w="1365" w:type="pct"/>
            <w:vMerge w:val="restart"/>
            <w:shd w:val="clear" w:color="auto" w:fill="FFFFFF" w:themeFill="background1"/>
            <w:vAlign w:val="center"/>
          </w:tcPr>
          <w:p w14:paraId="3417E078" w14:textId="56F8B4F7" w:rsidR="00B62163" w:rsidRPr="00032BAE" w:rsidDel="00061692" w:rsidRDefault="00B62163" w:rsidP="00B62163">
            <w:pPr>
              <w:jc w:val="both"/>
              <w:rPr>
                <w:del w:id="9949" w:author="Xuning Wei12232" w:date="2026-07-27T20:53:00Z"/>
                <w:rFonts w:ascii="Times New Roman" w:eastAsia="仿宋_GB2312" w:hAnsi="Times New Roman" w:cs="Times New Roman"/>
                <w:color w:val="auto"/>
                <w:sz w:val="18"/>
                <w:szCs w:val="18"/>
              </w:rPr>
            </w:pPr>
            <w:del w:id="9950" w:author="Xuning Wei12232" w:date="2026-07-27T20:53:00Z">
              <w:r w:rsidRPr="3F42BA87" w:rsidDel="00061692">
                <w:rPr>
                  <w:rFonts w:ascii="Times New Roman" w:eastAsia="仿宋_GB2312" w:hAnsi="Times New Roman" w:cs="Times New Roman"/>
                  <w:color w:val="auto"/>
                  <w:sz w:val="18"/>
                  <w:szCs w:val="18"/>
                </w:rPr>
                <w:delText>Ad</w:delText>
              </w:r>
              <w:r w:rsidRPr="00B62163" w:rsidDel="00061692">
                <w:rPr>
                  <w:rFonts w:ascii="Times New Roman" w:eastAsia="仿宋_GB2312" w:hAnsi="Times New Roman" w:cs="Times New Roman"/>
                  <w:color w:val="000000" w:themeColor="text1"/>
                  <w:sz w:val="18"/>
                  <w:szCs w:val="18"/>
                </w:rPr>
                <w:delText xml:space="preserve">d DMF </w:delText>
              </w:r>
              <w:r w:rsidRPr="00B62163" w:rsidDel="00061692">
                <w:rPr>
                  <w:rFonts w:ascii="Times New Roman" w:eastAsia="仿宋_GB2312" w:hAnsi="Times New Roman" w:cs="Times New Roman"/>
                  <w:color w:val="000000" w:themeColor="text1"/>
                  <w:sz w:val="18"/>
                  <w:szCs w:val="18"/>
                  <w:lang w:eastAsia="zh-CN"/>
                </w:rPr>
                <w:delText>(</w:delText>
              </w:r>
            </w:del>
            <w:ins w:id="9951" w:author="Pengda Zhao - Network" w:date="2026-05-12T03:39:00Z">
              <w:del w:id="9952" w:author="Xuning Wei12232" w:date="2026-07-27T20:53:00Z">
                <w:r w:rsidRPr="00B62163" w:rsidDel="00061692">
                  <w:rPr>
                    <w:rFonts w:ascii="Times New Roman" w:eastAsia="仿宋_GB2312" w:hAnsi="Times New Roman" w:cs="Times New Roman"/>
                    <w:color w:val="000000" w:themeColor="text1"/>
                    <w:sz w:val="18"/>
                    <w:szCs w:val="18"/>
                    <w:lang w:eastAsia="zh-CN"/>
                  </w:rPr>
                  <w:delText>20</w:delText>
                </w:r>
              </w:del>
            </w:ins>
            <w:del w:id="9953" w:author="Xuning Wei12232" w:date="2026-07-27T20:53:00Z">
              <w:r w:rsidRPr="00B62163" w:rsidDel="00061692">
                <w:rPr>
                  <w:rFonts w:ascii="Times New Roman" w:eastAsia="仿宋_GB2312" w:hAnsi="Times New Roman" w:cs="Times New Roman"/>
                  <w:color w:val="000000" w:themeColor="text1"/>
                  <w:sz w:val="18"/>
                  <w:szCs w:val="18"/>
                  <w:lang w:eastAsia="zh-CN"/>
                </w:rPr>
                <w:delText>160.00 kg-</w:delText>
              </w:r>
            </w:del>
            <w:ins w:id="9954" w:author="Pengda Zhao - Network" w:date="2026-05-12T03:40:00Z">
              <w:del w:id="9955" w:author="Xuning Wei12232" w:date="2026-07-27T20:53:00Z">
                <w:r w:rsidRPr="00B62163" w:rsidDel="00061692">
                  <w:rPr>
                    <w:rFonts w:ascii="Times New Roman" w:eastAsia="仿宋_GB2312" w:hAnsi="Times New Roman" w:cs="Times New Roman"/>
                    <w:color w:val="000000" w:themeColor="text1"/>
                    <w:sz w:val="18"/>
                    <w:szCs w:val="18"/>
                    <w:lang w:eastAsia="zh-CN"/>
                  </w:rPr>
                  <w:delText>3</w:delText>
                </w:r>
              </w:del>
            </w:ins>
            <w:del w:id="9956" w:author="Xuning Wei12232" w:date="2026-07-27T20:53:00Z">
              <w:r w:rsidRPr="00B62163" w:rsidDel="00061692">
                <w:rPr>
                  <w:rFonts w:ascii="Times New Roman" w:eastAsia="仿宋_GB2312" w:hAnsi="Times New Roman" w:cs="Times New Roman"/>
                  <w:color w:val="000000" w:themeColor="text1"/>
                  <w:sz w:val="18"/>
                  <w:szCs w:val="18"/>
                  <w:lang w:eastAsia="zh-CN"/>
                </w:rPr>
                <w:delText xml:space="preserve">200.00 kg) </w:delText>
              </w:r>
              <w:r w:rsidRPr="00B62163" w:rsidDel="00061692">
                <w:rPr>
                  <w:rFonts w:ascii="Times New Roman" w:eastAsia="仿宋_GB2312" w:hAnsi="Times New Roman" w:cs="Times New Roman"/>
                  <w:color w:val="000000" w:themeColor="text1"/>
                  <w:sz w:val="18"/>
                  <w:szCs w:val="18"/>
                </w:rPr>
                <w:delText>in</w:delText>
              </w:r>
              <w:r w:rsidRPr="3F42BA87" w:rsidDel="00061692">
                <w:rPr>
                  <w:rFonts w:ascii="Times New Roman" w:eastAsia="仿宋_GB2312" w:hAnsi="Times New Roman" w:cs="Times New Roman"/>
                  <w:color w:val="auto"/>
                  <w:sz w:val="18"/>
                  <w:szCs w:val="18"/>
                </w:rPr>
                <w:delText>to</w:delText>
              </w:r>
            </w:del>
            <w:ins w:id="9957" w:author="Pengda Zhao - Network" w:date="2026-05-12T04:04:00Z">
              <w:del w:id="9958" w:author="Xuning Wei12232" w:date="2026-07-27T20:53:00Z">
                <w:r w:rsidRPr="3F42BA87" w:rsidDel="00061692">
                  <w:rPr>
                    <w:rFonts w:ascii="Times New Roman" w:eastAsia="仿宋_GB2312" w:hAnsi="Times New Roman" w:cs="Times New Roman"/>
                    <w:color w:val="auto"/>
                    <w:sz w:val="18"/>
                    <w:szCs w:val="18"/>
                  </w:rPr>
                  <w:delText xml:space="preserve"> </w:delText>
                </w:r>
              </w:del>
            </w:ins>
            <w:ins w:id="9959" w:author="Pengda Zhao - Network" w:date="2026-05-12T04:02:00Z">
              <w:del w:id="9960" w:author="Xuning Wei12232" w:date="2026-07-27T20:53:00Z">
                <w:r w:rsidRPr="3F42BA87" w:rsidDel="00061692">
                  <w:rPr>
                    <w:rFonts w:ascii="Times New Roman" w:eastAsia="仿宋_GB2312" w:hAnsi="Times New Roman" w:cs="Times New Roman"/>
                    <w:color w:val="auto"/>
                    <w:sz w:val="18"/>
                    <w:szCs w:val="18"/>
                  </w:rPr>
                  <w:delText>activation tank</w:delText>
                </w:r>
              </w:del>
            </w:ins>
            <w:del w:id="9961" w:author="Xuning Wei12232" w:date="2026-07-27T20:53:00Z">
              <w:r w:rsidRPr="3F42BA87" w:rsidDel="00061692">
                <w:rPr>
                  <w:rFonts w:ascii="Times New Roman" w:eastAsia="仿宋_GB2312" w:hAnsi="Times New Roman" w:cs="Times New Roman"/>
                  <w:color w:val="auto"/>
                  <w:sz w:val="18"/>
                  <w:szCs w:val="18"/>
                </w:rPr>
                <w:delText xml:space="preserve"> </w:delText>
              </w:r>
              <w:r w:rsidDel="00061692">
                <w:rPr>
                  <w:rFonts w:ascii="Times New Roman" w:eastAsia="仿宋_GB2312" w:hAnsi="Times New Roman" w:cs="Times New Roman"/>
                  <w:color w:val="auto"/>
                  <w:sz w:val="18"/>
                  <w:szCs w:val="18"/>
                </w:rPr>
                <w:delText>(</w:delText>
              </w:r>
              <w:r w:rsidRPr="3F42BA87" w:rsidDel="00061692">
                <w:rPr>
                  <w:rFonts w:ascii="Times New Roman" w:eastAsia="仿宋_GB2312" w:hAnsi="Times New Roman" w:cs="Times New Roman"/>
                  <w:b/>
                  <w:color w:val="auto"/>
                  <w:sz w:val="18"/>
                  <w:szCs w:val="18"/>
                </w:rPr>
                <w:delText>TJ4S-1213-Sy15-R01</w:delText>
              </w:r>
              <w:r w:rsidDel="00061692">
                <w:rPr>
                  <w:rFonts w:ascii="Times New Roman" w:eastAsia="仿宋_GB2312" w:hAnsi="Times New Roman" w:cs="Times New Roman"/>
                  <w:b/>
                  <w:color w:val="auto"/>
                  <w:sz w:val="18"/>
                  <w:szCs w:val="18"/>
                </w:rPr>
                <w:delText>)</w:delText>
              </w:r>
              <w:r w:rsidRPr="3F42BA87" w:rsidDel="00061692">
                <w:rPr>
                  <w:rFonts w:ascii="Times New Roman" w:eastAsia="仿宋_GB2312" w:hAnsi="Times New Roman" w:cs="Times New Roman"/>
                  <w:color w:val="auto"/>
                  <w:sz w:val="18"/>
                  <w:szCs w:val="18"/>
                </w:rPr>
                <w:delText>. Then transfer the solution into</w:delText>
              </w:r>
            </w:del>
            <w:ins w:id="9962" w:author="Pengda Zhao - Network" w:date="2026-05-12T04:10:00Z">
              <w:del w:id="9963" w:author="Xuning Wei12232" w:date="2026-07-27T20:53:00Z">
                <w:r w:rsidRPr="3F42BA87" w:rsidDel="00061692">
                  <w:rPr>
                    <w:rFonts w:ascii="Times New Roman" w:eastAsia="仿宋_GB2312" w:hAnsi="Times New Roman" w:cs="Times New Roman"/>
                    <w:color w:val="auto"/>
                    <w:sz w:val="18"/>
                    <w:szCs w:val="18"/>
                  </w:rPr>
                  <w:delText xml:space="preserve"> synthesis reactor</w:delText>
                </w:r>
              </w:del>
            </w:ins>
            <w:del w:id="9964" w:author="Xuning Wei12232" w:date="2026-07-27T20:53:00Z">
              <w:r w:rsidRPr="3F42BA87" w:rsidDel="00061692">
                <w:rPr>
                  <w:rFonts w:ascii="Times New Roman" w:eastAsia="仿宋_GB2312" w:hAnsi="Times New Roman" w:cs="Times New Roman"/>
                  <w:color w:val="auto"/>
                  <w:sz w:val="18"/>
                  <w:szCs w:val="18"/>
                </w:rPr>
                <w:delText xml:space="preserve"> </w:delText>
              </w:r>
              <w:r w:rsidDel="00061692">
                <w:rPr>
                  <w:rFonts w:ascii="Times New Roman" w:eastAsia="仿宋_GB2312" w:hAnsi="Times New Roman" w:cs="Times New Roman"/>
                  <w:color w:val="auto"/>
                  <w:sz w:val="18"/>
                  <w:szCs w:val="18"/>
                </w:rPr>
                <w:delText>(</w:delText>
              </w:r>
              <w:r w:rsidRPr="3F42BA87" w:rsidDel="00061692">
                <w:rPr>
                  <w:rFonts w:ascii="Times New Roman" w:eastAsia="仿宋_GB2312" w:hAnsi="Times New Roman" w:cs="Times New Roman"/>
                  <w:b/>
                  <w:color w:val="auto"/>
                  <w:sz w:val="18"/>
                  <w:szCs w:val="18"/>
                </w:rPr>
                <w:delText>TJ4S-1213-Sy15</w:delText>
              </w:r>
              <w:r w:rsidDel="00061692">
                <w:rPr>
                  <w:rFonts w:ascii="Times New Roman" w:eastAsia="仿宋_GB2312" w:hAnsi="Times New Roman" w:cs="Times New Roman"/>
                  <w:b/>
                  <w:color w:val="auto"/>
                  <w:sz w:val="18"/>
                  <w:szCs w:val="18"/>
                </w:rPr>
                <w:delText>)</w:delText>
              </w:r>
              <w:r w:rsidRPr="3F42BA87" w:rsidDel="00061692">
                <w:rPr>
                  <w:rFonts w:ascii="Times New Roman" w:eastAsia="仿宋_GB2312" w:hAnsi="Times New Roman" w:cs="Times New Roman"/>
                  <w:b/>
                  <w:color w:val="auto"/>
                  <w:sz w:val="18"/>
                  <w:szCs w:val="18"/>
                </w:rPr>
                <w:delText xml:space="preserve">, </w:delText>
              </w:r>
              <w:r w:rsidRPr="3F42BA87" w:rsidDel="00061692">
                <w:rPr>
                  <w:rFonts w:ascii="Times New Roman" w:eastAsia="仿宋_GB2312" w:hAnsi="Times New Roman" w:cs="Times New Roman"/>
                  <w:color w:val="auto"/>
                  <w:sz w:val="18"/>
                  <w:szCs w:val="18"/>
                </w:rPr>
                <w:delText>start the stirrer, bubble with nitrogen for 5±2min, then stop the stirrer and nitrogen, drain. Sample the mixture for Water content analysis. If Water content≤500ppm, proceed to Operation 4, if Water content&gt;500 ppm, repeat Operation 3 until the moisture content is ≤500 ppm.</w:delText>
              </w:r>
            </w:del>
          </w:p>
          <w:p w14:paraId="0F1C0A83" w14:textId="043C1ED2" w:rsidR="007F3378" w:rsidRPr="00032BAE" w:rsidDel="00061692" w:rsidRDefault="00B62163" w:rsidP="00B62163">
            <w:pPr>
              <w:jc w:val="both"/>
              <w:rPr>
                <w:del w:id="9965" w:author="Xuning Wei12232" w:date="2026-07-27T20:53:00Z"/>
                <w:rFonts w:ascii="Times New Roman" w:eastAsia="仿宋_GB2312" w:hAnsi="Times New Roman" w:cs="Times New Roman"/>
                <w:color w:val="auto"/>
                <w:sz w:val="18"/>
                <w:szCs w:val="18"/>
                <w:lang w:eastAsia="zh-CN" w:bidi="ar"/>
              </w:rPr>
            </w:pPr>
            <w:del w:id="9966" w:author="Xuning Wei12232" w:date="2026-07-27T20:53:00Z">
              <w:r w:rsidRPr="3F42BA87" w:rsidDel="00061692">
                <w:rPr>
                  <w:rFonts w:ascii="Times New Roman" w:eastAsia="仿宋_GB2312" w:hAnsi="Times New Roman" w:cs="Times New Roman"/>
                  <w:color w:val="auto"/>
                  <w:sz w:val="18"/>
                  <w:szCs w:val="18"/>
                </w:rPr>
                <w:delText>Note: In all the following operations, unless otherwise noted. The agitation speed of synthesis reactor is set as 20±10 rpm, the agitation speed of activation tank is set as 95±10 rpm, and the nitrogen flow rate is set to 5±2 Nm³/h.</w:delText>
              </w:r>
            </w:del>
          </w:p>
        </w:tc>
        <w:tc>
          <w:tcPr>
            <w:tcW w:w="842" w:type="pct"/>
            <w:vMerge w:val="restart"/>
            <w:shd w:val="clear" w:color="auto" w:fill="FFFFFF" w:themeFill="background1"/>
            <w:vAlign w:val="center"/>
          </w:tcPr>
          <w:p w14:paraId="41CBF1BF" w14:textId="1B268FAA" w:rsidR="007F3378" w:rsidRPr="00032BAE" w:rsidDel="00061692" w:rsidRDefault="007F3378" w:rsidP="0030647B">
            <w:pPr>
              <w:jc w:val="both"/>
              <w:rPr>
                <w:del w:id="9967" w:author="Xuning Wei12232" w:date="2026-07-27T20:53:00Z"/>
                <w:rFonts w:ascii="Times New Roman" w:eastAsia="仿宋_GB2312" w:hAnsi="Times New Roman" w:cs="Times New Roman"/>
                <w:color w:val="auto"/>
                <w:sz w:val="18"/>
                <w:szCs w:val="18"/>
                <w:lang w:eastAsia="zh-CN" w:bidi="ar"/>
              </w:rPr>
            </w:pPr>
            <w:del w:id="9968"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Reactor (inner surface, temperature probe, agitator): </w:delText>
              </w:r>
              <w:r w:rsidR="00161EA5" w:rsidRPr="00032BAE" w:rsidDel="00061692">
                <w:rPr>
                  <w:rFonts w:ascii="Times New Roman" w:eastAsia="仿宋_GB2312" w:hAnsi="Times New Roman" w:cs="Times New Roman"/>
                  <w:color w:val="auto"/>
                  <w:sz w:val="18"/>
                  <w:szCs w:val="18"/>
                  <w:lang w:eastAsia="zh-CN" w:bidi="ar"/>
                </w:rPr>
                <w:delText>C-276</w:delText>
              </w:r>
            </w:del>
          </w:p>
          <w:p w14:paraId="48060208" w14:textId="31621E96" w:rsidR="007F3378" w:rsidRPr="00032BAE" w:rsidDel="00061692" w:rsidRDefault="007F3378" w:rsidP="0030647B">
            <w:pPr>
              <w:jc w:val="both"/>
              <w:rPr>
                <w:del w:id="9969" w:author="Xuning Wei12232" w:date="2026-07-27T20:53:00Z"/>
                <w:rFonts w:ascii="Times New Roman" w:eastAsia="仿宋_GB2312" w:hAnsi="Times New Roman" w:cs="Times New Roman"/>
                <w:color w:val="auto"/>
                <w:sz w:val="18"/>
                <w:szCs w:val="18"/>
                <w:lang w:eastAsia="zh-CN" w:bidi="ar"/>
              </w:rPr>
            </w:pPr>
            <w:del w:id="9970"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Valve, gasket: PTFE </w:delText>
              </w:r>
            </w:del>
          </w:p>
          <w:p w14:paraId="2988B7FC" w14:textId="1C3C3251" w:rsidR="007F3378" w:rsidRPr="00032BAE" w:rsidDel="00061692" w:rsidRDefault="007F3378" w:rsidP="0030647B">
            <w:pPr>
              <w:jc w:val="both"/>
              <w:rPr>
                <w:del w:id="9971" w:author="Xuning Wei12232" w:date="2026-07-27T20:53:00Z"/>
                <w:rFonts w:ascii="Times New Roman" w:eastAsia="仿宋_GB2312" w:hAnsi="Times New Roman" w:cs="Times New Roman"/>
                <w:color w:val="auto"/>
                <w:sz w:val="18"/>
                <w:szCs w:val="18"/>
                <w:lang w:eastAsia="zh-CN" w:bidi="ar"/>
              </w:rPr>
            </w:pPr>
            <w:del w:id="9972"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Sight glass: GL </w:delText>
              </w:r>
            </w:del>
          </w:p>
          <w:p w14:paraId="7D071888" w14:textId="4C630E63" w:rsidR="007F3378" w:rsidRPr="00032BAE" w:rsidDel="00061692" w:rsidRDefault="007F3378" w:rsidP="0030647B">
            <w:pPr>
              <w:jc w:val="both"/>
              <w:rPr>
                <w:del w:id="9973" w:author="Xuning Wei12232" w:date="2026-07-27T20:53:00Z"/>
                <w:rFonts w:ascii="Times New Roman" w:eastAsia="仿宋_GB2312" w:hAnsi="Times New Roman" w:cs="Times New Roman"/>
                <w:color w:val="auto"/>
                <w:sz w:val="18"/>
                <w:szCs w:val="18"/>
                <w:lang w:eastAsia="zh-CN" w:bidi="ar"/>
              </w:rPr>
            </w:pPr>
            <w:del w:id="9974" w:author="Xuning Wei12232" w:date="2026-07-27T20:53:00Z">
              <w:r w:rsidRPr="00032BAE" w:rsidDel="00061692">
                <w:rPr>
                  <w:rFonts w:ascii="Times New Roman" w:eastAsia="仿宋_GB2312" w:hAnsi="Times New Roman" w:cs="Times New Roman"/>
                  <w:color w:val="auto"/>
                  <w:sz w:val="18"/>
                  <w:szCs w:val="18"/>
                  <w:lang w:eastAsia="zh-CN" w:bidi="ar"/>
                </w:rPr>
                <w:delText>Waste discharge pump: Plastisol lined</w:delText>
              </w:r>
            </w:del>
          </w:p>
          <w:p w14:paraId="168FADF1" w14:textId="10DE1C9D" w:rsidR="007F3378" w:rsidRPr="00032BAE" w:rsidDel="00061692" w:rsidRDefault="007F3378" w:rsidP="0030647B">
            <w:pPr>
              <w:jc w:val="both"/>
              <w:rPr>
                <w:del w:id="9975" w:author="Xuning Wei12232" w:date="2026-07-27T20:53:00Z"/>
                <w:rFonts w:ascii="Times New Roman" w:eastAsia="仿宋_GB2312" w:hAnsi="Times New Roman" w:cs="Times New Roman"/>
                <w:color w:val="auto"/>
                <w:sz w:val="18"/>
                <w:szCs w:val="18"/>
                <w:lang w:eastAsia="zh-CN" w:bidi="ar"/>
              </w:rPr>
            </w:pPr>
            <w:del w:id="9976" w:author="Xuning Wei12232" w:date="2026-07-27T20:53:00Z">
              <w:r w:rsidRPr="00032BAE" w:rsidDel="00061692">
                <w:rPr>
                  <w:rFonts w:ascii="Times New Roman" w:eastAsia="仿宋_GB2312" w:hAnsi="Times New Roman" w:cs="Times New Roman"/>
                  <w:color w:val="auto"/>
                  <w:sz w:val="18"/>
                  <w:szCs w:val="18"/>
                  <w:lang w:eastAsia="zh-CN" w:bidi="ar"/>
                </w:rPr>
                <w:delText>Charging line for DMF:</w:delText>
              </w:r>
              <w:r w:rsidR="00A02028" w:rsidRPr="00032BAE" w:rsidDel="00061692">
                <w:rPr>
                  <w:rFonts w:ascii="Times New Roman" w:eastAsia="仿宋_GB2312" w:hAnsi="Times New Roman" w:cs="Times New Roman"/>
                  <w:color w:val="auto"/>
                  <w:sz w:val="18"/>
                  <w:szCs w:val="18"/>
                  <w:lang w:eastAsia="zh-CN" w:bidi="ar"/>
                </w:rPr>
                <w:delText xml:space="preserve"> </w:delText>
              </w:r>
              <w:r w:rsidRPr="00032BAE" w:rsidDel="00061692">
                <w:rPr>
                  <w:rFonts w:ascii="Times New Roman" w:eastAsia="仿宋_GB2312" w:hAnsi="Times New Roman" w:cs="Times New Roman"/>
                  <w:color w:val="auto"/>
                  <w:sz w:val="18"/>
                  <w:szCs w:val="18"/>
                  <w:lang w:eastAsia="zh-CN" w:bidi="ar"/>
                </w:rPr>
                <w:delText>SS</w:delText>
              </w:r>
            </w:del>
          </w:p>
        </w:tc>
        <w:tc>
          <w:tcPr>
            <w:tcW w:w="346" w:type="pct"/>
            <w:vMerge w:val="restart"/>
            <w:shd w:val="clear" w:color="auto" w:fill="FFFFFF" w:themeFill="background1"/>
            <w:vAlign w:val="center"/>
          </w:tcPr>
          <w:p w14:paraId="2110BB43" w14:textId="33FC6AB5" w:rsidR="007F3378" w:rsidRPr="00032BAE" w:rsidDel="00061692" w:rsidRDefault="007F3378" w:rsidP="0030647B">
            <w:pPr>
              <w:jc w:val="both"/>
              <w:rPr>
                <w:del w:id="9977" w:author="Xuning Wei12232" w:date="2026-07-27T20:53:00Z"/>
                <w:rFonts w:ascii="Times New Roman" w:eastAsia="仿宋_GB2312" w:hAnsi="Times New Roman" w:cs="Times New Roman"/>
                <w:color w:val="auto"/>
                <w:sz w:val="18"/>
                <w:szCs w:val="18"/>
                <w:lang w:eastAsia="zh-CN" w:bidi="ar"/>
              </w:rPr>
            </w:pPr>
            <w:del w:id="9978"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96" w:type="pct"/>
            <w:vMerge w:val="restart"/>
            <w:shd w:val="clear" w:color="auto" w:fill="FFFFFF" w:themeFill="background1"/>
            <w:vAlign w:val="center"/>
          </w:tcPr>
          <w:p w14:paraId="19ECC279" w14:textId="75967A04" w:rsidR="007F3378" w:rsidRPr="00032BAE" w:rsidDel="00061692" w:rsidRDefault="007F3378" w:rsidP="0030647B">
            <w:pPr>
              <w:jc w:val="both"/>
              <w:rPr>
                <w:del w:id="9979" w:author="Xuning Wei12232" w:date="2026-07-27T20:53:00Z"/>
                <w:rFonts w:ascii="Times New Roman" w:eastAsia="仿宋_GB2312" w:hAnsi="Times New Roman" w:cs="Times New Roman"/>
                <w:color w:val="auto"/>
                <w:sz w:val="18"/>
                <w:szCs w:val="18"/>
                <w:lang w:eastAsia="zh-CN" w:bidi="ar"/>
              </w:rPr>
            </w:pPr>
            <w:del w:id="9980"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35" w:type="pct"/>
            <w:vAlign w:val="center"/>
          </w:tcPr>
          <w:p w14:paraId="2AED5A39" w14:textId="2FD88E16" w:rsidR="007F3378" w:rsidRPr="00032BAE" w:rsidDel="00061692" w:rsidRDefault="000B6761" w:rsidP="0030647B">
            <w:pPr>
              <w:jc w:val="both"/>
              <w:rPr>
                <w:del w:id="9981" w:author="Xuning Wei12232" w:date="2026-07-27T20:53:00Z"/>
                <w:rFonts w:ascii="Times New Roman" w:eastAsia="仿宋_GB2312" w:hAnsi="Times New Roman" w:cs="Times New Roman"/>
                <w:color w:val="auto"/>
                <w:sz w:val="18"/>
                <w:szCs w:val="18"/>
                <w:lang w:eastAsia="zh-CN" w:bidi="ar"/>
              </w:rPr>
            </w:pPr>
            <w:customXmlDelRangeStart w:id="9982" w:author="Xuning Wei12232" w:date="2026-07-27T20:53:00Z"/>
            <w:sdt>
              <w:sdtPr>
                <w:rPr>
                  <w:rFonts w:ascii="Times New Roman" w:eastAsia="仿宋_GB2312" w:hAnsi="Times New Roman" w:cs="Times New Roman"/>
                  <w:color w:val="auto"/>
                  <w:sz w:val="18"/>
                  <w:szCs w:val="18"/>
                  <w:lang w:eastAsia="zh-CN" w:bidi="ar"/>
                </w:rPr>
                <w:id w:val="1079183572"/>
                <w14:checkbox>
                  <w14:checked w14:val="1"/>
                  <w14:checkedState w14:val="2612" w14:font="MS Gothic"/>
                  <w14:uncheckedState w14:val="2610" w14:font="MS Gothic"/>
                </w14:checkbox>
              </w:sdtPr>
              <w:sdtEndPr/>
              <w:sdtContent>
                <w:customXmlDelRangeEnd w:id="9982"/>
                <w:del w:id="9983" w:author="Xuning Wei12232" w:date="2026-07-27T20:53:00Z">
                  <w:r w:rsidR="007F3378" w:rsidRPr="00032BAE" w:rsidDel="00061692">
                    <w:rPr>
                      <w:rFonts w:ascii="Segoe UI Symbol" w:eastAsia="仿宋_GB2312" w:hAnsi="Segoe UI Symbol" w:cs="Segoe UI Symbol"/>
                      <w:color w:val="auto"/>
                      <w:sz w:val="18"/>
                      <w:szCs w:val="18"/>
                      <w:lang w:eastAsia="zh-CN" w:bidi="ar"/>
                    </w:rPr>
                    <w:delText>☒</w:delText>
                  </w:r>
                </w:del>
                <w:customXmlDelRangeStart w:id="9984" w:author="Xuning Wei12232" w:date="2026-07-27T20:53:00Z"/>
              </w:sdtContent>
            </w:sdt>
            <w:customXmlDelRangeEnd w:id="9984"/>
            <w:del w:id="9985" w:author="Xuning Wei12232" w:date="2026-07-27T20:53:00Z">
              <w:r w:rsidR="007F3378" w:rsidRPr="00032BAE" w:rsidDel="00061692">
                <w:rPr>
                  <w:rFonts w:ascii="Times New Roman" w:eastAsia="仿宋_GB2312" w:hAnsi="Times New Roman" w:cs="Times New Roman"/>
                  <w:color w:val="auto"/>
                  <w:sz w:val="18"/>
                  <w:szCs w:val="18"/>
                  <w:lang w:eastAsia="zh-CN" w:bidi="ar"/>
                </w:rPr>
                <w:delText>Yes</w:delText>
              </w:r>
            </w:del>
          </w:p>
        </w:tc>
        <w:tc>
          <w:tcPr>
            <w:tcW w:w="457" w:type="pct"/>
            <w:vAlign w:val="center"/>
          </w:tcPr>
          <w:p w14:paraId="6EAB145F" w14:textId="785B170F" w:rsidR="007F3378" w:rsidRPr="00032BAE" w:rsidDel="00061692" w:rsidRDefault="000B6761" w:rsidP="0030647B">
            <w:pPr>
              <w:jc w:val="both"/>
              <w:rPr>
                <w:del w:id="9986" w:author="Xuning Wei12232" w:date="2026-07-27T20:53:00Z"/>
                <w:rFonts w:ascii="Times New Roman" w:eastAsia="仿宋_GB2312" w:hAnsi="Times New Roman" w:cs="Times New Roman"/>
                <w:color w:val="auto"/>
                <w:sz w:val="18"/>
                <w:szCs w:val="18"/>
                <w:lang w:eastAsia="zh-CN" w:bidi="ar"/>
              </w:rPr>
            </w:pPr>
            <w:customXmlDelRangeStart w:id="9987" w:author="Xuning Wei12232" w:date="2026-07-27T20:53:00Z"/>
            <w:sdt>
              <w:sdtPr>
                <w:rPr>
                  <w:rFonts w:ascii="Times New Roman" w:eastAsia="仿宋_GB2312" w:hAnsi="Times New Roman" w:cs="Times New Roman"/>
                  <w:color w:val="auto"/>
                  <w:sz w:val="18"/>
                  <w:szCs w:val="18"/>
                  <w:lang w:eastAsia="zh-CN" w:bidi="ar"/>
                </w:rPr>
                <w:id w:val="1318378292"/>
                <w14:checkbox>
                  <w14:checked w14:val="0"/>
                  <w14:checkedState w14:val="2612" w14:font="MS Gothic"/>
                  <w14:uncheckedState w14:val="2610" w14:font="MS Gothic"/>
                </w14:checkbox>
              </w:sdtPr>
              <w:sdtEndPr/>
              <w:sdtContent>
                <w:customXmlDelRangeEnd w:id="9987"/>
                <w:del w:id="9988" w:author="Xuning Wei12232" w:date="2026-07-27T20:53:00Z">
                  <w:r w:rsidR="007F3378" w:rsidRPr="00032BAE" w:rsidDel="00061692">
                    <w:rPr>
                      <w:rFonts w:ascii="Segoe UI Symbol" w:eastAsia="仿宋_GB2312" w:hAnsi="Segoe UI Symbol" w:cs="Segoe UI Symbol"/>
                      <w:color w:val="auto"/>
                      <w:sz w:val="18"/>
                      <w:szCs w:val="18"/>
                      <w:lang w:eastAsia="zh-CN" w:bidi="ar"/>
                    </w:rPr>
                    <w:delText>☐</w:delText>
                  </w:r>
                </w:del>
                <w:customXmlDelRangeStart w:id="9989" w:author="Xuning Wei12232" w:date="2026-07-27T20:53:00Z"/>
              </w:sdtContent>
            </w:sdt>
            <w:customXmlDelRangeEnd w:id="9989"/>
            <w:del w:id="9990"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No</w:delText>
              </w:r>
            </w:del>
          </w:p>
        </w:tc>
        <w:tc>
          <w:tcPr>
            <w:tcW w:w="990" w:type="pct"/>
            <w:vMerge w:val="restart"/>
            <w:vAlign w:val="center"/>
          </w:tcPr>
          <w:p w14:paraId="34396E48" w14:textId="10DB670E" w:rsidR="007F3378" w:rsidRPr="00032BAE" w:rsidDel="00061692" w:rsidRDefault="000B6761" w:rsidP="0030647B">
            <w:pPr>
              <w:jc w:val="both"/>
              <w:rPr>
                <w:del w:id="9991" w:author="Xuning Wei12232" w:date="2026-07-27T20:53:00Z"/>
                <w:rFonts w:ascii="Times New Roman" w:eastAsia="仿宋_GB2312" w:hAnsi="Times New Roman" w:cs="Times New Roman"/>
                <w:color w:val="auto"/>
                <w:sz w:val="18"/>
                <w:szCs w:val="18"/>
                <w:u w:val="single"/>
                <w:lang w:eastAsia="zh-CN" w:bidi="ar"/>
              </w:rPr>
            </w:pPr>
            <w:customXmlDelRangeStart w:id="9992" w:author="Xuning Wei12232" w:date="2026-07-27T20:53:00Z"/>
            <w:sdt>
              <w:sdtPr>
                <w:rPr>
                  <w:rFonts w:ascii="Times New Roman" w:eastAsia="仿宋_GB2312" w:hAnsi="Times New Roman" w:cs="Times New Roman"/>
                  <w:b/>
                  <w:color w:val="auto"/>
                  <w:sz w:val="18"/>
                  <w:szCs w:val="18"/>
                  <w:lang w:eastAsia="zh-CN" w:bidi="ar"/>
                </w:rPr>
                <w:id w:val="-1589757514"/>
                <w14:checkbox>
                  <w14:checked w14:val="0"/>
                  <w14:checkedState w14:val="2612" w14:font="MS Gothic"/>
                  <w14:uncheckedState w14:val="2610" w14:font="MS Gothic"/>
                </w14:checkbox>
              </w:sdtPr>
              <w:sdtEndPr/>
              <w:sdtContent>
                <w:customXmlDelRangeEnd w:id="9992"/>
                <w:del w:id="9993" w:author="Xuning Wei12232" w:date="2026-07-27T20:53:00Z">
                  <w:r w:rsidR="007F3378" w:rsidRPr="00032BAE" w:rsidDel="00061692">
                    <w:rPr>
                      <w:rFonts w:ascii="Segoe UI Symbol" w:eastAsia="仿宋_GB2312" w:hAnsi="Segoe UI Symbol" w:cs="Segoe UI Symbol"/>
                      <w:b/>
                      <w:color w:val="auto"/>
                      <w:sz w:val="18"/>
                      <w:szCs w:val="18"/>
                      <w:lang w:eastAsia="zh-CN" w:bidi="ar"/>
                    </w:rPr>
                    <w:delText>☐</w:delText>
                  </w:r>
                </w:del>
                <w:customXmlDelRangeStart w:id="9994" w:author="Xuning Wei12232" w:date="2026-07-27T20:53:00Z"/>
              </w:sdtContent>
            </w:sdt>
            <w:customXmlDelRangeEnd w:id="9994"/>
            <w:del w:id="9995"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Asymchem R&amp;D Lab:</w:delText>
              </w:r>
              <w:r w:rsidR="00962AC5" w:rsidRPr="00032BAE" w:rsidDel="00061692">
                <w:rPr>
                  <w:rFonts w:ascii="Times New Roman" w:eastAsia="仿宋_GB2312" w:hAnsi="Times New Roman" w:cs="Times New Roman"/>
                  <w:color w:val="auto"/>
                  <w:sz w:val="18"/>
                  <w:szCs w:val="18"/>
                  <w:lang w:eastAsia="zh-CN" w:bidi="ar"/>
                </w:rPr>
                <w:delText xml:space="preserve"> </w:delText>
              </w:r>
              <w:r w:rsidR="007F3378" w:rsidRPr="00032BAE" w:rsidDel="00061692">
                <w:rPr>
                  <w:rFonts w:ascii="Times New Roman" w:eastAsia="仿宋_GB2312" w:hAnsi="Times New Roman" w:cs="Times New Roman"/>
                  <w:color w:val="auto"/>
                  <w:sz w:val="18"/>
                  <w:szCs w:val="18"/>
                  <w:u w:val="single"/>
                  <w:lang w:eastAsia="zh-CN" w:bidi="ar"/>
                </w:rPr>
                <w:delText xml:space="preserve">N/A </w:delText>
              </w:r>
            </w:del>
          </w:p>
          <w:p w14:paraId="1A489E0B" w14:textId="25E59AA8" w:rsidR="007F3378" w:rsidRPr="00032BAE" w:rsidDel="00061692" w:rsidRDefault="000B6761" w:rsidP="0030647B">
            <w:pPr>
              <w:jc w:val="both"/>
              <w:rPr>
                <w:del w:id="9996" w:author="Xuning Wei12232" w:date="2026-07-27T20:53:00Z"/>
                <w:rFonts w:ascii="Times New Roman" w:eastAsia="仿宋_GB2312" w:hAnsi="Times New Roman" w:cs="Times New Roman"/>
                <w:color w:val="auto"/>
                <w:sz w:val="18"/>
                <w:szCs w:val="18"/>
                <w:u w:val="single"/>
                <w:lang w:eastAsia="zh-CN" w:bidi="ar"/>
              </w:rPr>
            </w:pPr>
            <w:customXmlDelRangeStart w:id="9997" w:author="Xuning Wei12232" w:date="2026-07-27T20:53:00Z"/>
            <w:sdt>
              <w:sdtPr>
                <w:rPr>
                  <w:rFonts w:ascii="Times New Roman" w:eastAsia="仿宋_GB2312" w:hAnsi="Times New Roman" w:cs="Times New Roman"/>
                  <w:b/>
                  <w:color w:val="auto"/>
                  <w:sz w:val="18"/>
                  <w:szCs w:val="18"/>
                  <w:lang w:eastAsia="zh-CN" w:bidi="ar"/>
                </w:rPr>
                <w:id w:val="1223018559"/>
                <w14:checkbox>
                  <w14:checked w14:val="1"/>
                  <w14:checkedState w14:val="2612" w14:font="MS Gothic"/>
                  <w14:uncheckedState w14:val="2610" w14:font="MS Gothic"/>
                </w14:checkbox>
              </w:sdtPr>
              <w:sdtEndPr/>
              <w:sdtContent>
                <w:customXmlDelRangeEnd w:id="9997"/>
                <w:del w:id="9998" w:author="Xuning Wei12232" w:date="2026-07-27T20:53:00Z">
                  <w:r w:rsidR="007F3378" w:rsidRPr="00032BAE" w:rsidDel="00061692">
                    <w:rPr>
                      <w:rFonts w:ascii="Segoe UI Symbol" w:eastAsia="仿宋_GB2312" w:hAnsi="Segoe UI Symbol" w:cs="Segoe UI Symbol"/>
                      <w:b/>
                      <w:color w:val="auto"/>
                      <w:sz w:val="18"/>
                      <w:szCs w:val="18"/>
                      <w:lang w:eastAsia="zh-CN" w:bidi="ar"/>
                    </w:rPr>
                    <w:delText>☒</w:delText>
                  </w:r>
                </w:del>
                <w:customXmlDelRangeStart w:id="9999" w:author="Xuning Wei12232" w:date="2026-07-27T20:53:00Z"/>
              </w:sdtContent>
            </w:sdt>
            <w:customXmlDelRangeEnd w:id="9999"/>
            <w:del w:id="10000"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Asymchem Production data, Lot Number:</w:delText>
              </w:r>
              <w:r w:rsidR="00576CE7" w:rsidRPr="00032BAE" w:rsidDel="00061692">
                <w:rPr>
                  <w:rFonts w:ascii="Times New Roman" w:eastAsia="仿宋_GB2312" w:hAnsi="Times New Roman" w:cs="Times New Roman"/>
                  <w:color w:val="auto"/>
                  <w:sz w:val="18"/>
                  <w:szCs w:val="18"/>
                  <w:u w:val="single"/>
                  <w:lang w:eastAsia="zh-CN" w:bidi="ar"/>
                </w:rPr>
                <w:delText xml:space="preserve">  CPo140020</w:delText>
              </w:r>
            </w:del>
            <w:ins w:id="10001" w:author="Johan Granander" w:date="2026-05-04T11:55:00Z">
              <w:del w:id="10002" w:author="Xuning Wei12232" w:date="2026-07-27T20:53:00Z">
                <w:r w:rsidR="00840074" w:rsidRPr="00032BAE" w:rsidDel="00061692">
                  <w:rPr>
                    <w:rFonts w:ascii="Times New Roman" w:eastAsia="仿宋_GB2312" w:hAnsi="Times New Roman" w:cs="Times New Roman"/>
                    <w:color w:val="auto"/>
                    <w:sz w:val="18"/>
                    <w:szCs w:val="18"/>
                    <w:lang w:eastAsia="zh-CN" w:bidi="ar"/>
                  </w:rPr>
                  <w:delText>:</w:delText>
                </w:r>
                <w:r w:rsidR="00840074" w:rsidRPr="00032BAE" w:rsidDel="00061692">
                  <w:rPr>
                    <w:rFonts w:ascii="Times New Roman" w:eastAsia="仿宋_GB2312" w:hAnsi="Times New Roman" w:cs="Times New Roman"/>
                    <w:color w:val="auto"/>
                    <w:sz w:val="18"/>
                    <w:szCs w:val="18"/>
                    <w:u w:val="single"/>
                    <w:lang w:eastAsia="zh-CN" w:bidi="ar"/>
                  </w:rPr>
                  <w:delText xml:space="preserve"> </w:delText>
                </w:r>
              </w:del>
              <w:del w:id="10003" w:author="Xuning Wei12232" w:date="2026-07-27T17:56:00Z">
                <w:r w:rsidR="00840074" w:rsidRPr="00032BAE" w:rsidDel="00F338FC">
                  <w:rPr>
                    <w:rFonts w:ascii="Times New Roman" w:eastAsia="仿宋_GB2312" w:hAnsi="Times New Roman" w:cs="Times New Roman"/>
                    <w:color w:val="auto"/>
                    <w:sz w:val="18"/>
                    <w:szCs w:val="18"/>
                    <w:u w:val="single"/>
                    <w:lang w:eastAsia="zh-CN" w:bidi="ar"/>
                  </w:rPr>
                  <w:delText>CPo140020</w:delText>
                </w:r>
              </w:del>
            </w:ins>
            <w:del w:id="10004" w:author="Xuning Wei12232" w:date="2026-07-27T17:56:00Z">
              <w:r w:rsidR="00576CE7" w:rsidRPr="00032BAE" w:rsidDel="00F338FC">
                <w:rPr>
                  <w:rFonts w:ascii="Times New Roman" w:eastAsia="仿宋_GB2312" w:hAnsi="Times New Roman" w:cs="Times New Roman"/>
                  <w:color w:val="auto"/>
                  <w:sz w:val="18"/>
                  <w:szCs w:val="18"/>
                  <w:u w:val="single"/>
                  <w:lang w:eastAsia="zh-CN" w:bidi="ar"/>
                </w:rPr>
                <w:delText>-02-01-02</w:delText>
              </w:r>
            </w:del>
            <w:del w:id="10005" w:author="Xuning Wei12232" w:date="2026-07-27T20:53:00Z">
              <w:r w:rsidR="007F3378" w:rsidRPr="00032BAE" w:rsidDel="00061692">
                <w:rPr>
                  <w:rFonts w:ascii="Times New Roman" w:eastAsia="仿宋_GB2312" w:hAnsi="Times New Roman" w:cs="Times New Roman"/>
                  <w:color w:val="auto"/>
                  <w:sz w:val="18"/>
                  <w:szCs w:val="18"/>
                  <w:u w:val="single"/>
                  <w:lang w:eastAsia="zh-CN" w:bidi="ar"/>
                </w:rPr>
                <w:delText xml:space="preserve">  </w:delText>
              </w:r>
            </w:del>
          </w:p>
          <w:p w14:paraId="6EE3D653" w14:textId="46E8D951" w:rsidR="007F3378" w:rsidRPr="00032BAE" w:rsidDel="00061692" w:rsidRDefault="000B6761" w:rsidP="0030647B">
            <w:pPr>
              <w:jc w:val="both"/>
              <w:rPr>
                <w:del w:id="10006" w:author="Xuning Wei12232" w:date="2026-07-27T20:53:00Z"/>
                <w:rFonts w:ascii="Times New Roman" w:eastAsia="仿宋_GB2312" w:hAnsi="Times New Roman" w:cs="Times New Roman"/>
                <w:color w:val="auto"/>
                <w:sz w:val="18"/>
                <w:szCs w:val="18"/>
                <w:lang w:eastAsia="zh-CN" w:bidi="ar"/>
              </w:rPr>
            </w:pPr>
            <w:customXmlDelRangeStart w:id="10007" w:author="Xuning Wei12232" w:date="2026-07-27T20:53:00Z"/>
            <w:sdt>
              <w:sdtPr>
                <w:rPr>
                  <w:rFonts w:ascii="Times New Roman" w:eastAsia="仿宋_GB2312" w:hAnsi="Times New Roman" w:cs="Times New Roman"/>
                  <w:b/>
                  <w:color w:val="auto"/>
                  <w:sz w:val="18"/>
                  <w:szCs w:val="18"/>
                  <w:lang w:eastAsia="zh-CN" w:bidi="ar"/>
                </w:rPr>
                <w:id w:val="1869258682"/>
                <w14:checkbox>
                  <w14:checked w14:val="0"/>
                  <w14:checkedState w14:val="2612" w14:font="MS Gothic"/>
                  <w14:uncheckedState w14:val="2610" w14:font="MS Gothic"/>
                </w14:checkbox>
              </w:sdtPr>
              <w:sdtEndPr/>
              <w:sdtContent>
                <w:customXmlDelRangeEnd w:id="10007"/>
                <w:del w:id="10008" w:author="Xuning Wei12232" w:date="2026-07-27T20:53:00Z">
                  <w:r w:rsidR="007F3378" w:rsidRPr="00032BAE" w:rsidDel="00061692">
                    <w:rPr>
                      <w:rFonts w:ascii="Segoe UI Symbol" w:eastAsia="仿宋_GB2312" w:hAnsi="Segoe UI Symbol" w:cs="Segoe UI Symbol"/>
                      <w:b/>
                      <w:color w:val="auto"/>
                      <w:sz w:val="18"/>
                      <w:szCs w:val="18"/>
                      <w:lang w:eastAsia="zh-CN" w:bidi="ar"/>
                    </w:rPr>
                    <w:delText>☐</w:delText>
                  </w:r>
                </w:del>
                <w:customXmlDelRangeStart w:id="10009" w:author="Xuning Wei12232" w:date="2026-07-27T20:53:00Z"/>
              </w:sdtContent>
            </w:sdt>
            <w:customXmlDelRangeEnd w:id="10009"/>
            <w:del w:id="10010"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Supplier data:</w:delText>
              </w:r>
              <w:r w:rsidR="007F3378" w:rsidRPr="00032BAE" w:rsidDel="00061692">
                <w:rPr>
                  <w:rFonts w:ascii="Times New Roman" w:eastAsia="仿宋_GB2312" w:hAnsi="Times New Roman" w:cs="Times New Roman"/>
                  <w:color w:val="auto"/>
                  <w:sz w:val="18"/>
                  <w:szCs w:val="18"/>
                  <w:u w:val="single"/>
                  <w:lang w:eastAsia="zh-CN" w:bidi="ar"/>
                </w:rPr>
                <w:delText xml:space="preserve">  N</w:delText>
              </w:r>
            </w:del>
            <w:ins w:id="10011" w:author="Johan Granander" w:date="2026-05-04T11:55:00Z">
              <w:del w:id="10012" w:author="Xuning Wei12232" w:date="2026-07-27T20:53:00Z">
                <w:r w:rsidR="00840074" w:rsidRPr="00032BAE" w:rsidDel="00061692">
                  <w:rPr>
                    <w:rFonts w:ascii="Times New Roman" w:eastAsia="仿宋_GB2312" w:hAnsi="Times New Roman" w:cs="Times New Roman"/>
                    <w:color w:val="auto"/>
                    <w:sz w:val="18"/>
                    <w:szCs w:val="18"/>
                    <w:lang w:eastAsia="zh-CN" w:bidi="ar"/>
                  </w:rPr>
                  <w:delText>:</w:delText>
                </w:r>
                <w:r w:rsidR="00840074" w:rsidRPr="00032BAE" w:rsidDel="00061692">
                  <w:rPr>
                    <w:rFonts w:ascii="Times New Roman" w:eastAsia="仿宋_GB2312" w:hAnsi="Times New Roman" w:cs="Times New Roman"/>
                    <w:color w:val="auto"/>
                    <w:sz w:val="18"/>
                    <w:szCs w:val="18"/>
                    <w:u w:val="single"/>
                    <w:lang w:eastAsia="zh-CN" w:bidi="ar"/>
                  </w:rPr>
                  <w:delText xml:space="preserve"> N</w:delText>
                </w:r>
              </w:del>
            </w:ins>
            <w:del w:id="10013" w:author="Xuning Wei12232" w:date="2026-07-27T20:53:00Z">
              <w:r w:rsidR="007F3378" w:rsidRPr="00032BAE" w:rsidDel="00061692">
                <w:rPr>
                  <w:rFonts w:ascii="Times New Roman" w:eastAsia="仿宋_GB2312" w:hAnsi="Times New Roman" w:cs="Times New Roman"/>
                  <w:color w:val="auto"/>
                  <w:sz w:val="18"/>
                  <w:szCs w:val="18"/>
                  <w:u w:val="single"/>
                  <w:lang w:eastAsia="zh-CN" w:bidi="ar"/>
                </w:rPr>
                <w:delText xml:space="preserve">/A  </w:delText>
              </w:r>
              <w:r w:rsidR="007F3378" w:rsidRPr="00032BAE" w:rsidDel="00061692">
                <w:rPr>
                  <w:rFonts w:ascii="Times New Roman" w:eastAsia="仿宋_GB2312" w:hAnsi="Times New Roman" w:cs="Times New Roman"/>
                  <w:color w:val="auto"/>
                  <w:sz w:val="18"/>
                  <w:szCs w:val="18"/>
                  <w:lang w:eastAsia="zh-CN" w:bidi="ar"/>
                </w:rPr>
                <w:delText xml:space="preserve"> </w:delText>
              </w:r>
            </w:del>
          </w:p>
          <w:p w14:paraId="35A20F2F" w14:textId="12C427F0" w:rsidR="007F3378" w:rsidRPr="00032BAE" w:rsidDel="00061692" w:rsidRDefault="000B6761" w:rsidP="0030647B">
            <w:pPr>
              <w:jc w:val="both"/>
              <w:rPr>
                <w:del w:id="10014" w:author="Xuning Wei12232" w:date="2026-07-27T20:53:00Z"/>
                <w:rFonts w:ascii="Times New Roman" w:eastAsia="仿宋_GB2312" w:hAnsi="Times New Roman" w:cs="Times New Roman"/>
                <w:color w:val="auto"/>
                <w:sz w:val="18"/>
                <w:szCs w:val="18"/>
                <w:u w:val="single"/>
                <w:lang w:eastAsia="zh-CN" w:bidi="ar"/>
              </w:rPr>
            </w:pPr>
            <w:customXmlDelRangeStart w:id="10015" w:author="Xuning Wei12232" w:date="2026-07-27T20:53:00Z"/>
            <w:sdt>
              <w:sdtPr>
                <w:rPr>
                  <w:rFonts w:ascii="Times New Roman" w:eastAsia="仿宋_GB2312" w:hAnsi="Times New Roman" w:cs="Times New Roman"/>
                  <w:b/>
                  <w:color w:val="auto"/>
                  <w:sz w:val="18"/>
                  <w:szCs w:val="18"/>
                  <w:lang w:eastAsia="zh-CN" w:bidi="ar"/>
                </w:rPr>
                <w:id w:val="-84621589"/>
                <w14:checkbox>
                  <w14:checked w14:val="1"/>
                  <w14:checkedState w14:val="2612" w14:font="MS Gothic"/>
                  <w14:uncheckedState w14:val="2610" w14:font="MS Gothic"/>
                </w14:checkbox>
              </w:sdtPr>
              <w:sdtEndPr/>
              <w:sdtContent>
                <w:customXmlDelRangeEnd w:id="10015"/>
                <w:del w:id="10016" w:author="Xuning Wei12232" w:date="2026-07-27T20:53:00Z">
                  <w:r w:rsidR="007F3378" w:rsidRPr="00032BAE" w:rsidDel="00061692">
                    <w:rPr>
                      <w:rFonts w:ascii="Segoe UI Symbol" w:eastAsia="仿宋_GB2312" w:hAnsi="Segoe UI Symbol" w:cs="Segoe UI Symbol"/>
                      <w:b/>
                      <w:color w:val="auto"/>
                      <w:sz w:val="18"/>
                      <w:szCs w:val="18"/>
                      <w:lang w:eastAsia="zh-CN" w:bidi="ar"/>
                    </w:rPr>
                    <w:delText>☒</w:delText>
                  </w:r>
                </w:del>
                <w:customXmlDelRangeStart w:id="10017" w:author="Xuning Wei12232" w:date="2026-07-27T20:53:00Z"/>
              </w:sdtContent>
            </w:sdt>
            <w:customXmlDelRangeEnd w:id="10017"/>
            <w:del w:id="10018"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*Handbook &amp; Page:</w:delText>
              </w:r>
              <w:r w:rsidR="007F3378" w:rsidRPr="00032BAE" w:rsidDel="00061692">
                <w:rPr>
                  <w:rFonts w:ascii="Times New Roman" w:eastAsia="仿宋_GB2312" w:hAnsi="Times New Roman" w:cs="Times New Roman"/>
                  <w:color w:val="auto"/>
                  <w:sz w:val="18"/>
                  <w:szCs w:val="18"/>
                  <w:u w:val="single"/>
                  <w:lang w:eastAsia="zh-CN" w:bidi="ar"/>
                </w:rPr>
                <w:delText xml:space="preserve"> </w:delText>
              </w:r>
              <w:r w:rsidR="00613E2C" w:rsidRPr="00032BAE" w:rsidDel="00061692">
                <w:rPr>
                  <w:rFonts w:ascii="Times New Roman" w:eastAsia="仿宋_GB2312" w:hAnsi="Times New Roman" w:cs="Times New Roman"/>
                  <w:color w:val="auto"/>
                  <w:sz w:val="18"/>
                  <w:szCs w:val="18"/>
                  <w:u w:val="single"/>
                  <w:lang w:eastAsia="zh-CN" w:bidi="ar"/>
                </w:rPr>
                <w:delText xml:space="preserve">The Pilot Plant Real Book </w:delText>
              </w:r>
              <w:r w:rsidR="007F3378" w:rsidRPr="00032BAE" w:rsidDel="00061692">
                <w:rPr>
                  <w:rFonts w:ascii="Times New Roman" w:eastAsia="仿宋_GB2312" w:hAnsi="Times New Roman" w:cs="Times New Roman"/>
                  <w:color w:val="auto"/>
                  <w:sz w:val="18"/>
                  <w:szCs w:val="18"/>
                  <w:u w:val="single"/>
                  <w:lang w:eastAsia="zh-CN" w:bidi="ar"/>
                </w:rPr>
                <w:delText>page10-14</w:delText>
              </w:r>
              <w:r w:rsidR="00613E2C" w:rsidRPr="00032BAE" w:rsidDel="00061692">
                <w:rPr>
                  <w:rFonts w:ascii="Times New Roman" w:eastAsia="仿宋_GB2312" w:hAnsi="Times New Roman" w:cs="Times New Roman"/>
                  <w:color w:val="auto"/>
                  <w:sz w:val="18"/>
                  <w:szCs w:val="18"/>
                  <w:u w:val="single"/>
                  <w:lang w:eastAsia="zh-CN" w:bidi="ar"/>
                </w:rPr>
                <w:delText xml:space="preserve">, </w:delText>
              </w:r>
              <w:r w:rsidR="007F3378" w:rsidRPr="00032BAE" w:rsidDel="00061692">
                <w:rPr>
                  <w:rFonts w:ascii="Times New Roman" w:eastAsia="仿宋_GB2312" w:hAnsi="Times New Roman" w:cs="Times New Roman"/>
                  <w:color w:val="auto"/>
                  <w:sz w:val="18"/>
                  <w:szCs w:val="18"/>
                  <w:u w:val="single"/>
                  <w:lang w:eastAsia="zh-CN" w:bidi="ar"/>
                </w:rPr>
                <w:delText xml:space="preserve">10-15  </w:delText>
              </w:r>
            </w:del>
          </w:p>
          <w:p w14:paraId="252D609B" w14:textId="7F8BE1CC" w:rsidR="007F3378" w:rsidRPr="00032BAE" w:rsidDel="00061692" w:rsidRDefault="000B6761" w:rsidP="0030647B">
            <w:pPr>
              <w:jc w:val="both"/>
              <w:rPr>
                <w:del w:id="10019" w:author="Xuning Wei12232" w:date="2026-07-27T20:53:00Z"/>
                <w:rFonts w:ascii="Times New Roman" w:eastAsia="仿宋_GB2312" w:hAnsi="Times New Roman" w:cs="Times New Roman"/>
                <w:color w:val="auto"/>
                <w:sz w:val="18"/>
                <w:szCs w:val="18"/>
                <w:lang w:eastAsia="zh-CN" w:bidi="ar"/>
              </w:rPr>
            </w:pPr>
            <w:customXmlDelRangeStart w:id="10020" w:author="Xuning Wei12232" w:date="2026-07-27T20:53:00Z"/>
            <w:sdt>
              <w:sdtPr>
                <w:rPr>
                  <w:rFonts w:ascii="Times New Roman" w:eastAsia="仿宋_GB2312" w:hAnsi="Times New Roman" w:cs="Times New Roman"/>
                  <w:color w:val="auto"/>
                  <w:sz w:val="18"/>
                  <w:szCs w:val="18"/>
                  <w:lang w:eastAsia="zh-CN" w:bidi="ar"/>
                </w:rPr>
                <w:id w:val="2058047937"/>
                <w14:checkbox>
                  <w14:checked w14:val="1"/>
                  <w14:checkedState w14:val="2612" w14:font="MS Gothic"/>
                  <w14:uncheckedState w14:val="2610" w14:font="MS Gothic"/>
                </w14:checkbox>
              </w:sdtPr>
              <w:sdtEndPr/>
              <w:sdtContent>
                <w:customXmlDelRangeEnd w:id="10020"/>
                <w:del w:id="10021" w:author="Xuning Wei12232" w:date="2026-07-27T20:53:00Z">
                  <w:r w:rsidR="007F3378" w:rsidRPr="00032BAE" w:rsidDel="00061692">
                    <w:rPr>
                      <w:rFonts w:ascii="Segoe UI Symbol" w:eastAsia="仿宋_GB2312" w:hAnsi="Segoe UI Symbol" w:cs="Segoe UI Symbol"/>
                      <w:color w:val="auto"/>
                      <w:sz w:val="18"/>
                      <w:szCs w:val="18"/>
                      <w:lang w:eastAsia="zh-CN" w:bidi="ar"/>
                    </w:rPr>
                    <w:delText>☒</w:delText>
                  </w:r>
                </w:del>
                <w:customXmlDelRangeStart w:id="10022" w:author="Xuning Wei12232" w:date="2026-07-27T20:53:00Z"/>
              </w:sdtContent>
            </w:sdt>
            <w:customXmlDelRangeEnd w:id="10022"/>
            <w:del w:id="10023"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Other:</w:delText>
              </w:r>
              <w:r w:rsidR="007F3378" w:rsidRPr="00032BAE" w:rsidDel="00061692">
                <w:rPr>
                  <w:rFonts w:ascii="Times New Roman" w:eastAsia="仿宋_GB2312" w:hAnsi="Times New Roman" w:cs="Times New Roman"/>
                  <w:color w:val="auto"/>
                  <w:sz w:val="18"/>
                  <w:szCs w:val="18"/>
                  <w:u w:val="single"/>
                  <w:lang w:eastAsia="zh-CN" w:bidi="ar"/>
                </w:rPr>
                <w:delText xml:space="preserve"> </w:delText>
              </w:r>
              <w:r w:rsidR="00161EA5" w:rsidRPr="00032BAE" w:rsidDel="00061692">
                <w:rPr>
                  <w:rFonts w:ascii="Times New Roman" w:eastAsia="仿宋_GB2312" w:hAnsi="Times New Roman" w:cs="Times New Roman"/>
                  <w:color w:val="auto"/>
                  <w:sz w:val="18"/>
                  <w:szCs w:val="18"/>
                  <w:u w:val="single"/>
                  <w:lang w:eastAsia="zh-CN" w:bidi="ar"/>
                </w:rPr>
                <w:delText>C-276</w:delText>
              </w:r>
              <w:r w:rsidR="007F3378" w:rsidRPr="00032BAE" w:rsidDel="00061692">
                <w:rPr>
                  <w:rFonts w:ascii="Times New Roman" w:eastAsia="仿宋_GB2312" w:hAnsi="Times New Roman" w:cs="Times New Roman"/>
                  <w:color w:val="auto"/>
                  <w:sz w:val="18"/>
                  <w:szCs w:val="18"/>
                  <w:u w:val="single"/>
                  <w:lang w:eastAsia="zh-CN" w:bidi="ar"/>
                </w:rPr>
                <w:delText xml:space="preserve"> exhibits excellent corrosion resistance to various organic acids, inorganic acids, alkalis and salts.The material demonstrates good corrosion resistance, including tolerance to organic solvents.The solvents are neutral, and the material compatibility is confirmed.</w:delText>
              </w:r>
            </w:del>
          </w:p>
        </w:tc>
      </w:tr>
      <w:tr w:rsidR="00032BAE" w:rsidRPr="00032BAE" w:rsidDel="00061692" w14:paraId="666596FA" w14:textId="162F71E4" w:rsidTr="008C0A2C">
        <w:trPr>
          <w:trHeight w:val="1756"/>
          <w:del w:id="10024" w:author="Xuning Wei12232" w:date="2026-07-27T20:53:00Z"/>
        </w:trPr>
        <w:tc>
          <w:tcPr>
            <w:tcW w:w="269" w:type="pct"/>
            <w:vMerge/>
            <w:shd w:val="clear" w:color="auto" w:fill="FFFFFF" w:themeFill="background1"/>
            <w:vAlign w:val="center"/>
          </w:tcPr>
          <w:p w14:paraId="21D450EB" w14:textId="3A8981CF" w:rsidR="007F3378" w:rsidRPr="00032BAE" w:rsidDel="00061692" w:rsidRDefault="007F3378" w:rsidP="0030647B">
            <w:pPr>
              <w:numPr>
                <w:ilvl w:val="0"/>
                <w:numId w:val="4"/>
              </w:numPr>
              <w:jc w:val="both"/>
              <w:rPr>
                <w:del w:id="10025" w:author="Xuning Wei12232" w:date="2026-07-27T20:53: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
          <w:p w14:paraId="69311AB0" w14:textId="4845C28F" w:rsidR="007F3378" w:rsidRPr="00032BAE" w:rsidDel="00061692" w:rsidRDefault="007F3378" w:rsidP="0030647B">
            <w:pPr>
              <w:jc w:val="both"/>
              <w:rPr>
                <w:del w:id="10026" w:author="Xuning Wei12232" w:date="2026-07-27T20:53: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
          <w:p w14:paraId="1BD9D18B" w14:textId="3745B20E" w:rsidR="007F3378" w:rsidRPr="00032BAE" w:rsidDel="00061692" w:rsidRDefault="007F3378" w:rsidP="0030647B">
            <w:pPr>
              <w:jc w:val="both"/>
              <w:rPr>
                <w:del w:id="10027" w:author="Xuning Wei12232" w:date="2026-07-27T20:53:00Z"/>
                <w:rFonts w:ascii="Times New Roman" w:eastAsia="仿宋_GB2312" w:hAnsi="Times New Roman" w:cs="Times New Roman"/>
                <w:color w:val="auto"/>
                <w:sz w:val="20"/>
                <w:szCs w:val="20"/>
                <w:lang w:eastAsia="zh-CN" w:bidi="ar"/>
              </w:rPr>
            </w:pPr>
          </w:p>
        </w:tc>
        <w:tc>
          <w:tcPr>
            <w:tcW w:w="346" w:type="pct"/>
            <w:vMerge/>
            <w:shd w:val="clear" w:color="auto" w:fill="FFFFFF" w:themeFill="background1"/>
            <w:vAlign w:val="center"/>
          </w:tcPr>
          <w:p w14:paraId="0E4881CA" w14:textId="07CC8F38" w:rsidR="007F3378" w:rsidRPr="00032BAE" w:rsidDel="00061692" w:rsidRDefault="007F3378" w:rsidP="0030647B">
            <w:pPr>
              <w:jc w:val="both"/>
              <w:rPr>
                <w:del w:id="10028" w:author="Xuning Wei12232" w:date="2026-07-27T20:53: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
          <w:p w14:paraId="0EA7D004" w14:textId="4D9EF970" w:rsidR="007F3378" w:rsidRPr="00032BAE" w:rsidDel="00061692" w:rsidRDefault="007F3378" w:rsidP="0030647B">
            <w:pPr>
              <w:jc w:val="both"/>
              <w:rPr>
                <w:del w:id="10029" w:author="Xuning Wei12232" w:date="2026-07-27T20:53:00Z"/>
                <w:rFonts w:ascii="Times New Roman" w:eastAsia="仿宋_GB2312" w:hAnsi="Times New Roman" w:cs="Times New Roman"/>
                <w:color w:val="auto"/>
                <w:sz w:val="20"/>
                <w:szCs w:val="20"/>
                <w:lang w:eastAsia="zh-CN" w:bidi="ar"/>
              </w:rPr>
            </w:pPr>
          </w:p>
        </w:tc>
        <w:tc>
          <w:tcPr>
            <w:tcW w:w="335" w:type="pct"/>
            <w:vAlign w:val="center"/>
          </w:tcPr>
          <w:p w14:paraId="56E3F4AE" w14:textId="65719311" w:rsidR="007F3378" w:rsidRPr="00032BAE" w:rsidDel="00061692" w:rsidRDefault="000B6761" w:rsidP="0030647B">
            <w:pPr>
              <w:jc w:val="both"/>
              <w:rPr>
                <w:del w:id="10030" w:author="Xuning Wei12232" w:date="2026-07-27T20:53:00Z"/>
                <w:rFonts w:ascii="Times New Roman" w:eastAsia="仿宋_GB2312" w:hAnsi="Times New Roman" w:cs="Times New Roman"/>
                <w:color w:val="auto"/>
                <w:sz w:val="18"/>
                <w:szCs w:val="18"/>
                <w:lang w:eastAsia="zh-CN" w:bidi="ar"/>
              </w:rPr>
            </w:pPr>
            <w:customXmlDelRangeStart w:id="10031" w:author="Xuning Wei12232" w:date="2026-07-27T20:53:00Z"/>
            <w:sdt>
              <w:sdtPr>
                <w:rPr>
                  <w:rFonts w:ascii="Times New Roman" w:eastAsia="仿宋_GB2312" w:hAnsi="Times New Roman" w:cs="Times New Roman"/>
                  <w:b/>
                  <w:color w:val="auto"/>
                  <w:sz w:val="18"/>
                  <w:szCs w:val="18"/>
                  <w:lang w:eastAsia="zh-CN" w:bidi="ar"/>
                </w:rPr>
                <w:id w:val="1368799366"/>
                <w14:checkbox>
                  <w14:checked w14:val="0"/>
                  <w14:checkedState w14:val="2612" w14:font="MS Gothic"/>
                  <w14:uncheckedState w14:val="2610" w14:font="MS Gothic"/>
                </w14:checkbox>
              </w:sdtPr>
              <w:sdtEndPr/>
              <w:sdtContent>
                <w:customXmlDelRangeEnd w:id="10031"/>
                <w:del w:id="10032" w:author="Xuning Wei12232" w:date="2026-07-27T20:53:00Z">
                  <w:r w:rsidR="007F3378" w:rsidRPr="00032BAE" w:rsidDel="00061692">
                    <w:rPr>
                      <w:rFonts w:ascii="Segoe UI Symbol" w:eastAsia="仿宋_GB2312" w:hAnsi="Segoe UI Symbol" w:cs="Segoe UI Symbol"/>
                      <w:b/>
                      <w:color w:val="auto"/>
                      <w:sz w:val="18"/>
                      <w:szCs w:val="18"/>
                      <w:lang w:eastAsia="zh-CN" w:bidi="ar"/>
                    </w:rPr>
                    <w:delText>☐</w:delText>
                  </w:r>
                </w:del>
                <w:customXmlDelRangeStart w:id="10033" w:author="Xuning Wei12232" w:date="2026-07-27T20:53:00Z"/>
              </w:sdtContent>
            </w:sdt>
            <w:customXmlDelRangeEnd w:id="10033"/>
            <w:del w:id="10034"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High</w:delText>
              </w:r>
            </w:del>
          </w:p>
          <w:p w14:paraId="022E9F24" w14:textId="711BD056" w:rsidR="007F3378" w:rsidRPr="00032BAE" w:rsidDel="00061692" w:rsidRDefault="000B6761" w:rsidP="0030647B">
            <w:pPr>
              <w:jc w:val="both"/>
              <w:rPr>
                <w:del w:id="10035" w:author="Xuning Wei12232" w:date="2026-07-27T20:53:00Z"/>
                <w:rFonts w:ascii="Times New Roman" w:eastAsia="仿宋_GB2312" w:hAnsi="Times New Roman" w:cs="Times New Roman"/>
                <w:color w:val="auto"/>
                <w:sz w:val="18"/>
                <w:szCs w:val="18"/>
                <w:lang w:eastAsia="zh-CN" w:bidi="ar"/>
              </w:rPr>
            </w:pPr>
            <w:customXmlDelRangeStart w:id="10036" w:author="Xuning Wei12232" w:date="2026-07-27T20:53:00Z"/>
            <w:sdt>
              <w:sdtPr>
                <w:rPr>
                  <w:rFonts w:ascii="Times New Roman" w:eastAsia="仿宋_GB2312" w:hAnsi="Times New Roman" w:cs="Times New Roman"/>
                  <w:b/>
                  <w:color w:val="auto"/>
                  <w:sz w:val="18"/>
                  <w:szCs w:val="18"/>
                  <w:lang w:eastAsia="zh-CN" w:bidi="ar"/>
                </w:rPr>
                <w:id w:val="-694692748"/>
                <w14:checkbox>
                  <w14:checked w14:val="0"/>
                  <w14:checkedState w14:val="2612" w14:font="MS Gothic"/>
                  <w14:uncheckedState w14:val="2610" w14:font="MS Gothic"/>
                </w14:checkbox>
              </w:sdtPr>
              <w:sdtEndPr/>
              <w:sdtContent>
                <w:customXmlDelRangeEnd w:id="10036"/>
                <w:del w:id="10037" w:author="Xuning Wei12232" w:date="2026-07-27T20:53:00Z">
                  <w:r w:rsidR="007F3378" w:rsidRPr="00032BAE" w:rsidDel="00061692">
                    <w:rPr>
                      <w:rFonts w:ascii="Segoe UI Symbol" w:eastAsia="仿宋_GB2312" w:hAnsi="Segoe UI Symbol" w:cs="Segoe UI Symbol"/>
                      <w:b/>
                      <w:color w:val="auto"/>
                      <w:sz w:val="18"/>
                      <w:szCs w:val="18"/>
                      <w:lang w:eastAsia="zh-CN" w:bidi="ar"/>
                    </w:rPr>
                    <w:delText>☐</w:delText>
                  </w:r>
                </w:del>
                <w:customXmlDelRangeStart w:id="10038" w:author="Xuning Wei12232" w:date="2026-07-27T20:53:00Z"/>
              </w:sdtContent>
            </w:sdt>
            <w:customXmlDelRangeEnd w:id="10038"/>
            <w:del w:id="10039" w:author="Xuning Wei12232" w:date="2026-07-27T20:53:00Z">
              <w:r w:rsidR="007F3378" w:rsidRPr="00032BAE" w:rsidDel="00061692">
                <w:rPr>
                  <w:rFonts w:ascii="Times New Roman" w:eastAsia="仿宋_GB2312" w:hAnsi="Times New Roman" w:cs="Times New Roman"/>
                  <w:color w:val="auto"/>
                  <w:sz w:val="18"/>
                  <w:szCs w:val="18"/>
                  <w:lang w:eastAsia="zh-CN" w:bidi="ar"/>
                </w:rPr>
                <w:delText>Medium</w:delText>
              </w:r>
            </w:del>
          </w:p>
          <w:p w14:paraId="519BD915" w14:textId="600B38D1" w:rsidR="007F3378" w:rsidRPr="00032BAE" w:rsidDel="00061692" w:rsidRDefault="000B6761" w:rsidP="0030647B">
            <w:pPr>
              <w:jc w:val="both"/>
              <w:rPr>
                <w:del w:id="10040" w:author="Xuning Wei12232" w:date="2026-07-27T20:53:00Z"/>
                <w:rFonts w:ascii="Times New Roman" w:eastAsia="仿宋_GB2312" w:hAnsi="Times New Roman" w:cs="Times New Roman"/>
                <w:color w:val="auto"/>
                <w:sz w:val="18"/>
                <w:szCs w:val="18"/>
                <w:lang w:eastAsia="zh-CN" w:bidi="ar"/>
              </w:rPr>
            </w:pPr>
            <w:customXmlDelRangeStart w:id="10041" w:author="Xuning Wei12232" w:date="2026-07-27T20:53:00Z"/>
            <w:sdt>
              <w:sdtPr>
                <w:rPr>
                  <w:rFonts w:ascii="Times New Roman" w:eastAsia="仿宋_GB2312" w:hAnsi="Times New Roman" w:cs="Times New Roman"/>
                  <w:b/>
                  <w:color w:val="auto"/>
                  <w:sz w:val="18"/>
                  <w:szCs w:val="18"/>
                  <w:lang w:eastAsia="zh-CN" w:bidi="ar"/>
                </w:rPr>
                <w:id w:val="-1058319184"/>
                <w14:checkbox>
                  <w14:checked w14:val="1"/>
                  <w14:checkedState w14:val="2612" w14:font="MS Gothic"/>
                  <w14:uncheckedState w14:val="2610" w14:font="MS Gothic"/>
                </w14:checkbox>
              </w:sdtPr>
              <w:sdtEndPr/>
              <w:sdtContent>
                <w:customXmlDelRangeEnd w:id="10041"/>
                <w:del w:id="10042" w:author="Xuning Wei12232" w:date="2026-07-27T20:53:00Z">
                  <w:r w:rsidR="007F3378" w:rsidRPr="00032BAE" w:rsidDel="00061692">
                    <w:rPr>
                      <w:rFonts w:ascii="Segoe UI Symbol" w:eastAsia="仿宋_GB2312" w:hAnsi="Segoe UI Symbol" w:cs="Segoe UI Symbol"/>
                      <w:b/>
                      <w:color w:val="auto"/>
                      <w:sz w:val="18"/>
                      <w:szCs w:val="18"/>
                      <w:lang w:eastAsia="zh-CN" w:bidi="ar"/>
                    </w:rPr>
                    <w:delText>☒</w:delText>
                  </w:r>
                </w:del>
                <w:customXmlDelRangeStart w:id="10043" w:author="Xuning Wei12232" w:date="2026-07-27T20:53:00Z"/>
              </w:sdtContent>
            </w:sdt>
            <w:customXmlDelRangeEnd w:id="10043"/>
            <w:del w:id="10044"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Low</w:delText>
              </w:r>
            </w:del>
          </w:p>
        </w:tc>
        <w:tc>
          <w:tcPr>
            <w:tcW w:w="457" w:type="pct"/>
            <w:vAlign w:val="center"/>
          </w:tcPr>
          <w:p w14:paraId="62E3CC87" w14:textId="3629AFDA" w:rsidR="007F3378" w:rsidRPr="00032BAE" w:rsidDel="00061692" w:rsidRDefault="00613E2C" w:rsidP="0030647B">
            <w:pPr>
              <w:jc w:val="both"/>
              <w:rPr>
                <w:del w:id="10045" w:author="Xuning Wei12232" w:date="2026-07-27T20:53:00Z"/>
                <w:rFonts w:ascii="Times New Roman" w:eastAsia="仿宋_GB2312" w:hAnsi="Times New Roman" w:cs="Times New Roman"/>
                <w:color w:val="auto"/>
                <w:sz w:val="18"/>
                <w:szCs w:val="18"/>
                <w:lang w:eastAsia="zh-CN" w:bidi="ar"/>
              </w:rPr>
            </w:pPr>
            <w:del w:id="10046"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According to The Pilot Plant Real Book Page 10-14&amp;10-15, Dimethylformamide is compatible with </w:delText>
              </w:r>
              <w:r w:rsidR="004E118C" w:rsidRPr="00032BAE" w:rsidDel="00061692">
                <w:rPr>
                  <w:rFonts w:ascii="Times New Roman" w:eastAsia="仿宋_GB2312" w:hAnsi="Times New Roman" w:cs="Times New Roman"/>
                  <w:color w:val="auto"/>
                  <w:sz w:val="18"/>
                  <w:szCs w:val="18"/>
                  <w:lang w:eastAsia="zh-CN" w:bidi="ar"/>
                </w:rPr>
                <w:delText>SS</w:delText>
              </w:r>
              <w:r w:rsidRPr="00032BAE" w:rsidDel="00061692">
                <w:rPr>
                  <w:rFonts w:ascii="Times New Roman" w:eastAsia="仿宋_GB2312" w:hAnsi="Times New Roman" w:cs="Times New Roman"/>
                  <w:color w:val="auto"/>
                  <w:sz w:val="18"/>
                  <w:szCs w:val="18"/>
                  <w:lang w:eastAsia="zh-CN" w:bidi="ar"/>
                </w:rPr>
                <w:delText>, 306 SS and PTFE; Based on Asymchem previous campaign production data and experience Dimethylformamide is also co</w:delText>
              </w:r>
              <w:r w:rsidR="00F237F5" w:rsidRPr="00032BAE" w:rsidDel="00061692">
                <w:rPr>
                  <w:rFonts w:ascii="Times New Roman" w:eastAsia="仿宋_GB2312" w:hAnsi="Times New Roman" w:cs="Times New Roman"/>
                  <w:color w:val="auto"/>
                  <w:sz w:val="18"/>
                  <w:szCs w:val="18"/>
                  <w:lang w:eastAsia="zh-CN" w:bidi="ar"/>
                </w:rPr>
                <w:delText>mpatible with Glass, HSS and SS</w:delText>
              </w:r>
            </w:del>
          </w:p>
        </w:tc>
        <w:tc>
          <w:tcPr>
            <w:tcW w:w="990" w:type="pct"/>
            <w:vMerge/>
            <w:vAlign w:val="center"/>
          </w:tcPr>
          <w:p w14:paraId="582A35FA" w14:textId="784BFCD5" w:rsidR="007F3378" w:rsidRPr="00032BAE" w:rsidDel="00061692" w:rsidRDefault="007F3378" w:rsidP="0030647B">
            <w:pPr>
              <w:jc w:val="both"/>
              <w:rPr>
                <w:del w:id="10047" w:author="Xuning Wei12232" w:date="2026-07-27T20:53:00Z"/>
                <w:rFonts w:ascii="Times New Roman" w:eastAsia="仿宋_GB2312" w:hAnsi="Times New Roman" w:cs="Times New Roman"/>
                <w:color w:val="auto"/>
                <w:sz w:val="20"/>
                <w:szCs w:val="20"/>
                <w:lang w:eastAsia="zh-CN" w:bidi="ar"/>
              </w:rPr>
            </w:pPr>
          </w:p>
        </w:tc>
      </w:tr>
      <w:tr w:rsidR="00032BAE" w:rsidRPr="00032BAE" w:rsidDel="00061692" w14:paraId="455EC2D4" w14:textId="3CDB6B57" w:rsidTr="00656FD7">
        <w:trPr>
          <w:trHeight w:val="397"/>
          <w:del w:id="10048" w:author="Xuning Wei12232" w:date="2026-07-27T20:53:00Z"/>
        </w:trPr>
        <w:tc>
          <w:tcPr>
            <w:tcW w:w="269" w:type="pct"/>
            <w:vMerge w:val="restart"/>
            <w:shd w:val="clear" w:color="auto" w:fill="FFFFFF" w:themeFill="background1"/>
            <w:vAlign w:val="center"/>
          </w:tcPr>
          <w:p w14:paraId="625DE8E2" w14:textId="3530EAB5" w:rsidR="00CA3812" w:rsidRPr="00032BAE" w:rsidDel="00061692" w:rsidRDefault="00CA3812" w:rsidP="0030647B">
            <w:pPr>
              <w:jc w:val="both"/>
              <w:rPr>
                <w:del w:id="10049" w:author="Xuning Wei12232" w:date="2026-07-27T20:53:00Z"/>
                <w:rFonts w:ascii="Times New Roman" w:eastAsia="仿宋_GB2312" w:hAnsi="Times New Roman" w:cs="Times New Roman"/>
                <w:color w:val="auto"/>
                <w:sz w:val="18"/>
                <w:szCs w:val="18"/>
                <w:lang w:eastAsia="zh-CN" w:bidi="ar"/>
              </w:rPr>
            </w:pPr>
            <w:del w:id="10050" w:author="Xuning Wei12232" w:date="2026-07-27T20:53:00Z">
              <w:r w:rsidRPr="00032BAE" w:rsidDel="00061692">
                <w:rPr>
                  <w:rFonts w:ascii="Times New Roman" w:eastAsia="仿宋_GB2312" w:hAnsi="Times New Roman" w:cs="Times New Roman"/>
                  <w:color w:val="auto"/>
                  <w:sz w:val="18"/>
                  <w:szCs w:val="18"/>
                  <w:lang w:eastAsia="zh-CN" w:bidi="ar"/>
                </w:rPr>
                <w:delText>4</w:delText>
              </w:r>
            </w:del>
          </w:p>
        </w:tc>
        <w:tc>
          <w:tcPr>
            <w:tcW w:w="1365" w:type="pct"/>
            <w:vMerge w:val="restart"/>
            <w:shd w:val="clear" w:color="auto" w:fill="FFFFFF" w:themeFill="background1"/>
            <w:vAlign w:val="center"/>
          </w:tcPr>
          <w:p w14:paraId="47BC0DCD" w14:textId="0221BB48" w:rsidR="00CA3812" w:rsidRPr="00032BAE" w:rsidDel="00061692" w:rsidRDefault="00B62163" w:rsidP="0030647B">
            <w:pPr>
              <w:jc w:val="both"/>
              <w:rPr>
                <w:del w:id="10051" w:author="Xuning Wei12232" w:date="2026-07-27T20:53:00Z"/>
                <w:rFonts w:ascii="Times New Roman" w:eastAsia="仿宋_GB2312" w:hAnsi="Times New Roman" w:cs="Times New Roman"/>
                <w:color w:val="auto"/>
                <w:sz w:val="18"/>
                <w:szCs w:val="18"/>
                <w:lang w:eastAsia="zh-CN" w:bidi="ar"/>
              </w:rPr>
            </w:pPr>
            <w:del w:id="10052" w:author="Xuning Wei12232" w:date="2026-07-27T20:53:00Z">
              <w:r w:rsidRPr="3F42BA87" w:rsidDel="00061692">
                <w:rPr>
                  <w:rFonts w:ascii="Times New Roman" w:eastAsia="仿宋_GB2312" w:hAnsi="Times New Roman" w:cs="Times New Roman"/>
                  <w:color w:val="auto"/>
                  <w:sz w:val="18"/>
                  <w:szCs w:val="18"/>
                </w:rPr>
                <w:delText xml:space="preserve">Add </w:delText>
              </w:r>
              <w:r w:rsidRPr="3F42BA87" w:rsidDel="00061692">
                <w:rPr>
                  <w:rFonts w:ascii="Times New Roman" w:eastAsia="仿宋_GB2312" w:hAnsi="Times New Roman" w:cs="Times New Roman"/>
                  <w:color w:val="auto"/>
                  <w:sz w:val="18"/>
                  <w:szCs w:val="18"/>
                  <w:lang w:eastAsia="zh-CN"/>
                </w:rPr>
                <w:delText>3</w:delText>
              </w:r>
            </w:del>
            <w:ins w:id="10053" w:author="Pengda Zhao - Network" w:date="2026-05-12T05:00:00Z">
              <w:del w:id="10054" w:author="Xuning Wei12232" w:date="2026-07-27T20:53:00Z">
                <w:r w:rsidRPr="3F42BA87" w:rsidDel="00061692">
                  <w:rPr>
                    <w:rFonts w:ascii="Times New Roman" w:eastAsia="仿宋_GB2312" w:hAnsi="Times New Roman" w:cs="Times New Roman"/>
                    <w:color w:val="auto"/>
                    <w:sz w:val="18"/>
                    <w:szCs w:val="18"/>
                    <w:lang w:eastAsia="zh-CN"/>
                  </w:rPr>
                  <w:delText>4</w:delText>
                </w:r>
              </w:del>
            </w:ins>
            <w:del w:id="10055" w:author="Xuning Wei12232" w:date="2026-07-27T20:53:00Z">
              <w:r w:rsidRPr="3F42BA87" w:rsidDel="00061692">
                <w:rPr>
                  <w:rFonts w:ascii="Times New Roman" w:eastAsia="仿宋_GB2312" w:hAnsi="Times New Roman" w:cs="Times New Roman"/>
                  <w:color w:val="auto"/>
                  <w:sz w:val="18"/>
                  <w:szCs w:val="18"/>
                  <w:lang w:eastAsia="zh-CN"/>
                </w:rPr>
                <w:delText>.</w:delText>
              </w:r>
            </w:del>
            <w:ins w:id="10056" w:author="Pengda Zhao - Network" w:date="2026-05-12T05:00:00Z">
              <w:del w:id="10057" w:author="Xuning Wei12232" w:date="2026-07-27T20:53:00Z">
                <w:r w:rsidRPr="3F42BA87" w:rsidDel="00061692">
                  <w:rPr>
                    <w:rFonts w:ascii="Times New Roman" w:eastAsia="仿宋_GB2312" w:hAnsi="Times New Roman" w:cs="Times New Roman"/>
                    <w:color w:val="auto"/>
                    <w:sz w:val="18"/>
                    <w:szCs w:val="18"/>
                    <w:lang w:eastAsia="zh-CN"/>
                  </w:rPr>
                  <w:delText>2</w:delText>
                </w:r>
              </w:del>
            </w:ins>
            <w:del w:id="10058" w:author="Xuning Wei12232" w:date="2026-07-27T20:53:00Z">
              <w:r w:rsidRPr="3F42BA87" w:rsidDel="00061692">
                <w:rPr>
                  <w:rFonts w:ascii="Times New Roman" w:eastAsia="仿宋_GB2312" w:hAnsi="Times New Roman" w:cs="Times New Roman"/>
                  <w:color w:val="auto"/>
                  <w:sz w:val="18"/>
                  <w:szCs w:val="18"/>
                  <w:lang w:eastAsia="zh-CN"/>
                </w:rPr>
                <w:delText xml:space="preserve">5V </w:delText>
              </w:r>
              <w:r w:rsidRPr="3F42BA87" w:rsidDel="00061692">
                <w:rPr>
                  <w:rFonts w:ascii="Times New Roman" w:eastAsia="仿宋_GB2312" w:hAnsi="Times New Roman" w:cs="Times New Roman"/>
                  <w:color w:val="auto"/>
                  <w:sz w:val="18"/>
                  <w:szCs w:val="18"/>
                </w:rPr>
                <w:delText>DMF (3.318</w:delText>
              </w:r>
            </w:del>
            <w:ins w:id="10059" w:author="Pengda Zhao - Network" w:date="2026-05-12T05:31:00Z">
              <w:del w:id="10060" w:author="Xuning Wei12232" w:date="2026-07-27T20:53:00Z">
                <w:r w:rsidRPr="3F42BA87" w:rsidDel="00061692">
                  <w:rPr>
                    <w:rFonts w:ascii="Times New Roman" w:eastAsia="仿宋_GB2312" w:hAnsi="Times New Roman" w:cs="Times New Roman"/>
                    <w:color w:val="auto"/>
                    <w:sz w:val="18"/>
                    <w:szCs w:val="18"/>
                  </w:rPr>
                  <w:delText>4.029</w:delText>
                </w:r>
              </w:del>
            </w:ins>
            <w:del w:id="10061" w:author="Xuning Wei12232" w:date="2026-07-27T20:53:00Z">
              <w:r w:rsidDel="00061692">
                <w:rPr>
                  <w:rFonts w:ascii="Times New Roman" w:eastAsia="仿宋_GB2312" w:hAnsi="Times New Roman" w:cs="Times New Roman"/>
                  <w:color w:val="auto"/>
                  <w:sz w:val="18"/>
                  <w:szCs w:val="18"/>
                </w:rPr>
                <w:delText xml:space="preserve"> </w:delText>
              </w:r>
              <w:r w:rsidRPr="3F42BA87" w:rsidDel="00061692">
                <w:rPr>
                  <w:rFonts w:ascii="Times New Roman" w:eastAsia="仿宋_GB2312" w:hAnsi="Times New Roman" w:cs="Times New Roman"/>
                  <w:color w:val="auto"/>
                  <w:sz w:val="18"/>
                  <w:szCs w:val="18"/>
                </w:rPr>
                <w:delText>kg/kg) into the</w:delText>
              </w:r>
              <w:r w:rsidRPr="3F42BA87" w:rsidDel="00061692">
                <w:rPr>
                  <w:rFonts w:ascii="Times New Roman" w:eastAsia="仿宋_GB2312" w:hAnsi="Times New Roman" w:cs="Times New Roman"/>
                  <w:b/>
                  <w:color w:val="auto"/>
                  <w:sz w:val="18"/>
                  <w:szCs w:val="18"/>
                </w:rPr>
                <w:delText xml:space="preserve"> TJ4S-1213-Sy15-R01.</w:delText>
              </w:r>
              <w:r w:rsidRPr="3F42BA87" w:rsidDel="00061692">
                <w:rPr>
                  <w:rFonts w:ascii="Times New Roman" w:eastAsia="仿宋_GB2312" w:hAnsi="Times New Roman" w:cs="Times New Roman"/>
                  <w:color w:val="auto"/>
                  <w:sz w:val="18"/>
                  <w:szCs w:val="18"/>
                </w:rPr>
                <w:delText xml:space="preserve"> Start the stirrer. Then add the</w:delText>
              </w:r>
              <w:r w:rsidRPr="3F42BA87" w:rsidDel="00061692">
                <w:rPr>
                  <w:rFonts w:ascii="Times New Roman" w:eastAsia="仿宋_GB2312" w:hAnsi="Times New Roman" w:cs="Times New Roman"/>
                  <w:color w:val="auto"/>
                  <w:sz w:val="18"/>
                  <w:szCs w:val="18"/>
                  <w:lang w:eastAsia="zh-CN"/>
                </w:rPr>
                <w:delText xml:space="preserve"> 2.25eq </w:delText>
              </w:r>
              <w:r w:rsidRPr="3F42BA87" w:rsidDel="00061692">
                <w:rPr>
                  <w:rFonts w:ascii="Times New Roman" w:eastAsia="仿宋_GB2312" w:hAnsi="Times New Roman" w:cs="Times New Roman"/>
                  <w:color w:val="auto"/>
                  <w:sz w:val="18"/>
                  <w:szCs w:val="18"/>
                </w:rPr>
                <w:delText xml:space="preserve">Fmoc-Gly-OH. Rinse reactor wall </w:delText>
              </w:r>
              <w:r w:rsidRPr="00B62163" w:rsidDel="00061692">
                <w:rPr>
                  <w:rFonts w:ascii="Times New Roman" w:eastAsia="仿宋_GB2312" w:hAnsi="Times New Roman" w:cs="Times New Roman"/>
                  <w:color w:val="000000" w:themeColor="text1"/>
                  <w:sz w:val="18"/>
                  <w:szCs w:val="18"/>
                </w:rPr>
                <w:delText xml:space="preserve">with </w:delText>
              </w:r>
            </w:del>
            <w:ins w:id="10062" w:author="Pengda Zhao - Network" w:date="2026-05-12T05:37:00Z">
              <w:del w:id="10063" w:author="Xuning Wei12232" w:date="2026-07-27T20:53:00Z">
                <w:r w:rsidRPr="00B62163" w:rsidDel="00061692">
                  <w:rPr>
                    <w:rFonts w:ascii="Times New Roman" w:eastAsia="仿宋_GB2312" w:hAnsi="Times New Roman" w:cs="Times New Roman"/>
                    <w:color w:val="000000" w:themeColor="text1"/>
                    <w:sz w:val="18"/>
                    <w:szCs w:val="18"/>
                  </w:rPr>
                  <w:delText>1.0 V</w:delText>
                </w:r>
              </w:del>
            </w:ins>
            <w:del w:id="10064" w:author="Xuning Wei12232" w:date="2026-07-27T20:53:00Z">
              <w:r w:rsidRPr="00B62163" w:rsidDel="00061692">
                <w:rPr>
                  <w:rFonts w:ascii="Times New Roman" w:eastAsia="仿宋_GB2312" w:hAnsi="Times New Roman" w:cs="Times New Roman"/>
                  <w:color w:val="000000" w:themeColor="text1"/>
                  <w:sz w:val="18"/>
                  <w:szCs w:val="18"/>
                </w:rPr>
                <w:delText xml:space="preserve"> DMF </w:delText>
              </w:r>
            </w:del>
            <w:ins w:id="10065" w:author="Pengda Zhao - Network" w:date="2026-05-12T06:05:00Z">
              <w:del w:id="10066" w:author="Xuning Wei12232" w:date="2026-07-27T20:53:00Z">
                <w:r w:rsidRPr="00B62163" w:rsidDel="00061692">
                  <w:rPr>
                    <w:rFonts w:ascii="Times New Roman" w:eastAsia="仿宋_GB2312" w:hAnsi="Times New Roman" w:cs="Times New Roman"/>
                    <w:color w:val="000000" w:themeColor="text1"/>
                    <w:sz w:val="18"/>
                    <w:szCs w:val="18"/>
                  </w:rPr>
                  <w:delText>(0.948kg</w:delText>
                </w:r>
              </w:del>
            </w:ins>
            <w:ins w:id="10067" w:author="Pengda Zhao - Network" w:date="2026-05-12T06:06:00Z">
              <w:del w:id="10068" w:author="Xuning Wei12232" w:date="2026-07-27T20:53:00Z">
                <w:r w:rsidRPr="00B62163" w:rsidDel="00061692">
                  <w:rPr>
                    <w:rFonts w:ascii="Times New Roman" w:eastAsia="仿宋_GB2312" w:hAnsi="Times New Roman" w:cs="Times New Roman"/>
                    <w:color w:val="000000" w:themeColor="text1"/>
                    <w:sz w:val="18"/>
                    <w:szCs w:val="18"/>
                  </w:rPr>
                  <w:delText>/kg</w:delText>
                </w:r>
              </w:del>
            </w:ins>
            <w:ins w:id="10069" w:author="Pengda Zhao - Network" w:date="2026-05-12T06:05:00Z">
              <w:del w:id="10070" w:author="Xuning Wei12232" w:date="2026-07-27T20:53:00Z">
                <w:r w:rsidRPr="00B62163" w:rsidDel="00061692">
                  <w:rPr>
                    <w:rFonts w:ascii="Times New Roman" w:eastAsia="仿宋_GB2312" w:hAnsi="Times New Roman" w:cs="Times New Roman"/>
                    <w:color w:val="000000" w:themeColor="text1"/>
                    <w:sz w:val="18"/>
                    <w:szCs w:val="18"/>
                  </w:rPr>
                  <w:delText>)</w:delText>
                </w:r>
              </w:del>
            </w:ins>
            <w:del w:id="10071" w:author="Xuning Wei12232" w:date="2026-07-27T20:53:00Z">
              <w:r w:rsidRPr="00B62163" w:rsidDel="00061692">
                <w:rPr>
                  <w:rFonts w:ascii="Times New Roman" w:eastAsia="仿宋_GB2312" w:hAnsi="Times New Roman" w:cs="Times New Roman"/>
                  <w:color w:val="000000" w:themeColor="text1"/>
                  <w:sz w:val="18"/>
                  <w:szCs w:val="18"/>
                </w:rPr>
                <w:delText xml:space="preserve">. </w:delText>
              </w:r>
              <w:r w:rsidRPr="00B62163" w:rsidDel="00061692">
                <w:rPr>
                  <w:rFonts w:ascii="Times New Roman" w:eastAsia="仿宋_GB2312" w:hAnsi="Times New Roman" w:cs="Times New Roman"/>
                  <w:color w:val="000000" w:themeColor="text1"/>
                  <w:sz w:val="18"/>
                  <w:szCs w:val="18"/>
                  <w:lang w:eastAsia="zh-CN"/>
                </w:rPr>
                <w:delText>Stir until dissolved clearly by visual check.</w:delText>
              </w:r>
            </w:del>
          </w:p>
        </w:tc>
        <w:tc>
          <w:tcPr>
            <w:tcW w:w="842" w:type="pct"/>
            <w:vMerge w:val="restart"/>
            <w:shd w:val="clear" w:color="auto" w:fill="FFFFFF" w:themeFill="background1"/>
            <w:vAlign w:val="center"/>
          </w:tcPr>
          <w:p w14:paraId="33D3FAC7" w14:textId="62E8351C" w:rsidR="00815985" w:rsidRPr="00032BAE" w:rsidDel="00061692" w:rsidRDefault="007D4F0A" w:rsidP="0030647B">
            <w:pPr>
              <w:jc w:val="both"/>
              <w:rPr>
                <w:del w:id="10072" w:author="Xuning Wei12232" w:date="2026-07-27T20:53:00Z"/>
                <w:rFonts w:ascii="Times New Roman" w:hAnsi="Times New Roman" w:cs="Times New Roman"/>
                <w:color w:val="auto"/>
                <w:sz w:val="18"/>
                <w:szCs w:val="18"/>
                <w:shd w:val="clear" w:color="auto" w:fill="FFFFFF"/>
              </w:rPr>
            </w:pPr>
            <w:del w:id="10073" w:author="Xuning Wei12232" w:date="2026-07-27T20:53:00Z">
              <w:r w:rsidRPr="00032BAE" w:rsidDel="00061692">
                <w:rPr>
                  <w:rFonts w:ascii="Times New Roman" w:hAnsi="Times New Roman" w:cs="Times New Roman"/>
                  <w:color w:val="auto"/>
                  <w:sz w:val="18"/>
                  <w:szCs w:val="18"/>
                  <w:shd w:val="clear" w:color="auto" w:fill="FFFFFF"/>
                </w:rPr>
                <w:delText>Transfer pump material:SS</w:delText>
              </w:r>
            </w:del>
            <w:ins w:id="10074" w:author="Johan Granander" w:date="2026-05-04T11:55:00Z">
              <w:del w:id="10075" w:author="Xuning Wei12232" w:date="2026-07-27T20:53:00Z">
                <w:r w:rsidR="00840074" w:rsidRPr="00032BAE" w:rsidDel="00061692">
                  <w:rPr>
                    <w:rFonts w:ascii="Times New Roman" w:hAnsi="Times New Roman" w:cs="Times New Roman"/>
                    <w:color w:val="auto"/>
                    <w:sz w:val="18"/>
                    <w:szCs w:val="18"/>
                    <w:shd w:val="clear" w:color="auto" w:fill="FFFFFF"/>
                  </w:rPr>
                  <w:delText>material: SS</w:delText>
                </w:r>
              </w:del>
            </w:ins>
            <w:del w:id="10076" w:author="Xuning Wei12232" w:date="2026-07-27T20:53:00Z">
              <w:r w:rsidRPr="00032BAE" w:rsidDel="00061692">
                <w:rPr>
                  <w:rFonts w:ascii="Times New Roman" w:hAnsi="Times New Roman" w:cs="Times New Roman"/>
                  <w:color w:val="auto"/>
                  <w:sz w:val="18"/>
                  <w:szCs w:val="18"/>
                  <w:shd w:val="clear" w:color="auto" w:fill="FFFFFF"/>
                </w:rPr>
                <w:delText>316+PTFE</w:delText>
              </w:r>
            </w:del>
          </w:p>
          <w:p w14:paraId="66487B48" w14:textId="08EA4234" w:rsidR="00815985" w:rsidRPr="00032BAE" w:rsidDel="00061692" w:rsidRDefault="00815985" w:rsidP="0030647B">
            <w:pPr>
              <w:jc w:val="both"/>
              <w:rPr>
                <w:del w:id="10077" w:author="Xuning Wei12232" w:date="2026-07-27T20:53:00Z"/>
                <w:rFonts w:ascii="Times New Roman" w:eastAsia="仿宋_GB2312" w:hAnsi="Times New Roman" w:cs="Times New Roman"/>
                <w:color w:val="auto"/>
                <w:sz w:val="18"/>
                <w:szCs w:val="18"/>
              </w:rPr>
            </w:pPr>
            <w:del w:id="10078" w:author="Xuning Wei12232" w:date="2026-07-27T20:53:00Z">
              <w:r w:rsidRPr="00032BAE" w:rsidDel="00061692">
                <w:rPr>
                  <w:rFonts w:ascii="Times New Roman" w:eastAsia="仿宋_GB2312" w:hAnsi="Times New Roman" w:cs="Times New Roman"/>
                  <w:color w:val="auto"/>
                  <w:sz w:val="18"/>
                  <w:szCs w:val="18"/>
                </w:rPr>
                <w:delText>Charging line</w:delText>
              </w:r>
              <w:r w:rsidR="00F237F5" w:rsidRPr="00032BAE" w:rsidDel="00061692">
                <w:rPr>
                  <w:rFonts w:ascii="Times New Roman" w:eastAsia="仿宋_GB2312" w:hAnsi="Times New Roman" w:cs="Times New Roman"/>
                  <w:color w:val="auto"/>
                  <w:sz w:val="18"/>
                  <w:szCs w:val="18"/>
                </w:rPr>
                <w:delText>: SS</w:delText>
              </w:r>
            </w:del>
          </w:p>
          <w:p w14:paraId="05AE74F1" w14:textId="5C55F8B2" w:rsidR="00815985" w:rsidRPr="00032BAE" w:rsidDel="00061692" w:rsidRDefault="00815985" w:rsidP="0030647B">
            <w:pPr>
              <w:jc w:val="both"/>
              <w:rPr>
                <w:del w:id="10079" w:author="Xuning Wei12232" w:date="2026-07-27T20:53:00Z"/>
                <w:rFonts w:ascii="Times New Roman" w:eastAsia="仿宋_GB2312" w:hAnsi="Times New Roman" w:cs="Times New Roman"/>
                <w:color w:val="auto"/>
                <w:sz w:val="18"/>
                <w:szCs w:val="18"/>
              </w:rPr>
            </w:pPr>
            <w:del w:id="10080" w:author="Xuning Wei12232" w:date="2026-07-27T20:53:00Z">
              <w:r w:rsidRPr="00032BAE" w:rsidDel="00061692">
                <w:rPr>
                  <w:rFonts w:ascii="Times New Roman" w:hAnsi="Times New Roman" w:cs="Times New Roman"/>
                  <w:color w:val="auto"/>
                  <w:sz w:val="18"/>
                  <w:szCs w:val="18"/>
                  <w:shd w:val="clear" w:color="auto" w:fill="FFFFFF"/>
                </w:rPr>
                <w:delText xml:space="preserve">Gasket: </w:delText>
              </w:r>
              <w:r w:rsidR="00F237F5" w:rsidRPr="00032BAE" w:rsidDel="00061692">
                <w:rPr>
                  <w:rFonts w:ascii="Times New Roman" w:eastAsia="仿宋_GB2312" w:hAnsi="Times New Roman" w:cs="Times New Roman"/>
                  <w:color w:val="auto"/>
                  <w:sz w:val="18"/>
                  <w:szCs w:val="18"/>
                </w:rPr>
                <w:delText xml:space="preserve">PTFE </w:delText>
              </w:r>
            </w:del>
          </w:p>
          <w:p w14:paraId="08D45A90" w14:textId="1F13E1AB" w:rsidR="00815985" w:rsidRPr="00032BAE" w:rsidDel="00061692" w:rsidRDefault="00815985" w:rsidP="0030647B">
            <w:pPr>
              <w:jc w:val="both"/>
              <w:rPr>
                <w:del w:id="10081" w:author="Xuning Wei12232" w:date="2026-07-27T20:53:00Z"/>
                <w:rFonts w:ascii="Times New Roman" w:eastAsia="仿宋_GB2312" w:hAnsi="Times New Roman" w:cs="Times New Roman"/>
                <w:color w:val="auto"/>
                <w:sz w:val="18"/>
                <w:szCs w:val="18"/>
              </w:rPr>
            </w:pPr>
            <w:del w:id="10082" w:author="Xuning Wei12232" w:date="2026-07-27T20:53:00Z">
              <w:r w:rsidRPr="00032BAE" w:rsidDel="00061692">
                <w:rPr>
                  <w:rFonts w:ascii="Times New Roman" w:hAnsi="Times New Roman" w:cs="Times New Roman"/>
                  <w:color w:val="auto"/>
                  <w:sz w:val="18"/>
                  <w:szCs w:val="18"/>
                  <w:shd w:val="clear" w:color="auto" w:fill="FFFFFF"/>
                </w:rPr>
                <w:delText>Valve:</w:delText>
              </w:r>
              <w:r w:rsidR="00F237F5" w:rsidRPr="00032BAE" w:rsidDel="00061692">
                <w:rPr>
                  <w:rFonts w:ascii="Times New Roman" w:eastAsia="仿宋_GB2312" w:hAnsi="Times New Roman" w:cs="Times New Roman"/>
                  <w:color w:val="auto"/>
                  <w:sz w:val="18"/>
                  <w:szCs w:val="18"/>
                </w:rPr>
                <w:delText xml:space="preserve"> 316L</w:delText>
              </w:r>
            </w:del>
          </w:p>
          <w:p w14:paraId="55A2FE6F" w14:textId="32951D36" w:rsidR="00815985" w:rsidRPr="00032BAE" w:rsidDel="00061692" w:rsidRDefault="00815985" w:rsidP="0030647B">
            <w:pPr>
              <w:jc w:val="both"/>
              <w:rPr>
                <w:del w:id="10083" w:author="Xuning Wei12232" w:date="2026-07-27T20:53:00Z"/>
                <w:rFonts w:ascii="Times New Roman" w:hAnsi="Times New Roman" w:cs="Times New Roman"/>
                <w:color w:val="auto"/>
                <w:sz w:val="18"/>
                <w:szCs w:val="18"/>
                <w:shd w:val="clear" w:color="auto" w:fill="FFFFFF"/>
              </w:rPr>
            </w:pPr>
            <w:del w:id="10084" w:author="Xuning Wei12232" w:date="2026-07-27T20:53:00Z">
              <w:r w:rsidRPr="00032BAE" w:rsidDel="00061692">
                <w:rPr>
                  <w:rFonts w:ascii="Times New Roman" w:eastAsia="仿宋_GB2312" w:hAnsi="Times New Roman" w:cs="Times New Roman"/>
                  <w:color w:val="auto"/>
                  <w:sz w:val="18"/>
                  <w:szCs w:val="18"/>
                </w:rPr>
                <w:delText xml:space="preserve">Reactor </w:delText>
              </w:r>
              <w:r w:rsidRPr="00032BAE" w:rsidDel="00061692">
                <w:rPr>
                  <w:rFonts w:ascii="Times New Roman" w:hAnsi="Times New Roman" w:cs="Times New Roman"/>
                  <w:color w:val="auto"/>
                  <w:sz w:val="18"/>
                  <w:szCs w:val="18"/>
                  <w:shd w:val="clear" w:color="auto" w:fill="FFFFFF"/>
                </w:rPr>
                <w:delText>(inner surface, temperature probe, agitator)</w:delText>
              </w:r>
              <w:r w:rsidRPr="00032BAE" w:rsidDel="00061692">
                <w:rPr>
                  <w:rFonts w:ascii="Times New Roman" w:eastAsia="仿宋_GB2312" w:hAnsi="Times New Roman" w:cs="Times New Roman"/>
                  <w:color w:val="auto"/>
                  <w:sz w:val="18"/>
                  <w:szCs w:val="18"/>
                </w:rPr>
                <w:delText>:</w:delText>
              </w:r>
              <w:r w:rsidR="00F237F5" w:rsidRPr="00032BAE" w:rsidDel="00061692">
                <w:rPr>
                  <w:rFonts w:ascii="Times New Roman" w:hAnsi="Times New Roman" w:cs="Times New Roman"/>
                  <w:color w:val="auto"/>
                  <w:sz w:val="18"/>
                  <w:szCs w:val="18"/>
                  <w:shd w:val="clear" w:color="auto" w:fill="FFFFFF"/>
                </w:rPr>
                <w:delText xml:space="preserve"> </w:delText>
              </w:r>
              <w:r w:rsidR="00161EA5" w:rsidRPr="00032BAE" w:rsidDel="00061692">
                <w:rPr>
                  <w:rFonts w:ascii="Times New Roman" w:hAnsi="Times New Roman" w:cs="Times New Roman"/>
                  <w:color w:val="auto"/>
                  <w:sz w:val="18"/>
                  <w:szCs w:val="18"/>
                  <w:shd w:val="clear" w:color="auto" w:fill="FFFFFF"/>
                </w:rPr>
                <w:delText>C-276</w:delText>
              </w:r>
            </w:del>
          </w:p>
          <w:p w14:paraId="70BE729F" w14:textId="1D8E7643" w:rsidR="00815985" w:rsidRPr="00032BAE" w:rsidDel="00061692" w:rsidRDefault="00815985" w:rsidP="0030647B">
            <w:pPr>
              <w:jc w:val="both"/>
              <w:rPr>
                <w:del w:id="10085" w:author="Xuning Wei12232" w:date="2026-07-27T20:53:00Z"/>
                <w:rFonts w:ascii="Times New Roman" w:eastAsia="仿宋_GB2312" w:hAnsi="Times New Roman" w:cs="Times New Roman"/>
                <w:color w:val="auto"/>
                <w:sz w:val="18"/>
                <w:szCs w:val="18"/>
                <w:lang w:eastAsia="zh-CN" w:bidi="ar"/>
              </w:rPr>
            </w:pPr>
            <w:del w:id="10086" w:author="Xuning Wei12232" w:date="2026-07-27T20:53:00Z">
              <w:r w:rsidRPr="00032BAE" w:rsidDel="00061692">
                <w:rPr>
                  <w:rFonts w:ascii="Times New Roman" w:eastAsia="仿宋_GB2312" w:hAnsi="Times New Roman" w:cs="Times New Roman"/>
                  <w:color w:val="auto"/>
                  <w:sz w:val="18"/>
                  <w:szCs w:val="18"/>
                  <w:lang w:eastAsia="zh-CN" w:bidi="ar"/>
                </w:rPr>
                <w:delText>Add solid material: LDPE</w:delText>
              </w:r>
            </w:del>
          </w:p>
          <w:p w14:paraId="102B81F4" w14:textId="6B5E7C9A" w:rsidR="00815985" w:rsidRPr="00032BAE" w:rsidDel="00061692" w:rsidRDefault="00815985" w:rsidP="0030647B">
            <w:pPr>
              <w:jc w:val="both"/>
              <w:rPr>
                <w:del w:id="10087" w:author="Xuning Wei12232" w:date="2026-07-27T20:53:00Z"/>
                <w:rFonts w:ascii="Times New Roman" w:hAnsi="Times New Roman" w:cs="Times New Roman"/>
                <w:color w:val="auto"/>
                <w:sz w:val="18"/>
                <w:szCs w:val="18"/>
                <w:shd w:val="clear" w:color="auto" w:fill="FFFFFF"/>
              </w:rPr>
            </w:pPr>
            <w:del w:id="10088" w:author="Xuning Wei12232" w:date="2026-07-27T20:53:00Z">
              <w:r w:rsidRPr="00032BAE" w:rsidDel="00061692">
                <w:rPr>
                  <w:rFonts w:ascii="Times New Roman" w:hAnsi="Times New Roman" w:cs="Times New Roman"/>
                  <w:color w:val="auto"/>
                  <w:sz w:val="18"/>
                  <w:szCs w:val="18"/>
                  <w:shd w:val="clear" w:color="auto" w:fill="FFFFFF"/>
                </w:rPr>
                <w:delText>Sealing ring</w:delText>
              </w:r>
              <w:r w:rsidR="00F237F5" w:rsidRPr="00032BAE" w:rsidDel="00061692">
                <w:rPr>
                  <w:rFonts w:ascii="Times New Roman" w:hAnsi="Times New Roman" w:cs="Times New Roman"/>
                  <w:color w:val="auto"/>
                  <w:sz w:val="18"/>
                  <w:szCs w:val="18"/>
                  <w:shd w:val="clear" w:color="auto" w:fill="FFFFFF"/>
                </w:rPr>
                <w:delText>: PTFE</w:delText>
              </w:r>
            </w:del>
          </w:p>
        </w:tc>
        <w:tc>
          <w:tcPr>
            <w:tcW w:w="346" w:type="pct"/>
            <w:vMerge w:val="restart"/>
            <w:shd w:val="clear" w:color="auto" w:fill="FFFFFF" w:themeFill="background1"/>
            <w:vAlign w:val="center"/>
          </w:tcPr>
          <w:p w14:paraId="70252396" w14:textId="22DF1E6D" w:rsidR="00CA3812" w:rsidRPr="00032BAE" w:rsidDel="00061692" w:rsidRDefault="00CA3812" w:rsidP="0030647B">
            <w:pPr>
              <w:jc w:val="both"/>
              <w:rPr>
                <w:del w:id="10089" w:author="Xuning Wei12232" w:date="2026-07-27T20:53:00Z"/>
                <w:rFonts w:ascii="Times New Roman" w:eastAsia="仿宋_GB2312" w:hAnsi="Times New Roman" w:cs="Times New Roman"/>
                <w:color w:val="auto"/>
                <w:sz w:val="18"/>
                <w:szCs w:val="18"/>
                <w:lang w:eastAsia="zh-CN" w:bidi="ar"/>
              </w:rPr>
            </w:pPr>
            <w:del w:id="10090"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96" w:type="pct"/>
            <w:vMerge w:val="restart"/>
            <w:shd w:val="clear" w:color="auto" w:fill="FFFFFF" w:themeFill="background1"/>
            <w:vAlign w:val="center"/>
          </w:tcPr>
          <w:p w14:paraId="5BD3294D" w14:textId="649F0673" w:rsidR="00CA3812" w:rsidRPr="00032BAE" w:rsidDel="00061692" w:rsidRDefault="00CA3812" w:rsidP="0030647B">
            <w:pPr>
              <w:jc w:val="both"/>
              <w:rPr>
                <w:del w:id="10091" w:author="Xuning Wei12232" w:date="2026-07-27T20:53:00Z"/>
                <w:rFonts w:ascii="Times New Roman" w:eastAsia="仿宋_GB2312" w:hAnsi="Times New Roman" w:cs="Times New Roman"/>
                <w:color w:val="auto"/>
                <w:sz w:val="18"/>
                <w:szCs w:val="18"/>
                <w:lang w:eastAsia="zh-CN" w:bidi="ar"/>
              </w:rPr>
            </w:pPr>
            <w:del w:id="10092"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35" w:type="pct"/>
            <w:vAlign w:val="center"/>
          </w:tcPr>
          <w:p w14:paraId="4EE459E5" w14:textId="7BC3E129" w:rsidR="00CA3812" w:rsidRPr="00032BAE" w:rsidDel="00061692" w:rsidRDefault="000B6761" w:rsidP="0030647B">
            <w:pPr>
              <w:jc w:val="both"/>
              <w:rPr>
                <w:del w:id="10093" w:author="Xuning Wei12232" w:date="2026-07-27T20:53:00Z"/>
                <w:rFonts w:ascii="Times New Roman" w:eastAsia="仿宋_GB2312" w:hAnsi="Times New Roman" w:cs="Times New Roman"/>
                <w:color w:val="auto"/>
                <w:sz w:val="18"/>
                <w:szCs w:val="18"/>
                <w:lang w:eastAsia="zh-CN" w:bidi="ar"/>
              </w:rPr>
            </w:pPr>
            <w:customXmlDelRangeStart w:id="10094" w:author="Xuning Wei12232" w:date="2026-07-27T20:53:00Z"/>
            <w:sdt>
              <w:sdtPr>
                <w:rPr>
                  <w:rFonts w:ascii="Times New Roman" w:eastAsia="仿宋_GB2312" w:hAnsi="Times New Roman" w:cs="Times New Roman"/>
                  <w:color w:val="auto"/>
                  <w:sz w:val="18"/>
                  <w:szCs w:val="18"/>
                  <w:lang w:eastAsia="zh-CN" w:bidi="ar"/>
                </w:rPr>
                <w:id w:val="817461684"/>
                <w14:checkbox>
                  <w14:checked w14:val="1"/>
                  <w14:checkedState w14:val="2612" w14:font="MS Gothic"/>
                  <w14:uncheckedState w14:val="2610" w14:font="MS Gothic"/>
                </w14:checkbox>
              </w:sdtPr>
              <w:sdtEndPr/>
              <w:sdtContent>
                <w:customXmlDelRangeEnd w:id="10094"/>
                <w:del w:id="10095" w:author="Xuning Wei12232" w:date="2026-07-27T20:53:00Z">
                  <w:r w:rsidR="00CA3812" w:rsidRPr="00032BAE" w:rsidDel="00061692">
                    <w:rPr>
                      <w:rFonts w:ascii="Segoe UI Symbol" w:eastAsia="仿宋_GB2312" w:hAnsi="Segoe UI Symbol" w:cs="Segoe UI Symbol"/>
                      <w:color w:val="auto"/>
                      <w:sz w:val="18"/>
                      <w:szCs w:val="18"/>
                      <w:lang w:eastAsia="zh-CN" w:bidi="ar"/>
                    </w:rPr>
                    <w:delText>☒</w:delText>
                  </w:r>
                </w:del>
                <w:customXmlDelRangeStart w:id="10096" w:author="Xuning Wei12232" w:date="2026-07-27T20:53:00Z"/>
              </w:sdtContent>
            </w:sdt>
            <w:customXmlDelRangeEnd w:id="10096"/>
            <w:del w:id="10097" w:author="Xuning Wei12232" w:date="2026-07-27T20:53:00Z">
              <w:r w:rsidR="00CA3812" w:rsidRPr="00032BAE" w:rsidDel="00061692">
                <w:rPr>
                  <w:rFonts w:ascii="Times New Roman" w:eastAsia="仿宋_GB2312" w:hAnsi="Times New Roman" w:cs="Times New Roman"/>
                  <w:color w:val="auto"/>
                  <w:sz w:val="18"/>
                  <w:szCs w:val="18"/>
                  <w:lang w:eastAsia="zh-CN" w:bidi="ar"/>
                </w:rPr>
                <w:delText>Yes</w:delText>
              </w:r>
            </w:del>
          </w:p>
        </w:tc>
        <w:tc>
          <w:tcPr>
            <w:tcW w:w="457" w:type="pct"/>
            <w:vAlign w:val="center"/>
          </w:tcPr>
          <w:p w14:paraId="295987C0" w14:textId="5EDCEE30" w:rsidR="00CA3812" w:rsidRPr="00032BAE" w:rsidDel="00061692" w:rsidRDefault="000B6761" w:rsidP="0030647B">
            <w:pPr>
              <w:jc w:val="both"/>
              <w:rPr>
                <w:del w:id="10098" w:author="Xuning Wei12232" w:date="2026-07-27T20:53:00Z"/>
                <w:rFonts w:ascii="Times New Roman" w:eastAsia="仿宋_GB2312" w:hAnsi="Times New Roman" w:cs="Times New Roman"/>
                <w:color w:val="auto"/>
                <w:sz w:val="18"/>
                <w:szCs w:val="18"/>
                <w:lang w:eastAsia="zh-CN" w:bidi="ar"/>
              </w:rPr>
            </w:pPr>
            <w:customXmlDelRangeStart w:id="10099" w:author="Xuning Wei12232" w:date="2026-07-27T20:53:00Z"/>
            <w:sdt>
              <w:sdtPr>
                <w:rPr>
                  <w:rFonts w:ascii="Times New Roman" w:eastAsia="仿宋_GB2312" w:hAnsi="Times New Roman" w:cs="Times New Roman"/>
                  <w:color w:val="auto"/>
                  <w:sz w:val="18"/>
                  <w:szCs w:val="18"/>
                  <w:lang w:eastAsia="zh-CN" w:bidi="ar"/>
                </w:rPr>
                <w:id w:val="-635334323"/>
                <w14:checkbox>
                  <w14:checked w14:val="0"/>
                  <w14:checkedState w14:val="2612" w14:font="MS Gothic"/>
                  <w14:uncheckedState w14:val="2610" w14:font="MS Gothic"/>
                </w14:checkbox>
              </w:sdtPr>
              <w:sdtEndPr/>
              <w:sdtContent>
                <w:customXmlDelRangeEnd w:id="10099"/>
                <w:del w:id="10100" w:author="Xuning Wei12232" w:date="2026-07-27T20:53:00Z">
                  <w:r w:rsidR="00CA3812" w:rsidRPr="00032BAE" w:rsidDel="00061692">
                    <w:rPr>
                      <w:rFonts w:ascii="Segoe UI Symbol" w:eastAsia="仿宋_GB2312" w:hAnsi="Segoe UI Symbol" w:cs="Segoe UI Symbol"/>
                      <w:color w:val="auto"/>
                      <w:sz w:val="18"/>
                      <w:szCs w:val="18"/>
                      <w:lang w:eastAsia="zh-CN" w:bidi="ar"/>
                    </w:rPr>
                    <w:delText>☐</w:delText>
                  </w:r>
                </w:del>
                <w:customXmlDelRangeStart w:id="10101" w:author="Xuning Wei12232" w:date="2026-07-27T20:53:00Z"/>
              </w:sdtContent>
            </w:sdt>
            <w:customXmlDelRangeEnd w:id="10101"/>
            <w:del w:id="10102" w:author="Xuning Wei12232" w:date="2026-07-27T20:53:00Z">
              <w:r w:rsidR="00CA3812" w:rsidRPr="00032BAE" w:rsidDel="00061692">
                <w:rPr>
                  <w:rFonts w:ascii="Times New Roman" w:eastAsia="仿宋_GB2312" w:hAnsi="Times New Roman" w:cs="Times New Roman"/>
                  <w:color w:val="auto"/>
                  <w:sz w:val="18"/>
                  <w:szCs w:val="18"/>
                  <w:lang w:eastAsia="zh-CN" w:bidi="ar"/>
                </w:rPr>
                <w:delText xml:space="preserve"> No</w:delText>
              </w:r>
            </w:del>
          </w:p>
        </w:tc>
        <w:tc>
          <w:tcPr>
            <w:tcW w:w="990" w:type="pct"/>
            <w:vMerge w:val="restart"/>
            <w:vAlign w:val="center"/>
          </w:tcPr>
          <w:p w14:paraId="2DFA5A8B" w14:textId="7D37FEB3" w:rsidR="00CA3812" w:rsidRPr="00032BAE" w:rsidDel="00061692" w:rsidRDefault="000B6761" w:rsidP="0030647B">
            <w:pPr>
              <w:jc w:val="both"/>
              <w:rPr>
                <w:del w:id="10103" w:author="Xuning Wei12232" w:date="2026-07-27T20:53:00Z"/>
                <w:rFonts w:ascii="Times New Roman" w:eastAsia="仿宋_GB2312" w:hAnsi="Times New Roman" w:cs="Times New Roman"/>
                <w:color w:val="auto"/>
                <w:sz w:val="18"/>
                <w:szCs w:val="18"/>
                <w:u w:val="single"/>
                <w:lang w:eastAsia="zh-CN" w:bidi="ar"/>
              </w:rPr>
            </w:pPr>
            <w:customXmlDelRangeStart w:id="10104" w:author="Xuning Wei12232" w:date="2026-07-27T20:53:00Z"/>
            <w:sdt>
              <w:sdtPr>
                <w:rPr>
                  <w:rFonts w:ascii="Times New Roman" w:eastAsia="仿宋_GB2312" w:hAnsi="Times New Roman" w:cs="Times New Roman"/>
                  <w:b/>
                  <w:color w:val="auto"/>
                  <w:sz w:val="18"/>
                  <w:szCs w:val="18"/>
                  <w:lang w:eastAsia="zh-CN" w:bidi="ar"/>
                </w:rPr>
                <w:id w:val="-72512823"/>
                <w14:checkbox>
                  <w14:checked w14:val="0"/>
                  <w14:checkedState w14:val="2612" w14:font="MS Gothic"/>
                  <w14:uncheckedState w14:val="2610" w14:font="MS Gothic"/>
                </w14:checkbox>
              </w:sdtPr>
              <w:sdtEndPr/>
              <w:sdtContent>
                <w:customXmlDelRangeEnd w:id="10104"/>
                <w:del w:id="10105" w:author="Xuning Wei12232" w:date="2026-07-27T20:53:00Z">
                  <w:r w:rsidR="00CA3812" w:rsidRPr="00032BAE" w:rsidDel="00061692">
                    <w:rPr>
                      <w:rFonts w:ascii="Segoe UI Symbol" w:eastAsia="仿宋_GB2312" w:hAnsi="Segoe UI Symbol" w:cs="Segoe UI Symbol"/>
                      <w:b/>
                      <w:color w:val="auto"/>
                      <w:sz w:val="18"/>
                      <w:szCs w:val="18"/>
                      <w:lang w:eastAsia="zh-CN" w:bidi="ar"/>
                    </w:rPr>
                    <w:delText>☐</w:delText>
                  </w:r>
                </w:del>
                <w:customXmlDelRangeStart w:id="10106" w:author="Xuning Wei12232" w:date="2026-07-27T20:53:00Z"/>
              </w:sdtContent>
            </w:sdt>
            <w:customXmlDelRangeEnd w:id="10106"/>
            <w:del w:id="10107" w:author="Xuning Wei12232" w:date="2026-07-27T20:53:00Z">
              <w:r w:rsidR="00CA3812" w:rsidRPr="00032BAE" w:rsidDel="00061692">
                <w:rPr>
                  <w:rFonts w:ascii="Times New Roman" w:eastAsia="仿宋_GB2312" w:hAnsi="Times New Roman" w:cs="Times New Roman"/>
                  <w:color w:val="auto"/>
                  <w:sz w:val="18"/>
                  <w:szCs w:val="18"/>
                  <w:lang w:eastAsia="zh-CN" w:bidi="ar"/>
                </w:rPr>
                <w:delText xml:space="preserve"> Asymchem R&amp;D Lab:</w:delText>
              </w:r>
              <w:r w:rsidR="00926E96" w:rsidRPr="00032BAE" w:rsidDel="00061692">
                <w:rPr>
                  <w:rFonts w:ascii="Times New Roman" w:eastAsia="仿宋_GB2312" w:hAnsi="Times New Roman" w:cs="Times New Roman"/>
                  <w:color w:val="auto"/>
                  <w:sz w:val="18"/>
                  <w:szCs w:val="18"/>
                  <w:lang w:eastAsia="zh-CN" w:bidi="ar"/>
                </w:rPr>
                <w:delText xml:space="preserve"> </w:delText>
              </w:r>
              <w:r w:rsidR="00CA3812" w:rsidRPr="00032BAE" w:rsidDel="00061692">
                <w:rPr>
                  <w:rFonts w:ascii="Times New Roman" w:eastAsia="仿宋_GB2312" w:hAnsi="Times New Roman" w:cs="Times New Roman"/>
                  <w:color w:val="auto"/>
                  <w:sz w:val="18"/>
                  <w:szCs w:val="18"/>
                  <w:u w:val="single"/>
                  <w:lang w:eastAsia="zh-CN" w:bidi="ar"/>
                </w:rPr>
                <w:delText xml:space="preserve">N/A </w:delText>
              </w:r>
            </w:del>
          </w:p>
          <w:p w14:paraId="7870607B" w14:textId="5F164AA7" w:rsidR="00CA3812" w:rsidRPr="00032BAE" w:rsidDel="00061692" w:rsidRDefault="000B6761" w:rsidP="0030647B">
            <w:pPr>
              <w:jc w:val="both"/>
              <w:rPr>
                <w:del w:id="10108" w:author="Xuning Wei12232" w:date="2026-07-27T20:53:00Z"/>
                <w:rFonts w:ascii="Times New Roman" w:eastAsia="仿宋_GB2312" w:hAnsi="Times New Roman" w:cs="Times New Roman"/>
                <w:color w:val="auto"/>
                <w:sz w:val="18"/>
                <w:szCs w:val="18"/>
                <w:u w:val="single"/>
                <w:lang w:eastAsia="zh-CN" w:bidi="ar"/>
              </w:rPr>
            </w:pPr>
            <w:customXmlDelRangeStart w:id="10109" w:author="Xuning Wei12232" w:date="2026-07-27T20:53:00Z"/>
            <w:sdt>
              <w:sdtPr>
                <w:rPr>
                  <w:rFonts w:ascii="Times New Roman" w:eastAsia="仿宋_GB2312" w:hAnsi="Times New Roman" w:cs="Times New Roman"/>
                  <w:b/>
                  <w:color w:val="auto"/>
                  <w:sz w:val="18"/>
                  <w:szCs w:val="18"/>
                  <w:lang w:eastAsia="zh-CN" w:bidi="ar"/>
                </w:rPr>
                <w:id w:val="-1881621355"/>
                <w14:checkbox>
                  <w14:checked w14:val="1"/>
                  <w14:checkedState w14:val="2612" w14:font="MS Gothic"/>
                  <w14:uncheckedState w14:val="2610" w14:font="MS Gothic"/>
                </w14:checkbox>
              </w:sdtPr>
              <w:sdtEndPr/>
              <w:sdtContent>
                <w:customXmlDelRangeEnd w:id="10109"/>
                <w:del w:id="10110" w:author="Xuning Wei12232" w:date="2026-07-27T20:53:00Z">
                  <w:r w:rsidR="00CA3812" w:rsidRPr="00032BAE" w:rsidDel="00061692">
                    <w:rPr>
                      <w:rFonts w:ascii="Segoe UI Symbol" w:eastAsia="仿宋_GB2312" w:hAnsi="Segoe UI Symbol" w:cs="Segoe UI Symbol"/>
                      <w:b/>
                      <w:color w:val="auto"/>
                      <w:sz w:val="18"/>
                      <w:szCs w:val="18"/>
                      <w:lang w:eastAsia="zh-CN" w:bidi="ar"/>
                    </w:rPr>
                    <w:delText>☒</w:delText>
                  </w:r>
                </w:del>
                <w:customXmlDelRangeStart w:id="10111" w:author="Xuning Wei12232" w:date="2026-07-27T20:53:00Z"/>
              </w:sdtContent>
            </w:sdt>
            <w:customXmlDelRangeEnd w:id="10111"/>
            <w:del w:id="10112" w:author="Xuning Wei12232" w:date="2026-07-27T20:53:00Z">
              <w:r w:rsidR="00CA3812" w:rsidRPr="00032BAE" w:rsidDel="00061692">
                <w:rPr>
                  <w:rFonts w:ascii="Times New Roman" w:eastAsia="仿宋_GB2312" w:hAnsi="Times New Roman" w:cs="Times New Roman"/>
                  <w:color w:val="auto"/>
                  <w:sz w:val="18"/>
                  <w:szCs w:val="18"/>
                  <w:lang w:eastAsia="zh-CN" w:bidi="ar"/>
                </w:rPr>
                <w:delText xml:space="preserve"> Asymchem Production data, Lot Number:</w:delText>
              </w:r>
              <w:r w:rsidR="00CA3812" w:rsidRPr="00032BAE" w:rsidDel="00061692">
                <w:rPr>
                  <w:rFonts w:ascii="Times New Roman" w:eastAsia="仿宋_GB2312" w:hAnsi="Times New Roman" w:cs="Times New Roman"/>
                  <w:color w:val="auto"/>
                  <w:sz w:val="18"/>
                  <w:szCs w:val="18"/>
                  <w:u w:val="single"/>
                  <w:lang w:eastAsia="zh-CN" w:bidi="ar"/>
                </w:rPr>
                <w:delText xml:space="preserve">  CPo140020</w:delText>
              </w:r>
            </w:del>
            <w:ins w:id="10113" w:author="Johan Granander" w:date="2026-05-04T11:55:00Z">
              <w:del w:id="10114" w:author="Xuning Wei12232" w:date="2026-07-27T20:53:00Z">
                <w:r w:rsidR="00840074" w:rsidRPr="00032BAE" w:rsidDel="00061692">
                  <w:rPr>
                    <w:rFonts w:ascii="Times New Roman" w:eastAsia="仿宋_GB2312" w:hAnsi="Times New Roman" w:cs="Times New Roman"/>
                    <w:color w:val="auto"/>
                    <w:sz w:val="18"/>
                    <w:szCs w:val="18"/>
                    <w:lang w:eastAsia="zh-CN" w:bidi="ar"/>
                  </w:rPr>
                  <w:delText>:</w:delText>
                </w:r>
                <w:r w:rsidR="00840074" w:rsidRPr="00032BAE" w:rsidDel="00061692">
                  <w:rPr>
                    <w:rFonts w:ascii="Times New Roman" w:eastAsia="仿宋_GB2312" w:hAnsi="Times New Roman" w:cs="Times New Roman"/>
                    <w:color w:val="auto"/>
                    <w:sz w:val="18"/>
                    <w:szCs w:val="18"/>
                    <w:u w:val="single"/>
                    <w:lang w:eastAsia="zh-CN" w:bidi="ar"/>
                  </w:rPr>
                  <w:delText xml:space="preserve"> </w:delText>
                </w:r>
              </w:del>
              <w:del w:id="10115" w:author="Xuning Wei12232" w:date="2026-07-27T17:56:00Z">
                <w:r w:rsidR="00840074" w:rsidRPr="00032BAE" w:rsidDel="00F338FC">
                  <w:rPr>
                    <w:rFonts w:ascii="Times New Roman" w:eastAsia="仿宋_GB2312" w:hAnsi="Times New Roman" w:cs="Times New Roman"/>
                    <w:color w:val="auto"/>
                    <w:sz w:val="18"/>
                    <w:szCs w:val="18"/>
                    <w:u w:val="single"/>
                    <w:lang w:eastAsia="zh-CN" w:bidi="ar"/>
                  </w:rPr>
                  <w:delText>CPo140020</w:delText>
                </w:r>
              </w:del>
            </w:ins>
            <w:del w:id="10116" w:author="Xuning Wei12232" w:date="2026-07-27T17:56:00Z">
              <w:r w:rsidR="00CA3812" w:rsidRPr="00032BAE" w:rsidDel="00F338FC">
                <w:rPr>
                  <w:rFonts w:ascii="Times New Roman" w:eastAsia="仿宋_GB2312" w:hAnsi="Times New Roman" w:cs="Times New Roman"/>
                  <w:color w:val="auto"/>
                  <w:sz w:val="18"/>
                  <w:szCs w:val="18"/>
                  <w:u w:val="single"/>
                  <w:lang w:eastAsia="zh-CN" w:bidi="ar"/>
                </w:rPr>
                <w:delText>-02-01-02</w:delText>
              </w:r>
            </w:del>
            <w:del w:id="10117" w:author="Xuning Wei12232" w:date="2026-07-27T20:53:00Z">
              <w:r w:rsidR="00CA3812" w:rsidRPr="00032BAE" w:rsidDel="00061692">
                <w:rPr>
                  <w:rFonts w:ascii="Times New Roman" w:eastAsia="仿宋_GB2312" w:hAnsi="Times New Roman" w:cs="Times New Roman"/>
                  <w:color w:val="auto"/>
                  <w:sz w:val="18"/>
                  <w:szCs w:val="18"/>
                  <w:u w:val="single"/>
                  <w:lang w:eastAsia="zh-CN" w:bidi="ar"/>
                </w:rPr>
                <w:delText xml:space="preserve">  </w:delText>
              </w:r>
            </w:del>
          </w:p>
          <w:p w14:paraId="0A3254A9" w14:textId="55B3AF29" w:rsidR="00CA3812" w:rsidRPr="00032BAE" w:rsidDel="00061692" w:rsidRDefault="000B6761" w:rsidP="0030647B">
            <w:pPr>
              <w:jc w:val="both"/>
              <w:rPr>
                <w:del w:id="10118" w:author="Xuning Wei12232" w:date="2026-07-27T20:53:00Z"/>
                <w:rFonts w:ascii="Times New Roman" w:eastAsia="仿宋_GB2312" w:hAnsi="Times New Roman" w:cs="Times New Roman"/>
                <w:color w:val="auto"/>
                <w:sz w:val="18"/>
                <w:szCs w:val="18"/>
                <w:lang w:eastAsia="zh-CN" w:bidi="ar"/>
              </w:rPr>
            </w:pPr>
            <w:customXmlDelRangeStart w:id="10119" w:author="Xuning Wei12232" w:date="2026-07-27T20:53:00Z"/>
            <w:sdt>
              <w:sdtPr>
                <w:rPr>
                  <w:rFonts w:ascii="Times New Roman" w:eastAsia="仿宋_GB2312" w:hAnsi="Times New Roman" w:cs="Times New Roman"/>
                  <w:b/>
                  <w:color w:val="auto"/>
                  <w:sz w:val="18"/>
                  <w:szCs w:val="18"/>
                  <w:lang w:eastAsia="zh-CN" w:bidi="ar"/>
                </w:rPr>
                <w:id w:val="274998286"/>
                <w14:checkbox>
                  <w14:checked w14:val="0"/>
                  <w14:checkedState w14:val="2612" w14:font="MS Gothic"/>
                  <w14:uncheckedState w14:val="2610" w14:font="MS Gothic"/>
                </w14:checkbox>
              </w:sdtPr>
              <w:sdtEndPr/>
              <w:sdtContent>
                <w:customXmlDelRangeEnd w:id="10119"/>
                <w:del w:id="10120" w:author="Xuning Wei12232" w:date="2026-07-27T20:53:00Z">
                  <w:r w:rsidR="00CA3812" w:rsidRPr="00032BAE" w:rsidDel="00061692">
                    <w:rPr>
                      <w:rFonts w:ascii="Segoe UI Symbol" w:eastAsia="仿宋_GB2312" w:hAnsi="Segoe UI Symbol" w:cs="Segoe UI Symbol"/>
                      <w:b/>
                      <w:color w:val="auto"/>
                      <w:sz w:val="18"/>
                      <w:szCs w:val="18"/>
                      <w:lang w:eastAsia="zh-CN" w:bidi="ar"/>
                    </w:rPr>
                    <w:delText>☐</w:delText>
                  </w:r>
                </w:del>
                <w:customXmlDelRangeStart w:id="10121" w:author="Xuning Wei12232" w:date="2026-07-27T20:53:00Z"/>
              </w:sdtContent>
            </w:sdt>
            <w:customXmlDelRangeEnd w:id="10121"/>
            <w:del w:id="10122" w:author="Xuning Wei12232" w:date="2026-07-27T20:53:00Z">
              <w:r w:rsidR="00CA3812" w:rsidRPr="00032BAE" w:rsidDel="00061692">
                <w:rPr>
                  <w:rFonts w:ascii="Times New Roman" w:eastAsia="仿宋_GB2312" w:hAnsi="Times New Roman" w:cs="Times New Roman"/>
                  <w:color w:val="auto"/>
                  <w:sz w:val="18"/>
                  <w:szCs w:val="18"/>
                  <w:lang w:eastAsia="zh-CN" w:bidi="ar"/>
                </w:rPr>
                <w:delText xml:space="preserve"> Supplier data:</w:delText>
              </w:r>
              <w:r w:rsidR="00CA3812" w:rsidRPr="00032BAE" w:rsidDel="00061692">
                <w:rPr>
                  <w:rFonts w:ascii="Times New Roman" w:eastAsia="仿宋_GB2312" w:hAnsi="Times New Roman" w:cs="Times New Roman"/>
                  <w:color w:val="auto"/>
                  <w:sz w:val="18"/>
                  <w:szCs w:val="18"/>
                  <w:u w:val="single"/>
                  <w:lang w:eastAsia="zh-CN" w:bidi="ar"/>
                </w:rPr>
                <w:delText xml:space="preserve">  N</w:delText>
              </w:r>
            </w:del>
            <w:ins w:id="10123" w:author="Johan Granander" w:date="2026-05-04T11:55:00Z">
              <w:del w:id="10124" w:author="Xuning Wei12232" w:date="2026-07-27T20:53:00Z">
                <w:r w:rsidR="00840074" w:rsidRPr="00032BAE" w:rsidDel="00061692">
                  <w:rPr>
                    <w:rFonts w:ascii="Times New Roman" w:eastAsia="仿宋_GB2312" w:hAnsi="Times New Roman" w:cs="Times New Roman"/>
                    <w:color w:val="auto"/>
                    <w:sz w:val="18"/>
                    <w:szCs w:val="18"/>
                    <w:lang w:eastAsia="zh-CN" w:bidi="ar"/>
                  </w:rPr>
                  <w:delText>:</w:delText>
                </w:r>
                <w:r w:rsidR="00840074" w:rsidRPr="00032BAE" w:rsidDel="00061692">
                  <w:rPr>
                    <w:rFonts w:ascii="Times New Roman" w:eastAsia="仿宋_GB2312" w:hAnsi="Times New Roman" w:cs="Times New Roman"/>
                    <w:color w:val="auto"/>
                    <w:sz w:val="18"/>
                    <w:szCs w:val="18"/>
                    <w:u w:val="single"/>
                    <w:lang w:eastAsia="zh-CN" w:bidi="ar"/>
                  </w:rPr>
                  <w:delText xml:space="preserve"> N</w:delText>
                </w:r>
              </w:del>
            </w:ins>
            <w:del w:id="10125" w:author="Xuning Wei12232" w:date="2026-07-27T20:53:00Z">
              <w:r w:rsidR="00CA3812" w:rsidRPr="00032BAE" w:rsidDel="00061692">
                <w:rPr>
                  <w:rFonts w:ascii="Times New Roman" w:eastAsia="仿宋_GB2312" w:hAnsi="Times New Roman" w:cs="Times New Roman"/>
                  <w:color w:val="auto"/>
                  <w:sz w:val="18"/>
                  <w:szCs w:val="18"/>
                  <w:u w:val="single"/>
                  <w:lang w:eastAsia="zh-CN" w:bidi="ar"/>
                </w:rPr>
                <w:delText xml:space="preserve">/A  </w:delText>
              </w:r>
              <w:r w:rsidR="00CA3812" w:rsidRPr="00032BAE" w:rsidDel="00061692">
                <w:rPr>
                  <w:rFonts w:ascii="Times New Roman" w:eastAsia="仿宋_GB2312" w:hAnsi="Times New Roman" w:cs="Times New Roman"/>
                  <w:color w:val="auto"/>
                  <w:sz w:val="18"/>
                  <w:szCs w:val="18"/>
                  <w:lang w:eastAsia="zh-CN" w:bidi="ar"/>
                </w:rPr>
                <w:delText xml:space="preserve"> </w:delText>
              </w:r>
            </w:del>
          </w:p>
          <w:p w14:paraId="47E6822E" w14:textId="7CB3BAC1" w:rsidR="00CA3812" w:rsidRPr="00032BAE" w:rsidDel="00061692" w:rsidRDefault="000B6761" w:rsidP="0030647B">
            <w:pPr>
              <w:jc w:val="both"/>
              <w:rPr>
                <w:del w:id="10126" w:author="Xuning Wei12232" w:date="2026-07-27T20:53:00Z"/>
                <w:rFonts w:ascii="Times New Roman" w:eastAsia="仿宋_GB2312" w:hAnsi="Times New Roman" w:cs="Times New Roman"/>
                <w:color w:val="auto"/>
                <w:sz w:val="18"/>
                <w:szCs w:val="18"/>
                <w:u w:val="single"/>
                <w:lang w:eastAsia="zh-CN" w:bidi="ar"/>
              </w:rPr>
            </w:pPr>
            <w:customXmlDelRangeStart w:id="10127" w:author="Xuning Wei12232" w:date="2026-07-27T20:53:00Z"/>
            <w:sdt>
              <w:sdtPr>
                <w:rPr>
                  <w:rFonts w:ascii="Times New Roman" w:eastAsia="仿宋_GB2312" w:hAnsi="Times New Roman" w:cs="Times New Roman"/>
                  <w:b/>
                  <w:color w:val="auto"/>
                  <w:sz w:val="18"/>
                  <w:szCs w:val="18"/>
                  <w:lang w:eastAsia="zh-CN" w:bidi="ar"/>
                </w:rPr>
                <w:id w:val="1901390774"/>
                <w14:checkbox>
                  <w14:checked w14:val="1"/>
                  <w14:checkedState w14:val="2612" w14:font="MS Gothic"/>
                  <w14:uncheckedState w14:val="2610" w14:font="MS Gothic"/>
                </w14:checkbox>
              </w:sdtPr>
              <w:sdtEndPr/>
              <w:sdtContent>
                <w:customXmlDelRangeEnd w:id="10127"/>
                <w:del w:id="10128" w:author="Xuning Wei12232" w:date="2026-07-27T20:53:00Z">
                  <w:r w:rsidR="00CA3812" w:rsidRPr="00032BAE" w:rsidDel="00061692">
                    <w:rPr>
                      <w:rFonts w:ascii="Segoe UI Symbol" w:eastAsia="仿宋_GB2312" w:hAnsi="Segoe UI Symbol" w:cs="Segoe UI Symbol"/>
                      <w:b/>
                      <w:color w:val="auto"/>
                      <w:sz w:val="18"/>
                      <w:szCs w:val="18"/>
                      <w:lang w:eastAsia="zh-CN" w:bidi="ar"/>
                    </w:rPr>
                    <w:delText>☒</w:delText>
                  </w:r>
                </w:del>
                <w:customXmlDelRangeStart w:id="10129" w:author="Xuning Wei12232" w:date="2026-07-27T20:53:00Z"/>
              </w:sdtContent>
            </w:sdt>
            <w:customXmlDelRangeEnd w:id="10129"/>
            <w:del w:id="10130" w:author="Xuning Wei12232" w:date="2026-07-27T20:53:00Z">
              <w:r w:rsidR="00CA3812" w:rsidRPr="00032BAE" w:rsidDel="00061692">
                <w:rPr>
                  <w:rFonts w:ascii="Times New Roman" w:eastAsia="仿宋_GB2312" w:hAnsi="Times New Roman" w:cs="Times New Roman"/>
                  <w:color w:val="auto"/>
                  <w:sz w:val="18"/>
                  <w:szCs w:val="18"/>
                  <w:lang w:eastAsia="zh-CN" w:bidi="ar"/>
                </w:rPr>
                <w:delText xml:space="preserve"> *Handbook &amp; Page:</w:delText>
              </w:r>
              <w:r w:rsidR="00CA3812" w:rsidRPr="00032BAE" w:rsidDel="00061692">
                <w:rPr>
                  <w:rFonts w:ascii="Times New Roman" w:eastAsia="仿宋_GB2312" w:hAnsi="Times New Roman" w:cs="Times New Roman"/>
                  <w:color w:val="auto"/>
                  <w:sz w:val="18"/>
                  <w:szCs w:val="18"/>
                  <w:u w:val="single"/>
                  <w:lang w:eastAsia="zh-CN" w:bidi="ar"/>
                </w:rPr>
                <w:delText xml:space="preserve"> </w:delText>
              </w:r>
              <w:r w:rsidR="00613E2C" w:rsidRPr="00032BAE" w:rsidDel="00061692">
                <w:rPr>
                  <w:rFonts w:ascii="Times New Roman" w:eastAsia="仿宋_GB2312" w:hAnsi="Times New Roman" w:cs="Times New Roman"/>
                  <w:color w:val="auto"/>
                  <w:sz w:val="18"/>
                  <w:szCs w:val="18"/>
                  <w:u w:val="single"/>
                  <w:lang w:eastAsia="zh-CN" w:bidi="ar"/>
                </w:rPr>
                <w:delText>The Pilot Plant Real Book Page&amp; 10-14,10-15</w:delText>
              </w:r>
              <w:r w:rsidR="00CA3812" w:rsidRPr="00032BAE" w:rsidDel="00061692">
                <w:rPr>
                  <w:rFonts w:ascii="Times New Roman" w:eastAsia="仿宋_GB2312" w:hAnsi="Times New Roman" w:cs="Times New Roman"/>
                  <w:color w:val="auto"/>
                  <w:sz w:val="18"/>
                  <w:szCs w:val="18"/>
                  <w:u w:val="single"/>
                  <w:lang w:eastAsia="zh-CN" w:bidi="ar"/>
                </w:rPr>
                <w:delText xml:space="preserve">  </w:delText>
              </w:r>
            </w:del>
          </w:p>
          <w:p w14:paraId="0DD527A6" w14:textId="00404673" w:rsidR="00CA3812" w:rsidRPr="00032BAE" w:rsidDel="00061692" w:rsidRDefault="000B6761" w:rsidP="0030647B">
            <w:pPr>
              <w:jc w:val="both"/>
              <w:rPr>
                <w:del w:id="10131" w:author="Xuning Wei12232" w:date="2026-07-27T20:53:00Z"/>
                <w:rFonts w:ascii="Times New Roman" w:eastAsia="仿宋_GB2312" w:hAnsi="Times New Roman" w:cs="Times New Roman"/>
                <w:color w:val="auto"/>
                <w:sz w:val="18"/>
                <w:szCs w:val="18"/>
                <w:lang w:eastAsia="zh-CN" w:bidi="ar"/>
              </w:rPr>
            </w:pPr>
            <w:customXmlDelRangeStart w:id="10132" w:author="Xuning Wei12232" w:date="2026-07-27T20:53:00Z"/>
            <w:sdt>
              <w:sdtPr>
                <w:rPr>
                  <w:rFonts w:ascii="Times New Roman" w:eastAsia="仿宋_GB2312" w:hAnsi="Times New Roman" w:cs="Times New Roman"/>
                  <w:color w:val="auto"/>
                  <w:sz w:val="18"/>
                  <w:szCs w:val="18"/>
                  <w:lang w:eastAsia="zh-CN" w:bidi="ar"/>
                </w:rPr>
                <w:id w:val="546807555"/>
                <w14:checkbox>
                  <w14:checked w14:val="1"/>
                  <w14:checkedState w14:val="2612" w14:font="MS Gothic"/>
                  <w14:uncheckedState w14:val="2610" w14:font="MS Gothic"/>
                </w14:checkbox>
              </w:sdtPr>
              <w:sdtEndPr/>
              <w:sdtContent>
                <w:customXmlDelRangeEnd w:id="10132"/>
                <w:del w:id="10133" w:author="Xuning Wei12232" w:date="2026-07-27T20:53:00Z">
                  <w:r w:rsidR="00CA3812" w:rsidRPr="00032BAE" w:rsidDel="00061692">
                    <w:rPr>
                      <w:rFonts w:ascii="Segoe UI Symbol" w:eastAsia="仿宋_GB2312" w:hAnsi="Segoe UI Symbol" w:cs="Segoe UI Symbol"/>
                      <w:color w:val="auto"/>
                      <w:sz w:val="18"/>
                      <w:szCs w:val="18"/>
                      <w:lang w:eastAsia="zh-CN" w:bidi="ar"/>
                    </w:rPr>
                    <w:delText>☒</w:delText>
                  </w:r>
                </w:del>
                <w:customXmlDelRangeStart w:id="10134" w:author="Xuning Wei12232" w:date="2026-07-27T20:53:00Z"/>
              </w:sdtContent>
            </w:sdt>
            <w:customXmlDelRangeEnd w:id="10134"/>
            <w:del w:id="10135" w:author="Xuning Wei12232" w:date="2026-07-27T20:53:00Z">
              <w:r w:rsidR="00CA3812" w:rsidRPr="00032BAE" w:rsidDel="00061692">
                <w:rPr>
                  <w:rFonts w:ascii="Times New Roman" w:eastAsia="仿宋_GB2312" w:hAnsi="Times New Roman" w:cs="Times New Roman"/>
                  <w:color w:val="auto"/>
                  <w:sz w:val="18"/>
                  <w:szCs w:val="18"/>
                  <w:lang w:eastAsia="zh-CN" w:bidi="ar"/>
                </w:rPr>
                <w:delText xml:space="preserve"> Other:</w:delText>
              </w:r>
              <w:r w:rsidR="00CA3812" w:rsidRPr="00032BAE" w:rsidDel="00061692">
                <w:rPr>
                  <w:rFonts w:ascii="Times New Roman" w:eastAsia="仿宋_GB2312" w:hAnsi="Times New Roman" w:cs="Times New Roman"/>
                  <w:color w:val="auto"/>
                  <w:sz w:val="18"/>
                  <w:szCs w:val="18"/>
                  <w:u w:val="single"/>
                  <w:lang w:eastAsia="zh-CN" w:bidi="ar"/>
                </w:rPr>
                <w:delText xml:space="preserve"> </w:delText>
              </w:r>
              <w:r w:rsidR="00161EA5" w:rsidRPr="00032BAE" w:rsidDel="00061692">
                <w:rPr>
                  <w:rFonts w:ascii="Times New Roman" w:eastAsia="仿宋_GB2312" w:hAnsi="Times New Roman" w:cs="Times New Roman"/>
                  <w:color w:val="auto"/>
                  <w:sz w:val="18"/>
                  <w:szCs w:val="18"/>
                  <w:u w:val="single"/>
                  <w:lang w:eastAsia="zh-CN" w:bidi="ar"/>
                </w:rPr>
                <w:delText>C-276</w:delText>
              </w:r>
              <w:r w:rsidR="00CA3812" w:rsidRPr="00032BAE" w:rsidDel="00061692">
                <w:rPr>
                  <w:rFonts w:ascii="Times New Roman" w:eastAsia="仿宋_GB2312" w:hAnsi="Times New Roman" w:cs="Times New Roman"/>
                  <w:color w:val="auto"/>
                  <w:sz w:val="18"/>
                  <w:szCs w:val="18"/>
                  <w:u w:val="single"/>
                  <w:lang w:eastAsia="zh-CN" w:bidi="ar"/>
                </w:rPr>
                <w:delText xml:space="preserve"> exhibits excellent corrosion resistance to various organic acids, inorganic acids, alkalis and salts.The material demonstrates good corrosion resistance, including tolerance to organic solvents.The solvents are neutral, and the material compatibility is confirmed.</w:delText>
              </w:r>
            </w:del>
          </w:p>
        </w:tc>
      </w:tr>
      <w:tr w:rsidR="00032BAE" w:rsidRPr="00032BAE" w:rsidDel="00061692" w14:paraId="10356565" w14:textId="18CF4E73" w:rsidTr="008C0A2C">
        <w:trPr>
          <w:trHeight w:val="480"/>
          <w:del w:id="10136" w:author="Xuning Wei12232" w:date="2026-07-27T20:53:00Z"/>
        </w:trPr>
        <w:tc>
          <w:tcPr>
            <w:tcW w:w="269" w:type="pct"/>
            <w:vMerge/>
            <w:shd w:val="clear" w:color="auto" w:fill="FFFFFF" w:themeFill="background1"/>
            <w:vAlign w:val="center"/>
          </w:tcPr>
          <w:p w14:paraId="5F650958" w14:textId="48B1BFF9" w:rsidR="007F3378" w:rsidRPr="00032BAE" w:rsidDel="00061692" w:rsidRDefault="007F3378" w:rsidP="0030647B">
            <w:pPr>
              <w:numPr>
                <w:ilvl w:val="0"/>
                <w:numId w:val="4"/>
              </w:numPr>
              <w:jc w:val="both"/>
              <w:rPr>
                <w:del w:id="10137" w:author="Xuning Wei12232" w:date="2026-07-27T20:53: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
          <w:p w14:paraId="42245600" w14:textId="661E93BD" w:rsidR="007F3378" w:rsidRPr="00032BAE" w:rsidDel="00061692" w:rsidRDefault="007F3378" w:rsidP="0030647B">
            <w:pPr>
              <w:jc w:val="both"/>
              <w:rPr>
                <w:del w:id="10138" w:author="Xuning Wei12232" w:date="2026-07-27T20:53: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
          <w:p w14:paraId="07042076" w14:textId="3E16A329" w:rsidR="007F3378" w:rsidRPr="00032BAE" w:rsidDel="00061692" w:rsidRDefault="007F3378" w:rsidP="0030647B">
            <w:pPr>
              <w:jc w:val="both"/>
              <w:rPr>
                <w:del w:id="10139" w:author="Xuning Wei12232" w:date="2026-07-27T20:53:00Z"/>
                <w:rFonts w:ascii="Times New Roman" w:eastAsia="仿宋_GB2312" w:hAnsi="Times New Roman" w:cs="Times New Roman"/>
                <w:color w:val="auto"/>
                <w:sz w:val="20"/>
                <w:szCs w:val="20"/>
                <w:lang w:eastAsia="zh-CN" w:bidi="ar"/>
              </w:rPr>
            </w:pPr>
          </w:p>
        </w:tc>
        <w:tc>
          <w:tcPr>
            <w:tcW w:w="346" w:type="pct"/>
            <w:vMerge/>
            <w:shd w:val="clear" w:color="auto" w:fill="FFFFFF" w:themeFill="background1"/>
            <w:vAlign w:val="center"/>
          </w:tcPr>
          <w:p w14:paraId="445DF5E8" w14:textId="057E2C26" w:rsidR="007F3378" w:rsidRPr="00032BAE" w:rsidDel="00061692" w:rsidRDefault="007F3378" w:rsidP="0030647B">
            <w:pPr>
              <w:jc w:val="both"/>
              <w:rPr>
                <w:del w:id="10140" w:author="Xuning Wei12232" w:date="2026-07-27T20:53: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
          <w:p w14:paraId="63AF911B" w14:textId="54704F86" w:rsidR="007F3378" w:rsidRPr="00032BAE" w:rsidDel="00061692" w:rsidRDefault="007F3378" w:rsidP="0030647B">
            <w:pPr>
              <w:jc w:val="both"/>
              <w:rPr>
                <w:del w:id="10141" w:author="Xuning Wei12232" w:date="2026-07-27T20:53:00Z"/>
                <w:rFonts w:ascii="Times New Roman" w:eastAsia="仿宋_GB2312" w:hAnsi="Times New Roman" w:cs="Times New Roman"/>
                <w:color w:val="auto"/>
                <w:sz w:val="20"/>
                <w:szCs w:val="20"/>
                <w:lang w:eastAsia="zh-CN" w:bidi="ar"/>
              </w:rPr>
            </w:pPr>
          </w:p>
        </w:tc>
        <w:tc>
          <w:tcPr>
            <w:tcW w:w="335" w:type="pct"/>
            <w:vAlign w:val="center"/>
          </w:tcPr>
          <w:p w14:paraId="615EB21E" w14:textId="204F8D90" w:rsidR="007F3378" w:rsidRPr="00032BAE" w:rsidDel="00061692" w:rsidRDefault="000B6761" w:rsidP="0030647B">
            <w:pPr>
              <w:jc w:val="both"/>
              <w:rPr>
                <w:del w:id="10142" w:author="Xuning Wei12232" w:date="2026-07-27T20:53:00Z"/>
                <w:rFonts w:ascii="Times New Roman" w:eastAsia="仿宋_GB2312" w:hAnsi="Times New Roman" w:cs="Times New Roman"/>
                <w:color w:val="auto"/>
                <w:sz w:val="18"/>
                <w:szCs w:val="18"/>
                <w:lang w:eastAsia="zh-CN" w:bidi="ar"/>
              </w:rPr>
            </w:pPr>
            <w:customXmlDelRangeStart w:id="10143" w:author="Xuning Wei12232" w:date="2026-07-27T20:53:00Z"/>
            <w:sdt>
              <w:sdtPr>
                <w:rPr>
                  <w:rFonts w:ascii="Times New Roman" w:eastAsia="仿宋_GB2312" w:hAnsi="Times New Roman" w:cs="Times New Roman"/>
                  <w:b/>
                  <w:color w:val="auto"/>
                  <w:sz w:val="18"/>
                  <w:szCs w:val="18"/>
                  <w:lang w:eastAsia="zh-CN" w:bidi="ar"/>
                </w:rPr>
                <w:id w:val="1373807380"/>
                <w14:checkbox>
                  <w14:checked w14:val="1"/>
                  <w14:checkedState w14:val="2612" w14:font="MS Gothic"/>
                  <w14:uncheckedState w14:val="2610" w14:font="MS Gothic"/>
                </w14:checkbox>
              </w:sdtPr>
              <w:sdtEndPr/>
              <w:sdtContent>
                <w:customXmlDelRangeEnd w:id="10143"/>
                <w:del w:id="10144" w:author="Xuning Wei12232" w:date="2026-07-27T20:53:00Z">
                  <w:r w:rsidR="00656FD7" w:rsidRPr="00032BAE" w:rsidDel="00061692">
                    <w:rPr>
                      <w:rFonts w:ascii="Segoe UI Symbol" w:eastAsia="MS Gothic" w:hAnsi="Segoe UI Symbol" w:cs="Segoe UI Symbol"/>
                      <w:b/>
                      <w:color w:val="auto"/>
                      <w:sz w:val="18"/>
                      <w:szCs w:val="18"/>
                      <w:lang w:eastAsia="zh-CN" w:bidi="ar"/>
                    </w:rPr>
                    <w:delText>☒</w:delText>
                  </w:r>
                </w:del>
                <w:customXmlDelRangeStart w:id="10145" w:author="Xuning Wei12232" w:date="2026-07-27T20:53:00Z"/>
              </w:sdtContent>
            </w:sdt>
            <w:customXmlDelRangeEnd w:id="10145"/>
            <w:del w:id="10146"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High</w:delText>
              </w:r>
            </w:del>
          </w:p>
          <w:p w14:paraId="08E405AA" w14:textId="6F6228E8" w:rsidR="007F3378" w:rsidRPr="00032BAE" w:rsidDel="00061692" w:rsidRDefault="000B6761" w:rsidP="0030647B">
            <w:pPr>
              <w:jc w:val="both"/>
              <w:rPr>
                <w:del w:id="10147" w:author="Xuning Wei12232" w:date="2026-07-27T20:53:00Z"/>
                <w:rFonts w:ascii="Times New Roman" w:eastAsia="仿宋_GB2312" w:hAnsi="Times New Roman" w:cs="Times New Roman"/>
                <w:color w:val="auto"/>
                <w:sz w:val="18"/>
                <w:szCs w:val="18"/>
                <w:lang w:eastAsia="zh-CN" w:bidi="ar"/>
              </w:rPr>
            </w:pPr>
            <w:customXmlDelRangeStart w:id="10148" w:author="Xuning Wei12232" w:date="2026-07-27T20:53:00Z"/>
            <w:sdt>
              <w:sdtPr>
                <w:rPr>
                  <w:rFonts w:ascii="Times New Roman" w:eastAsia="仿宋_GB2312" w:hAnsi="Times New Roman" w:cs="Times New Roman"/>
                  <w:b/>
                  <w:color w:val="auto"/>
                  <w:sz w:val="18"/>
                  <w:szCs w:val="18"/>
                  <w:lang w:eastAsia="zh-CN" w:bidi="ar"/>
                </w:rPr>
                <w:id w:val="1386449640"/>
                <w14:checkbox>
                  <w14:checked w14:val="0"/>
                  <w14:checkedState w14:val="2612" w14:font="MS Gothic"/>
                  <w14:uncheckedState w14:val="2610" w14:font="MS Gothic"/>
                </w14:checkbox>
              </w:sdtPr>
              <w:sdtEndPr/>
              <w:sdtContent>
                <w:customXmlDelRangeEnd w:id="10148"/>
                <w:del w:id="10149" w:author="Xuning Wei12232" w:date="2026-07-27T20:53:00Z">
                  <w:r w:rsidR="007F3378" w:rsidRPr="00032BAE" w:rsidDel="00061692">
                    <w:rPr>
                      <w:rFonts w:ascii="Segoe UI Symbol" w:eastAsia="仿宋_GB2312" w:hAnsi="Segoe UI Symbol" w:cs="Segoe UI Symbol"/>
                      <w:b/>
                      <w:color w:val="auto"/>
                      <w:sz w:val="18"/>
                      <w:szCs w:val="18"/>
                      <w:lang w:eastAsia="zh-CN" w:bidi="ar"/>
                    </w:rPr>
                    <w:delText>☐</w:delText>
                  </w:r>
                </w:del>
                <w:customXmlDelRangeStart w:id="10150" w:author="Xuning Wei12232" w:date="2026-07-27T20:53:00Z"/>
              </w:sdtContent>
            </w:sdt>
            <w:customXmlDelRangeEnd w:id="10150"/>
            <w:del w:id="10151" w:author="Xuning Wei12232" w:date="2026-07-27T20:53:00Z">
              <w:r w:rsidR="007F3378" w:rsidRPr="00032BAE" w:rsidDel="00061692">
                <w:rPr>
                  <w:rFonts w:ascii="Times New Roman" w:eastAsia="仿宋_GB2312" w:hAnsi="Times New Roman" w:cs="Times New Roman"/>
                  <w:b/>
                  <w:color w:val="auto"/>
                  <w:sz w:val="18"/>
                  <w:szCs w:val="18"/>
                  <w:lang w:eastAsia="zh-CN" w:bidi="ar"/>
                </w:rPr>
                <w:delText xml:space="preserve"> </w:delText>
              </w:r>
              <w:r w:rsidR="007F3378" w:rsidRPr="00032BAE" w:rsidDel="00061692">
                <w:rPr>
                  <w:rFonts w:ascii="Times New Roman" w:eastAsia="仿宋_GB2312" w:hAnsi="Times New Roman" w:cs="Times New Roman"/>
                  <w:color w:val="auto"/>
                  <w:sz w:val="18"/>
                  <w:szCs w:val="18"/>
                  <w:lang w:eastAsia="zh-CN" w:bidi="ar"/>
                </w:rPr>
                <w:delText>Medium</w:delText>
              </w:r>
            </w:del>
          </w:p>
          <w:p w14:paraId="2EB9F94A" w14:textId="277BB209" w:rsidR="007F3378" w:rsidRPr="00032BAE" w:rsidDel="00061692" w:rsidRDefault="000B6761" w:rsidP="0030647B">
            <w:pPr>
              <w:jc w:val="both"/>
              <w:rPr>
                <w:del w:id="10152" w:author="Xuning Wei12232" w:date="2026-07-27T20:53:00Z"/>
                <w:rFonts w:ascii="Times New Roman" w:eastAsia="仿宋_GB2312" w:hAnsi="Times New Roman" w:cs="Times New Roman"/>
                <w:color w:val="auto"/>
                <w:sz w:val="18"/>
                <w:szCs w:val="18"/>
                <w:lang w:eastAsia="zh-CN" w:bidi="ar"/>
              </w:rPr>
            </w:pPr>
            <w:customXmlDelRangeStart w:id="10153" w:author="Xuning Wei12232" w:date="2026-07-27T20:53:00Z"/>
            <w:sdt>
              <w:sdtPr>
                <w:rPr>
                  <w:rFonts w:ascii="Times New Roman" w:eastAsia="仿宋_GB2312" w:hAnsi="Times New Roman" w:cs="Times New Roman"/>
                  <w:b/>
                  <w:color w:val="auto"/>
                  <w:sz w:val="18"/>
                  <w:szCs w:val="18"/>
                  <w:lang w:eastAsia="zh-CN" w:bidi="ar"/>
                </w:rPr>
                <w:id w:val="-1745789936"/>
                <w14:checkbox>
                  <w14:checked w14:val="1"/>
                  <w14:checkedState w14:val="2612" w14:font="MS Gothic"/>
                  <w14:uncheckedState w14:val="2610" w14:font="MS Gothic"/>
                </w14:checkbox>
              </w:sdtPr>
              <w:sdtEndPr/>
              <w:sdtContent>
                <w:customXmlDelRangeEnd w:id="10153"/>
                <w:del w:id="10154" w:author="Xuning Wei12232" w:date="2026-07-27T20:53:00Z">
                  <w:r w:rsidR="007F3378" w:rsidRPr="00032BAE" w:rsidDel="00061692">
                    <w:rPr>
                      <w:rFonts w:ascii="Segoe UI Symbol" w:eastAsia="仿宋_GB2312" w:hAnsi="Segoe UI Symbol" w:cs="Segoe UI Symbol"/>
                      <w:b/>
                      <w:color w:val="auto"/>
                      <w:sz w:val="18"/>
                      <w:szCs w:val="18"/>
                      <w:lang w:eastAsia="zh-CN" w:bidi="ar"/>
                    </w:rPr>
                    <w:delText>☒</w:delText>
                  </w:r>
                </w:del>
                <w:customXmlDelRangeStart w:id="10155" w:author="Xuning Wei12232" w:date="2026-07-27T20:53:00Z"/>
              </w:sdtContent>
            </w:sdt>
            <w:customXmlDelRangeEnd w:id="10155"/>
            <w:del w:id="10156" w:author="Xuning Wei12232" w:date="2026-07-27T20:53:00Z">
              <w:r w:rsidR="007F3378" w:rsidRPr="00032BAE" w:rsidDel="00061692">
                <w:rPr>
                  <w:rFonts w:ascii="Times New Roman" w:eastAsia="仿宋_GB2312" w:hAnsi="Times New Roman" w:cs="Times New Roman"/>
                  <w:color w:val="auto"/>
                  <w:sz w:val="18"/>
                  <w:szCs w:val="18"/>
                  <w:lang w:eastAsia="zh-CN" w:bidi="ar"/>
                </w:rPr>
                <w:delText xml:space="preserve"> Low</w:delText>
              </w:r>
            </w:del>
          </w:p>
        </w:tc>
        <w:tc>
          <w:tcPr>
            <w:tcW w:w="457" w:type="pct"/>
            <w:vAlign w:val="center"/>
          </w:tcPr>
          <w:p w14:paraId="2F9D5E01" w14:textId="3E12BC99" w:rsidR="007F3378" w:rsidRPr="00032BAE" w:rsidDel="00061692" w:rsidRDefault="00613E2C" w:rsidP="0030647B">
            <w:pPr>
              <w:jc w:val="both"/>
              <w:rPr>
                <w:del w:id="10157" w:author="Xuning Wei12232" w:date="2026-07-27T20:53:00Z"/>
                <w:rFonts w:ascii="Times New Roman" w:eastAsia="仿宋_GB2312" w:hAnsi="Times New Roman" w:cs="Times New Roman"/>
                <w:color w:val="auto"/>
                <w:sz w:val="18"/>
                <w:szCs w:val="18"/>
                <w:lang w:eastAsia="zh-CN" w:bidi="ar"/>
              </w:rPr>
            </w:pPr>
            <w:del w:id="10158" w:author="Xuning Wei12232" w:date="2026-07-27T20:53:00Z">
              <w:r w:rsidRPr="00032BAE" w:rsidDel="00061692">
                <w:rPr>
                  <w:rFonts w:ascii="Times New Roman" w:eastAsia="仿宋_GB2312" w:hAnsi="Times New Roman" w:cs="Times New Roman"/>
                  <w:color w:val="auto"/>
                  <w:sz w:val="18"/>
                  <w:szCs w:val="18"/>
                  <w:lang w:eastAsia="zh-CN" w:bidi="ar"/>
                </w:rPr>
                <w:delText>According to The Pilot Plant Real Book Page 10-14&amp;10-15, Dimethylformamide is compatible with SS and PTFE; Based on Asymchem previous campaign production data and experience Dimethylformamide is also co</w:delText>
              </w:r>
              <w:r w:rsidR="00F237F5" w:rsidRPr="00032BAE" w:rsidDel="00061692">
                <w:rPr>
                  <w:rFonts w:ascii="Times New Roman" w:eastAsia="仿宋_GB2312" w:hAnsi="Times New Roman" w:cs="Times New Roman"/>
                  <w:color w:val="auto"/>
                  <w:sz w:val="18"/>
                  <w:szCs w:val="18"/>
                  <w:lang w:eastAsia="zh-CN" w:bidi="ar"/>
                </w:rPr>
                <w:delText>mpatible with Glass, HSS and SS</w:delText>
              </w:r>
            </w:del>
          </w:p>
        </w:tc>
        <w:tc>
          <w:tcPr>
            <w:tcW w:w="990" w:type="pct"/>
            <w:vMerge/>
            <w:vAlign w:val="center"/>
          </w:tcPr>
          <w:p w14:paraId="432C2933" w14:textId="6FD9FD17" w:rsidR="007F3378" w:rsidRPr="00032BAE" w:rsidDel="00061692" w:rsidRDefault="007F3378" w:rsidP="0030647B">
            <w:pPr>
              <w:jc w:val="both"/>
              <w:rPr>
                <w:del w:id="10159" w:author="Xuning Wei12232" w:date="2026-07-27T20:53:00Z"/>
                <w:rFonts w:ascii="Times New Roman" w:eastAsia="仿宋_GB2312" w:hAnsi="Times New Roman" w:cs="Times New Roman"/>
                <w:color w:val="auto"/>
                <w:sz w:val="20"/>
                <w:szCs w:val="20"/>
                <w:lang w:eastAsia="zh-CN" w:bidi="ar"/>
              </w:rPr>
            </w:pPr>
          </w:p>
        </w:tc>
      </w:tr>
      <w:tr w:rsidR="00032BAE" w:rsidRPr="00032BAE" w:rsidDel="00061692" w14:paraId="4A3E8613" w14:textId="436B761A" w:rsidTr="00656FD7">
        <w:trPr>
          <w:trHeight w:val="397"/>
          <w:del w:id="10160" w:author="Xuning Wei12232" w:date="2026-07-27T20:53:00Z"/>
        </w:trPr>
        <w:tc>
          <w:tcPr>
            <w:tcW w:w="269" w:type="pct"/>
            <w:vMerge w:val="restart"/>
            <w:shd w:val="clear" w:color="auto" w:fill="FFFFFF" w:themeFill="background1"/>
            <w:vAlign w:val="center"/>
          </w:tcPr>
          <w:p w14:paraId="6B7F7B53" w14:textId="3B73E9E9" w:rsidR="00870FC5" w:rsidRPr="00032BAE" w:rsidDel="00061692" w:rsidRDefault="00AD54F9" w:rsidP="0030647B">
            <w:pPr>
              <w:jc w:val="both"/>
              <w:rPr>
                <w:del w:id="10161" w:author="Xuning Wei12232" w:date="2026-07-27T20:53:00Z"/>
                <w:rFonts w:ascii="Times New Roman" w:eastAsia="仿宋_GB2312" w:hAnsi="Times New Roman" w:cs="Times New Roman"/>
                <w:color w:val="auto"/>
                <w:sz w:val="18"/>
                <w:szCs w:val="18"/>
                <w:lang w:eastAsia="zh-CN" w:bidi="ar"/>
              </w:rPr>
            </w:pPr>
            <w:del w:id="10162" w:author="Xuning Wei12232" w:date="2026-07-27T20:53:00Z">
              <w:r w:rsidDel="00061692">
                <w:rPr>
                  <w:rFonts w:ascii="Times New Roman" w:eastAsia="仿宋_GB2312" w:hAnsi="Times New Roman" w:cs="Times New Roman"/>
                  <w:color w:val="auto"/>
                  <w:sz w:val="18"/>
                  <w:szCs w:val="18"/>
                  <w:lang w:eastAsia="zh-CN"/>
                </w:rPr>
                <w:delText>9, 11, 17, 23, 29, 32, 38, 44, 50, 56, 62, 68, 74, 80, 86</w:delText>
              </w:r>
              <w:r w:rsidR="00870FC5" w:rsidRPr="00032BAE" w:rsidDel="00061692">
                <w:rPr>
                  <w:rFonts w:ascii="Times New Roman" w:eastAsia="仿宋_GB2312" w:hAnsi="Times New Roman" w:cs="Times New Roman"/>
                  <w:color w:val="auto"/>
                  <w:sz w:val="18"/>
                  <w:szCs w:val="18"/>
                  <w:lang w:eastAsia="zh-CN"/>
                </w:rPr>
                <w:delText xml:space="preserve">, </w:delText>
              </w:r>
            </w:del>
          </w:p>
        </w:tc>
        <w:tc>
          <w:tcPr>
            <w:tcW w:w="1365" w:type="pct"/>
            <w:vMerge w:val="restart"/>
            <w:shd w:val="clear" w:color="auto" w:fill="FFFFFF" w:themeFill="background1"/>
            <w:vAlign w:val="center"/>
          </w:tcPr>
          <w:p w14:paraId="14AB22BB" w14:textId="00BB3EBF" w:rsidR="00870FC5" w:rsidRPr="00032BAE" w:rsidDel="00061692" w:rsidRDefault="00870FC5" w:rsidP="0030647B">
            <w:pPr>
              <w:jc w:val="both"/>
              <w:rPr>
                <w:del w:id="10163" w:author="Xuning Wei12232" w:date="2026-07-27T20:53:00Z"/>
                <w:rFonts w:ascii="Times New Roman" w:eastAsia="仿宋_GB2312" w:hAnsi="Times New Roman" w:cs="Times New Roman"/>
                <w:color w:val="auto"/>
                <w:sz w:val="18"/>
                <w:szCs w:val="18"/>
                <w:lang w:eastAsia="zh-CN" w:bidi="ar"/>
              </w:rPr>
            </w:pPr>
            <w:del w:id="10164" w:author="Xuning Wei12232" w:date="2026-07-27T20:53:00Z">
              <w:r w:rsidRPr="00032BAE" w:rsidDel="00061692">
                <w:rPr>
                  <w:rFonts w:ascii="Times New Roman" w:eastAsia="仿宋_GB2312" w:hAnsi="Times New Roman" w:cs="Times New Roman"/>
                  <w:color w:val="auto"/>
                  <w:sz w:val="18"/>
                  <w:szCs w:val="18"/>
                </w:rPr>
                <w:delText>Add</w:delText>
              </w:r>
              <w:r w:rsidRPr="00032BAE" w:rsidDel="00061692">
                <w:rPr>
                  <w:rFonts w:ascii="Times New Roman" w:eastAsia="仿宋_GB2312" w:hAnsi="Times New Roman" w:cs="Times New Roman"/>
                  <w:color w:val="auto"/>
                  <w:sz w:val="18"/>
                  <w:szCs w:val="18"/>
                  <w:lang w:eastAsia="zh-CN"/>
                </w:rPr>
                <w:delText xml:space="preserve"> </w:delText>
              </w:r>
              <w:r w:rsidR="00271FEB" w:rsidRPr="00AD54F9" w:rsidDel="00061692">
                <w:rPr>
                  <w:rFonts w:ascii="Times New Roman" w:eastAsia="仿宋_GB2312" w:hAnsi="Times New Roman" w:cs="Times New Roman"/>
                  <w:color w:val="000000" w:themeColor="text1"/>
                  <w:sz w:val="18"/>
                  <w:szCs w:val="18"/>
                  <w:lang w:eastAsia="zh-CN"/>
                </w:rPr>
                <w:delText>8.0 V</w:delText>
              </w:r>
              <w:r w:rsidRPr="00AD54F9" w:rsidDel="00061692">
                <w:rPr>
                  <w:rFonts w:ascii="Times New Roman" w:eastAsia="仿宋_GB2312" w:hAnsi="Times New Roman" w:cs="Times New Roman"/>
                  <w:color w:val="000000" w:themeColor="text1"/>
                  <w:sz w:val="18"/>
                  <w:szCs w:val="18"/>
                  <w:lang w:eastAsia="zh-CN"/>
                </w:rPr>
                <w:delText xml:space="preserve"> DMF (7.584kg/kg)</w:delText>
              </w:r>
              <w:r w:rsidRPr="00AD54F9" w:rsidDel="00061692">
                <w:rPr>
                  <w:rFonts w:ascii="Times New Roman" w:eastAsia="仿宋_GB2312" w:hAnsi="Times New Roman" w:cs="Times New Roman"/>
                  <w:color w:val="000000" w:themeColor="text1"/>
                  <w:sz w:val="18"/>
                  <w:szCs w:val="18"/>
                </w:rPr>
                <w:delText xml:space="preserve"> into</w:delText>
              </w:r>
              <w:r w:rsidRPr="00AD54F9" w:rsidDel="00061692">
                <w:rPr>
                  <w:rFonts w:ascii="Times New Roman" w:eastAsia="仿宋_GB2312" w:hAnsi="Times New Roman" w:cs="Times New Roman"/>
                  <w:b/>
                  <w:color w:val="000000" w:themeColor="text1"/>
                  <w:sz w:val="18"/>
                  <w:szCs w:val="18"/>
                </w:rPr>
                <w:delText xml:space="preserve"> TJ4S-1213-Sy15</w:delText>
              </w:r>
              <w:r w:rsidRPr="00AD54F9" w:rsidDel="00061692">
                <w:rPr>
                  <w:rFonts w:ascii="Times New Roman" w:eastAsia="仿宋_GB2312" w:hAnsi="Times New Roman" w:cs="Times New Roman"/>
                  <w:b/>
                  <w:color w:val="000000" w:themeColor="text1"/>
                  <w:sz w:val="18"/>
                  <w:szCs w:val="18"/>
                  <w:lang w:eastAsia="zh-CN"/>
                </w:rPr>
                <w:delText>-R01</w:delText>
              </w:r>
              <w:r w:rsidRPr="00AD54F9" w:rsidDel="00061692">
                <w:rPr>
                  <w:rFonts w:ascii="Times New Roman" w:eastAsia="仿宋_GB2312" w:hAnsi="Times New Roman" w:cs="Times New Roman"/>
                  <w:color w:val="000000" w:themeColor="text1"/>
                  <w:sz w:val="18"/>
                  <w:szCs w:val="18"/>
                </w:rPr>
                <w:delText>. Bubble with nitrogen for 5±2 min, then start the stirrer. After stirring for 5±2 min, stop stirring, turn off the nitrogen</w:delText>
              </w:r>
              <w:r w:rsidRPr="00AD54F9" w:rsidDel="00061692">
                <w:rPr>
                  <w:rFonts w:ascii="Times New Roman" w:eastAsia="仿宋_GB2312" w:hAnsi="Times New Roman" w:cs="Times New Roman"/>
                  <w:color w:val="000000" w:themeColor="text1"/>
                  <w:sz w:val="18"/>
                  <w:szCs w:val="18"/>
                  <w:lang w:eastAsia="zh-CN"/>
                </w:rPr>
                <w:delText>. Then</w:delText>
              </w:r>
              <w:r w:rsidRPr="00AD54F9" w:rsidDel="00061692">
                <w:rPr>
                  <w:rFonts w:ascii="Times New Roman" w:hAnsi="Times New Roman" w:cs="Times New Roman"/>
                  <w:color w:val="000000" w:themeColor="text1"/>
                  <w:sz w:val="18"/>
                  <w:szCs w:val="18"/>
                </w:rPr>
                <w:delText xml:space="preserve"> </w:delText>
              </w:r>
              <w:r w:rsidRPr="00AD54F9" w:rsidDel="00061692">
                <w:rPr>
                  <w:rFonts w:ascii="Times New Roman" w:eastAsia="仿宋_GB2312" w:hAnsi="Times New Roman" w:cs="Times New Roman"/>
                  <w:color w:val="000000" w:themeColor="text1"/>
                  <w:sz w:val="18"/>
                  <w:szCs w:val="18"/>
                </w:rPr>
                <w:delText xml:space="preserve">Transfer the </w:delText>
              </w:r>
              <w:r w:rsidRPr="00AD54F9" w:rsidDel="00061692">
                <w:rPr>
                  <w:rFonts w:ascii="Times New Roman" w:eastAsia="仿宋_GB2312" w:hAnsi="Times New Roman" w:cs="Times New Roman"/>
                  <w:color w:val="000000" w:themeColor="text1"/>
                  <w:sz w:val="18"/>
                  <w:szCs w:val="18"/>
                  <w:lang w:eastAsia="zh-CN"/>
                </w:rPr>
                <w:delText xml:space="preserve">DMF </w:delText>
              </w:r>
              <w:r w:rsidRPr="00AD54F9" w:rsidDel="00061692">
                <w:rPr>
                  <w:rFonts w:ascii="Times New Roman" w:eastAsia="仿宋_GB2312" w:hAnsi="Times New Roman" w:cs="Times New Roman"/>
                  <w:color w:val="000000" w:themeColor="text1"/>
                  <w:sz w:val="18"/>
                  <w:szCs w:val="18"/>
                </w:rPr>
                <w:delText xml:space="preserve">into </w:delText>
              </w:r>
              <w:r w:rsidRPr="00AD54F9" w:rsidDel="00061692">
                <w:rPr>
                  <w:rFonts w:ascii="Times New Roman" w:eastAsia="仿宋_GB2312" w:hAnsi="Times New Roman" w:cs="Times New Roman"/>
                  <w:b/>
                  <w:color w:val="000000" w:themeColor="text1"/>
                  <w:sz w:val="18"/>
                  <w:szCs w:val="18"/>
                </w:rPr>
                <w:delText>TJ4S-1213-Sy15</w:delText>
              </w:r>
              <w:r w:rsidRPr="00AD54F9" w:rsidDel="00061692">
                <w:rPr>
                  <w:rFonts w:ascii="Times New Roman" w:eastAsia="仿宋_GB2312" w:hAnsi="Times New Roman" w:cs="Times New Roman"/>
                  <w:b/>
                  <w:color w:val="000000" w:themeColor="text1"/>
                  <w:sz w:val="18"/>
                  <w:szCs w:val="18"/>
                  <w:lang w:eastAsia="zh-CN"/>
                </w:rPr>
                <w:delText xml:space="preserve">. </w:delText>
              </w:r>
              <w:r w:rsidRPr="00AD54F9" w:rsidDel="00061692">
                <w:rPr>
                  <w:rFonts w:ascii="Times New Roman" w:eastAsia="仿宋_GB2312" w:hAnsi="Times New Roman" w:cs="Times New Roman"/>
                  <w:color w:val="000000" w:themeColor="text1"/>
                  <w:sz w:val="18"/>
                  <w:szCs w:val="18"/>
                </w:rPr>
                <w:delText xml:space="preserve">Bubble with nitrogen for 5±2 min, then start the stirrer. After stirring for 7±2 min, stop stirring, turn off the nitrogen. Drain until there is no obvious drip. Perform this operation </w:delText>
              </w:r>
              <w:commentRangeStart w:id="10165"/>
              <w:commentRangeStart w:id="10166"/>
              <w:r w:rsidRPr="00AD54F9" w:rsidDel="00061692">
                <w:rPr>
                  <w:rFonts w:ascii="Times New Roman" w:eastAsia="仿宋_GB2312" w:hAnsi="Times New Roman" w:cs="Times New Roman"/>
                  <w:color w:val="000000" w:themeColor="text1"/>
                  <w:sz w:val="18"/>
                  <w:szCs w:val="18"/>
                </w:rPr>
                <w:delText xml:space="preserve">for </w:delText>
              </w:r>
              <w:r w:rsidRPr="00AD54F9" w:rsidDel="00061692">
                <w:rPr>
                  <w:rFonts w:ascii="Times New Roman" w:eastAsia="仿宋_GB2312" w:hAnsi="Times New Roman" w:cs="Times New Roman"/>
                  <w:color w:val="000000" w:themeColor="text1"/>
                  <w:sz w:val="18"/>
                  <w:szCs w:val="18"/>
                  <w:lang w:eastAsia="zh-CN"/>
                </w:rPr>
                <w:delText>≤</w:delText>
              </w:r>
              <w:r w:rsidRPr="00AD54F9" w:rsidDel="00061692">
                <w:rPr>
                  <w:rFonts w:ascii="Times New Roman" w:eastAsia="仿宋_GB2312" w:hAnsi="Times New Roman" w:cs="Times New Roman"/>
                  <w:color w:val="000000" w:themeColor="text1"/>
                  <w:sz w:val="18"/>
                  <w:szCs w:val="18"/>
                </w:rPr>
                <w:delText>3 times</w:delText>
              </w:r>
              <w:commentRangeEnd w:id="10165"/>
              <w:r w:rsidR="00840074" w:rsidRPr="00AD54F9" w:rsidDel="00061692">
                <w:rPr>
                  <w:rStyle w:val="aff1"/>
                  <w:rFonts w:ascii="Times New Roman" w:eastAsia="仿宋_GB2312" w:hAnsi="Times New Roman" w:cs="Times New Roman"/>
                  <w:color w:val="000000" w:themeColor="text1"/>
                  <w:sz w:val="18"/>
                  <w:szCs w:val="18"/>
                </w:rPr>
                <w:commentReference w:id="10165"/>
              </w:r>
              <w:commentRangeEnd w:id="10166"/>
              <w:r w:rsidRPr="00AD54F9" w:rsidDel="00061692">
                <w:rPr>
                  <w:rStyle w:val="aff1"/>
                  <w:rFonts w:ascii="Times New Roman" w:eastAsia="仿宋_GB2312" w:hAnsi="Times New Roman" w:cs="Times New Roman"/>
                  <w:color w:val="000000" w:themeColor="text1"/>
                  <w:sz w:val="18"/>
                  <w:szCs w:val="18"/>
                </w:rPr>
                <w:commentReference w:id="10166"/>
              </w:r>
              <w:r w:rsidRPr="00AD54F9" w:rsidDel="00061692">
                <w:rPr>
                  <w:rFonts w:ascii="Times New Roman" w:eastAsia="仿宋_GB2312" w:hAnsi="Times New Roman" w:cs="Times New Roman"/>
                  <w:color w:val="000000" w:themeColor="text1"/>
                  <w:sz w:val="18"/>
                  <w:szCs w:val="18"/>
                </w:rPr>
                <w:delText>.</w:delText>
              </w:r>
            </w:del>
          </w:p>
        </w:tc>
        <w:tc>
          <w:tcPr>
            <w:tcW w:w="842" w:type="pct"/>
            <w:vMerge w:val="restart"/>
            <w:shd w:val="clear" w:color="auto" w:fill="FFFFFF" w:themeFill="background1"/>
            <w:vAlign w:val="center"/>
          </w:tcPr>
          <w:p w14:paraId="489EFF2E" w14:textId="1FEE7EDA" w:rsidR="00870FC5" w:rsidRPr="00032BAE" w:rsidDel="00061692" w:rsidRDefault="00870FC5" w:rsidP="0030647B">
            <w:pPr>
              <w:jc w:val="both"/>
              <w:rPr>
                <w:del w:id="10167" w:author="Xuning Wei12232" w:date="2026-07-27T20:53:00Z"/>
                <w:rFonts w:ascii="Times New Roman" w:hAnsi="Times New Roman" w:cs="Times New Roman"/>
                <w:color w:val="auto"/>
                <w:sz w:val="18"/>
                <w:szCs w:val="18"/>
                <w:shd w:val="clear" w:color="auto" w:fill="FFFFFF"/>
              </w:rPr>
            </w:pPr>
            <w:del w:id="10168" w:author="Xuning Wei12232" w:date="2026-07-27T20:53:00Z">
              <w:r w:rsidRPr="00032BAE" w:rsidDel="00061692">
                <w:rPr>
                  <w:rFonts w:ascii="Times New Roman" w:hAnsi="Times New Roman" w:cs="Times New Roman"/>
                  <w:color w:val="auto"/>
                  <w:sz w:val="18"/>
                  <w:szCs w:val="18"/>
                  <w:shd w:val="clear" w:color="auto" w:fill="FFFFFF"/>
                </w:rPr>
                <w:delText>Transfer pump material:SS</w:delText>
              </w:r>
            </w:del>
            <w:ins w:id="10169" w:author="Johan Granander" w:date="2026-05-04T11:56:00Z">
              <w:del w:id="10170" w:author="Xuning Wei12232" w:date="2026-07-27T20:53:00Z">
                <w:r w:rsidR="00840074" w:rsidRPr="00032BAE" w:rsidDel="00061692">
                  <w:rPr>
                    <w:rFonts w:ascii="Times New Roman" w:hAnsi="Times New Roman" w:cs="Times New Roman"/>
                    <w:color w:val="auto"/>
                    <w:sz w:val="18"/>
                    <w:szCs w:val="18"/>
                    <w:shd w:val="clear" w:color="auto" w:fill="FFFFFF"/>
                  </w:rPr>
                  <w:delText>material: SS</w:delText>
                </w:r>
              </w:del>
            </w:ins>
            <w:del w:id="10171" w:author="Xuning Wei12232" w:date="2026-07-27T20:53:00Z">
              <w:r w:rsidRPr="00032BAE" w:rsidDel="00061692">
                <w:rPr>
                  <w:rFonts w:ascii="Times New Roman" w:hAnsi="Times New Roman" w:cs="Times New Roman"/>
                  <w:color w:val="auto"/>
                  <w:sz w:val="18"/>
                  <w:szCs w:val="18"/>
                  <w:shd w:val="clear" w:color="auto" w:fill="FFFFFF"/>
                </w:rPr>
                <w:delText>316+PTFE</w:delText>
              </w:r>
            </w:del>
          </w:p>
          <w:p w14:paraId="16B06826" w14:textId="1B85290F" w:rsidR="00870FC5" w:rsidRPr="00032BAE" w:rsidDel="00061692" w:rsidRDefault="00870FC5" w:rsidP="0030647B">
            <w:pPr>
              <w:jc w:val="both"/>
              <w:rPr>
                <w:del w:id="10172" w:author="Xuning Wei12232" w:date="2026-07-27T20:53:00Z"/>
                <w:rFonts w:ascii="Times New Roman" w:eastAsia="仿宋_GB2312" w:hAnsi="Times New Roman" w:cs="Times New Roman"/>
                <w:color w:val="auto"/>
                <w:sz w:val="18"/>
                <w:szCs w:val="18"/>
              </w:rPr>
            </w:pPr>
            <w:del w:id="10173" w:author="Xuning Wei12232" w:date="2026-07-27T20:53:00Z">
              <w:r w:rsidRPr="00032BAE" w:rsidDel="00061692">
                <w:rPr>
                  <w:rFonts w:ascii="Times New Roman" w:eastAsia="仿宋_GB2312" w:hAnsi="Times New Roman" w:cs="Times New Roman"/>
                  <w:color w:val="auto"/>
                  <w:sz w:val="18"/>
                  <w:szCs w:val="18"/>
                </w:rPr>
                <w:delText>Charging line: SS</w:delText>
              </w:r>
            </w:del>
          </w:p>
          <w:p w14:paraId="08982484" w14:textId="28DC8687" w:rsidR="00870FC5" w:rsidRPr="00032BAE" w:rsidDel="00061692" w:rsidRDefault="00870FC5" w:rsidP="0030647B">
            <w:pPr>
              <w:jc w:val="both"/>
              <w:rPr>
                <w:del w:id="10174" w:author="Xuning Wei12232" w:date="2026-07-27T20:53:00Z"/>
                <w:rFonts w:ascii="Times New Roman" w:eastAsia="仿宋_GB2312" w:hAnsi="Times New Roman" w:cs="Times New Roman"/>
                <w:color w:val="auto"/>
                <w:sz w:val="18"/>
                <w:szCs w:val="18"/>
              </w:rPr>
            </w:pPr>
            <w:del w:id="10175" w:author="Xuning Wei12232" w:date="2026-07-27T20:53:00Z">
              <w:r w:rsidRPr="00032BAE" w:rsidDel="00061692">
                <w:rPr>
                  <w:rFonts w:ascii="Times New Roman" w:hAnsi="Times New Roman" w:cs="Times New Roman"/>
                  <w:color w:val="auto"/>
                  <w:sz w:val="18"/>
                  <w:szCs w:val="18"/>
                  <w:shd w:val="clear" w:color="auto" w:fill="FFFFFF"/>
                </w:rPr>
                <w:delText xml:space="preserve">Gasket: </w:delText>
              </w:r>
              <w:r w:rsidRPr="00032BAE" w:rsidDel="00061692">
                <w:rPr>
                  <w:rFonts w:ascii="Times New Roman" w:eastAsia="仿宋_GB2312" w:hAnsi="Times New Roman" w:cs="Times New Roman"/>
                  <w:color w:val="auto"/>
                  <w:sz w:val="18"/>
                  <w:szCs w:val="18"/>
                </w:rPr>
                <w:delText>PTFE</w:delText>
              </w:r>
            </w:del>
          </w:p>
          <w:p w14:paraId="4FBDA3F5" w14:textId="39083A45" w:rsidR="00870FC5" w:rsidRPr="00032BAE" w:rsidDel="00061692" w:rsidRDefault="00870FC5" w:rsidP="0030647B">
            <w:pPr>
              <w:jc w:val="both"/>
              <w:rPr>
                <w:del w:id="10176" w:author="Xuning Wei12232" w:date="2026-07-27T20:53:00Z"/>
                <w:rFonts w:ascii="Times New Roman" w:eastAsia="仿宋_GB2312" w:hAnsi="Times New Roman" w:cs="Times New Roman"/>
                <w:color w:val="auto"/>
                <w:sz w:val="18"/>
                <w:szCs w:val="18"/>
              </w:rPr>
            </w:pPr>
            <w:del w:id="10177" w:author="Xuning Wei12232" w:date="2026-07-27T20:53:00Z">
              <w:r w:rsidRPr="00032BAE" w:rsidDel="00061692">
                <w:rPr>
                  <w:rFonts w:ascii="Times New Roman" w:hAnsi="Times New Roman" w:cs="Times New Roman"/>
                  <w:color w:val="auto"/>
                  <w:sz w:val="18"/>
                  <w:szCs w:val="18"/>
                  <w:shd w:val="clear" w:color="auto" w:fill="FFFFFF"/>
                </w:rPr>
                <w:delText>Valve:</w:delText>
              </w:r>
              <w:r w:rsidRPr="00032BAE" w:rsidDel="00061692">
                <w:rPr>
                  <w:rFonts w:ascii="Times New Roman" w:eastAsia="仿宋_GB2312" w:hAnsi="Times New Roman" w:cs="Times New Roman"/>
                  <w:color w:val="auto"/>
                  <w:sz w:val="18"/>
                  <w:szCs w:val="18"/>
                </w:rPr>
                <w:delText xml:space="preserve"> 316L</w:delText>
              </w:r>
            </w:del>
          </w:p>
          <w:p w14:paraId="3947DD33" w14:textId="148B5652" w:rsidR="00870FC5" w:rsidRPr="00032BAE" w:rsidDel="00061692" w:rsidRDefault="00870FC5" w:rsidP="0030647B">
            <w:pPr>
              <w:jc w:val="both"/>
              <w:rPr>
                <w:del w:id="10178" w:author="Xuning Wei12232" w:date="2026-07-27T20:53:00Z"/>
                <w:rFonts w:ascii="Times New Roman" w:hAnsi="Times New Roman" w:cs="Times New Roman"/>
                <w:color w:val="auto"/>
                <w:sz w:val="18"/>
                <w:szCs w:val="18"/>
                <w:shd w:val="clear" w:color="auto" w:fill="FFFFFF"/>
              </w:rPr>
            </w:pPr>
            <w:del w:id="10179" w:author="Xuning Wei12232" w:date="2026-07-27T20:53:00Z">
              <w:r w:rsidRPr="00032BAE" w:rsidDel="00061692">
                <w:rPr>
                  <w:rFonts w:ascii="Times New Roman" w:eastAsia="仿宋_GB2312" w:hAnsi="Times New Roman" w:cs="Times New Roman"/>
                  <w:color w:val="auto"/>
                  <w:sz w:val="18"/>
                  <w:szCs w:val="18"/>
                </w:rPr>
                <w:delText xml:space="preserve">Reactor </w:delText>
              </w:r>
              <w:r w:rsidRPr="00032BAE" w:rsidDel="00061692">
                <w:rPr>
                  <w:rFonts w:ascii="Times New Roman" w:hAnsi="Times New Roman" w:cs="Times New Roman"/>
                  <w:color w:val="auto"/>
                  <w:sz w:val="18"/>
                  <w:szCs w:val="18"/>
                  <w:shd w:val="clear" w:color="auto" w:fill="FFFFFF"/>
                </w:rPr>
                <w:delText>(inner surface, temperature probe, agitator)</w:delText>
              </w:r>
              <w:r w:rsidRPr="00032BAE" w:rsidDel="00061692">
                <w:rPr>
                  <w:rFonts w:ascii="Times New Roman" w:eastAsia="仿宋_GB2312" w:hAnsi="Times New Roman" w:cs="Times New Roman"/>
                  <w:color w:val="auto"/>
                  <w:sz w:val="18"/>
                  <w:szCs w:val="18"/>
                </w:rPr>
                <w:delText>:</w:delText>
              </w:r>
              <w:r w:rsidRPr="00032BAE" w:rsidDel="00061692">
                <w:rPr>
                  <w:rFonts w:ascii="Times New Roman" w:hAnsi="Times New Roman" w:cs="Times New Roman"/>
                  <w:color w:val="auto"/>
                  <w:sz w:val="18"/>
                  <w:szCs w:val="18"/>
                  <w:shd w:val="clear" w:color="auto" w:fill="FFFFFF"/>
                </w:rPr>
                <w:delText xml:space="preserve"> C-276</w:delText>
              </w:r>
            </w:del>
          </w:p>
          <w:p w14:paraId="50348A9D" w14:textId="51E579A7" w:rsidR="00870FC5" w:rsidRPr="00032BAE" w:rsidDel="00061692" w:rsidRDefault="00870FC5" w:rsidP="0030647B">
            <w:pPr>
              <w:jc w:val="both"/>
              <w:rPr>
                <w:del w:id="10180" w:author="Xuning Wei12232" w:date="2026-07-27T20:53:00Z"/>
                <w:rFonts w:ascii="Times New Roman" w:hAnsi="Times New Roman" w:cs="Times New Roman"/>
                <w:color w:val="auto"/>
                <w:sz w:val="18"/>
                <w:szCs w:val="18"/>
                <w:shd w:val="clear" w:color="auto" w:fill="FFFFFF"/>
              </w:rPr>
            </w:pPr>
            <w:del w:id="10181" w:author="Xuning Wei12232" w:date="2026-07-27T20:53:00Z">
              <w:r w:rsidRPr="00032BAE" w:rsidDel="00061692">
                <w:rPr>
                  <w:rFonts w:ascii="Times New Roman" w:hAnsi="Times New Roman" w:cs="Times New Roman"/>
                  <w:color w:val="auto"/>
                  <w:sz w:val="18"/>
                  <w:szCs w:val="18"/>
                  <w:shd w:val="clear" w:color="auto" w:fill="FFFFFF"/>
                </w:rPr>
                <w:delText>Sealing ring: PTFE</w:delText>
              </w:r>
            </w:del>
          </w:p>
        </w:tc>
        <w:tc>
          <w:tcPr>
            <w:tcW w:w="346" w:type="pct"/>
            <w:vMerge w:val="restart"/>
            <w:shd w:val="clear" w:color="auto" w:fill="FFFFFF" w:themeFill="background1"/>
            <w:vAlign w:val="center"/>
          </w:tcPr>
          <w:p w14:paraId="0AB680EE" w14:textId="6B78D042" w:rsidR="00870FC5" w:rsidRPr="00032BAE" w:rsidDel="00061692" w:rsidRDefault="00870FC5" w:rsidP="0030647B">
            <w:pPr>
              <w:jc w:val="both"/>
              <w:rPr>
                <w:del w:id="10182" w:author="Xuning Wei12232" w:date="2026-07-27T20:53:00Z"/>
                <w:rFonts w:ascii="Times New Roman" w:eastAsia="仿宋_GB2312" w:hAnsi="Times New Roman" w:cs="Times New Roman"/>
                <w:color w:val="auto"/>
                <w:sz w:val="18"/>
                <w:szCs w:val="18"/>
                <w:lang w:eastAsia="zh-CN" w:bidi="ar"/>
              </w:rPr>
            </w:pPr>
            <w:del w:id="10183"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96" w:type="pct"/>
            <w:vMerge w:val="restart"/>
            <w:shd w:val="clear" w:color="auto" w:fill="FFFFFF" w:themeFill="background1"/>
            <w:vAlign w:val="center"/>
          </w:tcPr>
          <w:p w14:paraId="167CE06A" w14:textId="14DA76F4" w:rsidR="00870FC5" w:rsidRPr="00032BAE" w:rsidDel="00061692" w:rsidRDefault="00870FC5" w:rsidP="0030647B">
            <w:pPr>
              <w:jc w:val="both"/>
              <w:rPr>
                <w:del w:id="10184" w:author="Xuning Wei12232" w:date="2026-07-27T20:53:00Z"/>
                <w:rFonts w:ascii="Times New Roman" w:eastAsia="仿宋_GB2312" w:hAnsi="Times New Roman" w:cs="Times New Roman"/>
                <w:color w:val="auto"/>
                <w:sz w:val="18"/>
                <w:szCs w:val="18"/>
                <w:lang w:eastAsia="zh-CN" w:bidi="ar"/>
              </w:rPr>
            </w:pPr>
            <w:del w:id="10185"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35" w:type="pct"/>
            <w:vAlign w:val="center"/>
          </w:tcPr>
          <w:p w14:paraId="4FB9ED97" w14:textId="032B52AB" w:rsidR="00870FC5" w:rsidRPr="00032BAE" w:rsidDel="00061692" w:rsidRDefault="000B6761" w:rsidP="0030647B">
            <w:pPr>
              <w:jc w:val="both"/>
              <w:rPr>
                <w:del w:id="10186" w:author="Xuning Wei12232" w:date="2026-07-27T20:53:00Z"/>
                <w:rFonts w:ascii="Times New Roman" w:eastAsia="仿宋_GB2312" w:hAnsi="Times New Roman" w:cs="Times New Roman"/>
                <w:color w:val="auto"/>
                <w:sz w:val="18"/>
                <w:szCs w:val="18"/>
                <w:lang w:eastAsia="zh-CN" w:bidi="ar"/>
              </w:rPr>
            </w:pPr>
            <w:customXmlDelRangeStart w:id="10187" w:author="Xuning Wei12232" w:date="2026-07-27T20:53:00Z"/>
            <w:sdt>
              <w:sdtPr>
                <w:rPr>
                  <w:rFonts w:ascii="Times New Roman" w:eastAsia="仿宋_GB2312" w:hAnsi="Times New Roman" w:cs="Times New Roman"/>
                  <w:color w:val="auto"/>
                  <w:sz w:val="18"/>
                  <w:szCs w:val="18"/>
                  <w:lang w:eastAsia="zh-CN" w:bidi="ar"/>
                </w:rPr>
                <w:id w:val="1060669778"/>
                <w14:checkbox>
                  <w14:checked w14:val="1"/>
                  <w14:checkedState w14:val="2612" w14:font="MS Gothic"/>
                  <w14:uncheckedState w14:val="2610" w14:font="MS Gothic"/>
                </w14:checkbox>
              </w:sdtPr>
              <w:sdtEndPr/>
              <w:sdtContent>
                <w:customXmlDelRangeEnd w:id="10187"/>
                <w:del w:id="10188" w:author="Xuning Wei12232" w:date="2026-07-27T20:53:00Z">
                  <w:r w:rsidR="00870FC5" w:rsidRPr="00032BAE" w:rsidDel="00061692">
                    <w:rPr>
                      <w:rFonts w:ascii="Segoe UI Symbol" w:eastAsia="仿宋_GB2312" w:hAnsi="Segoe UI Symbol" w:cs="Segoe UI Symbol"/>
                      <w:color w:val="auto"/>
                      <w:sz w:val="18"/>
                      <w:szCs w:val="18"/>
                      <w:lang w:eastAsia="zh-CN" w:bidi="ar"/>
                    </w:rPr>
                    <w:delText>☒</w:delText>
                  </w:r>
                </w:del>
                <w:customXmlDelRangeStart w:id="10189" w:author="Xuning Wei12232" w:date="2026-07-27T20:53:00Z"/>
              </w:sdtContent>
            </w:sdt>
            <w:customXmlDelRangeEnd w:id="10189"/>
            <w:del w:id="10190" w:author="Xuning Wei12232" w:date="2026-07-27T20:53:00Z">
              <w:r w:rsidR="00870FC5" w:rsidRPr="00032BAE" w:rsidDel="00061692">
                <w:rPr>
                  <w:rFonts w:ascii="Times New Roman" w:eastAsia="仿宋_GB2312" w:hAnsi="Times New Roman" w:cs="Times New Roman"/>
                  <w:color w:val="auto"/>
                  <w:sz w:val="18"/>
                  <w:szCs w:val="18"/>
                  <w:lang w:eastAsia="zh-CN" w:bidi="ar"/>
                </w:rPr>
                <w:delText>Yes</w:delText>
              </w:r>
            </w:del>
          </w:p>
        </w:tc>
        <w:tc>
          <w:tcPr>
            <w:tcW w:w="457" w:type="pct"/>
            <w:vAlign w:val="center"/>
          </w:tcPr>
          <w:p w14:paraId="2ADCA4B4" w14:textId="7F7D6EA6" w:rsidR="00870FC5" w:rsidRPr="00032BAE" w:rsidDel="00061692" w:rsidRDefault="000B6761" w:rsidP="0030647B">
            <w:pPr>
              <w:jc w:val="both"/>
              <w:rPr>
                <w:del w:id="10191" w:author="Xuning Wei12232" w:date="2026-07-27T20:53:00Z"/>
                <w:rFonts w:ascii="Times New Roman" w:eastAsia="仿宋_GB2312" w:hAnsi="Times New Roman" w:cs="Times New Roman"/>
                <w:color w:val="auto"/>
                <w:sz w:val="18"/>
                <w:szCs w:val="18"/>
                <w:lang w:eastAsia="zh-CN" w:bidi="ar"/>
              </w:rPr>
            </w:pPr>
            <w:customXmlDelRangeStart w:id="10192" w:author="Xuning Wei12232" w:date="2026-07-27T20:53:00Z"/>
            <w:sdt>
              <w:sdtPr>
                <w:rPr>
                  <w:rFonts w:ascii="Times New Roman" w:eastAsia="仿宋_GB2312" w:hAnsi="Times New Roman" w:cs="Times New Roman"/>
                  <w:color w:val="auto"/>
                  <w:sz w:val="18"/>
                  <w:szCs w:val="18"/>
                  <w:lang w:eastAsia="zh-CN" w:bidi="ar"/>
                </w:rPr>
                <w:id w:val="586430045"/>
                <w14:checkbox>
                  <w14:checked w14:val="0"/>
                  <w14:checkedState w14:val="2612" w14:font="MS Gothic"/>
                  <w14:uncheckedState w14:val="2610" w14:font="MS Gothic"/>
                </w14:checkbox>
              </w:sdtPr>
              <w:sdtEndPr/>
              <w:sdtContent>
                <w:customXmlDelRangeEnd w:id="10192"/>
                <w:del w:id="10193" w:author="Xuning Wei12232" w:date="2026-07-27T20:53:00Z">
                  <w:r w:rsidR="00870FC5" w:rsidRPr="00032BAE" w:rsidDel="00061692">
                    <w:rPr>
                      <w:rFonts w:ascii="Segoe UI Symbol" w:eastAsia="仿宋_GB2312" w:hAnsi="Segoe UI Symbol" w:cs="Segoe UI Symbol"/>
                      <w:color w:val="auto"/>
                      <w:sz w:val="18"/>
                      <w:szCs w:val="18"/>
                      <w:lang w:eastAsia="zh-CN" w:bidi="ar"/>
                    </w:rPr>
                    <w:delText>☐</w:delText>
                  </w:r>
                </w:del>
                <w:customXmlDelRangeStart w:id="10194" w:author="Xuning Wei12232" w:date="2026-07-27T20:53:00Z"/>
              </w:sdtContent>
            </w:sdt>
            <w:customXmlDelRangeEnd w:id="10194"/>
            <w:del w:id="10195" w:author="Xuning Wei12232" w:date="2026-07-27T20:53:00Z">
              <w:r w:rsidR="00870FC5" w:rsidRPr="00032BAE" w:rsidDel="00061692">
                <w:rPr>
                  <w:rFonts w:ascii="Times New Roman" w:eastAsia="仿宋_GB2312" w:hAnsi="Times New Roman" w:cs="Times New Roman"/>
                  <w:color w:val="auto"/>
                  <w:sz w:val="18"/>
                  <w:szCs w:val="18"/>
                  <w:lang w:eastAsia="zh-CN" w:bidi="ar"/>
                </w:rPr>
                <w:delText xml:space="preserve">  No</w:delText>
              </w:r>
            </w:del>
          </w:p>
        </w:tc>
        <w:tc>
          <w:tcPr>
            <w:tcW w:w="990" w:type="pct"/>
            <w:vMerge w:val="restart"/>
            <w:vAlign w:val="center"/>
          </w:tcPr>
          <w:p w14:paraId="366B6EB6" w14:textId="012C0AD7" w:rsidR="00870FC5" w:rsidRPr="00032BAE" w:rsidDel="00061692" w:rsidRDefault="000B6761" w:rsidP="0030647B">
            <w:pPr>
              <w:jc w:val="both"/>
              <w:rPr>
                <w:del w:id="10196" w:author="Xuning Wei12232" w:date="2026-07-27T20:53:00Z"/>
                <w:rFonts w:ascii="Times New Roman" w:eastAsia="仿宋_GB2312" w:hAnsi="Times New Roman" w:cs="Times New Roman"/>
                <w:color w:val="auto"/>
                <w:sz w:val="18"/>
                <w:szCs w:val="18"/>
                <w:u w:val="single"/>
                <w:lang w:eastAsia="zh-CN" w:bidi="ar"/>
              </w:rPr>
            </w:pPr>
            <w:customXmlDelRangeStart w:id="10197" w:author="Xuning Wei12232" w:date="2026-07-27T20:53:00Z"/>
            <w:sdt>
              <w:sdtPr>
                <w:rPr>
                  <w:rFonts w:ascii="Times New Roman" w:eastAsia="仿宋_GB2312" w:hAnsi="Times New Roman" w:cs="Times New Roman"/>
                  <w:b/>
                  <w:color w:val="auto"/>
                  <w:sz w:val="18"/>
                  <w:szCs w:val="18"/>
                  <w:lang w:eastAsia="zh-CN" w:bidi="ar"/>
                </w:rPr>
                <w:id w:val="1094281919"/>
                <w14:checkbox>
                  <w14:checked w14:val="0"/>
                  <w14:checkedState w14:val="2612" w14:font="MS Gothic"/>
                  <w14:uncheckedState w14:val="2610" w14:font="MS Gothic"/>
                </w14:checkbox>
              </w:sdtPr>
              <w:sdtEndPr/>
              <w:sdtContent>
                <w:customXmlDelRangeEnd w:id="10197"/>
                <w:del w:id="10198" w:author="Xuning Wei12232" w:date="2026-07-27T20:53:00Z">
                  <w:r w:rsidR="00870FC5" w:rsidRPr="00032BAE" w:rsidDel="00061692">
                    <w:rPr>
                      <w:rFonts w:ascii="Segoe UI Symbol" w:eastAsia="仿宋_GB2312" w:hAnsi="Segoe UI Symbol" w:cs="Segoe UI Symbol"/>
                      <w:b/>
                      <w:color w:val="auto"/>
                      <w:sz w:val="18"/>
                      <w:szCs w:val="18"/>
                      <w:lang w:eastAsia="zh-CN" w:bidi="ar"/>
                    </w:rPr>
                    <w:delText>☐</w:delText>
                  </w:r>
                </w:del>
                <w:customXmlDelRangeStart w:id="10199" w:author="Xuning Wei12232" w:date="2026-07-27T20:53:00Z"/>
              </w:sdtContent>
            </w:sdt>
            <w:customXmlDelRangeEnd w:id="10199"/>
            <w:del w:id="10200" w:author="Xuning Wei12232" w:date="2026-07-27T20:53:00Z">
              <w:r w:rsidR="00870FC5" w:rsidRPr="00032BAE" w:rsidDel="00061692">
                <w:rPr>
                  <w:rFonts w:ascii="Times New Roman" w:eastAsia="仿宋_GB2312" w:hAnsi="Times New Roman" w:cs="Times New Roman"/>
                  <w:color w:val="auto"/>
                  <w:sz w:val="18"/>
                  <w:szCs w:val="18"/>
                  <w:lang w:eastAsia="zh-CN" w:bidi="ar"/>
                </w:rPr>
                <w:delText xml:space="preserve"> Asymchem R&amp;D Lab: </w:delText>
              </w:r>
              <w:r w:rsidR="00870FC5" w:rsidRPr="00032BAE" w:rsidDel="00061692">
                <w:rPr>
                  <w:rFonts w:ascii="Times New Roman" w:eastAsia="仿宋_GB2312" w:hAnsi="Times New Roman" w:cs="Times New Roman"/>
                  <w:color w:val="auto"/>
                  <w:sz w:val="18"/>
                  <w:szCs w:val="18"/>
                  <w:u w:val="single"/>
                  <w:lang w:eastAsia="zh-CN" w:bidi="ar"/>
                </w:rPr>
                <w:delText xml:space="preserve">N/A </w:delText>
              </w:r>
            </w:del>
          </w:p>
          <w:p w14:paraId="52831D73" w14:textId="5127D615" w:rsidR="00870FC5" w:rsidRPr="00032BAE" w:rsidDel="00061692" w:rsidRDefault="000B6761" w:rsidP="0030647B">
            <w:pPr>
              <w:jc w:val="both"/>
              <w:rPr>
                <w:del w:id="10201" w:author="Xuning Wei12232" w:date="2026-07-27T20:53:00Z"/>
                <w:rFonts w:ascii="Times New Roman" w:eastAsia="仿宋_GB2312" w:hAnsi="Times New Roman" w:cs="Times New Roman"/>
                <w:color w:val="auto"/>
                <w:sz w:val="18"/>
                <w:szCs w:val="18"/>
                <w:u w:val="single"/>
                <w:lang w:eastAsia="zh-CN" w:bidi="ar"/>
              </w:rPr>
            </w:pPr>
            <w:customXmlDelRangeStart w:id="10202" w:author="Xuning Wei12232" w:date="2026-07-27T20:53:00Z"/>
            <w:sdt>
              <w:sdtPr>
                <w:rPr>
                  <w:rFonts w:ascii="Times New Roman" w:eastAsia="仿宋_GB2312" w:hAnsi="Times New Roman" w:cs="Times New Roman"/>
                  <w:b/>
                  <w:color w:val="auto"/>
                  <w:sz w:val="18"/>
                  <w:szCs w:val="18"/>
                  <w:lang w:eastAsia="zh-CN" w:bidi="ar"/>
                </w:rPr>
                <w:id w:val="1880511376"/>
                <w14:checkbox>
                  <w14:checked w14:val="1"/>
                  <w14:checkedState w14:val="2612" w14:font="MS Gothic"/>
                  <w14:uncheckedState w14:val="2610" w14:font="MS Gothic"/>
                </w14:checkbox>
              </w:sdtPr>
              <w:sdtEndPr/>
              <w:sdtContent>
                <w:customXmlDelRangeEnd w:id="10202"/>
                <w:del w:id="10203" w:author="Xuning Wei12232" w:date="2026-07-27T20:53:00Z">
                  <w:r w:rsidR="00870FC5" w:rsidRPr="00032BAE" w:rsidDel="00061692">
                    <w:rPr>
                      <w:rFonts w:ascii="Segoe UI Symbol" w:eastAsia="仿宋_GB2312" w:hAnsi="Segoe UI Symbol" w:cs="Segoe UI Symbol"/>
                      <w:b/>
                      <w:color w:val="auto"/>
                      <w:sz w:val="18"/>
                      <w:szCs w:val="18"/>
                      <w:lang w:eastAsia="zh-CN" w:bidi="ar"/>
                    </w:rPr>
                    <w:delText>☒</w:delText>
                  </w:r>
                </w:del>
                <w:customXmlDelRangeStart w:id="10204" w:author="Xuning Wei12232" w:date="2026-07-27T20:53:00Z"/>
              </w:sdtContent>
            </w:sdt>
            <w:customXmlDelRangeEnd w:id="10204"/>
            <w:del w:id="10205" w:author="Xuning Wei12232" w:date="2026-07-27T20:53:00Z">
              <w:r w:rsidR="00870FC5" w:rsidRPr="00032BAE" w:rsidDel="00061692">
                <w:rPr>
                  <w:rFonts w:ascii="Times New Roman" w:eastAsia="仿宋_GB2312" w:hAnsi="Times New Roman" w:cs="Times New Roman"/>
                  <w:color w:val="auto"/>
                  <w:sz w:val="18"/>
                  <w:szCs w:val="18"/>
                  <w:lang w:eastAsia="zh-CN" w:bidi="ar"/>
                </w:rPr>
                <w:delText xml:space="preserve"> Asymchem Production data, Lot Number:</w:delText>
              </w:r>
              <w:r w:rsidR="00870FC5" w:rsidRPr="00032BAE" w:rsidDel="00061692">
                <w:rPr>
                  <w:rFonts w:ascii="Times New Roman" w:eastAsia="仿宋_GB2312" w:hAnsi="Times New Roman" w:cs="Times New Roman"/>
                  <w:color w:val="auto"/>
                  <w:sz w:val="18"/>
                  <w:szCs w:val="18"/>
                  <w:u w:val="single"/>
                  <w:lang w:eastAsia="zh-CN" w:bidi="ar"/>
                </w:rPr>
                <w:delText xml:space="preserve">  CPo140020</w:delText>
              </w:r>
            </w:del>
            <w:ins w:id="10206" w:author="Johan Granander" w:date="2026-05-04T11:56:00Z">
              <w:del w:id="10207" w:author="Xuning Wei12232" w:date="2026-07-27T20:53:00Z">
                <w:r w:rsidR="00840074" w:rsidRPr="00032BAE" w:rsidDel="00061692">
                  <w:rPr>
                    <w:rFonts w:ascii="Times New Roman" w:eastAsia="仿宋_GB2312" w:hAnsi="Times New Roman" w:cs="Times New Roman"/>
                    <w:color w:val="auto"/>
                    <w:sz w:val="18"/>
                    <w:szCs w:val="18"/>
                    <w:lang w:eastAsia="zh-CN" w:bidi="ar"/>
                  </w:rPr>
                  <w:delText>:</w:delText>
                </w:r>
                <w:r w:rsidR="00840074" w:rsidRPr="00032BAE" w:rsidDel="00061692">
                  <w:rPr>
                    <w:rFonts w:ascii="Times New Roman" w:eastAsia="仿宋_GB2312" w:hAnsi="Times New Roman" w:cs="Times New Roman"/>
                    <w:color w:val="auto"/>
                    <w:sz w:val="18"/>
                    <w:szCs w:val="18"/>
                    <w:u w:val="single"/>
                    <w:lang w:eastAsia="zh-CN" w:bidi="ar"/>
                  </w:rPr>
                  <w:delText xml:space="preserve"> </w:delText>
                </w:r>
              </w:del>
              <w:del w:id="10208" w:author="Xuning Wei12232" w:date="2026-07-27T17:56:00Z">
                <w:r w:rsidR="00840074" w:rsidRPr="00032BAE" w:rsidDel="00F338FC">
                  <w:rPr>
                    <w:rFonts w:ascii="Times New Roman" w:eastAsia="仿宋_GB2312" w:hAnsi="Times New Roman" w:cs="Times New Roman"/>
                    <w:color w:val="auto"/>
                    <w:sz w:val="18"/>
                    <w:szCs w:val="18"/>
                    <w:u w:val="single"/>
                    <w:lang w:eastAsia="zh-CN" w:bidi="ar"/>
                  </w:rPr>
                  <w:delText>CPo140020</w:delText>
                </w:r>
              </w:del>
            </w:ins>
            <w:del w:id="10209" w:author="Xuning Wei12232" w:date="2026-07-27T17:56:00Z">
              <w:r w:rsidR="00870FC5" w:rsidRPr="00032BAE" w:rsidDel="00F338FC">
                <w:rPr>
                  <w:rFonts w:ascii="Times New Roman" w:eastAsia="仿宋_GB2312" w:hAnsi="Times New Roman" w:cs="Times New Roman"/>
                  <w:color w:val="auto"/>
                  <w:sz w:val="18"/>
                  <w:szCs w:val="18"/>
                  <w:u w:val="single"/>
                  <w:lang w:eastAsia="zh-CN" w:bidi="ar"/>
                </w:rPr>
                <w:delText>-02-01-02</w:delText>
              </w:r>
            </w:del>
            <w:del w:id="10210" w:author="Xuning Wei12232" w:date="2026-07-27T20:53:00Z">
              <w:r w:rsidR="00870FC5" w:rsidRPr="00032BAE" w:rsidDel="00061692">
                <w:rPr>
                  <w:rFonts w:ascii="Times New Roman" w:eastAsia="仿宋_GB2312" w:hAnsi="Times New Roman" w:cs="Times New Roman"/>
                  <w:color w:val="auto"/>
                  <w:sz w:val="18"/>
                  <w:szCs w:val="18"/>
                  <w:u w:val="single"/>
                  <w:lang w:eastAsia="zh-CN" w:bidi="ar"/>
                </w:rPr>
                <w:delText xml:space="preserve">  </w:delText>
              </w:r>
            </w:del>
          </w:p>
          <w:p w14:paraId="0B0D9CBF" w14:textId="03B1B32C" w:rsidR="00870FC5" w:rsidRPr="00032BAE" w:rsidDel="00061692" w:rsidRDefault="000B6761" w:rsidP="0030647B">
            <w:pPr>
              <w:jc w:val="both"/>
              <w:rPr>
                <w:del w:id="10211" w:author="Xuning Wei12232" w:date="2026-07-27T20:53:00Z"/>
                <w:rFonts w:ascii="Times New Roman" w:eastAsia="仿宋_GB2312" w:hAnsi="Times New Roman" w:cs="Times New Roman"/>
                <w:color w:val="auto"/>
                <w:sz w:val="18"/>
                <w:szCs w:val="18"/>
                <w:lang w:eastAsia="zh-CN" w:bidi="ar"/>
              </w:rPr>
            </w:pPr>
            <w:customXmlDelRangeStart w:id="10212" w:author="Xuning Wei12232" w:date="2026-07-27T20:53:00Z"/>
            <w:sdt>
              <w:sdtPr>
                <w:rPr>
                  <w:rFonts w:ascii="Times New Roman" w:eastAsia="仿宋_GB2312" w:hAnsi="Times New Roman" w:cs="Times New Roman"/>
                  <w:b/>
                  <w:color w:val="auto"/>
                  <w:sz w:val="18"/>
                  <w:szCs w:val="18"/>
                  <w:lang w:eastAsia="zh-CN" w:bidi="ar"/>
                </w:rPr>
                <w:id w:val="159121269"/>
                <w14:checkbox>
                  <w14:checked w14:val="0"/>
                  <w14:checkedState w14:val="2612" w14:font="MS Gothic"/>
                  <w14:uncheckedState w14:val="2610" w14:font="MS Gothic"/>
                </w14:checkbox>
              </w:sdtPr>
              <w:sdtEndPr/>
              <w:sdtContent>
                <w:customXmlDelRangeEnd w:id="10212"/>
                <w:del w:id="10213" w:author="Xuning Wei12232" w:date="2026-07-27T20:53:00Z">
                  <w:r w:rsidR="00870FC5" w:rsidRPr="00032BAE" w:rsidDel="00061692">
                    <w:rPr>
                      <w:rFonts w:ascii="Segoe UI Symbol" w:eastAsia="仿宋_GB2312" w:hAnsi="Segoe UI Symbol" w:cs="Segoe UI Symbol"/>
                      <w:b/>
                      <w:color w:val="auto"/>
                      <w:sz w:val="18"/>
                      <w:szCs w:val="18"/>
                      <w:lang w:eastAsia="zh-CN" w:bidi="ar"/>
                    </w:rPr>
                    <w:delText>☐</w:delText>
                  </w:r>
                </w:del>
                <w:customXmlDelRangeStart w:id="10214" w:author="Xuning Wei12232" w:date="2026-07-27T20:53:00Z"/>
              </w:sdtContent>
            </w:sdt>
            <w:customXmlDelRangeEnd w:id="10214"/>
            <w:del w:id="10215" w:author="Xuning Wei12232" w:date="2026-07-27T20:53:00Z">
              <w:r w:rsidR="00870FC5" w:rsidRPr="00032BAE" w:rsidDel="00061692">
                <w:rPr>
                  <w:rFonts w:ascii="Times New Roman" w:eastAsia="仿宋_GB2312" w:hAnsi="Times New Roman" w:cs="Times New Roman"/>
                  <w:color w:val="auto"/>
                  <w:sz w:val="18"/>
                  <w:szCs w:val="18"/>
                  <w:lang w:eastAsia="zh-CN" w:bidi="ar"/>
                </w:rPr>
                <w:delText xml:space="preserve"> Supplier data:</w:delText>
              </w:r>
              <w:r w:rsidR="00870FC5" w:rsidRPr="00032BAE" w:rsidDel="00061692">
                <w:rPr>
                  <w:rFonts w:ascii="Times New Roman" w:eastAsia="仿宋_GB2312" w:hAnsi="Times New Roman" w:cs="Times New Roman"/>
                  <w:color w:val="auto"/>
                  <w:sz w:val="18"/>
                  <w:szCs w:val="18"/>
                  <w:u w:val="single"/>
                  <w:lang w:eastAsia="zh-CN" w:bidi="ar"/>
                </w:rPr>
                <w:delText xml:space="preserve">  N</w:delText>
              </w:r>
            </w:del>
            <w:ins w:id="10216" w:author="Johan Granander" w:date="2026-05-04T11:56:00Z">
              <w:del w:id="10217" w:author="Xuning Wei12232" w:date="2026-07-27T20:53:00Z">
                <w:r w:rsidR="00840074" w:rsidRPr="00032BAE" w:rsidDel="00061692">
                  <w:rPr>
                    <w:rFonts w:ascii="Times New Roman" w:eastAsia="仿宋_GB2312" w:hAnsi="Times New Roman" w:cs="Times New Roman"/>
                    <w:color w:val="auto"/>
                    <w:sz w:val="18"/>
                    <w:szCs w:val="18"/>
                    <w:lang w:eastAsia="zh-CN" w:bidi="ar"/>
                  </w:rPr>
                  <w:delText>:</w:delText>
                </w:r>
                <w:r w:rsidR="00840074" w:rsidRPr="00032BAE" w:rsidDel="00061692">
                  <w:rPr>
                    <w:rFonts w:ascii="Times New Roman" w:eastAsia="仿宋_GB2312" w:hAnsi="Times New Roman" w:cs="Times New Roman"/>
                    <w:color w:val="auto"/>
                    <w:sz w:val="18"/>
                    <w:szCs w:val="18"/>
                    <w:u w:val="single"/>
                    <w:lang w:eastAsia="zh-CN" w:bidi="ar"/>
                  </w:rPr>
                  <w:delText xml:space="preserve"> N</w:delText>
                </w:r>
              </w:del>
            </w:ins>
            <w:del w:id="10218" w:author="Xuning Wei12232" w:date="2026-07-27T20:53:00Z">
              <w:r w:rsidR="00870FC5" w:rsidRPr="00032BAE" w:rsidDel="00061692">
                <w:rPr>
                  <w:rFonts w:ascii="Times New Roman" w:eastAsia="仿宋_GB2312" w:hAnsi="Times New Roman" w:cs="Times New Roman"/>
                  <w:color w:val="auto"/>
                  <w:sz w:val="18"/>
                  <w:szCs w:val="18"/>
                  <w:u w:val="single"/>
                  <w:lang w:eastAsia="zh-CN" w:bidi="ar"/>
                </w:rPr>
                <w:delText xml:space="preserve">/A  </w:delText>
              </w:r>
              <w:r w:rsidR="00870FC5" w:rsidRPr="00032BAE" w:rsidDel="00061692">
                <w:rPr>
                  <w:rFonts w:ascii="Times New Roman" w:eastAsia="仿宋_GB2312" w:hAnsi="Times New Roman" w:cs="Times New Roman"/>
                  <w:color w:val="auto"/>
                  <w:sz w:val="18"/>
                  <w:szCs w:val="18"/>
                  <w:lang w:eastAsia="zh-CN" w:bidi="ar"/>
                </w:rPr>
                <w:delText xml:space="preserve"> </w:delText>
              </w:r>
            </w:del>
          </w:p>
          <w:p w14:paraId="2443084E" w14:textId="0EB5A274" w:rsidR="00870FC5" w:rsidRPr="00032BAE" w:rsidDel="00061692" w:rsidRDefault="000B6761" w:rsidP="0030647B">
            <w:pPr>
              <w:jc w:val="both"/>
              <w:rPr>
                <w:del w:id="10219" w:author="Xuning Wei12232" w:date="2026-07-27T20:53:00Z"/>
                <w:rFonts w:ascii="Times New Roman" w:eastAsia="仿宋_GB2312" w:hAnsi="Times New Roman" w:cs="Times New Roman"/>
                <w:color w:val="auto"/>
                <w:sz w:val="18"/>
                <w:szCs w:val="18"/>
                <w:u w:val="single"/>
                <w:lang w:eastAsia="zh-CN" w:bidi="ar"/>
              </w:rPr>
            </w:pPr>
            <w:customXmlDelRangeStart w:id="10220" w:author="Xuning Wei12232" w:date="2026-07-27T20:53:00Z"/>
            <w:sdt>
              <w:sdtPr>
                <w:rPr>
                  <w:rFonts w:ascii="Times New Roman" w:eastAsia="仿宋_GB2312" w:hAnsi="Times New Roman" w:cs="Times New Roman"/>
                  <w:b/>
                  <w:color w:val="auto"/>
                  <w:sz w:val="18"/>
                  <w:szCs w:val="18"/>
                  <w:lang w:eastAsia="zh-CN" w:bidi="ar"/>
                </w:rPr>
                <w:id w:val="-1760667112"/>
                <w14:checkbox>
                  <w14:checked w14:val="1"/>
                  <w14:checkedState w14:val="2612" w14:font="MS Gothic"/>
                  <w14:uncheckedState w14:val="2610" w14:font="MS Gothic"/>
                </w14:checkbox>
              </w:sdtPr>
              <w:sdtEndPr/>
              <w:sdtContent>
                <w:customXmlDelRangeEnd w:id="10220"/>
                <w:del w:id="10221" w:author="Xuning Wei12232" w:date="2026-07-27T20:53:00Z">
                  <w:r w:rsidR="00870FC5" w:rsidRPr="00032BAE" w:rsidDel="00061692">
                    <w:rPr>
                      <w:rFonts w:ascii="Segoe UI Symbol" w:eastAsia="仿宋_GB2312" w:hAnsi="Segoe UI Symbol" w:cs="Segoe UI Symbol"/>
                      <w:b/>
                      <w:color w:val="auto"/>
                      <w:sz w:val="18"/>
                      <w:szCs w:val="18"/>
                      <w:lang w:eastAsia="zh-CN" w:bidi="ar"/>
                    </w:rPr>
                    <w:delText>☒</w:delText>
                  </w:r>
                </w:del>
                <w:customXmlDelRangeStart w:id="10222" w:author="Xuning Wei12232" w:date="2026-07-27T20:53:00Z"/>
              </w:sdtContent>
            </w:sdt>
            <w:customXmlDelRangeEnd w:id="10222"/>
            <w:del w:id="10223" w:author="Xuning Wei12232" w:date="2026-07-27T20:53:00Z">
              <w:r w:rsidR="00870FC5" w:rsidRPr="00032BAE" w:rsidDel="00061692">
                <w:rPr>
                  <w:rFonts w:ascii="Times New Roman" w:eastAsia="仿宋_GB2312" w:hAnsi="Times New Roman" w:cs="Times New Roman"/>
                  <w:color w:val="auto"/>
                  <w:sz w:val="18"/>
                  <w:szCs w:val="18"/>
                  <w:lang w:eastAsia="zh-CN" w:bidi="ar"/>
                </w:rPr>
                <w:delText xml:space="preserve"> *Handbook &amp; Page:</w:delText>
              </w:r>
              <w:r w:rsidR="00870FC5" w:rsidRPr="00032BAE" w:rsidDel="00061692">
                <w:rPr>
                  <w:rFonts w:ascii="Times New Roman" w:eastAsia="仿宋_GB2312" w:hAnsi="Times New Roman" w:cs="Times New Roman"/>
                  <w:color w:val="auto"/>
                  <w:sz w:val="18"/>
                  <w:szCs w:val="18"/>
                  <w:u w:val="single"/>
                  <w:lang w:eastAsia="zh-CN" w:bidi="ar"/>
                </w:rPr>
                <w:delText xml:space="preserve">  The</w:delText>
              </w:r>
            </w:del>
            <w:ins w:id="10224" w:author="Johan Granander" w:date="2026-05-04T11:56:00Z">
              <w:del w:id="10225" w:author="Xuning Wei12232" w:date="2026-07-27T20:53:00Z">
                <w:r w:rsidR="00840074" w:rsidRPr="00032BAE" w:rsidDel="00061692">
                  <w:rPr>
                    <w:rFonts w:ascii="Times New Roman" w:eastAsia="仿宋_GB2312" w:hAnsi="Times New Roman" w:cs="Times New Roman"/>
                    <w:color w:val="auto"/>
                    <w:sz w:val="18"/>
                    <w:szCs w:val="18"/>
                    <w:lang w:eastAsia="zh-CN" w:bidi="ar"/>
                  </w:rPr>
                  <w:delText>:</w:delText>
                </w:r>
                <w:r w:rsidR="00840074" w:rsidRPr="00032BAE" w:rsidDel="00061692">
                  <w:rPr>
                    <w:rFonts w:ascii="Times New Roman" w:eastAsia="仿宋_GB2312" w:hAnsi="Times New Roman" w:cs="Times New Roman"/>
                    <w:color w:val="auto"/>
                    <w:sz w:val="18"/>
                    <w:szCs w:val="18"/>
                    <w:u w:val="single"/>
                    <w:lang w:eastAsia="zh-CN" w:bidi="ar"/>
                  </w:rPr>
                  <w:delText xml:space="preserve"> The</w:delText>
                </w:r>
              </w:del>
            </w:ins>
            <w:del w:id="10226" w:author="Xuning Wei12232" w:date="2026-07-27T20:53:00Z">
              <w:r w:rsidR="00870FC5" w:rsidRPr="00032BAE" w:rsidDel="00061692">
                <w:rPr>
                  <w:rFonts w:ascii="Times New Roman" w:eastAsia="仿宋_GB2312" w:hAnsi="Times New Roman" w:cs="Times New Roman"/>
                  <w:color w:val="auto"/>
                  <w:sz w:val="18"/>
                  <w:szCs w:val="18"/>
                  <w:u w:val="single"/>
                  <w:lang w:eastAsia="zh-CN" w:bidi="ar"/>
                </w:rPr>
                <w:delText xml:space="preserve"> Pilot Plant Real Book Page &amp;10-14, 10-15  </w:delText>
              </w:r>
            </w:del>
          </w:p>
          <w:p w14:paraId="4FB0BC8E" w14:textId="2E1053CC" w:rsidR="00870FC5" w:rsidRPr="00032BAE" w:rsidDel="00061692" w:rsidRDefault="000B6761" w:rsidP="0030647B">
            <w:pPr>
              <w:jc w:val="both"/>
              <w:rPr>
                <w:del w:id="10227" w:author="Xuning Wei12232" w:date="2026-07-27T20:53:00Z"/>
                <w:rFonts w:ascii="Times New Roman" w:eastAsia="仿宋_GB2312" w:hAnsi="Times New Roman" w:cs="Times New Roman"/>
                <w:color w:val="auto"/>
                <w:sz w:val="18"/>
                <w:szCs w:val="18"/>
                <w:lang w:eastAsia="zh-CN" w:bidi="ar"/>
              </w:rPr>
            </w:pPr>
            <w:customXmlDelRangeStart w:id="10228" w:author="Xuning Wei12232" w:date="2026-07-27T20:53:00Z"/>
            <w:sdt>
              <w:sdtPr>
                <w:rPr>
                  <w:rFonts w:ascii="Times New Roman" w:eastAsia="仿宋_GB2312" w:hAnsi="Times New Roman" w:cs="Times New Roman"/>
                  <w:color w:val="auto"/>
                  <w:sz w:val="18"/>
                  <w:szCs w:val="18"/>
                  <w:lang w:eastAsia="zh-CN" w:bidi="ar"/>
                </w:rPr>
                <w:id w:val="-1633635309"/>
                <w14:checkbox>
                  <w14:checked w14:val="1"/>
                  <w14:checkedState w14:val="2612" w14:font="MS Gothic"/>
                  <w14:uncheckedState w14:val="2610" w14:font="MS Gothic"/>
                </w14:checkbox>
              </w:sdtPr>
              <w:sdtEndPr/>
              <w:sdtContent>
                <w:customXmlDelRangeEnd w:id="10228"/>
                <w:del w:id="10229" w:author="Xuning Wei12232" w:date="2026-07-27T20:53:00Z">
                  <w:r w:rsidR="00870FC5" w:rsidRPr="00032BAE" w:rsidDel="00061692">
                    <w:rPr>
                      <w:rFonts w:ascii="Segoe UI Symbol" w:eastAsia="仿宋_GB2312" w:hAnsi="Segoe UI Symbol" w:cs="Segoe UI Symbol"/>
                      <w:color w:val="auto"/>
                      <w:sz w:val="18"/>
                      <w:szCs w:val="18"/>
                      <w:lang w:eastAsia="zh-CN" w:bidi="ar"/>
                    </w:rPr>
                    <w:delText>☒</w:delText>
                  </w:r>
                </w:del>
                <w:customXmlDelRangeStart w:id="10230" w:author="Xuning Wei12232" w:date="2026-07-27T20:53:00Z"/>
              </w:sdtContent>
            </w:sdt>
            <w:customXmlDelRangeEnd w:id="10230"/>
            <w:del w:id="10231" w:author="Xuning Wei12232" w:date="2026-07-27T20:53:00Z">
              <w:r w:rsidR="00870FC5" w:rsidRPr="00032BAE" w:rsidDel="00061692">
                <w:rPr>
                  <w:rFonts w:ascii="Times New Roman" w:eastAsia="仿宋_GB2312" w:hAnsi="Times New Roman" w:cs="Times New Roman"/>
                  <w:color w:val="auto"/>
                  <w:sz w:val="18"/>
                  <w:szCs w:val="18"/>
                  <w:lang w:eastAsia="zh-CN" w:bidi="ar"/>
                </w:rPr>
                <w:delText xml:space="preserve"> Other:</w:delText>
              </w:r>
              <w:r w:rsidR="00870FC5" w:rsidRPr="00032BAE" w:rsidDel="00061692">
                <w:rPr>
                  <w:rFonts w:ascii="Times New Roman" w:eastAsia="仿宋_GB2312" w:hAnsi="Times New Roman" w:cs="Times New Roman"/>
                  <w:color w:val="auto"/>
                  <w:sz w:val="18"/>
                  <w:szCs w:val="18"/>
                  <w:u w:val="single"/>
                  <w:lang w:eastAsia="zh-CN" w:bidi="ar"/>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delText>
              </w:r>
            </w:del>
          </w:p>
        </w:tc>
      </w:tr>
      <w:tr w:rsidR="00032BAE" w:rsidRPr="00032BAE" w:rsidDel="00061692" w14:paraId="43C4B9CD" w14:textId="6692E957" w:rsidTr="008C0A2C">
        <w:trPr>
          <w:trHeight w:val="480"/>
          <w:del w:id="10232" w:author="Xuning Wei12232" w:date="2026-07-27T20:53:00Z"/>
        </w:trPr>
        <w:tc>
          <w:tcPr>
            <w:tcW w:w="269" w:type="pct"/>
            <w:vMerge/>
            <w:shd w:val="clear" w:color="auto" w:fill="FFFFFF" w:themeFill="background1"/>
            <w:vAlign w:val="center"/>
          </w:tcPr>
          <w:p w14:paraId="5BAA75B8" w14:textId="0C9E97BE" w:rsidR="00BC70C9" w:rsidRPr="00032BAE" w:rsidDel="00061692" w:rsidRDefault="00BC70C9" w:rsidP="0030647B">
            <w:pPr>
              <w:numPr>
                <w:ilvl w:val="0"/>
                <w:numId w:val="4"/>
              </w:numPr>
              <w:jc w:val="both"/>
              <w:rPr>
                <w:del w:id="10233" w:author="Xuning Wei12232" w:date="2026-07-27T20:53: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
          <w:p w14:paraId="3573067C" w14:textId="3B3014C3" w:rsidR="00BC70C9" w:rsidRPr="00032BAE" w:rsidDel="00061692" w:rsidRDefault="00BC70C9" w:rsidP="0030647B">
            <w:pPr>
              <w:jc w:val="both"/>
              <w:rPr>
                <w:del w:id="10234" w:author="Xuning Wei12232" w:date="2026-07-27T20:53: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
          <w:p w14:paraId="18CC9971" w14:textId="3E995448" w:rsidR="00BC70C9" w:rsidRPr="00032BAE" w:rsidDel="00061692" w:rsidRDefault="00BC70C9" w:rsidP="0030647B">
            <w:pPr>
              <w:jc w:val="both"/>
              <w:rPr>
                <w:del w:id="10235" w:author="Xuning Wei12232" w:date="2026-07-27T20:53:00Z"/>
                <w:rFonts w:ascii="Times New Roman" w:eastAsia="仿宋_GB2312" w:hAnsi="Times New Roman" w:cs="Times New Roman"/>
                <w:color w:val="auto"/>
                <w:sz w:val="20"/>
                <w:szCs w:val="20"/>
                <w:lang w:eastAsia="zh-CN" w:bidi="ar"/>
              </w:rPr>
            </w:pPr>
          </w:p>
        </w:tc>
        <w:tc>
          <w:tcPr>
            <w:tcW w:w="346" w:type="pct"/>
            <w:vMerge/>
            <w:shd w:val="clear" w:color="auto" w:fill="FFFFFF" w:themeFill="background1"/>
            <w:vAlign w:val="center"/>
          </w:tcPr>
          <w:p w14:paraId="7C274815" w14:textId="1B432706" w:rsidR="00BC70C9" w:rsidRPr="00032BAE" w:rsidDel="00061692" w:rsidRDefault="00BC70C9" w:rsidP="0030647B">
            <w:pPr>
              <w:jc w:val="both"/>
              <w:rPr>
                <w:del w:id="10236" w:author="Xuning Wei12232" w:date="2026-07-27T20:53: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
          <w:p w14:paraId="0A054B23" w14:textId="7A3CD4FD" w:rsidR="00BC70C9" w:rsidRPr="00032BAE" w:rsidDel="00061692" w:rsidRDefault="00BC70C9" w:rsidP="0030647B">
            <w:pPr>
              <w:jc w:val="both"/>
              <w:rPr>
                <w:del w:id="10237" w:author="Xuning Wei12232" w:date="2026-07-27T20:53:00Z"/>
                <w:rFonts w:ascii="Times New Roman" w:eastAsia="仿宋_GB2312" w:hAnsi="Times New Roman" w:cs="Times New Roman"/>
                <w:color w:val="auto"/>
                <w:sz w:val="20"/>
                <w:szCs w:val="20"/>
                <w:lang w:eastAsia="zh-CN" w:bidi="ar"/>
              </w:rPr>
            </w:pPr>
          </w:p>
        </w:tc>
        <w:tc>
          <w:tcPr>
            <w:tcW w:w="335" w:type="pct"/>
            <w:vAlign w:val="center"/>
          </w:tcPr>
          <w:p w14:paraId="08203AC9" w14:textId="56813E31" w:rsidR="00BC70C9" w:rsidRPr="00032BAE" w:rsidDel="00061692" w:rsidRDefault="000B6761" w:rsidP="0030647B">
            <w:pPr>
              <w:jc w:val="both"/>
              <w:rPr>
                <w:del w:id="10238" w:author="Xuning Wei12232" w:date="2026-07-27T20:53:00Z"/>
                <w:rFonts w:ascii="Times New Roman" w:eastAsia="仿宋_GB2312" w:hAnsi="Times New Roman" w:cs="Times New Roman"/>
                <w:color w:val="auto"/>
                <w:sz w:val="18"/>
                <w:szCs w:val="18"/>
                <w:lang w:eastAsia="zh-CN" w:bidi="ar"/>
              </w:rPr>
            </w:pPr>
            <w:customXmlDelRangeStart w:id="10239" w:author="Xuning Wei12232" w:date="2026-07-27T20:53:00Z"/>
            <w:sdt>
              <w:sdtPr>
                <w:rPr>
                  <w:rFonts w:ascii="Times New Roman" w:eastAsia="仿宋_GB2312" w:hAnsi="Times New Roman" w:cs="Times New Roman"/>
                  <w:b/>
                  <w:color w:val="auto"/>
                  <w:sz w:val="18"/>
                  <w:szCs w:val="18"/>
                  <w:lang w:eastAsia="zh-CN" w:bidi="ar"/>
                </w:rPr>
                <w:id w:val="-742492208"/>
                <w14:checkbox>
                  <w14:checked w14:val="0"/>
                  <w14:checkedState w14:val="2612" w14:font="MS Gothic"/>
                  <w14:uncheckedState w14:val="2610" w14:font="MS Gothic"/>
                </w14:checkbox>
              </w:sdtPr>
              <w:sdtEndPr/>
              <w:sdtContent>
                <w:customXmlDelRangeEnd w:id="10239"/>
                <w:del w:id="10240" w:author="Xuning Wei12232" w:date="2026-07-27T20:53:00Z">
                  <w:r w:rsidR="00BC70C9" w:rsidRPr="00032BAE" w:rsidDel="00061692">
                    <w:rPr>
                      <w:rFonts w:ascii="Segoe UI Symbol" w:eastAsia="仿宋_GB2312" w:hAnsi="Segoe UI Symbol" w:cs="Segoe UI Symbol"/>
                      <w:b/>
                      <w:color w:val="auto"/>
                      <w:sz w:val="18"/>
                      <w:szCs w:val="18"/>
                      <w:lang w:eastAsia="zh-CN" w:bidi="ar"/>
                    </w:rPr>
                    <w:delText>☐</w:delText>
                  </w:r>
                </w:del>
                <w:customXmlDelRangeStart w:id="10241" w:author="Xuning Wei12232" w:date="2026-07-27T20:53:00Z"/>
              </w:sdtContent>
            </w:sdt>
            <w:customXmlDelRangeEnd w:id="10241"/>
            <w:del w:id="10242" w:author="Xuning Wei12232" w:date="2026-07-27T20:53:00Z">
              <w:r w:rsidR="00BC70C9" w:rsidRPr="00032BAE" w:rsidDel="00061692">
                <w:rPr>
                  <w:rFonts w:ascii="Times New Roman" w:eastAsia="仿宋_GB2312" w:hAnsi="Times New Roman" w:cs="Times New Roman"/>
                  <w:color w:val="auto"/>
                  <w:sz w:val="18"/>
                  <w:szCs w:val="18"/>
                  <w:lang w:eastAsia="zh-CN" w:bidi="ar"/>
                </w:rPr>
                <w:delText xml:space="preserve"> High</w:delText>
              </w:r>
            </w:del>
          </w:p>
          <w:p w14:paraId="577BE5EB" w14:textId="21692D3D" w:rsidR="00BC70C9" w:rsidRPr="00032BAE" w:rsidDel="00061692" w:rsidRDefault="000B6761" w:rsidP="0030647B">
            <w:pPr>
              <w:jc w:val="both"/>
              <w:rPr>
                <w:del w:id="10243" w:author="Xuning Wei12232" w:date="2026-07-27T20:53:00Z"/>
                <w:rFonts w:ascii="Times New Roman" w:eastAsia="仿宋_GB2312" w:hAnsi="Times New Roman" w:cs="Times New Roman"/>
                <w:color w:val="auto"/>
                <w:sz w:val="18"/>
                <w:szCs w:val="18"/>
                <w:lang w:eastAsia="zh-CN" w:bidi="ar"/>
              </w:rPr>
            </w:pPr>
            <w:customXmlDelRangeStart w:id="10244" w:author="Xuning Wei12232" w:date="2026-07-27T20:53:00Z"/>
            <w:sdt>
              <w:sdtPr>
                <w:rPr>
                  <w:rFonts w:ascii="Times New Roman" w:eastAsia="仿宋_GB2312" w:hAnsi="Times New Roman" w:cs="Times New Roman"/>
                  <w:b/>
                  <w:color w:val="auto"/>
                  <w:sz w:val="18"/>
                  <w:szCs w:val="18"/>
                  <w:lang w:eastAsia="zh-CN" w:bidi="ar"/>
                </w:rPr>
                <w:id w:val="-1090545900"/>
                <w14:checkbox>
                  <w14:checked w14:val="0"/>
                  <w14:checkedState w14:val="2612" w14:font="MS Gothic"/>
                  <w14:uncheckedState w14:val="2610" w14:font="MS Gothic"/>
                </w14:checkbox>
              </w:sdtPr>
              <w:sdtEndPr/>
              <w:sdtContent>
                <w:customXmlDelRangeEnd w:id="10244"/>
                <w:del w:id="10245" w:author="Xuning Wei12232" w:date="2026-07-27T20:53:00Z">
                  <w:r w:rsidR="00BC70C9" w:rsidRPr="00032BAE" w:rsidDel="00061692">
                    <w:rPr>
                      <w:rFonts w:ascii="Segoe UI Symbol" w:eastAsia="仿宋_GB2312" w:hAnsi="Segoe UI Symbol" w:cs="Segoe UI Symbol"/>
                      <w:b/>
                      <w:color w:val="auto"/>
                      <w:sz w:val="18"/>
                      <w:szCs w:val="18"/>
                      <w:lang w:eastAsia="zh-CN" w:bidi="ar"/>
                    </w:rPr>
                    <w:delText>☐</w:delText>
                  </w:r>
                </w:del>
                <w:customXmlDelRangeStart w:id="10246" w:author="Xuning Wei12232" w:date="2026-07-27T20:53:00Z"/>
              </w:sdtContent>
            </w:sdt>
            <w:customXmlDelRangeEnd w:id="10246"/>
            <w:del w:id="10247" w:author="Xuning Wei12232" w:date="2026-07-27T20:53:00Z">
              <w:r w:rsidR="00BC70C9" w:rsidRPr="00032BAE" w:rsidDel="00061692">
                <w:rPr>
                  <w:rFonts w:ascii="Times New Roman" w:eastAsia="仿宋_GB2312" w:hAnsi="Times New Roman" w:cs="Times New Roman"/>
                  <w:b/>
                  <w:color w:val="auto"/>
                  <w:sz w:val="18"/>
                  <w:szCs w:val="18"/>
                  <w:lang w:eastAsia="zh-CN" w:bidi="ar"/>
                </w:rPr>
                <w:delText xml:space="preserve"> </w:delText>
              </w:r>
              <w:r w:rsidR="00BC70C9" w:rsidRPr="00032BAE" w:rsidDel="00061692">
                <w:rPr>
                  <w:rFonts w:ascii="Times New Roman" w:eastAsia="仿宋_GB2312" w:hAnsi="Times New Roman" w:cs="Times New Roman"/>
                  <w:color w:val="auto"/>
                  <w:sz w:val="18"/>
                  <w:szCs w:val="18"/>
                  <w:lang w:eastAsia="zh-CN" w:bidi="ar"/>
                </w:rPr>
                <w:delText>Medium</w:delText>
              </w:r>
            </w:del>
          </w:p>
          <w:p w14:paraId="47304B5A" w14:textId="47C14343" w:rsidR="00BC70C9" w:rsidRPr="00032BAE" w:rsidDel="00061692" w:rsidRDefault="000B6761" w:rsidP="0030647B">
            <w:pPr>
              <w:jc w:val="both"/>
              <w:rPr>
                <w:del w:id="10248" w:author="Xuning Wei12232" w:date="2026-07-27T20:53:00Z"/>
                <w:rFonts w:ascii="Times New Roman" w:eastAsia="仿宋_GB2312" w:hAnsi="Times New Roman" w:cs="Times New Roman"/>
                <w:color w:val="auto"/>
                <w:sz w:val="18"/>
                <w:szCs w:val="18"/>
                <w:lang w:eastAsia="zh-CN" w:bidi="ar"/>
              </w:rPr>
            </w:pPr>
            <w:customXmlDelRangeStart w:id="10249" w:author="Xuning Wei12232" w:date="2026-07-27T20:53:00Z"/>
            <w:sdt>
              <w:sdtPr>
                <w:rPr>
                  <w:rFonts w:ascii="Times New Roman" w:eastAsia="仿宋_GB2312" w:hAnsi="Times New Roman" w:cs="Times New Roman"/>
                  <w:b/>
                  <w:color w:val="auto"/>
                  <w:sz w:val="18"/>
                  <w:szCs w:val="18"/>
                  <w:lang w:eastAsia="zh-CN" w:bidi="ar"/>
                </w:rPr>
                <w:id w:val="1122731236"/>
                <w14:checkbox>
                  <w14:checked w14:val="1"/>
                  <w14:checkedState w14:val="2612" w14:font="MS Gothic"/>
                  <w14:uncheckedState w14:val="2610" w14:font="MS Gothic"/>
                </w14:checkbox>
              </w:sdtPr>
              <w:sdtEndPr/>
              <w:sdtContent>
                <w:customXmlDelRangeEnd w:id="10249"/>
                <w:del w:id="10250" w:author="Xuning Wei12232" w:date="2026-07-27T20:53:00Z">
                  <w:r w:rsidR="00BC70C9" w:rsidRPr="00032BAE" w:rsidDel="00061692">
                    <w:rPr>
                      <w:rFonts w:ascii="Segoe UI Symbol" w:eastAsia="仿宋_GB2312" w:hAnsi="Segoe UI Symbol" w:cs="Segoe UI Symbol"/>
                      <w:b/>
                      <w:color w:val="auto"/>
                      <w:sz w:val="18"/>
                      <w:szCs w:val="18"/>
                      <w:lang w:eastAsia="zh-CN" w:bidi="ar"/>
                    </w:rPr>
                    <w:delText>☒</w:delText>
                  </w:r>
                </w:del>
                <w:customXmlDelRangeStart w:id="10251" w:author="Xuning Wei12232" w:date="2026-07-27T20:53:00Z"/>
              </w:sdtContent>
            </w:sdt>
            <w:customXmlDelRangeEnd w:id="10251"/>
            <w:del w:id="10252" w:author="Xuning Wei12232" w:date="2026-07-27T20:53:00Z">
              <w:r w:rsidR="00BC70C9" w:rsidRPr="00032BAE" w:rsidDel="00061692">
                <w:rPr>
                  <w:rFonts w:ascii="Times New Roman" w:eastAsia="仿宋_GB2312" w:hAnsi="Times New Roman" w:cs="Times New Roman"/>
                  <w:color w:val="auto"/>
                  <w:sz w:val="18"/>
                  <w:szCs w:val="18"/>
                  <w:lang w:eastAsia="zh-CN" w:bidi="ar"/>
                </w:rPr>
                <w:delText xml:space="preserve"> Low</w:delText>
              </w:r>
            </w:del>
          </w:p>
        </w:tc>
        <w:tc>
          <w:tcPr>
            <w:tcW w:w="457" w:type="pct"/>
            <w:vAlign w:val="center"/>
          </w:tcPr>
          <w:p w14:paraId="5D72DDEF" w14:textId="0CAFAD3C" w:rsidR="00BC70C9" w:rsidRPr="00032BAE" w:rsidDel="00061692" w:rsidRDefault="00BC70C9" w:rsidP="0030647B">
            <w:pPr>
              <w:jc w:val="both"/>
              <w:rPr>
                <w:del w:id="10253" w:author="Xuning Wei12232" w:date="2026-07-27T20:53:00Z"/>
                <w:rFonts w:ascii="Times New Roman" w:eastAsia="仿宋_GB2312" w:hAnsi="Times New Roman" w:cs="Times New Roman"/>
                <w:color w:val="auto"/>
                <w:sz w:val="18"/>
                <w:szCs w:val="18"/>
                <w:lang w:eastAsia="zh-CN" w:bidi="ar"/>
              </w:rPr>
            </w:pPr>
            <w:del w:id="10254"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According to The Pilot Plant Real Book Page 10-14&amp;10-15, </w:delText>
              </w:r>
              <w:r w:rsidR="00B870CD" w:rsidRPr="00032BAE" w:rsidDel="00061692">
                <w:rPr>
                  <w:rFonts w:ascii="Times New Roman" w:eastAsia="仿宋_GB2312" w:hAnsi="Times New Roman" w:cs="Times New Roman"/>
                  <w:color w:val="auto"/>
                  <w:sz w:val="18"/>
                  <w:szCs w:val="18"/>
                  <w:lang w:eastAsia="zh-CN" w:bidi="ar"/>
                </w:rPr>
                <w:delText>DMF is compatible with SS and PTFE;</w:delText>
              </w:r>
              <w:r w:rsidRPr="00032BAE" w:rsidDel="00061692">
                <w:rPr>
                  <w:rFonts w:ascii="Times New Roman" w:eastAsia="仿宋_GB2312" w:hAnsi="Times New Roman" w:cs="Times New Roman"/>
                  <w:color w:val="auto"/>
                  <w:sz w:val="18"/>
                  <w:szCs w:val="18"/>
                  <w:lang w:eastAsia="zh-CN" w:bidi="ar"/>
                </w:rPr>
                <w:delText xml:space="preserve"> Based on Asymchem previous campaign production data and experience Dimethylformamide is also co</w:delText>
              </w:r>
              <w:r w:rsidR="00F237F5" w:rsidRPr="00032BAE" w:rsidDel="00061692">
                <w:rPr>
                  <w:rFonts w:ascii="Times New Roman" w:eastAsia="仿宋_GB2312" w:hAnsi="Times New Roman" w:cs="Times New Roman"/>
                  <w:color w:val="auto"/>
                  <w:sz w:val="18"/>
                  <w:szCs w:val="18"/>
                  <w:lang w:eastAsia="zh-CN" w:bidi="ar"/>
                </w:rPr>
                <w:delText>mpatible with Glass, HSS and SS</w:delText>
              </w:r>
            </w:del>
          </w:p>
        </w:tc>
        <w:tc>
          <w:tcPr>
            <w:tcW w:w="990" w:type="pct"/>
            <w:vMerge/>
            <w:vAlign w:val="center"/>
          </w:tcPr>
          <w:p w14:paraId="1AB8EF65" w14:textId="4A958EC5" w:rsidR="00BC70C9" w:rsidRPr="00032BAE" w:rsidDel="00061692" w:rsidRDefault="00BC70C9" w:rsidP="0030647B">
            <w:pPr>
              <w:jc w:val="both"/>
              <w:rPr>
                <w:del w:id="10255" w:author="Xuning Wei12232" w:date="2026-07-27T20:53:00Z"/>
                <w:rFonts w:ascii="Times New Roman" w:eastAsia="仿宋_GB2312" w:hAnsi="Times New Roman" w:cs="Times New Roman"/>
                <w:color w:val="auto"/>
                <w:sz w:val="20"/>
                <w:szCs w:val="20"/>
                <w:lang w:eastAsia="zh-CN" w:bidi="ar"/>
              </w:rPr>
            </w:pPr>
          </w:p>
        </w:tc>
      </w:tr>
      <w:tr w:rsidR="006F2AFC" w:rsidRPr="00032BAE" w:rsidDel="00061692" w14:paraId="65AD70E1" w14:textId="701C802E" w:rsidTr="00656FD7">
        <w:trPr>
          <w:trHeight w:val="397"/>
          <w:del w:id="10256" w:author="Xuning Wei12232" w:date="2026-07-27T20:53:00Z"/>
        </w:trPr>
        <w:tc>
          <w:tcPr>
            <w:tcW w:w="269" w:type="pct"/>
            <w:vMerge w:val="restart"/>
            <w:shd w:val="clear" w:color="auto" w:fill="FFFFFF" w:themeFill="background1"/>
            <w:vAlign w:val="center"/>
          </w:tcPr>
          <w:p w14:paraId="6D18CB95" w14:textId="24B46B23" w:rsidR="006F2AFC" w:rsidRPr="00032BAE" w:rsidDel="00061692" w:rsidRDefault="006F2AFC" w:rsidP="006F2AFC">
            <w:pPr>
              <w:jc w:val="both"/>
              <w:rPr>
                <w:del w:id="10257" w:author="Xuning Wei12232" w:date="2026-07-27T20:53:00Z"/>
                <w:rFonts w:ascii="Times New Roman" w:eastAsia="仿宋_GB2312" w:hAnsi="Times New Roman" w:cs="Times New Roman"/>
                <w:color w:val="auto"/>
                <w:sz w:val="18"/>
                <w:szCs w:val="18"/>
                <w:lang w:eastAsia="zh-CN" w:bidi="ar"/>
              </w:rPr>
            </w:pPr>
            <w:del w:id="10258" w:author="Xuning Wei12232" w:date="2026-07-27T20:53:00Z">
              <w:r w:rsidDel="00061692">
                <w:rPr>
                  <w:rFonts w:ascii="Times New Roman" w:eastAsia="仿宋_GB2312" w:hAnsi="Times New Roman" w:cs="Times New Roman"/>
                  <w:color w:val="auto"/>
                  <w:sz w:val="18"/>
                  <w:szCs w:val="18"/>
                  <w:lang w:eastAsia="zh-CN" w:bidi="ar"/>
                </w:rPr>
                <w:delText>15</w:delText>
              </w:r>
            </w:del>
          </w:p>
        </w:tc>
        <w:tc>
          <w:tcPr>
            <w:tcW w:w="1365" w:type="pct"/>
            <w:vMerge w:val="restart"/>
            <w:shd w:val="clear" w:color="auto" w:fill="FFFFFF" w:themeFill="background1"/>
            <w:vAlign w:val="center"/>
          </w:tcPr>
          <w:p w14:paraId="6B46F25C" w14:textId="063D46C5" w:rsidR="006F2AFC" w:rsidRPr="00032BAE" w:rsidDel="00061692" w:rsidRDefault="006F2AFC" w:rsidP="006F2AFC">
            <w:pPr>
              <w:jc w:val="both"/>
              <w:rPr>
                <w:del w:id="10259" w:author="Xuning Wei12232" w:date="2026-07-27T20:53:00Z"/>
                <w:rFonts w:ascii="Times New Roman" w:eastAsia="等线" w:hAnsi="Times New Roman" w:cs="Times New Roman"/>
                <w:bCs w:val="0"/>
                <w:color w:val="auto"/>
                <w:kern w:val="0"/>
                <w:sz w:val="18"/>
                <w:szCs w:val="18"/>
                <w:lang w:eastAsia="zh-CN"/>
              </w:rPr>
            </w:pPr>
            <w:del w:id="10260" w:author="Xuning Wei12232" w:date="2026-07-27T20:53:00Z">
              <w:r w:rsidRPr="004B098E" w:rsidDel="00061692">
                <w:rPr>
                  <w:rFonts w:ascii="Times New Roman" w:eastAsia="等线" w:hAnsi="Times New Roman" w:cs="Times New Roman"/>
                  <w:color w:val="000000" w:themeColor="text1"/>
                  <w:sz w:val="18"/>
                  <w:szCs w:val="18"/>
                </w:rPr>
                <w:delText xml:space="preserve">Add </w:delText>
              </w:r>
              <w:r w:rsidRPr="004B098E" w:rsidDel="00061692">
                <w:rPr>
                  <w:rFonts w:ascii="Times New Roman" w:eastAsia="等线" w:hAnsi="Times New Roman" w:cs="Times New Roman"/>
                  <w:color w:val="000000" w:themeColor="text1"/>
                  <w:sz w:val="18"/>
                  <w:szCs w:val="18"/>
                  <w:lang w:eastAsia="zh-CN"/>
                </w:rPr>
                <w:delText>4.0 V DMF (3.792 kg/kg)</w:delText>
              </w:r>
              <w:r w:rsidRPr="004B098E" w:rsidDel="00061692">
                <w:rPr>
                  <w:rFonts w:ascii="Times New Roman" w:eastAsia="等线" w:hAnsi="Times New Roman" w:cs="Times New Roman"/>
                  <w:color w:val="000000" w:themeColor="text1"/>
                  <w:sz w:val="18"/>
                  <w:szCs w:val="18"/>
                </w:rPr>
                <w:delText xml:space="preserve"> 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Start the stirrer. Then add 2.0eq. </w:delText>
              </w:r>
              <w:r w:rsidRPr="004B098E" w:rsidDel="00061692">
                <w:rPr>
                  <w:rFonts w:ascii="Times New Roman" w:eastAsia="等线" w:hAnsi="Times New Roman" w:cs="Times New Roman"/>
                  <w:bCs w:val="0"/>
                  <w:color w:val="000000" w:themeColor="text1"/>
                  <w:sz w:val="18"/>
                  <w:szCs w:val="18"/>
                </w:rPr>
                <w:delText>Fmoc-L-Phe-OH</w:delText>
              </w:r>
              <w:r w:rsidRPr="004B098E" w:rsidDel="00061692">
                <w:rPr>
                  <w:rFonts w:ascii="Times New Roman" w:eastAsia="等线" w:hAnsi="Times New Roman" w:cs="Times New Roman"/>
                  <w:color w:val="000000" w:themeColor="text1"/>
                  <w:sz w:val="18"/>
                  <w:szCs w:val="18"/>
                </w:rPr>
                <w:delText xml:space="preserve">. Stir until dissolved clearly by visual check. </w:delText>
              </w:r>
              <w:r w:rsidRPr="004B098E" w:rsidDel="00061692">
                <w:rPr>
                  <w:rFonts w:ascii="Times New Roman" w:eastAsia="等线" w:hAnsi="Times New Roman" w:cs="Times New Roman"/>
                  <w:bCs w:val="0"/>
                  <w:color w:val="000000" w:themeColor="text1"/>
                  <w:sz w:val="18"/>
                  <w:szCs w:val="18"/>
                </w:rPr>
                <w:delText>Cool the mixture to 5±5℃</w:delText>
              </w:r>
              <w:r w:rsidRPr="004B098E" w:rsidDel="00061692">
                <w:rPr>
                  <w:rFonts w:ascii="Times New Roman" w:eastAsia="等线" w:hAnsi="Times New Roman" w:cs="Times New Roman"/>
                  <w:color w:val="000000" w:themeColor="text1"/>
                  <w:sz w:val="18"/>
                  <w:szCs w:val="18"/>
                </w:rPr>
                <w:delText>. Maintain for next operation at 5±5 ℃ (target: 5℃).</w:delText>
              </w:r>
              <w:r w:rsidRPr="004B098E" w:rsidDel="00061692">
                <w:rPr>
                  <w:rFonts w:ascii="Times New Roman" w:eastAsia="等线" w:hAnsi="Times New Roman" w:cs="Times New Roman"/>
                  <w:color w:val="000000" w:themeColor="text1"/>
                  <w:sz w:val="18"/>
                  <w:szCs w:val="18"/>
                  <w:lang w:eastAsia="zh-CN"/>
                </w:rPr>
                <w:delText xml:space="preserve"> </w:delText>
              </w:r>
              <w:r w:rsidRPr="004B098E" w:rsidDel="00061692">
                <w:rPr>
                  <w:rFonts w:ascii="Times New Roman" w:eastAsia="等线" w:hAnsi="Times New Roman" w:cs="Times New Roman"/>
                  <w:color w:val="000000" w:themeColor="text1"/>
                  <w:sz w:val="18"/>
                  <w:szCs w:val="18"/>
                </w:rPr>
                <w:delText>Add 2.0eq.</w:delText>
              </w:r>
              <w:r w:rsidRPr="004B098E" w:rsidDel="00061692">
                <w:rPr>
                  <w:rFonts w:ascii="Times New Roman" w:eastAsia="等线" w:hAnsi="Times New Roman" w:cs="Times New Roman"/>
                  <w:bCs w:val="0"/>
                  <w:color w:val="000000" w:themeColor="text1"/>
                  <w:sz w:val="18"/>
                  <w:szCs w:val="18"/>
                </w:rPr>
                <w:delText xml:space="preserve"> PyBOP</w:delText>
              </w:r>
              <w:r w:rsidRPr="004B098E" w:rsidDel="00061692">
                <w:rPr>
                  <w:rFonts w:ascii="Times New Roman" w:eastAsia="等线" w:hAnsi="Times New Roman" w:cs="Times New Roman"/>
                  <w:color w:val="000000" w:themeColor="text1"/>
                  <w:sz w:val="18"/>
                  <w:szCs w:val="18"/>
                </w:rPr>
                <w:delText xml:space="preserve"> and 2.0eq. </w:delText>
              </w:r>
              <w:r w:rsidRPr="004B098E" w:rsidDel="00061692">
                <w:rPr>
                  <w:rFonts w:ascii="Times New Roman" w:eastAsia="等线" w:hAnsi="Times New Roman" w:cs="Times New Roman"/>
                  <w:bCs w:val="0"/>
                  <w:color w:val="000000" w:themeColor="text1"/>
                  <w:sz w:val="18"/>
                  <w:szCs w:val="18"/>
                </w:rPr>
                <w:delText>OxymaPure</w:delText>
              </w:r>
              <w:r w:rsidRPr="004B098E" w:rsidDel="00061692">
                <w:rPr>
                  <w:rFonts w:ascii="Times New Roman" w:eastAsia="等线" w:hAnsi="Times New Roman" w:cs="Times New Roman"/>
                  <w:color w:val="000000" w:themeColor="text1"/>
                  <w:sz w:val="18"/>
                  <w:szCs w:val="18"/>
                </w:rPr>
                <w:delText xml:space="preserve"> 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at 5±5℃ (target: 5℃), rinse the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with 1.0 V DMF</w:delText>
              </w:r>
              <w:r w:rsidRPr="004B098E" w:rsidDel="00061692">
                <w:rPr>
                  <w:rFonts w:ascii="Times New Roman" w:eastAsia="仿宋_GB2312" w:hAnsi="Times New Roman" w:cs="Times New Roman"/>
                  <w:color w:val="000000" w:themeColor="text1"/>
                  <w:sz w:val="18"/>
                  <w:szCs w:val="18"/>
                  <w:lang w:eastAsia="zh-CN"/>
                </w:rPr>
                <w:delText xml:space="preserve"> (0.948 kg/kg)</w:delText>
              </w:r>
              <w:r w:rsidRPr="004B098E" w:rsidDel="00061692">
                <w:rPr>
                  <w:rFonts w:ascii="Times New Roman" w:eastAsia="等线" w:hAnsi="Times New Roman" w:cs="Times New Roman"/>
                  <w:color w:val="000000" w:themeColor="text1"/>
                  <w:sz w:val="18"/>
                  <w:szCs w:val="18"/>
                </w:rPr>
                <w:delText xml:space="preserve">. Add 3.0 eq. </w:delText>
              </w:r>
              <w:r w:rsidRPr="004B098E" w:rsidDel="00061692">
                <w:rPr>
                  <w:rFonts w:ascii="Times New Roman" w:eastAsia="等线" w:hAnsi="Times New Roman" w:cs="Times New Roman"/>
                  <w:bCs w:val="0"/>
                  <w:color w:val="000000" w:themeColor="text1"/>
                  <w:sz w:val="18"/>
                  <w:szCs w:val="18"/>
                </w:rPr>
                <w:delText>DIPEA</w:delText>
              </w:r>
              <w:r w:rsidRPr="004B098E" w:rsidDel="00061692">
                <w:rPr>
                  <w:rFonts w:ascii="Times New Roman" w:eastAsia="等线" w:hAnsi="Times New Roman" w:cs="Times New Roman"/>
                  <w:color w:val="000000" w:themeColor="text1"/>
                  <w:sz w:val="18"/>
                  <w:szCs w:val="18"/>
                </w:rPr>
                <w:delText xml:space="preserve"> 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the addition rate depends on temperature control. Activate for 20</w:delText>
              </w:r>
              <w:r w:rsidRPr="004B098E" w:rsidDel="00061692">
                <w:rPr>
                  <w:rFonts w:ascii="Times New Roman" w:eastAsia="等线" w:hAnsi="Times New Roman" w:cs="Times New Roman" w:hint="eastAsia"/>
                  <w:color w:val="000000" w:themeColor="text1"/>
                  <w:sz w:val="18"/>
                  <w:szCs w:val="18"/>
                  <w:lang w:eastAsia="zh-CN"/>
                </w:rPr>
                <w:delText>±</w:delText>
              </w:r>
              <w:r w:rsidRPr="004B098E" w:rsidDel="00061692">
                <w:rPr>
                  <w:rFonts w:ascii="Times New Roman" w:eastAsia="等线" w:hAnsi="Times New Roman" w:cs="Times New Roman"/>
                  <w:color w:val="000000" w:themeColor="text1"/>
                  <w:sz w:val="18"/>
                  <w:szCs w:val="18"/>
                </w:rPr>
                <w:delText xml:space="preserve">5 min at 5±5℃ (target: 5℃). Add </w:delText>
              </w:r>
              <w:r w:rsidRPr="004B098E" w:rsidDel="00061692">
                <w:rPr>
                  <w:rFonts w:ascii="Times New Roman" w:eastAsia="仿宋_GB2312" w:hAnsi="Times New Roman" w:cs="Times New Roman"/>
                  <w:color w:val="000000" w:themeColor="text1"/>
                  <w:sz w:val="18"/>
                  <w:szCs w:val="18"/>
                  <w:lang w:eastAsia="zh-CN"/>
                </w:rPr>
                <w:delText>2.0v DMF (1.896 kg/kg)</w:delText>
              </w:r>
              <w:r w:rsidRPr="004B098E" w:rsidDel="00061692">
                <w:rPr>
                  <w:rFonts w:ascii="Times New Roman" w:eastAsia="等线" w:hAnsi="Times New Roman" w:cs="Times New Roman"/>
                  <w:color w:val="000000" w:themeColor="text1"/>
                  <w:sz w:val="18"/>
                  <w:szCs w:val="18"/>
                </w:rPr>
                <w:delText xml:space="preserve"> 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等线" w:hAnsi="Times New Roman" w:cs="Times New Roman"/>
                  <w:color w:val="000000" w:themeColor="text1"/>
                  <w:sz w:val="18"/>
                  <w:szCs w:val="18"/>
                </w:rPr>
                <w:delText>,</w:delText>
              </w:r>
              <w:r w:rsidRPr="004B098E" w:rsidDel="00061692">
                <w:rPr>
                  <w:rFonts w:ascii="Times New Roman" w:eastAsia="等线" w:hAnsi="Times New Roman" w:cs="Times New Roman"/>
                  <w:color w:val="000000" w:themeColor="text1"/>
                  <w:sz w:val="18"/>
                  <w:szCs w:val="18"/>
                  <w:lang w:eastAsia="zh-CN"/>
                </w:rPr>
                <w:delText xml:space="preserve"> </w:delText>
              </w:r>
              <w:r w:rsidRPr="004B098E" w:rsidDel="00061692">
                <w:rPr>
                  <w:rFonts w:ascii="Times New Roman" w:eastAsia="等线" w:hAnsi="Times New Roman" w:cs="Times New Roman"/>
                  <w:color w:val="000000" w:themeColor="text1"/>
                  <w:sz w:val="18"/>
                  <w:szCs w:val="18"/>
                </w:rPr>
                <w:delText xml:space="preserve">Start the agitator. Transfer the mixture in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 xml:space="preserve">-R01 </w:delText>
              </w:r>
              <w:r w:rsidRPr="004B098E" w:rsidDel="00061692">
                <w:rPr>
                  <w:rFonts w:ascii="Times New Roman" w:eastAsia="等线" w:hAnsi="Times New Roman" w:cs="Times New Roman"/>
                  <w:color w:val="000000" w:themeColor="text1"/>
                  <w:sz w:val="18"/>
                  <w:szCs w:val="18"/>
                </w:rPr>
                <w:delText xml:space="preserve">into </w:delText>
              </w:r>
              <w:r w:rsidRPr="004B098E" w:rsidDel="00061692">
                <w:rPr>
                  <w:rFonts w:ascii="Times New Roman" w:eastAsia="仿宋_GB2312" w:hAnsi="Times New Roman" w:cs="Times New Roman"/>
                  <w:b/>
                  <w:color w:val="000000" w:themeColor="text1"/>
                  <w:sz w:val="18"/>
                  <w:szCs w:val="18"/>
                </w:rPr>
                <w:delText>TJ4S-1213-Sy1</w:delText>
              </w:r>
              <w:r w:rsidRPr="004B098E" w:rsidDel="00061692">
                <w:rPr>
                  <w:rFonts w:ascii="Times New Roman" w:eastAsia="仿宋_GB2312" w:hAnsi="Times New Roman" w:cs="Times New Roman"/>
                  <w:b/>
                  <w:color w:val="000000" w:themeColor="text1"/>
                  <w:sz w:val="18"/>
                  <w:szCs w:val="18"/>
                  <w:lang w:eastAsia="zh-CN"/>
                </w:rPr>
                <w:delText>5</w:delText>
              </w:r>
              <w:r w:rsidRPr="004B098E" w:rsidDel="00061692">
                <w:rPr>
                  <w:rFonts w:ascii="Times New Roman" w:eastAsia="等线" w:hAnsi="Times New Roman" w:cs="Times New Roman"/>
                  <w:color w:val="000000" w:themeColor="text1"/>
                  <w:sz w:val="18"/>
                  <w:szCs w:val="18"/>
                </w:rPr>
                <w:delText xml:space="preserve">. Add </w:delText>
              </w:r>
              <w:r w:rsidRPr="004B098E" w:rsidDel="00061692">
                <w:rPr>
                  <w:rFonts w:ascii="Times New Roman" w:eastAsia="仿宋_GB2312" w:hAnsi="Times New Roman" w:cs="Times New Roman"/>
                  <w:color w:val="000000" w:themeColor="text1"/>
                  <w:sz w:val="18"/>
                  <w:szCs w:val="18"/>
                  <w:lang w:eastAsia="zh-CN"/>
                </w:rPr>
                <w:delText>1.0 V DMF (0.948 kg/kg)</w:delText>
              </w:r>
              <w:r w:rsidRPr="004B098E" w:rsidDel="00061692">
                <w:rPr>
                  <w:rFonts w:ascii="Times New Roman" w:eastAsia="等线" w:hAnsi="Times New Roman" w:cs="Times New Roman"/>
                  <w:color w:val="000000" w:themeColor="text1"/>
                  <w:sz w:val="18"/>
                  <w:szCs w:val="18"/>
                </w:rPr>
                <w:delText xml:space="preserve"> 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842" w:type="pct"/>
            <w:vMerge w:val="restart"/>
            <w:shd w:val="clear" w:color="auto" w:fill="FFFFFF" w:themeFill="background1"/>
            <w:vAlign w:val="center"/>
          </w:tcPr>
          <w:p w14:paraId="6A8E33D4" w14:textId="7C5FD119" w:rsidR="006F2AFC" w:rsidRPr="00032BAE" w:rsidDel="00061692" w:rsidRDefault="006F2AFC" w:rsidP="006F2AFC">
            <w:pPr>
              <w:jc w:val="both"/>
              <w:rPr>
                <w:del w:id="10261" w:author="Xuning Wei12232" w:date="2026-07-27T20:53:00Z"/>
                <w:rFonts w:ascii="Times New Roman" w:hAnsi="Times New Roman" w:cs="Times New Roman"/>
                <w:color w:val="auto"/>
                <w:sz w:val="18"/>
                <w:szCs w:val="18"/>
                <w:shd w:val="clear" w:color="auto" w:fill="FFFFFF"/>
              </w:rPr>
            </w:pPr>
            <w:del w:id="10262" w:author="Xuning Wei12232" w:date="2026-07-27T20:53:00Z">
              <w:r w:rsidRPr="00032BAE" w:rsidDel="00061692">
                <w:rPr>
                  <w:rFonts w:ascii="Times New Roman" w:hAnsi="Times New Roman" w:cs="Times New Roman"/>
                  <w:color w:val="auto"/>
                  <w:sz w:val="18"/>
                  <w:szCs w:val="18"/>
                  <w:shd w:val="clear" w:color="auto" w:fill="FFFFFF"/>
                </w:rPr>
                <w:delText>Transfer pump material:SS</w:delText>
              </w:r>
            </w:del>
            <w:ins w:id="10263" w:author="Johan Granander" w:date="2026-05-04T11:56:00Z">
              <w:del w:id="10264" w:author="Xuning Wei12232" w:date="2026-07-27T20:53:00Z">
                <w:r w:rsidRPr="00032BAE" w:rsidDel="00061692">
                  <w:rPr>
                    <w:rFonts w:ascii="Times New Roman" w:hAnsi="Times New Roman" w:cs="Times New Roman"/>
                    <w:color w:val="auto"/>
                    <w:sz w:val="18"/>
                    <w:szCs w:val="18"/>
                    <w:shd w:val="clear" w:color="auto" w:fill="FFFFFF"/>
                  </w:rPr>
                  <w:delText>material: SS</w:delText>
                </w:r>
              </w:del>
            </w:ins>
            <w:del w:id="10265" w:author="Xuning Wei12232" w:date="2026-07-27T20:53:00Z">
              <w:r w:rsidRPr="00032BAE" w:rsidDel="00061692">
                <w:rPr>
                  <w:rFonts w:ascii="Times New Roman" w:hAnsi="Times New Roman" w:cs="Times New Roman"/>
                  <w:color w:val="auto"/>
                  <w:sz w:val="18"/>
                  <w:szCs w:val="18"/>
                  <w:shd w:val="clear" w:color="auto" w:fill="FFFFFF"/>
                </w:rPr>
                <w:delText>316+PTFE</w:delText>
              </w:r>
            </w:del>
          </w:p>
          <w:p w14:paraId="6C673882" w14:textId="02E5A10D" w:rsidR="006F2AFC" w:rsidRPr="00032BAE" w:rsidDel="00061692" w:rsidRDefault="006F2AFC" w:rsidP="006F2AFC">
            <w:pPr>
              <w:jc w:val="both"/>
              <w:rPr>
                <w:del w:id="10266" w:author="Xuning Wei12232" w:date="2026-07-27T20:53:00Z"/>
                <w:rFonts w:ascii="Times New Roman" w:eastAsia="仿宋_GB2312" w:hAnsi="Times New Roman" w:cs="Times New Roman"/>
                <w:color w:val="auto"/>
                <w:sz w:val="18"/>
                <w:szCs w:val="18"/>
              </w:rPr>
            </w:pPr>
            <w:del w:id="10267" w:author="Xuning Wei12232" w:date="2026-07-27T20:53:00Z">
              <w:r w:rsidRPr="00032BAE" w:rsidDel="00061692">
                <w:rPr>
                  <w:rFonts w:ascii="Times New Roman" w:eastAsia="仿宋_GB2312" w:hAnsi="Times New Roman" w:cs="Times New Roman"/>
                  <w:color w:val="auto"/>
                  <w:sz w:val="18"/>
                  <w:szCs w:val="18"/>
                </w:rPr>
                <w:delText>Charging line: SS</w:delText>
              </w:r>
            </w:del>
          </w:p>
          <w:p w14:paraId="2636D4DD" w14:textId="06928B78" w:rsidR="006F2AFC" w:rsidRPr="00032BAE" w:rsidDel="00061692" w:rsidRDefault="006F2AFC" w:rsidP="006F2AFC">
            <w:pPr>
              <w:jc w:val="both"/>
              <w:rPr>
                <w:del w:id="10268" w:author="Xuning Wei12232" w:date="2026-07-27T20:53:00Z"/>
                <w:rFonts w:ascii="Times New Roman" w:eastAsia="仿宋_GB2312" w:hAnsi="Times New Roman" w:cs="Times New Roman"/>
                <w:color w:val="auto"/>
                <w:sz w:val="18"/>
                <w:szCs w:val="18"/>
                <w:lang w:eastAsia="zh-CN" w:bidi="ar"/>
              </w:rPr>
            </w:pPr>
            <w:del w:id="10269" w:author="Xuning Wei12232" w:date="2026-07-27T20:53:00Z">
              <w:r w:rsidRPr="00032BAE" w:rsidDel="00061692">
                <w:rPr>
                  <w:rFonts w:ascii="Times New Roman" w:eastAsia="仿宋_GB2312" w:hAnsi="Times New Roman" w:cs="Times New Roman"/>
                  <w:color w:val="auto"/>
                  <w:sz w:val="18"/>
                  <w:szCs w:val="18"/>
                  <w:lang w:eastAsia="zh-CN" w:bidi="ar"/>
                </w:rPr>
                <w:delText>Reactor (inner surface, temperature probe, agitator): C-276</w:delText>
              </w:r>
            </w:del>
          </w:p>
          <w:p w14:paraId="2090E7D2" w14:textId="3EFD2381" w:rsidR="006F2AFC" w:rsidRPr="00032BAE" w:rsidDel="00061692" w:rsidRDefault="006F2AFC" w:rsidP="006F2AFC">
            <w:pPr>
              <w:jc w:val="both"/>
              <w:rPr>
                <w:del w:id="10270" w:author="Xuning Wei12232" w:date="2026-07-27T20:53:00Z"/>
                <w:rFonts w:ascii="Times New Roman" w:eastAsia="仿宋_GB2312" w:hAnsi="Times New Roman" w:cs="Times New Roman"/>
                <w:color w:val="auto"/>
                <w:sz w:val="18"/>
                <w:szCs w:val="18"/>
                <w:lang w:eastAsia="zh-CN" w:bidi="ar"/>
              </w:rPr>
            </w:pPr>
            <w:del w:id="10271"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Valve, gasket: PTFE </w:delText>
              </w:r>
            </w:del>
          </w:p>
          <w:p w14:paraId="2CB13510" w14:textId="1047EC73" w:rsidR="006F2AFC" w:rsidRPr="00032BAE" w:rsidDel="00061692" w:rsidRDefault="006F2AFC" w:rsidP="006F2AFC">
            <w:pPr>
              <w:jc w:val="both"/>
              <w:rPr>
                <w:del w:id="10272" w:author="Xuning Wei12232" w:date="2026-07-27T20:53:00Z"/>
                <w:rFonts w:ascii="Times New Roman" w:eastAsia="仿宋_GB2312" w:hAnsi="Times New Roman" w:cs="Times New Roman"/>
                <w:color w:val="auto"/>
                <w:sz w:val="18"/>
                <w:szCs w:val="18"/>
                <w:lang w:eastAsia="zh-CN" w:bidi="ar"/>
              </w:rPr>
            </w:pPr>
            <w:del w:id="10273"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Sight glass: GL </w:delText>
              </w:r>
            </w:del>
          </w:p>
          <w:p w14:paraId="1BE4C7A5" w14:textId="3246B06D" w:rsidR="006F2AFC" w:rsidRPr="00032BAE" w:rsidDel="00061692" w:rsidRDefault="006F2AFC" w:rsidP="006F2AFC">
            <w:pPr>
              <w:jc w:val="both"/>
              <w:rPr>
                <w:del w:id="10274" w:author="Xuning Wei12232" w:date="2026-07-27T20:53:00Z"/>
                <w:rFonts w:ascii="Times New Roman" w:eastAsia="仿宋_GB2312" w:hAnsi="Times New Roman" w:cs="Times New Roman"/>
                <w:color w:val="auto"/>
                <w:sz w:val="18"/>
                <w:szCs w:val="18"/>
                <w:lang w:eastAsia="zh-CN" w:bidi="ar"/>
              </w:rPr>
            </w:pPr>
            <w:del w:id="10275" w:author="Xuning Wei12232" w:date="2026-07-27T20:53:00Z">
              <w:r w:rsidRPr="00032BAE" w:rsidDel="00061692">
                <w:rPr>
                  <w:rFonts w:ascii="Times New Roman" w:eastAsia="仿宋_GB2312" w:hAnsi="Times New Roman" w:cs="Times New Roman"/>
                  <w:color w:val="auto"/>
                  <w:sz w:val="18"/>
                  <w:szCs w:val="18"/>
                  <w:lang w:eastAsia="zh-CN" w:bidi="ar"/>
                </w:rPr>
                <w:delText>Charging line for DIPEA: PTFE</w:delText>
              </w:r>
            </w:del>
          </w:p>
          <w:p w14:paraId="6FFED1DC" w14:textId="5CEB055C" w:rsidR="006F2AFC" w:rsidRPr="00032BAE" w:rsidDel="00061692" w:rsidRDefault="006F2AFC" w:rsidP="006F2AFC">
            <w:pPr>
              <w:jc w:val="both"/>
              <w:rPr>
                <w:del w:id="10276" w:author="Xuning Wei12232" w:date="2026-07-27T20:53:00Z"/>
                <w:rFonts w:ascii="Times New Roman" w:eastAsia="仿宋_GB2312" w:hAnsi="Times New Roman" w:cs="Times New Roman"/>
                <w:color w:val="auto"/>
                <w:sz w:val="18"/>
                <w:szCs w:val="18"/>
                <w:lang w:eastAsia="zh-CN" w:bidi="ar"/>
              </w:rPr>
            </w:pPr>
            <w:del w:id="10277" w:author="Xuning Wei12232" w:date="2026-07-27T20:53:00Z">
              <w:r w:rsidRPr="00032BAE" w:rsidDel="00061692">
                <w:rPr>
                  <w:rFonts w:ascii="Times New Roman" w:eastAsia="仿宋_GB2312" w:hAnsi="Times New Roman" w:cs="Times New Roman"/>
                  <w:color w:val="auto"/>
                  <w:sz w:val="18"/>
                  <w:szCs w:val="18"/>
                  <w:lang w:eastAsia="zh-CN" w:bidi="ar"/>
                </w:rPr>
                <w:delText>Add solid material: LDPE</w:delText>
              </w:r>
            </w:del>
          </w:p>
        </w:tc>
        <w:tc>
          <w:tcPr>
            <w:tcW w:w="346" w:type="pct"/>
            <w:vMerge w:val="restart"/>
            <w:shd w:val="clear" w:color="auto" w:fill="FFFFFF" w:themeFill="background1"/>
            <w:vAlign w:val="center"/>
          </w:tcPr>
          <w:p w14:paraId="1DC5CB47" w14:textId="3F398A5D" w:rsidR="006F2AFC" w:rsidRPr="00032BAE" w:rsidDel="00061692" w:rsidRDefault="006F2AFC" w:rsidP="006F2AFC">
            <w:pPr>
              <w:jc w:val="both"/>
              <w:rPr>
                <w:del w:id="10278" w:author="Xuning Wei12232" w:date="2026-07-27T20:53:00Z"/>
                <w:rFonts w:ascii="Times New Roman" w:eastAsia="仿宋_GB2312" w:hAnsi="Times New Roman" w:cs="Times New Roman"/>
                <w:color w:val="auto"/>
                <w:sz w:val="18"/>
                <w:szCs w:val="18"/>
                <w:lang w:eastAsia="zh-CN" w:bidi="ar"/>
              </w:rPr>
            </w:pPr>
            <w:del w:id="10279"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96" w:type="pct"/>
            <w:vMerge w:val="restart"/>
            <w:shd w:val="clear" w:color="auto" w:fill="FFFFFF" w:themeFill="background1"/>
            <w:vAlign w:val="center"/>
          </w:tcPr>
          <w:p w14:paraId="48141B10" w14:textId="1D7DF9DD" w:rsidR="006F2AFC" w:rsidRPr="00032BAE" w:rsidDel="00061692" w:rsidRDefault="006F2AFC" w:rsidP="006F2AFC">
            <w:pPr>
              <w:jc w:val="both"/>
              <w:rPr>
                <w:del w:id="10280" w:author="Xuning Wei12232" w:date="2026-07-27T20:53:00Z"/>
                <w:rFonts w:ascii="Times New Roman" w:eastAsia="仿宋_GB2312" w:hAnsi="Times New Roman" w:cs="Times New Roman"/>
                <w:color w:val="auto"/>
                <w:sz w:val="18"/>
                <w:szCs w:val="18"/>
                <w:lang w:eastAsia="zh-CN" w:bidi="ar"/>
              </w:rPr>
            </w:pPr>
            <w:del w:id="10281"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35" w:type="pct"/>
            <w:vAlign w:val="center"/>
          </w:tcPr>
          <w:p w14:paraId="465F1E76" w14:textId="201A8817" w:rsidR="006F2AFC" w:rsidRPr="00032BAE" w:rsidDel="00061692" w:rsidRDefault="000B6761" w:rsidP="006F2AFC">
            <w:pPr>
              <w:jc w:val="both"/>
              <w:rPr>
                <w:del w:id="10282" w:author="Xuning Wei12232" w:date="2026-07-27T20:53:00Z"/>
                <w:rFonts w:ascii="Times New Roman" w:eastAsia="仿宋_GB2312" w:hAnsi="Times New Roman" w:cs="Times New Roman"/>
                <w:color w:val="auto"/>
                <w:sz w:val="18"/>
                <w:szCs w:val="18"/>
                <w:lang w:eastAsia="zh-CN" w:bidi="ar"/>
              </w:rPr>
            </w:pPr>
            <w:customXmlDelRangeStart w:id="10283" w:author="Xuning Wei12232" w:date="2026-07-27T20:53:00Z"/>
            <w:sdt>
              <w:sdtPr>
                <w:rPr>
                  <w:rFonts w:ascii="Times New Roman" w:eastAsia="仿宋_GB2312" w:hAnsi="Times New Roman" w:cs="Times New Roman"/>
                  <w:color w:val="auto"/>
                  <w:sz w:val="18"/>
                  <w:szCs w:val="18"/>
                  <w:lang w:eastAsia="zh-CN" w:bidi="ar"/>
                </w:rPr>
                <w:id w:val="1937700617"/>
                <w14:checkbox>
                  <w14:checked w14:val="1"/>
                  <w14:checkedState w14:val="2612" w14:font="MS Gothic"/>
                  <w14:uncheckedState w14:val="2610" w14:font="MS Gothic"/>
                </w14:checkbox>
              </w:sdtPr>
              <w:sdtEndPr/>
              <w:sdtContent>
                <w:customXmlDelRangeEnd w:id="10283"/>
                <w:del w:id="10284" w:author="Xuning Wei12232" w:date="2026-07-27T20:53:00Z">
                  <w:r w:rsidR="006F2AFC" w:rsidRPr="00032BAE" w:rsidDel="00061692">
                    <w:rPr>
                      <w:rFonts w:ascii="Segoe UI Symbol" w:eastAsia="MS Gothic" w:hAnsi="Segoe UI Symbol" w:cs="Segoe UI Symbol"/>
                      <w:color w:val="auto"/>
                      <w:sz w:val="18"/>
                      <w:szCs w:val="18"/>
                      <w:lang w:eastAsia="zh-CN" w:bidi="ar"/>
                    </w:rPr>
                    <w:delText>☒</w:delText>
                  </w:r>
                </w:del>
                <w:customXmlDelRangeStart w:id="10285" w:author="Xuning Wei12232" w:date="2026-07-27T20:53:00Z"/>
              </w:sdtContent>
            </w:sdt>
            <w:customXmlDelRangeEnd w:id="10285"/>
            <w:del w:id="10286" w:author="Xuning Wei12232" w:date="2026-07-27T20:53:00Z">
              <w:r w:rsidR="006F2AFC" w:rsidRPr="00032BAE" w:rsidDel="00061692">
                <w:rPr>
                  <w:rFonts w:ascii="Times New Roman" w:eastAsia="仿宋_GB2312" w:hAnsi="Times New Roman" w:cs="Times New Roman"/>
                  <w:color w:val="auto"/>
                  <w:sz w:val="18"/>
                  <w:szCs w:val="18"/>
                  <w:lang w:eastAsia="zh-CN" w:bidi="ar"/>
                </w:rPr>
                <w:delText>Yes</w:delText>
              </w:r>
            </w:del>
          </w:p>
        </w:tc>
        <w:tc>
          <w:tcPr>
            <w:tcW w:w="457" w:type="pct"/>
            <w:vAlign w:val="center"/>
          </w:tcPr>
          <w:p w14:paraId="4A20730D" w14:textId="2C167E0C" w:rsidR="006F2AFC" w:rsidRPr="00032BAE" w:rsidDel="00061692" w:rsidRDefault="000B6761" w:rsidP="006F2AFC">
            <w:pPr>
              <w:jc w:val="both"/>
              <w:rPr>
                <w:del w:id="10287" w:author="Xuning Wei12232" w:date="2026-07-27T20:53:00Z"/>
                <w:rFonts w:ascii="Times New Roman" w:eastAsia="仿宋_GB2312" w:hAnsi="Times New Roman" w:cs="Times New Roman"/>
                <w:color w:val="auto"/>
                <w:sz w:val="18"/>
                <w:szCs w:val="18"/>
                <w:lang w:eastAsia="zh-CN" w:bidi="ar"/>
              </w:rPr>
            </w:pPr>
            <w:customXmlDelRangeStart w:id="10288" w:author="Xuning Wei12232" w:date="2026-07-27T20:53:00Z"/>
            <w:sdt>
              <w:sdtPr>
                <w:rPr>
                  <w:rFonts w:ascii="Times New Roman" w:eastAsia="仿宋_GB2312" w:hAnsi="Times New Roman" w:cs="Times New Roman"/>
                  <w:color w:val="auto"/>
                  <w:sz w:val="18"/>
                  <w:szCs w:val="18"/>
                  <w:lang w:eastAsia="zh-CN" w:bidi="ar"/>
                </w:rPr>
                <w:id w:val="-2113266334"/>
                <w14:checkbox>
                  <w14:checked w14:val="0"/>
                  <w14:checkedState w14:val="2612" w14:font="MS Gothic"/>
                  <w14:uncheckedState w14:val="2610" w14:font="MS Gothic"/>
                </w14:checkbox>
              </w:sdtPr>
              <w:sdtEndPr/>
              <w:sdtContent>
                <w:customXmlDelRangeEnd w:id="10288"/>
                <w:del w:id="10289" w:author="Xuning Wei12232" w:date="2026-07-27T20:53:00Z">
                  <w:r w:rsidR="006F2AFC" w:rsidRPr="00032BAE" w:rsidDel="00061692">
                    <w:rPr>
                      <w:rFonts w:ascii="Segoe UI Symbol" w:eastAsia="仿宋_GB2312" w:hAnsi="Segoe UI Symbol" w:cs="Segoe UI Symbol"/>
                      <w:color w:val="auto"/>
                      <w:sz w:val="18"/>
                      <w:szCs w:val="18"/>
                      <w:lang w:eastAsia="zh-CN" w:bidi="ar"/>
                    </w:rPr>
                    <w:delText>☐</w:delText>
                  </w:r>
                </w:del>
                <w:customXmlDelRangeStart w:id="10290" w:author="Xuning Wei12232" w:date="2026-07-27T20:53:00Z"/>
              </w:sdtContent>
            </w:sdt>
            <w:customXmlDelRangeEnd w:id="10290"/>
            <w:del w:id="10291"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No</w:delText>
              </w:r>
            </w:del>
          </w:p>
        </w:tc>
        <w:tc>
          <w:tcPr>
            <w:tcW w:w="990" w:type="pct"/>
            <w:vMerge w:val="restart"/>
            <w:vAlign w:val="center"/>
          </w:tcPr>
          <w:p w14:paraId="7A436205" w14:textId="57ABF89A" w:rsidR="006F2AFC" w:rsidRPr="00032BAE" w:rsidDel="00061692" w:rsidRDefault="000B6761" w:rsidP="006F2AFC">
            <w:pPr>
              <w:jc w:val="both"/>
              <w:rPr>
                <w:del w:id="10292" w:author="Xuning Wei12232" w:date="2026-07-27T20:53:00Z"/>
                <w:rFonts w:ascii="Times New Roman" w:eastAsia="仿宋_GB2312" w:hAnsi="Times New Roman" w:cs="Times New Roman"/>
                <w:color w:val="auto"/>
                <w:sz w:val="18"/>
                <w:szCs w:val="18"/>
                <w:u w:val="single"/>
                <w:lang w:eastAsia="zh-CN" w:bidi="ar"/>
              </w:rPr>
            </w:pPr>
            <w:customXmlDelRangeStart w:id="10293" w:author="Xuning Wei12232" w:date="2026-07-27T20:53:00Z"/>
            <w:sdt>
              <w:sdtPr>
                <w:rPr>
                  <w:rFonts w:ascii="Times New Roman" w:eastAsia="仿宋_GB2312" w:hAnsi="Times New Roman" w:cs="Times New Roman"/>
                  <w:b/>
                  <w:color w:val="auto"/>
                  <w:sz w:val="18"/>
                  <w:szCs w:val="18"/>
                  <w:lang w:eastAsia="zh-CN" w:bidi="ar"/>
                </w:rPr>
                <w:id w:val="-1540898800"/>
                <w14:checkbox>
                  <w14:checked w14:val="0"/>
                  <w14:checkedState w14:val="2612" w14:font="MS Gothic"/>
                  <w14:uncheckedState w14:val="2610" w14:font="MS Gothic"/>
                </w14:checkbox>
              </w:sdtPr>
              <w:sdtEndPr/>
              <w:sdtContent>
                <w:customXmlDelRangeEnd w:id="10293"/>
                <w:del w:id="10294"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295" w:author="Xuning Wei12232" w:date="2026-07-27T20:53:00Z"/>
              </w:sdtContent>
            </w:sdt>
            <w:customXmlDelRangeEnd w:id="10295"/>
            <w:del w:id="10296"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Asymchem R&amp;D Lab: </w:delText>
              </w:r>
              <w:r w:rsidR="006F2AFC" w:rsidRPr="00032BAE" w:rsidDel="00061692">
                <w:rPr>
                  <w:rFonts w:ascii="Times New Roman" w:eastAsia="仿宋_GB2312" w:hAnsi="Times New Roman" w:cs="Times New Roman"/>
                  <w:color w:val="auto"/>
                  <w:sz w:val="18"/>
                  <w:szCs w:val="18"/>
                  <w:u w:val="single"/>
                  <w:lang w:eastAsia="zh-CN" w:bidi="ar"/>
                </w:rPr>
                <w:delText xml:space="preserve">N/A </w:delText>
              </w:r>
            </w:del>
          </w:p>
          <w:p w14:paraId="06145AB2" w14:textId="340DFE90" w:rsidR="006F2AFC" w:rsidRPr="00032BAE" w:rsidDel="00061692" w:rsidRDefault="000B6761" w:rsidP="006F2AFC">
            <w:pPr>
              <w:jc w:val="both"/>
              <w:rPr>
                <w:del w:id="10297" w:author="Xuning Wei12232" w:date="2026-07-27T20:53:00Z"/>
                <w:rFonts w:ascii="Times New Roman" w:eastAsia="仿宋_GB2312" w:hAnsi="Times New Roman" w:cs="Times New Roman"/>
                <w:color w:val="auto"/>
                <w:sz w:val="18"/>
                <w:szCs w:val="18"/>
                <w:u w:val="single"/>
                <w:lang w:eastAsia="zh-CN" w:bidi="ar"/>
              </w:rPr>
            </w:pPr>
            <w:customXmlDelRangeStart w:id="10298" w:author="Xuning Wei12232" w:date="2026-07-27T20:53:00Z"/>
            <w:sdt>
              <w:sdtPr>
                <w:rPr>
                  <w:rFonts w:ascii="Times New Roman" w:eastAsia="仿宋_GB2312" w:hAnsi="Times New Roman" w:cs="Times New Roman"/>
                  <w:b/>
                  <w:color w:val="auto"/>
                  <w:sz w:val="18"/>
                  <w:szCs w:val="18"/>
                  <w:lang w:eastAsia="zh-CN" w:bidi="ar"/>
                </w:rPr>
                <w:id w:val="-2082590983"/>
                <w14:checkbox>
                  <w14:checked w14:val="1"/>
                  <w14:checkedState w14:val="2612" w14:font="MS Gothic"/>
                  <w14:uncheckedState w14:val="2610" w14:font="MS Gothic"/>
                </w14:checkbox>
              </w:sdtPr>
              <w:sdtEndPr/>
              <w:sdtContent>
                <w:customXmlDelRangeEnd w:id="10298"/>
                <w:del w:id="10299"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300" w:author="Xuning Wei12232" w:date="2026-07-27T20:53:00Z"/>
              </w:sdtContent>
            </w:sdt>
            <w:customXmlDelRangeEnd w:id="10300"/>
            <w:del w:id="10301"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Asymchem Production data, Lot Number:</w:delText>
              </w:r>
              <w:r w:rsidR="006F2AFC" w:rsidRPr="00032BAE" w:rsidDel="00061692">
                <w:rPr>
                  <w:rFonts w:ascii="Times New Roman" w:eastAsia="仿宋_GB2312" w:hAnsi="Times New Roman" w:cs="Times New Roman"/>
                  <w:color w:val="auto"/>
                  <w:sz w:val="18"/>
                  <w:szCs w:val="18"/>
                  <w:u w:val="single"/>
                  <w:lang w:eastAsia="zh-CN" w:bidi="ar"/>
                </w:rPr>
                <w:delText xml:space="preserve">  CPo140020</w:delText>
              </w:r>
            </w:del>
            <w:ins w:id="10302" w:author="Johan Granander" w:date="2026-05-04T11:56:00Z">
              <w:del w:id="10303" w:author="Xuning Wei12232" w:date="2026-07-27T20:53:00Z">
                <w:r w:rsidR="006F2AFC" w:rsidRPr="00032BAE" w:rsidDel="00061692">
                  <w:rPr>
                    <w:rFonts w:ascii="Times New Roman" w:eastAsia="仿宋_GB2312" w:hAnsi="Times New Roman" w:cs="Times New Roman"/>
                    <w:color w:val="auto"/>
                    <w:sz w:val="18"/>
                    <w:szCs w:val="18"/>
                    <w:lang w:eastAsia="zh-CN" w:bidi="ar"/>
                  </w:rPr>
                  <w:delText>:</w:delText>
                </w:r>
                <w:r w:rsidR="006F2AFC" w:rsidRPr="00032BAE" w:rsidDel="00061692">
                  <w:rPr>
                    <w:rFonts w:ascii="Times New Roman" w:eastAsia="仿宋_GB2312" w:hAnsi="Times New Roman" w:cs="Times New Roman"/>
                    <w:color w:val="auto"/>
                    <w:sz w:val="18"/>
                    <w:szCs w:val="18"/>
                    <w:u w:val="single"/>
                    <w:lang w:eastAsia="zh-CN" w:bidi="ar"/>
                  </w:rPr>
                  <w:delText xml:space="preserve"> </w:delText>
                </w:r>
              </w:del>
              <w:del w:id="10304" w:author="Xuning Wei12232" w:date="2026-07-27T17:56:00Z">
                <w:r w:rsidR="006F2AFC" w:rsidRPr="00032BAE" w:rsidDel="00F338FC">
                  <w:rPr>
                    <w:rFonts w:ascii="Times New Roman" w:eastAsia="仿宋_GB2312" w:hAnsi="Times New Roman" w:cs="Times New Roman"/>
                    <w:color w:val="auto"/>
                    <w:sz w:val="18"/>
                    <w:szCs w:val="18"/>
                    <w:u w:val="single"/>
                    <w:lang w:eastAsia="zh-CN" w:bidi="ar"/>
                  </w:rPr>
                  <w:delText>CPo140020</w:delText>
                </w:r>
              </w:del>
            </w:ins>
            <w:del w:id="10305" w:author="Xuning Wei12232" w:date="2026-07-27T17:56:00Z">
              <w:r w:rsidR="006F2AFC" w:rsidRPr="00032BAE" w:rsidDel="00F338FC">
                <w:rPr>
                  <w:rFonts w:ascii="Times New Roman" w:eastAsia="仿宋_GB2312" w:hAnsi="Times New Roman" w:cs="Times New Roman"/>
                  <w:color w:val="auto"/>
                  <w:sz w:val="18"/>
                  <w:szCs w:val="18"/>
                  <w:u w:val="single"/>
                  <w:lang w:eastAsia="zh-CN" w:bidi="ar"/>
                </w:rPr>
                <w:delText>-02-01-02</w:delText>
              </w:r>
            </w:del>
            <w:del w:id="10306" w:author="Xuning Wei12232" w:date="2026-07-27T20:53:00Z">
              <w:r w:rsidR="006F2AFC" w:rsidRPr="00032BAE" w:rsidDel="00061692">
                <w:rPr>
                  <w:rFonts w:ascii="Times New Roman" w:eastAsia="仿宋_GB2312" w:hAnsi="Times New Roman" w:cs="Times New Roman"/>
                  <w:color w:val="auto"/>
                  <w:sz w:val="18"/>
                  <w:szCs w:val="18"/>
                  <w:u w:val="single"/>
                  <w:lang w:eastAsia="zh-CN" w:bidi="ar"/>
                </w:rPr>
                <w:delText xml:space="preserve">  </w:delText>
              </w:r>
            </w:del>
          </w:p>
          <w:p w14:paraId="55E82253" w14:textId="67ADC5B2" w:rsidR="006F2AFC" w:rsidRPr="00032BAE" w:rsidDel="00061692" w:rsidRDefault="000B6761" w:rsidP="006F2AFC">
            <w:pPr>
              <w:jc w:val="both"/>
              <w:rPr>
                <w:del w:id="10307" w:author="Xuning Wei12232" w:date="2026-07-27T20:53:00Z"/>
                <w:rFonts w:ascii="Times New Roman" w:eastAsia="仿宋_GB2312" w:hAnsi="Times New Roman" w:cs="Times New Roman"/>
                <w:color w:val="auto"/>
                <w:sz w:val="18"/>
                <w:szCs w:val="18"/>
                <w:lang w:eastAsia="zh-CN" w:bidi="ar"/>
              </w:rPr>
            </w:pPr>
            <w:customXmlDelRangeStart w:id="10308" w:author="Xuning Wei12232" w:date="2026-07-27T20:53:00Z"/>
            <w:sdt>
              <w:sdtPr>
                <w:rPr>
                  <w:rFonts w:ascii="Times New Roman" w:eastAsia="仿宋_GB2312" w:hAnsi="Times New Roman" w:cs="Times New Roman"/>
                  <w:b/>
                  <w:color w:val="auto"/>
                  <w:sz w:val="18"/>
                  <w:szCs w:val="18"/>
                  <w:lang w:eastAsia="zh-CN" w:bidi="ar"/>
                </w:rPr>
                <w:id w:val="1775906126"/>
                <w14:checkbox>
                  <w14:checked w14:val="0"/>
                  <w14:checkedState w14:val="2612" w14:font="MS Gothic"/>
                  <w14:uncheckedState w14:val="2610" w14:font="MS Gothic"/>
                </w14:checkbox>
              </w:sdtPr>
              <w:sdtEndPr/>
              <w:sdtContent>
                <w:customXmlDelRangeEnd w:id="10308"/>
                <w:del w:id="10309"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310" w:author="Xuning Wei12232" w:date="2026-07-27T20:53:00Z"/>
              </w:sdtContent>
            </w:sdt>
            <w:customXmlDelRangeEnd w:id="10310"/>
            <w:del w:id="10311"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Supplier data:</w:delText>
              </w:r>
              <w:r w:rsidR="006F2AFC" w:rsidRPr="00032BAE" w:rsidDel="00061692">
                <w:rPr>
                  <w:rFonts w:ascii="Times New Roman" w:eastAsia="仿宋_GB2312" w:hAnsi="Times New Roman" w:cs="Times New Roman"/>
                  <w:color w:val="auto"/>
                  <w:sz w:val="18"/>
                  <w:szCs w:val="18"/>
                  <w:u w:val="single"/>
                  <w:lang w:eastAsia="zh-CN" w:bidi="ar"/>
                </w:rPr>
                <w:delText xml:space="preserve">  N</w:delText>
              </w:r>
            </w:del>
            <w:ins w:id="10312" w:author="Johan Granander" w:date="2026-05-04T11:56:00Z">
              <w:del w:id="10313" w:author="Xuning Wei12232" w:date="2026-07-27T20:53:00Z">
                <w:r w:rsidR="006F2AFC" w:rsidRPr="00032BAE" w:rsidDel="00061692">
                  <w:rPr>
                    <w:rFonts w:ascii="Times New Roman" w:eastAsia="仿宋_GB2312" w:hAnsi="Times New Roman" w:cs="Times New Roman"/>
                    <w:color w:val="auto"/>
                    <w:sz w:val="18"/>
                    <w:szCs w:val="18"/>
                    <w:lang w:eastAsia="zh-CN" w:bidi="ar"/>
                  </w:rPr>
                  <w:delText>:</w:delText>
                </w:r>
                <w:r w:rsidR="006F2AFC" w:rsidRPr="00032BAE" w:rsidDel="00061692">
                  <w:rPr>
                    <w:rFonts w:ascii="Times New Roman" w:eastAsia="仿宋_GB2312" w:hAnsi="Times New Roman" w:cs="Times New Roman"/>
                    <w:color w:val="auto"/>
                    <w:sz w:val="18"/>
                    <w:szCs w:val="18"/>
                    <w:u w:val="single"/>
                    <w:lang w:eastAsia="zh-CN" w:bidi="ar"/>
                  </w:rPr>
                  <w:delText xml:space="preserve"> N</w:delText>
                </w:r>
              </w:del>
            </w:ins>
            <w:del w:id="10314" w:author="Xuning Wei12232" w:date="2026-07-27T20:53:00Z">
              <w:r w:rsidR="006F2AFC" w:rsidRPr="00032BAE" w:rsidDel="00061692">
                <w:rPr>
                  <w:rFonts w:ascii="Times New Roman" w:eastAsia="仿宋_GB2312" w:hAnsi="Times New Roman" w:cs="Times New Roman"/>
                  <w:color w:val="auto"/>
                  <w:sz w:val="18"/>
                  <w:szCs w:val="18"/>
                  <w:u w:val="single"/>
                  <w:lang w:eastAsia="zh-CN" w:bidi="ar"/>
                </w:rPr>
                <w:delText xml:space="preserve">/A  </w:delText>
              </w:r>
              <w:r w:rsidR="006F2AFC" w:rsidRPr="00032BAE" w:rsidDel="00061692">
                <w:rPr>
                  <w:rFonts w:ascii="Times New Roman" w:eastAsia="仿宋_GB2312" w:hAnsi="Times New Roman" w:cs="Times New Roman"/>
                  <w:color w:val="auto"/>
                  <w:sz w:val="18"/>
                  <w:szCs w:val="18"/>
                  <w:lang w:eastAsia="zh-CN" w:bidi="ar"/>
                </w:rPr>
                <w:delText xml:space="preserve"> </w:delText>
              </w:r>
            </w:del>
          </w:p>
          <w:p w14:paraId="4579A4D1" w14:textId="6A4A77E5" w:rsidR="006F2AFC" w:rsidRPr="00032BAE" w:rsidDel="00061692" w:rsidRDefault="000B6761" w:rsidP="006F2AFC">
            <w:pPr>
              <w:jc w:val="both"/>
              <w:rPr>
                <w:del w:id="10315" w:author="Xuning Wei12232" w:date="2026-07-27T20:53:00Z"/>
                <w:rFonts w:ascii="Times New Roman" w:eastAsia="仿宋_GB2312" w:hAnsi="Times New Roman" w:cs="Times New Roman"/>
                <w:color w:val="auto"/>
                <w:sz w:val="18"/>
                <w:szCs w:val="18"/>
                <w:u w:val="single"/>
                <w:lang w:eastAsia="zh-CN" w:bidi="ar"/>
              </w:rPr>
            </w:pPr>
            <w:customXmlDelRangeStart w:id="10316" w:author="Xuning Wei12232" w:date="2026-07-27T20:53:00Z"/>
            <w:sdt>
              <w:sdtPr>
                <w:rPr>
                  <w:rFonts w:ascii="Times New Roman" w:eastAsia="仿宋_GB2312" w:hAnsi="Times New Roman" w:cs="Times New Roman"/>
                  <w:b/>
                  <w:color w:val="auto"/>
                  <w:sz w:val="18"/>
                  <w:szCs w:val="18"/>
                  <w:lang w:eastAsia="zh-CN" w:bidi="ar"/>
                </w:rPr>
                <w:id w:val="1582404740"/>
                <w14:checkbox>
                  <w14:checked w14:val="1"/>
                  <w14:checkedState w14:val="2612" w14:font="MS Gothic"/>
                  <w14:uncheckedState w14:val="2610" w14:font="MS Gothic"/>
                </w14:checkbox>
              </w:sdtPr>
              <w:sdtEndPr/>
              <w:sdtContent>
                <w:customXmlDelRangeEnd w:id="10316"/>
                <w:del w:id="10317"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318" w:author="Xuning Wei12232" w:date="2026-07-27T20:53:00Z"/>
              </w:sdtContent>
            </w:sdt>
            <w:customXmlDelRangeEnd w:id="10318"/>
            <w:del w:id="10319"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*Handbook &amp; Page:</w:delText>
              </w:r>
              <w:r w:rsidR="006F2AFC" w:rsidRPr="00032BAE" w:rsidDel="00061692">
                <w:rPr>
                  <w:rFonts w:ascii="Times New Roman" w:eastAsia="仿宋_GB2312" w:hAnsi="Times New Roman" w:cs="Times New Roman"/>
                  <w:color w:val="auto"/>
                  <w:sz w:val="18"/>
                  <w:szCs w:val="18"/>
                  <w:u w:val="single"/>
                  <w:lang w:eastAsia="zh-CN" w:bidi="ar"/>
                </w:rPr>
                <w:delText xml:space="preserve">  The Pilot Plant Real Book Page &amp; 10-14, 10-15  </w:delText>
              </w:r>
            </w:del>
          </w:p>
          <w:p w14:paraId="69E08724" w14:textId="24BFE0B7" w:rsidR="006F2AFC" w:rsidRPr="00032BAE" w:rsidDel="00061692" w:rsidRDefault="000B6761" w:rsidP="006F2AFC">
            <w:pPr>
              <w:jc w:val="both"/>
              <w:rPr>
                <w:del w:id="10320" w:author="Xuning Wei12232" w:date="2026-07-27T20:53:00Z"/>
                <w:rFonts w:ascii="Times New Roman" w:eastAsia="仿宋_GB2312" w:hAnsi="Times New Roman" w:cs="Times New Roman"/>
                <w:color w:val="auto"/>
                <w:sz w:val="18"/>
                <w:szCs w:val="18"/>
                <w:lang w:eastAsia="zh-CN" w:bidi="ar"/>
              </w:rPr>
            </w:pPr>
            <w:customXmlDelRangeStart w:id="10321" w:author="Xuning Wei12232" w:date="2026-07-27T20:53:00Z"/>
            <w:sdt>
              <w:sdtPr>
                <w:rPr>
                  <w:rFonts w:ascii="Times New Roman" w:eastAsia="仿宋_GB2312" w:hAnsi="Times New Roman" w:cs="Times New Roman"/>
                  <w:color w:val="auto"/>
                  <w:sz w:val="18"/>
                  <w:szCs w:val="18"/>
                  <w:lang w:eastAsia="zh-CN" w:bidi="ar"/>
                </w:rPr>
                <w:id w:val="-371001111"/>
                <w14:checkbox>
                  <w14:checked w14:val="1"/>
                  <w14:checkedState w14:val="2612" w14:font="MS Gothic"/>
                  <w14:uncheckedState w14:val="2610" w14:font="MS Gothic"/>
                </w14:checkbox>
              </w:sdtPr>
              <w:sdtEndPr/>
              <w:sdtContent>
                <w:customXmlDelRangeEnd w:id="10321"/>
                <w:del w:id="10322" w:author="Xuning Wei12232" w:date="2026-07-27T20:53:00Z">
                  <w:r w:rsidR="006F2AFC" w:rsidRPr="00032BAE" w:rsidDel="00061692">
                    <w:rPr>
                      <w:rFonts w:ascii="Segoe UI Symbol" w:eastAsia="仿宋_GB2312" w:hAnsi="Segoe UI Symbol" w:cs="Segoe UI Symbol"/>
                      <w:color w:val="auto"/>
                      <w:sz w:val="18"/>
                      <w:szCs w:val="18"/>
                      <w:lang w:eastAsia="zh-CN" w:bidi="ar"/>
                    </w:rPr>
                    <w:delText>☒</w:delText>
                  </w:r>
                </w:del>
                <w:customXmlDelRangeStart w:id="10323" w:author="Xuning Wei12232" w:date="2026-07-27T20:53:00Z"/>
              </w:sdtContent>
            </w:sdt>
            <w:customXmlDelRangeEnd w:id="10323"/>
            <w:del w:id="10324"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Other:</w:delText>
              </w:r>
              <w:r w:rsidR="006F2AFC" w:rsidRPr="00032BAE" w:rsidDel="00061692">
                <w:rPr>
                  <w:rFonts w:ascii="Times New Roman" w:eastAsia="仿宋_GB2312" w:hAnsi="Times New Roman" w:cs="Times New Roman"/>
                  <w:color w:val="auto"/>
                  <w:sz w:val="18"/>
                  <w:szCs w:val="18"/>
                  <w:u w:val="single"/>
                  <w:lang w:eastAsia="zh-CN" w:bidi="ar"/>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delText>
              </w:r>
            </w:del>
          </w:p>
        </w:tc>
      </w:tr>
      <w:tr w:rsidR="006F2AFC" w:rsidRPr="00032BAE" w:rsidDel="00061692" w14:paraId="5FB98E3B" w14:textId="376E6628" w:rsidTr="008C0A2C">
        <w:trPr>
          <w:del w:id="10325" w:author="Xuning Wei12232" w:date="2026-07-27T20:53:00Z"/>
        </w:trPr>
        <w:tc>
          <w:tcPr>
            <w:tcW w:w="269" w:type="pct"/>
            <w:vMerge/>
            <w:shd w:val="clear" w:color="auto" w:fill="FFFFFF" w:themeFill="background1"/>
            <w:vAlign w:val="center"/>
          </w:tcPr>
          <w:p w14:paraId="16620522" w14:textId="106E4B4A" w:rsidR="006F2AFC" w:rsidRPr="00032BAE" w:rsidDel="00061692" w:rsidRDefault="006F2AFC" w:rsidP="006F2AFC">
            <w:pPr>
              <w:jc w:val="both"/>
              <w:rPr>
                <w:del w:id="10326" w:author="Xuning Wei12232" w:date="2026-07-27T20:53: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
          <w:p w14:paraId="496BB0C2" w14:textId="724B22FB" w:rsidR="006F2AFC" w:rsidRPr="00032BAE" w:rsidDel="00061692" w:rsidRDefault="006F2AFC" w:rsidP="006F2AFC">
            <w:pPr>
              <w:jc w:val="both"/>
              <w:rPr>
                <w:del w:id="10327" w:author="Xuning Wei12232" w:date="2026-07-27T20:53: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
          <w:p w14:paraId="4368E049" w14:textId="4789F3DD" w:rsidR="006F2AFC" w:rsidRPr="00032BAE" w:rsidDel="00061692" w:rsidRDefault="006F2AFC" w:rsidP="006F2AFC">
            <w:pPr>
              <w:jc w:val="both"/>
              <w:rPr>
                <w:del w:id="10328" w:author="Xuning Wei12232" w:date="2026-07-27T20:53: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
          <w:p w14:paraId="29713A3F" w14:textId="125D48B8" w:rsidR="006F2AFC" w:rsidRPr="00032BAE" w:rsidDel="00061692" w:rsidRDefault="006F2AFC" w:rsidP="006F2AFC">
            <w:pPr>
              <w:jc w:val="both"/>
              <w:rPr>
                <w:del w:id="10329" w:author="Xuning Wei12232" w:date="2026-07-27T20:53: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
          <w:p w14:paraId="77D441AC" w14:textId="1FBB6FBF" w:rsidR="006F2AFC" w:rsidRPr="00032BAE" w:rsidDel="00061692" w:rsidRDefault="006F2AFC" w:rsidP="006F2AFC">
            <w:pPr>
              <w:jc w:val="both"/>
              <w:rPr>
                <w:del w:id="10330" w:author="Xuning Wei12232" w:date="2026-07-27T20:53:00Z"/>
                <w:rFonts w:ascii="Times New Roman" w:eastAsia="仿宋_GB2312" w:hAnsi="Times New Roman" w:cs="Times New Roman"/>
                <w:color w:val="auto"/>
                <w:sz w:val="20"/>
                <w:szCs w:val="20"/>
                <w:lang w:eastAsia="zh-CN" w:bidi="ar"/>
              </w:rPr>
            </w:pPr>
          </w:p>
        </w:tc>
        <w:tc>
          <w:tcPr>
            <w:tcW w:w="335" w:type="pct"/>
            <w:vAlign w:val="center"/>
          </w:tcPr>
          <w:p w14:paraId="7D5507E0" w14:textId="59E7B130" w:rsidR="006F2AFC" w:rsidRPr="00032BAE" w:rsidDel="00061692" w:rsidRDefault="000B6761" w:rsidP="006F2AFC">
            <w:pPr>
              <w:jc w:val="both"/>
              <w:rPr>
                <w:del w:id="10331" w:author="Xuning Wei12232" w:date="2026-07-27T20:53:00Z"/>
                <w:rFonts w:ascii="Times New Roman" w:eastAsia="仿宋_GB2312" w:hAnsi="Times New Roman" w:cs="Times New Roman"/>
                <w:color w:val="auto"/>
                <w:sz w:val="18"/>
                <w:szCs w:val="18"/>
                <w:lang w:eastAsia="zh-CN" w:bidi="ar"/>
              </w:rPr>
            </w:pPr>
            <w:customXmlDelRangeStart w:id="10332" w:author="Xuning Wei12232" w:date="2026-07-27T20:53:00Z"/>
            <w:sdt>
              <w:sdtPr>
                <w:rPr>
                  <w:rFonts w:ascii="Times New Roman" w:eastAsia="仿宋_GB2312" w:hAnsi="Times New Roman" w:cs="Times New Roman"/>
                  <w:b/>
                  <w:color w:val="auto"/>
                  <w:sz w:val="18"/>
                  <w:szCs w:val="18"/>
                  <w:lang w:eastAsia="zh-CN" w:bidi="ar"/>
                </w:rPr>
                <w:id w:val="-1966800460"/>
                <w14:checkbox>
                  <w14:checked w14:val="0"/>
                  <w14:checkedState w14:val="2612" w14:font="MS Gothic"/>
                  <w14:uncheckedState w14:val="2610" w14:font="MS Gothic"/>
                </w14:checkbox>
              </w:sdtPr>
              <w:sdtEndPr/>
              <w:sdtContent>
                <w:customXmlDelRangeEnd w:id="10332"/>
                <w:del w:id="10333"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334" w:author="Xuning Wei12232" w:date="2026-07-27T20:53:00Z"/>
              </w:sdtContent>
            </w:sdt>
            <w:customXmlDelRangeEnd w:id="10334"/>
            <w:del w:id="10335"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High</w:delText>
              </w:r>
            </w:del>
          </w:p>
          <w:p w14:paraId="421C0B0B" w14:textId="47A68BFE" w:rsidR="006F2AFC" w:rsidRPr="00032BAE" w:rsidDel="00061692" w:rsidRDefault="000B6761" w:rsidP="006F2AFC">
            <w:pPr>
              <w:jc w:val="both"/>
              <w:rPr>
                <w:del w:id="10336" w:author="Xuning Wei12232" w:date="2026-07-27T20:53:00Z"/>
                <w:rFonts w:ascii="Times New Roman" w:eastAsia="仿宋_GB2312" w:hAnsi="Times New Roman" w:cs="Times New Roman"/>
                <w:color w:val="auto"/>
                <w:sz w:val="18"/>
                <w:szCs w:val="18"/>
                <w:lang w:eastAsia="zh-CN" w:bidi="ar"/>
              </w:rPr>
            </w:pPr>
            <w:customXmlDelRangeStart w:id="10337" w:author="Xuning Wei12232" w:date="2026-07-27T20:53:00Z"/>
            <w:sdt>
              <w:sdtPr>
                <w:rPr>
                  <w:rFonts w:ascii="Times New Roman" w:eastAsia="仿宋_GB2312" w:hAnsi="Times New Roman" w:cs="Times New Roman"/>
                  <w:b/>
                  <w:color w:val="auto"/>
                  <w:sz w:val="18"/>
                  <w:szCs w:val="18"/>
                  <w:lang w:eastAsia="zh-CN" w:bidi="ar"/>
                </w:rPr>
                <w:id w:val="-1433271804"/>
                <w14:checkbox>
                  <w14:checked w14:val="0"/>
                  <w14:checkedState w14:val="2612" w14:font="MS Gothic"/>
                  <w14:uncheckedState w14:val="2610" w14:font="MS Gothic"/>
                </w14:checkbox>
              </w:sdtPr>
              <w:sdtEndPr/>
              <w:sdtContent>
                <w:customXmlDelRangeEnd w:id="10337"/>
                <w:del w:id="10338"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339" w:author="Xuning Wei12232" w:date="2026-07-27T20:53:00Z"/>
              </w:sdtContent>
            </w:sdt>
            <w:customXmlDelRangeEnd w:id="10339"/>
            <w:del w:id="10340" w:author="Xuning Wei12232" w:date="2026-07-27T20:53:00Z">
              <w:r w:rsidR="006F2AFC" w:rsidRPr="00032BAE" w:rsidDel="00061692">
                <w:rPr>
                  <w:rFonts w:ascii="Times New Roman" w:eastAsia="仿宋_GB2312" w:hAnsi="Times New Roman" w:cs="Times New Roman"/>
                  <w:b/>
                  <w:color w:val="auto"/>
                  <w:sz w:val="18"/>
                  <w:szCs w:val="18"/>
                  <w:lang w:eastAsia="zh-CN" w:bidi="ar"/>
                </w:rPr>
                <w:delText xml:space="preserve"> </w:delText>
              </w:r>
              <w:r w:rsidR="006F2AFC" w:rsidRPr="00032BAE" w:rsidDel="00061692">
                <w:rPr>
                  <w:rFonts w:ascii="Times New Roman" w:eastAsia="仿宋_GB2312" w:hAnsi="Times New Roman" w:cs="Times New Roman"/>
                  <w:color w:val="auto"/>
                  <w:sz w:val="18"/>
                  <w:szCs w:val="18"/>
                  <w:lang w:eastAsia="zh-CN" w:bidi="ar"/>
                </w:rPr>
                <w:delText>Medium</w:delText>
              </w:r>
            </w:del>
          </w:p>
          <w:p w14:paraId="24E86BEE" w14:textId="1805B4FE" w:rsidR="006F2AFC" w:rsidRPr="00032BAE" w:rsidDel="00061692" w:rsidRDefault="000B6761" w:rsidP="006F2AFC">
            <w:pPr>
              <w:jc w:val="both"/>
              <w:rPr>
                <w:del w:id="10341" w:author="Xuning Wei12232" w:date="2026-07-27T20:53:00Z"/>
                <w:rFonts w:ascii="Times New Roman" w:eastAsia="仿宋_GB2312" w:hAnsi="Times New Roman" w:cs="Times New Roman"/>
                <w:color w:val="auto"/>
                <w:sz w:val="18"/>
                <w:szCs w:val="18"/>
                <w:lang w:eastAsia="zh-CN" w:bidi="ar"/>
              </w:rPr>
            </w:pPr>
            <w:customXmlDelRangeStart w:id="10342" w:author="Xuning Wei12232" w:date="2026-07-27T20:53:00Z"/>
            <w:sdt>
              <w:sdtPr>
                <w:rPr>
                  <w:rFonts w:ascii="Times New Roman" w:eastAsia="仿宋_GB2312" w:hAnsi="Times New Roman" w:cs="Times New Roman"/>
                  <w:b/>
                  <w:color w:val="auto"/>
                  <w:sz w:val="18"/>
                  <w:szCs w:val="18"/>
                  <w:lang w:eastAsia="zh-CN" w:bidi="ar"/>
                </w:rPr>
                <w:id w:val="-1361129405"/>
                <w14:checkbox>
                  <w14:checked w14:val="1"/>
                  <w14:checkedState w14:val="2612" w14:font="MS Gothic"/>
                  <w14:uncheckedState w14:val="2610" w14:font="MS Gothic"/>
                </w14:checkbox>
              </w:sdtPr>
              <w:sdtEndPr/>
              <w:sdtContent>
                <w:customXmlDelRangeEnd w:id="10342"/>
                <w:del w:id="10343"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344" w:author="Xuning Wei12232" w:date="2026-07-27T20:53:00Z"/>
              </w:sdtContent>
            </w:sdt>
            <w:customXmlDelRangeEnd w:id="10344"/>
            <w:del w:id="10345"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Low</w:delText>
              </w:r>
            </w:del>
          </w:p>
        </w:tc>
        <w:tc>
          <w:tcPr>
            <w:tcW w:w="457" w:type="pct"/>
            <w:vAlign w:val="center"/>
          </w:tcPr>
          <w:p w14:paraId="03815A76" w14:textId="2F1D8DC3" w:rsidR="006F2AFC" w:rsidRPr="00032BAE" w:rsidDel="00061692" w:rsidRDefault="006F2AFC" w:rsidP="006F2AFC">
            <w:pPr>
              <w:jc w:val="both"/>
              <w:rPr>
                <w:del w:id="10346" w:author="Xuning Wei12232" w:date="2026-07-27T20:53:00Z"/>
                <w:rFonts w:ascii="Times New Roman" w:eastAsia="仿宋_GB2312" w:hAnsi="Times New Roman" w:cs="Times New Roman"/>
                <w:color w:val="auto"/>
                <w:sz w:val="18"/>
                <w:szCs w:val="18"/>
                <w:lang w:eastAsia="zh-CN" w:bidi="ar"/>
              </w:rPr>
            </w:pPr>
            <w:del w:id="10347" w:author="Xuning Wei12232" w:date="2026-07-27T20:53:00Z">
              <w:r w:rsidRPr="00032BAE" w:rsidDel="00061692">
                <w:rPr>
                  <w:rFonts w:ascii="Times New Roman" w:eastAsia="仿宋_GB2312" w:hAnsi="Times New Roman" w:cs="Times New Roman"/>
                  <w:color w:val="auto"/>
                  <w:sz w:val="18"/>
                  <w:szCs w:val="18"/>
                  <w:lang w:eastAsia="zh-CN" w:bidi="ar"/>
                </w:rPr>
                <w:delText>According to The Pilot Plant Real Book Page 10-14&amp;10-15, DMF is compatible with SS and PTFE; Based on Asymchem previous campaign production data and experience DIPEA is also compatible with Glass, HSS and SS</w:delText>
              </w:r>
            </w:del>
          </w:p>
        </w:tc>
        <w:tc>
          <w:tcPr>
            <w:tcW w:w="990" w:type="pct"/>
            <w:vMerge/>
            <w:vAlign w:val="center"/>
          </w:tcPr>
          <w:p w14:paraId="147821E8" w14:textId="1BD437D3" w:rsidR="006F2AFC" w:rsidRPr="00032BAE" w:rsidDel="00061692" w:rsidRDefault="006F2AFC" w:rsidP="006F2AFC">
            <w:pPr>
              <w:jc w:val="both"/>
              <w:rPr>
                <w:del w:id="10348" w:author="Xuning Wei12232" w:date="2026-07-27T20:53:00Z"/>
                <w:rFonts w:ascii="Times New Roman" w:eastAsia="仿宋_GB2312" w:hAnsi="Times New Roman" w:cs="Times New Roman"/>
                <w:b/>
                <w:color w:val="auto"/>
                <w:sz w:val="20"/>
                <w:szCs w:val="20"/>
                <w:lang w:eastAsia="zh-CN" w:bidi="ar"/>
              </w:rPr>
            </w:pPr>
          </w:p>
        </w:tc>
      </w:tr>
      <w:tr w:rsidR="006F2AFC" w:rsidRPr="00032BAE" w:rsidDel="00061692" w14:paraId="4A6B6568" w14:textId="49E52103" w:rsidTr="00656FD7">
        <w:trPr>
          <w:trHeight w:val="397"/>
          <w:del w:id="10349" w:author="Xuning Wei12232" w:date="2026-07-27T20:53:00Z"/>
        </w:trPr>
        <w:tc>
          <w:tcPr>
            <w:tcW w:w="269" w:type="pct"/>
            <w:vMerge w:val="restart"/>
            <w:shd w:val="clear" w:color="auto" w:fill="FFFFFF" w:themeFill="background1"/>
            <w:vAlign w:val="center"/>
          </w:tcPr>
          <w:p w14:paraId="1456FF64" w14:textId="5ADDA044" w:rsidR="006F2AFC" w:rsidRPr="00032BAE" w:rsidDel="00061692" w:rsidRDefault="00C37663" w:rsidP="006F2AFC">
            <w:pPr>
              <w:jc w:val="both"/>
              <w:rPr>
                <w:del w:id="10350" w:author="Xuning Wei12232" w:date="2026-07-27T20:53:00Z"/>
                <w:rFonts w:ascii="Times New Roman" w:eastAsia="仿宋_GB2312" w:hAnsi="Times New Roman" w:cs="Times New Roman"/>
                <w:color w:val="auto"/>
                <w:sz w:val="18"/>
                <w:szCs w:val="18"/>
                <w:lang w:eastAsia="zh-CN" w:bidi="ar"/>
              </w:rPr>
            </w:pPr>
            <w:del w:id="10351" w:author="Xuning Wei12232" w:date="2026-07-27T20:53:00Z">
              <w:r w:rsidDel="00061692">
                <w:rPr>
                  <w:rFonts w:ascii="Times New Roman" w:eastAsia="仿宋_GB2312" w:hAnsi="Times New Roman" w:cs="Times New Roman"/>
                  <w:color w:val="auto"/>
                  <w:sz w:val="18"/>
                  <w:szCs w:val="18"/>
                  <w:lang w:eastAsia="zh-CN" w:bidi="ar"/>
                </w:rPr>
                <w:delText>21,66</w:delText>
              </w:r>
            </w:del>
          </w:p>
        </w:tc>
        <w:tc>
          <w:tcPr>
            <w:tcW w:w="1365" w:type="pct"/>
            <w:vMerge w:val="restart"/>
            <w:shd w:val="clear" w:color="auto" w:fill="FFFFFF" w:themeFill="background1"/>
            <w:vAlign w:val="center"/>
          </w:tcPr>
          <w:p w14:paraId="689053EE" w14:textId="4D6344B2" w:rsidR="006F2AFC" w:rsidRPr="00032BAE" w:rsidDel="00061692" w:rsidRDefault="00C37663" w:rsidP="006F2AFC">
            <w:pPr>
              <w:jc w:val="both"/>
              <w:rPr>
                <w:del w:id="10352" w:author="Xuning Wei12232" w:date="2026-07-27T20:53:00Z"/>
                <w:rFonts w:ascii="Times New Roman" w:eastAsia="仿宋_GB2312" w:hAnsi="Times New Roman" w:cs="Times New Roman"/>
                <w:color w:val="auto"/>
                <w:sz w:val="18"/>
                <w:szCs w:val="18"/>
                <w:lang w:eastAsia="zh-CN" w:bidi="ar"/>
              </w:rPr>
            </w:pPr>
            <w:del w:id="10353" w:author="Xuning Wei12232" w:date="2026-07-27T20:53:00Z">
              <w:r w:rsidRPr="004B098E" w:rsidDel="00061692">
                <w:rPr>
                  <w:rFonts w:ascii="Times New Roman" w:eastAsia="等线" w:hAnsi="Times New Roman" w:cs="Times New Roman"/>
                  <w:color w:val="000000" w:themeColor="text1"/>
                  <w:sz w:val="18"/>
                  <w:szCs w:val="18"/>
                </w:rPr>
                <w:delText xml:space="preserve">Add </w:delText>
              </w:r>
              <w:r w:rsidRPr="004B098E" w:rsidDel="00061692">
                <w:rPr>
                  <w:rFonts w:ascii="Times New Roman" w:eastAsia="等线" w:hAnsi="Times New Roman" w:cs="Times New Roman"/>
                  <w:color w:val="000000" w:themeColor="text1"/>
                  <w:sz w:val="18"/>
                  <w:szCs w:val="18"/>
                  <w:lang w:eastAsia="zh-CN"/>
                </w:rPr>
                <w:delText xml:space="preserve">4v DMF (3.792 kg/kg) </w:delText>
              </w:r>
              <w:r w:rsidRPr="004B098E" w:rsidDel="00061692">
                <w:rPr>
                  <w:rFonts w:ascii="Times New Roman" w:eastAsia="等线" w:hAnsi="Times New Roman" w:cs="Times New Roman"/>
                  <w:color w:val="000000" w:themeColor="text1"/>
                  <w:sz w:val="18"/>
                  <w:szCs w:val="18"/>
                </w:rPr>
                <w:delText xml:space="preserve">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Start the stirrer. Then add 1.75eq. </w:delText>
              </w:r>
              <w:r w:rsidRPr="004B098E" w:rsidDel="00061692">
                <w:rPr>
                  <w:rFonts w:ascii="Times New Roman" w:eastAsia="等线" w:hAnsi="Times New Roman" w:cs="Times New Roman"/>
                  <w:color w:val="000000" w:themeColor="text1"/>
                  <w:sz w:val="18"/>
                  <w:szCs w:val="18"/>
                  <w:lang w:eastAsia="zh-CN"/>
                </w:rPr>
                <w:delText>F</w:delText>
              </w:r>
              <w:r w:rsidRPr="004B098E" w:rsidDel="00061692">
                <w:rPr>
                  <w:rFonts w:ascii="Times New Roman" w:eastAsia="等线" w:hAnsi="Times New Roman" w:cs="Times New Roman"/>
                  <w:bCs w:val="0"/>
                  <w:color w:val="000000" w:themeColor="text1"/>
                  <w:sz w:val="18"/>
                  <w:szCs w:val="18"/>
                </w:rPr>
                <w:delText>moc-L-N-Me-Asn(Trt)-OH.</w:delText>
              </w:r>
              <w:r w:rsidRPr="004B098E" w:rsidDel="00061692">
                <w:rPr>
                  <w:rFonts w:ascii="Times New Roman" w:eastAsia="等线" w:hAnsi="Times New Roman" w:cs="Times New Roman"/>
                  <w:color w:val="000000" w:themeColor="text1"/>
                  <w:sz w:val="18"/>
                  <w:szCs w:val="18"/>
                </w:rPr>
                <w:delText xml:space="preserve"> Stir until dissolved clearly by visual check.</w:delText>
              </w:r>
              <w:r w:rsidRPr="004B098E" w:rsidDel="00061692">
                <w:rPr>
                  <w:rFonts w:ascii="Times New Roman" w:eastAsia="等线" w:hAnsi="Times New Roman" w:cs="Times New Roman"/>
                  <w:color w:val="000000" w:themeColor="text1"/>
                  <w:sz w:val="18"/>
                  <w:szCs w:val="18"/>
                  <w:lang w:eastAsia="zh-CN"/>
                </w:rPr>
                <w:delText xml:space="preserve"> Adjust</w:delText>
              </w:r>
              <w:r w:rsidRPr="004B098E" w:rsidDel="00061692">
                <w:rPr>
                  <w:rFonts w:ascii="Times New Roman" w:eastAsia="等线" w:hAnsi="Times New Roman" w:cs="Times New Roman"/>
                  <w:bCs w:val="0"/>
                  <w:color w:val="000000" w:themeColor="text1"/>
                  <w:sz w:val="18"/>
                  <w:szCs w:val="18"/>
                </w:rPr>
                <w:delText xml:space="preserve"> the mixture to </w:delText>
              </w:r>
              <w:r w:rsidRPr="004B098E" w:rsidDel="00061692">
                <w:rPr>
                  <w:rFonts w:ascii="Times New Roman" w:eastAsia="等线" w:hAnsi="Times New Roman" w:cs="Times New Roman"/>
                  <w:bCs w:val="0"/>
                  <w:color w:val="000000" w:themeColor="text1"/>
                  <w:sz w:val="18"/>
                  <w:szCs w:val="18"/>
                  <w:lang w:eastAsia="zh-CN"/>
                </w:rPr>
                <w:delText>20</w:delText>
              </w:r>
              <w:r w:rsidRPr="004B098E" w:rsidDel="00061692">
                <w:rPr>
                  <w:rFonts w:ascii="Times New Roman" w:eastAsia="等线" w:hAnsi="Times New Roman" w:cs="Times New Roman"/>
                  <w:bCs w:val="0"/>
                  <w:color w:val="000000" w:themeColor="text1"/>
                  <w:sz w:val="18"/>
                  <w:szCs w:val="18"/>
                </w:rPr>
                <w:delText>±5℃</w:delText>
              </w:r>
              <w:r w:rsidRPr="004B098E" w:rsidDel="00061692">
                <w:rPr>
                  <w:rFonts w:ascii="Times New Roman" w:eastAsia="等线" w:hAnsi="Times New Roman" w:cs="Times New Roman"/>
                  <w:color w:val="000000" w:themeColor="text1"/>
                  <w:sz w:val="18"/>
                  <w:szCs w:val="18"/>
                </w:rPr>
                <w:delText xml:space="preserve">. Maintain for next operation at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±5℃ (target: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w:delText>
              </w:r>
              <w:r w:rsidRPr="004B098E" w:rsidDel="00061692">
                <w:rPr>
                  <w:rFonts w:ascii="Times New Roman" w:eastAsia="等线" w:hAnsi="Times New Roman" w:cs="Times New Roman"/>
                  <w:color w:val="000000" w:themeColor="text1"/>
                  <w:sz w:val="18"/>
                  <w:szCs w:val="18"/>
                  <w:lang w:eastAsia="zh-CN"/>
                </w:rPr>
                <w:delText xml:space="preserve"> </w:delText>
              </w:r>
              <w:r w:rsidRPr="004B098E" w:rsidDel="00061692">
                <w:rPr>
                  <w:rFonts w:ascii="Times New Roman" w:eastAsia="等线" w:hAnsi="Times New Roman" w:cs="Times New Roman"/>
                  <w:color w:val="000000" w:themeColor="text1"/>
                  <w:sz w:val="18"/>
                  <w:szCs w:val="18"/>
                </w:rPr>
                <w:delText xml:space="preserve">Add 1.80 eq. </w:delText>
              </w:r>
              <w:r w:rsidRPr="004B098E" w:rsidDel="00061692">
                <w:rPr>
                  <w:rFonts w:ascii="Times New Roman" w:eastAsia="等线" w:hAnsi="Times New Roman" w:cs="Times New Roman"/>
                  <w:bCs w:val="0"/>
                  <w:color w:val="000000" w:themeColor="text1"/>
                  <w:sz w:val="18"/>
                  <w:szCs w:val="18"/>
                </w:rPr>
                <w:delText>OxymaPure</w:delText>
              </w:r>
              <w:r w:rsidRPr="004B098E" w:rsidDel="00061692">
                <w:rPr>
                  <w:rFonts w:ascii="Times New Roman" w:eastAsia="等线" w:hAnsi="Times New Roman" w:cs="Times New Roman"/>
                  <w:bCs w:val="0"/>
                  <w:color w:val="000000" w:themeColor="text1"/>
                  <w:sz w:val="18"/>
                  <w:szCs w:val="18"/>
                  <w:lang w:eastAsia="zh-CN"/>
                </w:rPr>
                <w:delText xml:space="preserve"> </w:delText>
              </w:r>
              <w:r w:rsidRPr="004B098E" w:rsidDel="00061692">
                <w:rPr>
                  <w:rFonts w:ascii="Times New Roman" w:eastAsia="等线" w:hAnsi="Times New Roman" w:cs="Times New Roman"/>
                  <w:color w:val="000000" w:themeColor="text1"/>
                  <w:sz w:val="18"/>
                  <w:szCs w:val="18"/>
                </w:rPr>
                <w:delText xml:space="preserve">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at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±5℃ (target: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 rinse the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with </w:delText>
              </w:r>
              <w:r w:rsidRPr="004B098E" w:rsidDel="00061692">
                <w:rPr>
                  <w:rFonts w:ascii="Times New Roman" w:eastAsia="仿宋_GB2312" w:hAnsi="Times New Roman" w:cs="Times New Roman"/>
                  <w:color w:val="000000" w:themeColor="text1"/>
                  <w:sz w:val="18"/>
                  <w:szCs w:val="18"/>
                  <w:lang w:eastAsia="zh-CN"/>
                </w:rPr>
                <w:delText>2.0 v DMF (1.896 kg/kg)</w:delText>
              </w:r>
              <w:r w:rsidRPr="004B098E" w:rsidDel="00061692">
                <w:rPr>
                  <w:rFonts w:ascii="Times New Roman" w:eastAsia="等线" w:hAnsi="Times New Roman" w:cs="Times New Roman"/>
                  <w:color w:val="000000" w:themeColor="text1"/>
                  <w:sz w:val="18"/>
                  <w:szCs w:val="18"/>
                </w:rPr>
                <w:delText xml:space="preserve">. Add 2.0 eq. </w:delText>
              </w:r>
              <w:r w:rsidRPr="004B098E" w:rsidDel="00061692">
                <w:rPr>
                  <w:rFonts w:ascii="Times New Roman" w:eastAsia="等线" w:hAnsi="Times New Roman" w:cs="Times New Roman"/>
                  <w:bCs w:val="0"/>
                  <w:color w:val="000000" w:themeColor="text1"/>
                  <w:sz w:val="18"/>
                  <w:szCs w:val="18"/>
                </w:rPr>
                <w:delText>D</w:delText>
              </w:r>
              <w:r w:rsidRPr="004B098E" w:rsidDel="00061692">
                <w:rPr>
                  <w:rFonts w:ascii="Times New Roman" w:eastAsia="等线" w:hAnsi="Times New Roman" w:cs="Times New Roman"/>
                  <w:bCs w:val="0"/>
                  <w:color w:val="000000" w:themeColor="text1"/>
                  <w:sz w:val="18"/>
                  <w:szCs w:val="18"/>
                  <w:lang w:eastAsia="zh-CN"/>
                </w:rPr>
                <w:delText xml:space="preserve">IC </w:delText>
              </w:r>
              <w:r w:rsidRPr="004B098E" w:rsidDel="00061692">
                <w:rPr>
                  <w:rFonts w:ascii="Times New Roman" w:eastAsia="等线" w:hAnsi="Times New Roman" w:cs="Times New Roman"/>
                  <w:color w:val="000000" w:themeColor="text1"/>
                  <w:sz w:val="18"/>
                  <w:szCs w:val="18"/>
                </w:rPr>
                <w:delText xml:space="preserve">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the addition rate depends on temperature control. Activate for 20</w:delText>
              </w:r>
              <w:r w:rsidRPr="004B098E" w:rsidDel="00061692">
                <w:rPr>
                  <w:rFonts w:ascii="Times New Roman" w:eastAsia="等线" w:hAnsi="Times New Roman" w:cs="Times New Roman" w:hint="eastAsia"/>
                  <w:color w:val="000000" w:themeColor="text1"/>
                  <w:sz w:val="18"/>
                  <w:szCs w:val="18"/>
                  <w:lang w:eastAsia="zh-CN"/>
                </w:rPr>
                <w:delText>±</w:delText>
              </w:r>
              <w:r w:rsidRPr="004B098E" w:rsidDel="00061692">
                <w:rPr>
                  <w:rFonts w:ascii="Times New Roman" w:eastAsia="等线" w:hAnsi="Times New Roman" w:cs="Times New Roman"/>
                  <w:color w:val="000000" w:themeColor="text1"/>
                  <w:sz w:val="18"/>
                  <w:szCs w:val="18"/>
                </w:rPr>
                <w:delText xml:space="preserve">5 min at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±5℃ (target: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 Transfer the mixture in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 xml:space="preserve">-R01 </w:delText>
              </w:r>
              <w:r w:rsidRPr="004B098E" w:rsidDel="00061692">
                <w:rPr>
                  <w:rFonts w:ascii="Times New Roman" w:eastAsia="等线" w:hAnsi="Times New Roman" w:cs="Times New Roman"/>
                  <w:color w:val="000000" w:themeColor="text1"/>
                  <w:sz w:val="18"/>
                  <w:szCs w:val="18"/>
                </w:rPr>
                <w:delText xml:space="preserve">into </w:delText>
              </w:r>
              <w:r w:rsidRPr="004B098E" w:rsidDel="00061692">
                <w:rPr>
                  <w:rFonts w:ascii="Times New Roman" w:eastAsia="仿宋_GB2312" w:hAnsi="Times New Roman" w:cs="Times New Roman"/>
                  <w:b/>
                  <w:color w:val="000000" w:themeColor="text1"/>
                  <w:sz w:val="18"/>
                  <w:szCs w:val="18"/>
                </w:rPr>
                <w:delText>TJ4S-1213-Sy1</w:delText>
              </w:r>
              <w:r w:rsidRPr="004B098E" w:rsidDel="00061692">
                <w:rPr>
                  <w:rFonts w:ascii="Times New Roman" w:eastAsia="仿宋_GB2312" w:hAnsi="Times New Roman" w:cs="Times New Roman"/>
                  <w:b/>
                  <w:color w:val="000000" w:themeColor="text1"/>
                  <w:sz w:val="18"/>
                  <w:szCs w:val="18"/>
                  <w:lang w:eastAsia="zh-CN"/>
                </w:rPr>
                <w:delText>5</w:delText>
              </w:r>
              <w:r w:rsidRPr="004B098E" w:rsidDel="00061692">
                <w:rPr>
                  <w:rFonts w:ascii="Times New Roman" w:eastAsia="等线" w:hAnsi="Times New Roman" w:cs="Times New Roman"/>
                  <w:color w:val="000000" w:themeColor="text1"/>
                  <w:sz w:val="18"/>
                  <w:szCs w:val="18"/>
                </w:rPr>
                <w:delText>. Add</w:delText>
              </w:r>
              <w:r w:rsidRPr="004B098E" w:rsidDel="00061692">
                <w:rPr>
                  <w:rFonts w:ascii="Times New Roman" w:eastAsia="等线" w:hAnsi="Times New Roman" w:cs="Times New Roman"/>
                  <w:b/>
                  <w:bCs w:val="0"/>
                  <w:color w:val="000000" w:themeColor="text1"/>
                  <w:sz w:val="18"/>
                  <w:szCs w:val="18"/>
                </w:rPr>
                <w:delText xml:space="preserve"> </w:delText>
              </w:r>
              <w:r w:rsidRPr="004B098E" w:rsidDel="00061692">
                <w:rPr>
                  <w:rFonts w:ascii="Times New Roman" w:eastAsia="仿宋_GB2312" w:hAnsi="Times New Roman" w:cs="Times New Roman"/>
                  <w:color w:val="000000" w:themeColor="text1"/>
                  <w:sz w:val="18"/>
                  <w:szCs w:val="18"/>
                  <w:lang w:eastAsia="zh-CN"/>
                </w:rPr>
                <w:delText>1.0 V DMF (0.948 kg/kg)</w:delText>
              </w:r>
              <w:r w:rsidRPr="004B098E" w:rsidDel="00061692">
                <w:rPr>
                  <w:rFonts w:ascii="Times New Roman" w:eastAsia="等线" w:hAnsi="Times New Roman" w:cs="Times New Roman"/>
                  <w:color w:val="000000" w:themeColor="text1"/>
                  <w:sz w:val="18"/>
                  <w:szCs w:val="18"/>
                </w:rPr>
                <w:delText xml:space="preserve"> 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842" w:type="pct"/>
            <w:vMerge w:val="restart"/>
            <w:shd w:val="clear" w:color="auto" w:fill="FFFFFF" w:themeFill="background1"/>
            <w:vAlign w:val="center"/>
          </w:tcPr>
          <w:p w14:paraId="1D664394" w14:textId="64D24BB5" w:rsidR="006F2AFC" w:rsidRPr="00032BAE" w:rsidDel="00061692" w:rsidRDefault="006F2AFC" w:rsidP="006F2AFC">
            <w:pPr>
              <w:jc w:val="both"/>
              <w:rPr>
                <w:del w:id="10354" w:author="Xuning Wei12232" w:date="2026-07-27T20:53:00Z"/>
                <w:rFonts w:ascii="Times New Roman" w:hAnsi="Times New Roman" w:cs="Times New Roman"/>
                <w:color w:val="auto"/>
                <w:sz w:val="18"/>
                <w:szCs w:val="18"/>
                <w:shd w:val="clear" w:color="auto" w:fill="FFFFFF"/>
              </w:rPr>
            </w:pPr>
            <w:del w:id="10355" w:author="Xuning Wei12232" w:date="2026-07-27T20:53:00Z">
              <w:r w:rsidRPr="00032BAE" w:rsidDel="00061692">
                <w:rPr>
                  <w:rFonts w:ascii="Times New Roman" w:hAnsi="Times New Roman" w:cs="Times New Roman"/>
                  <w:color w:val="auto"/>
                  <w:sz w:val="18"/>
                  <w:szCs w:val="18"/>
                  <w:shd w:val="clear" w:color="auto" w:fill="FFFFFF"/>
                </w:rPr>
                <w:delText>Transfer pump material:SS</w:delText>
              </w:r>
            </w:del>
            <w:ins w:id="10356" w:author="Johan Granander" w:date="2026-05-04T11:56:00Z">
              <w:del w:id="10357" w:author="Xuning Wei12232" w:date="2026-07-27T20:53:00Z">
                <w:r w:rsidRPr="00032BAE" w:rsidDel="00061692">
                  <w:rPr>
                    <w:rFonts w:ascii="Times New Roman" w:hAnsi="Times New Roman" w:cs="Times New Roman"/>
                    <w:color w:val="auto"/>
                    <w:sz w:val="18"/>
                    <w:szCs w:val="18"/>
                    <w:shd w:val="clear" w:color="auto" w:fill="FFFFFF"/>
                  </w:rPr>
                  <w:delText>material: SS</w:delText>
                </w:r>
              </w:del>
            </w:ins>
            <w:del w:id="10358" w:author="Xuning Wei12232" w:date="2026-07-27T20:53:00Z">
              <w:r w:rsidRPr="00032BAE" w:rsidDel="00061692">
                <w:rPr>
                  <w:rFonts w:ascii="Times New Roman" w:hAnsi="Times New Roman" w:cs="Times New Roman"/>
                  <w:color w:val="auto"/>
                  <w:sz w:val="18"/>
                  <w:szCs w:val="18"/>
                  <w:shd w:val="clear" w:color="auto" w:fill="FFFFFF"/>
                </w:rPr>
                <w:delText>316+PTFE</w:delText>
              </w:r>
            </w:del>
          </w:p>
          <w:p w14:paraId="773B41AE" w14:textId="72AF5B48" w:rsidR="006F2AFC" w:rsidRPr="00032BAE" w:rsidDel="00061692" w:rsidRDefault="006F2AFC" w:rsidP="006F2AFC">
            <w:pPr>
              <w:jc w:val="both"/>
              <w:rPr>
                <w:del w:id="10359" w:author="Xuning Wei12232" w:date="2026-07-27T20:53:00Z"/>
                <w:rFonts w:ascii="Times New Roman" w:eastAsia="仿宋_GB2312" w:hAnsi="Times New Roman" w:cs="Times New Roman"/>
                <w:color w:val="auto"/>
                <w:sz w:val="18"/>
                <w:szCs w:val="18"/>
              </w:rPr>
            </w:pPr>
            <w:del w:id="10360" w:author="Xuning Wei12232" w:date="2026-07-27T20:53:00Z">
              <w:r w:rsidRPr="00032BAE" w:rsidDel="00061692">
                <w:rPr>
                  <w:rFonts w:ascii="Times New Roman" w:eastAsia="仿宋_GB2312" w:hAnsi="Times New Roman" w:cs="Times New Roman"/>
                  <w:color w:val="auto"/>
                  <w:sz w:val="18"/>
                  <w:szCs w:val="18"/>
                </w:rPr>
                <w:delText>Charging line: SS</w:delText>
              </w:r>
            </w:del>
          </w:p>
          <w:p w14:paraId="3753A3E7" w14:textId="4C4DD503" w:rsidR="006F2AFC" w:rsidRPr="00032BAE" w:rsidDel="00061692" w:rsidRDefault="006F2AFC" w:rsidP="006F2AFC">
            <w:pPr>
              <w:jc w:val="both"/>
              <w:rPr>
                <w:del w:id="10361" w:author="Xuning Wei12232" w:date="2026-07-27T20:53:00Z"/>
                <w:rFonts w:ascii="Times New Roman" w:eastAsia="仿宋_GB2312" w:hAnsi="Times New Roman" w:cs="Times New Roman"/>
                <w:color w:val="auto"/>
                <w:sz w:val="18"/>
                <w:szCs w:val="18"/>
                <w:lang w:eastAsia="zh-CN" w:bidi="ar"/>
              </w:rPr>
            </w:pPr>
            <w:del w:id="10362" w:author="Xuning Wei12232" w:date="2026-07-27T20:53:00Z">
              <w:r w:rsidRPr="00032BAE" w:rsidDel="00061692">
                <w:rPr>
                  <w:rFonts w:ascii="Times New Roman" w:eastAsia="仿宋_GB2312" w:hAnsi="Times New Roman" w:cs="Times New Roman"/>
                  <w:color w:val="auto"/>
                  <w:sz w:val="18"/>
                  <w:szCs w:val="18"/>
                  <w:lang w:eastAsia="zh-CN" w:bidi="ar"/>
                </w:rPr>
                <w:delText>Reactor (inner surface, temperature probe, agitator): C-276</w:delText>
              </w:r>
            </w:del>
          </w:p>
          <w:p w14:paraId="1EC399C8" w14:textId="60F1B7AB" w:rsidR="006F2AFC" w:rsidRPr="00032BAE" w:rsidDel="00061692" w:rsidRDefault="006F2AFC" w:rsidP="006F2AFC">
            <w:pPr>
              <w:jc w:val="both"/>
              <w:rPr>
                <w:del w:id="10363" w:author="Xuning Wei12232" w:date="2026-07-27T20:53:00Z"/>
                <w:rFonts w:ascii="Times New Roman" w:eastAsia="仿宋_GB2312" w:hAnsi="Times New Roman" w:cs="Times New Roman"/>
                <w:color w:val="auto"/>
                <w:sz w:val="18"/>
                <w:szCs w:val="18"/>
                <w:lang w:eastAsia="zh-CN" w:bidi="ar"/>
              </w:rPr>
            </w:pPr>
            <w:del w:id="10364"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Valve, gasket: PTFE </w:delText>
              </w:r>
            </w:del>
          </w:p>
          <w:p w14:paraId="50EF3E5C" w14:textId="34200452" w:rsidR="006F2AFC" w:rsidRPr="00032BAE" w:rsidDel="00061692" w:rsidRDefault="006F2AFC" w:rsidP="006F2AFC">
            <w:pPr>
              <w:jc w:val="both"/>
              <w:rPr>
                <w:del w:id="10365" w:author="Xuning Wei12232" w:date="2026-07-27T20:53:00Z"/>
                <w:rFonts w:ascii="Times New Roman" w:eastAsia="仿宋_GB2312" w:hAnsi="Times New Roman" w:cs="Times New Roman"/>
                <w:color w:val="auto"/>
                <w:sz w:val="18"/>
                <w:szCs w:val="18"/>
                <w:lang w:eastAsia="zh-CN" w:bidi="ar"/>
              </w:rPr>
            </w:pPr>
            <w:del w:id="10366" w:author="Xuning Wei12232" w:date="2026-07-27T20:53:00Z">
              <w:r w:rsidRPr="00032BAE" w:rsidDel="00061692">
                <w:rPr>
                  <w:rFonts w:ascii="Times New Roman" w:eastAsia="仿宋_GB2312" w:hAnsi="Times New Roman" w:cs="Times New Roman"/>
                  <w:color w:val="auto"/>
                  <w:sz w:val="18"/>
                  <w:szCs w:val="18"/>
                  <w:lang w:eastAsia="zh-CN" w:bidi="ar"/>
                </w:rPr>
                <w:delText>Sight glass: GL Charging line for DIPEA: PTFE</w:delText>
              </w:r>
            </w:del>
          </w:p>
          <w:p w14:paraId="03F0AF93" w14:textId="4B529887" w:rsidR="006F2AFC" w:rsidRPr="00032BAE" w:rsidDel="00061692" w:rsidRDefault="006F2AFC" w:rsidP="006F2AFC">
            <w:pPr>
              <w:jc w:val="both"/>
              <w:rPr>
                <w:del w:id="10367" w:author="Xuning Wei12232" w:date="2026-07-27T20:53:00Z"/>
                <w:rFonts w:ascii="Times New Roman" w:eastAsia="仿宋_GB2312" w:hAnsi="Times New Roman" w:cs="Times New Roman"/>
                <w:color w:val="auto"/>
                <w:sz w:val="18"/>
                <w:szCs w:val="18"/>
                <w:lang w:eastAsia="zh-CN" w:bidi="ar"/>
              </w:rPr>
            </w:pPr>
            <w:del w:id="10368" w:author="Xuning Wei12232" w:date="2026-07-27T20:53:00Z">
              <w:r w:rsidRPr="00032BAE" w:rsidDel="00061692">
                <w:rPr>
                  <w:rFonts w:ascii="Times New Roman" w:eastAsia="仿宋_GB2312" w:hAnsi="Times New Roman" w:cs="Times New Roman"/>
                  <w:color w:val="auto"/>
                  <w:sz w:val="18"/>
                  <w:szCs w:val="18"/>
                  <w:lang w:eastAsia="zh-CN" w:bidi="ar"/>
                </w:rPr>
                <w:delText>Add solid material: LDPE</w:delText>
              </w:r>
            </w:del>
          </w:p>
        </w:tc>
        <w:tc>
          <w:tcPr>
            <w:tcW w:w="346" w:type="pct"/>
            <w:vMerge w:val="restart"/>
            <w:shd w:val="clear" w:color="auto" w:fill="FFFFFF" w:themeFill="background1"/>
            <w:vAlign w:val="center"/>
          </w:tcPr>
          <w:p w14:paraId="438C5346" w14:textId="3AB24B9C" w:rsidR="006F2AFC" w:rsidRPr="00032BAE" w:rsidDel="00061692" w:rsidRDefault="006F2AFC" w:rsidP="006F2AFC">
            <w:pPr>
              <w:jc w:val="both"/>
              <w:rPr>
                <w:del w:id="10369" w:author="Xuning Wei12232" w:date="2026-07-27T20:53:00Z"/>
                <w:rFonts w:ascii="Times New Roman" w:eastAsia="仿宋_GB2312" w:hAnsi="Times New Roman" w:cs="Times New Roman"/>
                <w:color w:val="auto"/>
                <w:sz w:val="18"/>
                <w:szCs w:val="18"/>
                <w:lang w:eastAsia="zh-CN" w:bidi="ar"/>
              </w:rPr>
            </w:pPr>
            <w:del w:id="10370"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96" w:type="pct"/>
            <w:vMerge w:val="restart"/>
            <w:shd w:val="clear" w:color="auto" w:fill="FFFFFF" w:themeFill="background1"/>
            <w:vAlign w:val="center"/>
          </w:tcPr>
          <w:p w14:paraId="79637918" w14:textId="650B6DF8" w:rsidR="006F2AFC" w:rsidRPr="00032BAE" w:rsidDel="00061692" w:rsidRDefault="006F2AFC" w:rsidP="006F2AFC">
            <w:pPr>
              <w:jc w:val="both"/>
              <w:rPr>
                <w:del w:id="10371" w:author="Xuning Wei12232" w:date="2026-07-27T20:53:00Z"/>
                <w:rFonts w:ascii="Times New Roman" w:eastAsia="仿宋_GB2312" w:hAnsi="Times New Roman" w:cs="Times New Roman"/>
                <w:color w:val="auto"/>
                <w:sz w:val="18"/>
                <w:szCs w:val="18"/>
                <w:lang w:eastAsia="zh-CN" w:bidi="ar"/>
              </w:rPr>
            </w:pPr>
            <w:del w:id="10372"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35" w:type="pct"/>
            <w:vAlign w:val="center"/>
          </w:tcPr>
          <w:p w14:paraId="782997A9" w14:textId="07E84979" w:rsidR="006F2AFC" w:rsidRPr="00032BAE" w:rsidDel="00061692" w:rsidRDefault="000B6761" w:rsidP="006F2AFC">
            <w:pPr>
              <w:jc w:val="both"/>
              <w:rPr>
                <w:del w:id="10373" w:author="Xuning Wei12232" w:date="2026-07-27T20:53:00Z"/>
                <w:rFonts w:ascii="Times New Roman" w:eastAsia="仿宋_GB2312" w:hAnsi="Times New Roman" w:cs="Times New Roman"/>
                <w:color w:val="auto"/>
                <w:sz w:val="18"/>
                <w:szCs w:val="18"/>
                <w:lang w:eastAsia="zh-CN" w:bidi="ar"/>
              </w:rPr>
            </w:pPr>
            <w:customXmlDelRangeStart w:id="10374" w:author="Xuning Wei12232" w:date="2026-07-27T20:53:00Z"/>
            <w:sdt>
              <w:sdtPr>
                <w:rPr>
                  <w:rFonts w:ascii="Times New Roman" w:eastAsia="仿宋_GB2312" w:hAnsi="Times New Roman" w:cs="Times New Roman"/>
                  <w:color w:val="auto"/>
                  <w:sz w:val="18"/>
                  <w:szCs w:val="18"/>
                  <w:lang w:eastAsia="zh-CN" w:bidi="ar"/>
                </w:rPr>
                <w:id w:val="934403218"/>
                <w14:checkbox>
                  <w14:checked w14:val="1"/>
                  <w14:checkedState w14:val="2612" w14:font="MS Gothic"/>
                  <w14:uncheckedState w14:val="2610" w14:font="MS Gothic"/>
                </w14:checkbox>
              </w:sdtPr>
              <w:sdtEndPr/>
              <w:sdtContent>
                <w:customXmlDelRangeEnd w:id="10374"/>
                <w:del w:id="10375" w:author="Xuning Wei12232" w:date="2026-07-27T20:53:00Z">
                  <w:r w:rsidR="006F2AFC" w:rsidRPr="00032BAE" w:rsidDel="00061692">
                    <w:rPr>
                      <w:rFonts w:ascii="Segoe UI Symbol" w:eastAsia="仿宋_GB2312" w:hAnsi="Segoe UI Symbol" w:cs="Segoe UI Symbol"/>
                      <w:color w:val="auto"/>
                      <w:sz w:val="18"/>
                      <w:szCs w:val="18"/>
                      <w:lang w:eastAsia="zh-CN" w:bidi="ar"/>
                    </w:rPr>
                    <w:delText>☒</w:delText>
                  </w:r>
                </w:del>
                <w:customXmlDelRangeStart w:id="10376" w:author="Xuning Wei12232" w:date="2026-07-27T20:53:00Z"/>
              </w:sdtContent>
            </w:sdt>
            <w:customXmlDelRangeEnd w:id="10376"/>
            <w:del w:id="10377" w:author="Xuning Wei12232" w:date="2026-07-27T20:53:00Z">
              <w:r w:rsidR="006F2AFC" w:rsidRPr="00032BAE" w:rsidDel="00061692">
                <w:rPr>
                  <w:rFonts w:ascii="Times New Roman" w:eastAsia="仿宋_GB2312" w:hAnsi="Times New Roman" w:cs="Times New Roman"/>
                  <w:color w:val="auto"/>
                  <w:sz w:val="18"/>
                  <w:szCs w:val="18"/>
                  <w:lang w:eastAsia="zh-CN" w:bidi="ar"/>
                </w:rPr>
                <w:delText>Yes</w:delText>
              </w:r>
            </w:del>
          </w:p>
        </w:tc>
        <w:tc>
          <w:tcPr>
            <w:tcW w:w="457" w:type="pct"/>
            <w:vAlign w:val="center"/>
          </w:tcPr>
          <w:p w14:paraId="6EAC17AB" w14:textId="7B5BB9EA" w:rsidR="006F2AFC" w:rsidRPr="00032BAE" w:rsidDel="00061692" w:rsidRDefault="000B6761" w:rsidP="006F2AFC">
            <w:pPr>
              <w:jc w:val="both"/>
              <w:rPr>
                <w:del w:id="10378" w:author="Xuning Wei12232" w:date="2026-07-27T20:53:00Z"/>
                <w:rFonts w:ascii="Times New Roman" w:eastAsia="仿宋_GB2312" w:hAnsi="Times New Roman" w:cs="Times New Roman"/>
                <w:color w:val="auto"/>
                <w:sz w:val="18"/>
                <w:szCs w:val="18"/>
                <w:lang w:eastAsia="zh-CN" w:bidi="ar"/>
              </w:rPr>
            </w:pPr>
            <w:customXmlDelRangeStart w:id="10379" w:author="Xuning Wei12232" w:date="2026-07-27T20:53:00Z"/>
            <w:sdt>
              <w:sdtPr>
                <w:rPr>
                  <w:rFonts w:ascii="Times New Roman" w:eastAsia="仿宋_GB2312" w:hAnsi="Times New Roman" w:cs="Times New Roman"/>
                  <w:color w:val="auto"/>
                  <w:sz w:val="18"/>
                  <w:szCs w:val="18"/>
                  <w:lang w:eastAsia="zh-CN" w:bidi="ar"/>
                </w:rPr>
                <w:id w:val="300587553"/>
                <w14:checkbox>
                  <w14:checked w14:val="0"/>
                  <w14:checkedState w14:val="2612" w14:font="MS Gothic"/>
                  <w14:uncheckedState w14:val="2610" w14:font="MS Gothic"/>
                </w14:checkbox>
              </w:sdtPr>
              <w:sdtEndPr/>
              <w:sdtContent>
                <w:customXmlDelRangeEnd w:id="10379"/>
                <w:del w:id="10380" w:author="Xuning Wei12232" w:date="2026-07-27T20:53:00Z">
                  <w:r w:rsidR="006F2AFC" w:rsidRPr="00032BAE" w:rsidDel="00061692">
                    <w:rPr>
                      <w:rFonts w:ascii="Segoe UI Symbol" w:eastAsia="仿宋_GB2312" w:hAnsi="Segoe UI Symbol" w:cs="Segoe UI Symbol"/>
                      <w:color w:val="auto"/>
                      <w:sz w:val="18"/>
                      <w:szCs w:val="18"/>
                      <w:lang w:eastAsia="zh-CN" w:bidi="ar"/>
                    </w:rPr>
                    <w:delText>☐</w:delText>
                  </w:r>
                </w:del>
                <w:customXmlDelRangeStart w:id="10381" w:author="Xuning Wei12232" w:date="2026-07-27T20:53:00Z"/>
              </w:sdtContent>
            </w:sdt>
            <w:customXmlDelRangeEnd w:id="10381"/>
            <w:del w:id="10382"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No</w:delText>
              </w:r>
            </w:del>
          </w:p>
        </w:tc>
        <w:tc>
          <w:tcPr>
            <w:tcW w:w="990" w:type="pct"/>
            <w:vMerge w:val="restart"/>
            <w:vAlign w:val="center"/>
          </w:tcPr>
          <w:p w14:paraId="16FB625F" w14:textId="5C2F19C5" w:rsidR="006F2AFC" w:rsidRPr="00032BAE" w:rsidDel="00061692" w:rsidRDefault="000B6761" w:rsidP="006F2AFC">
            <w:pPr>
              <w:jc w:val="both"/>
              <w:rPr>
                <w:del w:id="10383" w:author="Xuning Wei12232" w:date="2026-07-27T20:53:00Z"/>
                <w:rFonts w:ascii="Times New Roman" w:eastAsia="仿宋_GB2312" w:hAnsi="Times New Roman" w:cs="Times New Roman"/>
                <w:color w:val="auto"/>
                <w:sz w:val="18"/>
                <w:szCs w:val="18"/>
                <w:u w:val="single"/>
                <w:lang w:eastAsia="zh-CN" w:bidi="ar"/>
              </w:rPr>
            </w:pPr>
            <w:customXmlDelRangeStart w:id="10384" w:author="Xuning Wei12232" w:date="2026-07-27T20:53:00Z"/>
            <w:sdt>
              <w:sdtPr>
                <w:rPr>
                  <w:rFonts w:ascii="Times New Roman" w:eastAsia="仿宋_GB2312" w:hAnsi="Times New Roman" w:cs="Times New Roman"/>
                  <w:b/>
                  <w:color w:val="auto"/>
                  <w:sz w:val="18"/>
                  <w:szCs w:val="18"/>
                  <w:lang w:eastAsia="zh-CN" w:bidi="ar"/>
                </w:rPr>
                <w:id w:val="124973544"/>
                <w14:checkbox>
                  <w14:checked w14:val="0"/>
                  <w14:checkedState w14:val="2612" w14:font="MS Gothic"/>
                  <w14:uncheckedState w14:val="2610" w14:font="MS Gothic"/>
                </w14:checkbox>
              </w:sdtPr>
              <w:sdtEndPr/>
              <w:sdtContent>
                <w:customXmlDelRangeEnd w:id="10384"/>
                <w:del w:id="10385"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386" w:author="Xuning Wei12232" w:date="2026-07-27T20:53:00Z"/>
              </w:sdtContent>
            </w:sdt>
            <w:customXmlDelRangeEnd w:id="10386"/>
            <w:del w:id="10387"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Asymchem R&amp;D Lab: </w:delText>
              </w:r>
              <w:r w:rsidR="006F2AFC" w:rsidRPr="00032BAE" w:rsidDel="00061692">
                <w:rPr>
                  <w:rFonts w:ascii="Times New Roman" w:eastAsia="仿宋_GB2312" w:hAnsi="Times New Roman" w:cs="Times New Roman"/>
                  <w:color w:val="auto"/>
                  <w:sz w:val="18"/>
                  <w:szCs w:val="18"/>
                  <w:u w:val="single"/>
                  <w:lang w:eastAsia="zh-CN" w:bidi="ar"/>
                </w:rPr>
                <w:delText xml:space="preserve">N/A </w:delText>
              </w:r>
            </w:del>
          </w:p>
          <w:p w14:paraId="44F9A051" w14:textId="67848B77" w:rsidR="006F2AFC" w:rsidRPr="00032BAE" w:rsidDel="00061692" w:rsidRDefault="000B6761" w:rsidP="006F2AFC">
            <w:pPr>
              <w:jc w:val="both"/>
              <w:rPr>
                <w:del w:id="10388" w:author="Xuning Wei12232" w:date="2026-07-27T20:53:00Z"/>
                <w:rFonts w:ascii="Times New Roman" w:eastAsia="仿宋_GB2312" w:hAnsi="Times New Roman" w:cs="Times New Roman"/>
                <w:color w:val="auto"/>
                <w:sz w:val="18"/>
                <w:szCs w:val="18"/>
                <w:u w:val="single"/>
                <w:lang w:eastAsia="zh-CN" w:bidi="ar"/>
              </w:rPr>
            </w:pPr>
            <w:customXmlDelRangeStart w:id="10389" w:author="Xuning Wei12232" w:date="2026-07-27T20:53:00Z"/>
            <w:sdt>
              <w:sdtPr>
                <w:rPr>
                  <w:rFonts w:ascii="Times New Roman" w:eastAsia="仿宋_GB2312" w:hAnsi="Times New Roman" w:cs="Times New Roman"/>
                  <w:b/>
                  <w:color w:val="auto"/>
                  <w:sz w:val="18"/>
                  <w:szCs w:val="18"/>
                  <w:lang w:eastAsia="zh-CN" w:bidi="ar"/>
                </w:rPr>
                <w:id w:val="-1069798143"/>
                <w14:checkbox>
                  <w14:checked w14:val="1"/>
                  <w14:checkedState w14:val="2612" w14:font="MS Gothic"/>
                  <w14:uncheckedState w14:val="2610" w14:font="MS Gothic"/>
                </w14:checkbox>
              </w:sdtPr>
              <w:sdtEndPr/>
              <w:sdtContent>
                <w:customXmlDelRangeEnd w:id="10389"/>
                <w:del w:id="10390"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391" w:author="Xuning Wei12232" w:date="2026-07-27T20:53:00Z"/>
              </w:sdtContent>
            </w:sdt>
            <w:customXmlDelRangeEnd w:id="10391"/>
            <w:del w:id="10392"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Asymchem Production data, Lot Number:</w:delText>
              </w:r>
              <w:r w:rsidR="006F2AFC" w:rsidRPr="00032BAE" w:rsidDel="00061692">
                <w:rPr>
                  <w:rFonts w:ascii="Times New Roman" w:eastAsia="仿宋_GB2312" w:hAnsi="Times New Roman" w:cs="Times New Roman"/>
                  <w:color w:val="auto"/>
                  <w:sz w:val="18"/>
                  <w:szCs w:val="18"/>
                  <w:u w:val="single"/>
                  <w:lang w:eastAsia="zh-CN" w:bidi="ar"/>
                </w:rPr>
                <w:delText xml:space="preserve">  CPo140020</w:delText>
              </w:r>
            </w:del>
            <w:ins w:id="10393" w:author="Johan Granander" w:date="2026-05-04T11:56:00Z">
              <w:del w:id="10394" w:author="Xuning Wei12232" w:date="2026-07-27T20:53:00Z">
                <w:r w:rsidR="006F2AFC" w:rsidRPr="00032BAE" w:rsidDel="00061692">
                  <w:rPr>
                    <w:rFonts w:ascii="Times New Roman" w:eastAsia="仿宋_GB2312" w:hAnsi="Times New Roman" w:cs="Times New Roman"/>
                    <w:color w:val="auto"/>
                    <w:sz w:val="18"/>
                    <w:szCs w:val="18"/>
                    <w:lang w:eastAsia="zh-CN" w:bidi="ar"/>
                  </w:rPr>
                  <w:delText>:</w:delText>
                </w:r>
                <w:r w:rsidR="006F2AFC" w:rsidRPr="00032BAE" w:rsidDel="00061692">
                  <w:rPr>
                    <w:rFonts w:ascii="Times New Roman" w:eastAsia="仿宋_GB2312" w:hAnsi="Times New Roman" w:cs="Times New Roman"/>
                    <w:color w:val="auto"/>
                    <w:sz w:val="18"/>
                    <w:szCs w:val="18"/>
                    <w:u w:val="single"/>
                    <w:lang w:eastAsia="zh-CN" w:bidi="ar"/>
                  </w:rPr>
                  <w:delText xml:space="preserve"> </w:delText>
                </w:r>
              </w:del>
              <w:del w:id="10395" w:author="Xuning Wei12232" w:date="2026-07-27T17:56:00Z">
                <w:r w:rsidR="006F2AFC" w:rsidRPr="00032BAE" w:rsidDel="00F338FC">
                  <w:rPr>
                    <w:rFonts w:ascii="Times New Roman" w:eastAsia="仿宋_GB2312" w:hAnsi="Times New Roman" w:cs="Times New Roman"/>
                    <w:color w:val="auto"/>
                    <w:sz w:val="18"/>
                    <w:szCs w:val="18"/>
                    <w:u w:val="single"/>
                    <w:lang w:eastAsia="zh-CN" w:bidi="ar"/>
                  </w:rPr>
                  <w:delText>CPo140020</w:delText>
                </w:r>
              </w:del>
            </w:ins>
            <w:del w:id="10396" w:author="Xuning Wei12232" w:date="2026-07-27T17:56:00Z">
              <w:r w:rsidR="006F2AFC" w:rsidRPr="00032BAE" w:rsidDel="00F338FC">
                <w:rPr>
                  <w:rFonts w:ascii="Times New Roman" w:eastAsia="仿宋_GB2312" w:hAnsi="Times New Roman" w:cs="Times New Roman"/>
                  <w:color w:val="auto"/>
                  <w:sz w:val="18"/>
                  <w:szCs w:val="18"/>
                  <w:u w:val="single"/>
                  <w:lang w:eastAsia="zh-CN" w:bidi="ar"/>
                </w:rPr>
                <w:delText>-02-01-02</w:delText>
              </w:r>
            </w:del>
            <w:del w:id="10397" w:author="Xuning Wei12232" w:date="2026-07-27T20:53:00Z">
              <w:r w:rsidR="006F2AFC" w:rsidRPr="00032BAE" w:rsidDel="00061692">
                <w:rPr>
                  <w:rFonts w:ascii="Times New Roman" w:eastAsia="仿宋_GB2312" w:hAnsi="Times New Roman" w:cs="Times New Roman"/>
                  <w:color w:val="auto"/>
                  <w:sz w:val="18"/>
                  <w:szCs w:val="18"/>
                  <w:u w:val="single"/>
                  <w:lang w:eastAsia="zh-CN" w:bidi="ar"/>
                </w:rPr>
                <w:delText xml:space="preserve">  </w:delText>
              </w:r>
            </w:del>
          </w:p>
          <w:p w14:paraId="37881A0B" w14:textId="75C942B3" w:rsidR="006F2AFC" w:rsidRPr="00032BAE" w:rsidDel="00061692" w:rsidRDefault="000B6761" w:rsidP="006F2AFC">
            <w:pPr>
              <w:jc w:val="both"/>
              <w:rPr>
                <w:del w:id="10398" w:author="Xuning Wei12232" w:date="2026-07-27T20:53:00Z"/>
                <w:rFonts w:ascii="Times New Roman" w:eastAsia="仿宋_GB2312" w:hAnsi="Times New Roman" w:cs="Times New Roman"/>
                <w:color w:val="auto"/>
                <w:sz w:val="18"/>
                <w:szCs w:val="18"/>
                <w:lang w:eastAsia="zh-CN" w:bidi="ar"/>
              </w:rPr>
            </w:pPr>
            <w:customXmlDelRangeStart w:id="10399" w:author="Xuning Wei12232" w:date="2026-07-27T20:53:00Z"/>
            <w:sdt>
              <w:sdtPr>
                <w:rPr>
                  <w:rFonts w:ascii="Times New Roman" w:eastAsia="仿宋_GB2312" w:hAnsi="Times New Roman" w:cs="Times New Roman"/>
                  <w:b/>
                  <w:color w:val="auto"/>
                  <w:sz w:val="18"/>
                  <w:szCs w:val="18"/>
                  <w:lang w:eastAsia="zh-CN" w:bidi="ar"/>
                </w:rPr>
                <w:id w:val="-1076351349"/>
                <w14:checkbox>
                  <w14:checked w14:val="0"/>
                  <w14:checkedState w14:val="2612" w14:font="MS Gothic"/>
                  <w14:uncheckedState w14:val="2610" w14:font="MS Gothic"/>
                </w14:checkbox>
              </w:sdtPr>
              <w:sdtEndPr/>
              <w:sdtContent>
                <w:customXmlDelRangeEnd w:id="10399"/>
                <w:del w:id="10400"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401" w:author="Xuning Wei12232" w:date="2026-07-27T20:53:00Z"/>
              </w:sdtContent>
            </w:sdt>
            <w:customXmlDelRangeEnd w:id="10401"/>
            <w:del w:id="10402"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Supplier data:</w:delText>
              </w:r>
              <w:r w:rsidR="006F2AFC" w:rsidRPr="00032BAE" w:rsidDel="00061692">
                <w:rPr>
                  <w:rFonts w:ascii="Times New Roman" w:eastAsia="仿宋_GB2312" w:hAnsi="Times New Roman" w:cs="Times New Roman"/>
                  <w:color w:val="auto"/>
                  <w:sz w:val="18"/>
                  <w:szCs w:val="18"/>
                  <w:u w:val="single"/>
                  <w:lang w:eastAsia="zh-CN" w:bidi="ar"/>
                </w:rPr>
                <w:delText xml:space="preserve">  N</w:delText>
              </w:r>
            </w:del>
            <w:ins w:id="10403" w:author="Johan Granander" w:date="2026-05-04T11:56:00Z">
              <w:del w:id="10404" w:author="Xuning Wei12232" w:date="2026-07-27T20:53:00Z">
                <w:r w:rsidR="006F2AFC" w:rsidRPr="00032BAE" w:rsidDel="00061692">
                  <w:rPr>
                    <w:rFonts w:ascii="Times New Roman" w:eastAsia="仿宋_GB2312" w:hAnsi="Times New Roman" w:cs="Times New Roman"/>
                    <w:color w:val="auto"/>
                    <w:sz w:val="18"/>
                    <w:szCs w:val="18"/>
                    <w:lang w:eastAsia="zh-CN" w:bidi="ar"/>
                  </w:rPr>
                  <w:delText>:</w:delText>
                </w:r>
                <w:r w:rsidR="006F2AFC" w:rsidRPr="00032BAE" w:rsidDel="00061692">
                  <w:rPr>
                    <w:rFonts w:ascii="Times New Roman" w:eastAsia="仿宋_GB2312" w:hAnsi="Times New Roman" w:cs="Times New Roman"/>
                    <w:color w:val="auto"/>
                    <w:sz w:val="18"/>
                    <w:szCs w:val="18"/>
                    <w:u w:val="single"/>
                    <w:lang w:eastAsia="zh-CN" w:bidi="ar"/>
                  </w:rPr>
                  <w:delText xml:space="preserve"> N</w:delText>
                </w:r>
              </w:del>
            </w:ins>
            <w:del w:id="10405" w:author="Xuning Wei12232" w:date="2026-07-27T20:53:00Z">
              <w:r w:rsidR="006F2AFC" w:rsidRPr="00032BAE" w:rsidDel="00061692">
                <w:rPr>
                  <w:rFonts w:ascii="Times New Roman" w:eastAsia="仿宋_GB2312" w:hAnsi="Times New Roman" w:cs="Times New Roman"/>
                  <w:color w:val="auto"/>
                  <w:sz w:val="18"/>
                  <w:szCs w:val="18"/>
                  <w:u w:val="single"/>
                  <w:lang w:eastAsia="zh-CN" w:bidi="ar"/>
                </w:rPr>
                <w:delText xml:space="preserve">/A  </w:delText>
              </w:r>
              <w:r w:rsidR="006F2AFC" w:rsidRPr="00032BAE" w:rsidDel="00061692">
                <w:rPr>
                  <w:rFonts w:ascii="Times New Roman" w:eastAsia="仿宋_GB2312" w:hAnsi="Times New Roman" w:cs="Times New Roman"/>
                  <w:color w:val="auto"/>
                  <w:sz w:val="18"/>
                  <w:szCs w:val="18"/>
                  <w:lang w:eastAsia="zh-CN" w:bidi="ar"/>
                </w:rPr>
                <w:delText xml:space="preserve"> </w:delText>
              </w:r>
            </w:del>
          </w:p>
          <w:p w14:paraId="7B5BF0EF" w14:textId="6E24C3FE" w:rsidR="006F2AFC" w:rsidRPr="00032BAE" w:rsidDel="00061692" w:rsidRDefault="000B6761" w:rsidP="006F2AFC">
            <w:pPr>
              <w:jc w:val="both"/>
              <w:rPr>
                <w:del w:id="10406" w:author="Xuning Wei12232" w:date="2026-07-27T20:53:00Z"/>
                <w:rFonts w:ascii="Times New Roman" w:eastAsia="仿宋_GB2312" w:hAnsi="Times New Roman" w:cs="Times New Roman"/>
                <w:color w:val="auto"/>
                <w:sz w:val="18"/>
                <w:szCs w:val="18"/>
                <w:u w:val="single"/>
                <w:lang w:eastAsia="zh-CN" w:bidi="ar"/>
              </w:rPr>
            </w:pPr>
            <w:customXmlDelRangeStart w:id="10407" w:author="Xuning Wei12232" w:date="2026-07-27T20:53:00Z"/>
            <w:sdt>
              <w:sdtPr>
                <w:rPr>
                  <w:rFonts w:ascii="Times New Roman" w:eastAsia="仿宋_GB2312" w:hAnsi="Times New Roman" w:cs="Times New Roman"/>
                  <w:b/>
                  <w:color w:val="auto"/>
                  <w:sz w:val="18"/>
                  <w:szCs w:val="18"/>
                  <w:lang w:eastAsia="zh-CN" w:bidi="ar"/>
                </w:rPr>
                <w:id w:val="-398990626"/>
                <w14:checkbox>
                  <w14:checked w14:val="1"/>
                  <w14:checkedState w14:val="2612" w14:font="MS Gothic"/>
                  <w14:uncheckedState w14:val="2610" w14:font="MS Gothic"/>
                </w14:checkbox>
              </w:sdtPr>
              <w:sdtEndPr/>
              <w:sdtContent>
                <w:customXmlDelRangeEnd w:id="10407"/>
                <w:del w:id="10408"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409" w:author="Xuning Wei12232" w:date="2026-07-27T20:53:00Z"/>
              </w:sdtContent>
            </w:sdt>
            <w:customXmlDelRangeEnd w:id="10409"/>
            <w:del w:id="10410"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*Handbook &amp; Page:</w:delText>
              </w:r>
              <w:r w:rsidR="006F2AFC" w:rsidRPr="00032BAE" w:rsidDel="00061692">
                <w:rPr>
                  <w:rFonts w:ascii="Times New Roman" w:eastAsia="仿宋_GB2312" w:hAnsi="Times New Roman" w:cs="Times New Roman"/>
                  <w:color w:val="auto"/>
                  <w:sz w:val="18"/>
                  <w:szCs w:val="18"/>
                  <w:u w:val="single"/>
                  <w:lang w:eastAsia="zh-CN" w:bidi="ar"/>
                </w:rPr>
                <w:delText xml:space="preserve"> N/A  </w:delText>
              </w:r>
            </w:del>
          </w:p>
          <w:p w14:paraId="5B14DCE7" w14:textId="34AF7340" w:rsidR="006F2AFC" w:rsidRPr="00032BAE" w:rsidDel="00061692" w:rsidRDefault="000B6761" w:rsidP="006F2AFC">
            <w:pPr>
              <w:jc w:val="both"/>
              <w:rPr>
                <w:del w:id="10411" w:author="Xuning Wei12232" w:date="2026-07-27T20:53:00Z"/>
                <w:rFonts w:ascii="Times New Roman" w:eastAsia="仿宋_GB2312" w:hAnsi="Times New Roman" w:cs="Times New Roman"/>
                <w:b/>
                <w:color w:val="auto"/>
                <w:sz w:val="18"/>
                <w:szCs w:val="18"/>
                <w:lang w:eastAsia="zh-CN" w:bidi="ar"/>
              </w:rPr>
            </w:pPr>
            <w:customXmlDelRangeStart w:id="10412" w:author="Xuning Wei12232" w:date="2026-07-27T20:53:00Z"/>
            <w:sdt>
              <w:sdtPr>
                <w:rPr>
                  <w:rFonts w:ascii="Times New Roman" w:eastAsia="仿宋_GB2312" w:hAnsi="Times New Roman" w:cs="Times New Roman"/>
                  <w:color w:val="auto"/>
                  <w:sz w:val="18"/>
                  <w:szCs w:val="18"/>
                  <w:lang w:eastAsia="zh-CN" w:bidi="ar"/>
                </w:rPr>
                <w:id w:val="-1035967244"/>
                <w14:checkbox>
                  <w14:checked w14:val="1"/>
                  <w14:checkedState w14:val="2612" w14:font="MS Gothic"/>
                  <w14:uncheckedState w14:val="2610" w14:font="MS Gothic"/>
                </w14:checkbox>
              </w:sdtPr>
              <w:sdtEndPr/>
              <w:sdtContent>
                <w:customXmlDelRangeEnd w:id="10412"/>
                <w:del w:id="10413" w:author="Xuning Wei12232" w:date="2026-07-27T20:53:00Z">
                  <w:r w:rsidR="006F2AFC" w:rsidRPr="00032BAE" w:rsidDel="00061692">
                    <w:rPr>
                      <w:rFonts w:ascii="Segoe UI Symbol" w:eastAsia="仿宋_GB2312" w:hAnsi="Segoe UI Symbol" w:cs="Segoe UI Symbol"/>
                      <w:color w:val="auto"/>
                      <w:sz w:val="18"/>
                      <w:szCs w:val="18"/>
                      <w:lang w:eastAsia="zh-CN" w:bidi="ar"/>
                    </w:rPr>
                    <w:delText>☒</w:delText>
                  </w:r>
                </w:del>
                <w:customXmlDelRangeStart w:id="10414" w:author="Xuning Wei12232" w:date="2026-07-27T20:53:00Z"/>
              </w:sdtContent>
            </w:sdt>
            <w:customXmlDelRangeEnd w:id="10414"/>
            <w:del w:id="10415"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Other:</w:delText>
              </w:r>
              <w:r w:rsidR="006F2AFC" w:rsidRPr="00032BAE" w:rsidDel="00061692">
                <w:rPr>
                  <w:rFonts w:ascii="Times New Roman" w:eastAsia="仿宋_GB2312" w:hAnsi="Times New Roman" w:cs="Times New Roman"/>
                  <w:color w:val="auto"/>
                  <w:sz w:val="18"/>
                  <w:szCs w:val="18"/>
                  <w:u w:val="single"/>
                  <w:lang w:eastAsia="zh-CN" w:bidi="ar"/>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delText>
              </w:r>
            </w:del>
          </w:p>
        </w:tc>
      </w:tr>
      <w:tr w:rsidR="006F2AFC" w:rsidRPr="00032BAE" w:rsidDel="00061692" w14:paraId="3B2EC453" w14:textId="7FC39FC7" w:rsidTr="008C0A2C">
        <w:trPr>
          <w:trHeight w:val="1049"/>
          <w:del w:id="10416" w:author="Xuning Wei12232" w:date="2026-07-27T20:53:00Z"/>
        </w:trPr>
        <w:tc>
          <w:tcPr>
            <w:tcW w:w="269" w:type="pct"/>
            <w:vMerge/>
            <w:shd w:val="clear" w:color="auto" w:fill="FFFFFF" w:themeFill="background1"/>
            <w:vAlign w:val="center"/>
          </w:tcPr>
          <w:p w14:paraId="2EA53CCF" w14:textId="763043DB" w:rsidR="006F2AFC" w:rsidRPr="00032BAE" w:rsidDel="00061692" w:rsidRDefault="006F2AFC" w:rsidP="006F2AFC">
            <w:pPr>
              <w:jc w:val="both"/>
              <w:rPr>
                <w:del w:id="10417" w:author="Xuning Wei12232" w:date="2026-07-27T20:53: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
          <w:p w14:paraId="141A9F21" w14:textId="34A82B9C" w:rsidR="006F2AFC" w:rsidRPr="00032BAE" w:rsidDel="00061692" w:rsidRDefault="006F2AFC" w:rsidP="006F2AFC">
            <w:pPr>
              <w:jc w:val="both"/>
              <w:rPr>
                <w:del w:id="10418" w:author="Xuning Wei12232" w:date="2026-07-27T20:53: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
          <w:p w14:paraId="5C5764DE" w14:textId="329DCDAC" w:rsidR="006F2AFC" w:rsidRPr="00032BAE" w:rsidDel="00061692" w:rsidRDefault="006F2AFC" w:rsidP="006F2AFC">
            <w:pPr>
              <w:jc w:val="both"/>
              <w:rPr>
                <w:del w:id="10419" w:author="Xuning Wei12232" w:date="2026-07-27T20:53: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
          <w:p w14:paraId="1FC5751D" w14:textId="6AE81CB1" w:rsidR="006F2AFC" w:rsidRPr="00032BAE" w:rsidDel="00061692" w:rsidRDefault="006F2AFC" w:rsidP="006F2AFC">
            <w:pPr>
              <w:jc w:val="both"/>
              <w:rPr>
                <w:del w:id="10420" w:author="Xuning Wei12232" w:date="2026-07-27T20:53: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
          <w:p w14:paraId="752A928D" w14:textId="65A1B101" w:rsidR="006F2AFC" w:rsidRPr="00032BAE" w:rsidDel="00061692" w:rsidRDefault="006F2AFC" w:rsidP="006F2AFC">
            <w:pPr>
              <w:jc w:val="both"/>
              <w:rPr>
                <w:del w:id="10421" w:author="Xuning Wei12232" w:date="2026-07-27T20:53:00Z"/>
                <w:rFonts w:ascii="Times New Roman" w:eastAsia="仿宋_GB2312" w:hAnsi="Times New Roman" w:cs="Times New Roman"/>
                <w:color w:val="auto"/>
                <w:sz w:val="20"/>
                <w:szCs w:val="20"/>
                <w:lang w:eastAsia="zh-CN" w:bidi="ar"/>
              </w:rPr>
            </w:pPr>
          </w:p>
        </w:tc>
        <w:tc>
          <w:tcPr>
            <w:tcW w:w="335" w:type="pct"/>
            <w:vAlign w:val="center"/>
          </w:tcPr>
          <w:p w14:paraId="3ACC6EEA" w14:textId="2D7286A9" w:rsidR="006F2AFC" w:rsidRPr="00032BAE" w:rsidDel="00061692" w:rsidRDefault="000B6761" w:rsidP="006F2AFC">
            <w:pPr>
              <w:jc w:val="both"/>
              <w:rPr>
                <w:del w:id="10422" w:author="Xuning Wei12232" w:date="2026-07-27T20:53:00Z"/>
                <w:rFonts w:ascii="Times New Roman" w:eastAsia="仿宋_GB2312" w:hAnsi="Times New Roman" w:cs="Times New Roman"/>
                <w:color w:val="auto"/>
                <w:sz w:val="18"/>
                <w:szCs w:val="18"/>
                <w:lang w:eastAsia="zh-CN" w:bidi="ar"/>
              </w:rPr>
            </w:pPr>
            <w:customXmlDelRangeStart w:id="10423" w:author="Xuning Wei12232" w:date="2026-07-27T20:53:00Z"/>
            <w:sdt>
              <w:sdtPr>
                <w:rPr>
                  <w:rFonts w:ascii="Times New Roman" w:eastAsia="仿宋_GB2312" w:hAnsi="Times New Roman" w:cs="Times New Roman"/>
                  <w:b/>
                  <w:color w:val="auto"/>
                  <w:sz w:val="18"/>
                  <w:szCs w:val="18"/>
                  <w:lang w:eastAsia="zh-CN" w:bidi="ar"/>
                </w:rPr>
                <w:id w:val="1757711023"/>
                <w14:checkbox>
                  <w14:checked w14:val="0"/>
                  <w14:checkedState w14:val="2612" w14:font="MS Gothic"/>
                  <w14:uncheckedState w14:val="2610" w14:font="MS Gothic"/>
                </w14:checkbox>
              </w:sdtPr>
              <w:sdtEndPr/>
              <w:sdtContent>
                <w:customXmlDelRangeEnd w:id="10423"/>
                <w:del w:id="10424"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425" w:author="Xuning Wei12232" w:date="2026-07-27T20:53:00Z"/>
              </w:sdtContent>
            </w:sdt>
            <w:customXmlDelRangeEnd w:id="10425"/>
            <w:del w:id="10426"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High</w:delText>
              </w:r>
            </w:del>
          </w:p>
          <w:p w14:paraId="4FC7EB69" w14:textId="6FEF42D2" w:rsidR="006F2AFC" w:rsidRPr="00032BAE" w:rsidDel="00061692" w:rsidRDefault="000B6761" w:rsidP="006F2AFC">
            <w:pPr>
              <w:jc w:val="both"/>
              <w:rPr>
                <w:del w:id="10427" w:author="Xuning Wei12232" w:date="2026-07-27T20:53:00Z"/>
                <w:rFonts w:ascii="Times New Roman" w:eastAsia="仿宋_GB2312" w:hAnsi="Times New Roman" w:cs="Times New Roman"/>
                <w:color w:val="auto"/>
                <w:sz w:val="18"/>
                <w:szCs w:val="18"/>
                <w:lang w:eastAsia="zh-CN" w:bidi="ar"/>
              </w:rPr>
            </w:pPr>
            <w:customXmlDelRangeStart w:id="10428" w:author="Xuning Wei12232" w:date="2026-07-27T20:53:00Z"/>
            <w:sdt>
              <w:sdtPr>
                <w:rPr>
                  <w:rFonts w:ascii="Times New Roman" w:eastAsia="仿宋_GB2312" w:hAnsi="Times New Roman" w:cs="Times New Roman"/>
                  <w:b/>
                  <w:color w:val="auto"/>
                  <w:sz w:val="18"/>
                  <w:szCs w:val="18"/>
                  <w:lang w:eastAsia="zh-CN" w:bidi="ar"/>
                </w:rPr>
                <w:id w:val="-1393415621"/>
                <w14:checkbox>
                  <w14:checked w14:val="0"/>
                  <w14:checkedState w14:val="2612" w14:font="MS Gothic"/>
                  <w14:uncheckedState w14:val="2610" w14:font="MS Gothic"/>
                </w14:checkbox>
              </w:sdtPr>
              <w:sdtEndPr/>
              <w:sdtContent>
                <w:customXmlDelRangeEnd w:id="10428"/>
                <w:del w:id="10429"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430" w:author="Xuning Wei12232" w:date="2026-07-27T20:53:00Z"/>
              </w:sdtContent>
            </w:sdt>
            <w:customXmlDelRangeEnd w:id="10430"/>
            <w:del w:id="10431" w:author="Xuning Wei12232" w:date="2026-07-27T20:53:00Z">
              <w:r w:rsidR="006F2AFC" w:rsidRPr="00032BAE" w:rsidDel="00061692">
                <w:rPr>
                  <w:rFonts w:ascii="Times New Roman" w:eastAsia="仿宋_GB2312" w:hAnsi="Times New Roman" w:cs="Times New Roman"/>
                  <w:b/>
                  <w:color w:val="auto"/>
                  <w:sz w:val="18"/>
                  <w:szCs w:val="18"/>
                  <w:lang w:eastAsia="zh-CN" w:bidi="ar"/>
                </w:rPr>
                <w:delText xml:space="preserve"> </w:delText>
              </w:r>
              <w:r w:rsidR="006F2AFC" w:rsidRPr="00032BAE" w:rsidDel="00061692">
                <w:rPr>
                  <w:rFonts w:ascii="Times New Roman" w:eastAsia="仿宋_GB2312" w:hAnsi="Times New Roman" w:cs="Times New Roman"/>
                  <w:color w:val="auto"/>
                  <w:sz w:val="18"/>
                  <w:szCs w:val="18"/>
                  <w:lang w:eastAsia="zh-CN" w:bidi="ar"/>
                </w:rPr>
                <w:delText>Medium</w:delText>
              </w:r>
            </w:del>
          </w:p>
          <w:p w14:paraId="7D453430" w14:textId="27D9D2E8" w:rsidR="006F2AFC" w:rsidRPr="00032BAE" w:rsidDel="00061692" w:rsidRDefault="000B6761" w:rsidP="006F2AFC">
            <w:pPr>
              <w:jc w:val="both"/>
              <w:rPr>
                <w:del w:id="10432" w:author="Xuning Wei12232" w:date="2026-07-27T20:53:00Z"/>
                <w:rFonts w:ascii="Times New Roman" w:eastAsia="仿宋_GB2312" w:hAnsi="Times New Roman" w:cs="Times New Roman"/>
                <w:color w:val="auto"/>
                <w:sz w:val="18"/>
                <w:szCs w:val="18"/>
                <w:lang w:eastAsia="zh-CN" w:bidi="ar"/>
              </w:rPr>
            </w:pPr>
            <w:customXmlDelRangeStart w:id="10433" w:author="Xuning Wei12232" w:date="2026-07-27T20:53:00Z"/>
            <w:sdt>
              <w:sdtPr>
                <w:rPr>
                  <w:rFonts w:ascii="Times New Roman" w:eastAsia="仿宋_GB2312" w:hAnsi="Times New Roman" w:cs="Times New Roman"/>
                  <w:b/>
                  <w:color w:val="auto"/>
                  <w:sz w:val="18"/>
                  <w:szCs w:val="18"/>
                  <w:lang w:eastAsia="zh-CN" w:bidi="ar"/>
                </w:rPr>
                <w:id w:val="1465161574"/>
                <w14:checkbox>
                  <w14:checked w14:val="1"/>
                  <w14:checkedState w14:val="2612" w14:font="MS Gothic"/>
                  <w14:uncheckedState w14:val="2610" w14:font="MS Gothic"/>
                </w14:checkbox>
              </w:sdtPr>
              <w:sdtEndPr/>
              <w:sdtContent>
                <w:customXmlDelRangeEnd w:id="10433"/>
                <w:del w:id="10434" w:author="Xuning Wei12232" w:date="2026-07-27T20:53:00Z">
                  <w:r w:rsidR="006F2AFC" w:rsidRPr="00032BAE" w:rsidDel="00061692">
                    <w:rPr>
                      <w:rFonts w:ascii="Segoe UI Symbol" w:eastAsia="仿宋_GB2312" w:hAnsi="Segoe UI Symbol" w:cs="Segoe UI Symbol"/>
                      <w:b/>
                      <w:color w:val="auto"/>
                      <w:sz w:val="18"/>
                      <w:szCs w:val="18"/>
                      <w:lang w:eastAsia="zh-CN" w:bidi="ar"/>
                    </w:rPr>
                    <w:delText>☒</w:delText>
                  </w:r>
                </w:del>
                <w:customXmlDelRangeStart w:id="10435" w:author="Xuning Wei12232" w:date="2026-07-27T20:53:00Z"/>
              </w:sdtContent>
            </w:sdt>
            <w:customXmlDelRangeEnd w:id="10435"/>
            <w:del w:id="10436" w:author="Xuning Wei12232" w:date="2026-07-27T20:53:00Z">
              <w:r w:rsidR="006F2AFC" w:rsidRPr="00032BAE" w:rsidDel="00061692">
                <w:rPr>
                  <w:rFonts w:ascii="Times New Roman" w:eastAsia="仿宋_GB2312" w:hAnsi="Times New Roman" w:cs="Times New Roman"/>
                  <w:color w:val="auto"/>
                  <w:sz w:val="18"/>
                  <w:szCs w:val="18"/>
                  <w:lang w:eastAsia="zh-CN" w:bidi="ar"/>
                </w:rPr>
                <w:delText xml:space="preserve"> Low</w:delText>
              </w:r>
            </w:del>
          </w:p>
        </w:tc>
        <w:tc>
          <w:tcPr>
            <w:tcW w:w="457" w:type="pct"/>
            <w:vAlign w:val="center"/>
          </w:tcPr>
          <w:p w14:paraId="62F01723" w14:textId="1AC46F67" w:rsidR="006F2AFC" w:rsidRPr="00032BAE" w:rsidDel="00061692" w:rsidRDefault="006F2AFC" w:rsidP="006F2AFC">
            <w:pPr>
              <w:jc w:val="both"/>
              <w:rPr>
                <w:del w:id="10437" w:author="Xuning Wei12232" w:date="2026-07-27T20:53:00Z"/>
                <w:rFonts w:ascii="Times New Roman" w:eastAsia="仿宋_GB2312" w:hAnsi="Times New Roman" w:cs="Times New Roman"/>
                <w:color w:val="auto"/>
                <w:sz w:val="18"/>
                <w:szCs w:val="18"/>
                <w:lang w:eastAsia="zh-CN" w:bidi="ar"/>
              </w:rPr>
            </w:pPr>
            <w:del w:id="10438" w:author="Xuning Wei12232" w:date="2026-07-27T20:53:00Z">
              <w:r w:rsidRPr="00032BAE" w:rsidDel="00061692">
                <w:rPr>
                  <w:rFonts w:ascii="Times New Roman" w:eastAsia="仿宋_GB2312" w:hAnsi="Times New Roman" w:cs="Times New Roman"/>
                  <w:color w:val="auto"/>
                  <w:sz w:val="18"/>
                  <w:szCs w:val="18"/>
                  <w:lang w:eastAsia="zh-CN" w:bidi="ar"/>
                </w:rPr>
                <w:delText>According to The Pilot Plant Real Book Page 10-14&amp;10-15, DMF is compatible with SS and PTFE; Based on Asymchem previous campaign production data and experience DIC is also compatible with Glass, HSS and SS</w:delText>
              </w:r>
            </w:del>
          </w:p>
        </w:tc>
        <w:tc>
          <w:tcPr>
            <w:tcW w:w="990" w:type="pct"/>
            <w:vMerge/>
            <w:vAlign w:val="center"/>
          </w:tcPr>
          <w:p w14:paraId="2FB483BD" w14:textId="7CF28ACC" w:rsidR="006F2AFC" w:rsidRPr="00032BAE" w:rsidDel="00061692" w:rsidRDefault="006F2AFC" w:rsidP="006F2AFC">
            <w:pPr>
              <w:jc w:val="both"/>
              <w:rPr>
                <w:del w:id="10439" w:author="Xuning Wei12232" w:date="2026-07-27T20:53:00Z"/>
                <w:rFonts w:ascii="Times New Roman" w:eastAsia="仿宋_GB2312" w:hAnsi="Times New Roman" w:cs="Times New Roman"/>
                <w:b/>
                <w:color w:val="auto"/>
                <w:sz w:val="20"/>
                <w:szCs w:val="20"/>
                <w:lang w:eastAsia="zh-CN" w:bidi="ar"/>
              </w:rPr>
            </w:pPr>
          </w:p>
        </w:tc>
      </w:tr>
      <w:tr w:rsidR="00C37663" w:rsidRPr="00032BAE" w:rsidDel="00061692" w14:paraId="4EB32930" w14:textId="6D62EFC4" w:rsidTr="00656FD7">
        <w:trPr>
          <w:trHeight w:val="397"/>
          <w:del w:id="10440" w:author="Xuning Wei12232" w:date="2026-07-27T20:53:00Z"/>
        </w:trPr>
        <w:tc>
          <w:tcPr>
            <w:tcW w:w="269" w:type="pct"/>
            <w:vMerge w:val="restart"/>
            <w:shd w:val="clear" w:color="auto" w:fill="FFFFFF" w:themeFill="background1"/>
            <w:vAlign w:val="center"/>
          </w:tcPr>
          <w:p w14:paraId="520F10D7" w14:textId="32F1B997" w:rsidR="00C37663" w:rsidRPr="00032BAE" w:rsidDel="00061692" w:rsidRDefault="00C37663" w:rsidP="00C37663">
            <w:pPr>
              <w:jc w:val="both"/>
              <w:rPr>
                <w:del w:id="10441" w:author="Xuning Wei12232" w:date="2026-07-27T20:53:00Z"/>
                <w:rFonts w:ascii="Times New Roman" w:eastAsia="仿宋_GB2312" w:hAnsi="Times New Roman" w:cs="Times New Roman"/>
                <w:color w:val="auto"/>
                <w:sz w:val="18"/>
                <w:szCs w:val="18"/>
                <w:lang w:eastAsia="zh-CN" w:bidi="ar"/>
              </w:rPr>
            </w:pPr>
            <w:del w:id="10442" w:author="Xuning Wei12232" w:date="2026-07-27T20:53:00Z">
              <w:r w:rsidDel="00061692">
                <w:rPr>
                  <w:rFonts w:ascii="Times New Roman" w:eastAsia="仿宋_GB2312" w:hAnsi="Times New Roman" w:cs="Times New Roman"/>
                  <w:color w:val="auto"/>
                  <w:sz w:val="18"/>
                  <w:szCs w:val="18"/>
                  <w:lang w:eastAsia="zh-CN" w:bidi="ar"/>
                </w:rPr>
                <w:delText>27</w:delText>
              </w:r>
            </w:del>
          </w:p>
        </w:tc>
        <w:tc>
          <w:tcPr>
            <w:tcW w:w="1365" w:type="pct"/>
            <w:vMerge w:val="restart"/>
            <w:shd w:val="clear" w:color="auto" w:fill="FFFFFF" w:themeFill="background1"/>
            <w:vAlign w:val="center"/>
          </w:tcPr>
          <w:p w14:paraId="2705FC52" w14:textId="1D78EE35" w:rsidR="00C37663" w:rsidRPr="00032BAE" w:rsidDel="00061692" w:rsidRDefault="00C37663" w:rsidP="00C37663">
            <w:pPr>
              <w:jc w:val="both"/>
              <w:rPr>
                <w:del w:id="10443" w:author="Xuning Wei12232" w:date="2026-07-27T20:53:00Z"/>
                <w:rFonts w:ascii="Times New Roman" w:eastAsia="等线" w:hAnsi="Times New Roman" w:cs="Times New Roman"/>
                <w:bCs w:val="0"/>
                <w:color w:val="auto"/>
                <w:kern w:val="0"/>
                <w:sz w:val="18"/>
                <w:szCs w:val="18"/>
                <w:lang w:eastAsia="zh-CN"/>
              </w:rPr>
            </w:pPr>
            <w:del w:id="10444" w:author="Xuning Wei12232" w:date="2026-07-27T20:53:00Z">
              <w:r w:rsidRPr="004B098E" w:rsidDel="00061692">
                <w:rPr>
                  <w:rFonts w:ascii="Times New Roman" w:eastAsia="等线" w:hAnsi="Times New Roman" w:cs="Times New Roman"/>
                  <w:color w:val="000000" w:themeColor="text1"/>
                  <w:sz w:val="18"/>
                  <w:szCs w:val="18"/>
                </w:rPr>
                <w:delText>Add 4.0v DMF (3.792 kg/kg)</w:delText>
              </w:r>
              <w:r w:rsidRPr="004B098E" w:rsidDel="00061692">
                <w:rPr>
                  <w:rFonts w:ascii="Times New Roman" w:eastAsia="等线" w:hAnsi="Times New Roman" w:cs="Times New Roman"/>
                  <w:b/>
                  <w:bCs w:val="0"/>
                  <w:color w:val="000000" w:themeColor="text1"/>
                  <w:sz w:val="18"/>
                  <w:szCs w:val="18"/>
                  <w:lang w:eastAsia="zh-CN"/>
                </w:rPr>
                <w:delText xml:space="preserve"> </w:delText>
              </w:r>
              <w:r w:rsidRPr="004B098E" w:rsidDel="00061692">
                <w:rPr>
                  <w:rFonts w:ascii="Times New Roman" w:eastAsia="等线" w:hAnsi="Times New Roman" w:cs="Times New Roman"/>
                  <w:color w:val="000000" w:themeColor="text1"/>
                  <w:sz w:val="18"/>
                  <w:szCs w:val="18"/>
                </w:rPr>
                <w:delText xml:space="preserve">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Start the stirrer. Then add 2.5 </w:delText>
              </w:r>
              <w:r w:rsidRPr="004B098E" w:rsidDel="00061692">
                <w:rPr>
                  <w:rFonts w:ascii="Times New Roman" w:eastAsia="等线" w:hAnsi="Times New Roman" w:cs="Times New Roman"/>
                  <w:color w:val="000000" w:themeColor="text1"/>
                  <w:sz w:val="18"/>
                  <w:szCs w:val="18"/>
                  <w:lang w:eastAsia="zh-CN"/>
                </w:rPr>
                <w:delText>eq</w:delText>
              </w:r>
              <w:r w:rsidRPr="004B098E" w:rsidDel="00061692">
                <w:rPr>
                  <w:rFonts w:ascii="Times New Roman" w:eastAsia="等线" w:hAnsi="Times New Roman" w:cs="Times New Roman"/>
                  <w:color w:val="000000" w:themeColor="text1"/>
                  <w:sz w:val="18"/>
                  <w:szCs w:val="18"/>
                </w:rPr>
                <w:delText>. Fmoc-L-Asn(Trt)-OH. Stir until dissolved clearly by visual check.</w:delText>
              </w:r>
              <w:r w:rsidRPr="004B098E" w:rsidDel="00061692">
                <w:rPr>
                  <w:rFonts w:ascii="Times New Roman" w:eastAsia="等线" w:hAnsi="Times New Roman" w:cs="Times New Roman"/>
                  <w:color w:val="000000" w:themeColor="text1"/>
                  <w:sz w:val="18"/>
                  <w:szCs w:val="18"/>
                  <w:lang w:eastAsia="zh-CN"/>
                </w:rPr>
                <w:delText xml:space="preserve"> Adjust</w:delText>
              </w:r>
              <w:r w:rsidRPr="004B098E" w:rsidDel="00061692">
                <w:rPr>
                  <w:rFonts w:ascii="Times New Roman" w:eastAsia="等线" w:hAnsi="Times New Roman" w:cs="Times New Roman"/>
                  <w:bCs w:val="0"/>
                  <w:color w:val="000000" w:themeColor="text1"/>
                  <w:sz w:val="18"/>
                  <w:szCs w:val="18"/>
                </w:rPr>
                <w:delText xml:space="preserve"> the mixture to </w:delText>
              </w:r>
              <w:r w:rsidRPr="004B098E" w:rsidDel="00061692">
                <w:rPr>
                  <w:rFonts w:ascii="Times New Roman" w:eastAsia="等线" w:hAnsi="Times New Roman" w:cs="Times New Roman"/>
                  <w:bCs w:val="0"/>
                  <w:color w:val="000000" w:themeColor="text1"/>
                  <w:sz w:val="18"/>
                  <w:szCs w:val="18"/>
                  <w:lang w:eastAsia="zh-CN"/>
                </w:rPr>
                <w:delText>20</w:delText>
              </w:r>
              <w:r w:rsidRPr="004B098E" w:rsidDel="00061692">
                <w:rPr>
                  <w:rFonts w:ascii="Times New Roman" w:eastAsia="等线" w:hAnsi="Times New Roman" w:cs="Times New Roman"/>
                  <w:bCs w:val="0"/>
                  <w:color w:val="000000" w:themeColor="text1"/>
                  <w:sz w:val="18"/>
                  <w:szCs w:val="18"/>
                </w:rPr>
                <w:delText>±5℃</w:delText>
              </w:r>
              <w:r w:rsidRPr="004B098E" w:rsidDel="00061692">
                <w:rPr>
                  <w:rFonts w:ascii="Times New Roman" w:eastAsia="等线" w:hAnsi="Times New Roman" w:cs="Times New Roman"/>
                  <w:color w:val="000000" w:themeColor="text1"/>
                  <w:sz w:val="18"/>
                  <w:szCs w:val="18"/>
                </w:rPr>
                <w:delText xml:space="preserve">. Maintain for next operation at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±5℃ (target: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w:delText>
              </w:r>
              <w:r w:rsidRPr="004B098E" w:rsidDel="00061692">
                <w:rPr>
                  <w:rFonts w:ascii="Times New Roman" w:eastAsia="等线" w:hAnsi="Times New Roman" w:cs="Times New Roman"/>
                  <w:color w:val="000000" w:themeColor="text1"/>
                  <w:sz w:val="18"/>
                  <w:szCs w:val="18"/>
                  <w:lang w:eastAsia="zh-CN"/>
                </w:rPr>
                <w:delText xml:space="preserve"> </w:delText>
              </w:r>
              <w:r w:rsidRPr="004B098E" w:rsidDel="00061692">
                <w:rPr>
                  <w:rFonts w:ascii="Times New Roman" w:eastAsia="等线" w:hAnsi="Times New Roman" w:cs="Times New Roman"/>
                  <w:color w:val="000000" w:themeColor="text1"/>
                  <w:sz w:val="18"/>
                  <w:szCs w:val="18"/>
                </w:rPr>
                <w:delText xml:space="preserve">Add 2.6 eq. </w:delText>
              </w:r>
              <w:r w:rsidRPr="004B098E" w:rsidDel="00061692">
                <w:rPr>
                  <w:rFonts w:ascii="Times New Roman" w:eastAsia="等线" w:hAnsi="Times New Roman" w:cs="Times New Roman"/>
                  <w:bCs w:val="0"/>
                  <w:color w:val="000000" w:themeColor="text1"/>
                  <w:sz w:val="18"/>
                  <w:szCs w:val="18"/>
                </w:rPr>
                <w:delText>Oxyma Pure</w:delText>
              </w:r>
              <w:r w:rsidRPr="004B098E" w:rsidDel="00061692">
                <w:rPr>
                  <w:rFonts w:ascii="Times New Roman" w:eastAsia="等线" w:hAnsi="Times New Roman" w:cs="Times New Roman"/>
                  <w:color w:val="000000" w:themeColor="text1"/>
                  <w:sz w:val="18"/>
                  <w:szCs w:val="18"/>
                </w:rPr>
                <w:delText xml:space="preserve"> 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at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±5℃ (target: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 rinse the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with 2.0 v DMF (1.896 kg/kg). Add 2.9 eq. DIC 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the addition rate depends on temperature control. Activate for 20±5 min at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±5℃ (target: </w:delText>
              </w:r>
              <w:r w:rsidRPr="004B098E" w:rsidDel="00061692">
                <w:rPr>
                  <w:rFonts w:ascii="Times New Roman" w:eastAsia="等线" w:hAnsi="Times New Roman" w:cs="Times New Roman"/>
                  <w:color w:val="000000" w:themeColor="text1"/>
                  <w:sz w:val="18"/>
                  <w:szCs w:val="18"/>
                  <w:lang w:eastAsia="zh-CN"/>
                </w:rPr>
                <w:delText>20</w:delText>
              </w:r>
              <w:r w:rsidRPr="004B098E" w:rsidDel="00061692">
                <w:rPr>
                  <w:rFonts w:ascii="Times New Roman" w:eastAsia="等线" w:hAnsi="Times New Roman" w:cs="Times New Roman"/>
                  <w:color w:val="000000" w:themeColor="text1"/>
                  <w:sz w:val="18"/>
                  <w:szCs w:val="18"/>
                </w:rPr>
                <w:delText xml:space="preserve">℃). Transfer the mixture in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 xml:space="preserve">-R01 </w:delText>
              </w:r>
              <w:r w:rsidRPr="004B098E" w:rsidDel="00061692">
                <w:rPr>
                  <w:rFonts w:ascii="Times New Roman" w:eastAsia="等线" w:hAnsi="Times New Roman" w:cs="Times New Roman"/>
                  <w:color w:val="000000" w:themeColor="text1"/>
                  <w:sz w:val="18"/>
                  <w:szCs w:val="18"/>
                </w:rPr>
                <w:delText xml:space="preserve">into </w:delText>
              </w:r>
              <w:r w:rsidRPr="004B098E" w:rsidDel="00061692">
                <w:rPr>
                  <w:rFonts w:ascii="Times New Roman" w:eastAsia="仿宋_GB2312" w:hAnsi="Times New Roman" w:cs="Times New Roman"/>
                  <w:b/>
                  <w:color w:val="000000" w:themeColor="text1"/>
                  <w:sz w:val="18"/>
                  <w:szCs w:val="18"/>
                </w:rPr>
                <w:delText>TJ4S-1213-Sy1</w:delText>
              </w:r>
              <w:r w:rsidRPr="004B098E" w:rsidDel="00061692">
                <w:rPr>
                  <w:rFonts w:ascii="Times New Roman" w:eastAsia="仿宋_GB2312" w:hAnsi="Times New Roman" w:cs="Times New Roman"/>
                  <w:b/>
                  <w:color w:val="000000" w:themeColor="text1"/>
                  <w:sz w:val="18"/>
                  <w:szCs w:val="18"/>
                  <w:lang w:eastAsia="zh-CN"/>
                </w:rPr>
                <w:delText>5</w:delText>
              </w:r>
              <w:r w:rsidRPr="004B098E" w:rsidDel="00061692">
                <w:rPr>
                  <w:rFonts w:ascii="Times New Roman" w:eastAsia="等线" w:hAnsi="Times New Roman" w:cs="Times New Roman"/>
                  <w:color w:val="000000" w:themeColor="text1"/>
                  <w:sz w:val="18"/>
                  <w:szCs w:val="18"/>
                </w:rPr>
                <w:delText>. Add</w:delText>
              </w:r>
              <w:r w:rsidRPr="004B098E" w:rsidDel="00061692">
                <w:rPr>
                  <w:rFonts w:ascii="Times New Roman" w:eastAsia="等线" w:hAnsi="Times New Roman" w:cs="Times New Roman"/>
                  <w:b/>
                  <w:bCs w:val="0"/>
                  <w:color w:val="000000" w:themeColor="text1"/>
                  <w:sz w:val="18"/>
                  <w:szCs w:val="18"/>
                </w:rPr>
                <w:delText xml:space="preserve"> </w:delText>
              </w:r>
              <w:r w:rsidRPr="004B098E" w:rsidDel="00061692">
                <w:rPr>
                  <w:rFonts w:ascii="Times New Roman" w:eastAsia="仿宋_GB2312" w:hAnsi="Times New Roman" w:cs="Times New Roman"/>
                  <w:color w:val="000000" w:themeColor="text1"/>
                  <w:sz w:val="18"/>
                  <w:szCs w:val="18"/>
                  <w:lang w:eastAsia="zh-CN"/>
                </w:rPr>
                <w:delText xml:space="preserve">1.0 V DMF (0.948 kg/kg) </w:delText>
              </w:r>
              <w:r w:rsidRPr="004B098E" w:rsidDel="00061692">
                <w:rPr>
                  <w:rFonts w:ascii="Times New Roman" w:eastAsia="等线" w:hAnsi="Times New Roman" w:cs="Times New Roman"/>
                  <w:color w:val="000000" w:themeColor="text1"/>
                  <w:sz w:val="18"/>
                  <w:szCs w:val="18"/>
                </w:rPr>
                <w:delText xml:space="preserve">into </w:delText>
              </w:r>
              <w:r w:rsidRPr="004B098E" w:rsidDel="00061692">
                <w:rPr>
                  <w:rFonts w:ascii="Times New Roman" w:eastAsia="仿宋_GB2312" w:hAnsi="Times New Roman" w:cs="Times New Roman"/>
                  <w:b/>
                  <w:color w:val="000000" w:themeColor="text1"/>
                  <w:sz w:val="18"/>
                  <w:szCs w:val="18"/>
                </w:rPr>
                <w:delText>TJ4S-1213-Sy15</w:delText>
              </w:r>
              <w:r w:rsidRPr="004B098E" w:rsidDel="00061692">
                <w:rPr>
                  <w:rFonts w:ascii="Times New Roman" w:eastAsia="仿宋_GB2312" w:hAnsi="Times New Roman" w:cs="Times New Roman"/>
                  <w:b/>
                  <w:color w:val="000000" w:themeColor="text1"/>
                  <w:sz w:val="18"/>
                  <w:szCs w:val="18"/>
                  <w:lang w:eastAsia="zh-CN"/>
                </w:rPr>
                <w:delText>-R01</w:delText>
              </w:r>
              <w:r w:rsidRPr="004B098E" w:rsidDel="00061692">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842" w:type="pct"/>
            <w:vMerge w:val="restart"/>
            <w:shd w:val="clear" w:color="auto" w:fill="FFFFFF" w:themeFill="background1"/>
            <w:vAlign w:val="center"/>
          </w:tcPr>
          <w:p w14:paraId="467722D5" w14:textId="28BD39C1" w:rsidR="00C37663" w:rsidRPr="00032BAE" w:rsidDel="00061692" w:rsidRDefault="00C37663" w:rsidP="00C37663">
            <w:pPr>
              <w:jc w:val="both"/>
              <w:rPr>
                <w:del w:id="10445" w:author="Xuning Wei12232" w:date="2026-07-27T20:53:00Z"/>
                <w:rFonts w:ascii="Times New Roman" w:hAnsi="Times New Roman" w:cs="Times New Roman"/>
                <w:color w:val="auto"/>
                <w:sz w:val="18"/>
                <w:szCs w:val="18"/>
                <w:shd w:val="clear" w:color="auto" w:fill="FFFFFF"/>
              </w:rPr>
            </w:pPr>
            <w:del w:id="10446" w:author="Xuning Wei12232" w:date="2026-07-27T20:53:00Z">
              <w:r w:rsidRPr="00032BAE" w:rsidDel="00061692">
                <w:rPr>
                  <w:rFonts w:ascii="Times New Roman" w:hAnsi="Times New Roman" w:cs="Times New Roman"/>
                  <w:color w:val="auto"/>
                  <w:sz w:val="18"/>
                  <w:szCs w:val="18"/>
                  <w:shd w:val="clear" w:color="auto" w:fill="FFFFFF"/>
                </w:rPr>
                <w:delText>Transfer pump material:SS</w:delText>
              </w:r>
            </w:del>
            <w:ins w:id="10447" w:author="Johan Granander" w:date="2026-05-04T11:56:00Z">
              <w:del w:id="10448" w:author="Xuning Wei12232" w:date="2026-07-27T20:53:00Z">
                <w:r w:rsidRPr="00032BAE" w:rsidDel="00061692">
                  <w:rPr>
                    <w:rFonts w:ascii="Times New Roman" w:hAnsi="Times New Roman" w:cs="Times New Roman"/>
                    <w:color w:val="auto"/>
                    <w:sz w:val="18"/>
                    <w:szCs w:val="18"/>
                    <w:shd w:val="clear" w:color="auto" w:fill="FFFFFF"/>
                  </w:rPr>
                  <w:delText>material: SS</w:delText>
                </w:r>
              </w:del>
            </w:ins>
            <w:del w:id="10449" w:author="Xuning Wei12232" w:date="2026-07-27T20:53:00Z">
              <w:r w:rsidRPr="00032BAE" w:rsidDel="00061692">
                <w:rPr>
                  <w:rFonts w:ascii="Times New Roman" w:hAnsi="Times New Roman" w:cs="Times New Roman"/>
                  <w:color w:val="auto"/>
                  <w:sz w:val="18"/>
                  <w:szCs w:val="18"/>
                  <w:shd w:val="clear" w:color="auto" w:fill="FFFFFF"/>
                </w:rPr>
                <w:delText>316+PTFE</w:delText>
              </w:r>
            </w:del>
          </w:p>
          <w:p w14:paraId="63802F1A" w14:textId="7E5D63D5" w:rsidR="00C37663" w:rsidRPr="00032BAE" w:rsidDel="00061692" w:rsidRDefault="00C37663" w:rsidP="00C37663">
            <w:pPr>
              <w:jc w:val="both"/>
              <w:rPr>
                <w:del w:id="10450" w:author="Xuning Wei12232" w:date="2026-07-27T20:53:00Z"/>
                <w:rFonts w:ascii="Times New Roman" w:eastAsia="仿宋_GB2312" w:hAnsi="Times New Roman" w:cs="Times New Roman"/>
                <w:color w:val="auto"/>
                <w:sz w:val="18"/>
                <w:szCs w:val="18"/>
              </w:rPr>
            </w:pPr>
            <w:del w:id="10451" w:author="Xuning Wei12232" w:date="2026-07-27T20:53:00Z">
              <w:r w:rsidRPr="00032BAE" w:rsidDel="00061692">
                <w:rPr>
                  <w:rFonts w:ascii="Times New Roman" w:eastAsia="仿宋_GB2312" w:hAnsi="Times New Roman" w:cs="Times New Roman"/>
                  <w:color w:val="auto"/>
                  <w:sz w:val="18"/>
                  <w:szCs w:val="18"/>
                </w:rPr>
                <w:delText>Charging line: SS</w:delText>
              </w:r>
            </w:del>
          </w:p>
          <w:p w14:paraId="479BDD99" w14:textId="5FCBEC35" w:rsidR="00C37663" w:rsidRPr="00032BAE" w:rsidDel="00061692" w:rsidRDefault="00C37663" w:rsidP="00C37663">
            <w:pPr>
              <w:jc w:val="both"/>
              <w:rPr>
                <w:del w:id="10452" w:author="Xuning Wei12232" w:date="2026-07-27T20:53:00Z"/>
                <w:rFonts w:ascii="Times New Roman" w:eastAsia="仿宋_GB2312" w:hAnsi="Times New Roman" w:cs="Times New Roman"/>
                <w:color w:val="auto"/>
                <w:sz w:val="18"/>
                <w:szCs w:val="18"/>
                <w:lang w:eastAsia="zh-CN" w:bidi="ar"/>
              </w:rPr>
            </w:pPr>
            <w:del w:id="10453" w:author="Xuning Wei12232" w:date="2026-07-27T20:53:00Z">
              <w:r w:rsidRPr="00032BAE" w:rsidDel="00061692">
                <w:rPr>
                  <w:rFonts w:ascii="Times New Roman" w:eastAsia="仿宋_GB2312" w:hAnsi="Times New Roman" w:cs="Times New Roman"/>
                  <w:color w:val="auto"/>
                  <w:sz w:val="18"/>
                  <w:szCs w:val="18"/>
                  <w:lang w:eastAsia="zh-CN" w:bidi="ar"/>
                </w:rPr>
                <w:delText>Reactor (inner surface, temperature probe, agitator): C-276</w:delText>
              </w:r>
            </w:del>
          </w:p>
          <w:p w14:paraId="419118AA" w14:textId="2D319F39" w:rsidR="00C37663" w:rsidRPr="00032BAE" w:rsidDel="00061692" w:rsidRDefault="00C37663" w:rsidP="00C37663">
            <w:pPr>
              <w:jc w:val="both"/>
              <w:rPr>
                <w:del w:id="10454" w:author="Xuning Wei12232" w:date="2026-07-27T20:53:00Z"/>
                <w:rFonts w:ascii="Times New Roman" w:eastAsia="仿宋_GB2312" w:hAnsi="Times New Roman" w:cs="Times New Roman"/>
                <w:color w:val="auto"/>
                <w:sz w:val="18"/>
                <w:szCs w:val="18"/>
                <w:lang w:eastAsia="zh-CN" w:bidi="ar"/>
              </w:rPr>
            </w:pPr>
            <w:del w:id="10455"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Valve, gasket: PTFE </w:delText>
              </w:r>
            </w:del>
          </w:p>
          <w:p w14:paraId="4B777AD3" w14:textId="63B60BBF" w:rsidR="00C37663" w:rsidRPr="00032BAE" w:rsidDel="00061692" w:rsidRDefault="00C37663" w:rsidP="00C37663">
            <w:pPr>
              <w:jc w:val="both"/>
              <w:rPr>
                <w:del w:id="10456" w:author="Xuning Wei12232" w:date="2026-07-27T20:53:00Z"/>
                <w:rFonts w:ascii="Times New Roman" w:eastAsia="仿宋_GB2312" w:hAnsi="Times New Roman" w:cs="Times New Roman"/>
                <w:color w:val="auto"/>
                <w:sz w:val="18"/>
                <w:szCs w:val="18"/>
                <w:lang w:eastAsia="zh-CN" w:bidi="ar"/>
              </w:rPr>
            </w:pPr>
            <w:del w:id="10457"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Sight glass: GL  </w:delText>
              </w:r>
            </w:del>
          </w:p>
          <w:p w14:paraId="766C02AD" w14:textId="59ED8783" w:rsidR="00C37663" w:rsidRPr="00032BAE" w:rsidDel="00061692" w:rsidRDefault="00C37663" w:rsidP="00C37663">
            <w:pPr>
              <w:jc w:val="both"/>
              <w:rPr>
                <w:del w:id="10458" w:author="Xuning Wei12232" w:date="2026-07-27T20:53:00Z"/>
                <w:rFonts w:ascii="Times New Roman" w:eastAsia="仿宋_GB2312" w:hAnsi="Times New Roman" w:cs="Times New Roman"/>
                <w:color w:val="auto"/>
                <w:sz w:val="18"/>
                <w:szCs w:val="18"/>
                <w:lang w:eastAsia="zh-CN" w:bidi="ar"/>
              </w:rPr>
            </w:pPr>
            <w:del w:id="10459" w:author="Xuning Wei12232" w:date="2026-07-27T20:53:00Z">
              <w:r w:rsidRPr="00032BAE" w:rsidDel="00061692">
                <w:rPr>
                  <w:rFonts w:ascii="Times New Roman" w:eastAsia="仿宋_GB2312" w:hAnsi="Times New Roman" w:cs="Times New Roman"/>
                  <w:color w:val="auto"/>
                  <w:sz w:val="18"/>
                  <w:szCs w:val="18"/>
                  <w:lang w:eastAsia="zh-CN" w:bidi="ar"/>
                </w:rPr>
                <w:delText>Charging line for DIPEA: PTFE</w:delText>
              </w:r>
            </w:del>
          </w:p>
          <w:p w14:paraId="2BADA511" w14:textId="0874805D" w:rsidR="00C37663" w:rsidRPr="00032BAE" w:rsidDel="00061692" w:rsidRDefault="00C37663" w:rsidP="00C37663">
            <w:pPr>
              <w:jc w:val="both"/>
              <w:rPr>
                <w:del w:id="10460" w:author="Xuning Wei12232" w:date="2026-07-27T20:53:00Z"/>
                <w:rFonts w:ascii="Times New Roman" w:eastAsia="仿宋_GB2312" w:hAnsi="Times New Roman" w:cs="Times New Roman"/>
                <w:color w:val="auto"/>
                <w:sz w:val="18"/>
                <w:szCs w:val="18"/>
                <w:lang w:eastAsia="zh-CN" w:bidi="ar"/>
              </w:rPr>
            </w:pPr>
            <w:del w:id="10461" w:author="Xuning Wei12232" w:date="2026-07-27T20:53:00Z">
              <w:r w:rsidRPr="00032BAE" w:rsidDel="00061692">
                <w:rPr>
                  <w:rFonts w:ascii="Times New Roman" w:eastAsia="仿宋_GB2312" w:hAnsi="Times New Roman" w:cs="Times New Roman"/>
                  <w:color w:val="auto"/>
                  <w:sz w:val="18"/>
                  <w:szCs w:val="18"/>
                  <w:lang w:eastAsia="zh-CN" w:bidi="ar"/>
                </w:rPr>
                <w:delText>Add solid material: LDPE</w:delText>
              </w:r>
            </w:del>
          </w:p>
        </w:tc>
        <w:tc>
          <w:tcPr>
            <w:tcW w:w="346" w:type="pct"/>
            <w:vMerge w:val="restart"/>
            <w:shd w:val="clear" w:color="auto" w:fill="FFFFFF" w:themeFill="background1"/>
            <w:vAlign w:val="center"/>
          </w:tcPr>
          <w:p w14:paraId="3FA23765" w14:textId="786D261B" w:rsidR="00C37663" w:rsidRPr="00032BAE" w:rsidDel="00061692" w:rsidRDefault="00C37663" w:rsidP="00C37663">
            <w:pPr>
              <w:jc w:val="both"/>
              <w:rPr>
                <w:del w:id="10462" w:author="Xuning Wei12232" w:date="2026-07-27T20:53:00Z"/>
                <w:rFonts w:ascii="Times New Roman" w:eastAsia="仿宋_GB2312" w:hAnsi="Times New Roman" w:cs="Times New Roman"/>
                <w:color w:val="auto"/>
                <w:sz w:val="18"/>
                <w:szCs w:val="18"/>
                <w:lang w:eastAsia="zh-CN" w:bidi="ar"/>
              </w:rPr>
            </w:pPr>
            <w:del w:id="10463"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96" w:type="pct"/>
            <w:vMerge w:val="restart"/>
            <w:shd w:val="clear" w:color="auto" w:fill="FFFFFF" w:themeFill="background1"/>
            <w:vAlign w:val="center"/>
          </w:tcPr>
          <w:p w14:paraId="4D33FCB3" w14:textId="0E5BCE1A" w:rsidR="00C37663" w:rsidRPr="00032BAE" w:rsidDel="00061692" w:rsidRDefault="00C37663" w:rsidP="00C37663">
            <w:pPr>
              <w:jc w:val="both"/>
              <w:rPr>
                <w:del w:id="10464" w:author="Xuning Wei12232" w:date="2026-07-27T20:53:00Z"/>
                <w:rFonts w:ascii="Times New Roman" w:eastAsia="仿宋_GB2312" w:hAnsi="Times New Roman" w:cs="Times New Roman"/>
                <w:color w:val="auto"/>
                <w:sz w:val="18"/>
                <w:szCs w:val="18"/>
                <w:lang w:eastAsia="zh-CN" w:bidi="ar"/>
              </w:rPr>
            </w:pPr>
            <w:del w:id="10465"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35" w:type="pct"/>
            <w:vAlign w:val="center"/>
          </w:tcPr>
          <w:p w14:paraId="5E724527" w14:textId="70320A62" w:rsidR="00C37663" w:rsidRPr="00032BAE" w:rsidDel="00061692" w:rsidRDefault="000B6761" w:rsidP="00C37663">
            <w:pPr>
              <w:jc w:val="both"/>
              <w:rPr>
                <w:del w:id="10466" w:author="Xuning Wei12232" w:date="2026-07-27T20:53:00Z"/>
                <w:rFonts w:ascii="Times New Roman" w:eastAsia="仿宋_GB2312" w:hAnsi="Times New Roman" w:cs="Times New Roman"/>
                <w:color w:val="auto"/>
                <w:sz w:val="18"/>
                <w:szCs w:val="18"/>
                <w:lang w:eastAsia="zh-CN" w:bidi="ar"/>
              </w:rPr>
            </w:pPr>
            <w:customXmlDelRangeStart w:id="10467" w:author="Xuning Wei12232" w:date="2026-07-27T20:53:00Z"/>
            <w:sdt>
              <w:sdtPr>
                <w:rPr>
                  <w:rFonts w:ascii="Times New Roman" w:eastAsia="仿宋_GB2312" w:hAnsi="Times New Roman" w:cs="Times New Roman"/>
                  <w:color w:val="auto"/>
                  <w:sz w:val="18"/>
                  <w:szCs w:val="18"/>
                  <w:lang w:eastAsia="zh-CN" w:bidi="ar"/>
                </w:rPr>
                <w:id w:val="1149863062"/>
                <w14:checkbox>
                  <w14:checked w14:val="1"/>
                  <w14:checkedState w14:val="2612" w14:font="MS Gothic"/>
                  <w14:uncheckedState w14:val="2610" w14:font="MS Gothic"/>
                </w14:checkbox>
              </w:sdtPr>
              <w:sdtEndPr/>
              <w:sdtContent>
                <w:customXmlDelRangeEnd w:id="10467"/>
                <w:del w:id="10468" w:author="Xuning Wei12232" w:date="2026-07-27T20:53:00Z">
                  <w:r w:rsidR="00C37663" w:rsidRPr="00032BAE" w:rsidDel="00061692">
                    <w:rPr>
                      <w:rFonts w:ascii="Segoe UI Symbol" w:eastAsia="仿宋_GB2312" w:hAnsi="Segoe UI Symbol" w:cs="Segoe UI Symbol"/>
                      <w:color w:val="auto"/>
                      <w:sz w:val="18"/>
                      <w:szCs w:val="18"/>
                      <w:lang w:eastAsia="zh-CN" w:bidi="ar"/>
                    </w:rPr>
                    <w:delText>☒</w:delText>
                  </w:r>
                </w:del>
                <w:customXmlDelRangeStart w:id="10469" w:author="Xuning Wei12232" w:date="2026-07-27T20:53:00Z"/>
              </w:sdtContent>
            </w:sdt>
            <w:customXmlDelRangeEnd w:id="10469"/>
            <w:del w:id="10470" w:author="Xuning Wei12232" w:date="2026-07-27T20:53:00Z">
              <w:r w:rsidR="00C37663" w:rsidRPr="00032BAE" w:rsidDel="00061692">
                <w:rPr>
                  <w:rFonts w:ascii="Times New Roman" w:eastAsia="仿宋_GB2312" w:hAnsi="Times New Roman" w:cs="Times New Roman"/>
                  <w:color w:val="auto"/>
                  <w:sz w:val="18"/>
                  <w:szCs w:val="18"/>
                  <w:lang w:eastAsia="zh-CN" w:bidi="ar"/>
                </w:rPr>
                <w:delText>Yes</w:delText>
              </w:r>
            </w:del>
          </w:p>
        </w:tc>
        <w:tc>
          <w:tcPr>
            <w:tcW w:w="457" w:type="pct"/>
            <w:vAlign w:val="center"/>
          </w:tcPr>
          <w:p w14:paraId="60D3D91C" w14:textId="723EA876" w:rsidR="00C37663" w:rsidRPr="00032BAE" w:rsidDel="00061692" w:rsidRDefault="000B6761" w:rsidP="00C37663">
            <w:pPr>
              <w:jc w:val="both"/>
              <w:rPr>
                <w:del w:id="10471" w:author="Xuning Wei12232" w:date="2026-07-27T20:53:00Z"/>
                <w:rFonts w:ascii="Times New Roman" w:eastAsia="仿宋_GB2312" w:hAnsi="Times New Roman" w:cs="Times New Roman"/>
                <w:color w:val="auto"/>
                <w:sz w:val="18"/>
                <w:szCs w:val="18"/>
                <w:lang w:eastAsia="zh-CN" w:bidi="ar"/>
              </w:rPr>
            </w:pPr>
            <w:customXmlDelRangeStart w:id="10472" w:author="Xuning Wei12232" w:date="2026-07-27T20:53:00Z"/>
            <w:sdt>
              <w:sdtPr>
                <w:rPr>
                  <w:rFonts w:ascii="Times New Roman" w:eastAsia="仿宋_GB2312" w:hAnsi="Times New Roman" w:cs="Times New Roman"/>
                  <w:color w:val="auto"/>
                  <w:sz w:val="18"/>
                  <w:szCs w:val="18"/>
                  <w:lang w:eastAsia="zh-CN" w:bidi="ar"/>
                </w:rPr>
                <w:id w:val="-1022542426"/>
                <w14:checkbox>
                  <w14:checked w14:val="0"/>
                  <w14:checkedState w14:val="2612" w14:font="MS Gothic"/>
                  <w14:uncheckedState w14:val="2610" w14:font="MS Gothic"/>
                </w14:checkbox>
              </w:sdtPr>
              <w:sdtEndPr/>
              <w:sdtContent>
                <w:customXmlDelRangeEnd w:id="10472"/>
                <w:del w:id="10473" w:author="Xuning Wei12232" w:date="2026-07-27T20:53:00Z">
                  <w:r w:rsidR="00C37663" w:rsidRPr="00032BAE" w:rsidDel="00061692">
                    <w:rPr>
                      <w:rFonts w:ascii="Segoe UI Symbol" w:eastAsia="仿宋_GB2312" w:hAnsi="Segoe UI Symbol" w:cs="Segoe UI Symbol"/>
                      <w:color w:val="auto"/>
                      <w:sz w:val="18"/>
                      <w:szCs w:val="18"/>
                      <w:lang w:eastAsia="zh-CN" w:bidi="ar"/>
                    </w:rPr>
                    <w:delText>☐</w:delText>
                  </w:r>
                </w:del>
                <w:customXmlDelRangeStart w:id="10474" w:author="Xuning Wei12232" w:date="2026-07-27T20:53:00Z"/>
              </w:sdtContent>
            </w:sdt>
            <w:customXmlDelRangeEnd w:id="10474"/>
            <w:del w:id="10475"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No</w:delText>
              </w:r>
            </w:del>
          </w:p>
        </w:tc>
        <w:tc>
          <w:tcPr>
            <w:tcW w:w="990" w:type="pct"/>
            <w:vMerge w:val="restart"/>
            <w:vAlign w:val="center"/>
          </w:tcPr>
          <w:p w14:paraId="21969F8A" w14:textId="124732A2" w:rsidR="00C37663" w:rsidRPr="00032BAE" w:rsidDel="00061692" w:rsidRDefault="000B6761" w:rsidP="00C37663">
            <w:pPr>
              <w:jc w:val="both"/>
              <w:rPr>
                <w:del w:id="10476" w:author="Xuning Wei12232" w:date="2026-07-27T20:53:00Z"/>
                <w:rFonts w:ascii="Times New Roman" w:eastAsia="仿宋_GB2312" w:hAnsi="Times New Roman" w:cs="Times New Roman"/>
                <w:color w:val="auto"/>
                <w:sz w:val="18"/>
                <w:szCs w:val="18"/>
                <w:u w:val="single"/>
                <w:lang w:eastAsia="zh-CN" w:bidi="ar"/>
              </w:rPr>
            </w:pPr>
            <w:customXmlDelRangeStart w:id="10477" w:author="Xuning Wei12232" w:date="2026-07-27T20:53:00Z"/>
            <w:sdt>
              <w:sdtPr>
                <w:rPr>
                  <w:rFonts w:ascii="Times New Roman" w:eastAsia="仿宋_GB2312" w:hAnsi="Times New Roman" w:cs="Times New Roman"/>
                  <w:b/>
                  <w:color w:val="auto"/>
                  <w:sz w:val="18"/>
                  <w:szCs w:val="18"/>
                  <w:lang w:eastAsia="zh-CN" w:bidi="ar"/>
                </w:rPr>
                <w:id w:val="1777286786"/>
                <w14:checkbox>
                  <w14:checked w14:val="0"/>
                  <w14:checkedState w14:val="2612" w14:font="MS Gothic"/>
                  <w14:uncheckedState w14:val="2610" w14:font="MS Gothic"/>
                </w14:checkbox>
              </w:sdtPr>
              <w:sdtEndPr/>
              <w:sdtContent>
                <w:customXmlDelRangeEnd w:id="10477"/>
                <w:del w:id="10478"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479" w:author="Xuning Wei12232" w:date="2026-07-27T20:53:00Z"/>
              </w:sdtContent>
            </w:sdt>
            <w:customXmlDelRangeEnd w:id="10479"/>
            <w:del w:id="10480"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Asymchem R&amp;D Lab: </w:delText>
              </w:r>
              <w:r w:rsidR="00C37663" w:rsidRPr="00032BAE" w:rsidDel="00061692">
                <w:rPr>
                  <w:rFonts w:ascii="Times New Roman" w:eastAsia="仿宋_GB2312" w:hAnsi="Times New Roman" w:cs="Times New Roman"/>
                  <w:color w:val="auto"/>
                  <w:sz w:val="18"/>
                  <w:szCs w:val="18"/>
                  <w:u w:val="single"/>
                  <w:lang w:eastAsia="zh-CN" w:bidi="ar"/>
                </w:rPr>
                <w:delText xml:space="preserve">N/A </w:delText>
              </w:r>
            </w:del>
          </w:p>
          <w:p w14:paraId="2A733D43" w14:textId="0952B796" w:rsidR="00C37663" w:rsidRPr="00032BAE" w:rsidDel="00061692" w:rsidRDefault="000B6761" w:rsidP="00C37663">
            <w:pPr>
              <w:jc w:val="both"/>
              <w:rPr>
                <w:del w:id="10481" w:author="Xuning Wei12232" w:date="2026-07-27T20:53:00Z"/>
                <w:rFonts w:ascii="Times New Roman" w:eastAsia="仿宋_GB2312" w:hAnsi="Times New Roman" w:cs="Times New Roman"/>
                <w:color w:val="auto"/>
                <w:sz w:val="18"/>
                <w:szCs w:val="18"/>
                <w:u w:val="single"/>
                <w:lang w:eastAsia="zh-CN" w:bidi="ar"/>
              </w:rPr>
            </w:pPr>
            <w:customXmlDelRangeStart w:id="10482" w:author="Xuning Wei12232" w:date="2026-07-27T20:53:00Z"/>
            <w:sdt>
              <w:sdtPr>
                <w:rPr>
                  <w:rFonts w:ascii="Times New Roman" w:eastAsia="仿宋_GB2312" w:hAnsi="Times New Roman" w:cs="Times New Roman"/>
                  <w:b/>
                  <w:color w:val="auto"/>
                  <w:sz w:val="18"/>
                  <w:szCs w:val="18"/>
                  <w:lang w:eastAsia="zh-CN" w:bidi="ar"/>
                </w:rPr>
                <w:id w:val="1719001480"/>
                <w14:checkbox>
                  <w14:checked w14:val="1"/>
                  <w14:checkedState w14:val="2612" w14:font="MS Gothic"/>
                  <w14:uncheckedState w14:val="2610" w14:font="MS Gothic"/>
                </w14:checkbox>
              </w:sdtPr>
              <w:sdtEndPr/>
              <w:sdtContent>
                <w:customXmlDelRangeEnd w:id="10482"/>
                <w:del w:id="10483"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484" w:author="Xuning Wei12232" w:date="2026-07-27T20:53:00Z"/>
              </w:sdtContent>
            </w:sdt>
            <w:customXmlDelRangeEnd w:id="10484"/>
            <w:del w:id="10485"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Asymchem Production data, Lot Number:</w:delText>
              </w:r>
              <w:r w:rsidR="00C37663" w:rsidRPr="00032BAE" w:rsidDel="00061692">
                <w:rPr>
                  <w:rFonts w:ascii="Times New Roman" w:eastAsia="仿宋_GB2312" w:hAnsi="Times New Roman" w:cs="Times New Roman"/>
                  <w:color w:val="auto"/>
                  <w:sz w:val="18"/>
                  <w:szCs w:val="18"/>
                  <w:u w:val="single"/>
                  <w:lang w:eastAsia="zh-CN" w:bidi="ar"/>
                </w:rPr>
                <w:delText xml:space="preserve">  CPo140020</w:delText>
              </w:r>
            </w:del>
            <w:ins w:id="10486" w:author="Johan Granander" w:date="2026-05-04T11:56:00Z">
              <w:del w:id="10487" w:author="Xuning Wei12232" w:date="2026-07-27T20:53:00Z">
                <w:r w:rsidR="00C37663" w:rsidRPr="00032BAE" w:rsidDel="00061692">
                  <w:rPr>
                    <w:rFonts w:ascii="Times New Roman" w:eastAsia="仿宋_GB2312" w:hAnsi="Times New Roman" w:cs="Times New Roman"/>
                    <w:color w:val="auto"/>
                    <w:sz w:val="18"/>
                    <w:szCs w:val="18"/>
                    <w:lang w:eastAsia="zh-CN" w:bidi="ar"/>
                  </w:rPr>
                  <w:delText>:</w:delText>
                </w:r>
                <w:r w:rsidR="00C37663" w:rsidRPr="00032BAE" w:rsidDel="00061692">
                  <w:rPr>
                    <w:rFonts w:ascii="Times New Roman" w:eastAsia="仿宋_GB2312" w:hAnsi="Times New Roman" w:cs="Times New Roman"/>
                    <w:color w:val="auto"/>
                    <w:sz w:val="18"/>
                    <w:szCs w:val="18"/>
                    <w:u w:val="single"/>
                    <w:lang w:eastAsia="zh-CN" w:bidi="ar"/>
                  </w:rPr>
                  <w:delText xml:space="preserve"> </w:delText>
                </w:r>
              </w:del>
              <w:del w:id="10488" w:author="Xuning Wei12232" w:date="2026-07-27T17:56:00Z">
                <w:r w:rsidR="00C37663" w:rsidRPr="00032BAE" w:rsidDel="00F338FC">
                  <w:rPr>
                    <w:rFonts w:ascii="Times New Roman" w:eastAsia="仿宋_GB2312" w:hAnsi="Times New Roman" w:cs="Times New Roman"/>
                    <w:color w:val="auto"/>
                    <w:sz w:val="18"/>
                    <w:szCs w:val="18"/>
                    <w:u w:val="single"/>
                    <w:lang w:eastAsia="zh-CN" w:bidi="ar"/>
                  </w:rPr>
                  <w:delText>CPo140020</w:delText>
                </w:r>
              </w:del>
            </w:ins>
            <w:del w:id="10489" w:author="Xuning Wei12232" w:date="2026-07-27T17:56:00Z">
              <w:r w:rsidR="00C37663" w:rsidRPr="00032BAE" w:rsidDel="00F338FC">
                <w:rPr>
                  <w:rFonts w:ascii="Times New Roman" w:eastAsia="仿宋_GB2312" w:hAnsi="Times New Roman" w:cs="Times New Roman"/>
                  <w:color w:val="auto"/>
                  <w:sz w:val="18"/>
                  <w:szCs w:val="18"/>
                  <w:u w:val="single"/>
                  <w:lang w:eastAsia="zh-CN" w:bidi="ar"/>
                </w:rPr>
                <w:delText>-02-01-02</w:delText>
              </w:r>
            </w:del>
            <w:del w:id="10490" w:author="Xuning Wei12232" w:date="2026-07-27T20:53:00Z">
              <w:r w:rsidR="00C37663" w:rsidRPr="00032BAE" w:rsidDel="00061692">
                <w:rPr>
                  <w:rFonts w:ascii="Times New Roman" w:eastAsia="仿宋_GB2312" w:hAnsi="Times New Roman" w:cs="Times New Roman"/>
                  <w:color w:val="auto"/>
                  <w:sz w:val="18"/>
                  <w:szCs w:val="18"/>
                  <w:u w:val="single"/>
                  <w:lang w:eastAsia="zh-CN" w:bidi="ar"/>
                </w:rPr>
                <w:delText xml:space="preserve">  </w:delText>
              </w:r>
            </w:del>
          </w:p>
          <w:p w14:paraId="2201FBCC" w14:textId="33BFB4E2" w:rsidR="00C37663" w:rsidRPr="00032BAE" w:rsidDel="00061692" w:rsidRDefault="000B6761" w:rsidP="00C37663">
            <w:pPr>
              <w:jc w:val="both"/>
              <w:rPr>
                <w:del w:id="10491" w:author="Xuning Wei12232" w:date="2026-07-27T20:53:00Z"/>
                <w:rFonts w:ascii="Times New Roman" w:eastAsia="仿宋_GB2312" w:hAnsi="Times New Roman" w:cs="Times New Roman"/>
                <w:color w:val="auto"/>
                <w:sz w:val="18"/>
                <w:szCs w:val="18"/>
                <w:lang w:eastAsia="zh-CN" w:bidi="ar"/>
              </w:rPr>
            </w:pPr>
            <w:customXmlDelRangeStart w:id="10492" w:author="Xuning Wei12232" w:date="2026-07-27T20:53:00Z"/>
            <w:sdt>
              <w:sdtPr>
                <w:rPr>
                  <w:rFonts w:ascii="Times New Roman" w:eastAsia="仿宋_GB2312" w:hAnsi="Times New Roman" w:cs="Times New Roman"/>
                  <w:b/>
                  <w:color w:val="auto"/>
                  <w:sz w:val="18"/>
                  <w:szCs w:val="18"/>
                  <w:lang w:eastAsia="zh-CN" w:bidi="ar"/>
                </w:rPr>
                <w:id w:val="-1975746030"/>
                <w14:checkbox>
                  <w14:checked w14:val="0"/>
                  <w14:checkedState w14:val="2612" w14:font="MS Gothic"/>
                  <w14:uncheckedState w14:val="2610" w14:font="MS Gothic"/>
                </w14:checkbox>
              </w:sdtPr>
              <w:sdtEndPr/>
              <w:sdtContent>
                <w:customXmlDelRangeEnd w:id="10492"/>
                <w:del w:id="10493"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494" w:author="Xuning Wei12232" w:date="2026-07-27T20:53:00Z"/>
              </w:sdtContent>
            </w:sdt>
            <w:customXmlDelRangeEnd w:id="10494"/>
            <w:del w:id="10495"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Supplier data:</w:delText>
              </w:r>
              <w:r w:rsidR="00C37663" w:rsidRPr="00032BAE" w:rsidDel="00061692">
                <w:rPr>
                  <w:rFonts w:ascii="Times New Roman" w:eastAsia="仿宋_GB2312" w:hAnsi="Times New Roman" w:cs="Times New Roman"/>
                  <w:color w:val="auto"/>
                  <w:sz w:val="18"/>
                  <w:szCs w:val="18"/>
                  <w:u w:val="single"/>
                  <w:lang w:eastAsia="zh-CN" w:bidi="ar"/>
                </w:rPr>
                <w:delText xml:space="preserve">  N</w:delText>
              </w:r>
            </w:del>
            <w:ins w:id="10496" w:author="Johan Granander" w:date="2026-05-04T11:56:00Z">
              <w:del w:id="10497" w:author="Xuning Wei12232" w:date="2026-07-27T20:53:00Z">
                <w:r w:rsidR="00C37663" w:rsidRPr="00032BAE" w:rsidDel="00061692">
                  <w:rPr>
                    <w:rFonts w:ascii="Times New Roman" w:eastAsia="仿宋_GB2312" w:hAnsi="Times New Roman" w:cs="Times New Roman"/>
                    <w:color w:val="auto"/>
                    <w:sz w:val="18"/>
                    <w:szCs w:val="18"/>
                    <w:lang w:eastAsia="zh-CN" w:bidi="ar"/>
                  </w:rPr>
                  <w:delText>:</w:delText>
                </w:r>
                <w:r w:rsidR="00C37663" w:rsidRPr="00032BAE" w:rsidDel="00061692">
                  <w:rPr>
                    <w:rFonts w:ascii="Times New Roman" w:eastAsia="仿宋_GB2312" w:hAnsi="Times New Roman" w:cs="Times New Roman"/>
                    <w:color w:val="auto"/>
                    <w:sz w:val="18"/>
                    <w:szCs w:val="18"/>
                    <w:u w:val="single"/>
                    <w:lang w:eastAsia="zh-CN" w:bidi="ar"/>
                  </w:rPr>
                  <w:delText xml:space="preserve"> N</w:delText>
                </w:r>
              </w:del>
            </w:ins>
            <w:del w:id="10498" w:author="Xuning Wei12232" w:date="2026-07-27T20:53:00Z">
              <w:r w:rsidR="00C37663" w:rsidRPr="00032BAE" w:rsidDel="00061692">
                <w:rPr>
                  <w:rFonts w:ascii="Times New Roman" w:eastAsia="仿宋_GB2312" w:hAnsi="Times New Roman" w:cs="Times New Roman"/>
                  <w:color w:val="auto"/>
                  <w:sz w:val="18"/>
                  <w:szCs w:val="18"/>
                  <w:u w:val="single"/>
                  <w:lang w:eastAsia="zh-CN" w:bidi="ar"/>
                </w:rPr>
                <w:delText xml:space="preserve">/A  </w:delText>
              </w:r>
              <w:r w:rsidR="00C37663" w:rsidRPr="00032BAE" w:rsidDel="00061692">
                <w:rPr>
                  <w:rFonts w:ascii="Times New Roman" w:eastAsia="仿宋_GB2312" w:hAnsi="Times New Roman" w:cs="Times New Roman"/>
                  <w:color w:val="auto"/>
                  <w:sz w:val="18"/>
                  <w:szCs w:val="18"/>
                  <w:lang w:eastAsia="zh-CN" w:bidi="ar"/>
                </w:rPr>
                <w:delText xml:space="preserve"> </w:delText>
              </w:r>
            </w:del>
          </w:p>
          <w:p w14:paraId="41258D63" w14:textId="602A6DB1" w:rsidR="00C37663" w:rsidRPr="00032BAE" w:rsidDel="00061692" w:rsidRDefault="000B6761" w:rsidP="00C37663">
            <w:pPr>
              <w:jc w:val="both"/>
              <w:rPr>
                <w:del w:id="10499" w:author="Xuning Wei12232" w:date="2026-07-27T20:53:00Z"/>
                <w:rFonts w:ascii="Times New Roman" w:eastAsia="仿宋_GB2312" w:hAnsi="Times New Roman" w:cs="Times New Roman"/>
                <w:color w:val="auto"/>
                <w:sz w:val="18"/>
                <w:szCs w:val="18"/>
                <w:u w:val="single"/>
                <w:lang w:eastAsia="zh-CN" w:bidi="ar"/>
              </w:rPr>
            </w:pPr>
            <w:customXmlDelRangeStart w:id="10500" w:author="Xuning Wei12232" w:date="2026-07-27T20:53:00Z"/>
            <w:sdt>
              <w:sdtPr>
                <w:rPr>
                  <w:rFonts w:ascii="Times New Roman" w:eastAsia="仿宋_GB2312" w:hAnsi="Times New Roman" w:cs="Times New Roman"/>
                  <w:b/>
                  <w:color w:val="auto"/>
                  <w:sz w:val="18"/>
                  <w:szCs w:val="18"/>
                  <w:lang w:eastAsia="zh-CN" w:bidi="ar"/>
                </w:rPr>
                <w:id w:val="998765895"/>
                <w14:checkbox>
                  <w14:checked w14:val="1"/>
                  <w14:checkedState w14:val="2612" w14:font="MS Gothic"/>
                  <w14:uncheckedState w14:val="2610" w14:font="MS Gothic"/>
                </w14:checkbox>
              </w:sdtPr>
              <w:sdtEndPr/>
              <w:sdtContent>
                <w:customXmlDelRangeEnd w:id="10500"/>
                <w:del w:id="10501"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502" w:author="Xuning Wei12232" w:date="2026-07-27T20:53:00Z"/>
              </w:sdtContent>
            </w:sdt>
            <w:customXmlDelRangeEnd w:id="10502"/>
            <w:del w:id="10503"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*Handbook &amp; Page:</w:delText>
              </w:r>
              <w:r w:rsidR="00C37663" w:rsidRPr="00032BAE" w:rsidDel="00061692">
                <w:rPr>
                  <w:rFonts w:ascii="Times New Roman" w:eastAsia="仿宋_GB2312" w:hAnsi="Times New Roman" w:cs="Times New Roman"/>
                  <w:color w:val="auto"/>
                  <w:sz w:val="18"/>
                  <w:szCs w:val="18"/>
                  <w:u w:val="single"/>
                  <w:lang w:eastAsia="zh-CN" w:bidi="ar"/>
                </w:rPr>
                <w:delText xml:space="preserve">  N</w:delText>
              </w:r>
            </w:del>
            <w:ins w:id="10504" w:author="Johan Granander" w:date="2026-05-04T11:56:00Z">
              <w:del w:id="10505" w:author="Xuning Wei12232" w:date="2026-07-27T20:53:00Z">
                <w:r w:rsidR="00C37663" w:rsidRPr="00032BAE" w:rsidDel="00061692">
                  <w:rPr>
                    <w:rFonts w:ascii="Times New Roman" w:eastAsia="仿宋_GB2312" w:hAnsi="Times New Roman" w:cs="Times New Roman"/>
                    <w:color w:val="auto"/>
                    <w:sz w:val="18"/>
                    <w:szCs w:val="18"/>
                    <w:lang w:eastAsia="zh-CN" w:bidi="ar"/>
                  </w:rPr>
                  <w:delText>:</w:delText>
                </w:r>
                <w:r w:rsidR="00C37663" w:rsidRPr="00032BAE" w:rsidDel="00061692">
                  <w:rPr>
                    <w:rFonts w:ascii="Times New Roman" w:eastAsia="仿宋_GB2312" w:hAnsi="Times New Roman" w:cs="Times New Roman"/>
                    <w:color w:val="auto"/>
                    <w:sz w:val="18"/>
                    <w:szCs w:val="18"/>
                    <w:u w:val="single"/>
                    <w:lang w:eastAsia="zh-CN" w:bidi="ar"/>
                  </w:rPr>
                  <w:delText xml:space="preserve"> N</w:delText>
                </w:r>
              </w:del>
            </w:ins>
            <w:del w:id="10506" w:author="Xuning Wei12232" w:date="2026-07-27T20:53:00Z">
              <w:r w:rsidR="00C37663" w:rsidRPr="00032BAE" w:rsidDel="00061692">
                <w:rPr>
                  <w:rFonts w:ascii="Times New Roman" w:eastAsia="仿宋_GB2312" w:hAnsi="Times New Roman" w:cs="Times New Roman"/>
                  <w:color w:val="auto"/>
                  <w:sz w:val="18"/>
                  <w:szCs w:val="18"/>
                  <w:u w:val="single"/>
                  <w:lang w:eastAsia="zh-CN" w:bidi="ar"/>
                </w:rPr>
                <w:delText xml:space="preserve">/A  </w:delText>
              </w:r>
            </w:del>
          </w:p>
          <w:p w14:paraId="3A3CEF3F" w14:textId="0574D02D" w:rsidR="00C37663" w:rsidRPr="00032BAE" w:rsidDel="00061692" w:rsidRDefault="000B6761" w:rsidP="00C37663">
            <w:pPr>
              <w:jc w:val="both"/>
              <w:rPr>
                <w:del w:id="10507" w:author="Xuning Wei12232" w:date="2026-07-27T20:53:00Z"/>
                <w:rFonts w:ascii="Times New Roman" w:eastAsia="仿宋_GB2312" w:hAnsi="Times New Roman" w:cs="Times New Roman"/>
                <w:b/>
                <w:color w:val="auto"/>
                <w:sz w:val="18"/>
                <w:szCs w:val="18"/>
                <w:lang w:eastAsia="zh-CN" w:bidi="ar"/>
              </w:rPr>
            </w:pPr>
            <w:customXmlDelRangeStart w:id="10508" w:author="Xuning Wei12232" w:date="2026-07-27T20:53:00Z"/>
            <w:sdt>
              <w:sdtPr>
                <w:rPr>
                  <w:rFonts w:ascii="Times New Roman" w:eastAsia="仿宋_GB2312" w:hAnsi="Times New Roman" w:cs="Times New Roman"/>
                  <w:color w:val="auto"/>
                  <w:sz w:val="18"/>
                  <w:szCs w:val="18"/>
                  <w:lang w:eastAsia="zh-CN" w:bidi="ar"/>
                </w:rPr>
                <w:id w:val="155354529"/>
                <w14:checkbox>
                  <w14:checked w14:val="1"/>
                  <w14:checkedState w14:val="2612" w14:font="MS Gothic"/>
                  <w14:uncheckedState w14:val="2610" w14:font="MS Gothic"/>
                </w14:checkbox>
              </w:sdtPr>
              <w:sdtEndPr/>
              <w:sdtContent>
                <w:customXmlDelRangeEnd w:id="10508"/>
                <w:del w:id="10509" w:author="Xuning Wei12232" w:date="2026-07-27T20:53:00Z">
                  <w:r w:rsidR="00C37663" w:rsidRPr="00032BAE" w:rsidDel="00061692">
                    <w:rPr>
                      <w:rFonts w:ascii="Segoe UI Symbol" w:eastAsia="仿宋_GB2312" w:hAnsi="Segoe UI Symbol" w:cs="Segoe UI Symbol"/>
                      <w:color w:val="auto"/>
                      <w:sz w:val="18"/>
                      <w:szCs w:val="18"/>
                      <w:lang w:eastAsia="zh-CN" w:bidi="ar"/>
                    </w:rPr>
                    <w:delText>☒</w:delText>
                  </w:r>
                </w:del>
                <w:customXmlDelRangeStart w:id="10510" w:author="Xuning Wei12232" w:date="2026-07-27T20:53:00Z"/>
              </w:sdtContent>
            </w:sdt>
            <w:customXmlDelRangeEnd w:id="10510"/>
            <w:del w:id="10511"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Other:</w:delText>
              </w:r>
              <w:r w:rsidR="00C37663" w:rsidRPr="00032BAE" w:rsidDel="00061692">
                <w:rPr>
                  <w:rFonts w:ascii="Times New Roman" w:eastAsia="仿宋_GB2312" w:hAnsi="Times New Roman" w:cs="Times New Roman"/>
                  <w:color w:val="auto"/>
                  <w:sz w:val="18"/>
                  <w:szCs w:val="18"/>
                  <w:u w:val="single"/>
                  <w:lang w:eastAsia="zh-CN" w:bidi="ar"/>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delText>
              </w:r>
            </w:del>
          </w:p>
        </w:tc>
      </w:tr>
      <w:tr w:rsidR="00C37663" w:rsidRPr="00032BAE" w:rsidDel="00061692" w14:paraId="40ED6EC9" w14:textId="5C3BA796" w:rsidTr="008C0A2C">
        <w:trPr>
          <w:trHeight w:val="1049"/>
          <w:del w:id="10512" w:author="Xuning Wei12232" w:date="2026-07-27T20:53:00Z"/>
        </w:trPr>
        <w:tc>
          <w:tcPr>
            <w:tcW w:w="269" w:type="pct"/>
            <w:vMerge/>
            <w:shd w:val="clear" w:color="auto" w:fill="FFFFFF" w:themeFill="background1"/>
            <w:vAlign w:val="center"/>
          </w:tcPr>
          <w:p w14:paraId="615E75B5" w14:textId="0795237D" w:rsidR="00C37663" w:rsidRPr="00032BAE" w:rsidDel="00061692" w:rsidRDefault="00C37663" w:rsidP="00C37663">
            <w:pPr>
              <w:jc w:val="both"/>
              <w:rPr>
                <w:del w:id="10513" w:author="Xuning Wei12232" w:date="2026-07-27T20:53: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
          <w:p w14:paraId="7FD6835B" w14:textId="7F7F2F53" w:rsidR="00C37663" w:rsidRPr="00032BAE" w:rsidDel="00061692" w:rsidRDefault="00C37663" w:rsidP="00C37663">
            <w:pPr>
              <w:jc w:val="both"/>
              <w:rPr>
                <w:del w:id="10514" w:author="Xuning Wei12232" w:date="2026-07-27T20:53: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
          <w:p w14:paraId="637A3BC2" w14:textId="4D4776D7" w:rsidR="00C37663" w:rsidRPr="00032BAE" w:rsidDel="00061692" w:rsidRDefault="00C37663" w:rsidP="00C37663">
            <w:pPr>
              <w:jc w:val="both"/>
              <w:rPr>
                <w:del w:id="10515" w:author="Xuning Wei12232" w:date="2026-07-27T20:53: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
          <w:p w14:paraId="63536B80" w14:textId="49A70154" w:rsidR="00C37663" w:rsidRPr="00032BAE" w:rsidDel="00061692" w:rsidRDefault="00C37663" w:rsidP="00C37663">
            <w:pPr>
              <w:jc w:val="both"/>
              <w:rPr>
                <w:del w:id="10516" w:author="Xuning Wei12232" w:date="2026-07-27T20:53: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
          <w:p w14:paraId="124FE82B" w14:textId="26EACA96" w:rsidR="00C37663" w:rsidRPr="00032BAE" w:rsidDel="00061692" w:rsidRDefault="00C37663" w:rsidP="00C37663">
            <w:pPr>
              <w:jc w:val="both"/>
              <w:rPr>
                <w:del w:id="10517" w:author="Xuning Wei12232" w:date="2026-07-27T20:53:00Z"/>
                <w:rFonts w:ascii="Times New Roman" w:eastAsia="仿宋_GB2312" w:hAnsi="Times New Roman" w:cs="Times New Roman"/>
                <w:color w:val="auto"/>
                <w:sz w:val="20"/>
                <w:szCs w:val="20"/>
                <w:lang w:eastAsia="zh-CN" w:bidi="ar"/>
              </w:rPr>
            </w:pPr>
          </w:p>
        </w:tc>
        <w:tc>
          <w:tcPr>
            <w:tcW w:w="335" w:type="pct"/>
            <w:vAlign w:val="center"/>
          </w:tcPr>
          <w:p w14:paraId="0920BFC4" w14:textId="29E2406B" w:rsidR="00C37663" w:rsidRPr="00032BAE" w:rsidDel="00061692" w:rsidRDefault="000B6761" w:rsidP="00C37663">
            <w:pPr>
              <w:jc w:val="both"/>
              <w:rPr>
                <w:del w:id="10518" w:author="Xuning Wei12232" w:date="2026-07-27T20:53:00Z"/>
                <w:rFonts w:ascii="Times New Roman" w:eastAsia="仿宋_GB2312" w:hAnsi="Times New Roman" w:cs="Times New Roman"/>
                <w:color w:val="auto"/>
                <w:sz w:val="18"/>
                <w:szCs w:val="20"/>
                <w:lang w:eastAsia="zh-CN" w:bidi="ar"/>
              </w:rPr>
            </w:pPr>
            <w:customXmlDelRangeStart w:id="10519" w:author="Xuning Wei12232" w:date="2026-07-27T20:53:00Z"/>
            <w:sdt>
              <w:sdtPr>
                <w:rPr>
                  <w:rFonts w:ascii="Times New Roman" w:eastAsia="仿宋_GB2312" w:hAnsi="Times New Roman" w:cs="Times New Roman"/>
                  <w:b/>
                  <w:color w:val="auto"/>
                  <w:sz w:val="18"/>
                  <w:szCs w:val="20"/>
                  <w:lang w:eastAsia="zh-CN" w:bidi="ar"/>
                </w:rPr>
                <w:id w:val="-1093697984"/>
                <w14:checkbox>
                  <w14:checked w14:val="0"/>
                  <w14:checkedState w14:val="2612" w14:font="MS Gothic"/>
                  <w14:uncheckedState w14:val="2610" w14:font="MS Gothic"/>
                </w14:checkbox>
              </w:sdtPr>
              <w:sdtEndPr/>
              <w:sdtContent>
                <w:customXmlDelRangeEnd w:id="10519"/>
                <w:del w:id="10520" w:author="Xuning Wei12232" w:date="2026-07-27T20:53:00Z">
                  <w:r w:rsidR="00C37663" w:rsidRPr="00032BAE" w:rsidDel="00061692">
                    <w:rPr>
                      <w:rFonts w:ascii="Segoe UI Symbol" w:eastAsia="仿宋_GB2312" w:hAnsi="Segoe UI Symbol" w:cs="Segoe UI Symbol"/>
                      <w:b/>
                      <w:color w:val="auto"/>
                      <w:sz w:val="18"/>
                      <w:szCs w:val="20"/>
                      <w:lang w:eastAsia="zh-CN" w:bidi="ar"/>
                    </w:rPr>
                    <w:delText>☐</w:delText>
                  </w:r>
                </w:del>
                <w:customXmlDelRangeStart w:id="10521" w:author="Xuning Wei12232" w:date="2026-07-27T20:53:00Z"/>
              </w:sdtContent>
            </w:sdt>
            <w:customXmlDelRangeEnd w:id="10521"/>
            <w:del w:id="10522" w:author="Xuning Wei12232" w:date="2026-07-27T20:53:00Z">
              <w:r w:rsidR="00C37663" w:rsidRPr="00032BAE" w:rsidDel="00061692">
                <w:rPr>
                  <w:rFonts w:ascii="Times New Roman" w:eastAsia="仿宋_GB2312" w:hAnsi="Times New Roman" w:cs="Times New Roman"/>
                  <w:color w:val="auto"/>
                  <w:sz w:val="18"/>
                  <w:szCs w:val="20"/>
                  <w:lang w:eastAsia="zh-CN" w:bidi="ar"/>
                </w:rPr>
                <w:delText xml:space="preserve"> High</w:delText>
              </w:r>
            </w:del>
          </w:p>
          <w:p w14:paraId="48696E09" w14:textId="44D7BB38" w:rsidR="00C37663" w:rsidRPr="00032BAE" w:rsidDel="00061692" w:rsidRDefault="000B6761" w:rsidP="00C37663">
            <w:pPr>
              <w:jc w:val="both"/>
              <w:rPr>
                <w:del w:id="10523" w:author="Xuning Wei12232" w:date="2026-07-27T20:53:00Z"/>
                <w:rFonts w:ascii="Times New Roman" w:eastAsia="仿宋_GB2312" w:hAnsi="Times New Roman" w:cs="Times New Roman"/>
                <w:color w:val="auto"/>
                <w:sz w:val="18"/>
                <w:szCs w:val="20"/>
                <w:lang w:eastAsia="zh-CN" w:bidi="ar"/>
              </w:rPr>
            </w:pPr>
            <w:customXmlDelRangeStart w:id="10524" w:author="Xuning Wei12232" w:date="2026-07-27T20:53:00Z"/>
            <w:sdt>
              <w:sdtPr>
                <w:rPr>
                  <w:rFonts w:ascii="Times New Roman" w:eastAsia="仿宋_GB2312" w:hAnsi="Times New Roman" w:cs="Times New Roman"/>
                  <w:b/>
                  <w:color w:val="auto"/>
                  <w:sz w:val="18"/>
                  <w:szCs w:val="20"/>
                  <w:lang w:eastAsia="zh-CN" w:bidi="ar"/>
                </w:rPr>
                <w:id w:val="-964578989"/>
                <w14:checkbox>
                  <w14:checked w14:val="0"/>
                  <w14:checkedState w14:val="2612" w14:font="MS Gothic"/>
                  <w14:uncheckedState w14:val="2610" w14:font="MS Gothic"/>
                </w14:checkbox>
              </w:sdtPr>
              <w:sdtEndPr/>
              <w:sdtContent>
                <w:customXmlDelRangeEnd w:id="10524"/>
                <w:del w:id="10525" w:author="Xuning Wei12232" w:date="2026-07-27T20:53:00Z">
                  <w:r w:rsidR="00C37663" w:rsidRPr="00032BAE" w:rsidDel="00061692">
                    <w:rPr>
                      <w:rFonts w:ascii="Segoe UI Symbol" w:eastAsia="仿宋_GB2312" w:hAnsi="Segoe UI Symbol" w:cs="Segoe UI Symbol"/>
                      <w:b/>
                      <w:color w:val="auto"/>
                      <w:sz w:val="18"/>
                      <w:szCs w:val="20"/>
                      <w:lang w:eastAsia="zh-CN" w:bidi="ar"/>
                    </w:rPr>
                    <w:delText>☐</w:delText>
                  </w:r>
                </w:del>
                <w:customXmlDelRangeStart w:id="10526" w:author="Xuning Wei12232" w:date="2026-07-27T20:53:00Z"/>
              </w:sdtContent>
            </w:sdt>
            <w:customXmlDelRangeEnd w:id="10526"/>
            <w:del w:id="10527" w:author="Xuning Wei12232" w:date="2026-07-27T20:53:00Z">
              <w:r w:rsidR="00C37663" w:rsidRPr="00032BAE" w:rsidDel="00061692">
                <w:rPr>
                  <w:rFonts w:ascii="Times New Roman" w:eastAsia="仿宋_GB2312" w:hAnsi="Times New Roman" w:cs="Times New Roman"/>
                  <w:b/>
                  <w:color w:val="auto"/>
                  <w:sz w:val="18"/>
                  <w:szCs w:val="20"/>
                  <w:lang w:eastAsia="zh-CN" w:bidi="ar"/>
                </w:rPr>
                <w:delText xml:space="preserve"> </w:delText>
              </w:r>
              <w:r w:rsidR="00C37663" w:rsidRPr="00032BAE" w:rsidDel="00061692">
                <w:rPr>
                  <w:rFonts w:ascii="Times New Roman" w:eastAsia="仿宋_GB2312" w:hAnsi="Times New Roman" w:cs="Times New Roman"/>
                  <w:color w:val="auto"/>
                  <w:sz w:val="18"/>
                  <w:szCs w:val="20"/>
                  <w:lang w:eastAsia="zh-CN" w:bidi="ar"/>
                </w:rPr>
                <w:delText>Medium</w:delText>
              </w:r>
            </w:del>
          </w:p>
          <w:p w14:paraId="1E8A64DB" w14:textId="7986C0F9" w:rsidR="00C37663" w:rsidRPr="00032BAE" w:rsidDel="00061692" w:rsidRDefault="000B6761" w:rsidP="00C37663">
            <w:pPr>
              <w:jc w:val="both"/>
              <w:rPr>
                <w:del w:id="10528" w:author="Xuning Wei12232" w:date="2026-07-27T20:53:00Z"/>
                <w:rFonts w:ascii="Times New Roman" w:eastAsia="仿宋_GB2312" w:hAnsi="Times New Roman" w:cs="Times New Roman"/>
                <w:color w:val="auto"/>
                <w:sz w:val="18"/>
                <w:szCs w:val="20"/>
                <w:lang w:eastAsia="zh-CN" w:bidi="ar"/>
              </w:rPr>
            </w:pPr>
            <w:customXmlDelRangeStart w:id="10529" w:author="Xuning Wei12232" w:date="2026-07-27T20:53:00Z"/>
            <w:sdt>
              <w:sdtPr>
                <w:rPr>
                  <w:rFonts w:ascii="Times New Roman" w:eastAsia="仿宋_GB2312" w:hAnsi="Times New Roman" w:cs="Times New Roman"/>
                  <w:b/>
                  <w:color w:val="auto"/>
                  <w:sz w:val="18"/>
                  <w:szCs w:val="20"/>
                  <w:lang w:eastAsia="zh-CN" w:bidi="ar"/>
                </w:rPr>
                <w:id w:val="610788317"/>
                <w14:checkbox>
                  <w14:checked w14:val="1"/>
                  <w14:checkedState w14:val="2612" w14:font="MS Gothic"/>
                  <w14:uncheckedState w14:val="2610" w14:font="MS Gothic"/>
                </w14:checkbox>
              </w:sdtPr>
              <w:sdtEndPr/>
              <w:sdtContent>
                <w:customXmlDelRangeEnd w:id="10529"/>
                <w:del w:id="10530" w:author="Xuning Wei12232" w:date="2026-07-27T20:53:00Z">
                  <w:r w:rsidR="00C37663" w:rsidRPr="00032BAE" w:rsidDel="00061692">
                    <w:rPr>
                      <w:rFonts w:ascii="Segoe UI Symbol" w:eastAsia="仿宋_GB2312" w:hAnsi="Segoe UI Symbol" w:cs="Segoe UI Symbol"/>
                      <w:b/>
                      <w:color w:val="auto"/>
                      <w:sz w:val="18"/>
                      <w:szCs w:val="20"/>
                      <w:lang w:eastAsia="zh-CN" w:bidi="ar"/>
                    </w:rPr>
                    <w:delText>☒</w:delText>
                  </w:r>
                </w:del>
                <w:customXmlDelRangeStart w:id="10531" w:author="Xuning Wei12232" w:date="2026-07-27T20:53:00Z"/>
              </w:sdtContent>
            </w:sdt>
            <w:customXmlDelRangeEnd w:id="10531"/>
            <w:del w:id="10532" w:author="Xuning Wei12232" w:date="2026-07-27T20:53:00Z">
              <w:r w:rsidR="00C37663" w:rsidRPr="00032BAE" w:rsidDel="00061692">
                <w:rPr>
                  <w:rFonts w:ascii="Times New Roman" w:eastAsia="仿宋_GB2312" w:hAnsi="Times New Roman" w:cs="Times New Roman"/>
                  <w:color w:val="auto"/>
                  <w:sz w:val="18"/>
                  <w:szCs w:val="20"/>
                  <w:lang w:eastAsia="zh-CN" w:bidi="ar"/>
                </w:rPr>
                <w:delText xml:space="preserve"> Low</w:delText>
              </w:r>
            </w:del>
          </w:p>
        </w:tc>
        <w:tc>
          <w:tcPr>
            <w:tcW w:w="457" w:type="pct"/>
            <w:vAlign w:val="center"/>
          </w:tcPr>
          <w:p w14:paraId="3E4BF7FB" w14:textId="10562665" w:rsidR="00C37663" w:rsidRPr="00032BAE" w:rsidDel="00061692" w:rsidRDefault="00C37663" w:rsidP="00C37663">
            <w:pPr>
              <w:jc w:val="both"/>
              <w:rPr>
                <w:del w:id="10533" w:author="Xuning Wei12232" w:date="2026-07-27T20:53:00Z"/>
                <w:rFonts w:ascii="Times New Roman" w:eastAsia="仿宋_GB2312" w:hAnsi="Times New Roman" w:cs="Times New Roman"/>
                <w:color w:val="auto"/>
                <w:sz w:val="18"/>
                <w:szCs w:val="20"/>
                <w:lang w:eastAsia="zh-CN" w:bidi="ar"/>
              </w:rPr>
            </w:pPr>
            <w:del w:id="10534" w:author="Xuning Wei12232" w:date="2026-07-27T20:53:00Z">
              <w:r w:rsidRPr="00032BAE" w:rsidDel="00061692">
                <w:rPr>
                  <w:rFonts w:ascii="Times New Roman" w:eastAsia="仿宋_GB2312" w:hAnsi="Times New Roman" w:cs="Times New Roman"/>
                  <w:color w:val="auto"/>
                  <w:sz w:val="18"/>
                  <w:szCs w:val="20"/>
                  <w:lang w:eastAsia="zh-CN" w:bidi="ar"/>
                </w:rPr>
                <w:delText>According to The Pilot Plant Real Book Page 10-14&amp;10-15, DMF is compatible with SS and PTFE; Based on Asymchem previous campaign production data and experience Dimethylformamide is also compatible with Glass, HSS and SS</w:delText>
              </w:r>
            </w:del>
          </w:p>
        </w:tc>
        <w:tc>
          <w:tcPr>
            <w:tcW w:w="990" w:type="pct"/>
            <w:vMerge/>
            <w:vAlign w:val="center"/>
          </w:tcPr>
          <w:p w14:paraId="03752A89" w14:textId="540B9ABA" w:rsidR="00C37663" w:rsidRPr="00032BAE" w:rsidDel="00061692" w:rsidRDefault="00C37663" w:rsidP="00C37663">
            <w:pPr>
              <w:jc w:val="both"/>
              <w:rPr>
                <w:del w:id="10535" w:author="Xuning Wei12232" w:date="2026-07-27T20:53:00Z"/>
                <w:rFonts w:ascii="Times New Roman" w:eastAsia="仿宋_GB2312" w:hAnsi="Times New Roman" w:cs="Times New Roman"/>
                <w:b/>
                <w:color w:val="auto"/>
                <w:sz w:val="20"/>
                <w:szCs w:val="20"/>
                <w:lang w:eastAsia="zh-CN" w:bidi="ar"/>
              </w:rPr>
            </w:pPr>
          </w:p>
        </w:tc>
      </w:tr>
      <w:tr w:rsidR="00C37663" w:rsidRPr="00032BAE" w:rsidDel="00061692" w14:paraId="4E6D11CE" w14:textId="0A1ECE4C" w:rsidTr="00656FD7">
        <w:trPr>
          <w:trHeight w:val="397"/>
          <w:del w:id="10536" w:author="Xuning Wei12232" w:date="2026-07-27T20:53:00Z"/>
        </w:trPr>
        <w:tc>
          <w:tcPr>
            <w:tcW w:w="269" w:type="pct"/>
            <w:vMerge w:val="restart"/>
            <w:shd w:val="clear" w:color="auto" w:fill="FFFFFF" w:themeFill="background1"/>
            <w:vAlign w:val="center"/>
          </w:tcPr>
          <w:p w14:paraId="5490D571" w14:textId="468A8EE4" w:rsidR="00C37663" w:rsidRPr="00032BAE" w:rsidDel="00061692" w:rsidRDefault="00C37663" w:rsidP="00C37663">
            <w:pPr>
              <w:jc w:val="both"/>
              <w:rPr>
                <w:del w:id="10537" w:author="Xuning Wei12232" w:date="2026-07-27T20:53:00Z"/>
                <w:rFonts w:ascii="Times New Roman" w:eastAsia="仿宋_GB2312" w:hAnsi="Times New Roman" w:cs="Times New Roman"/>
                <w:color w:val="auto"/>
                <w:sz w:val="18"/>
                <w:szCs w:val="18"/>
                <w:lang w:eastAsia="zh-CN"/>
              </w:rPr>
            </w:pPr>
            <w:del w:id="10538" w:author="Xuning Wei12232" w:date="2026-07-27T20:53:00Z">
              <w:r w:rsidDel="00061692">
                <w:rPr>
                  <w:rFonts w:ascii="Times New Roman" w:eastAsia="仿宋_GB2312" w:hAnsi="Times New Roman" w:cs="Times New Roman"/>
                  <w:color w:val="auto"/>
                  <w:sz w:val="18"/>
                  <w:szCs w:val="18"/>
                  <w:lang w:eastAsia="zh-CN"/>
                </w:rPr>
                <w:delText>30</w:delText>
              </w:r>
            </w:del>
          </w:p>
        </w:tc>
        <w:tc>
          <w:tcPr>
            <w:tcW w:w="1365" w:type="pct"/>
            <w:vMerge w:val="restart"/>
            <w:shd w:val="clear" w:color="auto" w:fill="FFFFFF" w:themeFill="background1"/>
            <w:vAlign w:val="center"/>
          </w:tcPr>
          <w:p w14:paraId="535938E0" w14:textId="00F41419" w:rsidR="00C37663" w:rsidRPr="00032BAE" w:rsidDel="00061692" w:rsidRDefault="00C37663" w:rsidP="00C37663">
            <w:pPr>
              <w:jc w:val="both"/>
              <w:rPr>
                <w:del w:id="10539" w:author="Xuning Wei12232" w:date="2026-07-27T20:53:00Z"/>
                <w:rFonts w:ascii="Times New Roman" w:eastAsia="等线" w:hAnsi="Times New Roman" w:cs="Times New Roman"/>
                <w:color w:val="auto"/>
                <w:sz w:val="18"/>
                <w:szCs w:val="18"/>
              </w:rPr>
            </w:pPr>
            <w:del w:id="10540" w:author="Xuning Wei12232" w:date="2026-07-27T20:53:00Z">
              <w:r w:rsidRPr="00C37663" w:rsidDel="00061692">
                <w:rPr>
                  <w:rFonts w:ascii="Times New Roman" w:eastAsia="仿宋_GB2312" w:hAnsi="Times New Roman" w:cs="Times New Roman"/>
                  <w:color w:val="auto"/>
                  <w:sz w:val="18"/>
                  <w:szCs w:val="18"/>
                </w:rPr>
                <w:delText>Add 6.0 V DMF (5.688 kg/kg) into TJ4S-1213-Sy15-R01. Start the stirrer. Then add 1.50 eq. Pyridine and 1.25 eq. Acetic Anhydride by manually weigh. Adjust the mixture to 25±5</w:delText>
              </w:r>
              <w:r w:rsidRPr="00C37663" w:rsidDel="00061692">
                <w:rPr>
                  <w:rFonts w:ascii="Times New Roman" w:eastAsia="仿宋_GB2312" w:hAnsi="Times New Roman" w:cs="Times New Roman" w:hint="eastAsia"/>
                  <w:color w:val="auto"/>
                  <w:sz w:val="18"/>
                  <w:szCs w:val="18"/>
                </w:rPr>
                <w:delText>℃</w:delText>
              </w:r>
              <w:r w:rsidRPr="00C37663" w:rsidDel="00061692">
                <w:rPr>
                  <w:rFonts w:ascii="Times New Roman" w:eastAsia="仿宋_GB2312" w:hAnsi="Times New Roman" w:cs="Times New Roman"/>
                  <w:color w:val="auto"/>
                  <w:sz w:val="18"/>
                  <w:szCs w:val="18"/>
                </w:rPr>
                <w:delText>. Maintain for next operation at 25±5</w:delText>
              </w:r>
              <w:r w:rsidRPr="00C37663" w:rsidDel="00061692">
                <w:rPr>
                  <w:rFonts w:ascii="Times New Roman" w:eastAsia="仿宋_GB2312" w:hAnsi="Times New Roman" w:cs="Times New Roman" w:hint="eastAsia"/>
                  <w:color w:val="auto"/>
                  <w:sz w:val="18"/>
                  <w:szCs w:val="18"/>
                </w:rPr>
                <w:delText>℃</w:delText>
              </w:r>
              <w:r w:rsidRPr="00C37663" w:rsidDel="00061692">
                <w:rPr>
                  <w:rFonts w:ascii="Times New Roman" w:eastAsia="仿宋_GB2312" w:hAnsi="Times New Roman" w:cs="Times New Roman"/>
                  <w:color w:val="auto"/>
                  <w:sz w:val="18"/>
                  <w:szCs w:val="18"/>
                </w:rPr>
                <w:delText xml:space="preserve"> (target: 25</w:delText>
              </w:r>
              <w:r w:rsidRPr="00C37663" w:rsidDel="00061692">
                <w:rPr>
                  <w:rFonts w:ascii="Times New Roman" w:eastAsia="仿宋_GB2312" w:hAnsi="Times New Roman" w:cs="Times New Roman" w:hint="eastAsia"/>
                  <w:color w:val="auto"/>
                  <w:sz w:val="18"/>
                  <w:szCs w:val="18"/>
                </w:rPr>
                <w:delText>℃</w:delText>
              </w:r>
              <w:r w:rsidRPr="00C37663" w:rsidDel="00061692">
                <w:rPr>
                  <w:rFonts w:ascii="Times New Roman" w:eastAsia="仿宋_GB2312" w:hAnsi="Times New Roman" w:cs="Times New Roman"/>
                  <w:color w:val="auto"/>
                  <w:sz w:val="18"/>
                  <w:szCs w:val="18"/>
                </w:rPr>
                <w:delText>). Stir for 5~10 min after addition, Transfer the mixture in TJ4S-1213-Sy15-R01 into TJ4S-1213-Sy15. Add 1.0 V DMF (0.948 kg/kg) into TJ4S-1213-Sy15-R01 to rinse the wall. Bubble with nitrogen to the synthesis reactor (TJ4S-1213-Sy15) for 5±2 min, then start the agitator. Transfer the mixture in activation tank (TJ4S-1213-Sy15-R01) into synthesis reactor (TJ4S-1213-Sy15)</w:delText>
              </w:r>
            </w:del>
          </w:p>
        </w:tc>
        <w:tc>
          <w:tcPr>
            <w:tcW w:w="842" w:type="pct"/>
            <w:vMerge w:val="restart"/>
            <w:shd w:val="clear" w:color="auto" w:fill="FFFFFF" w:themeFill="background1"/>
            <w:vAlign w:val="center"/>
          </w:tcPr>
          <w:p w14:paraId="7E0D76CB" w14:textId="10451E17" w:rsidR="00C37663" w:rsidRPr="00032BAE" w:rsidDel="00061692" w:rsidRDefault="00C37663" w:rsidP="00C37663">
            <w:pPr>
              <w:jc w:val="both"/>
              <w:rPr>
                <w:del w:id="10541" w:author="Xuning Wei12232" w:date="2026-07-27T20:53:00Z"/>
                <w:rFonts w:ascii="Times New Roman" w:hAnsi="Times New Roman" w:cs="Times New Roman"/>
                <w:color w:val="auto"/>
                <w:sz w:val="18"/>
                <w:szCs w:val="18"/>
                <w:shd w:val="clear" w:color="auto" w:fill="FFFFFF"/>
              </w:rPr>
            </w:pPr>
            <w:del w:id="10542" w:author="Xuning Wei12232" w:date="2026-07-27T20:53:00Z">
              <w:r w:rsidRPr="00032BAE" w:rsidDel="00061692">
                <w:rPr>
                  <w:rFonts w:ascii="Times New Roman" w:hAnsi="Times New Roman" w:cs="Times New Roman"/>
                  <w:color w:val="auto"/>
                  <w:sz w:val="18"/>
                  <w:szCs w:val="18"/>
                  <w:shd w:val="clear" w:color="auto" w:fill="FFFFFF"/>
                </w:rPr>
                <w:delText>Transfer pump material:SS</w:delText>
              </w:r>
            </w:del>
            <w:ins w:id="10543" w:author="Johan Granander" w:date="2026-05-04T11:56:00Z">
              <w:del w:id="10544" w:author="Xuning Wei12232" w:date="2026-07-27T20:53:00Z">
                <w:r w:rsidRPr="00032BAE" w:rsidDel="00061692">
                  <w:rPr>
                    <w:rFonts w:ascii="Times New Roman" w:hAnsi="Times New Roman" w:cs="Times New Roman"/>
                    <w:color w:val="auto"/>
                    <w:sz w:val="18"/>
                    <w:szCs w:val="18"/>
                    <w:shd w:val="clear" w:color="auto" w:fill="FFFFFF"/>
                  </w:rPr>
                  <w:delText>material: SS</w:delText>
                </w:r>
              </w:del>
            </w:ins>
            <w:del w:id="10545" w:author="Xuning Wei12232" w:date="2026-07-27T20:53:00Z">
              <w:r w:rsidRPr="00032BAE" w:rsidDel="00061692">
                <w:rPr>
                  <w:rFonts w:ascii="Times New Roman" w:hAnsi="Times New Roman" w:cs="Times New Roman"/>
                  <w:color w:val="auto"/>
                  <w:sz w:val="18"/>
                  <w:szCs w:val="18"/>
                  <w:shd w:val="clear" w:color="auto" w:fill="FFFFFF"/>
                </w:rPr>
                <w:delText>316+PTFE</w:delText>
              </w:r>
            </w:del>
          </w:p>
          <w:p w14:paraId="65933DF5" w14:textId="46A008C3" w:rsidR="00C37663" w:rsidRPr="00032BAE" w:rsidDel="00061692" w:rsidRDefault="00C37663" w:rsidP="00C37663">
            <w:pPr>
              <w:jc w:val="both"/>
              <w:rPr>
                <w:del w:id="10546" w:author="Xuning Wei12232" w:date="2026-07-27T20:53:00Z"/>
                <w:rFonts w:ascii="Times New Roman" w:eastAsia="仿宋_GB2312" w:hAnsi="Times New Roman" w:cs="Times New Roman"/>
                <w:color w:val="auto"/>
                <w:sz w:val="18"/>
                <w:szCs w:val="18"/>
              </w:rPr>
            </w:pPr>
            <w:del w:id="10547" w:author="Xuning Wei12232" w:date="2026-07-27T20:53:00Z">
              <w:r w:rsidRPr="00032BAE" w:rsidDel="00061692">
                <w:rPr>
                  <w:rFonts w:ascii="Times New Roman" w:eastAsia="仿宋_GB2312" w:hAnsi="Times New Roman" w:cs="Times New Roman"/>
                  <w:color w:val="auto"/>
                  <w:sz w:val="18"/>
                  <w:szCs w:val="18"/>
                </w:rPr>
                <w:delText>Charging line: SS</w:delText>
              </w:r>
            </w:del>
          </w:p>
          <w:p w14:paraId="5CBCD5B7" w14:textId="47975EC8" w:rsidR="00C37663" w:rsidRPr="00B97298" w:rsidDel="00061692" w:rsidRDefault="00C37663" w:rsidP="00C37663">
            <w:pPr>
              <w:jc w:val="both"/>
              <w:rPr>
                <w:del w:id="10548" w:author="Xuning Wei12232" w:date="2026-07-27T20:53:00Z"/>
                <w:rFonts w:ascii="Times New Roman" w:eastAsia="仿宋_GB2312" w:hAnsi="Times New Roman" w:cs="Times New Roman"/>
                <w:color w:val="auto"/>
                <w:sz w:val="18"/>
                <w:szCs w:val="18"/>
                <w:lang w:val="sv-SE"/>
                <w:rPrChange w:id="10549" w:author="Johan Granander" w:date="2026-05-04T09:59:00Z">
                  <w:rPr>
                    <w:del w:id="10550" w:author="Xuning Wei12232" w:date="2026-07-27T20:53:00Z"/>
                    <w:rFonts w:ascii="Times New Roman" w:eastAsia="仿宋_GB2312" w:hAnsi="Times New Roman" w:cs="Times New Roman"/>
                    <w:color w:val="auto"/>
                    <w:sz w:val="18"/>
                    <w:szCs w:val="18"/>
                  </w:rPr>
                </w:rPrChange>
              </w:rPr>
            </w:pPr>
            <w:del w:id="10551" w:author="Xuning Wei12232" w:date="2026-07-27T20:53:00Z">
              <w:r w:rsidRPr="00B97298" w:rsidDel="00061692">
                <w:rPr>
                  <w:rFonts w:ascii="Times New Roman" w:hAnsi="Times New Roman" w:cs="Times New Roman"/>
                  <w:color w:val="auto"/>
                  <w:sz w:val="18"/>
                  <w:szCs w:val="18"/>
                  <w:shd w:val="clear" w:color="auto" w:fill="FFFFFF"/>
                  <w:lang w:val="sv-SE"/>
                  <w:rPrChange w:id="10552" w:author="Johan Granander" w:date="2026-05-04T09:59:00Z">
                    <w:rPr>
                      <w:rFonts w:ascii="Times New Roman" w:hAnsi="Times New Roman" w:cs="Times New Roman"/>
                      <w:color w:val="auto"/>
                      <w:sz w:val="18"/>
                      <w:szCs w:val="18"/>
                      <w:shd w:val="clear" w:color="auto" w:fill="FFFFFF"/>
                    </w:rPr>
                  </w:rPrChange>
                </w:rPr>
                <w:delText xml:space="preserve">Gasket: </w:delText>
              </w:r>
              <w:r w:rsidRPr="00B97298" w:rsidDel="00061692">
                <w:rPr>
                  <w:rFonts w:ascii="Times New Roman" w:eastAsia="仿宋_GB2312" w:hAnsi="Times New Roman" w:cs="Times New Roman"/>
                  <w:color w:val="auto"/>
                  <w:sz w:val="18"/>
                  <w:szCs w:val="18"/>
                  <w:lang w:val="sv-SE"/>
                  <w:rPrChange w:id="10553" w:author="Johan Granander" w:date="2026-05-04T09:59:00Z">
                    <w:rPr>
                      <w:rFonts w:ascii="Times New Roman" w:eastAsia="仿宋_GB2312" w:hAnsi="Times New Roman" w:cs="Times New Roman"/>
                      <w:color w:val="auto"/>
                      <w:sz w:val="18"/>
                      <w:szCs w:val="18"/>
                    </w:rPr>
                  </w:rPrChange>
                </w:rPr>
                <w:delText>PTFE</w:delText>
              </w:r>
            </w:del>
          </w:p>
          <w:p w14:paraId="535FB508" w14:textId="151BF49A" w:rsidR="00C37663" w:rsidRPr="00B97298" w:rsidDel="00061692" w:rsidRDefault="00C37663" w:rsidP="00C37663">
            <w:pPr>
              <w:jc w:val="both"/>
              <w:rPr>
                <w:del w:id="10554" w:author="Xuning Wei12232" w:date="2026-07-27T20:53:00Z"/>
                <w:rFonts w:ascii="Times New Roman" w:hAnsi="Times New Roman" w:cs="Times New Roman"/>
                <w:color w:val="auto"/>
                <w:sz w:val="18"/>
                <w:szCs w:val="18"/>
                <w:shd w:val="clear" w:color="auto" w:fill="FFFFFF"/>
                <w:lang w:val="sv-SE"/>
                <w:rPrChange w:id="10555" w:author="Johan Granander" w:date="2026-05-04T09:59:00Z">
                  <w:rPr>
                    <w:del w:id="10556" w:author="Xuning Wei12232" w:date="2026-07-27T20:53:00Z"/>
                    <w:rFonts w:ascii="Times New Roman" w:hAnsi="Times New Roman" w:cs="Times New Roman"/>
                    <w:color w:val="auto"/>
                    <w:sz w:val="18"/>
                    <w:szCs w:val="18"/>
                    <w:shd w:val="clear" w:color="auto" w:fill="FFFFFF"/>
                  </w:rPr>
                </w:rPrChange>
              </w:rPr>
            </w:pPr>
            <w:del w:id="10557" w:author="Xuning Wei12232" w:date="2026-07-27T20:53:00Z">
              <w:r w:rsidRPr="00B97298" w:rsidDel="00061692">
                <w:rPr>
                  <w:rFonts w:ascii="Times New Roman" w:hAnsi="Times New Roman" w:cs="Times New Roman"/>
                  <w:color w:val="auto"/>
                  <w:sz w:val="18"/>
                  <w:szCs w:val="18"/>
                  <w:shd w:val="clear" w:color="auto" w:fill="FFFFFF"/>
                  <w:lang w:val="sv-SE"/>
                  <w:rPrChange w:id="10558" w:author="Johan Granander" w:date="2026-05-04T09:59:00Z">
                    <w:rPr>
                      <w:rFonts w:ascii="Times New Roman" w:hAnsi="Times New Roman" w:cs="Times New Roman"/>
                      <w:color w:val="auto"/>
                      <w:sz w:val="18"/>
                      <w:szCs w:val="18"/>
                      <w:shd w:val="clear" w:color="auto" w:fill="FFFFFF"/>
                    </w:rPr>
                  </w:rPrChange>
                </w:rPr>
                <w:delText>Sight glass: Glass</w:delText>
              </w:r>
            </w:del>
          </w:p>
          <w:p w14:paraId="19B0CECC" w14:textId="0AB3E947" w:rsidR="00C37663" w:rsidRPr="00B97298" w:rsidDel="00061692" w:rsidRDefault="00C37663" w:rsidP="00C37663">
            <w:pPr>
              <w:jc w:val="both"/>
              <w:rPr>
                <w:del w:id="10559" w:author="Xuning Wei12232" w:date="2026-07-27T20:53:00Z"/>
                <w:rFonts w:ascii="Times New Roman" w:eastAsia="仿宋_GB2312" w:hAnsi="Times New Roman" w:cs="Times New Roman"/>
                <w:color w:val="auto"/>
                <w:sz w:val="18"/>
                <w:szCs w:val="18"/>
                <w:lang w:val="sv-SE"/>
                <w:rPrChange w:id="10560" w:author="Johan Granander" w:date="2026-05-04T09:59:00Z">
                  <w:rPr>
                    <w:del w:id="10561" w:author="Xuning Wei12232" w:date="2026-07-27T20:53:00Z"/>
                    <w:rFonts w:ascii="Times New Roman" w:eastAsia="仿宋_GB2312" w:hAnsi="Times New Roman" w:cs="Times New Roman"/>
                    <w:color w:val="auto"/>
                    <w:sz w:val="18"/>
                    <w:szCs w:val="18"/>
                  </w:rPr>
                </w:rPrChange>
              </w:rPr>
            </w:pPr>
            <w:del w:id="10562" w:author="Xuning Wei12232" w:date="2026-07-27T20:53:00Z">
              <w:r w:rsidRPr="00B97298" w:rsidDel="00061692">
                <w:rPr>
                  <w:rFonts w:ascii="Times New Roman" w:hAnsi="Times New Roman" w:cs="Times New Roman"/>
                  <w:color w:val="auto"/>
                  <w:sz w:val="18"/>
                  <w:szCs w:val="18"/>
                  <w:shd w:val="clear" w:color="auto" w:fill="FFFFFF"/>
                  <w:lang w:val="sv-SE"/>
                  <w:rPrChange w:id="10563" w:author="Johan Granander" w:date="2026-05-04T09:59:00Z">
                    <w:rPr>
                      <w:rFonts w:ascii="Times New Roman" w:hAnsi="Times New Roman" w:cs="Times New Roman"/>
                      <w:color w:val="auto"/>
                      <w:sz w:val="18"/>
                      <w:szCs w:val="18"/>
                      <w:shd w:val="clear" w:color="auto" w:fill="FFFFFF"/>
                    </w:rPr>
                  </w:rPrChange>
                </w:rPr>
                <w:delText>Valve:</w:delText>
              </w:r>
              <w:r w:rsidRPr="00B97298" w:rsidDel="00061692">
                <w:rPr>
                  <w:rFonts w:ascii="Times New Roman" w:eastAsia="仿宋_GB2312" w:hAnsi="Times New Roman" w:cs="Times New Roman"/>
                  <w:color w:val="auto"/>
                  <w:sz w:val="18"/>
                  <w:szCs w:val="18"/>
                  <w:lang w:val="sv-SE"/>
                  <w:rPrChange w:id="10564" w:author="Johan Granander" w:date="2026-05-04T09:59:00Z">
                    <w:rPr>
                      <w:rFonts w:ascii="Times New Roman" w:eastAsia="仿宋_GB2312" w:hAnsi="Times New Roman" w:cs="Times New Roman"/>
                      <w:color w:val="auto"/>
                      <w:sz w:val="18"/>
                      <w:szCs w:val="18"/>
                    </w:rPr>
                  </w:rPrChange>
                </w:rPr>
                <w:delText xml:space="preserve"> 316L</w:delText>
              </w:r>
            </w:del>
          </w:p>
          <w:p w14:paraId="2EFA2840" w14:textId="4685C4E5" w:rsidR="00C37663" w:rsidRPr="00032BAE" w:rsidDel="00061692" w:rsidRDefault="00C37663" w:rsidP="00C37663">
            <w:pPr>
              <w:jc w:val="both"/>
              <w:rPr>
                <w:del w:id="10565" w:author="Xuning Wei12232" w:date="2026-07-27T20:53:00Z"/>
                <w:rFonts w:ascii="Times New Roman" w:hAnsi="Times New Roman" w:cs="Times New Roman"/>
                <w:color w:val="auto"/>
                <w:sz w:val="18"/>
                <w:szCs w:val="18"/>
                <w:shd w:val="clear" w:color="auto" w:fill="FFFFFF"/>
              </w:rPr>
            </w:pPr>
            <w:del w:id="10566" w:author="Xuning Wei12232" w:date="2026-07-27T20:53:00Z">
              <w:r w:rsidRPr="00032BAE" w:rsidDel="00061692">
                <w:rPr>
                  <w:rFonts w:ascii="Times New Roman" w:eastAsia="仿宋_GB2312" w:hAnsi="Times New Roman" w:cs="Times New Roman"/>
                  <w:color w:val="auto"/>
                  <w:sz w:val="18"/>
                  <w:szCs w:val="18"/>
                </w:rPr>
                <w:delText xml:space="preserve">Reactor </w:delText>
              </w:r>
              <w:r w:rsidRPr="00032BAE" w:rsidDel="00061692">
                <w:rPr>
                  <w:rFonts w:ascii="Times New Roman" w:hAnsi="Times New Roman" w:cs="Times New Roman"/>
                  <w:color w:val="auto"/>
                  <w:sz w:val="18"/>
                  <w:szCs w:val="18"/>
                  <w:shd w:val="clear" w:color="auto" w:fill="FFFFFF"/>
                </w:rPr>
                <w:delText>(inner surface, temperature probe, agitator)</w:delText>
              </w:r>
              <w:r w:rsidRPr="00032BAE" w:rsidDel="00061692">
                <w:rPr>
                  <w:rFonts w:ascii="Times New Roman" w:eastAsia="仿宋_GB2312" w:hAnsi="Times New Roman" w:cs="Times New Roman"/>
                  <w:color w:val="auto"/>
                  <w:sz w:val="18"/>
                  <w:szCs w:val="18"/>
                </w:rPr>
                <w:delText>:</w:delText>
              </w:r>
              <w:r w:rsidRPr="00032BAE" w:rsidDel="00061692">
                <w:rPr>
                  <w:rFonts w:ascii="Times New Roman" w:hAnsi="Times New Roman" w:cs="Times New Roman"/>
                  <w:color w:val="auto"/>
                  <w:sz w:val="18"/>
                  <w:szCs w:val="18"/>
                  <w:shd w:val="clear" w:color="auto" w:fill="FFFFFF"/>
                </w:rPr>
                <w:delText xml:space="preserve"> C-276</w:delText>
              </w:r>
            </w:del>
          </w:p>
          <w:p w14:paraId="4DE6E54F" w14:textId="14DF5811" w:rsidR="00C37663" w:rsidRPr="00032BAE" w:rsidDel="00061692" w:rsidRDefault="00C37663" w:rsidP="00C37663">
            <w:pPr>
              <w:jc w:val="both"/>
              <w:rPr>
                <w:del w:id="10567" w:author="Xuning Wei12232" w:date="2026-07-27T20:53:00Z"/>
                <w:rFonts w:ascii="Times New Roman" w:hAnsi="Times New Roman" w:cs="Times New Roman"/>
                <w:color w:val="auto"/>
                <w:sz w:val="18"/>
                <w:szCs w:val="18"/>
                <w:shd w:val="clear" w:color="auto" w:fill="FFFFFF"/>
              </w:rPr>
            </w:pPr>
            <w:del w:id="10568" w:author="Xuning Wei12232" w:date="2026-07-27T20:53:00Z">
              <w:r w:rsidRPr="00032BAE" w:rsidDel="00061692">
                <w:rPr>
                  <w:rFonts w:ascii="Times New Roman" w:hAnsi="Times New Roman" w:cs="Times New Roman"/>
                  <w:color w:val="auto"/>
                  <w:sz w:val="18"/>
                  <w:szCs w:val="18"/>
                  <w:shd w:val="clear" w:color="auto" w:fill="FFFFFF"/>
                </w:rPr>
                <w:delText xml:space="preserve">Sampling pipeline: SS </w:delText>
              </w:r>
            </w:del>
          </w:p>
          <w:p w14:paraId="2DF7DB2C" w14:textId="5742339B" w:rsidR="00C37663" w:rsidRPr="00032BAE" w:rsidDel="00061692" w:rsidRDefault="00C37663" w:rsidP="00C37663">
            <w:pPr>
              <w:jc w:val="both"/>
              <w:rPr>
                <w:del w:id="10569" w:author="Xuning Wei12232" w:date="2026-07-27T20:53:00Z"/>
                <w:rFonts w:ascii="Times New Roman" w:hAnsi="Times New Roman" w:cs="Times New Roman"/>
                <w:color w:val="auto"/>
                <w:sz w:val="18"/>
                <w:szCs w:val="18"/>
                <w:shd w:val="clear" w:color="auto" w:fill="FFFFFF"/>
              </w:rPr>
            </w:pPr>
            <w:del w:id="10570" w:author="Xuning Wei12232" w:date="2026-07-27T20:53:00Z">
              <w:r w:rsidRPr="00032BAE" w:rsidDel="00061692">
                <w:rPr>
                  <w:rFonts w:ascii="Times New Roman" w:hAnsi="Times New Roman" w:cs="Times New Roman"/>
                  <w:color w:val="auto"/>
                  <w:sz w:val="18"/>
                  <w:szCs w:val="18"/>
                  <w:shd w:val="clear" w:color="auto" w:fill="FFFFFF"/>
                </w:rPr>
                <w:delText>Sealing ring: PTFE</w:delText>
              </w:r>
            </w:del>
          </w:p>
          <w:p w14:paraId="189FE7CD" w14:textId="21C29A53" w:rsidR="00C37663" w:rsidRPr="00032BAE" w:rsidDel="00061692" w:rsidRDefault="00C37663" w:rsidP="00C37663">
            <w:pPr>
              <w:jc w:val="both"/>
              <w:rPr>
                <w:del w:id="10571" w:author="Xuning Wei12232" w:date="2026-07-27T20:53:00Z"/>
                <w:rFonts w:ascii="Times New Roman" w:eastAsia="仿宋_GB2312" w:hAnsi="Times New Roman" w:cs="Times New Roman"/>
                <w:color w:val="auto"/>
                <w:sz w:val="18"/>
                <w:szCs w:val="18"/>
              </w:rPr>
            </w:pPr>
            <w:del w:id="10572" w:author="Xuning Wei12232" w:date="2026-07-27T20:53:00Z">
              <w:r w:rsidRPr="00032BAE" w:rsidDel="00061692">
                <w:rPr>
                  <w:rFonts w:ascii="Times New Roman" w:eastAsia="仿宋_GB2312" w:hAnsi="Times New Roman" w:cs="Times New Roman"/>
                  <w:color w:val="auto"/>
                  <w:sz w:val="18"/>
                  <w:szCs w:val="18"/>
                </w:rPr>
                <w:delText>Connect the pipeline:</w:delText>
              </w:r>
            </w:del>
          </w:p>
          <w:p w14:paraId="20E7C7A3" w14:textId="41A733E6" w:rsidR="00C37663" w:rsidRPr="00032BAE" w:rsidDel="00061692" w:rsidRDefault="00C37663" w:rsidP="00C37663">
            <w:pPr>
              <w:jc w:val="both"/>
              <w:rPr>
                <w:del w:id="10573" w:author="Xuning Wei12232" w:date="2026-07-27T20:53:00Z"/>
                <w:rFonts w:ascii="Times New Roman" w:hAnsi="Times New Roman" w:cs="Times New Roman"/>
                <w:color w:val="auto"/>
                <w:sz w:val="18"/>
                <w:szCs w:val="18"/>
                <w:shd w:val="clear" w:color="auto" w:fill="FFFFFF"/>
              </w:rPr>
            </w:pPr>
            <w:del w:id="10574" w:author="Xuning Wei12232" w:date="2026-07-27T20:53:00Z">
              <w:r w:rsidRPr="00032BAE" w:rsidDel="00061692">
                <w:rPr>
                  <w:rFonts w:ascii="Times New Roman" w:hAnsi="Times New Roman" w:cs="Times New Roman"/>
                  <w:color w:val="auto"/>
                  <w:sz w:val="18"/>
                  <w:szCs w:val="18"/>
                  <w:shd w:val="clear" w:color="auto" w:fill="FFFFFF"/>
                </w:rPr>
                <w:delText>Pipelines except peristaltic pump: SS</w:delText>
              </w:r>
            </w:del>
          </w:p>
        </w:tc>
        <w:tc>
          <w:tcPr>
            <w:tcW w:w="346" w:type="pct"/>
            <w:vMerge w:val="restart"/>
            <w:shd w:val="clear" w:color="auto" w:fill="FFFFFF" w:themeFill="background1"/>
            <w:vAlign w:val="center"/>
          </w:tcPr>
          <w:p w14:paraId="76E27F05" w14:textId="0C3A811E" w:rsidR="00C37663" w:rsidRPr="00032BAE" w:rsidDel="00061692" w:rsidRDefault="00C37663" w:rsidP="00C37663">
            <w:pPr>
              <w:jc w:val="both"/>
              <w:rPr>
                <w:del w:id="10575" w:author="Xuning Wei12232" w:date="2026-07-27T20:53:00Z"/>
                <w:rFonts w:ascii="Times New Roman" w:eastAsia="仿宋_GB2312" w:hAnsi="Times New Roman" w:cs="Times New Roman"/>
                <w:color w:val="auto"/>
                <w:sz w:val="18"/>
                <w:szCs w:val="18"/>
                <w:lang w:eastAsia="zh-CN" w:bidi="ar"/>
              </w:rPr>
            </w:pPr>
            <w:del w:id="10576" w:author="Xuning Wei12232" w:date="2026-07-27T20:53:00Z">
              <w:r w:rsidRPr="00032BAE" w:rsidDel="00061692">
                <w:rPr>
                  <w:rFonts w:ascii="Times New Roman" w:eastAsia="仿宋_GB2312" w:hAnsi="Times New Roman" w:cs="Times New Roman"/>
                  <w:color w:val="auto"/>
                  <w:sz w:val="18"/>
                  <w:szCs w:val="18"/>
                </w:rPr>
                <w:delText>No</w:delText>
              </w:r>
            </w:del>
          </w:p>
        </w:tc>
        <w:tc>
          <w:tcPr>
            <w:tcW w:w="396" w:type="pct"/>
            <w:vMerge w:val="restart"/>
            <w:shd w:val="clear" w:color="auto" w:fill="FFFFFF" w:themeFill="background1"/>
            <w:vAlign w:val="center"/>
          </w:tcPr>
          <w:p w14:paraId="6A2FD59B" w14:textId="05E49F38" w:rsidR="00C37663" w:rsidRPr="00032BAE" w:rsidDel="00061692" w:rsidRDefault="00C37663" w:rsidP="00C37663">
            <w:pPr>
              <w:jc w:val="both"/>
              <w:rPr>
                <w:del w:id="10577" w:author="Xuning Wei12232" w:date="2026-07-27T20:53:00Z"/>
                <w:rFonts w:ascii="Times New Roman" w:eastAsia="仿宋_GB2312" w:hAnsi="Times New Roman" w:cs="Times New Roman"/>
                <w:color w:val="auto"/>
                <w:sz w:val="18"/>
                <w:szCs w:val="18"/>
                <w:lang w:eastAsia="zh-CN" w:bidi="ar"/>
              </w:rPr>
            </w:pPr>
            <w:del w:id="10578" w:author="Xuning Wei12232" w:date="2026-07-27T20:53:00Z">
              <w:r w:rsidRPr="00032BAE" w:rsidDel="00061692">
                <w:rPr>
                  <w:rFonts w:ascii="Times New Roman" w:eastAsia="仿宋_GB2312" w:hAnsi="Times New Roman" w:cs="Times New Roman"/>
                  <w:color w:val="auto"/>
                  <w:sz w:val="18"/>
                  <w:szCs w:val="18"/>
                </w:rPr>
                <w:delText>No</w:delText>
              </w:r>
            </w:del>
          </w:p>
        </w:tc>
        <w:tc>
          <w:tcPr>
            <w:tcW w:w="335" w:type="pct"/>
            <w:vAlign w:val="center"/>
          </w:tcPr>
          <w:p w14:paraId="412338F9" w14:textId="443579D7" w:rsidR="00C37663" w:rsidRPr="00032BAE" w:rsidDel="00061692" w:rsidRDefault="000B6761" w:rsidP="00C37663">
            <w:pPr>
              <w:jc w:val="both"/>
              <w:rPr>
                <w:del w:id="10579" w:author="Xuning Wei12232" w:date="2026-07-27T20:53:00Z"/>
                <w:rFonts w:ascii="Times New Roman" w:eastAsia="仿宋_GB2312" w:hAnsi="Times New Roman" w:cs="Times New Roman"/>
                <w:color w:val="auto"/>
                <w:sz w:val="18"/>
                <w:szCs w:val="18"/>
                <w:lang w:eastAsia="zh-CN" w:bidi="ar"/>
              </w:rPr>
            </w:pPr>
            <w:customXmlDelRangeStart w:id="10580" w:author="Xuning Wei12232" w:date="2026-07-27T20:53:00Z"/>
            <w:sdt>
              <w:sdtPr>
                <w:rPr>
                  <w:rFonts w:ascii="Times New Roman" w:eastAsia="仿宋_GB2312" w:hAnsi="Times New Roman" w:cs="Times New Roman"/>
                  <w:color w:val="auto"/>
                  <w:sz w:val="18"/>
                  <w:szCs w:val="18"/>
                </w:rPr>
                <w:id w:val="304667866"/>
                <w14:checkbox>
                  <w14:checked w14:val="1"/>
                  <w14:checkedState w14:val="2612" w14:font="MS Gothic"/>
                  <w14:uncheckedState w14:val="2610" w14:font="MS Gothic"/>
                </w14:checkbox>
              </w:sdtPr>
              <w:sdtEndPr/>
              <w:sdtContent>
                <w:customXmlDelRangeEnd w:id="10580"/>
                <w:del w:id="10581" w:author="Xuning Wei12232" w:date="2026-07-27T20:53:00Z">
                  <w:r w:rsidR="00C37663" w:rsidRPr="00032BAE" w:rsidDel="00061692">
                    <w:rPr>
                      <w:rFonts w:ascii="Segoe UI Symbol" w:eastAsia="仿宋_GB2312" w:hAnsi="Segoe UI Symbol" w:cs="Segoe UI Symbol"/>
                      <w:color w:val="auto"/>
                      <w:sz w:val="18"/>
                      <w:szCs w:val="18"/>
                    </w:rPr>
                    <w:delText>☒</w:delText>
                  </w:r>
                </w:del>
                <w:customXmlDelRangeStart w:id="10582" w:author="Xuning Wei12232" w:date="2026-07-27T20:53:00Z"/>
              </w:sdtContent>
            </w:sdt>
            <w:customXmlDelRangeEnd w:id="10582"/>
            <w:del w:id="10583" w:author="Xuning Wei12232" w:date="2026-07-27T20:53:00Z">
              <w:r w:rsidR="00C37663" w:rsidRPr="00032BAE" w:rsidDel="00061692">
                <w:rPr>
                  <w:rFonts w:ascii="Times New Roman" w:eastAsia="仿宋_GB2312" w:hAnsi="Times New Roman" w:cs="Times New Roman"/>
                  <w:color w:val="auto"/>
                  <w:sz w:val="18"/>
                  <w:szCs w:val="18"/>
                </w:rPr>
                <w:delText>Yes</w:delText>
              </w:r>
            </w:del>
          </w:p>
        </w:tc>
        <w:tc>
          <w:tcPr>
            <w:tcW w:w="457" w:type="pct"/>
            <w:vAlign w:val="center"/>
          </w:tcPr>
          <w:p w14:paraId="6E87725E" w14:textId="39545E0C" w:rsidR="00C37663" w:rsidRPr="00032BAE" w:rsidDel="00061692" w:rsidRDefault="000B6761" w:rsidP="00C37663">
            <w:pPr>
              <w:jc w:val="both"/>
              <w:rPr>
                <w:del w:id="10584" w:author="Xuning Wei12232" w:date="2026-07-27T20:53:00Z"/>
                <w:rFonts w:ascii="Times New Roman" w:eastAsia="仿宋_GB2312" w:hAnsi="Times New Roman" w:cs="Times New Roman"/>
                <w:color w:val="auto"/>
                <w:sz w:val="18"/>
                <w:szCs w:val="18"/>
                <w:lang w:eastAsia="zh-CN" w:bidi="ar"/>
              </w:rPr>
            </w:pPr>
            <w:customXmlDelRangeStart w:id="10585" w:author="Xuning Wei12232" w:date="2026-07-27T20:53:00Z"/>
            <w:sdt>
              <w:sdtPr>
                <w:rPr>
                  <w:rFonts w:ascii="Times New Roman" w:eastAsia="仿宋_GB2312" w:hAnsi="Times New Roman" w:cs="Times New Roman"/>
                  <w:color w:val="auto"/>
                  <w:sz w:val="18"/>
                  <w:szCs w:val="18"/>
                </w:rPr>
                <w:id w:val="611791666"/>
                <w14:checkbox>
                  <w14:checked w14:val="0"/>
                  <w14:checkedState w14:val="2612" w14:font="MS Gothic"/>
                  <w14:uncheckedState w14:val="2610" w14:font="MS Gothic"/>
                </w14:checkbox>
              </w:sdtPr>
              <w:sdtEndPr/>
              <w:sdtContent>
                <w:customXmlDelRangeEnd w:id="10585"/>
                <w:del w:id="10586" w:author="Xuning Wei12232" w:date="2026-07-27T20:53:00Z">
                  <w:r w:rsidR="00C37663" w:rsidRPr="00032BAE" w:rsidDel="00061692">
                    <w:rPr>
                      <w:rFonts w:ascii="Segoe UI Symbol" w:eastAsia="仿宋_GB2312" w:hAnsi="Segoe UI Symbol" w:cs="Segoe UI Symbol"/>
                      <w:color w:val="auto"/>
                      <w:sz w:val="18"/>
                      <w:szCs w:val="18"/>
                    </w:rPr>
                    <w:delText>☐</w:delText>
                  </w:r>
                </w:del>
                <w:customXmlDelRangeStart w:id="10587" w:author="Xuning Wei12232" w:date="2026-07-27T20:53:00Z"/>
              </w:sdtContent>
            </w:sdt>
            <w:customXmlDelRangeEnd w:id="10587"/>
            <w:del w:id="10588" w:author="Xuning Wei12232" w:date="2026-07-27T20:53:00Z">
              <w:r w:rsidR="00C37663" w:rsidRPr="00032BAE" w:rsidDel="00061692">
                <w:rPr>
                  <w:rFonts w:ascii="Times New Roman" w:eastAsia="仿宋_GB2312" w:hAnsi="Times New Roman" w:cs="Times New Roman"/>
                  <w:color w:val="auto"/>
                  <w:sz w:val="18"/>
                  <w:szCs w:val="18"/>
                </w:rPr>
                <w:delText xml:space="preserve"> No</w:delText>
              </w:r>
            </w:del>
          </w:p>
        </w:tc>
        <w:tc>
          <w:tcPr>
            <w:tcW w:w="990" w:type="pct"/>
            <w:vMerge w:val="restart"/>
            <w:vAlign w:val="center"/>
          </w:tcPr>
          <w:p w14:paraId="10AAD944" w14:textId="31DAB33A" w:rsidR="00C37663" w:rsidRPr="00032BAE" w:rsidDel="00061692" w:rsidRDefault="000B6761" w:rsidP="00C37663">
            <w:pPr>
              <w:jc w:val="both"/>
              <w:rPr>
                <w:del w:id="10589" w:author="Xuning Wei12232" w:date="2026-07-27T20:53:00Z"/>
                <w:rFonts w:ascii="Times New Roman" w:eastAsia="仿宋_GB2312" w:hAnsi="Times New Roman" w:cs="Times New Roman"/>
                <w:color w:val="auto"/>
                <w:kern w:val="0"/>
                <w:sz w:val="18"/>
                <w:szCs w:val="18"/>
                <w:u w:val="single"/>
                <w:lang w:eastAsia="zh-CN"/>
              </w:rPr>
            </w:pPr>
            <w:customXmlDelRangeStart w:id="10590" w:author="Xuning Wei12232" w:date="2026-07-27T20:53:00Z"/>
            <w:sdt>
              <w:sdtPr>
                <w:rPr>
                  <w:rFonts w:ascii="Times New Roman" w:eastAsia="仿宋_GB2312" w:hAnsi="Times New Roman" w:cs="Times New Roman"/>
                  <w:b/>
                  <w:color w:val="auto"/>
                  <w:sz w:val="18"/>
                  <w:szCs w:val="18"/>
                </w:rPr>
                <w:id w:val="-1051279"/>
                <w14:checkbox>
                  <w14:checked w14:val="0"/>
                  <w14:checkedState w14:val="2612" w14:font="MS Gothic"/>
                  <w14:uncheckedState w14:val="2610" w14:font="MS Gothic"/>
                </w14:checkbox>
              </w:sdtPr>
              <w:sdtEndPr/>
              <w:sdtContent>
                <w:customXmlDelRangeEnd w:id="10590"/>
                <w:del w:id="10591" w:author="Xuning Wei12232" w:date="2026-07-27T20:53:00Z">
                  <w:r w:rsidR="00C37663" w:rsidRPr="00032BAE" w:rsidDel="00061692">
                    <w:rPr>
                      <w:rFonts w:ascii="Segoe UI Symbol" w:eastAsia="MS Gothic" w:hAnsi="Segoe UI Symbol" w:cs="Segoe UI Symbol"/>
                      <w:b/>
                      <w:color w:val="auto"/>
                      <w:sz w:val="18"/>
                      <w:szCs w:val="18"/>
                    </w:rPr>
                    <w:delText>☐</w:delText>
                  </w:r>
                </w:del>
                <w:customXmlDelRangeStart w:id="10592" w:author="Xuning Wei12232" w:date="2026-07-27T20:53:00Z"/>
              </w:sdtContent>
            </w:sdt>
            <w:customXmlDelRangeEnd w:id="10592"/>
            <w:del w:id="10593" w:author="Xuning Wei12232" w:date="2026-07-27T20:53:00Z">
              <w:r w:rsidR="00C37663" w:rsidRPr="00032BAE" w:rsidDel="00061692">
                <w:rPr>
                  <w:rFonts w:ascii="Times New Roman" w:eastAsia="仿宋_GB2312" w:hAnsi="Times New Roman" w:cs="Times New Roman"/>
                  <w:color w:val="auto"/>
                  <w:kern w:val="0"/>
                  <w:sz w:val="18"/>
                  <w:szCs w:val="18"/>
                </w:rPr>
                <w:delText xml:space="preserve"> </w:delText>
              </w:r>
              <w:r w:rsidR="00C37663" w:rsidRPr="00032BAE" w:rsidDel="00061692">
                <w:rPr>
                  <w:rFonts w:ascii="Times New Roman" w:eastAsia="仿宋_GB2312" w:hAnsi="Times New Roman" w:cs="Times New Roman"/>
                  <w:color w:val="auto"/>
                  <w:kern w:val="0"/>
                  <w:sz w:val="18"/>
                  <w:szCs w:val="18"/>
                  <w:lang w:eastAsia="zh-CN"/>
                </w:rPr>
                <w:delText>Asymchem R&amp;D Lab:</w:delText>
              </w:r>
              <w:r w:rsidR="00C37663" w:rsidRPr="00032BAE" w:rsidDel="00061692">
                <w:rPr>
                  <w:rFonts w:ascii="Times New Roman" w:eastAsia="仿宋_GB2312" w:hAnsi="Times New Roman" w:cs="Times New Roman"/>
                  <w:color w:val="auto"/>
                  <w:kern w:val="0"/>
                  <w:sz w:val="18"/>
                  <w:szCs w:val="18"/>
                  <w:u w:val="single"/>
                  <w:lang w:eastAsia="zh-CN"/>
                </w:rPr>
                <w:delText xml:space="preserve"> N/A </w:delText>
              </w:r>
            </w:del>
          </w:p>
          <w:p w14:paraId="055DBF67" w14:textId="62ED49FC" w:rsidR="00C37663" w:rsidRPr="00032BAE" w:rsidDel="00061692" w:rsidRDefault="000B6761" w:rsidP="00C37663">
            <w:pPr>
              <w:jc w:val="both"/>
              <w:rPr>
                <w:del w:id="10594" w:author="Xuning Wei12232" w:date="2026-07-27T20:53:00Z"/>
                <w:rFonts w:ascii="Times New Roman" w:eastAsia="仿宋_GB2312" w:hAnsi="Times New Roman" w:cs="Times New Roman"/>
                <w:color w:val="auto"/>
                <w:kern w:val="0"/>
                <w:sz w:val="18"/>
                <w:szCs w:val="18"/>
                <w:u w:val="single"/>
                <w:lang w:eastAsia="zh-CN"/>
              </w:rPr>
            </w:pPr>
            <w:customXmlDelRangeStart w:id="10595" w:author="Xuning Wei12232" w:date="2026-07-27T20:53:00Z"/>
            <w:sdt>
              <w:sdtPr>
                <w:rPr>
                  <w:rFonts w:ascii="Times New Roman" w:eastAsia="仿宋_GB2312" w:hAnsi="Times New Roman" w:cs="Times New Roman"/>
                  <w:b/>
                  <w:color w:val="auto"/>
                  <w:sz w:val="18"/>
                  <w:szCs w:val="18"/>
                </w:rPr>
                <w:id w:val="1818841022"/>
                <w14:checkbox>
                  <w14:checked w14:val="1"/>
                  <w14:checkedState w14:val="2612" w14:font="MS Gothic"/>
                  <w14:uncheckedState w14:val="2610" w14:font="MS Gothic"/>
                </w14:checkbox>
              </w:sdtPr>
              <w:sdtEndPr/>
              <w:sdtContent>
                <w:customXmlDelRangeEnd w:id="10595"/>
                <w:del w:id="10596" w:author="Xuning Wei12232" w:date="2026-07-27T20:53:00Z">
                  <w:r w:rsidR="00C37663" w:rsidRPr="00032BAE" w:rsidDel="00061692">
                    <w:rPr>
                      <w:rFonts w:ascii="Segoe UI Symbol" w:eastAsia="MS Gothic" w:hAnsi="Segoe UI Symbol" w:cs="Segoe UI Symbol"/>
                      <w:b/>
                      <w:color w:val="auto"/>
                      <w:sz w:val="18"/>
                      <w:szCs w:val="18"/>
                    </w:rPr>
                    <w:delText>☒</w:delText>
                  </w:r>
                </w:del>
                <w:customXmlDelRangeStart w:id="10597" w:author="Xuning Wei12232" w:date="2026-07-27T20:53:00Z"/>
              </w:sdtContent>
            </w:sdt>
            <w:customXmlDelRangeEnd w:id="10597"/>
            <w:del w:id="10598" w:author="Xuning Wei12232" w:date="2026-07-27T20:53:00Z">
              <w:r w:rsidR="00C37663" w:rsidRPr="00032BAE" w:rsidDel="00061692">
                <w:rPr>
                  <w:rFonts w:ascii="Times New Roman" w:eastAsia="仿宋_GB2312" w:hAnsi="Times New Roman" w:cs="Times New Roman"/>
                  <w:color w:val="auto"/>
                  <w:kern w:val="0"/>
                  <w:sz w:val="18"/>
                  <w:szCs w:val="18"/>
                </w:rPr>
                <w:delText xml:space="preserve"> </w:delText>
              </w:r>
              <w:r w:rsidR="00C37663" w:rsidRPr="00032BAE" w:rsidDel="00061692">
                <w:rPr>
                  <w:rFonts w:ascii="Times New Roman" w:eastAsia="仿宋_GB2312" w:hAnsi="Times New Roman" w:cs="Times New Roman"/>
                  <w:color w:val="auto"/>
                  <w:kern w:val="0"/>
                  <w:sz w:val="18"/>
                  <w:szCs w:val="18"/>
                  <w:lang w:eastAsia="zh-CN"/>
                </w:rPr>
                <w:delText>Asymchem Production data, Lot Number:</w:delText>
              </w:r>
              <w:r w:rsidR="00C37663" w:rsidRPr="00032BAE" w:rsidDel="00061692">
                <w:rPr>
                  <w:rFonts w:ascii="Times New Roman" w:eastAsia="仿宋_GB2312" w:hAnsi="Times New Roman" w:cs="Times New Roman"/>
                  <w:color w:val="auto"/>
                  <w:kern w:val="0"/>
                  <w:sz w:val="18"/>
                  <w:szCs w:val="18"/>
                  <w:u w:val="single"/>
                  <w:lang w:eastAsia="zh-CN"/>
                </w:rPr>
                <w:delText xml:space="preserve">   </w:delText>
              </w:r>
            </w:del>
            <w:del w:id="10599" w:author="Xuning Wei12232" w:date="2026-07-27T17:56:00Z">
              <w:r w:rsidR="00C37663" w:rsidRPr="00032BAE" w:rsidDel="00F338FC">
                <w:rPr>
                  <w:rFonts w:ascii="Times New Roman" w:eastAsia="仿宋_GB2312" w:hAnsi="Times New Roman" w:cs="Times New Roman"/>
                  <w:color w:val="auto"/>
                  <w:kern w:val="0"/>
                  <w:sz w:val="18"/>
                  <w:szCs w:val="18"/>
                  <w:u w:val="single"/>
                  <w:lang w:eastAsia="zh-CN"/>
                </w:rPr>
                <w:delText>CPo140020-02-01-02</w:delText>
              </w:r>
            </w:del>
            <w:del w:id="10600" w:author="Xuning Wei12232" w:date="2026-07-27T20:53:00Z">
              <w:r w:rsidR="00C37663" w:rsidRPr="00032BAE" w:rsidDel="00061692">
                <w:rPr>
                  <w:rFonts w:ascii="Times New Roman" w:eastAsia="仿宋_GB2312" w:hAnsi="Times New Roman" w:cs="Times New Roman"/>
                  <w:color w:val="auto"/>
                  <w:kern w:val="0"/>
                  <w:sz w:val="18"/>
                  <w:szCs w:val="18"/>
                  <w:u w:val="single"/>
                  <w:lang w:eastAsia="zh-CN"/>
                </w:rPr>
                <w:delText xml:space="preserve">    </w:delText>
              </w:r>
            </w:del>
          </w:p>
          <w:p w14:paraId="788480A5" w14:textId="24FCDAE9" w:rsidR="00C37663" w:rsidRPr="00032BAE" w:rsidDel="00061692" w:rsidRDefault="000B6761" w:rsidP="00C37663">
            <w:pPr>
              <w:jc w:val="both"/>
              <w:rPr>
                <w:del w:id="10601" w:author="Xuning Wei12232" w:date="2026-07-27T20:53:00Z"/>
                <w:rFonts w:ascii="Times New Roman" w:eastAsia="仿宋_GB2312" w:hAnsi="Times New Roman" w:cs="Times New Roman"/>
                <w:color w:val="auto"/>
                <w:kern w:val="0"/>
                <w:sz w:val="18"/>
                <w:szCs w:val="18"/>
                <w:lang w:eastAsia="zh-CN"/>
              </w:rPr>
            </w:pPr>
            <w:customXmlDelRangeStart w:id="10602" w:author="Xuning Wei12232" w:date="2026-07-27T20:53:00Z"/>
            <w:sdt>
              <w:sdtPr>
                <w:rPr>
                  <w:rFonts w:ascii="Times New Roman" w:eastAsia="仿宋_GB2312" w:hAnsi="Times New Roman" w:cs="Times New Roman"/>
                  <w:b/>
                  <w:color w:val="auto"/>
                  <w:sz w:val="18"/>
                  <w:szCs w:val="18"/>
                </w:rPr>
                <w:id w:val="-2026083618"/>
                <w14:checkbox>
                  <w14:checked w14:val="0"/>
                  <w14:checkedState w14:val="2612" w14:font="MS Gothic"/>
                  <w14:uncheckedState w14:val="2610" w14:font="MS Gothic"/>
                </w14:checkbox>
              </w:sdtPr>
              <w:sdtEndPr/>
              <w:sdtContent>
                <w:customXmlDelRangeEnd w:id="10602"/>
                <w:del w:id="10603" w:author="Xuning Wei12232" w:date="2026-07-27T20:53:00Z">
                  <w:r w:rsidR="00C37663" w:rsidRPr="00032BAE" w:rsidDel="00061692">
                    <w:rPr>
                      <w:rFonts w:ascii="Segoe UI Symbol" w:eastAsia="仿宋_GB2312" w:hAnsi="Segoe UI Symbol" w:cs="Segoe UI Symbol"/>
                      <w:b/>
                      <w:color w:val="auto"/>
                      <w:sz w:val="18"/>
                      <w:szCs w:val="18"/>
                    </w:rPr>
                    <w:delText>☐</w:delText>
                  </w:r>
                </w:del>
                <w:customXmlDelRangeStart w:id="10604" w:author="Xuning Wei12232" w:date="2026-07-27T20:53:00Z"/>
              </w:sdtContent>
            </w:sdt>
            <w:customXmlDelRangeEnd w:id="10604"/>
            <w:del w:id="10605" w:author="Xuning Wei12232" w:date="2026-07-27T20:53:00Z">
              <w:r w:rsidR="00C37663" w:rsidRPr="00032BAE" w:rsidDel="00061692">
                <w:rPr>
                  <w:rFonts w:ascii="Times New Roman" w:eastAsia="仿宋_GB2312" w:hAnsi="Times New Roman" w:cs="Times New Roman"/>
                  <w:color w:val="auto"/>
                  <w:kern w:val="0"/>
                  <w:sz w:val="18"/>
                  <w:szCs w:val="18"/>
                </w:rPr>
                <w:delText xml:space="preserve"> </w:delText>
              </w:r>
              <w:r w:rsidR="00C37663" w:rsidRPr="00032BAE" w:rsidDel="00061692">
                <w:rPr>
                  <w:rFonts w:ascii="Times New Roman" w:eastAsia="仿宋_GB2312" w:hAnsi="Times New Roman" w:cs="Times New Roman"/>
                  <w:color w:val="auto"/>
                  <w:kern w:val="0"/>
                  <w:sz w:val="18"/>
                  <w:szCs w:val="18"/>
                  <w:lang w:eastAsia="zh-CN"/>
                </w:rPr>
                <w:delText>Supplier data:</w:delText>
              </w:r>
              <w:r w:rsidR="00C37663" w:rsidRPr="00032BAE" w:rsidDel="00061692">
                <w:rPr>
                  <w:rFonts w:ascii="Times New Roman" w:eastAsia="仿宋_GB2312" w:hAnsi="Times New Roman" w:cs="Times New Roman"/>
                  <w:color w:val="auto"/>
                  <w:kern w:val="0"/>
                  <w:sz w:val="18"/>
                  <w:szCs w:val="18"/>
                  <w:u w:val="single"/>
                  <w:lang w:eastAsia="zh-CN"/>
                </w:rPr>
                <w:delText xml:space="preserve"> N/A</w:delText>
              </w:r>
              <w:r w:rsidR="00C37663" w:rsidRPr="00032BAE" w:rsidDel="00061692">
                <w:rPr>
                  <w:rFonts w:ascii="Times New Roman" w:eastAsia="仿宋_GB2312" w:hAnsi="Times New Roman" w:cs="Times New Roman"/>
                  <w:color w:val="auto"/>
                  <w:kern w:val="0"/>
                  <w:sz w:val="18"/>
                  <w:szCs w:val="18"/>
                  <w:lang w:eastAsia="zh-CN"/>
                </w:rPr>
                <w:delText xml:space="preserve"> </w:delText>
              </w:r>
            </w:del>
          </w:p>
          <w:p w14:paraId="0E483CEB" w14:textId="3076D289" w:rsidR="00C37663" w:rsidRPr="00032BAE" w:rsidDel="00061692" w:rsidRDefault="000B6761" w:rsidP="00C37663">
            <w:pPr>
              <w:jc w:val="both"/>
              <w:rPr>
                <w:del w:id="10606" w:author="Xuning Wei12232" w:date="2026-07-27T20:53:00Z"/>
                <w:rFonts w:ascii="Times New Roman" w:eastAsia="仿宋_GB2312" w:hAnsi="Times New Roman" w:cs="Times New Roman"/>
                <w:color w:val="auto"/>
                <w:kern w:val="0"/>
                <w:sz w:val="18"/>
                <w:szCs w:val="18"/>
                <w:u w:val="single"/>
                <w:lang w:eastAsia="zh-CN"/>
              </w:rPr>
            </w:pPr>
            <w:customXmlDelRangeStart w:id="10607" w:author="Xuning Wei12232" w:date="2026-07-27T20:53:00Z"/>
            <w:sdt>
              <w:sdtPr>
                <w:rPr>
                  <w:rFonts w:ascii="Times New Roman" w:eastAsia="仿宋_GB2312" w:hAnsi="Times New Roman" w:cs="Times New Roman"/>
                  <w:b/>
                  <w:color w:val="auto"/>
                  <w:sz w:val="18"/>
                  <w:szCs w:val="18"/>
                </w:rPr>
                <w:id w:val="294270745"/>
                <w14:checkbox>
                  <w14:checked w14:val="1"/>
                  <w14:checkedState w14:val="2612" w14:font="MS Gothic"/>
                  <w14:uncheckedState w14:val="2610" w14:font="MS Gothic"/>
                </w14:checkbox>
              </w:sdtPr>
              <w:sdtEndPr/>
              <w:sdtContent>
                <w:customXmlDelRangeEnd w:id="10607"/>
                <w:del w:id="10608" w:author="Xuning Wei12232" w:date="2026-07-27T20:53:00Z">
                  <w:r w:rsidR="00C37663" w:rsidRPr="00032BAE" w:rsidDel="00061692">
                    <w:rPr>
                      <w:rFonts w:ascii="Segoe UI Symbol" w:eastAsia="MS Gothic" w:hAnsi="Segoe UI Symbol" w:cs="Segoe UI Symbol"/>
                      <w:b/>
                      <w:color w:val="auto"/>
                      <w:sz w:val="18"/>
                      <w:szCs w:val="18"/>
                    </w:rPr>
                    <w:delText>☒</w:delText>
                  </w:r>
                </w:del>
                <w:customXmlDelRangeStart w:id="10609" w:author="Xuning Wei12232" w:date="2026-07-27T20:53:00Z"/>
              </w:sdtContent>
            </w:sdt>
            <w:customXmlDelRangeEnd w:id="10609"/>
            <w:del w:id="10610" w:author="Xuning Wei12232" w:date="2026-07-27T20:53:00Z">
              <w:r w:rsidR="00C37663" w:rsidRPr="00032BAE" w:rsidDel="00061692">
                <w:rPr>
                  <w:rFonts w:ascii="Times New Roman" w:eastAsia="仿宋_GB2312" w:hAnsi="Times New Roman" w:cs="Times New Roman"/>
                  <w:color w:val="auto"/>
                  <w:kern w:val="0"/>
                  <w:sz w:val="18"/>
                  <w:szCs w:val="18"/>
                </w:rPr>
                <w:delText xml:space="preserve"> *</w:delText>
              </w:r>
              <w:r w:rsidR="00C37663" w:rsidRPr="00032BAE" w:rsidDel="00061692">
                <w:rPr>
                  <w:rFonts w:ascii="Times New Roman" w:eastAsia="仿宋_GB2312" w:hAnsi="Times New Roman" w:cs="Times New Roman"/>
                  <w:color w:val="auto"/>
                  <w:sz w:val="18"/>
                  <w:szCs w:val="18"/>
                  <w:lang w:eastAsia="zh-CN"/>
                </w:rPr>
                <w:delText>Handbook &amp; Page:</w:delText>
              </w:r>
              <w:r w:rsidR="00C37663" w:rsidRPr="00032BAE" w:rsidDel="00061692">
                <w:rPr>
                  <w:rFonts w:ascii="Times New Roman" w:eastAsia="仿宋_GB2312" w:hAnsi="Times New Roman" w:cs="Times New Roman"/>
                  <w:color w:val="auto"/>
                  <w:sz w:val="18"/>
                  <w:szCs w:val="18"/>
                  <w:u w:val="single"/>
                  <w:lang w:eastAsia="zh-CN"/>
                </w:rPr>
                <w:delText xml:space="preserve"> The Pilot Plant Real Book Page 10-14&amp;10-15</w:delText>
              </w:r>
              <w:r w:rsidR="00C37663" w:rsidRPr="00032BAE" w:rsidDel="00061692">
                <w:rPr>
                  <w:rFonts w:ascii="Times New Roman" w:eastAsia="仿宋_GB2312" w:hAnsi="Times New Roman" w:cs="Times New Roman"/>
                  <w:color w:val="auto"/>
                  <w:kern w:val="0"/>
                  <w:sz w:val="18"/>
                  <w:szCs w:val="18"/>
                  <w:u w:val="single"/>
                  <w:lang w:eastAsia="zh-CN"/>
                </w:rPr>
                <w:delText xml:space="preserve">   </w:delText>
              </w:r>
            </w:del>
          </w:p>
          <w:p w14:paraId="5D3B7E67" w14:textId="0E19AD6C" w:rsidR="00C37663" w:rsidRPr="00032BAE" w:rsidDel="00061692" w:rsidRDefault="000B6761" w:rsidP="00C37663">
            <w:pPr>
              <w:jc w:val="both"/>
              <w:rPr>
                <w:del w:id="10611" w:author="Xuning Wei12232" w:date="2026-07-27T20:53:00Z"/>
                <w:rFonts w:ascii="Times New Roman" w:eastAsia="仿宋_GB2312" w:hAnsi="Times New Roman" w:cs="Times New Roman"/>
                <w:b/>
                <w:color w:val="auto"/>
                <w:sz w:val="18"/>
                <w:szCs w:val="18"/>
                <w:lang w:eastAsia="zh-CN" w:bidi="ar"/>
              </w:rPr>
            </w:pPr>
            <w:customXmlDelRangeStart w:id="10612" w:author="Xuning Wei12232" w:date="2026-07-27T20:53:00Z"/>
            <w:sdt>
              <w:sdtPr>
                <w:rPr>
                  <w:rFonts w:ascii="Times New Roman" w:eastAsia="仿宋_GB2312" w:hAnsi="Times New Roman" w:cs="Times New Roman"/>
                  <w:color w:val="auto"/>
                  <w:sz w:val="18"/>
                  <w:szCs w:val="18"/>
                </w:rPr>
                <w:id w:val="72632853"/>
                <w14:checkbox>
                  <w14:checked w14:val="1"/>
                  <w14:checkedState w14:val="2612" w14:font="MS Gothic"/>
                  <w14:uncheckedState w14:val="2610" w14:font="MS Gothic"/>
                </w14:checkbox>
              </w:sdtPr>
              <w:sdtEndPr/>
              <w:sdtContent>
                <w:customXmlDelRangeEnd w:id="10612"/>
                <w:del w:id="10613" w:author="Xuning Wei12232" w:date="2026-07-27T20:53:00Z">
                  <w:r w:rsidR="00C37663" w:rsidRPr="00032BAE" w:rsidDel="00061692">
                    <w:rPr>
                      <w:rFonts w:ascii="Segoe UI Symbol" w:eastAsia="MS Gothic" w:hAnsi="Segoe UI Symbol" w:cs="Segoe UI Symbol"/>
                      <w:color w:val="auto"/>
                      <w:sz w:val="18"/>
                      <w:szCs w:val="18"/>
                    </w:rPr>
                    <w:delText>☒</w:delText>
                  </w:r>
                </w:del>
                <w:customXmlDelRangeStart w:id="10614" w:author="Xuning Wei12232" w:date="2026-07-27T20:53:00Z"/>
              </w:sdtContent>
            </w:sdt>
            <w:customXmlDelRangeEnd w:id="10614"/>
            <w:del w:id="10615" w:author="Xuning Wei12232" w:date="2026-07-27T20:53:00Z">
              <w:r w:rsidR="00C37663" w:rsidRPr="00032BAE" w:rsidDel="00061692">
                <w:rPr>
                  <w:rFonts w:ascii="Times New Roman" w:eastAsia="仿宋_GB2312" w:hAnsi="Times New Roman" w:cs="Times New Roman"/>
                  <w:color w:val="auto"/>
                  <w:sz w:val="18"/>
                  <w:szCs w:val="18"/>
                </w:rPr>
                <w:delText xml:space="preserve"> Other</w:delText>
              </w:r>
              <w:r w:rsidR="00C37663" w:rsidRPr="00032BAE" w:rsidDel="00061692">
                <w:rPr>
                  <w:rFonts w:ascii="Times New Roman" w:eastAsia="仿宋_GB2312" w:hAnsi="Times New Roman" w:cs="Times New Roman"/>
                  <w:color w:val="auto"/>
                  <w:sz w:val="18"/>
                  <w:szCs w:val="18"/>
                  <w:lang w:eastAsia="zh-CN"/>
                </w:rPr>
                <w:delText>:</w:delText>
              </w:r>
              <w:r w:rsidR="00C37663" w:rsidRPr="00032BAE" w:rsidDel="00061692">
                <w:rPr>
                  <w:rFonts w:ascii="Times New Roman" w:eastAsia="仿宋_GB2312" w:hAnsi="Times New Roman" w:cs="Times New Roman"/>
                  <w:color w:val="auto"/>
                  <w:kern w:val="0"/>
                  <w:sz w:val="18"/>
                  <w:szCs w:val="18"/>
                  <w:u w:val="single"/>
                  <w:lang w:eastAsia="zh-CN"/>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   </w:delText>
              </w:r>
            </w:del>
          </w:p>
        </w:tc>
      </w:tr>
      <w:tr w:rsidR="00C37663" w:rsidRPr="00032BAE" w:rsidDel="00061692" w14:paraId="460C05D6" w14:textId="25F02F3E" w:rsidTr="008C0A2C">
        <w:trPr>
          <w:trHeight w:val="2041"/>
          <w:del w:id="10616" w:author="Xuning Wei12232" w:date="2026-07-27T20:53:00Z"/>
        </w:trPr>
        <w:tc>
          <w:tcPr>
            <w:tcW w:w="269" w:type="pct"/>
            <w:vMerge/>
            <w:shd w:val="clear" w:color="auto" w:fill="FFFFFF" w:themeFill="background1"/>
            <w:vAlign w:val="center"/>
          </w:tcPr>
          <w:p w14:paraId="592C1841" w14:textId="5ADCE6B7" w:rsidR="00C37663" w:rsidRPr="00032BAE" w:rsidDel="00061692" w:rsidRDefault="00C37663" w:rsidP="00C37663">
            <w:pPr>
              <w:jc w:val="both"/>
              <w:rPr>
                <w:del w:id="10617" w:author="Xuning Wei12232" w:date="2026-07-27T20:53:00Z"/>
                <w:rFonts w:ascii="Times New Roman" w:eastAsia="仿宋_GB2312" w:hAnsi="Times New Roman" w:cs="Times New Roman"/>
                <w:color w:val="auto"/>
                <w:sz w:val="18"/>
                <w:szCs w:val="18"/>
                <w:lang w:eastAsia="zh-CN"/>
              </w:rPr>
            </w:pPr>
          </w:p>
        </w:tc>
        <w:tc>
          <w:tcPr>
            <w:tcW w:w="1365" w:type="pct"/>
            <w:vMerge/>
            <w:shd w:val="clear" w:color="auto" w:fill="FFFFFF" w:themeFill="background1"/>
            <w:vAlign w:val="center"/>
          </w:tcPr>
          <w:p w14:paraId="0BAB4D48" w14:textId="678BE1A8" w:rsidR="00C37663" w:rsidRPr="00032BAE" w:rsidDel="00061692" w:rsidRDefault="00C37663" w:rsidP="00C37663">
            <w:pPr>
              <w:jc w:val="both"/>
              <w:rPr>
                <w:del w:id="10618" w:author="Xuning Wei12232" w:date="2026-07-27T20:53:00Z"/>
                <w:rFonts w:ascii="Times New Roman" w:eastAsia="仿宋_GB2312" w:hAnsi="Times New Roman" w:cs="Times New Roman"/>
                <w:color w:val="auto"/>
                <w:sz w:val="18"/>
                <w:szCs w:val="18"/>
              </w:rPr>
            </w:pPr>
          </w:p>
        </w:tc>
        <w:tc>
          <w:tcPr>
            <w:tcW w:w="842" w:type="pct"/>
            <w:vMerge/>
            <w:shd w:val="clear" w:color="auto" w:fill="FFFFFF" w:themeFill="background1"/>
            <w:vAlign w:val="center"/>
          </w:tcPr>
          <w:p w14:paraId="45C08A90" w14:textId="7C5CC870" w:rsidR="00C37663" w:rsidRPr="00032BAE" w:rsidDel="00061692" w:rsidRDefault="00C37663" w:rsidP="00C37663">
            <w:pPr>
              <w:jc w:val="both"/>
              <w:rPr>
                <w:del w:id="10619" w:author="Xuning Wei12232" w:date="2026-07-27T20:53:00Z"/>
                <w:rFonts w:ascii="Times New Roman" w:hAnsi="Times New Roman" w:cs="Times New Roman"/>
                <w:color w:val="auto"/>
                <w:sz w:val="18"/>
                <w:szCs w:val="18"/>
                <w:shd w:val="clear" w:color="auto" w:fill="FFFFFF"/>
              </w:rPr>
            </w:pPr>
          </w:p>
        </w:tc>
        <w:tc>
          <w:tcPr>
            <w:tcW w:w="346" w:type="pct"/>
            <w:vMerge/>
            <w:shd w:val="clear" w:color="auto" w:fill="FFFFFF" w:themeFill="background1"/>
            <w:vAlign w:val="center"/>
          </w:tcPr>
          <w:p w14:paraId="06909420" w14:textId="0E826BCC" w:rsidR="00C37663" w:rsidRPr="00032BAE" w:rsidDel="00061692" w:rsidRDefault="00C37663" w:rsidP="00C37663">
            <w:pPr>
              <w:jc w:val="both"/>
              <w:rPr>
                <w:del w:id="10620" w:author="Xuning Wei12232" w:date="2026-07-27T20:53:00Z"/>
                <w:rFonts w:ascii="Times New Roman" w:eastAsia="仿宋_GB2312" w:hAnsi="Times New Roman" w:cs="Times New Roman"/>
                <w:color w:val="auto"/>
                <w:sz w:val="18"/>
                <w:szCs w:val="18"/>
              </w:rPr>
            </w:pPr>
          </w:p>
        </w:tc>
        <w:tc>
          <w:tcPr>
            <w:tcW w:w="396" w:type="pct"/>
            <w:vMerge/>
            <w:shd w:val="clear" w:color="auto" w:fill="FFFFFF" w:themeFill="background1"/>
            <w:vAlign w:val="center"/>
          </w:tcPr>
          <w:p w14:paraId="738F52FC" w14:textId="3C6E355F" w:rsidR="00C37663" w:rsidRPr="00032BAE" w:rsidDel="00061692" w:rsidRDefault="00C37663" w:rsidP="00C37663">
            <w:pPr>
              <w:jc w:val="both"/>
              <w:rPr>
                <w:del w:id="10621" w:author="Xuning Wei12232" w:date="2026-07-27T20:53:00Z"/>
                <w:rFonts w:ascii="Times New Roman" w:eastAsia="仿宋_GB2312" w:hAnsi="Times New Roman" w:cs="Times New Roman"/>
                <w:color w:val="auto"/>
                <w:sz w:val="18"/>
                <w:szCs w:val="18"/>
              </w:rPr>
            </w:pPr>
          </w:p>
        </w:tc>
        <w:tc>
          <w:tcPr>
            <w:tcW w:w="335" w:type="pct"/>
            <w:vAlign w:val="center"/>
          </w:tcPr>
          <w:p w14:paraId="62695EF4" w14:textId="4FB0EDB2" w:rsidR="00C37663" w:rsidRPr="00032BAE" w:rsidDel="00061692" w:rsidRDefault="000B6761" w:rsidP="00C37663">
            <w:pPr>
              <w:jc w:val="both"/>
              <w:rPr>
                <w:del w:id="10622" w:author="Xuning Wei12232" w:date="2026-07-27T20:53:00Z"/>
                <w:rFonts w:ascii="Times New Roman" w:eastAsia="仿宋_GB2312" w:hAnsi="Times New Roman" w:cs="Times New Roman"/>
                <w:color w:val="auto"/>
                <w:sz w:val="18"/>
                <w:szCs w:val="18"/>
                <w:lang w:eastAsia="zh-CN" w:bidi="ar"/>
              </w:rPr>
            </w:pPr>
            <w:customXmlDelRangeStart w:id="10623" w:author="Xuning Wei12232" w:date="2026-07-27T20:53:00Z"/>
            <w:sdt>
              <w:sdtPr>
                <w:rPr>
                  <w:rFonts w:ascii="Times New Roman" w:eastAsia="仿宋_GB2312" w:hAnsi="Times New Roman" w:cs="Times New Roman"/>
                  <w:b/>
                  <w:color w:val="auto"/>
                  <w:sz w:val="18"/>
                  <w:szCs w:val="18"/>
                  <w:lang w:eastAsia="zh-CN" w:bidi="ar"/>
                </w:rPr>
                <w:id w:val="-388421183"/>
                <w14:checkbox>
                  <w14:checked w14:val="0"/>
                  <w14:checkedState w14:val="2612" w14:font="MS Gothic"/>
                  <w14:uncheckedState w14:val="2610" w14:font="MS Gothic"/>
                </w14:checkbox>
              </w:sdtPr>
              <w:sdtEndPr/>
              <w:sdtContent>
                <w:customXmlDelRangeEnd w:id="10623"/>
                <w:del w:id="10624"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625" w:author="Xuning Wei12232" w:date="2026-07-27T20:53:00Z"/>
              </w:sdtContent>
            </w:sdt>
            <w:customXmlDelRangeEnd w:id="10625"/>
            <w:del w:id="10626"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High</w:delText>
              </w:r>
            </w:del>
          </w:p>
          <w:p w14:paraId="7F6C95DF" w14:textId="5B501D4E" w:rsidR="00C37663" w:rsidRPr="00032BAE" w:rsidDel="00061692" w:rsidRDefault="000B6761" w:rsidP="00C37663">
            <w:pPr>
              <w:jc w:val="both"/>
              <w:rPr>
                <w:del w:id="10627" w:author="Xuning Wei12232" w:date="2026-07-27T20:53:00Z"/>
                <w:rFonts w:ascii="Times New Roman" w:eastAsia="仿宋_GB2312" w:hAnsi="Times New Roman" w:cs="Times New Roman"/>
                <w:color w:val="auto"/>
                <w:sz w:val="18"/>
                <w:szCs w:val="18"/>
                <w:lang w:eastAsia="zh-CN" w:bidi="ar"/>
              </w:rPr>
            </w:pPr>
            <w:customXmlDelRangeStart w:id="10628" w:author="Xuning Wei12232" w:date="2026-07-27T20:53:00Z"/>
            <w:sdt>
              <w:sdtPr>
                <w:rPr>
                  <w:rFonts w:ascii="Times New Roman" w:eastAsia="仿宋_GB2312" w:hAnsi="Times New Roman" w:cs="Times New Roman"/>
                  <w:b/>
                  <w:color w:val="auto"/>
                  <w:sz w:val="18"/>
                  <w:szCs w:val="18"/>
                  <w:lang w:eastAsia="zh-CN" w:bidi="ar"/>
                </w:rPr>
                <w:id w:val="756864900"/>
                <w14:checkbox>
                  <w14:checked w14:val="0"/>
                  <w14:checkedState w14:val="2612" w14:font="MS Gothic"/>
                  <w14:uncheckedState w14:val="2610" w14:font="MS Gothic"/>
                </w14:checkbox>
              </w:sdtPr>
              <w:sdtEndPr/>
              <w:sdtContent>
                <w:customXmlDelRangeEnd w:id="10628"/>
                <w:del w:id="10629"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630" w:author="Xuning Wei12232" w:date="2026-07-27T20:53:00Z"/>
              </w:sdtContent>
            </w:sdt>
            <w:customXmlDelRangeEnd w:id="10630"/>
            <w:del w:id="10631" w:author="Xuning Wei12232" w:date="2026-07-27T20:53:00Z">
              <w:r w:rsidR="00C37663" w:rsidRPr="00032BAE" w:rsidDel="00061692">
                <w:rPr>
                  <w:rFonts w:ascii="Times New Roman" w:eastAsia="仿宋_GB2312" w:hAnsi="Times New Roman" w:cs="Times New Roman"/>
                  <w:b/>
                  <w:color w:val="auto"/>
                  <w:sz w:val="18"/>
                  <w:szCs w:val="18"/>
                  <w:lang w:eastAsia="zh-CN" w:bidi="ar"/>
                </w:rPr>
                <w:delText xml:space="preserve"> </w:delText>
              </w:r>
              <w:r w:rsidR="00C37663" w:rsidRPr="00032BAE" w:rsidDel="00061692">
                <w:rPr>
                  <w:rFonts w:ascii="Times New Roman" w:eastAsia="仿宋_GB2312" w:hAnsi="Times New Roman" w:cs="Times New Roman"/>
                  <w:color w:val="auto"/>
                  <w:sz w:val="18"/>
                  <w:szCs w:val="18"/>
                  <w:lang w:eastAsia="zh-CN" w:bidi="ar"/>
                </w:rPr>
                <w:delText>Medium</w:delText>
              </w:r>
            </w:del>
          </w:p>
          <w:p w14:paraId="5BFBC49F" w14:textId="5D2DDEF6" w:rsidR="00C37663" w:rsidRPr="00032BAE" w:rsidDel="00061692" w:rsidRDefault="000B6761" w:rsidP="00C37663">
            <w:pPr>
              <w:jc w:val="both"/>
              <w:rPr>
                <w:del w:id="10632" w:author="Xuning Wei12232" w:date="2026-07-27T20:53:00Z"/>
                <w:rFonts w:ascii="Times New Roman" w:eastAsia="仿宋_GB2312" w:hAnsi="Times New Roman" w:cs="Times New Roman"/>
                <w:color w:val="auto"/>
                <w:sz w:val="18"/>
                <w:szCs w:val="18"/>
              </w:rPr>
            </w:pPr>
            <w:customXmlDelRangeStart w:id="10633" w:author="Xuning Wei12232" w:date="2026-07-27T20:53:00Z"/>
            <w:sdt>
              <w:sdtPr>
                <w:rPr>
                  <w:rFonts w:ascii="Times New Roman" w:eastAsia="仿宋_GB2312" w:hAnsi="Times New Roman" w:cs="Times New Roman"/>
                  <w:b/>
                  <w:color w:val="auto"/>
                  <w:sz w:val="18"/>
                  <w:szCs w:val="18"/>
                  <w:lang w:eastAsia="zh-CN" w:bidi="ar"/>
                </w:rPr>
                <w:id w:val="1285609778"/>
                <w14:checkbox>
                  <w14:checked w14:val="1"/>
                  <w14:checkedState w14:val="2612" w14:font="MS Gothic"/>
                  <w14:uncheckedState w14:val="2610" w14:font="MS Gothic"/>
                </w14:checkbox>
              </w:sdtPr>
              <w:sdtEndPr/>
              <w:sdtContent>
                <w:customXmlDelRangeEnd w:id="10633"/>
                <w:del w:id="10634"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635" w:author="Xuning Wei12232" w:date="2026-07-27T20:53:00Z"/>
              </w:sdtContent>
            </w:sdt>
            <w:customXmlDelRangeEnd w:id="10635"/>
            <w:del w:id="10636"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Low</w:delText>
              </w:r>
            </w:del>
          </w:p>
        </w:tc>
        <w:tc>
          <w:tcPr>
            <w:tcW w:w="457" w:type="pct"/>
            <w:vAlign w:val="center"/>
          </w:tcPr>
          <w:p w14:paraId="5C6F72B3" w14:textId="094AFCFC" w:rsidR="00C37663" w:rsidRPr="00032BAE" w:rsidDel="00061692" w:rsidRDefault="00C37663" w:rsidP="00C37663">
            <w:pPr>
              <w:jc w:val="both"/>
              <w:rPr>
                <w:del w:id="10637" w:author="Xuning Wei12232" w:date="2026-07-27T20:53:00Z"/>
                <w:rFonts w:ascii="Times New Roman" w:eastAsia="仿宋_GB2312" w:hAnsi="Times New Roman" w:cs="Times New Roman"/>
                <w:color w:val="auto"/>
                <w:sz w:val="18"/>
                <w:szCs w:val="18"/>
              </w:rPr>
            </w:pPr>
            <w:del w:id="10638" w:author="Xuning Wei12232" w:date="2026-07-27T20:53:00Z">
              <w:r w:rsidRPr="00032BAE" w:rsidDel="00061692">
                <w:rPr>
                  <w:rFonts w:ascii="Times New Roman" w:eastAsia="仿宋_GB2312" w:hAnsi="Times New Roman" w:cs="Times New Roman"/>
                  <w:color w:val="auto"/>
                  <w:sz w:val="18"/>
                  <w:szCs w:val="18"/>
                  <w:lang w:eastAsia="zh-CN" w:bidi="ar"/>
                </w:rPr>
                <w:delText>According to The Pilot Plant Real Book Page 10-14&amp;10-15, DMF is compatible with SS and PTFE; Based on Asymchem previous campaign production data and experience Dimethylformamide is also compatible with Glass, HSS and SS</w:delText>
              </w:r>
            </w:del>
          </w:p>
        </w:tc>
        <w:tc>
          <w:tcPr>
            <w:tcW w:w="990" w:type="pct"/>
            <w:vMerge/>
            <w:vAlign w:val="center"/>
          </w:tcPr>
          <w:p w14:paraId="3A901F42" w14:textId="1CD802CD" w:rsidR="00C37663" w:rsidRPr="00032BAE" w:rsidDel="00061692" w:rsidRDefault="00C37663" w:rsidP="00C37663">
            <w:pPr>
              <w:jc w:val="both"/>
              <w:rPr>
                <w:del w:id="10639" w:author="Xuning Wei12232" w:date="2026-07-27T20:53:00Z"/>
                <w:rFonts w:ascii="Times New Roman" w:eastAsia="仿宋_GB2312" w:hAnsi="Times New Roman" w:cs="Times New Roman"/>
                <w:b/>
                <w:color w:val="auto"/>
                <w:sz w:val="18"/>
                <w:szCs w:val="18"/>
              </w:rPr>
            </w:pPr>
          </w:p>
        </w:tc>
      </w:tr>
      <w:tr w:rsidR="00C37663" w:rsidRPr="00032BAE" w:rsidDel="00061692" w14:paraId="7BFA0563" w14:textId="39959AEF" w:rsidTr="00656FD7">
        <w:trPr>
          <w:trHeight w:val="397"/>
          <w:del w:id="10640" w:author="Xuning Wei12232" w:date="2026-07-27T20:53:00Z"/>
        </w:trPr>
        <w:tc>
          <w:tcPr>
            <w:tcW w:w="269" w:type="pct"/>
            <w:vMerge w:val="restart"/>
            <w:shd w:val="clear" w:color="auto" w:fill="FFFFFF" w:themeFill="background1"/>
            <w:vAlign w:val="center"/>
          </w:tcPr>
          <w:p w14:paraId="596119C7" w14:textId="64CF0A1B" w:rsidR="00C37663" w:rsidRPr="00032BAE" w:rsidDel="00061692" w:rsidRDefault="00C37663" w:rsidP="00C37663">
            <w:pPr>
              <w:spacing w:line="240" w:lineRule="exact"/>
              <w:jc w:val="both"/>
              <w:rPr>
                <w:del w:id="10641" w:author="Xuning Wei12232" w:date="2026-07-27T20:53:00Z"/>
                <w:rFonts w:ascii="Times New Roman" w:eastAsia="仿宋_GB2312" w:hAnsi="Times New Roman" w:cs="Times New Roman"/>
                <w:color w:val="auto"/>
                <w:sz w:val="18"/>
                <w:szCs w:val="18"/>
                <w:lang w:eastAsia="zh-CN"/>
              </w:rPr>
            </w:pPr>
            <w:del w:id="10642" w:author="Xuning Wei12232" w:date="2026-07-27T20:53:00Z">
              <w:r w:rsidDel="00061692">
                <w:rPr>
                  <w:rFonts w:ascii="Times New Roman" w:eastAsia="仿宋_GB2312" w:hAnsi="Times New Roman" w:cs="Times New Roman"/>
                  <w:color w:val="auto"/>
                  <w:sz w:val="18"/>
                  <w:szCs w:val="18"/>
                  <w:lang w:eastAsia="zh-CN"/>
                </w:rPr>
                <w:delText>36, 42</w:delText>
              </w:r>
              <w:r w:rsidRPr="00032BAE" w:rsidDel="00061692">
                <w:rPr>
                  <w:rFonts w:ascii="Times New Roman" w:eastAsia="仿宋_GB2312" w:hAnsi="Times New Roman" w:cs="Times New Roman"/>
                  <w:color w:val="auto"/>
                  <w:sz w:val="18"/>
                  <w:szCs w:val="18"/>
                  <w:lang w:eastAsia="zh-CN"/>
                </w:rPr>
                <w:delText>,</w:delText>
              </w:r>
            </w:del>
          </w:p>
          <w:p w14:paraId="7D26DC54" w14:textId="6E7060D6" w:rsidR="00C37663" w:rsidRPr="00032BAE" w:rsidDel="00061692" w:rsidRDefault="00C37663" w:rsidP="00C37663">
            <w:pPr>
              <w:spacing w:line="240" w:lineRule="exact"/>
              <w:jc w:val="both"/>
              <w:rPr>
                <w:del w:id="10643" w:author="Xuning Wei12232" w:date="2026-07-27T20:53:00Z"/>
                <w:rFonts w:ascii="Times New Roman" w:eastAsia="仿宋_GB2312" w:hAnsi="Times New Roman" w:cs="Times New Roman"/>
                <w:color w:val="auto"/>
                <w:sz w:val="18"/>
                <w:szCs w:val="18"/>
                <w:lang w:eastAsia="zh-CN"/>
              </w:rPr>
            </w:pPr>
            <w:del w:id="10644" w:author="Xuning Wei12232" w:date="2026-07-27T20:53:00Z">
              <w:r w:rsidDel="00061692">
                <w:rPr>
                  <w:rFonts w:ascii="Times New Roman" w:eastAsia="仿宋_GB2312" w:hAnsi="Times New Roman" w:cs="Times New Roman"/>
                  <w:color w:val="auto"/>
                  <w:sz w:val="18"/>
                  <w:szCs w:val="18"/>
                  <w:lang w:eastAsia="zh-CN"/>
                </w:rPr>
                <w:delText>48, 54</w:delText>
              </w:r>
              <w:r w:rsidRPr="00032BAE" w:rsidDel="00061692">
                <w:rPr>
                  <w:rFonts w:ascii="Times New Roman" w:eastAsia="仿宋_GB2312" w:hAnsi="Times New Roman" w:cs="Times New Roman"/>
                  <w:color w:val="auto"/>
                  <w:sz w:val="18"/>
                  <w:szCs w:val="18"/>
                  <w:lang w:eastAsia="zh-CN"/>
                </w:rPr>
                <w:delText>,</w:delText>
              </w:r>
            </w:del>
          </w:p>
          <w:p w14:paraId="56DF7814" w14:textId="786B2012" w:rsidR="00C37663" w:rsidRPr="00032BAE" w:rsidDel="00061692" w:rsidRDefault="00C37663" w:rsidP="00C37663">
            <w:pPr>
              <w:spacing w:line="240" w:lineRule="exact"/>
              <w:jc w:val="both"/>
              <w:rPr>
                <w:del w:id="10645" w:author="Xuning Wei12232" w:date="2026-07-27T20:53:00Z"/>
                <w:rFonts w:ascii="Times New Roman" w:eastAsia="仿宋_GB2312" w:hAnsi="Times New Roman" w:cs="Times New Roman"/>
                <w:color w:val="auto"/>
                <w:sz w:val="18"/>
                <w:szCs w:val="18"/>
                <w:lang w:eastAsia="zh-CN"/>
              </w:rPr>
            </w:pPr>
            <w:del w:id="10646" w:author="Xuning Wei12232" w:date="2026-07-27T20:53:00Z">
              <w:r w:rsidDel="00061692">
                <w:rPr>
                  <w:rFonts w:ascii="Times New Roman" w:eastAsia="仿宋_GB2312" w:hAnsi="Times New Roman" w:cs="Times New Roman"/>
                  <w:color w:val="auto"/>
                  <w:sz w:val="18"/>
                  <w:szCs w:val="18"/>
                  <w:lang w:eastAsia="zh-CN"/>
                </w:rPr>
                <w:delText>60, 72</w:delText>
              </w:r>
              <w:r w:rsidRPr="00032BAE" w:rsidDel="00061692">
                <w:rPr>
                  <w:rFonts w:ascii="Times New Roman" w:eastAsia="仿宋_GB2312" w:hAnsi="Times New Roman" w:cs="Times New Roman"/>
                  <w:color w:val="auto"/>
                  <w:sz w:val="18"/>
                  <w:szCs w:val="18"/>
                  <w:lang w:eastAsia="zh-CN"/>
                </w:rPr>
                <w:delText>,</w:delText>
              </w:r>
            </w:del>
          </w:p>
          <w:p w14:paraId="560E70F4" w14:textId="4724B36C" w:rsidR="00C37663" w:rsidRPr="00032BAE" w:rsidDel="00061692" w:rsidRDefault="00C37663" w:rsidP="00C37663">
            <w:pPr>
              <w:spacing w:line="240" w:lineRule="exact"/>
              <w:jc w:val="both"/>
              <w:rPr>
                <w:del w:id="10647" w:author="Xuning Wei12232" w:date="2026-07-27T20:53:00Z"/>
                <w:rFonts w:ascii="Times New Roman" w:eastAsia="仿宋_GB2312" w:hAnsi="Times New Roman" w:cs="Times New Roman"/>
                <w:color w:val="auto"/>
                <w:sz w:val="18"/>
                <w:szCs w:val="18"/>
                <w:lang w:eastAsia="zh-CN"/>
              </w:rPr>
            </w:pPr>
            <w:del w:id="10648" w:author="Xuning Wei12232" w:date="2026-07-27T20:53:00Z">
              <w:r w:rsidDel="00061692">
                <w:rPr>
                  <w:rFonts w:ascii="Times New Roman" w:eastAsia="仿宋_GB2312" w:hAnsi="Times New Roman" w:cs="Times New Roman"/>
                  <w:color w:val="auto"/>
                  <w:sz w:val="18"/>
                  <w:szCs w:val="18"/>
                  <w:lang w:eastAsia="zh-CN"/>
                </w:rPr>
                <w:delText>78, 84</w:delText>
              </w:r>
              <w:r w:rsidRPr="00032BAE" w:rsidDel="00061692">
                <w:rPr>
                  <w:rFonts w:ascii="Times New Roman" w:eastAsia="仿宋_GB2312" w:hAnsi="Times New Roman" w:cs="Times New Roman"/>
                  <w:color w:val="auto"/>
                  <w:sz w:val="18"/>
                  <w:szCs w:val="18"/>
                  <w:lang w:eastAsia="zh-CN"/>
                </w:rPr>
                <w:delText>,</w:delText>
              </w:r>
            </w:del>
          </w:p>
          <w:p w14:paraId="7671B619" w14:textId="45E38F53" w:rsidR="00C37663" w:rsidRPr="00032BAE" w:rsidDel="00061692" w:rsidRDefault="00C37663" w:rsidP="00C37663">
            <w:pPr>
              <w:jc w:val="both"/>
              <w:rPr>
                <w:del w:id="10649" w:author="Xuning Wei12232" w:date="2026-07-27T20:53:00Z"/>
                <w:rFonts w:ascii="Times New Roman" w:eastAsia="仿宋_GB2312" w:hAnsi="Times New Roman" w:cs="Times New Roman"/>
                <w:color w:val="auto"/>
                <w:sz w:val="18"/>
                <w:szCs w:val="18"/>
                <w:lang w:eastAsia="zh-CN"/>
              </w:rPr>
            </w:pPr>
            <w:del w:id="10650" w:author="Xuning Wei12232" w:date="2026-07-27T20:53:00Z">
              <w:r w:rsidDel="00061692">
                <w:rPr>
                  <w:rFonts w:ascii="Times New Roman" w:eastAsia="仿宋_GB2312" w:hAnsi="Times New Roman" w:cs="Times New Roman"/>
                  <w:color w:val="auto"/>
                  <w:sz w:val="18"/>
                  <w:szCs w:val="18"/>
                  <w:lang w:eastAsia="zh-CN"/>
                </w:rPr>
                <w:delText>90</w:delText>
              </w:r>
            </w:del>
          </w:p>
        </w:tc>
        <w:tc>
          <w:tcPr>
            <w:tcW w:w="1365" w:type="pct"/>
            <w:vMerge w:val="restart"/>
            <w:shd w:val="clear" w:color="auto" w:fill="FFFFFF" w:themeFill="background1"/>
            <w:vAlign w:val="center"/>
          </w:tcPr>
          <w:p w14:paraId="0363CFCD" w14:textId="64DA973A" w:rsidR="00C37663" w:rsidRPr="00032BAE" w:rsidDel="00061692" w:rsidRDefault="00C37663" w:rsidP="00C37663">
            <w:pPr>
              <w:jc w:val="both"/>
              <w:rPr>
                <w:del w:id="10651" w:author="Xuning Wei12232" w:date="2026-07-27T20:53:00Z"/>
                <w:rFonts w:ascii="Times New Roman" w:eastAsia="等线" w:hAnsi="Times New Roman" w:cs="Times New Roman"/>
                <w:bCs w:val="0"/>
                <w:color w:val="auto"/>
                <w:kern w:val="0"/>
                <w:sz w:val="18"/>
                <w:szCs w:val="18"/>
                <w:lang w:eastAsia="zh-CN"/>
              </w:rPr>
            </w:pPr>
            <w:del w:id="10652" w:author="Xuning Wei12232" w:date="2026-07-27T20:53:00Z">
              <w:r w:rsidRPr="00A57FF9" w:rsidDel="00061692">
                <w:rPr>
                  <w:rFonts w:ascii="Times New Roman" w:eastAsia="等线" w:hAnsi="Times New Roman" w:cs="Times New Roman"/>
                  <w:color w:val="000000" w:themeColor="text1"/>
                  <w:sz w:val="18"/>
                  <w:szCs w:val="18"/>
                </w:rPr>
                <w:delText xml:space="preserve">Add </w:delText>
              </w:r>
              <w:r w:rsidRPr="00A57FF9" w:rsidDel="00061692">
                <w:rPr>
                  <w:rFonts w:ascii="Times New Roman" w:eastAsia="等线" w:hAnsi="Times New Roman" w:cs="Times New Roman"/>
                  <w:color w:val="000000" w:themeColor="text1"/>
                  <w:sz w:val="18"/>
                  <w:szCs w:val="18"/>
                  <w:lang w:eastAsia="zh-CN"/>
                </w:rPr>
                <w:delText>5.0 V DMF (4.740 kg/kg)</w:delText>
              </w:r>
              <w:r w:rsidRPr="00A57FF9" w:rsidDel="00061692">
                <w:rPr>
                  <w:rFonts w:ascii="Times New Roman" w:eastAsia="等线" w:hAnsi="Times New Roman" w:cs="Times New Roman"/>
                  <w:color w:val="000000" w:themeColor="text1"/>
                  <w:sz w:val="18"/>
                  <w:szCs w:val="18"/>
                </w:rPr>
                <w:delText xml:space="preserve"> into </w:delText>
              </w:r>
              <w:r w:rsidRPr="00A57FF9" w:rsidDel="00061692">
                <w:rPr>
                  <w:rFonts w:ascii="Times New Roman" w:eastAsia="仿宋_GB2312" w:hAnsi="Times New Roman" w:cs="Times New Roman"/>
                  <w:b/>
                  <w:color w:val="000000" w:themeColor="text1"/>
                  <w:sz w:val="18"/>
                  <w:szCs w:val="18"/>
                </w:rPr>
                <w:delText>TJ4S-1213-Sy15</w:delText>
              </w:r>
              <w:r w:rsidRPr="00A57FF9" w:rsidDel="00061692">
                <w:rPr>
                  <w:rFonts w:ascii="Times New Roman" w:eastAsia="仿宋_GB2312" w:hAnsi="Times New Roman" w:cs="Times New Roman"/>
                  <w:b/>
                  <w:color w:val="000000" w:themeColor="text1"/>
                  <w:sz w:val="18"/>
                  <w:szCs w:val="18"/>
                  <w:lang w:eastAsia="zh-CN"/>
                </w:rPr>
                <w:delText>-R01</w:delText>
              </w:r>
              <w:r w:rsidRPr="00A57FF9" w:rsidDel="00061692">
                <w:rPr>
                  <w:rFonts w:ascii="Times New Roman" w:eastAsia="等线" w:hAnsi="Times New Roman" w:cs="Times New Roman"/>
                  <w:color w:val="000000" w:themeColor="text1"/>
                  <w:sz w:val="18"/>
                  <w:szCs w:val="18"/>
                </w:rPr>
                <w:delText xml:space="preserve">. Start the stirrer. Then add </w:delText>
              </w:r>
              <w:r w:rsidRPr="00A57FF9" w:rsidDel="00061692">
                <w:rPr>
                  <w:rFonts w:ascii="Times New Roman" w:eastAsia="等线" w:hAnsi="Times New Roman" w:cs="Times New Roman"/>
                  <w:color w:val="000000" w:themeColor="text1"/>
                  <w:sz w:val="18"/>
                  <w:szCs w:val="18"/>
                  <w:lang w:eastAsia="zh-CN"/>
                </w:rPr>
                <w:delText xml:space="preserve">2.0 eq. Fmoc-L-Ser(tBu)-OH </w:delText>
              </w:r>
              <w:r w:rsidRPr="00A57FF9" w:rsidDel="00061692">
                <w:rPr>
                  <w:rFonts w:ascii="Times New Roman" w:eastAsia="等线" w:hAnsi="Times New Roman" w:cs="Times New Roman"/>
                  <w:color w:val="000000" w:themeColor="text1"/>
                  <w:sz w:val="18"/>
                  <w:szCs w:val="18"/>
                </w:rPr>
                <w:delText>Stir until dissolved clearly by visual check.</w:delText>
              </w:r>
              <w:r w:rsidRPr="00A57FF9" w:rsidDel="00061692">
                <w:rPr>
                  <w:rFonts w:ascii="Times New Roman" w:eastAsia="等线" w:hAnsi="Times New Roman" w:cs="Times New Roman"/>
                  <w:color w:val="000000" w:themeColor="text1"/>
                  <w:sz w:val="18"/>
                  <w:szCs w:val="18"/>
                  <w:lang w:eastAsia="zh-CN"/>
                </w:rPr>
                <w:delText xml:space="preserve"> Adjust</w:delText>
              </w:r>
              <w:r w:rsidRPr="00A57FF9" w:rsidDel="00061692">
                <w:rPr>
                  <w:rFonts w:ascii="Times New Roman" w:eastAsia="等线" w:hAnsi="Times New Roman" w:cs="Times New Roman"/>
                  <w:bCs w:val="0"/>
                  <w:color w:val="000000" w:themeColor="text1"/>
                  <w:sz w:val="18"/>
                  <w:szCs w:val="18"/>
                </w:rPr>
                <w:delText xml:space="preserve"> the mixture to </w:delText>
              </w:r>
              <w:r w:rsidRPr="00A57FF9" w:rsidDel="00061692">
                <w:rPr>
                  <w:rFonts w:ascii="Times New Roman" w:eastAsia="等线" w:hAnsi="Times New Roman" w:cs="Times New Roman"/>
                  <w:bCs w:val="0"/>
                  <w:color w:val="000000" w:themeColor="text1"/>
                  <w:sz w:val="18"/>
                  <w:szCs w:val="18"/>
                  <w:lang w:eastAsia="zh-CN"/>
                </w:rPr>
                <w:delText>20</w:delText>
              </w:r>
              <w:r w:rsidRPr="00A57FF9" w:rsidDel="00061692">
                <w:rPr>
                  <w:rFonts w:ascii="Times New Roman" w:eastAsia="等线" w:hAnsi="Times New Roman" w:cs="Times New Roman"/>
                  <w:bCs w:val="0"/>
                  <w:color w:val="000000" w:themeColor="text1"/>
                  <w:sz w:val="18"/>
                  <w:szCs w:val="18"/>
                </w:rPr>
                <w:delText>±5℃</w:delText>
              </w:r>
              <w:r w:rsidRPr="00A57FF9" w:rsidDel="00061692">
                <w:rPr>
                  <w:rFonts w:ascii="Times New Roman" w:eastAsia="等线" w:hAnsi="Times New Roman" w:cs="Times New Roman"/>
                  <w:color w:val="000000" w:themeColor="text1"/>
                  <w:sz w:val="18"/>
                  <w:szCs w:val="18"/>
                </w:rPr>
                <w:delText xml:space="preserve">. Maintain for next operation at </w:delText>
              </w:r>
              <w:r w:rsidRPr="00A57FF9" w:rsidDel="00061692">
                <w:rPr>
                  <w:rFonts w:ascii="Times New Roman" w:eastAsia="等线" w:hAnsi="Times New Roman" w:cs="Times New Roman"/>
                  <w:color w:val="000000" w:themeColor="text1"/>
                  <w:sz w:val="18"/>
                  <w:szCs w:val="18"/>
                  <w:lang w:eastAsia="zh-CN"/>
                </w:rPr>
                <w:delText>20</w:delText>
              </w:r>
              <w:r w:rsidRPr="00A57FF9" w:rsidDel="00061692">
                <w:rPr>
                  <w:rFonts w:ascii="Times New Roman" w:eastAsia="等线" w:hAnsi="Times New Roman" w:cs="Times New Roman"/>
                  <w:color w:val="000000" w:themeColor="text1"/>
                  <w:sz w:val="18"/>
                  <w:szCs w:val="18"/>
                </w:rPr>
                <w:delText xml:space="preserve">±5℃ (target: </w:delText>
              </w:r>
              <w:r w:rsidRPr="00A57FF9" w:rsidDel="00061692">
                <w:rPr>
                  <w:rFonts w:ascii="Times New Roman" w:eastAsia="等线" w:hAnsi="Times New Roman" w:cs="Times New Roman"/>
                  <w:color w:val="000000" w:themeColor="text1"/>
                  <w:sz w:val="18"/>
                  <w:szCs w:val="18"/>
                  <w:lang w:eastAsia="zh-CN"/>
                </w:rPr>
                <w:delText>20</w:delText>
              </w:r>
              <w:r w:rsidRPr="00A57FF9" w:rsidDel="00061692">
                <w:rPr>
                  <w:rFonts w:ascii="Times New Roman" w:eastAsia="等线" w:hAnsi="Times New Roman" w:cs="Times New Roman"/>
                  <w:color w:val="000000" w:themeColor="text1"/>
                  <w:sz w:val="18"/>
                  <w:szCs w:val="18"/>
                </w:rPr>
                <w:delText>℃).</w:delText>
              </w:r>
              <w:r w:rsidRPr="00A57FF9" w:rsidDel="00061692">
                <w:rPr>
                  <w:rFonts w:ascii="Times New Roman" w:eastAsia="等线" w:hAnsi="Times New Roman" w:cs="Times New Roman"/>
                  <w:color w:val="000000" w:themeColor="text1"/>
                  <w:sz w:val="18"/>
                  <w:szCs w:val="18"/>
                  <w:lang w:eastAsia="zh-CN"/>
                </w:rPr>
                <w:delText xml:space="preserve"> </w:delText>
              </w:r>
              <w:r w:rsidRPr="00A57FF9" w:rsidDel="00061692">
                <w:rPr>
                  <w:rFonts w:ascii="Times New Roman" w:eastAsia="等线" w:hAnsi="Times New Roman" w:cs="Times New Roman"/>
                  <w:color w:val="000000" w:themeColor="text1"/>
                  <w:sz w:val="18"/>
                  <w:szCs w:val="18"/>
                </w:rPr>
                <w:delText xml:space="preserve">Add 2.0 eq </w:delText>
              </w:r>
              <w:r w:rsidRPr="00A57FF9" w:rsidDel="00061692">
                <w:rPr>
                  <w:rFonts w:ascii="Times New Roman" w:eastAsia="等线" w:hAnsi="Times New Roman" w:cs="Times New Roman"/>
                  <w:bCs w:val="0"/>
                  <w:color w:val="000000" w:themeColor="text1"/>
                  <w:sz w:val="18"/>
                  <w:szCs w:val="18"/>
                </w:rPr>
                <w:delText>OxymaPure</w:delText>
              </w:r>
              <w:r w:rsidRPr="00A57FF9" w:rsidDel="00061692">
                <w:rPr>
                  <w:rFonts w:ascii="Times New Roman" w:eastAsia="等线" w:hAnsi="Times New Roman" w:cs="Times New Roman"/>
                  <w:color w:val="000000" w:themeColor="text1"/>
                  <w:sz w:val="18"/>
                  <w:szCs w:val="18"/>
                </w:rPr>
                <w:delText xml:space="preserve"> into </w:delText>
              </w:r>
              <w:r w:rsidRPr="00A57FF9" w:rsidDel="00061692">
                <w:rPr>
                  <w:rFonts w:ascii="Times New Roman" w:eastAsia="仿宋_GB2312" w:hAnsi="Times New Roman" w:cs="Times New Roman"/>
                  <w:b/>
                  <w:color w:val="000000" w:themeColor="text1"/>
                  <w:sz w:val="18"/>
                  <w:szCs w:val="18"/>
                </w:rPr>
                <w:delText>TJ4S-1213-Sy15</w:delText>
              </w:r>
              <w:r w:rsidRPr="00A57FF9" w:rsidDel="00061692">
                <w:rPr>
                  <w:rFonts w:ascii="Times New Roman" w:eastAsia="仿宋_GB2312" w:hAnsi="Times New Roman" w:cs="Times New Roman"/>
                  <w:b/>
                  <w:color w:val="000000" w:themeColor="text1"/>
                  <w:sz w:val="18"/>
                  <w:szCs w:val="18"/>
                  <w:lang w:eastAsia="zh-CN"/>
                </w:rPr>
                <w:delText>-R01</w:delText>
              </w:r>
              <w:r w:rsidRPr="00A57FF9" w:rsidDel="00061692">
                <w:rPr>
                  <w:rFonts w:ascii="Times New Roman" w:eastAsia="等线" w:hAnsi="Times New Roman" w:cs="Times New Roman"/>
                  <w:color w:val="000000" w:themeColor="text1"/>
                  <w:sz w:val="18"/>
                  <w:szCs w:val="18"/>
                </w:rPr>
                <w:delText xml:space="preserve"> at </w:delText>
              </w:r>
              <w:r w:rsidRPr="00A57FF9" w:rsidDel="00061692">
                <w:rPr>
                  <w:rFonts w:ascii="Times New Roman" w:eastAsia="等线" w:hAnsi="Times New Roman" w:cs="Times New Roman"/>
                  <w:color w:val="000000" w:themeColor="text1"/>
                  <w:sz w:val="18"/>
                  <w:szCs w:val="18"/>
                  <w:lang w:eastAsia="zh-CN"/>
                </w:rPr>
                <w:delText>20</w:delText>
              </w:r>
              <w:r w:rsidRPr="00A57FF9" w:rsidDel="00061692">
                <w:rPr>
                  <w:rFonts w:ascii="Times New Roman" w:eastAsia="等线" w:hAnsi="Times New Roman" w:cs="Times New Roman"/>
                  <w:color w:val="000000" w:themeColor="text1"/>
                  <w:sz w:val="18"/>
                  <w:szCs w:val="18"/>
                </w:rPr>
                <w:delText xml:space="preserve">±5℃ (target: </w:delText>
              </w:r>
              <w:r w:rsidRPr="00A57FF9" w:rsidDel="00061692">
                <w:rPr>
                  <w:rFonts w:ascii="Times New Roman" w:eastAsia="等线" w:hAnsi="Times New Roman" w:cs="Times New Roman"/>
                  <w:color w:val="000000" w:themeColor="text1"/>
                  <w:sz w:val="18"/>
                  <w:szCs w:val="18"/>
                  <w:lang w:eastAsia="zh-CN"/>
                </w:rPr>
                <w:delText>20</w:delText>
              </w:r>
              <w:r w:rsidRPr="00A57FF9" w:rsidDel="00061692">
                <w:rPr>
                  <w:rFonts w:ascii="Times New Roman" w:eastAsia="等线" w:hAnsi="Times New Roman" w:cs="Times New Roman"/>
                  <w:color w:val="000000" w:themeColor="text1"/>
                  <w:sz w:val="18"/>
                  <w:szCs w:val="18"/>
                </w:rPr>
                <w:delText>℃), rinse the</w:delText>
              </w:r>
              <w:r w:rsidRPr="00A57FF9" w:rsidDel="00061692">
                <w:rPr>
                  <w:rFonts w:ascii="Times New Roman" w:eastAsia="等线" w:hAnsi="Times New Roman" w:cs="Times New Roman"/>
                  <w:b/>
                  <w:color w:val="000000" w:themeColor="text1"/>
                  <w:sz w:val="18"/>
                  <w:szCs w:val="18"/>
                </w:rPr>
                <w:delText xml:space="preserve"> TJ4S-1213-Sy15-R01</w:delText>
              </w:r>
              <w:r w:rsidRPr="00A57FF9" w:rsidDel="00061692">
                <w:rPr>
                  <w:rFonts w:ascii="Times New Roman" w:eastAsia="等线" w:hAnsi="Times New Roman" w:cs="Times New Roman"/>
                  <w:color w:val="000000" w:themeColor="text1"/>
                  <w:sz w:val="18"/>
                  <w:szCs w:val="18"/>
                </w:rPr>
                <w:delText xml:space="preserve"> with 2.0v DMF (1.896 kg/kg). Add 2.2 eq. DIC into </w:delText>
              </w:r>
              <w:r w:rsidRPr="00A57FF9" w:rsidDel="00061692">
                <w:rPr>
                  <w:rFonts w:ascii="Times New Roman" w:eastAsia="等线" w:hAnsi="Times New Roman" w:cs="Times New Roman"/>
                  <w:b/>
                  <w:color w:val="000000" w:themeColor="text1"/>
                  <w:sz w:val="18"/>
                  <w:szCs w:val="18"/>
                </w:rPr>
                <w:delText>TJ4S-1213-Sy15-R01</w:delText>
              </w:r>
              <w:r w:rsidRPr="00A57FF9" w:rsidDel="00061692">
                <w:rPr>
                  <w:rFonts w:ascii="Times New Roman" w:eastAsia="等线" w:hAnsi="Times New Roman" w:cs="Times New Roman"/>
                  <w:color w:val="000000" w:themeColor="text1"/>
                  <w:sz w:val="18"/>
                  <w:szCs w:val="18"/>
                </w:rPr>
                <w:delText xml:space="preserve">, the addition rate depends on temperature control. Activate for 20±5 min at </w:delText>
              </w:r>
              <w:r w:rsidRPr="00A57FF9" w:rsidDel="00061692">
                <w:rPr>
                  <w:rFonts w:ascii="Times New Roman" w:eastAsia="等线" w:hAnsi="Times New Roman" w:cs="Times New Roman"/>
                  <w:color w:val="000000" w:themeColor="text1"/>
                  <w:sz w:val="18"/>
                  <w:szCs w:val="18"/>
                  <w:lang w:eastAsia="zh-CN"/>
                </w:rPr>
                <w:delText>20</w:delText>
              </w:r>
              <w:r w:rsidRPr="00A57FF9" w:rsidDel="00061692">
                <w:rPr>
                  <w:rFonts w:ascii="Times New Roman" w:eastAsia="等线" w:hAnsi="Times New Roman" w:cs="Times New Roman"/>
                  <w:color w:val="000000" w:themeColor="text1"/>
                  <w:sz w:val="18"/>
                  <w:szCs w:val="18"/>
                </w:rPr>
                <w:delText xml:space="preserve">±5℃ (target: </w:delText>
              </w:r>
              <w:r w:rsidRPr="00A57FF9" w:rsidDel="00061692">
                <w:rPr>
                  <w:rFonts w:ascii="Times New Roman" w:eastAsia="等线" w:hAnsi="Times New Roman" w:cs="Times New Roman"/>
                  <w:color w:val="000000" w:themeColor="text1"/>
                  <w:sz w:val="18"/>
                  <w:szCs w:val="18"/>
                  <w:lang w:eastAsia="zh-CN"/>
                </w:rPr>
                <w:delText>20</w:delText>
              </w:r>
              <w:r w:rsidRPr="00A57FF9" w:rsidDel="00061692">
                <w:rPr>
                  <w:rFonts w:ascii="Times New Roman" w:eastAsia="等线" w:hAnsi="Times New Roman" w:cs="Times New Roman"/>
                  <w:color w:val="000000" w:themeColor="text1"/>
                  <w:sz w:val="18"/>
                  <w:szCs w:val="18"/>
                </w:rPr>
                <w:delText xml:space="preserve">℃). Transfer the mixture in </w:delText>
              </w:r>
              <w:r w:rsidRPr="00A57FF9" w:rsidDel="00061692">
                <w:rPr>
                  <w:rFonts w:ascii="Times New Roman" w:eastAsia="仿宋_GB2312" w:hAnsi="Times New Roman" w:cs="Times New Roman"/>
                  <w:b/>
                  <w:color w:val="000000" w:themeColor="text1"/>
                  <w:sz w:val="18"/>
                  <w:szCs w:val="18"/>
                </w:rPr>
                <w:delText>TJ4S-1213-Sy15</w:delText>
              </w:r>
              <w:r w:rsidRPr="00A57FF9" w:rsidDel="00061692">
                <w:rPr>
                  <w:rFonts w:ascii="Times New Roman" w:eastAsia="仿宋_GB2312" w:hAnsi="Times New Roman" w:cs="Times New Roman"/>
                  <w:b/>
                  <w:color w:val="000000" w:themeColor="text1"/>
                  <w:sz w:val="18"/>
                  <w:szCs w:val="18"/>
                  <w:lang w:eastAsia="zh-CN"/>
                </w:rPr>
                <w:delText xml:space="preserve">-R01 </w:delText>
              </w:r>
              <w:r w:rsidRPr="00A57FF9" w:rsidDel="00061692">
                <w:rPr>
                  <w:rFonts w:ascii="Times New Roman" w:eastAsia="等线" w:hAnsi="Times New Roman" w:cs="Times New Roman"/>
                  <w:color w:val="000000" w:themeColor="text1"/>
                  <w:sz w:val="18"/>
                  <w:szCs w:val="18"/>
                </w:rPr>
                <w:delText xml:space="preserve">into </w:delText>
              </w:r>
              <w:r w:rsidRPr="00A57FF9" w:rsidDel="00061692">
                <w:rPr>
                  <w:rFonts w:ascii="Times New Roman" w:eastAsia="仿宋_GB2312" w:hAnsi="Times New Roman" w:cs="Times New Roman"/>
                  <w:b/>
                  <w:color w:val="000000" w:themeColor="text1"/>
                  <w:sz w:val="18"/>
                  <w:szCs w:val="18"/>
                </w:rPr>
                <w:delText>TJ4S-1213-Sy1</w:delText>
              </w:r>
              <w:r w:rsidRPr="00A57FF9" w:rsidDel="00061692">
                <w:rPr>
                  <w:rFonts w:ascii="Times New Roman" w:eastAsia="仿宋_GB2312" w:hAnsi="Times New Roman" w:cs="Times New Roman"/>
                  <w:b/>
                  <w:color w:val="000000" w:themeColor="text1"/>
                  <w:sz w:val="18"/>
                  <w:szCs w:val="18"/>
                  <w:lang w:eastAsia="zh-CN"/>
                </w:rPr>
                <w:delText>5</w:delText>
              </w:r>
              <w:r w:rsidRPr="00A57FF9" w:rsidDel="00061692">
                <w:rPr>
                  <w:rFonts w:ascii="Times New Roman" w:eastAsia="等线" w:hAnsi="Times New Roman" w:cs="Times New Roman"/>
                  <w:color w:val="000000" w:themeColor="text1"/>
                  <w:sz w:val="18"/>
                  <w:szCs w:val="18"/>
                </w:rPr>
                <w:delText>. Add</w:delText>
              </w:r>
              <w:r w:rsidRPr="00A57FF9" w:rsidDel="00061692">
                <w:rPr>
                  <w:rFonts w:ascii="Times New Roman" w:eastAsia="等线" w:hAnsi="Times New Roman" w:cs="Times New Roman"/>
                  <w:bCs w:val="0"/>
                  <w:color w:val="000000" w:themeColor="text1"/>
                  <w:sz w:val="18"/>
                  <w:szCs w:val="18"/>
                </w:rPr>
                <w:delText xml:space="preserve"> </w:delText>
              </w:r>
              <w:r w:rsidRPr="00A57FF9" w:rsidDel="00061692">
                <w:rPr>
                  <w:rFonts w:ascii="Times New Roman" w:eastAsia="等线" w:hAnsi="Times New Roman" w:cs="Times New Roman"/>
                  <w:bCs w:val="0"/>
                  <w:color w:val="000000" w:themeColor="text1"/>
                  <w:sz w:val="18"/>
                  <w:szCs w:val="18"/>
                  <w:lang w:eastAsia="zh-CN"/>
                </w:rPr>
                <w:delText xml:space="preserve">1.0 V DMF (0.948 kg/kg) </w:delText>
              </w:r>
              <w:r w:rsidRPr="00A57FF9" w:rsidDel="00061692">
                <w:rPr>
                  <w:rFonts w:ascii="Times New Roman" w:eastAsia="等线" w:hAnsi="Times New Roman" w:cs="Times New Roman"/>
                  <w:color w:val="000000" w:themeColor="text1"/>
                  <w:sz w:val="18"/>
                  <w:szCs w:val="18"/>
                </w:rPr>
                <w:delText xml:space="preserve">into </w:delText>
              </w:r>
              <w:r w:rsidRPr="00A57FF9" w:rsidDel="00061692">
                <w:rPr>
                  <w:rFonts w:ascii="Times New Roman" w:eastAsia="仿宋_GB2312" w:hAnsi="Times New Roman" w:cs="Times New Roman"/>
                  <w:b/>
                  <w:color w:val="000000" w:themeColor="text1"/>
                  <w:sz w:val="18"/>
                  <w:szCs w:val="18"/>
                </w:rPr>
                <w:delText>TJ4S-1213-Sy15</w:delText>
              </w:r>
              <w:r w:rsidRPr="00A57FF9" w:rsidDel="00061692">
                <w:rPr>
                  <w:rFonts w:ascii="Times New Roman" w:eastAsia="仿宋_GB2312" w:hAnsi="Times New Roman" w:cs="Times New Roman"/>
                  <w:b/>
                  <w:color w:val="000000" w:themeColor="text1"/>
                  <w:sz w:val="18"/>
                  <w:szCs w:val="18"/>
                  <w:lang w:eastAsia="zh-CN"/>
                </w:rPr>
                <w:delText>-R01</w:delText>
              </w:r>
              <w:r w:rsidRPr="00A57FF9" w:rsidDel="00061692">
                <w:rPr>
                  <w:rFonts w:ascii="Times New Roman" w:eastAsia="等线" w:hAnsi="Times New Roman" w:cs="Times New Roman"/>
                  <w:color w:val="000000" w:themeColor="text1"/>
                  <w:sz w:val="18"/>
                  <w:szCs w:val="18"/>
                </w:rPr>
                <w:delText xml:space="preserve"> to rinse the wall. Bubble with nitrogen to the synthesis reactor (TJ4S-1213-Sy15) for 5±2 min, then start the agitator. Transfer the mixture in activation tank (TJ4S-1213-Sy15-R01) into synthesis reactor (TJ4S-1213-Sy15)</w:delText>
              </w:r>
            </w:del>
          </w:p>
        </w:tc>
        <w:tc>
          <w:tcPr>
            <w:tcW w:w="842" w:type="pct"/>
            <w:vMerge w:val="restart"/>
            <w:shd w:val="clear" w:color="auto" w:fill="FFFFFF" w:themeFill="background1"/>
            <w:vAlign w:val="center"/>
          </w:tcPr>
          <w:p w14:paraId="719758BA" w14:textId="323697D8" w:rsidR="00C37663" w:rsidRPr="00032BAE" w:rsidDel="00061692" w:rsidRDefault="00C37663" w:rsidP="00C37663">
            <w:pPr>
              <w:jc w:val="both"/>
              <w:rPr>
                <w:del w:id="10653" w:author="Xuning Wei12232" w:date="2026-07-27T20:53:00Z"/>
                <w:rFonts w:ascii="Times New Roman" w:hAnsi="Times New Roman" w:cs="Times New Roman"/>
                <w:color w:val="auto"/>
                <w:sz w:val="18"/>
                <w:szCs w:val="18"/>
                <w:shd w:val="clear" w:color="auto" w:fill="FFFFFF"/>
              </w:rPr>
            </w:pPr>
            <w:del w:id="10654" w:author="Xuning Wei12232" w:date="2026-07-27T20:53:00Z">
              <w:r w:rsidRPr="00032BAE" w:rsidDel="00061692">
                <w:rPr>
                  <w:rFonts w:ascii="Times New Roman" w:hAnsi="Times New Roman" w:cs="Times New Roman"/>
                  <w:color w:val="auto"/>
                  <w:sz w:val="18"/>
                  <w:szCs w:val="18"/>
                  <w:shd w:val="clear" w:color="auto" w:fill="FFFFFF"/>
                </w:rPr>
                <w:delText>Transfer pump material:SS</w:delText>
              </w:r>
            </w:del>
            <w:ins w:id="10655" w:author="Johan Granander" w:date="2026-05-04T11:57:00Z">
              <w:del w:id="10656" w:author="Xuning Wei12232" w:date="2026-07-27T20:53:00Z">
                <w:r w:rsidRPr="00032BAE" w:rsidDel="00061692">
                  <w:rPr>
                    <w:rFonts w:ascii="Times New Roman" w:hAnsi="Times New Roman" w:cs="Times New Roman"/>
                    <w:color w:val="auto"/>
                    <w:sz w:val="18"/>
                    <w:szCs w:val="18"/>
                    <w:shd w:val="clear" w:color="auto" w:fill="FFFFFF"/>
                  </w:rPr>
                  <w:delText>material: SS</w:delText>
                </w:r>
              </w:del>
            </w:ins>
            <w:del w:id="10657" w:author="Xuning Wei12232" w:date="2026-07-27T20:53:00Z">
              <w:r w:rsidRPr="00032BAE" w:rsidDel="00061692">
                <w:rPr>
                  <w:rFonts w:ascii="Times New Roman" w:hAnsi="Times New Roman" w:cs="Times New Roman"/>
                  <w:color w:val="auto"/>
                  <w:sz w:val="18"/>
                  <w:szCs w:val="18"/>
                  <w:shd w:val="clear" w:color="auto" w:fill="FFFFFF"/>
                </w:rPr>
                <w:delText>316+PTFE</w:delText>
              </w:r>
            </w:del>
          </w:p>
          <w:p w14:paraId="5633C62A" w14:textId="736C0418" w:rsidR="00C37663" w:rsidRPr="00032BAE" w:rsidDel="00061692" w:rsidRDefault="00C37663" w:rsidP="00C37663">
            <w:pPr>
              <w:jc w:val="both"/>
              <w:rPr>
                <w:del w:id="10658" w:author="Xuning Wei12232" w:date="2026-07-27T20:53:00Z"/>
                <w:rFonts w:ascii="Times New Roman" w:eastAsia="仿宋_GB2312" w:hAnsi="Times New Roman" w:cs="Times New Roman"/>
                <w:color w:val="auto"/>
                <w:sz w:val="18"/>
                <w:szCs w:val="18"/>
              </w:rPr>
            </w:pPr>
            <w:del w:id="10659" w:author="Xuning Wei12232" w:date="2026-07-27T20:53:00Z">
              <w:r w:rsidRPr="00032BAE" w:rsidDel="00061692">
                <w:rPr>
                  <w:rFonts w:ascii="Times New Roman" w:eastAsia="仿宋_GB2312" w:hAnsi="Times New Roman" w:cs="Times New Roman"/>
                  <w:color w:val="auto"/>
                  <w:sz w:val="18"/>
                  <w:szCs w:val="18"/>
                </w:rPr>
                <w:delText>Charging line: SS</w:delText>
              </w:r>
            </w:del>
          </w:p>
          <w:p w14:paraId="1B4616FF" w14:textId="11E609A1" w:rsidR="00C37663" w:rsidRPr="00032BAE" w:rsidDel="00061692" w:rsidRDefault="00C37663" w:rsidP="00C37663">
            <w:pPr>
              <w:jc w:val="both"/>
              <w:rPr>
                <w:del w:id="10660" w:author="Xuning Wei12232" w:date="2026-07-27T20:53:00Z"/>
                <w:rFonts w:ascii="Times New Roman" w:eastAsia="仿宋_GB2312" w:hAnsi="Times New Roman" w:cs="Times New Roman"/>
                <w:color w:val="auto"/>
                <w:sz w:val="18"/>
                <w:szCs w:val="18"/>
                <w:lang w:eastAsia="zh-CN" w:bidi="ar"/>
              </w:rPr>
            </w:pPr>
            <w:del w:id="10661" w:author="Xuning Wei12232" w:date="2026-07-27T20:53:00Z">
              <w:r w:rsidRPr="00032BAE" w:rsidDel="00061692">
                <w:rPr>
                  <w:rFonts w:ascii="Times New Roman" w:eastAsia="仿宋_GB2312" w:hAnsi="Times New Roman" w:cs="Times New Roman"/>
                  <w:color w:val="auto"/>
                  <w:sz w:val="18"/>
                  <w:szCs w:val="18"/>
                  <w:lang w:eastAsia="zh-CN" w:bidi="ar"/>
                </w:rPr>
                <w:delText>Reactor (inner surface, temperature probe, agitator): C-276</w:delText>
              </w:r>
            </w:del>
          </w:p>
          <w:p w14:paraId="6AECF107" w14:textId="410C112C" w:rsidR="00C37663" w:rsidRPr="00032BAE" w:rsidDel="00061692" w:rsidRDefault="00C37663" w:rsidP="00C37663">
            <w:pPr>
              <w:jc w:val="both"/>
              <w:rPr>
                <w:del w:id="10662" w:author="Xuning Wei12232" w:date="2026-07-27T20:53:00Z"/>
                <w:rFonts w:ascii="Times New Roman" w:eastAsia="仿宋_GB2312" w:hAnsi="Times New Roman" w:cs="Times New Roman"/>
                <w:color w:val="auto"/>
                <w:sz w:val="18"/>
                <w:szCs w:val="18"/>
                <w:lang w:eastAsia="zh-CN" w:bidi="ar"/>
              </w:rPr>
            </w:pPr>
            <w:del w:id="10663"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Valve, gasket: PTFE </w:delText>
              </w:r>
            </w:del>
          </w:p>
          <w:p w14:paraId="1EE782D2" w14:textId="3D3B4767" w:rsidR="00C37663" w:rsidRPr="00032BAE" w:rsidDel="00061692" w:rsidRDefault="00C37663" w:rsidP="00C37663">
            <w:pPr>
              <w:jc w:val="both"/>
              <w:rPr>
                <w:del w:id="10664" w:author="Xuning Wei12232" w:date="2026-07-27T20:53:00Z"/>
                <w:rFonts w:ascii="Times New Roman" w:eastAsia="仿宋_GB2312" w:hAnsi="Times New Roman" w:cs="Times New Roman"/>
                <w:color w:val="auto"/>
                <w:sz w:val="18"/>
                <w:szCs w:val="18"/>
                <w:lang w:eastAsia="zh-CN" w:bidi="ar"/>
              </w:rPr>
            </w:pPr>
            <w:del w:id="10665" w:author="Xuning Wei12232" w:date="2026-07-27T20:53:00Z">
              <w:r w:rsidRPr="00032BAE" w:rsidDel="00061692">
                <w:rPr>
                  <w:rFonts w:ascii="Times New Roman" w:eastAsia="仿宋_GB2312" w:hAnsi="Times New Roman" w:cs="Times New Roman"/>
                  <w:color w:val="auto"/>
                  <w:sz w:val="18"/>
                  <w:szCs w:val="18"/>
                  <w:lang w:eastAsia="zh-CN" w:bidi="ar"/>
                </w:rPr>
                <w:delText>Sight glass: GL  Charging</w:delText>
              </w:r>
            </w:del>
            <w:ins w:id="10666" w:author="Johan Granander" w:date="2026-05-04T11:57:00Z">
              <w:del w:id="10667" w:author="Xuning Wei12232" w:date="2026-07-27T20:53:00Z">
                <w:r w:rsidRPr="00032BAE" w:rsidDel="00061692">
                  <w:rPr>
                    <w:rFonts w:ascii="Times New Roman" w:eastAsia="仿宋_GB2312" w:hAnsi="Times New Roman" w:cs="Times New Roman"/>
                    <w:color w:val="auto"/>
                    <w:sz w:val="18"/>
                    <w:szCs w:val="18"/>
                    <w:lang w:eastAsia="zh-CN" w:bidi="ar"/>
                  </w:rPr>
                  <w:delText>GL Charging</w:delText>
                </w:r>
              </w:del>
            </w:ins>
            <w:del w:id="10668" w:author="Xuning Wei12232" w:date="2026-07-27T20:53:00Z">
              <w:r w:rsidRPr="00032BAE" w:rsidDel="00061692">
                <w:rPr>
                  <w:rFonts w:ascii="Times New Roman" w:eastAsia="仿宋_GB2312" w:hAnsi="Times New Roman" w:cs="Times New Roman"/>
                  <w:color w:val="auto"/>
                  <w:sz w:val="18"/>
                  <w:szCs w:val="18"/>
                  <w:lang w:eastAsia="zh-CN" w:bidi="ar"/>
                </w:rPr>
                <w:delText xml:space="preserve"> line for DIPEA: PTFE</w:delText>
              </w:r>
            </w:del>
          </w:p>
          <w:p w14:paraId="2727A28C" w14:textId="262F184E" w:rsidR="00C37663" w:rsidRPr="00032BAE" w:rsidDel="00061692" w:rsidRDefault="00C37663" w:rsidP="00C37663">
            <w:pPr>
              <w:jc w:val="both"/>
              <w:rPr>
                <w:del w:id="10669" w:author="Xuning Wei12232" w:date="2026-07-27T20:53:00Z"/>
                <w:rFonts w:ascii="Times New Roman" w:eastAsia="仿宋_GB2312" w:hAnsi="Times New Roman" w:cs="Times New Roman"/>
                <w:color w:val="auto"/>
                <w:sz w:val="18"/>
                <w:szCs w:val="18"/>
                <w:lang w:eastAsia="zh-CN" w:bidi="ar"/>
              </w:rPr>
            </w:pPr>
            <w:del w:id="10670" w:author="Xuning Wei12232" w:date="2026-07-27T20:53:00Z">
              <w:r w:rsidRPr="00032BAE" w:rsidDel="00061692">
                <w:rPr>
                  <w:rFonts w:ascii="Times New Roman" w:eastAsia="仿宋_GB2312" w:hAnsi="Times New Roman" w:cs="Times New Roman"/>
                  <w:color w:val="auto"/>
                  <w:sz w:val="18"/>
                  <w:szCs w:val="18"/>
                  <w:lang w:eastAsia="zh-CN" w:bidi="ar"/>
                </w:rPr>
                <w:delText>Add solid material: LDPE</w:delText>
              </w:r>
            </w:del>
          </w:p>
        </w:tc>
        <w:tc>
          <w:tcPr>
            <w:tcW w:w="346" w:type="pct"/>
            <w:vMerge w:val="restart"/>
            <w:shd w:val="clear" w:color="auto" w:fill="FFFFFF" w:themeFill="background1"/>
            <w:vAlign w:val="center"/>
          </w:tcPr>
          <w:p w14:paraId="36939BBE" w14:textId="77C432A9" w:rsidR="00C37663" w:rsidRPr="00032BAE" w:rsidDel="00061692" w:rsidRDefault="00C37663" w:rsidP="00C37663">
            <w:pPr>
              <w:jc w:val="both"/>
              <w:rPr>
                <w:del w:id="10671" w:author="Xuning Wei12232" w:date="2026-07-27T20:53:00Z"/>
                <w:rFonts w:ascii="Times New Roman" w:eastAsia="仿宋_GB2312" w:hAnsi="Times New Roman" w:cs="Times New Roman"/>
                <w:color w:val="auto"/>
                <w:sz w:val="18"/>
                <w:szCs w:val="18"/>
                <w:lang w:eastAsia="zh-CN" w:bidi="ar"/>
              </w:rPr>
            </w:pPr>
            <w:del w:id="10672"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96" w:type="pct"/>
            <w:vMerge w:val="restart"/>
            <w:shd w:val="clear" w:color="auto" w:fill="FFFFFF" w:themeFill="background1"/>
            <w:vAlign w:val="center"/>
          </w:tcPr>
          <w:p w14:paraId="57CA9B6B" w14:textId="3CD884CA" w:rsidR="00C37663" w:rsidRPr="00032BAE" w:rsidDel="00061692" w:rsidRDefault="00C37663" w:rsidP="00C37663">
            <w:pPr>
              <w:jc w:val="both"/>
              <w:rPr>
                <w:del w:id="10673" w:author="Xuning Wei12232" w:date="2026-07-27T20:53:00Z"/>
                <w:rFonts w:ascii="Times New Roman" w:eastAsia="仿宋_GB2312" w:hAnsi="Times New Roman" w:cs="Times New Roman"/>
                <w:color w:val="auto"/>
                <w:sz w:val="18"/>
                <w:szCs w:val="18"/>
                <w:lang w:eastAsia="zh-CN" w:bidi="ar"/>
              </w:rPr>
            </w:pPr>
            <w:del w:id="10674" w:author="Xuning Wei12232" w:date="2026-07-27T20:53:00Z">
              <w:r w:rsidRPr="00032BAE" w:rsidDel="00061692">
                <w:rPr>
                  <w:rFonts w:ascii="Times New Roman" w:eastAsia="仿宋_GB2312" w:hAnsi="Times New Roman" w:cs="Times New Roman"/>
                  <w:color w:val="auto"/>
                  <w:sz w:val="18"/>
                  <w:szCs w:val="18"/>
                  <w:lang w:eastAsia="zh-CN" w:bidi="ar"/>
                </w:rPr>
                <w:delText>No</w:delText>
              </w:r>
            </w:del>
          </w:p>
        </w:tc>
        <w:tc>
          <w:tcPr>
            <w:tcW w:w="335" w:type="pct"/>
            <w:vAlign w:val="center"/>
          </w:tcPr>
          <w:p w14:paraId="12B93815" w14:textId="0DF557D1" w:rsidR="00C37663" w:rsidRPr="00032BAE" w:rsidDel="00061692" w:rsidRDefault="000B6761" w:rsidP="00C37663">
            <w:pPr>
              <w:jc w:val="both"/>
              <w:rPr>
                <w:del w:id="10675" w:author="Xuning Wei12232" w:date="2026-07-27T20:53:00Z"/>
                <w:rFonts w:ascii="Times New Roman" w:eastAsia="仿宋_GB2312" w:hAnsi="Times New Roman" w:cs="Times New Roman"/>
                <w:color w:val="auto"/>
                <w:sz w:val="18"/>
                <w:szCs w:val="18"/>
                <w:lang w:eastAsia="zh-CN" w:bidi="ar"/>
              </w:rPr>
            </w:pPr>
            <w:customXmlDelRangeStart w:id="10676" w:author="Xuning Wei12232" w:date="2026-07-27T20:53:00Z"/>
            <w:sdt>
              <w:sdtPr>
                <w:rPr>
                  <w:rFonts w:ascii="Times New Roman" w:eastAsia="仿宋_GB2312" w:hAnsi="Times New Roman" w:cs="Times New Roman"/>
                  <w:color w:val="auto"/>
                  <w:sz w:val="18"/>
                  <w:szCs w:val="18"/>
                  <w:lang w:eastAsia="zh-CN" w:bidi="ar"/>
                </w:rPr>
                <w:id w:val="2106539398"/>
                <w14:checkbox>
                  <w14:checked w14:val="1"/>
                  <w14:checkedState w14:val="2612" w14:font="MS Gothic"/>
                  <w14:uncheckedState w14:val="2610" w14:font="MS Gothic"/>
                </w14:checkbox>
              </w:sdtPr>
              <w:sdtEndPr/>
              <w:sdtContent>
                <w:customXmlDelRangeEnd w:id="10676"/>
                <w:del w:id="10677" w:author="Xuning Wei12232" w:date="2026-07-27T20:53:00Z">
                  <w:r w:rsidR="00C37663" w:rsidRPr="00032BAE" w:rsidDel="00061692">
                    <w:rPr>
                      <w:rFonts w:ascii="Segoe UI Symbol" w:eastAsia="MS Gothic" w:hAnsi="Segoe UI Symbol" w:cs="Segoe UI Symbol"/>
                      <w:color w:val="auto"/>
                      <w:sz w:val="18"/>
                      <w:szCs w:val="18"/>
                      <w:lang w:eastAsia="zh-CN" w:bidi="ar"/>
                    </w:rPr>
                    <w:delText>☒</w:delText>
                  </w:r>
                </w:del>
                <w:customXmlDelRangeStart w:id="10678" w:author="Xuning Wei12232" w:date="2026-07-27T20:53:00Z"/>
              </w:sdtContent>
            </w:sdt>
            <w:customXmlDelRangeEnd w:id="10678"/>
            <w:del w:id="10679" w:author="Xuning Wei12232" w:date="2026-07-27T20:53:00Z">
              <w:r w:rsidR="00C37663" w:rsidRPr="00032BAE" w:rsidDel="00061692">
                <w:rPr>
                  <w:rFonts w:ascii="Times New Roman" w:eastAsia="仿宋_GB2312" w:hAnsi="Times New Roman" w:cs="Times New Roman"/>
                  <w:color w:val="auto"/>
                  <w:sz w:val="18"/>
                  <w:szCs w:val="18"/>
                  <w:lang w:eastAsia="zh-CN" w:bidi="ar"/>
                </w:rPr>
                <w:delText>Yes</w:delText>
              </w:r>
            </w:del>
          </w:p>
        </w:tc>
        <w:tc>
          <w:tcPr>
            <w:tcW w:w="457" w:type="pct"/>
            <w:vAlign w:val="center"/>
          </w:tcPr>
          <w:p w14:paraId="66A939CB" w14:textId="2776D729" w:rsidR="00C37663" w:rsidRPr="00032BAE" w:rsidDel="00061692" w:rsidRDefault="000B6761" w:rsidP="00C37663">
            <w:pPr>
              <w:jc w:val="both"/>
              <w:rPr>
                <w:del w:id="10680" w:author="Xuning Wei12232" w:date="2026-07-27T20:53:00Z"/>
                <w:rFonts w:ascii="Times New Roman" w:eastAsia="仿宋_GB2312" w:hAnsi="Times New Roman" w:cs="Times New Roman"/>
                <w:color w:val="auto"/>
                <w:sz w:val="18"/>
                <w:szCs w:val="18"/>
                <w:lang w:eastAsia="zh-CN" w:bidi="ar"/>
              </w:rPr>
            </w:pPr>
            <w:customXmlDelRangeStart w:id="10681" w:author="Xuning Wei12232" w:date="2026-07-27T20:53:00Z"/>
            <w:sdt>
              <w:sdtPr>
                <w:rPr>
                  <w:rFonts w:ascii="Times New Roman" w:eastAsia="仿宋_GB2312" w:hAnsi="Times New Roman" w:cs="Times New Roman"/>
                  <w:color w:val="auto"/>
                  <w:sz w:val="18"/>
                  <w:szCs w:val="18"/>
                  <w:lang w:eastAsia="zh-CN" w:bidi="ar"/>
                </w:rPr>
                <w:id w:val="26769995"/>
                <w14:checkbox>
                  <w14:checked w14:val="0"/>
                  <w14:checkedState w14:val="2612" w14:font="MS Gothic"/>
                  <w14:uncheckedState w14:val="2610" w14:font="MS Gothic"/>
                </w14:checkbox>
              </w:sdtPr>
              <w:sdtEndPr/>
              <w:sdtContent>
                <w:customXmlDelRangeEnd w:id="10681"/>
                <w:del w:id="10682" w:author="Xuning Wei12232" w:date="2026-07-27T20:53:00Z">
                  <w:r w:rsidR="00C37663" w:rsidRPr="00032BAE" w:rsidDel="00061692">
                    <w:rPr>
                      <w:rFonts w:ascii="Segoe UI Symbol" w:eastAsia="仿宋_GB2312" w:hAnsi="Segoe UI Symbol" w:cs="Segoe UI Symbol"/>
                      <w:color w:val="auto"/>
                      <w:sz w:val="18"/>
                      <w:szCs w:val="18"/>
                      <w:lang w:eastAsia="zh-CN" w:bidi="ar"/>
                    </w:rPr>
                    <w:delText>☐</w:delText>
                  </w:r>
                </w:del>
                <w:customXmlDelRangeStart w:id="10683" w:author="Xuning Wei12232" w:date="2026-07-27T20:53:00Z"/>
              </w:sdtContent>
            </w:sdt>
            <w:customXmlDelRangeEnd w:id="10683"/>
            <w:del w:id="10684"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No</w:delText>
              </w:r>
            </w:del>
          </w:p>
        </w:tc>
        <w:tc>
          <w:tcPr>
            <w:tcW w:w="990" w:type="pct"/>
            <w:vMerge w:val="restart"/>
            <w:vAlign w:val="center"/>
          </w:tcPr>
          <w:p w14:paraId="2FC53330" w14:textId="4AF2D6F1" w:rsidR="00C37663" w:rsidRPr="00032BAE" w:rsidDel="00061692" w:rsidRDefault="000B6761" w:rsidP="00C37663">
            <w:pPr>
              <w:jc w:val="both"/>
              <w:rPr>
                <w:del w:id="10685" w:author="Xuning Wei12232" w:date="2026-07-27T20:53:00Z"/>
                <w:rFonts w:ascii="Times New Roman" w:eastAsia="仿宋_GB2312" w:hAnsi="Times New Roman" w:cs="Times New Roman"/>
                <w:color w:val="auto"/>
                <w:sz w:val="18"/>
                <w:szCs w:val="18"/>
                <w:u w:val="single"/>
                <w:lang w:eastAsia="zh-CN" w:bidi="ar"/>
              </w:rPr>
            </w:pPr>
            <w:customXmlDelRangeStart w:id="10686" w:author="Xuning Wei12232" w:date="2026-07-27T20:53:00Z"/>
            <w:sdt>
              <w:sdtPr>
                <w:rPr>
                  <w:rFonts w:ascii="Times New Roman" w:eastAsia="仿宋_GB2312" w:hAnsi="Times New Roman" w:cs="Times New Roman"/>
                  <w:b/>
                  <w:color w:val="auto"/>
                  <w:sz w:val="18"/>
                  <w:szCs w:val="18"/>
                  <w:lang w:eastAsia="zh-CN" w:bidi="ar"/>
                </w:rPr>
                <w:id w:val="1738752436"/>
                <w14:checkbox>
                  <w14:checked w14:val="0"/>
                  <w14:checkedState w14:val="2612" w14:font="MS Gothic"/>
                  <w14:uncheckedState w14:val="2610" w14:font="MS Gothic"/>
                </w14:checkbox>
              </w:sdtPr>
              <w:sdtEndPr/>
              <w:sdtContent>
                <w:customXmlDelRangeEnd w:id="10686"/>
                <w:del w:id="10687"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688" w:author="Xuning Wei12232" w:date="2026-07-27T20:53:00Z"/>
              </w:sdtContent>
            </w:sdt>
            <w:customXmlDelRangeEnd w:id="10688"/>
            <w:del w:id="10689"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Asymchem R&amp;D Lab: </w:delText>
              </w:r>
              <w:r w:rsidR="00C37663" w:rsidRPr="00032BAE" w:rsidDel="00061692">
                <w:rPr>
                  <w:rFonts w:ascii="Times New Roman" w:eastAsia="仿宋_GB2312" w:hAnsi="Times New Roman" w:cs="Times New Roman"/>
                  <w:color w:val="auto"/>
                  <w:sz w:val="18"/>
                  <w:szCs w:val="18"/>
                  <w:u w:val="single"/>
                  <w:lang w:eastAsia="zh-CN" w:bidi="ar"/>
                </w:rPr>
                <w:delText xml:space="preserve">N/A </w:delText>
              </w:r>
            </w:del>
          </w:p>
          <w:p w14:paraId="3B497282" w14:textId="627C5AC3" w:rsidR="00C37663" w:rsidRPr="00032BAE" w:rsidDel="00061692" w:rsidRDefault="000B6761" w:rsidP="00C37663">
            <w:pPr>
              <w:jc w:val="both"/>
              <w:rPr>
                <w:del w:id="10690" w:author="Xuning Wei12232" w:date="2026-07-27T20:53:00Z"/>
                <w:rFonts w:ascii="Times New Roman" w:eastAsia="仿宋_GB2312" w:hAnsi="Times New Roman" w:cs="Times New Roman"/>
                <w:color w:val="auto"/>
                <w:sz w:val="18"/>
                <w:szCs w:val="18"/>
                <w:u w:val="single"/>
                <w:lang w:eastAsia="zh-CN" w:bidi="ar"/>
              </w:rPr>
            </w:pPr>
            <w:customXmlDelRangeStart w:id="10691" w:author="Xuning Wei12232" w:date="2026-07-27T20:53:00Z"/>
            <w:sdt>
              <w:sdtPr>
                <w:rPr>
                  <w:rFonts w:ascii="Times New Roman" w:eastAsia="仿宋_GB2312" w:hAnsi="Times New Roman" w:cs="Times New Roman"/>
                  <w:b/>
                  <w:color w:val="auto"/>
                  <w:sz w:val="18"/>
                  <w:szCs w:val="18"/>
                  <w:lang w:eastAsia="zh-CN" w:bidi="ar"/>
                </w:rPr>
                <w:id w:val="-597938096"/>
                <w14:checkbox>
                  <w14:checked w14:val="1"/>
                  <w14:checkedState w14:val="2612" w14:font="MS Gothic"/>
                  <w14:uncheckedState w14:val="2610" w14:font="MS Gothic"/>
                </w14:checkbox>
              </w:sdtPr>
              <w:sdtEndPr/>
              <w:sdtContent>
                <w:customXmlDelRangeEnd w:id="10691"/>
                <w:del w:id="10692"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693" w:author="Xuning Wei12232" w:date="2026-07-27T20:53:00Z"/>
              </w:sdtContent>
            </w:sdt>
            <w:customXmlDelRangeEnd w:id="10693"/>
            <w:del w:id="10694"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Asymchem Production data, Lot Number:</w:delText>
              </w:r>
              <w:r w:rsidR="00C37663" w:rsidRPr="00032BAE" w:rsidDel="00061692">
                <w:rPr>
                  <w:rFonts w:ascii="Times New Roman" w:eastAsia="仿宋_GB2312" w:hAnsi="Times New Roman" w:cs="Times New Roman"/>
                  <w:color w:val="auto"/>
                  <w:sz w:val="18"/>
                  <w:szCs w:val="18"/>
                  <w:u w:val="single"/>
                  <w:lang w:eastAsia="zh-CN" w:bidi="ar"/>
                </w:rPr>
                <w:delText xml:space="preserve">  CPo140020</w:delText>
              </w:r>
            </w:del>
            <w:ins w:id="10695" w:author="Johan Granander" w:date="2026-05-04T11:57:00Z">
              <w:del w:id="10696" w:author="Xuning Wei12232" w:date="2026-07-27T20:53:00Z">
                <w:r w:rsidR="00C37663" w:rsidRPr="00032BAE" w:rsidDel="00061692">
                  <w:rPr>
                    <w:rFonts w:ascii="Times New Roman" w:eastAsia="仿宋_GB2312" w:hAnsi="Times New Roman" w:cs="Times New Roman"/>
                    <w:color w:val="auto"/>
                    <w:sz w:val="18"/>
                    <w:szCs w:val="18"/>
                    <w:lang w:eastAsia="zh-CN" w:bidi="ar"/>
                  </w:rPr>
                  <w:delText>:</w:delText>
                </w:r>
                <w:r w:rsidR="00C37663" w:rsidRPr="00032BAE" w:rsidDel="00061692">
                  <w:rPr>
                    <w:rFonts w:ascii="Times New Roman" w:eastAsia="仿宋_GB2312" w:hAnsi="Times New Roman" w:cs="Times New Roman"/>
                    <w:color w:val="auto"/>
                    <w:sz w:val="18"/>
                    <w:szCs w:val="18"/>
                    <w:u w:val="single"/>
                    <w:lang w:eastAsia="zh-CN" w:bidi="ar"/>
                  </w:rPr>
                  <w:delText xml:space="preserve"> </w:delText>
                </w:r>
              </w:del>
              <w:del w:id="10697" w:author="Xuning Wei12232" w:date="2026-07-27T17:56:00Z">
                <w:r w:rsidR="00C37663" w:rsidRPr="00032BAE" w:rsidDel="00F338FC">
                  <w:rPr>
                    <w:rFonts w:ascii="Times New Roman" w:eastAsia="仿宋_GB2312" w:hAnsi="Times New Roman" w:cs="Times New Roman"/>
                    <w:color w:val="auto"/>
                    <w:sz w:val="18"/>
                    <w:szCs w:val="18"/>
                    <w:u w:val="single"/>
                    <w:lang w:eastAsia="zh-CN" w:bidi="ar"/>
                  </w:rPr>
                  <w:delText>CPo140020</w:delText>
                </w:r>
              </w:del>
            </w:ins>
            <w:del w:id="10698" w:author="Xuning Wei12232" w:date="2026-07-27T17:56:00Z">
              <w:r w:rsidR="00C37663" w:rsidRPr="00032BAE" w:rsidDel="00F338FC">
                <w:rPr>
                  <w:rFonts w:ascii="Times New Roman" w:eastAsia="仿宋_GB2312" w:hAnsi="Times New Roman" w:cs="Times New Roman"/>
                  <w:color w:val="auto"/>
                  <w:sz w:val="18"/>
                  <w:szCs w:val="18"/>
                  <w:u w:val="single"/>
                  <w:lang w:eastAsia="zh-CN" w:bidi="ar"/>
                </w:rPr>
                <w:delText>-02-01-02</w:delText>
              </w:r>
            </w:del>
            <w:del w:id="10699" w:author="Xuning Wei12232" w:date="2026-07-27T20:53:00Z">
              <w:r w:rsidR="00C37663" w:rsidRPr="00032BAE" w:rsidDel="00061692">
                <w:rPr>
                  <w:rFonts w:ascii="Times New Roman" w:eastAsia="仿宋_GB2312" w:hAnsi="Times New Roman" w:cs="Times New Roman"/>
                  <w:color w:val="auto"/>
                  <w:sz w:val="18"/>
                  <w:szCs w:val="18"/>
                  <w:u w:val="single"/>
                  <w:lang w:eastAsia="zh-CN" w:bidi="ar"/>
                </w:rPr>
                <w:delText xml:space="preserve">  </w:delText>
              </w:r>
            </w:del>
          </w:p>
          <w:p w14:paraId="0BBAB64D" w14:textId="5031A5AE" w:rsidR="00C37663" w:rsidRPr="00032BAE" w:rsidDel="00061692" w:rsidRDefault="000B6761" w:rsidP="00C37663">
            <w:pPr>
              <w:jc w:val="both"/>
              <w:rPr>
                <w:del w:id="10700" w:author="Xuning Wei12232" w:date="2026-07-27T20:53:00Z"/>
                <w:rFonts w:ascii="Times New Roman" w:eastAsia="仿宋_GB2312" w:hAnsi="Times New Roman" w:cs="Times New Roman"/>
                <w:color w:val="auto"/>
                <w:sz w:val="18"/>
                <w:szCs w:val="18"/>
                <w:lang w:eastAsia="zh-CN" w:bidi="ar"/>
              </w:rPr>
            </w:pPr>
            <w:customXmlDelRangeStart w:id="10701" w:author="Xuning Wei12232" w:date="2026-07-27T20:53:00Z"/>
            <w:sdt>
              <w:sdtPr>
                <w:rPr>
                  <w:rFonts w:ascii="Times New Roman" w:eastAsia="仿宋_GB2312" w:hAnsi="Times New Roman" w:cs="Times New Roman"/>
                  <w:b/>
                  <w:color w:val="auto"/>
                  <w:sz w:val="18"/>
                  <w:szCs w:val="18"/>
                  <w:lang w:eastAsia="zh-CN" w:bidi="ar"/>
                </w:rPr>
                <w:id w:val="-825348730"/>
                <w14:checkbox>
                  <w14:checked w14:val="0"/>
                  <w14:checkedState w14:val="2612" w14:font="MS Gothic"/>
                  <w14:uncheckedState w14:val="2610" w14:font="MS Gothic"/>
                </w14:checkbox>
              </w:sdtPr>
              <w:sdtEndPr/>
              <w:sdtContent>
                <w:customXmlDelRangeEnd w:id="10701"/>
                <w:del w:id="10702"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703" w:author="Xuning Wei12232" w:date="2026-07-27T20:53:00Z"/>
              </w:sdtContent>
            </w:sdt>
            <w:customXmlDelRangeEnd w:id="10703"/>
            <w:del w:id="10704"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Supplier data:</w:delText>
              </w:r>
              <w:r w:rsidR="00C37663" w:rsidRPr="00032BAE" w:rsidDel="00061692">
                <w:rPr>
                  <w:rFonts w:ascii="Times New Roman" w:eastAsia="仿宋_GB2312" w:hAnsi="Times New Roman" w:cs="Times New Roman"/>
                  <w:color w:val="auto"/>
                  <w:sz w:val="18"/>
                  <w:szCs w:val="18"/>
                  <w:u w:val="single"/>
                  <w:lang w:eastAsia="zh-CN" w:bidi="ar"/>
                </w:rPr>
                <w:delText xml:space="preserve">  N</w:delText>
              </w:r>
            </w:del>
            <w:ins w:id="10705" w:author="Johan Granander" w:date="2026-05-04T11:57:00Z">
              <w:del w:id="10706" w:author="Xuning Wei12232" w:date="2026-07-27T20:53:00Z">
                <w:r w:rsidR="00C37663" w:rsidRPr="00032BAE" w:rsidDel="00061692">
                  <w:rPr>
                    <w:rFonts w:ascii="Times New Roman" w:eastAsia="仿宋_GB2312" w:hAnsi="Times New Roman" w:cs="Times New Roman"/>
                    <w:color w:val="auto"/>
                    <w:sz w:val="18"/>
                    <w:szCs w:val="18"/>
                    <w:lang w:eastAsia="zh-CN" w:bidi="ar"/>
                  </w:rPr>
                  <w:delText>:</w:delText>
                </w:r>
                <w:r w:rsidR="00C37663" w:rsidRPr="00032BAE" w:rsidDel="00061692">
                  <w:rPr>
                    <w:rFonts w:ascii="Times New Roman" w:eastAsia="仿宋_GB2312" w:hAnsi="Times New Roman" w:cs="Times New Roman"/>
                    <w:color w:val="auto"/>
                    <w:sz w:val="18"/>
                    <w:szCs w:val="18"/>
                    <w:u w:val="single"/>
                    <w:lang w:eastAsia="zh-CN" w:bidi="ar"/>
                  </w:rPr>
                  <w:delText xml:space="preserve"> N</w:delText>
                </w:r>
              </w:del>
            </w:ins>
            <w:del w:id="10707" w:author="Xuning Wei12232" w:date="2026-07-27T20:53:00Z">
              <w:r w:rsidR="00C37663" w:rsidRPr="00032BAE" w:rsidDel="00061692">
                <w:rPr>
                  <w:rFonts w:ascii="Times New Roman" w:eastAsia="仿宋_GB2312" w:hAnsi="Times New Roman" w:cs="Times New Roman"/>
                  <w:color w:val="auto"/>
                  <w:sz w:val="18"/>
                  <w:szCs w:val="18"/>
                  <w:u w:val="single"/>
                  <w:lang w:eastAsia="zh-CN" w:bidi="ar"/>
                </w:rPr>
                <w:delText xml:space="preserve">/A  </w:delText>
              </w:r>
              <w:r w:rsidR="00C37663" w:rsidRPr="00032BAE" w:rsidDel="00061692">
                <w:rPr>
                  <w:rFonts w:ascii="Times New Roman" w:eastAsia="仿宋_GB2312" w:hAnsi="Times New Roman" w:cs="Times New Roman"/>
                  <w:color w:val="auto"/>
                  <w:sz w:val="18"/>
                  <w:szCs w:val="18"/>
                  <w:lang w:eastAsia="zh-CN" w:bidi="ar"/>
                </w:rPr>
                <w:delText xml:space="preserve"> </w:delText>
              </w:r>
            </w:del>
          </w:p>
          <w:p w14:paraId="14F06FFB" w14:textId="071DA700" w:rsidR="00C37663" w:rsidRPr="00032BAE" w:rsidDel="00061692" w:rsidRDefault="000B6761" w:rsidP="00C37663">
            <w:pPr>
              <w:jc w:val="both"/>
              <w:rPr>
                <w:del w:id="10708" w:author="Xuning Wei12232" w:date="2026-07-27T20:53:00Z"/>
                <w:rFonts w:ascii="Times New Roman" w:eastAsia="仿宋_GB2312" w:hAnsi="Times New Roman" w:cs="Times New Roman"/>
                <w:color w:val="auto"/>
                <w:sz w:val="18"/>
                <w:szCs w:val="18"/>
                <w:u w:val="single"/>
                <w:lang w:eastAsia="zh-CN" w:bidi="ar"/>
              </w:rPr>
            </w:pPr>
            <w:customXmlDelRangeStart w:id="10709" w:author="Xuning Wei12232" w:date="2026-07-27T20:53:00Z"/>
            <w:sdt>
              <w:sdtPr>
                <w:rPr>
                  <w:rFonts w:ascii="Times New Roman" w:eastAsia="仿宋_GB2312" w:hAnsi="Times New Roman" w:cs="Times New Roman"/>
                  <w:b/>
                  <w:color w:val="auto"/>
                  <w:sz w:val="18"/>
                  <w:szCs w:val="18"/>
                  <w:lang w:eastAsia="zh-CN" w:bidi="ar"/>
                </w:rPr>
                <w:id w:val="-1283179332"/>
                <w14:checkbox>
                  <w14:checked w14:val="1"/>
                  <w14:checkedState w14:val="2612" w14:font="MS Gothic"/>
                  <w14:uncheckedState w14:val="2610" w14:font="MS Gothic"/>
                </w14:checkbox>
              </w:sdtPr>
              <w:sdtEndPr/>
              <w:sdtContent>
                <w:customXmlDelRangeEnd w:id="10709"/>
                <w:del w:id="10710"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711" w:author="Xuning Wei12232" w:date="2026-07-27T20:53:00Z"/>
              </w:sdtContent>
            </w:sdt>
            <w:customXmlDelRangeEnd w:id="10711"/>
            <w:del w:id="10712"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*Handbook &amp; Page:</w:delText>
              </w:r>
              <w:r w:rsidR="00C37663" w:rsidRPr="00032BAE" w:rsidDel="00061692">
                <w:rPr>
                  <w:rFonts w:ascii="Times New Roman" w:eastAsia="仿宋_GB2312" w:hAnsi="Times New Roman" w:cs="Times New Roman"/>
                  <w:color w:val="auto"/>
                  <w:sz w:val="18"/>
                  <w:szCs w:val="18"/>
                  <w:u w:val="single"/>
                  <w:lang w:eastAsia="zh-CN" w:bidi="ar"/>
                </w:rPr>
                <w:delText xml:space="preserve"> page10-14</w:delText>
              </w:r>
              <w:r w:rsidR="00C37663" w:rsidRPr="00032BAE" w:rsidDel="00061692">
                <w:rPr>
                  <w:rFonts w:ascii="Times New Roman" w:eastAsia="仿宋_GB2312" w:hAnsi="Times New Roman" w:cs="Times New Roman"/>
                  <w:color w:val="auto"/>
                  <w:sz w:val="18"/>
                  <w:szCs w:val="18"/>
                  <w:u w:val="single"/>
                  <w:lang w:eastAsia="zh-CN" w:bidi="ar"/>
                </w:rPr>
                <w:delText>～</w:delText>
              </w:r>
              <w:r w:rsidR="00C37663" w:rsidRPr="00032BAE" w:rsidDel="00061692">
                <w:rPr>
                  <w:rFonts w:ascii="Times New Roman" w:eastAsia="仿宋_GB2312" w:hAnsi="Times New Roman" w:cs="Times New Roman"/>
                  <w:color w:val="auto"/>
                  <w:sz w:val="18"/>
                  <w:szCs w:val="18"/>
                  <w:u w:val="single"/>
                  <w:lang w:eastAsia="zh-CN" w:bidi="ar"/>
                </w:rPr>
                <w:delText xml:space="preserve">10-15  </w:delText>
              </w:r>
            </w:del>
          </w:p>
          <w:p w14:paraId="051B1B7C" w14:textId="41DF964B" w:rsidR="00C37663" w:rsidRPr="00032BAE" w:rsidDel="00061692" w:rsidRDefault="000B6761" w:rsidP="00C37663">
            <w:pPr>
              <w:jc w:val="both"/>
              <w:rPr>
                <w:del w:id="10713" w:author="Xuning Wei12232" w:date="2026-07-27T20:53:00Z"/>
                <w:rFonts w:ascii="Times New Roman" w:eastAsia="仿宋_GB2312" w:hAnsi="Times New Roman" w:cs="Times New Roman"/>
                <w:b/>
                <w:color w:val="auto"/>
                <w:sz w:val="18"/>
                <w:szCs w:val="18"/>
                <w:lang w:eastAsia="zh-CN" w:bidi="ar"/>
              </w:rPr>
            </w:pPr>
            <w:customXmlDelRangeStart w:id="10714" w:author="Xuning Wei12232" w:date="2026-07-27T20:53:00Z"/>
            <w:sdt>
              <w:sdtPr>
                <w:rPr>
                  <w:rFonts w:ascii="Times New Roman" w:eastAsia="仿宋_GB2312" w:hAnsi="Times New Roman" w:cs="Times New Roman"/>
                  <w:color w:val="auto"/>
                  <w:sz w:val="18"/>
                  <w:szCs w:val="18"/>
                  <w:lang w:eastAsia="zh-CN" w:bidi="ar"/>
                </w:rPr>
                <w:id w:val="1365022053"/>
                <w14:checkbox>
                  <w14:checked w14:val="1"/>
                  <w14:checkedState w14:val="2612" w14:font="MS Gothic"/>
                  <w14:uncheckedState w14:val="2610" w14:font="MS Gothic"/>
                </w14:checkbox>
              </w:sdtPr>
              <w:sdtEndPr/>
              <w:sdtContent>
                <w:customXmlDelRangeEnd w:id="10714"/>
                <w:del w:id="10715" w:author="Xuning Wei12232" w:date="2026-07-27T20:53:00Z">
                  <w:r w:rsidR="00C37663" w:rsidRPr="00032BAE" w:rsidDel="00061692">
                    <w:rPr>
                      <w:rFonts w:ascii="Segoe UI Symbol" w:eastAsia="仿宋_GB2312" w:hAnsi="Segoe UI Symbol" w:cs="Segoe UI Symbol"/>
                      <w:color w:val="auto"/>
                      <w:sz w:val="18"/>
                      <w:szCs w:val="18"/>
                      <w:lang w:eastAsia="zh-CN" w:bidi="ar"/>
                    </w:rPr>
                    <w:delText>☒</w:delText>
                  </w:r>
                </w:del>
                <w:customXmlDelRangeStart w:id="10716" w:author="Xuning Wei12232" w:date="2026-07-27T20:53:00Z"/>
              </w:sdtContent>
            </w:sdt>
            <w:customXmlDelRangeEnd w:id="10716"/>
            <w:del w:id="10717"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Other:</w:delText>
              </w:r>
              <w:r w:rsidR="00C37663" w:rsidRPr="00032BAE" w:rsidDel="00061692">
                <w:rPr>
                  <w:rFonts w:ascii="Times New Roman" w:eastAsia="仿宋_GB2312" w:hAnsi="Times New Roman" w:cs="Times New Roman"/>
                  <w:color w:val="auto"/>
                  <w:sz w:val="18"/>
                  <w:szCs w:val="18"/>
                  <w:u w:val="single"/>
                  <w:lang w:eastAsia="zh-CN" w:bidi="ar"/>
                </w:rPr>
                <w:delText xml:space="preserve"> C-276 exhibits excellent corrosion resistance to various organic acids, inorganic acids, alkalis and salts.The material demonstrates good corrosion resistance, including tolerance to organic solvents.The solvents are neutral, and the material compatibility is confirmed.</w:delText>
              </w:r>
            </w:del>
          </w:p>
        </w:tc>
      </w:tr>
      <w:tr w:rsidR="00C37663" w:rsidRPr="00032BAE" w:rsidDel="00061692" w14:paraId="003A9E92" w14:textId="0BCF0319" w:rsidTr="008C0A2C">
        <w:trPr>
          <w:trHeight w:val="1049"/>
          <w:del w:id="10718" w:author="Xuning Wei12232" w:date="2026-07-27T20:53:00Z"/>
        </w:trPr>
        <w:tc>
          <w:tcPr>
            <w:tcW w:w="269" w:type="pct"/>
            <w:vMerge/>
            <w:shd w:val="clear" w:color="auto" w:fill="FFFFFF" w:themeFill="background1"/>
            <w:vAlign w:val="center"/>
          </w:tcPr>
          <w:p w14:paraId="1C2BD224" w14:textId="3B658B95" w:rsidR="00C37663" w:rsidRPr="00032BAE" w:rsidDel="00061692" w:rsidRDefault="00C37663" w:rsidP="00C37663">
            <w:pPr>
              <w:jc w:val="both"/>
              <w:rPr>
                <w:del w:id="10719" w:author="Xuning Wei12232" w:date="2026-07-27T20:53:00Z"/>
                <w:rFonts w:ascii="Times New Roman" w:eastAsia="仿宋_GB2312" w:hAnsi="Times New Roman" w:cs="Times New Roman"/>
                <w:color w:val="auto"/>
                <w:sz w:val="20"/>
                <w:szCs w:val="20"/>
                <w:lang w:eastAsia="zh-CN" w:bidi="ar"/>
              </w:rPr>
            </w:pPr>
          </w:p>
        </w:tc>
        <w:tc>
          <w:tcPr>
            <w:tcW w:w="1365" w:type="pct"/>
            <w:vMerge/>
            <w:shd w:val="clear" w:color="auto" w:fill="FFFFFF" w:themeFill="background1"/>
            <w:vAlign w:val="center"/>
          </w:tcPr>
          <w:p w14:paraId="58296A1F" w14:textId="41A894EB" w:rsidR="00C37663" w:rsidRPr="00032BAE" w:rsidDel="00061692" w:rsidRDefault="00C37663" w:rsidP="00C37663">
            <w:pPr>
              <w:jc w:val="both"/>
              <w:rPr>
                <w:del w:id="10720" w:author="Xuning Wei12232" w:date="2026-07-27T20:53:00Z"/>
                <w:rFonts w:ascii="Times New Roman" w:eastAsia="仿宋_GB2312" w:hAnsi="Times New Roman" w:cs="Times New Roman"/>
                <w:color w:val="auto"/>
                <w:sz w:val="20"/>
                <w:szCs w:val="20"/>
                <w:lang w:eastAsia="zh-CN" w:bidi="ar"/>
              </w:rPr>
            </w:pPr>
          </w:p>
        </w:tc>
        <w:tc>
          <w:tcPr>
            <w:tcW w:w="842" w:type="pct"/>
            <w:vMerge/>
            <w:shd w:val="clear" w:color="auto" w:fill="FFFFFF" w:themeFill="background1"/>
            <w:vAlign w:val="center"/>
          </w:tcPr>
          <w:p w14:paraId="47D90632" w14:textId="7B65C147" w:rsidR="00C37663" w:rsidRPr="00032BAE" w:rsidDel="00061692" w:rsidRDefault="00C37663" w:rsidP="00C37663">
            <w:pPr>
              <w:jc w:val="both"/>
              <w:rPr>
                <w:del w:id="10721" w:author="Xuning Wei12232" w:date="2026-07-27T20:53:00Z"/>
                <w:rFonts w:ascii="Times New Roman" w:eastAsia="仿宋_GB2312" w:hAnsi="Times New Roman" w:cs="Times New Roman"/>
                <w:b/>
                <w:color w:val="auto"/>
                <w:sz w:val="20"/>
                <w:szCs w:val="20"/>
                <w:lang w:eastAsia="zh-CN" w:bidi="ar"/>
              </w:rPr>
            </w:pPr>
          </w:p>
        </w:tc>
        <w:tc>
          <w:tcPr>
            <w:tcW w:w="346" w:type="pct"/>
            <w:vMerge/>
            <w:shd w:val="clear" w:color="auto" w:fill="FFFFFF" w:themeFill="background1"/>
            <w:vAlign w:val="center"/>
          </w:tcPr>
          <w:p w14:paraId="6BCF8B52" w14:textId="09B4ACB1" w:rsidR="00C37663" w:rsidRPr="00032BAE" w:rsidDel="00061692" w:rsidRDefault="00C37663" w:rsidP="00C37663">
            <w:pPr>
              <w:jc w:val="both"/>
              <w:rPr>
                <w:del w:id="10722" w:author="Xuning Wei12232" w:date="2026-07-27T20:53:00Z"/>
                <w:rFonts w:ascii="Times New Roman" w:eastAsia="仿宋_GB2312" w:hAnsi="Times New Roman" w:cs="Times New Roman"/>
                <w:color w:val="auto"/>
                <w:sz w:val="20"/>
                <w:szCs w:val="20"/>
                <w:lang w:eastAsia="zh-CN" w:bidi="ar"/>
              </w:rPr>
            </w:pPr>
          </w:p>
        </w:tc>
        <w:tc>
          <w:tcPr>
            <w:tcW w:w="396" w:type="pct"/>
            <w:vMerge/>
            <w:shd w:val="clear" w:color="auto" w:fill="FFFFFF" w:themeFill="background1"/>
            <w:vAlign w:val="center"/>
          </w:tcPr>
          <w:p w14:paraId="1420BCDB" w14:textId="7351CB5A" w:rsidR="00C37663" w:rsidRPr="00032BAE" w:rsidDel="00061692" w:rsidRDefault="00C37663" w:rsidP="00C37663">
            <w:pPr>
              <w:jc w:val="both"/>
              <w:rPr>
                <w:del w:id="10723" w:author="Xuning Wei12232" w:date="2026-07-27T20:53:00Z"/>
                <w:rFonts w:ascii="Times New Roman" w:eastAsia="仿宋_GB2312" w:hAnsi="Times New Roman" w:cs="Times New Roman"/>
                <w:color w:val="auto"/>
                <w:sz w:val="18"/>
                <w:szCs w:val="18"/>
                <w:lang w:eastAsia="zh-CN" w:bidi="ar"/>
              </w:rPr>
            </w:pPr>
          </w:p>
        </w:tc>
        <w:tc>
          <w:tcPr>
            <w:tcW w:w="335" w:type="pct"/>
            <w:vAlign w:val="center"/>
          </w:tcPr>
          <w:p w14:paraId="3808F1C1" w14:textId="5B7C53E6" w:rsidR="00C37663" w:rsidRPr="00032BAE" w:rsidDel="00061692" w:rsidRDefault="000B6761" w:rsidP="00C37663">
            <w:pPr>
              <w:jc w:val="both"/>
              <w:rPr>
                <w:del w:id="10724" w:author="Xuning Wei12232" w:date="2026-07-27T20:53:00Z"/>
                <w:rFonts w:ascii="Times New Roman" w:eastAsia="仿宋_GB2312" w:hAnsi="Times New Roman" w:cs="Times New Roman"/>
                <w:color w:val="auto"/>
                <w:sz w:val="18"/>
                <w:szCs w:val="18"/>
                <w:lang w:eastAsia="zh-CN" w:bidi="ar"/>
              </w:rPr>
            </w:pPr>
            <w:customXmlDelRangeStart w:id="10725" w:author="Xuning Wei12232" w:date="2026-07-27T20:53:00Z"/>
            <w:sdt>
              <w:sdtPr>
                <w:rPr>
                  <w:rFonts w:ascii="Times New Roman" w:eastAsia="仿宋_GB2312" w:hAnsi="Times New Roman" w:cs="Times New Roman"/>
                  <w:b/>
                  <w:color w:val="auto"/>
                  <w:sz w:val="18"/>
                  <w:szCs w:val="18"/>
                  <w:lang w:eastAsia="zh-CN" w:bidi="ar"/>
                </w:rPr>
                <w:id w:val="1557207699"/>
                <w14:checkbox>
                  <w14:checked w14:val="0"/>
                  <w14:checkedState w14:val="2612" w14:font="MS Gothic"/>
                  <w14:uncheckedState w14:val="2610" w14:font="MS Gothic"/>
                </w14:checkbox>
              </w:sdtPr>
              <w:sdtEndPr/>
              <w:sdtContent>
                <w:customXmlDelRangeEnd w:id="10725"/>
                <w:del w:id="10726"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727" w:author="Xuning Wei12232" w:date="2026-07-27T20:53:00Z"/>
              </w:sdtContent>
            </w:sdt>
            <w:customXmlDelRangeEnd w:id="10727"/>
            <w:del w:id="10728"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High</w:delText>
              </w:r>
            </w:del>
          </w:p>
          <w:p w14:paraId="4A2F502E" w14:textId="39722FB0" w:rsidR="00C37663" w:rsidRPr="00032BAE" w:rsidDel="00061692" w:rsidRDefault="000B6761" w:rsidP="00C37663">
            <w:pPr>
              <w:jc w:val="both"/>
              <w:rPr>
                <w:del w:id="10729" w:author="Xuning Wei12232" w:date="2026-07-27T20:53:00Z"/>
                <w:rFonts w:ascii="Times New Roman" w:eastAsia="仿宋_GB2312" w:hAnsi="Times New Roman" w:cs="Times New Roman"/>
                <w:color w:val="auto"/>
                <w:sz w:val="18"/>
                <w:szCs w:val="18"/>
                <w:lang w:eastAsia="zh-CN" w:bidi="ar"/>
              </w:rPr>
            </w:pPr>
            <w:customXmlDelRangeStart w:id="10730" w:author="Xuning Wei12232" w:date="2026-07-27T20:53:00Z"/>
            <w:sdt>
              <w:sdtPr>
                <w:rPr>
                  <w:rFonts w:ascii="Times New Roman" w:eastAsia="仿宋_GB2312" w:hAnsi="Times New Roman" w:cs="Times New Roman"/>
                  <w:b/>
                  <w:color w:val="auto"/>
                  <w:sz w:val="18"/>
                  <w:szCs w:val="18"/>
                  <w:lang w:eastAsia="zh-CN" w:bidi="ar"/>
                </w:rPr>
                <w:id w:val="-916320577"/>
                <w14:checkbox>
                  <w14:checked w14:val="0"/>
                  <w14:checkedState w14:val="2612" w14:font="MS Gothic"/>
                  <w14:uncheckedState w14:val="2610" w14:font="MS Gothic"/>
                </w14:checkbox>
              </w:sdtPr>
              <w:sdtEndPr/>
              <w:sdtContent>
                <w:customXmlDelRangeEnd w:id="10730"/>
                <w:del w:id="10731"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732" w:author="Xuning Wei12232" w:date="2026-07-27T20:53:00Z"/>
              </w:sdtContent>
            </w:sdt>
            <w:customXmlDelRangeEnd w:id="10732"/>
            <w:del w:id="10733" w:author="Xuning Wei12232" w:date="2026-07-27T20:53:00Z">
              <w:r w:rsidR="00C37663" w:rsidRPr="00032BAE" w:rsidDel="00061692">
                <w:rPr>
                  <w:rFonts w:ascii="Times New Roman" w:eastAsia="仿宋_GB2312" w:hAnsi="Times New Roman" w:cs="Times New Roman"/>
                  <w:b/>
                  <w:color w:val="auto"/>
                  <w:sz w:val="18"/>
                  <w:szCs w:val="18"/>
                  <w:lang w:eastAsia="zh-CN" w:bidi="ar"/>
                </w:rPr>
                <w:delText xml:space="preserve"> </w:delText>
              </w:r>
              <w:r w:rsidR="00C37663" w:rsidRPr="00032BAE" w:rsidDel="00061692">
                <w:rPr>
                  <w:rFonts w:ascii="Times New Roman" w:eastAsia="仿宋_GB2312" w:hAnsi="Times New Roman" w:cs="Times New Roman"/>
                  <w:color w:val="auto"/>
                  <w:sz w:val="18"/>
                  <w:szCs w:val="18"/>
                  <w:lang w:eastAsia="zh-CN" w:bidi="ar"/>
                </w:rPr>
                <w:delText>Medium</w:delText>
              </w:r>
            </w:del>
          </w:p>
          <w:p w14:paraId="46F9DEF9" w14:textId="21F5176C" w:rsidR="00C37663" w:rsidRPr="00032BAE" w:rsidDel="00061692" w:rsidRDefault="000B6761" w:rsidP="00C37663">
            <w:pPr>
              <w:jc w:val="both"/>
              <w:rPr>
                <w:del w:id="10734" w:author="Xuning Wei12232" w:date="2026-07-27T20:53:00Z"/>
                <w:rFonts w:ascii="Times New Roman" w:eastAsia="仿宋_GB2312" w:hAnsi="Times New Roman" w:cs="Times New Roman"/>
                <w:color w:val="auto"/>
                <w:sz w:val="18"/>
                <w:szCs w:val="18"/>
                <w:lang w:eastAsia="zh-CN" w:bidi="ar"/>
              </w:rPr>
            </w:pPr>
            <w:customXmlDelRangeStart w:id="10735" w:author="Xuning Wei12232" w:date="2026-07-27T20:53:00Z"/>
            <w:sdt>
              <w:sdtPr>
                <w:rPr>
                  <w:rFonts w:ascii="Times New Roman" w:eastAsia="仿宋_GB2312" w:hAnsi="Times New Roman" w:cs="Times New Roman"/>
                  <w:b/>
                  <w:color w:val="auto"/>
                  <w:sz w:val="18"/>
                  <w:szCs w:val="18"/>
                  <w:lang w:eastAsia="zh-CN" w:bidi="ar"/>
                </w:rPr>
                <w:id w:val="-257210181"/>
                <w14:checkbox>
                  <w14:checked w14:val="1"/>
                  <w14:checkedState w14:val="2612" w14:font="MS Gothic"/>
                  <w14:uncheckedState w14:val="2610" w14:font="MS Gothic"/>
                </w14:checkbox>
              </w:sdtPr>
              <w:sdtEndPr/>
              <w:sdtContent>
                <w:customXmlDelRangeEnd w:id="10735"/>
                <w:del w:id="10736" w:author="Xuning Wei12232" w:date="2026-07-27T20:53:00Z">
                  <w:r w:rsidR="00C37663" w:rsidRPr="00032BAE" w:rsidDel="00061692">
                    <w:rPr>
                      <w:rFonts w:ascii="Segoe UI Symbol" w:eastAsia="仿宋_GB2312" w:hAnsi="Segoe UI Symbol" w:cs="Segoe UI Symbol"/>
                      <w:b/>
                      <w:color w:val="auto"/>
                      <w:sz w:val="18"/>
                      <w:szCs w:val="18"/>
                      <w:lang w:eastAsia="zh-CN" w:bidi="ar"/>
                    </w:rPr>
                    <w:delText>☒</w:delText>
                  </w:r>
                </w:del>
                <w:customXmlDelRangeStart w:id="10737" w:author="Xuning Wei12232" w:date="2026-07-27T20:53:00Z"/>
              </w:sdtContent>
            </w:sdt>
            <w:customXmlDelRangeEnd w:id="10737"/>
            <w:del w:id="10738" w:author="Xuning Wei12232" w:date="2026-07-27T20:53:00Z">
              <w:r w:rsidR="00C37663" w:rsidRPr="00032BAE" w:rsidDel="00061692">
                <w:rPr>
                  <w:rFonts w:ascii="Times New Roman" w:eastAsia="仿宋_GB2312" w:hAnsi="Times New Roman" w:cs="Times New Roman"/>
                  <w:color w:val="auto"/>
                  <w:sz w:val="18"/>
                  <w:szCs w:val="18"/>
                  <w:lang w:eastAsia="zh-CN" w:bidi="ar"/>
                </w:rPr>
                <w:delText xml:space="preserve"> Low</w:delText>
              </w:r>
            </w:del>
          </w:p>
        </w:tc>
        <w:tc>
          <w:tcPr>
            <w:tcW w:w="457" w:type="pct"/>
            <w:vAlign w:val="center"/>
          </w:tcPr>
          <w:p w14:paraId="7AEBBFE2" w14:textId="1CF0F967" w:rsidR="00C37663" w:rsidRPr="00032BAE" w:rsidDel="00061692" w:rsidRDefault="00C37663" w:rsidP="00C37663">
            <w:pPr>
              <w:jc w:val="both"/>
              <w:rPr>
                <w:del w:id="10739" w:author="Xuning Wei12232" w:date="2026-07-27T20:53:00Z"/>
                <w:rFonts w:ascii="Times New Roman" w:eastAsia="仿宋_GB2312" w:hAnsi="Times New Roman" w:cs="Times New Roman"/>
                <w:color w:val="auto"/>
                <w:sz w:val="18"/>
                <w:szCs w:val="18"/>
                <w:lang w:eastAsia="zh-CN" w:bidi="ar"/>
              </w:rPr>
            </w:pPr>
            <w:del w:id="10740" w:author="Xuning Wei12232" w:date="2026-07-27T20:53:00Z">
              <w:r w:rsidRPr="00032BAE" w:rsidDel="00061692">
                <w:rPr>
                  <w:rFonts w:ascii="Times New Roman" w:eastAsia="仿宋_GB2312" w:hAnsi="Times New Roman" w:cs="Times New Roman"/>
                  <w:color w:val="auto"/>
                  <w:sz w:val="18"/>
                  <w:szCs w:val="18"/>
                  <w:lang w:eastAsia="zh-CN" w:bidi="ar"/>
                </w:rPr>
                <w:delText>According to The Pilot Plant Real Book Page 10-14&amp;10-15, DMF is compatible with SS and PTFE; Based on Asymchem previous campaign production data and experience Dimethylformamide is also compatible with Glass, HSS and SS</w:delText>
              </w:r>
            </w:del>
          </w:p>
        </w:tc>
        <w:tc>
          <w:tcPr>
            <w:tcW w:w="990" w:type="pct"/>
            <w:vMerge/>
            <w:vAlign w:val="center"/>
          </w:tcPr>
          <w:p w14:paraId="412D419B" w14:textId="639CA767" w:rsidR="00C37663" w:rsidRPr="00032BAE" w:rsidDel="00061692" w:rsidRDefault="00C37663" w:rsidP="00C37663">
            <w:pPr>
              <w:jc w:val="both"/>
              <w:rPr>
                <w:del w:id="10741" w:author="Xuning Wei12232" w:date="2026-07-27T20:53:00Z"/>
                <w:rFonts w:ascii="Times New Roman" w:eastAsia="仿宋_GB2312" w:hAnsi="Times New Roman" w:cs="Times New Roman"/>
                <w:b/>
                <w:color w:val="auto"/>
                <w:sz w:val="20"/>
                <w:szCs w:val="20"/>
                <w:lang w:eastAsia="zh-CN" w:bidi="ar"/>
              </w:rPr>
            </w:pPr>
          </w:p>
        </w:tc>
      </w:tr>
    </w:tbl>
    <w:p w14:paraId="0C4E3D1F" w14:textId="4A717BAE" w:rsidR="009A50E3" w:rsidRPr="008B3C39" w:rsidDel="00770B21" w:rsidRDefault="009A50E3">
      <w:pPr>
        <w:spacing w:beforeLines="100" w:before="240" w:afterLines="50" w:after="120"/>
        <w:jc w:val="both"/>
        <w:rPr>
          <w:del w:id="10742" w:author="Xuning Wei12232" w:date="2026-07-27T21:02:00Z"/>
          <w:rFonts w:ascii="Times New Roman" w:eastAsia="仿宋_GB2312" w:hAnsi="Times New Roman" w:cs="Times New Roman"/>
          <w:color w:val="auto"/>
          <w:sz w:val="20"/>
          <w:szCs w:val="20"/>
          <w:lang w:eastAsia="zh-CN" w:bidi="ar"/>
        </w:rPr>
      </w:pPr>
      <w:del w:id="10743" w:author="Xuning Wei12232" w:date="2026-07-27T21:02:00Z">
        <w:r w:rsidRPr="008B3C39" w:rsidDel="00770B21">
          <w:rPr>
            <w:rFonts w:ascii="Times New Roman" w:eastAsia="仿宋_GB2312" w:hAnsi="Times New Roman" w:cs="Times New Roman"/>
            <w:b/>
            <w:color w:val="auto"/>
            <w:sz w:val="20"/>
            <w:szCs w:val="20"/>
            <w:lang w:eastAsia="zh-CN" w:bidi="ar"/>
          </w:rPr>
          <w:delText>Table 8-3: Equipment Compatibility and Corrosion Impact Study for</w:delText>
        </w:r>
        <w:r w:rsidRPr="008B3C39" w:rsidDel="00770B21">
          <w:rPr>
            <w:rFonts w:ascii="Times New Roman" w:eastAsia="仿宋_GB2312" w:hAnsi="Times New Roman" w:cs="Times New Roman"/>
            <w:color w:val="auto"/>
            <w:sz w:val="20"/>
            <w:szCs w:val="20"/>
            <w:lang w:eastAsia="zh-CN" w:bidi="ar"/>
          </w:rPr>
          <w:delText xml:space="preserve"> </w:delText>
        </w:r>
        <w:r w:rsidRPr="008B3C39" w:rsidDel="00770B21">
          <w:rPr>
            <w:rFonts w:ascii="Times New Roman" w:eastAsia="仿宋_GB2312" w:hAnsi="Times New Roman" w:cs="Times New Roman"/>
            <w:b/>
            <w:color w:val="auto"/>
            <w:sz w:val="20"/>
            <w:szCs w:val="20"/>
            <w:lang w:eastAsia="zh-CN" w:bidi="ar"/>
          </w:rPr>
          <w:delText>Storage tank 1</w:delText>
        </w:r>
        <w:r w:rsidR="00BD1D44" w:rsidRPr="008B3C39" w:rsidDel="00770B21">
          <w:rPr>
            <w:rFonts w:ascii="Times New Roman" w:eastAsia="仿宋_GB2312" w:hAnsi="Times New Roman" w:cs="Times New Roman"/>
            <w:b/>
            <w:color w:val="auto"/>
            <w:sz w:val="20"/>
            <w:szCs w:val="20"/>
          </w:rPr>
          <w:delText xml:space="preserve"> TJ4S-1213-SPS01-AT01/ TJ4S-1213-SPS01-AT02</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3749"/>
        <w:gridCol w:w="3299"/>
        <w:gridCol w:w="1183"/>
        <w:gridCol w:w="1085"/>
        <w:gridCol w:w="893"/>
        <w:gridCol w:w="1285"/>
        <w:gridCol w:w="2290"/>
      </w:tblGrid>
      <w:tr w:rsidR="00032BAE" w:rsidRPr="00032BAE" w:rsidDel="00770B21" w14:paraId="4C128258" w14:textId="796450D0" w:rsidTr="00F9281A">
        <w:trPr>
          <w:trHeight w:val="397"/>
          <w:tblHeader/>
          <w:del w:id="10744" w:author="Xuning Wei12232" w:date="2026-07-27T21:02:00Z"/>
        </w:trPr>
        <w:tc>
          <w:tcPr>
            <w:tcW w:w="1494" w:type="pct"/>
            <w:gridSpan w:val="2"/>
            <w:shd w:val="clear" w:color="auto" w:fill="D9D9D9" w:themeFill="background1" w:themeFillShade="D9"/>
            <w:vAlign w:val="center"/>
          </w:tcPr>
          <w:p w14:paraId="308B820A" w14:textId="283A0621" w:rsidR="009A50E3" w:rsidRPr="00032BAE" w:rsidDel="00770B21" w:rsidRDefault="009A50E3">
            <w:pPr>
              <w:spacing w:beforeLines="100" w:before="240" w:afterLines="50" w:after="120"/>
              <w:jc w:val="both"/>
              <w:rPr>
                <w:del w:id="10745" w:author="Xuning Wei12232" w:date="2026-07-27T21:02:00Z"/>
                <w:rFonts w:ascii="Times New Roman" w:eastAsia="仿宋_GB2312" w:hAnsi="Times New Roman" w:cs="Times New Roman"/>
                <w:b/>
                <w:color w:val="auto"/>
                <w:sz w:val="20"/>
                <w:szCs w:val="20"/>
                <w:lang w:eastAsia="zh-CN" w:bidi="ar"/>
              </w:rPr>
              <w:pPrChange w:id="10746" w:author="Xuning Wei12232" w:date="2026-07-27T21:02:00Z">
                <w:pPr>
                  <w:jc w:val="both"/>
                </w:pPr>
              </w:pPrChange>
            </w:pPr>
            <w:del w:id="10747" w:author="Xuning Wei12232" w:date="2026-07-27T21:02:00Z">
              <w:r w:rsidRPr="00032BAE" w:rsidDel="00770B21">
                <w:rPr>
                  <w:rFonts w:ascii="Times New Roman" w:eastAsia="仿宋_GB2312" w:hAnsi="Times New Roman" w:cs="Times New Roman"/>
                  <w:b/>
                  <w:color w:val="auto"/>
                  <w:sz w:val="20"/>
                  <w:szCs w:val="20"/>
                  <w:lang w:eastAsia="zh-CN" w:bidi="ar"/>
                </w:rPr>
                <w:delText>Process steps</w:delText>
              </w:r>
            </w:del>
          </w:p>
        </w:tc>
        <w:tc>
          <w:tcPr>
            <w:tcW w:w="1945" w:type="pct"/>
            <w:gridSpan w:val="3"/>
            <w:shd w:val="clear" w:color="auto" w:fill="D9D9D9" w:themeFill="background1" w:themeFillShade="D9"/>
            <w:vAlign w:val="center"/>
          </w:tcPr>
          <w:p w14:paraId="730880D0" w14:textId="5C699C78" w:rsidR="009A50E3" w:rsidRPr="00032BAE" w:rsidDel="00770B21" w:rsidRDefault="00CB6CD3">
            <w:pPr>
              <w:spacing w:beforeLines="100" w:before="240" w:afterLines="50" w:after="120"/>
              <w:jc w:val="both"/>
              <w:rPr>
                <w:del w:id="10748" w:author="Xuning Wei12232" w:date="2026-07-27T21:02:00Z"/>
                <w:rFonts w:ascii="Times New Roman" w:eastAsia="仿宋_GB2312" w:hAnsi="Times New Roman" w:cs="Times New Roman"/>
                <w:b/>
                <w:color w:val="auto"/>
                <w:sz w:val="20"/>
                <w:szCs w:val="20"/>
                <w:lang w:eastAsia="zh-CN" w:bidi="ar"/>
              </w:rPr>
              <w:pPrChange w:id="10749" w:author="Xuning Wei12232" w:date="2026-07-27T21:02:00Z">
                <w:pPr>
                  <w:jc w:val="both"/>
                </w:pPr>
              </w:pPrChange>
            </w:pPr>
            <w:del w:id="10750" w:author="Xuning Wei12232" w:date="2026-07-27T21:02:00Z">
              <w:r w:rsidRPr="00032BAE" w:rsidDel="00770B21">
                <w:rPr>
                  <w:rFonts w:ascii="Times New Roman" w:eastAsia="仿宋_GB2312" w:hAnsi="Times New Roman" w:cs="Times New Roman"/>
                  <w:b/>
                  <w:color w:val="auto"/>
                  <w:sz w:val="18"/>
                  <w:szCs w:val="18"/>
                </w:rPr>
                <w:delText>Reaction &amp; Work-up &amp; Concentration &amp; Crystallization</w:delText>
              </w:r>
            </w:del>
          </w:p>
        </w:tc>
        <w:tc>
          <w:tcPr>
            <w:tcW w:w="761" w:type="pct"/>
            <w:gridSpan w:val="2"/>
            <w:shd w:val="clear" w:color="auto" w:fill="D9D9D9" w:themeFill="background1" w:themeFillShade="D9"/>
            <w:vAlign w:val="center"/>
          </w:tcPr>
          <w:p w14:paraId="28429AD5" w14:textId="5AA4A133" w:rsidR="009A50E3" w:rsidRPr="00032BAE" w:rsidDel="00770B21" w:rsidRDefault="009A50E3">
            <w:pPr>
              <w:spacing w:beforeLines="100" w:before="240" w:afterLines="50" w:after="120"/>
              <w:jc w:val="both"/>
              <w:rPr>
                <w:del w:id="10751" w:author="Xuning Wei12232" w:date="2026-07-27T21:02:00Z"/>
                <w:rFonts w:ascii="Times New Roman" w:eastAsia="仿宋_GB2312" w:hAnsi="Times New Roman" w:cs="Times New Roman"/>
                <w:b/>
                <w:color w:val="auto"/>
                <w:sz w:val="20"/>
                <w:szCs w:val="20"/>
                <w:lang w:eastAsia="zh-CN" w:bidi="ar"/>
              </w:rPr>
              <w:pPrChange w:id="10752" w:author="Xuning Wei12232" w:date="2026-07-27T21:02:00Z">
                <w:pPr>
                  <w:jc w:val="both"/>
                </w:pPr>
              </w:pPrChange>
            </w:pPr>
            <w:del w:id="10753" w:author="Xuning Wei12232" w:date="2026-07-27T21:02:00Z">
              <w:r w:rsidRPr="00032BAE" w:rsidDel="00770B21">
                <w:rPr>
                  <w:rFonts w:ascii="Times New Roman" w:eastAsia="仿宋_GB2312" w:hAnsi="Times New Roman" w:cs="Times New Roman"/>
                  <w:b/>
                  <w:color w:val="auto"/>
                  <w:sz w:val="20"/>
                  <w:szCs w:val="20"/>
                  <w:lang w:eastAsia="zh-CN" w:bidi="ar"/>
                </w:rPr>
                <w:delText>Equipment Codes</w:delText>
              </w:r>
            </w:del>
          </w:p>
        </w:tc>
        <w:tc>
          <w:tcPr>
            <w:tcW w:w="800" w:type="pct"/>
            <w:shd w:val="clear" w:color="auto" w:fill="D9D9D9" w:themeFill="background1" w:themeFillShade="D9"/>
            <w:vAlign w:val="center"/>
          </w:tcPr>
          <w:p w14:paraId="1E3AAD2E" w14:textId="55FD81AB" w:rsidR="009A50E3" w:rsidRPr="00032BAE" w:rsidDel="00770B21" w:rsidRDefault="00BD1D44">
            <w:pPr>
              <w:spacing w:beforeLines="100" w:before="240" w:afterLines="50" w:after="120"/>
              <w:jc w:val="both"/>
              <w:rPr>
                <w:del w:id="10754" w:author="Xuning Wei12232" w:date="2026-07-27T21:02:00Z"/>
                <w:rFonts w:ascii="Times New Roman" w:eastAsia="仿宋_GB2312" w:hAnsi="Times New Roman" w:cs="Times New Roman"/>
                <w:b/>
                <w:color w:val="auto"/>
                <w:sz w:val="20"/>
                <w:szCs w:val="20"/>
                <w:lang w:eastAsia="zh-CN" w:bidi="ar"/>
              </w:rPr>
              <w:pPrChange w:id="10755" w:author="Xuning Wei12232" w:date="2026-07-27T21:02:00Z">
                <w:pPr>
                  <w:jc w:val="both"/>
                </w:pPr>
              </w:pPrChange>
            </w:pPr>
            <w:del w:id="10756" w:author="Xuning Wei12232" w:date="2026-07-27T21:02:00Z">
              <w:r w:rsidRPr="00032BAE" w:rsidDel="00770B21">
                <w:rPr>
                  <w:rFonts w:ascii="Times New Roman" w:eastAsia="仿宋_GB2312" w:hAnsi="Times New Roman" w:cs="Times New Roman"/>
                  <w:b/>
                  <w:color w:val="auto"/>
                  <w:sz w:val="20"/>
                  <w:szCs w:val="20"/>
                </w:rPr>
                <w:delText>TJ4S-1213-SPS01-AT01/ TJ4S-1213-SPS01-AT02</w:delText>
              </w:r>
            </w:del>
          </w:p>
        </w:tc>
      </w:tr>
      <w:tr w:rsidR="00032BAE" w:rsidRPr="00032BAE" w:rsidDel="00770B21" w14:paraId="5ABA8920" w14:textId="7413BAE3" w:rsidTr="00F9281A">
        <w:trPr>
          <w:trHeight w:val="397"/>
          <w:tblHeader/>
          <w:del w:id="10757" w:author="Xuning Wei12232" w:date="2026-07-27T21:02:00Z"/>
        </w:trPr>
        <w:tc>
          <w:tcPr>
            <w:tcW w:w="184" w:type="pct"/>
            <w:shd w:val="clear" w:color="auto" w:fill="D9D9D9" w:themeFill="background1" w:themeFillShade="D9"/>
            <w:vAlign w:val="center"/>
          </w:tcPr>
          <w:p w14:paraId="7D1F527E" w14:textId="187D37A6" w:rsidR="009A50E3" w:rsidRPr="00032BAE" w:rsidDel="00770B21" w:rsidRDefault="009A50E3">
            <w:pPr>
              <w:spacing w:beforeLines="100" w:before="240" w:afterLines="50" w:after="120"/>
              <w:jc w:val="both"/>
              <w:rPr>
                <w:del w:id="10758" w:author="Xuning Wei12232" w:date="2026-07-27T21:02:00Z"/>
                <w:rFonts w:ascii="Times New Roman" w:eastAsia="仿宋_GB2312" w:hAnsi="Times New Roman" w:cs="Times New Roman"/>
                <w:b/>
                <w:color w:val="auto"/>
                <w:sz w:val="20"/>
                <w:szCs w:val="20"/>
                <w:lang w:eastAsia="zh-CN" w:bidi="ar"/>
              </w:rPr>
              <w:pPrChange w:id="10759" w:author="Xuning Wei12232" w:date="2026-07-27T21:02:00Z">
                <w:pPr>
                  <w:jc w:val="both"/>
                </w:pPr>
              </w:pPrChange>
            </w:pPr>
            <w:del w:id="10760" w:author="Xuning Wei12232" w:date="2026-07-27T21:02:00Z">
              <w:r w:rsidRPr="00032BAE" w:rsidDel="00770B21">
                <w:rPr>
                  <w:rFonts w:ascii="Times New Roman" w:eastAsia="仿宋_GB2312" w:hAnsi="Times New Roman" w:cs="Times New Roman"/>
                  <w:b/>
                  <w:color w:val="auto"/>
                  <w:sz w:val="20"/>
                  <w:szCs w:val="20"/>
                  <w:lang w:eastAsia="zh-CN" w:bidi="ar"/>
                </w:rPr>
                <w:delText>S/N</w:delText>
              </w:r>
            </w:del>
          </w:p>
        </w:tc>
        <w:tc>
          <w:tcPr>
            <w:tcW w:w="1310" w:type="pct"/>
            <w:shd w:val="clear" w:color="auto" w:fill="D9D9D9" w:themeFill="background1" w:themeFillShade="D9"/>
            <w:vAlign w:val="center"/>
          </w:tcPr>
          <w:p w14:paraId="35AC9486" w14:textId="16CC86FE" w:rsidR="009A50E3" w:rsidRPr="00032BAE" w:rsidDel="00770B21" w:rsidRDefault="009A50E3">
            <w:pPr>
              <w:spacing w:beforeLines="100" w:before="240" w:afterLines="50" w:after="120"/>
              <w:jc w:val="both"/>
              <w:rPr>
                <w:del w:id="10761" w:author="Xuning Wei12232" w:date="2026-07-27T21:02:00Z"/>
                <w:rFonts w:ascii="Times New Roman" w:eastAsia="仿宋_GB2312" w:hAnsi="Times New Roman" w:cs="Times New Roman"/>
                <w:b/>
                <w:color w:val="auto"/>
                <w:sz w:val="20"/>
                <w:szCs w:val="20"/>
                <w:lang w:eastAsia="zh-CN" w:bidi="ar"/>
              </w:rPr>
              <w:pPrChange w:id="10762" w:author="Xuning Wei12232" w:date="2026-07-27T21:02:00Z">
                <w:pPr>
                  <w:jc w:val="both"/>
                </w:pPr>
              </w:pPrChange>
            </w:pPr>
            <w:del w:id="10763" w:author="Xuning Wei12232" w:date="2026-07-27T21:02:00Z">
              <w:r w:rsidRPr="00032BAE" w:rsidDel="00770B21">
                <w:rPr>
                  <w:rFonts w:ascii="Times New Roman" w:eastAsia="仿宋_GB2312" w:hAnsi="Times New Roman" w:cs="Times New Roman"/>
                  <w:b/>
                  <w:color w:val="auto"/>
                  <w:sz w:val="20"/>
                  <w:szCs w:val="20"/>
                  <w:lang w:eastAsia="zh-CN" w:bidi="ar"/>
                </w:rPr>
                <w:delText>Process description (indicate the equipment number, solvent/regent/material name)</w:delText>
              </w:r>
            </w:del>
          </w:p>
        </w:tc>
        <w:tc>
          <w:tcPr>
            <w:tcW w:w="1153" w:type="pct"/>
            <w:shd w:val="clear" w:color="auto" w:fill="D9D9D9" w:themeFill="background1" w:themeFillShade="D9"/>
            <w:vAlign w:val="center"/>
          </w:tcPr>
          <w:p w14:paraId="38CAB01F" w14:textId="4F8FB06B" w:rsidR="009A50E3" w:rsidRPr="00032BAE" w:rsidDel="00770B21" w:rsidRDefault="009A50E3">
            <w:pPr>
              <w:spacing w:beforeLines="100" w:before="240" w:afterLines="50" w:after="120"/>
              <w:jc w:val="both"/>
              <w:rPr>
                <w:del w:id="10764" w:author="Xuning Wei12232" w:date="2026-07-27T21:02:00Z"/>
                <w:rFonts w:ascii="Times New Roman" w:eastAsia="仿宋_GB2312" w:hAnsi="Times New Roman" w:cs="Times New Roman"/>
                <w:b/>
                <w:color w:val="auto"/>
                <w:sz w:val="20"/>
                <w:szCs w:val="20"/>
                <w:lang w:eastAsia="zh-CN" w:bidi="ar"/>
              </w:rPr>
              <w:pPrChange w:id="10765" w:author="Xuning Wei12232" w:date="2026-07-27T21:02:00Z">
                <w:pPr>
                  <w:jc w:val="both"/>
                </w:pPr>
              </w:pPrChange>
            </w:pPr>
            <w:del w:id="10766" w:author="Xuning Wei12232" w:date="2026-07-27T21:02:00Z">
              <w:r w:rsidRPr="00032BAE" w:rsidDel="00770B21">
                <w:rPr>
                  <w:rFonts w:ascii="Times New Roman" w:eastAsia="仿宋_GB2312" w:hAnsi="Times New Roman" w:cs="Times New Roman"/>
                  <w:b/>
                  <w:color w:val="auto"/>
                  <w:sz w:val="20"/>
                  <w:szCs w:val="20"/>
                  <w:lang w:eastAsia="zh-CN" w:bidi="ar"/>
                </w:rPr>
                <w:delText>Equipment(</w:delText>
              </w:r>
            </w:del>
            <w:ins w:id="10767" w:author="Johan Granander" w:date="2026-05-04T11:57:00Z">
              <w:del w:id="10768" w:author="Xuning Wei12232" w:date="2026-07-27T21:02:00Z">
                <w:r w:rsidR="00840074" w:rsidRPr="00032BAE" w:rsidDel="00770B21">
                  <w:rPr>
                    <w:rFonts w:ascii="Times New Roman" w:eastAsia="仿宋_GB2312" w:hAnsi="Times New Roman" w:cs="Times New Roman"/>
                    <w:b/>
                    <w:color w:val="auto"/>
                    <w:sz w:val="20"/>
                    <w:szCs w:val="20"/>
                    <w:lang w:eastAsia="zh-CN" w:bidi="ar"/>
                  </w:rPr>
                  <w:delText>Equipment (</w:delText>
                </w:r>
              </w:del>
            </w:ins>
            <w:del w:id="10769" w:author="Xuning Wei12232" w:date="2026-07-27T21:02:00Z">
              <w:r w:rsidRPr="00032BAE" w:rsidDel="00770B21">
                <w:rPr>
                  <w:rFonts w:ascii="Times New Roman" w:eastAsia="仿宋_GB2312" w:hAnsi="Times New Roman" w:cs="Times New Roman"/>
                  <w:b/>
                  <w:color w:val="auto"/>
                  <w:sz w:val="20"/>
                  <w:szCs w:val="20"/>
                  <w:lang w:eastAsia="zh-CN" w:bidi="ar"/>
                </w:rPr>
                <w:delText>Accessories) Name and its MOC</w:delText>
              </w:r>
            </w:del>
          </w:p>
        </w:tc>
        <w:tc>
          <w:tcPr>
            <w:tcW w:w="413" w:type="pct"/>
            <w:shd w:val="clear" w:color="auto" w:fill="D9D9D9" w:themeFill="background1" w:themeFillShade="D9"/>
            <w:vAlign w:val="center"/>
          </w:tcPr>
          <w:p w14:paraId="52D36E20" w14:textId="566FD99A" w:rsidR="009A50E3" w:rsidRPr="00032BAE" w:rsidDel="00770B21" w:rsidRDefault="009A50E3">
            <w:pPr>
              <w:spacing w:beforeLines="100" w:before="240" w:afterLines="50" w:after="120"/>
              <w:jc w:val="both"/>
              <w:rPr>
                <w:del w:id="10770" w:author="Xuning Wei12232" w:date="2026-07-27T21:02:00Z"/>
                <w:rFonts w:ascii="Times New Roman" w:eastAsia="仿宋_GB2312" w:hAnsi="Times New Roman" w:cs="Times New Roman"/>
                <w:b/>
                <w:color w:val="auto"/>
                <w:sz w:val="20"/>
                <w:szCs w:val="20"/>
                <w:lang w:eastAsia="zh-CN" w:bidi="ar"/>
              </w:rPr>
              <w:pPrChange w:id="10771" w:author="Xuning Wei12232" w:date="2026-07-27T21:02:00Z">
                <w:pPr>
                  <w:jc w:val="both"/>
                </w:pPr>
              </w:pPrChange>
            </w:pPr>
            <w:del w:id="10772" w:author="Xuning Wei12232" w:date="2026-07-27T21:02:00Z">
              <w:r w:rsidRPr="00032BAE" w:rsidDel="00770B21">
                <w:rPr>
                  <w:rFonts w:ascii="Times New Roman" w:eastAsia="仿宋_GB2312" w:hAnsi="Times New Roman" w:cs="Times New Roman"/>
                  <w:b/>
                  <w:color w:val="auto"/>
                  <w:sz w:val="20"/>
                  <w:szCs w:val="20"/>
                  <w:lang w:eastAsia="zh-CN" w:bidi="ar"/>
                </w:rPr>
                <w:delText>Corrosion Probability</w:delText>
              </w:r>
            </w:del>
          </w:p>
        </w:tc>
        <w:tc>
          <w:tcPr>
            <w:tcW w:w="379" w:type="pct"/>
            <w:shd w:val="clear" w:color="auto" w:fill="D9D9D9" w:themeFill="background1" w:themeFillShade="D9"/>
            <w:vAlign w:val="center"/>
          </w:tcPr>
          <w:p w14:paraId="1434ABCD" w14:textId="1BFBD5E5" w:rsidR="009A50E3" w:rsidRPr="00032BAE" w:rsidDel="00770B21" w:rsidRDefault="009A50E3">
            <w:pPr>
              <w:spacing w:beforeLines="100" w:before="240" w:afterLines="50" w:after="120"/>
              <w:jc w:val="both"/>
              <w:rPr>
                <w:del w:id="10773" w:author="Xuning Wei12232" w:date="2026-07-27T21:02:00Z"/>
                <w:rFonts w:ascii="Times New Roman" w:eastAsia="仿宋_GB2312" w:hAnsi="Times New Roman" w:cs="Times New Roman"/>
                <w:b/>
                <w:color w:val="auto"/>
                <w:sz w:val="20"/>
                <w:szCs w:val="20"/>
                <w:lang w:eastAsia="zh-CN" w:bidi="ar"/>
              </w:rPr>
              <w:pPrChange w:id="10774" w:author="Xuning Wei12232" w:date="2026-07-27T21:02:00Z">
                <w:pPr>
                  <w:jc w:val="both"/>
                </w:pPr>
              </w:pPrChange>
            </w:pPr>
            <w:del w:id="10775" w:author="Xuning Wei12232" w:date="2026-07-27T21:02:00Z">
              <w:r w:rsidRPr="00032BAE" w:rsidDel="00770B21">
                <w:rPr>
                  <w:rFonts w:ascii="Times New Roman" w:eastAsia="仿宋_GB2312" w:hAnsi="Times New Roman" w:cs="Times New Roman"/>
                  <w:b/>
                  <w:color w:val="auto"/>
                  <w:sz w:val="20"/>
                  <w:szCs w:val="20"/>
                  <w:lang w:eastAsia="zh-CN" w:bidi="ar"/>
                </w:rPr>
                <w:delText>Corrosion Impact</w:delText>
              </w:r>
            </w:del>
          </w:p>
        </w:tc>
        <w:tc>
          <w:tcPr>
            <w:tcW w:w="761" w:type="pct"/>
            <w:gridSpan w:val="2"/>
            <w:shd w:val="clear" w:color="auto" w:fill="D9D9D9" w:themeFill="background1" w:themeFillShade="D9"/>
            <w:vAlign w:val="center"/>
          </w:tcPr>
          <w:p w14:paraId="43AF99B6" w14:textId="46695BCF" w:rsidR="009A50E3" w:rsidRPr="00032BAE" w:rsidDel="00770B21" w:rsidRDefault="009A50E3">
            <w:pPr>
              <w:spacing w:beforeLines="100" w:before="240" w:afterLines="50" w:after="120"/>
              <w:jc w:val="both"/>
              <w:rPr>
                <w:del w:id="10776" w:author="Xuning Wei12232" w:date="2026-07-27T21:02:00Z"/>
                <w:rFonts w:ascii="Times New Roman" w:eastAsia="仿宋_GB2312" w:hAnsi="Times New Roman" w:cs="Times New Roman"/>
                <w:b/>
                <w:color w:val="auto"/>
                <w:sz w:val="20"/>
                <w:szCs w:val="20"/>
                <w:lang w:eastAsia="zh-CN" w:bidi="ar"/>
              </w:rPr>
              <w:pPrChange w:id="10777" w:author="Xuning Wei12232" w:date="2026-07-27T21:02:00Z">
                <w:pPr>
                  <w:jc w:val="both"/>
                </w:pPr>
              </w:pPrChange>
            </w:pPr>
            <w:del w:id="10778" w:author="Xuning Wei12232" w:date="2026-07-27T21:02:00Z">
              <w:r w:rsidRPr="00032BAE" w:rsidDel="00770B21">
                <w:rPr>
                  <w:rFonts w:ascii="Times New Roman" w:eastAsia="仿宋_GB2312" w:hAnsi="Times New Roman" w:cs="Times New Roman"/>
                  <w:b/>
                  <w:color w:val="auto"/>
                  <w:sz w:val="20"/>
                  <w:szCs w:val="20"/>
                  <w:lang w:eastAsia="zh-CN" w:bidi="ar"/>
                </w:rPr>
                <w:delText>Chemical Compatible, Risk and Rational</w:delText>
              </w:r>
            </w:del>
          </w:p>
        </w:tc>
        <w:tc>
          <w:tcPr>
            <w:tcW w:w="800" w:type="pct"/>
            <w:shd w:val="clear" w:color="auto" w:fill="D9D9D9" w:themeFill="background1" w:themeFillShade="D9"/>
            <w:vAlign w:val="center"/>
          </w:tcPr>
          <w:p w14:paraId="42A8A479" w14:textId="52F3F53B" w:rsidR="009A50E3" w:rsidRPr="00032BAE" w:rsidDel="00770B21" w:rsidRDefault="009A50E3">
            <w:pPr>
              <w:spacing w:beforeLines="100" w:before="240" w:afterLines="50" w:after="120"/>
              <w:jc w:val="both"/>
              <w:rPr>
                <w:del w:id="10779" w:author="Xuning Wei12232" w:date="2026-07-27T21:02:00Z"/>
                <w:rFonts w:ascii="Times New Roman" w:eastAsia="仿宋_GB2312" w:hAnsi="Times New Roman" w:cs="Times New Roman"/>
                <w:b/>
                <w:color w:val="auto"/>
                <w:sz w:val="20"/>
                <w:szCs w:val="20"/>
                <w:lang w:eastAsia="zh-CN" w:bidi="ar"/>
              </w:rPr>
              <w:pPrChange w:id="10780" w:author="Xuning Wei12232" w:date="2026-07-27T21:02:00Z">
                <w:pPr>
                  <w:jc w:val="both"/>
                </w:pPr>
              </w:pPrChange>
            </w:pPr>
            <w:del w:id="10781" w:author="Xuning Wei12232" w:date="2026-07-27T21:02:00Z">
              <w:r w:rsidRPr="00032BAE" w:rsidDel="00770B21">
                <w:rPr>
                  <w:rFonts w:ascii="Times New Roman" w:eastAsia="仿宋_GB2312" w:hAnsi="Times New Roman" w:cs="Times New Roman"/>
                  <w:b/>
                  <w:color w:val="auto"/>
                  <w:sz w:val="20"/>
                  <w:szCs w:val="20"/>
                  <w:lang w:eastAsia="zh-CN" w:bidi="ar"/>
                </w:rPr>
                <w:delText xml:space="preserve">Data Source </w:delText>
              </w:r>
            </w:del>
          </w:p>
        </w:tc>
      </w:tr>
      <w:tr w:rsidR="00032BAE" w:rsidRPr="00032BAE" w:rsidDel="00770B21" w14:paraId="43B83A9A" w14:textId="40237B79" w:rsidTr="00656FD7">
        <w:trPr>
          <w:trHeight w:val="397"/>
          <w:del w:id="10782" w:author="Xuning Wei12232" w:date="2026-07-27T21:02:00Z"/>
        </w:trPr>
        <w:tc>
          <w:tcPr>
            <w:tcW w:w="184" w:type="pct"/>
            <w:shd w:val="clear" w:color="auto" w:fill="FFFFFF" w:themeFill="background1"/>
            <w:vAlign w:val="center"/>
          </w:tcPr>
          <w:p w14:paraId="412B824B" w14:textId="33F58A3B" w:rsidR="00F9281A" w:rsidRPr="00032BAE" w:rsidDel="00770B21" w:rsidRDefault="00F9281A">
            <w:pPr>
              <w:spacing w:beforeLines="100" w:before="240" w:afterLines="50" w:after="120"/>
              <w:jc w:val="both"/>
              <w:rPr>
                <w:del w:id="10783" w:author="Xuning Wei12232" w:date="2026-07-27T21:02:00Z"/>
                <w:rFonts w:ascii="Times New Roman" w:eastAsia="仿宋_GB2312" w:hAnsi="Times New Roman" w:cs="Times New Roman"/>
                <w:color w:val="auto"/>
                <w:sz w:val="18"/>
                <w:szCs w:val="18"/>
                <w:lang w:eastAsia="zh-CN" w:bidi="ar"/>
              </w:rPr>
              <w:pPrChange w:id="10784" w:author="Xuning Wei12232" w:date="2026-07-27T21:02:00Z">
                <w:pPr>
                  <w:jc w:val="both"/>
                </w:pPr>
              </w:pPrChange>
            </w:pPr>
            <w:del w:id="10785" w:author="Xuning Wei12232" w:date="2026-07-27T21:02:00Z">
              <w:r w:rsidRPr="00032BAE" w:rsidDel="00770B21">
                <w:rPr>
                  <w:rFonts w:ascii="Times New Roman" w:eastAsia="仿宋_GB2312" w:hAnsi="Times New Roman" w:cs="Times New Roman"/>
                  <w:color w:val="auto"/>
                  <w:sz w:val="18"/>
                  <w:szCs w:val="18"/>
                  <w:lang w:eastAsia="zh-CN" w:bidi="ar"/>
                </w:rPr>
                <w:delText>2</w:delText>
              </w:r>
            </w:del>
          </w:p>
        </w:tc>
        <w:tc>
          <w:tcPr>
            <w:tcW w:w="1310" w:type="pct"/>
            <w:shd w:val="clear" w:color="auto" w:fill="FFFFFF" w:themeFill="background1"/>
            <w:vAlign w:val="center"/>
          </w:tcPr>
          <w:p w14:paraId="3D323FC7" w14:textId="03B039DE" w:rsidR="00F9281A" w:rsidRPr="00032BAE" w:rsidDel="00770B21" w:rsidRDefault="00F6428A">
            <w:pPr>
              <w:spacing w:beforeLines="100" w:before="240" w:afterLines="50" w:after="120"/>
              <w:jc w:val="both"/>
              <w:rPr>
                <w:del w:id="10786" w:author="Xuning Wei12232" w:date="2026-07-27T21:02:00Z"/>
                <w:rFonts w:ascii="Times New Roman" w:eastAsia="仿宋_GB2312" w:hAnsi="Times New Roman" w:cs="Times New Roman"/>
                <w:color w:val="auto"/>
                <w:sz w:val="18"/>
                <w:szCs w:val="18"/>
                <w:lang w:eastAsia="zh-CN" w:bidi="ar"/>
              </w:rPr>
              <w:pPrChange w:id="10787" w:author="Xuning Wei12232" w:date="2026-07-27T21:02:00Z">
                <w:pPr>
                  <w:jc w:val="both"/>
                </w:pPr>
              </w:pPrChange>
            </w:pPr>
            <w:del w:id="10788" w:author="Xuning Wei12232" w:date="2026-07-27T21:02:00Z">
              <w:r w:rsidRPr="00032BAE" w:rsidDel="00770B21">
                <w:rPr>
                  <w:rFonts w:ascii="Times New Roman" w:eastAsia="仿宋_GB2312" w:hAnsi="Times New Roman" w:cs="Times New Roman"/>
                  <w:color w:val="auto"/>
                  <w:sz w:val="18"/>
                  <w:szCs w:val="18"/>
                  <w:lang w:eastAsia="zh-CN"/>
                </w:rPr>
                <w:delText>Prepare 20%piperidine</w:delText>
              </w:r>
              <w:r w:rsidRPr="00032BAE" w:rsidDel="00770B21">
                <w:rPr>
                  <w:rFonts w:ascii="Times New Roman" w:eastAsia="仿宋_GB2312" w:hAnsi="Times New Roman" w:cs="Times New Roman"/>
                  <w:color w:val="auto"/>
                  <w:sz w:val="18"/>
                  <w:szCs w:val="18"/>
                </w:rPr>
                <w:delText xml:space="preserve"> of DMF (v/v%) solution: Add DMF to a</w:delText>
              </w:r>
              <w:r w:rsidRPr="00032BAE" w:rsidDel="00770B21">
                <w:rPr>
                  <w:rFonts w:ascii="Times New Roman" w:eastAsia="仿宋_GB2312" w:hAnsi="Times New Roman" w:cs="Times New Roman"/>
                  <w:b/>
                  <w:color w:val="auto"/>
                  <w:sz w:val="18"/>
                  <w:szCs w:val="18"/>
                </w:rPr>
                <w:delText xml:space="preserve"> Storage Tank</w:delText>
              </w:r>
              <w:r w:rsidRPr="00032BAE" w:rsidDel="00770B21">
                <w:rPr>
                  <w:rFonts w:ascii="Times New Roman" w:eastAsia="仿宋_GB2312" w:hAnsi="Times New Roman" w:cs="Times New Roman"/>
                  <w:b/>
                  <w:color w:val="auto"/>
                  <w:sz w:val="18"/>
                  <w:szCs w:val="18"/>
                  <w:lang w:eastAsia="zh-CN"/>
                </w:rPr>
                <w:delText>s (</w:delText>
              </w:r>
              <w:r w:rsidRPr="00032BAE" w:rsidDel="00770B21">
                <w:rPr>
                  <w:rFonts w:ascii="Times New Roman" w:eastAsiaTheme="minorEastAsia" w:hAnsi="Times New Roman" w:cs="Times New Roman"/>
                  <w:b/>
                  <w:color w:val="auto"/>
                  <w:sz w:val="18"/>
                  <w:szCs w:val="18"/>
                  <w:shd w:val="clear" w:color="auto" w:fill="FFFFFF"/>
                  <w:lang w:eastAsia="zh-CN"/>
                </w:rPr>
                <w:delText>TJ4S-1213-SPS01-AT01&amp; TJ4S-1213-SPS01-AT02</w:delText>
              </w:r>
              <w:r w:rsidRPr="00032BAE" w:rsidDel="00770B21">
                <w:rPr>
                  <w:rFonts w:ascii="Times New Roman" w:eastAsia="仿宋_GB2312" w:hAnsi="Times New Roman" w:cs="Times New Roman"/>
                  <w:b/>
                  <w:color w:val="auto"/>
                  <w:sz w:val="18"/>
                  <w:szCs w:val="18"/>
                  <w:lang w:eastAsia="zh-CN"/>
                </w:rPr>
                <w:delText>)</w:delText>
              </w:r>
              <w:r w:rsidRPr="00032BAE" w:rsidDel="00770B21">
                <w:rPr>
                  <w:rFonts w:ascii="Times New Roman" w:eastAsia="仿宋_GB2312" w:hAnsi="Times New Roman" w:cs="Times New Roman"/>
                  <w:color w:val="auto"/>
                  <w:sz w:val="18"/>
                  <w:szCs w:val="18"/>
                </w:rPr>
                <w:delText xml:space="preserve">, then start the stirrer, and charge </w:delText>
              </w:r>
              <w:r w:rsidRPr="00032BAE" w:rsidDel="00770B21">
                <w:rPr>
                  <w:rFonts w:ascii="Times New Roman" w:eastAsia="仿宋_GB2312" w:hAnsi="Times New Roman" w:cs="Times New Roman"/>
                  <w:color w:val="auto"/>
                  <w:sz w:val="18"/>
                  <w:szCs w:val="18"/>
                  <w:lang w:eastAsia="zh-CN"/>
                </w:rPr>
                <w:delText>p</w:delText>
              </w:r>
              <w:r w:rsidRPr="00032BAE" w:rsidDel="00770B21">
                <w:rPr>
                  <w:rFonts w:ascii="Times New Roman" w:eastAsia="仿宋_GB2312" w:hAnsi="Times New Roman" w:cs="Times New Roman"/>
                  <w:color w:val="auto"/>
                  <w:sz w:val="18"/>
                  <w:szCs w:val="18"/>
                </w:rPr>
                <w:delText>iperidine. Stir for 30</w:delText>
              </w:r>
              <w:r w:rsidDel="00770B21">
                <w:rPr>
                  <w:rFonts w:ascii="Times New Roman" w:eastAsia="仿宋_GB2312" w:hAnsi="Times New Roman" w:cs="Times New Roman"/>
                  <w:color w:val="auto"/>
                  <w:sz w:val="18"/>
                  <w:szCs w:val="18"/>
                </w:rPr>
                <w:delText xml:space="preserve"> </w:delText>
              </w:r>
              <w:r w:rsidRPr="00032BAE" w:rsidDel="00770B21">
                <w:rPr>
                  <w:rFonts w:ascii="Times New Roman" w:eastAsia="仿宋_GB2312" w:hAnsi="Times New Roman" w:cs="Times New Roman"/>
                  <w:color w:val="auto"/>
                  <w:sz w:val="18"/>
                  <w:szCs w:val="18"/>
                </w:rPr>
                <w:delText>min at RT, store at RT</w:delText>
              </w:r>
            </w:del>
          </w:p>
        </w:tc>
        <w:tc>
          <w:tcPr>
            <w:tcW w:w="1153" w:type="pct"/>
            <w:shd w:val="clear" w:color="auto" w:fill="FFFFFF" w:themeFill="background1"/>
            <w:vAlign w:val="center"/>
          </w:tcPr>
          <w:p w14:paraId="422B0B80" w14:textId="78220DB5" w:rsidR="00D345F4" w:rsidRPr="00032BAE" w:rsidDel="00770B21" w:rsidRDefault="00D345F4">
            <w:pPr>
              <w:spacing w:beforeLines="100" w:before="240" w:afterLines="50" w:after="120"/>
              <w:jc w:val="both"/>
              <w:rPr>
                <w:del w:id="10789" w:author="Xuning Wei12232" w:date="2026-07-27T21:02:00Z"/>
                <w:rFonts w:ascii="Times New Roman" w:eastAsia="仿宋_GB2312" w:hAnsi="Times New Roman" w:cs="Times New Roman"/>
                <w:color w:val="auto"/>
                <w:sz w:val="18"/>
                <w:szCs w:val="18"/>
              </w:rPr>
              <w:pPrChange w:id="10790" w:author="Xuning Wei12232" w:date="2026-07-27T21:02:00Z">
                <w:pPr>
                  <w:jc w:val="both"/>
                </w:pPr>
              </w:pPrChange>
            </w:pPr>
            <w:del w:id="10791" w:author="Xuning Wei12232" w:date="2026-07-27T21:02:00Z">
              <w:r w:rsidRPr="00032BAE" w:rsidDel="00770B21">
                <w:rPr>
                  <w:rFonts w:ascii="Times New Roman" w:eastAsia="仿宋_GB2312" w:hAnsi="Times New Roman" w:cs="Times New Roman"/>
                  <w:color w:val="auto"/>
                  <w:sz w:val="18"/>
                  <w:szCs w:val="18"/>
                </w:rPr>
                <w:delText xml:space="preserve">Reactor </w:delText>
              </w:r>
              <w:r w:rsidRPr="00032BAE" w:rsidDel="00770B21">
                <w:rPr>
                  <w:rFonts w:ascii="Times New Roman" w:hAnsi="Times New Roman" w:cs="Times New Roman"/>
                  <w:color w:val="auto"/>
                  <w:sz w:val="18"/>
                  <w:szCs w:val="18"/>
                  <w:shd w:val="clear" w:color="auto" w:fill="FFFFFF"/>
                </w:rPr>
                <w:delText>(inner surface, temperature probe, agitator)</w:delText>
              </w:r>
              <w:r w:rsidRPr="00032BAE" w:rsidDel="00770B21">
                <w:rPr>
                  <w:rFonts w:ascii="Times New Roman" w:eastAsia="仿宋_GB2312" w:hAnsi="Times New Roman" w:cs="Times New Roman"/>
                  <w:color w:val="auto"/>
                  <w:sz w:val="18"/>
                  <w:szCs w:val="18"/>
                </w:rPr>
                <w:delText>: SS</w:delText>
              </w:r>
              <w:r w:rsidR="00F30890" w:rsidRPr="00032BAE" w:rsidDel="00770B21">
                <w:rPr>
                  <w:rFonts w:ascii="Times New Roman" w:eastAsia="仿宋_GB2312" w:hAnsi="Times New Roman" w:cs="Times New Roman"/>
                  <w:color w:val="auto"/>
                  <w:sz w:val="18"/>
                  <w:szCs w:val="18"/>
                </w:rPr>
                <w:delText>304</w:delText>
              </w:r>
            </w:del>
          </w:p>
          <w:p w14:paraId="5BEA99B2" w14:textId="14BFD742" w:rsidR="00F30890" w:rsidRPr="00032BAE" w:rsidDel="00770B21" w:rsidRDefault="00D345F4">
            <w:pPr>
              <w:spacing w:beforeLines="100" w:before="240" w:afterLines="50" w:after="120"/>
              <w:jc w:val="both"/>
              <w:rPr>
                <w:del w:id="10792" w:author="Xuning Wei12232" w:date="2026-07-27T21:02:00Z"/>
                <w:rFonts w:ascii="Times New Roman" w:hAnsi="Times New Roman" w:cs="Times New Roman"/>
                <w:color w:val="auto"/>
                <w:sz w:val="18"/>
                <w:szCs w:val="18"/>
                <w:shd w:val="clear" w:color="auto" w:fill="FFFFFF"/>
              </w:rPr>
              <w:pPrChange w:id="10793" w:author="Xuning Wei12232" w:date="2026-07-27T21:02:00Z">
                <w:pPr>
                  <w:jc w:val="both"/>
                </w:pPr>
              </w:pPrChange>
            </w:pPr>
            <w:del w:id="10794" w:author="Xuning Wei12232" w:date="2026-07-27T21:02:00Z">
              <w:r w:rsidRPr="00032BAE" w:rsidDel="00770B21">
                <w:rPr>
                  <w:rFonts w:ascii="Times New Roman" w:hAnsi="Times New Roman" w:cs="Times New Roman"/>
                  <w:color w:val="auto"/>
                  <w:sz w:val="18"/>
                  <w:szCs w:val="18"/>
                  <w:shd w:val="clear" w:color="auto" w:fill="FFFFFF"/>
                </w:rPr>
                <w:delText>Valve,</w:delText>
              </w:r>
              <w:r w:rsidR="00F30890" w:rsidRPr="00032BAE" w:rsidDel="00770B21">
                <w:rPr>
                  <w:rFonts w:ascii="Times New Roman" w:hAnsi="Times New Roman" w:cs="Times New Roman"/>
                  <w:color w:val="auto"/>
                  <w:sz w:val="18"/>
                  <w:szCs w:val="18"/>
                  <w:shd w:val="clear" w:color="auto" w:fill="FFFFFF"/>
                </w:rPr>
                <w:delText xml:space="preserve"> 304&amp;316L</w:delText>
              </w:r>
            </w:del>
          </w:p>
          <w:p w14:paraId="63310EB0" w14:textId="4017F047" w:rsidR="00D345F4" w:rsidRPr="00032BAE" w:rsidDel="00770B21" w:rsidRDefault="00F30890">
            <w:pPr>
              <w:spacing w:beforeLines="100" w:before="240" w:afterLines="50" w:after="120"/>
              <w:jc w:val="both"/>
              <w:rPr>
                <w:del w:id="10795" w:author="Xuning Wei12232" w:date="2026-07-27T21:02:00Z"/>
                <w:rFonts w:ascii="Times New Roman" w:eastAsia="仿宋_GB2312" w:hAnsi="Times New Roman" w:cs="Times New Roman"/>
                <w:color w:val="auto"/>
                <w:sz w:val="18"/>
                <w:szCs w:val="18"/>
              </w:rPr>
              <w:pPrChange w:id="10796" w:author="Xuning Wei12232" w:date="2026-07-27T21:02:00Z">
                <w:pPr>
                  <w:jc w:val="both"/>
                </w:pPr>
              </w:pPrChange>
            </w:pPr>
            <w:del w:id="10797" w:author="Xuning Wei12232" w:date="2026-07-27T21:02:00Z">
              <w:r w:rsidRPr="00032BAE" w:rsidDel="00770B21">
                <w:rPr>
                  <w:rFonts w:ascii="Times New Roman" w:hAnsi="Times New Roman" w:cs="Times New Roman"/>
                  <w:color w:val="auto"/>
                  <w:sz w:val="18"/>
                  <w:szCs w:val="18"/>
                  <w:shd w:val="clear" w:color="auto" w:fill="FFFFFF"/>
                </w:rPr>
                <w:delText>G</w:delText>
              </w:r>
              <w:r w:rsidR="00D345F4" w:rsidRPr="00032BAE" w:rsidDel="00770B21">
                <w:rPr>
                  <w:rFonts w:ascii="Times New Roman" w:hAnsi="Times New Roman" w:cs="Times New Roman"/>
                  <w:color w:val="auto"/>
                  <w:sz w:val="18"/>
                  <w:szCs w:val="18"/>
                  <w:shd w:val="clear" w:color="auto" w:fill="FFFFFF"/>
                </w:rPr>
                <w:delText>asket</w:delText>
              </w:r>
              <w:r w:rsidRPr="00032BAE" w:rsidDel="00770B21">
                <w:rPr>
                  <w:rFonts w:ascii="Times New Roman" w:hAnsi="Times New Roman" w:cs="Times New Roman"/>
                  <w:color w:val="auto"/>
                  <w:sz w:val="18"/>
                  <w:szCs w:val="18"/>
                  <w:shd w:val="clear" w:color="auto" w:fill="FFFFFF"/>
                </w:rPr>
                <w:delText xml:space="preserve"> and sealing rings</w:delText>
              </w:r>
              <w:r w:rsidR="00D345F4" w:rsidRPr="00032BAE" w:rsidDel="00770B21">
                <w:rPr>
                  <w:rFonts w:ascii="Times New Roman" w:hAnsi="Times New Roman" w:cs="Times New Roman"/>
                  <w:color w:val="auto"/>
                  <w:sz w:val="18"/>
                  <w:szCs w:val="18"/>
                  <w:shd w:val="clear" w:color="auto" w:fill="FFFFFF"/>
                </w:rPr>
                <w:delText xml:space="preserve">: </w:delText>
              </w:r>
              <w:r w:rsidR="00D345F4" w:rsidRPr="00032BAE" w:rsidDel="00770B21">
                <w:rPr>
                  <w:rFonts w:ascii="Times New Roman" w:eastAsia="仿宋_GB2312" w:hAnsi="Times New Roman" w:cs="Times New Roman"/>
                  <w:color w:val="auto"/>
                  <w:sz w:val="18"/>
                  <w:szCs w:val="18"/>
                </w:rPr>
                <w:delText>PTFE</w:delText>
              </w:r>
            </w:del>
          </w:p>
          <w:p w14:paraId="25A3D41E" w14:textId="7169ABE8" w:rsidR="00D345F4" w:rsidRPr="00032BAE" w:rsidDel="00770B21" w:rsidRDefault="00D345F4">
            <w:pPr>
              <w:spacing w:beforeLines="100" w:before="240" w:afterLines="50" w:after="120"/>
              <w:jc w:val="both"/>
              <w:rPr>
                <w:del w:id="10798" w:author="Xuning Wei12232" w:date="2026-07-27T21:02:00Z"/>
                <w:rFonts w:ascii="Times New Roman" w:eastAsia="仿宋_GB2312" w:hAnsi="Times New Roman" w:cs="Times New Roman"/>
                <w:color w:val="auto"/>
                <w:sz w:val="18"/>
                <w:szCs w:val="18"/>
              </w:rPr>
              <w:pPrChange w:id="10799" w:author="Xuning Wei12232" w:date="2026-07-27T21:02:00Z">
                <w:pPr>
                  <w:jc w:val="both"/>
                </w:pPr>
              </w:pPrChange>
            </w:pPr>
            <w:del w:id="10800" w:author="Xuning Wei12232" w:date="2026-07-27T21:02:00Z">
              <w:r w:rsidRPr="00032BAE" w:rsidDel="00770B21">
                <w:rPr>
                  <w:rFonts w:ascii="Times New Roman" w:eastAsia="仿宋_GB2312" w:hAnsi="Times New Roman" w:cs="Times New Roman"/>
                  <w:color w:val="auto"/>
                  <w:sz w:val="18"/>
                  <w:szCs w:val="18"/>
                </w:rPr>
                <w:delText>Charging line for DMF: 316SS</w:delText>
              </w:r>
            </w:del>
          </w:p>
          <w:p w14:paraId="17A60580" w14:textId="0E33633B" w:rsidR="00F9281A" w:rsidRPr="00032BAE" w:rsidDel="00770B21" w:rsidRDefault="00D345F4">
            <w:pPr>
              <w:spacing w:beforeLines="100" w:before="240" w:afterLines="50" w:after="120"/>
              <w:jc w:val="both"/>
              <w:rPr>
                <w:del w:id="10801" w:author="Xuning Wei12232" w:date="2026-07-27T21:02:00Z"/>
                <w:rFonts w:ascii="Times New Roman" w:eastAsia="仿宋_GB2312" w:hAnsi="Times New Roman" w:cs="Times New Roman"/>
                <w:color w:val="auto"/>
                <w:sz w:val="18"/>
                <w:szCs w:val="18"/>
                <w:lang w:eastAsia="zh-CN" w:bidi="ar"/>
              </w:rPr>
              <w:pPrChange w:id="10802" w:author="Xuning Wei12232" w:date="2026-07-27T21:02:00Z">
                <w:pPr>
                  <w:jc w:val="both"/>
                </w:pPr>
              </w:pPrChange>
            </w:pPr>
            <w:del w:id="10803" w:author="Xuning Wei12232" w:date="2026-06-06T13:48:00Z">
              <w:r w:rsidRPr="00032BAE" w:rsidDel="00DA5207">
                <w:rPr>
                  <w:rFonts w:ascii="Times New Roman" w:eastAsia="仿宋_GB2312" w:hAnsi="Times New Roman" w:cs="Times New Roman"/>
                  <w:color w:val="auto"/>
                  <w:sz w:val="18"/>
                  <w:szCs w:val="18"/>
                </w:rPr>
                <w:delText>Charging line for</w:delText>
              </w:r>
              <w:r w:rsidRPr="00032BAE" w:rsidDel="00DA5207">
                <w:rPr>
                  <w:rFonts w:ascii="Times New Roman" w:hAnsi="Times New Roman" w:cs="Times New Roman"/>
                  <w:color w:val="auto"/>
                  <w:sz w:val="18"/>
                  <w:szCs w:val="18"/>
                </w:rPr>
                <w:delText xml:space="preserve"> </w:delText>
              </w:r>
              <w:r w:rsidRPr="00032BAE" w:rsidDel="00DA5207">
                <w:rPr>
                  <w:rFonts w:ascii="Times New Roman" w:eastAsia="仿宋_GB2312" w:hAnsi="Times New Roman" w:cs="Times New Roman"/>
                  <w:color w:val="auto"/>
                  <w:sz w:val="18"/>
                  <w:szCs w:val="18"/>
                </w:rPr>
                <w:delText>Piperidine</w:delText>
              </w:r>
            </w:del>
            <w:del w:id="10804" w:author="Xuning Wei12232" w:date="2026-07-27T21:02:00Z">
              <w:r w:rsidRPr="00032BAE" w:rsidDel="00770B21">
                <w:rPr>
                  <w:rFonts w:ascii="Times New Roman" w:hAnsi="Times New Roman" w:cs="Times New Roman"/>
                  <w:color w:val="auto"/>
                  <w:sz w:val="18"/>
                  <w:szCs w:val="18"/>
                  <w:shd w:val="clear" w:color="auto" w:fill="FFFFFF"/>
                </w:rPr>
                <w:delText xml:space="preserve">: </w:delText>
              </w:r>
              <w:r w:rsidRPr="00032BAE" w:rsidDel="00770B21">
                <w:rPr>
                  <w:rFonts w:ascii="Times New Roman" w:eastAsia="仿宋_GB2312" w:hAnsi="Times New Roman" w:cs="Times New Roman"/>
                  <w:color w:val="auto"/>
                  <w:sz w:val="18"/>
                  <w:szCs w:val="18"/>
                </w:rPr>
                <w:delText>316SS</w:delText>
              </w:r>
              <w:r w:rsidR="00F30890" w:rsidRPr="00032BAE" w:rsidDel="00770B21">
                <w:rPr>
                  <w:rFonts w:ascii="Times New Roman" w:eastAsia="仿宋_GB2312" w:hAnsi="Times New Roman" w:cs="Times New Roman"/>
                  <w:color w:val="auto"/>
                  <w:sz w:val="18"/>
                  <w:szCs w:val="18"/>
                  <w:lang w:eastAsia="zh-CN" w:bidi="ar"/>
                </w:rPr>
                <w:delText xml:space="preserve"> </w:delText>
              </w:r>
            </w:del>
          </w:p>
        </w:tc>
        <w:tc>
          <w:tcPr>
            <w:tcW w:w="413" w:type="pct"/>
            <w:shd w:val="clear" w:color="auto" w:fill="FFFFFF" w:themeFill="background1"/>
            <w:vAlign w:val="center"/>
          </w:tcPr>
          <w:p w14:paraId="572DAEDB" w14:textId="64728115" w:rsidR="00F9281A" w:rsidRPr="00032BAE" w:rsidDel="00770B21" w:rsidRDefault="00F9281A">
            <w:pPr>
              <w:spacing w:beforeLines="100" w:before="240" w:afterLines="50" w:after="120"/>
              <w:jc w:val="both"/>
              <w:rPr>
                <w:del w:id="10805" w:author="Xuning Wei12232" w:date="2026-07-27T21:02:00Z"/>
                <w:rFonts w:ascii="Times New Roman" w:eastAsia="仿宋_GB2312" w:hAnsi="Times New Roman" w:cs="Times New Roman"/>
                <w:color w:val="auto"/>
                <w:sz w:val="18"/>
                <w:szCs w:val="18"/>
                <w:lang w:eastAsia="zh-CN" w:bidi="ar"/>
              </w:rPr>
              <w:pPrChange w:id="10806" w:author="Xuning Wei12232" w:date="2026-07-27T21:02:00Z">
                <w:pPr>
                  <w:jc w:val="both"/>
                </w:pPr>
              </w:pPrChange>
            </w:pPr>
            <w:del w:id="10807" w:author="Xuning Wei12232" w:date="2026-07-27T21:02:00Z">
              <w:r w:rsidRPr="00032BAE" w:rsidDel="00770B21">
                <w:rPr>
                  <w:rFonts w:ascii="Times New Roman" w:eastAsia="仿宋_GB2312" w:hAnsi="Times New Roman" w:cs="Times New Roman"/>
                  <w:color w:val="auto"/>
                  <w:sz w:val="18"/>
                  <w:szCs w:val="18"/>
                  <w:lang w:eastAsia="zh-CN" w:bidi="ar"/>
                </w:rPr>
                <w:delText>No</w:delText>
              </w:r>
            </w:del>
          </w:p>
        </w:tc>
        <w:tc>
          <w:tcPr>
            <w:tcW w:w="379" w:type="pct"/>
            <w:shd w:val="clear" w:color="auto" w:fill="FFFFFF" w:themeFill="background1"/>
            <w:vAlign w:val="center"/>
          </w:tcPr>
          <w:p w14:paraId="0E99D99C" w14:textId="17CEFABE" w:rsidR="00F9281A" w:rsidRPr="00032BAE" w:rsidDel="00770B21" w:rsidRDefault="00F9281A">
            <w:pPr>
              <w:spacing w:beforeLines="100" w:before="240" w:afterLines="50" w:after="120"/>
              <w:jc w:val="both"/>
              <w:rPr>
                <w:del w:id="10808" w:author="Xuning Wei12232" w:date="2026-07-27T21:02:00Z"/>
                <w:rFonts w:ascii="Times New Roman" w:eastAsia="仿宋_GB2312" w:hAnsi="Times New Roman" w:cs="Times New Roman"/>
                <w:color w:val="auto"/>
                <w:sz w:val="18"/>
                <w:szCs w:val="18"/>
                <w:lang w:eastAsia="zh-CN" w:bidi="ar"/>
              </w:rPr>
              <w:pPrChange w:id="10809" w:author="Xuning Wei12232" w:date="2026-07-27T21:02:00Z">
                <w:pPr>
                  <w:jc w:val="both"/>
                </w:pPr>
              </w:pPrChange>
            </w:pPr>
            <w:del w:id="10810" w:author="Xuning Wei12232" w:date="2026-07-27T21:02:00Z">
              <w:r w:rsidRPr="00032BAE" w:rsidDel="00770B21">
                <w:rPr>
                  <w:rFonts w:ascii="Times New Roman" w:eastAsia="仿宋_GB2312" w:hAnsi="Times New Roman" w:cs="Times New Roman"/>
                  <w:color w:val="auto"/>
                  <w:sz w:val="18"/>
                  <w:szCs w:val="18"/>
                  <w:lang w:eastAsia="zh-CN" w:bidi="ar"/>
                </w:rPr>
                <w:delText>No</w:delText>
              </w:r>
            </w:del>
          </w:p>
        </w:tc>
        <w:tc>
          <w:tcPr>
            <w:tcW w:w="312" w:type="pct"/>
            <w:vAlign w:val="center"/>
          </w:tcPr>
          <w:p w14:paraId="3F3DE52D" w14:textId="4BC1559C" w:rsidR="00F9281A" w:rsidRPr="00032BAE" w:rsidDel="00770B21" w:rsidRDefault="000B6761">
            <w:pPr>
              <w:spacing w:beforeLines="100" w:before="240" w:afterLines="50" w:after="120"/>
              <w:jc w:val="both"/>
              <w:rPr>
                <w:del w:id="10811" w:author="Xuning Wei12232" w:date="2026-07-27T21:02:00Z"/>
                <w:rFonts w:ascii="Times New Roman" w:eastAsia="仿宋_GB2312" w:hAnsi="Times New Roman" w:cs="Times New Roman"/>
                <w:color w:val="auto"/>
                <w:sz w:val="18"/>
                <w:szCs w:val="18"/>
                <w:lang w:eastAsia="zh-CN" w:bidi="ar"/>
              </w:rPr>
              <w:pPrChange w:id="10812" w:author="Xuning Wei12232" w:date="2026-07-27T21:02:00Z">
                <w:pPr>
                  <w:jc w:val="both"/>
                </w:pPr>
              </w:pPrChange>
            </w:pPr>
            <w:customXmlDelRangeStart w:id="10813" w:author="Xuning Wei12232" w:date="2026-07-27T21:02:00Z"/>
            <w:sdt>
              <w:sdtPr>
                <w:rPr>
                  <w:rFonts w:ascii="Times New Roman" w:eastAsia="仿宋_GB2312" w:hAnsi="Times New Roman" w:cs="Times New Roman"/>
                  <w:color w:val="auto"/>
                  <w:sz w:val="18"/>
                  <w:szCs w:val="18"/>
                  <w:lang w:eastAsia="zh-CN" w:bidi="ar"/>
                </w:rPr>
                <w:id w:val="1392853067"/>
                <w14:checkbox>
                  <w14:checked w14:val="1"/>
                  <w14:checkedState w14:val="2612" w14:font="MS Gothic"/>
                  <w14:uncheckedState w14:val="2610" w14:font="MS Gothic"/>
                </w14:checkbox>
              </w:sdtPr>
              <w:sdtEndPr/>
              <w:sdtContent>
                <w:customXmlDelRangeEnd w:id="10813"/>
                <w:del w:id="10814" w:author="Xuning Wei12232" w:date="2026-07-27T21:02:00Z">
                  <w:r w:rsidR="000949CC" w:rsidRPr="00032BAE" w:rsidDel="00770B21">
                    <w:rPr>
                      <w:rFonts w:ascii="Segoe UI Symbol" w:eastAsia="MS Gothic" w:hAnsi="Segoe UI Symbol" w:cs="Segoe UI Symbol"/>
                      <w:color w:val="auto"/>
                      <w:sz w:val="18"/>
                      <w:szCs w:val="18"/>
                      <w:lang w:eastAsia="zh-CN" w:bidi="ar"/>
                    </w:rPr>
                    <w:delText>☒</w:delText>
                  </w:r>
                </w:del>
                <w:customXmlDelRangeStart w:id="10815" w:author="Xuning Wei12232" w:date="2026-07-27T21:02:00Z"/>
              </w:sdtContent>
            </w:sdt>
            <w:customXmlDelRangeEnd w:id="10815"/>
            <w:del w:id="10816" w:author="Xuning Wei12232" w:date="2026-07-27T21:02:00Z">
              <w:r w:rsidR="00F9281A" w:rsidRPr="00032BAE" w:rsidDel="00770B21">
                <w:rPr>
                  <w:rFonts w:ascii="Times New Roman" w:eastAsia="仿宋_GB2312" w:hAnsi="Times New Roman" w:cs="Times New Roman"/>
                  <w:color w:val="auto"/>
                  <w:sz w:val="18"/>
                  <w:szCs w:val="18"/>
                  <w:lang w:eastAsia="zh-CN" w:bidi="ar"/>
                </w:rPr>
                <w:delText>Yes</w:delText>
              </w:r>
            </w:del>
          </w:p>
        </w:tc>
        <w:tc>
          <w:tcPr>
            <w:tcW w:w="449" w:type="pct"/>
            <w:vAlign w:val="center"/>
          </w:tcPr>
          <w:p w14:paraId="448DCF55" w14:textId="59E19532" w:rsidR="00F9281A" w:rsidRPr="00032BAE" w:rsidDel="00770B21" w:rsidRDefault="000B6761">
            <w:pPr>
              <w:spacing w:beforeLines="100" w:before="240" w:afterLines="50" w:after="120"/>
              <w:jc w:val="both"/>
              <w:rPr>
                <w:del w:id="10817" w:author="Xuning Wei12232" w:date="2026-07-27T21:02:00Z"/>
                <w:rFonts w:ascii="Times New Roman" w:eastAsia="仿宋_GB2312" w:hAnsi="Times New Roman" w:cs="Times New Roman"/>
                <w:color w:val="auto"/>
                <w:sz w:val="18"/>
                <w:szCs w:val="18"/>
                <w:lang w:eastAsia="zh-CN" w:bidi="ar"/>
              </w:rPr>
              <w:pPrChange w:id="10818" w:author="Xuning Wei12232" w:date="2026-07-27T21:02:00Z">
                <w:pPr>
                  <w:jc w:val="both"/>
                </w:pPr>
              </w:pPrChange>
            </w:pPr>
            <w:customXmlDelRangeStart w:id="10819" w:author="Xuning Wei12232" w:date="2026-07-27T21:02:00Z"/>
            <w:sdt>
              <w:sdtPr>
                <w:rPr>
                  <w:rFonts w:ascii="Times New Roman" w:eastAsia="仿宋_GB2312" w:hAnsi="Times New Roman" w:cs="Times New Roman"/>
                  <w:color w:val="auto"/>
                  <w:sz w:val="18"/>
                  <w:szCs w:val="18"/>
                  <w:lang w:eastAsia="zh-CN" w:bidi="ar"/>
                </w:rPr>
                <w:id w:val="2140064888"/>
                <w14:checkbox>
                  <w14:checked w14:val="0"/>
                  <w14:checkedState w14:val="2612" w14:font="MS Gothic"/>
                  <w14:uncheckedState w14:val="2610" w14:font="MS Gothic"/>
                </w14:checkbox>
              </w:sdtPr>
              <w:sdtEndPr/>
              <w:sdtContent>
                <w:customXmlDelRangeEnd w:id="10819"/>
                <w:del w:id="10820" w:author="Xuning Wei12232" w:date="2026-07-27T21:02:00Z">
                  <w:r w:rsidR="00F9281A" w:rsidRPr="00032BAE" w:rsidDel="00770B21">
                    <w:rPr>
                      <w:rFonts w:ascii="Segoe UI Symbol" w:eastAsia="仿宋_GB2312" w:hAnsi="Segoe UI Symbol" w:cs="Segoe UI Symbol"/>
                      <w:color w:val="auto"/>
                      <w:sz w:val="18"/>
                      <w:szCs w:val="18"/>
                      <w:lang w:eastAsia="zh-CN" w:bidi="ar"/>
                    </w:rPr>
                    <w:delText>☐</w:delText>
                  </w:r>
                </w:del>
                <w:customXmlDelRangeStart w:id="10821" w:author="Xuning Wei12232" w:date="2026-07-27T21:02:00Z"/>
              </w:sdtContent>
            </w:sdt>
            <w:customXmlDelRangeEnd w:id="10821"/>
            <w:del w:id="10822" w:author="Xuning Wei12232" w:date="2026-07-27T21:02:00Z">
              <w:r w:rsidR="00F9281A" w:rsidRPr="00032BAE" w:rsidDel="00770B21">
                <w:rPr>
                  <w:rFonts w:ascii="Times New Roman" w:eastAsia="仿宋_GB2312" w:hAnsi="Times New Roman" w:cs="Times New Roman"/>
                  <w:color w:val="auto"/>
                  <w:sz w:val="18"/>
                  <w:szCs w:val="18"/>
                  <w:lang w:eastAsia="zh-CN" w:bidi="ar"/>
                </w:rPr>
                <w:delText xml:space="preserve"> No</w:delText>
              </w:r>
            </w:del>
          </w:p>
        </w:tc>
        <w:tc>
          <w:tcPr>
            <w:tcW w:w="800" w:type="pct"/>
            <w:vAlign w:val="center"/>
          </w:tcPr>
          <w:p w14:paraId="0F57BD82" w14:textId="01299CEC" w:rsidR="00F9281A" w:rsidRPr="00032BAE" w:rsidDel="00770B21" w:rsidRDefault="000B6761">
            <w:pPr>
              <w:spacing w:beforeLines="100" w:before="240" w:afterLines="50" w:after="120"/>
              <w:jc w:val="both"/>
              <w:rPr>
                <w:del w:id="10823" w:author="Xuning Wei12232" w:date="2026-07-27T21:02:00Z"/>
                <w:rFonts w:ascii="Times New Roman" w:eastAsia="仿宋_GB2312" w:hAnsi="Times New Roman" w:cs="Times New Roman"/>
                <w:color w:val="auto"/>
                <w:sz w:val="18"/>
                <w:szCs w:val="18"/>
                <w:u w:val="single"/>
                <w:lang w:eastAsia="zh-CN" w:bidi="ar"/>
              </w:rPr>
              <w:pPrChange w:id="10824" w:author="Xuning Wei12232" w:date="2026-07-27T21:02:00Z">
                <w:pPr>
                  <w:jc w:val="both"/>
                </w:pPr>
              </w:pPrChange>
            </w:pPr>
            <w:customXmlDelRangeStart w:id="10825" w:author="Xuning Wei12232" w:date="2026-07-27T21:02:00Z"/>
            <w:sdt>
              <w:sdtPr>
                <w:rPr>
                  <w:rFonts w:ascii="Times New Roman" w:eastAsia="仿宋_GB2312" w:hAnsi="Times New Roman" w:cs="Times New Roman"/>
                  <w:b/>
                  <w:color w:val="auto"/>
                  <w:sz w:val="18"/>
                  <w:szCs w:val="18"/>
                  <w:lang w:eastAsia="zh-CN" w:bidi="ar"/>
                </w:rPr>
                <w:id w:val="1450129480"/>
                <w14:checkbox>
                  <w14:checked w14:val="0"/>
                  <w14:checkedState w14:val="2612" w14:font="MS Gothic"/>
                  <w14:uncheckedState w14:val="2610" w14:font="MS Gothic"/>
                </w14:checkbox>
              </w:sdtPr>
              <w:sdtEndPr/>
              <w:sdtContent>
                <w:customXmlDelRangeEnd w:id="10825"/>
                <w:del w:id="10826" w:author="Xuning Wei12232" w:date="2026-07-27T21:02:00Z">
                  <w:r w:rsidR="00F9281A" w:rsidRPr="00032BAE" w:rsidDel="00770B21">
                    <w:rPr>
                      <w:rFonts w:ascii="Segoe UI Symbol" w:eastAsia="仿宋_GB2312" w:hAnsi="Segoe UI Symbol" w:cs="Segoe UI Symbol"/>
                      <w:b/>
                      <w:color w:val="auto"/>
                      <w:sz w:val="18"/>
                      <w:szCs w:val="18"/>
                      <w:lang w:eastAsia="zh-CN" w:bidi="ar"/>
                    </w:rPr>
                    <w:delText>☐</w:delText>
                  </w:r>
                </w:del>
                <w:customXmlDelRangeStart w:id="10827" w:author="Xuning Wei12232" w:date="2026-07-27T21:02:00Z"/>
              </w:sdtContent>
            </w:sdt>
            <w:customXmlDelRangeEnd w:id="10827"/>
            <w:del w:id="10828" w:author="Xuning Wei12232" w:date="2026-07-27T21:02:00Z">
              <w:r w:rsidR="00F9281A" w:rsidRPr="00032BAE" w:rsidDel="00770B21">
                <w:rPr>
                  <w:rFonts w:ascii="Times New Roman" w:eastAsia="仿宋_GB2312" w:hAnsi="Times New Roman" w:cs="Times New Roman"/>
                  <w:color w:val="auto"/>
                  <w:sz w:val="18"/>
                  <w:szCs w:val="18"/>
                  <w:lang w:eastAsia="zh-CN" w:bidi="ar"/>
                </w:rPr>
                <w:delText xml:space="preserve"> Asymchem R&amp;D Lab:</w:delText>
              </w:r>
              <w:r w:rsidR="00F9281A" w:rsidRPr="00032BAE" w:rsidDel="00770B21">
                <w:rPr>
                  <w:rFonts w:ascii="Times New Roman" w:eastAsia="仿宋_GB2312" w:hAnsi="Times New Roman" w:cs="Times New Roman"/>
                  <w:color w:val="auto"/>
                  <w:sz w:val="18"/>
                  <w:szCs w:val="18"/>
                  <w:u w:val="single"/>
                  <w:lang w:eastAsia="zh-CN" w:bidi="ar"/>
                </w:rPr>
                <w:delText xml:space="preserve">N/A </w:delText>
              </w:r>
            </w:del>
          </w:p>
          <w:p w14:paraId="340DDE99" w14:textId="340EF210" w:rsidR="00F9281A" w:rsidRPr="00032BAE" w:rsidDel="00770B21" w:rsidRDefault="000B6761">
            <w:pPr>
              <w:spacing w:beforeLines="100" w:before="240" w:afterLines="50" w:after="120"/>
              <w:jc w:val="both"/>
              <w:rPr>
                <w:del w:id="10829" w:author="Xuning Wei12232" w:date="2026-07-27T21:02:00Z"/>
                <w:rFonts w:ascii="Times New Roman" w:eastAsia="仿宋_GB2312" w:hAnsi="Times New Roman" w:cs="Times New Roman"/>
                <w:color w:val="auto"/>
                <w:sz w:val="18"/>
                <w:szCs w:val="18"/>
                <w:u w:val="single"/>
                <w:lang w:eastAsia="zh-CN" w:bidi="ar"/>
              </w:rPr>
              <w:pPrChange w:id="10830" w:author="Xuning Wei12232" w:date="2026-07-27T21:02:00Z">
                <w:pPr>
                  <w:jc w:val="both"/>
                </w:pPr>
              </w:pPrChange>
            </w:pPr>
            <w:customXmlDelRangeStart w:id="10831" w:author="Xuning Wei12232" w:date="2026-07-27T21:02:00Z"/>
            <w:sdt>
              <w:sdtPr>
                <w:rPr>
                  <w:rFonts w:ascii="Times New Roman" w:eastAsia="仿宋_GB2312" w:hAnsi="Times New Roman" w:cs="Times New Roman"/>
                  <w:b/>
                  <w:color w:val="auto"/>
                  <w:sz w:val="18"/>
                  <w:szCs w:val="18"/>
                  <w:lang w:eastAsia="zh-CN" w:bidi="ar"/>
                </w:rPr>
                <w:id w:val="2039464040"/>
                <w14:checkbox>
                  <w14:checked w14:val="1"/>
                  <w14:checkedState w14:val="2612" w14:font="MS Gothic"/>
                  <w14:uncheckedState w14:val="2610" w14:font="MS Gothic"/>
                </w14:checkbox>
              </w:sdtPr>
              <w:sdtEndPr/>
              <w:sdtContent>
                <w:customXmlDelRangeEnd w:id="10831"/>
                <w:del w:id="10832" w:author="Xuning Wei12232" w:date="2026-07-27T21:02:00Z">
                  <w:r w:rsidR="00F9281A" w:rsidRPr="00032BAE" w:rsidDel="00770B21">
                    <w:rPr>
                      <w:rFonts w:ascii="Segoe UI Symbol" w:eastAsia="仿宋_GB2312" w:hAnsi="Segoe UI Symbol" w:cs="Segoe UI Symbol"/>
                      <w:b/>
                      <w:color w:val="auto"/>
                      <w:sz w:val="18"/>
                      <w:szCs w:val="18"/>
                      <w:lang w:eastAsia="zh-CN" w:bidi="ar"/>
                    </w:rPr>
                    <w:delText>☒</w:delText>
                  </w:r>
                </w:del>
                <w:customXmlDelRangeStart w:id="10833" w:author="Xuning Wei12232" w:date="2026-07-27T21:02:00Z"/>
              </w:sdtContent>
            </w:sdt>
            <w:customXmlDelRangeEnd w:id="10833"/>
            <w:del w:id="10834" w:author="Xuning Wei12232" w:date="2026-07-27T21:02:00Z">
              <w:r w:rsidR="00F9281A" w:rsidRPr="00032BAE" w:rsidDel="00770B21">
                <w:rPr>
                  <w:rFonts w:ascii="Times New Roman" w:eastAsia="仿宋_GB2312" w:hAnsi="Times New Roman" w:cs="Times New Roman"/>
                  <w:color w:val="auto"/>
                  <w:sz w:val="18"/>
                  <w:szCs w:val="18"/>
                  <w:lang w:eastAsia="zh-CN" w:bidi="ar"/>
                </w:rPr>
                <w:delText xml:space="preserve"> Asymchem Production data, Lot Number:</w:delText>
              </w:r>
              <w:r w:rsidR="00F9281A" w:rsidRPr="00032BAE" w:rsidDel="00770B21">
                <w:rPr>
                  <w:rFonts w:ascii="Times New Roman" w:eastAsia="仿宋_GB2312" w:hAnsi="Times New Roman" w:cs="Times New Roman"/>
                  <w:color w:val="auto"/>
                  <w:sz w:val="18"/>
                  <w:szCs w:val="18"/>
                  <w:u w:val="single"/>
                  <w:lang w:eastAsia="zh-CN" w:bidi="ar"/>
                </w:rPr>
                <w:delText xml:space="preserve">  CPo140020</w:delText>
              </w:r>
            </w:del>
            <w:ins w:id="10835" w:author="Johan Granander" w:date="2026-05-04T11:57:00Z">
              <w:del w:id="10836" w:author="Xuning Wei12232" w:date="2026-07-27T21:02:00Z">
                <w:r w:rsidR="00840074" w:rsidRPr="00032BAE" w:rsidDel="00770B21">
                  <w:rPr>
                    <w:rFonts w:ascii="Times New Roman" w:eastAsia="仿宋_GB2312" w:hAnsi="Times New Roman" w:cs="Times New Roman"/>
                    <w:color w:val="auto"/>
                    <w:sz w:val="18"/>
                    <w:szCs w:val="18"/>
                    <w:lang w:eastAsia="zh-CN" w:bidi="ar"/>
                  </w:rPr>
                  <w:delText>:</w:delText>
                </w:r>
                <w:r w:rsidR="00840074" w:rsidRPr="00032BAE" w:rsidDel="00770B21">
                  <w:rPr>
                    <w:rFonts w:ascii="Times New Roman" w:eastAsia="仿宋_GB2312" w:hAnsi="Times New Roman" w:cs="Times New Roman"/>
                    <w:color w:val="auto"/>
                    <w:sz w:val="18"/>
                    <w:szCs w:val="18"/>
                    <w:u w:val="single"/>
                    <w:lang w:eastAsia="zh-CN" w:bidi="ar"/>
                  </w:rPr>
                  <w:delText xml:space="preserve"> </w:delText>
                </w:r>
              </w:del>
              <w:del w:id="10837" w:author="Xuning Wei12232" w:date="2026-07-27T17:56:00Z">
                <w:r w:rsidR="00840074" w:rsidRPr="00032BAE" w:rsidDel="00F338FC">
                  <w:rPr>
                    <w:rFonts w:ascii="Times New Roman" w:eastAsia="仿宋_GB2312" w:hAnsi="Times New Roman" w:cs="Times New Roman"/>
                    <w:color w:val="auto"/>
                    <w:sz w:val="18"/>
                    <w:szCs w:val="18"/>
                    <w:u w:val="single"/>
                    <w:lang w:eastAsia="zh-CN" w:bidi="ar"/>
                  </w:rPr>
                  <w:delText>CPo140020</w:delText>
                </w:r>
              </w:del>
            </w:ins>
            <w:del w:id="10838" w:author="Xuning Wei12232" w:date="2026-07-27T17:56:00Z">
              <w:r w:rsidR="00F9281A" w:rsidRPr="00032BAE" w:rsidDel="00F338FC">
                <w:rPr>
                  <w:rFonts w:ascii="Times New Roman" w:eastAsia="仿宋_GB2312" w:hAnsi="Times New Roman" w:cs="Times New Roman"/>
                  <w:color w:val="auto"/>
                  <w:sz w:val="18"/>
                  <w:szCs w:val="18"/>
                  <w:u w:val="single"/>
                  <w:lang w:eastAsia="zh-CN" w:bidi="ar"/>
                </w:rPr>
                <w:delText>-02-01-02</w:delText>
              </w:r>
            </w:del>
            <w:del w:id="10839" w:author="Xuning Wei12232" w:date="2026-07-27T21:02:00Z">
              <w:r w:rsidR="00F9281A" w:rsidRPr="00032BAE" w:rsidDel="00770B21">
                <w:rPr>
                  <w:rFonts w:ascii="Times New Roman" w:eastAsia="仿宋_GB2312" w:hAnsi="Times New Roman" w:cs="Times New Roman"/>
                  <w:color w:val="auto"/>
                  <w:sz w:val="18"/>
                  <w:szCs w:val="18"/>
                  <w:u w:val="single"/>
                  <w:lang w:eastAsia="zh-CN" w:bidi="ar"/>
                </w:rPr>
                <w:delText xml:space="preserve">  </w:delText>
              </w:r>
            </w:del>
          </w:p>
          <w:p w14:paraId="13215A2B" w14:textId="5AE2E57B" w:rsidR="00F9281A" w:rsidRPr="00032BAE" w:rsidDel="00770B21" w:rsidRDefault="000B6761">
            <w:pPr>
              <w:spacing w:beforeLines="100" w:before="240" w:afterLines="50" w:after="120"/>
              <w:jc w:val="both"/>
              <w:rPr>
                <w:del w:id="10840" w:author="Xuning Wei12232" w:date="2026-07-27T21:02:00Z"/>
                <w:rFonts w:ascii="Times New Roman" w:eastAsia="仿宋_GB2312" w:hAnsi="Times New Roman" w:cs="Times New Roman"/>
                <w:color w:val="auto"/>
                <w:sz w:val="18"/>
                <w:szCs w:val="18"/>
                <w:lang w:eastAsia="zh-CN" w:bidi="ar"/>
              </w:rPr>
              <w:pPrChange w:id="10841" w:author="Xuning Wei12232" w:date="2026-07-27T21:02:00Z">
                <w:pPr>
                  <w:jc w:val="both"/>
                </w:pPr>
              </w:pPrChange>
            </w:pPr>
            <w:customXmlDelRangeStart w:id="10842" w:author="Xuning Wei12232" w:date="2026-07-27T21:02:00Z"/>
            <w:sdt>
              <w:sdtPr>
                <w:rPr>
                  <w:rFonts w:ascii="Times New Roman" w:eastAsia="仿宋_GB2312" w:hAnsi="Times New Roman" w:cs="Times New Roman"/>
                  <w:b/>
                  <w:color w:val="auto"/>
                  <w:sz w:val="18"/>
                  <w:szCs w:val="18"/>
                  <w:lang w:eastAsia="zh-CN" w:bidi="ar"/>
                </w:rPr>
                <w:id w:val="-1243416321"/>
                <w14:checkbox>
                  <w14:checked w14:val="0"/>
                  <w14:checkedState w14:val="2612" w14:font="MS Gothic"/>
                  <w14:uncheckedState w14:val="2610" w14:font="MS Gothic"/>
                </w14:checkbox>
              </w:sdtPr>
              <w:sdtEndPr/>
              <w:sdtContent>
                <w:customXmlDelRangeEnd w:id="10842"/>
                <w:del w:id="10843" w:author="Xuning Wei12232" w:date="2026-07-27T21:02:00Z">
                  <w:r w:rsidR="00F9281A" w:rsidRPr="00032BAE" w:rsidDel="00770B21">
                    <w:rPr>
                      <w:rFonts w:ascii="Segoe UI Symbol" w:eastAsia="仿宋_GB2312" w:hAnsi="Segoe UI Symbol" w:cs="Segoe UI Symbol"/>
                      <w:b/>
                      <w:color w:val="auto"/>
                      <w:sz w:val="18"/>
                      <w:szCs w:val="18"/>
                      <w:lang w:eastAsia="zh-CN" w:bidi="ar"/>
                    </w:rPr>
                    <w:delText>☐</w:delText>
                  </w:r>
                </w:del>
                <w:customXmlDelRangeStart w:id="10844" w:author="Xuning Wei12232" w:date="2026-07-27T21:02:00Z"/>
              </w:sdtContent>
            </w:sdt>
            <w:customXmlDelRangeEnd w:id="10844"/>
            <w:del w:id="10845" w:author="Xuning Wei12232" w:date="2026-07-27T21:02:00Z">
              <w:r w:rsidR="00F9281A" w:rsidRPr="00032BAE" w:rsidDel="00770B21">
                <w:rPr>
                  <w:rFonts w:ascii="Times New Roman" w:eastAsia="仿宋_GB2312" w:hAnsi="Times New Roman" w:cs="Times New Roman"/>
                  <w:color w:val="auto"/>
                  <w:sz w:val="18"/>
                  <w:szCs w:val="18"/>
                  <w:lang w:eastAsia="zh-CN" w:bidi="ar"/>
                </w:rPr>
                <w:delText xml:space="preserve"> Supplier data:</w:delText>
              </w:r>
              <w:r w:rsidR="00F9281A" w:rsidRPr="00032BAE" w:rsidDel="00770B21">
                <w:rPr>
                  <w:rFonts w:ascii="Times New Roman" w:eastAsia="仿宋_GB2312" w:hAnsi="Times New Roman" w:cs="Times New Roman"/>
                  <w:color w:val="auto"/>
                  <w:sz w:val="18"/>
                  <w:szCs w:val="18"/>
                  <w:u w:val="single"/>
                  <w:lang w:eastAsia="zh-CN" w:bidi="ar"/>
                </w:rPr>
                <w:delText xml:space="preserve">  N</w:delText>
              </w:r>
            </w:del>
            <w:ins w:id="10846" w:author="Johan Granander" w:date="2026-05-04T11:57:00Z">
              <w:del w:id="10847" w:author="Xuning Wei12232" w:date="2026-07-27T21:02:00Z">
                <w:r w:rsidR="00840074" w:rsidRPr="00032BAE" w:rsidDel="00770B21">
                  <w:rPr>
                    <w:rFonts w:ascii="Times New Roman" w:eastAsia="仿宋_GB2312" w:hAnsi="Times New Roman" w:cs="Times New Roman"/>
                    <w:color w:val="auto"/>
                    <w:sz w:val="18"/>
                    <w:szCs w:val="18"/>
                    <w:lang w:eastAsia="zh-CN" w:bidi="ar"/>
                  </w:rPr>
                  <w:delText>:</w:delText>
                </w:r>
                <w:r w:rsidR="00840074" w:rsidRPr="00032BAE" w:rsidDel="00770B21">
                  <w:rPr>
                    <w:rFonts w:ascii="Times New Roman" w:eastAsia="仿宋_GB2312" w:hAnsi="Times New Roman" w:cs="Times New Roman"/>
                    <w:color w:val="auto"/>
                    <w:sz w:val="18"/>
                    <w:szCs w:val="18"/>
                    <w:u w:val="single"/>
                    <w:lang w:eastAsia="zh-CN" w:bidi="ar"/>
                  </w:rPr>
                  <w:delText xml:space="preserve"> N</w:delText>
                </w:r>
              </w:del>
            </w:ins>
            <w:del w:id="10848" w:author="Xuning Wei12232" w:date="2026-07-27T21:02:00Z">
              <w:r w:rsidR="00F9281A" w:rsidRPr="00032BAE" w:rsidDel="00770B21">
                <w:rPr>
                  <w:rFonts w:ascii="Times New Roman" w:eastAsia="仿宋_GB2312" w:hAnsi="Times New Roman" w:cs="Times New Roman"/>
                  <w:color w:val="auto"/>
                  <w:sz w:val="18"/>
                  <w:szCs w:val="18"/>
                  <w:u w:val="single"/>
                  <w:lang w:eastAsia="zh-CN" w:bidi="ar"/>
                </w:rPr>
                <w:delText xml:space="preserve">/A  </w:delText>
              </w:r>
              <w:r w:rsidR="00F9281A" w:rsidRPr="00032BAE" w:rsidDel="00770B21">
                <w:rPr>
                  <w:rFonts w:ascii="Times New Roman" w:eastAsia="仿宋_GB2312" w:hAnsi="Times New Roman" w:cs="Times New Roman"/>
                  <w:color w:val="auto"/>
                  <w:sz w:val="18"/>
                  <w:szCs w:val="18"/>
                  <w:lang w:eastAsia="zh-CN" w:bidi="ar"/>
                </w:rPr>
                <w:delText xml:space="preserve"> </w:delText>
              </w:r>
            </w:del>
          </w:p>
          <w:p w14:paraId="018CDB26" w14:textId="0490CF9A" w:rsidR="00F9281A" w:rsidRPr="00032BAE" w:rsidDel="00770B21" w:rsidRDefault="000B6761">
            <w:pPr>
              <w:spacing w:beforeLines="100" w:before="240" w:afterLines="50" w:after="120"/>
              <w:jc w:val="both"/>
              <w:rPr>
                <w:del w:id="10849" w:author="Xuning Wei12232" w:date="2026-07-27T21:02:00Z"/>
                <w:rFonts w:ascii="Times New Roman" w:eastAsia="仿宋_GB2312" w:hAnsi="Times New Roman" w:cs="Times New Roman"/>
                <w:color w:val="auto"/>
                <w:sz w:val="18"/>
                <w:szCs w:val="18"/>
                <w:u w:val="single"/>
                <w:lang w:eastAsia="zh-CN" w:bidi="ar"/>
              </w:rPr>
              <w:pPrChange w:id="10850" w:author="Xuning Wei12232" w:date="2026-07-27T21:02:00Z">
                <w:pPr>
                  <w:jc w:val="both"/>
                </w:pPr>
              </w:pPrChange>
            </w:pPr>
            <w:customXmlDelRangeStart w:id="10851" w:author="Xuning Wei12232" w:date="2026-07-27T21:02:00Z"/>
            <w:sdt>
              <w:sdtPr>
                <w:rPr>
                  <w:rFonts w:ascii="Times New Roman" w:eastAsia="仿宋_GB2312" w:hAnsi="Times New Roman" w:cs="Times New Roman"/>
                  <w:b/>
                  <w:color w:val="auto"/>
                  <w:sz w:val="18"/>
                  <w:szCs w:val="18"/>
                  <w:lang w:eastAsia="zh-CN" w:bidi="ar"/>
                </w:rPr>
                <w:id w:val="-804311676"/>
                <w14:checkbox>
                  <w14:checked w14:val="1"/>
                  <w14:checkedState w14:val="2612" w14:font="MS Gothic"/>
                  <w14:uncheckedState w14:val="2610" w14:font="MS Gothic"/>
                </w14:checkbox>
              </w:sdtPr>
              <w:sdtEndPr/>
              <w:sdtContent>
                <w:customXmlDelRangeEnd w:id="10851"/>
                <w:del w:id="10852" w:author="Xuning Wei12232" w:date="2026-07-27T21:02:00Z">
                  <w:r w:rsidR="00F9281A" w:rsidRPr="00032BAE" w:rsidDel="00770B21">
                    <w:rPr>
                      <w:rFonts w:ascii="Segoe UI Symbol" w:eastAsia="仿宋_GB2312" w:hAnsi="Segoe UI Symbol" w:cs="Segoe UI Symbol"/>
                      <w:b/>
                      <w:color w:val="auto"/>
                      <w:sz w:val="18"/>
                      <w:szCs w:val="18"/>
                      <w:lang w:eastAsia="zh-CN" w:bidi="ar"/>
                    </w:rPr>
                    <w:delText>☒</w:delText>
                  </w:r>
                </w:del>
                <w:customXmlDelRangeStart w:id="10853" w:author="Xuning Wei12232" w:date="2026-07-27T21:02:00Z"/>
              </w:sdtContent>
            </w:sdt>
            <w:customXmlDelRangeEnd w:id="10853"/>
            <w:del w:id="10854" w:author="Xuning Wei12232" w:date="2026-07-27T21:02:00Z">
              <w:r w:rsidR="00F9281A" w:rsidRPr="00032BAE" w:rsidDel="00770B21">
                <w:rPr>
                  <w:rFonts w:ascii="Times New Roman" w:eastAsia="仿宋_GB2312" w:hAnsi="Times New Roman" w:cs="Times New Roman"/>
                  <w:color w:val="auto"/>
                  <w:sz w:val="18"/>
                  <w:szCs w:val="18"/>
                  <w:lang w:eastAsia="zh-CN" w:bidi="ar"/>
                </w:rPr>
                <w:delText xml:space="preserve"> *Handbook &amp; Page:</w:delText>
              </w:r>
              <w:r w:rsidR="00F9281A" w:rsidRPr="00032BAE" w:rsidDel="00770B21">
                <w:rPr>
                  <w:rFonts w:ascii="Times New Roman" w:eastAsia="仿宋_GB2312" w:hAnsi="Times New Roman" w:cs="Times New Roman"/>
                  <w:color w:val="auto"/>
                  <w:sz w:val="18"/>
                  <w:szCs w:val="18"/>
                  <w:u w:val="single"/>
                  <w:lang w:eastAsia="zh-CN" w:bidi="ar"/>
                </w:rPr>
                <w:delText xml:space="preserve"> </w:delText>
              </w:r>
              <w:r w:rsidR="000A06AD" w:rsidRPr="00032BAE" w:rsidDel="00770B21">
                <w:rPr>
                  <w:rFonts w:ascii="Times New Roman" w:eastAsia="仿宋_GB2312" w:hAnsi="Times New Roman" w:cs="Times New Roman"/>
                  <w:color w:val="auto"/>
                  <w:sz w:val="18"/>
                  <w:szCs w:val="18"/>
                  <w:u w:val="single"/>
                  <w:lang w:eastAsia="zh-CN" w:bidi="ar"/>
                </w:rPr>
                <w:delText>The Pilot Plant Real Book &amp; Page 10-22, 10-23</w:delText>
              </w:r>
              <w:r w:rsidR="00F9281A" w:rsidRPr="00032BAE" w:rsidDel="00770B21">
                <w:rPr>
                  <w:rFonts w:ascii="Times New Roman" w:eastAsia="仿宋_GB2312" w:hAnsi="Times New Roman" w:cs="Times New Roman"/>
                  <w:color w:val="auto"/>
                  <w:sz w:val="18"/>
                  <w:szCs w:val="18"/>
                  <w:u w:val="single"/>
                  <w:lang w:eastAsia="zh-CN" w:bidi="ar"/>
                </w:rPr>
                <w:delText xml:space="preserve">  </w:delText>
              </w:r>
            </w:del>
          </w:p>
          <w:p w14:paraId="13BFE4C6" w14:textId="40EC3113" w:rsidR="00F9281A" w:rsidRPr="00032BAE" w:rsidDel="00770B21" w:rsidRDefault="000B6761">
            <w:pPr>
              <w:spacing w:beforeLines="100" w:before="240" w:afterLines="50" w:after="120"/>
              <w:jc w:val="both"/>
              <w:rPr>
                <w:del w:id="10855" w:author="Xuning Wei12232" w:date="2026-07-27T21:02:00Z"/>
                <w:rFonts w:ascii="Times New Roman" w:eastAsia="仿宋_GB2312" w:hAnsi="Times New Roman" w:cs="Times New Roman"/>
                <w:color w:val="auto"/>
                <w:sz w:val="18"/>
                <w:szCs w:val="18"/>
                <w:lang w:eastAsia="zh-CN" w:bidi="ar"/>
              </w:rPr>
              <w:pPrChange w:id="10856" w:author="Xuning Wei12232" w:date="2026-07-27T21:02:00Z">
                <w:pPr>
                  <w:jc w:val="both"/>
                </w:pPr>
              </w:pPrChange>
            </w:pPr>
            <w:customXmlDelRangeStart w:id="10857" w:author="Xuning Wei12232" w:date="2026-07-27T21:02:00Z"/>
            <w:sdt>
              <w:sdtPr>
                <w:rPr>
                  <w:rFonts w:ascii="Times New Roman" w:eastAsia="仿宋_GB2312" w:hAnsi="Times New Roman" w:cs="Times New Roman"/>
                  <w:color w:val="auto"/>
                  <w:sz w:val="18"/>
                  <w:szCs w:val="18"/>
                  <w:lang w:eastAsia="zh-CN" w:bidi="ar"/>
                </w:rPr>
                <w:id w:val="1805497545"/>
                <w14:checkbox>
                  <w14:checked w14:val="1"/>
                  <w14:checkedState w14:val="2612" w14:font="MS Gothic"/>
                  <w14:uncheckedState w14:val="2610" w14:font="MS Gothic"/>
                </w14:checkbox>
              </w:sdtPr>
              <w:sdtEndPr/>
              <w:sdtContent>
                <w:customXmlDelRangeEnd w:id="10857"/>
                <w:del w:id="10858" w:author="Xuning Wei12232" w:date="2026-07-27T21:02:00Z">
                  <w:r w:rsidR="00F9281A" w:rsidRPr="00032BAE" w:rsidDel="00770B21">
                    <w:rPr>
                      <w:rFonts w:ascii="Segoe UI Symbol" w:eastAsia="仿宋_GB2312" w:hAnsi="Segoe UI Symbol" w:cs="Segoe UI Symbol"/>
                      <w:color w:val="auto"/>
                      <w:sz w:val="18"/>
                      <w:szCs w:val="18"/>
                      <w:lang w:eastAsia="zh-CN" w:bidi="ar"/>
                    </w:rPr>
                    <w:delText>☒</w:delText>
                  </w:r>
                </w:del>
                <w:customXmlDelRangeStart w:id="10859" w:author="Xuning Wei12232" w:date="2026-07-27T21:02:00Z"/>
              </w:sdtContent>
            </w:sdt>
            <w:customXmlDelRangeEnd w:id="10859"/>
            <w:del w:id="10860" w:author="Xuning Wei12232" w:date="2026-07-27T21:02:00Z">
              <w:r w:rsidR="00F9281A" w:rsidRPr="00032BAE" w:rsidDel="00770B21">
                <w:rPr>
                  <w:rFonts w:ascii="Times New Roman" w:eastAsia="仿宋_GB2312" w:hAnsi="Times New Roman" w:cs="Times New Roman"/>
                  <w:color w:val="auto"/>
                  <w:sz w:val="18"/>
                  <w:szCs w:val="18"/>
                  <w:lang w:eastAsia="zh-CN" w:bidi="ar"/>
                </w:rPr>
                <w:delText xml:space="preserve"> Other:</w:delText>
              </w:r>
              <w:r w:rsidR="00F9281A" w:rsidRPr="00032BAE" w:rsidDel="00770B21">
                <w:rPr>
                  <w:rFonts w:ascii="Times New Roman" w:eastAsia="仿宋_GB2312" w:hAnsi="Times New Roman" w:cs="Times New Roman"/>
                  <w:color w:val="auto"/>
                  <w:sz w:val="18"/>
                  <w:szCs w:val="18"/>
                  <w:u w:val="single"/>
                  <w:lang w:eastAsia="zh-CN" w:bidi="ar"/>
                </w:rPr>
                <w:delText xml:space="preserve"> </w:delText>
              </w:r>
              <w:r w:rsidR="00161EA5" w:rsidRPr="00032BAE" w:rsidDel="00770B21">
                <w:rPr>
                  <w:rFonts w:ascii="Times New Roman" w:eastAsia="仿宋_GB2312" w:hAnsi="Times New Roman" w:cs="Times New Roman"/>
                  <w:color w:val="auto"/>
                  <w:sz w:val="18"/>
                  <w:szCs w:val="18"/>
                  <w:u w:val="single"/>
                  <w:lang w:eastAsia="zh-CN" w:bidi="ar"/>
                </w:rPr>
                <w:delText>C-276</w:delText>
              </w:r>
              <w:r w:rsidR="00F9281A" w:rsidRPr="00032BAE" w:rsidDel="00770B21">
                <w:rPr>
                  <w:rFonts w:ascii="Times New Roman" w:eastAsia="仿宋_GB2312" w:hAnsi="Times New Roman" w:cs="Times New Roman"/>
                  <w:color w:val="auto"/>
                  <w:sz w:val="18"/>
                  <w:szCs w:val="18"/>
                  <w:u w:val="single"/>
                  <w:lang w:eastAsia="zh-CN" w:bidi="ar"/>
                </w:rPr>
                <w:delText xml:space="preserve"> exhibits excellent corrosion resistance to various organic acids, inorganic acids, alkalis and salts. The material demonstrates good corrosion resistance, including tolerance to organic solvents.The solvents are neutral, and the material compatibility is confirmed.</w:delText>
              </w:r>
            </w:del>
          </w:p>
        </w:tc>
      </w:tr>
      <w:tr w:rsidR="00032BAE" w:rsidRPr="00032BAE" w:rsidDel="00770B21" w14:paraId="2276F00C" w14:textId="37A8A4FF" w:rsidTr="008C6B52">
        <w:trPr>
          <w:trHeight w:val="2875"/>
          <w:del w:id="10861" w:author="Xuning Wei12232" w:date="2026-07-27T21:02:00Z"/>
        </w:trPr>
        <w:tc>
          <w:tcPr>
            <w:tcW w:w="184" w:type="pct"/>
            <w:shd w:val="clear" w:color="auto" w:fill="FFFFFF" w:themeFill="background1"/>
            <w:vAlign w:val="center"/>
          </w:tcPr>
          <w:p w14:paraId="0DACED8B" w14:textId="2C449512" w:rsidR="009A50E3" w:rsidRPr="00032BAE" w:rsidDel="00770B21" w:rsidRDefault="009A50E3">
            <w:pPr>
              <w:spacing w:beforeLines="100" w:before="240" w:afterLines="50" w:after="120"/>
              <w:jc w:val="both"/>
              <w:rPr>
                <w:del w:id="10862" w:author="Xuning Wei12232" w:date="2026-07-27T21:02:00Z"/>
                <w:rFonts w:ascii="Times New Roman" w:eastAsia="仿宋_GB2312" w:hAnsi="Times New Roman" w:cs="Times New Roman"/>
                <w:color w:val="auto"/>
                <w:sz w:val="20"/>
                <w:szCs w:val="20"/>
                <w:lang w:eastAsia="zh-CN" w:bidi="ar"/>
              </w:rPr>
              <w:pPrChange w:id="10863" w:author="Xuning Wei12232" w:date="2026-07-27T21:02:00Z">
                <w:pPr>
                  <w:numPr>
                    <w:numId w:val="4"/>
                  </w:numPr>
                  <w:ind w:left="420" w:hanging="420"/>
                  <w:jc w:val="both"/>
                </w:pPr>
              </w:pPrChange>
            </w:pPr>
          </w:p>
        </w:tc>
        <w:tc>
          <w:tcPr>
            <w:tcW w:w="1310" w:type="pct"/>
            <w:shd w:val="clear" w:color="auto" w:fill="FFFFFF" w:themeFill="background1"/>
            <w:vAlign w:val="center"/>
          </w:tcPr>
          <w:p w14:paraId="3E21A325" w14:textId="5E178B49" w:rsidR="009A50E3" w:rsidRPr="00032BAE" w:rsidDel="00770B21" w:rsidRDefault="009A50E3">
            <w:pPr>
              <w:spacing w:beforeLines="100" w:before="240" w:afterLines="50" w:after="120"/>
              <w:jc w:val="both"/>
              <w:rPr>
                <w:del w:id="10864" w:author="Xuning Wei12232" w:date="2026-07-27T21:02:00Z"/>
                <w:rFonts w:ascii="Times New Roman" w:eastAsia="仿宋_GB2312" w:hAnsi="Times New Roman" w:cs="Times New Roman"/>
                <w:color w:val="auto"/>
                <w:sz w:val="20"/>
                <w:szCs w:val="20"/>
                <w:lang w:eastAsia="zh-CN" w:bidi="ar"/>
              </w:rPr>
              <w:pPrChange w:id="10865" w:author="Xuning Wei12232" w:date="2026-07-27T21:02:00Z">
                <w:pPr>
                  <w:jc w:val="both"/>
                </w:pPr>
              </w:pPrChange>
            </w:pPr>
          </w:p>
        </w:tc>
        <w:tc>
          <w:tcPr>
            <w:tcW w:w="1153" w:type="pct"/>
            <w:shd w:val="clear" w:color="auto" w:fill="FFFFFF" w:themeFill="background1"/>
            <w:vAlign w:val="center"/>
          </w:tcPr>
          <w:p w14:paraId="2B7C9E61" w14:textId="48474EC1" w:rsidR="009A50E3" w:rsidRPr="00032BAE" w:rsidDel="00770B21" w:rsidRDefault="009A50E3">
            <w:pPr>
              <w:spacing w:beforeLines="100" w:before="240" w:afterLines="50" w:after="120"/>
              <w:jc w:val="both"/>
              <w:rPr>
                <w:del w:id="10866" w:author="Xuning Wei12232" w:date="2026-07-27T21:02:00Z"/>
                <w:rFonts w:ascii="Times New Roman" w:eastAsia="仿宋_GB2312" w:hAnsi="Times New Roman" w:cs="Times New Roman"/>
                <w:color w:val="auto"/>
                <w:sz w:val="20"/>
                <w:szCs w:val="20"/>
                <w:lang w:eastAsia="zh-CN" w:bidi="ar"/>
              </w:rPr>
              <w:pPrChange w:id="10867" w:author="Xuning Wei12232" w:date="2026-07-27T21:02:00Z">
                <w:pPr>
                  <w:jc w:val="both"/>
                </w:pPr>
              </w:pPrChange>
            </w:pPr>
          </w:p>
        </w:tc>
        <w:tc>
          <w:tcPr>
            <w:tcW w:w="413" w:type="pct"/>
            <w:shd w:val="clear" w:color="auto" w:fill="FFFFFF" w:themeFill="background1"/>
            <w:vAlign w:val="center"/>
          </w:tcPr>
          <w:p w14:paraId="66D4C434" w14:textId="72A516C8" w:rsidR="009A50E3" w:rsidRPr="00032BAE" w:rsidDel="00770B21" w:rsidRDefault="009A50E3">
            <w:pPr>
              <w:spacing w:beforeLines="100" w:before="240" w:afterLines="50" w:after="120"/>
              <w:jc w:val="both"/>
              <w:rPr>
                <w:del w:id="10868" w:author="Xuning Wei12232" w:date="2026-07-27T21:02:00Z"/>
                <w:rFonts w:ascii="Times New Roman" w:eastAsia="仿宋_GB2312" w:hAnsi="Times New Roman" w:cs="Times New Roman"/>
                <w:color w:val="auto"/>
                <w:sz w:val="20"/>
                <w:szCs w:val="20"/>
                <w:lang w:eastAsia="zh-CN" w:bidi="ar"/>
              </w:rPr>
              <w:pPrChange w:id="10869" w:author="Xuning Wei12232" w:date="2026-07-27T21:02:00Z">
                <w:pPr>
                  <w:jc w:val="both"/>
                </w:pPr>
              </w:pPrChange>
            </w:pPr>
          </w:p>
        </w:tc>
        <w:tc>
          <w:tcPr>
            <w:tcW w:w="379" w:type="pct"/>
            <w:shd w:val="clear" w:color="auto" w:fill="FFFFFF" w:themeFill="background1"/>
            <w:vAlign w:val="center"/>
          </w:tcPr>
          <w:p w14:paraId="0B77FE59" w14:textId="4267DA3C" w:rsidR="009A50E3" w:rsidRPr="00032BAE" w:rsidDel="00770B21" w:rsidRDefault="009A50E3">
            <w:pPr>
              <w:spacing w:beforeLines="100" w:before="240" w:afterLines="50" w:after="120"/>
              <w:jc w:val="both"/>
              <w:rPr>
                <w:del w:id="10870" w:author="Xuning Wei12232" w:date="2026-07-27T21:02:00Z"/>
                <w:rFonts w:ascii="Times New Roman" w:eastAsia="仿宋_GB2312" w:hAnsi="Times New Roman" w:cs="Times New Roman"/>
                <w:color w:val="auto"/>
                <w:sz w:val="20"/>
                <w:szCs w:val="20"/>
                <w:lang w:eastAsia="zh-CN" w:bidi="ar"/>
              </w:rPr>
              <w:pPrChange w:id="10871" w:author="Xuning Wei12232" w:date="2026-07-27T21:02:00Z">
                <w:pPr>
                  <w:jc w:val="both"/>
                </w:pPr>
              </w:pPrChange>
            </w:pPr>
          </w:p>
        </w:tc>
        <w:tc>
          <w:tcPr>
            <w:tcW w:w="312" w:type="pct"/>
            <w:vAlign w:val="center"/>
          </w:tcPr>
          <w:p w14:paraId="15654EB0" w14:textId="34524D8E" w:rsidR="009A50E3" w:rsidRPr="00032BAE" w:rsidDel="00770B21" w:rsidRDefault="000B6761">
            <w:pPr>
              <w:spacing w:beforeLines="100" w:before="240" w:afterLines="50" w:after="120"/>
              <w:jc w:val="both"/>
              <w:rPr>
                <w:del w:id="10872" w:author="Xuning Wei12232" w:date="2026-07-27T21:02:00Z"/>
                <w:rFonts w:ascii="Times New Roman" w:eastAsia="仿宋_GB2312" w:hAnsi="Times New Roman" w:cs="Times New Roman"/>
                <w:color w:val="auto"/>
                <w:sz w:val="18"/>
                <w:szCs w:val="20"/>
                <w:lang w:eastAsia="zh-CN" w:bidi="ar"/>
              </w:rPr>
              <w:pPrChange w:id="10873" w:author="Xuning Wei12232" w:date="2026-07-27T21:02:00Z">
                <w:pPr>
                  <w:jc w:val="both"/>
                </w:pPr>
              </w:pPrChange>
            </w:pPr>
            <w:customXmlDelRangeStart w:id="10874" w:author="Xuning Wei12232" w:date="2026-07-27T21:02:00Z"/>
            <w:sdt>
              <w:sdtPr>
                <w:rPr>
                  <w:rFonts w:ascii="Times New Roman" w:eastAsia="仿宋_GB2312" w:hAnsi="Times New Roman" w:cs="Times New Roman"/>
                  <w:b/>
                  <w:color w:val="auto"/>
                  <w:sz w:val="18"/>
                  <w:szCs w:val="20"/>
                  <w:lang w:eastAsia="zh-CN" w:bidi="ar"/>
                </w:rPr>
                <w:id w:val="-1790510047"/>
                <w14:checkbox>
                  <w14:checked w14:val="0"/>
                  <w14:checkedState w14:val="2612" w14:font="MS Gothic"/>
                  <w14:uncheckedState w14:val="2610" w14:font="MS Gothic"/>
                </w14:checkbox>
              </w:sdtPr>
              <w:sdtEndPr/>
              <w:sdtContent>
                <w:customXmlDelRangeEnd w:id="10874"/>
                <w:del w:id="10875" w:author="Xuning Wei12232" w:date="2026-07-27T21:02:00Z">
                  <w:r w:rsidR="000949CC" w:rsidRPr="00032BAE" w:rsidDel="00770B21">
                    <w:rPr>
                      <w:rFonts w:ascii="Segoe UI Symbol" w:eastAsia="MS Gothic" w:hAnsi="Segoe UI Symbol" w:cs="Segoe UI Symbol"/>
                      <w:b/>
                      <w:color w:val="auto"/>
                      <w:sz w:val="18"/>
                      <w:szCs w:val="20"/>
                      <w:lang w:eastAsia="zh-CN" w:bidi="ar"/>
                    </w:rPr>
                    <w:delText>☐</w:delText>
                  </w:r>
                </w:del>
                <w:customXmlDelRangeStart w:id="10876" w:author="Xuning Wei12232" w:date="2026-07-27T21:02:00Z"/>
              </w:sdtContent>
            </w:sdt>
            <w:customXmlDelRangeEnd w:id="10876"/>
            <w:del w:id="10877" w:author="Xuning Wei12232" w:date="2026-07-27T21:02:00Z">
              <w:r w:rsidR="009A50E3" w:rsidRPr="00032BAE" w:rsidDel="00770B21">
                <w:rPr>
                  <w:rFonts w:ascii="Times New Roman" w:eastAsia="仿宋_GB2312" w:hAnsi="Times New Roman" w:cs="Times New Roman"/>
                  <w:color w:val="auto"/>
                  <w:sz w:val="18"/>
                  <w:szCs w:val="20"/>
                  <w:lang w:eastAsia="zh-CN" w:bidi="ar"/>
                </w:rPr>
                <w:delText xml:space="preserve"> High</w:delText>
              </w:r>
            </w:del>
          </w:p>
          <w:p w14:paraId="6A886BCF" w14:textId="284A464A" w:rsidR="009A50E3" w:rsidRPr="00032BAE" w:rsidDel="00770B21" w:rsidRDefault="000B6761">
            <w:pPr>
              <w:spacing w:beforeLines="100" w:before="240" w:afterLines="50" w:after="120"/>
              <w:jc w:val="both"/>
              <w:rPr>
                <w:del w:id="10878" w:author="Xuning Wei12232" w:date="2026-07-27T21:02:00Z"/>
                <w:rFonts w:ascii="Times New Roman" w:eastAsia="仿宋_GB2312" w:hAnsi="Times New Roman" w:cs="Times New Roman"/>
                <w:color w:val="auto"/>
                <w:sz w:val="18"/>
                <w:szCs w:val="20"/>
                <w:lang w:eastAsia="zh-CN" w:bidi="ar"/>
              </w:rPr>
              <w:pPrChange w:id="10879" w:author="Xuning Wei12232" w:date="2026-07-27T21:02:00Z">
                <w:pPr>
                  <w:jc w:val="both"/>
                </w:pPr>
              </w:pPrChange>
            </w:pPr>
            <w:customXmlDelRangeStart w:id="10880" w:author="Xuning Wei12232" w:date="2026-07-27T21:02:00Z"/>
            <w:sdt>
              <w:sdtPr>
                <w:rPr>
                  <w:rFonts w:ascii="Times New Roman" w:eastAsia="仿宋_GB2312" w:hAnsi="Times New Roman" w:cs="Times New Roman"/>
                  <w:b/>
                  <w:color w:val="auto"/>
                  <w:sz w:val="18"/>
                  <w:szCs w:val="20"/>
                  <w:lang w:eastAsia="zh-CN" w:bidi="ar"/>
                </w:rPr>
                <w:id w:val="550421863"/>
                <w14:checkbox>
                  <w14:checked w14:val="0"/>
                  <w14:checkedState w14:val="2612" w14:font="MS Gothic"/>
                  <w14:uncheckedState w14:val="2610" w14:font="MS Gothic"/>
                </w14:checkbox>
              </w:sdtPr>
              <w:sdtEndPr/>
              <w:sdtContent>
                <w:customXmlDelRangeEnd w:id="10880"/>
                <w:del w:id="10881" w:author="Xuning Wei12232" w:date="2026-07-27T21:02:00Z">
                  <w:r w:rsidR="009A50E3" w:rsidRPr="00032BAE" w:rsidDel="00770B21">
                    <w:rPr>
                      <w:rFonts w:ascii="Segoe UI Symbol" w:eastAsia="仿宋_GB2312" w:hAnsi="Segoe UI Symbol" w:cs="Segoe UI Symbol"/>
                      <w:b/>
                      <w:color w:val="auto"/>
                      <w:sz w:val="18"/>
                      <w:szCs w:val="20"/>
                      <w:lang w:eastAsia="zh-CN" w:bidi="ar"/>
                    </w:rPr>
                    <w:delText>☐</w:delText>
                  </w:r>
                </w:del>
                <w:customXmlDelRangeStart w:id="10882" w:author="Xuning Wei12232" w:date="2026-07-27T21:02:00Z"/>
              </w:sdtContent>
            </w:sdt>
            <w:customXmlDelRangeEnd w:id="10882"/>
            <w:del w:id="10883" w:author="Xuning Wei12232" w:date="2026-07-27T21:02:00Z">
              <w:r w:rsidR="009A50E3" w:rsidRPr="00032BAE" w:rsidDel="00770B21">
                <w:rPr>
                  <w:rFonts w:ascii="Times New Roman" w:eastAsia="仿宋_GB2312" w:hAnsi="Times New Roman" w:cs="Times New Roman"/>
                  <w:b/>
                  <w:color w:val="auto"/>
                  <w:sz w:val="18"/>
                  <w:szCs w:val="20"/>
                  <w:lang w:eastAsia="zh-CN" w:bidi="ar"/>
                </w:rPr>
                <w:delText xml:space="preserve"> </w:delText>
              </w:r>
              <w:r w:rsidR="009A50E3" w:rsidRPr="00032BAE" w:rsidDel="00770B21">
                <w:rPr>
                  <w:rFonts w:ascii="Times New Roman" w:eastAsia="仿宋_GB2312" w:hAnsi="Times New Roman" w:cs="Times New Roman"/>
                  <w:color w:val="auto"/>
                  <w:sz w:val="18"/>
                  <w:szCs w:val="20"/>
                  <w:lang w:eastAsia="zh-CN" w:bidi="ar"/>
                </w:rPr>
                <w:delText>Medium</w:delText>
              </w:r>
            </w:del>
          </w:p>
          <w:p w14:paraId="0E9CD50B" w14:textId="11FAE3B0" w:rsidR="009A50E3" w:rsidRPr="00032BAE" w:rsidDel="00770B21" w:rsidRDefault="000B6761">
            <w:pPr>
              <w:spacing w:beforeLines="100" w:before="240" w:afterLines="50" w:after="120"/>
              <w:jc w:val="both"/>
              <w:rPr>
                <w:del w:id="10884" w:author="Xuning Wei12232" w:date="2026-07-27T21:02:00Z"/>
                <w:rFonts w:ascii="Times New Roman" w:eastAsia="仿宋_GB2312" w:hAnsi="Times New Roman" w:cs="Times New Roman"/>
                <w:color w:val="auto"/>
                <w:sz w:val="18"/>
                <w:szCs w:val="20"/>
                <w:lang w:eastAsia="zh-CN" w:bidi="ar"/>
              </w:rPr>
              <w:pPrChange w:id="10885" w:author="Xuning Wei12232" w:date="2026-07-27T21:02:00Z">
                <w:pPr>
                  <w:jc w:val="both"/>
                </w:pPr>
              </w:pPrChange>
            </w:pPr>
            <w:customXmlDelRangeStart w:id="10886" w:author="Xuning Wei12232" w:date="2026-07-27T21:02:00Z"/>
            <w:sdt>
              <w:sdtPr>
                <w:rPr>
                  <w:rFonts w:ascii="Times New Roman" w:eastAsia="仿宋_GB2312" w:hAnsi="Times New Roman" w:cs="Times New Roman"/>
                  <w:b/>
                  <w:color w:val="auto"/>
                  <w:sz w:val="18"/>
                  <w:szCs w:val="20"/>
                  <w:lang w:eastAsia="zh-CN" w:bidi="ar"/>
                </w:rPr>
                <w:id w:val="1480344677"/>
                <w14:checkbox>
                  <w14:checked w14:val="1"/>
                  <w14:checkedState w14:val="2612" w14:font="MS Gothic"/>
                  <w14:uncheckedState w14:val="2610" w14:font="MS Gothic"/>
                </w14:checkbox>
              </w:sdtPr>
              <w:sdtEndPr/>
              <w:sdtContent>
                <w:customXmlDelRangeEnd w:id="10886"/>
                <w:del w:id="10887" w:author="Xuning Wei12232" w:date="2026-07-27T21:02:00Z">
                  <w:r w:rsidR="009A50E3" w:rsidRPr="00032BAE" w:rsidDel="00770B21">
                    <w:rPr>
                      <w:rFonts w:ascii="Segoe UI Symbol" w:eastAsia="仿宋_GB2312" w:hAnsi="Segoe UI Symbol" w:cs="Segoe UI Symbol"/>
                      <w:b/>
                      <w:color w:val="auto"/>
                      <w:sz w:val="18"/>
                      <w:szCs w:val="20"/>
                      <w:lang w:eastAsia="zh-CN" w:bidi="ar"/>
                    </w:rPr>
                    <w:delText>☒</w:delText>
                  </w:r>
                </w:del>
                <w:customXmlDelRangeStart w:id="10888" w:author="Xuning Wei12232" w:date="2026-07-27T21:02:00Z"/>
              </w:sdtContent>
            </w:sdt>
            <w:customXmlDelRangeEnd w:id="10888"/>
            <w:del w:id="10889" w:author="Xuning Wei12232" w:date="2026-07-27T21:02:00Z">
              <w:r w:rsidR="009A50E3" w:rsidRPr="00032BAE" w:rsidDel="00770B21">
                <w:rPr>
                  <w:rFonts w:ascii="Times New Roman" w:eastAsia="仿宋_GB2312" w:hAnsi="Times New Roman" w:cs="Times New Roman"/>
                  <w:color w:val="auto"/>
                  <w:sz w:val="18"/>
                  <w:szCs w:val="20"/>
                  <w:lang w:eastAsia="zh-CN" w:bidi="ar"/>
                </w:rPr>
                <w:delText xml:space="preserve"> Low</w:delText>
              </w:r>
            </w:del>
          </w:p>
        </w:tc>
        <w:tc>
          <w:tcPr>
            <w:tcW w:w="449" w:type="pct"/>
            <w:vAlign w:val="center"/>
          </w:tcPr>
          <w:p w14:paraId="0EBB897D" w14:textId="118608D6" w:rsidR="000A06AD" w:rsidRPr="00032BAE" w:rsidDel="00770B21" w:rsidRDefault="000A06AD">
            <w:pPr>
              <w:spacing w:beforeLines="100" w:before="240" w:afterLines="50" w:after="120"/>
              <w:jc w:val="both"/>
              <w:rPr>
                <w:del w:id="10890" w:author="Xuning Wei12232" w:date="2026-07-27T21:02:00Z"/>
                <w:rFonts w:ascii="Times New Roman" w:eastAsia="仿宋_GB2312" w:hAnsi="Times New Roman" w:cs="Times New Roman"/>
                <w:color w:val="auto"/>
                <w:sz w:val="18"/>
                <w:szCs w:val="20"/>
                <w:lang w:eastAsia="zh-CN" w:bidi="ar"/>
              </w:rPr>
              <w:pPrChange w:id="10891" w:author="Xuning Wei12232" w:date="2026-07-27T21:02:00Z">
                <w:pPr>
                  <w:jc w:val="both"/>
                </w:pPr>
              </w:pPrChange>
            </w:pPr>
            <w:del w:id="10892" w:author="Xuning Wei12232" w:date="2026-07-27T21:02:00Z">
              <w:r w:rsidRPr="00032BAE" w:rsidDel="00770B21">
                <w:rPr>
                  <w:rFonts w:ascii="Times New Roman" w:eastAsia="仿宋_GB2312" w:hAnsi="Times New Roman" w:cs="Times New Roman"/>
                  <w:color w:val="auto"/>
                  <w:sz w:val="18"/>
                  <w:szCs w:val="20"/>
                  <w:lang w:eastAsia="zh-CN" w:bidi="ar"/>
                </w:rPr>
                <w:delText xml:space="preserve">According to The Pilot Plant Real Book Page 10-22&amp;10-23, piperidine is compatible with </w:delText>
              </w:r>
              <w:r w:rsidR="004E118C" w:rsidRPr="00032BAE" w:rsidDel="00770B21">
                <w:rPr>
                  <w:rFonts w:ascii="Times New Roman" w:eastAsia="仿宋_GB2312" w:hAnsi="Times New Roman" w:cs="Times New Roman"/>
                  <w:color w:val="auto"/>
                  <w:sz w:val="18"/>
                  <w:szCs w:val="20"/>
                  <w:lang w:eastAsia="zh-CN" w:bidi="ar"/>
                </w:rPr>
                <w:delText>SS</w:delText>
              </w:r>
              <w:r w:rsidRPr="00032BAE" w:rsidDel="00770B21">
                <w:rPr>
                  <w:rFonts w:ascii="Times New Roman" w:eastAsia="仿宋_GB2312" w:hAnsi="Times New Roman" w:cs="Times New Roman"/>
                  <w:color w:val="auto"/>
                  <w:sz w:val="18"/>
                  <w:szCs w:val="20"/>
                  <w:lang w:eastAsia="zh-CN" w:bidi="ar"/>
                </w:rPr>
                <w:delText>, 306 SS and PTFE;</w:delText>
              </w:r>
            </w:del>
            <w:ins w:id="10893" w:author="Johan Granander" w:date="2026-05-04T11:57:00Z">
              <w:del w:id="10894" w:author="Xuning Wei12232" w:date="2026-07-27T21:02:00Z">
                <w:r w:rsidR="00840074" w:rsidRPr="00032BAE" w:rsidDel="00770B21">
                  <w:rPr>
                    <w:rFonts w:ascii="Times New Roman" w:eastAsia="仿宋_GB2312" w:hAnsi="Times New Roman" w:cs="Times New Roman"/>
                    <w:color w:val="auto"/>
                    <w:sz w:val="18"/>
                    <w:szCs w:val="20"/>
                    <w:lang w:eastAsia="zh-CN" w:bidi="ar"/>
                  </w:rPr>
                  <w:delText>PTFE.</w:delText>
                </w:r>
              </w:del>
            </w:ins>
          </w:p>
          <w:p w14:paraId="31A5CF9A" w14:textId="4E228A5C" w:rsidR="009A50E3" w:rsidRPr="00032BAE" w:rsidDel="00770B21" w:rsidRDefault="000A06AD">
            <w:pPr>
              <w:spacing w:beforeLines="100" w:before="240" w:afterLines="50" w:after="120"/>
              <w:jc w:val="both"/>
              <w:rPr>
                <w:del w:id="10895" w:author="Xuning Wei12232" w:date="2026-07-27T21:02:00Z"/>
                <w:rFonts w:ascii="Times New Roman" w:eastAsia="仿宋_GB2312" w:hAnsi="Times New Roman" w:cs="Times New Roman"/>
                <w:color w:val="auto"/>
                <w:sz w:val="18"/>
                <w:szCs w:val="20"/>
                <w:lang w:eastAsia="zh-CN" w:bidi="ar"/>
              </w:rPr>
              <w:pPrChange w:id="10896" w:author="Xuning Wei12232" w:date="2026-07-27T21:02:00Z">
                <w:pPr>
                  <w:jc w:val="both"/>
                </w:pPr>
              </w:pPrChange>
            </w:pPr>
            <w:del w:id="10897" w:author="Xuning Wei12232" w:date="2026-07-27T21:02:00Z">
              <w:r w:rsidRPr="00032BAE" w:rsidDel="00770B21">
                <w:rPr>
                  <w:rFonts w:ascii="Times New Roman" w:eastAsia="仿宋_GB2312" w:hAnsi="Times New Roman" w:cs="Times New Roman"/>
                  <w:color w:val="auto"/>
                  <w:sz w:val="18"/>
                  <w:szCs w:val="20"/>
                  <w:lang w:eastAsia="zh-CN" w:bidi="ar"/>
                </w:rPr>
                <w:delText>Based on Asymchem previous campaign production data and experience</w:delText>
              </w:r>
            </w:del>
          </w:p>
        </w:tc>
        <w:tc>
          <w:tcPr>
            <w:tcW w:w="800" w:type="pct"/>
            <w:vAlign w:val="center"/>
          </w:tcPr>
          <w:p w14:paraId="411A2129" w14:textId="1E22C9E9" w:rsidR="009A50E3" w:rsidRPr="00032BAE" w:rsidDel="00770B21" w:rsidRDefault="009A50E3">
            <w:pPr>
              <w:spacing w:beforeLines="100" w:before="240" w:afterLines="50" w:after="120"/>
              <w:jc w:val="both"/>
              <w:rPr>
                <w:del w:id="10898" w:author="Xuning Wei12232" w:date="2026-07-27T21:02:00Z"/>
                <w:rFonts w:ascii="Times New Roman" w:eastAsia="仿宋_GB2312" w:hAnsi="Times New Roman" w:cs="Times New Roman"/>
                <w:color w:val="auto"/>
                <w:sz w:val="20"/>
                <w:szCs w:val="20"/>
                <w:lang w:eastAsia="zh-CN" w:bidi="ar"/>
              </w:rPr>
              <w:pPrChange w:id="10899" w:author="Xuning Wei12232" w:date="2026-07-27T21:02:00Z">
                <w:pPr>
                  <w:jc w:val="both"/>
                </w:pPr>
              </w:pPrChange>
            </w:pPr>
          </w:p>
        </w:tc>
      </w:tr>
      <w:tr w:rsidR="00032BAE" w:rsidRPr="00032BAE" w:rsidDel="00770B21" w14:paraId="047DA6CE" w14:textId="26CE8B4C" w:rsidTr="00656FD7">
        <w:trPr>
          <w:trHeight w:val="397"/>
          <w:del w:id="10900" w:author="Xuning Wei12232" w:date="2026-07-27T21:02:00Z"/>
        </w:trPr>
        <w:tc>
          <w:tcPr>
            <w:tcW w:w="184" w:type="pct"/>
            <w:vMerge w:val="restart"/>
            <w:shd w:val="clear" w:color="auto" w:fill="FFFFFF" w:themeFill="background1"/>
            <w:vAlign w:val="center"/>
          </w:tcPr>
          <w:p w14:paraId="5AD0345F" w14:textId="6BB7FC3B" w:rsidR="00656190" w:rsidRPr="00032BAE" w:rsidDel="00770B21" w:rsidRDefault="00F6428A">
            <w:pPr>
              <w:spacing w:beforeLines="100" w:before="240" w:afterLines="50" w:after="120"/>
              <w:jc w:val="both"/>
              <w:rPr>
                <w:del w:id="10901" w:author="Xuning Wei12232" w:date="2026-07-27T21:02:00Z"/>
                <w:rFonts w:ascii="Times New Roman" w:eastAsia="仿宋_GB2312" w:hAnsi="Times New Roman" w:cs="Times New Roman"/>
                <w:color w:val="auto"/>
                <w:sz w:val="18"/>
                <w:szCs w:val="18"/>
                <w:lang w:eastAsia="zh-CN" w:bidi="ar"/>
              </w:rPr>
              <w:pPrChange w:id="10902" w:author="Xuning Wei12232" w:date="2026-07-27T21:02:00Z">
                <w:pPr>
                  <w:jc w:val="both"/>
                </w:pPr>
              </w:pPrChange>
            </w:pPr>
            <w:del w:id="10903" w:author="Xuning Wei12232" w:date="2026-07-27T21:02:00Z">
              <w:r w:rsidDel="00770B21">
                <w:rPr>
                  <w:rFonts w:ascii="Times New Roman" w:eastAsia="仿宋_GB2312" w:hAnsi="Times New Roman" w:cs="Times New Roman"/>
                  <w:color w:val="auto"/>
                  <w:sz w:val="18"/>
                  <w:szCs w:val="18"/>
                  <w:lang w:eastAsia="zh-CN"/>
                </w:rPr>
                <w:delText>12 18, 24, 39, 45, 51, 57, 63, 69, 75</w:delText>
              </w:r>
              <w:r w:rsidR="00656190" w:rsidRPr="00032BAE" w:rsidDel="00770B21">
                <w:rPr>
                  <w:rFonts w:ascii="Times New Roman" w:eastAsia="仿宋_GB2312" w:hAnsi="Times New Roman" w:cs="Times New Roman"/>
                  <w:color w:val="auto"/>
                  <w:sz w:val="18"/>
                  <w:szCs w:val="18"/>
                  <w:lang w:eastAsia="zh-CN"/>
                </w:rPr>
                <w:delText xml:space="preserve">, </w:delText>
              </w:r>
              <w:r w:rsidDel="00770B21">
                <w:rPr>
                  <w:rFonts w:ascii="Times New Roman" w:eastAsia="仿宋_GB2312" w:hAnsi="Times New Roman" w:cs="Times New Roman"/>
                  <w:color w:val="auto"/>
                  <w:sz w:val="18"/>
                  <w:szCs w:val="18"/>
                  <w:lang w:eastAsia="zh-CN"/>
                </w:rPr>
                <w:delText>81, 87</w:delText>
              </w:r>
            </w:del>
          </w:p>
        </w:tc>
        <w:tc>
          <w:tcPr>
            <w:tcW w:w="1310" w:type="pct"/>
            <w:vMerge w:val="restart"/>
            <w:shd w:val="clear" w:color="auto" w:fill="FFFFFF" w:themeFill="background1"/>
            <w:vAlign w:val="center"/>
          </w:tcPr>
          <w:p w14:paraId="0076054B" w14:textId="1D3AF900" w:rsidR="00656190" w:rsidRPr="00032BAE" w:rsidDel="00770B21" w:rsidRDefault="00F6428A">
            <w:pPr>
              <w:spacing w:beforeLines="100" w:before="240" w:afterLines="50" w:after="120"/>
              <w:jc w:val="both"/>
              <w:rPr>
                <w:del w:id="10904" w:author="Xuning Wei12232" w:date="2026-07-27T21:02:00Z"/>
                <w:rFonts w:ascii="Times New Roman" w:eastAsia="仿宋_GB2312" w:hAnsi="Times New Roman" w:cs="Times New Roman"/>
                <w:color w:val="auto"/>
                <w:sz w:val="18"/>
                <w:szCs w:val="18"/>
                <w:lang w:eastAsia="zh-CN" w:bidi="ar"/>
              </w:rPr>
              <w:pPrChange w:id="10905" w:author="Xuning Wei12232" w:date="2026-07-27T21:02:00Z">
                <w:pPr>
                  <w:jc w:val="both"/>
                </w:pPr>
              </w:pPrChange>
            </w:pPr>
            <w:del w:id="10906" w:author="Xuning Wei12232" w:date="2026-07-27T21:02:00Z">
              <w:r w:rsidRPr="004B098E" w:rsidDel="00770B21">
                <w:rPr>
                  <w:rFonts w:ascii="Times New Roman" w:eastAsia="仿宋_GB2312" w:hAnsi="Times New Roman" w:cs="Times New Roman"/>
                  <w:color w:val="auto"/>
                  <w:sz w:val="18"/>
                  <w:szCs w:val="18"/>
                </w:rPr>
                <w:delText>Add</w:delText>
              </w:r>
              <w:r w:rsidRPr="004B098E" w:rsidDel="00770B21">
                <w:rPr>
                  <w:rFonts w:ascii="Times New Roman" w:eastAsia="仿宋_GB2312" w:hAnsi="Times New Roman" w:cs="Times New Roman"/>
                  <w:color w:val="auto"/>
                  <w:sz w:val="18"/>
                  <w:szCs w:val="18"/>
                  <w:lang w:eastAsia="zh-CN"/>
                </w:rPr>
                <w:delText xml:space="preserve"> </w:delText>
              </w:r>
              <w:r w:rsidRPr="004B098E" w:rsidDel="00770B21">
                <w:rPr>
                  <w:rFonts w:ascii="Times New Roman" w:eastAsia="仿宋_GB2312" w:hAnsi="Times New Roman" w:cs="Times New Roman"/>
                  <w:bCs w:val="0"/>
                  <w:color w:val="auto"/>
                  <w:sz w:val="18"/>
                  <w:szCs w:val="18"/>
                  <w:lang w:eastAsia="zh-CN"/>
                </w:rPr>
                <w:delText xml:space="preserve">8.0 V 20% </w:delText>
              </w:r>
            </w:del>
            <w:del w:id="10907" w:author="Xuning Wei12232" w:date="2026-06-06T10:54:00Z">
              <w:r w:rsidRPr="004B098E" w:rsidDel="00EE6870">
                <w:rPr>
                  <w:rFonts w:ascii="Times New Roman" w:eastAsia="仿宋_GB2312" w:hAnsi="Times New Roman" w:cs="Times New Roman"/>
                  <w:bCs w:val="0"/>
                  <w:color w:val="auto"/>
                  <w:sz w:val="18"/>
                  <w:szCs w:val="18"/>
                  <w:lang w:eastAsia="zh-CN"/>
                </w:rPr>
                <w:delText>Piperidine Solution (7.448 kg/kg)</w:delText>
              </w:r>
            </w:del>
            <w:del w:id="10908" w:author="Xuning Wei12232" w:date="2026-07-27T21:02:00Z">
              <w:r w:rsidRPr="004B098E" w:rsidDel="00770B21">
                <w:rPr>
                  <w:rFonts w:ascii="Times New Roman" w:eastAsia="仿宋_GB2312" w:hAnsi="Times New Roman" w:cs="Times New Roman"/>
                  <w:bCs w:val="0"/>
                  <w:color w:val="auto"/>
                  <w:sz w:val="18"/>
                  <w:szCs w:val="18"/>
                  <w:lang w:eastAsia="zh-CN"/>
                </w:rPr>
                <w:delText xml:space="preserve"> </w:delText>
              </w:r>
              <w:r w:rsidRPr="004B098E" w:rsidDel="00770B21">
                <w:rPr>
                  <w:rFonts w:ascii="Times New Roman" w:eastAsia="仿宋_GB2312" w:hAnsi="Times New Roman" w:cs="Times New Roman"/>
                  <w:color w:val="auto"/>
                  <w:sz w:val="18"/>
                  <w:szCs w:val="18"/>
                </w:rPr>
                <w:delText>into</w:delText>
              </w:r>
              <w:r w:rsidRPr="004B098E" w:rsidDel="00770B21">
                <w:rPr>
                  <w:rFonts w:ascii="Times New Roman" w:eastAsia="仿宋_GB2312" w:hAnsi="Times New Roman" w:cs="Times New Roman"/>
                  <w:b/>
                  <w:color w:val="auto"/>
                  <w:sz w:val="18"/>
                  <w:szCs w:val="18"/>
                </w:rPr>
                <w:delText xml:space="preserve"> TJ4S-1213-Sy15</w:delText>
              </w:r>
              <w:r w:rsidRPr="004B098E" w:rsidDel="00770B21">
                <w:rPr>
                  <w:rFonts w:ascii="Times New Roman" w:eastAsia="仿宋_GB2312" w:hAnsi="Times New Roman" w:cs="Times New Roman"/>
                  <w:color w:val="auto"/>
                  <w:sz w:val="18"/>
                  <w:szCs w:val="18"/>
                </w:rPr>
                <w:delText>. Bubble with nitrogen for 5±2min, then start the stirrer, adjust to 25±5℃ (target: 25℃). After stirring for 2h±15 min (target: 2h) at 25±5℃ (target: 25℃), stop stirring, turn off the nitrogen. Drain until there is no obvious drip. Move to next operation.</w:delText>
              </w:r>
            </w:del>
          </w:p>
        </w:tc>
        <w:tc>
          <w:tcPr>
            <w:tcW w:w="1153" w:type="pct"/>
            <w:vMerge w:val="restart"/>
            <w:shd w:val="clear" w:color="auto" w:fill="FFFFFF" w:themeFill="background1"/>
            <w:vAlign w:val="center"/>
          </w:tcPr>
          <w:p w14:paraId="1FC8034B" w14:textId="0ED95E8C" w:rsidR="00656190" w:rsidRPr="00032BAE" w:rsidDel="00770B21" w:rsidRDefault="00656190">
            <w:pPr>
              <w:spacing w:beforeLines="100" w:before="240" w:afterLines="50" w:after="120"/>
              <w:jc w:val="both"/>
              <w:rPr>
                <w:del w:id="10909" w:author="Xuning Wei12232" w:date="2026-07-27T21:02:00Z"/>
                <w:rFonts w:ascii="Times New Roman" w:eastAsia="仿宋_GB2312" w:hAnsi="Times New Roman" w:cs="Times New Roman"/>
                <w:color w:val="auto"/>
                <w:sz w:val="18"/>
                <w:szCs w:val="18"/>
              </w:rPr>
              <w:pPrChange w:id="10910" w:author="Xuning Wei12232" w:date="2026-07-27T21:02:00Z">
                <w:pPr>
                  <w:jc w:val="both"/>
                </w:pPr>
              </w:pPrChange>
            </w:pPr>
            <w:del w:id="10911" w:author="Xuning Wei12232" w:date="2026-07-27T21:02:00Z">
              <w:r w:rsidRPr="00032BAE" w:rsidDel="00770B21">
                <w:rPr>
                  <w:rFonts w:ascii="Times New Roman" w:eastAsia="仿宋_GB2312" w:hAnsi="Times New Roman" w:cs="Times New Roman"/>
                  <w:color w:val="auto"/>
                  <w:sz w:val="18"/>
                  <w:szCs w:val="18"/>
                </w:rPr>
                <w:delText xml:space="preserve">Reactor </w:delText>
              </w:r>
              <w:r w:rsidRPr="00032BAE" w:rsidDel="00770B21">
                <w:rPr>
                  <w:rFonts w:ascii="Times New Roman" w:hAnsi="Times New Roman" w:cs="Times New Roman"/>
                  <w:color w:val="auto"/>
                  <w:sz w:val="18"/>
                  <w:szCs w:val="18"/>
                  <w:shd w:val="clear" w:color="auto" w:fill="FFFFFF"/>
                </w:rPr>
                <w:delText>(inner surface, temperature probe, agitator)</w:delText>
              </w:r>
              <w:r w:rsidRPr="00032BAE" w:rsidDel="00770B21">
                <w:rPr>
                  <w:rFonts w:ascii="Times New Roman" w:eastAsia="仿宋_GB2312" w:hAnsi="Times New Roman" w:cs="Times New Roman"/>
                  <w:color w:val="auto"/>
                  <w:sz w:val="18"/>
                  <w:szCs w:val="18"/>
                </w:rPr>
                <w:delText>: SS304</w:delText>
              </w:r>
            </w:del>
          </w:p>
          <w:p w14:paraId="57331296" w14:textId="440CCF04" w:rsidR="00656190" w:rsidRPr="00032BAE" w:rsidDel="00770B21" w:rsidRDefault="00656190">
            <w:pPr>
              <w:spacing w:beforeLines="100" w:before="240" w:afterLines="50" w:after="120"/>
              <w:jc w:val="both"/>
              <w:rPr>
                <w:del w:id="10912" w:author="Xuning Wei12232" w:date="2026-07-27T21:02:00Z"/>
                <w:rFonts w:ascii="Times New Roman" w:hAnsi="Times New Roman" w:cs="Times New Roman"/>
                <w:color w:val="auto"/>
                <w:sz w:val="18"/>
                <w:szCs w:val="18"/>
                <w:shd w:val="clear" w:color="auto" w:fill="FFFFFF"/>
              </w:rPr>
              <w:pPrChange w:id="10913" w:author="Xuning Wei12232" w:date="2026-07-27T21:02:00Z">
                <w:pPr>
                  <w:jc w:val="both"/>
                </w:pPr>
              </w:pPrChange>
            </w:pPr>
            <w:del w:id="10914" w:author="Xuning Wei12232" w:date="2026-07-27T21:02:00Z">
              <w:r w:rsidRPr="00032BAE" w:rsidDel="00770B21">
                <w:rPr>
                  <w:rFonts w:ascii="Times New Roman" w:hAnsi="Times New Roman" w:cs="Times New Roman"/>
                  <w:color w:val="auto"/>
                  <w:sz w:val="18"/>
                  <w:szCs w:val="18"/>
                  <w:shd w:val="clear" w:color="auto" w:fill="FFFFFF"/>
                </w:rPr>
                <w:delText>Valve, 304&amp;316L</w:delText>
              </w:r>
            </w:del>
          </w:p>
          <w:p w14:paraId="5D5CE320" w14:textId="414D6429" w:rsidR="00656190" w:rsidRPr="00032BAE" w:rsidDel="00770B21" w:rsidRDefault="00656190">
            <w:pPr>
              <w:spacing w:beforeLines="100" w:before="240" w:afterLines="50" w:after="120"/>
              <w:jc w:val="both"/>
              <w:rPr>
                <w:del w:id="10915" w:author="Xuning Wei12232" w:date="2026-07-27T21:02:00Z"/>
                <w:rFonts w:ascii="Times New Roman" w:eastAsia="仿宋_GB2312" w:hAnsi="Times New Roman" w:cs="Times New Roman"/>
                <w:color w:val="auto"/>
                <w:sz w:val="18"/>
                <w:szCs w:val="18"/>
              </w:rPr>
              <w:pPrChange w:id="10916" w:author="Xuning Wei12232" w:date="2026-07-27T21:02:00Z">
                <w:pPr>
                  <w:jc w:val="both"/>
                </w:pPr>
              </w:pPrChange>
            </w:pPr>
            <w:del w:id="10917" w:author="Xuning Wei12232" w:date="2026-07-27T21:02:00Z">
              <w:r w:rsidRPr="00032BAE" w:rsidDel="00770B21">
                <w:rPr>
                  <w:rFonts w:ascii="Times New Roman" w:hAnsi="Times New Roman" w:cs="Times New Roman"/>
                  <w:color w:val="auto"/>
                  <w:sz w:val="18"/>
                  <w:szCs w:val="18"/>
                  <w:shd w:val="clear" w:color="auto" w:fill="FFFFFF"/>
                </w:rPr>
                <w:delText xml:space="preserve">Gasket and sealing rings: </w:delText>
              </w:r>
              <w:r w:rsidRPr="00032BAE" w:rsidDel="00770B21">
                <w:rPr>
                  <w:rFonts w:ascii="Times New Roman" w:eastAsia="仿宋_GB2312" w:hAnsi="Times New Roman" w:cs="Times New Roman"/>
                  <w:color w:val="auto"/>
                  <w:sz w:val="18"/>
                  <w:szCs w:val="18"/>
                </w:rPr>
                <w:delText>PTFE</w:delText>
              </w:r>
            </w:del>
          </w:p>
          <w:p w14:paraId="4F822C46" w14:textId="510852E2" w:rsidR="00656190" w:rsidRPr="00032BAE" w:rsidDel="00770B21" w:rsidRDefault="00656190">
            <w:pPr>
              <w:spacing w:beforeLines="100" w:before="240" w:afterLines="50" w:after="120"/>
              <w:jc w:val="both"/>
              <w:rPr>
                <w:del w:id="10918" w:author="Xuning Wei12232" w:date="2026-07-27T21:02:00Z"/>
                <w:rFonts w:ascii="Times New Roman" w:eastAsia="仿宋_GB2312" w:hAnsi="Times New Roman" w:cs="Times New Roman"/>
                <w:color w:val="auto"/>
                <w:sz w:val="18"/>
                <w:szCs w:val="18"/>
              </w:rPr>
              <w:pPrChange w:id="10919" w:author="Xuning Wei12232" w:date="2026-07-27T21:02:00Z">
                <w:pPr>
                  <w:jc w:val="both"/>
                </w:pPr>
              </w:pPrChange>
            </w:pPr>
            <w:del w:id="10920" w:author="Xuning Wei12232" w:date="2026-07-27T21:02:00Z">
              <w:r w:rsidRPr="00032BAE" w:rsidDel="00770B21">
                <w:rPr>
                  <w:rFonts w:ascii="Times New Roman" w:eastAsia="仿宋_GB2312" w:hAnsi="Times New Roman" w:cs="Times New Roman"/>
                  <w:color w:val="auto"/>
                  <w:sz w:val="18"/>
                  <w:szCs w:val="18"/>
                </w:rPr>
                <w:delText>Charging line for DMF: 316SS</w:delText>
              </w:r>
            </w:del>
          </w:p>
          <w:p w14:paraId="4AB5CD7C" w14:textId="25778876" w:rsidR="00656190" w:rsidRPr="00032BAE" w:rsidDel="00770B21" w:rsidRDefault="00656190">
            <w:pPr>
              <w:spacing w:beforeLines="100" w:before="240" w:afterLines="50" w:after="120"/>
              <w:jc w:val="both"/>
              <w:rPr>
                <w:del w:id="10921" w:author="Xuning Wei12232" w:date="2026-07-27T21:02:00Z"/>
                <w:rFonts w:ascii="Times New Roman" w:eastAsia="仿宋_GB2312" w:hAnsi="Times New Roman" w:cs="Times New Roman"/>
                <w:color w:val="auto"/>
                <w:sz w:val="18"/>
                <w:szCs w:val="18"/>
                <w:lang w:eastAsia="zh-CN" w:bidi="ar"/>
              </w:rPr>
              <w:pPrChange w:id="10922" w:author="Xuning Wei12232" w:date="2026-07-27T21:02:00Z">
                <w:pPr>
                  <w:jc w:val="both"/>
                </w:pPr>
              </w:pPrChange>
            </w:pPr>
            <w:del w:id="10923" w:author="Xuning Wei12232" w:date="2026-06-06T13:48:00Z">
              <w:r w:rsidRPr="00032BAE" w:rsidDel="00DA5207">
                <w:rPr>
                  <w:rFonts w:ascii="Times New Roman" w:eastAsia="仿宋_GB2312" w:hAnsi="Times New Roman" w:cs="Times New Roman"/>
                  <w:color w:val="auto"/>
                  <w:sz w:val="18"/>
                  <w:szCs w:val="18"/>
                </w:rPr>
                <w:delText>Charging line for</w:delText>
              </w:r>
              <w:r w:rsidRPr="00032BAE" w:rsidDel="00DA5207">
                <w:rPr>
                  <w:rFonts w:ascii="Times New Roman" w:hAnsi="Times New Roman" w:cs="Times New Roman"/>
                  <w:color w:val="auto"/>
                  <w:sz w:val="18"/>
                  <w:szCs w:val="18"/>
                </w:rPr>
                <w:delText xml:space="preserve"> </w:delText>
              </w:r>
              <w:r w:rsidRPr="00032BAE" w:rsidDel="00DA5207">
                <w:rPr>
                  <w:rFonts w:ascii="Times New Roman" w:eastAsia="仿宋_GB2312" w:hAnsi="Times New Roman" w:cs="Times New Roman"/>
                  <w:color w:val="auto"/>
                  <w:sz w:val="18"/>
                  <w:szCs w:val="18"/>
                </w:rPr>
                <w:delText>Piperidine</w:delText>
              </w:r>
            </w:del>
            <w:del w:id="10924" w:author="Xuning Wei12232" w:date="2026-07-27T21:02:00Z">
              <w:r w:rsidRPr="00032BAE" w:rsidDel="00770B21">
                <w:rPr>
                  <w:rFonts w:ascii="Times New Roman" w:hAnsi="Times New Roman" w:cs="Times New Roman"/>
                  <w:color w:val="auto"/>
                  <w:sz w:val="18"/>
                  <w:szCs w:val="18"/>
                  <w:shd w:val="clear" w:color="auto" w:fill="FFFFFF"/>
                </w:rPr>
                <w:delText xml:space="preserve">: </w:delText>
              </w:r>
              <w:r w:rsidRPr="00032BAE" w:rsidDel="00770B21">
                <w:rPr>
                  <w:rFonts w:ascii="Times New Roman" w:eastAsia="仿宋_GB2312" w:hAnsi="Times New Roman" w:cs="Times New Roman"/>
                  <w:color w:val="auto"/>
                  <w:sz w:val="18"/>
                  <w:szCs w:val="18"/>
                </w:rPr>
                <w:delText>316SS</w:delText>
              </w:r>
            </w:del>
          </w:p>
        </w:tc>
        <w:tc>
          <w:tcPr>
            <w:tcW w:w="413" w:type="pct"/>
            <w:vMerge w:val="restart"/>
            <w:shd w:val="clear" w:color="auto" w:fill="FFFFFF" w:themeFill="background1"/>
            <w:vAlign w:val="center"/>
          </w:tcPr>
          <w:p w14:paraId="3B98F394" w14:textId="75BACACA" w:rsidR="00656190" w:rsidRPr="00032BAE" w:rsidDel="00770B21" w:rsidRDefault="00656190">
            <w:pPr>
              <w:spacing w:beforeLines="100" w:before="240" w:afterLines="50" w:after="120"/>
              <w:jc w:val="both"/>
              <w:rPr>
                <w:del w:id="10925" w:author="Xuning Wei12232" w:date="2026-07-27T21:02:00Z"/>
                <w:rFonts w:ascii="Times New Roman" w:eastAsia="仿宋_GB2312" w:hAnsi="Times New Roman" w:cs="Times New Roman"/>
                <w:color w:val="auto"/>
                <w:sz w:val="18"/>
                <w:szCs w:val="18"/>
                <w:lang w:eastAsia="zh-CN" w:bidi="ar"/>
              </w:rPr>
              <w:pPrChange w:id="10926" w:author="Xuning Wei12232" w:date="2026-07-27T21:02:00Z">
                <w:pPr>
                  <w:jc w:val="both"/>
                </w:pPr>
              </w:pPrChange>
            </w:pPr>
            <w:del w:id="10927" w:author="Xuning Wei12232" w:date="2026-07-27T21:02:00Z">
              <w:r w:rsidRPr="00032BAE" w:rsidDel="00770B21">
                <w:rPr>
                  <w:rFonts w:ascii="Times New Roman" w:eastAsia="仿宋_GB2312" w:hAnsi="Times New Roman" w:cs="Times New Roman"/>
                  <w:color w:val="auto"/>
                  <w:sz w:val="18"/>
                  <w:szCs w:val="18"/>
                  <w:lang w:eastAsia="zh-CN" w:bidi="ar"/>
                </w:rPr>
                <w:delText>No</w:delText>
              </w:r>
            </w:del>
          </w:p>
        </w:tc>
        <w:tc>
          <w:tcPr>
            <w:tcW w:w="379" w:type="pct"/>
            <w:vMerge w:val="restart"/>
            <w:shd w:val="clear" w:color="auto" w:fill="FFFFFF" w:themeFill="background1"/>
            <w:vAlign w:val="center"/>
          </w:tcPr>
          <w:p w14:paraId="75C5386C" w14:textId="1A02A2DE" w:rsidR="00656190" w:rsidRPr="00032BAE" w:rsidDel="00770B21" w:rsidRDefault="00656190">
            <w:pPr>
              <w:spacing w:beforeLines="100" w:before="240" w:afterLines="50" w:after="120"/>
              <w:jc w:val="both"/>
              <w:rPr>
                <w:del w:id="10928" w:author="Xuning Wei12232" w:date="2026-07-27T21:02:00Z"/>
                <w:rFonts w:ascii="Times New Roman" w:eastAsia="仿宋_GB2312" w:hAnsi="Times New Roman" w:cs="Times New Roman"/>
                <w:color w:val="auto"/>
                <w:sz w:val="18"/>
                <w:szCs w:val="18"/>
                <w:lang w:eastAsia="zh-CN" w:bidi="ar"/>
              </w:rPr>
              <w:pPrChange w:id="10929" w:author="Xuning Wei12232" w:date="2026-07-27T21:02:00Z">
                <w:pPr>
                  <w:jc w:val="both"/>
                </w:pPr>
              </w:pPrChange>
            </w:pPr>
            <w:del w:id="10930" w:author="Xuning Wei12232" w:date="2026-07-27T21:02:00Z">
              <w:r w:rsidRPr="00032BAE" w:rsidDel="00770B21">
                <w:rPr>
                  <w:rFonts w:ascii="Times New Roman" w:eastAsia="仿宋_GB2312" w:hAnsi="Times New Roman" w:cs="Times New Roman"/>
                  <w:color w:val="auto"/>
                  <w:sz w:val="18"/>
                  <w:szCs w:val="18"/>
                  <w:lang w:eastAsia="zh-CN" w:bidi="ar"/>
                </w:rPr>
                <w:delText>No</w:delText>
              </w:r>
            </w:del>
          </w:p>
        </w:tc>
        <w:tc>
          <w:tcPr>
            <w:tcW w:w="312" w:type="pct"/>
            <w:vAlign w:val="center"/>
          </w:tcPr>
          <w:p w14:paraId="2A128843" w14:textId="6E399F8B" w:rsidR="00656190" w:rsidRPr="00032BAE" w:rsidDel="00770B21" w:rsidRDefault="000B6761">
            <w:pPr>
              <w:spacing w:beforeLines="100" w:before="240" w:afterLines="50" w:after="120"/>
              <w:jc w:val="both"/>
              <w:rPr>
                <w:del w:id="10931" w:author="Xuning Wei12232" w:date="2026-07-27T21:02:00Z"/>
                <w:rFonts w:ascii="Times New Roman" w:eastAsia="仿宋_GB2312" w:hAnsi="Times New Roman" w:cs="Times New Roman"/>
                <w:b/>
                <w:color w:val="auto"/>
                <w:sz w:val="18"/>
                <w:szCs w:val="18"/>
                <w:lang w:eastAsia="zh-CN" w:bidi="ar"/>
              </w:rPr>
              <w:pPrChange w:id="10932" w:author="Xuning Wei12232" w:date="2026-07-27T21:02:00Z">
                <w:pPr>
                  <w:jc w:val="both"/>
                </w:pPr>
              </w:pPrChange>
            </w:pPr>
            <w:customXmlDelRangeStart w:id="10933" w:author="Xuning Wei12232" w:date="2026-07-27T21:02:00Z"/>
            <w:sdt>
              <w:sdtPr>
                <w:rPr>
                  <w:rFonts w:ascii="Times New Roman" w:eastAsia="仿宋_GB2312" w:hAnsi="Times New Roman" w:cs="Times New Roman"/>
                  <w:color w:val="auto"/>
                  <w:sz w:val="18"/>
                  <w:szCs w:val="18"/>
                  <w:lang w:eastAsia="zh-CN" w:bidi="ar"/>
                </w:rPr>
                <w:id w:val="1354075969"/>
                <w14:checkbox>
                  <w14:checked w14:val="1"/>
                  <w14:checkedState w14:val="2612" w14:font="MS Gothic"/>
                  <w14:uncheckedState w14:val="2610" w14:font="MS Gothic"/>
                </w14:checkbox>
              </w:sdtPr>
              <w:sdtEndPr/>
              <w:sdtContent>
                <w:customXmlDelRangeEnd w:id="10933"/>
                <w:del w:id="10934" w:author="Xuning Wei12232" w:date="2026-07-27T21:02:00Z">
                  <w:r w:rsidR="00656190" w:rsidRPr="00032BAE" w:rsidDel="00770B21">
                    <w:rPr>
                      <w:rFonts w:ascii="Segoe UI Symbol" w:eastAsia="MS Gothic" w:hAnsi="Segoe UI Symbol" w:cs="Segoe UI Symbol"/>
                      <w:color w:val="auto"/>
                      <w:sz w:val="18"/>
                      <w:szCs w:val="18"/>
                      <w:lang w:eastAsia="zh-CN" w:bidi="ar"/>
                    </w:rPr>
                    <w:delText>☒</w:delText>
                  </w:r>
                </w:del>
                <w:customXmlDelRangeStart w:id="10935" w:author="Xuning Wei12232" w:date="2026-07-27T21:02:00Z"/>
              </w:sdtContent>
            </w:sdt>
            <w:customXmlDelRangeEnd w:id="10935"/>
            <w:del w:id="10936" w:author="Xuning Wei12232" w:date="2026-07-27T21:02:00Z">
              <w:r w:rsidR="00656190" w:rsidRPr="00032BAE" w:rsidDel="00770B21">
                <w:rPr>
                  <w:rFonts w:ascii="Times New Roman" w:eastAsia="仿宋_GB2312" w:hAnsi="Times New Roman" w:cs="Times New Roman"/>
                  <w:color w:val="auto"/>
                  <w:sz w:val="18"/>
                  <w:szCs w:val="18"/>
                  <w:lang w:eastAsia="zh-CN" w:bidi="ar"/>
                </w:rPr>
                <w:delText>Yes</w:delText>
              </w:r>
            </w:del>
          </w:p>
        </w:tc>
        <w:tc>
          <w:tcPr>
            <w:tcW w:w="449" w:type="pct"/>
            <w:vAlign w:val="center"/>
          </w:tcPr>
          <w:p w14:paraId="24024417" w14:textId="61EF6746" w:rsidR="00656190" w:rsidRPr="00032BAE" w:rsidDel="00770B21" w:rsidRDefault="000B6761">
            <w:pPr>
              <w:spacing w:beforeLines="100" w:before="240" w:afterLines="50" w:after="120"/>
              <w:jc w:val="both"/>
              <w:rPr>
                <w:del w:id="10937" w:author="Xuning Wei12232" w:date="2026-07-27T21:02:00Z"/>
                <w:rFonts w:ascii="Times New Roman" w:eastAsia="仿宋_GB2312" w:hAnsi="Times New Roman" w:cs="Times New Roman"/>
                <w:color w:val="auto"/>
                <w:sz w:val="18"/>
                <w:szCs w:val="18"/>
                <w:lang w:eastAsia="zh-CN" w:bidi="ar"/>
              </w:rPr>
              <w:pPrChange w:id="10938" w:author="Xuning Wei12232" w:date="2026-07-27T21:02:00Z">
                <w:pPr>
                  <w:jc w:val="both"/>
                </w:pPr>
              </w:pPrChange>
            </w:pPr>
            <w:customXmlDelRangeStart w:id="10939" w:author="Xuning Wei12232" w:date="2026-07-27T21:02:00Z"/>
            <w:sdt>
              <w:sdtPr>
                <w:rPr>
                  <w:rFonts w:ascii="Times New Roman" w:eastAsia="仿宋_GB2312" w:hAnsi="Times New Roman" w:cs="Times New Roman"/>
                  <w:color w:val="auto"/>
                  <w:sz w:val="18"/>
                  <w:szCs w:val="18"/>
                  <w:lang w:eastAsia="zh-CN" w:bidi="ar"/>
                </w:rPr>
                <w:id w:val="272915831"/>
                <w14:checkbox>
                  <w14:checked w14:val="0"/>
                  <w14:checkedState w14:val="2612" w14:font="MS Gothic"/>
                  <w14:uncheckedState w14:val="2610" w14:font="MS Gothic"/>
                </w14:checkbox>
              </w:sdtPr>
              <w:sdtEndPr/>
              <w:sdtContent>
                <w:customXmlDelRangeEnd w:id="10939"/>
                <w:del w:id="10940" w:author="Xuning Wei12232" w:date="2026-07-27T21:02:00Z">
                  <w:r w:rsidR="00656190" w:rsidRPr="00032BAE" w:rsidDel="00770B21">
                    <w:rPr>
                      <w:rFonts w:ascii="Segoe UI Symbol" w:eastAsia="仿宋_GB2312" w:hAnsi="Segoe UI Symbol" w:cs="Segoe UI Symbol"/>
                      <w:color w:val="auto"/>
                      <w:sz w:val="18"/>
                      <w:szCs w:val="18"/>
                      <w:lang w:eastAsia="zh-CN" w:bidi="ar"/>
                    </w:rPr>
                    <w:delText>☐</w:delText>
                  </w:r>
                </w:del>
                <w:customXmlDelRangeStart w:id="10941" w:author="Xuning Wei12232" w:date="2026-07-27T21:02:00Z"/>
              </w:sdtContent>
            </w:sdt>
            <w:customXmlDelRangeEnd w:id="10941"/>
            <w:del w:id="10942" w:author="Xuning Wei12232" w:date="2026-07-27T21:02:00Z">
              <w:r w:rsidR="00656190" w:rsidRPr="00032BAE" w:rsidDel="00770B21">
                <w:rPr>
                  <w:rFonts w:ascii="Times New Roman" w:eastAsia="仿宋_GB2312" w:hAnsi="Times New Roman" w:cs="Times New Roman"/>
                  <w:color w:val="auto"/>
                  <w:sz w:val="18"/>
                  <w:szCs w:val="18"/>
                  <w:lang w:eastAsia="zh-CN" w:bidi="ar"/>
                </w:rPr>
                <w:delText xml:space="preserve"> No</w:delText>
              </w:r>
            </w:del>
          </w:p>
        </w:tc>
        <w:tc>
          <w:tcPr>
            <w:tcW w:w="800" w:type="pct"/>
            <w:vMerge w:val="restart"/>
            <w:vAlign w:val="center"/>
          </w:tcPr>
          <w:p w14:paraId="027C62F7" w14:textId="76248CDB" w:rsidR="00656190" w:rsidRPr="00032BAE" w:rsidDel="00770B21" w:rsidRDefault="000B6761">
            <w:pPr>
              <w:spacing w:beforeLines="100" w:before="240" w:afterLines="50" w:after="120"/>
              <w:jc w:val="both"/>
              <w:rPr>
                <w:del w:id="10943" w:author="Xuning Wei12232" w:date="2026-07-27T21:02:00Z"/>
                <w:rFonts w:ascii="Times New Roman" w:eastAsia="仿宋_GB2312" w:hAnsi="Times New Roman" w:cs="Times New Roman"/>
                <w:color w:val="auto"/>
                <w:sz w:val="18"/>
                <w:szCs w:val="18"/>
                <w:u w:val="single"/>
                <w:lang w:eastAsia="zh-CN" w:bidi="ar"/>
              </w:rPr>
              <w:pPrChange w:id="10944" w:author="Xuning Wei12232" w:date="2026-07-27T21:02:00Z">
                <w:pPr>
                  <w:jc w:val="both"/>
                </w:pPr>
              </w:pPrChange>
            </w:pPr>
            <w:customXmlDelRangeStart w:id="10945" w:author="Xuning Wei12232" w:date="2026-07-27T21:02:00Z"/>
            <w:sdt>
              <w:sdtPr>
                <w:rPr>
                  <w:rFonts w:ascii="Times New Roman" w:eastAsia="仿宋_GB2312" w:hAnsi="Times New Roman" w:cs="Times New Roman"/>
                  <w:b/>
                  <w:color w:val="auto"/>
                  <w:sz w:val="18"/>
                  <w:szCs w:val="18"/>
                  <w:lang w:eastAsia="zh-CN" w:bidi="ar"/>
                </w:rPr>
                <w:id w:val="2108380170"/>
                <w14:checkbox>
                  <w14:checked w14:val="0"/>
                  <w14:checkedState w14:val="2612" w14:font="MS Gothic"/>
                  <w14:uncheckedState w14:val="2610" w14:font="MS Gothic"/>
                </w14:checkbox>
              </w:sdtPr>
              <w:sdtEndPr/>
              <w:sdtContent>
                <w:customXmlDelRangeEnd w:id="10945"/>
                <w:del w:id="10946" w:author="Xuning Wei12232" w:date="2026-07-27T21:02:00Z">
                  <w:r w:rsidR="00656190" w:rsidRPr="00032BAE" w:rsidDel="00770B21">
                    <w:rPr>
                      <w:rFonts w:ascii="Segoe UI Symbol" w:eastAsia="仿宋_GB2312" w:hAnsi="Segoe UI Symbol" w:cs="Segoe UI Symbol"/>
                      <w:b/>
                      <w:color w:val="auto"/>
                      <w:sz w:val="18"/>
                      <w:szCs w:val="18"/>
                      <w:lang w:eastAsia="zh-CN" w:bidi="ar"/>
                    </w:rPr>
                    <w:delText>☐</w:delText>
                  </w:r>
                </w:del>
                <w:customXmlDelRangeStart w:id="10947" w:author="Xuning Wei12232" w:date="2026-07-27T21:02:00Z"/>
              </w:sdtContent>
            </w:sdt>
            <w:customXmlDelRangeEnd w:id="10947"/>
            <w:del w:id="10948" w:author="Xuning Wei12232" w:date="2026-07-27T21:02:00Z">
              <w:r w:rsidR="00656190" w:rsidRPr="00032BAE" w:rsidDel="00770B21">
                <w:rPr>
                  <w:rFonts w:ascii="Times New Roman" w:eastAsia="仿宋_GB2312" w:hAnsi="Times New Roman" w:cs="Times New Roman"/>
                  <w:color w:val="auto"/>
                  <w:sz w:val="18"/>
                  <w:szCs w:val="18"/>
                  <w:lang w:eastAsia="zh-CN" w:bidi="ar"/>
                </w:rPr>
                <w:delText xml:space="preserve"> Asymchem R&amp;D Lab:</w:delText>
              </w:r>
              <w:r w:rsidR="00656190" w:rsidRPr="00032BAE" w:rsidDel="00770B21">
                <w:rPr>
                  <w:rFonts w:ascii="Times New Roman" w:eastAsia="仿宋_GB2312" w:hAnsi="Times New Roman" w:cs="Times New Roman"/>
                  <w:color w:val="auto"/>
                  <w:sz w:val="18"/>
                  <w:szCs w:val="18"/>
                  <w:u w:val="single"/>
                  <w:lang w:eastAsia="zh-CN" w:bidi="ar"/>
                </w:rPr>
                <w:delText xml:space="preserve">N/A </w:delText>
              </w:r>
            </w:del>
          </w:p>
          <w:p w14:paraId="78ED45AA" w14:textId="12626A43" w:rsidR="00656190" w:rsidRPr="00032BAE" w:rsidDel="00770B21" w:rsidRDefault="000B6761">
            <w:pPr>
              <w:spacing w:beforeLines="100" w:before="240" w:afterLines="50" w:after="120"/>
              <w:jc w:val="both"/>
              <w:rPr>
                <w:del w:id="10949" w:author="Xuning Wei12232" w:date="2026-07-27T21:02:00Z"/>
                <w:rFonts w:ascii="Times New Roman" w:eastAsia="仿宋_GB2312" w:hAnsi="Times New Roman" w:cs="Times New Roman"/>
                <w:color w:val="auto"/>
                <w:sz w:val="18"/>
                <w:szCs w:val="18"/>
                <w:u w:val="single"/>
                <w:lang w:eastAsia="zh-CN" w:bidi="ar"/>
              </w:rPr>
              <w:pPrChange w:id="10950" w:author="Xuning Wei12232" w:date="2026-07-27T21:02:00Z">
                <w:pPr>
                  <w:jc w:val="both"/>
                </w:pPr>
              </w:pPrChange>
            </w:pPr>
            <w:customXmlDelRangeStart w:id="10951" w:author="Xuning Wei12232" w:date="2026-07-27T21:02:00Z"/>
            <w:sdt>
              <w:sdtPr>
                <w:rPr>
                  <w:rFonts w:ascii="Times New Roman" w:eastAsia="仿宋_GB2312" w:hAnsi="Times New Roman" w:cs="Times New Roman"/>
                  <w:b/>
                  <w:color w:val="auto"/>
                  <w:sz w:val="18"/>
                  <w:szCs w:val="18"/>
                  <w:lang w:eastAsia="zh-CN" w:bidi="ar"/>
                </w:rPr>
                <w:id w:val="1360402723"/>
                <w14:checkbox>
                  <w14:checked w14:val="1"/>
                  <w14:checkedState w14:val="2612" w14:font="MS Gothic"/>
                  <w14:uncheckedState w14:val="2610" w14:font="MS Gothic"/>
                </w14:checkbox>
              </w:sdtPr>
              <w:sdtEndPr/>
              <w:sdtContent>
                <w:customXmlDelRangeEnd w:id="10951"/>
                <w:del w:id="10952" w:author="Xuning Wei12232" w:date="2026-07-27T21:02:00Z">
                  <w:r w:rsidR="00656190" w:rsidRPr="00032BAE" w:rsidDel="00770B21">
                    <w:rPr>
                      <w:rFonts w:ascii="Segoe UI Symbol" w:eastAsia="仿宋_GB2312" w:hAnsi="Segoe UI Symbol" w:cs="Segoe UI Symbol"/>
                      <w:b/>
                      <w:color w:val="auto"/>
                      <w:sz w:val="18"/>
                      <w:szCs w:val="18"/>
                      <w:lang w:eastAsia="zh-CN" w:bidi="ar"/>
                    </w:rPr>
                    <w:delText>☒</w:delText>
                  </w:r>
                </w:del>
                <w:customXmlDelRangeStart w:id="10953" w:author="Xuning Wei12232" w:date="2026-07-27T21:02:00Z"/>
              </w:sdtContent>
            </w:sdt>
            <w:customXmlDelRangeEnd w:id="10953"/>
            <w:del w:id="10954" w:author="Xuning Wei12232" w:date="2026-07-27T21:02:00Z">
              <w:r w:rsidR="00656190" w:rsidRPr="00032BAE" w:rsidDel="00770B21">
                <w:rPr>
                  <w:rFonts w:ascii="Times New Roman" w:eastAsia="仿宋_GB2312" w:hAnsi="Times New Roman" w:cs="Times New Roman"/>
                  <w:color w:val="auto"/>
                  <w:sz w:val="18"/>
                  <w:szCs w:val="18"/>
                  <w:lang w:eastAsia="zh-CN" w:bidi="ar"/>
                </w:rPr>
                <w:delText xml:space="preserve"> Asymchem Production data, Lot Number:</w:delText>
              </w:r>
              <w:r w:rsidR="00656190" w:rsidRPr="00032BAE" w:rsidDel="00770B21">
                <w:rPr>
                  <w:rFonts w:ascii="Times New Roman" w:eastAsia="仿宋_GB2312" w:hAnsi="Times New Roman" w:cs="Times New Roman"/>
                  <w:color w:val="auto"/>
                  <w:sz w:val="18"/>
                  <w:szCs w:val="18"/>
                  <w:u w:val="single"/>
                  <w:lang w:eastAsia="zh-CN" w:bidi="ar"/>
                </w:rPr>
                <w:delText xml:space="preserve">  CPo140020</w:delText>
              </w:r>
            </w:del>
            <w:ins w:id="10955" w:author="Johan Granander" w:date="2026-05-04T11:57:00Z">
              <w:del w:id="10956" w:author="Xuning Wei12232" w:date="2026-07-27T21:02:00Z">
                <w:r w:rsidR="00840074" w:rsidRPr="00032BAE" w:rsidDel="00770B21">
                  <w:rPr>
                    <w:rFonts w:ascii="Times New Roman" w:eastAsia="仿宋_GB2312" w:hAnsi="Times New Roman" w:cs="Times New Roman"/>
                    <w:color w:val="auto"/>
                    <w:sz w:val="18"/>
                    <w:szCs w:val="18"/>
                    <w:lang w:eastAsia="zh-CN" w:bidi="ar"/>
                  </w:rPr>
                  <w:delText>:</w:delText>
                </w:r>
                <w:r w:rsidR="00840074" w:rsidRPr="00032BAE" w:rsidDel="00770B21">
                  <w:rPr>
                    <w:rFonts w:ascii="Times New Roman" w:eastAsia="仿宋_GB2312" w:hAnsi="Times New Roman" w:cs="Times New Roman"/>
                    <w:color w:val="auto"/>
                    <w:sz w:val="18"/>
                    <w:szCs w:val="18"/>
                    <w:u w:val="single"/>
                    <w:lang w:eastAsia="zh-CN" w:bidi="ar"/>
                  </w:rPr>
                  <w:delText xml:space="preserve"> </w:delText>
                </w:r>
              </w:del>
              <w:del w:id="10957" w:author="Xuning Wei12232" w:date="2026-07-27T17:56:00Z">
                <w:r w:rsidR="00840074" w:rsidRPr="00032BAE" w:rsidDel="00F338FC">
                  <w:rPr>
                    <w:rFonts w:ascii="Times New Roman" w:eastAsia="仿宋_GB2312" w:hAnsi="Times New Roman" w:cs="Times New Roman"/>
                    <w:color w:val="auto"/>
                    <w:sz w:val="18"/>
                    <w:szCs w:val="18"/>
                    <w:u w:val="single"/>
                    <w:lang w:eastAsia="zh-CN" w:bidi="ar"/>
                  </w:rPr>
                  <w:delText>CPo140020</w:delText>
                </w:r>
              </w:del>
            </w:ins>
            <w:del w:id="10958" w:author="Xuning Wei12232" w:date="2026-07-27T17:56:00Z">
              <w:r w:rsidR="00656190" w:rsidRPr="00032BAE" w:rsidDel="00F338FC">
                <w:rPr>
                  <w:rFonts w:ascii="Times New Roman" w:eastAsia="仿宋_GB2312" w:hAnsi="Times New Roman" w:cs="Times New Roman"/>
                  <w:color w:val="auto"/>
                  <w:sz w:val="18"/>
                  <w:szCs w:val="18"/>
                  <w:u w:val="single"/>
                  <w:lang w:eastAsia="zh-CN" w:bidi="ar"/>
                </w:rPr>
                <w:delText>-02-01-02</w:delText>
              </w:r>
            </w:del>
            <w:del w:id="10959" w:author="Xuning Wei12232" w:date="2026-07-27T21:02:00Z">
              <w:r w:rsidR="00656190" w:rsidRPr="00032BAE" w:rsidDel="00770B21">
                <w:rPr>
                  <w:rFonts w:ascii="Times New Roman" w:eastAsia="仿宋_GB2312" w:hAnsi="Times New Roman" w:cs="Times New Roman"/>
                  <w:color w:val="auto"/>
                  <w:sz w:val="18"/>
                  <w:szCs w:val="18"/>
                  <w:u w:val="single"/>
                  <w:lang w:eastAsia="zh-CN" w:bidi="ar"/>
                </w:rPr>
                <w:delText xml:space="preserve">  </w:delText>
              </w:r>
            </w:del>
          </w:p>
          <w:p w14:paraId="419683D8" w14:textId="390AE7F2" w:rsidR="00656190" w:rsidRPr="00032BAE" w:rsidDel="00770B21" w:rsidRDefault="000B6761">
            <w:pPr>
              <w:spacing w:beforeLines="100" w:before="240" w:afterLines="50" w:after="120"/>
              <w:jc w:val="both"/>
              <w:rPr>
                <w:del w:id="10960" w:author="Xuning Wei12232" w:date="2026-07-27T21:02:00Z"/>
                <w:rFonts w:ascii="Times New Roman" w:eastAsia="仿宋_GB2312" w:hAnsi="Times New Roman" w:cs="Times New Roman"/>
                <w:color w:val="auto"/>
                <w:sz w:val="18"/>
                <w:szCs w:val="18"/>
                <w:lang w:eastAsia="zh-CN" w:bidi="ar"/>
              </w:rPr>
              <w:pPrChange w:id="10961" w:author="Xuning Wei12232" w:date="2026-07-27T21:02:00Z">
                <w:pPr>
                  <w:jc w:val="both"/>
                </w:pPr>
              </w:pPrChange>
            </w:pPr>
            <w:customXmlDelRangeStart w:id="10962" w:author="Xuning Wei12232" w:date="2026-07-27T21:02:00Z"/>
            <w:sdt>
              <w:sdtPr>
                <w:rPr>
                  <w:rFonts w:ascii="Times New Roman" w:eastAsia="仿宋_GB2312" w:hAnsi="Times New Roman" w:cs="Times New Roman"/>
                  <w:b/>
                  <w:color w:val="auto"/>
                  <w:sz w:val="18"/>
                  <w:szCs w:val="18"/>
                  <w:lang w:eastAsia="zh-CN" w:bidi="ar"/>
                </w:rPr>
                <w:id w:val="-1767759424"/>
                <w14:checkbox>
                  <w14:checked w14:val="0"/>
                  <w14:checkedState w14:val="2612" w14:font="MS Gothic"/>
                  <w14:uncheckedState w14:val="2610" w14:font="MS Gothic"/>
                </w14:checkbox>
              </w:sdtPr>
              <w:sdtEndPr/>
              <w:sdtContent>
                <w:customXmlDelRangeEnd w:id="10962"/>
                <w:del w:id="10963" w:author="Xuning Wei12232" w:date="2026-07-27T21:02:00Z">
                  <w:r w:rsidR="00656190" w:rsidRPr="00032BAE" w:rsidDel="00770B21">
                    <w:rPr>
                      <w:rFonts w:ascii="Segoe UI Symbol" w:eastAsia="仿宋_GB2312" w:hAnsi="Segoe UI Symbol" w:cs="Segoe UI Symbol"/>
                      <w:b/>
                      <w:color w:val="auto"/>
                      <w:sz w:val="18"/>
                      <w:szCs w:val="18"/>
                      <w:lang w:eastAsia="zh-CN" w:bidi="ar"/>
                    </w:rPr>
                    <w:delText>☐</w:delText>
                  </w:r>
                </w:del>
                <w:customXmlDelRangeStart w:id="10964" w:author="Xuning Wei12232" w:date="2026-07-27T21:02:00Z"/>
              </w:sdtContent>
            </w:sdt>
            <w:customXmlDelRangeEnd w:id="10964"/>
            <w:del w:id="10965" w:author="Xuning Wei12232" w:date="2026-07-27T21:02:00Z">
              <w:r w:rsidR="00656190" w:rsidRPr="00032BAE" w:rsidDel="00770B21">
                <w:rPr>
                  <w:rFonts w:ascii="Times New Roman" w:eastAsia="仿宋_GB2312" w:hAnsi="Times New Roman" w:cs="Times New Roman"/>
                  <w:color w:val="auto"/>
                  <w:sz w:val="18"/>
                  <w:szCs w:val="18"/>
                  <w:lang w:eastAsia="zh-CN" w:bidi="ar"/>
                </w:rPr>
                <w:delText xml:space="preserve"> Supplier data:</w:delText>
              </w:r>
              <w:r w:rsidR="00656190" w:rsidRPr="00032BAE" w:rsidDel="00770B21">
                <w:rPr>
                  <w:rFonts w:ascii="Times New Roman" w:eastAsia="仿宋_GB2312" w:hAnsi="Times New Roman" w:cs="Times New Roman"/>
                  <w:color w:val="auto"/>
                  <w:sz w:val="18"/>
                  <w:szCs w:val="18"/>
                  <w:u w:val="single"/>
                  <w:lang w:eastAsia="zh-CN" w:bidi="ar"/>
                </w:rPr>
                <w:delText xml:space="preserve">  N</w:delText>
              </w:r>
            </w:del>
            <w:ins w:id="10966" w:author="Johan Granander" w:date="2026-05-04T11:57:00Z">
              <w:del w:id="10967" w:author="Xuning Wei12232" w:date="2026-07-27T21:02:00Z">
                <w:r w:rsidR="00840074" w:rsidRPr="00032BAE" w:rsidDel="00770B21">
                  <w:rPr>
                    <w:rFonts w:ascii="Times New Roman" w:eastAsia="仿宋_GB2312" w:hAnsi="Times New Roman" w:cs="Times New Roman"/>
                    <w:color w:val="auto"/>
                    <w:sz w:val="18"/>
                    <w:szCs w:val="18"/>
                    <w:lang w:eastAsia="zh-CN" w:bidi="ar"/>
                  </w:rPr>
                  <w:delText>:</w:delText>
                </w:r>
                <w:r w:rsidR="00840074" w:rsidRPr="00032BAE" w:rsidDel="00770B21">
                  <w:rPr>
                    <w:rFonts w:ascii="Times New Roman" w:eastAsia="仿宋_GB2312" w:hAnsi="Times New Roman" w:cs="Times New Roman"/>
                    <w:color w:val="auto"/>
                    <w:sz w:val="18"/>
                    <w:szCs w:val="18"/>
                    <w:u w:val="single"/>
                    <w:lang w:eastAsia="zh-CN" w:bidi="ar"/>
                  </w:rPr>
                  <w:delText xml:space="preserve"> N</w:delText>
                </w:r>
              </w:del>
            </w:ins>
            <w:del w:id="10968" w:author="Xuning Wei12232" w:date="2026-07-27T21:02:00Z">
              <w:r w:rsidR="00656190" w:rsidRPr="00032BAE" w:rsidDel="00770B21">
                <w:rPr>
                  <w:rFonts w:ascii="Times New Roman" w:eastAsia="仿宋_GB2312" w:hAnsi="Times New Roman" w:cs="Times New Roman"/>
                  <w:color w:val="auto"/>
                  <w:sz w:val="18"/>
                  <w:szCs w:val="18"/>
                  <w:u w:val="single"/>
                  <w:lang w:eastAsia="zh-CN" w:bidi="ar"/>
                </w:rPr>
                <w:delText xml:space="preserve">/A  </w:delText>
              </w:r>
              <w:r w:rsidR="00656190" w:rsidRPr="00032BAE" w:rsidDel="00770B21">
                <w:rPr>
                  <w:rFonts w:ascii="Times New Roman" w:eastAsia="仿宋_GB2312" w:hAnsi="Times New Roman" w:cs="Times New Roman"/>
                  <w:color w:val="auto"/>
                  <w:sz w:val="18"/>
                  <w:szCs w:val="18"/>
                  <w:lang w:eastAsia="zh-CN" w:bidi="ar"/>
                </w:rPr>
                <w:delText xml:space="preserve"> </w:delText>
              </w:r>
            </w:del>
          </w:p>
          <w:p w14:paraId="464CD467" w14:textId="3A0410F5" w:rsidR="00656190" w:rsidRPr="00032BAE" w:rsidDel="00770B21" w:rsidRDefault="000B6761">
            <w:pPr>
              <w:spacing w:beforeLines="100" w:before="240" w:afterLines="50" w:after="120"/>
              <w:jc w:val="both"/>
              <w:rPr>
                <w:del w:id="10969" w:author="Xuning Wei12232" w:date="2026-07-27T21:02:00Z"/>
                <w:rFonts w:ascii="Times New Roman" w:eastAsia="仿宋_GB2312" w:hAnsi="Times New Roman" w:cs="Times New Roman"/>
                <w:color w:val="auto"/>
                <w:sz w:val="18"/>
                <w:szCs w:val="18"/>
                <w:u w:val="single"/>
                <w:lang w:eastAsia="zh-CN" w:bidi="ar"/>
              </w:rPr>
              <w:pPrChange w:id="10970" w:author="Xuning Wei12232" w:date="2026-07-27T21:02:00Z">
                <w:pPr>
                  <w:jc w:val="both"/>
                </w:pPr>
              </w:pPrChange>
            </w:pPr>
            <w:customXmlDelRangeStart w:id="10971" w:author="Xuning Wei12232" w:date="2026-07-27T21:02:00Z"/>
            <w:sdt>
              <w:sdtPr>
                <w:rPr>
                  <w:rFonts w:ascii="Times New Roman" w:eastAsia="仿宋_GB2312" w:hAnsi="Times New Roman" w:cs="Times New Roman"/>
                  <w:b/>
                  <w:color w:val="auto"/>
                  <w:sz w:val="18"/>
                  <w:szCs w:val="18"/>
                  <w:lang w:eastAsia="zh-CN" w:bidi="ar"/>
                </w:rPr>
                <w:id w:val="516897659"/>
                <w14:checkbox>
                  <w14:checked w14:val="1"/>
                  <w14:checkedState w14:val="2612" w14:font="MS Gothic"/>
                  <w14:uncheckedState w14:val="2610" w14:font="MS Gothic"/>
                </w14:checkbox>
              </w:sdtPr>
              <w:sdtEndPr/>
              <w:sdtContent>
                <w:customXmlDelRangeEnd w:id="10971"/>
                <w:del w:id="10972" w:author="Xuning Wei12232" w:date="2026-07-27T21:02:00Z">
                  <w:r w:rsidR="00656190" w:rsidRPr="00032BAE" w:rsidDel="00770B21">
                    <w:rPr>
                      <w:rFonts w:ascii="Segoe UI Symbol" w:eastAsia="仿宋_GB2312" w:hAnsi="Segoe UI Symbol" w:cs="Segoe UI Symbol"/>
                      <w:b/>
                      <w:color w:val="auto"/>
                      <w:sz w:val="18"/>
                      <w:szCs w:val="18"/>
                      <w:lang w:eastAsia="zh-CN" w:bidi="ar"/>
                    </w:rPr>
                    <w:delText>☒</w:delText>
                  </w:r>
                </w:del>
                <w:customXmlDelRangeStart w:id="10973" w:author="Xuning Wei12232" w:date="2026-07-27T21:02:00Z"/>
              </w:sdtContent>
            </w:sdt>
            <w:customXmlDelRangeEnd w:id="10973"/>
            <w:del w:id="10974" w:author="Xuning Wei12232" w:date="2026-07-27T21:02:00Z">
              <w:r w:rsidR="00656190" w:rsidRPr="00032BAE" w:rsidDel="00770B21">
                <w:rPr>
                  <w:rFonts w:ascii="Times New Roman" w:eastAsia="仿宋_GB2312" w:hAnsi="Times New Roman" w:cs="Times New Roman"/>
                  <w:color w:val="auto"/>
                  <w:sz w:val="18"/>
                  <w:szCs w:val="18"/>
                  <w:lang w:eastAsia="zh-CN" w:bidi="ar"/>
                </w:rPr>
                <w:delText xml:space="preserve"> *Handbook &amp; Page:</w:delText>
              </w:r>
              <w:r w:rsidR="00656190" w:rsidRPr="00032BAE" w:rsidDel="00770B21">
                <w:rPr>
                  <w:rFonts w:ascii="Times New Roman" w:eastAsia="仿宋_GB2312" w:hAnsi="Times New Roman" w:cs="Times New Roman"/>
                  <w:color w:val="auto"/>
                  <w:sz w:val="18"/>
                  <w:szCs w:val="18"/>
                  <w:u w:val="single"/>
                  <w:lang w:eastAsia="zh-CN" w:bidi="ar"/>
                </w:rPr>
                <w:delText xml:space="preserve"> The Pilot Plant Real Book &amp; Page 10-22, 10-23  </w:delText>
              </w:r>
            </w:del>
          </w:p>
          <w:p w14:paraId="05FAE05B" w14:textId="4F6312A1" w:rsidR="00656190" w:rsidRPr="00032BAE" w:rsidDel="00770B21" w:rsidRDefault="000B6761">
            <w:pPr>
              <w:spacing w:beforeLines="100" w:before="240" w:afterLines="50" w:after="120"/>
              <w:jc w:val="both"/>
              <w:rPr>
                <w:del w:id="10975" w:author="Xuning Wei12232" w:date="2026-07-27T21:02:00Z"/>
                <w:rFonts w:ascii="Times New Roman" w:eastAsia="仿宋_GB2312" w:hAnsi="Times New Roman" w:cs="Times New Roman"/>
                <w:color w:val="auto"/>
                <w:sz w:val="18"/>
                <w:szCs w:val="18"/>
                <w:lang w:eastAsia="zh-CN" w:bidi="ar"/>
              </w:rPr>
              <w:pPrChange w:id="10976" w:author="Xuning Wei12232" w:date="2026-07-27T21:02:00Z">
                <w:pPr>
                  <w:jc w:val="both"/>
                </w:pPr>
              </w:pPrChange>
            </w:pPr>
            <w:customXmlDelRangeStart w:id="10977" w:author="Xuning Wei12232" w:date="2026-07-27T21:02:00Z"/>
            <w:sdt>
              <w:sdtPr>
                <w:rPr>
                  <w:rFonts w:ascii="Times New Roman" w:eastAsia="仿宋_GB2312" w:hAnsi="Times New Roman" w:cs="Times New Roman"/>
                  <w:color w:val="auto"/>
                  <w:sz w:val="18"/>
                  <w:szCs w:val="18"/>
                  <w:lang w:eastAsia="zh-CN" w:bidi="ar"/>
                </w:rPr>
                <w:id w:val="686797205"/>
                <w14:checkbox>
                  <w14:checked w14:val="1"/>
                  <w14:checkedState w14:val="2612" w14:font="MS Gothic"/>
                  <w14:uncheckedState w14:val="2610" w14:font="MS Gothic"/>
                </w14:checkbox>
              </w:sdtPr>
              <w:sdtEndPr/>
              <w:sdtContent>
                <w:customXmlDelRangeEnd w:id="10977"/>
                <w:del w:id="10978" w:author="Xuning Wei12232" w:date="2026-07-27T21:02:00Z">
                  <w:r w:rsidR="00656190" w:rsidRPr="00032BAE" w:rsidDel="00770B21">
                    <w:rPr>
                      <w:rFonts w:ascii="Segoe UI Symbol" w:eastAsia="仿宋_GB2312" w:hAnsi="Segoe UI Symbol" w:cs="Segoe UI Symbol"/>
                      <w:color w:val="auto"/>
                      <w:sz w:val="18"/>
                      <w:szCs w:val="18"/>
                      <w:lang w:eastAsia="zh-CN" w:bidi="ar"/>
                    </w:rPr>
                    <w:delText>☒</w:delText>
                  </w:r>
                </w:del>
                <w:customXmlDelRangeStart w:id="10979" w:author="Xuning Wei12232" w:date="2026-07-27T21:02:00Z"/>
              </w:sdtContent>
            </w:sdt>
            <w:customXmlDelRangeEnd w:id="10979"/>
            <w:del w:id="10980" w:author="Xuning Wei12232" w:date="2026-07-27T21:02:00Z">
              <w:r w:rsidR="00656190" w:rsidRPr="00032BAE" w:rsidDel="00770B21">
                <w:rPr>
                  <w:rFonts w:ascii="Times New Roman" w:eastAsia="仿宋_GB2312" w:hAnsi="Times New Roman" w:cs="Times New Roman"/>
                  <w:color w:val="auto"/>
                  <w:sz w:val="18"/>
                  <w:szCs w:val="18"/>
                  <w:lang w:eastAsia="zh-CN" w:bidi="ar"/>
                </w:rPr>
                <w:delText xml:space="preserve"> Other:</w:delText>
              </w:r>
              <w:r w:rsidR="00656190" w:rsidRPr="00032BAE" w:rsidDel="00770B21">
                <w:rPr>
                  <w:rFonts w:ascii="Times New Roman" w:eastAsia="仿宋_GB2312" w:hAnsi="Times New Roman" w:cs="Times New Roman"/>
                  <w:color w:val="auto"/>
                  <w:sz w:val="18"/>
                  <w:szCs w:val="18"/>
                  <w:u w:val="single"/>
                  <w:lang w:eastAsia="zh-CN" w:bidi="ar"/>
                </w:rPr>
                <w:delText xml:space="preserve"> C-276 exhibits excellent corrosion resistance to various organic acids, inorganic acids, alkalis and salts. The material demonstrates good corrosion resistance, including tolerance to organic solvents.The solvents are neutral, and the material compatibility is confirmed.</w:delText>
              </w:r>
            </w:del>
          </w:p>
        </w:tc>
      </w:tr>
      <w:tr w:rsidR="00032BAE" w:rsidRPr="00032BAE" w:rsidDel="00770B21" w14:paraId="2873FC4A" w14:textId="042C2D1C" w:rsidTr="00F9281A">
        <w:trPr>
          <w:trHeight w:val="397"/>
          <w:del w:id="10981" w:author="Xuning Wei12232" w:date="2026-07-27T21:02:00Z"/>
        </w:trPr>
        <w:tc>
          <w:tcPr>
            <w:tcW w:w="184" w:type="pct"/>
            <w:vMerge/>
            <w:shd w:val="clear" w:color="auto" w:fill="FFFFFF" w:themeFill="background1"/>
            <w:vAlign w:val="center"/>
          </w:tcPr>
          <w:p w14:paraId="1D925135" w14:textId="5CC2B029" w:rsidR="00424ECA" w:rsidRPr="00032BAE" w:rsidDel="00770B21" w:rsidRDefault="00424ECA">
            <w:pPr>
              <w:spacing w:beforeLines="100" w:before="240" w:afterLines="50" w:after="120"/>
              <w:jc w:val="both"/>
              <w:rPr>
                <w:del w:id="10982" w:author="Xuning Wei12232" w:date="2026-07-27T21:02:00Z"/>
                <w:rFonts w:ascii="Times New Roman" w:eastAsia="仿宋_GB2312" w:hAnsi="Times New Roman" w:cs="Times New Roman"/>
                <w:color w:val="auto"/>
                <w:sz w:val="20"/>
                <w:szCs w:val="20"/>
                <w:lang w:eastAsia="zh-CN" w:bidi="ar"/>
              </w:rPr>
              <w:pPrChange w:id="10983" w:author="Xuning Wei12232" w:date="2026-07-27T21:02:00Z">
                <w:pPr>
                  <w:numPr>
                    <w:numId w:val="4"/>
                  </w:numPr>
                  <w:ind w:left="420" w:hanging="420"/>
                  <w:jc w:val="both"/>
                </w:pPr>
              </w:pPrChange>
            </w:pPr>
          </w:p>
        </w:tc>
        <w:tc>
          <w:tcPr>
            <w:tcW w:w="1310" w:type="pct"/>
            <w:vMerge/>
            <w:shd w:val="clear" w:color="auto" w:fill="FFFFFF" w:themeFill="background1"/>
            <w:vAlign w:val="center"/>
          </w:tcPr>
          <w:p w14:paraId="11421CE6" w14:textId="33ECEEA9" w:rsidR="00424ECA" w:rsidRPr="00032BAE" w:rsidDel="00770B21" w:rsidRDefault="00424ECA">
            <w:pPr>
              <w:spacing w:beforeLines="100" w:before="240" w:afterLines="50" w:after="120"/>
              <w:jc w:val="both"/>
              <w:rPr>
                <w:del w:id="10984" w:author="Xuning Wei12232" w:date="2026-07-27T21:02:00Z"/>
                <w:rFonts w:ascii="Times New Roman" w:eastAsia="仿宋_GB2312" w:hAnsi="Times New Roman" w:cs="Times New Roman"/>
                <w:color w:val="auto"/>
                <w:sz w:val="18"/>
                <w:szCs w:val="18"/>
              </w:rPr>
              <w:pPrChange w:id="10985" w:author="Xuning Wei12232" w:date="2026-07-27T21:02:00Z">
                <w:pPr>
                  <w:jc w:val="both"/>
                </w:pPr>
              </w:pPrChange>
            </w:pPr>
          </w:p>
        </w:tc>
        <w:tc>
          <w:tcPr>
            <w:tcW w:w="1153" w:type="pct"/>
            <w:vMerge/>
            <w:shd w:val="clear" w:color="auto" w:fill="FFFFFF" w:themeFill="background1"/>
            <w:vAlign w:val="center"/>
          </w:tcPr>
          <w:p w14:paraId="305B5156" w14:textId="238C941A" w:rsidR="00424ECA" w:rsidRPr="00032BAE" w:rsidDel="00770B21" w:rsidRDefault="00424ECA">
            <w:pPr>
              <w:spacing w:beforeLines="100" w:before="240" w:afterLines="50" w:after="120"/>
              <w:jc w:val="both"/>
              <w:rPr>
                <w:del w:id="10986" w:author="Xuning Wei12232" w:date="2026-07-27T21:02:00Z"/>
                <w:rFonts w:ascii="Times New Roman" w:eastAsia="仿宋_GB2312" w:hAnsi="Times New Roman" w:cs="Times New Roman"/>
                <w:b/>
                <w:color w:val="auto"/>
                <w:sz w:val="20"/>
                <w:szCs w:val="20"/>
                <w:lang w:eastAsia="zh-CN" w:bidi="ar"/>
              </w:rPr>
              <w:pPrChange w:id="10987" w:author="Xuning Wei12232" w:date="2026-07-27T21:02:00Z">
                <w:pPr>
                  <w:jc w:val="both"/>
                </w:pPr>
              </w:pPrChange>
            </w:pPr>
          </w:p>
        </w:tc>
        <w:tc>
          <w:tcPr>
            <w:tcW w:w="413" w:type="pct"/>
            <w:vMerge/>
            <w:shd w:val="clear" w:color="auto" w:fill="FFFFFF" w:themeFill="background1"/>
            <w:vAlign w:val="center"/>
          </w:tcPr>
          <w:p w14:paraId="3A4C2968" w14:textId="631A6097" w:rsidR="00424ECA" w:rsidRPr="00032BAE" w:rsidDel="00770B21" w:rsidRDefault="00424ECA">
            <w:pPr>
              <w:spacing w:beforeLines="100" w:before="240" w:afterLines="50" w:after="120"/>
              <w:jc w:val="both"/>
              <w:rPr>
                <w:del w:id="10988" w:author="Xuning Wei12232" w:date="2026-07-27T21:02:00Z"/>
                <w:rFonts w:ascii="Times New Roman" w:eastAsia="仿宋_GB2312" w:hAnsi="Times New Roman" w:cs="Times New Roman"/>
                <w:color w:val="auto"/>
                <w:sz w:val="20"/>
                <w:szCs w:val="20"/>
                <w:lang w:eastAsia="zh-CN" w:bidi="ar"/>
              </w:rPr>
              <w:pPrChange w:id="10989" w:author="Xuning Wei12232" w:date="2026-07-27T21:02:00Z">
                <w:pPr>
                  <w:jc w:val="both"/>
                </w:pPr>
              </w:pPrChange>
            </w:pPr>
          </w:p>
        </w:tc>
        <w:tc>
          <w:tcPr>
            <w:tcW w:w="379" w:type="pct"/>
            <w:vMerge/>
            <w:shd w:val="clear" w:color="auto" w:fill="FFFFFF" w:themeFill="background1"/>
            <w:vAlign w:val="center"/>
          </w:tcPr>
          <w:p w14:paraId="16DD5A78" w14:textId="05F87513" w:rsidR="00424ECA" w:rsidRPr="00032BAE" w:rsidDel="00770B21" w:rsidRDefault="00424ECA">
            <w:pPr>
              <w:spacing w:beforeLines="100" w:before="240" w:afterLines="50" w:after="120"/>
              <w:jc w:val="both"/>
              <w:rPr>
                <w:del w:id="10990" w:author="Xuning Wei12232" w:date="2026-07-27T21:02:00Z"/>
                <w:rFonts w:ascii="Times New Roman" w:eastAsia="仿宋_GB2312" w:hAnsi="Times New Roman" w:cs="Times New Roman"/>
                <w:color w:val="auto"/>
                <w:sz w:val="20"/>
                <w:szCs w:val="20"/>
                <w:lang w:eastAsia="zh-CN" w:bidi="ar"/>
              </w:rPr>
              <w:pPrChange w:id="10991" w:author="Xuning Wei12232" w:date="2026-07-27T21:02:00Z">
                <w:pPr>
                  <w:jc w:val="both"/>
                </w:pPr>
              </w:pPrChange>
            </w:pPr>
          </w:p>
        </w:tc>
        <w:tc>
          <w:tcPr>
            <w:tcW w:w="312" w:type="pct"/>
            <w:vAlign w:val="center"/>
          </w:tcPr>
          <w:p w14:paraId="5ED625CB" w14:textId="68FC19E7" w:rsidR="00424ECA" w:rsidRPr="00032BAE" w:rsidDel="00770B21" w:rsidRDefault="000B6761">
            <w:pPr>
              <w:spacing w:beforeLines="100" w:before="240" w:afterLines="50" w:after="120"/>
              <w:jc w:val="both"/>
              <w:rPr>
                <w:del w:id="10992" w:author="Xuning Wei12232" w:date="2026-07-27T21:02:00Z"/>
                <w:rFonts w:ascii="Times New Roman" w:eastAsia="仿宋_GB2312" w:hAnsi="Times New Roman" w:cs="Times New Roman"/>
                <w:color w:val="auto"/>
                <w:sz w:val="18"/>
                <w:szCs w:val="20"/>
                <w:lang w:eastAsia="zh-CN" w:bidi="ar"/>
              </w:rPr>
              <w:pPrChange w:id="10993" w:author="Xuning Wei12232" w:date="2026-07-27T21:02:00Z">
                <w:pPr>
                  <w:jc w:val="both"/>
                </w:pPr>
              </w:pPrChange>
            </w:pPr>
            <w:customXmlDelRangeStart w:id="10994" w:author="Xuning Wei12232" w:date="2026-07-27T21:02:00Z"/>
            <w:sdt>
              <w:sdtPr>
                <w:rPr>
                  <w:rFonts w:ascii="Times New Roman" w:eastAsia="仿宋_GB2312" w:hAnsi="Times New Roman" w:cs="Times New Roman"/>
                  <w:b/>
                  <w:color w:val="auto"/>
                  <w:sz w:val="18"/>
                  <w:szCs w:val="20"/>
                  <w:lang w:eastAsia="zh-CN" w:bidi="ar"/>
                </w:rPr>
                <w:id w:val="-1504037711"/>
                <w14:checkbox>
                  <w14:checked w14:val="0"/>
                  <w14:checkedState w14:val="2612" w14:font="MS Gothic"/>
                  <w14:uncheckedState w14:val="2610" w14:font="MS Gothic"/>
                </w14:checkbox>
              </w:sdtPr>
              <w:sdtEndPr/>
              <w:sdtContent>
                <w:customXmlDelRangeEnd w:id="10994"/>
                <w:del w:id="10995" w:author="Xuning Wei12232" w:date="2026-07-27T21:02:00Z">
                  <w:r w:rsidR="003321EF" w:rsidRPr="00032BAE" w:rsidDel="00770B21">
                    <w:rPr>
                      <w:rFonts w:ascii="Segoe UI Symbol" w:eastAsia="MS Gothic" w:hAnsi="Segoe UI Symbol" w:cs="Segoe UI Symbol"/>
                      <w:b/>
                      <w:color w:val="auto"/>
                      <w:sz w:val="18"/>
                      <w:szCs w:val="20"/>
                      <w:lang w:eastAsia="zh-CN" w:bidi="ar"/>
                    </w:rPr>
                    <w:delText>☐</w:delText>
                  </w:r>
                </w:del>
                <w:customXmlDelRangeStart w:id="10996" w:author="Xuning Wei12232" w:date="2026-07-27T21:02:00Z"/>
              </w:sdtContent>
            </w:sdt>
            <w:customXmlDelRangeEnd w:id="10996"/>
            <w:del w:id="10997" w:author="Xuning Wei12232" w:date="2026-07-27T21:02:00Z">
              <w:r w:rsidR="00424ECA" w:rsidRPr="00032BAE" w:rsidDel="00770B21">
                <w:rPr>
                  <w:rFonts w:ascii="Times New Roman" w:eastAsia="仿宋_GB2312" w:hAnsi="Times New Roman" w:cs="Times New Roman"/>
                  <w:color w:val="auto"/>
                  <w:sz w:val="18"/>
                  <w:szCs w:val="20"/>
                  <w:lang w:eastAsia="zh-CN" w:bidi="ar"/>
                </w:rPr>
                <w:delText xml:space="preserve"> High</w:delText>
              </w:r>
            </w:del>
          </w:p>
          <w:p w14:paraId="5874BCBA" w14:textId="699B74EF" w:rsidR="00424ECA" w:rsidRPr="00032BAE" w:rsidDel="00770B21" w:rsidRDefault="000B6761">
            <w:pPr>
              <w:spacing w:beforeLines="100" w:before="240" w:afterLines="50" w:after="120"/>
              <w:jc w:val="both"/>
              <w:rPr>
                <w:del w:id="10998" w:author="Xuning Wei12232" w:date="2026-07-27T21:02:00Z"/>
                <w:rFonts w:ascii="Times New Roman" w:eastAsia="仿宋_GB2312" w:hAnsi="Times New Roman" w:cs="Times New Roman"/>
                <w:color w:val="auto"/>
                <w:sz w:val="18"/>
                <w:szCs w:val="20"/>
                <w:lang w:eastAsia="zh-CN" w:bidi="ar"/>
              </w:rPr>
              <w:pPrChange w:id="10999" w:author="Xuning Wei12232" w:date="2026-07-27T21:02:00Z">
                <w:pPr>
                  <w:jc w:val="both"/>
                </w:pPr>
              </w:pPrChange>
            </w:pPr>
            <w:customXmlDelRangeStart w:id="11000" w:author="Xuning Wei12232" w:date="2026-07-27T21:02:00Z"/>
            <w:sdt>
              <w:sdtPr>
                <w:rPr>
                  <w:rFonts w:ascii="Times New Roman" w:eastAsia="仿宋_GB2312" w:hAnsi="Times New Roman" w:cs="Times New Roman"/>
                  <w:b/>
                  <w:color w:val="auto"/>
                  <w:sz w:val="18"/>
                  <w:szCs w:val="20"/>
                  <w:lang w:eastAsia="zh-CN" w:bidi="ar"/>
                </w:rPr>
                <w:id w:val="-1334599323"/>
                <w14:checkbox>
                  <w14:checked w14:val="0"/>
                  <w14:checkedState w14:val="2612" w14:font="MS Gothic"/>
                  <w14:uncheckedState w14:val="2610" w14:font="MS Gothic"/>
                </w14:checkbox>
              </w:sdtPr>
              <w:sdtEndPr/>
              <w:sdtContent>
                <w:customXmlDelRangeEnd w:id="11000"/>
                <w:del w:id="11001" w:author="Xuning Wei12232" w:date="2026-07-27T21:02:00Z">
                  <w:r w:rsidR="00424ECA" w:rsidRPr="00032BAE" w:rsidDel="00770B21">
                    <w:rPr>
                      <w:rFonts w:ascii="Segoe UI Symbol" w:eastAsia="仿宋_GB2312" w:hAnsi="Segoe UI Symbol" w:cs="Segoe UI Symbol"/>
                      <w:b/>
                      <w:color w:val="auto"/>
                      <w:sz w:val="18"/>
                      <w:szCs w:val="20"/>
                      <w:lang w:eastAsia="zh-CN" w:bidi="ar"/>
                    </w:rPr>
                    <w:delText>☐</w:delText>
                  </w:r>
                </w:del>
                <w:customXmlDelRangeStart w:id="11002" w:author="Xuning Wei12232" w:date="2026-07-27T21:02:00Z"/>
              </w:sdtContent>
            </w:sdt>
            <w:customXmlDelRangeEnd w:id="11002"/>
            <w:del w:id="11003" w:author="Xuning Wei12232" w:date="2026-07-27T21:02:00Z">
              <w:r w:rsidR="00424ECA" w:rsidRPr="00032BAE" w:rsidDel="00770B21">
                <w:rPr>
                  <w:rFonts w:ascii="Times New Roman" w:eastAsia="仿宋_GB2312" w:hAnsi="Times New Roman" w:cs="Times New Roman"/>
                  <w:b/>
                  <w:color w:val="auto"/>
                  <w:sz w:val="18"/>
                  <w:szCs w:val="20"/>
                  <w:lang w:eastAsia="zh-CN" w:bidi="ar"/>
                </w:rPr>
                <w:delText xml:space="preserve"> </w:delText>
              </w:r>
              <w:r w:rsidR="00424ECA" w:rsidRPr="00032BAE" w:rsidDel="00770B21">
                <w:rPr>
                  <w:rFonts w:ascii="Times New Roman" w:eastAsia="仿宋_GB2312" w:hAnsi="Times New Roman" w:cs="Times New Roman"/>
                  <w:color w:val="auto"/>
                  <w:sz w:val="18"/>
                  <w:szCs w:val="20"/>
                  <w:lang w:eastAsia="zh-CN" w:bidi="ar"/>
                </w:rPr>
                <w:delText>Medium</w:delText>
              </w:r>
            </w:del>
          </w:p>
          <w:p w14:paraId="44E45F59" w14:textId="0C5FC8DF" w:rsidR="00424ECA" w:rsidRPr="00032BAE" w:rsidDel="00770B21" w:rsidRDefault="000B6761">
            <w:pPr>
              <w:spacing w:beforeLines="100" w:before="240" w:afterLines="50" w:after="120"/>
              <w:jc w:val="both"/>
              <w:rPr>
                <w:del w:id="11004" w:author="Xuning Wei12232" w:date="2026-07-27T21:02:00Z"/>
                <w:rFonts w:ascii="Times New Roman" w:eastAsia="仿宋_GB2312" w:hAnsi="Times New Roman" w:cs="Times New Roman"/>
                <w:color w:val="auto"/>
                <w:sz w:val="18"/>
                <w:szCs w:val="20"/>
                <w:lang w:eastAsia="zh-CN" w:bidi="ar"/>
              </w:rPr>
              <w:pPrChange w:id="11005" w:author="Xuning Wei12232" w:date="2026-07-27T21:02:00Z">
                <w:pPr>
                  <w:jc w:val="both"/>
                </w:pPr>
              </w:pPrChange>
            </w:pPr>
            <w:customXmlDelRangeStart w:id="11006" w:author="Xuning Wei12232" w:date="2026-07-27T21:02:00Z"/>
            <w:sdt>
              <w:sdtPr>
                <w:rPr>
                  <w:rFonts w:ascii="Times New Roman" w:eastAsia="仿宋_GB2312" w:hAnsi="Times New Roman" w:cs="Times New Roman"/>
                  <w:b/>
                  <w:color w:val="auto"/>
                  <w:sz w:val="18"/>
                  <w:szCs w:val="20"/>
                  <w:lang w:eastAsia="zh-CN" w:bidi="ar"/>
                </w:rPr>
                <w:id w:val="82973010"/>
                <w14:checkbox>
                  <w14:checked w14:val="1"/>
                  <w14:checkedState w14:val="2612" w14:font="MS Gothic"/>
                  <w14:uncheckedState w14:val="2610" w14:font="MS Gothic"/>
                </w14:checkbox>
              </w:sdtPr>
              <w:sdtEndPr/>
              <w:sdtContent>
                <w:customXmlDelRangeEnd w:id="11006"/>
                <w:del w:id="11007" w:author="Xuning Wei12232" w:date="2026-07-27T21:02:00Z">
                  <w:r w:rsidR="00424ECA" w:rsidRPr="00032BAE" w:rsidDel="00770B21">
                    <w:rPr>
                      <w:rFonts w:ascii="Segoe UI Symbol" w:eastAsia="仿宋_GB2312" w:hAnsi="Segoe UI Symbol" w:cs="Segoe UI Symbol"/>
                      <w:b/>
                      <w:color w:val="auto"/>
                      <w:sz w:val="18"/>
                      <w:szCs w:val="20"/>
                      <w:lang w:eastAsia="zh-CN" w:bidi="ar"/>
                    </w:rPr>
                    <w:delText>☒</w:delText>
                  </w:r>
                </w:del>
                <w:customXmlDelRangeStart w:id="11008" w:author="Xuning Wei12232" w:date="2026-07-27T21:02:00Z"/>
              </w:sdtContent>
            </w:sdt>
            <w:customXmlDelRangeEnd w:id="11008"/>
            <w:del w:id="11009" w:author="Xuning Wei12232" w:date="2026-07-27T21:02:00Z">
              <w:r w:rsidR="00424ECA" w:rsidRPr="00032BAE" w:rsidDel="00770B21">
                <w:rPr>
                  <w:rFonts w:ascii="Times New Roman" w:eastAsia="仿宋_GB2312" w:hAnsi="Times New Roman" w:cs="Times New Roman"/>
                  <w:color w:val="auto"/>
                  <w:sz w:val="18"/>
                  <w:szCs w:val="20"/>
                  <w:lang w:eastAsia="zh-CN" w:bidi="ar"/>
                </w:rPr>
                <w:delText xml:space="preserve"> Low</w:delText>
              </w:r>
            </w:del>
          </w:p>
        </w:tc>
        <w:tc>
          <w:tcPr>
            <w:tcW w:w="449" w:type="pct"/>
            <w:vAlign w:val="center"/>
          </w:tcPr>
          <w:p w14:paraId="1C81DF1B" w14:textId="1B142C2A" w:rsidR="00424ECA" w:rsidRPr="00032BAE" w:rsidDel="00770B21" w:rsidRDefault="00424ECA">
            <w:pPr>
              <w:spacing w:beforeLines="100" w:before="240" w:afterLines="50" w:after="120"/>
              <w:jc w:val="both"/>
              <w:rPr>
                <w:del w:id="11010" w:author="Xuning Wei12232" w:date="2026-07-27T21:02:00Z"/>
                <w:rFonts w:ascii="Times New Roman" w:eastAsia="仿宋_GB2312" w:hAnsi="Times New Roman" w:cs="Times New Roman"/>
                <w:color w:val="auto"/>
                <w:sz w:val="18"/>
                <w:szCs w:val="20"/>
                <w:lang w:eastAsia="zh-CN" w:bidi="ar"/>
              </w:rPr>
              <w:pPrChange w:id="11011" w:author="Xuning Wei12232" w:date="2026-07-27T21:02:00Z">
                <w:pPr>
                  <w:jc w:val="both"/>
                </w:pPr>
              </w:pPrChange>
            </w:pPr>
            <w:del w:id="11012" w:author="Xuning Wei12232" w:date="2026-07-27T21:02:00Z">
              <w:r w:rsidRPr="00032BAE" w:rsidDel="00770B21">
                <w:rPr>
                  <w:rFonts w:ascii="Times New Roman" w:eastAsia="仿宋_GB2312" w:hAnsi="Times New Roman" w:cs="Times New Roman"/>
                  <w:color w:val="auto"/>
                  <w:sz w:val="18"/>
                  <w:szCs w:val="20"/>
                  <w:lang w:eastAsia="zh-CN" w:bidi="ar"/>
                </w:rPr>
                <w:delText xml:space="preserve">According to The Pilot Plant Real Book Page 10-22&amp;10-23, piperidine is compatible with </w:delText>
              </w:r>
              <w:r w:rsidR="004E118C" w:rsidRPr="00032BAE" w:rsidDel="00770B21">
                <w:rPr>
                  <w:rFonts w:ascii="Times New Roman" w:eastAsia="仿宋_GB2312" w:hAnsi="Times New Roman" w:cs="Times New Roman"/>
                  <w:color w:val="auto"/>
                  <w:sz w:val="18"/>
                  <w:szCs w:val="20"/>
                  <w:lang w:eastAsia="zh-CN" w:bidi="ar"/>
                </w:rPr>
                <w:delText>SS</w:delText>
              </w:r>
              <w:r w:rsidR="0041014B" w:rsidRPr="00032BAE" w:rsidDel="00770B21">
                <w:rPr>
                  <w:rFonts w:ascii="Times New Roman" w:eastAsia="仿宋_GB2312" w:hAnsi="Times New Roman" w:cs="Times New Roman"/>
                  <w:color w:val="auto"/>
                  <w:sz w:val="18"/>
                  <w:szCs w:val="20"/>
                  <w:lang w:eastAsia="zh-CN" w:bidi="ar"/>
                </w:rPr>
                <w:delText>, 30</w:delText>
              </w:r>
              <w:r w:rsidRPr="00032BAE" w:rsidDel="00770B21">
                <w:rPr>
                  <w:rFonts w:ascii="Times New Roman" w:eastAsia="仿宋_GB2312" w:hAnsi="Times New Roman" w:cs="Times New Roman"/>
                  <w:color w:val="auto"/>
                  <w:sz w:val="18"/>
                  <w:szCs w:val="20"/>
                  <w:lang w:eastAsia="zh-CN" w:bidi="ar"/>
                </w:rPr>
                <w:delText>6 SS and PTFE;</w:delText>
              </w:r>
            </w:del>
            <w:ins w:id="11013" w:author="Johan Granander" w:date="2026-05-04T11:57:00Z">
              <w:del w:id="11014" w:author="Xuning Wei12232" w:date="2026-07-27T21:02:00Z">
                <w:r w:rsidR="00840074" w:rsidRPr="00032BAE" w:rsidDel="00770B21">
                  <w:rPr>
                    <w:rFonts w:ascii="Times New Roman" w:eastAsia="仿宋_GB2312" w:hAnsi="Times New Roman" w:cs="Times New Roman"/>
                    <w:color w:val="auto"/>
                    <w:sz w:val="18"/>
                    <w:szCs w:val="20"/>
                    <w:lang w:eastAsia="zh-CN" w:bidi="ar"/>
                  </w:rPr>
                  <w:delText>PTFE.</w:delText>
                </w:r>
              </w:del>
            </w:ins>
          </w:p>
          <w:p w14:paraId="082AA430" w14:textId="4248DF9A" w:rsidR="00424ECA" w:rsidRPr="00032BAE" w:rsidDel="00770B21" w:rsidRDefault="00424ECA">
            <w:pPr>
              <w:spacing w:beforeLines="100" w:before="240" w:afterLines="50" w:after="120"/>
              <w:jc w:val="both"/>
              <w:rPr>
                <w:del w:id="11015" w:author="Xuning Wei12232" w:date="2026-07-27T21:02:00Z"/>
                <w:rFonts w:ascii="Times New Roman" w:eastAsia="仿宋_GB2312" w:hAnsi="Times New Roman" w:cs="Times New Roman"/>
                <w:color w:val="auto"/>
                <w:sz w:val="18"/>
                <w:szCs w:val="20"/>
                <w:lang w:eastAsia="zh-CN" w:bidi="ar"/>
              </w:rPr>
              <w:pPrChange w:id="11016" w:author="Xuning Wei12232" w:date="2026-07-27T21:02:00Z">
                <w:pPr>
                  <w:jc w:val="both"/>
                </w:pPr>
              </w:pPrChange>
            </w:pPr>
            <w:del w:id="11017" w:author="Xuning Wei12232" w:date="2026-07-27T21:02:00Z">
              <w:r w:rsidRPr="00032BAE" w:rsidDel="00770B21">
                <w:rPr>
                  <w:rFonts w:ascii="Times New Roman" w:eastAsia="仿宋_GB2312" w:hAnsi="Times New Roman" w:cs="Times New Roman"/>
                  <w:color w:val="auto"/>
                  <w:sz w:val="18"/>
                  <w:szCs w:val="20"/>
                  <w:lang w:eastAsia="zh-CN" w:bidi="ar"/>
                </w:rPr>
                <w:delText>Based on Asymchem previous campaign production data and experience</w:delText>
              </w:r>
            </w:del>
          </w:p>
        </w:tc>
        <w:tc>
          <w:tcPr>
            <w:tcW w:w="800" w:type="pct"/>
            <w:vMerge/>
            <w:vAlign w:val="center"/>
          </w:tcPr>
          <w:p w14:paraId="66E98A85" w14:textId="00B6E998" w:rsidR="00424ECA" w:rsidRPr="00032BAE" w:rsidDel="00770B21" w:rsidRDefault="00424ECA">
            <w:pPr>
              <w:spacing w:beforeLines="100" w:before="240" w:afterLines="50" w:after="120"/>
              <w:jc w:val="both"/>
              <w:rPr>
                <w:del w:id="11018" w:author="Xuning Wei12232" w:date="2026-07-27T21:02:00Z"/>
                <w:rFonts w:ascii="Times New Roman" w:eastAsia="仿宋_GB2312" w:hAnsi="Times New Roman" w:cs="Times New Roman"/>
                <w:b/>
                <w:color w:val="auto"/>
                <w:sz w:val="20"/>
                <w:szCs w:val="20"/>
                <w:lang w:eastAsia="zh-CN" w:bidi="ar"/>
              </w:rPr>
              <w:pPrChange w:id="11019" w:author="Xuning Wei12232" w:date="2026-07-27T21:02:00Z">
                <w:pPr>
                  <w:jc w:val="both"/>
                </w:pPr>
              </w:pPrChange>
            </w:pPr>
          </w:p>
        </w:tc>
      </w:tr>
      <w:tr w:rsidR="00032BAE" w:rsidRPr="00032BAE" w:rsidDel="00770B21" w14:paraId="197EE4EA" w14:textId="6A5AF88A" w:rsidTr="00F9281A">
        <w:trPr>
          <w:trHeight w:val="397"/>
          <w:del w:id="11020" w:author="Xuning Wei12232" w:date="2026-07-27T21:02:00Z"/>
        </w:trPr>
        <w:tc>
          <w:tcPr>
            <w:tcW w:w="184" w:type="pct"/>
            <w:vMerge w:val="restart"/>
            <w:shd w:val="clear" w:color="auto" w:fill="FFFFFF" w:themeFill="background1"/>
            <w:vAlign w:val="center"/>
          </w:tcPr>
          <w:p w14:paraId="51574A47" w14:textId="6AE9EF8E" w:rsidR="00E540F3" w:rsidRPr="00032BAE" w:rsidDel="00770B21" w:rsidRDefault="00F6428A">
            <w:pPr>
              <w:spacing w:beforeLines="100" w:before="240" w:afterLines="50" w:after="120"/>
              <w:jc w:val="both"/>
              <w:rPr>
                <w:del w:id="11021" w:author="Xuning Wei12232" w:date="2026-07-27T21:02:00Z"/>
                <w:rFonts w:ascii="Times New Roman" w:eastAsia="仿宋_GB2312" w:hAnsi="Times New Roman" w:cs="Times New Roman"/>
                <w:color w:val="auto"/>
                <w:sz w:val="20"/>
                <w:szCs w:val="20"/>
                <w:lang w:eastAsia="zh-CN" w:bidi="ar"/>
              </w:rPr>
              <w:pPrChange w:id="11022" w:author="Xuning Wei12232" w:date="2026-07-27T21:02:00Z">
                <w:pPr>
                  <w:jc w:val="both"/>
                </w:pPr>
              </w:pPrChange>
            </w:pPr>
            <w:del w:id="11023" w:author="Xuning Wei12232" w:date="2026-07-27T21:02:00Z">
              <w:r w:rsidDel="00770B21">
                <w:rPr>
                  <w:rFonts w:ascii="Times New Roman" w:eastAsia="仿宋_GB2312" w:hAnsi="Times New Roman" w:cs="Times New Roman"/>
                  <w:color w:val="auto"/>
                  <w:sz w:val="20"/>
                  <w:szCs w:val="20"/>
                  <w:lang w:eastAsia="zh-CN" w:bidi="ar"/>
                </w:rPr>
                <w:delText>33</w:delText>
              </w:r>
            </w:del>
          </w:p>
        </w:tc>
        <w:tc>
          <w:tcPr>
            <w:tcW w:w="1310" w:type="pct"/>
            <w:vMerge w:val="restart"/>
            <w:shd w:val="clear" w:color="auto" w:fill="FFFFFF" w:themeFill="background1"/>
            <w:vAlign w:val="center"/>
          </w:tcPr>
          <w:p w14:paraId="1CC965A1" w14:textId="3C0B6D7F" w:rsidR="00E540F3" w:rsidRPr="00032BAE" w:rsidDel="00770B21" w:rsidRDefault="00F6428A">
            <w:pPr>
              <w:spacing w:beforeLines="100" w:before="240" w:afterLines="50" w:after="120"/>
              <w:jc w:val="both"/>
              <w:rPr>
                <w:del w:id="11024" w:author="Xuning Wei12232" w:date="2026-07-27T21:02:00Z"/>
                <w:rFonts w:ascii="Times New Roman" w:eastAsia="仿宋_GB2312" w:hAnsi="Times New Roman" w:cs="Times New Roman"/>
                <w:color w:val="auto"/>
                <w:sz w:val="18"/>
                <w:szCs w:val="18"/>
              </w:rPr>
              <w:pPrChange w:id="11025" w:author="Xuning Wei12232" w:date="2026-07-27T21:02:00Z">
                <w:pPr>
                  <w:jc w:val="both"/>
                </w:pPr>
              </w:pPrChange>
            </w:pPr>
            <w:del w:id="11026" w:author="Xuning Wei12232" w:date="2026-07-27T21:02:00Z">
              <w:r w:rsidRPr="00F6428A" w:rsidDel="00770B21">
                <w:rPr>
                  <w:rFonts w:ascii="Times New Roman" w:eastAsia="仿宋_GB2312" w:hAnsi="Times New Roman" w:cs="Times New Roman"/>
                  <w:color w:val="auto"/>
                  <w:sz w:val="18"/>
                  <w:szCs w:val="18"/>
                </w:rPr>
                <w:delText xml:space="preserve">Add 8.0 V 20% </w:delText>
              </w:r>
            </w:del>
            <w:del w:id="11027" w:author="Xuning Wei12232" w:date="2026-06-06T10:54:00Z">
              <w:r w:rsidRPr="00F6428A" w:rsidDel="00EE6870">
                <w:rPr>
                  <w:rFonts w:ascii="Times New Roman" w:eastAsia="仿宋_GB2312" w:hAnsi="Times New Roman" w:cs="Times New Roman"/>
                  <w:color w:val="auto"/>
                  <w:sz w:val="18"/>
                  <w:szCs w:val="18"/>
                </w:rPr>
                <w:delText>Piperidine Solution (7.448 kg/kg)</w:delText>
              </w:r>
            </w:del>
            <w:del w:id="11028" w:author="Xuning Wei12232" w:date="2026-07-27T21:02:00Z">
              <w:r w:rsidRPr="00F6428A" w:rsidDel="00770B21">
                <w:rPr>
                  <w:rFonts w:ascii="Times New Roman" w:eastAsia="仿宋_GB2312" w:hAnsi="Times New Roman" w:cs="Times New Roman"/>
                  <w:color w:val="auto"/>
                  <w:sz w:val="18"/>
                  <w:szCs w:val="18"/>
                </w:rPr>
                <w:delText xml:space="preserve"> into the TJ4S-1213-Sy15. Bubble with nitrogen for 3±2min, then start the stirrer, adjust to 25±5</w:delText>
              </w:r>
              <w:r w:rsidRPr="00F6428A" w:rsidDel="00770B21">
                <w:rPr>
                  <w:rFonts w:ascii="Times New Roman" w:eastAsia="仿宋_GB2312" w:hAnsi="Times New Roman" w:cs="Times New Roman" w:hint="eastAsia"/>
                  <w:color w:val="auto"/>
                  <w:sz w:val="18"/>
                  <w:szCs w:val="18"/>
                </w:rPr>
                <w:delText>℃</w:delText>
              </w:r>
              <w:r w:rsidRPr="00F6428A" w:rsidDel="00770B21">
                <w:rPr>
                  <w:rFonts w:ascii="Times New Roman" w:eastAsia="仿宋_GB2312" w:hAnsi="Times New Roman" w:cs="Times New Roman"/>
                  <w:color w:val="auto"/>
                  <w:sz w:val="18"/>
                  <w:szCs w:val="18"/>
                </w:rPr>
                <w:delText xml:space="preserve"> (target: 25</w:delText>
              </w:r>
              <w:r w:rsidRPr="00F6428A" w:rsidDel="00770B21">
                <w:rPr>
                  <w:rFonts w:ascii="Times New Roman" w:eastAsia="仿宋_GB2312" w:hAnsi="Times New Roman" w:cs="Times New Roman" w:hint="eastAsia"/>
                  <w:color w:val="auto"/>
                  <w:sz w:val="18"/>
                  <w:szCs w:val="18"/>
                </w:rPr>
                <w:delText>℃</w:delText>
              </w:r>
              <w:r w:rsidRPr="00F6428A" w:rsidDel="00770B21">
                <w:rPr>
                  <w:rFonts w:ascii="Times New Roman" w:eastAsia="仿宋_GB2312" w:hAnsi="Times New Roman" w:cs="Times New Roman"/>
                  <w:color w:val="auto"/>
                  <w:sz w:val="18"/>
                  <w:szCs w:val="18"/>
                </w:rPr>
                <w:delText>). After stirring for 15min at 25±5</w:delText>
              </w:r>
              <w:r w:rsidRPr="00F6428A" w:rsidDel="00770B21">
                <w:rPr>
                  <w:rFonts w:ascii="Times New Roman" w:eastAsia="仿宋_GB2312" w:hAnsi="Times New Roman" w:cs="Times New Roman" w:hint="eastAsia"/>
                  <w:color w:val="auto"/>
                  <w:sz w:val="18"/>
                  <w:szCs w:val="18"/>
                </w:rPr>
                <w:delText>℃</w:delText>
              </w:r>
              <w:r w:rsidRPr="00F6428A" w:rsidDel="00770B21">
                <w:rPr>
                  <w:rFonts w:ascii="Times New Roman" w:eastAsia="仿宋_GB2312" w:hAnsi="Times New Roman" w:cs="Times New Roman"/>
                  <w:color w:val="auto"/>
                  <w:sz w:val="18"/>
                  <w:szCs w:val="18"/>
                </w:rPr>
                <w:delText xml:space="preserve"> (target: 25</w:delText>
              </w:r>
              <w:r w:rsidRPr="00F6428A" w:rsidDel="00770B21">
                <w:rPr>
                  <w:rFonts w:ascii="Times New Roman" w:eastAsia="仿宋_GB2312" w:hAnsi="Times New Roman" w:cs="Times New Roman" w:hint="eastAsia"/>
                  <w:color w:val="auto"/>
                  <w:sz w:val="18"/>
                  <w:szCs w:val="18"/>
                </w:rPr>
                <w:delText>℃</w:delText>
              </w:r>
              <w:r w:rsidRPr="00F6428A" w:rsidDel="00770B21">
                <w:rPr>
                  <w:rFonts w:ascii="Times New Roman" w:eastAsia="仿宋_GB2312" w:hAnsi="Times New Roman" w:cs="Times New Roman"/>
                  <w:color w:val="auto"/>
                  <w:sz w:val="18"/>
                  <w:szCs w:val="18"/>
                </w:rPr>
                <w:delText xml:space="preserve">), stop stirring, turn off the nitrogen. Drain until there is no obvious drip. Add 8.0 V 20% </w:delText>
              </w:r>
            </w:del>
            <w:del w:id="11029" w:author="Xuning Wei12232" w:date="2026-06-06T10:54:00Z">
              <w:r w:rsidRPr="00F6428A" w:rsidDel="00EE6870">
                <w:rPr>
                  <w:rFonts w:ascii="Times New Roman" w:eastAsia="仿宋_GB2312" w:hAnsi="Times New Roman" w:cs="Times New Roman"/>
                  <w:color w:val="auto"/>
                  <w:sz w:val="18"/>
                  <w:szCs w:val="18"/>
                </w:rPr>
                <w:delText>Piperidine Solution (7.448 kg/kg)</w:delText>
              </w:r>
            </w:del>
            <w:del w:id="11030" w:author="Xuning Wei12232" w:date="2026-07-27T21:02:00Z">
              <w:r w:rsidRPr="00F6428A" w:rsidDel="00770B21">
                <w:rPr>
                  <w:rFonts w:ascii="Times New Roman" w:eastAsia="仿宋_GB2312" w:hAnsi="Times New Roman" w:cs="Times New Roman"/>
                  <w:color w:val="auto"/>
                  <w:sz w:val="18"/>
                  <w:szCs w:val="18"/>
                </w:rPr>
                <w:delText xml:space="preserve"> into TJ4S-1213-Sy15. Bubble with nitrogen for 3±2min, then start the stirrer. After stirring for 30±2min at 25±5</w:delText>
              </w:r>
              <w:r w:rsidRPr="00F6428A" w:rsidDel="00770B21">
                <w:rPr>
                  <w:rFonts w:ascii="Times New Roman" w:eastAsia="仿宋_GB2312" w:hAnsi="Times New Roman" w:cs="Times New Roman" w:hint="eastAsia"/>
                  <w:color w:val="auto"/>
                  <w:sz w:val="18"/>
                  <w:szCs w:val="18"/>
                </w:rPr>
                <w:delText>℃</w:delText>
              </w:r>
              <w:r w:rsidRPr="00F6428A" w:rsidDel="00770B21">
                <w:rPr>
                  <w:rFonts w:ascii="Times New Roman" w:eastAsia="仿宋_GB2312" w:hAnsi="Times New Roman" w:cs="Times New Roman"/>
                  <w:color w:val="auto"/>
                  <w:sz w:val="18"/>
                  <w:szCs w:val="18"/>
                </w:rPr>
                <w:delText xml:space="preserve"> (target: 25</w:delText>
              </w:r>
              <w:r w:rsidRPr="00F6428A" w:rsidDel="00770B21">
                <w:rPr>
                  <w:rFonts w:ascii="Times New Roman" w:eastAsia="仿宋_GB2312" w:hAnsi="Times New Roman" w:cs="Times New Roman" w:hint="eastAsia"/>
                  <w:color w:val="auto"/>
                  <w:sz w:val="18"/>
                  <w:szCs w:val="18"/>
                </w:rPr>
                <w:delText>℃</w:delText>
              </w:r>
              <w:r w:rsidRPr="00F6428A" w:rsidDel="00770B21">
                <w:rPr>
                  <w:rFonts w:ascii="Times New Roman" w:eastAsia="仿宋_GB2312" w:hAnsi="Times New Roman" w:cs="Times New Roman"/>
                  <w:color w:val="auto"/>
                  <w:sz w:val="18"/>
                  <w:szCs w:val="18"/>
                </w:rPr>
                <w:delText>), stop stirring, turn off the nitrogen. Drain until there is no obvious drip. Move to next operation</w:delText>
              </w:r>
            </w:del>
          </w:p>
        </w:tc>
        <w:tc>
          <w:tcPr>
            <w:tcW w:w="1153" w:type="pct"/>
            <w:vMerge w:val="restart"/>
            <w:shd w:val="clear" w:color="auto" w:fill="FFFFFF" w:themeFill="background1"/>
            <w:vAlign w:val="center"/>
          </w:tcPr>
          <w:p w14:paraId="6C99891F" w14:textId="7096F307" w:rsidR="00E540F3" w:rsidRPr="00032BAE" w:rsidDel="00770B21" w:rsidRDefault="00E540F3">
            <w:pPr>
              <w:spacing w:beforeLines="100" w:before="240" w:afterLines="50" w:after="120"/>
              <w:jc w:val="both"/>
              <w:rPr>
                <w:del w:id="11031" w:author="Xuning Wei12232" w:date="2026-07-27T21:02:00Z"/>
                <w:rFonts w:ascii="Times New Roman" w:eastAsia="仿宋_GB2312" w:hAnsi="Times New Roman" w:cs="Times New Roman"/>
                <w:color w:val="auto"/>
                <w:sz w:val="18"/>
                <w:szCs w:val="18"/>
              </w:rPr>
              <w:pPrChange w:id="11032" w:author="Xuning Wei12232" w:date="2026-07-27T21:02:00Z">
                <w:pPr>
                  <w:jc w:val="both"/>
                </w:pPr>
              </w:pPrChange>
            </w:pPr>
            <w:del w:id="11033" w:author="Xuning Wei12232" w:date="2026-07-27T21:02:00Z">
              <w:r w:rsidRPr="00032BAE" w:rsidDel="00770B21">
                <w:rPr>
                  <w:rFonts w:ascii="Times New Roman" w:eastAsia="仿宋_GB2312" w:hAnsi="Times New Roman" w:cs="Times New Roman"/>
                  <w:color w:val="auto"/>
                  <w:sz w:val="18"/>
                  <w:szCs w:val="18"/>
                </w:rPr>
                <w:delText xml:space="preserve">Reactor </w:delText>
              </w:r>
              <w:r w:rsidRPr="00032BAE" w:rsidDel="00770B21">
                <w:rPr>
                  <w:rFonts w:ascii="Times New Roman" w:hAnsi="Times New Roman" w:cs="Times New Roman"/>
                  <w:color w:val="auto"/>
                  <w:sz w:val="18"/>
                  <w:szCs w:val="18"/>
                  <w:shd w:val="clear" w:color="auto" w:fill="FFFFFF"/>
                </w:rPr>
                <w:delText>(inner surface, temperature probe, agitator)</w:delText>
              </w:r>
              <w:r w:rsidRPr="00032BAE" w:rsidDel="00770B21">
                <w:rPr>
                  <w:rFonts w:ascii="Times New Roman" w:eastAsia="仿宋_GB2312" w:hAnsi="Times New Roman" w:cs="Times New Roman"/>
                  <w:color w:val="auto"/>
                  <w:sz w:val="18"/>
                  <w:szCs w:val="18"/>
                </w:rPr>
                <w:delText>: SS304</w:delText>
              </w:r>
            </w:del>
          </w:p>
          <w:p w14:paraId="592E581B" w14:textId="69F649ED" w:rsidR="00E540F3" w:rsidRPr="00032BAE" w:rsidDel="00770B21" w:rsidRDefault="00E540F3">
            <w:pPr>
              <w:spacing w:beforeLines="100" w:before="240" w:afterLines="50" w:after="120"/>
              <w:jc w:val="both"/>
              <w:rPr>
                <w:del w:id="11034" w:author="Xuning Wei12232" w:date="2026-07-27T21:02:00Z"/>
                <w:rFonts w:ascii="Times New Roman" w:hAnsi="Times New Roman" w:cs="Times New Roman"/>
                <w:color w:val="auto"/>
                <w:sz w:val="18"/>
                <w:szCs w:val="18"/>
                <w:shd w:val="clear" w:color="auto" w:fill="FFFFFF"/>
              </w:rPr>
              <w:pPrChange w:id="11035" w:author="Xuning Wei12232" w:date="2026-07-27T21:02:00Z">
                <w:pPr>
                  <w:jc w:val="both"/>
                </w:pPr>
              </w:pPrChange>
            </w:pPr>
            <w:del w:id="11036" w:author="Xuning Wei12232" w:date="2026-07-27T21:02:00Z">
              <w:r w:rsidRPr="00032BAE" w:rsidDel="00770B21">
                <w:rPr>
                  <w:rFonts w:ascii="Times New Roman" w:hAnsi="Times New Roman" w:cs="Times New Roman"/>
                  <w:color w:val="auto"/>
                  <w:sz w:val="18"/>
                  <w:szCs w:val="18"/>
                  <w:shd w:val="clear" w:color="auto" w:fill="FFFFFF"/>
                </w:rPr>
                <w:delText>Valve, 304&amp;316L</w:delText>
              </w:r>
            </w:del>
          </w:p>
          <w:p w14:paraId="61F6E8BC" w14:textId="2C89212A" w:rsidR="00E540F3" w:rsidRPr="00032BAE" w:rsidDel="00770B21" w:rsidRDefault="00E540F3">
            <w:pPr>
              <w:spacing w:beforeLines="100" w:before="240" w:afterLines="50" w:after="120"/>
              <w:jc w:val="both"/>
              <w:rPr>
                <w:del w:id="11037" w:author="Xuning Wei12232" w:date="2026-07-27T21:02:00Z"/>
                <w:rFonts w:ascii="Times New Roman" w:eastAsia="仿宋_GB2312" w:hAnsi="Times New Roman" w:cs="Times New Roman"/>
                <w:color w:val="auto"/>
                <w:sz w:val="18"/>
                <w:szCs w:val="18"/>
              </w:rPr>
              <w:pPrChange w:id="11038" w:author="Xuning Wei12232" w:date="2026-07-27T21:02:00Z">
                <w:pPr>
                  <w:jc w:val="both"/>
                </w:pPr>
              </w:pPrChange>
            </w:pPr>
            <w:del w:id="11039" w:author="Xuning Wei12232" w:date="2026-07-27T21:02:00Z">
              <w:r w:rsidRPr="00032BAE" w:rsidDel="00770B21">
                <w:rPr>
                  <w:rFonts w:ascii="Times New Roman" w:hAnsi="Times New Roman" w:cs="Times New Roman"/>
                  <w:color w:val="auto"/>
                  <w:sz w:val="18"/>
                  <w:szCs w:val="18"/>
                  <w:shd w:val="clear" w:color="auto" w:fill="FFFFFF"/>
                </w:rPr>
                <w:delText xml:space="preserve">Gasket and sealing rings: </w:delText>
              </w:r>
              <w:r w:rsidRPr="00032BAE" w:rsidDel="00770B21">
                <w:rPr>
                  <w:rFonts w:ascii="Times New Roman" w:eastAsia="仿宋_GB2312" w:hAnsi="Times New Roman" w:cs="Times New Roman"/>
                  <w:color w:val="auto"/>
                  <w:sz w:val="18"/>
                  <w:szCs w:val="18"/>
                </w:rPr>
                <w:delText>PTFE</w:delText>
              </w:r>
            </w:del>
          </w:p>
          <w:p w14:paraId="584B67D6" w14:textId="23CA0BC5" w:rsidR="00E540F3" w:rsidRPr="00032BAE" w:rsidDel="00770B21" w:rsidRDefault="00E540F3">
            <w:pPr>
              <w:spacing w:beforeLines="100" w:before="240" w:afterLines="50" w:after="120"/>
              <w:jc w:val="both"/>
              <w:rPr>
                <w:del w:id="11040" w:author="Xuning Wei12232" w:date="2026-07-27T21:02:00Z"/>
                <w:rFonts w:ascii="Times New Roman" w:eastAsia="仿宋_GB2312" w:hAnsi="Times New Roman" w:cs="Times New Roman"/>
                <w:color w:val="auto"/>
                <w:sz w:val="18"/>
                <w:szCs w:val="18"/>
              </w:rPr>
              <w:pPrChange w:id="11041" w:author="Xuning Wei12232" w:date="2026-07-27T21:02:00Z">
                <w:pPr>
                  <w:jc w:val="both"/>
                </w:pPr>
              </w:pPrChange>
            </w:pPr>
            <w:del w:id="11042" w:author="Xuning Wei12232" w:date="2026-07-27T21:02:00Z">
              <w:r w:rsidRPr="00032BAE" w:rsidDel="00770B21">
                <w:rPr>
                  <w:rFonts w:ascii="Times New Roman" w:eastAsia="仿宋_GB2312" w:hAnsi="Times New Roman" w:cs="Times New Roman"/>
                  <w:color w:val="auto"/>
                  <w:sz w:val="18"/>
                  <w:szCs w:val="18"/>
                </w:rPr>
                <w:delText>Charging line for DMF: 316SS</w:delText>
              </w:r>
            </w:del>
          </w:p>
          <w:p w14:paraId="754C912D" w14:textId="4319FEA9" w:rsidR="00E540F3" w:rsidRPr="00032BAE" w:rsidDel="00770B21" w:rsidRDefault="00E540F3">
            <w:pPr>
              <w:spacing w:beforeLines="100" w:before="240" w:afterLines="50" w:after="120"/>
              <w:jc w:val="both"/>
              <w:rPr>
                <w:del w:id="11043" w:author="Xuning Wei12232" w:date="2026-07-27T21:02:00Z"/>
                <w:rFonts w:ascii="Times New Roman" w:eastAsia="仿宋_GB2312" w:hAnsi="Times New Roman" w:cs="Times New Roman"/>
                <w:b/>
                <w:color w:val="auto"/>
                <w:sz w:val="20"/>
                <w:szCs w:val="20"/>
                <w:lang w:eastAsia="zh-CN" w:bidi="ar"/>
              </w:rPr>
              <w:pPrChange w:id="11044" w:author="Xuning Wei12232" w:date="2026-07-27T21:02:00Z">
                <w:pPr>
                  <w:jc w:val="both"/>
                </w:pPr>
              </w:pPrChange>
            </w:pPr>
            <w:del w:id="11045" w:author="Xuning Wei12232" w:date="2026-06-06T13:48:00Z">
              <w:r w:rsidRPr="00DA5207" w:rsidDel="00DA5207">
                <w:rPr>
                  <w:rFonts w:ascii="Times New Roman" w:eastAsia="仿宋_GB2312" w:hAnsi="Times New Roman" w:cs="Times New Roman"/>
                  <w:color w:val="0000FF"/>
                  <w:sz w:val="18"/>
                  <w:szCs w:val="18"/>
                  <w:rPrChange w:id="11046" w:author="Xuning Wei12232" w:date="2026-06-06T13:48:00Z">
                    <w:rPr>
                      <w:rFonts w:ascii="Times New Roman" w:eastAsia="仿宋_GB2312" w:hAnsi="Times New Roman" w:cs="Times New Roman"/>
                      <w:color w:val="auto"/>
                      <w:sz w:val="18"/>
                      <w:szCs w:val="18"/>
                    </w:rPr>
                  </w:rPrChange>
                </w:rPr>
                <w:delText>Charging line for</w:delText>
              </w:r>
              <w:r w:rsidRPr="00DA5207" w:rsidDel="00DA5207">
                <w:rPr>
                  <w:rFonts w:ascii="Times New Roman" w:hAnsi="Times New Roman" w:cs="Times New Roman"/>
                  <w:color w:val="0000FF"/>
                  <w:sz w:val="18"/>
                  <w:szCs w:val="18"/>
                  <w:rPrChange w:id="11047" w:author="Xuning Wei12232" w:date="2026-06-06T13:48:00Z">
                    <w:rPr>
                      <w:rFonts w:ascii="Times New Roman" w:hAnsi="Times New Roman" w:cs="Times New Roman"/>
                      <w:color w:val="auto"/>
                      <w:sz w:val="18"/>
                      <w:szCs w:val="18"/>
                    </w:rPr>
                  </w:rPrChange>
                </w:rPr>
                <w:delText xml:space="preserve"> </w:delText>
              </w:r>
              <w:r w:rsidRPr="00DA5207" w:rsidDel="00DA5207">
                <w:rPr>
                  <w:rFonts w:ascii="Times New Roman" w:eastAsia="仿宋_GB2312" w:hAnsi="Times New Roman" w:cs="Times New Roman"/>
                  <w:color w:val="0000FF"/>
                  <w:sz w:val="18"/>
                  <w:szCs w:val="18"/>
                  <w:rPrChange w:id="11048" w:author="Xuning Wei12232" w:date="2026-06-06T13:48:00Z">
                    <w:rPr>
                      <w:rFonts w:ascii="Times New Roman" w:eastAsia="仿宋_GB2312" w:hAnsi="Times New Roman" w:cs="Times New Roman"/>
                      <w:color w:val="auto"/>
                      <w:sz w:val="18"/>
                      <w:szCs w:val="18"/>
                    </w:rPr>
                  </w:rPrChange>
                </w:rPr>
                <w:delText>Piperidine</w:delText>
              </w:r>
            </w:del>
            <w:del w:id="11049" w:author="Xuning Wei12232" w:date="2026-07-27T21:02:00Z">
              <w:r w:rsidRPr="00032BAE" w:rsidDel="00770B21">
                <w:rPr>
                  <w:rFonts w:ascii="Times New Roman" w:hAnsi="Times New Roman" w:cs="Times New Roman"/>
                  <w:color w:val="auto"/>
                  <w:sz w:val="18"/>
                  <w:szCs w:val="18"/>
                  <w:shd w:val="clear" w:color="auto" w:fill="FFFFFF"/>
                </w:rPr>
                <w:delText xml:space="preserve">: </w:delText>
              </w:r>
              <w:r w:rsidRPr="00032BAE" w:rsidDel="00770B21">
                <w:rPr>
                  <w:rFonts w:ascii="Times New Roman" w:eastAsia="仿宋_GB2312" w:hAnsi="Times New Roman" w:cs="Times New Roman"/>
                  <w:color w:val="auto"/>
                  <w:sz w:val="18"/>
                  <w:szCs w:val="18"/>
                </w:rPr>
                <w:delText>316SS</w:delText>
              </w:r>
            </w:del>
          </w:p>
        </w:tc>
        <w:tc>
          <w:tcPr>
            <w:tcW w:w="413" w:type="pct"/>
            <w:vMerge w:val="restart"/>
            <w:shd w:val="clear" w:color="auto" w:fill="FFFFFF" w:themeFill="background1"/>
            <w:vAlign w:val="center"/>
          </w:tcPr>
          <w:p w14:paraId="156A5453" w14:textId="027CCE66" w:rsidR="00E540F3" w:rsidRPr="00032BAE" w:rsidDel="00770B21" w:rsidRDefault="00E540F3">
            <w:pPr>
              <w:spacing w:beforeLines="100" w:before="240" w:afterLines="50" w:after="120"/>
              <w:jc w:val="both"/>
              <w:rPr>
                <w:del w:id="11050" w:author="Xuning Wei12232" w:date="2026-07-27T21:02:00Z"/>
                <w:rFonts w:ascii="Times New Roman" w:eastAsia="仿宋_GB2312" w:hAnsi="Times New Roman" w:cs="Times New Roman"/>
                <w:color w:val="auto"/>
                <w:sz w:val="20"/>
                <w:szCs w:val="20"/>
                <w:lang w:eastAsia="zh-CN" w:bidi="ar"/>
              </w:rPr>
              <w:pPrChange w:id="11051" w:author="Xuning Wei12232" w:date="2026-07-27T21:02:00Z">
                <w:pPr>
                  <w:jc w:val="both"/>
                </w:pPr>
              </w:pPrChange>
            </w:pPr>
            <w:del w:id="11052" w:author="Xuning Wei12232" w:date="2026-07-27T21:02:00Z">
              <w:r w:rsidRPr="00032BAE" w:rsidDel="00770B21">
                <w:rPr>
                  <w:rFonts w:ascii="Times New Roman" w:eastAsia="仿宋_GB2312" w:hAnsi="Times New Roman" w:cs="Times New Roman"/>
                  <w:color w:val="auto"/>
                  <w:sz w:val="18"/>
                  <w:szCs w:val="18"/>
                  <w:lang w:eastAsia="zh-CN" w:bidi="ar"/>
                </w:rPr>
                <w:delText>No</w:delText>
              </w:r>
            </w:del>
          </w:p>
        </w:tc>
        <w:tc>
          <w:tcPr>
            <w:tcW w:w="379" w:type="pct"/>
            <w:vMerge w:val="restart"/>
            <w:shd w:val="clear" w:color="auto" w:fill="FFFFFF" w:themeFill="background1"/>
            <w:vAlign w:val="center"/>
          </w:tcPr>
          <w:p w14:paraId="2B31BA10" w14:textId="64FB6643" w:rsidR="00E540F3" w:rsidRPr="00032BAE" w:rsidDel="00770B21" w:rsidRDefault="00E540F3">
            <w:pPr>
              <w:spacing w:beforeLines="100" w:before="240" w:afterLines="50" w:after="120"/>
              <w:jc w:val="both"/>
              <w:rPr>
                <w:del w:id="11053" w:author="Xuning Wei12232" w:date="2026-07-27T21:02:00Z"/>
                <w:rFonts w:ascii="Times New Roman" w:eastAsia="仿宋_GB2312" w:hAnsi="Times New Roman" w:cs="Times New Roman"/>
                <w:color w:val="auto"/>
                <w:sz w:val="20"/>
                <w:szCs w:val="20"/>
                <w:lang w:eastAsia="zh-CN" w:bidi="ar"/>
              </w:rPr>
              <w:pPrChange w:id="11054" w:author="Xuning Wei12232" w:date="2026-07-27T21:02:00Z">
                <w:pPr>
                  <w:jc w:val="both"/>
                </w:pPr>
              </w:pPrChange>
            </w:pPr>
            <w:del w:id="11055" w:author="Xuning Wei12232" w:date="2026-07-27T21:02:00Z">
              <w:r w:rsidRPr="00032BAE" w:rsidDel="00770B21">
                <w:rPr>
                  <w:rFonts w:ascii="Times New Roman" w:eastAsia="仿宋_GB2312" w:hAnsi="Times New Roman" w:cs="Times New Roman"/>
                  <w:color w:val="auto"/>
                  <w:sz w:val="18"/>
                  <w:szCs w:val="18"/>
                  <w:lang w:eastAsia="zh-CN" w:bidi="ar"/>
                </w:rPr>
                <w:delText>No</w:delText>
              </w:r>
            </w:del>
          </w:p>
        </w:tc>
        <w:tc>
          <w:tcPr>
            <w:tcW w:w="312" w:type="pct"/>
            <w:vAlign w:val="center"/>
          </w:tcPr>
          <w:p w14:paraId="2DBBBD59" w14:textId="574459FE" w:rsidR="00E540F3" w:rsidRPr="00032BAE" w:rsidDel="00770B21" w:rsidRDefault="000B6761">
            <w:pPr>
              <w:spacing w:beforeLines="100" w:before="240" w:afterLines="50" w:after="120"/>
              <w:jc w:val="both"/>
              <w:rPr>
                <w:del w:id="11056" w:author="Xuning Wei12232" w:date="2026-07-27T21:02:00Z"/>
                <w:rFonts w:ascii="Times New Roman" w:eastAsia="仿宋_GB2312" w:hAnsi="Times New Roman" w:cs="Times New Roman"/>
                <w:b/>
                <w:color w:val="auto"/>
                <w:sz w:val="18"/>
                <w:szCs w:val="20"/>
                <w:lang w:eastAsia="zh-CN" w:bidi="ar"/>
              </w:rPr>
              <w:pPrChange w:id="11057" w:author="Xuning Wei12232" w:date="2026-07-27T21:02:00Z">
                <w:pPr>
                  <w:jc w:val="both"/>
                </w:pPr>
              </w:pPrChange>
            </w:pPr>
            <w:customXmlDelRangeStart w:id="11058" w:author="Xuning Wei12232" w:date="2026-07-27T21:02:00Z"/>
            <w:sdt>
              <w:sdtPr>
                <w:rPr>
                  <w:rFonts w:ascii="Times New Roman" w:eastAsia="仿宋_GB2312" w:hAnsi="Times New Roman" w:cs="Times New Roman"/>
                  <w:color w:val="auto"/>
                  <w:sz w:val="18"/>
                  <w:szCs w:val="18"/>
                  <w:lang w:eastAsia="zh-CN" w:bidi="ar"/>
                </w:rPr>
                <w:id w:val="-1374068711"/>
                <w14:checkbox>
                  <w14:checked w14:val="1"/>
                  <w14:checkedState w14:val="2612" w14:font="MS Gothic"/>
                  <w14:uncheckedState w14:val="2610" w14:font="MS Gothic"/>
                </w14:checkbox>
              </w:sdtPr>
              <w:sdtEndPr/>
              <w:sdtContent>
                <w:customXmlDelRangeEnd w:id="11058"/>
                <w:del w:id="11059" w:author="Xuning Wei12232" w:date="2026-07-27T21:02:00Z">
                  <w:r w:rsidR="00E540F3" w:rsidRPr="00032BAE" w:rsidDel="00770B21">
                    <w:rPr>
                      <w:rFonts w:ascii="Segoe UI Symbol" w:eastAsia="MS Gothic" w:hAnsi="Segoe UI Symbol" w:cs="Segoe UI Symbol"/>
                      <w:color w:val="auto"/>
                      <w:sz w:val="18"/>
                      <w:szCs w:val="18"/>
                      <w:lang w:eastAsia="zh-CN" w:bidi="ar"/>
                    </w:rPr>
                    <w:delText>☒</w:delText>
                  </w:r>
                </w:del>
                <w:customXmlDelRangeStart w:id="11060" w:author="Xuning Wei12232" w:date="2026-07-27T21:02:00Z"/>
              </w:sdtContent>
            </w:sdt>
            <w:customXmlDelRangeEnd w:id="11060"/>
            <w:del w:id="11061" w:author="Xuning Wei12232" w:date="2026-07-27T21:02:00Z">
              <w:r w:rsidR="00E540F3" w:rsidRPr="00032BAE" w:rsidDel="00770B21">
                <w:rPr>
                  <w:rFonts w:ascii="Times New Roman" w:eastAsia="仿宋_GB2312" w:hAnsi="Times New Roman" w:cs="Times New Roman"/>
                  <w:color w:val="auto"/>
                  <w:sz w:val="18"/>
                  <w:szCs w:val="18"/>
                  <w:lang w:eastAsia="zh-CN" w:bidi="ar"/>
                </w:rPr>
                <w:delText>Yes</w:delText>
              </w:r>
            </w:del>
          </w:p>
        </w:tc>
        <w:tc>
          <w:tcPr>
            <w:tcW w:w="449" w:type="pct"/>
            <w:vAlign w:val="center"/>
          </w:tcPr>
          <w:p w14:paraId="165BC864" w14:textId="55194146" w:rsidR="00E540F3" w:rsidRPr="00032BAE" w:rsidDel="00770B21" w:rsidRDefault="000B6761">
            <w:pPr>
              <w:spacing w:beforeLines="100" w:before="240" w:afterLines="50" w:after="120"/>
              <w:jc w:val="both"/>
              <w:rPr>
                <w:del w:id="11062" w:author="Xuning Wei12232" w:date="2026-07-27T21:02:00Z"/>
                <w:rFonts w:ascii="Times New Roman" w:eastAsia="仿宋_GB2312" w:hAnsi="Times New Roman" w:cs="Times New Roman"/>
                <w:color w:val="auto"/>
                <w:sz w:val="18"/>
                <w:szCs w:val="20"/>
                <w:lang w:eastAsia="zh-CN" w:bidi="ar"/>
              </w:rPr>
              <w:pPrChange w:id="11063" w:author="Xuning Wei12232" w:date="2026-07-27T21:02:00Z">
                <w:pPr>
                  <w:jc w:val="both"/>
                </w:pPr>
              </w:pPrChange>
            </w:pPr>
            <w:customXmlDelRangeStart w:id="11064" w:author="Xuning Wei12232" w:date="2026-07-27T21:02:00Z"/>
            <w:sdt>
              <w:sdtPr>
                <w:rPr>
                  <w:rFonts w:ascii="Times New Roman" w:eastAsia="仿宋_GB2312" w:hAnsi="Times New Roman" w:cs="Times New Roman"/>
                  <w:color w:val="auto"/>
                  <w:sz w:val="18"/>
                  <w:szCs w:val="18"/>
                  <w:lang w:eastAsia="zh-CN" w:bidi="ar"/>
                </w:rPr>
                <w:id w:val="151034430"/>
                <w14:checkbox>
                  <w14:checked w14:val="0"/>
                  <w14:checkedState w14:val="2612" w14:font="MS Gothic"/>
                  <w14:uncheckedState w14:val="2610" w14:font="MS Gothic"/>
                </w14:checkbox>
              </w:sdtPr>
              <w:sdtEndPr/>
              <w:sdtContent>
                <w:customXmlDelRangeEnd w:id="11064"/>
                <w:del w:id="11065" w:author="Xuning Wei12232" w:date="2026-07-27T21:02:00Z">
                  <w:r w:rsidR="00E540F3" w:rsidRPr="00032BAE" w:rsidDel="00770B21">
                    <w:rPr>
                      <w:rFonts w:ascii="Segoe UI Symbol" w:eastAsia="仿宋_GB2312" w:hAnsi="Segoe UI Symbol" w:cs="Segoe UI Symbol"/>
                      <w:color w:val="auto"/>
                      <w:sz w:val="18"/>
                      <w:szCs w:val="18"/>
                      <w:lang w:eastAsia="zh-CN" w:bidi="ar"/>
                    </w:rPr>
                    <w:delText>☐</w:delText>
                  </w:r>
                </w:del>
                <w:customXmlDelRangeStart w:id="11066" w:author="Xuning Wei12232" w:date="2026-07-27T21:02:00Z"/>
              </w:sdtContent>
            </w:sdt>
            <w:customXmlDelRangeEnd w:id="11066"/>
            <w:del w:id="11067" w:author="Xuning Wei12232" w:date="2026-07-27T21:02:00Z">
              <w:r w:rsidR="00E540F3" w:rsidRPr="00032BAE" w:rsidDel="00770B21">
                <w:rPr>
                  <w:rFonts w:ascii="Times New Roman" w:eastAsia="仿宋_GB2312" w:hAnsi="Times New Roman" w:cs="Times New Roman"/>
                  <w:color w:val="auto"/>
                  <w:sz w:val="18"/>
                  <w:szCs w:val="18"/>
                  <w:lang w:eastAsia="zh-CN" w:bidi="ar"/>
                </w:rPr>
                <w:delText xml:space="preserve"> No</w:delText>
              </w:r>
            </w:del>
          </w:p>
        </w:tc>
        <w:tc>
          <w:tcPr>
            <w:tcW w:w="800" w:type="pct"/>
            <w:vMerge w:val="restart"/>
            <w:vAlign w:val="center"/>
          </w:tcPr>
          <w:p w14:paraId="11857609" w14:textId="71D42C46" w:rsidR="00E540F3" w:rsidRPr="00032BAE" w:rsidDel="00770B21" w:rsidRDefault="000B6761">
            <w:pPr>
              <w:spacing w:beforeLines="100" w:before="240" w:afterLines="50" w:after="120"/>
              <w:jc w:val="both"/>
              <w:rPr>
                <w:del w:id="11068" w:author="Xuning Wei12232" w:date="2026-07-27T21:02:00Z"/>
                <w:rFonts w:ascii="Times New Roman" w:eastAsia="仿宋_GB2312" w:hAnsi="Times New Roman" w:cs="Times New Roman"/>
                <w:color w:val="auto"/>
                <w:sz w:val="18"/>
                <w:szCs w:val="18"/>
                <w:u w:val="single"/>
                <w:lang w:eastAsia="zh-CN" w:bidi="ar"/>
              </w:rPr>
              <w:pPrChange w:id="11069" w:author="Xuning Wei12232" w:date="2026-07-27T21:02:00Z">
                <w:pPr>
                  <w:jc w:val="both"/>
                </w:pPr>
              </w:pPrChange>
            </w:pPr>
            <w:customXmlDelRangeStart w:id="11070" w:author="Xuning Wei12232" w:date="2026-07-27T21:02:00Z"/>
            <w:sdt>
              <w:sdtPr>
                <w:rPr>
                  <w:rFonts w:ascii="Times New Roman" w:eastAsia="仿宋_GB2312" w:hAnsi="Times New Roman" w:cs="Times New Roman"/>
                  <w:b/>
                  <w:color w:val="auto"/>
                  <w:sz w:val="18"/>
                  <w:szCs w:val="18"/>
                  <w:lang w:eastAsia="zh-CN" w:bidi="ar"/>
                </w:rPr>
                <w:id w:val="747156535"/>
                <w14:checkbox>
                  <w14:checked w14:val="0"/>
                  <w14:checkedState w14:val="2612" w14:font="MS Gothic"/>
                  <w14:uncheckedState w14:val="2610" w14:font="MS Gothic"/>
                </w14:checkbox>
              </w:sdtPr>
              <w:sdtEndPr/>
              <w:sdtContent>
                <w:customXmlDelRangeEnd w:id="11070"/>
                <w:del w:id="11071" w:author="Xuning Wei12232" w:date="2026-07-27T21:02:00Z">
                  <w:r w:rsidR="00E540F3" w:rsidRPr="00032BAE" w:rsidDel="00770B21">
                    <w:rPr>
                      <w:rFonts w:ascii="Segoe UI Symbol" w:eastAsia="仿宋_GB2312" w:hAnsi="Segoe UI Symbol" w:cs="Segoe UI Symbol"/>
                      <w:b/>
                      <w:color w:val="auto"/>
                      <w:sz w:val="18"/>
                      <w:szCs w:val="18"/>
                      <w:lang w:eastAsia="zh-CN" w:bidi="ar"/>
                    </w:rPr>
                    <w:delText>☐</w:delText>
                  </w:r>
                </w:del>
                <w:customXmlDelRangeStart w:id="11072" w:author="Xuning Wei12232" w:date="2026-07-27T21:02:00Z"/>
              </w:sdtContent>
            </w:sdt>
            <w:customXmlDelRangeEnd w:id="11072"/>
            <w:del w:id="11073" w:author="Xuning Wei12232" w:date="2026-07-27T21:02:00Z">
              <w:r w:rsidR="00E540F3" w:rsidRPr="00032BAE" w:rsidDel="00770B21">
                <w:rPr>
                  <w:rFonts w:ascii="Times New Roman" w:eastAsia="仿宋_GB2312" w:hAnsi="Times New Roman" w:cs="Times New Roman"/>
                  <w:color w:val="auto"/>
                  <w:sz w:val="18"/>
                  <w:szCs w:val="18"/>
                  <w:lang w:eastAsia="zh-CN" w:bidi="ar"/>
                </w:rPr>
                <w:delText xml:space="preserve"> Asymchem R&amp;D Lab:</w:delText>
              </w:r>
              <w:r w:rsidR="00E540F3" w:rsidRPr="00032BAE" w:rsidDel="00770B21">
                <w:rPr>
                  <w:rFonts w:ascii="Times New Roman" w:eastAsia="仿宋_GB2312" w:hAnsi="Times New Roman" w:cs="Times New Roman"/>
                  <w:color w:val="auto"/>
                  <w:sz w:val="18"/>
                  <w:szCs w:val="18"/>
                  <w:u w:val="single"/>
                  <w:lang w:eastAsia="zh-CN" w:bidi="ar"/>
                </w:rPr>
                <w:delText xml:space="preserve">N/A </w:delText>
              </w:r>
            </w:del>
          </w:p>
          <w:p w14:paraId="480DFEC0" w14:textId="5D8618DA" w:rsidR="00E540F3" w:rsidRPr="00032BAE" w:rsidDel="00770B21" w:rsidRDefault="000B6761">
            <w:pPr>
              <w:spacing w:beforeLines="100" w:before="240" w:afterLines="50" w:after="120"/>
              <w:jc w:val="both"/>
              <w:rPr>
                <w:del w:id="11074" w:author="Xuning Wei12232" w:date="2026-07-27T21:02:00Z"/>
                <w:rFonts w:ascii="Times New Roman" w:eastAsia="仿宋_GB2312" w:hAnsi="Times New Roman" w:cs="Times New Roman"/>
                <w:color w:val="auto"/>
                <w:sz w:val="18"/>
                <w:szCs w:val="18"/>
                <w:u w:val="single"/>
                <w:lang w:eastAsia="zh-CN" w:bidi="ar"/>
              </w:rPr>
              <w:pPrChange w:id="11075" w:author="Xuning Wei12232" w:date="2026-07-27T21:02:00Z">
                <w:pPr>
                  <w:jc w:val="both"/>
                </w:pPr>
              </w:pPrChange>
            </w:pPr>
            <w:customXmlDelRangeStart w:id="11076" w:author="Xuning Wei12232" w:date="2026-07-27T21:02:00Z"/>
            <w:sdt>
              <w:sdtPr>
                <w:rPr>
                  <w:rFonts w:ascii="Times New Roman" w:eastAsia="仿宋_GB2312" w:hAnsi="Times New Roman" w:cs="Times New Roman"/>
                  <w:b/>
                  <w:color w:val="auto"/>
                  <w:sz w:val="18"/>
                  <w:szCs w:val="18"/>
                  <w:lang w:eastAsia="zh-CN" w:bidi="ar"/>
                </w:rPr>
                <w:id w:val="396252630"/>
                <w14:checkbox>
                  <w14:checked w14:val="1"/>
                  <w14:checkedState w14:val="2612" w14:font="MS Gothic"/>
                  <w14:uncheckedState w14:val="2610" w14:font="MS Gothic"/>
                </w14:checkbox>
              </w:sdtPr>
              <w:sdtEndPr/>
              <w:sdtContent>
                <w:customXmlDelRangeEnd w:id="11076"/>
                <w:del w:id="11077" w:author="Xuning Wei12232" w:date="2026-07-27T21:02:00Z">
                  <w:r w:rsidR="00E540F3" w:rsidRPr="00032BAE" w:rsidDel="00770B21">
                    <w:rPr>
                      <w:rFonts w:ascii="Segoe UI Symbol" w:eastAsia="仿宋_GB2312" w:hAnsi="Segoe UI Symbol" w:cs="Segoe UI Symbol"/>
                      <w:b/>
                      <w:color w:val="auto"/>
                      <w:sz w:val="18"/>
                      <w:szCs w:val="18"/>
                      <w:lang w:eastAsia="zh-CN" w:bidi="ar"/>
                    </w:rPr>
                    <w:delText>☒</w:delText>
                  </w:r>
                </w:del>
                <w:customXmlDelRangeStart w:id="11078" w:author="Xuning Wei12232" w:date="2026-07-27T21:02:00Z"/>
              </w:sdtContent>
            </w:sdt>
            <w:customXmlDelRangeEnd w:id="11078"/>
            <w:del w:id="11079" w:author="Xuning Wei12232" w:date="2026-07-27T21:02:00Z">
              <w:r w:rsidR="00E540F3" w:rsidRPr="00032BAE" w:rsidDel="00770B21">
                <w:rPr>
                  <w:rFonts w:ascii="Times New Roman" w:eastAsia="仿宋_GB2312" w:hAnsi="Times New Roman" w:cs="Times New Roman"/>
                  <w:color w:val="auto"/>
                  <w:sz w:val="18"/>
                  <w:szCs w:val="18"/>
                  <w:lang w:eastAsia="zh-CN" w:bidi="ar"/>
                </w:rPr>
                <w:delText xml:space="preserve"> Asymchem Production data, Lot Number:</w:delText>
              </w:r>
              <w:r w:rsidR="00E540F3" w:rsidRPr="00032BAE" w:rsidDel="00770B21">
                <w:rPr>
                  <w:rFonts w:ascii="Times New Roman" w:eastAsia="仿宋_GB2312" w:hAnsi="Times New Roman" w:cs="Times New Roman"/>
                  <w:color w:val="auto"/>
                  <w:sz w:val="18"/>
                  <w:szCs w:val="18"/>
                  <w:u w:val="single"/>
                  <w:lang w:eastAsia="zh-CN" w:bidi="ar"/>
                </w:rPr>
                <w:delText xml:space="preserve">  CPo140020</w:delText>
              </w:r>
            </w:del>
            <w:ins w:id="11080" w:author="Johan Granander" w:date="2026-05-04T11:57:00Z">
              <w:del w:id="11081" w:author="Xuning Wei12232" w:date="2026-07-27T21:02:00Z">
                <w:r w:rsidR="00840074" w:rsidRPr="00032BAE" w:rsidDel="00770B21">
                  <w:rPr>
                    <w:rFonts w:ascii="Times New Roman" w:eastAsia="仿宋_GB2312" w:hAnsi="Times New Roman" w:cs="Times New Roman"/>
                    <w:color w:val="auto"/>
                    <w:sz w:val="18"/>
                    <w:szCs w:val="18"/>
                    <w:lang w:eastAsia="zh-CN" w:bidi="ar"/>
                  </w:rPr>
                  <w:delText>:</w:delText>
                </w:r>
                <w:r w:rsidR="00840074" w:rsidRPr="00032BAE" w:rsidDel="00770B21">
                  <w:rPr>
                    <w:rFonts w:ascii="Times New Roman" w:eastAsia="仿宋_GB2312" w:hAnsi="Times New Roman" w:cs="Times New Roman"/>
                    <w:color w:val="auto"/>
                    <w:sz w:val="18"/>
                    <w:szCs w:val="18"/>
                    <w:u w:val="single"/>
                    <w:lang w:eastAsia="zh-CN" w:bidi="ar"/>
                  </w:rPr>
                  <w:delText xml:space="preserve"> </w:delText>
                </w:r>
              </w:del>
              <w:del w:id="11082" w:author="Xuning Wei12232" w:date="2026-07-27T17:56:00Z">
                <w:r w:rsidR="00840074" w:rsidRPr="00032BAE" w:rsidDel="00F338FC">
                  <w:rPr>
                    <w:rFonts w:ascii="Times New Roman" w:eastAsia="仿宋_GB2312" w:hAnsi="Times New Roman" w:cs="Times New Roman"/>
                    <w:color w:val="auto"/>
                    <w:sz w:val="18"/>
                    <w:szCs w:val="18"/>
                    <w:u w:val="single"/>
                    <w:lang w:eastAsia="zh-CN" w:bidi="ar"/>
                  </w:rPr>
                  <w:delText>CPo140020</w:delText>
                </w:r>
              </w:del>
            </w:ins>
            <w:del w:id="11083" w:author="Xuning Wei12232" w:date="2026-07-27T17:56:00Z">
              <w:r w:rsidR="00E540F3" w:rsidRPr="00032BAE" w:rsidDel="00F338FC">
                <w:rPr>
                  <w:rFonts w:ascii="Times New Roman" w:eastAsia="仿宋_GB2312" w:hAnsi="Times New Roman" w:cs="Times New Roman"/>
                  <w:color w:val="auto"/>
                  <w:sz w:val="18"/>
                  <w:szCs w:val="18"/>
                  <w:u w:val="single"/>
                  <w:lang w:eastAsia="zh-CN" w:bidi="ar"/>
                </w:rPr>
                <w:delText>-02-01-02</w:delText>
              </w:r>
            </w:del>
            <w:del w:id="11084" w:author="Xuning Wei12232" w:date="2026-07-27T21:02:00Z">
              <w:r w:rsidR="00E540F3" w:rsidRPr="00032BAE" w:rsidDel="00770B21">
                <w:rPr>
                  <w:rFonts w:ascii="Times New Roman" w:eastAsia="仿宋_GB2312" w:hAnsi="Times New Roman" w:cs="Times New Roman"/>
                  <w:color w:val="auto"/>
                  <w:sz w:val="18"/>
                  <w:szCs w:val="18"/>
                  <w:u w:val="single"/>
                  <w:lang w:eastAsia="zh-CN" w:bidi="ar"/>
                </w:rPr>
                <w:delText xml:space="preserve">  </w:delText>
              </w:r>
            </w:del>
          </w:p>
          <w:p w14:paraId="5BF2F087" w14:textId="34370242" w:rsidR="00E540F3" w:rsidRPr="00032BAE" w:rsidDel="00770B21" w:rsidRDefault="000B6761">
            <w:pPr>
              <w:spacing w:beforeLines="100" w:before="240" w:afterLines="50" w:after="120"/>
              <w:jc w:val="both"/>
              <w:rPr>
                <w:del w:id="11085" w:author="Xuning Wei12232" w:date="2026-07-27T21:02:00Z"/>
                <w:rFonts w:ascii="Times New Roman" w:eastAsia="仿宋_GB2312" w:hAnsi="Times New Roman" w:cs="Times New Roman"/>
                <w:color w:val="auto"/>
                <w:sz w:val="18"/>
                <w:szCs w:val="18"/>
                <w:lang w:eastAsia="zh-CN" w:bidi="ar"/>
              </w:rPr>
              <w:pPrChange w:id="11086" w:author="Xuning Wei12232" w:date="2026-07-27T21:02:00Z">
                <w:pPr>
                  <w:jc w:val="both"/>
                </w:pPr>
              </w:pPrChange>
            </w:pPr>
            <w:customXmlDelRangeStart w:id="11087" w:author="Xuning Wei12232" w:date="2026-07-27T21:02:00Z"/>
            <w:sdt>
              <w:sdtPr>
                <w:rPr>
                  <w:rFonts w:ascii="Times New Roman" w:eastAsia="仿宋_GB2312" w:hAnsi="Times New Roman" w:cs="Times New Roman"/>
                  <w:b/>
                  <w:color w:val="auto"/>
                  <w:sz w:val="18"/>
                  <w:szCs w:val="18"/>
                  <w:lang w:eastAsia="zh-CN" w:bidi="ar"/>
                </w:rPr>
                <w:id w:val="1400864896"/>
                <w14:checkbox>
                  <w14:checked w14:val="0"/>
                  <w14:checkedState w14:val="2612" w14:font="MS Gothic"/>
                  <w14:uncheckedState w14:val="2610" w14:font="MS Gothic"/>
                </w14:checkbox>
              </w:sdtPr>
              <w:sdtEndPr/>
              <w:sdtContent>
                <w:customXmlDelRangeEnd w:id="11087"/>
                <w:del w:id="11088" w:author="Xuning Wei12232" w:date="2026-07-27T21:02:00Z">
                  <w:r w:rsidR="00E540F3" w:rsidRPr="00032BAE" w:rsidDel="00770B21">
                    <w:rPr>
                      <w:rFonts w:ascii="Segoe UI Symbol" w:eastAsia="仿宋_GB2312" w:hAnsi="Segoe UI Symbol" w:cs="Segoe UI Symbol"/>
                      <w:b/>
                      <w:color w:val="auto"/>
                      <w:sz w:val="18"/>
                      <w:szCs w:val="18"/>
                      <w:lang w:eastAsia="zh-CN" w:bidi="ar"/>
                    </w:rPr>
                    <w:delText>☐</w:delText>
                  </w:r>
                </w:del>
                <w:customXmlDelRangeStart w:id="11089" w:author="Xuning Wei12232" w:date="2026-07-27T21:02:00Z"/>
              </w:sdtContent>
            </w:sdt>
            <w:customXmlDelRangeEnd w:id="11089"/>
            <w:del w:id="11090" w:author="Xuning Wei12232" w:date="2026-07-27T21:02:00Z">
              <w:r w:rsidR="00E540F3" w:rsidRPr="00032BAE" w:rsidDel="00770B21">
                <w:rPr>
                  <w:rFonts w:ascii="Times New Roman" w:eastAsia="仿宋_GB2312" w:hAnsi="Times New Roman" w:cs="Times New Roman"/>
                  <w:color w:val="auto"/>
                  <w:sz w:val="18"/>
                  <w:szCs w:val="18"/>
                  <w:lang w:eastAsia="zh-CN" w:bidi="ar"/>
                </w:rPr>
                <w:delText xml:space="preserve"> Supplier data:</w:delText>
              </w:r>
              <w:r w:rsidR="00E540F3" w:rsidRPr="00032BAE" w:rsidDel="00770B21">
                <w:rPr>
                  <w:rFonts w:ascii="Times New Roman" w:eastAsia="仿宋_GB2312" w:hAnsi="Times New Roman" w:cs="Times New Roman"/>
                  <w:color w:val="auto"/>
                  <w:sz w:val="18"/>
                  <w:szCs w:val="18"/>
                  <w:u w:val="single"/>
                  <w:lang w:eastAsia="zh-CN" w:bidi="ar"/>
                </w:rPr>
                <w:delText xml:space="preserve">  N</w:delText>
              </w:r>
            </w:del>
            <w:ins w:id="11091" w:author="Johan Granander" w:date="2026-05-04T11:57:00Z">
              <w:del w:id="11092" w:author="Xuning Wei12232" w:date="2026-07-27T21:02:00Z">
                <w:r w:rsidR="00840074" w:rsidRPr="00032BAE" w:rsidDel="00770B21">
                  <w:rPr>
                    <w:rFonts w:ascii="Times New Roman" w:eastAsia="仿宋_GB2312" w:hAnsi="Times New Roman" w:cs="Times New Roman"/>
                    <w:color w:val="auto"/>
                    <w:sz w:val="18"/>
                    <w:szCs w:val="18"/>
                    <w:lang w:eastAsia="zh-CN" w:bidi="ar"/>
                  </w:rPr>
                  <w:delText>:</w:delText>
                </w:r>
                <w:r w:rsidR="00840074" w:rsidRPr="00032BAE" w:rsidDel="00770B21">
                  <w:rPr>
                    <w:rFonts w:ascii="Times New Roman" w:eastAsia="仿宋_GB2312" w:hAnsi="Times New Roman" w:cs="Times New Roman"/>
                    <w:color w:val="auto"/>
                    <w:sz w:val="18"/>
                    <w:szCs w:val="18"/>
                    <w:u w:val="single"/>
                    <w:lang w:eastAsia="zh-CN" w:bidi="ar"/>
                  </w:rPr>
                  <w:delText xml:space="preserve"> N</w:delText>
                </w:r>
              </w:del>
            </w:ins>
            <w:del w:id="11093" w:author="Xuning Wei12232" w:date="2026-07-27T21:02:00Z">
              <w:r w:rsidR="00E540F3" w:rsidRPr="00032BAE" w:rsidDel="00770B21">
                <w:rPr>
                  <w:rFonts w:ascii="Times New Roman" w:eastAsia="仿宋_GB2312" w:hAnsi="Times New Roman" w:cs="Times New Roman"/>
                  <w:color w:val="auto"/>
                  <w:sz w:val="18"/>
                  <w:szCs w:val="18"/>
                  <w:u w:val="single"/>
                  <w:lang w:eastAsia="zh-CN" w:bidi="ar"/>
                </w:rPr>
                <w:delText xml:space="preserve">/A  </w:delText>
              </w:r>
              <w:r w:rsidR="00E540F3" w:rsidRPr="00032BAE" w:rsidDel="00770B21">
                <w:rPr>
                  <w:rFonts w:ascii="Times New Roman" w:eastAsia="仿宋_GB2312" w:hAnsi="Times New Roman" w:cs="Times New Roman"/>
                  <w:color w:val="auto"/>
                  <w:sz w:val="18"/>
                  <w:szCs w:val="18"/>
                  <w:lang w:eastAsia="zh-CN" w:bidi="ar"/>
                </w:rPr>
                <w:delText xml:space="preserve"> </w:delText>
              </w:r>
            </w:del>
          </w:p>
          <w:p w14:paraId="120250A6" w14:textId="78FCE0AB" w:rsidR="00E540F3" w:rsidRPr="00032BAE" w:rsidDel="00770B21" w:rsidRDefault="000B6761">
            <w:pPr>
              <w:spacing w:beforeLines="100" w:before="240" w:afterLines="50" w:after="120"/>
              <w:jc w:val="both"/>
              <w:rPr>
                <w:del w:id="11094" w:author="Xuning Wei12232" w:date="2026-07-27T21:02:00Z"/>
                <w:rFonts w:ascii="Times New Roman" w:eastAsia="仿宋_GB2312" w:hAnsi="Times New Roman" w:cs="Times New Roman"/>
                <w:color w:val="auto"/>
                <w:sz w:val="18"/>
                <w:szCs w:val="18"/>
                <w:u w:val="single"/>
                <w:lang w:eastAsia="zh-CN" w:bidi="ar"/>
              </w:rPr>
              <w:pPrChange w:id="11095" w:author="Xuning Wei12232" w:date="2026-07-27T21:02:00Z">
                <w:pPr>
                  <w:jc w:val="both"/>
                </w:pPr>
              </w:pPrChange>
            </w:pPr>
            <w:customXmlDelRangeStart w:id="11096" w:author="Xuning Wei12232" w:date="2026-07-27T21:02:00Z"/>
            <w:sdt>
              <w:sdtPr>
                <w:rPr>
                  <w:rFonts w:ascii="Times New Roman" w:eastAsia="仿宋_GB2312" w:hAnsi="Times New Roman" w:cs="Times New Roman"/>
                  <w:b/>
                  <w:color w:val="auto"/>
                  <w:sz w:val="18"/>
                  <w:szCs w:val="18"/>
                  <w:lang w:eastAsia="zh-CN" w:bidi="ar"/>
                </w:rPr>
                <w:id w:val="-69505385"/>
                <w14:checkbox>
                  <w14:checked w14:val="1"/>
                  <w14:checkedState w14:val="2612" w14:font="MS Gothic"/>
                  <w14:uncheckedState w14:val="2610" w14:font="MS Gothic"/>
                </w14:checkbox>
              </w:sdtPr>
              <w:sdtEndPr/>
              <w:sdtContent>
                <w:customXmlDelRangeEnd w:id="11096"/>
                <w:del w:id="11097" w:author="Xuning Wei12232" w:date="2026-07-27T21:02:00Z">
                  <w:r w:rsidR="00E540F3" w:rsidRPr="00032BAE" w:rsidDel="00770B21">
                    <w:rPr>
                      <w:rFonts w:ascii="Segoe UI Symbol" w:eastAsia="仿宋_GB2312" w:hAnsi="Segoe UI Symbol" w:cs="Segoe UI Symbol"/>
                      <w:b/>
                      <w:color w:val="auto"/>
                      <w:sz w:val="18"/>
                      <w:szCs w:val="18"/>
                      <w:lang w:eastAsia="zh-CN" w:bidi="ar"/>
                    </w:rPr>
                    <w:delText>☒</w:delText>
                  </w:r>
                </w:del>
                <w:customXmlDelRangeStart w:id="11098" w:author="Xuning Wei12232" w:date="2026-07-27T21:02:00Z"/>
              </w:sdtContent>
            </w:sdt>
            <w:customXmlDelRangeEnd w:id="11098"/>
            <w:del w:id="11099" w:author="Xuning Wei12232" w:date="2026-07-27T21:02:00Z">
              <w:r w:rsidR="00E540F3" w:rsidRPr="00032BAE" w:rsidDel="00770B21">
                <w:rPr>
                  <w:rFonts w:ascii="Times New Roman" w:eastAsia="仿宋_GB2312" w:hAnsi="Times New Roman" w:cs="Times New Roman"/>
                  <w:color w:val="auto"/>
                  <w:sz w:val="18"/>
                  <w:szCs w:val="18"/>
                  <w:lang w:eastAsia="zh-CN" w:bidi="ar"/>
                </w:rPr>
                <w:delText xml:space="preserve"> *Handbook &amp; Page:</w:delText>
              </w:r>
              <w:r w:rsidR="00E540F3" w:rsidRPr="00032BAE" w:rsidDel="00770B21">
                <w:rPr>
                  <w:rFonts w:ascii="Times New Roman" w:eastAsia="仿宋_GB2312" w:hAnsi="Times New Roman" w:cs="Times New Roman"/>
                  <w:color w:val="auto"/>
                  <w:sz w:val="18"/>
                  <w:szCs w:val="18"/>
                  <w:u w:val="single"/>
                  <w:lang w:eastAsia="zh-CN" w:bidi="ar"/>
                </w:rPr>
                <w:delText xml:space="preserve"> The Pilot Plant Real Book &amp; Page 10-22, 10-23  </w:delText>
              </w:r>
            </w:del>
          </w:p>
          <w:p w14:paraId="5A235BA0" w14:textId="51D16D4D" w:rsidR="00E540F3" w:rsidRPr="00032BAE" w:rsidDel="00770B21" w:rsidRDefault="000B6761">
            <w:pPr>
              <w:spacing w:beforeLines="100" w:before="240" w:afterLines="50" w:after="120"/>
              <w:jc w:val="both"/>
              <w:rPr>
                <w:del w:id="11100" w:author="Xuning Wei12232" w:date="2026-07-27T21:02:00Z"/>
                <w:rFonts w:ascii="Times New Roman" w:eastAsia="仿宋_GB2312" w:hAnsi="Times New Roman" w:cs="Times New Roman"/>
                <w:b/>
                <w:color w:val="auto"/>
                <w:sz w:val="20"/>
                <w:szCs w:val="20"/>
                <w:lang w:eastAsia="zh-CN" w:bidi="ar"/>
              </w:rPr>
              <w:pPrChange w:id="11101" w:author="Xuning Wei12232" w:date="2026-07-27T21:02:00Z">
                <w:pPr>
                  <w:jc w:val="both"/>
                </w:pPr>
              </w:pPrChange>
            </w:pPr>
            <w:customXmlDelRangeStart w:id="11102" w:author="Xuning Wei12232" w:date="2026-07-27T21:02:00Z"/>
            <w:sdt>
              <w:sdtPr>
                <w:rPr>
                  <w:rFonts w:ascii="Times New Roman" w:eastAsia="仿宋_GB2312" w:hAnsi="Times New Roman" w:cs="Times New Roman"/>
                  <w:color w:val="auto"/>
                  <w:sz w:val="18"/>
                  <w:szCs w:val="18"/>
                  <w:lang w:eastAsia="zh-CN" w:bidi="ar"/>
                </w:rPr>
                <w:id w:val="-142512960"/>
                <w14:checkbox>
                  <w14:checked w14:val="1"/>
                  <w14:checkedState w14:val="2612" w14:font="MS Gothic"/>
                  <w14:uncheckedState w14:val="2610" w14:font="MS Gothic"/>
                </w14:checkbox>
              </w:sdtPr>
              <w:sdtEndPr/>
              <w:sdtContent>
                <w:customXmlDelRangeEnd w:id="11102"/>
                <w:del w:id="11103" w:author="Xuning Wei12232" w:date="2026-07-27T21:02:00Z">
                  <w:r w:rsidR="00E540F3" w:rsidRPr="00032BAE" w:rsidDel="00770B21">
                    <w:rPr>
                      <w:rFonts w:ascii="Segoe UI Symbol" w:eastAsia="仿宋_GB2312" w:hAnsi="Segoe UI Symbol" w:cs="Segoe UI Symbol"/>
                      <w:color w:val="auto"/>
                      <w:sz w:val="18"/>
                      <w:szCs w:val="18"/>
                      <w:lang w:eastAsia="zh-CN" w:bidi="ar"/>
                    </w:rPr>
                    <w:delText>☒</w:delText>
                  </w:r>
                </w:del>
                <w:customXmlDelRangeStart w:id="11104" w:author="Xuning Wei12232" w:date="2026-07-27T21:02:00Z"/>
              </w:sdtContent>
            </w:sdt>
            <w:customXmlDelRangeEnd w:id="11104"/>
            <w:del w:id="11105" w:author="Xuning Wei12232" w:date="2026-07-27T21:02:00Z">
              <w:r w:rsidR="00E540F3" w:rsidRPr="00032BAE" w:rsidDel="00770B21">
                <w:rPr>
                  <w:rFonts w:ascii="Times New Roman" w:eastAsia="仿宋_GB2312" w:hAnsi="Times New Roman" w:cs="Times New Roman"/>
                  <w:color w:val="auto"/>
                  <w:sz w:val="18"/>
                  <w:szCs w:val="18"/>
                  <w:lang w:eastAsia="zh-CN" w:bidi="ar"/>
                </w:rPr>
                <w:delText xml:space="preserve"> Other:</w:delText>
              </w:r>
              <w:r w:rsidR="00E540F3" w:rsidRPr="00032BAE" w:rsidDel="00770B21">
                <w:rPr>
                  <w:rFonts w:ascii="Times New Roman" w:eastAsia="仿宋_GB2312" w:hAnsi="Times New Roman" w:cs="Times New Roman"/>
                  <w:color w:val="auto"/>
                  <w:sz w:val="18"/>
                  <w:szCs w:val="18"/>
                  <w:u w:val="single"/>
                  <w:lang w:eastAsia="zh-CN" w:bidi="ar"/>
                </w:rPr>
                <w:delText xml:space="preserve"> C-276 exhibits excellent corrosion resistance to various organic acids, inorganic acids, alkalis and salts. The material demonstrates good corrosion resistance, including tolerance to organic solvents.The solvents are neutral, and the material compatibility is confirmed.</w:delText>
              </w:r>
            </w:del>
          </w:p>
        </w:tc>
      </w:tr>
      <w:tr w:rsidR="00032BAE" w:rsidRPr="00032BAE" w:rsidDel="00770B21" w14:paraId="0D01ED9F" w14:textId="4A7BF72E" w:rsidTr="00F9281A">
        <w:trPr>
          <w:trHeight w:val="397"/>
          <w:del w:id="11106" w:author="Xuning Wei12232" w:date="2026-07-27T21:02:00Z"/>
        </w:trPr>
        <w:tc>
          <w:tcPr>
            <w:tcW w:w="184" w:type="pct"/>
            <w:vMerge/>
            <w:shd w:val="clear" w:color="auto" w:fill="FFFFFF" w:themeFill="background1"/>
            <w:vAlign w:val="center"/>
          </w:tcPr>
          <w:p w14:paraId="6F70B8DE" w14:textId="3EFDB09B" w:rsidR="00E540F3" w:rsidRPr="00032BAE" w:rsidDel="00770B21" w:rsidRDefault="00E540F3">
            <w:pPr>
              <w:spacing w:beforeLines="100" w:before="240" w:afterLines="50" w:after="120"/>
              <w:jc w:val="both"/>
              <w:rPr>
                <w:del w:id="11107" w:author="Xuning Wei12232" w:date="2026-07-27T21:02:00Z"/>
                <w:rFonts w:ascii="Times New Roman" w:eastAsia="仿宋_GB2312" w:hAnsi="Times New Roman" w:cs="Times New Roman"/>
                <w:color w:val="auto"/>
                <w:sz w:val="20"/>
                <w:szCs w:val="20"/>
                <w:lang w:eastAsia="zh-CN" w:bidi="ar"/>
              </w:rPr>
              <w:pPrChange w:id="11108" w:author="Xuning Wei12232" w:date="2026-07-27T21:02:00Z">
                <w:pPr/>
              </w:pPrChange>
            </w:pPr>
          </w:p>
        </w:tc>
        <w:tc>
          <w:tcPr>
            <w:tcW w:w="1310" w:type="pct"/>
            <w:vMerge/>
            <w:shd w:val="clear" w:color="auto" w:fill="FFFFFF" w:themeFill="background1"/>
            <w:vAlign w:val="center"/>
          </w:tcPr>
          <w:p w14:paraId="527112CF" w14:textId="256D086C" w:rsidR="00E540F3" w:rsidRPr="00032BAE" w:rsidDel="00770B21" w:rsidRDefault="00E540F3">
            <w:pPr>
              <w:spacing w:beforeLines="100" w:before="240" w:afterLines="50" w:after="120"/>
              <w:jc w:val="both"/>
              <w:rPr>
                <w:del w:id="11109" w:author="Xuning Wei12232" w:date="2026-07-27T21:02:00Z"/>
                <w:rFonts w:ascii="Times New Roman" w:eastAsia="仿宋_GB2312" w:hAnsi="Times New Roman" w:cs="Times New Roman"/>
                <w:color w:val="auto"/>
                <w:sz w:val="18"/>
                <w:szCs w:val="18"/>
              </w:rPr>
              <w:pPrChange w:id="11110" w:author="Xuning Wei12232" w:date="2026-07-27T21:02:00Z">
                <w:pPr/>
              </w:pPrChange>
            </w:pPr>
          </w:p>
        </w:tc>
        <w:tc>
          <w:tcPr>
            <w:tcW w:w="1153" w:type="pct"/>
            <w:vMerge/>
            <w:shd w:val="clear" w:color="auto" w:fill="FFFFFF" w:themeFill="background1"/>
            <w:vAlign w:val="center"/>
          </w:tcPr>
          <w:p w14:paraId="56EB7A45" w14:textId="62E8D01A" w:rsidR="00E540F3" w:rsidRPr="00032BAE" w:rsidDel="00770B21" w:rsidRDefault="00E540F3">
            <w:pPr>
              <w:spacing w:beforeLines="100" w:before="240" w:afterLines="50" w:after="120"/>
              <w:jc w:val="both"/>
              <w:rPr>
                <w:del w:id="11111" w:author="Xuning Wei12232" w:date="2026-07-27T21:02:00Z"/>
                <w:rFonts w:ascii="Times New Roman" w:eastAsia="仿宋_GB2312" w:hAnsi="Times New Roman" w:cs="Times New Roman"/>
                <w:color w:val="auto"/>
                <w:sz w:val="18"/>
                <w:szCs w:val="18"/>
              </w:rPr>
              <w:pPrChange w:id="11112" w:author="Xuning Wei12232" w:date="2026-07-27T21:02:00Z">
                <w:pPr>
                  <w:jc w:val="both"/>
                </w:pPr>
              </w:pPrChange>
            </w:pPr>
          </w:p>
        </w:tc>
        <w:tc>
          <w:tcPr>
            <w:tcW w:w="413" w:type="pct"/>
            <w:vMerge/>
            <w:shd w:val="clear" w:color="auto" w:fill="FFFFFF" w:themeFill="background1"/>
            <w:vAlign w:val="center"/>
          </w:tcPr>
          <w:p w14:paraId="22BE9890" w14:textId="1884707B" w:rsidR="00E540F3" w:rsidRPr="00032BAE" w:rsidDel="00770B21" w:rsidRDefault="00E540F3">
            <w:pPr>
              <w:spacing w:beforeLines="100" w:before="240" w:afterLines="50" w:after="120"/>
              <w:jc w:val="both"/>
              <w:rPr>
                <w:del w:id="11113" w:author="Xuning Wei12232" w:date="2026-07-27T21:02:00Z"/>
                <w:rFonts w:ascii="Times New Roman" w:eastAsia="仿宋_GB2312" w:hAnsi="Times New Roman" w:cs="Times New Roman"/>
                <w:color w:val="auto"/>
                <w:sz w:val="18"/>
                <w:szCs w:val="18"/>
                <w:lang w:eastAsia="zh-CN" w:bidi="ar"/>
              </w:rPr>
              <w:pPrChange w:id="11114" w:author="Xuning Wei12232" w:date="2026-07-27T21:02:00Z">
                <w:pPr/>
              </w:pPrChange>
            </w:pPr>
          </w:p>
        </w:tc>
        <w:tc>
          <w:tcPr>
            <w:tcW w:w="379" w:type="pct"/>
            <w:vMerge/>
            <w:shd w:val="clear" w:color="auto" w:fill="FFFFFF" w:themeFill="background1"/>
            <w:vAlign w:val="center"/>
          </w:tcPr>
          <w:p w14:paraId="04EF8A95" w14:textId="2BDBDBE7" w:rsidR="00E540F3" w:rsidRPr="00032BAE" w:rsidDel="00770B21" w:rsidRDefault="00E540F3">
            <w:pPr>
              <w:spacing w:beforeLines="100" w:before="240" w:afterLines="50" w:after="120"/>
              <w:jc w:val="both"/>
              <w:rPr>
                <w:del w:id="11115" w:author="Xuning Wei12232" w:date="2026-07-27T21:02:00Z"/>
                <w:rFonts w:ascii="Times New Roman" w:eastAsia="仿宋_GB2312" w:hAnsi="Times New Roman" w:cs="Times New Roman"/>
                <w:color w:val="auto"/>
                <w:sz w:val="18"/>
                <w:szCs w:val="18"/>
                <w:lang w:eastAsia="zh-CN" w:bidi="ar"/>
              </w:rPr>
              <w:pPrChange w:id="11116" w:author="Xuning Wei12232" w:date="2026-07-27T21:02:00Z">
                <w:pPr/>
              </w:pPrChange>
            </w:pPr>
          </w:p>
        </w:tc>
        <w:tc>
          <w:tcPr>
            <w:tcW w:w="312" w:type="pct"/>
            <w:vAlign w:val="center"/>
          </w:tcPr>
          <w:p w14:paraId="1E05A76F" w14:textId="6FA6BF23" w:rsidR="00E540F3" w:rsidRPr="00032BAE" w:rsidDel="00770B21" w:rsidRDefault="000B6761">
            <w:pPr>
              <w:spacing w:beforeLines="100" w:before="240" w:afterLines="50" w:after="120"/>
              <w:jc w:val="both"/>
              <w:rPr>
                <w:del w:id="11117" w:author="Xuning Wei12232" w:date="2026-07-27T21:02:00Z"/>
                <w:rFonts w:ascii="Times New Roman" w:eastAsia="仿宋_GB2312" w:hAnsi="Times New Roman" w:cs="Times New Roman"/>
                <w:color w:val="auto"/>
                <w:sz w:val="18"/>
                <w:szCs w:val="20"/>
                <w:lang w:eastAsia="zh-CN" w:bidi="ar"/>
              </w:rPr>
              <w:pPrChange w:id="11118" w:author="Xuning Wei12232" w:date="2026-07-27T21:02:00Z">
                <w:pPr>
                  <w:jc w:val="both"/>
                </w:pPr>
              </w:pPrChange>
            </w:pPr>
            <w:customXmlDelRangeStart w:id="11119" w:author="Xuning Wei12232" w:date="2026-07-27T21:02:00Z"/>
            <w:sdt>
              <w:sdtPr>
                <w:rPr>
                  <w:rFonts w:ascii="Times New Roman" w:eastAsia="仿宋_GB2312" w:hAnsi="Times New Roman" w:cs="Times New Roman"/>
                  <w:b/>
                  <w:color w:val="auto"/>
                  <w:sz w:val="18"/>
                  <w:szCs w:val="20"/>
                  <w:lang w:eastAsia="zh-CN" w:bidi="ar"/>
                </w:rPr>
                <w:id w:val="-1730380330"/>
                <w14:checkbox>
                  <w14:checked w14:val="0"/>
                  <w14:checkedState w14:val="2612" w14:font="MS Gothic"/>
                  <w14:uncheckedState w14:val="2610" w14:font="MS Gothic"/>
                </w14:checkbox>
              </w:sdtPr>
              <w:sdtEndPr/>
              <w:sdtContent>
                <w:customXmlDelRangeEnd w:id="11119"/>
                <w:del w:id="11120" w:author="Xuning Wei12232" w:date="2026-07-27T21:02:00Z">
                  <w:r w:rsidR="00E540F3" w:rsidRPr="00032BAE" w:rsidDel="00770B21">
                    <w:rPr>
                      <w:rFonts w:ascii="Segoe UI Symbol" w:eastAsia="MS Gothic" w:hAnsi="Segoe UI Symbol" w:cs="Segoe UI Symbol"/>
                      <w:b/>
                      <w:color w:val="auto"/>
                      <w:sz w:val="18"/>
                      <w:szCs w:val="20"/>
                      <w:lang w:eastAsia="zh-CN" w:bidi="ar"/>
                    </w:rPr>
                    <w:delText>☐</w:delText>
                  </w:r>
                </w:del>
                <w:customXmlDelRangeStart w:id="11121" w:author="Xuning Wei12232" w:date="2026-07-27T21:02:00Z"/>
              </w:sdtContent>
            </w:sdt>
            <w:customXmlDelRangeEnd w:id="11121"/>
            <w:del w:id="11122" w:author="Xuning Wei12232" w:date="2026-07-27T21:02:00Z">
              <w:r w:rsidR="00E540F3" w:rsidRPr="00032BAE" w:rsidDel="00770B21">
                <w:rPr>
                  <w:rFonts w:ascii="Times New Roman" w:eastAsia="仿宋_GB2312" w:hAnsi="Times New Roman" w:cs="Times New Roman"/>
                  <w:color w:val="auto"/>
                  <w:sz w:val="18"/>
                  <w:szCs w:val="20"/>
                  <w:lang w:eastAsia="zh-CN" w:bidi="ar"/>
                </w:rPr>
                <w:delText xml:space="preserve"> High</w:delText>
              </w:r>
            </w:del>
          </w:p>
          <w:p w14:paraId="59F5096A" w14:textId="08A66A44" w:rsidR="00E540F3" w:rsidRPr="00032BAE" w:rsidDel="00770B21" w:rsidRDefault="000B6761">
            <w:pPr>
              <w:spacing w:beforeLines="100" w:before="240" w:afterLines="50" w:after="120"/>
              <w:jc w:val="both"/>
              <w:rPr>
                <w:del w:id="11123" w:author="Xuning Wei12232" w:date="2026-07-27T21:02:00Z"/>
                <w:rFonts w:ascii="Times New Roman" w:eastAsia="仿宋_GB2312" w:hAnsi="Times New Roman" w:cs="Times New Roman"/>
                <w:color w:val="auto"/>
                <w:sz w:val="18"/>
                <w:szCs w:val="20"/>
                <w:lang w:eastAsia="zh-CN" w:bidi="ar"/>
              </w:rPr>
              <w:pPrChange w:id="11124" w:author="Xuning Wei12232" w:date="2026-07-27T21:02:00Z">
                <w:pPr>
                  <w:jc w:val="both"/>
                </w:pPr>
              </w:pPrChange>
            </w:pPr>
            <w:customXmlDelRangeStart w:id="11125" w:author="Xuning Wei12232" w:date="2026-07-27T21:02:00Z"/>
            <w:sdt>
              <w:sdtPr>
                <w:rPr>
                  <w:rFonts w:ascii="Times New Roman" w:eastAsia="仿宋_GB2312" w:hAnsi="Times New Roman" w:cs="Times New Roman"/>
                  <w:b/>
                  <w:color w:val="auto"/>
                  <w:sz w:val="18"/>
                  <w:szCs w:val="20"/>
                  <w:lang w:eastAsia="zh-CN" w:bidi="ar"/>
                </w:rPr>
                <w:id w:val="-612287472"/>
                <w14:checkbox>
                  <w14:checked w14:val="0"/>
                  <w14:checkedState w14:val="2612" w14:font="MS Gothic"/>
                  <w14:uncheckedState w14:val="2610" w14:font="MS Gothic"/>
                </w14:checkbox>
              </w:sdtPr>
              <w:sdtEndPr/>
              <w:sdtContent>
                <w:customXmlDelRangeEnd w:id="11125"/>
                <w:del w:id="11126" w:author="Xuning Wei12232" w:date="2026-07-27T21:02:00Z">
                  <w:r w:rsidR="00E540F3" w:rsidRPr="00032BAE" w:rsidDel="00770B21">
                    <w:rPr>
                      <w:rFonts w:ascii="Segoe UI Symbol" w:eastAsia="仿宋_GB2312" w:hAnsi="Segoe UI Symbol" w:cs="Segoe UI Symbol"/>
                      <w:b/>
                      <w:color w:val="auto"/>
                      <w:sz w:val="18"/>
                      <w:szCs w:val="20"/>
                      <w:lang w:eastAsia="zh-CN" w:bidi="ar"/>
                    </w:rPr>
                    <w:delText>☐</w:delText>
                  </w:r>
                </w:del>
                <w:customXmlDelRangeStart w:id="11127" w:author="Xuning Wei12232" w:date="2026-07-27T21:02:00Z"/>
              </w:sdtContent>
            </w:sdt>
            <w:customXmlDelRangeEnd w:id="11127"/>
            <w:del w:id="11128" w:author="Xuning Wei12232" w:date="2026-07-27T21:02:00Z">
              <w:r w:rsidR="00E540F3" w:rsidRPr="00032BAE" w:rsidDel="00770B21">
                <w:rPr>
                  <w:rFonts w:ascii="Times New Roman" w:eastAsia="仿宋_GB2312" w:hAnsi="Times New Roman" w:cs="Times New Roman"/>
                  <w:b/>
                  <w:color w:val="auto"/>
                  <w:sz w:val="18"/>
                  <w:szCs w:val="20"/>
                  <w:lang w:eastAsia="zh-CN" w:bidi="ar"/>
                </w:rPr>
                <w:delText xml:space="preserve"> </w:delText>
              </w:r>
              <w:r w:rsidR="00E540F3" w:rsidRPr="00032BAE" w:rsidDel="00770B21">
                <w:rPr>
                  <w:rFonts w:ascii="Times New Roman" w:eastAsia="仿宋_GB2312" w:hAnsi="Times New Roman" w:cs="Times New Roman"/>
                  <w:color w:val="auto"/>
                  <w:sz w:val="18"/>
                  <w:szCs w:val="20"/>
                  <w:lang w:eastAsia="zh-CN" w:bidi="ar"/>
                </w:rPr>
                <w:delText>Medium</w:delText>
              </w:r>
            </w:del>
          </w:p>
          <w:p w14:paraId="74A4276E" w14:textId="65007855" w:rsidR="00E540F3" w:rsidRPr="00032BAE" w:rsidDel="00770B21" w:rsidRDefault="000B6761">
            <w:pPr>
              <w:spacing w:beforeLines="100" w:before="240" w:afterLines="50" w:after="120"/>
              <w:jc w:val="both"/>
              <w:rPr>
                <w:del w:id="11129" w:author="Xuning Wei12232" w:date="2026-07-27T21:02:00Z"/>
                <w:rFonts w:ascii="Times New Roman" w:eastAsia="MS Gothic" w:hAnsi="Times New Roman" w:cs="Times New Roman"/>
                <w:color w:val="auto"/>
                <w:sz w:val="18"/>
                <w:szCs w:val="18"/>
                <w:lang w:eastAsia="zh-CN" w:bidi="ar"/>
              </w:rPr>
              <w:pPrChange w:id="11130" w:author="Xuning Wei12232" w:date="2026-07-27T21:02:00Z">
                <w:pPr>
                  <w:jc w:val="both"/>
                </w:pPr>
              </w:pPrChange>
            </w:pPr>
            <w:customXmlDelRangeStart w:id="11131" w:author="Xuning Wei12232" w:date="2026-07-27T21:02:00Z"/>
            <w:sdt>
              <w:sdtPr>
                <w:rPr>
                  <w:rFonts w:ascii="Times New Roman" w:eastAsia="仿宋_GB2312" w:hAnsi="Times New Roman" w:cs="Times New Roman"/>
                  <w:b/>
                  <w:color w:val="auto"/>
                  <w:sz w:val="18"/>
                  <w:szCs w:val="20"/>
                  <w:lang w:eastAsia="zh-CN" w:bidi="ar"/>
                </w:rPr>
                <w:id w:val="2127492874"/>
                <w14:checkbox>
                  <w14:checked w14:val="1"/>
                  <w14:checkedState w14:val="2612" w14:font="MS Gothic"/>
                  <w14:uncheckedState w14:val="2610" w14:font="MS Gothic"/>
                </w14:checkbox>
              </w:sdtPr>
              <w:sdtEndPr/>
              <w:sdtContent>
                <w:customXmlDelRangeEnd w:id="11131"/>
                <w:del w:id="11132" w:author="Xuning Wei12232" w:date="2026-07-27T21:02:00Z">
                  <w:r w:rsidR="00E540F3" w:rsidRPr="00032BAE" w:rsidDel="00770B21">
                    <w:rPr>
                      <w:rFonts w:ascii="Segoe UI Symbol" w:eastAsia="仿宋_GB2312" w:hAnsi="Segoe UI Symbol" w:cs="Segoe UI Symbol"/>
                      <w:b/>
                      <w:color w:val="auto"/>
                      <w:sz w:val="18"/>
                      <w:szCs w:val="20"/>
                      <w:lang w:eastAsia="zh-CN" w:bidi="ar"/>
                    </w:rPr>
                    <w:delText>☒</w:delText>
                  </w:r>
                </w:del>
                <w:customXmlDelRangeStart w:id="11133" w:author="Xuning Wei12232" w:date="2026-07-27T21:02:00Z"/>
              </w:sdtContent>
            </w:sdt>
            <w:customXmlDelRangeEnd w:id="11133"/>
            <w:del w:id="11134" w:author="Xuning Wei12232" w:date="2026-07-27T21:02:00Z">
              <w:r w:rsidR="00E540F3" w:rsidRPr="00032BAE" w:rsidDel="00770B21">
                <w:rPr>
                  <w:rFonts w:ascii="Times New Roman" w:eastAsia="仿宋_GB2312" w:hAnsi="Times New Roman" w:cs="Times New Roman"/>
                  <w:color w:val="auto"/>
                  <w:sz w:val="18"/>
                  <w:szCs w:val="20"/>
                  <w:lang w:eastAsia="zh-CN" w:bidi="ar"/>
                </w:rPr>
                <w:delText xml:space="preserve"> Low</w:delText>
              </w:r>
            </w:del>
          </w:p>
        </w:tc>
        <w:tc>
          <w:tcPr>
            <w:tcW w:w="449" w:type="pct"/>
            <w:vAlign w:val="center"/>
          </w:tcPr>
          <w:p w14:paraId="7C5E1841" w14:textId="23979063" w:rsidR="00E540F3" w:rsidRPr="00032BAE" w:rsidDel="00770B21" w:rsidRDefault="00E540F3">
            <w:pPr>
              <w:spacing w:beforeLines="100" w:before="240" w:afterLines="50" w:after="120"/>
              <w:jc w:val="both"/>
              <w:rPr>
                <w:del w:id="11135" w:author="Xuning Wei12232" w:date="2026-07-27T21:02:00Z"/>
                <w:rFonts w:ascii="Times New Roman" w:eastAsia="仿宋_GB2312" w:hAnsi="Times New Roman" w:cs="Times New Roman"/>
                <w:color w:val="auto"/>
                <w:sz w:val="18"/>
                <w:szCs w:val="20"/>
                <w:lang w:eastAsia="zh-CN" w:bidi="ar"/>
              </w:rPr>
              <w:pPrChange w:id="11136" w:author="Xuning Wei12232" w:date="2026-07-27T21:02:00Z">
                <w:pPr>
                  <w:jc w:val="both"/>
                </w:pPr>
              </w:pPrChange>
            </w:pPr>
            <w:del w:id="11137" w:author="Xuning Wei12232" w:date="2026-07-27T21:02:00Z">
              <w:r w:rsidRPr="00032BAE" w:rsidDel="00770B21">
                <w:rPr>
                  <w:rFonts w:ascii="Times New Roman" w:eastAsia="仿宋_GB2312" w:hAnsi="Times New Roman" w:cs="Times New Roman"/>
                  <w:color w:val="auto"/>
                  <w:sz w:val="18"/>
                  <w:szCs w:val="20"/>
                  <w:lang w:eastAsia="zh-CN" w:bidi="ar"/>
                </w:rPr>
                <w:delText>According to The Pilot Plant Real Book Page 10-22&amp;10-23, piperidine is compatible with SS, 306 SS and PTFE;</w:delText>
              </w:r>
            </w:del>
            <w:ins w:id="11138" w:author="Johan Granander" w:date="2026-05-04T11:57:00Z">
              <w:del w:id="11139" w:author="Xuning Wei12232" w:date="2026-07-27T21:02:00Z">
                <w:r w:rsidR="00840074" w:rsidRPr="00032BAE" w:rsidDel="00770B21">
                  <w:rPr>
                    <w:rFonts w:ascii="Times New Roman" w:eastAsia="仿宋_GB2312" w:hAnsi="Times New Roman" w:cs="Times New Roman"/>
                    <w:color w:val="auto"/>
                    <w:sz w:val="18"/>
                    <w:szCs w:val="20"/>
                    <w:lang w:eastAsia="zh-CN" w:bidi="ar"/>
                  </w:rPr>
                  <w:delText>PTFE.</w:delText>
                </w:r>
              </w:del>
            </w:ins>
          </w:p>
          <w:p w14:paraId="588994BB" w14:textId="5D6FBDF8" w:rsidR="00E540F3" w:rsidRPr="00032BAE" w:rsidDel="00770B21" w:rsidRDefault="00E540F3">
            <w:pPr>
              <w:spacing w:beforeLines="100" w:before="240" w:afterLines="50" w:after="120"/>
              <w:jc w:val="both"/>
              <w:rPr>
                <w:del w:id="11140" w:author="Xuning Wei12232" w:date="2026-07-27T21:02:00Z"/>
                <w:rFonts w:ascii="Times New Roman" w:eastAsia="仿宋_GB2312" w:hAnsi="Times New Roman" w:cs="Times New Roman"/>
                <w:color w:val="auto"/>
                <w:sz w:val="18"/>
                <w:szCs w:val="18"/>
                <w:lang w:eastAsia="zh-CN" w:bidi="ar"/>
              </w:rPr>
              <w:pPrChange w:id="11141" w:author="Xuning Wei12232" w:date="2026-07-27T21:02:00Z">
                <w:pPr>
                  <w:jc w:val="both"/>
                </w:pPr>
              </w:pPrChange>
            </w:pPr>
            <w:del w:id="11142" w:author="Xuning Wei12232" w:date="2026-07-27T21:02:00Z">
              <w:r w:rsidRPr="00032BAE" w:rsidDel="00770B21">
                <w:rPr>
                  <w:rFonts w:ascii="Times New Roman" w:eastAsia="仿宋_GB2312" w:hAnsi="Times New Roman" w:cs="Times New Roman"/>
                  <w:color w:val="auto"/>
                  <w:sz w:val="18"/>
                  <w:szCs w:val="20"/>
                  <w:lang w:eastAsia="zh-CN" w:bidi="ar"/>
                </w:rPr>
                <w:delText>Based on Asymchem previous campaign production data and experience</w:delText>
              </w:r>
            </w:del>
          </w:p>
        </w:tc>
        <w:tc>
          <w:tcPr>
            <w:tcW w:w="800" w:type="pct"/>
            <w:vMerge/>
            <w:vAlign w:val="center"/>
          </w:tcPr>
          <w:p w14:paraId="311BA7D2" w14:textId="22D7C3B7" w:rsidR="00E540F3" w:rsidRPr="00032BAE" w:rsidDel="00770B21" w:rsidRDefault="00E540F3">
            <w:pPr>
              <w:spacing w:beforeLines="100" w:before="240" w:afterLines="50" w:after="120"/>
              <w:jc w:val="both"/>
              <w:rPr>
                <w:del w:id="11143" w:author="Xuning Wei12232" w:date="2026-07-27T21:02:00Z"/>
                <w:rFonts w:ascii="Times New Roman" w:eastAsia="仿宋_GB2312" w:hAnsi="Times New Roman" w:cs="Times New Roman"/>
                <w:b/>
                <w:color w:val="auto"/>
                <w:sz w:val="20"/>
                <w:szCs w:val="20"/>
                <w:lang w:eastAsia="zh-CN" w:bidi="ar"/>
              </w:rPr>
              <w:pPrChange w:id="11144" w:author="Xuning Wei12232" w:date="2026-07-27T21:02:00Z">
                <w:pPr/>
              </w:pPrChange>
            </w:pPr>
          </w:p>
        </w:tc>
      </w:tr>
    </w:tbl>
    <w:p w14:paraId="738471AE" w14:textId="77777777" w:rsidR="001C718C" w:rsidRPr="00937F85" w:rsidRDefault="001C718C" w:rsidP="001C718C">
      <w:pPr>
        <w:rPr>
          <w:ins w:id="11145" w:author="Xuning Wei12232" w:date="2026-07-27T21:22:00Z"/>
          <w:rFonts w:ascii="Times New Roman" w:eastAsia="仿宋_GB2312" w:hAnsi="Times New Roman" w:cs="Times New Roman"/>
          <w:color w:val="auto"/>
          <w:sz w:val="20"/>
          <w:szCs w:val="20"/>
          <w:lang w:eastAsia="zh-CN" w:bidi="ar"/>
        </w:rPr>
      </w:pPr>
      <w:ins w:id="11146" w:author="Xuning Wei12232" w:date="2026-07-27T21:22:00Z">
        <w:r w:rsidRPr="00937F85">
          <w:rPr>
            <w:rFonts w:ascii="Times New Roman" w:eastAsia="仿宋_GB2312" w:hAnsi="Times New Roman" w:cs="Times New Roman"/>
            <w:color w:val="auto"/>
            <w:kern w:val="0"/>
            <w:sz w:val="20"/>
            <w:szCs w:val="20"/>
            <w:lang w:eastAsia="zh-CN" w:bidi="ar"/>
          </w:rPr>
          <w:t>*</w:t>
        </w:r>
        <w:r w:rsidRPr="00937F85">
          <w:rPr>
            <w:rFonts w:ascii="Times New Roman" w:eastAsia="仿宋_GB2312" w:hAnsi="Times New Roman" w:cs="Times New Roman"/>
            <w:color w:val="auto"/>
            <w:sz w:val="20"/>
            <w:szCs w:val="20"/>
            <w:lang w:eastAsia="zh-CN" w:bidi="ar"/>
          </w:rPr>
          <w:t>Chemical Engineering Han</w:t>
        </w:r>
        <w:r w:rsidRPr="00937F85">
          <w:rPr>
            <w:rFonts w:ascii="Times New Roman" w:eastAsia="仿宋_GB2312" w:hAnsi="Times New Roman" w:cs="Times New Roman"/>
            <w:color w:val="auto"/>
            <w:sz w:val="20"/>
            <w:szCs w:val="20"/>
            <w:lang w:eastAsia="zh-CN"/>
          </w:rPr>
          <w:t xml:space="preserve">dbook refers to &lt; THE PILOT PLANT REAL BOOK A. Unique Handbook1 for the Chemical Process Industry Francis X. </w:t>
        </w:r>
        <w:proofErr w:type="spellStart"/>
        <w:r w:rsidRPr="00937F85">
          <w:rPr>
            <w:rFonts w:ascii="Times New Roman" w:eastAsia="仿宋_GB2312" w:hAnsi="Times New Roman" w:cs="Times New Roman"/>
            <w:color w:val="auto"/>
            <w:sz w:val="20"/>
            <w:szCs w:val="20"/>
            <w:lang w:eastAsia="zh-CN"/>
          </w:rPr>
          <w:t>McConville</w:t>
        </w:r>
        <w:proofErr w:type="spellEnd"/>
        <w:r w:rsidRPr="00937F85">
          <w:rPr>
            <w:rFonts w:ascii="Times New Roman" w:eastAsia="仿宋_GB2312" w:hAnsi="Times New Roman" w:cs="Times New Roman"/>
            <w:color w:val="auto"/>
            <w:sz w:val="20"/>
            <w:szCs w:val="20"/>
            <w:lang w:eastAsia="zh-CN"/>
          </w:rPr>
          <w:t>&gt;</w:t>
        </w:r>
      </w:ins>
    </w:p>
    <w:p w14:paraId="3B0A182C" w14:textId="77777777" w:rsidR="001C718C" w:rsidRDefault="001C718C" w:rsidP="001C718C">
      <w:pPr>
        <w:rPr>
          <w:ins w:id="11147" w:author="Xuning Wei12232" w:date="2026-07-27T21:22:00Z"/>
          <w:rFonts w:ascii="Times New Roman" w:eastAsia="仿宋_GB2312" w:hAnsi="Times New Roman" w:cs="Times New Roman"/>
          <w:color w:val="0000FF"/>
          <w:sz w:val="18"/>
          <w:szCs w:val="18"/>
        </w:rPr>
      </w:pPr>
      <w:ins w:id="11148" w:author="Xuning Wei12232" w:date="2026-07-27T21:22:00Z">
        <w:r>
          <w:rPr>
            <w:rFonts w:ascii="Times New Roman" w:eastAsia="仿宋_GB2312" w:hAnsi="Times New Roman" w:cs="Times New Roman"/>
            <w:color w:val="0000FF"/>
            <w:sz w:val="18"/>
            <w:szCs w:val="18"/>
          </w:rPr>
          <w:br w:type="page"/>
        </w:r>
      </w:ins>
    </w:p>
    <w:p w14:paraId="04692DCA" w14:textId="435FEC05" w:rsidR="003F3391" w:rsidRDefault="003F3391">
      <w:pPr>
        <w:spacing w:beforeLines="100" w:before="240" w:afterLines="50" w:after="120"/>
        <w:jc w:val="both"/>
        <w:rPr>
          <w:ins w:id="11149" w:author="Xuning Wei12232" w:date="2026-07-27T21:22:00Z"/>
          <w:rFonts w:ascii="Times New Roman" w:eastAsia="仿宋_GB2312" w:hAnsi="Times New Roman" w:cs="Times New Roman"/>
          <w:b/>
          <w:color w:val="auto"/>
          <w:sz w:val="20"/>
          <w:szCs w:val="20"/>
        </w:rPr>
        <w:pPrChange w:id="11150" w:author="Xuning Wei12232" w:date="2026-07-27T21:02:00Z">
          <w:pPr>
            <w:spacing w:beforeLines="100" w:before="240" w:afterLines="50" w:after="120"/>
            <w:jc w:val="center"/>
          </w:pPr>
        </w:pPrChange>
      </w:pPr>
      <w:r w:rsidRPr="008B3C39">
        <w:rPr>
          <w:rFonts w:ascii="Times New Roman" w:eastAsia="仿宋_GB2312" w:hAnsi="Times New Roman" w:cs="Times New Roman"/>
          <w:b/>
          <w:color w:val="auto"/>
          <w:sz w:val="20"/>
          <w:szCs w:val="20"/>
          <w:lang w:eastAsia="zh-CN" w:bidi="ar"/>
        </w:rPr>
        <w:lastRenderedPageBreak/>
        <w:t>Table 8-</w:t>
      </w:r>
      <w:ins w:id="11151" w:author="Xuning Wei12232" w:date="2026-07-27T21:00:00Z">
        <w:r w:rsidR="00770B21">
          <w:rPr>
            <w:rFonts w:ascii="Times New Roman" w:eastAsia="仿宋_GB2312" w:hAnsi="Times New Roman" w:cs="Times New Roman"/>
            <w:b/>
            <w:color w:val="auto"/>
            <w:sz w:val="20"/>
            <w:szCs w:val="20"/>
            <w:lang w:eastAsia="zh-CN" w:bidi="ar"/>
          </w:rPr>
          <w:t>6</w:t>
        </w:r>
      </w:ins>
      <w:del w:id="11152" w:author="Xuning Wei12232" w:date="2026-07-27T21:00:00Z">
        <w:r w:rsidRPr="008B3C39" w:rsidDel="00770B21">
          <w:rPr>
            <w:rFonts w:ascii="Times New Roman" w:eastAsia="仿宋_GB2312" w:hAnsi="Times New Roman" w:cs="Times New Roman"/>
            <w:b/>
            <w:color w:val="auto"/>
            <w:sz w:val="20"/>
            <w:szCs w:val="20"/>
            <w:lang w:eastAsia="zh-CN" w:bidi="ar"/>
          </w:rPr>
          <w:delText>4</w:delText>
        </w:r>
      </w:del>
      <w:r w:rsidRPr="008B3C39">
        <w:rPr>
          <w:rFonts w:ascii="Times New Roman" w:eastAsia="仿宋_GB2312" w:hAnsi="Times New Roman" w:cs="Times New Roman"/>
          <w:b/>
          <w:color w:val="auto"/>
          <w:sz w:val="20"/>
          <w:szCs w:val="20"/>
          <w:lang w:eastAsia="zh-CN" w:bidi="ar"/>
        </w:rPr>
        <w:t>: Equipment Compatibility and Corrosion Impact Study fo</w:t>
      </w:r>
      <w:r w:rsidRPr="001A3943">
        <w:rPr>
          <w:rFonts w:ascii="Times New Roman" w:eastAsia="仿宋_GB2312" w:hAnsi="Times New Roman" w:cs="Times New Roman"/>
          <w:color w:val="auto"/>
          <w:sz w:val="20"/>
          <w:szCs w:val="20"/>
          <w:lang w:eastAsia="zh-CN" w:bidi="ar"/>
          <w:rPrChange w:id="11153" w:author="Xuning Wei12232" w:date="2026-07-27T21:06:00Z">
            <w:rPr>
              <w:rFonts w:ascii="Times New Roman" w:eastAsia="仿宋_GB2312" w:hAnsi="Times New Roman" w:cs="Times New Roman"/>
              <w:b/>
              <w:color w:val="auto"/>
              <w:sz w:val="20"/>
              <w:szCs w:val="20"/>
              <w:lang w:eastAsia="zh-CN" w:bidi="ar"/>
            </w:rPr>
          </w:rPrChange>
        </w:rPr>
        <w:t>r</w:t>
      </w:r>
      <w:r w:rsidRPr="002C22AF">
        <w:rPr>
          <w:rFonts w:ascii="Times New Roman" w:eastAsia="仿宋_GB2312" w:hAnsi="Times New Roman" w:cs="Times New Roman"/>
          <w:b/>
          <w:color w:val="auto"/>
          <w:sz w:val="20"/>
          <w:szCs w:val="20"/>
          <w:lang w:eastAsia="zh-CN" w:bidi="ar"/>
          <w:rPrChange w:id="11154" w:author="Xuning Wei12232" w:date="2026-07-27T21:07:00Z">
            <w:rPr>
              <w:rFonts w:ascii="Times New Roman" w:eastAsia="仿宋_GB2312" w:hAnsi="Times New Roman" w:cs="Times New Roman"/>
              <w:color w:val="auto"/>
              <w:sz w:val="20"/>
              <w:szCs w:val="20"/>
              <w:lang w:eastAsia="zh-CN" w:bidi="ar"/>
            </w:rPr>
          </w:rPrChange>
        </w:rPr>
        <w:t xml:space="preserve"> </w:t>
      </w:r>
      <w:ins w:id="11155" w:author="Xuning Wei12232" w:date="2026-07-27T21:06:00Z">
        <w:r w:rsidR="001A3943" w:rsidRPr="002C22AF">
          <w:rPr>
            <w:rFonts w:ascii="Times New Roman" w:eastAsia="仿宋_GB2312" w:hAnsi="Times New Roman" w:cs="Times New Roman"/>
            <w:b/>
            <w:color w:val="auto"/>
            <w:sz w:val="20"/>
            <w:szCs w:val="20"/>
            <w:lang w:eastAsia="zh-CN" w:bidi="ar"/>
            <w:rPrChange w:id="11156" w:author="Xuning Wei12232" w:date="2026-07-27T21:07:00Z">
              <w:rPr>
                <w:rFonts w:ascii="Times New Roman" w:eastAsia="仿宋_GB2312" w:hAnsi="Times New Roman" w:cs="Times New Roman"/>
                <w:color w:val="auto"/>
                <w:sz w:val="20"/>
                <w:szCs w:val="20"/>
                <w:lang w:eastAsia="zh-CN" w:bidi="ar"/>
              </w:rPr>
            </w:rPrChange>
          </w:rPr>
          <w:t xml:space="preserve">Storage Tank </w:t>
        </w:r>
      </w:ins>
      <w:del w:id="11157" w:author="Xuning Wei12232" w:date="2026-07-27T21:06:00Z">
        <w:r w:rsidR="0094726E" w:rsidRPr="00032BAE" w:rsidDel="001A3943">
          <w:rPr>
            <w:rFonts w:ascii="Times New Roman" w:hAnsi="Times New Roman" w:cs="Times New Roman"/>
            <w:color w:val="auto"/>
            <w:sz w:val="20"/>
            <w:szCs w:val="20"/>
            <w:shd w:val="clear" w:color="auto" w:fill="FFFFFF"/>
          </w:rPr>
          <w:delText>Glass-line Reactor</w:delText>
        </w:r>
        <w:r w:rsidR="0094726E" w:rsidRPr="00032BAE" w:rsidDel="001A3943">
          <w:rPr>
            <w:rFonts w:ascii="Times New Roman" w:hAnsi="Times New Roman" w:cs="Times New Roman"/>
            <w:color w:val="auto"/>
            <w:sz w:val="20"/>
            <w:szCs w:val="20"/>
          </w:rPr>
          <w:delText xml:space="preserve"> </w:delText>
        </w:r>
      </w:del>
      <w:del w:id="11158" w:author="Xuning Wei12232" w:date="2026-07-27T15:33:00Z">
        <w:r w:rsidR="0094726E" w:rsidRPr="00032BAE" w:rsidDel="006E09A4">
          <w:rPr>
            <w:rFonts w:ascii="Times New Roman" w:eastAsia="仿宋_GB2312" w:hAnsi="Times New Roman" w:cs="Times New Roman"/>
            <w:b/>
            <w:color w:val="auto"/>
            <w:sz w:val="20"/>
            <w:szCs w:val="20"/>
          </w:rPr>
          <w:delText>TJ4S-1213-R21</w:delText>
        </w:r>
      </w:del>
      <w:ins w:id="11159" w:author="Xuning Wei12232" w:date="2026-07-27T15:33:00Z">
        <w:r w:rsidR="006E09A4">
          <w:rPr>
            <w:rFonts w:ascii="Times New Roman" w:eastAsia="仿宋_GB2312" w:hAnsi="Times New Roman" w:cs="Times New Roman"/>
            <w:b/>
            <w:color w:val="auto"/>
            <w:sz w:val="20"/>
            <w:szCs w:val="20"/>
          </w:rPr>
          <w:t>TJ4S-1200-AT02</w:t>
        </w:r>
      </w:ins>
    </w:p>
    <w:p w14:paraId="51EE53DB" w14:textId="77777777" w:rsidR="001C718C" w:rsidRPr="00032BAE" w:rsidRDefault="001C718C">
      <w:pPr>
        <w:spacing w:beforeLines="100" w:before="240" w:afterLines="50" w:after="120"/>
        <w:jc w:val="both"/>
        <w:rPr>
          <w:rFonts w:ascii="Times New Roman" w:eastAsia="仿宋_GB2312" w:hAnsi="Times New Roman" w:cs="Times New Roman"/>
          <w:color w:val="auto"/>
          <w:sz w:val="20"/>
          <w:szCs w:val="20"/>
          <w:lang w:eastAsia="zh-CN" w:bidi="ar"/>
        </w:rPr>
        <w:pPrChange w:id="11160" w:author="Xuning Wei12232" w:date="2026-07-27T21:02:00Z">
          <w:pPr>
            <w:spacing w:beforeLines="100" w:before="240" w:afterLines="50" w:after="120"/>
            <w:jc w:val="center"/>
          </w:pPr>
        </w:pPrChang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3669"/>
        <w:gridCol w:w="3219"/>
        <w:gridCol w:w="1183"/>
        <w:gridCol w:w="1083"/>
        <w:gridCol w:w="826"/>
        <w:gridCol w:w="1686"/>
        <w:gridCol w:w="2118"/>
      </w:tblGrid>
      <w:tr w:rsidR="00032BAE" w:rsidRPr="00032BAE" w14:paraId="2F525112" w14:textId="77777777" w:rsidTr="001C718C">
        <w:trPr>
          <w:trHeight w:val="397"/>
          <w:tblHeader/>
        </w:trPr>
        <w:tc>
          <w:tcPr>
            <w:tcW w:w="1466" w:type="pct"/>
            <w:gridSpan w:val="2"/>
            <w:shd w:val="clear" w:color="auto" w:fill="D9D9D9" w:themeFill="background1" w:themeFillShade="D9"/>
            <w:vAlign w:val="center"/>
          </w:tcPr>
          <w:p w14:paraId="520E408D" w14:textId="77777777" w:rsidR="003F3391" w:rsidRPr="00032BAE" w:rsidRDefault="003F3391" w:rsidP="00F62139">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20"/>
                <w:szCs w:val="20"/>
                <w:lang w:eastAsia="zh-CN" w:bidi="ar"/>
              </w:rPr>
              <w:t>Process steps</w:t>
            </w:r>
          </w:p>
        </w:tc>
        <w:tc>
          <w:tcPr>
            <w:tcW w:w="1916" w:type="pct"/>
            <w:gridSpan w:val="3"/>
            <w:shd w:val="clear" w:color="auto" w:fill="D9D9D9" w:themeFill="background1" w:themeFillShade="D9"/>
            <w:vAlign w:val="center"/>
          </w:tcPr>
          <w:p w14:paraId="07CF3479" w14:textId="77777777" w:rsidR="003F3391" w:rsidRPr="00032BAE" w:rsidRDefault="003F3391" w:rsidP="00F62139">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18"/>
                <w:szCs w:val="18"/>
              </w:rPr>
              <w:t>Reaction &amp; Work-up &amp; Concentration &amp; Crystallization</w:t>
            </w:r>
          </w:p>
        </w:tc>
        <w:tc>
          <w:tcPr>
            <w:tcW w:w="878" w:type="pct"/>
            <w:gridSpan w:val="2"/>
            <w:shd w:val="clear" w:color="auto" w:fill="D9D9D9" w:themeFill="background1" w:themeFillShade="D9"/>
            <w:vAlign w:val="center"/>
          </w:tcPr>
          <w:p w14:paraId="331CB1DE" w14:textId="77777777" w:rsidR="003F3391" w:rsidRPr="00032BAE" w:rsidRDefault="003F3391" w:rsidP="00F62139">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20"/>
                <w:szCs w:val="20"/>
                <w:lang w:eastAsia="zh-CN" w:bidi="ar"/>
              </w:rPr>
              <w:t>Equipment Codes</w:t>
            </w:r>
          </w:p>
        </w:tc>
        <w:tc>
          <w:tcPr>
            <w:tcW w:w="740" w:type="pct"/>
            <w:shd w:val="clear" w:color="auto" w:fill="D9D9D9" w:themeFill="background1" w:themeFillShade="D9"/>
            <w:vAlign w:val="center"/>
          </w:tcPr>
          <w:p w14:paraId="6EE0560E" w14:textId="23A3C7CF" w:rsidR="003F3391" w:rsidRPr="00032BAE" w:rsidRDefault="003F3391">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20"/>
                <w:szCs w:val="20"/>
              </w:rPr>
              <w:t>TJ4S-12</w:t>
            </w:r>
            <w:del w:id="11161" w:author="Xuning Wei12232" w:date="2026-07-27T21:18:00Z">
              <w:r w:rsidRPr="00032BAE" w:rsidDel="001F0DA2">
                <w:rPr>
                  <w:rFonts w:ascii="Times New Roman" w:eastAsia="仿宋_GB2312" w:hAnsi="Times New Roman" w:cs="Times New Roman"/>
                  <w:b/>
                  <w:color w:val="auto"/>
                  <w:sz w:val="20"/>
                  <w:szCs w:val="20"/>
                </w:rPr>
                <w:delText>13-SPS01-AT01/ TJ4S-1213-SPS01-</w:delText>
              </w:r>
            </w:del>
            <w:ins w:id="11162" w:author="Xuning Wei12232" w:date="2026-07-27T21:18:00Z">
              <w:r w:rsidR="001F0DA2">
                <w:rPr>
                  <w:rFonts w:ascii="Times New Roman" w:eastAsia="仿宋_GB2312" w:hAnsi="Times New Roman" w:cs="Times New Roman"/>
                  <w:b/>
                  <w:color w:val="auto"/>
                  <w:sz w:val="20"/>
                  <w:szCs w:val="20"/>
                </w:rPr>
                <w:t>00-</w:t>
              </w:r>
            </w:ins>
            <w:r w:rsidRPr="00032BAE">
              <w:rPr>
                <w:rFonts w:ascii="Times New Roman" w:eastAsia="仿宋_GB2312" w:hAnsi="Times New Roman" w:cs="Times New Roman"/>
                <w:b/>
                <w:color w:val="auto"/>
                <w:sz w:val="20"/>
                <w:szCs w:val="20"/>
              </w:rPr>
              <w:t>AT02</w:t>
            </w:r>
          </w:p>
        </w:tc>
      </w:tr>
      <w:tr w:rsidR="00032BAE" w:rsidRPr="00032BAE" w14:paraId="131598BF" w14:textId="77777777" w:rsidTr="001C718C">
        <w:trPr>
          <w:trHeight w:val="397"/>
          <w:tblHeader/>
        </w:trPr>
        <w:tc>
          <w:tcPr>
            <w:tcW w:w="184" w:type="pct"/>
            <w:shd w:val="clear" w:color="auto" w:fill="D9D9D9" w:themeFill="background1" w:themeFillShade="D9"/>
            <w:vAlign w:val="center"/>
          </w:tcPr>
          <w:p w14:paraId="03FCEE4B" w14:textId="77777777" w:rsidR="003F3391" w:rsidRPr="00032BAE" w:rsidRDefault="003F3391" w:rsidP="00F62139">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20"/>
                <w:szCs w:val="20"/>
                <w:lang w:eastAsia="zh-CN" w:bidi="ar"/>
              </w:rPr>
              <w:t>S/N</w:t>
            </w:r>
          </w:p>
        </w:tc>
        <w:tc>
          <w:tcPr>
            <w:tcW w:w="1282" w:type="pct"/>
            <w:shd w:val="clear" w:color="auto" w:fill="D9D9D9" w:themeFill="background1" w:themeFillShade="D9"/>
            <w:vAlign w:val="center"/>
          </w:tcPr>
          <w:p w14:paraId="194E630E" w14:textId="77777777" w:rsidR="003F3391" w:rsidRPr="00032BAE" w:rsidRDefault="003F3391" w:rsidP="00F62139">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20"/>
                <w:szCs w:val="20"/>
                <w:lang w:eastAsia="zh-CN" w:bidi="ar"/>
              </w:rPr>
              <w:t>Process description (indicate the equipment number, solvent/regent/material name)</w:t>
            </w:r>
          </w:p>
        </w:tc>
        <w:tc>
          <w:tcPr>
            <w:tcW w:w="1125" w:type="pct"/>
            <w:shd w:val="clear" w:color="auto" w:fill="D9D9D9" w:themeFill="background1" w:themeFillShade="D9"/>
            <w:vAlign w:val="center"/>
          </w:tcPr>
          <w:p w14:paraId="6F3ABF37" w14:textId="7977DAA2" w:rsidR="003F3391" w:rsidRPr="00032BAE" w:rsidRDefault="003F3391" w:rsidP="00F62139">
            <w:pPr>
              <w:rPr>
                <w:rFonts w:ascii="Times New Roman" w:eastAsia="仿宋_GB2312" w:hAnsi="Times New Roman" w:cs="Times New Roman"/>
                <w:b/>
                <w:color w:val="auto"/>
                <w:sz w:val="20"/>
                <w:szCs w:val="20"/>
                <w:lang w:eastAsia="zh-CN" w:bidi="ar"/>
              </w:rPr>
            </w:pPr>
            <w:del w:id="11163" w:author="Johan Granander" w:date="2026-05-04T11:57:00Z">
              <w:r w:rsidRPr="00032BAE" w:rsidDel="00840074">
                <w:rPr>
                  <w:rFonts w:ascii="Times New Roman" w:eastAsia="仿宋_GB2312" w:hAnsi="Times New Roman" w:cs="Times New Roman"/>
                  <w:b/>
                  <w:color w:val="auto"/>
                  <w:sz w:val="20"/>
                  <w:szCs w:val="20"/>
                  <w:lang w:eastAsia="zh-CN" w:bidi="ar"/>
                </w:rPr>
                <w:delText>Equipment(</w:delText>
              </w:r>
            </w:del>
            <w:ins w:id="11164" w:author="Johan Granander" w:date="2026-05-04T11:57:00Z">
              <w:r w:rsidR="00840074" w:rsidRPr="00032BAE">
                <w:rPr>
                  <w:rFonts w:ascii="Times New Roman" w:eastAsia="仿宋_GB2312" w:hAnsi="Times New Roman" w:cs="Times New Roman"/>
                  <w:b/>
                  <w:color w:val="auto"/>
                  <w:sz w:val="20"/>
                  <w:szCs w:val="20"/>
                  <w:lang w:eastAsia="zh-CN" w:bidi="ar"/>
                </w:rPr>
                <w:t>Equipment (</w:t>
              </w:r>
            </w:ins>
            <w:r w:rsidRPr="00032BAE">
              <w:rPr>
                <w:rFonts w:ascii="Times New Roman" w:eastAsia="仿宋_GB2312" w:hAnsi="Times New Roman" w:cs="Times New Roman"/>
                <w:b/>
                <w:color w:val="auto"/>
                <w:sz w:val="20"/>
                <w:szCs w:val="20"/>
                <w:lang w:eastAsia="zh-CN" w:bidi="ar"/>
              </w:rPr>
              <w:t>Accessories) Name and its MOC</w:t>
            </w:r>
          </w:p>
        </w:tc>
        <w:tc>
          <w:tcPr>
            <w:tcW w:w="413" w:type="pct"/>
            <w:shd w:val="clear" w:color="auto" w:fill="D9D9D9" w:themeFill="background1" w:themeFillShade="D9"/>
            <w:vAlign w:val="center"/>
          </w:tcPr>
          <w:p w14:paraId="3BC6847C" w14:textId="77777777" w:rsidR="003F3391" w:rsidRPr="00032BAE" w:rsidRDefault="003F3391" w:rsidP="00F62139">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20"/>
                <w:szCs w:val="20"/>
                <w:lang w:eastAsia="zh-CN" w:bidi="ar"/>
              </w:rPr>
              <w:t>Corrosion Probability</w:t>
            </w:r>
          </w:p>
        </w:tc>
        <w:tc>
          <w:tcPr>
            <w:tcW w:w="378" w:type="pct"/>
            <w:shd w:val="clear" w:color="auto" w:fill="D9D9D9" w:themeFill="background1" w:themeFillShade="D9"/>
            <w:vAlign w:val="center"/>
          </w:tcPr>
          <w:p w14:paraId="49D56B47" w14:textId="77777777" w:rsidR="003F3391" w:rsidRPr="00032BAE" w:rsidRDefault="003F3391" w:rsidP="00F62139">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20"/>
                <w:szCs w:val="20"/>
                <w:lang w:eastAsia="zh-CN" w:bidi="ar"/>
              </w:rPr>
              <w:t>Corrosion Impact</w:t>
            </w:r>
          </w:p>
        </w:tc>
        <w:tc>
          <w:tcPr>
            <w:tcW w:w="878" w:type="pct"/>
            <w:gridSpan w:val="2"/>
            <w:shd w:val="clear" w:color="auto" w:fill="D9D9D9" w:themeFill="background1" w:themeFillShade="D9"/>
            <w:vAlign w:val="center"/>
          </w:tcPr>
          <w:p w14:paraId="1B8161A8" w14:textId="77777777" w:rsidR="003F3391" w:rsidRPr="00032BAE" w:rsidRDefault="003F3391" w:rsidP="00F62139">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20"/>
                <w:szCs w:val="20"/>
                <w:lang w:eastAsia="zh-CN" w:bidi="ar"/>
              </w:rPr>
              <w:t>Chemical Compatible, Risk and Rational</w:t>
            </w:r>
          </w:p>
        </w:tc>
        <w:tc>
          <w:tcPr>
            <w:tcW w:w="740" w:type="pct"/>
            <w:shd w:val="clear" w:color="auto" w:fill="D9D9D9" w:themeFill="background1" w:themeFillShade="D9"/>
            <w:vAlign w:val="center"/>
          </w:tcPr>
          <w:p w14:paraId="4D8C1BDC" w14:textId="77777777" w:rsidR="003F3391" w:rsidRPr="00032BAE" w:rsidRDefault="003F3391" w:rsidP="00F62139">
            <w:pPr>
              <w:rPr>
                <w:rFonts w:ascii="Times New Roman" w:eastAsia="仿宋_GB2312" w:hAnsi="Times New Roman" w:cs="Times New Roman"/>
                <w:b/>
                <w:color w:val="auto"/>
                <w:sz w:val="20"/>
                <w:szCs w:val="20"/>
                <w:lang w:eastAsia="zh-CN" w:bidi="ar"/>
              </w:rPr>
            </w:pPr>
            <w:r w:rsidRPr="00032BAE">
              <w:rPr>
                <w:rFonts w:ascii="Times New Roman" w:eastAsia="仿宋_GB2312" w:hAnsi="Times New Roman" w:cs="Times New Roman"/>
                <w:b/>
                <w:color w:val="auto"/>
                <w:sz w:val="20"/>
                <w:szCs w:val="20"/>
                <w:lang w:eastAsia="zh-CN" w:bidi="ar"/>
              </w:rPr>
              <w:t xml:space="preserve">Data Source </w:t>
            </w:r>
          </w:p>
        </w:tc>
      </w:tr>
      <w:tr w:rsidR="00AA4A9B" w:rsidRPr="00032BAE" w14:paraId="66D1F946" w14:textId="77777777" w:rsidTr="001C718C">
        <w:trPr>
          <w:trHeight w:val="397"/>
        </w:trPr>
        <w:tc>
          <w:tcPr>
            <w:tcW w:w="184" w:type="pct"/>
            <w:vMerge w:val="restart"/>
            <w:shd w:val="clear" w:color="auto" w:fill="FFFFFF" w:themeFill="background1"/>
            <w:vAlign w:val="center"/>
          </w:tcPr>
          <w:p w14:paraId="3E91985A" w14:textId="1673BB47" w:rsidR="00AA4A9B" w:rsidRPr="00032BAE" w:rsidRDefault="00AA4A9B" w:rsidP="00AA4A9B">
            <w:pPr>
              <w:jc w:val="center"/>
              <w:rPr>
                <w:rFonts w:ascii="Times New Roman" w:eastAsia="仿宋_GB2312" w:hAnsi="Times New Roman" w:cs="Times New Roman"/>
                <w:color w:val="auto"/>
                <w:sz w:val="18"/>
                <w:szCs w:val="18"/>
                <w:lang w:eastAsia="zh-CN" w:bidi="ar"/>
              </w:rPr>
            </w:pPr>
            <w:del w:id="11165" w:author="Xuning Wei12232" w:date="2026-07-27T21:02:00Z">
              <w:r w:rsidRPr="00032BAE" w:rsidDel="002D3570">
                <w:rPr>
                  <w:rFonts w:ascii="Times New Roman" w:eastAsia="仿宋_GB2312" w:hAnsi="Times New Roman" w:cs="Times New Roman"/>
                  <w:color w:val="auto"/>
                  <w:sz w:val="18"/>
                  <w:szCs w:val="18"/>
                  <w:lang w:eastAsia="zh-CN" w:bidi="ar"/>
                </w:rPr>
                <w:delText>27</w:delText>
              </w:r>
            </w:del>
            <w:ins w:id="11166" w:author="Xuning Wei12232" w:date="2026-07-27T21:03:00Z">
              <w:r>
                <w:rPr>
                  <w:rFonts w:ascii="Times New Roman" w:eastAsia="仿宋_GB2312" w:hAnsi="Times New Roman" w:cs="Times New Roman"/>
                  <w:color w:val="auto"/>
                  <w:sz w:val="18"/>
                  <w:szCs w:val="18"/>
                  <w:lang w:eastAsia="zh-CN" w:bidi="ar"/>
                </w:rPr>
                <w:t>1</w:t>
              </w:r>
            </w:ins>
          </w:p>
        </w:tc>
        <w:tc>
          <w:tcPr>
            <w:tcW w:w="1282" w:type="pct"/>
            <w:vMerge w:val="restart"/>
            <w:shd w:val="clear" w:color="auto" w:fill="FFFFFF" w:themeFill="background1"/>
            <w:vAlign w:val="center"/>
          </w:tcPr>
          <w:p w14:paraId="728E7AAD" w14:textId="045F9324" w:rsidR="00AA4A9B" w:rsidRPr="00032BAE" w:rsidRDefault="00AA4A9B" w:rsidP="00AA4A9B">
            <w:pPr>
              <w:jc w:val="both"/>
              <w:rPr>
                <w:rFonts w:ascii="Times New Roman" w:eastAsia="仿宋_GB2312" w:hAnsi="Times New Roman" w:cs="Times New Roman"/>
                <w:color w:val="auto"/>
                <w:sz w:val="18"/>
                <w:szCs w:val="18"/>
                <w:lang w:eastAsia="zh-CN" w:bidi="ar"/>
              </w:rPr>
            </w:pPr>
            <w:ins w:id="11167" w:author="Xuning Wei12232" w:date="2026-07-27T21:08:00Z">
              <w:r>
                <w:rPr>
                  <w:rFonts w:ascii="Times New Roman" w:eastAsia="仿宋_GB2312" w:hAnsi="Times New Roman" w:cs="Times New Roman"/>
                  <w:color w:val="000000" w:themeColor="text1"/>
                  <w:sz w:val="18"/>
                  <w:szCs w:val="18"/>
                </w:rPr>
                <w:t xml:space="preserve">1. </w:t>
              </w:r>
              <w:r w:rsidRPr="00321EFC">
                <w:rPr>
                  <w:rFonts w:ascii="Times New Roman" w:eastAsia="仿宋_GB2312" w:hAnsi="Times New Roman" w:cs="Times New Roman"/>
                  <w:color w:val="000000" w:themeColor="text1"/>
                  <w:sz w:val="18"/>
                  <w:szCs w:val="18"/>
                </w:rPr>
                <w:t>Heat</w:t>
              </w:r>
              <w:r w:rsidRPr="00321EFC">
                <w:rPr>
                  <w:rFonts w:ascii="Times New Roman" w:eastAsia="仿宋_GB2312" w:hAnsi="Times New Roman" w:cs="Times New Roman" w:hint="eastAsia"/>
                  <w:color w:val="000000" w:themeColor="text1"/>
                  <w:sz w:val="18"/>
                  <w:szCs w:val="18"/>
                </w:rPr>
                <w:t xml:space="preserve"> the mixture to 25</w:t>
              </w:r>
              <w:r w:rsidRPr="00321EFC">
                <w:rPr>
                  <w:rFonts w:ascii="Times New Roman" w:eastAsia="仿宋_GB2312" w:hAnsi="Times New Roman" w:cs="Times New Roman" w:hint="eastAsia"/>
                  <w:color w:val="000000" w:themeColor="text1"/>
                  <w:sz w:val="18"/>
                  <w:szCs w:val="18"/>
                </w:rPr>
                <w:t>±</w:t>
              </w:r>
              <w:r w:rsidRPr="00321EFC">
                <w:rPr>
                  <w:rFonts w:ascii="Times New Roman" w:eastAsia="仿宋_GB2312" w:hAnsi="Times New Roman" w:cs="Times New Roman" w:hint="eastAsia"/>
                  <w:color w:val="000000" w:themeColor="text1"/>
                  <w:sz w:val="18"/>
                  <w:szCs w:val="18"/>
                </w:rPr>
                <w:t>5</w:t>
              </w:r>
            </w:ins>
            <w:ins w:id="11168" w:author="Johan Granander" w:date="2026-07-28T13:49:00Z">
              <w:r w:rsidR="00917FF6">
                <w:rPr>
                  <w:rFonts w:ascii="Times New Roman" w:eastAsia="仿宋_GB2312" w:hAnsi="Times New Roman" w:cs="Times New Roman"/>
                  <w:color w:val="000000" w:themeColor="text1"/>
                  <w:sz w:val="18"/>
                  <w:szCs w:val="18"/>
                </w:rPr>
                <w:t xml:space="preserve"> </w:t>
              </w:r>
            </w:ins>
            <w:ins w:id="11169" w:author="Xuning Wei12232" w:date="2026-07-27T21:08:00Z">
              <w:r w:rsidRPr="00321EFC">
                <w:rPr>
                  <w:rFonts w:ascii="Times New Roman" w:eastAsia="仿宋_GB2312" w:hAnsi="Times New Roman" w:cs="Times New Roman" w:hint="eastAsia"/>
                  <w:color w:val="000000" w:themeColor="text1"/>
                  <w:sz w:val="18"/>
                  <w:szCs w:val="18"/>
                </w:rPr>
                <w:t>℃</w:t>
              </w:r>
              <w:r w:rsidRPr="00321EFC">
                <w:rPr>
                  <w:rFonts w:ascii="Times New Roman" w:eastAsia="仿宋_GB2312" w:hAnsi="Times New Roman" w:cs="Times New Roman" w:hint="eastAsia"/>
                  <w:color w:val="000000" w:themeColor="text1"/>
                  <w:sz w:val="18"/>
                  <w:szCs w:val="18"/>
                </w:rPr>
                <w:t>. The mixture is allowed to react at 25</w:t>
              </w:r>
              <w:r w:rsidRPr="00321EFC">
                <w:rPr>
                  <w:rFonts w:ascii="Times New Roman" w:eastAsia="仿宋_GB2312" w:hAnsi="Times New Roman" w:cs="Times New Roman" w:hint="eastAsia"/>
                  <w:color w:val="000000" w:themeColor="text1"/>
                  <w:sz w:val="18"/>
                  <w:szCs w:val="18"/>
                </w:rPr>
                <w:t>±</w:t>
              </w:r>
              <w:r w:rsidRPr="00321EFC">
                <w:rPr>
                  <w:rFonts w:ascii="Times New Roman" w:eastAsia="仿宋_GB2312" w:hAnsi="Times New Roman" w:cs="Times New Roman" w:hint="eastAsia"/>
                  <w:color w:val="000000" w:themeColor="text1"/>
                  <w:sz w:val="18"/>
                  <w:szCs w:val="18"/>
                </w:rPr>
                <w:t>5</w:t>
              </w:r>
            </w:ins>
            <w:ins w:id="11170" w:author="Johan Granander" w:date="2026-07-28T13:49:00Z">
              <w:r w:rsidR="00917FF6">
                <w:rPr>
                  <w:rFonts w:ascii="Times New Roman" w:eastAsia="仿宋_GB2312" w:hAnsi="Times New Roman" w:cs="Times New Roman"/>
                  <w:color w:val="000000" w:themeColor="text1"/>
                  <w:sz w:val="18"/>
                  <w:szCs w:val="18"/>
                </w:rPr>
                <w:t xml:space="preserve"> </w:t>
              </w:r>
            </w:ins>
            <w:ins w:id="11171" w:author="Xuning Wei12232" w:date="2026-07-27T21:08:00Z">
              <w:r w:rsidRPr="00321EFC">
                <w:rPr>
                  <w:rFonts w:ascii="Times New Roman" w:eastAsia="仿宋_GB2312" w:hAnsi="Times New Roman" w:cs="Times New Roman" w:hint="eastAsia"/>
                  <w:color w:val="000000" w:themeColor="text1"/>
                  <w:sz w:val="18"/>
                  <w:szCs w:val="18"/>
                </w:rPr>
                <w:t>℃</w:t>
              </w:r>
              <w:r w:rsidRPr="00321EFC">
                <w:rPr>
                  <w:rFonts w:ascii="Times New Roman" w:eastAsia="仿宋_GB2312" w:hAnsi="Times New Roman" w:cs="Times New Roman" w:hint="eastAsia"/>
                  <w:color w:val="000000" w:themeColor="text1"/>
                  <w:sz w:val="18"/>
                  <w:szCs w:val="18"/>
                </w:rPr>
                <w:t xml:space="preserve"> (target: 25</w:t>
              </w:r>
            </w:ins>
            <w:ins w:id="11172" w:author="Johan Granander" w:date="2026-07-28T13:49:00Z">
              <w:r w:rsidR="00917FF6">
                <w:rPr>
                  <w:rFonts w:ascii="Times New Roman" w:eastAsia="仿宋_GB2312" w:hAnsi="Times New Roman" w:cs="Times New Roman"/>
                  <w:color w:val="000000" w:themeColor="text1"/>
                  <w:sz w:val="18"/>
                  <w:szCs w:val="18"/>
                </w:rPr>
                <w:t xml:space="preserve"> </w:t>
              </w:r>
            </w:ins>
            <w:ins w:id="11173" w:author="Xuning Wei12232" w:date="2026-07-27T21:08:00Z">
              <w:r w:rsidRPr="00321EFC">
                <w:rPr>
                  <w:rFonts w:ascii="Times New Roman" w:eastAsia="仿宋_GB2312" w:hAnsi="Times New Roman" w:cs="Times New Roman" w:hint="eastAsia"/>
                  <w:color w:val="000000" w:themeColor="text1"/>
                  <w:sz w:val="18"/>
                  <w:szCs w:val="18"/>
                </w:rPr>
                <w:t>℃</w:t>
              </w:r>
              <w:r w:rsidRPr="00321EFC">
                <w:rPr>
                  <w:rFonts w:ascii="Times New Roman" w:eastAsia="仿宋_GB2312" w:hAnsi="Times New Roman" w:cs="Times New Roman" w:hint="eastAsia"/>
                  <w:color w:val="000000" w:themeColor="text1"/>
                  <w:sz w:val="18"/>
                  <w:szCs w:val="18"/>
                </w:rPr>
                <w:t>).</w:t>
              </w:r>
              <w:r w:rsidRPr="00321EFC">
                <w:rPr>
                  <w:rFonts w:ascii="Times New Roman" w:hAnsi="Times New Roman" w:cs="Times New Roman"/>
                  <w:color w:val="000000" w:themeColor="text1"/>
                  <w:sz w:val="18"/>
                  <w:szCs w:val="18"/>
                </w:rPr>
                <w:t xml:space="preserve"> </w:t>
              </w:r>
              <w:r>
                <w:rPr>
                  <w:rFonts w:ascii="Times New Roman" w:hAnsi="Times New Roman" w:cs="Times New Roman"/>
                  <w:color w:val="000000" w:themeColor="text1"/>
                  <w:sz w:val="18"/>
                  <w:szCs w:val="18"/>
                </w:rPr>
                <w:br/>
                <w:t xml:space="preserve">2. </w:t>
              </w:r>
              <w:r w:rsidRPr="00321EFC">
                <w:rPr>
                  <w:rFonts w:ascii="Times New Roman" w:hAnsi="Times New Roman" w:cs="Times New Roman"/>
                  <w:color w:val="000000" w:themeColor="text1"/>
                  <w:sz w:val="18"/>
                  <w:szCs w:val="18"/>
                </w:rPr>
                <w:t>O</w:t>
              </w:r>
              <w:r w:rsidRPr="00321EFC">
                <w:rPr>
                  <w:rFonts w:ascii="Times New Roman" w:eastAsia="仿宋_GB2312" w:hAnsi="Times New Roman" w:cs="Times New Roman"/>
                  <w:color w:val="000000" w:themeColor="text1"/>
                  <w:sz w:val="18"/>
                  <w:szCs w:val="18"/>
                </w:rPr>
                <w:t>nce the total reaction time has reached 8</w:t>
              </w:r>
            </w:ins>
            <w:ins w:id="11174" w:author="Johan Granander" w:date="2026-07-28T13:49:00Z">
              <w:r w:rsidR="00917FF6">
                <w:rPr>
                  <w:rFonts w:ascii="Times New Roman" w:eastAsia="仿宋_GB2312" w:hAnsi="Times New Roman" w:cs="Times New Roman"/>
                  <w:color w:val="000000" w:themeColor="text1"/>
                  <w:sz w:val="18"/>
                  <w:szCs w:val="18"/>
                </w:rPr>
                <w:t xml:space="preserve"> </w:t>
              </w:r>
            </w:ins>
            <w:ins w:id="11175" w:author="Xuning Wei12232" w:date="2026-07-27T21:08:00Z">
              <w:r w:rsidRPr="00321EFC">
                <w:rPr>
                  <w:rFonts w:ascii="Times New Roman" w:eastAsia="仿宋_GB2312" w:hAnsi="Times New Roman" w:cs="Times New Roman"/>
                  <w:color w:val="000000" w:themeColor="text1"/>
                  <w:sz w:val="18"/>
                  <w:szCs w:val="18"/>
                </w:rPr>
                <w:t>h±15</w:t>
              </w:r>
            </w:ins>
            <w:ins w:id="11176" w:author="Johan Granander" w:date="2026-07-28T13:49:00Z">
              <w:r w:rsidR="00917FF6">
                <w:rPr>
                  <w:rFonts w:ascii="Times New Roman" w:eastAsia="仿宋_GB2312" w:hAnsi="Times New Roman" w:cs="Times New Roman"/>
                  <w:color w:val="000000" w:themeColor="text1"/>
                  <w:sz w:val="18"/>
                  <w:szCs w:val="18"/>
                </w:rPr>
                <w:t xml:space="preserve"> </w:t>
              </w:r>
            </w:ins>
            <w:ins w:id="11177" w:author="Xuning Wei12232" w:date="2026-07-27T21:08:00Z">
              <w:r w:rsidRPr="00321EFC">
                <w:rPr>
                  <w:rFonts w:ascii="Times New Roman" w:eastAsia="仿宋_GB2312" w:hAnsi="Times New Roman" w:cs="Times New Roman"/>
                  <w:color w:val="000000" w:themeColor="text1"/>
                  <w:sz w:val="18"/>
                  <w:szCs w:val="18"/>
                </w:rPr>
                <w:t xml:space="preserve">min, add additional 1.0 eq. </w:t>
              </w:r>
              <w:proofErr w:type="spellStart"/>
              <w:r w:rsidRPr="00321EFC">
                <w:rPr>
                  <w:rFonts w:ascii="Times New Roman" w:eastAsia="仿宋_GB2312" w:hAnsi="Times New Roman" w:cs="Times New Roman"/>
                  <w:color w:val="000000" w:themeColor="text1"/>
                  <w:sz w:val="18"/>
                  <w:szCs w:val="18"/>
                </w:rPr>
                <w:t>Oxyma</w:t>
              </w:r>
              <w:proofErr w:type="spellEnd"/>
              <w:r>
                <w:rPr>
                  <w:rFonts w:ascii="Times New Roman" w:eastAsia="仿宋_GB2312" w:hAnsi="Times New Roman" w:cs="Times New Roman"/>
                  <w:color w:val="000000" w:themeColor="text1"/>
                  <w:sz w:val="18"/>
                  <w:szCs w:val="18"/>
                </w:rPr>
                <w:t xml:space="preserve"> </w:t>
              </w:r>
              <w:r w:rsidRPr="00321EFC">
                <w:rPr>
                  <w:rFonts w:ascii="Times New Roman" w:eastAsia="仿宋_GB2312" w:hAnsi="Times New Roman" w:cs="Times New Roman"/>
                  <w:color w:val="000000" w:themeColor="text1"/>
                  <w:sz w:val="18"/>
                  <w:szCs w:val="18"/>
                </w:rPr>
                <w:t xml:space="preserve">Pure and 1.0 V DMF (0.948 kg/kg) solution (the mixture should be prepared in </w:t>
              </w:r>
              <w:r w:rsidRPr="006F0556">
                <w:rPr>
                  <w:rFonts w:ascii="Times New Roman" w:hAnsi="Times New Roman" w:cs="Times New Roman"/>
                  <w:color w:val="0000FF"/>
                  <w:sz w:val="18"/>
                  <w:szCs w:val="18"/>
                  <w:shd w:val="clear" w:color="auto" w:fill="FFFFFF"/>
                </w:rPr>
                <w:t>TJ4S-1200-AT02</w:t>
              </w:r>
              <w:r w:rsidRPr="00321EFC">
                <w:rPr>
                  <w:rFonts w:ascii="Times New Roman" w:eastAsia="仿宋_GB2312" w:hAnsi="Times New Roman" w:cs="Times New Roman"/>
                  <w:color w:val="000000" w:themeColor="text1"/>
                  <w:sz w:val="18"/>
                  <w:szCs w:val="18"/>
                </w:rPr>
                <w:t xml:space="preserve"> just before use) and 1.1</w:t>
              </w:r>
            </w:ins>
            <w:ins w:id="11178" w:author="Johan Granander" w:date="2026-07-28T13:49:00Z">
              <w:r w:rsidR="00917FF6">
                <w:rPr>
                  <w:rFonts w:ascii="Times New Roman" w:eastAsia="仿宋_GB2312" w:hAnsi="Times New Roman" w:cs="Times New Roman"/>
                  <w:color w:val="000000" w:themeColor="text1"/>
                  <w:sz w:val="18"/>
                  <w:szCs w:val="18"/>
                </w:rPr>
                <w:t xml:space="preserve"> </w:t>
              </w:r>
            </w:ins>
            <w:ins w:id="11179" w:author="Xuning Wei12232" w:date="2026-07-27T21:08:00Z">
              <w:r w:rsidRPr="00321EFC">
                <w:rPr>
                  <w:rFonts w:ascii="Times New Roman" w:eastAsia="仿宋_GB2312" w:hAnsi="Times New Roman" w:cs="Times New Roman"/>
                  <w:color w:val="000000" w:themeColor="text1"/>
                  <w:sz w:val="18"/>
                  <w:szCs w:val="18"/>
                </w:rPr>
                <w:t>eq. DIC</w:t>
              </w:r>
            </w:ins>
            <w:ins w:id="11180" w:author="Xuning Wei12232" w:date="2026-07-27T21:10:00Z">
              <w:r>
                <w:rPr>
                  <w:rFonts w:ascii="Times New Roman" w:eastAsia="仿宋_GB2312" w:hAnsi="Times New Roman" w:cs="Times New Roman"/>
                  <w:color w:val="000000" w:themeColor="text1"/>
                  <w:sz w:val="18"/>
                  <w:szCs w:val="18"/>
                </w:rPr>
                <w:t>.</w:t>
              </w:r>
            </w:ins>
            <w:ins w:id="11181" w:author="Xuning Wei12232" w:date="2026-07-27T21:08:00Z">
              <w:r>
                <w:rPr>
                  <w:rFonts w:ascii="Times New Roman" w:eastAsia="仿宋_GB2312" w:hAnsi="Times New Roman" w:cs="Times New Roman"/>
                  <w:color w:val="000000" w:themeColor="text1"/>
                  <w:sz w:val="18"/>
                  <w:szCs w:val="18"/>
                </w:rPr>
                <w:br/>
                <w:t xml:space="preserve">3. </w:t>
              </w:r>
              <w:r>
                <w:rPr>
                  <w:rFonts w:ascii="Times New Roman" w:eastAsia="仿宋_GB2312" w:hAnsi="Times New Roman" w:cs="Times New Roman"/>
                  <w:color w:val="000000" w:themeColor="text1"/>
                  <w:sz w:val="18"/>
                  <w:szCs w:val="18"/>
                  <w:lang w:eastAsia="zh-CN"/>
                </w:rPr>
                <w:t>A</w:t>
              </w:r>
              <w:r w:rsidRPr="00321EFC">
                <w:rPr>
                  <w:rFonts w:ascii="Times New Roman" w:eastAsia="仿宋_GB2312" w:hAnsi="Times New Roman" w:cs="Times New Roman"/>
                  <w:color w:val="000000" w:themeColor="text1"/>
                  <w:sz w:val="18"/>
                  <w:szCs w:val="18"/>
                  <w:lang w:eastAsia="zh-CN"/>
                </w:rPr>
                <w:t>fter</w:t>
              </w:r>
              <w:r w:rsidRPr="00321EFC">
                <w:rPr>
                  <w:rFonts w:ascii="Times New Roman" w:eastAsia="仿宋_GB2312" w:hAnsi="Times New Roman" w:cs="Times New Roman"/>
                  <w:color w:val="000000" w:themeColor="text1"/>
                  <w:sz w:val="18"/>
                  <w:szCs w:val="18"/>
                </w:rPr>
                <w:t xml:space="preserve"> 5</w:t>
              </w:r>
            </w:ins>
            <w:ins w:id="11182" w:author="Johan Granander" w:date="2026-07-28T13:49:00Z">
              <w:r w:rsidR="00917FF6">
                <w:rPr>
                  <w:rFonts w:ascii="Times New Roman" w:eastAsia="仿宋_GB2312" w:hAnsi="Times New Roman" w:cs="Times New Roman"/>
                  <w:color w:val="000000" w:themeColor="text1"/>
                  <w:sz w:val="18"/>
                  <w:szCs w:val="18"/>
                </w:rPr>
                <w:t xml:space="preserve"> </w:t>
              </w:r>
            </w:ins>
            <w:ins w:id="11183" w:author="Xuning Wei12232" w:date="2026-07-27T21:08:00Z">
              <w:r w:rsidRPr="00321EFC">
                <w:rPr>
                  <w:rFonts w:ascii="Times New Roman" w:eastAsia="仿宋_GB2312" w:hAnsi="Times New Roman" w:cs="Times New Roman"/>
                  <w:color w:val="000000" w:themeColor="text1"/>
                  <w:sz w:val="18"/>
                  <w:szCs w:val="18"/>
                </w:rPr>
                <w:t>h±15</w:t>
              </w:r>
            </w:ins>
            <w:ins w:id="11184" w:author="Johan Granander" w:date="2026-07-28T13:49:00Z">
              <w:r w:rsidR="00917FF6">
                <w:rPr>
                  <w:rFonts w:ascii="Times New Roman" w:eastAsia="仿宋_GB2312" w:hAnsi="Times New Roman" w:cs="Times New Roman"/>
                  <w:color w:val="000000" w:themeColor="text1"/>
                  <w:sz w:val="18"/>
                  <w:szCs w:val="18"/>
                </w:rPr>
                <w:t xml:space="preserve"> </w:t>
              </w:r>
            </w:ins>
            <w:ins w:id="11185" w:author="Xuning Wei12232" w:date="2026-07-27T21:08:00Z">
              <w:r w:rsidRPr="00321EFC">
                <w:rPr>
                  <w:rFonts w:ascii="Times New Roman" w:eastAsia="仿宋_GB2312" w:hAnsi="Times New Roman" w:cs="Times New Roman"/>
                  <w:color w:val="000000" w:themeColor="text1"/>
                  <w:sz w:val="18"/>
                  <w:szCs w:val="18"/>
                </w:rPr>
                <w:t>min (target: 5</w:t>
              </w:r>
            </w:ins>
            <w:ins w:id="11186" w:author="Johan Granander" w:date="2026-07-28T13:49:00Z">
              <w:r w:rsidR="00917FF6">
                <w:rPr>
                  <w:rFonts w:ascii="Times New Roman" w:eastAsia="仿宋_GB2312" w:hAnsi="Times New Roman" w:cs="Times New Roman"/>
                  <w:color w:val="000000" w:themeColor="text1"/>
                  <w:sz w:val="18"/>
                  <w:szCs w:val="18"/>
                </w:rPr>
                <w:t xml:space="preserve"> </w:t>
              </w:r>
            </w:ins>
            <w:ins w:id="11187" w:author="Xuning Wei12232" w:date="2026-07-27T21:08:00Z">
              <w:r w:rsidRPr="00321EFC">
                <w:rPr>
                  <w:rFonts w:ascii="Times New Roman" w:eastAsia="仿宋_GB2312" w:hAnsi="Times New Roman" w:cs="Times New Roman"/>
                  <w:color w:val="000000" w:themeColor="text1"/>
                  <w:sz w:val="18"/>
                  <w:szCs w:val="18"/>
                </w:rPr>
                <w:t>h). Stop stirring and turn off the nitrogen. Drain until there is no reaction mixture drip.</w:t>
              </w:r>
            </w:ins>
            <w:del w:id="11188" w:author="Xuning Wei12232" w:date="2026-07-27T21:08:00Z">
              <w:r w:rsidRPr="00032BAE" w:rsidDel="00D85E21">
                <w:rPr>
                  <w:rFonts w:ascii="Times New Roman" w:eastAsia="仿宋_GB2312" w:hAnsi="Times New Roman" w:cs="Times New Roman"/>
                  <w:b/>
                  <w:color w:val="auto"/>
                  <w:sz w:val="18"/>
                  <w:szCs w:val="18"/>
                  <w:lang w:eastAsia="zh-CN" w:bidi="ar"/>
                </w:rPr>
                <w:delText>Prepared OxymaPure/ DMF solution:</w:delText>
              </w:r>
              <w:r w:rsidRPr="00032BAE" w:rsidDel="00D85E21">
                <w:rPr>
                  <w:rFonts w:ascii="Times New Roman" w:hAnsi="Times New Roman" w:cs="Times New Roman"/>
                  <w:color w:val="auto"/>
                  <w:sz w:val="18"/>
                  <w:szCs w:val="18"/>
                </w:rPr>
                <w:delText xml:space="preserve"> O</w:delText>
              </w:r>
              <w:r w:rsidRPr="00032BAE" w:rsidDel="00D85E21">
                <w:rPr>
                  <w:rFonts w:ascii="Times New Roman" w:eastAsia="仿宋_GB2312" w:hAnsi="Times New Roman" w:cs="Times New Roman"/>
                  <w:color w:val="auto"/>
                  <w:sz w:val="18"/>
                  <w:szCs w:val="18"/>
                </w:rPr>
                <w:delText>nce the total reaction time has reached 8h±15min, add additional 1.0 eq. OxymaPure and 0.67v DMF (0.635kg/kg) solution (the mixture should be prepared just before use).</w:delText>
              </w:r>
            </w:del>
          </w:p>
        </w:tc>
        <w:tc>
          <w:tcPr>
            <w:tcW w:w="1125" w:type="pct"/>
            <w:vMerge w:val="restart"/>
            <w:shd w:val="clear" w:color="auto" w:fill="FFFFFF" w:themeFill="background1"/>
            <w:vAlign w:val="center"/>
          </w:tcPr>
          <w:p w14:paraId="65A2AFDB" w14:textId="77777777" w:rsidR="00AA4A9B" w:rsidRPr="00032BAE" w:rsidRDefault="00AA4A9B" w:rsidP="00AA4A9B">
            <w:pPr>
              <w:jc w:val="both"/>
              <w:rPr>
                <w:ins w:id="11189" w:author="Xuning Wei12232" w:date="2026-07-27T21:07:00Z"/>
                <w:rFonts w:ascii="Times New Roman" w:eastAsiaTheme="minorEastAsia" w:hAnsi="Times New Roman" w:cs="Times New Roman"/>
                <w:color w:val="auto"/>
                <w:sz w:val="18"/>
                <w:szCs w:val="18"/>
                <w:shd w:val="clear" w:color="auto" w:fill="FFFFFF"/>
                <w:lang w:eastAsia="zh-CN"/>
              </w:rPr>
            </w:pPr>
            <w:ins w:id="11190" w:author="Xuning Wei12232" w:date="2026-07-27T21:07:00Z">
              <w:r>
                <w:rPr>
                  <w:rFonts w:ascii="Times New Roman" w:hAnsi="Times New Roman" w:cs="Times New Roman"/>
                  <w:color w:val="0000FF"/>
                  <w:sz w:val="18"/>
                  <w:szCs w:val="18"/>
                  <w:shd w:val="clear" w:color="auto" w:fill="FFFFFF"/>
                </w:rPr>
                <w:t>I</w:t>
              </w:r>
              <w:r w:rsidRPr="004C5939">
                <w:rPr>
                  <w:rFonts w:ascii="Times New Roman" w:hAnsi="Times New Roman" w:cs="Times New Roman"/>
                  <w:color w:val="0000FF"/>
                  <w:sz w:val="18"/>
                  <w:szCs w:val="18"/>
                  <w:shd w:val="clear" w:color="auto" w:fill="FFFFFF"/>
                </w:rPr>
                <w:t xml:space="preserve">nner surface, valve, temperature probe, </w:t>
              </w:r>
              <w:r w:rsidRPr="0025665E">
                <w:rPr>
                  <w:rFonts w:ascii="Times New Roman" w:hAnsi="Times New Roman" w:cs="Times New Roman"/>
                  <w:color w:val="0000FF"/>
                  <w:sz w:val="18"/>
                  <w:szCs w:val="18"/>
                  <w:shd w:val="clear" w:color="auto" w:fill="FFFFFF"/>
                </w:rPr>
                <w:t>agitator</w:t>
              </w:r>
              <w:r w:rsidRPr="00032BAE">
                <w:rPr>
                  <w:rFonts w:ascii="Times New Roman" w:eastAsiaTheme="minorEastAsia" w:hAnsi="Times New Roman" w:cs="Times New Roman"/>
                  <w:color w:val="auto"/>
                  <w:sz w:val="18"/>
                  <w:szCs w:val="18"/>
                  <w:shd w:val="clear" w:color="auto" w:fill="FFFFFF"/>
                  <w:lang w:eastAsia="zh-CN"/>
                </w:rPr>
                <w:t>: Glass-lined</w:t>
              </w:r>
            </w:ins>
          </w:p>
          <w:p w14:paraId="237AD56E" w14:textId="2D414D16" w:rsidR="00AA4A9B" w:rsidRPr="00032BAE" w:rsidDel="002C22AF" w:rsidRDefault="00AA4A9B" w:rsidP="00AA4A9B">
            <w:pPr>
              <w:jc w:val="both"/>
              <w:rPr>
                <w:del w:id="11191" w:author="Xuning Wei12232" w:date="2026-07-27T21:07:00Z"/>
                <w:rFonts w:ascii="Times New Roman" w:eastAsiaTheme="minorEastAsia" w:hAnsi="Times New Roman" w:cs="Times New Roman"/>
                <w:color w:val="auto"/>
                <w:sz w:val="18"/>
                <w:szCs w:val="18"/>
                <w:shd w:val="clear" w:color="auto" w:fill="FFFFFF"/>
                <w:lang w:eastAsia="zh-CN"/>
              </w:rPr>
            </w:pPr>
            <w:ins w:id="11192" w:author="Xuning Wei12232" w:date="2026-07-27T21:07:00Z">
              <w:r>
                <w:rPr>
                  <w:rFonts w:ascii="Times New Roman" w:hAnsi="Times New Roman" w:cs="Times New Roman"/>
                  <w:color w:val="0000FF"/>
                  <w:sz w:val="18"/>
                  <w:szCs w:val="18"/>
                </w:rPr>
                <w:t>M</w:t>
              </w:r>
              <w:r w:rsidRPr="451895E0">
                <w:rPr>
                  <w:rFonts w:ascii="Times New Roman" w:hAnsi="Times New Roman" w:cs="Times New Roman"/>
                  <w:color w:val="0000FF"/>
                  <w:sz w:val="18"/>
                  <w:szCs w:val="18"/>
                </w:rPr>
                <w:t xml:space="preserve">echanical </w:t>
              </w:r>
              <w:r>
                <w:rPr>
                  <w:rFonts w:ascii="Times New Roman" w:hAnsi="Times New Roman" w:cs="Times New Roman"/>
                  <w:color w:val="0000FF"/>
                  <w:sz w:val="18"/>
                  <w:szCs w:val="18"/>
                </w:rPr>
                <w:t xml:space="preserve">seal: </w:t>
              </w:r>
              <w:r w:rsidRPr="006F0556">
                <w:rPr>
                  <w:rFonts w:ascii="Times New Roman" w:hAnsi="Times New Roman" w:cs="Times New Roman"/>
                  <w:color w:val="0000FF"/>
                  <w:sz w:val="18"/>
                  <w:szCs w:val="18"/>
                </w:rPr>
                <w:t>GL</w:t>
              </w:r>
              <w:r w:rsidRPr="006F0556">
                <w:rPr>
                  <w:rFonts w:ascii="Times New Roman" w:hAnsi="Times New Roman" w:cs="Times New Roman"/>
                  <w:color w:val="auto"/>
                  <w:sz w:val="18"/>
                  <w:szCs w:val="18"/>
                </w:rPr>
                <w:t xml:space="preserve"> </w:t>
              </w:r>
              <w:r w:rsidRPr="006F0556">
                <w:rPr>
                  <w:rFonts w:ascii="Times New Roman" w:hAnsi="Times New Roman" w:cs="Times New Roman"/>
                  <w:color w:val="0000FF"/>
                  <w:sz w:val="18"/>
                  <w:szCs w:val="18"/>
                </w:rPr>
                <w:t>&amp; PTFE &amp; FFKM</w:t>
              </w:r>
            </w:ins>
            <w:del w:id="11193" w:author="Xuning Wei12232" w:date="2026-07-27T21:07:00Z">
              <w:r w:rsidRPr="00032BAE" w:rsidDel="002C22AF">
                <w:rPr>
                  <w:rFonts w:ascii="Times New Roman" w:eastAsiaTheme="minorEastAsia" w:hAnsi="Times New Roman" w:cs="Times New Roman"/>
                  <w:color w:val="auto"/>
                  <w:sz w:val="18"/>
                  <w:szCs w:val="18"/>
                  <w:shd w:val="clear" w:color="auto" w:fill="FFFFFF"/>
                  <w:lang w:eastAsia="zh-CN"/>
                </w:rPr>
                <w:delText>Materials of body: Glass-lined</w:delText>
              </w:r>
            </w:del>
          </w:p>
          <w:p w14:paraId="3A5A9F59" w14:textId="1BAAE1C0" w:rsidR="00AA4A9B" w:rsidRPr="00032BAE" w:rsidDel="002C22AF" w:rsidRDefault="00AA4A9B" w:rsidP="00AA4A9B">
            <w:pPr>
              <w:jc w:val="both"/>
              <w:rPr>
                <w:del w:id="11194" w:author="Xuning Wei12232" w:date="2026-07-27T21:07:00Z"/>
                <w:rFonts w:ascii="Times New Roman" w:eastAsiaTheme="minorEastAsia" w:hAnsi="Times New Roman" w:cs="Times New Roman"/>
                <w:color w:val="auto"/>
                <w:sz w:val="18"/>
                <w:szCs w:val="18"/>
                <w:shd w:val="clear" w:color="auto" w:fill="FFFFFF"/>
                <w:lang w:eastAsia="zh-CN"/>
              </w:rPr>
            </w:pPr>
            <w:del w:id="11195" w:author="Xuning Wei12232" w:date="2026-07-27T21:07:00Z">
              <w:r w:rsidRPr="00032BAE" w:rsidDel="002C22AF">
                <w:rPr>
                  <w:rFonts w:ascii="Times New Roman" w:eastAsiaTheme="minorEastAsia" w:hAnsi="Times New Roman" w:cs="Times New Roman"/>
                  <w:color w:val="auto"/>
                  <w:sz w:val="18"/>
                  <w:szCs w:val="18"/>
                  <w:shd w:val="clear" w:color="auto" w:fill="FFFFFF"/>
                  <w:lang w:eastAsia="zh-CN"/>
                </w:rPr>
                <w:delText>Temperature tube: Glass-lined</w:delText>
              </w:r>
            </w:del>
          </w:p>
          <w:p w14:paraId="579193E8" w14:textId="05A3528D" w:rsidR="00AA4A9B" w:rsidRPr="00032BAE" w:rsidRDefault="00AA4A9B" w:rsidP="00AA4A9B">
            <w:pPr>
              <w:jc w:val="both"/>
              <w:rPr>
                <w:rFonts w:ascii="Times New Roman" w:eastAsia="仿宋_GB2312" w:hAnsi="Times New Roman" w:cs="Times New Roman"/>
                <w:color w:val="auto"/>
                <w:sz w:val="18"/>
                <w:szCs w:val="18"/>
                <w:lang w:eastAsia="zh-CN" w:bidi="ar"/>
              </w:rPr>
            </w:pPr>
            <w:del w:id="11196" w:author="Xuning Wei12232" w:date="2026-07-27T21:07:00Z">
              <w:r w:rsidRPr="00032BAE" w:rsidDel="002C22AF">
                <w:rPr>
                  <w:rFonts w:ascii="Times New Roman" w:eastAsiaTheme="minorEastAsia" w:hAnsi="Times New Roman" w:cs="Times New Roman"/>
                  <w:color w:val="auto"/>
                  <w:sz w:val="18"/>
                  <w:szCs w:val="18"/>
                  <w:shd w:val="clear" w:color="auto" w:fill="FFFFFF"/>
                  <w:lang w:eastAsia="zh-CN"/>
                </w:rPr>
                <w:delText>Material of agitator: Glass-lined</w:delText>
              </w:r>
            </w:del>
          </w:p>
        </w:tc>
        <w:tc>
          <w:tcPr>
            <w:tcW w:w="413" w:type="pct"/>
            <w:vMerge w:val="restart"/>
            <w:shd w:val="clear" w:color="auto" w:fill="FFFFFF" w:themeFill="background1"/>
            <w:vAlign w:val="center"/>
          </w:tcPr>
          <w:p w14:paraId="06E411F0" w14:textId="77777777" w:rsidR="00AA4A9B" w:rsidRPr="00032BAE" w:rsidRDefault="00AA4A9B" w:rsidP="00AA4A9B">
            <w:pPr>
              <w:jc w:val="both"/>
              <w:rPr>
                <w:rFonts w:ascii="Times New Roman" w:eastAsia="仿宋_GB2312" w:hAnsi="Times New Roman" w:cs="Times New Roman"/>
                <w:color w:val="auto"/>
                <w:sz w:val="18"/>
                <w:szCs w:val="18"/>
                <w:lang w:eastAsia="zh-CN" w:bidi="ar"/>
              </w:rPr>
            </w:pPr>
            <w:r w:rsidRPr="00032BAE">
              <w:rPr>
                <w:rFonts w:ascii="Times New Roman" w:eastAsia="仿宋_GB2312" w:hAnsi="Times New Roman" w:cs="Times New Roman"/>
                <w:color w:val="auto"/>
                <w:sz w:val="18"/>
                <w:szCs w:val="18"/>
                <w:lang w:eastAsia="zh-CN" w:bidi="ar"/>
              </w:rPr>
              <w:t>No</w:t>
            </w:r>
          </w:p>
        </w:tc>
        <w:tc>
          <w:tcPr>
            <w:tcW w:w="378" w:type="pct"/>
            <w:vMerge w:val="restart"/>
            <w:shd w:val="clear" w:color="auto" w:fill="FFFFFF" w:themeFill="background1"/>
            <w:vAlign w:val="center"/>
          </w:tcPr>
          <w:p w14:paraId="7690DD48" w14:textId="77777777" w:rsidR="00AA4A9B" w:rsidRPr="00032BAE" w:rsidRDefault="00AA4A9B" w:rsidP="00AA4A9B">
            <w:pPr>
              <w:jc w:val="both"/>
              <w:rPr>
                <w:rFonts w:ascii="Times New Roman" w:eastAsia="仿宋_GB2312" w:hAnsi="Times New Roman" w:cs="Times New Roman"/>
                <w:color w:val="auto"/>
                <w:sz w:val="18"/>
                <w:szCs w:val="18"/>
                <w:lang w:eastAsia="zh-CN" w:bidi="ar"/>
              </w:rPr>
            </w:pPr>
            <w:r w:rsidRPr="00032BAE">
              <w:rPr>
                <w:rFonts w:ascii="Times New Roman" w:eastAsia="仿宋_GB2312" w:hAnsi="Times New Roman" w:cs="Times New Roman"/>
                <w:color w:val="auto"/>
                <w:sz w:val="18"/>
                <w:szCs w:val="18"/>
                <w:lang w:eastAsia="zh-CN" w:bidi="ar"/>
              </w:rPr>
              <w:t>No</w:t>
            </w:r>
          </w:p>
        </w:tc>
        <w:tc>
          <w:tcPr>
            <w:tcW w:w="289" w:type="pct"/>
            <w:vAlign w:val="center"/>
          </w:tcPr>
          <w:p w14:paraId="2E85FCBB" w14:textId="77777777" w:rsidR="00AA4A9B" w:rsidRPr="00032BAE" w:rsidRDefault="000B6761" w:rsidP="00AA4A9B">
            <w:pPr>
              <w:jc w:val="both"/>
              <w:rPr>
                <w:rFonts w:ascii="Times New Roman" w:eastAsia="仿宋_GB2312" w:hAnsi="Times New Roman" w:cs="Times New Roman"/>
                <w:color w:val="auto"/>
                <w:sz w:val="18"/>
                <w:szCs w:val="18"/>
                <w:lang w:eastAsia="zh-CN" w:bidi="ar"/>
              </w:rPr>
            </w:pPr>
            <w:sdt>
              <w:sdtPr>
                <w:rPr>
                  <w:rFonts w:ascii="Times New Roman" w:eastAsia="仿宋_GB2312" w:hAnsi="Times New Roman" w:cs="Times New Roman"/>
                  <w:color w:val="auto"/>
                  <w:sz w:val="18"/>
                  <w:szCs w:val="18"/>
                  <w:lang w:eastAsia="zh-CN" w:bidi="ar"/>
                </w:rPr>
                <w:id w:val="518668661"/>
                <w14:checkbox>
                  <w14:checked w14:val="1"/>
                  <w14:checkedState w14:val="2612" w14:font="MS Gothic"/>
                  <w14:uncheckedState w14:val="2610" w14:font="MS Gothic"/>
                </w14:checkbox>
              </w:sdtPr>
              <w:sdtEndPr/>
              <w:sdtContent>
                <w:r w:rsidR="00AA4A9B" w:rsidRPr="00032BAE">
                  <w:rPr>
                    <w:rFonts w:ascii="Segoe UI Symbol" w:eastAsia="MS Gothic" w:hAnsi="Segoe UI Symbol" w:cs="Segoe UI Symbol"/>
                    <w:color w:val="auto"/>
                    <w:sz w:val="18"/>
                    <w:szCs w:val="18"/>
                    <w:lang w:eastAsia="zh-CN" w:bidi="ar"/>
                  </w:rPr>
                  <w:t>☒</w:t>
                </w:r>
              </w:sdtContent>
            </w:sdt>
            <w:r w:rsidR="00AA4A9B" w:rsidRPr="00032BAE">
              <w:rPr>
                <w:rFonts w:ascii="Times New Roman" w:eastAsia="仿宋_GB2312" w:hAnsi="Times New Roman" w:cs="Times New Roman"/>
                <w:color w:val="auto"/>
                <w:sz w:val="18"/>
                <w:szCs w:val="18"/>
                <w:lang w:eastAsia="zh-CN" w:bidi="ar"/>
              </w:rPr>
              <w:t>Yes</w:t>
            </w:r>
          </w:p>
        </w:tc>
        <w:tc>
          <w:tcPr>
            <w:tcW w:w="589" w:type="pct"/>
            <w:vAlign w:val="center"/>
          </w:tcPr>
          <w:p w14:paraId="653D6939" w14:textId="22B37369" w:rsidR="00AA4A9B" w:rsidRPr="00032BAE" w:rsidRDefault="000B6761" w:rsidP="00AA4A9B">
            <w:pPr>
              <w:jc w:val="both"/>
              <w:rPr>
                <w:rFonts w:ascii="Times New Roman" w:eastAsia="仿宋_GB2312" w:hAnsi="Times New Roman" w:cs="Times New Roman"/>
                <w:color w:val="auto"/>
                <w:sz w:val="18"/>
                <w:szCs w:val="18"/>
                <w:lang w:eastAsia="zh-CN" w:bidi="ar"/>
              </w:rPr>
            </w:pPr>
            <w:customXmlInsRangeStart w:id="11197" w:author="Xuning Wei12232" w:date="2026-07-27T21:14:00Z"/>
            <w:sdt>
              <w:sdtPr>
                <w:rPr>
                  <w:rFonts w:ascii="Times New Roman" w:eastAsia="仿宋_GB2312" w:hAnsi="Times New Roman" w:cs="Times New Roman"/>
                  <w:color w:val="auto"/>
                  <w:sz w:val="18"/>
                  <w:szCs w:val="18"/>
                </w:rPr>
                <w:id w:val="-817958787"/>
                <w14:checkbox>
                  <w14:checked w14:val="0"/>
                  <w14:checkedState w14:val="2612" w14:font="MS Gothic"/>
                  <w14:uncheckedState w14:val="2610" w14:font="MS Gothic"/>
                </w14:checkbox>
              </w:sdtPr>
              <w:sdtEndPr/>
              <w:sdtContent>
                <w:customXmlInsRangeEnd w:id="11197"/>
                <w:ins w:id="11198" w:author="Xuning Wei12232" w:date="2026-07-27T21:14:00Z">
                  <w:r w:rsidR="00AA4A9B" w:rsidRPr="00032BAE">
                    <w:rPr>
                      <w:rFonts w:ascii="Segoe UI Symbol" w:eastAsia="仿宋_GB2312" w:hAnsi="Segoe UI Symbol" w:cs="Segoe UI Symbol"/>
                      <w:color w:val="auto"/>
                      <w:sz w:val="18"/>
                      <w:szCs w:val="18"/>
                    </w:rPr>
                    <w:t>☐</w:t>
                  </w:r>
                </w:ins>
                <w:customXmlInsRangeStart w:id="11199" w:author="Xuning Wei12232" w:date="2026-07-27T21:14:00Z"/>
              </w:sdtContent>
            </w:sdt>
            <w:customXmlInsRangeEnd w:id="11199"/>
            <w:ins w:id="11200" w:author="Xuning Wei12232" w:date="2026-07-27T21:14:00Z">
              <w:r w:rsidR="00AA4A9B" w:rsidRPr="00032BAE">
                <w:rPr>
                  <w:rFonts w:ascii="Times New Roman" w:eastAsia="仿宋_GB2312" w:hAnsi="Times New Roman" w:cs="Times New Roman"/>
                  <w:color w:val="auto"/>
                  <w:sz w:val="18"/>
                  <w:szCs w:val="18"/>
                </w:rPr>
                <w:t xml:space="preserve"> No</w:t>
              </w:r>
            </w:ins>
            <w:customXmlDelRangeStart w:id="11201" w:author="Xuning Wei12232" w:date="2026-07-27T21:14:00Z"/>
            <w:sdt>
              <w:sdtPr>
                <w:rPr>
                  <w:rFonts w:ascii="Times New Roman" w:eastAsia="仿宋_GB2312" w:hAnsi="Times New Roman" w:cs="Times New Roman"/>
                  <w:color w:val="auto"/>
                  <w:sz w:val="18"/>
                  <w:szCs w:val="18"/>
                  <w:lang w:eastAsia="zh-CN" w:bidi="ar"/>
                </w:rPr>
                <w:id w:val="1731719685"/>
                <w14:checkbox>
                  <w14:checked w14:val="0"/>
                  <w14:checkedState w14:val="2612" w14:font="MS Gothic"/>
                  <w14:uncheckedState w14:val="2610" w14:font="MS Gothic"/>
                </w14:checkbox>
              </w:sdtPr>
              <w:sdtEndPr/>
              <w:sdtContent>
                <w:customXmlDelRangeEnd w:id="11201"/>
                <w:del w:id="11202" w:author="Xuning Wei12232" w:date="2026-07-27T21:14:00Z">
                  <w:r w:rsidR="00AA4A9B" w:rsidRPr="00032BAE" w:rsidDel="008E5F3F">
                    <w:rPr>
                      <w:rFonts w:ascii="Segoe UI Symbol" w:eastAsia="仿宋_GB2312" w:hAnsi="Segoe UI Symbol" w:cs="Segoe UI Symbol"/>
                      <w:color w:val="auto"/>
                      <w:sz w:val="18"/>
                      <w:szCs w:val="18"/>
                      <w:lang w:eastAsia="zh-CN" w:bidi="ar"/>
                    </w:rPr>
                    <w:delText>☐</w:delText>
                  </w:r>
                </w:del>
                <w:customXmlDelRangeStart w:id="11203" w:author="Xuning Wei12232" w:date="2026-07-27T21:14:00Z"/>
              </w:sdtContent>
            </w:sdt>
            <w:customXmlDelRangeEnd w:id="11203"/>
            <w:del w:id="11204" w:author="Xuning Wei12232" w:date="2026-07-27T21:14:00Z">
              <w:r w:rsidR="00AA4A9B" w:rsidRPr="00032BAE" w:rsidDel="008E5F3F">
                <w:rPr>
                  <w:rFonts w:ascii="Times New Roman" w:eastAsia="仿宋_GB2312" w:hAnsi="Times New Roman" w:cs="Times New Roman"/>
                  <w:color w:val="auto"/>
                  <w:sz w:val="18"/>
                  <w:szCs w:val="18"/>
                  <w:lang w:eastAsia="zh-CN" w:bidi="ar"/>
                </w:rPr>
                <w:delText xml:space="preserve"> No</w:delText>
              </w:r>
            </w:del>
          </w:p>
        </w:tc>
        <w:tc>
          <w:tcPr>
            <w:tcW w:w="740" w:type="pct"/>
            <w:vMerge w:val="restart"/>
            <w:vAlign w:val="center"/>
          </w:tcPr>
          <w:p w14:paraId="330E4138" w14:textId="77777777" w:rsidR="00AA4A9B" w:rsidRPr="00032BAE" w:rsidRDefault="000B6761" w:rsidP="00AA4A9B">
            <w:pPr>
              <w:jc w:val="both"/>
              <w:rPr>
                <w:ins w:id="11205" w:author="Xuning Wei12232" w:date="2026-07-27T21:14:00Z"/>
                <w:rFonts w:ascii="Times New Roman" w:eastAsia="仿宋_GB2312" w:hAnsi="Times New Roman" w:cs="Times New Roman"/>
                <w:color w:val="auto"/>
                <w:kern w:val="0"/>
                <w:sz w:val="18"/>
                <w:szCs w:val="18"/>
                <w:u w:val="single"/>
                <w:lang w:eastAsia="zh-CN"/>
              </w:rPr>
            </w:pPr>
            <w:customXmlInsRangeStart w:id="11206" w:author="Xuning Wei12232" w:date="2026-07-27T21:14:00Z"/>
            <w:sdt>
              <w:sdtPr>
                <w:rPr>
                  <w:rFonts w:ascii="Times New Roman" w:eastAsia="仿宋_GB2312" w:hAnsi="Times New Roman" w:cs="Times New Roman"/>
                  <w:b/>
                  <w:color w:val="auto"/>
                  <w:sz w:val="18"/>
                  <w:szCs w:val="18"/>
                </w:rPr>
                <w:id w:val="1608383319"/>
                <w14:checkbox>
                  <w14:checked w14:val="0"/>
                  <w14:checkedState w14:val="2612" w14:font="MS Gothic"/>
                  <w14:uncheckedState w14:val="2610" w14:font="MS Gothic"/>
                </w14:checkbox>
              </w:sdtPr>
              <w:sdtEndPr/>
              <w:sdtContent>
                <w:customXmlInsRangeEnd w:id="11206"/>
                <w:ins w:id="11207" w:author="Xuning Wei12232" w:date="2026-07-27T21:14:00Z">
                  <w:r w:rsidR="00AA4A9B" w:rsidRPr="00032BAE">
                    <w:rPr>
                      <w:rFonts w:ascii="Segoe UI Symbol" w:eastAsia="MS Gothic" w:hAnsi="Segoe UI Symbol" w:cs="Segoe UI Symbol"/>
                      <w:b/>
                      <w:color w:val="auto"/>
                      <w:sz w:val="18"/>
                      <w:szCs w:val="18"/>
                    </w:rPr>
                    <w:t>☐</w:t>
                  </w:r>
                </w:ins>
                <w:customXmlInsRangeStart w:id="11208" w:author="Xuning Wei12232" w:date="2026-07-27T21:14:00Z"/>
              </w:sdtContent>
            </w:sdt>
            <w:customXmlInsRangeEnd w:id="11208"/>
            <w:ins w:id="11209" w:author="Xuning Wei12232" w:date="2026-07-27T21:14:00Z">
              <w:r w:rsidR="00AA4A9B" w:rsidRPr="00032BAE">
                <w:rPr>
                  <w:rFonts w:ascii="Times New Roman" w:eastAsia="仿宋_GB2312" w:hAnsi="Times New Roman" w:cs="Times New Roman"/>
                  <w:color w:val="auto"/>
                  <w:kern w:val="0"/>
                  <w:sz w:val="18"/>
                  <w:szCs w:val="18"/>
                </w:rPr>
                <w:t xml:space="preserve"> </w:t>
              </w:r>
              <w:proofErr w:type="spellStart"/>
              <w:r w:rsidR="00AA4A9B" w:rsidRPr="00032BAE">
                <w:rPr>
                  <w:rFonts w:ascii="Times New Roman" w:eastAsia="仿宋_GB2312" w:hAnsi="Times New Roman" w:cs="Times New Roman"/>
                  <w:color w:val="auto"/>
                  <w:kern w:val="0"/>
                  <w:sz w:val="18"/>
                  <w:szCs w:val="18"/>
                  <w:lang w:eastAsia="zh-CN"/>
                </w:rPr>
                <w:t>Asymchem</w:t>
              </w:r>
              <w:proofErr w:type="spellEnd"/>
              <w:r w:rsidR="00AA4A9B" w:rsidRPr="00032BAE">
                <w:rPr>
                  <w:rFonts w:ascii="Times New Roman" w:eastAsia="仿宋_GB2312" w:hAnsi="Times New Roman" w:cs="Times New Roman"/>
                  <w:color w:val="auto"/>
                  <w:kern w:val="0"/>
                  <w:sz w:val="18"/>
                  <w:szCs w:val="18"/>
                  <w:lang w:eastAsia="zh-CN"/>
                </w:rPr>
                <w:t xml:space="preserve"> R&amp;D Lab:</w:t>
              </w:r>
              <w:r w:rsidR="00AA4A9B" w:rsidRPr="00032BAE">
                <w:rPr>
                  <w:rFonts w:ascii="Times New Roman" w:eastAsia="仿宋_GB2312" w:hAnsi="Times New Roman" w:cs="Times New Roman"/>
                  <w:color w:val="auto"/>
                  <w:kern w:val="0"/>
                  <w:sz w:val="18"/>
                  <w:szCs w:val="18"/>
                  <w:u w:val="single"/>
                  <w:lang w:eastAsia="zh-CN"/>
                </w:rPr>
                <w:t xml:space="preserve"> N/A </w:t>
              </w:r>
            </w:ins>
          </w:p>
          <w:p w14:paraId="44E8BD23" w14:textId="79D5E092" w:rsidR="00AA4A9B" w:rsidRPr="00032BAE" w:rsidRDefault="000B6761" w:rsidP="00AA4A9B">
            <w:pPr>
              <w:jc w:val="both"/>
              <w:rPr>
                <w:ins w:id="11210" w:author="Xuning Wei12232" w:date="2026-07-27T21:14:00Z"/>
                <w:rFonts w:ascii="Times New Roman" w:eastAsia="仿宋_GB2312" w:hAnsi="Times New Roman" w:cs="Times New Roman"/>
                <w:color w:val="auto"/>
                <w:kern w:val="0"/>
                <w:sz w:val="18"/>
                <w:szCs w:val="18"/>
                <w:u w:val="single"/>
                <w:lang w:eastAsia="zh-CN"/>
              </w:rPr>
            </w:pPr>
            <w:customXmlInsRangeStart w:id="11211" w:author="Xuning Wei12232" w:date="2026-07-27T21:14:00Z"/>
            <w:sdt>
              <w:sdtPr>
                <w:rPr>
                  <w:rFonts w:ascii="Times New Roman" w:eastAsia="仿宋_GB2312" w:hAnsi="Times New Roman" w:cs="Times New Roman"/>
                  <w:b/>
                  <w:color w:val="auto"/>
                  <w:sz w:val="18"/>
                  <w:szCs w:val="18"/>
                </w:rPr>
                <w:id w:val="-1297669006"/>
                <w14:checkbox>
                  <w14:checked w14:val="1"/>
                  <w14:checkedState w14:val="2612" w14:font="MS Gothic"/>
                  <w14:uncheckedState w14:val="2610" w14:font="MS Gothic"/>
                </w14:checkbox>
              </w:sdtPr>
              <w:sdtEndPr/>
              <w:sdtContent>
                <w:customXmlInsRangeEnd w:id="11211"/>
                <w:ins w:id="11212" w:author="Xuning Wei12232" w:date="2026-07-27T21:14:00Z">
                  <w:r w:rsidR="00AA4A9B" w:rsidRPr="00032BAE">
                    <w:rPr>
                      <w:rFonts w:ascii="Segoe UI Symbol" w:eastAsia="MS Gothic" w:hAnsi="Segoe UI Symbol" w:cs="Segoe UI Symbol"/>
                      <w:b/>
                      <w:color w:val="auto"/>
                      <w:sz w:val="18"/>
                      <w:szCs w:val="18"/>
                    </w:rPr>
                    <w:t>☒</w:t>
                  </w:r>
                </w:ins>
                <w:customXmlInsRangeStart w:id="11213" w:author="Xuning Wei12232" w:date="2026-07-27T21:14:00Z"/>
              </w:sdtContent>
            </w:sdt>
            <w:customXmlInsRangeEnd w:id="11213"/>
            <w:ins w:id="11214" w:author="Xuning Wei12232" w:date="2026-07-27T21:14:00Z">
              <w:r w:rsidR="00AA4A9B" w:rsidRPr="00032BAE">
                <w:rPr>
                  <w:rFonts w:ascii="Times New Roman" w:eastAsia="仿宋_GB2312" w:hAnsi="Times New Roman" w:cs="Times New Roman"/>
                  <w:color w:val="auto"/>
                  <w:kern w:val="0"/>
                  <w:sz w:val="18"/>
                  <w:szCs w:val="18"/>
                </w:rPr>
                <w:t xml:space="preserve"> </w:t>
              </w:r>
              <w:proofErr w:type="spellStart"/>
              <w:r w:rsidR="00AA4A9B" w:rsidRPr="00032BAE">
                <w:rPr>
                  <w:rFonts w:ascii="Times New Roman" w:eastAsia="仿宋_GB2312" w:hAnsi="Times New Roman" w:cs="Times New Roman"/>
                  <w:color w:val="auto"/>
                  <w:kern w:val="0"/>
                  <w:sz w:val="18"/>
                  <w:szCs w:val="18"/>
                  <w:lang w:eastAsia="zh-CN"/>
                </w:rPr>
                <w:t>Asymchem</w:t>
              </w:r>
              <w:proofErr w:type="spellEnd"/>
              <w:r w:rsidR="00AA4A9B" w:rsidRPr="00032BAE">
                <w:rPr>
                  <w:rFonts w:ascii="Times New Roman" w:eastAsia="仿宋_GB2312" w:hAnsi="Times New Roman" w:cs="Times New Roman"/>
                  <w:color w:val="auto"/>
                  <w:kern w:val="0"/>
                  <w:sz w:val="18"/>
                  <w:szCs w:val="18"/>
                  <w:lang w:eastAsia="zh-CN"/>
                </w:rPr>
                <w:t xml:space="preserve"> Production data, Lot Number:</w:t>
              </w:r>
              <w:r w:rsidR="00AA4A9B">
                <w:rPr>
                  <w:rFonts w:ascii="Times New Roman" w:eastAsia="仿宋_GB2312" w:hAnsi="Times New Roman" w:cs="Times New Roman"/>
                  <w:color w:val="auto"/>
                  <w:kern w:val="0"/>
                  <w:sz w:val="18"/>
                  <w:szCs w:val="18"/>
                  <w:u w:val="single"/>
                  <w:lang w:eastAsia="zh-CN"/>
                </w:rPr>
                <w:t xml:space="preserve">   CPo140020-02-01-0</w:t>
              </w:r>
            </w:ins>
            <w:ins w:id="11215" w:author="Xuning Wei12232" w:date="2026-07-27T21:15:00Z">
              <w:r w:rsidR="00AA4A9B">
                <w:rPr>
                  <w:rFonts w:ascii="Times New Roman" w:eastAsia="仿宋_GB2312" w:hAnsi="Times New Roman" w:cs="Times New Roman"/>
                  <w:color w:val="auto"/>
                  <w:kern w:val="0"/>
                  <w:sz w:val="18"/>
                  <w:szCs w:val="18"/>
                  <w:u w:val="single"/>
                  <w:lang w:eastAsia="zh-CN"/>
                </w:rPr>
                <w:t>1~04</w:t>
              </w:r>
            </w:ins>
            <w:ins w:id="11216" w:author="Xuning Wei12232" w:date="2026-07-27T21:14:00Z">
              <w:r w:rsidR="00AA4A9B" w:rsidRPr="00032BAE">
                <w:rPr>
                  <w:rFonts w:ascii="Times New Roman" w:eastAsia="仿宋_GB2312" w:hAnsi="Times New Roman" w:cs="Times New Roman"/>
                  <w:color w:val="auto"/>
                  <w:kern w:val="0"/>
                  <w:sz w:val="18"/>
                  <w:szCs w:val="18"/>
                  <w:u w:val="single"/>
                  <w:lang w:eastAsia="zh-CN"/>
                </w:rPr>
                <w:t xml:space="preserve">    </w:t>
              </w:r>
            </w:ins>
          </w:p>
          <w:p w14:paraId="2FACBF9B" w14:textId="77777777" w:rsidR="00AA4A9B" w:rsidRPr="00032BAE" w:rsidRDefault="000B6761" w:rsidP="00AA4A9B">
            <w:pPr>
              <w:jc w:val="both"/>
              <w:rPr>
                <w:ins w:id="11217" w:author="Xuning Wei12232" w:date="2026-07-27T21:14:00Z"/>
                <w:rFonts w:ascii="Times New Roman" w:eastAsia="仿宋_GB2312" w:hAnsi="Times New Roman" w:cs="Times New Roman"/>
                <w:color w:val="auto"/>
                <w:kern w:val="0"/>
                <w:sz w:val="18"/>
                <w:szCs w:val="18"/>
                <w:lang w:eastAsia="zh-CN"/>
              </w:rPr>
            </w:pPr>
            <w:customXmlInsRangeStart w:id="11218" w:author="Xuning Wei12232" w:date="2026-07-27T21:14:00Z"/>
            <w:sdt>
              <w:sdtPr>
                <w:rPr>
                  <w:rFonts w:ascii="Times New Roman" w:eastAsia="仿宋_GB2312" w:hAnsi="Times New Roman" w:cs="Times New Roman"/>
                  <w:b/>
                  <w:color w:val="auto"/>
                  <w:sz w:val="18"/>
                  <w:szCs w:val="18"/>
                </w:rPr>
                <w:id w:val="1755862104"/>
                <w14:checkbox>
                  <w14:checked w14:val="0"/>
                  <w14:checkedState w14:val="2612" w14:font="MS Gothic"/>
                  <w14:uncheckedState w14:val="2610" w14:font="MS Gothic"/>
                </w14:checkbox>
              </w:sdtPr>
              <w:sdtEndPr/>
              <w:sdtContent>
                <w:customXmlInsRangeEnd w:id="11218"/>
                <w:ins w:id="11219" w:author="Xuning Wei12232" w:date="2026-07-27T21:14:00Z">
                  <w:r w:rsidR="00AA4A9B" w:rsidRPr="00032BAE">
                    <w:rPr>
                      <w:rFonts w:ascii="Segoe UI Symbol" w:eastAsia="仿宋_GB2312" w:hAnsi="Segoe UI Symbol" w:cs="Segoe UI Symbol"/>
                      <w:b/>
                      <w:color w:val="auto"/>
                      <w:sz w:val="18"/>
                      <w:szCs w:val="18"/>
                    </w:rPr>
                    <w:t>☐</w:t>
                  </w:r>
                </w:ins>
                <w:customXmlInsRangeStart w:id="11220" w:author="Xuning Wei12232" w:date="2026-07-27T21:14:00Z"/>
              </w:sdtContent>
            </w:sdt>
            <w:customXmlInsRangeEnd w:id="11220"/>
            <w:ins w:id="11221" w:author="Xuning Wei12232" w:date="2026-07-27T21:14:00Z">
              <w:r w:rsidR="00AA4A9B" w:rsidRPr="00032BAE">
                <w:rPr>
                  <w:rFonts w:ascii="Times New Roman" w:eastAsia="仿宋_GB2312" w:hAnsi="Times New Roman" w:cs="Times New Roman"/>
                  <w:color w:val="auto"/>
                  <w:kern w:val="0"/>
                  <w:sz w:val="18"/>
                  <w:szCs w:val="18"/>
                </w:rPr>
                <w:t xml:space="preserve"> </w:t>
              </w:r>
              <w:r w:rsidR="00AA4A9B" w:rsidRPr="00032BAE">
                <w:rPr>
                  <w:rFonts w:ascii="Times New Roman" w:eastAsia="仿宋_GB2312" w:hAnsi="Times New Roman" w:cs="Times New Roman"/>
                  <w:color w:val="auto"/>
                  <w:kern w:val="0"/>
                  <w:sz w:val="18"/>
                  <w:szCs w:val="18"/>
                  <w:lang w:eastAsia="zh-CN"/>
                </w:rPr>
                <w:t>Supplier data:</w:t>
              </w:r>
              <w:r w:rsidR="00AA4A9B" w:rsidRPr="00032BAE">
                <w:rPr>
                  <w:rFonts w:ascii="Times New Roman" w:eastAsia="仿宋_GB2312" w:hAnsi="Times New Roman" w:cs="Times New Roman"/>
                  <w:color w:val="auto"/>
                  <w:kern w:val="0"/>
                  <w:sz w:val="18"/>
                  <w:szCs w:val="18"/>
                  <w:u w:val="single"/>
                  <w:lang w:eastAsia="zh-CN"/>
                </w:rPr>
                <w:t xml:space="preserve"> N/A</w:t>
              </w:r>
              <w:r w:rsidR="00AA4A9B" w:rsidRPr="00032BAE">
                <w:rPr>
                  <w:rFonts w:ascii="Times New Roman" w:eastAsia="仿宋_GB2312" w:hAnsi="Times New Roman" w:cs="Times New Roman"/>
                  <w:color w:val="auto"/>
                  <w:kern w:val="0"/>
                  <w:sz w:val="18"/>
                  <w:szCs w:val="18"/>
                  <w:lang w:eastAsia="zh-CN"/>
                </w:rPr>
                <w:t xml:space="preserve"> </w:t>
              </w:r>
            </w:ins>
          </w:p>
          <w:p w14:paraId="113F79A0" w14:textId="77777777" w:rsidR="00AA4A9B" w:rsidRPr="00032BAE" w:rsidRDefault="000B6761" w:rsidP="00AA4A9B">
            <w:pPr>
              <w:jc w:val="both"/>
              <w:rPr>
                <w:ins w:id="11222" w:author="Xuning Wei12232" w:date="2026-07-27T21:14:00Z"/>
                <w:rFonts w:ascii="Times New Roman" w:eastAsia="仿宋_GB2312" w:hAnsi="Times New Roman" w:cs="Times New Roman"/>
                <w:color w:val="auto"/>
                <w:kern w:val="0"/>
                <w:sz w:val="18"/>
                <w:szCs w:val="18"/>
                <w:u w:val="single"/>
                <w:lang w:eastAsia="zh-CN"/>
              </w:rPr>
            </w:pPr>
            <w:customXmlInsRangeStart w:id="11223" w:author="Xuning Wei12232" w:date="2026-07-27T21:14:00Z"/>
            <w:sdt>
              <w:sdtPr>
                <w:rPr>
                  <w:rFonts w:ascii="Times New Roman" w:eastAsia="仿宋_GB2312" w:hAnsi="Times New Roman" w:cs="Times New Roman"/>
                  <w:b/>
                  <w:color w:val="auto"/>
                  <w:sz w:val="18"/>
                  <w:szCs w:val="18"/>
                </w:rPr>
                <w:id w:val="142165037"/>
                <w14:checkbox>
                  <w14:checked w14:val="1"/>
                  <w14:checkedState w14:val="2612" w14:font="MS Gothic"/>
                  <w14:uncheckedState w14:val="2610" w14:font="MS Gothic"/>
                </w14:checkbox>
              </w:sdtPr>
              <w:sdtEndPr/>
              <w:sdtContent>
                <w:customXmlInsRangeEnd w:id="11223"/>
                <w:ins w:id="11224" w:author="Xuning Wei12232" w:date="2026-07-27T21:14:00Z">
                  <w:r w:rsidR="00AA4A9B" w:rsidRPr="00032BAE">
                    <w:rPr>
                      <w:rFonts w:ascii="Segoe UI Symbol" w:eastAsia="MS Gothic" w:hAnsi="Segoe UI Symbol" w:cs="Segoe UI Symbol"/>
                      <w:b/>
                      <w:color w:val="auto"/>
                      <w:sz w:val="18"/>
                      <w:szCs w:val="18"/>
                    </w:rPr>
                    <w:t>☒</w:t>
                  </w:r>
                </w:ins>
                <w:customXmlInsRangeStart w:id="11225" w:author="Xuning Wei12232" w:date="2026-07-27T21:14:00Z"/>
              </w:sdtContent>
            </w:sdt>
            <w:customXmlInsRangeEnd w:id="11225"/>
            <w:ins w:id="11226" w:author="Xuning Wei12232" w:date="2026-07-27T21:14:00Z">
              <w:r w:rsidR="00AA4A9B" w:rsidRPr="00032BAE">
                <w:rPr>
                  <w:rFonts w:ascii="Times New Roman" w:eastAsia="仿宋_GB2312" w:hAnsi="Times New Roman" w:cs="Times New Roman"/>
                  <w:color w:val="auto"/>
                  <w:kern w:val="0"/>
                  <w:sz w:val="18"/>
                  <w:szCs w:val="18"/>
                </w:rPr>
                <w:t xml:space="preserve"> *</w:t>
              </w:r>
              <w:r w:rsidR="00AA4A9B" w:rsidRPr="00032BAE">
                <w:rPr>
                  <w:rFonts w:ascii="Times New Roman" w:eastAsia="仿宋_GB2312" w:hAnsi="Times New Roman" w:cs="Times New Roman"/>
                  <w:color w:val="auto"/>
                  <w:sz w:val="18"/>
                  <w:szCs w:val="18"/>
                  <w:lang w:eastAsia="zh-CN"/>
                </w:rPr>
                <w:t>Handbook &amp; Page:</w:t>
              </w:r>
              <w:r w:rsidR="00AA4A9B" w:rsidRPr="00032BAE">
                <w:rPr>
                  <w:rFonts w:ascii="Times New Roman" w:eastAsia="仿宋_GB2312" w:hAnsi="Times New Roman" w:cs="Times New Roman"/>
                  <w:color w:val="auto"/>
                  <w:sz w:val="18"/>
                  <w:szCs w:val="18"/>
                  <w:u w:val="single"/>
                  <w:lang w:eastAsia="zh-CN"/>
                </w:rPr>
                <w:t xml:space="preserve"> </w:t>
              </w:r>
              <w:r w:rsidR="00AA4A9B" w:rsidRPr="00032BAE">
                <w:rPr>
                  <w:rFonts w:ascii="Times New Roman" w:eastAsia="仿宋_GB2312" w:hAnsi="Times New Roman" w:cs="Times New Roman"/>
                  <w:color w:val="auto"/>
                  <w:sz w:val="18"/>
                  <w:szCs w:val="18"/>
                  <w:u w:val="single"/>
                </w:rPr>
                <w:t>The Pilot Plant Real Book Page 10-14&amp;10-15</w:t>
              </w:r>
              <w:r w:rsidR="00AA4A9B" w:rsidRPr="00032BAE">
                <w:rPr>
                  <w:rFonts w:ascii="Times New Roman" w:eastAsia="仿宋_GB2312" w:hAnsi="Times New Roman" w:cs="Times New Roman"/>
                  <w:color w:val="auto"/>
                  <w:kern w:val="0"/>
                  <w:sz w:val="18"/>
                  <w:szCs w:val="18"/>
                  <w:u w:val="single"/>
                  <w:lang w:eastAsia="zh-CN"/>
                </w:rPr>
                <w:t xml:space="preserve"> </w:t>
              </w:r>
            </w:ins>
          </w:p>
          <w:p w14:paraId="7FFAA0FF" w14:textId="4B299A35" w:rsidR="00AA4A9B" w:rsidRPr="00032BAE" w:rsidDel="008E5F3F" w:rsidRDefault="000B6761" w:rsidP="00AA4A9B">
            <w:pPr>
              <w:jc w:val="both"/>
              <w:rPr>
                <w:del w:id="11227" w:author="Xuning Wei12232" w:date="2026-07-27T21:14:00Z"/>
                <w:rFonts w:ascii="Times New Roman" w:eastAsia="仿宋_GB2312" w:hAnsi="Times New Roman" w:cs="Times New Roman"/>
                <w:color w:val="auto"/>
                <w:sz w:val="18"/>
                <w:szCs w:val="18"/>
                <w:u w:val="single"/>
                <w:lang w:eastAsia="zh-CN" w:bidi="ar"/>
              </w:rPr>
            </w:pPr>
            <w:customXmlInsRangeStart w:id="11228" w:author="Xuning Wei12232" w:date="2026-07-27T21:14:00Z"/>
            <w:sdt>
              <w:sdtPr>
                <w:rPr>
                  <w:rFonts w:ascii="Times New Roman" w:eastAsia="仿宋_GB2312" w:hAnsi="Times New Roman" w:cs="Times New Roman"/>
                  <w:color w:val="auto"/>
                  <w:sz w:val="18"/>
                  <w:szCs w:val="18"/>
                </w:rPr>
                <w:id w:val="-1231456511"/>
                <w14:checkbox>
                  <w14:checked w14:val="1"/>
                  <w14:checkedState w14:val="2612" w14:font="MS Gothic"/>
                  <w14:uncheckedState w14:val="2610" w14:font="MS Gothic"/>
                </w14:checkbox>
              </w:sdtPr>
              <w:sdtEndPr/>
              <w:sdtContent>
                <w:customXmlInsRangeEnd w:id="11228"/>
                <w:ins w:id="11229" w:author="Xuning Wei12232" w:date="2026-07-27T21:14:00Z">
                  <w:r w:rsidR="00AA4A9B" w:rsidRPr="00032BAE">
                    <w:rPr>
                      <w:rFonts w:ascii="Segoe UI Symbol" w:eastAsia="MS Gothic" w:hAnsi="Segoe UI Symbol" w:cs="Segoe UI Symbol"/>
                      <w:color w:val="auto"/>
                      <w:sz w:val="18"/>
                      <w:szCs w:val="18"/>
                    </w:rPr>
                    <w:t>☒</w:t>
                  </w:r>
                </w:ins>
                <w:customXmlInsRangeStart w:id="11230" w:author="Xuning Wei12232" w:date="2026-07-27T21:14:00Z"/>
              </w:sdtContent>
            </w:sdt>
            <w:customXmlInsRangeEnd w:id="11230"/>
            <w:ins w:id="11231" w:author="Xuning Wei12232" w:date="2026-07-27T21:14:00Z">
              <w:r w:rsidR="00AA4A9B" w:rsidRPr="00032BAE">
                <w:rPr>
                  <w:rFonts w:ascii="Times New Roman" w:eastAsia="仿宋_GB2312" w:hAnsi="Times New Roman" w:cs="Times New Roman"/>
                  <w:color w:val="auto"/>
                  <w:sz w:val="18"/>
                  <w:szCs w:val="18"/>
                </w:rPr>
                <w:t xml:space="preserve"> Other</w:t>
              </w:r>
              <w:r w:rsidR="00AA4A9B" w:rsidRPr="00032BAE">
                <w:rPr>
                  <w:rFonts w:ascii="Times New Roman" w:eastAsia="仿宋_GB2312" w:hAnsi="Times New Roman" w:cs="Times New Roman"/>
                  <w:color w:val="auto"/>
                  <w:sz w:val="18"/>
                  <w:szCs w:val="18"/>
                  <w:lang w:eastAsia="zh-CN"/>
                </w:rPr>
                <w:t>:</w:t>
              </w:r>
              <w:r w:rsidR="00AA4A9B" w:rsidRPr="00032BAE">
                <w:rPr>
                  <w:rFonts w:ascii="Times New Roman" w:eastAsia="仿宋_GB2312" w:hAnsi="Times New Roman" w:cs="Times New Roman"/>
                  <w:color w:val="auto"/>
                  <w:kern w:val="0"/>
                  <w:sz w:val="18"/>
                  <w:szCs w:val="18"/>
                  <w:u w:val="single"/>
                  <w:lang w:eastAsia="zh-CN"/>
                </w:rPr>
                <w:t xml:space="preserve"> </w:t>
              </w:r>
              <w:del w:id="11232" w:author="He Han" w:date="2026-08-27T15:36:00Z">
                <w:r w:rsidR="00AA4A9B" w:rsidRPr="00032BAE" w:rsidDel="00C15BC5">
                  <w:rPr>
                    <w:rFonts w:ascii="Times New Roman" w:eastAsia="仿宋_GB2312" w:hAnsi="Times New Roman" w:cs="Times New Roman"/>
                    <w:color w:val="auto"/>
                    <w:kern w:val="0"/>
                    <w:sz w:val="18"/>
                    <w:szCs w:val="18"/>
                    <w:u w:val="single"/>
                    <w:lang w:eastAsia="zh-CN"/>
                  </w:rPr>
                  <w:delText xml:space="preserve">    </w:delText>
                </w:r>
              </w:del>
              <w:r w:rsidR="00AA4A9B" w:rsidRPr="00032BAE">
                <w:rPr>
                  <w:rFonts w:ascii="Times New Roman" w:eastAsia="仿宋_GB2312" w:hAnsi="Times New Roman" w:cs="Times New Roman"/>
                  <w:color w:val="auto"/>
                  <w:kern w:val="0"/>
                  <w:sz w:val="18"/>
                  <w:szCs w:val="18"/>
                  <w:u w:val="single"/>
                  <w:lang w:eastAsia="zh-CN"/>
                </w:rPr>
                <w:t xml:space="preserve">C-276 exhibits excellent corrosion resistance to various organic acids, inorganic acids, alkalis and </w:t>
              </w:r>
              <w:proofErr w:type="spellStart"/>
              <w:r w:rsidR="00AA4A9B" w:rsidRPr="00032BAE">
                <w:rPr>
                  <w:rFonts w:ascii="Times New Roman" w:eastAsia="仿宋_GB2312" w:hAnsi="Times New Roman" w:cs="Times New Roman"/>
                  <w:color w:val="auto"/>
                  <w:kern w:val="0"/>
                  <w:sz w:val="18"/>
                  <w:szCs w:val="18"/>
                  <w:u w:val="single"/>
                  <w:lang w:eastAsia="zh-CN"/>
                </w:rPr>
                <w:t>salts.The</w:t>
              </w:r>
              <w:proofErr w:type="spellEnd"/>
              <w:r w:rsidR="00AA4A9B" w:rsidRPr="00032BAE">
                <w:rPr>
                  <w:rFonts w:ascii="Times New Roman" w:eastAsia="仿宋_GB2312" w:hAnsi="Times New Roman" w:cs="Times New Roman"/>
                  <w:color w:val="auto"/>
                  <w:kern w:val="0"/>
                  <w:sz w:val="18"/>
                  <w:szCs w:val="18"/>
                  <w:u w:val="single"/>
                  <w:lang w:eastAsia="zh-CN"/>
                </w:rPr>
                <w:t xml:space="preserve"> material demonstrates good corrosion resistance, including tolerance to organic </w:t>
              </w:r>
              <w:proofErr w:type="spellStart"/>
              <w:r w:rsidR="00AA4A9B" w:rsidRPr="00032BAE">
                <w:rPr>
                  <w:rFonts w:ascii="Times New Roman" w:eastAsia="仿宋_GB2312" w:hAnsi="Times New Roman" w:cs="Times New Roman"/>
                  <w:color w:val="auto"/>
                  <w:kern w:val="0"/>
                  <w:sz w:val="18"/>
                  <w:szCs w:val="18"/>
                  <w:u w:val="single"/>
                  <w:lang w:eastAsia="zh-CN"/>
                </w:rPr>
                <w:t>solvents.The</w:t>
              </w:r>
              <w:proofErr w:type="spellEnd"/>
              <w:r w:rsidR="00AA4A9B"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w:t>
              </w:r>
              <w:del w:id="11233" w:author="He Han" w:date="2026-08-27T15:36:00Z">
                <w:r w:rsidR="00AA4A9B" w:rsidRPr="00032BAE" w:rsidDel="00C15BC5">
                  <w:rPr>
                    <w:rFonts w:ascii="Times New Roman" w:eastAsia="仿宋_GB2312" w:hAnsi="Times New Roman" w:cs="Times New Roman"/>
                    <w:color w:val="auto"/>
                    <w:kern w:val="0"/>
                    <w:sz w:val="18"/>
                    <w:szCs w:val="18"/>
                    <w:u w:val="single"/>
                    <w:lang w:eastAsia="zh-CN"/>
                  </w:rPr>
                  <w:delText xml:space="preserve">   </w:delText>
                </w:r>
              </w:del>
            </w:ins>
            <w:customXmlDelRangeStart w:id="11234" w:author="Xuning Wei12232" w:date="2026-07-27T21:14:00Z"/>
            <w:sdt>
              <w:sdtPr>
                <w:rPr>
                  <w:rFonts w:ascii="Times New Roman" w:eastAsia="仿宋_GB2312" w:hAnsi="Times New Roman" w:cs="Times New Roman"/>
                  <w:b/>
                  <w:color w:val="auto"/>
                  <w:sz w:val="18"/>
                  <w:szCs w:val="18"/>
                  <w:lang w:eastAsia="zh-CN" w:bidi="ar"/>
                </w:rPr>
                <w:id w:val="404893579"/>
                <w14:checkbox>
                  <w14:checked w14:val="0"/>
                  <w14:checkedState w14:val="2612" w14:font="MS Gothic"/>
                  <w14:uncheckedState w14:val="2610" w14:font="MS Gothic"/>
                </w14:checkbox>
              </w:sdtPr>
              <w:sdtEndPr/>
              <w:sdtContent>
                <w:customXmlDelRangeEnd w:id="11234"/>
                <w:del w:id="11235" w:author="Xuning Wei12232" w:date="2026-07-27T21:14:00Z">
                  <w:r w:rsidR="00AA4A9B" w:rsidRPr="00032BAE" w:rsidDel="008E5F3F">
                    <w:rPr>
                      <w:rFonts w:ascii="Segoe UI Symbol" w:eastAsia="仿宋_GB2312" w:hAnsi="Segoe UI Symbol" w:cs="Segoe UI Symbol"/>
                      <w:b/>
                      <w:color w:val="auto"/>
                      <w:sz w:val="18"/>
                      <w:szCs w:val="18"/>
                      <w:lang w:eastAsia="zh-CN" w:bidi="ar"/>
                    </w:rPr>
                    <w:delText>☐</w:delText>
                  </w:r>
                </w:del>
                <w:customXmlDelRangeStart w:id="11236" w:author="Xuning Wei12232" w:date="2026-07-27T21:14:00Z"/>
              </w:sdtContent>
            </w:sdt>
            <w:customXmlDelRangeEnd w:id="11236"/>
            <w:del w:id="11237" w:author="Xuning Wei12232" w:date="2026-07-27T21:14:00Z">
              <w:r w:rsidR="00AA4A9B" w:rsidRPr="00032BAE" w:rsidDel="008E5F3F">
                <w:rPr>
                  <w:rFonts w:ascii="Times New Roman" w:eastAsia="仿宋_GB2312" w:hAnsi="Times New Roman" w:cs="Times New Roman"/>
                  <w:color w:val="auto"/>
                  <w:sz w:val="18"/>
                  <w:szCs w:val="18"/>
                  <w:lang w:eastAsia="zh-CN" w:bidi="ar"/>
                </w:rPr>
                <w:delText xml:space="preserve"> Asymchem R&amp;D Lab:</w:delText>
              </w:r>
              <w:r w:rsidR="00AA4A9B" w:rsidRPr="00032BAE" w:rsidDel="008E5F3F">
                <w:rPr>
                  <w:rFonts w:ascii="Times New Roman" w:eastAsia="仿宋_GB2312" w:hAnsi="Times New Roman" w:cs="Times New Roman"/>
                  <w:color w:val="auto"/>
                  <w:sz w:val="18"/>
                  <w:szCs w:val="18"/>
                  <w:u w:val="single"/>
                  <w:lang w:eastAsia="zh-CN" w:bidi="ar"/>
                </w:rPr>
                <w:delText xml:space="preserve">N/A </w:delText>
              </w:r>
            </w:del>
          </w:p>
          <w:p w14:paraId="4CFF490D" w14:textId="2D70708B" w:rsidR="00AA4A9B" w:rsidRPr="00032BAE" w:rsidDel="008E5F3F" w:rsidRDefault="000B6761" w:rsidP="00AA4A9B">
            <w:pPr>
              <w:jc w:val="both"/>
              <w:rPr>
                <w:del w:id="11238" w:author="Xuning Wei12232" w:date="2026-07-27T21:14:00Z"/>
                <w:rFonts w:ascii="Times New Roman" w:eastAsia="仿宋_GB2312" w:hAnsi="Times New Roman" w:cs="Times New Roman"/>
                <w:color w:val="auto"/>
                <w:sz w:val="18"/>
                <w:szCs w:val="18"/>
                <w:u w:val="single"/>
                <w:lang w:eastAsia="zh-CN" w:bidi="ar"/>
              </w:rPr>
            </w:pPr>
            <w:customXmlDelRangeStart w:id="11239" w:author="Xuning Wei12232" w:date="2026-07-27T21:14:00Z"/>
            <w:sdt>
              <w:sdtPr>
                <w:rPr>
                  <w:rFonts w:ascii="Times New Roman" w:eastAsia="仿宋_GB2312" w:hAnsi="Times New Roman" w:cs="Times New Roman"/>
                  <w:b/>
                  <w:color w:val="auto"/>
                  <w:sz w:val="18"/>
                  <w:szCs w:val="18"/>
                  <w:lang w:eastAsia="zh-CN" w:bidi="ar"/>
                </w:rPr>
                <w:id w:val="1030459449"/>
                <w14:checkbox>
                  <w14:checked w14:val="1"/>
                  <w14:checkedState w14:val="2612" w14:font="MS Gothic"/>
                  <w14:uncheckedState w14:val="2610" w14:font="MS Gothic"/>
                </w14:checkbox>
              </w:sdtPr>
              <w:sdtEndPr/>
              <w:sdtContent>
                <w:customXmlDelRangeEnd w:id="11239"/>
                <w:del w:id="11240" w:author="Xuning Wei12232" w:date="2026-07-27T21:14:00Z">
                  <w:r w:rsidR="00AA4A9B" w:rsidRPr="00032BAE" w:rsidDel="008E5F3F">
                    <w:rPr>
                      <w:rFonts w:ascii="Segoe UI Symbol" w:eastAsia="仿宋_GB2312" w:hAnsi="Segoe UI Symbol" w:cs="Segoe UI Symbol"/>
                      <w:b/>
                      <w:color w:val="auto"/>
                      <w:sz w:val="18"/>
                      <w:szCs w:val="18"/>
                      <w:lang w:eastAsia="zh-CN" w:bidi="ar"/>
                    </w:rPr>
                    <w:delText>☒</w:delText>
                  </w:r>
                </w:del>
                <w:customXmlDelRangeStart w:id="11241" w:author="Xuning Wei12232" w:date="2026-07-27T21:14:00Z"/>
              </w:sdtContent>
            </w:sdt>
            <w:customXmlDelRangeEnd w:id="11241"/>
            <w:del w:id="11242" w:author="Xuning Wei12232" w:date="2026-07-27T21:14:00Z">
              <w:r w:rsidR="00AA4A9B" w:rsidRPr="00032BAE" w:rsidDel="008E5F3F">
                <w:rPr>
                  <w:rFonts w:ascii="Times New Roman" w:eastAsia="仿宋_GB2312" w:hAnsi="Times New Roman" w:cs="Times New Roman"/>
                  <w:color w:val="auto"/>
                  <w:sz w:val="18"/>
                  <w:szCs w:val="18"/>
                  <w:lang w:eastAsia="zh-CN" w:bidi="ar"/>
                </w:rPr>
                <w:delText xml:space="preserve"> Asymchem Production data, Lot Number:</w:delText>
              </w:r>
              <w:r w:rsidR="00AA4A9B" w:rsidRPr="00032BAE" w:rsidDel="008E5F3F">
                <w:rPr>
                  <w:rFonts w:ascii="Times New Roman" w:eastAsia="仿宋_GB2312" w:hAnsi="Times New Roman" w:cs="Times New Roman"/>
                  <w:color w:val="auto"/>
                  <w:sz w:val="18"/>
                  <w:szCs w:val="18"/>
                  <w:u w:val="single"/>
                  <w:lang w:eastAsia="zh-CN" w:bidi="ar"/>
                </w:rPr>
                <w:delText xml:space="preserve">  CPo140020</w:delText>
              </w:r>
            </w:del>
            <w:ins w:id="11243" w:author="Johan Granander" w:date="2026-05-04T11:57:00Z">
              <w:del w:id="11244" w:author="Xuning Wei12232" w:date="2026-07-27T21:14:00Z">
                <w:r w:rsidR="00AA4A9B" w:rsidRPr="00032BAE" w:rsidDel="008E5F3F">
                  <w:rPr>
                    <w:rFonts w:ascii="Times New Roman" w:eastAsia="仿宋_GB2312" w:hAnsi="Times New Roman" w:cs="Times New Roman"/>
                    <w:color w:val="auto"/>
                    <w:sz w:val="18"/>
                    <w:szCs w:val="18"/>
                    <w:lang w:eastAsia="zh-CN" w:bidi="ar"/>
                  </w:rPr>
                  <w:delText>:</w:delText>
                </w:r>
                <w:r w:rsidR="00AA4A9B" w:rsidRPr="00032BAE" w:rsidDel="008E5F3F">
                  <w:rPr>
                    <w:rFonts w:ascii="Times New Roman" w:eastAsia="仿宋_GB2312" w:hAnsi="Times New Roman" w:cs="Times New Roman"/>
                    <w:color w:val="auto"/>
                    <w:sz w:val="18"/>
                    <w:szCs w:val="18"/>
                    <w:u w:val="single"/>
                    <w:lang w:eastAsia="zh-CN" w:bidi="ar"/>
                  </w:rPr>
                  <w:delText xml:space="preserve"> </w:delText>
                </w:r>
              </w:del>
              <w:del w:id="11245" w:author="Xuning Wei12232" w:date="2026-07-27T17:56:00Z">
                <w:r w:rsidR="00AA4A9B" w:rsidRPr="00032BAE" w:rsidDel="00F338FC">
                  <w:rPr>
                    <w:rFonts w:ascii="Times New Roman" w:eastAsia="仿宋_GB2312" w:hAnsi="Times New Roman" w:cs="Times New Roman"/>
                    <w:color w:val="auto"/>
                    <w:sz w:val="18"/>
                    <w:szCs w:val="18"/>
                    <w:u w:val="single"/>
                    <w:lang w:eastAsia="zh-CN" w:bidi="ar"/>
                  </w:rPr>
                  <w:delText>CPo140020</w:delText>
                </w:r>
              </w:del>
            </w:ins>
            <w:del w:id="11246" w:author="Xuning Wei12232" w:date="2026-07-27T17:56:00Z">
              <w:r w:rsidR="00AA4A9B" w:rsidRPr="00032BAE" w:rsidDel="00F338FC">
                <w:rPr>
                  <w:rFonts w:ascii="Times New Roman" w:eastAsia="仿宋_GB2312" w:hAnsi="Times New Roman" w:cs="Times New Roman"/>
                  <w:color w:val="auto"/>
                  <w:sz w:val="18"/>
                  <w:szCs w:val="18"/>
                  <w:u w:val="single"/>
                  <w:lang w:eastAsia="zh-CN" w:bidi="ar"/>
                </w:rPr>
                <w:delText>-02-01-02</w:delText>
              </w:r>
            </w:del>
            <w:del w:id="11247" w:author="Xuning Wei12232" w:date="2026-07-27T21:14:00Z">
              <w:r w:rsidR="00AA4A9B" w:rsidRPr="00032BAE" w:rsidDel="008E5F3F">
                <w:rPr>
                  <w:rFonts w:ascii="Times New Roman" w:eastAsia="仿宋_GB2312" w:hAnsi="Times New Roman" w:cs="Times New Roman"/>
                  <w:color w:val="auto"/>
                  <w:sz w:val="18"/>
                  <w:szCs w:val="18"/>
                  <w:u w:val="single"/>
                  <w:lang w:eastAsia="zh-CN" w:bidi="ar"/>
                </w:rPr>
                <w:delText xml:space="preserve">  </w:delText>
              </w:r>
            </w:del>
          </w:p>
          <w:p w14:paraId="78A25FA5" w14:textId="478741F6" w:rsidR="00AA4A9B" w:rsidRPr="00032BAE" w:rsidDel="008E5F3F" w:rsidRDefault="000B6761" w:rsidP="00AA4A9B">
            <w:pPr>
              <w:jc w:val="both"/>
              <w:rPr>
                <w:del w:id="11248" w:author="Xuning Wei12232" w:date="2026-07-27T21:14:00Z"/>
                <w:rFonts w:ascii="Times New Roman" w:eastAsia="仿宋_GB2312" w:hAnsi="Times New Roman" w:cs="Times New Roman"/>
                <w:color w:val="auto"/>
                <w:sz w:val="18"/>
                <w:szCs w:val="18"/>
                <w:lang w:eastAsia="zh-CN" w:bidi="ar"/>
              </w:rPr>
            </w:pPr>
            <w:customXmlDelRangeStart w:id="11249" w:author="Xuning Wei12232" w:date="2026-07-27T21:14:00Z"/>
            <w:sdt>
              <w:sdtPr>
                <w:rPr>
                  <w:rFonts w:ascii="Times New Roman" w:eastAsia="仿宋_GB2312" w:hAnsi="Times New Roman" w:cs="Times New Roman"/>
                  <w:b/>
                  <w:color w:val="auto"/>
                  <w:sz w:val="18"/>
                  <w:szCs w:val="18"/>
                  <w:lang w:eastAsia="zh-CN" w:bidi="ar"/>
                </w:rPr>
                <w:id w:val="259107944"/>
                <w14:checkbox>
                  <w14:checked w14:val="0"/>
                  <w14:checkedState w14:val="2612" w14:font="MS Gothic"/>
                  <w14:uncheckedState w14:val="2610" w14:font="MS Gothic"/>
                </w14:checkbox>
              </w:sdtPr>
              <w:sdtEndPr/>
              <w:sdtContent>
                <w:customXmlDelRangeEnd w:id="11249"/>
                <w:del w:id="11250" w:author="Xuning Wei12232" w:date="2026-07-27T21:14:00Z">
                  <w:r w:rsidR="00AA4A9B" w:rsidRPr="00032BAE" w:rsidDel="008E5F3F">
                    <w:rPr>
                      <w:rFonts w:ascii="Segoe UI Symbol" w:eastAsia="仿宋_GB2312" w:hAnsi="Segoe UI Symbol" w:cs="Segoe UI Symbol"/>
                      <w:b/>
                      <w:color w:val="auto"/>
                      <w:sz w:val="18"/>
                      <w:szCs w:val="18"/>
                      <w:lang w:eastAsia="zh-CN" w:bidi="ar"/>
                    </w:rPr>
                    <w:delText>☐</w:delText>
                  </w:r>
                </w:del>
                <w:customXmlDelRangeStart w:id="11251" w:author="Xuning Wei12232" w:date="2026-07-27T21:14:00Z"/>
              </w:sdtContent>
            </w:sdt>
            <w:customXmlDelRangeEnd w:id="11251"/>
            <w:del w:id="11252" w:author="Xuning Wei12232" w:date="2026-07-27T21:14:00Z">
              <w:r w:rsidR="00AA4A9B" w:rsidRPr="00032BAE" w:rsidDel="008E5F3F">
                <w:rPr>
                  <w:rFonts w:ascii="Times New Roman" w:eastAsia="仿宋_GB2312" w:hAnsi="Times New Roman" w:cs="Times New Roman"/>
                  <w:color w:val="auto"/>
                  <w:sz w:val="18"/>
                  <w:szCs w:val="18"/>
                  <w:lang w:eastAsia="zh-CN" w:bidi="ar"/>
                </w:rPr>
                <w:delText xml:space="preserve"> Supplier data:</w:delText>
              </w:r>
              <w:r w:rsidR="00AA4A9B" w:rsidRPr="00032BAE" w:rsidDel="008E5F3F">
                <w:rPr>
                  <w:rFonts w:ascii="Times New Roman" w:eastAsia="仿宋_GB2312" w:hAnsi="Times New Roman" w:cs="Times New Roman"/>
                  <w:color w:val="auto"/>
                  <w:sz w:val="18"/>
                  <w:szCs w:val="18"/>
                  <w:u w:val="single"/>
                  <w:lang w:eastAsia="zh-CN" w:bidi="ar"/>
                </w:rPr>
                <w:delText xml:space="preserve">  N</w:delText>
              </w:r>
            </w:del>
            <w:ins w:id="11253" w:author="Johan Granander" w:date="2026-05-04T11:58:00Z">
              <w:del w:id="11254" w:author="Xuning Wei12232" w:date="2026-07-27T21:14:00Z">
                <w:r w:rsidR="00AA4A9B" w:rsidRPr="00032BAE" w:rsidDel="008E5F3F">
                  <w:rPr>
                    <w:rFonts w:ascii="Times New Roman" w:eastAsia="仿宋_GB2312" w:hAnsi="Times New Roman" w:cs="Times New Roman"/>
                    <w:color w:val="auto"/>
                    <w:sz w:val="18"/>
                    <w:szCs w:val="18"/>
                    <w:lang w:eastAsia="zh-CN" w:bidi="ar"/>
                  </w:rPr>
                  <w:delText>:</w:delText>
                </w:r>
                <w:r w:rsidR="00AA4A9B" w:rsidRPr="00032BAE" w:rsidDel="008E5F3F">
                  <w:rPr>
                    <w:rFonts w:ascii="Times New Roman" w:eastAsia="仿宋_GB2312" w:hAnsi="Times New Roman" w:cs="Times New Roman"/>
                    <w:color w:val="auto"/>
                    <w:sz w:val="18"/>
                    <w:szCs w:val="18"/>
                    <w:u w:val="single"/>
                    <w:lang w:eastAsia="zh-CN" w:bidi="ar"/>
                  </w:rPr>
                  <w:delText xml:space="preserve"> N</w:delText>
                </w:r>
              </w:del>
            </w:ins>
            <w:del w:id="11255" w:author="Xuning Wei12232" w:date="2026-07-27T21:14:00Z">
              <w:r w:rsidR="00AA4A9B" w:rsidRPr="00032BAE" w:rsidDel="008E5F3F">
                <w:rPr>
                  <w:rFonts w:ascii="Times New Roman" w:eastAsia="仿宋_GB2312" w:hAnsi="Times New Roman" w:cs="Times New Roman"/>
                  <w:color w:val="auto"/>
                  <w:sz w:val="18"/>
                  <w:szCs w:val="18"/>
                  <w:u w:val="single"/>
                  <w:lang w:eastAsia="zh-CN" w:bidi="ar"/>
                </w:rPr>
                <w:delText xml:space="preserve">/A  </w:delText>
              </w:r>
              <w:r w:rsidR="00AA4A9B" w:rsidRPr="00032BAE" w:rsidDel="008E5F3F">
                <w:rPr>
                  <w:rFonts w:ascii="Times New Roman" w:eastAsia="仿宋_GB2312" w:hAnsi="Times New Roman" w:cs="Times New Roman"/>
                  <w:color w:val="auto"/>
                  <w:sz w:val="18"/>
                  <w:szCs w:val="18"/>
                  <w:lang w:eastAsia="zh-CN" w:bidi="ar"/>
                </w:rPr>
                <w:delText xml:space="preserve"> </w:delText>
              </w:r>
            </w:del>
          </w:p>
          <w:p w14:paraId="083C3AAD" w14:textId="6673564C" w:rsidR="00AA4A9B" w:rsidRPr="00032BAE" w:rsidDel="008E5F3F" w:rsidRDefault="000B6761" w:rsidP="00AA4A9B">
            <w:pPr>
              <w:jc w:val="both"/>
              <w:rPr>
                <w:del w:id="11256" w:author="Xuning Wei12232" w:date="2026-07-27T21:14:00Z"/>
                <w:rFonts w:ascii="Times New Roman" w:eastAsia="仿宋_GB2312" w:hAnsi="Times New Roman" w:cs="Times New Roman"/>
                <w:color w:val="auto"/>
                <w:sz w:val="18"/>
                <w:szCs w:val="18"/>
                <w:u w:val="single"/>
                <w:lang w:eastAsia="zh-CN" w:bidi="ar"/>
              </w:rPr>
            </w:pPr>
            <w:customXmlDelRangeStart w:id="11257" w:author="Xuning Wei12232" w:date="2026-07-27T21:14:00Z"/>
            <w:sdt>
              <w:sdtPr>
                <w:rPr>
                  <w:rFonts w:ascii="Times New Roman" w:eastAsia="仿宋_GB2312" w:hAnsi="Times New Roman" w:cs="Times New Roman"/>
                  <w:b/>
                  <w:color w:val="auto"/>
                  <w:sz w:val="18"/>
                  <w:szCs w:val="18"/>
                  <w:lang w:eastAsia="zh-CN" w:bidi="ar"/>
                </w:rPr>
                <w:id w:val="-2139030207"/>
                <w14:checkbox>
                  <w14:checked w14:val="0"/>
                  <w14:checkedState w14:val="2612" w14:font="MS Gothic"/>
                  <w14:uncheckedState w14:val="2610" w14:font="MS Gothic"/>
                </w14:checkbox>
              </w:sdtPr>
              <w:sdtEndPr/>
              <w:sdtContent>
                <w:customXmlDelRangeEnd w:id="11257"/>
                <w:del w:id="11258" w:author="Xuning Wei12232" w:date="2026-07-27T21:14:00Z">
                  <w:r w:rsidR="00AA4A9B" w:rsidRPr="00032BAE" w:rsidDel="008E5F3F">
                    <w:rPr>
                      <w:rFonts w:ascii="Segoe UI Symbol" w:eastAsia="MS Gothic" w:hAnsi="Segoe UI Symbol" w:cs="Segoe UI Symbol"/>
                      <w:b/>
                      <w:color w:val="auto"/>
                      <w:sz w:val="18"/>
                      <w:szCs w:val="18"/>
                      <w:lang w:eastAsia="zh-CN" w:bidi="ar"/>
                    </w:rPr>
                    <w:delText>☐</w:delText>
                  </w:r>
                </w:del>
                <w:customXmlDelRangeStart w:id="11259" w:author="Xuning Wei12232" w:date="2026-07-27T21:14:00Z"/>
              </w:sdtContent>
            </w:sdt>
            <w:customXmlDelRangeEnd w:id="11259"/>
            <w:del w:id="11260" w:author="Xuning Wei12232" w:date="2026-07-27T21:14:00Z">
              <w:r w:rsidR="00AA4A9B" w:rsidRPr="00032BAE" w:rsidDel="008E5F3F">
                <w:rPr>
                  <w:rFonts w:ascii="Times New Roman" w:eastAsia="仿宋_GB2312" w:hAnsi="Times New Roman" w:cs="Times New Roman"/>
                  <w:color w:val="auto"/>
                  <w:sz w:val="18"/>
                  <w:szCs w:val="18"/>
                  <w:lang w:eastAsia="zh-CN" w:bidi="ar"/>
                </w:rPr>
                <w:delText xml:space="preserve"> *Handbook &amp; Page:</w:delText>
              </w:r>
              <w:r w:rsidR="00AA4A9B" w:rsidRPr="00032BAE" w:rsidDel="008E5F3F">
                <w:rPr>
                  <w:rFonts w:ascii="Times New Roman" w:eastAsia="仿宋_GB2312" w:hAnsi="Times New Roman" w:cs="Times New Roman"/>
                  <w:color w:val="auto"/>
                  <w:sz w:val="18"/>
                  <w:szCs w:val="18"/>
                  <w:u w:val="single"/>
                  <w:lang w:eastAsia="zh-CN" w:bidi="ar"/>
                </w:rPr>
                <w:delText xml:space="preserve">        </w:delText>
              </w:r>
            </w:del>
          </w:p>
          <w:p w14:paraId="09A3AA89" w14:textId="6300DC3F" w:rsidR="00AA4A9B" w:rsidRPr="00032BAE" w:rsidRDefault="000B6761" w:rsidP="00AA4A9B">
            <w:pPr>
              <w:jc w:val="both"/>
              <w:rPr>
                <w:rFonts w:ascii="Times New Roman" w:eastAsia="仿宋_GB2312" w:hAnsi="Times New Roman" w:cs="Times New Roman"/>
                <w:color w:val="auto"/>
                <w:sz w:val="18"/>
                <w:szCs w:val="18"/>
                <w:lang w:eastAsia="zh-CN" w:bidi="ar"/>
              </w:rPr>
            </w:pPr>
            <w:customXmlDelRangeStart w:id="11261" w:author="Xuning Wei12232" w:date="2026-07-27T21:14:00Z"/>
            <w:sdt>
              <w:sdtPr>
                <w:rPr>
                  <w:rFonts w:ascii="Times New Roman" w:eastAsia="仿宋_GB2312" w:hAnsi="Times New Roman" w:cs="Times New Roman"/>
                  <w:color w:val="auto"/>
                  <w:sz w:val="18"/>
                  <w:szCs w:val="18"/>
                  <w:lang w:eastAsia="zh-CN" w:bidi="ar"/>
                </w:rPr>
                <w:id w:val="77640826"/>
                <w14:checkbox>
                  <w14:checked w14:val="1"/>
                  <w14:checkedState w14:val="2612" w14:font="MS Gothic"/>
                  <w14:uncheckedState w14:val="2610" w14:font="MS Gothic"/>
                </w14:checkbox>
              </w:sdtPr>
              <w:sdtEndPr/>
              <w:sdtContent>
                <w:customXmlDelRangeEnd w:id="11261"/>
                <w:del w:id="11262" w:author="Xuning Wei12232" w:date="2026-07-27T21:14:00Z">
                  <w:r w:rsidR="00AA4A9B" w:rsidRPr="00032BAE" w:rsidDel="008E5F3F">
                    <w:rPr>
                      <w:rFonts w:ascii="Segoe UI Symbol" w:eastAsia="仿宋_GB2312" w:hAnsi="Segoe UI Symbol" w:cs="Segoe UI Symbol"/>
                      <w:color w:val="auto"/>
                      <w:sz w:val="18"/>
                      <w:szCs w:val="18"/>
                      <w:lang w:eastAsia="zh-CN" w:bidi="ar"/>
                    </w:rPr>
                    <w:delText>☒</w:delText>
                  </w:r>
                </w:del>
                <w:customXmlDelRangeStart w:id="11263" w:author="Xuning Wei12232" w:date="2026-07-27T21:14:00Z"/>
              </w:sdtContent>
            </w:sdt>
            <w:customXmlDelRangeEnd w:id="11263"/>
            <w:del w:id="11264" w:author="Xuning Wei12232" w:date="2026-07-27T21:14:00Z">
              <w:r w:rsidR="00AA4A9B" w:rsidRPr="00032BAE" w:rsidDel="008E5F3F">
                <w:rPr>
                  <w:rFonts w:ascii="Times New Roman" w:eastAsia="仿宋_GB2312" w:hAnsi="Times New Roman" w:cs="Times New Roman"/>
                  <w:color w:val="auto"/>
                  <w:sz w:val="18"/>
                  <w:szCs w:val="18"/>
                  <w:lang w:eastAsia="zh-CN" w:bidi="ar"/>
                </w:rPr>
                <w:delText xml:space="preserve"> Other:</w:delText>
              </w:r>
              <w:r w:rsidR="00AA4A9B" w:rsidRPr="00032BAE" w:rsidDel="008E5F3F">
                <w:rPr>
                  <w:rFonts w:ascii="Times New Roman" w:eastAsia="仿宋_GB2312" w:hAnsi="Times New Roman" w:cs="Times New Roman"/>
                  <w:color w:val="auto"/>
                  <w:sz w:val="18"/>
                  <w:szCs w:val="18"/>
                  <w:u w:val="single"/>
                  <w:lang w:eastAsia="zh-CN" w:bidi="ar"/>
                </w:rPr>
                <w:delText xml:space="preserve">   N/A   </w:delText>
              </w:r>
            </w:del>
          </w:p>
        </w:tc>
      </w:tr>
      <w:tr w:rsidR="00AA4A9B" w:rsidRPr="00032BAE" w14:paraId="52847544" w14:textId="77777777" w:rsidTr="001C718C">
        <w:trPr>
          <w:trHeight w:val="1072"/>
        </w:trPr>
        <w:tc>
          <w:tcPr>
            <w:tcW w:w="184" w:type="pct"/>
            <w:vMerge/>
            <w:shd w:val="clear" w:color="auto" w:fill="FFFFFF" w:themeFill="background1"/>
            <w:vAlign w:val="center"/>
          </w:tcPr>
          <w:p w14:paraId="5D9573F9" w14:textId="77777777" w:rsidR="00AA4A9B" w:rsidRPr="00032BAE" w:rsidRDefault="00AA4A9B" w:rsidP="00AA4A9B">
            <w:pPr>
              <w:jc w:val="center"/>
              <w:rPr>
                <w:rFonts w:ascii="Times New Roman" w:eastAsia="仿宋_GB2312" w:hAnsi="Times New Roman" w:cs="Times New Roman"/>
                <w:color w:val="auto"/>
                <w:sz w:val="18"/>
                <w:szCs w:val="18"/>
                <w:lang w:eastAsia="zh-CN" w:bidi="ar"/>
              </w:rPr>
            </w:pPr>
          </w:p>
        </w:tc>
        <w:tc>
          <w:tcPr>
            <w:tcW w:w="1282" w:type="pct"/>
            <w:vMerge/>
            <w:shd w:val="clear" w:color="auto" w:fill="FFFFFF" w:themeFill="background1"/>
            <w:vAlign w:val="center"/>
          </w:tcPr>
          <w:p w14:paraId="498F0DEB" w14:textId="77777777" w:rsidR="00AA4A9B" w:rsidRPr="00032BAE" w:rsidRDefault="00AA4A9B" w:rsidP="00AA4A9B">
            <w:pPr>
              <w:rPr>
                <w:rFonts w:ascii="Times New Roman" w:eastAsia="仿宋_GB2312" w:hAnsi="Times New Roman" w:cs="Times New Roman"/>
                <w:b/>
                <w:color w:val="auto"/>
                <w:sz w:val="18"/>
                <w:szCs w:val="18"/>
                <w:lang w:eastAsia="zh-CN" w:bidi="ar"/>
              </w:rPr>
            </w:pPr>
          </w:p>
        </w:tc>
        <w:tc>
          <w:tcPr>
            <w:tcW w:w="1125" w:type="pct"/>
            <w:vMerge/>
            <w:shd w:val="clear" w:color="auto" w:fill="FFFFFF" w:themeFill="background1"/>
            <w:vAlign w:val="center"/>
          </w:tcPr>
          <w:p w14:paraId="1015D0E2" w14:textId="77777777" w:rsidR="00AA4A9B" w:rsidRPr="00032BAE" w:rsidRDefault="00AA4A9B" w:rsidP="00AA4A9B">
            <w:pPr>
              <w:rPr>
                <w:rFonts w:ascii="Times New Roman" w:eastAsiaTheme="minorEastAsia" w:hAnsi="Times New Roman" w:cs="Times New Roman"/>
                <w:color w:val="auto"/>
                <w:sz w:val="18"/>
                <w:szCs w:val="18"/>
                <w:shd w:val="clear" w:color="auto" w:fill="FFFFFF"/>
                <w:lang w:eastAsia="zh-CN"/>
              </w:rPr>
            </w:pPr>
          </w:p>
        </w:tc>
        <w:tc>
          <w:tcPr>
            <w:tcW w:w="413" w:type="pct"/>
            <w:vMerge/>
            <w:shd w:val="clear" w:color="auto" w:fill="FFFFFF" w:themeFill="background1"/>
            <w:vAlign w:val="center"/>
          </w:tcPr>
          <w:p w14:paraId="2FFB1FC8" w14:textId="77777777" w:rsidR="00AA4A9B" w:rsidRPr="00032BAE" w:rsidRDefault="00AA4A9B" w:rsidP="00AA4A9B">
            <w:pPr>
              <w:rPr>
                <w:rFonts w:ascii="Times New Roman" w:eastAsia="仿宋_GB2312" w:hAnsi="Times New Roman" w:cs="Times New Roman"/>
                <w:color w:val="auto"/>
                <w:sz w:val="18"/>
                <w:szCs w:val="18"/>
                <w:lang w:eastAsia="zh-CN" w:bidi="ar"/>
              </w:rPr>
            </w:pPr>
          </w:p>
        </w:tc>
        <w:tc>
          <w:tcPr>
            <w:tcW w:w="378" w:type="pct"/>
            <w:vMerge/>
            <w:shd w:val="clear" w:color="auto" w:fill="FFFFFF" w:themeFill="background1"/>
            <w:vAlign w:val="center"/>
          </w:tcPr>
          <w:p w14:paraId="4FFEFF8A" w14:textId="77777777" w:rsidR="00AA4A9B" w:rsidRPr="00032BAE" w:rsidRDefault="00AA4A9B" w:rsidP="00AA4A9B">
            <w:pPr>
              <w:rPr>
                <w:rFonts w:ascii="Times New Roman" w:eastAsia="仿宋_GB2312" w:hAnsi="Times New Roman" w:cs="Times New Roman"/>
                <w:color w:val="auto"/>
                <w:sz w:val="18"/>
                <w:szCs w:val="18"/>
                <w:lang w:eastAsia="zh-CN" w:bidi="ar"/>
              </w:rPr>
            </w:pPr>
          </w:p>
        </w:tc>
        <w:tc>
          <w:tcPr>
            <w:tcW w:w="289" w:type="pct"/>
            <w:vAlign w:val="center"/>
          </w:tcPr>
          <w:p w14:paraId="54B0D37C" w14:textId="16EC7BC3" w:rsidR="00AA4A9B" w:rsidRPr="00032BAE" w:rsidRDefault="000B6761" w:rsidP="00AA4A9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331720476"/>
                <w14:checkbox>
                  <w14:checked w14:val="0"/>
                  <w14:checkedState w14:val="2612" w14:font="MS Gothic"/>
                  <w14:uncheckedState w14:val="2610" w14:font="MS Gothic"/>
                </w14:checkbox>
              </w:sdtPr>
              <w:sdtEndPr/>
              <w:sdtContent>
                <w:r w:rsidR="00AA4A9B" w:rsidRPr="00032BAE">
                  <w:rPr>
                    <w:rFonts w:ascii="Segoe UI Symbol" w:eastAsia="MS Gothic" w:hAnsi="Segoe UI Symbol" w:cs="Segoe UI Symbol"/>
                    <w:b/>
                    <w:color w:val="auto"/>
                    <w:sz w:val="18"/>
                    <w:szCs w:val="20"/>
                    <w:lang w:eastAsia="zh-CN" w:bidi="ar"/>
                  </w:rPr>
                  <w:t>☐</w:t>
                </w:r>
              </w:sdtContent>
            </w:sdt>
            <w:r w:rsidR="00AA4A9B" w:rsidRPr="00032BAE">
              <w:rPr>
                <w:rFonts w:ascii="Times New Roman" w:eastAsia="仿宋_GB2312" w:hAnsi="Times New Roman" w:cs="Times New Roman"/>
                <w:color w:val="auto"/>
                <w:sz w:val="18"/>
                <w:szCs w:val="20"/>
                <w:lang w:eastAsia="zh-CN" w:bidi="ar"/>
              </w:rPr>
              <w:t xml:space="preserve"> High</w:t>
            </w:r>
          </w:p>
          <w:p w14:paraId="1EAE27DF" w14:textId="77777777" w:rsidR="00AA4A9B" w:rsidRPr="00032BAE" w:rsidRDefault="000B6761" w:rsidP="00AA4A9B">
            <w:pPr>
              <w:jc w:val="both"/>
              <w:rPr>
                <w:rFonts w:ascii="Times New Roman" w:eastAsia="仿宋_GB2312" w:hAnsi="Times New Roman" w:cs="Times New Roman"/>
                <w:color w:val="auto"/>
                <w:sz w:val="18"/>
                <w:szCs w:val="20"/>
                <w:lang w:eastAsia="zh-CN" w:bidi="ar"/>
              </w:rPr>
            </w:pPr>
            <w:sdt>
              <w:sdtPr>
                <w:rPr>
                  <w:rFonts w:ascii="Times New Roman" w:eastAsia="仿宋_GB2312" w:hAnsi="Times New Roman" w:cs="Times New Roman"/>
                  <w:b/>
                  <w:color w:val="auto"/>
                  <w:sz w:val="18"/>
                  <w:szCs w:val="20"/>
                  <w:lang w:eastAsia="zh-CN" w:bidi="ar"/>
                </w:rPr>
                <w:id w:val="-1999256492"/>
                <w14:checkbox>
                  <w14:checked w14:val="0"/>
                  <w14:checkedState w14:val="2612" w14:font="MS Gothic"/>
                  <w14:uncheckedState w14:val="2610" w14:font="MS Gothic"/>
                </w14:checkbox>
              </w:sdtPr>
              <w:sdtEndPr/>
              <w:sdtContent>
                <w:r w:rsidR="00AA4A9B" w:rsidRPr="00032BAE">
                  <w:rPr>
                    <w:rFonts w:ascii="Segoe UI Symbol" w:eastAsia="仿宋_GB2312" w:hAnsi="Segoe UI Symbol" w:cs="Segoe UI Symbol"/>
                    <w:b/>
                    <w:color w:val="auto"/>
                    <w:sz w:val="18"/>
                    <w:szCs w:val="20"/>
                    <w:lang w:eastAsia="zh-CN" w:bidi="ar"/>
                  </w:rPr>
                  <w:t>☐</w:t>
                </w:r>
              </w:sdtContent>
            </w:sdt>
            <w:r w:rsidR="00AA4A9B" w:rsidRPr="00032BAE">
              <w:rPr>
                <w:rFonts w:ascii="Times New Roman" w:eastAsia="仿宋_GB2312" w:hAnsi="Times New Roman" w:cs="Times New Roman"/>
                <w:b/>
                <w:color w:val="auto"/>
                <w:sz w:val="18"/>
                <w:szCs w:val="20"/>
                <w:lang w:eastAsia="zh-CN" w:bidi="ar"/>
              </w:rPr>
              <w:t xml:space="preserve"> </w:t>
            </w:r>
            <w:r w:rsidR="00AA4A9B" w:rsidRPr="00032BAE">
              <w:rPr>
                <w:rFonts w:ascii="Times New Roman" w:eastAsia="仿宋_GB2312" w:hAnsi="Times New Roman" w:cs="Times New Roman"/>
                <w:color w:val="auto"/>
                <w:sz w:val="18"/>
                <w:szCs w:val="20"/>
                <w:lang w:eastAsia="zh-CN" w:bidi="ar"/>
              </w:rPr>
              <w:t>Medium</w:t>
            </w:r>
          </w:p>
          <w:p w14:paraId="049E40B4" w14:textId="1A3C581A" w:rsidR="00AA4A9B" w:rsidRPr="00032BAE" w:rsidRDefault="000B6761" w:rsidP="00AA4A9B">
            <w:pPr>
              <w:jc w:val="both"/>
              <w:rPr>
                <w:rFonts w:ascii="Times New Roman" w:eastAsia="仿宋_GB2312" w:hAnsi="Times New Roman" w:cs="Times New Roman"/>
                <w:color w:val="auto"/>
                <w:sz w:val="18"/>
                <w:szCs w:val="18"/>
                <w:lang w:eastAsia="zh-CN" w:bidi="ar"/>
              </w:rPr>
            </w:pPr>
            <w:sdt>
              <w:sdtPr>
                <w:rPr>
                  <w:rFonts w:ascii="Times New Roman" w:eastAsia="仿宋_GB2312" w:hAnsi="Times New Roman" w:cs="Times New Roman"/>
                  <w:b/>
                  <w:color w:val="auto"/>
                  <w:sz w:val="18"/>
                  <w:szCs w:val="20"/>
                  <w:lang w:eastAsia="zh-CN" w:bidi="ar"/>
                </w:rPr>
                <w:id w:val="827335495"/>
                <w14:checkbox>
                  <w14:checked w14:val="1"/>
                  <w14:checkedState w14:val="2612" w14:font="MS Gothic"/>
                  <w14:uncheckedState w14:val="2610" w14:font="MS Gothic"/>
                </w14:checkbox>
              </w:sdtPr>
              <w:sdtEndPr/>
              <w:sdtContent>
                <w:r w:rsidR="00AA4A9B" w:rsidRPr="00032BAE">
                  <w:rPr>
                    <w:rFonts w:ascii="Segoe UI Symbol" w:eastAsia="仿宋_GB2312" w:hAnsi="Segoe UI Symbol" w:cs="Segoe UI Symbol"/>
                    <w:b/>
                    <w:color w:val="auto"/>
                    <w:sz w:val="18"/>
                    <w:szCs w:val="20"/>
                    <w:lang w:eastAsia="zh-CN" w:bidi="ar"/>
                  </w:rPr>
                  <w:t>☒</w:t>
                </w:r>
              </w:sdtContent>
            </w:sdt>
            <w:r w:rsidR="00AA4A9B" w:rsidRPr="00032BAE">
              <w:rPr>
                <w:rFonts w:ascii="Times New Roman" w:eastAsia="仿宋_GB2312" w:hAnsi="Times New Roman" w:cs="Times New Roman"/>
                <w:color w:val="auto"/>
                <w:sz w:val="18"/>
                <w:szCs w:val="20"/>
                <w:lang w:eastAsia="zh-CN" w:bidi="ar"/>
              </w:rPr>
              <w:t xml:space="preserve"> Low</w:t>
            </w:r>
          </w:p>
        </w:tc>
        <w:tc>
          <w:tcPr>
            <w:tcW w:w="589" w:type="pct"/>
            <w:vAlign w:val="center"/>
          </w:tcPr>
          <w:p w14:paraId="2AA89609" w14:textId="77777777" w:rsidR="00AA4A9B" w:rsidRPr="00032BAE" w:rsidRDefault="00AA4A9B" w:rsidP="00AA4A9B">
            <w:pPr>
              <w:jc w:val="both"/>
              <w:rPr>
                <w:ins w:id="11265" w:author="Xuning Wei12232" w:date="2026-07-27T21:14:00Z"/>
                <w:rFonts w:ascii="Times New Roman" w:eastAsia="仿宋_GB2312" w:hAnsi="Times New Roman" w:cs="Times New Roman"/>
                <w:color w:val="auto"/>
                <w:kern w:val="0"/>
                <w:sz w:val="18"/>
                <w:szCs w:val="18"/>
                <w:lang w:eastAsia="zh-CN"/>
              </w:rPr>
            </w:pPr>
            <w:ins w:id="11266" w:author="Xuning Wei12232" w:date="2026-07-27T21:14:00Z">
              <w:r w:rsidRPr="00032BAE">
                <w:rPr>
                  <w:rFonts w:ascii="Times New Roman" w:eastAsia="仿宋_GB2312" w:hAnsi="Times New Roman" w:cs="Times New Roman"/>
                  <w:color w:val="auto"/>
                  <w:kern w:val="0"/>
                  <w:sz w:val="18"/>
                  <w:szCs w:val="18"/>
                  <w:lang w:eastAsia="zh-CN"/>
                </w:rPr>
                <w:t xml:space="preserve">According to The Pilot Plant Real Book Page 10-14&amp;10-15,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compatible with SS, 316LPTFE.PTFE;</w:t>
              </w:r>
            </w:ins>
          </w:p>
          <w:p w14:paraId="4624FEA0" w14:textId="2090A1E6" w:rsidR="00AA4A9B" w:rsidRPr="00032BAE" w:rsidRDefault="00AA4A9B" w:rsidP="00AA4A9B">
            <w:pPr>
              <w:jc w:val="both"/>
              <w:rPr>
                <w:rFonts w:ascii="Times New Roman" w:eastAsia="仿宋_GB2312" w:hAnsi="Times New Roman" w:cs="Times New Roman"/>
                <w:color w:val="auto"/>
                <w:sz w:val="18"/>
                <w:szCs w:val="18"/>
                <w:lang w:eastAsia="zh-CN" w:bidi="ar"/>
              </w:rPr>
            </w:pPr>
            <w:ins w:id="11267" w:author="Xuning Wei12232" w:date="2026-07-27T21:14:00Z">
              <w:r w:rsidRPr="00032BAE">
                <w:rPr>
                  <w:rFonts w:ascii="Times New Roman" w:eastAsia="仿宋_GB2312" w:hAnsi="Times New Roman" w:cs="Times New Roman"/>
                  <w:color w:val="auto"/>
                  <w:kern w:val="0"/>
                  <w:sz w:val="18"/>
                  <w:szCs w:val="18"/>
                  <w:lang w:eastAsia="zh-CN"/>
                </w:rPr>
                <w:t xml:space="preserve">Based on </w:t>
              </w:r>
              <w:proofErr w:type="spellStart"/>
              <w:r w:rsidRPr="00032BAE">
                <w:rPr>
                  <w:rFonts w:ascii="Times New Roman" w:eastAsia="仿宋_GB2312" w:hAnsi="Times New Roman" w:cs="Times New Roman"/>
                  <w:color w:val="auto"/>
                  <w:kern w:val="0"/>
                  <w:sz w:val="18"/>
                  <w:szCs w:val="18"/>
                  <w:lang w:eastAsia="zh-CN"/>
                </w:rPr>
                <w:t>Asymchem</w:t>
              </w:r>
              <w:proofErr w:type="spellEnd"/>
              <w:r w:rsidRPr="00032BAE">
                <w:rPr>
                  <w:rFonts w:ascii="Times New Roman" w:eastAsia="仿宋_GB2312" w:hAnsi="Times New Roman" w:cs="Times New Roman"/>
                  <w:color w:val="auto"/>
                  <w:kern w:val="0"/>
                  <w:sz w:val="18"/>
                  <w:szCs w:val="18"/>
                  <w:lang w:eastAsia="zh-CN"/>
                </w:rPr>
                <w:t xml:space="preserve"> previous campaign production data and experience, </w:t>
              </w:r>
              <w:proofErr w:type="spellStart"/>
              <w:r w:rsidRPr="00032BAE">
                <w:rPr>
                  <w:rFonts w:ascii="Times New Roman" w:eastAsia="仿宋_GB2312" w:hAnsi="Times New Roman" w:cs="Times New Roman"/>
                  <w:color w:val="auto"/>
                  <w:kern w:val="0"/>
                  <w:sz w:val="18"/>
                  <w:szCs w:val="18"/>
                  <w:lang w:eastAsia="zh-CN"/>
                </w:rPr>
                <w:t>Dimethylformamide</w:t>
              </w:r>
              <w:proofErr w:type="spellEnd"/>
              <w:r w:rsidRPr="00032BAE">
                <w:rPr>
                  <w:rFonts w:ascii="Times New Roman" w:eastAsia="仿宋_GB2312" w:hAnsi="Times New Roman" w:cs="Times New Roman"/>
                  <w:color w:val="auto"/>
                  <w:kern w:val="0"/>
                  <w:sz w:val="18"/>
                  <w:szCs w:val="18"/>
                  <w:lang w:eastAsia="zh-CN"/>
                </w:rPr>
                <w:t xml:space="preserve"> is also compatible with Glass, PTFE and SS</w:t>
              </w:r>
            </w:ins>
            <w:del w:id="11268" w:author="Xuning Wei12232" w:date="2026-07-27T21:14:00Z">
              <w:r w:rsidRPr="00032BAE" w:rsidDel="008E5F3F">
                <w:rPr>
                  <w:rFonts w:ascii="Times New Roman" w:eastAsia="仿宋_GB2312" w:hAnsi="Times New Roman" w:cs="Times New Roman"/>
                  <w:color w:val="auto"/>
                  <w:sz w:val="18"/>
                  <w:szCs w:val="18"/>
                  <w:lang w:eastAsia="zh-CN" w:bidi="ar"/>
                </w:rPr>
                <w:delText>Based on Asymchem previous campaign production data and experience DMF is compatible with Glass.</w:delText>
              </w:r>
            </w:del>
          </w:p>
        </w:tc>
        <w:tc>
          <w:tcPr>
            <w:tcW w:w="740" w:type="pct"/>
            <w:vMerge/>
            <w:vAlign w:val="center"/>
          </w:tcPr>
          <w:p w14:paraId="144913AC" w14:textId="77777777" w:rsidR="00AA4A9B" w:rsidRPr="00032BAE" w:rsidRDefault="00AA4A9B" w:rsidP="00AA4A9B">
            <w:pPr>
              <w:rPr>
                <w:rFonts w:ascii="Times New Roman" w:eastAsia="仿宋_GB2312" w:hAnsi="Times New Roman" w:cs="Times New Roman"/>
                <w:b/>
                <w:color w:val="auto"/>
                <w:sz w:val="18"/>
                <w:szCs w:val="18"/>
                <w:lang w:eastAsia="zh-CN" w:bidi="ar"/>
              </w:rPr>
            </w:pPr>
          </w:p>
        </w:tc>
      </w:tr>
    </w:tbl>
    <w:p w14:paraId="20351A00" w14:textId="77777777" w:rsidR="001C718C" w:rsidRPr="00937F85" w:rsidRDefault="001C718C" w:rsidP="001C718C">
      <w:pPr>
        <w:rPr>
          <w:ins w:id="11269" w:author="Xuning Wei12232" w:date="2026-07-27T21:22:00Z"/>
          <w:rFonts w:ascii="Times New Roman" w:eastAsia="仿宋_GB2312" w:hAnsi="Times New Roman" w:cs="Times New Roman"/>
          <w:color w:val="auto"/>
          <w:sz w:val="20"/>
          <w:szCs w:val="20"/>
          <w:lang w:eastAsia="zh-CN" w:bidi="ar"/>
        </w:rPr>
      </w:pPr>
      <w:ins w:id="11270" w:author="Xuning Wei12232" w:date="2026-07-27T21:22:00Z">
        <w:r w:rsidRPr="00937F85">
          <w:rPr>
            <w:rFonts w:ascii="Times New Roman" w:eastAsia="仿宋_GB2312" w:hAnsi="Times New Roman" w:cs="Times New Roman"/>
            <w:color w:val="auto"/>
            <w:kern w:val="0"/>
            <w:sz w:val="20"/>
            <w:szCs w:val="20"/>
            <w:lang w:eastAsia="zh-CN" w:bidi="ar"/>
          </w:rPr>
          <w:t>*</w:t>
        </w:r>
        <w:r w:rsidRPr="00937F85">
          <w:rPr>
            <w:rFonts w:ascii="Times New Roman" w:eastAsia="仿宋_GB2312" w:hAnsi="Times New Roman" w:cs="Times New Roman"/>
            <w:color w:val="auto"/>
            <w:sz w:val="20"/>
            <w:szCs w:val="20"/>
            <w:lang w:eastAsia="zh-CN" w:bidi="ar"/>
          </w:rPr>
          <w:t>Chemical Engineering Han</w:t>
        </w:r>
        <w:r w:rsidRPr="00937F85">
          <w:rPr>
            <w:rFonts w:ascii="Times New Roman" w:eastAsia="仿宋_GB2312" w:hAnsi="Times New Roman" w:cs="Times New Roman"/>
            <w:color w:val="auto"/>
            <w:sz w:val="20"/>
            <w:szCs w:val="20"/>
            <w:lang w:eastAsia="zh-CN"/>
          </w:rPr>
          <w:t xml:space="preserve">dbook refers to &lt; THE PILOT PLANT REAL BOOK A. Unique Handbook1 for the Chemical Process Industry Francis X. </w:t>
        </w:r>
        <w:proofErr w:type="spellStart"/>
        <w:r w:rsidRPr="00937F85">
          <w:rPr>
            <w:rFonts w:ascii="Times New Roman" w:eastAsia="仿宋_GB2312" w:hAnsi="Times New Roman" w:cs="Times New Roman"/>
            <w:color w:val="auto"/>
            <w:sz w:val="20"/>
            <w:szCs w:val="20"/>
            <w:lang w:eastAsia="zh-CN"/>
          </w:rPr>
          <w:t>McConville</w:t>
        </w:r>
        <w:proofErr w:type="spellEnd"/>
        <w:r w:rsidRPr="00937F85">
          <w:rPr>
            <w:rFonts w:ascii="Times New Roman" w:eastAsia="仿宋_GB2312" w:hAnsi="Times New Roman" w:cs="Times New Roman"/>
            <w:color w:val="auto"/>
            <w:sz w:val="20"/>
            <w:szCs w:val="20"/>
            <w:lang w:eastAsia="zh-CN"/>
          </w:rPr>
          <w:t>&gt;</w:t>
        </w:r>
      </w:ins>
    </w:p>
    <w:p w14:paraId="3033330A" w14:textId="77777777" w:rsidR="001C718C" w:rsidRDefault="001C718C" w:rsidP="001C718C">
      <w:pPr>
        <w:rPr>
          <w:ins w:id="11271" w:author="Xuning Wei12232" w:date="2026-07-27T21:22:00Z"/>
          <w:rFonts w:ascii="Times New Roman" w:eastAsia="仿宋_GB2312" w:hAnsi="Times New Roman" w:cs="Times New Roman"/>
          <w:color w:val="0000FF"/>
          <w:sz w:val="18"/>
          <w:szCs w:val="18"/>
        </w:rPr>
      </w:pPr>
      <w:ins w:id="11272" w:author="Xuning Wei12232" w:date="2026-07-27T21:22:00Z">
        <w:r>
          <w:rPr>
            <w:rFonts w:ascii="Times New Roman" w:eastAsia="仿宋_GB2312" w:hAnsi="Times New Roman" w:cs="Times New Roman"/>
            <w:color w:val="0000FF"/>
            <w:sz w:val="18"/>
            <w:szCs w:val="18"/>
          </w:rPr>
          <w:br w:type="page"/>
        </w:r>
      </w:ins>
    </w:p>
    <w:p w14:paraId="7FF362A4" w14:textId="6D3262A6" w:rsidR="00D85E21" w:rsidRDefault="00D85E21">
      <w:pPr>
        <w:spacing w:beforeLines="50" w:before="120" w:afterLines="50" w:after="120"/>
        <w:rPr>
          <w:ins w:id="11273" w:author="Xuning Wei12232" w:date="2026-07-27T21:10:00Z"/>
          <w:rFonts w:ascii="Times New Roman" w:eastAsia="仿宋_GB2312" w:hAnsi="Times New Roman" w:cs="Times New Roman"/>
          <w:b/>
          <w:color w:val="0000FF"/>
          <w:sz w:val="20"/>
          <w:szCs w:val="20"/>
        </w:rPr>
        <w:pPrChange w:id="11274" w:author="Xuning Wei12232" w:date="2026-07-27T21:10:00Z">
          <w:pPr>
            <w:spacing w:beforeLines="50" w:before="120" w:afterLines="50" w:after="120"/>
            <w:jc w:val="center"/>
          </w:pPr>
        </w:pPrChange>
      </w:pPr>
      <w:ins w:id="11275" w:author="Xuning Wei12232" w:date="2026-07-27T21:10:00Z">
        <w:r w:rsidRPr="006F0556">
          <w:rPr>
            <w:rFonts w:ascii="Times New Roman" w:eastAsia="仿宋_GB2312" w:hAnsi="Times New Roman" w:cs="Times New Roman"/>
            <w:b/>
            <w:color w:val="0000FF"/>
            <w:sz w:val="20"/>
            <w:szCs w:val="20"/>
          </w:rPr>
          <w:lastRenderedPageBreak/>
          <w:t>Table 8-</w:t>
        </w:r>
        <w:r>
          <w:rPr>
            <w:rFonts w:ascii="Times New Roman" w:eastAsia="仿宋_GB2312" w:hAnsi="Times New Roman" w:cs="Times New Roman"/>
            <w:b/>
            <w:color w:val="0000FF"/>
            <w:sz w:val="20"/>
            <w:szCs w:val="20"/>
          </w:rPr>
          <w:t>7</w:t>
        </w:r>
        <w:r w:rsidRPr="006F0556">
          <w:rPr>
            <w:rFonts w:ascii="Times New Roman" w:eastAsia="仿宋_GB2312" w:hAnsi="Times New Roman" w:cs="Times New Roman"/>
            <w:b/>
            <w:color w:val="0000FF"/>
            <w:sz w:val="20"/>
            <w:szCs w:val="20"/>
          </w:rPr>
          <w:t>: Equipment Compatibility and Corrosion Impact Study for TJ4S-1213-</w:t>
        </w:r>
        <w:r>
          <w:rPr>
            <w:rFonts w:ascii="Times New Roman" w:eastAsia="仿宋_GB2312" w:hAnsi="Times New Roman" w:cs="Times New Roman"/>
            <w:b/>
            <w:color w:val="0000FF"/>
            <w:sz w:val="20"/>
            <w:szCs w:val="20"/>
          </w:rPr>
          <w:t>R22</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3383"/>
        <w:gridCol w:w="3329"/>
        <w:gridCol w:w="1088"/>
        <w:gridCol w:w="996"/>
        <w:gridCol w:w="827"/>
        <w:gridCol w:w="1686"/>
        <w:gridCol w:w="2505"/>
        <w:tblGridChange w:id="11276">
          <w:tblGrid>
            <w:gridCol w:w="497"/>
            <w:gridCol w:w="1"/>
            <w:gridCol w:w="3382"/>
            <w:gridCol w:w="1"/>
            <w:gridCol w:w="3329"/>
            <w:gridCol w:w="1087"/>
            <w:gridCol w:w="1"/>
            <w:gridCol w:w="995"/>
            <w:gridCol w:w="1"/>
            <w:gridCol w:w="825"/>
            <w:gridCol w:w="2"/>
            <w:gridCol w:w="1684"/>
            <w:gridCol w:w="2"/>
            <w:gridCol w:w="2505"/>
          </w:tblGrid>
        </w:tblGridChange>
      </w:tblGrid>
      <w:tr w:rsidR="001C718C" w:rsidRPr="00937F85" w14:paraId="3DDEA0DF" w14:textId="77777777" w:rsidTr="001C718C">
        <w:trPr>
          <w:trHeight w:val="397"/>
          <w:tblHeader/>
          <w:ins w:id="11277" w:author="Xuning Wei12232" w:date="2026-07-27T21:10:00Z"/>
        </w:trPr>
        <w:tc>
          <w:tcPr>
            <w:tcW w:w="1356" w:type="pct"/>
            <w:gridSpan w:val="2"/>
            <w:shd w:val="clear" w:color="auto" w:fill="D9D9D9" w:themeFill="background1" w:themeFillShade="D9"/>
            <w:vAlign w:val="center"/>
          </w:tcPr>
          <w:p w14:paraId="371C2D8E" w14:textId="77777777" w:rsidR="00D85E21" w:rsidRPr="00937F85" w:rsidRDefault="00D85E21" w:rsidP="00974D3A">
            <w:pPr>
              <w:spacing w:line="240" w:lineRule="exact"/>
              <w:jc w:val="center"/>
              <w:rPr>
                <w:ins w:id="11278" w:author="Xuning Wei12232" w:date="2026-07-27T21:10:00Z"/>
                <w:rFonts w:ascii="Times New Roman" w:eastAsia="仿宋_GB2312" w:hAnsi="Times New Roman" w:cs="Times New Roman"/>
                <w:b/>
                <w:color w:val="auto"/>
                <w:sz w:val="18"/>
                <w:szCs w:val="18"/>
              </w:rPr>
            </w:pPr>
            <w:ins w:id="11279" w:author="Xuning Wei12232" w:date="2026-07-27T21:10:00Z">
              <w:r w:rsidRPr="00937F85">
                <w:rPr>
                  <w:rFonts w:ascii="Times New Roman" w:eastAsia="仿宋_GB2312" w:hAnsi="Times New Roman" w:cs="Times New Roman"/>
                  <w:b/>
                  <w:color w:val="auto"/>
                  <w:sz w:val="18"/>
                  <w:szCs w:val="18"/>
                </w:rPr>
                <w:t>Process steps</w:t>
              </w:r>
            </w:ins>
          </w:p>
        </w:tc>
        <w:tc>
          <w:tcPr>
            <w:tcW w:w="1891" w:type="pct"/>
            <w:gridSpan w:val="3"/>
            <w:shd w:val="clear" w:color="auto" w:fill="D9D9D9" w:themeFill="background1" w:themeFillShade="D9"/>
            <w:vAlign w:val="center"/>
          </w:tcPr>
          <w:p w14:paraId="4F0C83B7" w14:textId="77777777" w:rsidR="00D85E21" w:rsidRPr="00937F85" w:rsidRDefault="00D85E21" w:rsidP="00974D3A">
            <w:pPr>
              <w:spacing w:line="240" w:lineRule="exact"/>
              <w:jc w:val="center"/>
              <w:rPr>
                <w:ins w:id="11280" w:author="Xuning Wei12232" w:date="2026-07-27T21:10:00Z"/>
                <w:rFonts w:ascii="Times New Roman" w:eastAsia="仿宋_GB2312" w:hAnsi="Times New Roman" w:cs="Times New Roman"/>
                <w:b/>
                <w:color w:val="auto"/>
                <w:sz w:val="18"/>
                <w:szCs w:val="18"/>
              </w:rPr>
            </w:pPr>
            <w:ins w:id="11281" w:author="Xuning Wei12232" w:date="2026-07-27T21:10:00Z">
              <w:r w:rsidRPr="00937F85">
                <w:rPr>
                  <w:rFonts w:ascii="Times New Roman" w:eastAsia="仿宋_GB2312" w:hAnsi="Times New Roman" w:cs="Times New Roman"/>
                  <w:b/>
                  <w:color w:val="auto"/>
                  <w:sz w:val="18"/>
                  <w:szCs w:val="18"/>
                </w:rPr>
                <w:t>Reaction &amp; Work-up &amp; Concentration &amp; Crystallization</w:t>
              </w:r>
            </w:ins>
          </w:p>
        </w:tc>
        <w:tc>
          <w:tcPr>
            <w:tcW w:w="878" w:type="pct"/>
            <w:gridSpan w:val="2"/>
            <w:shd w:val="clear" w:color="auto" w:fill="D9D9D9" w:themeFill="background1" w:themeFillShade="D9"/>
            <w:vAlign w:val="center"/>
          </w:tcPr>
          <w:p w14:paraId="2E25E93C" w14:textId="77777777" w:rsidR="00D85E21" w:rsidRPr="00937F85" w:rsidRDefault="00D85E21" w:rsidP="00974D3A">
            <w:pPr>
              <w:spacing w:line="240" w:lineRule="exact"/>
              <w:jc w:val="center"/>
              <w:rPr>
                <w:ins w:id="11282" w:author="Xuning Wei12232" w:date="2026-07-27T21:10:00Z"/>
                <w:rFonts w:ascii="Times New Roman" w:eastAsia="仿宋_GB2312" w:hAnsi="Times New Roman" w:cs="Times New Roman"/>
                <w:b/>
                <w:color w:val="auto"/>
                <w:sz w:val="18"/>
                <w:szCs w:val="18"/>
              </w:rPr>
            </w:pPr>
            <w:ins w:id="11283" w:author="Xuning Wei12232" w:date="2026-07-27T21:10:00Z">
              <w:r w:rsidRPr="00937F85">
                <w:rPr>
                  <w:rFonts w:ascii="Times New Roman" w:eastAsia="仿宋_GB2312" w:hAnsi="Times New Roman" w:cs="Times New Roman"/>
                  <w:b/>
                  <w:color w:val="auto"/>
                  <w:sz w:val="18"/>
                  <w:szCs w:val="18"/>
                </w:rPr>
                <w:t>Equipment Codes</w:t>
              </w:r>
            </w:ins>
          </w:p>
        </w:tc>
        <w:tc>
          <w:tcPr>
            <w:tcW w:w="876" w:type="pct"/>
            <w:shd w:val="clear" w:color="auto" w:fill="D9D9D9" w:themeFill="background1" w:themeFillShade="D9"/>
            <w:vAlign w:val="center"/>
          </w:tcPr>
          <w:p w14:paraId="7F716FE5" w14:textId="77777777" w:rsidR="00D85E21" w:rsidRPr="00937F85" w:rsidRDefault="00D85E21" w:rsidP="00974D3A">
            <w:pPr>
              <w:spacing w:line="240" w:lineRule="exact"/>
              <w:jc w:val="center"/>
              <w:rPr>
                <w:ins w:id="11284" w:author="Xuning Wei12232" w:date="2026-07-27T21:10:00Z"/>
                <w:rFonts w:ascii="Times New Roman" w:eastAsia="仿宋_GB2312" w:hAnsi="Times New Roman" w:cs="Times New Roman"/>
                <w:b/>
                <w:color w:val="auto"/>
                <w:sz w:val="18"/>
                <w:szCs w:val="18"/>
              </w:rPr>
            </w:pPr>
            <w:ins w:id="11285" w:author="Xuning Wei12232" w:date="2026-07-27T21:10:00Z">
              <w:r w:rsidRPr="00937F85">
                <w:rPr>
                  <w:rFonts w:ascii="Times New Roman" w:eastAsia="仿宋_GB2312" w:hAnsi="Times New Roman" w:cs="Times New Roman"/>
                  <w:b/>
                  <w:color w:val="auto"/>
                  <w:sz w:val="18"/>
                  <w:szCs w:val="18"/>
                </w:rPr>
                <w:t>TJ4S-1213-</w:t>
              </w:r>
              <w:r>
                <w:rPr>
                  <w:rFonts w:ascii="Times New Roman" w:eastAsia="仿宋_GB2312" w:hAnsi="Times New Roman" w:cs="Times New Roman"/>
                  <w:b/>
                  <w:color w:val="auto"/>
                  <w:sz w:val="18"/>
                  <w:szCs w:val="18"/>
                </w:rPr>
                <w:t>R22</w:t>
              </w:r>
            </w:ins>
          </w:p>
        </w:tc>
      </w:tr>
      <w:tr w:rsidR="00D85E21" w:rsidRPr="00937F85" w14:paraId="1AD42F73" w14:textId="77777777" w:rsidTr="001C718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1286" w:author="Xuning Wei12232" w:date="2026-07-27T21:23: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397"/>
          <w:tblHeader/>
          <w:ins w:id="11287" w:author="Xuning Wei12232" w:date="2026-07-27T21:10:00Z"/>
          <w:trPrChange w:id="11288" w:author="Xuning Wei12232" w:date="2026-07-27T21:23:00Z">
            <w:trPr>
              <w:trHeight w:val="397"/>
              <w:tblHeader/>
            </w:trPr>
          </w:trPrChange>
        </w:trPr>
        <w:tc>
          <w:tcPr>
            <w:tcW w:w="174" w:type="pct"/>
            <w:shd w:val="clear" w:color="auto" w:fill="D9D9D9" w:themeFill="background1" w:themeFillShade="D9"/>
            <w:vAlign w:val="center"/>
            <w:tcPrChange w:id="11289" w:author="Xuning Wei12232" w:date="2026-07-27T21:23:00Z">
              <w:tcPr>
                <w:tcW w:w="174" w:type="pct"/>
                <w:shd w:val="clear" w:color="auto" w:fill="D9D9D9" w:themeFill="background1" w:themeFillShade="D9"/>
                <w:vAlign w:val="center"/>
              </w:tcPr>
            </w:tcPrChange>
          </w:tcPr>
          <w:p w14:paraId="20CE6E72" w14:textId="77777777" w:rsidR="00D85E21" w:rsidRPr="00937F85" w:rsidRDefault="00D85E21" w:rsidP="00974D3A">
            <w:pPr>
              <w:spacing w:line="240" w:lineRule="exact"/>
              <w:jc w:val="center"/>
              <w:rPr>
                <w:ins w:id="11290" w:author="Xuning Wei12232" w:date="2026-07-27T21:10:00Z"/>
                <w:rFonts w:ascii="Times New Roman" w:eastAsia="仿宋_GB2312" w:hAnsi="Times New Roman" w:cs="Times New Roman"/>
                <w:b/>
                <w:color w:val="auto"/>
                <w:sz w:val="18"/>
                <w:szCs w:val="18"/>
              </w:rPr>
            </w:pPr>
            <w:ins w:id="11291" w:author="Xuning Wei12232" w:date="2026-07-27T21:10:00Z">
              <w:r w:rsidRPr="00937F85">
                <w:rPr>
                  <w:rFonts w:ascii="Times New Roman" w:eastAsia="仿宋_GB2312" w:hAnsi="Times New Roman" w:cs="Times New Roman"/>
                  <w:b/>
                  <w:color w:val="auto"/>
                  <w:sz w:val="18"/>
                  <w:szCs w:val="18"/>
                </w:rPr>
                <w:t>S/N</w:t>
              </w:r>
            </w:ins>
          </w:p>
        </w:tc>
        <w:tc>
          <w:tcPr>
            <w:tcW w:w="1182" w:type="pct"/>
            <w:shd w:val="clear" w:color="auto" w:fill="D9D9D9" w:themeFill="background1" w:themeFillShade="D9"/>
            <w:vAlign w:val="center"/>
            <w:tcPrChange w:id="11292" w:author="Xuning Wei12232" w:date="2026-07-27T21:23:00Z">
              <w:tcPr>
                <w:tcW w:w="1241" w:type="pct"/>
                <w:gridSpan w:val="2"/>
                <w:shd w:val="clear" w:color="auto" w:fill="D9D9D9" w:themeFill="background1" w:themeFillShade="D9"/>
                <w:vAlign w:val="center"/>
              </w:tcPr>
            </w:tcPrChange>
          </w:tcPr>
          <w:p w14:paraId="2A6FC051" w14:textId="77777777" w:rsidR="00D85E21" w:rsidRPr="00937F85" w:rsidRDefault="00D85E21" w:rsidP="00974D3A">
            <w:pPr>
              <w:spacing w:line="240" w:lineRule="exact"/>
              <w:jc w:val="center"/>
              <w:rPr>
                <w:ins w:id="11293" w:author="Xuning Wei12232" w:date="2026-07-27T21:10:00Z"/>
                <w:rFonts w:ascii="Times New Roman" w:eastAsia="仿宋_GB2312" w:hAnsi="Times New Roman" w:cs="Times New Roman"/>
                <w:b/>
                <w:color w:val="auto"/>
                <w:sz w:val="18"/>
                <w:szCs w:val="18"/>
              </w:rPr>
            </w:pPr>
            <w:ins w:id="11294" w:author="Xuning Wei12232" w:date="2026-07-27T21:10:00Z">
              <w:r w:rsidRPr="00937F85">
                <w:rPr>
                  <w:rFonts w:ascii="Times New Roman" w:eastAsia="仿宋_GB2312" w:hAnsi="Times New Roman" w:cs="Times New Roman"/>
                  <w:b/>
                  <w:color w:val="auto"/>
                  <w:sz w:val="18"/>
                  <w:szCs w:val="18"/>
                </w:rPr>
                <w:t>Process description (indicate the equipment number, solvent/regent/material name)</w:t>
              </w:r>
            </w:ins>
          </w:p>
        </w:tc>
        <w:tc>
          <w:tcPr>
            <w:tcW w:w="1163" w:type="pct"/>
            <w:shd w:val="clear" w:color="auto" w:fill="D9D9D9" w:themeFill="background1" w:themeFillShade="D9"/>
            <w:vAlign w:val="center"/>
            <w:tcPrChange w:id="11295" w:author="Xuning Wei12232" w:date="2026-07-27T21:23:00Z">
              <w:tcPr>
                <w:tcW w:w="1193" w:type="pct"/>
                <w:gridSpan w:val="2"/>
                <w:shd w:val="clear" w:color="auto" w:fill="D9D9D9" w:themeFill="background1" w:themeFillShade="D9"/>
                <w:vAlign w:val="center"/>
              </w:tcPr>
            </w:tcPrChange>
          </w:tcPr>
          <w:p w14:paraId="1C31A00C" w14:textId="77777777" w:rsidR="00D85E21" w:rsidRPr="00937F85" w:rsidRDefault="00D85E21" w:rsidP="00974D3A">
            <w:pPr>
              <w:spacing w:line="240" w:lineRule="exact"/>
              <w:jc w:val="center"/>
              <w:rPr>
                <w:ins w:id="11296" w:author="Xuning Wei12232" w:date="2026-07-27T21:10:00Z"/>
                <w:rFonts w:ascii="Times New Roman" w:eastAsia="仿宋_GB2312" w:hAnsi="Times New Roman" w:cs="Times New Roman"/>
                <w:b/>
                <w:color w:val="auto"/>
                <w:sz w:val="18"/>
                <w:szCs w:val="18"/>
              </w:rPr>
            </w:pPr>
            <w:ins w:id="11297" w:author="Xuning Wei12232" w:date="2026-07-27T21:10:00Z">
              <w:r w:rsidRPr="00937F85">
                <w:rPr>
                  <w:rFonts w:ascii="Times New Roman" w:eastAsia="仿宋_GB2312" w:hAnsi="Times New Roman" w:cs="Times New Roman"/>
                  <w:b/>
                  <w:color w:val="auto"/>
                  <w:sz w:val="18"/>
                  <w:szCs w:val="18"/>
                </w:rPr>
                <w:t>Equipment (Accessories) N</w:t>
              </w:r>
              <w:r w:rsidRPr="00937F85">
                <w:rPr>
                  <w:rFonts w:ascii="Times New Roman" w:eastAsia="仿宋_GB2312" w:hAnsi="Times New Roman" w:cs="Times New Roman"/>
                  <w:b/>
                  <w:color w:val="auto"/>
                  <w:sz w:val="18"/>
                  <w:szCs w:val="18"/>
                  <w:lang w:eastAsia="zh-CN"/>
                </w:rPr>
                <w:t>ame</w:t>
              </w:r>
              <w:r w:rsidRPr="00937F85">
                <w:rPr>
                  <w:rFonts w:ascii="Times New Roman" w:eastAsia="仿宋_GB2312" w:hAnsi="Times New Roman" w:cs="Times New Roman"/>
                  <w:b/>
                  <w:color w:val="auto"/>
                  <w:sz w:val="18"/>
                  <w:szCs w:val="18"/>
                </w:rPr>
                <w:t xml:space="preserve"> and its MOC</w:t>
              </w:r>
            </w:ins>
          </w:p>
        </w:tc>
        <w:tc>
          <w:tcPr>
            <w:tcW w:w="380" w:type="pct"/>
            <w:shd w:val="clear" w:color="auto" w:fill="D9D9D9" w:themeFill="background1" w:themeFillShade="D9"/>
            <w:vAlign w:val="center"/>
            <w:tcPrChange w:id="11298" w:author="Xuning Wei12232" w:date="2026-07-27T21:23:00Z">
              <w:tcPr>
                <w:tcW w:w="380" w:type="pct"/>
                <w:shd w:val="clear" w:color="auto" w:fill="D9D9D9" w:themeFill="background1" w:themeFillShade="D9"/>
                <w:vAlign w:val="center"/>
              </w:tcPr>
            </w:tcPrChange>
          </w:tcPr>
          <w:p w14:paraId="36D59DD0" w14:textId="77777777" w:rsidR="00D85E21" w:rsidRPr="00937F85" w:rsidRDefault="00D85E21" w:rsidP="00974D3A">
            <w:pPr>
              <w:spacing w:line="240" w:lineRule="exact"/>
              <w:jc w:val="center"/>
              <w:rPr>
                <w:ins w:id="11299" w:author="Xuning Wei12232" w:date="2026-07-27T21:10:00Z"/>
                <w:rFonts w:ascii="Times New Roman" w:eastAsia="仿宋_GB2312" w:hAnsi="Times New Roman" w:cs="Times New Roman"/>
                <w:b/>
                <w:color w:val="auto"/>
                <w:sz w:val="18"/>
                <w:szCs w:val="18"/>
              </w:rPr>
            </w:pPr>
            <w:ins w:id="11300" w:author="Xuning Wei12232" w:date="2026-07-27T21:10:00Z">
              <w:r w:rsidRPr="00937F85">
                <w:rPr>
                  <w:rFonts w:ascii="Times New Roman" w:eastAsia="仿宋_GB2312" w:hAnsi="Times New Roman" w:cs="Times New Roman"/>
                  <w:b/>
                  <w:color w:val="auto"/>
                  <w:sz w:val="18"/>
                  <w:szCs w:val="18"/>
                </w:rPr>
                <w:t>Corrosion Probability</w:t>
              </w:r>
            </w:ins>
          </w:p>
        </w:tc>
        <w:tc>
          <w:tcPr>
            <w:tcW w:w="348" w:type="pct"/>
            <w:shd w:val="clear" w:color="auto" w:fill="D9D9D9" w:themeFill="background1" w:themeFillShade="D9"/>
            <w:vAlign w:val="center"/>
            <w:tcPrChange w:id="11301" w:author="Xuning Wei12232" w:date="2026-07-27T21:23:00Z">
              <w:tcPr>
                <w:tcW w:w="348" w:type="pct"/>
                <w:gridSpan w:val="2"/>
                <w:shd w:val="clear" w:color="auto" w:fill="D9D9D9" w:themeFill="background1" w:themeFillShade="D9"/>
                <w:vAlign w:val="center"/>
              </w:tcPr>
            </w:tcPrChange>
          </w:tcPr>
          <w:p w14:paraId="3C1409E8" w14:textId="77777777" w:rsidR="00D85E21" w:rsidRPr="00937F85" w:rsidRDefault="00D85E21" w:rsidP="00974D3A">
            <w:pPr>
              <w:spacing w:line="240" w:lineRule="exact"/>
              <w:jc w:val="center"/>
              <w:rPr>
                <w:ins w:id="11302" w:author="Xuning Wei12232" w:date="2026-07-27T21:10:00Z"/>
                <w:rFonts w:ascii="Times New Roman" w:eastAsia="仿宋_GB2312" w:hAnsi="Times New Roman" w:cs="Times New Roman"/>
                <w:b/>
                <w:color w:val="auto"/>
                <w:sz w:val="18"/>
                <w:szCs w:val="18"/>
              </w:rPr>
            </w:pPr>
            <w:ins w:id="11303" w:author="Xuning Wei12232" w:date="2026-07-27T21:10:00Z">
              <w:r w:rsidRPr="00937F85">
                <w:rPr>
                  <w:rFonts w:ascii="Times New Roman" w:eastAsia="仿宋_GB2312" w:hAnsi="Times New Roman" w:cs="Times New Roman"/>
                  <w:b/>
                  <w:color w:val="auto"/>
                  <w:sz w:val="18"/>
                  <w:szCs w:val="18"/>
                </w:rPr>
                <w:t>Corrosion Impact</w:t>
              </w:r>
            </w:ins>
          </w:p>
        </w:tc>
        <w:tc>
          <w:tcPr>
            <w:tcW w:w="878" w:type="pct"/>
            <w:gridSpan w:val="2"/>
            <w:shd w:val="clear" w:color="auto" w:fill="D9D9D9" w:themeFill="background1" w:themeFillShade="D9"/>
            <w:vAlign w:val="center"/>
            <w:tcPrChange w:id="11304" w:author="Xuning Wei12232" w:date="2026-07-27T21:23:00Z">
              <w:tcPr>
                <w:tcW w:w="700" w:type="pct"/>
                <w:gridSpan w:val="4"/>
                <w:shd w:val="clear" w:color="auto" w:fill="D9D9D9" w:themeFill="background1" w:themeFillShade="D9"/>
                <w:vAlign w:val="center"/>
              </w:tcPr>
            </w:tcPrChange>
          </w:tcPr>
          <w:p w14:paraId="67CCDED9" w14:textId="77777777" w:rsidR="00D85E21" w:rsidRPr="00937F85" w:rsidRDefault="00D85E21" w:rsidP="00974D3A">
            <w:pPr>
              <w:spacing w:line="240" w:lineRule="exact"/>
              <w:jc w:val="center"/>
              <w:rPr>
                <w:ins w:id="11305" w:author="Xuning Wei12232" w:date="2026-07-27T21:10:00Z"/>
                <w:rFonts w:ascii="Times New Roman" w:eastAsia="仿宋_GB2312" w:hAnsi="Times New Roman" w:cs="Times New Roman"/>
                <w:b/>
                <w:color w:val="auto"/>
                <w:sz w:val="18"/>
                <w:szCs w:val="18"/>
              </w:rPr>
            </w:pPr>
            <w:ins w:id="11306" w:author="Xuning Wei12232" w:date="2026-07-27T21:10:00Z">
              <w:r w:rsidRPr="00937F85">
                <w:rPr>
                  <w:rFonts w:ascii="Times New Roman" w:eastAsia="仿宋_GB2312" w:hAnsi="Times New Roman" w:cs="Times New Roman"/>
                  <w:b/>
                  <w:color w:val="auto"/>
                  <w:sz w:val="18"/>
                  <w:szCs w:val="18"/>
                  <w:lang w:eastAsia="zh-CN"/>
                </w:rPr>
                <w:t>Chemical Compatible, Risk and Rational</w:t>
              </w:r>
            </w:ins>
          </w:p>
        </w:tc>
        <w:tc>
          <w:tcPr>
            <w:tcW w:w="876" w:type="pct"/>
            <w:shd w:val="clear" w:color="auto" w:fill="D9D9D9" w:themeFill="background1" w:themeFillShade="D9"/>
            <w:vAlign w:val="center"/>
            <w:tcPrChange w:id="11307" w:author="Xuning Wei12232" w:date="2026-07-27T21:23:00Z">
              <w:tcPr>
                <w:tcW w:w="964" w:type="pct"/>
                <w:gridSpan w:val="2"/>
                <w:shd w:val="clear" w:color="auto" w:fill="D9D9D9" w:themeFill="background1" w:themeFillShade="D9"/>
                <w:vAlign w:val="center"/>
              </w:tcPr>
            </w:tcPrChange>
          </w:tcPr>
          <w:p w14:paraId="398E154E" w14:textId="77777777" w:rsidR="00D85E21" w:rsidRPr="00937F85" w:rsidRDefault="00D85E21" w:rsidP="00974D3A">
            <w:pPr>
              <w:spacing w:line="240" w:lineRule="exact"/>
              <w:jc w:val="center"/>
              <w:rPr>
                <w:ins w:id="11308" w:author="Xuning Wei12232" w:date="2026-07-27T21:10:00Z"/>
                <w:rFonts w:ascii="Times New Roman" w:eastAsia="仿宋_GB2312" w:hAnsi="Times New Roman" w:cs="Times New Roman"/>
                <w:b/>
                <w:color w:val="auto"/>
                <w:sz w:val="18"/>
                <w:szCs w:val="18"/>
              </w:rPr>
            </w:pPr>
            <w:ins w:id="11309" w:author="Xuning Wei12232" w:date="2026-07-27T21:10:00Z">
              <w:r w:rsidRPr="00937F85">
                <w:rPr>
                  <w:rFonts w:ascii="Times New Roman" w:eastAsia="仿宋_GB2312" w:hAnsi="Times New Roman" w:cs="Times New Roman"/>
                  <w:b/>
                  <w:color w:val="auto"/>
                  <w:sz w:val="18"/>
                  <w:szCs w:val="18"/>
                  <w:lang w:eastAsia="zh-CN"/>
                </w:rPr>
                <w:t>Data Source</w:t>
              </w:r>
            </w:ins>
          </w:p>
        </w:tc>
      </w:tr>
      <w:tr w:rsidR="001C1DEC" w:rsidRPr="00937F85" w14:paraId="67FC782F" w14:textId="77777777" w:rsidTr="001C718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11310" w:author="Xuning Wei12232" w:date="2026-07-27T21:23:00Z">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658"/>
          <w:ins w:id="11311" w:author="Xuning Wei12232" w:date="2026-07-27T21:10:00Z"/>
          <w:trPrChange w:id="11312" w:author="Xuning Wei12232" w:date="2026-07-27T21:23:00Z">
            <w:trPr>
              <w:trHeight w:val="1223"/>
            </w:trPr>
          </w:trPrChange>
        </w:trPr>
        <w:tc>
          <w:tcPr>
            <w:tcW w:w="174" w:type="pct"/>
            <w:vMerge w:val="restart"/>
            <w:shd w:val="clear" w:color="auto" w:fill="FFFFFF" w:themeFill="background1"/>
            <w:vAlign w:val="center"/>
            <w:tcPrChange w:id="11313" w:author="Xuning Wei12232" w:date="2026-07-27T21:23:00Z">
              <w:tcPr>
                <w:tcW w:w="174" w:type="pct"/>
                <w:vMerge w:val="restart"/>
                <w:shd w:val="clear" w:color="auto" w:fill="FFFFFF" w:themeFill="background1"/>
                <w:vAlign w:val="center"/>
              </w:tcPr>
            </w:tcPrChange>
          </w:tcPr>
          <w:p w14:paraId="592D07A6" w14:textId="77777777" w:rsidR="001C1DEC" w:rsidRPr="006F0556" w:rsidRDefault="001C1DEC" w:rsidP="001C1DEC">
            <w:pPr>
              <w:spacing w:line="240" w:lineRule="exact"/>
              <w:jc w:val="center"/>
              <w:rPr>
                <w:ins w:id="11314" w:author="Xuning Wei12232" w:date="2026-07-27T21:10:00Z"/>
                <w:rFonts w:ascii="Times New Roman" w:eastAsia="仿宋_GB2312" w:hAnsi="Times New Roman" w:cs="Times New Roman"/>
                <w:color w:val="0000FF"/>
                <w:sz w:val="18"/>
                <w:szCs w:val="18"/>
              </w:rPr>
            </w:pPr>
            <w:ins w:id="11315" w:author="Xuning Wei12232" w:date="2026-07-27T21:10:00Z">
              <w:r w:rsidRPr="006F0556">
                <w:rPr>
                  <w:rFonts w:ascii="Times New Roman" w:eastAsia="仿宋_GB2312" w:hAnsi="Times New Roman" w:cs="Times New Roman"/>
                  <w:color w:val="0000FF"/>
                  <w:sz w:val="18"/>
                  <w:szCs w:val="18"/>
                </w:rPr>
                <w:t>1</w:t>
              </w:r>
            </w:ins>
          </w:p>
        </w:tc>
        <w:tc>
          <w:tcPr>
            <w:tcW w:w="1182" w:type="pct"/>
            <w:vMerge w:val="restart"/>
            <w:shd w:val="clear" w:color="auto" w:fill="FFFFFF" w:themeFill="background1"/>
            <w:vAlign w:val="center"/>
            <w:tcPrChange w:id="11316" w:author="Xuning Wei12232" w:date="2026-07-27T21:23:00Z">
              <w:tcPr>
                <w:tcW w:w="1241" w:type="pct"/>
                <w:gridSpan w:val="2"/>
                <w:vMerge w:val="restart"/>
                <w:shd w:val="clear" w:color="auto" w:fill="FFFFFF" w:themeFill="background1"/>
                <w:vAlign w:val="center"/>
              </w:tcPr>
            </w:tcPrChange>
          </w:tcPr>
          <w:p w14:paraId="2F8B3FFA" w14:textId="280AB88B" w:rsidR="001C1DEC" w:rsidRPr="00397878" w:rsidRDefault="001C1DEC" w:rsidP="001C1DEC">
            <w:pPr>
              <w:rPr>
                <w:ins w:id="11317" w:author="Xuning Wei12232" w:date="2026-07-27T21:10:00Z"/>
                <w:rFonts w:ascii="Times New Roman" w:eastAsia="等线" w:hAnsi="Times New Roman" w:cs="Times New Roman"/>
                <w:color w:val="0000FF"/>
                <w:kern w:val="0"/>
                <w:sz w:val="18"/>
                <w:szCs w:val="18"/>
                <w:lang w:eastAsia="zh-CN"/>
              </w:rPr>
            </w:pPr>
            <w:ins w:id="11318" w:author="Xuning Wei12232" w:date="2026-07-27T21:10:00Z">
              <w:r w:rsidRPr="00397878">
                <w:rPr>
                  <w:rFonts w:ascii="Times New Roman" w:eastAsia="等线" w:hAnsi="Times New Roman" w:cs="Times New Roman"/>
                  <w:color w:val="0000FF"/>
                  <w:kern w:val="0"/>
                  <w:sz w:val="18"/>
                  <w:szCs w:val="18"/>
                  <w:lang w:eastAsia="zh-CN"/>
                </w:rPr>
                <w:t>Prepare capping solution</w:t>
              </w:r>
              <w:r w:rsidRPr="00397878">
                <w:rPr>
                  <w:rFonts w:ascii="Times New Roman" w:eastAsia="等线" w:hAnsi="Times New Roman" w:cs="Times New Roman"/>
                  <w:color w:val="0000FF"/>
                  <w:kern w:val="0"/>
                  <w:sz w:val="18"/>
                  <w:szCs w:val="18"/>
                  <w:lang w:eastAsia="zh-CN"/>
                </w:rPr>
                <w:t>：</w:t>
              </w:r>
            </w:ins>
          </w:p>
          <w:p w14:paraId="12DA9D79" w14:textId="3507B209" w:rsidR="001C1DEC" w:rsidRPr="00397878" w:rsidRDefault="001C1DEC" w:rsidP="00A54EC0">
            <w:pPr>
              <w:spacing w:line="240" w:lineRule="exact"/>
              <w:rPr>
                <w:ins w:id="11319" w:author="Xuning Wei12232" w:date="2026-07-27T21:10:00Z"/>
                <w:rFonts w:ascii="Times New Roman" w:eastAsia="仿宋_GB2312" w:hAnsi="Times New Roman" w:cs="Times New Roman"/>
                <w:color w:val="0000FF"/>
                <w:sz w:val="18"/>
                <w:szCs w:val="18"/>
              </w:rPr>
            </w:pPr>
            <w:ins w:id="11320" w:author="Xuning Wei12232" w:date="2026-07-27T21:11:00Z">
              <w:r w:rsidRPr="00397878">
                <w:rPr>
                  <w:rFonts w:ascii="Times New Roman" w:eastAsia="仿宋_GB2312" w:hAnsi="Times New Roman" w:cs="Times New Roman"/>
                  <w:color w:val="auto"/>
                  <w:sz w:val="18"/>
                  <w:szCs w:val="18"/>
                </w:rPr>
                <w:t xml:space="preserve">1. Add </w:t>
              </w:r>
              <w:r w:rsidRPr="00397878">
                <w:rPr>
                  <w:rFonts w:ascii="Times New Roman" w:eastAsia="仿宋_GB2312" w:hAnsi="Times New Roman" w:cs="Times New Roman"/>
                  <w:color w:val="0000FF"/>
                  <w:sz w:val="18"/>
                  <w:szCs w:val="18"/>
                  <w:rPrChange w:id="11321" w:author="Xuning Wei12232" w:date="2026-07-27T21:12:00Z">
                    <w:rPr>
                      <w:rFonts w:ascii="Times New Roman" w:eastAsia="仿宋_GB2312" w:hAnsi="Times New Roman" w:cs="Times New Roman"/>
                      <w:color w:val="0000FF"/>
                      <w:sz w:val="18"/>
                      <w:szCs w:val="18"/>
                      <w:highlight w:val="yellow"/>
                    </w:rPr>
                  </w:rPrChange>
                </w:rPr>
                <w:t>6.0 V DMF</w:t>
              </w:r>
              <w:r w:rsidRPr="00397878">
                <w:rPr>
                  <w:rFonts w:ascii="Times New Roman" w:eastAsia="仿宋_GB2312" w:hAnsi="Times New Roman" w:cs="Times New Roman"/>
                  <w:color w:val="auto"/>
                  <w:sz w:val="18"/>
                  <w:szCs w:val="18"/>
                  <w:rPrChange w:id="11322" w:author="Xuning Wei12232" w:date="2026-07-27T21:12:00Z">
                    <w:rPr>
                      <w:rFonts w:ascii="Times New Roman" w:eastAsia="仿宋_GB2312" w:hAnsi="Times New Roman" w:cs="Times New Roman"/>
                      <w:color w:val="auto"/>
                      <w:sz w:val="18"/>
                      <w:szCs w:val="18"/>
                      <w:highlight w:val="yellow"/>
                    </w:rPr>
                  </w:rPrChange>
                </w:rPr>
                <w:t xml:space="preserve"> (5.688 kg/kg)</w:t>
              </w:r>
              <w:r w:rsidRPr="00397878">
                <w:rPr>
                  <w:rFonts w:ascii="Times New Roman" w:eastAsia="仿宋_GB2312" w:hAnsi="Times New Roman" w:cs="Times New Roman"/>
                  <w:color w:val="auto"/>
                  <w:sz w:val="18"/>
                  <w:szCs w:val="18"/>
                  <w:lang w:eastAsia="zh-CN"/>
                </w:rPr>
                <w:t xml:space="preserve"> </w:t>
              </w:r>
              <w:r w:rsidRPr="00397878">
                <w:rPr>
                  <w:rFonts w:ascii="Times New Roman" w:eastAsia="仿宋_GB2312" w:hAnsi="Times New Roman" w:cs="Times New Roman"/>
                  <w:color w:val="auto"/>
                  <w:sz w:val="18"/>
                  <w:szCs w:val="18"/>
                </w:rPr>
                <w:t xml:space="preserve">into </w:t>
              </w:r>
              <w:r w:rsidRPr="00397878">
                <w:rPr>
                  <w:rFonts w:ascii="Times New Roman" w:eastAsia="仿宋_GB2312" w:hAnsi="Times New Roman" w:cs="Times New Roman"/>
                  <w:color w:val="0000FF"/>
                  <w:sz w:val="18"/>
                  <w:szCs w:val="18"/>
                </w:rPr>
                <w:t>TJ4S-1213-</w:t>
              </w:r>
              <w:r w:rsidRPr="00397878">
                <w:rPr>
                  <w:rFonts w:ascii="Times New Roman" w:eastAsia="仿宋_GB2312" w:hAnsi="Times New Roman" w:cs="Times New Roman"/>
                  <w:color w:val="0000FF"/>
                  <w:sz w:val="18"/>
                  <w:szCs w:val="18"/>
                  <w:lang w:eastAsia="zh-CN"/>
                </w:rPr>
                <w:t>R22</w:t>
              </w:r>
              <w:r w:rsidRPr="00397878">
                <w:rPr>
                  <w:rFonts w:ascii="Times New Roman" w:eastAsia="仿宋_GB2312" w:hAnsi="Times New Roman" w:cs="Times New Roman"/>
                  <w:color w:val="0000FF"/>
                  <w:sz w:val="18"/>
                  <w:szCs w:val="18"/>
                </w:rPr>
                <w:t xml:space="preserve">. </w:t>
              </w:r>
              <w:r w:rsidRPr="00397878">
                <w:rPr>
                  <w:rFonts w:ascii="Times New Roman" w:eastAsia="仿宋_GB2312" w:hAnsi="Times New Roman" w:cs="Times New Roman"/>
                  <w:color w:val="auto"/>
                  <w:sz w:val="18"/>
                  <w:szCs w:val="18"/>
                </w:rPr>
                <w:t xml:space="preserve">Start the stirrer. </w:t>
              </w:r>
              <w:r w:rsidRPr="00397878">
                <w:rPr>
                  <w:rFonts w:ascii="Times New Roman" w:eastAsia="仿宋_GB2312" w:hAnsi="Times New Roman" w:cs="Times New Roman"/>
                  <w:color w:val="auto"/>
                  <w:sz w:val="18"/>
                  <w:szCs w:val="18"/>
                </w:rPr>
                <w:br/>
                <w:t>2. Then add 1.50 eq. Pyridine and 1.25 eq. Acet</w:t>
              </w:r>
              <w:r w:rsidRPr="00397878">
                <w:rPr>
                  <w:rFonts w:ascii="Times New Roman" w:eastAsia="仿宋_GB2312" w:hAnsi="Times New Roman" w:cs="Times New Roman"/>
                  <w:color w:val="auto"/>
                  <w:sz w:val="18"/>
                  <w:szCs w:val="18"/>
                  <w:rPrChange w:id="11323" w:author="Xuning Wei12232" w:date="2026-07-27T21:12:00Z">
                    <w:rPr>
                      <w:rFonts w:ascii="Times New Roman" w:eastAsia="仿宋_GB2312" w:hAnsi="Times New Roman" w:cs="Times New Roman"/>
                      <w:color w:val="auto"/>
                      <w:sz w:val="18"/>
                      <w:szCs w:val="18"/>
                      <w:highlight w:val="yellow"/>
                    </w:rPr>
                  </w:rPrChange>
                </w:rPr>
                <w:t>ic Anhydride</w:t>
              </w:r>
              <w:r w:rsidRPr="00F624F0">
                <w:rPr>
                  <w:rFonts w:ascii="Times New Roman" w:eastAsia="仿宋_GB2312" w:hAnsi="Times New Roman" w:cs="Times New Roman"/>
                  <w:color w:val="FF0000"/>
                  <w:sz w:val="18"/>
                  <w:szCs w:val="18"/>
                  <w:rPrChange w:id="11324" w:author="Xuning Wei12232" w:date="2026-09-05T20:37:00Z">
                    <w:rPr>
                      <w:rFonts w:ascii="Times New Roman" w:eastAsia="仿宋_GB2312" w:hAnsi="Times New Roman" w:cs="Times New Roman"/>
                      <w:color w:val="auto"/>
                      <w:sz w:val="18"/>
                      <w:szCs w:val="18"/>
                      <w:highlight w:val="yellow"/>
                    </w:rPr>
                  </w:rPrChange>
                </w:rPr>
                <w:t xml:space="preserve"> </w:t>
              </w:r>
            </w:ins>
            <w:ins w:id="11325" w:author="Xuning Wei12232" w:date="2026-09-05T20:37:00Z">
              <w:r w:rsidR="00F624F0" w:rsidRPr="00F624F0">
                <w:rPr>
                  <w:rFonts w:ascii="Times New Roman" w:eastAsia="仿宋_GB2312" w:hAnsi="Times New Roman" w:cs="Times New Roman"/>
                  <w:color w:val="FF0000"/>
                  <w:sz w:val="18"/>
                  <w:szCs w:val="18"/>
                  <w:rPrChange w:id="11326" w:author="Xuning Wei12232" w:date="2026-09-05T20:37:00Z">
                    <w:rPr>
                      <w:rFonts w:ascii="Times New Roman" w:eastAsia="仿宋_GB2312" w:hAnsi="Times New Roman" w:cs="Times New Roman"/>
                      <w:color w:val="auto"/>
                      <w:sz w:val="18"/>
                      <w:szCs w:val="18"/>
                    </w:rPr>
                  </w:rPrChange>
                </w:rPr>
                <w:t>with PTFE and peristaltic pump</w:t>
              </w:r>
              <w:r w:rsidR="00F624F0" w:rsidRPr="00F624F0">
                <w:rPr>
                  <w:rFonts w:ascii="Times New Roman" w:eastAsia="仿宋_GB2312" w:hAnsi="Times New Roman" w:cs="Times New Roman"/>
                  <w:color w:val="auto"/>
                  <w:sz w:val="18"/>
                  <w:szCs w:val="18"/>
                </w:rPr>
                <w:t>.</w:t>
              </w:r>
            </w:ins>
            <w:ins w:id="11327" w:author="Xuning Wei12232" w:date="2026-07-27T21:11:00Z">
              <w:r w:rsidRPr="00397878">
                <w:rPr>
                  <w:rFonts w:ascii="Times New Roman" w:eastAsia="仿宋_GB2312" w:hAnsi="Times New Roman" w:cs="Times New Roman"/>
                  <w:color w:val="auto"/>
                  <w:sz w:val="18"/>
                  <w:szCs w:val="18"/>
                  <w:rPrChange w:id="11328" w:author="Xuning Wei12232" w:date="2026-07-27T21:12:00Z">
                    <w:rPr>
                      <w:rFonts w:ascii="Times New Roman" w:eastAsia="仿宋_GB2312" w:hAnsi="Times New Roman" w:cs="Times New Roman"/>
                      <w:color w:val="auto"/>
                      <w:sz w:val="18"/>
                      <w:szCs w:val="18"/>
                      <w:highlight w:val="yellow"/>
                    </w:rPr>
                  </w:rPrChange>
                </w:rPr>
                <w:t xml:space="preserve"> Adjust the mixture to 25</w:t>
              </w:r>
              <w:r w:rsidRPr="00397878">
                <w:rPr>
                  <w:rFonts w:ascii="Times New Roman" w:eastAsia="仿宋_GB2312" w:hAnsi="Times New Roman" w:cs="Times New Roman" w:hint="eastAsia"/>
                  <w:color w:val="auto"/>
                  <w:sz w:val="18"/>
                  <w:szCs w:val="18"/>
                  <w:rPrChange w:id="11329" w:author="Xuning Wei12232" w:date="2026-07-27T21:12:00Z">
                    <w:rPr>
                      <w:rFonts w:ascii="Times New Roman" w:eastAsia="仿宋_GB2312" w:hAnsi="Times New Roman" w:cs="Times New Roman" w:hint="eastAsia"/>
                      <w:color w:val="auto"/>
                      <w:sz w:val="18"/>
                      <w:szCs w:val="18"/>
                      <w:highlight w:val="yellow"/>
                    </w:rPr>
                  </w:rPrChange>
                </w:rPr>
                <w:t>±</w:t>
              </w:r>
              <w:r w:rsidRPr="00397878">
                <w:rPr>
                  <w:rFonts w:ascii="Times New Roman" w:eastAsia="仿宋_GB2312" w:hAnsi="Times New Roman" w:cs="Times New Roman"/>
                  <w:color w:val="auto"/>
                  <w:sz w:val="18"/>
                  <w:szCs w:val="18"/>
                  <w:rPrChange w:id="11330" w:author="Xuning Wei12232" w:date="2026-07-27T21:12:00Z">
                    <w:rPr>
                      <w:rFonts w:ascii="Times New Roman" w:eastAsia="仿宋_GB2312" w:hAnsi="Times New Roman" w:cs="Times New Roman"/>
                      <w:color w:val="auto"/>
                      <w:sz w:val="18"/>
                      <w:szCs w:val="18"/>
                      <w:highlight w:val="yellow"/>
                    </w:rPr>
                  </w:rPrChange>
                </w:rPr>
                <w:t>5</w:t>
              </w:r>
            </w:ins>
            <w:ins w:id="11331" w:author="Johan Granander" w:date="2026-07-28T13:49:00Z">
              <w:r w:rsidR="00917FF6" w:rsidRPr="00397878">
                <w:rPr>
                  <w:rFonts w:ascii="Times New Roman" w:eastAsia="仿宋_GB2312" w:hAnsi="Times New Roman" w:cs="Times New Roman"/>
                  <w:color w:val="auto"/>
                  <w:sz w:val="18"/>
                  <w:szCs w:val="18"/>
                </w:rPr>
                <w:t xml:space="preserve"> </w:t>
              </w:r>
            </w:ins>
            <w:ins w:id="11332" w:author="Xuning Wei12232" w:date="2026-07-27T21:11:00Z">
              <w:r w:rsidRPr="00397878">
                <w:rPr>
                  <w:rFonts w:ascii="Times New Roman" w:eastAsia="仿宋_GB2312" w:hAnsi="Times New Roman" w:cs="Times New Roman" w:hint="eastAsia"/>
                  <w:color w:val="auto"/>
                  <w:sz w:val="18"/>
                  <w:szCs w:val="18"/>
                  <w:rPrChange w:id="11333" w:author="Xuning Wei12232" w:date="2026-07-27T21:12:00Z">
                    <w:rPr>
                      <w:rFonts w:ascii="Times New Roman" w:eastAsia="仿宋_GB2312" w:hAnsi="Times New Roman" w:cs="Times New Roman" w:hint="eastAsia"/>
                      <w:color w:val="auto"/>
                      <w:sz w:val="18"/>
                      <w:szCs w:val="18"/>
                      <w:highlight w:val="yellow"/>
                    </w:rPr>
                  </w:rPrChange>
                </w:rPr>
                <w:t>℃</w:t>
              </w:r>
              <w:r w:rsidRPr="00397878">
                <w:rPr>
                  <w:rFonts w:ascii="Times New Roman" w:eastAsia="仿宋_GB2312" w:hAnsi="Times New Roman" w:cs="Times New Roman"/>
                  <w:color w:val="auto"/>
                  <w:sz w:val="18"/>
                  <w:szCs w:val="18"/>
                  <w:rPrChange w:id="11334" w:author="Xuning Wei12232" w:date="2026-07-27T21:12:00Z">
                    <w:rPr>
                      <w:rFonts w:ascii="Times New Roman" w:eastAsia="仿宋_GB2312" w:hAnsi="Times New Roman" w:cs="Times New Roman"/>
                      <w:color w:val="auto"/>
                      <w:sz w:val="18"/>
                      <w:szCs w:val="18"/>
                      <w:highlight w:val="yellow"/>
                    </w:rPr>
                  </w:rPrChange>
                </w:rPr>
                <w:t>. Maintain for next operation at 25</w:t>
              </w:r>
              <w:r w:rsidRPr="00397878">
                <w:rPr>
                  <w:rFonts w:ascii="Times New Roman" w:eastAsia="仿宋_GB2312" w:hAnsi="Times New Roman" w:cs="Times New Roman" w:hint="eastAsia"/>
                  <w:color w:val="auto"/>
                  <w:sz w:val="18"/>
                  <w:szCs w:val="18"/>
                  <w:rPrChange w:id="11335" w:author="Xuning Wei12232" w:date="2026-07-27T21:12:00Z">
                    <w:rPr>
                      <w:rFonts w:ascii="Times New Roman" w:eastAsia="仿宋_GB2312" w:hAnsi="Times New Roman" w:cs="Times New Roman" w:hint="eastAsia"/>
                      <w:color w:val="auto"/>
                      <w:sz w:val="18"/>
                      <w:szCs w:val="18"/>
                      <w:highlight w:val="yellow"/>
                    </w:rPr>
                  </w:rPrChange>
                </w:rPr>
                <w:t>±</w:t>
              </w:r>
              <w:r w:rsidRPr="00397878">
                <w:rPr>
                  <w:rFonts w:ascii="Times New Roman" w:eastAsia="仿宋_GB2312" w:hAnsi="Times New Roman" w:cs="Times New Roman"/>
                  <w:color w:val="auto"/>
                  <w:sz w:val="18"/>
                  <w:szCs w:val="18"/>
                  <w:rPrChange w:id="11336" w:author="Xuning Wei12232" w:date="2026-07-27T21:12:00Z">
                    <w:rPr>
                      <w:rFonts w:ascii="Times New Roman" w:eastAsia="仿宋_GB2312" w:hAnsi="Times New Roman" w:cs="Times New Roman"/>
                      <w:color w:val="auto"/>
                      <w:sz w:val="18"/>
                      <w:szCs w:val="18"/>
                      <w:highlight w:val="yellow"/>
                    </w:rPr>
                  </w:rPrChange>
                </w:rPr>
                <w:t>5</w:t>
              </w:r>
            </w:ins>
            <w:ins w:id="11337" w:author="Johan Granander" w:date="2026-07-28T13:49:00Z">
              <w:r w:rsidR="00917FF6" w:rsidRPr="00397878">
                <w:rPr>
                  <w:rFonts w:ascii="Times New Roman" w:eastAsia="仿宋_GB2312" w:hAnsi="Times New Roman" w:cs="Times New Roman"/>
                  <w:color w:val="auto"/>
                  <w:sz w:val="18"/>
                  <w:szCs w:val="18"/>
                </w:rPr>
                <w:t xml:space="preserve"> </w:t>
              </w:r>
            </w:ins>
            <w:ins w:id="11338" w:author="Xuning Wei12232" w:date="2026-07-27T21:11:00Z">
              <w:r w:rsidRPr="00397878">
                <w:rPr>
                  <w:rFonts w:ascii="Times New Roman" w:eastAsia="仿宋_GB2312" w:hAnsi="Times New Roman" w:cs="Times New Roman" w:hint="eastAsia"/>
                  <w:color w:val="auto"/>
                  <w:sz w:val="18"/>
                  <w:szCs w:val="18"/>
                  <w:rPrChange w:id="11339" w:author="Xuning Wei12232" w:date="2026-07-27T21:12:00Z">
                    <w:rPr>
                      <w:rFonts w:ascii="Times New Roman" w:eastAsia="仿宋_GB2312" w:hAnsi="Times New Roman" w:cs="Times New Roman" w:hint="eastAsia"/>
                      <w:color w:val="auto"/>
                      <w:sz w:val="18"/>
                      <w:szCs w:val="18"/>
                      <w:highlight w:val="yellow"/>
                    </w:rPr>
                  </w:rPrChange>
                </w:rPr>
                <w:t>℃</w:t>
              </w:r>
              <w:r w:rsidRPr="00397878">
                <w:rPr>
                  <w:rFonts w:ascii="Times New Roman" w:eastAsia="仿宋_GB2312" w:hAnsi="Times New Roman" w:cs="Times New Roman"/>
                  <w:color w:val="auto"/>
                  <w:sz w:val="18"/>
                  <w:szCs w:val="18"/>
                  <w:rPrChange w:id="11340" w:author="Xuning Wei12232" w:date="2026-07-27T21:12:00Z">
                    <w:rPr>
                      <w:rFonts w:ascii="Times New Roman" w:eastAsia="仿宋_GB2312" w:hAnsi="Times New Roman" w:cs="Times New Roman"/>
                      <w:color w:val="auto"/>
                      <w:sz w:val="18"/>
                      <w:szCs w:val="18"/>
                      <w:highlight w:val="yellow"/>
                    </w:rPr>
                  </w:rPrChange>
                </w:rPr>
                <w:t xml:space="preserve"> (target: 25</w:t>
              </w:r>
            </w:ins>
            <w:ins w:id="11341" w:author="Johan Granander" w:date="2026-07-28T13:49:00Z">
              <w:r w:rsidR="00917FF6" w:rsidRPr="00397878">
                <w:rPr>
                  <w:rFonts w:ascii="Times New Roman" w:eastAsia="仿宋_GB2312" w:hAnsi="Times New Roman" w:cs="Times New Roman"/>
                  <w:color w:val="auto"/>
                  <w:sz w:val="18"/>
                  <w:szCs w:val="18"/>
                </w:rPr>
                <w:t xml:space="preserve"> </w:t>
              </w:r>
            </w:ins>
            <w:ins w:id="11342" w:author="Xuning Wei12232" w:date="2026-07-27T21:11:00Z">
              <w:r w:rsidRPr="00397878">
                <w:rPr>
                  <w:rFonts w:ascii="Times New Roman" w:eastAsia="仿宋_GB2312" w:hAnsi="Times New Roman" w:cs="Times New Roman" w:hint="eastAsia"/>
                  <w:color w:val="auto"/>
                  <w:sz w:val="18"/>
                  <w:szCs w:val="18"/>
                  <w:rPrChange w:id="11343" w:author="Xuning Wei12232" w:date="2026-07-27T21:12:00Z">
                    <w:rPr>
                      <w:rFonts w:ascii="Times New Roman" w:eastAsia="仿宋_GB2312" w:hAnsi="Times New Roman" w:cs="Times New Roman" w:hint="eastAsia"/>
                      <w:color w:val="auto"/>
                      <w:sz w:val="18"/>
                      <w:szCs w:val="18"/>
                      <w:highlight w:val="yellow"/>
                    </w:rPr>
                  </w:rPrChange>
                </w:rPr>
                <w:t>℃</w:t>
              </w:r>
              <w:r w:rsidRPr="00397878">
                <w:rPr>
                  <w:rFonts w:ascii="Times New Roman" w:eastAsia="仿宋_GB2312" w:hAnsi="Times New Roman" w:cs="Times New Roman"/>
                  <w:color w:val="auto"/>
                  <w:sz w:val="18"/>
                  <w:szCs w:val="18"/>
                  <w:rPrChange w:id="11344" w:author="Xuning Wei12232" w:date="2026-07-27T21:12:00Z">
                    <w:rPr>
                      <w:rFonts w:ascii="Times New Roman" w:eastAsia="仿宋_GB2312" w:hAnsi="Times New Roman" w:cs="Times New Roman"/>
                      <w:color w:val="auto"/>
                      <w:sz w:val="18"/>
                      <w:szCs w:val="18"/>
                      <w:highlight w:val="yellow"/>
                    </w:rPr>
                  </w:rPrChange>
                </w:rPr>
                <w:t xml:space="preserve">). </w:t>
              </w:r>
              <w:r w:rsidRPr="00397878">
                <w:rPr>
                  <w:rFonts w:ascii="Times New Roman" w:eastAsia="仿宋_GB2312" w:hAnsi="Times New Roman" w:cs="Times New Roman"/>
                  <w:color w:val="auto"/>
                  <w:sz w:val="18"/>
                  <w:szCs w:val="18"/>
                  <w:rPrChange w:id="11345" w:author="Xuning Wei12232" w:date="2026-07-27T21:12:00Z">
                    <w:rPr>
                      <w:rFonts w:ascii="Times New Roman" w:eastAsia="仿宋_GB2312" w:hAnsi="Times New Roman" w:cs="Times New Roman"/>
                      <w:color w:val="auto"/>
                      <w:sz w:val="18"/>
                      <w:szCs w:val="18"/>
                      <w:highlight w:val="yellow"/>
                    </w:rPr>
                  </w:rPrChange>
                </w:rPr>
                <w:br/>
                <w:t xml:space="preserve">3. Stir for </w:t>
              </w:r>
            </w:ins>
            <w:ins w:id="11346" w:author="Xuning Wei12232" w:date="2026-09-05T20:37:00Z">
              <w:r w:rsidR="00F624F0">
                <w:rPr>
                  <w:rFonts w:ascii="Times New Roman" w:eastAsia="仿宋_GB2312" w:hAnsi="Times New Roman" w:cs="Times New Roman"/>
                  <w:color w:val="auto"/>
                  <w:sz w:val="18"/>
                  <w:szCs w:val="18"/>
                </w:rPr>
                <w:t xml:space="preserve">at least </w:t>
              </w:r>
            </w:ins>
            <w:ins w:id="11347" w:author="Xuning Wei12232" w:date="2026-07-27T21:11:00Z">
              <w:r w:rsidRPr="00397878">
                <w:rPr>
                  <w:rFonts w:ascii="Times New Roman" w:eastAsia="仿宋_GB2312" w:hAnsi="Times New Roman" w:cs="Times New Roman"/>
                  <w:color w:val="auto"/>
                  <w:sz w:val="18"/>
                  <w:szCs w:val="18"/>
                  <w:rPrChange w:id="11348" w:author="Xuning Wei12232" w:date="2026-07-27T21:12:00Z">
                    <w:rPr>
                      <w:rFonts w:ascii="Times New Roman" w:eastAsia="仿宋_GB2312" w:hAnsi="Times New Roman" w:cs="Times New Roman"/>
                      <w:color w:val="auto"/>
                      <w:sz w:val="18"/>
                      <w:szCs w:val="18"/>
                      <w:highlight w:val="yellow"/>
                    </w:rPr>
                  </w:rPrChange>
                </w:rPr>
                <w:t>5</w:t>
              </w:r>
            </w:ins>
            <w:ins w:id="11349" w:author="Xuning Wei12232" w:date="2026-09-05T20:37:00Z">
              <w:r w:rsidR="00F624F0">
                <w:rPr>
                  <w:rFonts w:ascii="Times New Roman" w:eastAsia="仿宋_GB2312" w:hAnsi="Times New Roman" w:cs="Times New Roman"/>
                  <w:color w:val="auto"/>
                  <w:sz w:val="18"/>
                  <w:szCs w:val="18"/>
                  <w:lang w:eastAsia="zh-CN"/>
                </w:rPr>
                <w:t xml:space="preserve"> </w:t>
              </w:r>
            </w:ins>
            <w:ins w:id="11350" w:author="Xuning Wei12232" w:date="2026-07-27T21:11:00Z">
              <w:r w:rsidRPr="00397878">
                <w:rPr>
                  <w:rFonts w:ascii="Times New Roman" w:eastAsia="仿宋_GB2312" w:hAnsi="Times New Roman" w:cs="Times New Roman"/>
                  <w:color w:val="auto"/>
                  <w:sz w:val="18"/>
                  <w:szCs w:val="18"/>
                  <w:rPrChange w:id="11351" w:author="Xuning Wei12232" w:date="2026-07-27T21:12:00Z">
                    <w:rPr>
                      <w:rFonts w:ascii="Times New Roman" w:eastAsia="仿宋_GB2312" w:hAnsi="Times New Roman" w:cs="Times New Roman"/>
                      <w:color w:val="auto"/>
                      <w:sz w:val="18"/>
                      <w:szCs w:val="18"/>
                      <w:highlight w:val="yellow"/>
                    </w:rPr>
                  </w:rPrChange>
                </w:rPr>
                <w:t xml:space="preserve">min </w:t>
              </w:r>
            </w:ins>
            <w:ins w:id="11352" w:author="Johan Granander" w:date="2026-07-28T13:49:00Z">
              <w:del w:id="11353" w:author="Xuning Wei12232" w:date="2026-09-05T20:37:00Z">
                <w:r w:rsidR="00917FF6" w:rsidRPr="00397878" w:rsidDel="00F624F0">
                  <w:rPr>
                    <w:rFonts w:ascii="Times New Roman" w:eastAsia="仿宋_GB2312" w:hAnsi="Times New Roman" w:cs="Times New Roman"/>
                    <w:color w:val="auto"/>
                    <w:sz w:val="18"/>
                    <w:szCs w:val="18"/>
                  </w:rPr>
                  <w:delText xml:space="preserve"> </w:delText>
                </w:r>
              </w:del>
            </w:ins>
            <w:ins w:id="11354" w:author="Xuning Wei12232" w:date="2026-07-27T21:11:00Z">
              <w:r w:rsidRPr="00397878">
                <w:rPr>
                  <w:rFonts w:ascii="Times New Roman" w:eastAsia="仿宋_GB2312" w:hAnsi="Times New Roman" w:cs="Times New Roman"/>
                  <w:color w:val="auto"/>
                  <w:sz w:val="18"/>
                  <w:szCs w:val="18"/>
                  <w:rPrChange w:id="11355" w:author="Xuning Wei12232" w:date="2026-07-27T21:12:00Z">
                    <w:rPr>
                      <w:rFonts w:ascii="Times New Roman" w:eastAsia="仿宋_GB2312" w:hAnsi="Times New Roman" w:cs="Times New Roman"/>
                      <w:color w:val="auto"/>
                      <w:sz w:val="18"/>
                      <w:szCs w:val="18"/>
                      <w:highlight w:val="yellow"/>
                    </w:rPr>
                  </w:rPrChange>
                </w:rPr>
                <w:t>after addition</w:t>
              </w:r>
              <w:r w:rsidRPr="00397878">
                <w:rPr>
                  <w:rFonts w:ascii="Times New Roman" w:hAnsi="Times New Roman" w:cs="Times New Roman"/>
                  <w:color w:val="auto"/>
                  <w:sz w:val="18"/>
                  <w:szCs w:val="18"/>
                  <w:rPrChange w:id="11356" w:author="Xuning Wei12232" w:date="2026-07-27T21:12:00Z">
                    <w:rPr>
                      <w:rFonts w:ascii="Times New Roman" w:hAnsi="Times New Roman" w:cs="Times New Roman"/>
                      <w:color w:val="auto"/>
                      <w:sz w:val="18"/>
                      <w:szCs w:val="18"/>
                      <w:highlight w:val="yellow"/>
                    </w:rPr>
                  </w:rPrChange>
                </w:rPr>
                <w:t xml:space="preserve">, </w:t>
              </w:r>
              <w:r w:rsidRPr="00397878">
                <w:rPr>
                  <w:rFonts w:ascii="Times New Roman" w:eastAsia="仿宋_GB2312" w:hAnsi="Times New Roman" w:cs="Times New Roman"/>
                  <w:color w:val="auto"/>
                  <w:sz w:val="18"/>
                  <w:szCs w:val="18"/>
                  <w:rPrChange w:id="11357" w:author="Xuning Wei12232" w:date="2026-07-27T21:12:00Z">
                    <w:rPr>
                      <w:rFonts w:ascii="Times New Roman" w:eastAsia="仿宋_GB2312" w:hAnsi="Times New Roman" w:cs="Times New Roman"/>
                      <w:color w:val="auto"/>
                      <w:sz w:val="18"/>
                      <w:szCs w:val="18"/>
                      <w:highlight w:val="yellow"/>
                    </w:rPr>
                  </w:rPrChange>
                </w:rPr>
                <w:t>Transfer the mixture in TJ4S-1213-R22 into TJ4S-1213-Sy15. Add</w:t>
              </w:r>
              <w:r w:rsidRPr="00397878">
                <w:rPr>
                  <w:rFonts w:ascii="Times New Roman" w:eastAsia="等线" w:hAnsi="Times New Roman" w:cs="Times New Roman"/>
                  <w:color w:val="auto"/>
                  <w:sz w:val="18"/>
                  <w:szCs w:val="18"/>
                  <w:rPrChange w:id="11358" w:author="Xuning Wei12232" w:date="2026-07-27T21:12:00Z">
                    <w:rPr>
                      <w:rFonts w:ascii="Times New Roman" w:eastAsia="等线" w:hAnsi="Times New Roman" w:cs="Times New Roman"/>
                      <w:color w:val="auto"/>
                      <w:sz w:val="18"/>
                      <w:szCs w:val="18"/>
                      <w:highlight w:val="yellow"/>
                    </w:rPr>
                  </w:rPrChange>
                </w:rPr>
                <w:t xml:space="preserve"> </w:t>
              </w:r>
              <w:r w:rsidRPr="00397878">
                <w:rPr>
                  <w:rFonts w:ascii="Times New Roman" w:eastAsia="仿宋_GB2312" w:hAnsi="Times New Roman" w:cs="Times New Roman"/>
                  <w:color w:val="0000FF"/>
                  <w:sz w:val="18"/>
                  <w:szCs w:val="18"/>
                  <w:lang w:eastAsia="zh-CN"/>
                  <w:rPrChange w:id="11359" w:author="Xuning Wei12232" w:date="2026-07-27T21:12:00Z">
                    <w:rPr>
                      <w:rFonts w:ascii="Times New Roman" w:eastAsia="仿宋_GB2312" w:hAnsi="Times New Roman" w:cs="Times New Roman"/>
                      <w:color w:val="0000FF"/>
                      <w:sz w:val="18"/>
                      <w:szCs w:val="18"/>
                      <w:highlight w:val="yellow"/>
                      <w:lang w:eastAsia="zh-CN"/>
                    </w:rPr>
                  </w:rPrChange>
                </w:rPr>
                <w:t>1.0 V DMF</w:t>
              </w:r>
              <w:r w:rsidRPr="00397878">
                <w:rPr>
                  <w:rFonts w:ascii="Times New Roman" w:eastAsia="仿宋_GB2312" w:hAnsi="Times New Roman" w:cs="Times New Roman"/>
                  <w:color w:val="000000" w:themeColor="text1"/>
                  <w:sz w:val="18"/>
                  <w:szCs w:val="18"/>
                  <w:lang w:eastAsia="zh-CN"/>
                  <w:rPrChange w:id="11360" w:author="Xuning Wei12232" w:date="2026-07-27T21:12:00Z">
                    <w:rPr>
                      <w:rFonts w:ascii="Times New Roman" w:eastAsia="仿宋_GB2312" w:hAnsi="Times New Roman" w:cs="Times New Roman"/>
                      <w:color w:val="000000" w:themeColor="text1"/>
                      <w:sz w:val="18"/>
                      <w:szCs w:val="18"/>
                      <w:highlight w:val="yellow"/>
                      <w:lang w:eastAsia="zh-CN"/>
                    </w:rPr>
                  </w:rPrChange>
                </w:rPr>
                <w:t xml:space="preserve"> (0.948 kg/kg) </w:t>
              </w:r>
              <w:r w:rsidRPr="00397878">
                <w:rPr>
                  <w:rFonts w:ascii="Times New Roman" w:eastAsia="仿宋_GB2312" w:hAnsi="Times New Roman" w:cs="Times New Roman"/>
                  <w:color w:val="auto"/>
                  <w:sz w:val="18"/>
                  <w:szCs w:val="18"/>
                  <w:rPrChange w:id="11361" w:author="Xuning Wei12232" w:date="2026-07-27T21:12:00Z">
                    <w:rPr>
                      <w:rFonts w:ascii="Times New Roman" w:eastAsia="仿宋_GB2312" w:hAnsi="Times New Roman" w:cs="Times New Roman"/>
                      <w:color w:val="auto"/>
                      <w:sz w:val="18"/>
                      <w:szCs w:val="18"/>
                      <w:highlight w:val="yellow"/>
                    </w:rPr>
                  </w:rPrChange>
                </w:rPr>
                <w:t>into</w:t>
              </w:r>
              <w:r w:rsidRPr="00397878">
                <w:rPr>
                  <w:rFonts w:ascii="Times New Roman" w:eastAsia="仿宋_GB2312" w:hAnsi="Times New Roman" w:cs="Times New Roman"/>
                  <w:color w:val="0000FF"/>
                  <w:sz w:val="18"/>
                  <w:szCs w:val="18"/>
                  <w:lang w:eastAsia="zh-CN"/>
                  <w:rPrChange w:id="11362" w:author="Xuning Wei12232" w:date="2026-07-27T21:12:00Z">
                    <w:rPr>
                      <w:rFonts w:ascii="Times New Roman" w:eastAsia="仿宋_GB2312" w:hAnsi="Times New Roman" w:cs="Times New Roman"/>
                      <w:color w:val="0000FF"/>
                      <w:sz w:val="18"/>
                      <w:szCs w:val="18"/>
                      <w:highlight w:val="yellow"/>
                      <w:lang w:eastAsia="zh-CN"/>
                    </w:rPr>
                  </w:rPrChange>
                </w:rPr>
                <w:t xml:space="preserve"> </w:t>
              </w:r>
              <w:r w:rsidRPr="00397878">
                <w:rPr>
                  <w:rFonts w:ascii="Times New Roman" w:eastAsia="仿宋_GB2312" w:hAnsi="Times New Roman" w:cs="Times New Roman"/>
                  <w:color w:val="0000FF"/>
                  <w:sz w:val="18"/>
                  <w:szCs w:val="18"/>
                  <w:rPrChange w:id="11363" w:author="Xuning Wei12232" w:date="2026-07-27T21:12:00Z">
                    <w:rPr>
                      <w:rFonts w:ascii="Times New Roman" w:eastAsia="仿宋_GB2312" w:hAnsi="Times New Roman" w:cs="Times New Roman"/>
                      <w:color w:val="0000FF"/>
                      <w:sz w:val="18"/>
                      <w:szCs w:val="18"/>
                      <w:highlight w:val="yellow"/>
                    </w:rPr>
                  </w:rPrChange>
                </w:rPr>
                <w:t>TJ4S-1213</w:t>
              </w:r>
              <w:r w:rsidRPr="00397878">
                <w:rPr>
                  <w:rFonts w:ascii="Times New Roman" w:eastAsia="仿宋_GB2312" w:hAnsi="Times New Roman" w:cs="Times New Roman"/>
                  <w:color w:val="0000FF"/>
                  <w:sz w:val="18"/>
                  <w:szCs w:val="18"/>
                  <w:lang w:eastAsia="zh-CN"/>
                  <w:rPrChange w:id="11364" w:author="Xuning Wei12232" w:date="2026-07-27T21:12:00Z">
                    <w:rPr>
                      <w:rFonts w:ascii="Times New Roman" w:eastAsia="仿宋_GB2312" w:hAnsi="Times New Roman" w:cs="Times New Roman"/>
                      <w:color w:val="0000FF"/>
                      <w:sz w:val="18"/>
                      <w:szCs w:val="18"/>
                      <w:highlight w:val="yellow"/>
                      <w:lang w:eastAsia="zh-CN"/>
                    </w:rPr>
                  </w:rPrChange>
                </w:rPr>
                <w:t>-R22</w:t>
              </w:r>
              <w:r w:rsidRPr="00397878">
                <w:rPr>
                  <w:rFonts w:ascii="Times New Roman" w:eastAsia="仿宋_GB2312" w:hAnsi="Times New Roman" w:cs="Times New Roman"/>
                  <w:color w:val="auto"/>
                  <w:sz w:val="18"/>
                  <w:szCs w:val="18"/>
                  <w:lang w:eastAsia="zh-CN"/>
                  <w:rPrChange w:id="11365" w:author="Xuning Wei12232" w:date="2026-07-27T21:12:00Z">
                    <w:rPr>
                      <w:rFonts w:ascii="Times New Roman" w:eastAsia="仿宋_GB2312" w:hAnsi="Times New Roman" w:cs="Times New Roman"/>
                      <w:color w:val="auto"/>
                      <w:sz w:val="18"/>
                      <w:szCs w:val="18"/>
                      <w:highlight w:val="yellow"/>
                      <w:lang w:eastAsia="zh-CN"/>
                    </w:rPr>
                  </w:rPrChange>
                </w:rPr>
                <w:t xml:space="preserve"> </w:t>
              </w:r>
              <w:r w:rsidRPr="00397878">
                <w:rPr>
                  <w:rFonts w:ascii="Times New Roman" w:eastAsia="仿宋_GB2312" w:hAnsi="Times New Roman" w:cs="Times New Roman"/>
                  <w:color w:val="auto"/>
                  <w:sz w:val="18"/>
                  <w:szCs w:val="18"/>
                  <w:rPrChange w:id="11366" w:author="Xuning Wei12232" w:date="2026-07-27T21:12:00Z">
                    <w:rPr>
                      <w:rFonts w:ascii="Times New Roman" w:eastAsia="仿宋_GB2312" w:hAnsi="Times New Roman" w:cs="Times New Roman"/>
                      <w:color w:val="auto"/>
                      <w:sz w:val="18"/>
                      <w:szCs w:val="18"/>
                      <w:highlight w:val="yellow"/>
                    </w:rPr>
                  </w:rPrChange>
                </w:rPr>
                <w:t>to rinse</w:t>
              </w:r>
              <w:r w:rsidRPr="00397878">
                <w:rPr>
                  <w:rFonts w:ascii="Times New Roman" w:eastAsia="仿宋_GB2312" w:hAnsi="Times New Roman" w:cs="Times New Roman"/>
                  <w:color w:val="000000" w:themeColor="text1"/>
                  <w:sz w:val="18"/>
                  <w:szCs w:val="18"/>
                  <w:rPrChange w:id="11367" w:author="Xuning Wei12232" w:date="2026-07-27T21:12:00Z">
                    <w:rPr>
                      <w:rFonts w:ascii="Times New Roman" w:eastAsia="仿宋_GB2312" w:hAnsi="Times New Roman" w:cs="Times New Roman"/>
                      <w:color w:val="000000" w:themeColor="text1"/>
                      <w:sz w:val="18"/>
                      <w:szCs w:val="18"/>
                      <w:highlight w:val="yellow"/>
                    </w:rPr>
                  </w:rPrChange>
                </w:rPr>
                <w:t xml:space="preserve"> the w</w:t>
              </w:r>
              <w:r w:rsidRPr="00397878">
                <w:rPr>
                  <w:rFonts w:ascii="Times New Roman" w:eastAsia="仿宋_GB2312" w:hAnsi="Times New Roman" w:cs="Times New Roman"/>
                  <w:color w:val="000000" w:themeColor="text1"/>
                  <w:sz w:val="18"/>
                  <w:szCs w:val="18"/>
                </w:rPr>
                <w:t xml:space="preserve">all. </w:t>
              </w:r>
              <w:r w:rsidRPr="00397878">
                <w:rPr>
                  <w:rFonts w:ascii="Times New Roman" w:eastAsia="等线" w:hAnsi="Times New Roman" w:cs="Times New Roman"/>
                  <w:color w:val="000000" w:themeColor="text1"/>
                  <w:sz w:val="18"/>
                  <w:szCs w:val="18"/>
                </w:rPr>
                <w:t>Bubble with nitrogen to the synthesis reactor (TJ4S-1213-Sy15) for 5±2 min, then start the agitator. Transfer the mixture in</w:t>
              </w:r>
              <w:r w:rsidRPr="00397878">
                <w:rPr>
                  <w:rFonts w:ascii="Times New Roman" w:eastAsia="等线" w:hAnsi="Times New Roman" w:cs="Times New Roman"/>
                  <w:color w:val="0000FF"/>
                  <w:sz w:val="18"/>
                  <w:szCs w:val="18"/>
                </w:rPr>
                <w:t xml:space="preserve"> Glass-lined reactor (TJ4S-1213-R22)</w:t>
              </w:r>
              <w:r w:rsidRPr="00397878">
                <w:rPr>
                  <w:rFonts w:ascii="Times New Roman" w:eastAsia="等线" w:hAnsi="Times New Roman" w:cs="Times New Roman"/>
                  <w:color w:val="000000" w:themeColor="text1"/>
                  <w:sz w:val="18"/>
                  <w:szCs w:val="18"/>
                </w:rPr>
                <w:t xml:space="preserve"> into synthesis reactor (TJ4S-1213-Sy15)</w:t>
              </w:r>
            </w:ins>
          </w:p>
        </w:tc>
        <w:tc>
          <w:tcPr>
            <w:tcW w:w="1163" w:type="pct"/>
            <w:vMerge w:val="restart"/>
            <w:shd w:val="clear" w:color="auto" w:fill="FFFFFF" w:themeFill="background1"/>
            <w:vAlign w:val="center"/>
            <w:tcPrChange w:id="11368" w:author="Xuning Wei12232" w:date="2026-07-27T21:23:00Z">
              <w:tcPr>
                <w:tcW w:w="1193" w:type="pct"/>
                <w:gridSpan w:val="2"/>
                <w:vMerge w:val="restart"/>
                <w:shd w:val="clear" w:color="auto" w:fill="FFFFFF" w:themeFill="background1"/>
                <w:vAlign w:val="center"/>
              </w:tcPr>
            </w:tcPrChange>
          </w:tcPr>
          <w:p w14:paraId="67D7DF54" w14:textId="77777777" w:rsidR="001C1DEC" w:rsidRPr="00397878" w:rsidRDefault="001C1DEC" w:rsidP="001C1DEC">
            <w:pPr>
              <w:spacing w:line="240" w:lineRule="exact"/>
              <w:jc w:val="both"/>
              <w:rPr>
                <w:ins w:id="11369" w:author="Xuning Wei12232" w:date="2026-07-27T21:10:00Z"/>
                <w:rFonts w:ascii="Times New Roman" w:eastAsia="仿宋_GB2312" w:hAnsi="Times New Roman" w:cs="Times New Roman"/>
                <w:color w:val="0000FF"/>
                <w:sz w:val="18"/>
                <w:szCs w:val="18"/>
              </w:rPr>
            </w:pPr>
            <w:ins w:id="11370" w:author="Xuning Wei12232" w:date="2026-07-27T21:10:00Z">
              <w:r w:rsidRPr="00397878">
                <w:rPr>
                  <w:rFonts w:ascii="Times New Roman" w:eastAsia="仿宋_GB2312" w:hAnsi="Times New Roman" w:cs="Times New Roman"/>
                  <w:b/>
                  <w:color w:val="0000FF"/>
                  <w:sz w:val="18"/>
                  <w:szCs w:val="18"/>
                </w:rPr>
                <w:t>Reactor</w:t>
              </w:r>
              <w:r w:rsidRPr="00397878">
                <w:rPr>
                  <w:rFonts w:ascii="Times New Roman" w:eastAsia="仿宋_GB2312" w:hAnsi="Times New Roman" w:cs="Times New Roman"/>
                  <w:color w:val="0000FF"/>
                  <w:sz w:val="18"/>
                  <w:szCs w:val="18"/>
                </w:rPr>
                <w:t xml:space="preserve"> </w:t>
              </w:r>
              <w:r w:rsidRPr="00397878">
                <w:rPr>
                  <w:rFonts w:ascii="Times New Roman" w:hAnsi="Times New Roman" w:cs="Times New Roman"/>
                  <w:color w:val="0000FF"/>
                  <w:sz w:val="18"/>
                  <w:szCs w:val="18"/>
                  <w:shd w:val="clear" w:color="auto" w:fill="FFFFFF"/>
                </w:rPr>
                <w:t>(inner surface, temperature probe, agitator</w:t>
              </w:r>
              <w:r w:rsidRPr="00397878">
                <w:rPr>
                  <w:rFonts w:ascii="Times New Roman" w:eastAsiaTheme="minorEastAsia" w:hAnsi="Times New Roman" w:cs="Times New Roman"/>
                  <w:color w:val="0000FF"/>
                  <w:sz w:val="18"/>
                  <w:szCs w:val="18"/>
                  <w:shd w:val="clear" w:color="auto" w:fill="FFFFFF"/>
                  <w:lang w:eastAsia="zh-CN"/>
                </w:rPr>
                <w:t xml:space="preserve">, </w:t>
              </w:r>
              <w:r w:rsidRPr="00397878">
                <w:rPr>
                  <w:rFonts w:ascii="Times New Roman" w:hAnsi="Times New Roman" w:cs="Times New Roman"/>
                  <w:color w:val="0000FF"/>
                  <w:sz w:val="18"/>
                  <w:szCs w:val="18"/>
                  <w:shd w:val="clear" w:color="auto" w:fill="FFFFFF"/>
                </w:rPr>
                <w:t>sieve plate)</w:t>
              </w:r>
              <w:r w:rsidRPr="00397878">
                <w:rPr>
                  <w:rFonts w:ascii="Times New Roman" w:eastAsia="仿宋_GB2312" w:hAnsi="Times New Roman" w:cs="Times New Roman"/>
                  <w:color w:val="0000FF"/>
                  <w:sz w:val="18"/>
                  <w:szCs w:val="18"/>
                </w:rPr>
                <w:t>: GL</w:t>
              </w:r>
            </w:ins>
          </w:p>
          <w:p w14:paraId="5F9F9871" w14:textId="77777777" w:rsidR="001C1DEC" w:rsidRPr="00397878" w:rsidRDefault="001C1DEC" w:rsidP="001C1DEC">
            <w:pPr>
              <w:spacing w:line="240" w:lineRule="exact"/>
              <w:jc w:val="both"/>
              <w:rPr>
                <w:ins w:id="11371" w:author="Xuning Wei12232" w:date="2026-07-27T21:10:00Z"/>
                <w:rFonts w:ascii="Times New Roman" w:eastAsia="仿宋_GB2312" w:hAnsi="Times New Roman" w:cs="Times New Roman"/>
                <w:color w:val="0000FF"/>
                <w:sz w:val="18"/>
                <w:szCs w:val="18"/>
              </w:rPr>
            </w:pPr>
            <w:ins w:id="11372" w:author="Xuning Wei12232" w:date="2026-07-27T21:10:00Z">
              <w:r w:rsidRPr="00397878">
                <w:rPr>
                  <w:rFonts w:ascii="Times New Roman" w:hAnsi="Times New Roman" w:cs="Times New Roman"/>
                  <w:b/>
                  <w:color w:val="0000FF"/>
                  <w:sz w:val="18"/>
                  <w:szCs w:val="18"/>
                  <w:shd w:val="clear" w:color="auto" w:fill="FFFFFF"/>
                </w:rPr>
                <w:t xml:space="preserve">Sight glass: </w:t>
              </w:r>
              <w:r w:rsidRPr="00397878">
                <w:rPr>
                  <w:rFonts w:ascii="Times New Roman" w:eastAsia="FangSong" w:hAnsi="Times New Roman" w:cs="Times New Roman"/>
                  <w:color w:val="0000FF"/>
                  <w:sz w:val="18"/>
                  <w:szCs w:val="18"/>
                  <w:lang w:eastAsia="zh-CN"/>
                </w:rPr>
                <w:t>Glass</w:t>
              </w:r>
            </w:ins>
          </w:p>
          <w:p w14:paraId="08A81BB8" w14:textId="77777777" w:rsidR="001C1DEC" w:rsidRPr="00397878" w:rsidRDefault="001C1DEC" w:rsidP="001C1DEC">
            <w:pPr>
              <w:spacing w:line="240" w:lineRule="exact"/>
              <w:jc w:val="both"/>
              <w:rPr>
                <w:ins w:id="11373" w:author="Xuning Wei12232" w:date="2026-07-27T21:10:00Z"/>
                <w:rFonts w:ascii="Times New Roman" w:eastAsia="仿宋_GB2312" w:hAnsi="Times New Roman" w:cs="Times New Roman"/>
                <w:color w:val="0000FF"/>
                <w:sz w:val="18"/>
                <w:szCs w:val="18"/>
              </w:rPr>
            </w:pPr>
            <w:ins w:id="11374" w:author="Xuning Wei12232" w:date="2026-07-27T21:10:00Z">
              <w:r w:rsidRPr="00397878">
                <w:rPr>
                  <w:rFonts w:ascii="Times New Roman" w:hAnsi="Times New Roman" w:cs="Times New Roman"/>
                  <w:b/>
                  <w:color w:val="0000FF"/>
                  <w:sz w:val="18"/>
                  <w:szCs w:val="18"/>
                  <w:shd w:val="clear" w:color="auto" w:fill="FFFFFF"/>
                </w:rPr>
                <w:t>Gasket, including manway gaskets and gaskets on all inlet valve manifolds</w:t>
              </w:r>
              <w:r w:rsidRPr="00397878">
                <w:rPr>
                  <w:rFonts w:ascii="Times New Roman" w:hAnsi="Times New Roman" w:cs="Times New Roman"/>
                  <w:color w:val="0000FF"/>
                  <w:sz w:val="18"/>
                  <w:szCs w:val="18"/>
                  <w:shd w:val="clear" w:color="auto" w:fill="FFFFFF"/>
                </w:rPr>
                <w:t xml:space="preserve">: </w:t>
              </w:r>
              <w:r w:rsidRPr="00397878">
                <w:rPr>
                  <w:rFonts w:ascii="Times New Roman" w:eastAsia="仿宋_GB2312" w:hAnsi="Times New Roman" w:cs="Times New Roman"/>
                  <w:color w:val="0000FF"/>
                  <w:sz w:val="18"/>
                  <w:szCs w:val="18"/>
                </w:rPr>
                <w:t xml:space="preserve">PTFE </w:t>
              </w:r>
            </w:ins>
          </w:p>
          <w:p w14:paraId="343C0E34" w14:textId="77777777" w:rsidR="001C1DEC" w:rsidRPr="00397878" w:rsidRDefault="001C1DEC" w:rsidP="001C1DEC">
            <w:pPr>
              <w:spacing w:line="240" w:lineRule="exact"/>
              <w:jc w:val="both"/>
              <w:rPr>
                <w:ins w:id="11375" w:author="Xuning Wei12232" w:date="2026-07-27T21:10:00Z"/>
                <w:rFonts w:ascii="Times New Roman" w:eastAsia="仿宋_GB2312" w:hAnsi="Times New Roman" w:cs="Times New Roman"/>
                <w:color w:val="0000FF"/>
                <w:sz w:val="18"/>
                <w:szCs w:val="18"/>
              </w:rPr>
            </w:pPr>
            <w:ins w:id="11376" w:author="Xuning Wei12232" w:date="2026-07-27T21:10:00Z">
              <w:r w:rsidRPr="00397878">
                <w:rPr>
                  <w:rFonts w:ascii="Times New Roman" w:hAnsi="Times New Roman" w:cs="Times New Roman"/>
                  <w:b/>
                  <w:color w:val="0000FF"/>
                  <w:sz w:val="18"/>
                  <w:szCs w:val="18"/>
                  <w:shd w:val="clear" w:color="auto" w:fill="FFFFFF"/>
                </w:rPr>
                <w:t>Mass flow meter, pipeline, transfer pump, valve</w:t>
              </w:r>
              <w:r w:rsidRPr="00397878">
                <w:rPr>
                  <w:rFonts w:ascii="Times New Roman" w:eastAsia="仿宋_GB2312" w:hAnsi="Times New Roman" w:cs="Times New Roman"/>
                  <w:color w:val="0000FF"/>
                  <w:sz w:val="18"/>
                  <w:szCs w:val="18"/>
                </w:rPr>
                <w:t>: 316L</w:t>
              </w:r>
            </w:ins>
          </w:p>
          <w:p w14:paraId="7EF9A8BE" w14:textId="77777777" w:rsidR="001C1DEC" w:rsidRPr="00397878" w:rsidRDefault="001C1DEC" w:rsidP="001C1DEC">
            <w:pPr>
              <w:spacing w:line="240" w:lineRule="exact"/>
              <w:rPr>
                <w:ins w:id="11377" w:author="Xuning Wei12232" w:date="2026-07-27T21:10:00Z"/>
                <w:rFonts w:ascii="Times New Roman" w:hAnsi="Times New Roman" w:cs="Times New Roman"/>
                <w:color w:val="0000FF"/>
                <w:sz w:val="18"/>
                <w:szCs w:val="18"/>
                <w:shd w:val="clear" w:color="auto" w:fill="FFFFFF"/>
              </w:rPr>
            </w:pPr>
            <w:ins w:id="11378" w:author="Xuning Wei12232" w:date="2026-07-27T21:10:00Z">
              <w:r w:rsidRPr="00397878">
                <w:rPr>
                  <w:rFonts w:ascii="Times New Roman" w:hAnsi="Times New Roman" w:cs="Times New Roman"/>
                  <w:b/>
                  <w:color w:val="0000FF"/>
                  <w:sz w:val="18"/>
                  <w:szCs w:val="18"/>
                  <w:shd w:val="clear" w:color="auto" w:fill="FFFFFF"/>
                </w:rPr>
                <w:t>Mechanical seal:</w:t>
              </w:r>
              <w:r w:rsidRPr="00397878">
                <w:rPr>
                  <w:rFonts w:ascii="Times New Roman" w:hAnsi="Times New Roman" w:cs="Times New Roman"/>
                  <w:color w:val="0000FF"/>
                  <w:sz w:val="18"/>
                  <w:szCs w:val="18"/>
                  <w:shd w:val="clear" w:color="auto" w:fill="FFFFFF"/>
                </w:rPr>
                <w:t xml:space="preserve"> GL</w:t>
              </w:r>
              <w:r w:rsidRPr="00397878" w:rsidDel="00B1326D">
                <w:rPr>
                  <w:rFonts w:ascii="Times New Roman" w:hAnsi="Times New Roman" w:cs="Times New Roman"/>
                </w:rPr>
                <w:t xml:space="preserve"> </w:t>
              </w:r>
              <w:r w:rsidRPr="00397878">
                <w:rPr>
                  <w:rFonts w:ascii="Times New Roman" w:hAnsi="Times New Roman" w:cs="Times New Roman"/>
                  <w:color w:val="0000FF"/>
                  <w:sz w:val="18"/>
                  <w:szCs w:val="18"/>
                  <w:shd w:val="clear" w:color="auto" w:fill="FFFFFF"/>
                </w:rPr>
                <w:t xml:space="preserve"> &amp; PTFE &amp; FFKM</w:t>
              </w:r>
            </w:ins>
          </w:p>
          <w:p w14:paraId="4ACB88A5" w14:textId="77777777" w:rsidR="001C1DEC" w:rsidRPr="00397878" w:rsidRDefault="001C1DEC" w:rsidP="001C1DEC">
            <w:pPr>
              <w:spacing w:line="240" w:lineRule="exact"/>
              <w:rPr>
                <w:ins w:id="11379" w:author="Xuning Wei12232" w:date="2026-07-27T21:10:00Z"/>
                <w:rFonts w:ascii="Times New Roman" w:eastAsia="FangSong" w:hAnsi="Times New Roman" w:cs="Times New Roman"/>
                <w:color w:val="0000FF"/>
                <w:sz w:val="18"/>
                <w:szCs w:val="18"/>
                <w:lang w:eastAsia="zh-CN"/>
              </w:rPr>
            </w:pPr>
            <w:ins w:id="11380" w:author="Xuning Wei12232" w:date="2026-07-27T21:10:00Z">
              <w:r w:rsidRPr="00397878">
                <w:rPr>
                  <w:rFonts w:ascii="Times New Roman" w:hAnsi="Times New Roman" w:cs="Times New Roman"/>
                  <w:b/>
                  <w:color w:val="0000FF"/>
                  <w:sz w:val="18"/>
                  <w:szCs w:val="18"/>
                  <w:shd w:val="clear" w:color="auto" w:fill="FFFFFF"/>
                </w:rPr>
                <w:t>Transfer pump: 304SS</w:t>
              </w:r>
            </w:ins>
          </w:p>
        </w:tc>
        <w:tc>
          <w:tcPr>
            <w:tcW w:w="380" w:type="pct"/>
            <w:vMerge w:val="restart"/>
            <w:shd w:val="clear" w:color="auto" w:fill="FFFFFF" w:themeFill="background1"/>
            <w:vAlign w:val="center"/>
            <w:tcPrChange w:id="11381" w:author="Xuning Wei12232" w:date="2026-07-27T21:23:00Z">
              <w:tcPr>
                <w:tcW w:w="380" w:type="pct"/>
                <w:vMerge w:val="restart"/>
                <w:shd w:val="clear" w:color="auto" w:fill="FFFFFF" w:themeFill="background1"/>
                <w:vAlign w:val="center"/>
              </w:tcPr>
            </w:tcPrChange>
          </w:tcPr>
          <w:p w14:paraId="7D45F316" w14:textId="77777777" w:rsidR="001C1DEC" w:rsidRPr="00397878" w:rsidRDefault="001C1DEC" w:rsidP="001C1DEC">
            <w:pPr>
              <w:spacing w:line="240" w:lineRule="exact"/>
              <w:jc w:val="center"/>
              <w:rPr>
                <w:ins w:id="11382" w:author="Xuning Wei12232" w:date="2026-07-27T21:10:00Z"/>
                <w:rFonts w:ascii="Times New Roman" w:eastAsia="仿宋_GB2312" w:hAnsi="Times New Roman" w:cs="Times New Roman"/>
                <w:color w:val="0000FF"/>
                <w:sz w:val="18"/>
                <w:szCs w:val="18"/>
              </w:rPr>
            </w:pPr>
            <w:ins w:id="11383" w:author="Xuning Wei12232" w:date="2026-07-27T21:10:00Z">
              <w:r w:rsidRPr="00397878">
                <w:rPr>
                  <w:rFonts w:ascii="Times New Roman" w:eastAsia="仿宋_GB2312" w:hAnsi="Times New Roman" w:cs="Times New Roman"/>
                  <w:color w:val="0000FF"/>
                  <w:sz w:val="18"/>
                  <w:szCs w:val="18"/>
                </w:rPr>
                <w:t>No</w:t>
              </w:r>
            </w:ins>
          </w:p>
        </w:tc>
        <w:tc>
          <w:tcPr>
            <w:tcW w:w="348" w:type="pct"/>
            <w:vMerge w:val="restart"/>
            <w:shd w:val="clear" w:color="auto" w:fill="FFFFFF" w:themeFill="background1"/>
            <w:vAlign w:val="center"/>
            <w:tcPrChange w:id="11384" w:author="Xuning Wei12232" w:date="2026-07-27T21:23:00Z">
              <w:tcPr>
                <w:tcW w:w="348" w:type="pct"/>
                <w:gridSpan w:val="2"/>
                <w:vMerge w:val="restart"/>
                <w:shd w:val="clear" w:color="auto" w:fill="FFFFFF" w:themeFill="background1"/>
                <w:vAlign w:val="center"/>
              </w:tcPr>
            </w:tcPrChange>
          </w:tcPr>
          <w:p w14:paraId="7F8B8854" w14:textId="77777777" w:rsidR="001C1DEC" w:rsidRPr="00397878" w:rsidRDefault="001C1DEC" w:rsidP="001C1DEC">
            <w:pPr>
              <w:spacing w:line="240" w:lineRule="exact"/>
              <w:jc w:val="center"/>
              <w:rPr>
                <w:ins w:id="11385" w:author="Xuning Wei12232" w:date="2026-07-27T21:10:00Z"/>
                <w:rFonts w:ascii="Times New Roman" w:eastAsia="仿宋_GB2312" w:hAnsi="Times New Roman" w:cs="Times New Roman"/>
                <w:color w:val="0000FF"/>
                <w:sz w:val="18"/>
                <w:szCs w:val="18"/>
              </w:rPr>
            </w:pPr>
            <w:ins w:id="11386" w:author="Xuning Wei12232" w:date="2026-07-27T21:10:00Z">
              <w:r w:rsidRPr="00397878">
                <w:rPr>
                  <w:rFonts w:ascii="Times New Roman" w:eastAsia="仿宋_GB2312" w:hAnsi="Times New Roman" w:cs="Times New Roman"/>
                  <w:color w:val="0000FF"/>
                  <w:sz w:val="18"/>
                  <w:szCs w:val="18"/>
                </w:rPr>
                <w:t>No</w:t>
              </w:r>
            </w:ins>
          </w:p>
        </w:tc>
        <w:tc>
          <w:tcPr>
            <w:tcW w:w="289" w:type="pct"/>
            <w:vAlign w:val="center"/>
            <w:tcPrChange w:id="11387" w:author="Xuning Wei12232" w:date="2026-07-27T21:23:00Z">
              <w:tcPr>
                <w:tcW w:w="289" w:type="pct"/>
                <w:gridSpan w:val="2"/>
                <w:vAlign w:val="center"/>
              </w:tcPr>
            </w:tcPrChange>
          </w:tcPr>
          <w:p w14:paraId="26F9E9BD" w14:textId="77777777" w:rsidR="001C1DEC" w:rsidRPr="00397878" w:rsidRDefault="001C1DEC" w:rsidP="001C1DEC">
            <w:pPr>
              <w:spacing w:line="240" w:lineRule="exact"/>
              <w:rPr>
                <w:ins w:id="11388" w:author="Xuning Wei12232" w:date="2026-07-27T21:10:00Z"/>
                <w:rFonts w:ascii="Times New Roman" w:eastAsia="仿宋_GB2312" w:hAnsi="Times New Roman" w:cs="Times New Roman"/>
                <w:color w:val="0000FF"/>
                <w:sz w:val="18"/>
                <w:szCs w:val="18"/>
              </w:rPr>
            </w:pPr>
            <w:ins w:id="11389" w:author="Xuning Wei12232" w:date="2026-07-27T21:10:00Z">
              <w:r w:rsidRPr="00397878">
                <w:rPr>
                  <w:rFonts w:ascii="Segoe UI Symbol" w:eastAsia="仿宋_GB2312" w:hAnsi="Segoe UI Symbol" w:cs="Segoe UI Symbol"/>
                  <w:color w:val="0000FF"/>
                  <w:sz w:val="18"/>
                  <w:szCs w:val="18"/>
                </w:rPr>
                <w:t>☒</w:t>
              </w:r>
              <w:r w:rsidRPr="00397878">
                <w:rPr>
                  <w:rFonts w:ascii="Times New Roman" w:eastAsia="仿宋_GB2312" w:hAnsi="Times New Roman" w:cs="Times New Roman"/>
                  <w:color w:val="0000FF"/>
                  <w:sz w:val="18"/>
                  <w:szCs w:val="18"/>
                </w:rPr>
                <w:t>Yes</w:t>
              </w:r>
            </w:ins>
          </w:p>
        </w:tc>
        <w:tc>
          <w:tcPr>
            <w:tcW w:w="589" w:type="pct"/>
            <w:vAlign w:val="center"/>
            <w:tcPrChange w:id="11390" w:author="Xuning Wei12232" w:date="2026-07-27T21:23:00Z">
              <w:tcPr>
                <w:tcW w:w="411" w:type="pct"/>
                <w:gridSpan w:val="2"/>
                <w:vAlign w:val="center"/>
              </w:tcPr>
            </w:tcPrChange>
          </w:tcPr>
          <w:p w14:paraId="5C88CECD" w14:textId="04C5B70B" w:rsidR="001C1DEC" w:rsidRPr="00397878" w:rsidRDefault="000B6761" w:rsidP="001C1DEC">
            <w:pPr>
              <w:spacing w:line="240" w:lineRule="exact"/>
              <w:rPr>
                <w:ins w:id="11391" w:author="Xuning Wei12232" w:date="2026-07-27T21:10:00Z"/>
                <w:rFonts w:ascii="Times New Roman" w:eastAsia="仿宋_GB2312" w:hAnsi="Times New Roman" w:cs="Times New Roman"/>
                <w:color w:val="0000FF"/>
                <w:sz w:val="18"/>
                <w:szCs w:val="18"/>
              </w:rPr>
            </w:pPr>
            <w:customXmlInsRangeStart w:id="11392" w:author="Xuning Wei12232" w:date="2026-07-27T21:13:00Z"/>
            <w:sdt>
              <w:sdtPr>
                <w:rPr>
                  <w:rFonts w:ascii="Times New Roman" w:eastAsia="仿宋_GB2312" w:hAnsi="Times New Roman" w:cs="Times New Roman"/>
                  <w:color w:val="auto"/>
                  <w:sz w:val="18"/>
                  <w:szCs w:val="18"/>
                </w:rPr>
                <w:id w:val="-1586376332"/>
                <w14:checkbox>
                  <w14:checked w14:val="0"/>
                  <w14:checkedState w14:val="2612" w14:font="MS Gothic"/>
                  <w14:uncheckedState w14:val="2610" w14:font="MS Gothic"/>
                </w14:checkbox>
              </w:sdtPr>
              <w:sdtEndPr/>
              <w:sdtContent>
                <w:customXmlInsRangeEnd w:id="11392"/>
                <w:ins w:id="11393" w:author="Xuning Wei12232" w:date="2026-07-27T21:13:00Z">
                  <w:r w:rsidR="001C1DEC" w:rsidRPr="00397878">
                    <w:rPr>
                      <w:rFonts w:ascii="Segoe UI Symbol" w:eastAsia="仿宋_GB2312" w:hAnsi="Segoe UI Symbol" w:cs="Segoe UI Symbol"/>
                      <w:color w:val="auto"/>
                      <w:sz w:val="18"/>
                      <w:szCs w:val="18"/>
                    </w:rPr>
                    <w:t>☐</w:t>
                  </w:r>
                </w:ins>
                <w:customXmlInsRangeStart w:id="11394" w:author="Xuning Wei12232" w:date="2026-07-27T21:13:00Z"/>
              </w:sdtContent>
            </w:sdt>
            <w:customXmlInsRangeEnd w:id="11394"/>
            <w:ins w:id="11395" w:author="Xuning Wei12232" w:date="2026-07-27T21:13:00Z">
              <w:r w:rsidR="001C1DEC" w:rsidRPr="00397878">
                <w:rPr>
                  <w:rFonts w:ascii="Times New Roman" w:eastAsia="仿宋_GB2312" w:hAnsi="Times New Roman" w:cs="Times New Roman"/>
                  <w:color w:val="auto"/>
                  <w:sz w:val="18"/>
                  <w:szCs w:val="18"/>
                </w:rPr>
                <w:t xml:space="preserve"> No</w:t>
              </w:r>
            </w:ins>
          </w:p>
        </w:tc>
        <w:tc>
          <w:tcPr>
            <w:tcW w:w="876" w:type="pct"/>
            <w:vMerge w:val="restart"/>
            <w:vAlign w:val="center"/>
            <w:tcPrChange w:id="11396" w:author="Xuning Wei12232" w:date="2026-07-27T21:23:00Z">
              <w:tcPr>
                <w:tcW w:w="964" w:type="pct"/>
                <w:gridSpan w:val="2"/>
                <w:vMerge w:val="restart"/>
                <w:vAlign w:val="center"/>
              </w:tcPr>
            </w:tcPrChange>
          </w:tcPr>
          <w:p w14:paraId="69BD324B" w14:textId="77777777" w:rsidR="001C1DEC" w:rsidRPr="00032BAE" w:rsidRDefault="000B6761" w:rsidP="001C1DEC">
            <w:pPr>
              <w:jc w:val="both"/>
              <w:rPr>
                <w:ins w:id="11397" w:author="Xuning Wei12232" w:date="2026-07-27T21:13:00Z"/>
                <w:rFonts w:ascii="Times New Roman" w:eastAsia="仿宋_GB2312" w:hAnsi="Times New Roman" w:cs="Times New Roman"/>
                <w:color w:val="auto"/>
                <w:kern w:val="0"/>
                <w:sz w:val="18"/>
                <w:szCs w:val="18"/>
                <w:u w:val="single"/>
                <w:lang w:eastAsia="zh-CN"/>
              </w:rPr>
            </w:pPr>
            <w:customXmlInsRangeStart w:id="11398" w:author="Xuning Wei12232" w:date="2026-07-27T21:13:00Z"/>
            <w:sdt>
              <w:sdtPr>
                <w:rPr>
                  <w:rFonts w:ascii="Times New Roman" w:eastAsia="仿宋_GB2312" w:hAnsi="Times New Roman" w:cs="Times New Roman"/>
                  <w:b/>
                  <w:color w:val="auto"/>
                  <w:sz w:val="18"/>
                  <w:szCs w:val="18"/>
                </w:rPr>
                <w:id w:val="-1382173171"/>
                <w14:checkbox>
                  <w14:checked w14:val="0"/>
                  <w14:checkedState w14:val="2612" w14:font="MS Gothic"/>
                  <w14:uncheckedState w14:val="2610" w14:font="MS Gothic"/>
                </w14:checkbox>
              </w:sdtPr>
              <w:sdtEndPr/>
              <w:sdtContent>
                <w:customXmlInsRangeEnd w:id="11398"/>
                <w:ins w:id="11399" w:author="Xuning Wei12232" w:date="2026-07-27T21:13:00Z">
                  <w:r w:rsidR="001C1DEC" w:rsidRPr="00032BAE">
                    <w:rPr>
                      <w:rFonts w:ascii="Segoe UI Symbol" w:eastAsia="MS Gothic" w:hAnsi="Segoe UI Symbol" w:cs="Segoe UI Symbol"/>
                      <w:b/>
                      <w:color w:val="auto"/>
                      <w:sz w:val="18"/>
                      <w:szCs w:val="18"/>
                    </w:rPr>
                    <w:t>☐</w:t>
                  </w:r>
                </w:ins>
                <w:customXmlInsRangeStart w:id="11400" w:author="Xuning Wei12232" w:date="2026-07-27T21:13:00Z"/>
              </w:sdtContent>
            </w:sdt>
            <w:customXmlInsRangeEnd w:id="11400"/>
            <w:ins w:id="11401" w:author="Xuning Wei12232" w:date="2026-07-27T21:13:00Z">
              <w:r w:rsidR="001C1DEC" w:rsidRPr="00032BAE">
                <w:rPr>
                  <w:rFonts w:ascii="Times New Roman" w:eastAsia="仿宋_GB2312" w:hAnsi="Times New Roman" w:cs="Times New Roman"/>
                  <w:color w:val="auto"/>
                  <w:kern w:val="0"/>
                  <w:sz w:val="18"/>
                  <w:szCs w:val="18"/>
                </w:rPr>
                <w:t xml:space="preserve"> </w:t>
              </w:r>
              <w:proofErr w:type="spellStart"/>
              <w:r w:rsidR="001C1DEC" w:rsidRPr="00032BAE">
                <w:rPr>
                  <w:rFonts w:ascii="Times New Roman" w:eastAsia="仿宋_GB2312" w:hAnsi="Times New Roman" w:cs="Times New Roman"/>
                  <w:color w:val="auto"/>
                  <w:kern w:val="0"/>
                  <w:sz w:val="18"/>
                  <w:szCs w:val="18"/>
                  <w:lang w:eastAsia="zh-CN"/>
                </w:rPr>
                <w:t>Asymchem</w:t>
              </w:r>
              <w:proofErr w:type="spellEnd"/>
              <w:r w:rsidR="001C1DEC" w:rsidRPr="00032BAE">
                <w:rPr>
                  <w:rFonts w:ascii="Times New Roman" w:eastAsia="仿宋_GB2312" w:hAnsi="Times New Roman" w:cs="Times New Roman"/>
                  <w:color w:val="auto"/>
                  <w:kern w:val="0"/>
                  <w:sz w:val="18"/>
                  <w:szCs w:val="18"/>
                  <w:lang w:eastAsia="zh-CN"/>
                </w:rPr>
                <w:t xml:space="preserve"> R&amp;D Lab:</w:t>
              </w:r>
              <w:r w:rsidR="001C1DEC" w:rsidRPr="00032BAE">
                <w:rPr>
                  <w:rFonts w:ascii="Times New Roman" w:eastAsia="仿宋_GB2312" w:hAnsi="Times New Roman" w:cs="Times New Roman"/>
                  <w:color w:val="auto"/>
                  <w:kern w:val="0"/>
                  <w:sz w:val="18"/>
                  <w:szCs w:val="18"/>
                  <w:u w:val="single"/>
                  <w:lang w:eastAsia="zh-CN"/>
                </w:rPr>
                <w:t xml:space="preserve"> N/A </w:t>
              </w:r>
            </w:ins>
          </w:p>
          <w:p w14:paraId="1A3F52A0" w14:textId="77777777" w:rsidR="001C1DEC" w:rsidRPr="00032BAE" w:rsidRDefault="000B6761" w:rsidP="001C1DEC">
            <w:pPr>
              <w:jc w:val="both"/>
              <w:rPr>
                <w:ins w:id="11402" w:author="Xuning Wei12232" w:date="2026-07-27T21:13:00Z"/>
                <w:rFonts w:ascii="Times New Roman" w:eastAsia="仿宋_GB2312" w:hAnsi="Times New Roman" w:cs="Times New Roman"/>
                <w:color w:val="auto"/>
                <w:kern w:val="0"/>
                <w:sz w:val="18"/>
                <w:szCs w:val="18"/>
                <w:u w:val="single"/>
                <w:lang w:eastAsia="zh-CN"/>
              </w:rPr>
            </w:pPr>
            <w:customXmlInsRangeStart w:id="11403" w:author="Xuning Wei12232" w:date="2026-07-27T21:13:00Z"/>
            <w:sdt>
              <w:sdtPr>
                <w:rPr>
                  <w:rFonts w:ascii="Times New Roman" w:eastAsia="仿宋_GB2312" w:hAnsi="Times New Roman" w:cs="Times New Roman"/>
                  <w:b/>
                  <w:color w:val="auto"/>
                  <w:sz w:val="18"/>
                  <w:szCs w:val="18"/>
                </w:rPr>
                <w:id w:val="2075163969"/>
                <w14:checkbox>
                  <w14:checked w14:val="1"/>
                  <w14:checkedState w14:val="2612" w14:font="MS Gothic"/>
                  <w14:uncheckedState w14:val="2610" w14:font="MS Gothic"/>
                </w14:checkbox>
              </w:sdtPr>
              <w:sdtEndPr/>
              <w:sdtContent>
                <w:customXmlInsRangeEnd w:id="11403"/>
                <w:ins w:id="11404" w:author="Xuning Wei12232" w:date="2026-07-27T21:13:00Z">
                  <w:r w:rsidR="001C1DEC" w:rsidRPr="00032BAE">
                    <w:rPr>
                      <w:rFonts w:ascii="Segoe UI Symbol" w:eastAsia="MS Gothic" w:hAnsi="Segoe UI Symbol" w:cs="Segoe UI Symbol"/>
                      <w:b/>
                      <w:color w:val="auto"/>
                      <w:sz w:val="18"/>
                      <w:szCs w:val="18"/>
                    </w:rPr>
                    <w:t>☒</w:t>
                  </w:r>
                </w:ins>
                <w:customXmlInsRangeStart w:id="11405" w:author="Xuning Wei12232" w:date="2026-07-27T21:13:00Z"/>
              </w:sdtContent>
            </w:sdt>
            <w:customXmlInsRangeEnd w:id="11405"/>
            <w:ins w:id="11406" w:author="Xuning Wei12232" w:date="2026-07-27T21:13:00Z">
              <w:r w:rsidR="001C1DEC" w:rsidRPr="00032BAE">
                <w:rPr>
                  <w:rFonts w:ascii="Times New Roman" w:eastAsia="仿宋_GB2312" w:hAnsi="Times New Roman" w:cs="Times New Roman"/>
                  <w:color w:val="auto"/>
                  <w:kern w:val="0"/>
                  <w:sz w:val="18"/>
                  <w:szCs w:val="18"/>
                </w:rPr>
                <w:t xml:space="preserve"> </w:t>
              </w:r>
              <w:proofErr w:type="spellStart"/>
              <w:r w:rsidR="001C1DEC" w:rsidRPr="00032BAE">
                <w:rPr>
                  <w:rFonts w:ascii="Times New Roman" w:eastAsia="仿宋_GB2312" w:hAnsi="Times New Roman" w:cs="Times New Roman"/>
                  <w:color w:val="auto"/>
                  <w:kern w:val="0"/>
                  <w:sz w:val="18"/>
                  <w:szCs w:val="18"/>
                  <w:lang w:eastAsia="zh-CN"/>
                </w:rPr>
                <w:t>Asymchem</w:t>
              </w:r>
              <w:proofErr w:type="spellEnd"/>
              <w:r w:rsidR="001C1DEC" w:rsidRPr="00032BAE">
                <w:rPr>
                  <w:rFonts w:ascii="Times New Roman" w:eastAsia="仿宋_GB2312" w:hAnsi="Times New Roman" w:cs="Times New Roman"/>
                  <w:color w:val="auto"/>
                  <w:kern w:val="0"/>
                  <w:sz w:val="18"/>
                  <w:szCs w:val="18"/>
                  <w:lang w:eastAsia="zh-CN"/>
                </w:rPr>
                <w:t xml:space="preserve"> Production data, Lot Number:</w:t>
              </w:r>
              <w:r w:rsidR="001C1DEC" w:rsidRPr="00032BAE">
                <w:rPr>
                  <w:rFonts w:ascii="Times New Roman" w:eastAsia="仿宋_GB2312" w:hAnsi="Times New Roman" w:cs="Times New Roman"/>
                  <w:color w:val="auto"/>
                  <w:kern w:val="0"/>
                  <w:sz w:val="18"/>
                  <w:szCs w:val="18"/>
                  <w:u w:val="single"/>
                  <w:lang w:eastAsia="zh-CN"/>
                </w:rPr>
                <w:t xml:space="preserve">   CPo140020-02-01-02    </w:t>
              </w:r>
            </w:ins>
          </w:p>
          <w:p w14:paraId="0A517369" w14:textId="77777777" w:rsidR="001C1DEC" w:rsidRPr="00032BAE" w:rsidRDefault="000B6761" w:rsidP="001C1DEC">
            <w:pPr>
              <w:jc w:val="both"/>
              <w:rPr>
                <w:ins w:id="11407" w:author="Xuning Wei12232" w:date="2026-07-27T21:13:00Z"/>
                <w:rFonts w:ascii="Times New Roman" w:eastAsia="仿宋_GB2312" w:hAnsi="Times New Roman" w:cs="Times New Roman"/>
                <w:color w:val="auto"/>
                <w:kern w:val="0"/>
                <w:sz w:val="18"/>
                <w:szCs w:val="18"/>
                <w:lang w:eastAsia="zh-CN"/>
              </w:rPr>
            </w:pPr>
            <w:customXmlInsRangeStart w:id="11408" w:author="Xuning Wei12232" w:date="2026-07-27T21:13:00Z"/>
            <w:sdt>
              <w:sdtPr>
                <w:rPr>
                  <w:rFonts w:ascii="Times New Roman" w:eastAsia="仿宋_GB2312" w:hAnsi="Times New Roman" w:cs="Times New Roman"/>
                  <w:b/>
                  <w:color w:val="auto"/>
                  <w:sz w:val="18"/>
                  <w:szCs w:val="18"/>
                </w:rPr>
                <w:id w:val="-2062542960"/>
                <w14:checkbox>
                  <w14:checked w14:val="0"/>
                  <w14:checkedState w14:val="2612" w14:font="MS Gothic"/>
                  <w14:uncheckedState w14:val="2610" w14:font="MS Gothic"/>
                </w14:checkbox>
              </w:sdtPr>
              <w:sdtEndPr/>
              <w:sdtContent>
                <w:customXmlInsRangeEnd w:id="11408"/>
                <w:ins w:id="11409" w:author="Xuning Wei12232" w:date="2026-07-27T21:13:00Z">
                  <w:r w:rsidR="001C1DEC" w:rsidRPr="00032BAE">
                    <w:rPr>
                      <w:rFonts w:ascii="Segoe UI Symbol" w:eastAsia="仿宋_GB2312" w:hAnsi="Segoe UI Symbol" w:cs="Segoe UI Symbol"/>
                      <w:b/>
                      <w:color w:val="auto"/>
                      <w:sz w:val="18"/>
                      <w:szCs w:val="18"/>
                    </w:rPr>
                    <w:t>☐</w:t>
                  </w:r>
                </w:ins>
                <w:customXmlInsRangeStart w:id="11410" w:author="Xuning Wei12232" w:date="2026-07-27T21:13:00Z"/>
              </w:sdtContent>
            </w:sdt>
            <w:customXmlInsRangeEnd w:id="11410"/>
            <w:ins w:id="11411" w:author="Xuning Wei12232" w:date="2026-07-27T21:13:00Z">
              <w:r w:rsidR="001C1DEC" w:rsidRPr="00032BAE">
                <w:rPr>
                  <w:rFonts w:ascii="Times New Roman" w:eastAsia="仿宋_GB2312" w:hAnsi="Times New Roman" w:cs="Times New Roman"/>
                  <w:color w:val="auto"/>
                  <w:kern w:val="0"/>
                  <w:sz w:val="18"/>
                  <w:szCs w:val="18"/>
                </w:rPr>
                <w:t xml:space="preserve"> </w:t>
              </w:r>
              <w:r w:rsidR="001C1DEC" w:rsidRPr="00032BAE">
                <w:rPr>
                  <w:rFonts w:ascii="Times New Roman" w:eastAsia="仿宋_GB2312" w:hAnsi="Times New Roman" w:cs="Times New Roman"/>
                  <w:color w:val="auto"/>
                  <w:kern w:val="0"/>
                  <w:sz w:val="18"/>
                  <w:szCs w:val="18"/>
                  <w:lang w:eastAsia="zh-CN"/>
                </w:rPr>
                <w:t>Supplier data:</w:t>
              </w:r>
              <w:r w:rsidR="001C1DEC" w:rsidRPr="00032BAE">
                <w:rPr>
                  <w:rFonts w:ascii="Times New Roman" w:eastAsia="仿宋_GB2312" w:hAnsi="Times New Roman" w:cs="Times New Roman"/>
                  <w:color w:val="auto"/>
                  <w:kern w:val="0"/>
                  <w:sz w:val="18"/>
                  <w:szCs w:val="18"/>
                  <w:u w:val="single"/>
                  <w:lang w:eastAsia="zh-CN"/>
                </w:rPr>
                <w:t xml:space="preserve"> N/A</w:t>
              </w:r>
              <w:r w:rsidR="001C1DEC" w:rsidRPr="00032BAE">
                <w:rPr>
                  <w:rFonts w:ascii="Times New Roman" w:eastAsia="仿宋_GB2312" w:hAnsi="Times New Roman" w:cs="Times New Roman"/>
                  <w:color w:val="auto"/>
                  <w:kern w:val="0"/>
                  <w:sz w:val="18"/>
                  <w:szCs w:val="18"/>
                  <w:lang w:eastAsia="zh-CN"/>
                </w:rPr>
                <w:t xml:space="preserve"> </w:t>
              </w:r>
            </w:ins>
          </w:p>
          <w:p w14:paraId="71C527DB" w14:textId="77777777" w:rsidR="001C1DEC" w:rsidRPr="00032BAE" w:rsidRDefault="000B6761" w:rsidP="001C1DEC">
            <w:pPr>
              <w:jc w:val="both"/>
              <w:rPr>
                <w:ins w:id="11412" w:author="Xuning Wei12232" w:date="2026-07-27T21:13:00Z"/>
                <w:rFonts w:ascii="Times New Roman" w:eastAsia="仿宋_GB2312" w:hAnsi="Times New Roman" w:cs="Times New Roman"/>
                <w:color w:val="auto"/>
                <w:sz w:val="18"/>
                <w:szCs w:val="18"/>
                <w:u w:val="single"/>
              </w:rPr>
            </w:pPr>
            <w:customXmlInsRangeStart w:id="11413" w:author="Xuning Wei12232" w:date="2026-07-27T21:13:00Z"/>
            <w:sdt>
              <w:sdtPr>
                <w:rPr>
                  <w:rFonts w:ascii="Times New Roman" w:eastAsia="仿宋_GB2312" w:hAnsi="Times New Roman" w:cs="Times New Roman"/>
                  <w:b/>
                  <w:color w:val="auto"/>
                  <w:sz w:val="18"/>
                  <w:szCs w:val="18"/>
                </w:rPr>
                <w:id w:val="789475475"/>
                <w14:checkbox>
                  <w14:checked w14:val="1"/>
                  <w14:checkedState w14:val="2612" w14:font="MS Gothic"/>
                  <w14:uncheckedState w14:val="2610" w14:font="MS Gothic"/>
                </w14:checkbox>
              </w:sdtPr>
              <w:sdtEndPr/>
              <w:sdtContent>
                <w:customXmlInsRangeEnd w:id="11413"/>
                <w:ins w:id="11414" w:author="Xuning Wei12232" w:date="2026-07-27T21:13:00Z">
                  <w:r w:rsidR="001C1DEC" w:rsidRPr="00032BAE">
                    <w:rPr>
                      <w:rFonts w:ascii="Segoe UI Symbol" w:eastAsia="MS Gothic" w:hAnsi="Segoe UI Symbol" w:cs="Segoe UI Symbol"/>
                      <w:b/>
                      <w:color w:val="auto"/>
                      <w:sz w:val="18"/>
                      <w:szCs w:val="18"/>
                    </w:rPr>
                    <w:t>☒</w:t>
                  </w:r>
                </w:ins>
                <w:customXmlInsRangeStart w:id="11415" w:author="Xuning Wei12232" w:date="2026-07-27T21:13:00Z"/>
              </w:sdtContent>
            </w:sdt>
            <w:customXmlInsRangeEnd w:id="11415"/>
            <w:ins w:id="11416" w:author="Xuning Wei12232" w:date="2026-07-27T21:13:00Z">
              <w:r w:rsidR="001C1DEC" w:rsidRPr="00032BAE">
                <w:rPr>
                  <w:rFonts w:ascii="Times New Roman" w:eastAsia="仿宋_GB2312" w:hAnsi="Times New Roman" w:cs="Times New Roman"/>
                  <w:color w:val="auto"/>
                  <w:kern w:val="0"/>
                  <w:sz w:val="18"/>
                  <w:szCs w:val="18"/>
                </w:rPr>
                <w:t xml:space="preserve"> *</w:t>
              </w:r>
              <w:r w:rsidR="001C1DEC" w:rsidRPr="00032BAE">
                <w:rPr>
                  <w:rFonts w:ascii="Times New Roman" w:eastAsia="仿宋_GB2312" w:hAnsi="Times New Roman" w:cs="Times New Roman"/>
                  <w:color w:val="auto"/>
                  <w:sz w:val="18"/>
                  <w:szCs w:val="18"/>
                  <w:lang w:eastAsia="zh-CN"/>
                </w:rPr>
                <w:t>Handbook &amp; Page:</w:t>
              </w:r>
              <w:r w:rsidR="001C1DEC" w:rsidRPr="00032BAE">
                <w:rPr>
                  <w:rFonts w:ascii="Times New Roman" w:eastAsia="仿宋_GB2312" w:hAnsi="Times New Roman" w:cs="Times New Roman"/>
                  <w:color w:val="auto"/>
                  <w:sz w:val="18"/>
                  <w:szCs w:val="18"/>
                  <w:u w:val="single"/>
                  <w:lang w:eastAsia="zh-CN"/>
                </w:rPr>
                <w:t xml:space="preserve"> </w:t>
              </w:r>
              <w:r w:rsidR="001C1DEC" w:rsidRPr="00032BAE">
                <w:rPr>
                  <w:rFonts w:ascii="Times New Roman" w:eastAsia="仿宋_GB2312" w:hAnsi="Times New Roman" w:cs="Times New Roman"/>
                  <w:color w:val="auto"/>
                  <w:sz w:val="18"/>
                  <w:szCs w:val="18"/>
                  <w:u w:val="single"/>
                </w:rPr>
                <w:t xml:space="preserve">The Pilot Plant Real Book Page </w:t>
              </w:r>
              <w:proofErr w:type="spellStart"/>
              <w:r w:rsidR="001C1DEC" w:rsidRPr="00032BAE">
                <w:rPr>
                  <w:rFonts w:ascii="Times New Roman" w:eastAsia="仿宋_GB2312" w:hAnsi="Times New Roman" w:cs="Times New Roman"/>
                  <w:color w:val="auto"/>
                  <w:sz w:val="18"/>
                  <w:szCs w:val="18"/>
                  <w:u w:val="single"/>
                </w:rPr>
                <w:t>Page</w:t>
              </w:r>
              <w:proofErr w:type="spellEnd"/>
              <w:r w:rsidR="001C1DEC" w:rsidRPr="00032BAE">
                <w:rPr>
                  <w:rFonts w:ascii="Times New Roman" w:eastAsia="仿宋_GB2312" w:hAnsi="Times New Roman" w:cs="Times New Roman"/>
                  <w:color w:val="auto"/>
                  <w:sz w:val="18"/>
                  <w:szCs w:val="18"/>
                  <w:u w:val="single"/>
                </w:rPr>
                <w:t xml:space="preserve"> 10-10&amp;10-11, Page 10-14&amp;10-15, Page 10-24&amp;10-25,</w:t>
              </w:r>
            </w:ins>
          </w:p>
          <w:p w14:paraId="387E7FE0" w14:textId="534BF6A4" w:rsidR="001C1DEC" w:rsidRPr="006F0556" w:rsidRDefault="000B6761" w:rsidP="001C1DEC">
            <w:pPr>
              <w:spacing w:line="240" w:lineRule="exact"/>
              <w:rPr>
                <w:ins w:id="11417" w:author="Xuning Wei12232" w:date="2026-07-27T21:10:00Z"/>
                <w:rFonts w:ascii="Times New Roman" w:eastAsia="仿宋_GB2312" w:hAnsi="Times New Roman" w:cs="Times New Roman"/>
                <w:color w:val="0000FF"/>
                <w:sz w:val="18"/>
                <w:szCs w:val="18"/>
              </w:rPr>
            </w:pPr>
            <w:customXmlInsRangeStart w:id="11418" w:author="Xuning Wei12232" w:date="2026-07-27T21:13:00Z"/>
            <w:sdt>
              <w:sdtPr>
                <w:rPr>
                  <w:rFonts w:ascii="Times New Roman" w:eastAsia="仿宋_GB2312" w:hAnsi="Times New Roman" w:cs="Times New Roman"/>
                  <w:color w:val="auto"/>
                  <w:sz w:val="18"/>
                  <w:szCs w:val="18"/>
                </w:rPr>
                <w:id w:val="379531153"/>
                <w14:checkbox>
                  <w14:checked w14:val="1"/>
                  <w14:checkedState w14:val="2612" w14:font="MS Gothic"/>
                  <w14:uncheckedState w14:val="2610" w14:font="MS Gothic"/>
                </w14:checkbox>
              </w:sdtPr>
              <w:sdtEndPr/>
              <w:sdtContent>
                <w:customXmlInsRangeEnd w:id="11418"/>
                <w:ins w:id="11419" w:author="Xuning Wei12232" w:date="2026-07-27T21:13:00Z">
                  <w:r w:rsidR="001C1DEC" w:rsidRPr="00032BAE">
                    <w:rPr>
                      <w:rFonts w:ascii="Segoe UI Symbol" w:eastAsia="MS Gothic" w:hAnsi="Segoe UI Symbol" w:cs="Segoe UI Symbol"/>
                      <w:color w:val="auto"/>
                      <w:sz w:val="18"/>
                      <w:szCs w:val="18"/>
                    </w:rPr>
                    <w:t>☒</w:t>
                  </w:r>
                </w:ins>
                <w:customXmlInsRangeStart w:id="11420" w:author="Xuning Wei12232" w:date="2026-07-27T21:13:00Z"/>
              </w:sdtContent>
            </w:sdt>
            <w:customXmlInsRangeEnd w:id="11420"/>
            <w:ins w:id="11421" w:author="Xuning Wei12232" w:date="2026-07-27T21:13:00Z">
              <w:r w:rsidR="001C1DEC" w:rsidRPr="00032BAE">
                <w:rPr>
                  <w:rFonts w:ascii="Times New Roman" w:eastAsia="仿宋_GB2312" w:hAnsi="Times New Roman" w:cs="Times New Roman"/>
                  <w:color w:val="auto"/>
                  <w:sz w:val="18"/>
                  <w:szCs w:val="18"/>
                </w:rPr>
                <w:t xml:space="preserve"> Other</w:t>
              </w:r>
              <w:r w:rsidR="001C1DEC" w:rsidRPr="00032BAE">
                <w:rPr>
                  <w:rFonts w:ascii="Times New Roman" w:eastAsia="仿宋_GB2312" w:hAnsi="Times New Roman" w:cs="Times New Roman"/>
                  <w:color w:val="auto"/>
                  <w:sz w:val="18"/>
                  <w:szCs w:val="18"/>
                  <w:lang w:eastAsia="zh-CN"/>
                </w:rPr>
                <w:t>:</w:t>
              </w:r>
              <w:r w:rsidR="001C1DEC" w:rsidRPr="00032BAE">
                <w:rPr>
                  <w:rFonts w:ascii="Times New Roman" w:eastAsia="仿宋_GB2312" w:hAnsi="Times New Roman" w:cs="Times New Roman"/>
                  <w:color w:val="auto"/>
                  <w:kern w:val="0"/>
                  <w:sz w:val="18"/>
                  <w:szCs w:val="18"/>
                  <w:u w:val="single"/>
                  <w:lang w:eastAsia="zh-CN"/>
                </w:rPr>
                <w:t xml:space="preserve"> C-276 exhibits excellent corrosion resistance to various organic acids, inorganic acids, alkalis and salts. The material demonstrates good corrosion resistance, including tolerance to organic </w:t>
              </w:r>
              <w:proofErr w:type="spellStart"/>
              <w:r w:rsidR="001C1DEC" w:rsidRPr="00032BAE">
                <w:rPr>
                  <w:rFonts w:ascii="Times New Roman" w:eastAsia="仿宋_GB2312" w:hAnsi="Times New Roman" w:cs="Times New Roman"/>
                  <w:color w:val="auto"/>
                  <w:kern w:val="0"/>
                  <w:sz w:val="18"/>
                  <w:szCs w:val="18"/>
                  <w:u w:val="single"/>
                  <w:lang w:eastAsia="zh-CN"/>
                </w:rPr>
                <w:t>solvents.The</w:t>
              </w:r>
              <w:proofErr w:type="spellEnd"/>
              <w:r w:rsidR="001C1DEC" w:rsidRPr="00032BAE">
                <w:rPr>
                  <w:rFonts w:ascii="Times New Roman" w:eastAsia="仿宋_GB2312" w:hAnsi="Times New Roman" w:cs="Times New Roman"/>
                  <w:color w:val="auto"/>
                  <w:kern w:val="0"/>
                  <w:sz w:val="18"/>
                  <w:szCs w:val="18"/>
                  <w:u w:val="single"/>
                  <w:lang w:eastAsia="zh-CN"/>
                </w:rPr>
                <w:t xml:space="preserve"> solvents are neutral, and the material compatibility is confirmed.   </w:t>
              </w:r>
            </w:ins>
          </w:p>
        </w:tc>
      </w:tr>
      <w:tr w:rsidR="001C718C" w:rsidRPr="00937F85" w14:paraId="388E7CDF" w14:textId="77777777" w:rsidTr="001C718C">
        <w:trPr>
          <w:trHeight w:val="2087"/>
          <w:ins w:id="11422" w:author="Xuning Wei12232" w:date="2026-07-27T21:10:00Z"/>
        </w:trPr>
        <w:tc>
          <w:tcPr>
            <w:tcW w:w="174" w:type="pct"/>
            <w:vMerge/>
            <w:vAlign w:val="center"/>
          </w:tcPr>
          <w:p w14:paraId="5B9B8BAC" w14:textId="77777777" w:rsidR="001C1DEC" w:rsidRPr="006F0556" w:rsidRDefault="001C1DEC" w:rsidP="001C1DEC">
            <w:pPr>
              <w:spacing w:line="240" w:lineRule="exact"/>
              <w:jc w:val="center"/>
              <w:rPr>
                <w:ins w:id="11423" w:author="Xuning Wei12232" w:date="2026-07-27T21:10:00Z"/>
                <w:rFonts w:ascii="Times New Roman" w:eastAsia="仿宋_GB2312" w:hAnsi="Times New Roman" w:cs="Times New Roman"/>
                <w:color w:val="0000FF"/>
                <w:sz w:val="18"/>
                <w:szCs w:val="18"/>
              </w:rPr>
            </w:pPr>
          </w:p>
        </w:tc>
        <w:tc>
          <w:tcPr>
            <w:tcW w:w="1182" w:type="pct"/>
            <w:vMerge/>
            <w:vAlign w:val="center"/>
          </w:tcPr>
          <w:p w14:paraId="794A3533" w14:textId="77777777" w:rsidR="001C1DEC" w:rsidRPr="00397878" w:rsidRDefault="001C1DEC" w:rsidP="001C1DEC">
            <w:pPr>
              <w:spacing w:line="240" w:lineRule="exact"/>
              <w:rPr>
                <w:ins w:id="11424" w:author="Xuning Wei12232" w:date="2026-07-27T21:10:00Z"/>
                <w:rFonts w:ascii="Times New Roman" w:eastAsia="仿宋_GB2312" w:hAnsi="Times New Roman" w:cs="Times New Roman"/>
                <w:color w:val="0000FF"/>
                <w:sz w:val="18"/>
                <w:szCs w:val="18"/>
              </w:rPr>
            </w:pPr>
          </w:p>
        </w:tc>
        <w:tc>
          <w:tcPr>
            <w:tcW w:w="1163" w:type="pct"/>
            <w:vMerge/>
            <w:vAlign w:val="center"/>
          </w:tcPr>
          <w:p w14:paraId="2EE7DF10" w14:textId="77777777" w:rsidR="001C1DEC" w:rsidRPr="00397878" w:rsidRDefault="001C1DEC" w:rsidP="001C1DEC">
            <w:pPr>
              <w:spacing w:line="240" w:lineRule="exact"/>
              <w:rPr>
                <w:ins w:id="11425" w:author="Xuning Wei12232" w:date="2026-07-27T21:10:00Z"/>
                <w:rFonts w:ascii="Times New Roman" w:eastAsia="仿宋_GB2312" w:hAnsi="Times New Roman" w:cs="Times New Roman"/>
                <w:color w:val="0000FF"/>
                <w:sz w:val="18"/>
                <w:szCs w:val="18"/>
              </w:rPr>
            </w:pPr>
          </w:p>
        </w:tc>
        <w:tc>
          <w:tcPr>
            <w:tcW w:w="380" w:type="pct"/>
            <w:vMerge/>
            <w:vAlign w:val="center"/>
          </w:tcPr>
          <w:p w14:paraId="10653445" w14:textId="77777777" w:rsidR="001C1DEC" w:rsidRPr="00397878" w:rsidRDefault="001C1DEC" w:rsidP="001C1DEC">
            <w:pPr>
              <w:spacing w:line="240" w:lineRule="exact"/>
              <w:jc w:val="center"/>
              <w:rPr>
                <w:ins w:id="11426" w:author="Xuning Wei12232" w:date="2026-07-27T21:10:00Z"/>
                <w:rFonts w:ascii="Times New Roman" w:eastAsia="仿宋_GB2312" w:hAnsi="Times New Roman" w:cs="Times New Roman"/>
                <w:color w:val="0000FF"/>
                <w:sz w:val="18"/>
                <w:szCs w:val="18"/>
              </w:rPr>
            </w:pPr>
          </w:p>
        </w:tc>
        <w:tc>
          <w:tcPr>
            <w:tcW w:w="348" w:type="pct"/>
            <w:vMerge/>
            <w:vAlign w:val="center"/>
          </w:tcPr>
          <w:p w14:paraId="1592EB2C" w14:textId="77777777" w:rsidR="001C1DEC" w:rsidRPr="00397878" w:rsidRDefault="001C1DEC" w:rsidP="001C1DEC">
            <w:pPr>
              <w:spacing w:line="240" w:lineRule="exact"/>
              <w:jc w:val="center"/>
              <w:rPr>
                <w:ins w:id="11427" w:author="Xuning Wei12232" w:date="2026-07-27T21:10:00Z"/>
                <w:rFonts w:ascii="Times New Roman" w:eastAsia="仿宋_GB2312" w:hAnsi="Times New Roman" w:cs="Times New Roman"/>
                <w:color w:val="0000FF"/>
                <w:sz w:val="18"/>
                <w:szCs w:val="18"/>
              </w:rPr>
            </w:pPr>
          </w:p>
        </w:tc>
        <w:tc>
          <w:tcPr>
            <w:tcW w:w="289" w:type="pct"/>
            <w:vAlign w:val="center"/>
          </w:tcPr>
          <w:p w14:paraId="4054C1FD" w14:textId="77777777" w:rsidR="001C1DEC" w:rsidRPr="00397878" w:rsidRDefault="001C1DEC" w:rsidP="001C1DEC">
            <w:pPr>
              <w:spacing w:line="240" w:lineRule="exact"/>
              <w:jc w:val="both"/>
              <w:rPr>
                <w:ins w:id="11428" w:author="Xuning Wei12232" w:date="2026-07-27T21:10:00Z"/>
                <w:rFonts w:ascii="Times New Roman" w:eastAsia="仿宋_GB2312" w:hAnsi="Times New Roman" w:cs="Times New Roman"/>
                <w:color w:val="0000FF"/>
                <w:kern w:val="0"/>
                <w:sz w:val="18"/>
                <w:szCs w:val="18"/>
              </w:rPr>
            </w:pPr>
            <w:ins w:id="11429" w:author="Xuning Wei12232" w:date="2026-07-27T21:10:00Z">
              <w:r w:rsidRPr="00397878">
                <w:rPr>
                  <w:rFonts w:ascii="Segoe UI Symbol" w:eastAsia="MS Gothic" w:hAnsi="Segoe UI Symbol" w:cs="Segoe UI Symbol"/>
                  <w:b/>
                  <w:color w:val="0000FF"/>
                  <w:sz w:val="18"/>
                  <w:szCs w:val="18"/>
                </w:rPr>
                <w:t>☐</w:t>
              </w:r>
              <w:r w:rsidRPr="00397878">
                <w:rPr>
                  <w:rFonts w:ascii="Times New Roman" w:eastAsia="仿宋_GB2312" w:hAnsi="Times New Roman" w:cs="Times New Roman"/>
                  <w:color w:val="0000FF"/>
                  <w:sz w:val="18"/>
                  <w:szCs w:val="18"/>
                </w:rPr>
                <w:t xml:space="preserve"> </w:t>
              </w:r>
              <w:r w:rsidRPr="00397878">
                <w:rPr>
                  <w:rFonts w:ascii="Times New Roman" w:eastAsia="仿宋_GB2312" w:hAnsi="Times New Roman" w:cs="Times New Roman"/>
                  <w:color w:val="0000FF"/>
                  <w:sz w:val="18"/>
                  <w:szCs w:val="18"/>
                  <w:lang w:eastAsia="zh-CN"/>
                </w:rPr>
                <w:t>High</w:t>
              </w:r>
            </w:ins>
          </w:p>
          <w:p w14:paraId="0EA2D9EF" w14:textId="77777777" w:rsidR="001C1DEC" w:rsidRPr="00397878" w:rsidRDefault="001C1DEC" w:rsidP="001C1DEC">
            <w:pPr>
              <w:spacing w:line="240" w:lineRule="exact"/>
              <w:jc w:val="both"/>
              <w:rPr>
                <w:ins w:id="11430" w:author="Xuning Wei12232" w:date="2026-07-27T21:10:00Z"/>
                <w:rFonts w:ascii="Times New Roman" w:eastAsia="仿宋_GB2312" w:hAnsi="Times New Roman" w:cs="Times New Roman"/>
                <w:color w:val="0000FF"/>
                <w:kern w:val="0"/>
                <w:sz w:val="18"/>
                <w:szCs w:val="18"/>
                <w:lang w:eastAsia="zh-CN"/>
              </w:rPr>
            </w:pPr>
            <w:ins w:id="11431" w:author="Xuning Wei12232" w:date="2026-07-27T21:10:00Z">
              <w:r w:rsidRPr="00397878">
                <w:rPr>
                  <w:rFonts w:ascii="Segoe UI Symbol" w:eastAsia="仿宋_GB2312" w:hAnsi="Segoe UI Symbol" w:cs="Segoe UI Symbol"/>
                  <w:b/>
                  <w:color w:val="0000FF"/>
                  <w:sz w:val="18"/>
                  <w:szCs w:val="18"/>
                </w:rPr>
                <w:t>☐</w:t>
              </w:r>
              <w:r w:rsidRPr="00397878">
                <w:rPr>
                  <w:rFonts w:ascii="Times New Roman" w:eastAsia="仿宋_GB2312" w:hAnsi="Times New Roman" w:cs="Times New Roman"/>
                  <w:b/>
                  <w:color w:val="0000FF"/>
                  <w:sz w:val="18"/>
                  <w:szCs w:val="18"/>
                </w:rPr>
                <w:t xml:space="preserve"> </w:t>
              </w:r>
              <w:r w:rsidRPr="00397878">
                <w:rPr>
                  <w:rFonts w:ascii="Times New Roman" w:eastAsia="仿宋_GB2312" w:hAnsi="Times New Roman" w:cs="Times New Roman"/>
                  <w:color w:val="0000FF"/>
                  <w:sz w:val="18"/>
                  <w:szCs w:val="18"/>
                  <w:lang w:eastAsia="zh-CN"/>
                </w:rPr>
                <w:t>Medium</w:t>
              </w:r>
            </w:ins>
          </w:p>
          <w:p w14:paraId="188F6331" w14:textId="77777777" w:rsidR="001C1DEC" w:rsidRPr="00397878" w:rsidRDefault="001C1DEC" w:rsidP="001C1DEC">
            <w:pPr>
              <w:spacing w:line="240" w:lineRule="exact"/>
              <w:rPr>
                <w:ins w:id="11432" w:author="Xuning Wei12232" w:date="2026-07-27T21:10:00Z"/>
                <w:rFonts w:ascii="Times New Roman" w:eastAsia="仿宋_GB2312" w:hAnsi="Times New Roman" w:cs="Times New Roman"/>
                <w:color w:val="0000FF"/>
                <w:sz w:val="18"/>
                <w:szCs w:val="18"/>
              </w:rPr>
            </w:pPr>
            <w:ins w:id="11433" w:author="Xuning Wei12232" w:date="2026-07-27T21:10:00Z">
              <w:r w:rsidRPr="00397878">
                <w:rPr>
                  <w:rFonts w:ascii="Segoe UI Symbol" w:eastAsia="MS Gothic" w:hAnsi="Segoe UI Symbol" w:cs="Segoe UI Symbol"/>
                  <w:b/>
                  <w:color w:val="0000FF"/>
                  <w:sz w:val="18"/>
                  <w:szCs w:val="18"/>
                </w:rPr>
                <w:t>☒</w:t>
              </w:r>
              <w:r w:rsidRPr="00397878">
                <w:rPr>
                  <w:rFonts w:ascii="Times New Roman" w:eastAsia="仿宋_GB2312" w:hAnsi="Times New Roman" w:cs="Times New Roman"/>
                  <w:color w:val="0000FF"/>
                  <w:sz w:val="18"/>
                  <w:szCs w:val="18"/>
                  <w:lang w:eastAsia="zh-CN"/>
                </w:rPr>
                <w:t xml:space="preserve"> Low</w:t>
              </w:r>
            </w:ins>
          </w:p>
        </w:tc>
        <w:tc>
          <w:tcPr>
            <w:tcW w:w="589" w:type="pct"/>
            <w:vAlign w:val="center"/>
          </w:tcPr>
          <w:p w14:paraId="1109ACA2" w14:textId="34CAEF16" w:rsidR="001C1DEC" w:rsidRPr="00397878" w:rsidRDefault="001C1DEC" w:rsidP="001C1DEC">
            <w:pPr>
              <w:jc w:val="both"/>
              <w:rPr>
                <w:ins w:id="11434" w:author="Xuning Wei12232" w:date="2026-07-27T21:13:00Z"/>
                <w:rFonts w:ascii="Times New Roman" w:eastAsia="仿宋_GB2312" w:hAnsi="Times New Roman" w:cs="Times New Roman"/>
                <w:color w:val="auto"/>
                <w:kern w:val="0"/>
                <w:sz w:val="18"/>
                <w:szCs w:val="18"/>
                <w:lang w:eastAsia="zh-CN"/>
              </w:rPr>
            </w:pPr>
            <w:ins w:id="11435" w:author="Xuning Wei12232" w:date="2026-07-27T21:13:00Z">
              <w:r w:rsidRPr="00397878">
                <w:rPr>
                  <w:rFonts w:ascii="Times New Roman" w:eastAsia="仿宋_GB2312" w:hAnsi="Times New Roman" w:cs="Times New Roman"/>
                  <w:color w:val="auto"/>
                  <w:kern w:val="0"/>
                  <w:sz w:val="18"/>
                  <w:szCs w:val="18"/>
                  <w:lang w:eastAsia="zh-CN"/>
                </w:rPr>
                <w:t>According to The Pilot Plant Real Book Page 10-10&amp;10-11, Page 10-14&amp;10-15, Page 10-24&amp;10-25, Acetic</w:t>
              </w:r>
              <w:r w:rsidRPr="00397878">
                <w:rPr>
                  <w:rFonts w:ascii="Times New Roman" w:eastAsia="仿宋_GB2312" w:hAnsi="Times New Roman" w:cs="Times New Roman"/>
                  <w:color w:val="auto"/>
                  <w:sz w:val="18"/>
                  <w:szCs w:val="18"/>
                </w:rPr>
                <w:t xml:space="preserve"> Anhydride, Pyridine</w:t>
              </w:r>
              <w:r w:rsidRPr="00397878">
                <w:rPr>
                  <w:rFonts w:ascii="Times New Roman" w:eastAsia="仿宋_GB2312" w:hAnsi="Times New Roman" w:cs="Times New Roman"/>
                  <w:color w:val="auto"/>
                  <w:kern w:val="0"/>
                  <w:sz w:val="18"/>
                  <w:szCs w:val="18"/>
                  <w:lang w:eastAsia="zh-CN"/>
                </w:rPr>
                <w:t xml:space="preserve"> </w:t>
              </w:r>
              <w:r w:rsidRPr="00397878">
                <w:rPr>
                  <w:rFonts w:ascii="Times New Roman" w:eastAsia="仿宋_GB2312" w:hAnsi="Times New Roman" w:cs="Times New Roman"/>
                  <w:color w:val="auto"/>
                  <w:sz w:val="18"/>
                  <w:szCs w:val="18"/>
                </w:rPr>
                <w:t xml:space="preserve">and </w:t>
              </w:r>
              <w:proofErr w:type="spellStart"/>
              <w:r w:rsidRPr="00397878">
                <w:rPr>
                  <w:rFonts w:ascii="Times New Roman" w:eastAsia="仿宋_GB2312" w:hAnsi="Times New Roman" w:cs="Times New Roman"/>
                  <w:color w:val="auto"/>
                  <w:kern w:val="0"/>
                  <w:sz w:val="18"/>
                  <w:szCs w:val="18"/>
                  <w:lang w:eastAsia="zh-CN"/>
                </w:rPr>
                <w:t>Dimethylformamide</w:t>
              </w:r>
              <w:proofErr w:type="spellEnd"/>
              <w:r w:rsidRPr="00397878">
                <w:rPr>
                  <w:rFonts w:ascii="Times New Roman" w:eastAsia="仿宋_GB2312" w:hAnsi="Times New Roman" w:cs="Times New Roman"/>
                  <w:color w:val="auto"/>
                  <w:sz w:val="18"/>
                  <w:szCs w:val="18"/>
                </w:rPr>
                <w:t xml:space="preserve"> </w:t>
              </w:r>
              <w:r w:rsidRPr="00397878">
                <w:rPr>
                  <w:rFonts w:ascii="Times New Roman" w:eastAsia="仿宋_GB2312" w:hAnsi="Times New Roman" w:cs="Times New Roman"/>
                  <w:color w:val="auto"/>
                  <w:kern w:val="0"/>
                  <w:sz w:val="18"/>
                  <w:szCs w:val="18"/>
                  <w:lang w:eastAsia="zh-CN"/>
                </w:rPr>
                <w:t>are compatible with 316L, Glass and PTFE.</w:t>
              </w:r>
            </w:ins>
          </w:p>
          <w:p w14:paraId="4FDD1F93" w14:textId="3B308DB5" w:rsidR="001C1DEC" w:rsidRPr="00397878" w:rsidRDefault="001C1DEC" w:rsidP="001C1DEC">
            <w:pPr>
              <w:spacing w:line="240" w:lineRule="exact"/>
              <w:rPr>
                <w:ins w:id="11436" w:author="Xuning Wei12232" w:date="2026-07-27T21:10:00Z"/>
                <w:rFonts w:ascii="Times New Roman" w:eastAsia="仿宋_GB2312" w:hAnsi="Times New Roman" w:cs="Times New Roman"/>
                <w:color w:val="0000FF"/>
                <w:sz w:val="18"/>
                <w:szCs w:val="18"/>
              </w:rPr>
            </w:pPr>
            <w:ins w:id="11437" w:author="Xuning Wei12232" w:date="2026-07-27T21:13:00Z">
              <w:r w:rsidRPr="00397878">
                <w:rPr>
                  <w:rFonts w:ascii="Times New Roman" w:eastAsia="仿宋_GB2312" w:hAnsi="Times New Roman" w:cs="Times New Roman"/>
                  <w:color w:val="auto"/>
                  <w:kern w:val="0"/>
                  <w:sz w:val="18"/>
                  <w:szCs w:val="18"/>
                  <w:lang w:eastAsia="zh-CN"/>
                </w:rPr>
                <w:t xml:space="preserve">Based on </w:t>
              </w:r>
              <w:proofErr w:type="spellStart"/>
              <w:r w:rsidRPr="00397878">
                <w:rPr>
                  <w:rFonts w:ascii="Times New Roman" w:eastAsia="仿宋_GB2312" w:hAnsi="Times New Roman" w:cs="Times New Roman"/>
                  <w:color w:val="auto"/>
                  <w:kern w:val="0"/>
                  <w:sz w:val="18"/>
                  <w:szCs w:val="18"/>
                  <w:lang w:eastAsia="zh-CN"/>
                </w:rPr>
                <w:t>Asymchem</w:t>
              </w:r>
              <w:proofErr w:type="spellEnd"/>
              <w:r w:rsidRPr="00397878">
                <w:rPr>
                  <w:rFonts w:ascii="Times New Roman" w:eastAsia="仿宋_GB2312" w:hAnsi="Times New Roman" w:cs="Times New Roman"/>
                  <w:color w:val="auto"/>
                  <w:kern w:val="0"/>
                  <w:sz w:val="18"/>
                  <w:szCs w:val="18"/>
                  <w:lang w:eastAsia="zh-CN"/>
                </w:rPr>
                <w:t xml:space="preserve"> previous campaign production data and experience, </w:t>
              </w:r>
              <w:proofErr w:type="spellStart"/>
              <w:r w:rsidRPr="00397878">
                <w:rPr>
                  <w:rFonts w:ascii="Times New Roman" w:eastAsia="仿宋_GB2312" w:hAnsi="Times New Roman" w:cs="Times New Roman"/>
                  <w:color w:val="auto"/>
                  <w:kern w:val="0"/>
                  <w:sz w:val="18"/>
                  <w:szCs w:val="18"/>
                  <w:lang w:eastAsia="zh-CN"/>
                </w:rPr>
                <w:t>Dimethylformamide</w:t>
              </w:r>
              <w:proofErr w:type="spellEnd"/>
              <w:r w:rsidRPr="00397878">
                <w:rPr>
                  <w:rFonts w:ascii="Times New Roman" w:eastAsia="仿宋_GB2312" w:hAnsi="Times New Roman" w:cs="Times New Roman"/>
                  <w:color w:val="auto"/>
                  <w:kern w:val="0"/>
                  <w:sz w:val="18"/>
                  <w:szCs w:val="18"/>
                  <w:lang w:eastAsia="zh-CN"/>
                </w:rPr>
                <w:t xml:space="preserve"> is also compatible with Glass, PTFE and SS</w:t>
              </w:r>
            </w:ins>
          </w:p>
        </w:tc>
        <w:tc>
          <w:tcPr>
            <w:tcW w:w="876" w:type="pct"/>
            <w:vMerge/>
            <w:vAlign w:val="center"/>
          </w:tcPr>
          <w:p w14:paraId="71111CE5" w14:textId="77777777" w:rsidR="001C1DEC" w:rsidRPr="006F0556" w:rsidRDefault="001C1DEC" w:rsidP="001C1DEC">
            <w:pPr>
              <w:spacing w:line="240" w:lineRule="exact"/>
              <w:rPr>
                <w:ins w:id="11438" w:author="Xuning Wei12232" w:date="2026-07-27T21:10:00Z"/>
                <w:rFonts w:ascii="Times New Roman" w:eastAsia="仿宋_GB2312" w:hAnsi="Times New Roman" w:cs="Times New Roman"/>
                <w:color w:val="0000FF"/>
                <w:sz w:val="18"/>
                <w:szCs w:val="18"/>
              </w:rPr>
            </w:pPr>
          </w:p>
        </w:tc>
      </w:tr>
    </w:tbl>
    <w:p w14:paraId="766738E2" w14:textId="2BE9F2A1" w:rsidR="001C718C" w:rsidRDefault="00D85E21" w:rsidP="001C718C">
      <w:pPr>
        <w:rPr>
          <w:ins w:id="11439" w:author="Xuning Wei12232" w:date="2026-07-27T21:24:00Z"/>
          <w:rFonts w:ascii="Times New Roman" w:eastAsia="仿宋_GB2312" w:hAnsi="Times New Roman" w:cs="Times New Roman"/>
          <w:color w:val="auto"/>
          <w:sz w:val="20"/>
          <w:szCs w:val="20"/>
          <w:lang w:eastAsia="zh-CN"/>
        </w:rPr>
      </w:pPr>
      <w:ins w:id="11440" w:author="Xuning Wei12232" w:date="2026-07-27T21:10:00Z">
        <w:r w:rsidRPr="00937F85">
          <w:rPr>
            <w:rFonts w:ascii="Times New Roman" w:eastAsia="仿宋_GB2312" w:hAnsi="Times New Roman" w:cs="Times New Roman"/>
            <w:color w:val="auto"/>
            <w:kern w:val="0"/>
            <w:sz w:val="20"/>
            <w:szCs w:val="20"/>
            <w:lang w:eastAsia="zh-CN" w:bidi="ar"/>
          </w:rPr>
          <w:t>*</w:t>
        </w:r>
        <w:r w:rsidRPr="00937F85">
          <w:rPr>
            <w:rFonts w:ascii="Times New Roman" w:eastAsia="仿宋_GB2312" w:hAnsi="Times New Roman" w:cs="Times New Roman"/>
            <w:i/>
            <w:color w:val="auto"/>
            <w:kern w:val="0"/>
            <w:sz w:val="20"/>
            <w:szCs w:val="20"/>
            <w:lang w:eastAsia="zh-CN" w:bidi="ar"/>
          </w:rPr>
          <w:t>:</w:t>
        </w:r>
        <w:r w:rsidRPr="00937F85">
          <w:rPr>
            <w:rFonts w:ascii="Times New Roman" w:eastAsia="仿宋_GB2312" w:hAnsi="Times New Roman" w:cs="Times New Roman"/>
            <w:color w:val="auto"/>
            <w:sz w:val="20"/>
            <w:szCs w:val="20"/>
            <w:lang w:eastAsia="zh-CN" w:bidi="ar"/>
          </w:rPr>
          <w:t xml:space="preserve"> Note: </w:t>
        </w:r>
      </w:ins>
      <w:ins w:id="11441" w:author="Xuning Wei12232" w:date="2026-07-27T21:22:00Z">
        <w:r w:rsidR="001C718C" w:rsidRPr="00937F85">
          <w:rPr>
            <w:rFonts w:ascii="Times New Roman" w:eastAsia="仿宋_GB2312" w:hAnsi="Times New Roman" w:cs="Times New Roman"/>
            <w:color w:val="auto"/>
            <w:kern w:val="0"/>
            <w:sz w:val="20"/>
            <w:szCs w:val="20"/>
            <w:lang w:eastAsia="zh-CN" w:bidi="ar"/>
          </w:rPr>
          <w:t>*</w:t>
        </w:r>
        <w:r w:rsidR="001C718C" w:rsidRPr="00937F85">
          <w:rPr>
            <w:rFonts w:ascii="Times New Roman" w:eastAsia="仿宋_GB2312" w:hAnsi="Times New Roman" w:cs="Times New Roman"/>
            <w:color w:val="auto"/>
            <w:sz w:val="20"/>
            <w:szCs w:val="20"/>
            <w:lang w:eastAsia="zh-CN" w:bidi="ar"/>
          </w:rPr>
          <w:t>Chemical Engineering Han</w:t>
        </w:r>
        <w:r w:rsidR="001C718C" w:rsidRPr="00937F85">
          <w:rPr>
            <w:rFonts w:ascii="Times New Roman" w:eastAsia="仿宋_GB2312" w:hAnsi="Times New Roman" w:cs="Times New Roman"/>
            <w:color w:val="auto"/>
            <w:sz w:val="20"/>
            <w:szCs w:val="20"/>
            <w:lang w:eastAsia="zh-CN"/>
          </w:rPr>
          <w:t xml:space="preserve">dbook refers to &lt; THE PILOT PLANT REAL BOOK A. Unique Handbook1 for the Chemical Process Industry Francis X. </w:t>
        </w:r>
        <w:proofErr w:type="spellStart"/>
        <w:r w:rsidR="001C718C" w:rsidRPr="00937F85">
          <w:rPr>
            <w:rFonts w:ascii="Times New Roman" w:eastAsia="仿宋_GB2312" w:hAnsi="Times New Roman" w:cs="Times New Roman"/>
            <w:color w:val="auto"/>
            <w:sz w:val="20"/>
            <w:szCs w:val="20"/>
            <w:lang w:eastAsia="zh-CN"/>
          </w:rPr>
          <w:t>McConville</w:t>
        </w:r>
        <w:proofErr w:type="spellEnd"/>
        <w:r w:rsidR="001C718C" w:rsidRPr="00937F85">
          <w:rPr>
            <w:rFonts w:ascii="Times New Roman" w:eastAsia="仿宋_GB2312" w:hAnsi="Times New Roman" w:cs="Times New Roman"/>
            <w:color w:val="auto"/>
            <w:sz w:val="20"/>
            <w:szCs w:val="20"/>
            <w:lang w:eastAsia="zh-CN"/>
          </w:rPr>
          <w:t>&gt;</w:t>
        </w:r>
      </w:ins>
    </w:p>
    <w:p w14:paraId="65BD7545" w14:textId="77777777" w:rsidR="001C718C" w:rsidRPr="00937F85" w:rsidRDefault="001C718C" w:rsidP="001C718C">
      <w:pPr>
        <w:spacing w:beforeLines="50" w:before="120" w:afterLines="50" w:after="120"/>
        <w:rPr>
          <w:ins w:id="11442" w:author="Xuning Wei12232" w:date="2026-07-27T21:24:00Z"/>
          <w:rFonts w:ascii="Times New Roman" w:eastAsia="仿宋_GB2312" w:hAnsi="Times New Roman" w:cs="Times New Roman"/>
          <w:b/>
          <w:color w:val="auto"/>
          <w:sz w:val="20"/>
          <w:szCs w:val="20"/>
        </w:rPr>
      </w:pPr>
      <w:ins w:id="11443" w:author="Xuning Wei12232" w:date="2026-07-27T21:24:00Z">
        <w:r w:rsidRPr="00937F85">
          <w:rPr>
            <w:rFonts w:ascii="Times New Roman" w:eastAsia="仿宋_GB2312" w:hAnsi="Times New Roman" w:cs="Times New Roman"/>
            <w:b/>
            <w:color w:val="auto"/>
            <w:sz w:val="20"/>
            <w:szCs w:val="20"/>
          </w:rPr>
          <w:t>Conclusion</w:t>
        </w:r>
      </w:ins>
    </w:p>
    <w:p w14:paraId="3048C84F" w14:textId="77777777" w:rsidR="001C718C" w:rsidRPr="00937F85" w:rsidRDefault="001C718C" w:rsidP="001C718C">
      <w:pPr>
        <w:spacing w:beforeLines="50" w:before="120" w:afterLines="50" w:after="120"/>
        <w:rPr>
          <w:ins w:id="11444" w:author="Xuning Wei12232" w:date="2026-07-27T21:24:00Z"/>
          <w:rFonts w:ascii="Times New Roman" w:eastAsia="仿宋_GB2312" w:hAnsi="Times New Roman" w:cs="Times New Roman"/>
          <w:color w:val="auto"/>
          <w:sz w:val="20"/>
          <w:szCs w:val="20"/>
        </w:rPr>
      </w:pPr>
      <w:ins w:id="11445" w:author="Xuning Wei12232" w:date="2026-07-27T21:24:00Z">
        <w:r w:rsidRPr="00937F85">
          <w:rPr>
            <w:rFonts w:ascii="Times New Roman" w:eastAsia="仿宋_GB2312" w:hAnsi="Times New Roman" w:cs="Times New Roman"/>
            <w:color w:val="auto"/>
            <w:sz w:val="20"/>
            <w:szCs w:val="20"/>
          </w:rPr>
          <w:t xml:space="preserve">The MOC of </w:t>
        </w:r>
        <w:r w:rsidRPr="00937F85">
          <w:rPr>
            <w:rFonts w:ascii="Times New Roman" w:eastAsia="仿宋_GB2312" w:hAnsi="Times New Roman" w:cs="Times New Roman"/>
            <w:color w:val="auto"/>
            <w:sz w:val="20"/>
            <w:szCs w:val="20"/>
            <w:lang w:eastAsia="zh-CN"/>
          </w:rPr>
          <w:t>intended</w:t>
        </w:r>
        <w:r w:rsidRPr="00937F85">
          <w:rPr>
            <w:rFonts w:ascii="Times New Roman" w:eastAsia="仿宋_GB2312" w:hAnsi="Times New Roman" w:cs="Times New Roman"/>
            <w:color w:val="auto"/>
            <w:sz w:val="20"/>
            <w:szCs w:val="20"/>
          </w:rPr>
          <w:t xml:space="preserve"> equipment is compatible with the raw and process materials, no potential corrosion risk is identified.</w:t>
        </w:r>
      </w:ins>
    </w:p>
    <w:p w14:paraId="211B291D" w14:textId="4721CAA0" w:rsidR="00813D53" w:rsidRPr="008B3C39" w:rsidDel="002C22AF" w:rsidRDefault="00010358" w:rsidP="001C718C">
      <w:pPr>
        <w:rPr>
          <w:del w:id="11446" w:author="Xuning Wei12232" w:date="2026-07-27T21:07:00Z"/>
          <w:rFonts w:ascii="Times New Roman" w:eastAsia="仿宋_GB2312" w:hAnsi="Times New Roman" w:cs="Times New Roman"/>
          <w:b/>
          <w:color w:val="auto"/>
          <w:sz w:val="20"/>
          <w:szCs w:val="20"/>
        </w:rPr>
      </w:pPr>
      <w:del w:id="11447" w:author="Xuning Wei12232" w:date="2026-07-27T21:07:00Z">
        <w:r w:rsidRPr="008B3C39" w:rsidDel="002C22AF">
          <w:rPr>
            <w:rFonts w:ascii="Times New Roman" w:eastAsia="仿宋_GB2312" w:hAnsi="Times New Roman" w:cs="Times New Roman"/>
            <w:b/>
            <w:color w:val="auto"/>
            <w:sz w:val="20"/>
            <w:szCs w:val="20"/>
          </w:rPr>
          <w:delText>Conclusion</w:delText>
        </w:r>
      </w:del>
    </w:p>
    <w:p w14:paraId="2A04F210" w14:textId="7923B563" w:rsidR="00813D53" w:rsidRPr="008B3C39" w:rsidDel="002C22AF" w:rsidRDefault="00010358" w:rsidP="001C718C">
      <w:pPr>
        <w:rPr>
          <w:del w:id="11448" w:author="Xuning Wei12232" w:date="2026-07-27T21:07:00Z"/>
          <w:rFonts w:ascii="Times New Roman" w:eastAsia="仿宋_GB2312" w:hAnsi="Times New Roman" w:cs="Times New Roman"/>
          <w:color w:val="auto"/>
          <w:sz w:val="20"/>
          <w:szCs w:val="20"/>
        </w:rPr>
      </w:pPr>
      <w:del w:id="11449" w:author="Xuning Wei12232" w:date="2026-07-27T21:07:00Z">
        <w:r w:rsidRPr="008B3C39" w:rsidDel="002C22AF">
          <w:rPr>
            <w:rFonts w:ascii="Times New Roman" w:eastAsia="仿宋_GB2312" w:hAnsi="Times New Roman" w:cs="Times New Roman"/>
            <w:color w:val="auto"/>
            <w:sz w:val="20"/>
            <w:szCs w:val="20"/>
          </w:rPr>
          <w:delText xml:space="preserve">The MOC of </w:delText>
        </w:r>
        <w:r w:rsidRPr="008B3C39" w:rsidDel="002C22AF">
          <w:rPr>
            <w:rFonts w:ascii="Times New Roman" w:eastAsia="仿宋_GB2312" w:hAnsi="Times New Roman" w:cs="Times New Roman"/>
            <w:color w:val="auto"/>
            <w:sz w:val="20"/>
            <w:szCs w:val="20"/>
            <w:lang w:eastAsia="zh-CN"/>
          </w:rPr>
          <w:delText>intended</w:delText>
        </w:r>
        <w:r w:rsidRPr="008B3C39" w:rsidDel="002C22AF">
          <w:rPr>
            <w:rFonts w:ascii="Times New Roman" w:eastAsia="仿宋_GB2312" w:hAnsi="Times New Roman" w:cs="Times New Roman"/>
            <w:color w:val="auto"/>
            <w:sz w:val="20"/>
            <w:szCs w:val="20"/>
          </w:rPr>
          <w:delText xml:space="preserve"> equipment are</w:delText>
        </w:r>
      </w:del>
      <w:ins w:id="11450" w:author="Johan Granander" w:date="2026-05-04T11:58:00Z">
        <w:del w:id="11451" w:author="Xuning Wei12232" w:date="2026-07-27T21:07:00Z">
          <w:r w:rsidR="0051195D" w:rsidRPr="008B3C39" w:rsidDel="002C22AF">
            <w:rPr>
              <w:rFonts w:ascii="Times New Roman" w:eastAsia="仿宋_GB2312" w:hAnsi="Times New Roman" w:cs="Times New Roman"/>
              <w:color w:val="auto"/>
              <w:sz w:val="20"/>
              <w:szCs w:val="20"/>
            </w:rPr>
            <w:delText>is</w:delText>
          </w:r>
        </w:del>
      </w:ins>
      <w:del w:id="11452" w:author="Xuning Wei12232" w:date="2026-07-27T21:07:00Z">
        <w:r w:rsidRPr="008B3C39" w:rsidDel="002C22AF">
          <w:rPr>
            <w:rFonts w:ascii="Times New Roman" w:eastAsia="仿宋_GB2312" w:hAnsi="Times New Roman" w:cs="Times New Roman"/>
            <w:color w:val="auto"/>
            <w:sz w:val="20"/>
            <w:szCs w:val="20"/>
          </w:rPr>
          <w:delText xml:space="preserve"> compatible with the raw and process materials, no potential corrosion risk is identified.</w:delText>
        </w:r>
      </w:del>
    </w:p>
    <w:p w14:paraId="61BBC9B2" w14:textId="6E828F72" w:rsidR="00813D53" w:rsidRPr="00D268A6" w:rsidRDefault="00010358">
      <w:pPr>
        <w:pStyle w:val="1"/>
        <w:numPr>
          <w:ilvl w:val="0"/>
          <w:numId w:val="8"/>
        </w:numPr>
        <w:pPrChange w:id="11453" w:author="He Han" w:date="2026-08-27T16:21:00Z">
          <w:pPr/>
        </w:pPrChange>
      </w:pPr>
      <w:r w:rsidRPr="008B3C39">
        <w:rPr>
          <w:sz w:val="20"/>
          <w:szCs w:val="20"/>
        </w:rPr>
        <w:br w:type="page"/>
      </w:r>
      <w:bookmarkStart w:id="11454" w:name="_Toc456872402"/>
      <w:bookmarkStart w:id="11455" w:name="_Toc226991297"/>
      <w:bookmarkStart w:id="11456" w:name="OLE_LINK1"/>
      <w:ins w:id="11457" w:author="Xuning Wei12232" w:date="2026-07-27T21:23:00Z">
        <w:del w:id="11458" w:author="He Han" w:date="2026-08-27T16:21:00Z">
          <w:r w:rsidR="001C718C" w:rsidRPr="002C2F3A" w:rsidDel="002E57D0">
            <w:rPr>
              <w:rPrChange w:id="11459" w:author="Xuning Wei12232" w:date="2026-07-27T21:24:00Z">
                <w:rPr>
                  <w:sz w:val="20"/>
                  <w:szCs w:val="20"/>
                </w:rPr>
              </w:rPrChange>
            </w:rPr>
            <w:lastRenderedPageBreak/>
            <w:delText>9.</w:delText>
          </w:r>
        </w:del>
        <w:r w:rsidR="001C718C" w:rsidRPr="002C2F3A">
          <w:rPr>
            <w:rPrChange w:id="11460" w:author="Xuning Wei12232" w:date="2026-07-27T21:24:00Z">
              <w:rPr>
                <w:sz w:val="20"/>
                <w:szCs w:val="20"/>
              </w:rPr>
            </w:rPrChange>
          </w:rPr>
          <w:t xml:space="preserve"> </w:t>
        </w:r>
      </w:ins>
      <w:r w:rsidRPr="00D268A6">
        <w:t xml:space="preserve">Suitability Assessment on </w:t>
      </w:r>
      <w:commentRangeStart w:id="11461"/>
      <w:r w:rsidRPr="00273E11">
        <w:t>Qualification Range and Accuracy</w:t>
      </w:r>
      <w:bookmarkEnd w:id="11454"/>
      <w:r w:rsidRPr="00273E11">
        <w:t xml:space="preserve"> of Instrume</w:t>
      </w:r>
      <w:commentRangeEnd w:id="11461"/>
      <w:r w:rsidR="00273E11" w:rsidRPr="00273E11">
        <w:rPr>
          <w:rStyle w:val="aff1"/>
          <w:szCs w:val="22"/>
        </w:rPr>
        <w:commentReference w:id="11461"/>
      </w:r>
      <w:r w:rsidRPr="00273E11">
        <w:t>nts</w:t>
      </w:r>
      <w:bookmarkEnd w:id="11455"/>
      <w:r w:rsidRPr="00273E11">
        <w:t xml:space="preserve"> </w:t>
      </w:r>
    </w:p>
    <w:p w14:paraId="7C35AB7E" w14:textId="77777777" w:rsidR="00813D53" w:rsidRPr="008B3C39" w:rsidRDefault="00010358" w:rsidP="00B21F34">
      <w:pPr>
        <w:rPr>
          <w:rFonts w:ascii="Times New Roman" w:eastAsia="仿宋_GB2312" w:hAnsi="Times New Roman" w:cs="Times New Roman"/>
          <w:b/>
          <w:color w:val="auto"/>
          <w:sz w:val="20"/>
          <w:szCs w:val="20"/>
        </w:rPr>
      </w:pPr>
      <w:r w:rsidRPr="008B3C39">
        <w:rPr>
          <w:rFonts w:ascii="Times New Roman" w:eastAsia="仿宋_GB2312" w:hAnsi="Times New Roman" w:cs="Times New Roman"/>
          <w:color w:val="auto"/>
          <w:sz w:val="20"/>
          <w:szCs w:val="20"/>
        </w:rPr>
        <w:t xml:space="preserve">See </w:t>
      </w:r>
      <w:r w:rsidRPr="008B3C39">
        <w:rPr>
          <w:rFonts w:ascii="Times New Roman" w:eastAsia="仿宋_GB2312" w:hAnsi="Times New Roman" w:cs="Times New Roman"/>
          <w:b/>
          <w:i/>
          <w:color w:val="auto"/>
          <w:sz w:val="20"/>
          <w:szCs w:val="20"/>
        </w:rPr>
        <w:t>Table 9</w:t>
      </w:r>
      <w:r w:rsidRPr="008B3C39">
        <w:rPr>
          <w:rFonts w:ascii="Times New Roman" w:eastAsia="仿宋_GB2312" w:hAnsi="Times New Roman" w:cs="Times New Roman"/>
          <w:b/>
          <w:i/>
          <w:color w:val="auto"/>
          <w:sz w:val="20"/>
          <w:szCs w:val="20"/>
          <w:lang w:eastAsia="zh-CN"/>
        </w:rPr>
        <w:t>-</w:t>
      </w:r>
      <w:r w:rsidRPr="008B3C39">
        <w:rPr>
          <w:rFonts w:ascii="Times New Roman" w:eastAsia="仿宋_GB2312" w:hAnsi="Times New Roman" w:cs="Times New Roman"/>
          <w:b/>
          <w:i/>
          <w:color w:val="auto"/>
          <w:sz w:val="20"/>
          <w:szCs w:val="20"/>
        </w:rPr>
        <w:t>1</w:t>
      </w:r>
      <w:r w:rsidRPr="008B3C39">
        <w:rPr>
          <w:rFonts w:ascii="Times New Roman" w:eastAsia="仿宋_GB2312" w:hAnsi="Times New Roman" w:cs="Times New Roman"/>
          <w:color w:val="auto"/>
          <w:sz w:val="20"/>
          <w:szCs w:val="20"/>
        </w:rPr>
        <w:t xml:space="preserve"> below</w:t>
      </w:r>
    </w:p>
    <w:bookmarkEnd w:id="11456"/>
    <w:p w14:paraId="32010E50" w14:textId="44783171" w:rsidR="00813D53" w:rsidRPr="008B3C39" w:rsidRDefault="00010358">
      <w:pPr>
        <w:pStyle w:val="afb"/>
        <w:spacing w:beforeLines="50" w:before="120" w:afterLines="50" w:after="120"/>
        <w:ind w:left="420" w:firstLine="402"/>
        <w:jc w:val="center"/>
        <w:rPr>
          <w:rFonts w:ascii="Times New Roman" w:eastAsia="仿宋_GB2312" w:hAnsi="Times New Roman" w:cs="Times New Roman"/>
          <w:b/>
          <w:color w:val="auto"/>
          <w:sz w:val="20"/>
          <w:szCs w:val="20"/>
        </w:rPr>
      </w:pPr>
      <w:r w:rsidRPr="008B3C39">
        <w:rPr>
          <w:rFonts w:ascii="Times New Roman" w:eastAsia="仿宋_GB2312" w:hAnsi="Times New Roman" w:cs="Times New Roman"/>
          <w:b/>
          <w:color w:val="auto"/>
          <w:sz w:val="20"/>
          <w:szCs w:val="20"/>
        </w:rPr>
        <w:t>Table 9-1: Suitability Assessment on Qualification Range and Accuracy of Instruments</w:t>
      </w:r>
    </w:p>
    <w:p w14:paraId="520D87E1" w14:textId="246AB4FE" w:rsidR="00CC61C4" w:rsidRPr="008B3C39" w:rsidDel="00DF6044" w:rsidRDefault="00CC61C4">
      <w:pPr>
        <w:pStyle w:val="afb"/>
        <w:spacing w:beforeLines="50" w:before="120" w:afterLines="50" w:after="120"/>
        <w:ind w:left="420" w:firstLine="402"/>
        <w:jc w:val="center"/>
        <w:rPr>
          <w:del w:id="11462" w:author="Xuning Wei12232" w:date="2026-07-27T23:56:00Z"/>
          <w:rFonts w:ascii="Times New Roman" w:eastAsia="仿宋_GB2312" w:hAnsi="Times New Roman" w:cs="Times New Roman"/>
          <w:b/>
          <w:color w:val="auto"/>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11463" w:author="Xuning Wei12232" w:date="2026-07-27T23:03:00Z">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286"/>
        <w:gridCol w:w="947"/>
        <w:gridCol w:w="738"/>
        <w:gridCol w:w="1251"/>
        <w:gridCol w:w="1036"/>
        <w:gridCol w:w="1254"/>
        <w:gridCol w:w="970"/>
        <w:gridCol w:w="1443"/>
        <w:gridCol w:w="939"/>
        <w:gridCol w:w="1689"/>
        <w:gridCol w:w="1185"/>
        <w:gridCol w:w="1574"/>
        <w:tblGridChange w:id="11464">
          <w:tblGrid>
            <w:gridCol w:w="1286"/>
            <w:gridCol w:w="947"/>
            <w:gridCol w:w="738"/>
            <w:gridCol w:w="1251"/>
            <w:gridCol w:w="1036"/>
            <w:gridCol w:w="1254"/>
            <w:gridCol w:w="970"/>
            <w:gridCol w:w="1191"/>
            <w:gridCol w:w="252"/>
            <w:gridCol w:w="939"/>
            <w:gridCol w:w="1689"/>
            <w:gridCol w:w="1185"/>
            <w:gridCol w:w="1574"/>
          </w:tblGrid>
        </w:tblGridChange>
      </w:tblGrid>
      <w:tr w:rsidR="00D4337B" w:rsidRPr="00397878" w14:paraId="4C1E1F0E" w14:textId="77777777" w:rsidTr="00397878">
        <w:trPr>
          <w:cantSplit/>
          <w:trHeight w:val="397"/>
          <w:tblHeader/>
          <w:jc w:val="center"/>
          <w:trPrChange w:id="11465" w:author="Xuning Wei12232" w:date="2026-07-27T23:03:00Z">
            <w:trPr>
              <w:cantSplit/>
              <w:trHeight w:val="397"/>
              <w:tblHeader/>
              <w:jc w:val="center"/>
            </w:trPr>
          </w:trPrChange>
        </w:trPr>
        <w:tc>
          <w:tcPr>
            <w:tcW w:w="449" w:type="pct"/>
            <w:shd w:val="clear" w:color="auto" w:fill="D9D9D9" w:themeFill="background1" w:themeFillShade="D9"/>
            <w:noWrap/>
            <w:vAlign w:val="center"/>
            <w:tcPrChange w:id="11466" w:author="Xuning Wei12232" w:date="2026-07-27T23:03:00Z">
              <w:tcPr>
                <w:tcW w:w="449" w:type="pct"/>
                <w:shd w:val="clear" w:color="auto" w:fill="D9D9D9" w:themeFill="background1" w:themeFillShade="D9"/>
                <w:noWrap/>
                <w:vAlign w:val="center"/>
              </w:tcPr>
            </w:tcPrChange>
          </w:tcPr>
          <w:p w14:paraId="6D8EF18B" w14:textId="77777777" w:rsidR="00536ADD" w:rsidRPr="00397878" w:rsidRDefault="00536ADD" w:rsidP="00F13227">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397878">
              <w:rPr>
                <w:rFonts w:ascii="Times New Roman" w:eastAsia="仿宋_GB2312" w:hAnsi="Times New Roman" w:cs="Times New Roman"/>
                <w:b/>
                <w:color w:val="auto"/>
                <w:kern w:val="0"/>
                <w:sz w:val="18"/>
                <w:szCs w:val="18"/>
              </w:rPr>
              <w:t>Equipment Code</w:t>
            </w:r>
          </w:p>
        </w:tc>
        <w:tc>
          <w:tcPr>
            <w:tcW w:w="589" w:type="pct"/>
            <w:gridSpan w:val="2"/>
            <w:shd w:val="clear" w:color="auto" w:fill="D9D9D9" w:themeFill="background1" w:themeFillShade="D9"/>
            <w:noWrap/>
            <w:vAlign w:val="center"/>
            <w:tcPrChange w:id="11467" w:author="Xuning Wei12232" w:date="2026-07-27T23:03:00Z">
              <w:tcPr>
                <w:tcW w:w="589" w:type="pct"/>
                <w:gridSpan w:val="2"/>
                <w:shd w:val="clear" w:color="auto" w:fill="D9D9D9" w:themeFill="background1" w:themeFillShade="D9"/>
                <w:noWrap/>
                <w:vAlign w:val="center"/>
              </w:tcPr>
            </w:tcPrChange>
          </w:tcPr>
          <w:p w14:paraId="39ADD72B" w14:textId="5FBC39A1" w:rsidR="00536ADD" w:rsidRPr="00397878"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397878">
              <w:rPr>
                <w:rFonts w:ascii="Times New Roman" w:eastAsia="仿宋_GB2312" w:hAnsi="Times New Roman" w:cs="Times New Roman"/>
                <w:b/>
                <w:color w:val="auto"/>
                <w:kern w:val="0"/>
                <w:sz w:val="18"/>
                <w:szCs w:val="18"/>
              </w:rPr>
              <w:t>Parameter</w:t>
            </w:r>
          </w:p>
        </w:tc>
        <w:tc>
          <w:tcPr>
            <w:tcW w:w="437" w:type="pct"/>
            <w:shd w:val="clear" w:color="auto" w:fill="D9D9D9" w:themeFill="background1" w:themeFillShade="D9"/>
            <w:vAlign w:val="center"/>
            <w:tcPrChange w:id="11468" w:author="Xuning Wei12232" w:date="2026-07-27T23:03:00Z">
              <w:tcPr>
                <w:tcW w:w="437" w:type="pct"/>
                <w:shd w:val="clear" w:color="auto" w:fill="D9D9D9" w:themeFill="background1" w:themeFillShade="D9"/>
                <w:vAlign w:val="center"/>
              </w:tcPr>
            </w:tcPrChange>
          </w:tcPr>
          <w:p w14:paraId="73BF62F9" w14:textId="2B644FF5" w:rsidR="00536ADD" w:rsidRPr="00397878"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ins w:id="11469" w:author="Xuning Wei12232" w:date="2026-07-27T22:07:00Z">
              <w:r w:rsidRPr="00397878">
                <w:rPr>
                  <w:rFonts w:ascii="Times New Roman" w:eastAsia="仿宋_GB2312" w:hAnsi="Times New Roman" w:cs="Times New Roman"/>
                  <w:b/>
                  <w:color w:val="auto"/>
                  <w:kern w:val="0"/>
                  <w:sz w:val="18"/>
                  <w:szCs w:val="18"/>
                </w:rPr>
                <w:t>Latest Qualified Time</w:t>
              </w:r>
            </w:ins>
          </w:p>
        </w:tc>
        <w:tc>
          <w:tcPr>
            <w:tcW w:w="362" w:type="pct"/>
            <w:shd w:val="clear" w:color="auto" w:fill="D9D9D9" w:themeFill="background1" w:themeFillShade="D9"/>
            <w:vAlign w:val="center"/>
            <w:tcPrChange w:id="11470" w:author="Xuning Wei12232" w:date="2026-07-27T23:03:00Z">
              <w:tcPr>
                <w:tcW w:w="362" w:type="pct"/>
                <w:shd w:val="clear" w:color="auto" w:fill="D9D9D9" w:themeFill="background1" w:themeFillShade="D9"/>
                <w:vAlign w:val="center"/>
              </w:tcPr>
            </w:tcPrChange>
          </w:tcPr>
          <w:p w14:paraId="05ECC0B0" w14:textId="7519A442" w:rsidR="00536ADD" w:rsidRPr="00397878"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397878">
              <w:rPr>
                <w:rFonts w:ascii="Times New Roman" w:eastAsia="仿宋_GB2312" w:hAnsi="Times New Roman" w:cs="Times New Roman"/>
                <w:b/>
                <w:color w:val="auto"/>
                <w:kern w:val="0"/>
                <w:sz w:val="18"/>
                <w:szCs w:val="18"/>
              </w:rPr>
              <w:t>Instrument ID</w:t>
            </w:r>
          </w:p>
        </w:tc>
        <w:tc>
          <w:tcPr>
            <w:tcW w:w="438" w:type="pct"/>
            <w:shd w:val="clear" w:color="auto" w:fill="D9D9D9" w:themeFill="background1" w:themeFillShade="D9"/>
            <w:vAlign w:val="center"/>
            <w:tcPrChange w:id="11471" w:author="Xuning Wei12232" w:date="2026-07-27T23:03:00Z">
              <w:tcPr>
                <w:tcW w:w="438" w:type="pct"/>
                <w:shd w:val="clear" w:color="auto" w:fill="D9D9D9" w:themeFill="background1" w:themeFillShade="D9"/>
                <w:vAlign w:val="center"/>
              </w:tcPr>
            </w:tcPrChange>
          </w:tcPr>
          <w:p w14:paraId="66A8D12A" w14:textId="77777777" w:rsidR="00536ADD" w:rsidRPr="00397878"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397878">
              <w:rPr>
                <w:rFonts w:ascii="Times New Roman" w:eastAsia="仿宋_GB2312" w:hAnsi="Times New Roman" w:cs="Times New Roman"/>
                <w:b/>
                <w:color w:val="auto"/>
                <w:kern w:val="0"/>
                <w:sz w:val="18"/>
                <w:szCs w:val="18"/>
              </w:rPr>
              <w:t>Qualified Range</w:t>
            </w:r>
          </w:p>
        </w:tc>
        <w:tc>
          <w:tcPr>
            <w:tcW w:w="339" w:type="pct"/>
            <w:shd w:val="clear" w:color="auto" w:fill="D9D9D9" w:themeFill="background1" w:themeFillShade="D9"/>
            <w:vAlign w:val="center"/>
            <w:tcPrChange w:id="11472" w:author="Xuning Wei12232" w:date="2026-07-27T23:03:00Z">
              <w:tcPr>
                <w:tcW w:w="339" w:type="pct"/>
                <w:shd w:val="clear" w:color="auto" w:fill="D9D9D9" w:themeFill="background1" w:themeFillShade="D9"/>
                <w:vAlign w:val="center"/>
              </w:tcPr>
            </w:tcPrChange>
          </w:tcPr>
          <w:p w14:paraId="756D1F0E" w14:textId="5D474F83" w:rsidR="00536ADD" w:rsidRPr="00397878" w:rsidRDefault="00DC3C29">
            <w:pPr>
              <w:spacing w:line="240" w:lineRule="exact"/>
              <w:ind w:leftChars="-50" w:left="-105" w:rightChars="-50" w:right="-105"/>
              <w:contextualSpacing/>
              <w:jc w:val="center"/>
              <w:rPr>
                <w:rFonts w:ascii="Times New Roman" w:eastAsia="仿宋_GB2312" w:hAnsi="Times New Roman" w:cs="Times New Roman"/>
                <w:b/>
                <w:color w:val="auto"/>
                <w:sz w:val="18"/>
                <w:szCs w:val="18"/>
              </w:rPr>
            </w:pPr>
            <w:commentRangeStart w:id="11473"/>
            <w:commentRangeStart w:id="11474"/>
            <w:ins w:id="11475" w:author="Xuning Wei12232" w:date="2026-07-27T22:54:00Z">
              <w:r w:rsidRPr="00397878">
                <w:rPr>
                  <w:rFonts w:ascii="Times New Roman" w:eastAsia="仿宋_GB2312" w:hAnsi="Times New Roman" w:cs="Times New Roman"/>
                  <w:b/>
                  <w:color w:val="auto"/>
                  <w:sz w:val="18"/>
                  <w:szCs w:val="18"/>
                </w:rPr>
                <w:t>Accuracy</w:t>
              </w:r>
              <w:commentRangeEnd w:id="11473"/>
              <w:r w:rsidRPr="00397878">
                <w:rPr>
                  <w:rStyle w:val="aff1"/>
                  <w:rFonts w:ascii="Times New Roman" w:eastAsia="仿宋_GB2312" w:hAnsi="Times New Roman" w:cs="Times New Roman"/>
                  <w:b/>
                  <w:color w:val="auto"/>
                  <w:sz w:val="18"/>
                  <w:szCs w:val="18"/>
                </w:rPr>
                <w:commentReference w:id="11473"/>
              </w:r>
            </w:ins>
            <w:commentRangeEnd w:id="11474"/>
            <w:ins w:id="11476" w:author="Xuning Wei12232" w:date="2026-07-27T22:57:00Z">
              <w:r w:rsidR="007A76FC" w:rsidRPr="00397878">
                <w:rPr>
                  <w:rStyle w:val="aff1"/>
                  <w:rFonts w:ascii="Times New Roman" w:eastAsia="仿宋_GB2312" w:hAnsi="Times New Roman" w:cs="Times New Roman"/>
                  <w:b/>
                  <w:color w:val="auto"/>
                  <w:sz w:val="18"/>
                  <w:szCs w:val="18"/>
                </w:rPr>
                <w:commentReference w:id="11474"/>
              </w:r>
            </w:ins>
            <w:del w:id="11477" w:author="Xuning Wei12232" w:date="2026-07-27T22:54:00Z">
              <w:r w:rsidR="00536ADD" w:rsidRPr="00397878" w:rsidDel="00DC3C29">
                <w:rPr>
                  <w:rFonts w:ascii="Times New Roman" w:eastAsia="仿宋_GB2312" w:hAnsi="Times New Roman" w:cs="Times New Roman"/>
                  <w:b/>
                  <w:color w:val="auto"/>
                  <w:sz w:val="18"/>
                  <w:szCs w:val="18"/>
                </w:rPr>
                <w:delText>Accuracy</w:delText>
              </w:r>
            </w:del>
          </w:p>
        </w:tc>
        <w:tc>
          <w:tcPr>
            <w:tcW w:w="504" w:type="pct"/>
            <w:shd w:val="clear" w:color="auto" w:fill="D9D9D9" w:themeFill="background1" w:themeFillShade="D9"/>
            <w:vAlign w:val="center"/>
            <w:tcPrChange w:id="11478" w:author="Xuning Wei12232" w:date="2026-07-27T23:03:00Z">
              <w:tcPr>
                <w:tcW w:w="416" w:type="pct"/>
                <w:shd w:val="clear" w:color="auto" w:fill="D9D9D9" w:themeFill="background1" w:themeFillShade="D9"/>
                <w:vAlign w:val="center"/>
              </w:tcPr>
            </w:tcPrChange>
          </w:tcPr>
          <w:p w14:paraId="764D6461" w14:textId="77777777" w:rsidR="00536ADD" w:rsidRPr="00397878"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shd w:val="pct10" w:color="auto" w:fill="FFFFFF"/>
              </w:rPr>
            </w:pPr>
            <w:r w:rsidRPr="00397878">
              <w:rPr>
                <w:rFonts w:ascii="Times New Roman" w:eastAsia="仿宋_GB2312" w:hAnsi="Times New Roman" w:cs="Times New Roman"/>
                <w:b/>
                <w:color w:val="auto"/>
                <w:kern w:val="0"/>
                <w:sz w:val="18"/>
                <w:szCs w:val="18"/>
              </w:rPr>
              <w:t>M</w:t>
            </w:r>
            <w:r w:rsidRPr="00397878">
              <w:rPr>
                <w:rFonts w:ascii="Times New Roman" w:eastAsia="仿宋_GB2312" w:hAnsi="Times New Roman" w:cs="Times New Roman"/>
                <w:b/>
                <w:color w:val="auto"/>
                <w:kern w:val="0"/>
                <w:sz w:val="18"/>
                <w:szCs w:val="18"/>
                <w:lang w:eastAsia="zh-CN"/>
              </w:rPr>
              <w:t>O</w:t>
            </w:r>
            <w:r w:rsidRPr="00397878">
              <w:rPr>
                <w:rFonts w:ascii="Times New Roman" w:eastAsia="仿宋_GB2312" w:hAnsi="Times New Roman" w:cs="Times New Roman"/>
                <w:b/>
                <w:color w:val="auto"/>
                <w:kern w:val="0"/>
                <w:sz w:val="18"/>
                <w:szCs w:val="18"/>
              </w:rPr>
              <w:t>R</w:t>
            </w:r>
          </w:p>
        </w:tc>
        <w:tc>
          <w:tcPr>
            <w:tcW w:w="328" w:type="pct"/>
            <w:shd w:val="clear" w:color="auto" w:fill="D9D9D9" w:themeFill="background1" w:themeFillShade="D9"/>
            <w:vAlign w:val="center"/>
            <w:tcPrChange w:id="11479" w:author="Xuning Wei12232" w:date="2026-07-27T23:03:00Z">
              <w:tcPr>
                <w:tcW w:w="416" w:type="pct"/>
                <w:gridSpan w:val="2"/>
                <w:shd w:val="clear" w:color="auto" w:fill="D9D9D9" w:themeFill="background1" w:themeFillShade="D9"/>
                <w:vAlign w:val="center"/>
              </w:tcPr>
            </w:tcPrChange>
          </w:tcPr>
          <w:p w14:paraId="1210C6AA" w14:textId="77777777" w:rsidR="00536ADD" w:rsidRPr="00397878"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rPr>
            </w:pPr>
            <w:r w:rsidRPr="00397878">
              <w:rPr>
                <w:rFonts w:ascii="Times New Roman" w:eastAsia="仿宋_GB2312" w:hAnsi="Times New Roman" w:cs="Times New Roman"/>
                <w:b/>
                <w:color w:val="auto"/>
                <w:kern w:val="0"/>
                <w:sz w:val="18"/>
                <w:szCs w:val="18"/>
              </w:rPr>
              <w:t>NOR</w:t>
            </w:r>
          </w:p>
        </w:tc>
        <w:tc>
          <w:tcPr>
            <w:tcW w:w="590" w:type="pct"/>
            <w:shd w:val="clear" w:color="auto" w:fill="D9D9D9" w:themeFill="background1" w:themeFillShade="D9"/>
            <w:vAlign w:val="center"/>
            <w:tcPrChange w:id="11480" w:author="Xuning Wei12232" w:date="2026-07-27T23:03:00Z">
              <w:tcPr>
                <w:tcW w:w="590" w:type="pct"/>
                <w:shd w:val="clear" w:color="auto" w:fill="D9D9D9" w:themeFill="background1" w:themeFillShade="D9"/>
                <w:vAlign w:val="center"/>
              </w:tcPr>
            </w:tcPrChange>
          </w:tcPr>
          <w:p w14:paraId="28A2311D" w14:textId="77777777" w:rsidR="00536ADD" w:rsidRPr="00397878" w:rsidRDefault="00536ADD">
            <w:pPr>
              <w:spacing w:line="240" w:lineRule="exact"/>
              <w:ind w:leftChars="-50" w:left="-105" w:rightChars="-50" w:right="-105"/>
              <w:contextualSpacing/>
              <w:jc w:val="center"/>
              <w:rPr>
                <w:rFonts w:ascii="Times New Roman" w:eastAsia="仿宋_GB2312" w:hAnsi="Times New Roman" w:cs="Times New Roman"/>
                <w:b/>
                <w:color w:val="auto"/>
                <w:kern w:val="0"/>
                <w:sz w:val="18"/>
                <w:szCs w:val="18"/>
                <w:lang w:eastAsia="zh-CN"/>
              </w:rPr>
            </w:pPr>
            <w:r w:rsidRPr="00397878">
              <w:rPr>
                <w:rFonts w:ascii="Times New Roman" w:eastAsia="仿宋_GB2312" w:hAnsi="Times New Roman" w:cs="Times New Roman"/>
                <w:b/>
                <w:color w:val="auto"/>
                <w:kern w:val="0"/>
                <w:sz w:val="18"/>
                <w:szCs w:val="18"/>
                <w:lang w:eastAsia="zh-CN"/>
              </w:rPr>
              <w:t>PAR</w:t>
            </w:r>
          </w:p>
        </w:tc>
        <w:tc>
          <w:tcPr>
            <w:tcW w:w="414" w:type="pct"/>
            <w:shd w:val="clear" w:color="auto" w:fill="D9D9D9" w:themeFill="background1" w:themeFillShade="D9"/>
            <w:vAlign w:val="center"/>
            <w:tcPrChange w:id="11481" w:author="Xuning Wei12232" w:date="2026-07-27T23:03:00Z">
              <w:tcPr>
                <w:tcW w:w="414" w:type="pct"/>
                <w:shd w:val="clear" w:color="auto" w:fill="D9D9D9" w:themeFill="background1" w:themeFillShade="D9"/>
                <w:vAlign w:val="center"/>
              </w:tcPr>
            </w:tcPrChange>
          </w:tcPr>
          <w:p w14:paraId="7142F8B4" w14:textId="77777777" w:rsidR="00536ADD" w:rsidRPr="00397878" w:rsidRDefault="00536ADD">
            <w:pPr>
              <w:spacing w:line="240" w:lineRule="exact"/>
              <w:ind w:rightChars="-50" w:right="-105"/>
              <w:contextualSpacing/>
              <w:jc w:val="center"/>
              <w:rPr>
                <w:rFonts w:ascii="Times New Roman" w:eastAsia="仿宋_GB2312" w:hAnsi="Times New Roman" w:cs="Times New Roman"/>
                <w:b/>
                <w:bCs w:val="0"/>
                <w:color w:val="auto"/>
                <w:kern w:val="0"/>
                <w:sz w:val="18"/>
                <w:szCs w:val="18"/>
                <w:lang w:eastAsia="zh-CN"/>
              </w:rPr>
            </w:pPr>
            <w:r w:rsidRPr="00397878">
              <w:rPr>
                <w:rFonts w:ascii="Times New Roman" w:eastAsia="仿宋_GB2312" w:hAnsi="Times New Roman" w:cs="Times New Roman"/>
                <w:b/>
                <w:color w:val="auto"/>
                <w:kern w:val="0"/>
                <w:sz w:val="18"/>
                <w:szCs w:val="18"/>
                <w:lang w:eastAsia="zh-CN"/>
              </w:rPr>
              <w:t>|Low boundary of PAR- NOR|≥Accuracy?</w:t>
            </w:r>
          </w:p>
        </w:tc>
        <w:tc>
          <w:tcPr>
            <w:tcW w:w="550" w:type="pct"/>
            <w:shd w:val="clear" w:color="auto" w:fill="D9D9D9" w:themeFill="background1" w:themeFillShade="D9"/>
            <w:vAlign w:val="center"/>
            <w:tcPrChange w:id="11482" w:author="Xuning Wei12232" w:date="2026-07-27T23:03:00Z">
              <w:tcPr>
                <w:tcW w:w="550" w:type="pct"/>
                <w:shd w:val="clear" w:color="auto" w:fill="D9D9D9" w:themeFill="background1" w:themeFillShade="D9"/>
                <w:vAlign w:val="center"/>
              </w:tcPr>
            </w:tcPrChange>
          </w:tcPr>
          <w:p w14:paraId="314C030F" w14:textId="77777777" w:rsidR="00536ADD" w:rsidRPr="00397878" w:rsidRDefault="00536ADD">
            <w:pPr>
              <w:spacing w:line="240" w:lineRule="exact"/>
              <w:ind w:leftChars="-50" w:left="-105" w:rightChars="-50" w:right="-105"/>
              <w:contextualSpacing/>
              <w:jc w:val="center"/>
              <w:rPr>
                <w:rFonts w:ascii="Times New Roman" w:eastAsia="仿宋_GB2312" w:hAnsi="Times New Roman" w:cs="Times New Roman"/>
                <w:b/>
                <w:bCs w:val="0"/>
                <w:color w:val="auto"/>
                <w:kern w:val="0"/>
                <w:sz w:val="18"/>
                <w:szCs w:val="18"/>
                <w:lang w:eastAsia="zh-CN"/>
              </w:rPr>
            </w:pPr>
            <w:r w:rsidRPr="00397878">
              <w:rPr>
                <w:rFonts w:ascii="Times New Roman" w:eastAsia="仿宋_GB2312" w:hAnsi="Times New Roman" w:cs="Times New Roman"/>
                <w:b/>
                <w:color w:val="auto"/>
                <w:kern w:val="0"/>
                <w:sz w:val="18"/>
                <w:szCs w:val="18"/>
                <w:lang w:eastAsia="zh-CN"/>
              </w:rPr>
              <w:t>High boundary of PAR- NOR ≥Accuracy?</w:t>
            </w:r>
          </w:p>
        </w:tc>
      </w:tr>
      <w:tr w:rsidR="00D4337B" w:rsidRPr="00397878" w14:paraId="4EDDD9ED" w14:textId="77777777" w:rsidTr="00397878">
        <w:trPr>
          <w:cantSplit/>
          <w:trHeight w:val="397"/>
          <w:jc w:val="center"/>
          <w:ins w:id="11483" w:author="Xuning Wei12232" w:date="2026-07-27T21:26:00Z"/>
        </w:trPr>
        <w:tc>
          <w:tcPr>
            <w:tcW w:w="449" w:type="pct"/>
            <w:vMerge w:val="restart"/>
            <w:noWrap/>
            <w:vAlign w:val="center"/>
          </w:tcPr>
          <w:p w14:paraId="563F9666" w14:textId="68D040F0" w:rsidR="00536ADD" w:rsidRPr="00397878" w:rsidRDefault="00536ADD" w:rsidP="00F13227">
            <w:pPr>
              <w:spacing w:line="240" w:lineRule="exact"/>
              <w:contextualSpacing/>
              <w:jc w:val="center"/>
              <w:rPr>
                <w:ins w:id="11484" w:author="Xuning Wei12232" w:date="2026-07-27T21:26:00Z"/>
                <w:rFonts w:ascii="Times New Roman" w:eastAsia="仿宋_GB2312" w:hAnsi="Times New Roman" w:cs="Times New Roman"/>
                <w:color w:val="auto"/>
                <w:kern w:val="0"/>
                <w:sz w:val="18"/>
                <w:szCs w:val="18"/>
                <w:lang w:eastAsia="zh-CN"/>
              </w:rPr>
            </w:pPr>
            <w:ins w:id="11485" w:author="Xuning Wei12232" w:date="2026-07-27T21:27:00Z">
              <w:r w:rsidRPr="00397878">
                <w:rPr>
                  <w:rFonts w:ascii="Times New Roman" w:eastAsiaTheme="minorEastAsia" w:hAnsi="Times New Roman" w:cs="Times New Roman"/>
                  <w:color w:val="auto"/>
                  <w:sz w:val="18"/>
                  <w:szCs w:val="18"/>
                  <w:shd w:val="clear" w:color="auto" w:fill="FFFFFF"/>
                  <w:lang w:eastAsia="zh-CN"/>
                  <w:rPrChange w:id="11486" w:author="Xuning Wei12232" w:date="2026-07-27T22:30:00Z">
                    <w:rPr>
                      <w:rFonts w:ascii="Times New Roman" w:eastAsiaTheme="minorEastAsia" w:hAnsi="Times New Roman" w:cs="Times New Roman"/>
                      <w:color w:val="0000FF"/>
                      <w:sz w:val="18"/>
                      <w:szCs w:val="18"/>
                      <w:shd w:val="clear" w:color="auto" w:fill="FFFFFF"/>
                      <w:lang w:eastAsia="zh-CN"/>
                    </w:rPr>
                  </w:rPrChange>
                </w:rPr>
                <w:t>TJ4S-1213-SPS01-AT01/ TJ4S-1213-SPS01-AT02</w:t>
              </w:r>
            </w:ins>
          </w:p>
        </w:tc>
        <w:tc>
          <w:tcPr>
            <w:tcW w:w="589" w:type="pct"/>
            <w:gridSpan w:val="2"/>
            <w:noWrap/>
            <w:vAlign w:val="center"/>
          </w:tcPr>
          <w:p w14:paraId="6079B400" w14:textId="76C0739C" w:rsidR="00536ADD" w:rsidRPr="00397878" w:rsidRDefault="00536ADD" w:rsidP="00F13227">
            <w:pPr>
              <w:spacing w:line="240" w:lineRule="exact"/>
              <w:contextualSpacing/>
              <w:jc w:val="center"/>
              <w:rPr>
                <w:ins w:id="11487" w:author="Xuning Wei12232" w:date="2026-07-27T21:26:00Z"/>
                <w:rFonts w:ascii="Times New Roman" w:eastAsia="仿宋_GB2312" w:hAnsi="Times New Roman" w:cs="Times New Roman"/>
                <w:color w:val="auto"/>
                <w:sz w:val="18"/>
                <w:szCs w:val="18"/>
              </w:rPr>
            </w:pPr>
            <w:ins w:id="11488" w:author="Xuning Wei12232" w:date="2026-07-27T21:27:00Z">
              <w:r w:rsidRPr="00397878">
                <w:rPr>
                  <w:rFonts w:ascii="Times New Roman" w:eastAsia="仿宋_GB2312" w:hAnsi="Times New Roman" w:cs="Times New Roman"/>
                  <w:color w:val="auto"/>
                  <w:sz w:val="18"/>
                  <w:szCs w:val="18"/>
                  <w:rPrChange w:id="11489" w:author="Xuning Wei12232" w:date="2026-07-27T22:30:00Z">
                    <w:rPr>
                      <w:rFonts w:ascii="Times New Roman" w:eastAsia="仿宋_GB2312" w:hAnsi="Times New Roman" w:cs="Times New Roman"/>
                      <w:color w:val="0000FF"/>
                      <w:sz w:val="18"/>
                      <w:szCs w:val="18"/>
                    </w:rPr>
                  </w:rPrChange>
                </w:rPr>
                <w:t>Charging quantity</w:t>
              </w:r>
            </w:ins>
          </w:p>
        </w:tc>
        <w:tc>
          <w:tcPr>
            <w:tcW w:w="437" w:type="pct"/>
            <w:vAlign w:val="center"/>
          </w:tcPr>
          <w:p w14:paraId="3B5ED002" w14:textId="5E9D68D5" w:rsidR="00536ADD" w:rsidRPr="00397878" w:rsidRDefault="00536ADD" w:rsidP="00F13227">
            <w:pPr>
              <w:spacing w:line="240" w:lineRule="exact"/>
              <w:contextualSpacing/>
              <w:jc w:val="center"/>
              <w:rPr>
                <w:ins w:id="11490" w:author="Xuning Wei12232" w:date="2026-07-27T22:07:00Z"/>
                <w:rFonts w:ascii="Times New Roman" w:eastAsia="仿宋_GB2312" w:hAnsi="Times New Roman" w:cs="Times New Roman"/>
                <w:color w:val="auto"/>
                <w:kern w:val="0"/>
                <w:sz w:val="18"/>
                <w:szCs w:val="18"/>
                <w:rPrChange w:id="11491" w:author="Xuning Wei12232" w:date="2026-07-27T22:30:00Z">
                  <w:rPr>
                    <w:ins w:id="11492" w:author="Xuning Wei12232" w:date="2026-07-27T22:07:00Z"/>
                    <w:rFonts w:ascii="Times New Roman" w:eastAsia="仿宋_GB2312" w:hAnsi="Times New Roman" w:cs="Times New Roman"/>
                    <w:color w:val="0000FF"/>
                    <w:kern w:val="0"/>
                    <w:sz w:val="18"/>
                    <w:szCs w:val="18"/>
                  </w:rPr>
                </w:rPrChange>
              </w:rPr>
            </w:pPr>
            <w:ins w:id="11493" w:author="Xuning Wei12232" w:date="2026-07-27T22:07:00Z">
              <w:r w:rsidRPr="00397878">
                <w:rPr>
                  <w:rFonts w:ascii="Times New Roman" w:eastAsia="仿宋_GB2312" w:hAnsi="Times New Roman" w:cs="Times New Roman"/>
                  <w:color w:val="auto"/>
                  <w:sz w:val="18"/>
                  <w:szCs w:val="18"/>
                  <w:rPrChange w:id="11494" w:author="Xuning Wei12232" w:date="2026-07-27T22:30:00Z">
                    <w:rPr>
                      <w:rFonts w:ascii="Times New Roman" w:eastAsia="仿宋_GB2312" w:hAnsi="Times New Roman" w:cs="Times New Roman"/>
                      <w:color w:val="0000FF"/>
                      <w:sz w:val="18"/>
                      <w:szCs w:val="18"/>
                    </w:rPr>
                  </w:rPrChange>
                </w:rPr>
                <w:t>06/24/2026</w:t>
              </w:r>
            </w:ins>
          </w:p>
        </w:tc>
        <w:tc>
          <w:tcPr>
            <w:tcW w:w="362" w:type="pct"/>
            <w:vAlign w:val="center"/>
          </w:tcPr>
          <w:p w14:paraId="37FB41E3" w14:textId="1044D2FC" w:rsidR="00536ADD" w:rsidRPr="00397878" w:rsidRDefault="00536ADD">
            <w:pPr>
              <w:spacing w:line="240" w:lineRule="exact"/>
              <w:contextualSpacing/>
              <w:jc w:val="center"/>
              <w:rPr>
                <w:ins w:id="11495" w:author="Xuning Wei12232" w:date="2026-07-27T21:26:00Z"/>
                <w:rFonts w:ascii="Times New Roman" w:eastAsia="仿宋_GB2312" w:hAnsi="Times New Roman" w:cs="Times New Roman"/>
                <w:color w:val="auto"/>
                <w:sz w:val="18"/>
                <w:szCs w:val="18"/>
              </w:rPr>
            </w:pPr>
            <w:ins w:id="11496" w:author="Xuning Wei12232" w:date="2026-07-27T21:27:00Z">
              <w:r w:rsidRPr="00397878">
                <w:rPr>
                  <w:rFonts w:ascii="Times New Roman" w:eastAsia="仿宋_GB2312" w:hAnsi="Times New Roman" w:cs="Times New Roman"/>
                  <w:color w:val="auto"/>
                  <w:kern w:val="0"/>
                  <w:sz w:val="18"/>
                  <w:szCs w:val="18"/>
                  <w:rPrChange w:id="11497" w:author="Xuning Wei12232" w:date="2026-07-27T22:30:00Z">
                    <w:rPr>
                      <w:rFonts w:ascii="Times New Roman" w:eastAsia="仿宋_GB2312" w:hAnsi="Times New Roman" w:cs="Times New Roman"/>
                      <w:color w:val="0000FF"/>
                      <w:kern w:val="0"/>
                      <w:sz w:val="18"/>
                      <w:szCs w:val="18"/>
                    </w:rPr>
                  </w:rPrChange>
                </w:rPr>
                <w:t>EB52090L</w:t>
              </w:r>
            </w:ins>
          </w:p>
        </w:tc>
        <w:tc>
          <w:tcPr>
            <w:tcW w:w="438" w:type="pct"/>
            <w:noWrap/>
            <w:vAlign w:val="center"/>
          </w:tcPr>
          <w:p w14:paraId="5120999E" w14:textId="77777777" w:rsidR="00536ADD" w:rsidRPr="00397878" w:rsidRDefault="00536ADD">
            <w:pPr>
              <w:spacing w:line="240" w:lineRule="exact"/>
              <w:contextualSpacing/>
              <w:jc w:val="center"/>
              <w:rPr>
                <w:ins w:id="11498" w:author="Xuning Wei12232" w:date="2026-07-27T21:27:00Z"/>
                <w:rFonts w:ascii="Times New Roman" w:eastAsia="仿宋_GB2312" w:hAnsi="Times New Roman" w:cs="Times New Roman"/>
                <w:color w:val="auto"/>
                <w:sz w:val="18"/>
                <w:szCs w:val="18"/>
                <w:lang w:eastAsia="zh-CN"/>
                <w:rPrChange w:id="11499" w:author="Xuning Wei12232" w:date="2026-07-27T22:30:00Z">
                  <w:rPr>
                    <w:ins w:id="11500" w:author="Xuning Wei12232" w:date="2026-07-27T21:27:00Z"/>
                    <w:rFonts w:ascii="Times New Roman" w:eastAsia="仿宋_GB2312" w:hAnsi="Times New Roman" w:cs="Times New Roman"/>
                    <w:color w:val="0000FF"/>
                    <w:sz w:val="18"/>
                    <w:szCs w:val="18"/>
                    <w:lang w:eastAsia="zh-CN"/>
                  </w:rPr>
                </w:rPrChange>
              </w:rPr>
            </w:pPr>
            <w:ins w:id="11501" w:author="Xuning Wei12232" w:date="2026-07-27T21:27:00Z">
              <w:r w:rsidRPr="00397878">
                <w:rPr>
                  <w:rFonts w:ascii="Times New Roman" w:eastAsia="仿宋_GB2312" w:hAnsi="Times New Roman" w:cs="Times New Roman"/>
                  <w:color w:val="auto"/>
                  <w:sz w:val="18"/>
                  <w:szCs w:val="18"/>
                  <w:lang w:eastAsia="zh-CN"/>
                  <w:rPrChange w:id="11502" w:author="Xuning Wei12232" w:date="2026-07-27T22:30:00Z">
                    <w:rPr>
                      <w:rFonts w:ascii="Times New Roman" w:eastAsia="仿宋_GB2312" w:hAnsi="Times New Roman" w:cs="Times New Roman"/>
                      <w:color w:val="0000FF"/>
                      <w:sz w:val="18"/>
                      <w:szCs w:val="18"/>
                      <w:lang w:eastAsia="zh-CN"/>
                    </w:rPr>
                  </w:rPrChange>
                </w:rPr>
                <w:t>*</w:t>
              </w:r>
              <w:r w:rsidRPr="00397878">
                <w:rPr>
                  <w:rFonts w:ascii="Times New Roman" w:eastAsia="仿宋_GB2312" w:hAnsi="Times New Roman" w:cs="Times New Roman" w:hint="eastAsia"/>
                  <w:color w:val="auto"/>
                  <w:sz w:val="18"/>
                  <w:szCs w:val="18"/>
                  <w:rPrChange w:id="11503" w:author="Xuning Wei12232" w:date="2026-07-27T22:30:00Z">
                    <w:rPr>
                      <w:rFonts w:ascii="Times New Roman" w:eastAsia="仿宋_GB2312" w:hAnsi="Times New Roman" w:cs="Times New Roman" w:hint="eastAsia"/>
                      <w:color w:val="0000FF"/>
                      <w:sz w:val="18"/>
                      <w:szCs w:val="18"/>
                    </w:rPr>
                  </w:rPrChange>
                </w:rPr>
                <w:t>≥</w:t>
              </w:r>
              <w:r w:rsidRPr="00397878">
                <w:rPr>
                  <w:rFonts w:ascii="Times New Roman" w:eastAsia="仿宋_GB2312" w:hAnsi="Times New Roman" w:cs="Times New Roman"/>
                  <w:color w:val="auto"/>
                  <w:sz w:val="18"/>
                  <w:szCs w:val="18"/>
                  <w:lang w:eastAsia="zh-CN"/>
                  <w:rPrChange w:id="11504" w:author="Xuning Wei12232" w:date="2026-07-27T22:30:00Z">
                    <w:rPr>
                      <w:rFonts w:ascii="Times New Roman" w:eastAsia="仿宋_GB2312" w:hAnsi="Times New Roman" w:cs="Times New Roman"/>
                      <w:color w:val="0000FF"/>
                      <w:sz w:val="18"/>
                      <w:szCs w:val="18"/>
                      <w:lang w:eastAsia="zh-CN"/>
                    </w:rPr>
                  </w:rPrChange>
                </w:rPr>
                <w:t>400</w:t>
              </w:r>
            </w:ins>
          </w:p>
          <w:p w14:paraId="6AB2192A" w14:textId="77777777" w:rsidR="00536ADD" w:rsidRPr="00397878" w:rsidRDefault="00536ADD">
            <w:pPr>
              <w:spacing w:line="240" w:lineRule="exact"/>
              <w:contextualSpacing/>
              <w:jc w:val="center"/>
              <w:rPr>
                <w:ins w:id="11505" w:author="Xuning Wei12232" w:date="2026-07-27T21:27:00Z"/>
                <w:rFonts w:ascii="Times New Roman" w:eastAsia="仿宋_GB2312" w:hAnsi="Times New Roman" w:cs="Times New Roman"/>
                <w:color w:val="auto"/>
                <w:sz w:val="18"/>
                <w:szCs w:val="18"/>
                <w:lang w:eastAsia="zh-CN"/>
                <w:rPrChange w:id="11506" w:author="Xuning Wei12232" w:date="2026-07-27T22:30:00Z">
                  <w:rPr>
                    <w:ins w:id="11507" w:author="Xuning Wei12232" w:date="2026-07-27T21:27:00Z"/>
                    <w:rFonts w:ascii="Times New Roman" w:eastAsia="仿宋_GB2312" w:hAnsi="Times New Roman" w:cs="Times New Roman"/>
                    <w:color w:val="0000FF"/>
                    <w:sz w:val="18"/>
                    <w:szCs w:val="18"/>
                    <w:lang w:eastAsia="zh-CN"/>
                  </w:rPr>
                </w:rPrChange>
              </w:rPr>
            </w:pPr>
            <w:ins w:id="11508" w:author="Xuning Wei12232" w:date="2026-07-27T21:27:00Z">
              <w:r w:rsidRPr="00397878">
                <w:rPr>
                  <w:rFonts w:ascii="Times New Roman" w:eastAsia="仿宋_GB2312" w:hAnsi="Times New Roman" w:cs="Times New Roman"/>
                  <w:color w:val="auto"/>
                  <w:sz w:val="18"/>
                  <w:szCs w:val="18"/>
                  <w:lang w:eastAsia="zh-CN"/>
                  <w:rPrChange w:id="11509" w:author="Xuning Wei12232" w:date="2026-07-27T22:30:00Z">
                    <w:rPr>
                      <w:rFonts w:ascii="Times New Roman" w:eastAsia="仿宋_GB2312" w:hAnsi="Times New Roman" w:cs="Times New Roman"/>
                      <w:color w:val="0000FF"/>
                      <w:sz w:val="18"/>
                      <w:szCs w:val="18"/>
                      <w:lang w:eastAsia="zh-CN"/>
                    </w:rPr>
                  </w:rPrChange>
                </w:rPr>
                <w:t>(379.20 kg)</w:t>
              </w:r>
            </w:ins>
          </w:p>
          <w:p w14:paraId="3D1B6BCB" w14:textId="5020264D" w:rsidR="00536ADD" w:rsidRPr="00397878" w:rsidRDefault="00536ADD">
            <w:pPr>
              <w:spacing w:line="240" w:lineRule="exact"/>
              <w:contextualSpacing/>
              <w:jc w:val="center"/>
              <w:rPr>
                <w:ins w:id="11510" w:author="Xuning Wei12232" w:date="2026-07-27T21:26:00Z"/>
                <w:rFonts w:ascii="Times New Roman" w:eastAsia="仿宋_GB2312" w:hAnsi="Times New Roman" w:cs="Times New Roman"/>
                <w:color w:val="auto"/>
                <w:sz w:val="18"/>
                <w:szCs w:val="18"/>
              </w:rPr>
            </w:pPr>
            <w:ins w:id="11511" w:author="Xuning Wei12232" w:date="2026-07-27T21:27:00Z">
              <w:r w:rsidRPr="00397878">
                <w:rPr>
                  <w:rFonts w:ascii="Times New Roman" w:eastAsia="仿宋_GB2312" w:hAnsi="Times New Roman" w:cs="Times New Roman"/>
                  <w:color w:val="auto"/>
                  <w:sz w:val="18"/>
                  <w:szCs w:val="18"/>
                  <w:lang w:eastAsia="zh-CN"/>
                  <w:rPrChange w:id="11512" w:author="Xuning Wei12232" w:date="2026-07-27T22:30:00Z">
                    <w:rPr>
                      <w:rFonts w:ascii="Times New Roman" w:eastAsia="仿宋_GB2312" w:hAnsi="Times New Roman" w:cs="Times New Roman"/>
                      <w:color w:val="0000FF"/>
                      <w:sz w:val="18"/>
                      <w:szCs w:val="18"/>
                      <w:lang w:eastAsia="zh-CN"/>
                    </w:rPr>
                  </w:rPrChange>
                </w:rPr>
                <w:t>DMF</w:t>
              </w:r>
            </w:ins>
          </w:p>
        </w:tc>
        <w:tc>
          <w:tcPr>
            <w:tcW w:w="339" w:type="pct"/>
            <w:vAlign w:val="center"/>
          </w:tcPr>
          <w:p w14:paraId="60032BC7" w14:textId="7C6A30E9" w:rsidR="00536ADD" w:rsidRPr="00397878" w:rsidRDefault="00536ADD">
            <w:pPr>
              <w:spacing w:line="240" w:lineRule="exact"/>
              <w:contextualSpacing/>
              <w:jc w:val="center"/>
              <w:rPr>
                <w:ins w:id="11513" w:author="Xuning Wei12232" w:date="2026-07-27T21:26:00Z"/>
                <w:rFonts w:ascii="Times New Roman" w:eastAsia="仿宋_GB2312" w:hAnsi="Times New Roman" w:cs="Times New Roman"/>
                <w:color w:val="auto"/>
                <w:sz w:val="18"/>
                <w:szCs w:val="18"/>
              </w:rPr>
            </w:pPr>
            <w:ins w:id="11514" w:author="Xuning Wei12232" w:date="2026-07-27T21:27:00Z">
              <w:r w:rsidRPr="00397878">
                <w:rPr>
                  <w:rFonts w:ascii="Times New Roman" w:eastAsia="仿宋_GB2312" w:hAnsi="Times New Roman" w:cs="Times New Roman"/>
                  <w:color w:val="auto"/>
                  <w:sz w:val="18"/>
                  <w:szCs w:val="18"/>
                  <w:lang w:eastAsia="zh-CN"/>
                </w:rPr>
                <w:t>±3%</w:t>
              </w:r>
            </w:ins>
          </w:p>
        </w:tc>
        <w:tc>
          <w:tcPr>
            <w:tcW w:w="1422" w:type="pct"/>
            <w:gridSpan w:val="3"/>
            <w:vMerge w:val="restart"/>
            <w:vAlign w:val="center"/>
          </w:tcPr>
          <w:p w14:paraId="2D510CC1" w14:textId="77777777" w:rsidR="00536ADD" w:rsidRPr="00397878" w:rsidRDefault="00536ADD">
            <w:pPr>
              <w:spacing w:line="240" w:lineRule="exact"/>
              <w:contextualSpacing/>
              <w:jc w:val="center"/>
              <w:rPr>
                <w:ins w:id="11515" w:author="Xuning Wei12232" w:date="2026-07-27T21:27:00Z"/>
                <w:rFonts w:ascii="Times New Roman" w:eastAsia="仿宋_GB2312" w:hAnsi="Times New Roman" w:cs="Times New Roman"/>
                <w:color w:val="auto"/>
                <w:sz w:val="18"/>
                <w:szCs w:val="18"/>
                <w:lang w:eastAsia="zh-CN"/>
              </w:rPr>
              <w:pPrChange w:id="11516" w:author="Xuning Wei12232" w:date="2026-07-27T22:30:00Z">
                <w:pPr>
                  <w:spacing w:line="240" w:lineRule="exact"/>
                  <w:contextualSpacing/>
                </w:pPr>
              </w:pPrChange>
            </w:pPr>
            <w:ins w:id="11517" w:author="Xuning Wei12232" w:date="2026-07-27T21:27:00Z">
              <w:r w:rsidRPr="00397878">
                <w:rPr>
                  <w:rFonts w:ascii="Times New Roman" w:eastAsia="仿宋_GB2312" w:hAnsi="Times New Roman" w:cs="Times New Roman"/>
                  <w:color w:val="auto"/>
                  <w:sz w:val="18"/>
                  <w:szCs w:val="18"/>
                  <w:lang w:eastAsia="zh-CN"/>
                  <w:rPrChange w:id="11518" w:author="Xuning Wei12232" w:date="2026-07-27T22:30:00Z">
                    <w:rPr>
                      <w:rFonts w:ascii="Times New Roman" w:eastAsia="仿宋_GB2312" w:hAnsi="Times New Roman" w:cs="Times New Roman"/>
                      <w:color w:val="0000FF"/>
                      <w:sz w:val="18"/>
                      <w:szCs w:val="18"/>
                      <w:lang w:eastAsia="zh-CN"/>
                    </w:rPr>
                  </w:rPrChange>
                </w:rPr>
                <w:t>DMF charging amount (DMF density: 0.948 kg/L): 400~1600 L ; (379.20~1516.80 kg);</w:t>
              </w:r>
            </w:ins>
          </w:p>
          <w:p w14:paraId="196300FD" w14:textId="77777777" w:rsidR="00536ADD" w:rsidRPr="00397878" w:rsidRDefault="00536ADD">
            <w:pPr>
              <w:spacing w:line="240" w:lineRule="exact"/>
              <w:contextualSpacing/>
              <w:jc w:val="center"/>
              <w:rPr>
                <w:ins w:id="11519" w:author="Xuning Wei12232" w:date="2026-07-27T21:27:00Z"/>
                <w:rFonts w:ascii="Times New Roman" w:eastAsia="仿宋_GB2312" w:hAnsi="Times New Roman" w:cs="Times New Roman"/>
                <w:color w:val="auto"/>
                <w:sz w:val="18"/>
                <w:szCs w:val="18"/>
                <w:lang w:eastAsia="zh-CN"/>
              </w:rPr>
              <w:pPrChange w:id="11520" w:author="Xuning Wei12232" w:date="2026-07-27T22:30:00Z">
                <w:pPr>
                  <w:spacing w:line="240" w:lineRule="exact"/>
                  <w:contextualSpacing/>
                </w:pPr>
              </w:pPrChange>
            </w:pPr>
            <w:proofErr w:type="spellStart"/>
            <w:ins w:id="11521" w:author="Xuning Wei12232" w:date="2026-07-27T21:27:00Z">
              <w:r w:rsidRPr="00397878">
                <w:rPr>
                  <w:rFonts w:ascii="Times New Roman" w:eastAsia="仿宋_GB2312" w:hAnsi="Times New Roman" w:cs="Times New Roman"/>
                  <w:color w:val="auto"/>
                  <w:sz w:val="18"/>
                  <w:szCs w:val="18"/>
                  <w:lang w:eastAsia="zh-CN"/>
                  <w:rPrChange w:id="11522" w:author="Xuning Wei12232" w:date="2026-07-27T22:30:00Z">
                    <w:rPr>
                      <w:rFonts w:ascii="Times New Roman" w:eastAsia="仿宋_GB2312" w:hAnsi="Times New Roman" w:cs="Times New Roman"/>
                      <w:color w:val="0000FF"/>
                      <w:sz w:val="18"/>
                      <w:szCs w:val="18"/>
                      <w:lang w:eastAsia="zh-CN"/>
                    </w:rPr>
                  </w:rPrChange>
                </w:rPr>
                <w:t>Piperidine</w:t>
              </w:r>
              <w:proofErr w:type="spellEnd"/>
              <w:r w:rsidRPr="00397878">
                <w:rPr>
                  <w:rFonts w:ascii="Times New Roman" w:eastAsia="仿宋_GB2312" w:hAnsi="Times New Roman" w:cs="Times New Roman"/>
                  <w:color w:val="auto"/>
                  <w:sz w:val="18"/>
                  <w:szCs w:val="18"/>
                  <w:lang w:eastAsia="zh-CN"/>
                  <w:rPrChange w:id="11523" w:author="Xuning Wei12232" w:date="2026-07-27T22:30:00Z">
                    <w:rPr>
                      <w:rFonts w:ascii="Times New Roman" w:eastAsia="仿宋_GB2312" w:hAnsi="Times New Roman" w:cs="Times New Roman"/>
                      <w:color w:val="0000FF"/>
                      <w:sz w:val="18"/>
                      <w:szCs w:val="18"/>
                      <w:lang w:eastAsia="zh-CN"/>
                    </w:rPr>
                  </w:rPrChange>
                </w:rPr>
                <w:t xml:space="preserve"> charging amount (</w:t>
              </w:r>
              <w:proofErr w:type="spellStart"/>
              <w:r w:rsidRPr="00397878">
                <w:rPr>
                  <w:rFonts w:ascii="Times New Roman" w:eastAsia="仿宋_GB2312" w:hAnsi="Times New Roman" w:cs="Times New Roman"/>
                  <w:color w:val="auto"/>
                  <w:sz w:val="18"/>
                  <w:szCs w:val="18"/>
                  <w:lang w:eastAsia="zh-CN"/>
                  <w:rPrChange w:id="11524" w:author="Xuning Wei12232" w:date="2026-07-27T22:30:00Z">
                    <w:rPr>
                      <w:rFonts w:ascii="Times New Roman" w:eastAsia="仿宋_GB2312" w:hAnsi="Times New Roman" w:cs="Times New Roman"/>
                      <w:color w:val="0000FF"/>
                      <w:sz w:val="18"/>
                      <w:szCs w:val="18"/>
                      <w:lang w:eastAsia="zh-CN"/>
                    </w:rPr>
                  </w:rPrChange>
                </w:rPr>
                <w:t>Piperidine</w:t>
              </w:r>
              <w:proofErr w:type="spellEnd"/>
              <w:r w:rsidRPr="00397878">
                <w:rPr>
                  <w:rFonts w:ascii="Times New Roman" w:eastAsia="仿宋_GB2312" w:hAnsi="Times New Roman" w:cs="Times New Roman"/>
                  <w:color w:val="auto"/>
                  <w:sz w:val="18"/>
                  <w:szCs w:val="18"/>
                  <w:lang w:eastAsia="zh-CN"/>
                  <w:rPrChange w:id="11525" w:author="Xuning Wei12232" w:date="2026-07-27T22:30:00Z">
                    <w:rPr>
                      <w:rFonts w:ascii="Times New Roman" w:eastAsia="仿宋_GB2312" w:hAnsi="Times New Roman" w:cs="Times New Roman"/>
                      <w:color w:val="0000FF"/>
                      <w:sz w:val="18"/>
                      <w:szCs w:val="18"/>
                      <w:lang w:eastAsia="zh-CN"/>
                    </w:rPr>
                  </w:rPrChange>
                </w:rPr>
                <w:t xml:space="preserve"> density: 0.862 kg/L): 100~400 L; (86.20~344.8 kg);</w:t>
              </w:r>
            </w:ins>
          </w:p>
          <w:p w14:paraId="17123613" w14:textId="10E34BCA" w:rsidR="00536ADD" w:rsidRPr="00397878" w:rsidRDefault="00536ADD" w:rsidP="00F13227">
            <w:pPr>
              <w:spacing w:line="240" w:lineRule="exact"/>
              <w:contextualSpacing/>
              <w:jc w:val="center"/>
              <w:rPr>
                <w:ins w:id="11526" w:author="Xuning Wei12232" w:date="2026-07-27T21:26:00Z"/>
                <w:rFonts w:ascii="Times New Roman" w:eastAsia="仿宋_GB2312" w:hAnsi="Times New Roman" w:cs="Times New Roman"/>
                <w:color w:val="auto"/>
                <w:sz w:val="18"/>
                <w:szCs w:val="18"/>
                <w:lang w:eastAsia="zh-CN"/>
              </w:rPr>
            </w:pPr>
            <w:ins w:id="11527" w:author="Xuning Wei12232" w:date="2026-07-27T21:27:00Z">
              <w:r w:rsidRPr="00397878">
                <w:rPr>
                  <w:rFonts w:ascii="Times New Roman" w:eastAsia="仿宋_GB2312" w:hAnsi="Times New Roman" w:cs="Times New Roman"/>
                  <w:color w:val="auto"/>
                  <w:sz w:val="18"/>
                  <w:szCs w:val="18"/>
                  <w:rPrChange w:id="11528" w:author="Xuning Wei12232" w:date="2026-07-27T22:30:00Z">
                    <w:rPr>
                      <w:rFonts w:ascii="Times New Roman" w:eastAsia="仿宋_GB2312" w:hAnsi="Times New Roman" w:cs="Times New Roman"/>
                      <w:color w:val="0000FF"/>
                      <w:sz w:val="18"/>
                      <w:szCs w:val="18"/>
                    </w:rPr>
                  </w:rPrChange>
                </w:rPr>
                <w:t xml:space="preserve">Based on charging accuracy calculation, the concentration of </w:t>
              </w:r>
              <w:proofErr w:type="spellStart"/>
              <w:r w:rsidRPr="00397878">
                <w:rPr>
                  <w:rFonts w:ascii="Times New Roman" w:eastAsia="仿宋_GB2312" w:hAnsi="Times New Roman" w:cs="Times New Roman"/>
                  <w:color w:val="auto"/>
                  <w:sz w:val="18"/>
                  <w:szCs w:val="18"/>
                  <w:rPrChange w:id="11529" w:author="Xuning Wei12232" w:date="2026-07-27T22:30:00Z">
                    <w:rPr>
                      <w:rFonts w:ascii="Times New Roman" w:eastAsia="仿宋_GB2312" w:hAnsi="Times New Roman" w:cs="Times New Roman"/>
                      <w:color w:val="0000FF"/>
                      <w:sz w:val="18"/>
                      <w:szCs w:val="18"/>
                    </w:rPr>
                  </w:rPrChange>
                </w:rPr>
                <w:t>Piperidine</w:t>
              </w:r>
              <w:proofErr w:type="spellEnd"/>
              <w:r w:rsidRPr="00397878">
                <w:rPr>
                  <w:rFonts w:ascii="Times New Roman" w:eastAsia="仿宋_GB2312" w:hAnsi="Times New Roman" w:cs="Times New Roman"/>
                  <w:color w:val="auto"/>
                  <w:sz w:val="18"/>
                  <w:szCs w:val="18"/>
                  <w:rPrChange w:id="11530" w:author="Xuning Wei12232" w:date="2026-07-27T22:30:00Z">
                    <w:rPr>
                      <w:rFonts w:ascii="Times New Roman" w:eastAsia="仿宋_GB2312" w:hAnsi="Times New Roman" w:cs="Times New Roman"/>
                      <w:color w:val="0000FF"/>
                      <w:sz w:val="18"/>
                      <w:szCs w:val="18"/>
                    </w:rPr>
                  </w:rPrChange>
                </w:rPr>
                <w:t>/DMF mixed solution is controlled within 19.5%~20.5%. The NOR range is 15%~20%, which complies with process requirements.</w:t>
              </w:r>
            </w:ins>
          </w:p>
        </w:tc>
        <w:tc>
          <w:tcPr>
            <w:tcW w:w="414" w:type="pct"/>
            <w:vAlign w:val="center"/>
          </w:tcPr>
          <w:p w14:paraId="30B12A74" w14:textId="73A3CE54" w:rsidR="00536ADD" w:rsidRPr="00397878" w:rsidRDefault="00536ADD" w:rsidP="00F13227">
            <w:pPr>
              <w:spacing w:line="240" w:lineRule="exact"/>
              <w:contextualSpacing/>
              <w:jc w:val="center"/>
              <w:rPr>
                <w:ins w:id="11531" w:author="Xuning Wei12232" w:date="2026-07-27T21:26:00Z"/>
                <w:rFonts w:ascii="Times New Roman" w:eastAsia="仿宋_GB2312" w:hAnsi="Times New Roman" w:cs="Times New Roman"/>
                <w:color w:val="auto"/>
                <w:sz w:val="18"/>
                <w:szCs w:val="18"/>
                <w:lang w:eastAsia="zh-CN"/>
              </w:rPr>
            </w:pPr>
            <w:ins w:id="11532" w:author="Xuning Wei12232" w:date="2026-07-27T21:27:00Z">
              <w:r w:rsidRPr="00397878">
                <w:rPr>
                  <w:rFonts w:ascii="Times New Roman" w:eastAsia="仿宋_GB2312" w:hAnsi="Times New Roman" w:cs="Times New Roman"/>
                  <w:color w:val="auto"/>
                  <w:sz w:val="18"/>
                  <w:szCs w:val="18"/>
                  <w:lang w:eastAsia="zh-CN"/>
                  <w:rPrChange w:id="11533" w:author="Xuning Wei12232" w:date="2026-07-27T22:30:00Z">
                    <w:rPr>
                      <w:rFonts w:ascii="Times New Roman" w:eastAsia="仿宋_GB2312" w:hAnsi="Times New Roman" w:cs="Times New Roman"/>
                      <w:color w:val="0000FF"/>
                      <w:sz w:val="18"/>
                      <w:szCs w:val="18"/>
                      <w:lang w:eastAsia="zh-CN"/>
                    </w:rPr>
                  </w:rPrChange>
                </w:rPr>
                <w:t>Yes</w:t>
              </w:r>
            </w:ins>
          </w:p>
        </w:tc>
        <w:tc>
          <w:tcPr>
            <w:tcW w:w="550" w:type="pct"/>
            <w:vAlign w:val="center"/>
          </w:tcPr>
          <w:p w14:paraId="17B67CC9" w14:textId="6E2F503E" w:rsidR="00536ADD" w:rsidRPr="00397878" w:rsidRDefault="00536ADD" w:rsidP="00F13227">
            <w:pPr>
              <w:spacing w:line="240" w:lineRule="exact"/>
              <w:contextualSpacing/>
              <w:jc w:val="center"/>
              <w:rPr>
                <w:ins w:id="11534" w:author="Xuning Wei12232" w:date="2026-07-27T21:26:00Z"/>
                <w:rFonts w:ascii="Times New Roman" w:eastAsia="仿宋_GB2312" w:hAnsi="Times New Roman" w:cs="Times New Roman"/>
                <w:color w:val="auto"/>
                <w:sz w:val="18"/>
                <w:szCs w:val="18"/>
                <w:lang w:eastAsia="zh-CN"/>
              </w:rPr>
            </w:pPr>
            <w:ins w:id="11535" w:author="Xuning Wei12232" w:date="2026-07-27T21:27:00Z">
              <w:r w:rsidRPr="00397878">
                <w:rPr>
                  <w:rFonts w:ascii="Times New Roman" w:eastAsia="仿宋_GB2312" w:hAnsi="Times New Roman" w:cs="Times New Roman"/>
                  <w:color w:val="auto"/>
                  <w:sz w:val="18"/>
                  <w:szCs w:val="18"/>
                  <w:lang w:eastAsia="zh-CN"/>
                  <w:rPrChange w:id="11536" w:author="Xuning Wei12232" w:date="2026-07-27T22:30:00Z">
                    <w:rPr>
                      <w:rFonts w:ascii="Times New Roman" w:eastAsia="仿宋_GB2312" w:hAnsi="Times New Roman" w:cs="Times New Roman"/>
                      <w:color w:val="0000FF"/>
                      <w:sz w:val="18"/>
                      <w:szCs w:val="18"/>
                      <w:lang w:eastAsia="zh-CN"/>
                    </w:rPr>
                  </w:rPrChange>
                </w:rPr>
                <w:t>Yes</w:t>
              </w:r>
            </w:ins>
          </w:p>
        </w:tc>
      </w:tr>
      <w:tr w:rsidR="00D4337B" w:rsidRPr="00397878" w14:paraId="6147E297" w14:textId="77777777" w:rsidTr="00397878">
        <w:trPr>
          <w:cantSplit/>
          <w:trHeight w:val="397"/>
          <w:jc w:val="center"/>
          <w:ins w:id="11537" w:author="Xuning Wei12232" w:date="2026-07-27T21:26:00Z"/>
        </w:trPr>
        <w:tc>
          <w:tcPr>
            <w:tcW w:w="449" w:type="pct"/>
            <w:vMerge/>
            <w:noWrap/>
            <w:vAlign w:val="center"/>
          </w:tcPr>
          <w:p w14:paraId="7A0908A2" w14:textId="77777777" w:rsidR="00536ADD" w:rsidRPr="00397878" w:rsidRDefault="00536ADD">
            <w:pPr>
              <w:spacing w:line="240" w:lineRule="exact"/>
              <w:contextualSpacing/>
              <w:jc w:val="center"/>
              <w:rPr>
                <w:ins w:id="11538" w:author="Xuning Wei12232" w:date="2026-07-27T21:26:00Z"/>
                <w:rFonts w:ascii="Times New Roman" w:eastAsia="仿宋_GB2312" w:hAnsi="Times New Roman" w:cs="Times New Roman"/>
                <w:color w:val="auto"/>
                <w:kern w:val="0"/>
                <w:sz w:val="18"/>
                <w:szCs w:val="18"/>
                <w:lang w:eastAsia="zh-CN"/>
              </w:rPr>
            </w:pPr>
          </w:p>
        </w:tc>
        <w:tc>
          <w:tcPr>
            <w:tcW w:w="589" w:type="pct"/>
            <w:gridSpan w:val="2"/>
            <w:noWrap/>
            <w:vAlign w:val="center"/>
          </w:tcPr>
          <w:p w14:paraId="479D1953" w14:textId="4A4DD23F" w:rsidR="00536ADD" w:rsidRPr="00397878" w:rsidRDefault="00536ADD">
            <w:pPr>
              <w:spacing w:line="240" w:lineRule="exact"/>
              <w:contextualSpacing/>
              <w:jc w:val="center"/>
              <w:rPr>
                <w:ins w:id="11539" w:author="Xuning Wei12232" w:date="2026-07-27T21:26:00Z"/>
                <w:rFonts w:ascii="Times New Roman" w:eastAsia="仿宋_GB2312" w:hAnsi="Times New Roman" w:cs="Times New Roman"/>
                <w:color w:val="auto"/>
                <w:sz w:val="18"/>
                <w:szCs w:val="18"/>
              </w:rPr>
            </w:pPr>
            <w:ins w:id="11540" w:author="Xuning Wei12232" w:date="2026-07-27T21:27:00Z">
              <w:r w:rsidRPr="00397878">
                <w:rPr>
                  <w:rFonts w:ascii="Times New Roman" w:eastAsia="仿宋_GB2312" w:hAnsi="Times New Roman" w:cs="Times New Roman"/>
                  <w:color w:val="auto"/>
                  <w:sz w:val="18"/>
                  <w:szCs w:val="18"/>
                  <w:rPrChange w:id="11541" w:author="Xuning Wei12232" w:date="2026-07-27T22:30:00Z">
                    <w:rPr>
                      <w:rFonts w:ascii="Times New Roman" w:eastAsia="仿宋_GB2312" w:hAnsi="Times New Roman" w:cs="Times New Roman"/>
                      <w:color w:val="0000FF"/>
                      <w:sz w:val="18"/>
                      <w:szCs w:val="18"/>
                    </w:rPr>
                  </w:rPrChange>
                </w:rPr>
                <w:t>Charging quantity</w:t>
              </w:r>
            </w:ins>
          </w:p>
        </w:tc>
        <w:tc>
          <w:tcPr>
            <w:tcW w:w="437" w:type="pct"/>
            <w:vAlign w:val="center"/>
          </w:tcPr>
          <w:p w14:paraId="303842B8" w14:textId="61420B3A" w:rsidR="00536ADD" w:rsidRPr="00397878" w:rsidRDefault="00536ADD">
            <w:pPr>
              <w:spacing w:line="240" w:lineRule="exact"/>
              <w:contextualSpacing/>
              <w:jc w:val="center"/>
              <w:rPr>
                <w:ins w:id="11542" w:author="Xuning Wei12232" w:date="2026-07-27T22:07:00Z"/>
                <w:rFonts w:ascii="Times New Roman" w:eastAsia="仿宋_GB2312" w:hAnsi="Times New Roman" w:cs="Times New Roman"/>
                <w:color w:val="auto"/>
                <w:kern w:val="0"/>
                <w:sz w:val="18"/>
                <w:szCs w:val="18"/>
                <w:rPrChange w:id="11543" w:author="Xuning Wei12232" w:date="2026-07-27T22:30:00Z">
                  <w:rPr>
                    <w:ins w:id="11544" w:author="Xuning Wei12232" w:date="2026-07-27T22:07:00Z"/>
                    <w:rFonts w:ascii="Times New Roman" w:eastAsia="仿宋_GB2312" w:hAnsi="Times New Roman" w:cs="Times New Roman"/>
                    <w:color w:val="0000FF"/>
                    <w:kern w:val="0"/>
                    <w:sz w:val="18"/>
                    <w:szCs w:val="18"/>
                  </w:rPr>
                </w:rPrChange>
              </w:rPr>
            </w:pPr>
            <w:ins w:id="11545" w:author="Xuning Wei12232" w:date="2026-07-27T22:07:00Z">
              <w:r w:rsidRPr="00397878">
                <w:rPr>
                  <w:rFonts w:ascii="Times New Roman" w:eastAsia="仿宋_GB2312" w:hAnsi="Times New Roman" w:cs="Times New Roman"/>
                  <w:color w:val="auto"/>
                  <w:sz w:val="18"/>
                  <w:szCs w:val="18"/>
                  <w:rPrChange w:id="11546" w:author="Xuning Wei12232" w:date="2026-07-27T22:30:00Z">
                    <w:rPr>
                      <w:rFonts w:ascii="Times New Roman" w:eastAsia="仿宋_GB2312" w:hAnsi="Times New Roman" w:cs="Times New Roman"/>
                      <w:color w:val="0000FF"/>
                      <w:sz w:val="18"/>
                      <w:szCs w:val="18"/>
                    </w:rPr>
                  </w:rPrChange>
                </w:rPr>
                <w:t>06/22/2026</w:t>
              </w:r>
            </w:ins>
          </w:p>
        </w:tc>
        <w:tc>
          <w:tcPr>
            <w:tcW w:w="362" w:type="pct"/>
            <w:vAlign w:val="center"/>
          </w:tcPr>
          <w:p w14:paraId="70E16356" w14:textId="3F5EBAFD" w:rsidR="00536ADD" w:rsidRPr="00397878" w:rsidRDefault="00536ADD">
            <w:pPr>
              <w:spacing w:line="240" w:lineRule="exact"/>
              <w:contextualSpacing/>
              <w:jc w:val="center"/>
              <w:rPr>
                <w:ins w:id="11547" w:author="Xuning Wei12232" w:date="2026-07-27T21:26:00Z"/>
                <w:rFonts w:ascii="Times New Roman" w:eastAsia="仿宋_GB2312" w:hAnsi="Times New Roman" w:cs="Times New Roman"/>
                <w:color w:val="auto"/>
                <w:sz w:val="18"/>
                <w:szCs w:val="18"/>
              </w:rPr>
            </w:pPr>
            <w:ins w:id="11548" w:author="Xuning Wei12232" w:date="2026-07-27T21:27:00Z">
              <w:r w:rsidRPr="00397878">
                <w:rPr>
                  <w:rFonts w:ascii="Times New Roman" w:eastAsia="仿宋_GB2312" w:hAnsi="Times New Roman" w:cs="Times New Roman"/>
                  <w:color w:val="auto"/>
                  <w:kern w:val="0"/>
                  <w:sz w:val="18"/>
                  <w:szCs w:val="18"/>
                  <w:rPrChange w:id="11549" w:author="Xuning Wei12232" w:date="2026-07-27T22:30:00Z">
                    <w:rPr>
                      <w:rFonts w:ascii="Times New Roman" w:eastAsia="仿宋_GB2312" w:hAnsi="Times New Roman" w:cs="Times New Roman"/>
                      <w:color w:val="0000FF"/>
                      <w:kern w:val="0"/>
                      <w:sz w:val="18"/>
                      <w:szCs w:val="18"/>
                    </w:rPr>
                  </w:rPrChange>
                </w:rPr>
                <w:t>EB52092L</w:t>
              </w:r>
            </w:ins>
          </w:p>
        </w:tc>
        <w:tc>
          <w:tcPr>
            <w:tcW w:w="438" w:type="pct"/>
            <w:noWrap/>
            <w:vAlign w:val="center"/>
          </w:tcPr>
          <w:p w14:paraId="2CC5987B" w14:textId="34205BAD" w:rsidR="00536ADD" w:rsidRPr="00397878" w:rsidRDefault="00536ADD">
            <w:pPr>
              <w:spacing w:line="240" w:lineRule="exact"/>
              <w:contextualSpacing/>
              <w:jc w:val="center"/>
              <w:rPr>
                <w:ins w:id="11550" w:author="Xuning Wei12232" w:date="2026-07-27T21:27:00Z"/>
                <w:rFonts w:ascii="Times New Roman" w:eastAsia="仿宋_GB2312" w:hAnsi="Times New Roman" w:cs="Times New Roman"/>
                <w:color w:val="auto"/>
                <w:sz w:val="18"/>
                <w:szCs w:val="18"/>
                <w:lang w:eastAsia="zh-CN"/>
                <w:rPrChange w:id="11551" w:author="Xuning Wei12232" w:date="2026-07-27T22:30:00Z">
                  <w:rPr>
                    <w:ins w:id="11552" w:author="Xuning Wei12232" w:date="2026-07-27T21:27:00Z"/>
                    <w:rFonts w:ascii="Times New Roman" w:eastAsia="仿宋_GB2312" w:hAnsi="Times New Roman" w:cs="Times New Roman"/>
                    <w:color w:val="0000FF"/>
                    <w:sz w:val="18"/>
                    <w:szCs w:val="18"/>
                    <w:lang w:eastAsia="zh-CN"/>
                  </w:rPr>
                </w:rPrChange>
              </w:rPr>
            </w:pPr>
            <w:ins w:id="11553" w:author="Xuning Wei12232" w:date="2026-07-27T21:27:00Z">
              <w:r w:rsidRPr="00397878">
                <w:rPr>
                  <w:rFonts w:ascii="Times New Roman" w:eastAsia="仿宋_GB2312" w:hAnsi="Times New Roman" w:cs="Times New Roman"/>
                  <w:color w:val="auto"/>
                  <w:sz w:val="18"/>
                  <w:szCs w:val="18"/>
                  <w:lang w:eastAsia="zh-CN"/>
                  <w:rPrChange w:id="11554" w:author="Xuning Wei12232" w:date="2026-07-27T22:30:00Z">
                    <w:rPr>
                      <w:rFonts w:ascii="Times New Roman" w:eastAsia="仿宋_GB2312" w:hAnsi="Times New Roman" w:cs="Times New Roman"/>
                      <w:color w:val="0000FF"/>
                      <w:sz w:val="18"/>
                      <w:szCs w:val="18"/>
                      <w:lang w:eastAsia="zh-CN"/>
                    </w:rPr>
                  </w:rPrChange>
                </w:rPr>
                <w:t>*</w:t>
              </w:r>
              <w:r w:rsidRPr="00397878">
                <w:rPr>
                  <w:rFonts w:ascii="Times New Roman" w:eastAsia="仿宋_GB2312" w:hAnsi="Times New Roman" w:cs="Times New Roman" w:hint="eastAsia"/>
                  <w:color w:val="auto"/>
                  <w:sz w:val="18"/>
                  <w:szCs w:val="18"/>
                  <w:rPrChange w:id="11555" w:author="Xuning Wei12232" w:date="2026-07-27T22:30:00Z">
                    <w:rPr>
                      <w:rFonts w:ascii="Times New Roman" w:eastAsia="仿宋_GB2312" w:hAnsi="Times New Roman" w:cs="Times New Roman" w:hint="eastAsia"/>
                      <w:color w:val="0000FF"/>
                      <w:sz w:val="18"/>
                      <w:szCs w:val="18"/>
                    </w:rPr>
                  </w:rPrChange>
                </w:rPr>
                <w:t>≥</w:t>
              </w:r>
              <w:r w:rsidRPr="00397878">
                <w:rPr>
                  <w:rFonts w:ascii="Times New Roman" w:eastAsia="仿宋_GB2312" w:hAnsi="Times New Roman" w:cs="Times New Roman"/>
                  <w:color w:val="auto"/>
                  <w:sz w:val="18"/>
                  <w:szCs w:val="18"/>
                  <w:lang w:eastAsia="zh-CN"/>
                  <w:rPrChange w:id="11556" w:author="Xuning Wei12232" w:date="2026-07-27T22:30:00Z">
                    <w:rPr>
                      <w:rFonts w:ascii="Times New Roman" w:eastAsia="仿宋_GB2312" w:hAnsi="Times New Roman" w:cs="Times New Roman"/>
                      <w:color w:val="0000FF"/>
                      <w:sz w:val="18"/>
                      <w:szCs w:val="18"/>
                      <w:lang w:eastAsia="zh-CN"/>
                    </w:rPr>
                  </w:rPrChange>
                </w:rPr>
                <w:t>100</w:t>
              </w:r>
            </w:ins>
            <w:ins w:id="11557" w:author="Johan Granander" w:date="2026-07-28T13:50:00Z">
              <w:r w:rsidR="00917FF6" w:rsidRPr="00397878">
                <w:rPr>
                  <w:rFonts w:ascii="Times New Roman" w:eastAsia="仿宋_GB2312" w:hAnsi="Times New Roman" w:cs="Times New Roman"/>
                  <w:color w:val="auto"/>
                  <w:sz w:val="18"/>
                  <w:szCs w:val="18"/>
                  <w:lang w:eastAsia="zh-CN"/>
                </w:rPr>
                <w:t xml:space="preserve"> </w:t>
              </w:r>
            </w:ins>
            <w:ins w:id="11558" w:author="Xuning Wei12232" w:date="2026-07-27T21:27:00Z">
              <w:r w:rsidRPr="00397878">
                <w:rPr>
                  <w:rFonts w:ascii="Times New Roman" w:eastAsia="仿宋_GB2312" w:hAnsi="Times New Roman" w:cs="Times New Roman"/>
                  <w:color w:val="auto"/>
                  <w:sz w:val="18"/>
                  <w:szCs w:val="18"/>
                  <w:lang w:eastAsia="zh-CN"/>
                  <w:rPrChange w:id="11559" w:author="Xuning Wei12232" w:date="2026-07-27T22:30:00Z">
                    <w:rPr>
                      <w:rFonts w:ascii="Times New Roman" w:eastAsia="仿宋_GB2312" w:hAnsi="Times New Roman" w:cs="Times New Roman"/>
                      <w:color w:val="0000FF"/>
                      <w:sz w:val="18"/>
                      <w:szCs w:val="18"/>
                      <w:lang w:eastAsia="zh-CN"/>
                    </w:rPr>
                  </w:rPrChange>
                </w:rPr>
                <w:t>L</w:t>
              </w:r>
            </w:ins>
          </w:p>
          <w:p w14:paraId="3377695F" w14:textId="5869C786" w:rsidR="00536ADD" w:rsidRPr="00397878" w:rsidRDefault="00536ADD">
            <w:pPr>
              <w:spacing w:line="240" w:lineRule="exact"/>
              <w:contextualSpacing/>
              <w:jc w:val="center"/>
              <w:rPr>
                <w:ins w:id="11560" w:author="Xuning Wei12232" w:date="2026-07-27T21:27:00Z"/>
                <w:rFonts w:ascii="Times New Roman" w:eastAsia="仿宋_GB2312" w:hAnsi="Times New Roman" w:cs="Times New Roman"/>
                <w:color w:val="auto"/>
                <w:sz w:val="18"/>
                <w:szCs w:val="18"/>
                <w:lang w:eastAsia="zh-CN"/>
                <w:rPrChange w:id="11561" w:author="Xuning Wei12232" w:date="2026-07-27T22:30:00Z">
                  <w:rPr>
                    <w:ins w:id="11562" w:author="Xuning Wei12232" w:date="2026-07-27T21:27:00Z"/>
                    <w:rFonts w:ascii="Times New Roman" w:eastAsia="仿宋_GB2312" w:hAnsi="Times New Roman" w:cs="Times New Roman"/>
                    <w:color w:val="0000FF"/>
                    <w:sz w:val="18"/>
                    <w:szCs w:val="18"/>
                    <w:lang w:eastAsia="zh-CN"/>
                  </w:rPr>
                </w:rPrChange>
              </w:rPr>
            </w:pPr>
            <w:ins w:id="11563" w:author="Xuning Wei12232" w:date="2026-07-27T21:27:00Z">
              <w:r w:rsidRPr="00397878">
                <w:rPr>
                  <w:rFonts w:ascii="Times New Roman" w:eastAsia="仿宋_GB2312" w:hAnsi="Times New Roman" w:cs="Times New Roman"/>
                  <w:color w:val="auto"/>
                  <w:sz w:val="18"/>
                  <w:szCs w:val="18"/>
                  <w:lang w:eastAsia="zh-CN"/>
                  <w:rPrChange w:id="11564" w:author="Xuning Wei12232" w:date="2026-07-27T22:30:00Z">
                    <w:rPr>
                      <w:rFonts w:ascii="Times New Roman" w:eastAsia="仿宋_GB2312" w:hAnsi="Times New Roman" w:cs="Times New Roman"/>
                      <w:color w:val="0000FF"/>
                      <w:sz w:val="18"/>
                      <w:szCs w:val="18"/>
                      <w:lang w:eastAsia="zh-CN"/>
                    </w:rPr>
                  </w:rPrChange>
                </w:rPr>
                <w:t>(86.20</w:t>
              </w:r>
            </w:ins>
            <w:ins w:id="11565" w:author="Johan Granander" w:date="2026-07-28T13:50:00Z">
              <w:r w:rsidR="00917FF6" w:rsidRPr="00397878">
                <w:rPr>
                  <w:rFonts w:ascii="Times New Roman" w:eastAsia="仿宋_GB2312" w:hAnsi="Times New Roman" w:cs="Times New Roman"/>
                  <w:color w:val="auto"/>
                  <w:sz w:val="18"/>
                  <w:szCs w:val="18"/>
                  <w:lang w:eastAsia="zh-CN"/>
                </w:rPr>
                <w:t xml:space="preserve"> </w:t>
              </w:r>
            </w:ins>
            <w:ins w:id="11566" w:author="Xuning Wei12232" w:date="2026-07-27T21:27:00Z">
              <w:r w:rsidRPr="00397878">
                <w:rPr>
                  <w:rFonts w:ascii="Times New Roman" w:eastAsia="仿宋_GB2312" w:hAnsi="Times New Roman" w:cs="Times New Roman"/>
                  <w:color w:val="auto"/>
                  <w:sz w:val="18"/>
                  <w:szCs w:val="18"/>
                  <w:lang w:eastAsia="zh-CN"/>
                  <w:rPrChange w:id="11567" w:author="Xuning Wei12232" w:date="2026-07-27T22:30:00Z">
                    <w:rPr>
                      <w:rFonts w:ascii="Times New Roman" w:eastAsia="仿宋_GB2312" w:hAnsi="Times New Roman" w:cs="Times New Roman"/>
                      <w:color w:val="0000FF"/>
                      <w:sz w:val="18"/>
                      <w:szCs w:val="18"/>
                      <w:lang w:eastAsia="zh-CN"/>
                    </w:rPr>
                  </w:rPrChange>
                </w:rPr>
                <w:t>kg)</w:t>
              </w:r>
            </w:ins>
          </w:p>
          <w:p w14:paraId="11ACC073" w14:textId="07122E51" w:rsidR="00536ADD" w:rsidRPr="00397878" w:rsidRDefault="00536ADD">
            <w:pPr>
              <w:spacing w:line="240" w:lineRule="exact"/>
              <w:contextualSpacing/>
              <w:jc w:val="center"/>
              <w:rPr>
                <w:ins w:id="11568" w:author="Xuning Wei12232" w:date="2026-07-27T21:26:00Z"/>
                <w:rFonts w:ascii="Times New Roman" w:eastAsia="仿宋_GB2312" w:hAnsi="Times New Roman" w:cs="Times New Roman"/>
                <w:color w:val="auto"/>
                <w:sz w:val="18"/>
                <w:szCs w:val="18"/>
              </w:rPr>
            </w:pPr>
            <w:proofErr w:type="spellStart"/>
            <w:ins w:id="11569" w:author="Xuning Wei12232" w:date="2026-07-27T21:27:00Z">
              <w:r w:rsidRPr="00397878">
                <w:rPr>
                  <w:rFonts w:ascii="Times New Roman" w:eastAsia="仿宋_GB2312" w:hAnsi="Times New Roman" w:cs="Times New Roman"/>
                  <w:color w:val="auto"/>
                  <w:sz w:val="18"/>
                  <w:szCs w:val="18"/>
                  <w:lang w:eastAsia="zh-CN"/>
                  <w:rPrChange w:id="11570" w:author="Xuning Wei12232" w:date="2026-07-27T22:30:00Z">
                    <w:rPr>
                      <w:rFonts w:ascii="Times New Roman" w:eastAsia="仿宋_GB2312" w:hAnsi="Times New Roman" w:cs="Times New Roman"/>
                      <w:color w:val="0000FF"/>
                      <w:sz w:val="18"/>
                      <w:szCs w:val="18"/>
                      <w:lang w:eastAsia="zh-CN"/>
                    </w:rPr>
                  </w:rPrChange>
                </w:rPr>
                <w:t>Piperidine</w:t>
              </w:r>
            </w:ins>
            <w:proofErr w:type="spellEnd"/>
          </w:p>
        </w:tc>
        <w:tc>
          <w:tcPr>
            <w:tcW w:w="339" w:type="pct"/>
            <w:vAlign w:val="center"/>
          </w:tcPr>
          <w:p w14:paraId="2B5FA5F7" w14:textId="5F8793DE" w:rsidR="00536ADD" w:rsidRPr="00397878" w:rsidRDefault="00536ADD">
            <w:pPr>
              <w:spacing w:line="240" w:lineRule="exact"/>
              <w:contextualSpacing/>
              <w:jc w:val="center"/>
              <w:rPr>
                <w:ins w:id="11571" w:author="Xuning Wei12232" w:date="2026-07-27T21:26:00Z"/>
                <w:rFonts w:ascii="Times New Roman" w:eastAsia="仿宋_GB2312" w:hAnsi="Times New Roman" w:cs="Times New Roman"/>
                <w:color w:val="auto"/>
                <w:sz w:val="18"/>
                <w:szCs w:val="18"/>
              </w:rPr>
            </w:pPr>
            <w:ins w:id="11572" w:author="Xuning Wei12232" w:date="2026-07-27T21:27:00Z">
              <w:r w:rsidRPr="00397878">
                <w:rPr>
                  <w:rFonts w:ascii="Times New Roman" w:eastAsia="仿宋_GB2312" w:hAnsi="Times New Roman" w:cs="Times New Roman"/>
                  <w:color w:val="auto"/>
                  <w:sz w:val="18"/>
                  <w:szCs w:val="18"/>
                  <w:lang w:eastAsia="zh-CN"/>
                </w:rPr>
                <w:t>±3%</w:t>
              </w:r>
            </w:ins>
          </w:p>
        </w:tc>
        <w:tc>
          <w:tcPr>
            <w:tcW w:w="1422" w:type="pct"/>
            <w:gridSpan w:val="3"/>
            <w:vMerge/>
            <w:vAlign w:val="center"/>
          </w:tcPr>
          <w:p w14:paraId="559296BA" w14:textId="77777777" w:rsidR="00536ADD" w:rsidRPr="00397878" w:rsidRDefault="00536ADD">
            <w:pPr>
              <w:spacing w:line="240" w:lineRule="exact"/>
              <w:contextualSpacing/>
              <w:jc w:val="center"/>
              <w:rPr>
                <w:ins w:id="11573" w:author="Xuning Wei12232" w:date="2026-07-27T21:26:00Z"/>
                <w:rFonts w:ascii="Times New Roman" w:eastAsia="仿宋_GB2312" w:hAnsi="Times New Roman" w:cs="Times New Roman"/>
                <w:color w:val="auto"/>
                <w:sz w:val="18"/>
                <w:szCs w:val="18"/>
                <w:lang w:eastAsia="zh-CN"/>
              </w:rPr>
            </w:pPr>
          </w:p>
        </w:tc>
        <w:tc>
          <w:tcPr>
            <w:tcW w:w="414" w:type="pct"/>
            <w:vAlign w:val="center"/>
          </w:tcPr>
          <w:p w14:paraId="73AD3802" w14:textId="611A72D6" w:rsidR="00536ADD" w:rsidRPr="00397878" w:rsidRDefault="00536ADD">
            <w:pPr>
              <w:spacing w:line="240" w:lineRule="exact"/>
              <w:contextualSpacing/>
              <w:jc w:val="center"/>
              <w:rPr>
                <w:ins w:id="11574" w:author="Xuning Wei12232" w:date="2026-07-27T21:26:00Z"/>
                <w:rFonts w:ascii="Times New Roman" w:eastAsia="仿宋_GB2312" w:hAnsi="Times New Roman" w:cs="Times New Roman"/>
                <w:color w:val="auto"/>
                <w:sz w:val="18"/>
                <w:szCs w:val="18"/>
                <w:lang w:eastAsia="zh-CN"/>
              </w:rPr>
            </w:pPr>
            <w:ins w:id="11575" w:author="Xuning Wei12232" w:date="2026-07-27T21:27:00Z">
              <w:r w:rsidRPr="00397878">
                <w:rPr>
                  <w:rFonts w:ascii="Times New Roman" w:eastAsia="仿宋_GB2312" w:hAnsi="Times New Roman" w:cs="Times New Roman"/>
                  <w:color w:val="auto"/>
                  <w:sz w:val="18"/>
                  <w:szCs w:val="18"/>
                  <w:lang w:eastAsia="zh-CN"/>
                  <w:rPrChange w:id="11576" w:author="Xuning Wei12232" w:date="2026-07-27T22:30:00Z">
                    <w:rPr>
                      <w:rFonts w:ascii="Times New Roman" w:eastAsia="仿宋_GB2312" w:hAnsi="Times New Roman" w:cs="Times New Roman"/>
                      <w:color w:val="0000FF"/>
                      <w:sz w:val="18"/>
                      <w:szCs w:val="18"/>
                      <w:lang w:eastAsia="zh-CN"/>
                    </w:rPr>
                  </w:rPrChange>
                </w:rPr>
                <w:t>Yes</w:t>
              </w:r>
            </w:ins>
          </w:p>
        </w:tc>
        <w:tc>
          <w:tcPr>
            <w:tcW w:w="550" w:type="pct"/>
            <w:vAlign w:val="center"/>
          </w:tcPr>
          <w:p w14:paraId="574A87C8" w14:textId="4EB457E7" w:rsidR="00536ADD" w:rsidRPr="00397878" w:rsidRDefault="00536ADD">
            <w:pPr>
              <w:spacing w:line="240" w:lineRule="exact"/>
              <w:contextualSpacing/>
              <w:jc w:val="center"/>
              <w:rPr>
                <w:ins w:id="11577" w:author="Xuning Wei12232" w:date="2026-07-27T21:26:00Z"/>
                <w:rFonts w:ascii="Times New Roman" w:eastAsia="仿宋_GB2312" w:hAnsi="Times New Roman" w:cs="Times New Roman"/>
                <w:color w:val="auto"/>
                <w:sz w:val="18"/>
                <w:szCs w:val="18"/>
                <w:lang w:eastAsia="zh-CN"/>
              </w:rPr>
            </w:pPr>
            <w:ins w:id="11578" w:author="Xuning Wei12232" w:date="2026-07-27T21:27:00Z">
              <w:r w:rsidRPr="00397878">
                <w:rPr>
                  <w:rFonts w:ascii="Times New Roman" w:eastAsia="仿宋_GB2312" w:hAnsi="Times New Roman" w:cs="Times New Roman"/>
                  <w:color w:val="auto"/>
                  <w:sz w:val="18"/>
                  <w:szCs w:val="18"/>
                  <w:lang w:eastAsia="zh-CN"/>
                  <w:rPrChange w:id="11579" w:author="Xuning Wei12232" w:date="2026-07-27T22:30:00Z">
                    <w:rPr>
                      <w:rFonts w:ascii="Times New Roman" w:eastAsia="仿宋_GB2312" w:hAnsi="Times New Roman" w:cs="Times New Roman"/>
                      <w:color w:val="0000FF"/>
                      <w:sz w:val="18"/>
                      <w:szCs w:val="18"/>
                      <w:lang w:eastAsia="zh-CN"/>
                    </w:rPr>
                  </w:rPrChange>
                </w:rPr>
                <w:t>Yes</w:t>
              </w:r>
            </w:ins>
          </w:p>
        </w:tc>
      </w:tr>
      <w:tr w:rsidR="00D378C6" w:rsidRPr="00397878" w14:paraId="7F20CF91" w14:textId="77777777" w:rsidTr="00397878">
        <w:trPr>
          <w:cantSplit/>
          <w:trHeight w:val="397"/>
          <w:jc w:val="center"/>
          <w:ins w:id="11580" w:author="Xuning Wei12232" w:date="2026-07-27T21:26:00Z"/>
          <w:trPrChange w:id="11581" w:author="Xuning Wei12232" w:date="2026-07-27T23:03:00Z">
            <w:trPr>
              <w:cantSplit/>
              <w:trHeight w:val="397"/>
              <w:jc w:val="center"/>
            </w:trPr>
          </w:trPrChange>
        </w:trPr>
        <w:tc>
          <w:tcPr>
            <w:tcW w:w="449" w:type="pct"/>
            <w:noWrap/>
            <w:vAlign w:val="center"/>
            <w:tcPrChange w:id="11582" w:author="Xuning Wei12232" w:date="2026-07-27T23:03:00Z">
              <w:tcPr>
                <w:tcW w:w="449" w:type="pct"/>
                <w:noWrap/>
                <w:vAlign w:val="center"/>
              </w:tcPr>
            </w:tcPrChange>
          </w:tcPr>
          <w:p w14:paraId="78B8D2EE" w14:textId="5DE2DBDE" w:rsidR="00D378C6" w:rsidRPr="00397878" w:rsidRDefault="00D378C6" w:rsidP="00F13227">
            <w:pPr>
              <w:spacing w:line="240" w:lineRule="exact"/>
              <w:contextualSpacing/>
              <w:jc w:val="center"/>
              <w:rPr>
                <w:ins w:id="11583" w:author="Xuning Wei12232" w:date="2026-07-27T21:26:00Z"/>
                <w:rFonts w:ascii="Times New Roman" w:eastAsia="仿宋_GB2312" w:hAnsi="Times New Roman" w:cs="Times New Roman"/>
                <w:color w:val="auto"/>
                <w:kern w:val="0"/>
                <w:sz w:val="18"/>
                <w:szCs w:val="18"/>
                <w:lang w:eastAsia="zh-CN"/>
              </w:rPr>
            </w:pPr>
            <w:ins w:id="11584" w:author="Xuning Wei12232" w:date="2026-07-27T21:28:00Z">
              <w:r w:rsidRPr="00397878">
                <w:rPr>
                  <w:rFonts w:ascii="Times New Roman" w:eastAsia="仿宋_GB2312" w:hAnsi="Times New Roman" w:cs="Times New Roman"/>
                  <w:color w:val="auto"/>
                  <w:sz w:val="18"/>
                  <w:szCs w:val="18"/>
                  <w:rPrChange w:id="11585" w:author="Xuning Wei12232" w:date="2026-07-27T22:30:00Z">
                    <w:rPr>
                      <w:rFonts w:ascii="Times New Roman" w:eastAsia="仿宋_GB2312" w:hAnsi="Times New Roman" w:cs="Times New Roman"/>
                      <w:color w:val="0000FF"/>
                      <w:sz w:val="18"/>
                      <w:szCs w:val="18"/>
                    </w:rPr>
                  </w:rPrChange>
                </w:rPr>
                <w:t>Glovebox</w:t>
              </w:r>
            </w:ins>
          </w:p>
        </w:tc>
        <w:tc>
          <w:tcPr>
            <w:tcW w:w="589" w:type="pct"/>
            <w:gridSpan w:val="2"/>
            <w:noWrap/>
            <w:vAlign w:val="center"/>
            <w:tcPrChange w:id="11586" w:author="Xuning Wei12232" w:date="2026-07-27T23:03:00Z">
              <w:tcPr>
                <w:tcW w:w="589" w:type="pct"/>
                <w:gridSpan w:val="2"/>
                <w:noWrap/>
                <w:vAlign w:val="center"/>
              </w:tcPr>
            </w:tcPrChange>
          </w:tcPr>
          <w:p w14:paraId="6580E441" w14:textId="7E811754" w:rsidR="00D378C6" w:rsidRPr="00397878" w:rsidRDefault="00D378C6" w:rsidP="00F13227">
            <w:pPr>
              <w:spacing w:line="240" w:lineRule="exact"/>
              <w:contextualSpacing/>
              <w:jc w:val="center"/>
              <w:rPr>
                <w:ins w:id="11587" w:author="Xuning Wei12232" w:date="2026-07-27T21:26:00Z"/>
                <w:rFonts w:ascii="Times New Roman" w:eastAsia="仿宋_GB2312" w:hAnsi="Times New Roman" w:cs="Times New Roman"/>
                <w:color w:val="auto"/>
                <w:sz w:val="18"/>
                <w:szCs w:val="18"/>
              </w:rPr>
            </w:pPr>
            <w:ins w:id="11588" w:author="Xuning Wei12232" w:date="2026-07-27T21:28:00Z">
              <w:r w:rsidRPr="00397878">
                <w:rPr>
                  <w:rFonts w:ascii="Times New Roman" w:eastAsia="仿宋_GB2312" w:hAnsi="Times New Roman" w:cs="Times New Roman"/>
                  <w:color w:val="auto"/>
                  <w:sz w:val="18"/>
                  <w:szCs w:val="18"/>
                  <w:rPrChange w:id="11589" w:author="Xuning Wei12232" w:date="2026-07-27T22:30:00Z">
                    <w:rPr>
                      <w:rFonts w:ascii="Times New Roman" w:eastAsia="仿宋_GB2312" w:hAnsi="Times New Roman" w:cs="Times New Roman"/>
                      <w:color w:val="0000FF"/>
                      <w:sz w:val="18"/>
                      <w:szCs w:val="18"/>
                    </w:rPr>
                  </w:rPrChange>
                </w:rPr>
                <w:t>Dispensing quantity</w:t>
              </w:r>
            </w:ins>
          </w:p>
        </w:tc>
        <w:tc>
          <w:tcPr>
            <w:tcW w:w="437" w:type="pct"/>
            <w:vAlign w:val="center"/>
            <w:tcPrChange w:id="11590" w:author="Xuning Wei12232" w:date="2026-07-27T23:03:00Z">
              <w:tcPr>
                <w:tcW w:w="437" w:type="pct"/>
                <w:vAlign w:val="center"/>
              </w:tcPr>
            </w:tcPrChange>
          </w:tcPr>
          <w:p w14:paraId="19C19066" w14:textId="6C46F1FD" w:rsidR="00D378C6" w:rsidRPr="00397878" w:rsidRDefault="00D378C6">
            <w:pPr>
              <w:spacing w:line="240" w:lineRule="exact"/>
              <w:contextualSpacing/>
              <w:jc w:val="center"/>
              <w:rPr>
                <w:ins w:id="11591" w:author="Xuning Wei12232" w:date="2026-07-27T22:07:00Z"/>
                <w:rFonts w:ascii="Times New Roman" w:eastAsia="仿宋_GB2312" w:hAnsi="Times New Roman" w:cs="Times New Roman"/>
                <w:color w:val="auto"/>
                <w:sz w:val="18"/>
                <w:szCs w:val="18"/>
                <w:lang w:eastAsia="zh-CN"/>
              </w:rPr>
            </w:pPr>
            <w:ins w:id="11592" w:author="Xuning Wei12232" w:date="2026-07-27T22:08:00Z">
              <w:r w:rsidRPr="00397878">
                <w:rPr>
                  <w:rFonts w:ascii="Times New Roman" w:eastAsia="仿宋_GB2312" w:hAnsi="Times New Roman" w:cs="Times New Roman"/>
                  <w:color w:val="auto"/>
                  <w:kern w:val="0"/>
                  <w:sz w:val="18"/>
                  <w:szCs w:val="18"/>
                  <w:lang w:eastAsia="zh-CN"/>
                </w:rPr>
                <w:t>09/16/2025</w:t>
              </w:r>
            </w:ins>
          </w:p>
        </w:tc>
        <w:tc>
          <w:tcPr>
            <w:tcW w:w="362" w:type="pct"/>
            <w:vAlign w:val="center"/>
            <w:tcPrChange w:id="11593" w:author="Xuning Wei12232" w:date="2026-07-27T23:03:00Z">
              <w:tcPr>
                <w:tcW w:w="362" w:type="pct"/>
                <w:vAlign w:val="center"/>
              </w:tcPr>
            </w:tcPrChange>
          </w:tcPr>
          <w:p w14:paraId="1CC16BC1" w14:textId="79645944" w:rsidR="00D378C6" w:rsidRPr="00397878" w:rsidRDefault="00D378C6">
            <w:pPr>
              <w:spacing w:line="240" w:lineRule="exact"/>
              <w:contextualSpacing/>
              <w:jc w:val="center"/>
              <w:rPr>
                <w:ins w:id="11594" w:author="Xuning Wei12232" w:date="2026-07-27T21:26:00Z"/>
                <w:rFonts w:ascii="Times New Roman" w:eastAsia="仿宋_GB2312" w:hAnsi="Times New Roman" w:cs="Times New Roman"/>
                <w:color w:val="auto"/>
                <w:sz w:val="18"/>
                <w:szCs w:val="18"/>
              </w:rPr>
            </w:pPr>
            <w:ins w:id="11595" w:author="Xuning Wei12232" w:date="2026-07-27T21:28:00Z">
              <w:r w:rsidRPr="00397878">
                <w:rPr>
                  <w:rFonts w:ascii="Times New Roman" w:eastAsia="仿宋_GB2312" w:hAnsi="Times New Roman" w:cs="Times New Roman"/>
                  <w:color w:val="auto"/>
                  <w:sz w:val="18"/>
                  <w:szCs w:val="18"/>
                  <w:lang w:eastAsia="zh-CN"/>
                </w:rPr>
                <w:t>20250822183</w:t>
              </w:r>
            </w:ins>
          </w:p>
        </w:tc>
        <w:tc>
          <w:tcPr>
            <w:tcW w:w="438" w:type="pct"/>
            <w:noWrap/>
            <w:vAlign w:val="center"/>
            <w:tcPrChange w:id="11596" w:author="Xuning Wei12232" w:date="2026-07-27T23:03:00Z">
              <w:tcPr>
                <w:tcW w:w="438" w:type="pct"/>
                <w:noWrap/>
                <w:vAlign w:val="center"/>
              </w:tcPr>
            </w:tcPrChange>
          </w:tcPr>
          <w:p w14:paraId="434F924C" w14:textId="23B575B8" w:rsidR="00D378C6" w:rsidRPr="00397878" w:rsidRDefault="00ED6DF6">
            <w:pPr>
              <w:spacing w:line="240" w:lineRule="exact"/>
              <w:contextualSpacing/>
              <w:jc w:val="center"/>
              <w:rPr>
                <w:ins w:id="11597" w:author="Xuning Wei12232" w:date="2026-07-27T21:26:00Z"/>
                <w:rFonts w:ascii="Times New Roman" w:eastAsia="仿宋_GB2312" w:hAnsi="Times New Roman" w:cs="Times New Roman"/>
                <w:color w:val="auto"/>
                <w:sz w:val="18"/>
                <w:szCs w:val="18"/>
              </w:rPr>
            </w:pPr>
            <w:ins w:id="11598" w:author="Xuning Wei12232" w:date="2026-07-27T21:28:00Z">
              <w:r>
                <w:rPr>
                  <w:rFonts w:ascii="Times New Roman" w:eastAsia="仿宋_GB2312" w:hAnsi="Times New Roman" w:cs="Times New Roman"/>
                  <w:color w:val="auto"/>
                  <w:sz w:val="18"/>
                  <w:szCs w:val="18"/>
                  <w:lang w:eastAsia="zh-CN"/>
                </w:rPr>
                <w:t>0.20</w:t>
              </w:r>
            </w:ins>
            <w:ins w:id="11599" w:author="Xuning Wei12232" w:date="2026-09-05T20:40:00Z">
              <w:r w:rsidR="00294DF4">
                <w:rPr>
                  <w:rFonts w:ascii="Times New Roman" w:eastAsia="仿宋_GB2312" w:hAnsi="Times New Roman" w:cs="Times New Roman"/>
                  <w:color w:val="auto"/>
                  <w:sz w:val="18"/>
                  <w:szCs w:val="18"/>
                  <w:lang w:eastAsia="zh-CN"/>
                </w:rPr>
                <w:t xml:space="preserve"> kg</w:t>
              </w:r>
              <w:r>
                <w:rPr>
                  <w:rFonts w:ascii="Times New Roman" w:eastAsia="仿宋_GB2312" w:hAnsi="Times New Roman" w:cs="Times New Roman"/>
                  <w:color w:val="auto"/>
                  <w:sz w:val="18"/>
                  <w:szCs w:val="18"/>
                  <w:lang w:eastAsia="zh-CN"/>
                </w:rPr>
                <w:t xml:space="preserve"> - </w:t>
              </w:r>
            </w:ins>
            <w:ins w:id="11600" w:author="Xuning Wei12232" w:date="2026-07-27T21:28:00Z">
              <w:r w:rsidR="00D378C6" w:rsidRPr="00397878">
                <w:rPr>
                  <w:rFonts w:ascii="Times New Roman" w:eastAsia="仿宋_GB2312" w:hAnsi="Times New Roman" w:cs="Times New Roman"/>
                  <w:color w:val="auto"/>
                  <w:sz w:val="18"/>
                  <w:szCs w:val="18"/>
                  <w:lang w:eastAsia="zh-CN"/>
                </w:rPr>
                <w:t>60.00</w:t>
              </w:r>
            </w:ins>
            <w:ins w:id="11601" w:author="Xuning Wei12232" w:date="2026-07-27T23:37:00Z">
              <w:r w:rsidR="00FD0C0F" w:rsidRPr="00397878">
                <w:rPr>
                  <w:rFonts w:ascii="Times New Roman" w:eastAsia="仿宋_GB2312" w:hAnsi="Times New Roman" w:cs="Times New Roman"/>
                  <w:color w:val="auto"/>
                  <w:sz w:val="18"/>
                  <w:szCs w:val="18"/>
                  <w:lang w:eastAsia="zh-CN"/>
                </w:rPr>
                <w:t xml:space="preserve"> </w:t>
              </w:r>
            </w:ins>
            <w:ins w:id="11602" w:author="Xuning Wei12232" w:date="2026-07-27T21:28:00Z">
              <w:r w:rsidR="00D378C6" w:rsidRPr="00397878">
                <w:rPr>
                  <w:rFonts w:ascii="Times New Roman" w:eastAsia="仿宋_GB2312" w:hAnsi="Times New Roman" w:cs="Times New Roman"/>
                  <w:color w:val="auto"/>
                  <w:sz w:val="18"/>
                  <w:szCs w:val="18"/>
                  <w:lang w:eastAsia="zh-CN"/>
                </w:rPr>
                <w:t>kg</w:t>
              </w:r>
            </w:ins>
          </w:p>
        </w:tc>
        <w:tc>
          <w:tcPr>
            <w:tcW w:w="339" w:type="pct"/>
            <w:vAlign w:val="center"/>
            <w:tcPrChange w:id="11603" w:author="Xuning Wei12232" w:date="2026-07-27T23:03:00Z">
              <w:tcPr>
                <w:tcW w:w="339" w:type="pct"/>
                <w:vAlign w:val="center"/>
              </w:tcPr>
            </w:tcPrChange>
          </w:tcPr>
          <w:p w14:paraId="5EAC3683" w14:textId="684635D2" w:rsidR="00D378C6" w:rsidRPr="00397878" w:rsidRDefault="00D378C6">
            <w:pPr>
              <w:spacing w:line="240" w:lineRule="exact"/>
              <w:contextualSpacing/>
              <w:jc w:val="center"/>
              <w:rPr>
                <w:ins w:id="11604" w:author="Xuning Wei12232" w:date="2026-07-27T21:26:00Z"/>
                <w:rFonts w:ascii="Times New Roman" w:eastAsia="仿宋_GB2312" w:hAnsi="Times New Roman" w:cs="Times New Roman"/>
                <w:color w:val="auto"/>
                <w:sz w:val="18"/>
                <w:szCs w:val="18"/>
              </w:rPr>
            </w:pPr>
            <w:ins w:id="11605" w:author="Xuning Wei12232" w:date="2026-07-27T21:28:00Z">
              <w:r w:rsidRPr="00397878">
                <w:rPr>
                  <w:rFonts w:ascii="Times New Roman" w:eastAsia="仿宋_GB2312" w:hAnsi="Times New Roman" w:cs="Times New Roman"/>
                  <w:color w:val="auto"/>
                  <w:kern w:val="0"/>
                  <w:sz w:val="18"/>
                  <w:szCs w:val="18"/>
                  <w:lang w:val="sv-SE" w:eastAsia="zh-CN"/>
                  <w:rPrChange w:id="11606" w:author="Xuning Wei12232" w:date="2026-07-27T22:30:00Z">
                    <w:rPr>
                      <w:rFonts w:ascii="Times New Roman" w:eastAsia="仿宋_GB2312" w:hAnsi="Times New Roman" w:cs="Times New Roman"/>
                      <w:color w:val="0000FF"/>
                      <w:kern w:val="0"/>
                      <w:sz w:val="18"/>
                      <w:szCs w:val="18"/>
                      <w:lang w:val="sv-SE" w:eastAsia="zh-CN"/>
                    </w:rPr>
                  </w:rPrChange>
                </w:rPr>
                <w:t>*</w:t>
              </w:r>
              <w:r w:rsidRPr="00397878">
                <w:rPr>
                  <w:rFonts w:ascii="Times New Roman" w:eastAsia="仿宋_GB2312" w:hAnsi="Times New Roman" w:cs="Times New Roman"/>
                  <w:color w:val="auto"/>
                  <w:sz w:val="18"/>
                  <w:szCs w:val="18"/>
                  <w:lang w:eastAsia="zh-CN"/>
                </w:rPr>
                <w:t>±3%</w:t>
              </w:r>
            </w:ins>
          </w:p>
        </w:tc>
        <w:tc>
          <w:tcPr>
            <w:tcW w:w="504" w:type="pct"/>
            <w:vAlign w:val="center"/>
            <w:tcPrChange w:id="11607" w:author="Xuning Wei12232" w:date="2026-07-27T23:03:00Z">
              <w:tcPr>
                <w:tcW w:w="416" w:type="pct"/>
                <w:vAlign w:val="center"/>
              </w:tcPr>
            </w:tcPrChange>
          </w:tcPr>
          <w:p w14:paraId="0FB435AE" w14:textId="2BFE1856" w:rsidR="00D378C6" w:rsidRPr="00397878" w:rsidRDefault="007F76B0">
            <w:pPr>
              <w:spacing w:line="240" w:lineRule="exact"/>
              <w:contextualSpacing/>
              <w:jc w:val="center"/>
              <w:rPr>
                <w:ins w:id="11608" w:author="Xuning Wei12232" w:date="2026-07-27T21:26:00Z"/>
                <w:rFonts w:ascii="Times New Roman" w:eastAsia="仿宋_GB2312" w:hAnsi="Times New Roman" w:cs="Times New Roman"/>
                <w:color w:val="auto"/>
                <w:sz w:val="18"/>
                <w:szCs w:val="18"/>
              </w:rPr>
            </w:pPr>
            <w:ins w:id="11609" w:author="Xuning Wei12232" w:date="2026-07-27T22:31:00Z">
              <w:r w:rsidRPr="00397878">
                <w:rPr>
                  <w:rFonts w:ascii="Times New Roman" w:eastAsia="仿宋_GB2312" w:hAnsi="Times New Roman" w:cs="Times New Roman"/>
                  <w:color w:val="auto"/>
                  <w:sz w:val="18"/>
                  <w:szCs w:val="18"/>
                  <w:lang w:eastAsia="zh-CN"/>
                </w:rPr>
                <w:t>7.37</w:t>
              </w:r>
            </w:ins>
            <w:ins w:id="11610" w:author="Xuning Wei12232" w:date="2026-07-27T21:28:00Z">
              <w:r w:rsidRPr="00397878">
                <w:rPr>
                  <w:rFonts w:ascii="Times New Roman" w:eastAsia="仿宋_GB2312" w:hAnsi="Times New Roman" w:cs="Times New Roman"/>
                  <w:color w:val="auto"/>
                  <w:sz w:val="18"/>
                  <w:szCs w:val="18"/>
                  <w:lang w:eastAsia="zh-CN"/>
                </w:rPr>
                <w:t>~</w:t>
              </w:r>
            </w:ins>
            <w:ins w:id="11611" w:author="Xuning Wei12232" w:date="2026-07-27T22:32:00Z">
              <w:r w:rsidRPr="00397878">
                <w:rPr>
                  <w:rFonts w:ascii="Times New Roman" w:eastAsia="仿宋_GB2312" w:hAnsi="Times New Roman" w:cs="Times New Roman"/>
                  <w:color w:val="auto"/>
                  <w:sz w:val="18"/>
                  <w:szCs w:val="18"/>
                  <w:lang w:eastAsia="zh-CN"/>
                </w:rPr>
                <w:t xml:space="preserve">77.33 </w:t>
              </w:r>
            </w:ins>
            <w:ins w:id="11612" w:author="Xuning Wei12232" w:date="2026-07-27T21:28:00Z">
              <w:r w:rsidR="00D378C6" w:rsidRPr="00397878">
                <w:rPr>
                  <w:rFonts w:ascii="Times New Roman" w:eastAsia="仿宋_GB2312" w:hAnsi="Times New Roman" w:cs="Times New Roman"/>
                  <w:color w:val="auto"/>
                  <w:sz w:val="18"/>
                  <w:szCs w:val="18"/>
                  <w:lang w:eastAsia="zh-CN"/>
                </w:rPr>
                <w:t>kg</w:t>
              </w:r>
            </w:ins>
          </w:p>
        </w:tc>
        <w:tc>
          <w:tcPr>
            <w:tcW w:w="328" w:type="pct"/>
            <w:noWrap/>
            <w:vAlign w:val="center"/>
            <w:tcPrChange w:id="11613" w:author="Xuning Wei12232" w:date="2026-07-27T23:03:00Z">
              <w:tcPr>
                <w:tcW w:w="416" w:type="pct"/>
                <w:gridSpan w:val="2"/>
                <w:noWrap/>
                <w:vAlign w:val="center"/>
              </w:tcPr>
            </w:tcPrChange>
          </w:tcPr>
          <w:p w14:paraId="0F7C11E1" w14:textId="59514A18" w:rsidR="00D378C6" w:rsidRPr="00397878" w:rsidRDefault="00D378C6">
            <w:pPr>
              <w:spacing w:line="240" w:lineRule="exact"/>
              <w:contextualSpacing/>
              <w:jc w:val="center"/>
              <w:rPr>
                <w:ins w:id="11614" w:author="Xuning Wei12232" w:date="2026-07-27T21:26:00Z"/>
                <w:rFonts w:ascii="Times New Roman" w:eastAsia="仿宋_GB2312" w:hAnsi="Times New Roman" w:cs="Times New Roman"/>
                <w:color w:val="auto"/>
                <w:sz w:val="18"/>
                <w:szCs w:val="18"/>
                <w:lang w:eastAsia="zh-CN"/>
              </w:rPr>
            </w:pPr>
            <w:ins w:id="11615" w:author="Xuning Wei12232" w:date="2026-07-27T22:30:00Z">
              <w:r w:rsidRPr="00397878">
                <w:rPr>
                  <w:rFonts w:ascii="Times New Roman" w:eastAsia="仿宋_GB2312" w:hAnsi="Times New Roman" w:cs="Times New Roman"/>
                  <w:color w:val="auto"/>
                  <w:sz w:val="18"/>
                  <w:szCs w:val="18"/>
                  <w:lang w:eastAsia="zh-CN"/>
                </w:rPr>
                <w:t>TBD</w:t>
              </w:r>
            </w:ins>
          </w:p>
        </w:tc>
        <w:tc>
          <w:tcPr>
            <w:tcW w:w="590" w:type="pct"/>
            <w:vAlign w:val="center"/>
            <w:tcPrChange w:id="11616" w:author="Xuning Wei12232" w:date="2026-07-27T23:03:00Z">
              <w:tcPr>
                <w:tcW w:w="590" w:type="pct"/>
                <w:vAlign w:val="center"/>
              </w:tcPr>
            </w:tcPrChange>
          </w:tcPr>
          <w:p w14:paraId="25C6AB06" w14:textId="3DA4AACA" w:rsidR="00D378C6" w:rsidRPr="00397878" w:rsidRDefault="00D378C6">
            <w:pPr>
              <w:spacing w:line="240" w:lineRule="exact"/>
              <w:contextualSpacing/>
              <w:jc w:val="center"/>
              <w:rPr>
                <w:ins w:id="11617" w:author="Xuning Wei12232" w:date="2026-07-27T21:26:00Z"/>
                <w:rFonts w:ascii="Times New Roman" w:eastAsia="仿宋_GB2312" w:hAnsi="Times New Roman" w:cs="Times New Roman"/>
                <w:color w:val="auto"/>
                <w:sz w:val="18"/>
                <w:szCs w:val="18"/>
                <w:lang w:eastAsia="zh-CN"/>
              </w:rPr>
            </w:pPr>
            <w:ins w:id="11618" w:author="Xuning Wei12232" w:date="2026-07-27T22:30:00Z">
              <w:r w:rsidRPr="00397878">
                <w:rPr>
                  <w:rFonts w:ascii="Times New Roman" w:eastAsia="仿宋_GB2312" w:hAnsi="Times New Roman" w:cs="Times New Roman"/>
                  <w:color w:val="auto"/>
                  <w:sz w:val="18"/>
                  <w:szCs w:val="18"/>
                  <w:lang w:eastAsia="zh-CN"/>
                </w:rPr>
                <w:t>TBD</w:t>
              </w:r>
            </w:ins>
          </w:p>
        </w:tc>
        <w:tc>
          <w:tcPr>
            <w:tcW w:w="414" w:type="pct"/>
            <w:vAlign w:val="center"/>
            <w:tcPrChange w:id="11619" w:author="Xuning Wei12232" w:date="2026-07-27T23:03:00Z">
              <w:tcPr>
                <w:tcW w:w="414" w:type="pct"/>
                <w:vAlign w:val="center"/>
              </w:tcPr>
            </w:tcPrChange>
          </w:tcPr>
          <w:p w14:paraId="519BC731" w14:textId="1ED89DB9" w:rsidR="00D378C6" w:rsidRPr="00397878" w:rsidRDefault="00D378C6">
            <w:pPr>
              <w:spacing w:line="240" w:lineRule="exact"/>
              <w:contextualSpacing/>
              <w:jc w:val="center"/>
              <w:rPr>
                <w:ins w:id="11620" w:author="Xuning Wei12232" w:date="2026-07-27T21:26:00Z"/>
                <w:rFonts w:ascii="Times New Roman" w:eastAsia="仿宋_GB2312" w:hAnsi="Times New Roman" w:cs="Times New Roman"/>
                <w:color w:val="auto"/>
                <w:sz w:val="18"/>
                <w:szCs w:val="18"/>
                <w:lang w:eastAsia="zh-CN"/>
              </w:rPr>
            </w:pPr>
            <w:ins w:id="11621" w:author="Xuning Wei12232" w:date="2026-07-27T21:28:00Z">
              <w:r w:rsidRPr="00397878">
                <w:rPr>
                  <w:rFonts w:ascii="Times New Roman" w:eastAsia="仿宋_GB2312" w:hAnsi="Times New Roman" w:cs="Times New Roman"/>
                  <w:color w:val="auto"/>
                  <w:sz w:val="18"/>
                  <w:szCs w:val="18"/>
                  <w:lang w:eastAsia="zh-CN"/>
                </w:rPr>
                <w:t>Yes</w:t>
              </w:r>
            </w:ins>
          </w:p>
        </w:tc>
        <w:tc>
          <w:tcPr>
            <w:tcW w:w="550" w:type="pct"/>
            <w:vAlign w:val="center"/>
            <w:tcPrChange w:id="11622" w:author="Xuning Wei12232" w:date="2026-07-27T23:03:00Z">
              <w:tcPr>
                <w:tcW w:w="550" w:type="pct"/>
                <w:vAlign w:val="center"/>
              </w:tcPr>
            </w:tcPrChange>
          </w:tcPr>
          <w:p w14:paraId="60357D9D" w14:textId="77278D6F" w:rsidR="00D378C6" w:rsidRPr="00397878" w:rsidRDefault="00D378C6">
            <w:pPr>
              <w:spacing w:line="240" w:lineRule="exact"/>
              <w:contextualSpacing/>
              <w:jc w:val="center"/>
              <w:rPr>
                <w:ins w:id="11623" w:author="Xuning Wei12232" w:date="2026-07-27T21:26:00Z"/>
                <w:rFonts w:ascii="Times New Roman" w:eastAsia="仿宋_GB2312" w:hAnsi="Times New Roman" w:cs="Times New Roman"/>
                <w:color w:val="auto"/>
                <w:sz w:val="18"/>
                <w:szCs w:val="18"/>
                <w:lang w:eastAsia="zh-CN"/>
              </w:rPr>
            </w:pPr>
            <w:ins w:id="11624" w:author="Xuning Wei12232" w:date="2026-07-27T21:28:00Z">
              <w:r w:rsidRPr="00397878">
                <w:rPr>
                  <w:rFonts w:ascii="Times New Roman" w:eastAsia="仿宋_GB2312" w:hAnsi="Times New Roman" w:cs="Times New Roman"/>
                  <w:color w:val="auto"/>
                  <w:sz w:val="18"/>
                  <w:szCs w:val="18"/>
                  <w:lang w:eastAsia="zh-CN"/>
                </w:rPr>
                <w:t>Yes</w:t>
              </w:r>
            </w:ins>
          </w:p>
        </w:tc>
      </w:tr>
      <w:tr w:rsidR="00A6271A" w:rsidRPr="00397878" w14:paraId="209192A0" w14:textId="77777777" w:rsidTr="00397878">
        <w:trPr>
          <w:cantSplit/>
          <w:trHeight w:val="630"/>
          <w:jc w:val="center"/>
        </w:trPr>
        <w:tc>
          <w:tcPr>
            <w:tcW w:w="449" w:type="pct"/>
            <w:vMerge w:val="restart"/>
            <w:noWrap/>
            <w:vAlign w:val="center"/>
          </w:tcPr>
          <w:p w14:paraId="4B1F901D" w14:textId="1B3CB972" w:rsidR="00A6271A" w:rsidRPr="00397878" w:rsidRDefault="00A6271A" w:rsidP="00F13227">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kern w:val="0"/>
                <w:sz w:val="18"/>
                <w:szCs w:val="18"/>
                <w:lang w:eastAsia="zh-CN"/>
              </w:rPr>
              <w:t>TJ4S-1213-Sy15</w:t>
            </w:r>
          </w:p>
        </w:tc>
        <w:tc>
          <w:tcPr>
            <w:tcW w:w="589" w:type="pct"/>
            <w:gridSpan w:val="2"/>
            <w:noWrap/>
            <w:vAlign w:val="center"/>
          </w:tcPr>
          <w:p w14:paraId="55BE2E18" w14:textId="2356ACBF" w:rsidR="00A6271A" w:rsidRPr="00397878" w:rsidRDefault="00A6271A">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sz w:val="18"/>
                <w:szCs w:val="18"/>
              </w:rPr>
              <w:t>Mass Flow Meter (Rotary)</w:t>
            </w:r>
          </w:p>
        </w:tc>
        <w:tc>
          <w:tcPr>
            <w:tcW w:w="437" w:type="pct"/>
            <w:vAlign w:val="center"/>
          </w:tcPr>
          <w:p w14:paraId="2D3FC098" w14:textId="18BAB4C7" w:rsidR="00A6271A" w:rsidRPr="00397878" w:rsidRDefault="00A6271A">
            <w:pPr>
              <w:spacing w:line="240" w:lineRule="exact"/>
              <w:contextualSpacing/>
              <w:jc w:val="center"/>
              <w:rPr>
                <w:rFonts w:ascii="Times New Roman" w:eastAsia="仿宋_GB2312" w:hAnsi="Times New Roman" w:cs="Times New Roman"/>
                <w:color w:val="auto"/>
                <w:sz w:val="18"/>
                <w:szCs w:val="18"/>
                <w:lang w:eastAsia="zh-CN"/>
              </w:rPr>
            </w:pPr>
            <w:ins w:id="11625" w:author="Xuning Wei12232" w:date="2026-07-27T22:28:00Z">
              <w:r w:rsidRPr="00397878">
                <w:rPr>
                  <w:rFonts w:ascii="Times New Roman" w:eastAsia="仿宋_GB2312" w:hAnsi="Times New Roman" w:cs="Times New Roman"/>
                  <w:color w:val="auto"/>
                  <w:sz w:val="18"/>
                  <w:szCs w:val="18"/>
                  <w:lang w:eastAsia="zh-CN"/>
                </w:rPr>
                <w:t>12/10/2025</w:t>
              </w:r>
            </w:ins>
          </w:p>
        </w:tc>
        <w:tc>
          <w:tcPr>
            <w:tcW w:w="362" w:type="pct"/>
            <w:vAlign w:val="center"/>
          </w:tcPr>
          <w:p w14:paraId="6EFBBD7A" w14:textId="1D5958BB"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CYJ03</w:t>
            </w:r>
            <w:ins w:id="11626" w:author="Xuning Wei12232" w:date="2026-07-27T22:27:00Z">
              <w:r w:rsidRPr="00397878">
                <w:rPr>
                  <w:rFonts w:ascii="Times New Roman" w:eastAsia="仿宋_GB2312" w:hAnsi="Times New Roman" w:cs="Times New Roman"/>
                  <w:color w:val="auto"/>
                  <w:sz w:val="18"/>
                  <w:szCs w:val="18"/>
                </w:rPr>
                <w:t>8</w:t>
              </w:r>
            </w:ins>
            <w:del w:id="11627" w:author="Xuning Wei12232" w:date="2026-07-27T22:27:00Z">
              <w:r w:rsidRPr="00397878" w:rsidDel="00CF5FEF">
                <w:rPr>
                  <w:rFonts w:ascii="Times New Roman" w:eastAsia="仿宋_GB2312" w:hAnsi="Times New Roman" w:cs="Times New Roman"/>
                  <w:color w:val="auto"/>
                  <w:sz w:val="18"/>
                  <w:szCs w:val="18"/>
                </w:rPr>
                <w:delText>7</w:delText>
              </w:r>
            </w:del>
          </w:p>
        </w:tc>
        <w:tc>
          <w:tcPr>
            <w:tcW w:w="438" w:type="pct"/>
            <w:noWrap/>
            <w:vAlign w:val="center"/>
          </w:tcPr>
          <w:p w14:paraId="4AA0DEF1" w14:textId="7A4A2945"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1.5~15</w:t>
            </w:r>
            <w:r w:rsidRPr="00397878">
              <w:rPr>
                <w:rFonts w:ascii="Times New Roman" w:eastAsia="仿宋_GB2312" w:hAnsi="Times New Roman" w:cs="Times New Roman"/>
                <w:color w:val="auto"/>
                <w:sz w:val="18"/>
                <w:szCs w:val="18"/>
                <w:rPrChange w:id="11628" w:author="Xuning Wei12232" w:date="2026-07-27T22:30:00Z">
                  <w:rPr>
                    <w:rFonts w:ascii="Times New Roman" w:eastAsia="仿宋_GB2312" w:hAnsi="Times New Roman" w:cs="Times New Roman"/>
                    <w:color w:val="0000FF"/>
                    <w:sz w:val="18"/>
                    <w:szCs w:val="18"/>
                  </w:rPr>
                </w:rPrChange>
              </w:rPr>
              <w:t xml:space="preserve"> m³/h</w:t>
            </w:r>
          </w:p>
        </w:tc>
        <w:tc>
          <w:tcPr>
            <w:tcW w:w="339" w:type="pct"/>
            <w:vAlign w:val="center"/>
          </w:tcPr>
          <w:p w14:paraId="18959381" w14:textId="3B95A2ED"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N/A</w:t>
            </w:r>
          </w:p>
        </w:tc>
        <w:tc>
          <w:tcPr>
            <w:tcW w:w="504" w:type="pct"/>
            <w:vAlign w:val="center"/>
          </w:tcPr>
          <w:p w14:paraId="4B59430E" w14:textId="593ACA06" w:rsidR="00A6271A" w:rsidRPr="00397878" w:rsidDel="000B00BE" w:rsidRDefault="00A6271A">
            <w:pPr>
              <w:spacing w:line="240" w:lineRule="exact"/>
              <w:contextualSpacing/>
              <w:jc w:val="center"/>
              <w:rPr>
                <w:del w:id="11629" w:author="Xuning Wei12232" w:date="2026-07-27T23:03:00Z"/>
                <w:rFonts w:ascii="Times New Roman" w:eastAsia="仿宋_GB2312" w:hAnsi="Times New Roman" w:cs="Times New Roman"/>
                <w:color w:val="auto"/>
                <w:sz w:val="18"/>
                <w:szCs w:val="18"/>
              </w:rPr>
            </w:pPr>
            <w:del w:id="11630" w:author="Xuning Wei12232" w:date="2026-07-27T23:07:00Z">
              <w:r w:rsidRPr="00397878" w:rsidDel="000B00BE">
                <w:rPr>
                  <w:rFonts w:ascii="Times New Roman" w:eastAsia="仿宋_GB2312" w:hAnsi="Times New Roman" w:cs="Times New Roman"/>
                  <w:color w:val="auto"/>
                  <w:sz w:val="18"/>
                  <w:szCs w:val="18"/>
                </w:rPr>
                <w:delText>2.5</w:delText>
              </w:r>
            </w:del>
            <w:ins w:id="11631" w:author="Xuning Wei12232" w:date="2026-07-27T23:07:00Z">
              <w:r w:rsidRPr="00397878">
                <w:rPr>
                  <w:rFonts w:ascii="Times New Roman" w:eastAsia="仿宋_GB2312" w:hAnsi="Times New Roman" w:cs="Times New Roman"/>
                  <w:color w:val="auto"/>
                  <w:sz w:val="18"/>
                  <w:szCs w:val="18"/>
                </w:rPr>
                <w:t xml:space="preserve">3.0 </w:t>
              </w:r>
            </w:ins>
            <w:r w:rsidRPr="00397878">
              <w:rPr>
                <w:rFonts w:ascii="Times New Roman" w:eastAsia="仿宋_GB2312" w:hAnsi="Times New Roman" w:cs="Times New Roman"/>
                <w:color w:val="auto"/>
                <w:sz w:val="18"/>
                <w:szCs w:val="18"/>
              </w:rPr>
              <w:t>~</w:t>
            </w:r>
            <w:ins w:id="11632" w:author="Xuning Wei12232" w:date="2026-07-27T23:08:00Z">
              <w:r w:rsidRPr="00397878">
                <w:rPr>
                  <w:rFonts w:ascii="Times New Roman" w:eastAsia="仿宋_GB2312" w:hAnsi="Times New Roman" w:cs="Times New Roman"/>
                  <w:color w:val="auto"/>
                  <w:sz w:val="18"/>
                  <w:szCs w:val="18"/>
                </w:rPr>
                <w:t>15</w:t>
              </w:r>
            </w:ins>
            <w:del w:id="11633" w:author="Xuning Wei12232" w:date="2026-07-27T23:07:00Z">
              <w:r w:rsidRPr="00397878" w:rsidDel="000B00BE">
                <w:rPr>
                  <w:rFonts w:ascii="Times New Roman" w:eastAsia="仿宋_GB2312" w:hAnsi="Times New Roman" w:cs="Times New Roman"/>
                  <w:color w:val="auto"/>
                  <w:sz w:val="18"/>
                  <w:szCs w:val="18"/>
                </w:rPr>
                <w:delText>6.5</w:delText>
              </w:r>
            </w:del>
          </w:p>
          <w:p w14:paraId="3D486812" w14:textId="02410788" w:rsidR="00A6271A" w:rsidRPr="00397878" w:rsidRDefault="00A6271A">
            <w:pPr>
              <w:spacing w:line="240" w:lineRule="exact"/>
              <w:contextualSpacing/>
              <w:jc w:val="center"/>
              <w:rPr>
                <w:rFonts w:ascii="Times New Roman" w:eastAsia="仿宋_GB2312" w:hAnsi="Times New Roman" w:cs="Times New Roman"/>
                <w:color w:val="auto"/>
                <w:sz w:val="18"/>
                <w:szCs w:val="18"/>
              </w:rPr>
            </w:pPr>
            <w:del w:id="11634" w:author="Xuning Wei12232" w:date="2026-07-27T23:03:00Z">
              <w:r w:rsidRPr="00397878" w:rsidDel="000B00BE">
                <w:rPr>
                  <w:rFonts w:ascii="Times New Roman" w:eastAsia="仿宋_GB2312" w:hAnsi="Times New Roman" w:cs="Times New Roman"/>
                  <w:color w:val="auto"/>
                  <w:sz w:val="18"/>
                  <w:szCs w:val="18"/>
                </w:rPr>
                <w:delText>N</w:delText>
              </w:r>
            </w:del>
            <w:r w:rsidRPr="00397878">
              <w:rPr>
                <w:rFonts w:ascii="Times New Roman" w:eastAsia="仿宋_GB2312" w:hAnsi="Times New Roman" w:cs="Times New Roman"/>
                <w:color w:val="auto"/>
                <w:sz w:val="18"/>
                <w:szCs w:val="18"/>
              </w:rPr>
              <w:t>m</w:t>
            </w:r>
            <w:r w:rsidRPr="00397878">
              <w:rPr>
                <w:rFonts w:ascii="Times New Roman" w:eastAsia="仿宋_GB2312" w:hAnsi="Times New Roman" w:cs="Times New Roman"/>
                <w:color w:val="auto"/>
                <w:sz w:val="18"/>
                <w:szCs w:val="18"/>
                <w:vertAlign w:val="superscript"/>
              </w:rPr>
              <w:t>3</w:t>
            </w:r>
            <w:r w:rsidRPr="00397878">
              <w:rPr>
                <w:rFonts w:ascii="Times New Roman" w:eastAsia="仿宋_GB2312" w:hAnsi="Times New Roman" w:cs="Times New Roman"/>
                <w:color w:val="auto"/>
                <w:sz w:val="18"/>
                <w:szCs w:val="18"/>
              </w:rPr>
              <w:t>/h</w:t>
            </w:r>
          </w:p>
        </w:tc>
        <w:tc>
          <w:tcPr>
            <w:tcW w:w="328" w:type="pct"/>
            <w:noWrap/>
            <w:vAlign w:val="center"/>
          </w:tcPr>
          <w:p w14:paraId="1DCD5AD3" w14:textId="5F3A950B"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90" w:type="pct"/>
            <w:vAlign w:val="center"/>
          </w:tcPr>
          <w:p w14:paraId="6A2213C9" w14:textId="48562BE0"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414" w:type="pct"/>
            <w:vAlign w:val="center"/>
          </w:tcPr>
          <w:p w14:paraId="385DFCA2" w14:textId="5DEE6234"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50" w:type="pct"/>
            <w:vAlign w:val="center"/>
          </w:tcPr>
          <w:p w14:paraId="08B19AF0" w14:textId="741C1130"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A6271A" w:rsidRPr="00397878" w14:paraId="6AE777AE" w14:textId="77777777" w:rsidTr="00397878">
        <w:trPr>
          <w:cantSplit/>
          <w:trHeight w:val="397"/>
          <w:jc w:val="center"/>
        </w:trPr>
        <w:tc>
          <w:tcPr>
            <w:tcW w:w="449" w:type="pct"/>
            <w:vMerge/>
            <w:noWrap/>
            <w:vAlign w:val="center"/>
          </w:tcPr>
          <w:p w14:paraId="3A9A364D" w14:textId="18E81A11" w:rsidR="00A6271A" w:rsidRPr="00397878" w:rsidRDefault="00A6271A">
            <w:pPr>
              <w:spacing w:line="240" w:lineRule="exact"/>
              <w:contextualSpacing/>
              <w:jc w:val="center"/>
              <w:rPr>
                <w:rFonts w:ascii="Times New Roman" w:eastAsia="仿宋_GB2312" w:hAnsi="Times New Roman" w:cs="Times New Roman"/>
                <w:bCs w:val="0"/>
                <w:color w:val="auto"/>
                <w:kern w:val="0"/>
                <w:sz w:val="18"/>
                <w:szCs w:val="18"/>
              </w:rPr>
            </w:pPr>
          </w:p>
        </w:tc>
        <w:tc>
          <w:tcPr>
            <w:tcW w:w="589" w:type="pct"/>
            <w:gridSpan w:val="2"/>
            <w:noWrap/>
            <w:vAlign w:val="center"/>
          </w:tcPr>
          <w:p w14:paraId="6E74FA6D" w14:textId="37F43B20" w:rsidR="00A6271A" w:rsidRPr="00397878" w:rsidRDefault="00A6271A">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sz w:val="18"/>
                <w:szCs w:val="18"/>
              </w:rPr>
              <w:t>Pressure Transmitter</w:t>
            </w:r>
          </w:p>
        </w:tc>
        <w:tc>
          <w:tcPr>
            <w:tcW w:w="437" w:type="pct"/>
            <w:vAlign w:val="center"/>
          </w:tcPr>
          <w:p w14:paraId="187510F8" w14:textId="32C5E156" w:rsidR="00A6271A" w:rsidRPr="00397878" w:rsidRDefault="00A6271A">
            <w:pPr>
              <w:spacing w:line="240" w:lineRule="exact"/>
              <w:contextualSpacing/>
              <w:jc w:val="center"/>
              <w:rPr>
                <w:rFonts w:ascii="Times New Roman" w:eastAsia="仿宋_GB2312" w:hAnsi="Times New Roman" w:cs="Times New Roman"/>
                <w:color w:val="auto"/>
                <w:sz w:val="18"/>
                <w:szCs w:val="18"/>
              </w:rPr>
            </w:pPr>
            <w:ins w:id="11635" w:author="Xuning Wei12232" w:date="2026-07-27T22:24:00Z">
              <w:r w:rsidRPr="00397878">
                <w:rPr>
                  <w:rFonts w:ascii="Times New Roman" w:eastAsia="仿宋_GB2312" w:hAnsi="Times New Roman" w:cs="Times New Roman"/>
                  <w:color w:val="auto"/>
                  <w:sz w:val="18"/>
                  <w:szCs w:val="18"/>
                  <w:lang w:eastAsia="zh-CN"/>
                  <w:rPrChange w:id="11636" w:author="Xuning Wei12232" w:date="2026-07-27T22:30:00Z">
                    <w:rPr>
                      <w:rFonts w:ascii="Times New Roman" w:eastAsia="仿宋_GB2312" w:hAnsi="Times New Roman" w:cs="Times New Roman"/>
                      <w:color w:val="FF0000"/>
                      <w:sz w:val="18"/>
                      <w:szCs w:val="18"/>
                      <w:lang w:eastAsia="zh-CN"/>
                    </w:rPr>
                  </w:rPrChange>
                </w:rPr>
                <w:t>12/16/202</w:t>
              </w:r>
            </w:ins>
            <w:ins w:id="11637" w:author="Xuning Wei12232" w:date="2026-07-27T22:25:00Z">
              <w:r w:rsidRPr="00397878">
                <w:rPr>
                  <w:rFonts w:ascii="Times New Roman" w:eastAsia="仿宋_GB2312" w:hAnsi="Times New Roman" w:cs="Times New Roman"/>
                  <w:color w:val="auto"/>
                  <w:sz w:val="18"/>
                  <w:szCs w:val="18"/>
                  <w:lang w:eastAsia="zh-CN"/>
                  <w:rPrChange w:id="11638" w:author="Xuning Wei12232" w:date="2026-07-27T22:30:00Z">
                    <w:rPr>
                      <w:rFonts w:ascii="Times New Roman" w:eastAsia="仿宋_GB2312" w:hAnsi="Times New Roman" w:cs="Times New Roman"/>
                      <w:color w:val="FF0000"/>
                      <w:sz w:val="18"/>
                      <w:szCs w:val="18"/>
                      <w:lang w:eastAsia="zh-CN"/>
                    </w:rPr>
                  </w:rPrChange>
                </w:rPr>
                <w:t>5</w:t>
              </w:r>
            </w:ins>
          </w:p>
        </w:tc>
        <w:tc>
          <w:tcPr>
            <w:tcW w:w="362" w:type="pct"/>
            <w:vAlign w:val="center"/>
          </w:tcPr>
          <w:p w14:paraId="1426023F" w14:textId="01CC5F6A"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PJGAU1Z1908F</w:t>
            </w:r>
          </w:p>
        </w:tc>
        <w:tc>
          <w:tcPr>
            <w:tcW w:w="438" w:type="pct"/>
            <w:noWrap/>
            <w:vAlign w:val="center"/>
          </w:tcPr>
          <w:p w14:paraId="1130E509" w14:textId="526B58F0"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 xml:space="preserve">-0.08 ~0.08 </w:t>
            </w:r>
            <w:del w:id="11639" w:author="Johan Granander" w:date="2026-07-28T13:50:00Z">
              <w:r w:rsidRPr="00397878" w:rsidDel="00917FF6">
                <w:rPr>
                  <w:rFonts w:ascii="Times New Roman" w:eastAsia="仿宋_GB2312" w:hAnsi="Times New Roman" w:cs="Times New Roman"/>
                  <w:color w:val="auto"/>
                  <w:sz w:val="18"/>
                  <w:szCs w:val="18"/>
                </w:rPr>
                <w:delText>Mpa</w:delText>
              </w:r>
            </w:del>
            <w:ins w:id="11640" w:author="Johan Granander" w:date="2026-07-28T13:50:00Z">
              <w:r w:rsidR="00917FF6" w:rsidRPr="00397878">
                <w:rPr>
                  <w:rFonts w:ascii="Times New Roman" w:eastAsia="仿宋_GB2312" w:hAnsi="Times New Roman" w:cs="Times New Roman"/>
                  <w:color w:val="auto"/>
                  <w:sz w:val="18"/>
                  <w:szCs w:val="18"/>
                </w:rPr>
                <w:t>MPa</w:t>
              </w:r>
            </w:ins>
          </w:p>
        </w:tc>
        <w:tc>
          <w:tcPr>
            <w:tcW w:w="339" w:type="pct"/>
            <w:vAlign w:val="center"/>
          </w:tcPr>
          <w:p w14:paraId="1BCF3BF3" w14:textId="5FE4C933"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 xml:space="preserve">0.0008 </w:t>
            </w:r>
            <w:del w:id="11641" w:author="Johan Granander" w:date="2026-07-28T13:50:00Z">
              <w:r w:rsidRPr="00397878" w:rsidDel="00917FF6">
                <w:rPr>
                  <w:rFonts w:ascii="Times New Roman" w:eastAsia="仿宋_GB2312" w:hAnsi="Times New Roman" w:cs="Times New Roman"/>
                  <w:color w:val="auto"/>
                  <w:sz w:val="18"/>
                  <w:szCs w:val="18"/>
                </w:rPr>
                <w:delText>Mpa</w:delText>
              </w:r>
            </w:del>
            <w:ins w:id="11642" w:author="Johan Granander" w:date="2026-07-28T13:50:00Z">
              <w:r w:rsidR="00917FF6" w:rsidRPr="00397878">
                <w:rPr>
                  <w:rFonts w:ascii="Times New Roman" w:eastAsia="仿宋_GB2312" w:hAnsi="Times New Roman" w:cs="Times New Roman"/>
                  <w:color w:val="auto"/>
                  <w:sz w:val="18"/>
                  <w:szCs w:val="18"/>
                </w:rPr>
                <w:t>MPa</w:t>
              </w:r>
            </w:ins>
          </w:p>
        </w:tc>
        <w:tc>
          <w:tcPr>
            <w:tcW w:w="1422" w:type="pct"/>
            <w:gridSpan w:val="3"/>
            <w:vAlign w:val="center"/>
          </w:tcPr>
          <w:p w14:paraId="4055EA2D" w14:textId="1A523F30" w:rsidR="00A6271A" w:rsidRPr="00397878" w:rsidDel="00806DED" w:rsidRDefault="00A6271A">
            <w:pPr>
              <w:spacing w:line="240" w:lineRule="exact"/>
              <w:contextualSpacing/>
              <w:jc w:val="center"/>
              <w:rPr>
                <w:del w:id="11643" w:author="Xuning Wei12232" w:date="2026-07-27T21:33:00Z"/>
                <w:rFonts w:ascii="Times New Roman" w:eastAsia="仿宋_GB2312" w:hAnsi="Times New Roman" w:cs="Times New Roman"/>
                <w:color w:val="auto"/>
                <w:sz w:val="18"/>
                <w:szCs w:val="18"/>
              </w:rPr>
            </w:pPr>
            <w:ins w:id="11644" w:author="Xuning Wei12232" w:date="2026-07-27T21:33:00Z">
              <w:r w:rsidRPr="00397878">
                <w:rPr>
                  <w:rFonts w:ascii="Times New Roman" w:eastAsia="仿宋_GB2312" w:hAnsi="Times New Roman" w:cs="Times New Roman"/>
                  <w:color w:val="auto"/>
                  <w:sz w:val="18"/>
                  <w:szCs w:val="18"/>
                  <w:lang w:eastAsia="zh-CN"/>
                  <w:rPrChange w:id="11645" w:author="Xuning Wei12232" w:date="2026-07-27T22:30:00Z">
                    <w:rPr>
                      <w:rFonts w:ascii="Times New Roman" w:eastAsia="仿宋_GB2312" w:hAnsi="Times New Roman" w:cs="Times New Roman"/>
                      <w:color w:val="0000FF"/>
                      <w:sz w:val="18"/>
                      <w:szCs w:val="18"/>
                      <w:lang w:eastAsia="zh-CN"/>
                    </w:rPr>
                  </w:rPrChange>
                </w:rPr>
                <w:t>The process has no pressure requirements. The equipment pressure is controlled by the DCS system with a set pressure value of 0.005 MPa. The pressure inside the reactor is automatically regulated via valves and pressure interlocks.</w:t>
              </w:r>
            </w:ins>
            <w:del w:id="11646" w:author="Xuning Wei12232" w:date="2026-07-27T21:33:00Z">
              <w:r w:rsidRPr="00397878" w:rsidDel="00806DED">
                <w:rPr>
                  <w:rFonts w:ascii="Times New Roman" w:eastAsia="仿宋_GB2312" w:hAnsi="Times New Roman" w:cs="Times New Roman"/>
                  <w:color w:val="auto"/>
                  <w:sz w:val="18"/>
                  <w:szCs w:val="18"/>
                </w:rPr>
                <w:delText>N/A</w:delText>
              </w:r>
            </w:del>
          </w:p>
          <w:p w14:paraId="1B07696B" w14:textId="26DE2149" w:rsidR="00A6271A" w:rsidRPr="00397878" w:rsidDel="00806DED" w:rsidRDefault="00A6271A">
            <w:pPr>
              <w:spacing w:line="240" w:lineRule="exact"/>
              <w:contextualSpacing/>
              <w:jc w:val="center"/>
              <w:rPr>
                <w:del w:id="11647" w:author="Xuning Wei12232" w:date="2026-07-27T21:33:00Z"/>
                <w:rFonts w:ascii="Times New Roman" w:eastAsia="仿宋_GB2312" w:hAnsi="Times New Roman" w:cs="Times New Roman"/>
                <w:color w:val="auto"/>
                <w:sz w:val="18"/>
                <w:szCs w:val="18"/>
              </w:rPr>
            </w:pPr>
            <w:del w:id="11648" w:author="Xuning Wei12232" w:date="2026-07-27T21:33:00Z">
              <w:r w:rsidRPr="00397878" w:rsidDel="00806DED">
                <w:rPr>
                  <w:rFonts w:ascii="Times New Roman" w:eastAsia="仿宋_GB2312" w:hAnsi="Times New Roman" w:cs="Times New Roman"/>
                  <w:color w:val="auto"/>
                  <w:sz w:val="18"/>
                  <w:szCs w:val="18"/>
                </w:rPr>
                <w:delText>N/A</w:delText>
              </w:r>
            </w:del>
          </w:p>
          <w:p w14:paraId="06D08C66" w14:textId="32AFB8D3" w:rsidR="00A6271A" w:rsidRPr="00397878" w:rsidRDefault="00A6271A">
            <w:pPr>
              <w:spacing w:line="240" w:lineRule="exact"/>
              <w:contextualSpacing/>
              <w:jc w:val="center"/>
              <w:rPr>
                <w:rFonts w:ascii="Times New Roman" w:eastAsia="仿宋_GB2312" w:hAnsi="Times New Roman" w:cs="Times New Roman"/>
                <w:color w:val="auto"/>
                <w:sz w:val="18"/>
                <w:szCs w:val="18"/>
              </w:rPr>
            </w:pPr>
            <w:del w:id="11649" w:author="Xuning Wei12232" w:date="2026-07-27T21:33:00Z">
              <w:r w:rsidRPr="00397878" w:rsidDel="00806DED">
                <w:rPr>
                  <w:rFonts w:ascii="Times New Roman" w:eastAsia="仿宋_GB2312" w:hAnsi="Times New Roman" w:cs="Times New Roman"/>
                  <w:color w:val="auto"/>
                  <w:sz w:val="18"/>
                  <w:szCs w:val="18"/>
                </w:rPr>
                <w:delText>N/A</w:delText>
              </w:r>
            </w:del>
          </w:p>
        </w:tc>
        <w:tc>
          <w:tcPr>
            <w:tcW w:w="414" w:type="pct"/>
            <w:vAlign w:val="center"/>
          </w:tcPr>
          <w:p w14:paraId="09A6D04B" w14:textId="6125FF57"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50" w:type="pct"/>
            <w:vAlign w:val="center"/>
          </w:tcPr>
          <w:p w14:paraId="5F91794D" w14:textId="0121194C"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A6271A" w:rsidRPr="00397878" w14:paraId="40748898" w14:textId="77777777" w:rsidTr="00397878">
        <w:trPr>
          <w:cantSplit/>
          <w:trHeight w:val="1054"/>
          <w:jc w:val="center"/>
          <w:trPrChange w:id="11650" w:author="Xuning Wei12232" w:date="2026-07-27T23:56:00Z">
            <w:trPr>
              <w:cantSplit/>
              <w:trHeight w:val="490"/>
              <w:jc w:val="center"/>
            </w:trPr>
          </w:trPrChange>
        </w:trPr>
        <w:tc>
          <w:tcPr>
            <w:tcW w:w="449" w:type="pct"/>
            <w:vMerge/>
            <w:noWrap/>
            <w:vAlign w:val="center"/>
            <w:tcPrChange w:id="11651" w:author="Xuning Wei12232" w:date="2026-07-27T23:56:00Z">
              <w:tcPr>
                <w:tcW w:w="449" w:type="pct"/>
                <w:vMerge/>
                <w:noWrap/>
                <w:vAlign w:val="center"/>
              </w:tcPr>
            </w:tcPrChange>
          </w:tcPr>
          <w:p w14:paraId="1E5DF41A" w14:textId="77777777" w:rsidR="00A6271A" w:rsidRPr="00397878" w:rsidRDefault="00A6271A">
            <w:pPr>
              <w:spacing w:line="240" w:lineRule="exact"/>
              <w:contextualSpacing/>
              <w:jc w:val="center"/>
              <w:rPr>
                <w:rFonts w:ascii="Times New Roman" w:eastAsia="仿宋_GB2312" w:hAnsi="Times New Roman" w:cs="Times New Roman"/>
                <w:color w:val="auto"/>
                <w:kern w:val="0"/>
                <w:sz w:val="18"/>
                <w:szCs w:val="18"/>
              </w:rPr>
            </w:pPr>
          </w:p>
        </w:tc>
        <w:tc>
          <w:tcPr>
            <w:tcW w:w="589" w:type="pct"/>
            <w:gridSpan w:val="2"/>
            <w:noWrap/>
            <w:vAlign w:val="center"/>
            <w:tcPrChange w:id="11652" w:author="Xuning Wei12232" w:date="2026-07-27T23:56:00Z">
              <w:tcPr>
                <w:tcW w:w="589" w:type="pct"/>
                <w:gridSpan w:val="2"/>
                <w:noWrap/>
                <w:vAlign w:val="center"/>
              </w:tcPr>
            </w:tcPrChange>
          </w:tcPr>
          <w:p w14:paraId="6C09B326" w14:textId="2BFDFE00" w:rsidR="00A6271A" w:rsidRPr="00397878" w:rsidRDefault="00A6271A">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kern w:val="0"/>
                <w:sz w:val="18"/>
                <w:szCs w:val="18"/>
              </w:rPr>
              <w:t>Temperature Transmitter</w:t>
            </w:r>
          </w:p>
        </w:tc>
        <w:tc>
          <w:tcPr>
            <w:tcW w:w="437" w:type="pct"/>
            <w:vAlign w:val="center"/>
            <w:tcPrChange w:id="11653" w:author="Xuning Wei12232" w:date="2026-07-27T23:56:00Z">
              <w:tcPr>
                <w:tcW w:w="437" w:type="pct"/>
                <w:vAlign w:val="center"/>
              </w:tcPr>
            </w:tcPrChange>
          </w:tcPr>
          <w:p w14:paraId="75CD0B6F" w14:textId="25606B67" w:rsidR="00A6271A" w:rsidRPr="00397878" w:rsidRDefault="00A6271A">
            <w:pPr>
              <w:spacing w:line="240" w:lineRule="exact"/>
              <w:ind w:leftChars="-50" w:left="-105" w:rightChars="-50" w:right="-105"/>
              <w:contextualSpacing/>
              <w:jc w:val="center"/>
              <w:rPr>
                <w:rFonts w:ascii="Times New Roman" w:eastAsia="仿宋_GB2312" w:hAnsi="Times New Roman" w:cs="Times New Roman"/>
                <w:color w:val="auto"/>
                <w:sz w:val="18"/>
                <w:szCs w:val="18"/>
              </w:rPr>
            </w:pPr>
            <w:ins w:id="11654" w:author="Xuning Wei12232" w:date="2026-07-27T22:23:00Z">
              <w:r w:rsidRPr="00397878">
                <w:rPr>
                  <w:rFonts w:ascii="Times New Roman" w:eastAsia="仿宋_GB2312" w:hAnsi="Times New Roman" w:cs="Times New Roman"/>
                  <w:color w:val="auto"/>
                  <w:sz w:val="18"/>
                  <w:szCs w:val="18"/>
                  <w:lang w:eastAsia="zh-CN"/>
                  <w:rPrChange w:id="11655" w:author="Xuning Wei12232" w:date="2026-07-27T22:30:00Z">
                    <w:rPr>
                      <w:rFonts w:ascii="Times New Roman" w:eastAsia="仿宋_GB2312" w:hAnsi="Times New Roman" w:cs="Times New Roman"/>
                      <w:color w:val="FF0000"/>
                      <w:sz w:val="18"/>
                      <w:szCs w:val="18"/>
                      <w:lang w:eastAsia="zh-CN"/>
                    </w:rPr>
                  </w:rPrChange>
                </w:rPr>
                <w:t>12/15/2025</w:t>
              </w:r>
            </w:ins>
          </w:p>
        </w:tc>
        <w:tc>
          <w:tcPr>
            <w:tcW w:w="362" w:type="pct"/>
            <w:vAlign w:val="center"/>
            <w:tcPrChange w:id="11656" w:author="Xuning Wei12232" w:date="2026-07-27T23:56:00Z">
              <w:tcPr>
                <w:tcW w:w="362" w:type="pct"/>
                <w:vAlign w:val="center"/>
              </w:tcPr>
            </w:tcPrChange>
          </w:tcPr>
          <w:p w14:paraId="5835251D" w14:textId="5E18BB0F" w:rsidR="00A6271A" w:rsidRPr="00397878" w:rsidRDefault="00A6271A">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8805TRZ8</w:t>
            </w:r>
          </w:p>
        </w:tc>
        <w:tc>
          <w:tcPr>
            <w:tcW w:w="438" w:type="pct"/>
            <w:noWrap/>
            <w:vAlign w:val="center"/>
            <w:tcPrChange w:id="11657" w:author="Xuning Wei12232" w:date="2026-07-27T23:56:00Z">
              <w:tcPr>
                <w:tcW w:w="438" w:type="pct"/>
                <w:noWrap/>
                <w:vAlign w:val="center"/>
              </w:tcPr>
            </w:tcPrChange>
          </w:tcPr>
          <w:p w14:paraId="09DDABD8" w14:textId="0E0AA0D7"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-5~55</w:t>
            </w:r>
            <w:ins w:id="11658" w:author="Johan Granander" w:date="2026-07-28T13:50:00Z">
              <w:r w:rsidR="00917FF6" w:rsidRPr="00397878">
                <w:rPr>
                  <w:rFonts w:ascii="Times New Roman" w:eastAsia="仿宋_GB2312" w:hAnsi="Times New Roman" w:cs="Times New Roman"/>
                  <w:color w:val="auto"/>
                  <w:sz w:val="18"/>
                  <w:szCs w:val="18"/>
                </w:rPr>
                <w:t xml:space="preserve"> </w:t>
              </w:r>
            </w:ins>
            <w:r w:rsidRPr="00397878">
              <w:rPr>
                <w:rFonts w:ascii="Times New Roman" w:eastAsia="仿宋_GB2312" w:hAnsi="Times New Roman" w:cs="Times New Roman"/>
                <w:color w:val="auto"/>
                <w:sz w:val="18"/>
                <w:szCs w:val="18"/>
              </w:rPr>
              <w:t>℃</w:t>
            </w:r>
          </w:p>
        </w:tc>
        <w:tc>
          <w:tcPr>
            <w:tcW w:w="339" w:type="pct"/>
            <w:vAlign w:val="center"/>
            <w:tcPrChange w:id="11659" w:author="Xuning Wei12232" w:date="2026-07-27T23:56:00Z">
              <w:tcPr>
                <w:tcW w:w="339" w:type="pct"/>
                <w:vAlign w:val="center"/>
              </w:tcPr>
            </w:tcPrChange>
          </w:tcPr>
          <w:p w14:paraId="18163CF0" w14:textId="40490864"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1.4</w:t>
            </w:r>
            <w:ins w:id="11660" w:author="Johan Granander" w:date="2026-07-28T13:50:00Z">
              <w:r w:rsidR="00917FF6" w:rsidRPr="00397878">
                <w:rPr>
                  <w:rFonts w:ascii="Times New Roman" w:eastAsia="仿宋_GB2312" w:hAnsi="Times New Roman" w:cs="Times New Roman"/>
                  <w:color w:val="auto"/>
                  <w:sz w:val="18"/>
                  <w:szCs w:val="18"/>
                </w:rPr>
                <w:t xml:space="preserve"> </w:t>
              </w:r>
            </w:ins>
            <w:r w:rsidRPr="00397878">
              <w:rPr>
                <w:rFonts w:ascii="Times New Roman" w:eastAsia="仿宋_GB2312" w:hAnsi="Times New Roman" w:cs="Times New Roman"/>
                <w:color w:val="auto"/>
                <w:sz w:val="18"/>
                <w:szCs w:val="18"/>
              </w:rPr>
              <w:t>℃</w:t>
            </w:r>
          </w:p>
        </w:tc>
        <w:tc>
          <w:tcPr>
            <w:tcW w:w="504" w:type="pct"/>
            <w:vAlign w:val="center"/>
            <w:tcPrChange w:id="11661" w:author="Xuning Wei12232" w:date="2026-07-27T23:56:00Z">
              <w:tcPr>
                <w:tcW w:w="504" w:type="pct"/>
                <w:gridSpan w:val="2"/>
                <w:vAlign w:val="center"/>
              </w:tcPr>
            </w:tcPrChange>
          </w:tcPr>
          <w:p w14:paraId="282C70E5" w14:textId="400A27C9" w:rsidR="00A6271A" w:rsidRPr="00397878" w:rsidRDefault="00A6271A">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20-30</w:t>
            </w:r>
            <w:ins w:id="11662" w:author="Johan Granander" w:date="2026-07-28T13:50:00Z">
              <w:r w:rsidR="00917FF6" w:rsidRPr="00397878">
                <w:rPr>
                  <w:rFonts w:ascii="Times New Roman" w:eastAsia="仿宋_GB2312" w:hAnsi="Times New Roman" w:cs="Times New Roman"/>
                  <w:color w:val="auto"/>
                  <w:sz w:val="18"/>
                  <w:szCs w:val="18"/>
                  <w:lang w:eastAsia="zh-CN"/>
                </w:rPr>
                <w:t xml:space="preserve"> </w:t>
              </w:r>
            </w:ins>
            <w:r w:rsidRPr="00397878">
              <w:rPr>
                <w:rFonts w:ascii="Times New Roman" w:eastAsia="仿宋_GB2312" w:hAnsi="Times New Roman" w:cs="Times New Roman"/>
                <w:color w:val="auto"/>
                <w:sz w:val="18"/>
                <w:szCs w:val="18"/>
              </w:rPr>
              <w:t>℃</w:t>
            </w:r>
          </w:p>
        </w:tc>
        <w:tc>
          <w:tcPr>
            <w:tcW w:w="328" w:type="pct"/>
            <w:noWrap/>
            <w:vAlign w:val="center"/>
            <w:tcPrChange w:id="11663" w:author="Xuning Wei12232" w:date="2026-07-27T23:56:00Z">
              <w:tcPr>
                <w:tcW w:w="328" w:type="pct"/>
                <w:noWrap/>
                <w:vAlign w:val="center"/>
              </w:tcPr>
            </w:tcPrChange>
          </w:tcPr>
          <w:p w14:paraId="4BF3D363" w14:textId="6DD237EB" w:rsidR="00A6271A" w:rsidRPr="00397878" w:rsidRDefault="00A6271A">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590" w:type="pct"/>
            <w:vAlign w:val="center"/>
            <w:tcPrChange w:id="11664" w:author="Xuning Wei12232" w:date="2026-07-27T23:56:00Z">
              <w:tcPr>
                <w:tcW w:w="590" w:type="pct"/>
                <w:vAlign w:val="center"/>
              </w:tcPr>
            </w:tcPrChange>
          </w:tcPr>
          <w:p w14:paraId="640160C4" w14:textId="147CBC93" w:rsidR="00A6271A" w:rsidRPr="00397878" w:rsidRDefault="00A6271A">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414" w:type="pct"/>
            <w:vAlign w:val="center"/>
            <w:tcPrChange w:id="11665" w:author="Xuning Wei12232" w:date="2026-07-27T23:56:00Z">
              <w:tcPr>
                <w:tcW w:w="414" w:type="pct"/>
                <w:vAlign w:val="center"/>
              </w:tcPr>
            </w:tcPrChange>
          </w:tcPr>
          <w:p w14:paraId="23EA3D4F" w14:textId="6534DCB3"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50" w:type="pct"/>
            <w:vAlign w:val="center"/>
            <w:tcPrChange w:id="11666" w:author="Xuning Wei12232" w:date="2026-07-27T23:56:00Z">
              <w:tcPr>
                <w:tcW w:w="550" w:type="pct"/>
                <w:vAlign w:val="center"/>
              </w:tcPr>
            </w:tcPrChange>
          </w:tcPr>
          <w:p w14:paraId="6C3ECE12" w14:textId="7E5EA8AA" w:rsidR="00A6271A" w:rsidRPr="00397878" w:rsidRDefault="00A6271A">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r>
      <w:tr w:rsidR="00A6271A" w:rsidRPr="00397878" w14:paraId="72612473" w14:textId="77777777" w:rsidTr="00397878">
        <w:trPr>
          <w:cantSplit/>
          <w:trHeight w:val="451"/>
          <w:jc w:val="center"/>
        </w:trPr>
        <w:tc>
          <w:tcPr>
            <w:tcW w:w="449" w:type="pct"/>
            <w:vMerge/>
            <w:noWrap/>
            <w:vAlign w:val="center"/>
          </w:tcPr>
          <w:p w14:paraId="2E86CD2A" w14:textId="77777777" w:rsidR="00A6271A" w:rsidRPr="00397878" w:rsidRDefault="00A6271A">
            <w:pPr>
              <w:spacing w:line="240" w:lineRule="exact"/>
              <w:contextualSpacing/>
              <w:jc w:val="center"/>
              <w:rPr>
                <w:rFonts w:ascii="Times New Roman" w:eastAsia="仿宋_GB2312" w:hAnsi="Times New Roman" w:cs="Times New Roman"/>
                <w:color w:val="auto"/>
                <w:kern w:val="0"/>
                <w:sz w:val="18"/>
                <w:szCs w:val="18"/>
              </w:rPr>
            </w:pPr>
          </w:p>
        </w:tc>
        <w:tc>
          <w:tcPr>
            <w:tcW w:w="331" w:type="pct"/>
            <w:vMerge w:val="restart"/>
            <w:noWrap/>
            <w:vAlign w:val="center"/>
          </w:tcPr>
          <w:p w14:paraId="3A251C22" w14:textId="77777777" w:rsidR="00A6271A" w:rsidRPr="00397878" w:rsidRDefault="00A6271A">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kern w:val="0"/>
                <w:sz w:val="18"/>
                <w:szCs w:val="18"/>
              </w:rPr>
              <w:t>Mass Flow Meter*1</w:t>
            </w:r>
          </w:p>
        </w:tc>
        <w:tc>
          <w:tcPr>
            <w:tcW w:w="258" w:type="pct"/>
            <w:vMerge w:val="restart"/>
            <w:vAlign w:val="center"/>
          </w:tcPr>
          <w:p w14:paraId="00FB3373" w14:textId="2D412ED8" w:rsidR="00A6271A" w:rsidRPr="00397878" w:rsidRDefault="00A6271A">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kern w:val="0"/>
                <w:sz w:val="18"/>
                <w:szCs w:val="18"/>
                <w:lang w:eastAsia="zh-CN"/>
              </w:rPr>
              <w:t>DMF</w:t>
            </w:r>
          </w:p>
        </w:tc>
        <w:tc>
          <w:tcPr>
            <w:tcW w:w="437" w:type="pct"/>
            <w:vMerge w:val="restart"/>
            <w:vAlign w:val="center"/>
          </w:tcPr>
          <w:p w14:paraId="6BB21062" w14:textId="29653355" w:rsidR="00A6271A" w:rsidRPr="00397878" w:rsidRDefault="00A6271A">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ins w:id="11667" w:author="Xuning Wei12232" w:date="2026-07-27T22:28:00Z">
              <w:r w:rsidRPr="00397878">
                <w:rPr>
                  <w:rFonts w:ascii="Times New Roman" w:eastAsia="仿宋_GB2312" w:hAnsi="Times New Roman" w:cs="Times New Roman"/>
                  <w:color w:val="auto"/>
                  <w:sz w:val="18"/>
                  <w:szCs w:val="18"/>
                  <w:lang w:eastAsia="zh-CN"/>
                </w:rPr>
                <w:t>11/16/2025</w:t>
              </w:r>
            </w:ins>
          </w:p>
        </w:tc>
        <w:tc>
          <w:tcPr>
            <w:tcW w:w="362" w:type="pct"/>
            <w:vMerge w:val="restart"/>
            <w:vAlign w:val="center"/>
          </w:tcPr>
          <w:p w14:paraId="400EAC7D" w14:textId="563C8B1F" w:rsidR="00A6271A" w:rsidRPr="00397878" w:rsidRDefault="00A6271A">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EB52400</w:t>
            </w:r>
          </w:p>
        </w:tc>
        <w:tc>
          <w:tcPr>
            <w:tcW w:w="438" w:type="pct"/>
            <w:noWrap/>
            <w:vAlign w:val="center"/>
          </w:tcPr>
          <w:p w14:paraId="0DFC191F" w14:textId="3A773AA2" w:rsidR="00A6271A" w:rsidRPr="00397878" w:rsidRDefault="00A6271A">
            <w:pPr>
              <w:spacing w:line="240" w:lineRule="exact"/>
              <w:contextualSpacing/>
              <w:jc w:val="center"/>
              <w:rPr>
                <w:rFonts w:ascii="Times New Roman" w:eastAsia="仿宋_GB2312" w:hAnsi="Times New Roman" w:cs="Times New Roman"/>
                <w:color w:val="0000FF"/>
                <w:sz w:val="18"/>
                <w:szCs w:val="18"/>
                <w:rPrChange w:id="11668" w:author="Xuning Wei12232" w:date="2026-07-27T23:14:00Z">
                  <w:rPr>
                    <w:rFonts w:ascii="Times New Roman" w:eastAsia="仿宋_GB2312" w:hAnsi="Times New Roman" w:cs="Times New Roman"/>
                    <w:color w:val="auto"/>
                    <w:sz w:val="18"/>
                    <w:szCs w:val="18"/>
                  </w:rPr>
                </w:rPrChange>
              </w:rPr>
            </w:pPr>
            <w:ins w:id="11669" w:author="Xuning Wei12232" w:date="2026-07-27T23:12:00Z">
              <w:r w:rsidRPr="00397878">
                <w:rPr>
                  <w:rFonts w:ascii="Times New Roman" w:eastAsia="仿宋_GB2312" w:hAnsi="Times New Roman" w:cs="Times New Roman"/>
                  <w:color w:val="0000FF"/>
                  <w:sz w:val="18"/>
                  <w:szCs w:val="18"/>
                  <w:lang w:eastAsia="zh-CN"/>
                </w:rPr>
                <w:t>20≤m</w:t>
              </w:r>
              <w:r w:rsidRPr="00397878">
                <w:rPr>
                  <w:rFonts w:ascii="Times New Roman" w:eastAsia="仿宋_GB2312" w:hAnsi="Times New Roman" w:cs="Times New Roman"/>
                  <w:color w:val="0000FF"/>
                  <w:kern w:val="0"/>
                  <w:sz w:val="18"/>
                  <w:szCs w:val="18"/>
                  <w:lang w:val="sv-SE"/>
                </w:rPr>
                <w:t>&lt;</w:t>
              </w:r>
              <w:r w:rsidRPr="00397878">
                <w:rPr>
                  <w:rFonts w:ascii="Times New Roman" w:eastAsia="仿宋_GB2312" w:hAnsi="Times New Roman" w:cs="Times New Roman"/>
                  <w:color w:val="0000FF"/>
                  <w:sz w:val="18"/>
                  <w:szCs w:val="18"/>
                  <w:lang w:eastAsia="zh-CN"/>
                </w:rPr>
                <w:t>70</w:t>
              </w:r>
            </w:ins>
            <w:ins w:id="11670" w:author="Johan Granander" w:date="2026-07-28T13:50:00Z">
              <w:r w:rsidR="00917FF6" w:rsidRPr="00397878">
                <w:rPr>
                  <w:rFonts w:ascii="Times New Roman" w:eastAsia="仿宋_GB2312" w:hAnsi="Times New Roman" w:cs="Times New Roman"/>
                  <w:color w:val="0000FF"/>
                  <w:sz w:val="18"/>
                  <w:szCs w:val="18"/>
                  <w:lang w:eastAsia="zh-CN"/>
                </w:rPr>
                <w:t xml:space="preserve"> </w:t>
              </w:r>
            </w:ins>
            <w:ins w:id="11671" w:author="Xuning Wei12232" w:date="2026-07-27T23:12:00Z">
              <w:r w:rsidRPr="00397878">
                <w:rPr>
                  <w:rFonts w:ascii="Times New Roman" w:eastAsia="仿宋_GB2312" w:hAnsi="Times New Roman" w:cs="Times New Roman"/>
                  <w:color w:val="0000FF"/>
                  <w:sz w:val="18"/>
                  <w:szCs w:val="18"/>
                  <w:lang w:eastAsia="zh-CN"/>
                </w:rPr>
                <w:t>kg</w:t>
              </w:r>
            </w:ins>
            <w:del w:id="11672" w:author="Xuning Wei12232" w:date="2026-07-27T23:12:00Z">
              <w:r w:rsidRPr="00397878" w:rsidDel="00A6271A">
                <w:rPr>
                  <w:rFonts w:ascii="Times New Roman" w:eastAsia="仿宋_GB2312" w:hAnsi="Times New Roman" w:cs="Times New Roman" w:hint="eastAsia"/>
                  <w:color w:val="0000FF"/>
                  <w:sz w:val="18"/>
                  <w:szCs w:val="18"/>
                  <w:lang w:eastAsia="zh-CN"/>
                  <w:rPrChange w:id="11673" w:author="Xuning Wei12232" w:date="2026-07-27T23:14:00Z">
                    <w:rPr>
                      <w:rFonts w:ascii="Times New Roman" w:eastAsia="仿宋_GB2312" w:hAnsi="Times New Roman" w:cs="Times New Roman" w:hint="eastAsia"/>
                      <w:color w:val="auto"/>
                      <w:sz w:val="18"/>
                      <w:szCs w:val="18"/>
                      <w:lang w:eastAsia="zh-CN"/>
                    </w:rPr>
                  </w:rPrChange>
                </w:rPr>
                <w:delText>≥</w:delText>
              </w:r>
              <w:r w:rsidRPr="00397878" w:rsidDel="00A6271A">
                <w:rPr>
                  <w:rFonts w:ascii="Times New Roman" w:eastAsia="仿宋_GB2312" w:hAnsi="Times New Roman" w:cs="Times New Roman"/>
                  <w:color w:val="0000FF"/>
                  <w:sz w:val="18"/>
                  <w:szCs w:val="18"/>
                  <w:lang w:eastAsia="zh-CN"/>
                  <w:rPrChange w:id="11674" w:author="Xuning Wei12232" w:date="2026-07-27T23:14:00Z">
                    <w:rPr>
                      <w:rFonts w:ascii="Times New Roman" w:eastAsia="仿宋_GB2312" w:hAnsi="Times New Roman" w:cs="Times New Roman"/>
                      <w:color w:val="auto"/>
                      <w:sz w:val="18"/>
                      <w:szCs w:val="18"/>
                      <w:lang w:eastAsia="zh-CN"/>
                    </w:rPr>
                  </w:rPrChange>
                </w:rPr>
                <w:delText>5kg*</w:delText>
              </w:r>
            </w:del>
          </w:p>
        </w:tc>
        <w:tc>
          <w:tcPr>
            <w:tcW w:w="339" w:type="pct"/>
            <w:vAlign w:val="center"/>
          </w:tcPr>
          <w:p w14:paraId="1B5C6858" w14:textId="2A688B0C" w:rsidR="00A6271A" w:rsidRPr="00397878" w:rsidRDefault="00A6271A">
            <w:pPr>
              <w:spacing w:line="240" w:lineRule="exact"/>
              <w:contextualSpacing/>
              <w:jc w:val="center"/>
              <w:rPr>
                <w:rFonts w:ascii="Times New Roman" w:eastAsia="仿宋_GB2312" w:hAnsi="Times New Roman" w:cs="Times New Roman"/>
                <w:color w:val="0000FF"/>
                <w:sz w:val="18"/>
                <w:szCs w:val="18"/>
                <w:lang w:eastAsia="zh-CN"/>
                <w:rPrChange w:id="11675" w:author="Xuning Wei12232" w:date="2026-07-27T23:14:00Z">
                  <w:rPr>
                    <w:rFonts w:ascii="Times New Roman" w:eastAsia="仿宋_GB2312" w:hAnsi="Times New Roman" w:cs="Times New Roman"/>
                    <w:color w:val="auto"/>
                    <w:sz w:val="18"/>
                    <w:szCs w:val="18"/>
                    <w:lang w:eastAsia="zh-CN"/>
                  </w:rPr>
                </w:rPrChange>
              </w:rPr>
            </w:pPr>
            <w:ins w:id="11676" w:author="Xuning Wei12232" w:date="2026-07-27T23:14:00Z">
              <w:r w:rsidRPr="00397878">
                <w:rPr>
                  <w:rFonts w:ascii="Times New Roman" w:eastAsia="仿宋_GB2312" w:hAnsi="Times New Roman" w:cs="Times New Roman" w:hint="eastAsia"/>
                  <w:i/>
                  <w:color w:val="0000FF"/>
                  <w:sz w:val="18"/>
                  <w:szCs w:val="18"/>
                  <w:lang w:eastAsia="zh-CN"/>
                  <w:rPrChange w:id="11677" w:author="Xuning Wei12232" w:date="2026-07-27T23:14:00Z">
                    <w:rPr>
                      <w:rFonts w:ascii="Times New Roman" w:eastAsia="仿宋_GB2312" w:hAnsi="Times New Roman" w:cs="Times New Roman" w:hint="eastAsia"/>
                      <w:i/>
                      <w:color w:val="auto"/>
                      <w:sz w:val="18"/>
                      <w:szCs w:val="18"/>
                      <w:lang w:eastAsia="zh-CN"/>
                    </w:rPr>
                  </w:rPrChange>
                </w:rPr>
                <w:t>≤</w:t>
              </w:r>
              <w:r w:rsidRPr="00397878">
                <w:rPr>
                  <w:rFonts w:ascii="Times New Roman" w:eastAsia="仿宋_GB2312" w:hAnsi="Times New Roman" w:cs="Times New Roman"/>
                  <w:i/>
                  <w:color w:val="0000FF"/>
                  <w:sz w:val="18"/>
                  <w:szCs w:val="18"/>
                  <w:lang w:eastAsia="zh-CN"/>
                  <w:rPrChange w:id="11678" w:author="Xuning Wei12232" w:date="2026-07-27T23:14:00Z">
                    <w:rPr>
                      <w:rFonts w:ascii="Times New Roman" w:eastAsia="仿宋_GB2312" w:hAnsi="Times New Roman" w:cs="Times New Roman"/>
                      <w:i/>
                      <w:color w:val="auto"/>
                      <w:sz w:val="18"/>
                      <w:szCs w:val="18"/>
                      <w:lang w:eastAsia="zh-CN"/>
                    </w:rPr>
                  </w:rPrChange>
                </w:rPr>
                <w:t xml:space="preserve"> 2 kg</w:t>
              </w:r>
              <w:r w:rsidRPr="00397878" w:rsidDel="00A6271A">
                <w:rPr>
                  <w:rFonts w:ascii="Times New Roman" w:eastAsia="仿宋_GB2312" w:hAnsi="Times New Roman" w:cs="Times New Roman"/>
                  <w:color w:val="0000FF"/>
                  <w:kern w:val="0"/>
                  <w:sz w:val="17"/>
                  <w:szCs w:val="17"/>
                  <w:lang w:eastAsia="zh-CN"/>
                  <w:rPrChange w:id="11679" w:author="Xuning Wei12232" w:date="2026-07-27T23:14:00Z">
                    <w:rPr>
                      <w:rFonts w:ascii="Times New Roman" w:eastAsia="仿宋_GB2312" w:hAnsi="Times New Roman" w:cs="Times New Roman"/>
                      <w:color w:val="auto"/>
                      <w:kern w:val="0"/>
                      <w:sz w:val="17"/>
                      <w:szCs w:val="17"/>
                      <w:lang w:eastAsia="zh-CN"/>
                    </w:rPr>
                  </w:rPrChange>
                </w:rPr>
                <w:t xml:space="preserve"> </w:t>
              </w:r>
            </w:ins>
            <w:del w:id="11680" w:author="Xuning Wei12232" w:date="2026-07-27T23:13:00Z">
              <w:r w:rsidRPr="00397878" w:rsidDel="00A6271A">
                <w:rPr>
                  <w:rFonts w:ascii="Times New Roman" w:eastAsia="仿宋_GB2312" w:hAnsi="Times New Roman" w:cs="Times New Roman"/>
                  <w:color w:val="0000FF"/>
                  <w:kern w:val="0"/>
                  <w:sz w:val="17"/>
                  <w:szCs w:val="17"/>
                  <w:lang w:eastAsia="zh-CN"/>
                  <w:rPrChange w:id="11681" w:author="Xuning Wei12232" w:date="2026-07-27T23:14:00Z">
                    <w:rPr>
                      <w:rFonts w:ascii="Times New Roman" w:eastAsia="仿宋_GB2312" w:hAnsi="Times New Roman" w:cs="Times New Roman"/>
                      <w:color w:val="auto"/>
                      <w:kern w:val="0"/>
                      <w:sz w:val="17"/>
                      <w:szCs w:val="17"/>
                      <w:lang w:eastAsia="zh-CN"/>
                    </w:rPr>
                  </w:rPrChange>
                </w:rPr>
                <w:delText>N/A</w:delText>
              </w:r>
            </w:del>
          </w:p>
        </w:tc>
        <w:tc>
          <w:tcPr>
            <w:tcW w:w="504" w:type="pct"/>
            <w:vAlign w:val="center"/>
          </w:tcPr>
          <w:p w14:paraId="431BC6A5" w14:textId="3BD40320" w:rsidR="00A6271A" w:rsidRPr="00397878" w:rsidRDefault="00A6271A">
            <w:pPr>
              <w:spacing w:line="240" w:lineRule="exact"/>
              <w:contextualSpacing/>
              <w:jc w:val="center"/>
              <w:rPr>
                <w:rFonts w:ascii="Times New Roman" w:eastAsia="仿宋_GB2312" w:hAnsi="Times New Roman" w:cs="Times New Roman"/>
                <w:color w:val="0000FF"/>
                <w:sz w:val="18"/>
                <w:szCs w:val="18"/>
                <w:lang w:eastAsia="zh-CN"/>
                <w:rPrChange w:id="11682" w:author="Xuning Wei12232" w:date="2026-07-27T23:14:00Z">
                  <w:rPr>
                    <w:rFonts w:ascii="Times New Roman" w:eastAsia="仿宋_GB2312" w:hAnsi="Times New Roman" w:cs="Times New Roman"/>
                    <w:color w:val="auto"/>
                    <w:sz w:val="18"/>
                    <w:szCs w:val="18"/>
                    <w:lang w:eastAsia="zh-CN"/>
                  </w:rPr>
                </w:rPrChange>
              </w:rPr>
            </w:pPr>
            <w:ins w:id="11683" w:author="Xuning Wei12232" w:date="2026-07-27T23:16:00Z">
              <w:r w:rsidRPr="00397878">
                <w:rPr>
                  <w:rFonts w:ascii="Times New Roman" w:eastAsia="仿宋_GB2312" w:hAnsi="Times New Roman" w:cs="Times New Roman"/>
                  <w:color w:val="0000FF"/>
                  <w:sz w:val="18"/>
                  <w:szCs w:val="18"/>
                  <w:lang w:eastAsia="zh-CN"/>
                </w:rPr>
                <w:t>DMF: 43.50 ~ 47.50 kg</w:t>
              </w:r>
              <w:r w:rsidRPr="00397878" w:rsidDel="00A6271A">
                <w:rPr>
                  <w:rFonts w:ascii="Times New Roman" w:eastAsia="仿宋_GB2312" w:hAnsi="Times New Roman" w:cs="Times New Roman"/>
                  <w:color w:val="0000FF"/>
                  <w:sz w:val="18"/>
                  <w:szCs w:val="18"/>
                </w:rPr>
                <w:t xml:space="preserve"> </w:t>
              </w:r>
            </w:ins>
            <w:del w:id="11684" w:author="Xuning Wei12232" w:date="2026-07-27T23:14:00Z">
              <w:r w:rsidRPr="00397878" w:rsidDel="00A6271A">
                <w:rPr>
                  <w:rFonts w:ascii="Times New Roman" w:eastAsia="仿宋_GB2312" w:hAnsi="Times New Roman" w:cs="Times New Roman"/>
                  <w:color w:val="0000FF"/>
                  <w:sz w:val="18"/>
                  <w:szCs w:val="18"/>
                  <w:rPrChange w:id="11685" w:author="Xuning Wei12232" w:date="2026-07-27T23:14:00Z">
                    <w:rPr>
                      <w:rFonts w:ascii="Times New Roman" w:eastAsia="仿宋_GB2312" w:hAnsi="Times New Roman" w:cs="Times New Roman"/>
                      <w:color w:val="auto"/>
                      <w:sz w:val="18"/>
                      <w:szCs w:val="18"/>
                    </w:rPr>
                  </w:rPrChange>
                </w:rPr>
                <w:delText>14.09~568.80kg</w:delText>
              </w:r>
            </w:del>
          </w:p>
        </w:tc>
        <w:tc>
          <w:tcPr>
            <w:tcW w:w="328" w:type="pct"/>
            <w:vMerge w:val="restart"/>
            <w:noWrap/>
            <w:vAlign w:val="center"/>
          </w:tcPr>
          <w:p w14:paraId="1BA07725" w14:textId="5CE30424" w:rsidR="00A6271A" w:rsidRPr="00397878" w:rsidRDefault="00A6271A">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590" w:type="pct"/>
            <w:vMerge w:val="restart"/>
            <w:vAlign w:val="center"/>
          </w:tcPr>
          <w:p w14:paraId="760779B0" w14:textId="7DEC843B" w:rsidR="00A6271A" w:rsidRPr="00397878" w:rsidRDefault="00A6271A">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414" w:type="pct"/>
            <w:vMerge w:val="restart"/>
            <w:vAlign w:val="center"/>
          </w:tcPr>
          <w:p w14:paraId="17D45E6F" w14:textId="1F0B9CAC"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50" w:type="pct"/>
            <w:vMerge w:val="restart"/>
            <w:vAlign w:val="center"/>
          </w:tcPr>
          <w:p w14:paraId="493787CA" w14:textId="616BBCAA"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A6271A" w:rsidRPr="00397878" w14:paraId="1B53F367" w14:textId="77777777" w:rsidTr="00397878">
        <w:trPr>
          <w:cantSplit/>
          <w:trHeight w:val="530"/>
          <w:jc w:val="center"/>
        </w:trPr>
        <w:tc>
          <w:tcPr>
            <w:tcW w:w="449" w:type="pct"/>
            <w:vMerge/>
            <w:noWrap/>
            <w:vAlign w:val="center"/>
          </w:tcPr>
          <w:p w14:paraId="43E8115E"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331" w:type="pct"/>
            <w:vMerge/>
            <w:noWrap/>
            <w:vAlign w:val="center"/>
          </w:tcPr>
          <w:p w14:paraId="38EF1ABE"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258" w:type="pct"/>
            <w:vMerge/>
            <w:vAlign w:val="center"/>
          </w:tcPr>
          <w:p w14:paraId="47E1AB76"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lang w:eastAsia="zh-CN"/>
              </w:rPr>
            </w:pPr>
          </w:p>
        </w:tc>
        <w:tc>
          <w:tcPr>
            <w:tcW w:w="437" w:type="pct"/>
            <w:vMerge/>
            <w:vAlign w:val="center"/>
          </w:tcPr>
          <w:p w14:paraId="377BAFCD"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p>
        </w:tc>
        <w:tc>
          <w:tcPr>
            <w:tcW w:w="362" w:type="pct"/>
            <w:vMerge/>
            <w:vAlign w:val="center"/>
          </w:tcPr>
          <w:p w14:paraId="1F140E76"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rPr>
            </w:pPr>
          </w:p>
        </w:tc>
        <w:tc>
          <w:tcPr>
            <w:tcW w:w="438" w:type="pct"/>
            <w:vMerge w:val="restart"/>
            <w:noWrap/>
            <w:vAlign w:val="center"/>
          </w:tcPr>
          <w:p w14:paraId="5F7B872D" w14:textId="2B5906DD"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lang w:eastAsia="zh-CN"/>
                <w:rPrChange w:id="11686" w:author="Xuning Wei12232" w:date="2026-07-27T23:14:00Z">
                  <w:rPr>
                    <w:rFonts w:ascii="Times New Roman" w:eastAsia="仿宋_GB2312" w:hAnsi="Times New Roman" w:cs="Times New Roman"/>
                    <w:color w:val="auto"/>
                    <w:sz w:val="18"/>
                    <w:szCs w:val="18"/>
                    <w:lang w:eastAsia="zh-CN"/>
                  </w:rPr>
                </w:rPrChange>
              </w:rPr>
            </w:pPr>
            <w:ins w:id="11687" w:author="Xuning Wei12232" w:date="2026-07-27T23:12:00Z">
              <w:r w:rsidRPr="00397878">
                <w:rPr>
                  <w:rFonts w:ascii="Times New Roman" w:eastAsia="仿宋_GB2312" w:hAnsi="Times New Roman" w:cs="Times New Roman"/>
                  <w:color w:val="0000FF"/>
                  <w:sz w:val="18"/>
                  <w:szCs w:val="18"/>
                  <w:lang w:eastAsia="zh-CN"/>
                </w:rPr>
                <w:t>M</w:t>
              </w:r>
            </w:ins>
            <w:ins w:id="11688" w:author="Xuning Wei12232" w:date="2026-07-27T23:13:00Z">
              <w:r w:rsidRPr="00397878">
                <w:rPr>
                  <w:rFonts w:ascii="Times New Roman" w:eastAsia="仿宋_GB2312" w:hAnsi="Times New Roman" w:cs="Times New Roman"/>
                  <w:color w:val="0000FF"/>
                  <w:sz w:val="18"/>
                  <w:szCs w:val="18"/>
                  <w:lang w:eastAsia="zh-CN"/>
                </w:rPr>
                <w:t xml:space="preserve"> </w:t>
              </w:r>
              <w:r w:rsidRPr="00397878">
                <w:rPr>
                  <w:rFonts w:ascii="Times New Roman" w:eastAsia="仿宋_GB2312" w:hAnsi="Times New Roman" w:cs="Times New Roman" w:hint="eastAsia"/>
                  <w:color w:val="0000FF"/>
                  <w:sz w:val="18"/>
                  <w:szCs w:val="18"/>
                  <w:lang w:eastAsia="zh-CN"/>
                  <w:rPrChange w:id="11689" w:author="Xuning Wei12232" w:date="2026-07-27T23:14:00Z">
                    <w:rPr>
                      <w:rFonts w:ascii="Times New Roman" w:eastAsia="仿宋_GB2312" w:hAnsi="Times New Roman" w:cs="Times New Roman" w:hint="eastAsia"/>
                      <w:color w:val="auto"/>
                      <w:sz w:val="18"/>
                      <w:szCs w:val="18"/>
                      <w:lang w:eastAsia="zh-CN"/>
                    </w:rPr>
                  </w:rPrChange>
                </w:rPr>
                <w:t>≥</w:t>
              </w:r>
              <w:r w:rsidRPr="00397878">
                <w:rPr>
                  <w:rFonts w:ascii="Times New Roman" w:eastAsia="仿宋_GB2312" w:hAnsi="Times New Roman" w:cs="Times New Roman"/>
                  <w:color w:val="0000FF"/>
                  <w:sz w:val="18"/>
                  <w:szCs w:val="18"/>
                  <w:lang w:eastAsia="zh-CN"/>
                  <w:rPrChange w:id="11690" w:author="Xuning Wei12232" w:date="2026-07-27T23:14:00Z">
                    <w:rPr>
                      <w:rFonts w:ascii="Times New Roman" w:eastAsia="仿宋_GB2312" w:hAnsi="Times New Roman" w:cs="Times New Roman"/>
                      <w:color w:val="auto"/>
                      <w:sz w:val="18"/>
                      <w:szCs w:val="18"/>
                      <w:lang w:eastAsia="zh-CN"/>
                    </w:rPr>
                  </w:rPrChange>
                </w:rPr>
                <w:t xml:space="preserve"> 70 kg</w:t>
              </w:r>
            </w:ins>
          </w:p>
        </w:tc>
        <w:tc>
          <w:tcPr>
            <w:tcW w:w="339" w:type="pct"/>
            <w:vMerge w:val="restart"/>
            <w:vAlign w:val="center"/>
          </w:tcPr>
          <w:p w14:paraId="20FDC009" w14:textId="6130DE92" w:rsidR="00A6271A" w:rsidRPr="00397878" w:rsidRDefault="00A6271A" w:rsidP="00397878">
            <w:pPr>
              <w:spacing w:line="240" w:lineRule="exact"/>
              <w:contextualSpacing/>
              <w:jc w:val="center"/>
              <w:rPr>
                <w:rFonts w:ascii="Times New Roman" w:eastAsia="仿宋_GB2312" w:hAnsi="Times New Roman" w:cs="Times New Roman"/>
                <w:color w:val="0000FF"/>
                <w:kern w:val="0"/>
                <w:sz w:val="17"/>
                <w:szCs w:val="17"/>
                <w:lang w:eastAsia="zh-CN"/>
                <w:rPrChange w:id="11691" w:author="Xuning Wei12232" w:date="2026-07-27T23:14:00Z">
                  <w:rPr>
                    <w:rFonts w:ascii="Times New Roman" w:eastAsia="仿宋_GB2312" w:hAnsi="Times New Roman" w:cs="Times New Roman"/>
                    <w:color w:val="auto"/>
                    <w:kern w:val="0"/>
                    <w:sz w:val="17"/>
                    <w:szCs w:val="17"/>
                    <w:lang w:eastAsia="zh-CN"/>
                  </w:rPr>
                </w:rPrChange>
              </w:rPr>
            </w:pPr>
            <w:ins w:id="11692" w:author="Xuning Wei12232" w:date="2026-07-27T23:14:00Z">
              <w:r w:rsidRPr="00397878">
                <w:rPr>
                  <w:rFonts w:ascii="Times New Roman" w:eastAsia="仿宋_GB2312" w:hAnsi="Times New Roman" w:cs="Times New Roman" w:hint="eastAsia"/>
                  <w:i/>
                  <w:color w:val="0000FF"/>
                  <w:sz w:val="18"/>
                  <w:szCs w:val="18"/>
                  <w:lang w:eastAsia="zh-CN"/>
                  <w:rPrChange w:id="11693" w:author="Xuning Wei12232" w:date="2026-07-27T23:14:00Z">
                    <w:rPr>
                      <w:rFonts w:ascii="Times New Roman" w:eastAsia="仿宋_GB2312" w:hAnsi="Times New Roman" w:cs="Times New Roman" w:hint="eastAsia"/>
                      <w:i/>
                      <w:color w:val="auto"/>
                      <w:sz w:val="18"/>
                      <w:szCs w:val="18"/>
                      <w:lang w:eastAsia="zh-CN"/>
                    </w:rPr>
                  </w:rPrChange>
                </w:rPr>
                <w:t>≤</w:t>
              </w:r>
              <w:r w:rsidRPr="00397878">
                <w:rPr>
                  <w:rFonts w:ascii="Times New Roman" w:eastAsia="仿宋_GB2312" w:hAnsi="Times New Roman" w:cs="Times New Roman"/>
                  <w:i/>
                  <w:color w:val="0000FF"/>
                  <w:sz w:val="18"/>
                  <w:szCs w:val="18"/>
                  <w:lang w:eastAsia="zh-CN"/>
                  <w:rPrChange w:id="11694" w:author="Xuning Wei12232" w:date="2026-07-27T23:14:00Z">
                    <w:rPr>
                      <w:rFonts w:ascii="Times New Roman" w:eastAsia="仿宋_GB2312" w:hAnsi="Times New Roman" w:cs="Times New Roman"/>
                      <w:i/>
                      <w:color w:val="auto"/>
                      <w:sz w:val="18"/>
                      <w:szCs w:val="18"/>
                      <w:lang w:eastAsia="zh-CN"/>
                    </w:rPr>
                  </w:rPrChange>
                </w:rPr>
                <w:t xml:space="preserve"> 3 %</w:t>
              </w:r>
            </w:ins>
          </w:p>
        </w:tc>
        <w:tc>
          <w:tcPr>
            <w:tcW w:w="504" w:type="pct"/>
            <w:vAlign w:val="center"/>
          </w:tcPr>
          <w:p w14:paraId="41BCE852" w14:textId="73F5B388"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rPrChange w:id="11695" w:author="Xuning Wei12232" w:date="2026-07-27T23:14:00Z">
                  <w:rPr>
                    <w:rFonts w:ascii="Times New Roman" w:eastAsia="仿宋_GB2312" w:hAnsi="Times New Roman" w:cs="Times New Roman"/>
                    <w:color w:val="auto"/>
                    <w:sz w:val="18"/>
                    <w:szCs w:val="18"/>
                  </w:rPr>
                </w:rPrChange>
              </w:rPr>
            </w:pPr>
            <w:ins w:id="11696" w:author="Xuning Wei12232" w:date="2026-07-27T23:16:00Z">
              <w:r w:rsidRPr="00397878">
                <w:rPr>
                  <w:rFonts w:ascii="Times New Roman" w:eastAsia="仿宋_GB2312" w:hAnsi="Times New Roman" w:cs="Times New Roman"/>
                  <w:color w:val="0000FF"/>
                  <w:sz w:val="18"/>
                  <w:szCs w:val="18"/>
                  <w:lang w:eastAsia="zh-CN"/>
                </w:rPr>
                <w:t xml:space="preserve">DMF: </w:t>
              </w:r>
            </w:ins>
            <w:ins w:id="11697" w:author="Xuning Wei12232" w:date="2026-07-27T23:17:00Z">
              <w:r w:rsidRPr="00397878">
                <w:rPr>
                  <w:rFonts w:ascii="Times New Roman" w:eastAsia="仿宋_GB2312" w:hAnsi="Times New Roman" w:cs="Times New Roman"/>
                  <w:color w:val="0000FF"/>
                  <w:sz w:val="18"/>
                  <w:szCs w:val="18"/>
                  <w:lang w:eastAsia="zh-CN"/>
                </w:rPr>
                <w:t>88.28</w:t>
              </w:r>
            </w:ins>
            <w:ins w:id="11698" w:author="Xuning Wei12232" w:date="2026-07-27T23:16:00Z">
              <w:r w:rsidRPr="00397878">
                <w:rPr>
                  <w:rFonts w:ascii="Times New Roman" w:eastAsia="仿宋_GB2312" w:hAnsi="Times New Roman" w:cs="Times New Roman"/>
                  <w:color w:val="0000FF"/>
                  <w:sz w:val="18"/>
                  <w:szCs w:val="18"/>
                  <w:lang w:eastAsia="zh-CN"/>
                </w:rPr>
                <w:t xml:space="preserve"> ~ </w:t>
              </w:r>
            </w:ins>
            <w:ins w:id="11699" w:author="Xuning Wei12232" w:date="2026-07-27T23:17:00Z">
              <w:r w:rsidRPr="00397878">
                <w:rPr>
                  <w:rFonts w:ascii="Times New Roman" w:eastAsia="仿宋_GB2312" w:hAnsi="Times New Roman" w:cs="Times New Roman"/>
                  <w:color w:val="0000FF"/>
                  <w:sz w:val="18"/>
                  <w:szCs w:val="18"/>
                  <w:lang w:eastAsia="zh-CN"/>
                </w:rPr>
                <w:t>93.74</w:t>
              </w:r>
            </w:ins>
            <w:ins w:id="11700" w:author="Xuning Wei12232" w:date="2026-07-27T23:16:00Z">
              <w:r w:rsidRPr="00397878">
                <w:rPr>
                  <w:rFonts w:ascii="Times New Roman" w:eastAsia="仿宋_GB2312" w:hAnsi="Times New Roman" w:cs="Times New Roman"/>
                  <w:color w:val="0000FF"/>
                  <w:sz w:val="18"/>
                  <w:szCs w:val="18"/>
                  <w:lang w:eastAsia="zh-CN"/>
                </w:rPr>
                <w:t xml:space="preserve"> kg</w:t>
              </w:r>
            </w:ins>
          </w:p>
        </w:tc>
        <w:tc>
          <w:tcPr>
            <w:tcW w:w="328" w:type="pct"/>
            <w:vMerge/>
            <w:noWrap/>
            <w:vAlign w:val="center"/>
          </w:tcPr>
          <w:p w14:paraId="07295D78"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90" w:type="pct"/>
            <w:vMerge/>
            <w:vAlign w:val="center"/>
          </w:tcPr>
          <w:p w14:paraId="58F3899A"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414" w:type="pct"/>
            <w:vMerge/>
            <w:vAlign w:val="center"/>
          </w:tcPr>
          <w:p w14:paraId="11F2BDF4"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50" w:type="pct"/>
            <w:vMerge/>
            <w:vAlign w:val="center"/>
          </w:tcPr>
          <w:p w14:paraId="286DE76C"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r>
      <w:tr w:rsidR="00A6271A" w:rsidRPr="00397878" w14:paraId="5C8BAFAE" w14:textId="77777777" w:rsidTr="00397878">
        <w:trPr>
          <w:cantSplit/>
          <w:trHeight w:val="530"/>
          <w:jc w:val="center"/>
        </w:trPr>
        <w:tc>
          <w:tcPr>
            <w:tcW w:w="449" w:type="pct"/>
            <w:vMerge/>
            <w:noWrap/>
            <w:vAlign w:val="center"/>
          </w:tcPr>
          <w:p w14:paraId="6E34C0C0"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331" w:type="pct"/>
            <w:vMerge/>
            <w:noWrap/>
            <w:vAlign w:val="center"/>
          </w:tcPr>
          <w:p w14:paraId="78D3704B"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258" w:type="pct"/>
            <w:vMerge/>
            <w:vAlign w:val="center"/>
          </w:tcPr>
          <w:p w14:paraId="6287F8D6"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lang w:eastAsia="zh-CN"/>
              </w:rPr>
            </w:pPr>
          </w:p>
        </w:tc>
        <w:tc>
          <w:tcPr>
            <w:tcW w:w="437" w:type="pct"/>
            <w:vMerge/>
            <w:vAlign w:val="center"/>
          </w:tcPr>
          <w:p w14:paraId="156212DF"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p>
        </w:tc>
        <w:tc>
          <w:tcPr>
            <w:tcW w:w="362" w:type="pct"/>
            <w:vMerge/>
            <w:vAlign w:val="center"/>
          </w:tcPr>
          <w:p w14:paraId="6E7AA26A"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rPr>
            </w:pPr>
          </w:p>
        </w:tc>
        <w:tc>
          <w:tcPr>
            <w:tcW w:w="438" w:type="pct"/>
            <w:vMerge/>
            <w:noWrap/>
            <w:vAlign w:val="center"/>
          </w:tcPr>
          <w:p w14:paraId="71B5BF8E" w14:textId="77777777"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lang w:eastAsia="zh-CN"/>
              </w:rPr>
            </w:pPr>
          </w:p>
        </w:tc>
        <w:tc>
          <w:tcPr>
            <w:tcW w:w="339" w:type="pct"/>
            <w:vMerge/>
            <w:vAlign w:val="center"/>
          </w:tcPr>
          <w:p w14:paraId="64829EF3" w14:textId="77777777" w:rsidR="00A6271A" w:rsidRPr="00397878" w:rsidRDefault="00A6271A" w:rsidP="00397878">
            <w:pPr>
              <w:spacing w:line="240" w:lineRule="exact"/>
              <w:contextualSpacing/>
              <w:jc w:val="center"/>
              <w:rPr>
                <w:rFonts w:ascii="Times New Roman" w:eastAsia="仿宋_GB2312" w:hAnsi="Times New Roman" w:cs="Times New Roman"/>
                <w:i/>
                <w:color w:val="0000FF"/>
                <w:sz w:val="18"/>
                <w:szCs w:val="18"/>
                <w:lang w:eastAsia="zh-CN"/>
              </w:rPr>
            </w:pPr>
          </w:p>
        </w:tc>
        <w:tc>
          <w:tcPr>
            <w:tcW w:w="504" w:type="pct"/>
            <w:vAlign w:val="center"/>
          </w:tcPr>
          <w:p w14:paraId="0218AD91" w14:textId="48FD8CAD"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lang w:eastAsia="zh-CN"/>
              </w:rPr>
            </w:pPr>
            <w:ins w:id="11701" w:author="Xuning Wei12232" w:date="2026-07-27T23:18:00Z">
              <w:r w:rsidRPr="00397878">
                <w:rPr>
                  <w:rFonts w:ascii="Times New Roman" w:eastAsia="仿宋_GB2312" w:hAnsi="Times New Roman" w:cs="Times New Roman"/>
                  <w:color w:val="0000FF"/>
                  <w:sz w:val="18"/>
                  <w:szCs w:val="18"/>
                  <w:lang w:eastAsia="zh-CN"/>
                </w:rPr>
                <w:t xml:space="preserve">DMF: </w:t>
              </w:r>
            </w:ins>
            <w:ins w:id="11702" w:author="Xuning Wei12232" w:date="2026-07-27T23:19:00Z">
              <w:r w:rsidRPr="00397878">
                <w:rPr>
                  <w:rFonts w:ascii="Times New Roman" w:eastAsia="仿宋_GB2312" w:hAnsi="Times New Roman" w:cs="Times New Roman"/>
                  <w:color w:val="0000FF"/>
                  <w:sz w:val="18"/>
                  <w:szCs w:val="18"/>
                  <w:lang w:eastAsia="zh-CN"/>
                </w:rPr>
                <w:t>220</w:t>
              </w:r>
            </w:ins>
            <w:ins w:id="11703" w:author="Xuning Wei12232" w:date="2026-07-27T23:18:00Z">
              <w:r w:rsidRPr="00397878">
                <w:rPr>
                  <w:rFonts w:ascii="Times New Roman" w:eastAsia="仿宋_GB2312" w:hAnsi="Times New Roman" w:cs="Times New Roman"/>
                  <w:color w:val="0000FF"/>
                  <w:sz w:val="18"/>
                  <w:szCs w:val="18"/>
                  <w:lang w:eastAsia="zh-CN"/>
                </w:rPr>
                <w:t>.</w:t>
              </w:r>
            </w:ins>
            <w:ins w:id="11704" w:author="Xuning Wei12232" w:date="2026-07-27T23:19:00Z">
              <w:r w:rsidRPr="00397878">
                <w:rPr>
                  <w:rFonts w:ascii="Times New Roman" w:eastAsia="仿宋_GB2312" w:hAnsi="Times New Roman" w:cs="Times New Roman"/>
                  <w:color w:val="0000FF"/>
                  <w:sz w:val="18"/>
                  <w:szCs w:val="18"/>
                  <w:lang w:eastAsia="zh-CN"/>
                </w:rPr>
                <w:t>69</w:t>
              </w:r>
            </w:ins>
            <w:ins w:id="11705" w:author="Xuning Wei12232" w:date="2026-07-27T23:18:00Z">
              <w:r w:rsidRPr="00397878">
                <w:rPr>
                  <w:rFonts w:ascii="Times New Roman" w:eastAsia="仿宋_GB2312" w:hAnsi="Times New Roman" w:cs="Times New Roman"/>
                  <w:color w:val="0000FF"/>
                  <w:sz w:val="18"/>
                  <w:szCs w:val="18"/>
                  <w:lang w:eastAsia="zh-CN"/>
                </w:rPr>
                <w:t xml:space="preserve"> ~ </w:t>
              </w:r>
            </w:ins>
            <w:ins w:id="11706" w:author="Xuning Wei12232" w:date="2026-07-27T23:20:00Z">
              <w:r w:rsidRPr="00397878">
                <w:rPr>
                  <w:rFonts w:ascii="Times New Roman" w:eastAsia="仿宋_GB2312" w:hAnsi="Times New Roman" w:cs="Times New Roman"/>
                  <w:color w:val="0000FF"/>
                  <w:sz w:val="18"/>
                  <w:szCs w:val="18"/>
                  <w:lang w:eastAsia="zh-CN"/>
                </w:rPr>
                <w:t>234.35</w:t>
              </w:r>
            </w:ins>
            <w:ins w:id="11707" w:author="Xuning Wei12232" w:date="2026-07-27T23:21:00Z">
              <w:r w:rsidR="00D91DD9" w:rsidRPr="00397878">
                <w:rPr>
                  <w:rFonts w:ascii="Times New Roman" w:eastAsia="仿宋_GB2312" w:hAnsi="Times New Roman" w:cs="Times New Roman"/>
                  <w:color w:val="0000FF"/>
                  <w:sz w:val="18"/>
                  <w:szCs w:val="18"/>
                  <w:lang w:eastAsia="zh-CN"/>
                </w:rPr>
                <w:t xml:space="preserve"> </w:t>
              </w:r>
            </w:ins>
            <w:ins w:id="11708" w:author="Xuning Wei12232" w:date="2026-07-27T23:18:00Z">
              <w:r w:rsidRPr="00397878">
                <w:rPr>
                  <w:rFonts w:ascii="Times New Roman" w:eastAsia="仿宋_GB2312" w:hAnsi="Times New Roman" w:cs="Times New Roman"/>
                  <w:color w:val="0000FF"/>
                  <w:sz w:val="18"/>
                  <w:szCs w:val="18"/>
                  <w:lang w:eastAsia="zh-CN"/>
                </w:rPr>
                <w:t>kg</w:t>
              </w:r>
            </w:ins>
          </w:p>
        </w:tc>
        <w:tc>
          <w:tcPr>
            <w:tcW w:w="328" w:type="pct"/>
            <w:vMerge/>
            <w:noWrap/>
            <w:vAlign w:val="center"/>
          </w:tcPr>
          <w:p w14:paraId="07C74CA0"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90" w:type="pct"/>
            <w:vMerge/>
            <w:vAlign w:val="center"/>
          </w:tcPr>
          <w:p w14:paraId="03D34B68"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414" w:type="pct"/>
            <w:vMerge/>
            <w:vAlign w:val="center"/>
          </w:tcPr>
          <w:p w14:paraId="5C007E81"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50" w:type="pct"/>
            <w:vMerge/>
            <w:vAlign w:val="center"/>
          </w:tcPr>
          <w:p w14:paraId="1A02127B"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r>
      <w:tr w:rsidR="00A6271A" w:rsidRPr="00397878" w14:paraId="74FD0780" w14:textId="77777777" w:rsidTr="00397878">
        <w:trPr>
          <w:cantSplit/>
          <w:trHeight w:val="480"/>
          <w:jc w:val="center"/>
          <w:trPrChange w:id="11709" w:author="Xuning Wei12232" w:date="2026-07-27T23:18:00Z">
            <w:trPr>
              <w:cantSplit/>
              <w:trHeight w:val="222"/>
              <w:jc w:val="center"/>
            </w:trPr>
          </w:trPrChange>
        </w:trPr>
        <w:tc>
          <w:tcPr>
            <w:tcW w:w="449" w:type="pct"/>
            <w:vMerge/>
            <w:noWrap/>
            <w:vAlign w:val="center"/>
            <w:tcPrChange w:id="11710" w:author="Xuning Wei12232" w:date="2026-07-27T23:18:00Z">
              <w:tcPr>
                <w:tcW w:w="449" w:type="pct"/>
                <w:vMerge/>
                <w:noWrap/>
                <w:vAlign w:val="center"/>
              </w:tcPr>
            </w:tcPrChange>
          </w:tcPr>
          <w:p w14:paraId="75DF8C7C"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331" w:type="pct"/>
            <w:vMerge/>
            <w:noWrap/>
            <w:vAlign w:val="center"/>
            <w:tcPrChange w:id="11711" w:author="Xuning Wei12232" w:date="2026-07-27T23:18:00Z">
              <w:tcPr>
                <w:tcW w:w="331" w:type="pct"/>
                <w:vMerge/>
                <w:noWrap/>
                <w:vAlign w:val="center"/>
              </w:tcPr>
            </w:tcPrChange>
          </w:tcPr>
          <w:p w14:paraId="1C1D6EEE"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258" w:type="pct"/>
            <w:vMerge/>
            <w:vAlign w:val="center"/>
            <w:tcPrChange w:id="11712" w:author="Xuning Wei12232" w:date="2026-07-27T23:18:00Z">
              <w:tcPr>
                <w:tcW w:w="258" w:type="pct"/>
                <w:vMerge/>
                <w:vAlign w:val="center"/>
              </w:tcPr>
            </w:tcPrChange>
          </w:tcPr>
          <w:p w14:paraId="303559EF"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lang w:eastAsia="zh-CN"/>
              </w:rPr>
            </w:pPr>
          </w:p>
        </w:tc>
        <w:tc>
          <w:tcPr>
            <w:tcW w:w="437" w:type="pct"/>
            <w:vMerge/>
            <w:vAlign w:val="center"/>
            <w:tcPrChange w:id="11713" w:author="Xuning Wei12232" w:date="2026-07-27T23:18:00Z">
              <w:tcPr>
                <w:tcW w:w="437" w:type="pct"/>
                <w:vMerge/>
                <w:vAlign w:val="center"/>
              </w:tcPr>
            </w:tcPrChange>
          </w:tcPr>
          <w:p w14:paraId="09C7E584"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p>
        </w:tc>
        <w:tc>
          <w:tcPr>
            <w:tcW w:w="362" w:type="pct"/>
            <w:vMerge/>
            <w:vAlign w:val="center"/>
            <w:tcPrChange w:id="11714" w:author="Xuning Wei12232" w:date="2026-07-27T23:18:00Z">
              <w:tcPr>
                <w:tcW w:w="362" w:type="pct"/>
                <w:vMerge/>
                <w:vAlign w:val="center"/>
              </w:tcPr>
            </w:tcPrChange>
          </w:tcPr>
          <w:p w14:paraId="54BCBB90"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rPr>
            </w:pPr>
          </w:p>
        </w:tc>
        <w:tc>
          <w:tcPr>
            <w:tcW w:w="438" w:type="pct"/>
            <w:vMerge/>
            <w:noWrap/>
            <w:vAlign w:val="center"/>
            <w:tcPrChange w:id="11715" w:author="Xuning Wei12232" w:date="2026-07-27T23:18:00Z">
              <w:tcPr>
                <w:tcW w:w="438" w:type="pct"/>
                <w:vMerge/>
                <w:noWrap/>
                <w:vAlign w:val="center"/>
              </w:tcPr>
            </w:tcPrChange>
          </w:tcPr>
          <w:p w14:paraId="67746F82" w14:textId="77777777"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lang w:eastAsia="zh-CN"/>
              </w:rPr>
            </w:pPr>
          </w:p>
        </w:tc>
        <w:tc>
          <w:tcPr>
            <w:tcW w:w="339" w:type="pct"/>
            <w:vMerge/>
            <w:vAlign w:val="center"/>
            <w:tcPrChange w:id="11716" w:author="Xuning Wei12232" w:date="2026-07-27T23:18:00Z">
              <w:tcPr>
                <w:tcW w:w="339" w:type="pct"/>
                <w:vMerge/>
                <w:vAlign w:val="center"/>
              </w:tcPr>
            </w:tcPrChange>
          </w:tcPr>
          <w:p w14:paraId="78E6B327" w14:textId="77777777" w:rsidR="00A6271A" w:rsidRPr="00397878" w:rsidRDefault="00A6271A" w:rsidP="00397878">
            <w:pPr>
              <w:spacing w:line="240" w:lineRule="exact"/>
              <w:contextualSpacing/>
              <w:jc w:val="center"/>
              <w:rPr>
                <w:rFonts w:ascii="Times New Roman" w:eastAsia="仿宋_GB2312" w:hAnsi="Times New Roman" w:cs="Times New Roman"/>
                <w:i/>
                <w:color w:val="0000FF"/>
                <w:sz w:val="18"/>
                <w:szCs w:val="18"/>
                <w:lang w:eastAsia="zh-CN"/>
              </w:rPr>
            </w:pPr>
          </w:p>
        </w:tc>
        <w:tc>
          <w:tcPr>
            <w:tcW w:w="504" w:type="pct"/>
            <w:vAlign w:val="center"/>
            <w:tcPrChange w:id="11717" w:author="Xuning Wei12232" w:date="2026-07-27T23:18:00Z">
              <w:tcPr>
                <w:tcW w:w="504" w:type="pct"/>
                <w:gridSpan w:val="2"/>
                <w:vAlign w:val="center"/>
              </w:tcPr>
            </w:tcPrChange>
          </w:tcPr>
          <w:p w14:paraId="4573D2B5" w14:textId="1F860E54"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lang w:eastAsia="zh-CN"/>
              </w:rPr>
            </w:pPr>
            <w:ins w:id="11718" w:author="Xuning Wei12232" w:date="2026-07-27T23:20:00Z">
              <w:r w:rsidRPr="00397878">
                <w:rPr>
                  <w:rFonts w:ascii="Times New Roman" w:eastAsia="仿宋_GB2312" w:hAnsi="Times New Roman" w:cs="Times New Roman"/>
                  <w:color w:val="0000FF"/>
                  <w:sz w:val="18"/>
                  <w:szCs w:val="18"/>
                  <w:lang w:eastAsia="zh-CN"/>
                </w:rPr>
                <w:t>DMF: 308.97 ~ 328.09 kg</w:t>
              </w:r>
            </w:ins>
          </w:p>
        </w:tc>
        <w:tc>
          <w:tcPr>
            <w:tcW w:w="328" w:type="pct"/>
            <w:vMerge/>
            <w:noWrap/>
            <w:vAlign w:val="center"/>
            <w:tcPrChange w:id="11719" w:author="Xuning Wei12232" w:date="2026-07-27T23:18:00Z">
              <w:tcPr>
                <w:tcW w:w="328" w:type="pct"/>
                <w:vMerge/>
                <w:noWrap/>
                <w:vAlign w:val="center"/>
              </w:tcPr>
            </w:tcPrChange>
          </w:tcPr>
          <w:p w14:paraId="07674731"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90" w:type="pct"/>
            <w:vMerge/>
            <w:vAlign w:val="center"/>
            <w:tcPrChange w:id="11720" w:author="Xuning Wei12232" w:date="2026-07-27T23:18:00Z">
              <w:tcPr>
                <w:tcW w:w="590" w:type="pct"/>
                <w:vMerge/>
                <w:vAlign w:val="center"/>
              </w:tcPr>
            </w:tcPrChange>
          </w:tcPr>
          <w:p w14:paraId="2022E9AF"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414" w:type="pct"/>
            <w:vMerge/>
            <w:vAlign w:val="center"/>
            <w:tcPrChange w:id="11721" w:author="Xuning Wei12232" w:date="2026-07-27T23:18:00Z">
              <w:tcPr>
                <w:tcW w:w="414" w:type="pct"/>
                <w:vMerge/>
                <w:vAlign w:val="center"/>
              </w:tcPr>
            </w:tcPrChange>
          </w:tcPr>
          <w:p w14:paraId="766BB1F7"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50" w:type="pct"/>
            <w:vMerge/>
            <w:vAlign w:val="center"/>
            <w:tcPrChange w:id="11722" w:author="Xuning Wei12232" w:date="2026-07-27T23:18:00Z">
              <w:tcPr>
                <w:tcW w:w="550" w:type="pct"/>
                <w:vMerge/>
                <w:vAlign w:val="center"/>
              </w:tcPr>
            </w:tcPrChange>
          </w:tcPr>
          <w:p w14:paraId="1C97574E"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r>
      <w:tr w:rsidR="00A6271A" w:rsidRPr="00397878" w14:paraId="6547A07E" w14:textId="77777777" w:rsidTr="00397878">
        <w:trPr>
          <w:cantSplit/>
          <w:trHeight w:val="654"/>
          <w:jc w:val="center"/>
          <w:trPrChange w:id="11723" w:author="Xuning Wei12232" w:date="2026-07-27T23:18:00Z">
            <w:trPr>
              <w:cantSplit/>
              <w:trHeight w:val="221"/>
              <w:jc w:val="center"/>
            </w:trPr>
          </w:trPrChange>
        </w:trPr>
        <w:tc>
          <w:tcPr>
            <w:tcW w:w="449" w:type="pct"/>
            <w:vMerge/>
            <w:noWrap/>
            <w:vAlign w:val="center"/>
            <w:tcPrChange w:id="11724" w:author="Xuning Wei12232" w:date="2026-07-27T23:18:00Z">
              <w:tcPr>
                <w:tcW w:w="449" w:type="pct"/>
                <w:vMerge/>
                <w:noWrap/>
                <w:vAlign w:val="center"/>
              </w:tcPr>
            </w:tcPrChange>
          </w:tcPr>
          <w:p w14:paraId="286688B8"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331" w:type="pct"/>
            <w:vMerge/>
            <w:noWrap/>
            <w:vAlign w:val="center"/>
            <w:tcPrChange w:id="11725" w:author="Xuning Wei12232" w:date="2026-07-27T23:18:00Z">
              <w:tcPr>
                <w:tcW w:w="331" w:type="pct"/>
                <w:vMerge/>
                <w:noWrap/>
                <w:vAlign w:val="center"/>
              </w:tcPr>
            </w:tcPrChange>
          </w:tcPr>
          <w:p w14:paraId="0097C999"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258" w:type="pct"/>
            <w:vMerge/>
            <w:vAlign w:val="center"/>
            <w:tcPrChange w:id="11726" w:author="Xuning Wei12232" w:date="2026-07-27T23:18:00Z">
              <w:tcPr>
                <w:tcW w:w="258" w:type="pct"/>
                <w:vMerge/>
                <w:vAlign w:val="center"/>
              </w:tcPr>
            </w:tcPrChange>
          </w:tcPr>
          <w:p w14:paraId="5A1DA263"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lang w:eastAsia="zh-CN"/>
              </w:rPr>
            </w:pPr>
          </w:p>
        </w:tc>
        <w:tc>
          <w:tcPr>
            <w:tcW w:w="437" w:type="pct"/>
            <w:vMerge/>
            <w:vAlign w:val="center"/>
            <w:tcPrChange w:id="11727" w:author="Xuning Wei12232" w:date="2026-07-27T23:18:00Z">
              <w:tcPr>
                <w:tcW w:w="437" w:type="pct"/>
                <w:vMerge/>
                <w:vAlign w:val="center"/>
              </w:tcPr>
            </w:tcPrChange>
          </w:tcPr>
          <w:p w14:paraId="3DEB8576"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p>
        </w:tc>
        <w:tc>
          <w:tcPr>
            <w:tcW w:w="362" w:type="pct"/>
            <w:vMerge/>
            <w:vAlign w:val="center"/>
            <w:tcPrChange w:id="11728" w:author="Xuning Wei12232" w:date="2026-07-27T23:18:00Z">
              <w:tcPr>
                <w:tcW w:w="362" w:type="pct"/>
                <w:vMerge/>
                <w:vAlign w:val="center"/>
              </w:tcPr>
            </w:tcPrChange>
          </w:tcPr>
          <w:p w14:paraId="0F6BC87A"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rPr>
            </w:pPr>
          </w:p>
        </w:tc>
        <w:tc>
          <w:tcPr>
            <w:tcW w:w="438" w:type="pct"/>
            <w:vMerge/>
            <w:noWrap/>
            <w:vAlign w:val="center"/>
            <w:tcPrChange w:id="11729" w:author="Xuning Wei12232" w:date="2026-07-27T23:18:00Z">
              <w:tcPr>
                <w:tcW w:w="438" w:type="pct"/>
                <w:vMerge/>
                <w:noWrap/>
                <w:vAlign w:val="center"/>
              </w:tcPr>
            </w:tcPrChange>
          </w:tcPr>
          <w:p w14:paraId="34F6A42C" w14:textId="77777777"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lang w:eastAsia="zh-CN"/>
              </w:rPr>
            </w:pPr>
          </w:p>
        </w:tc>
        <w:tc>
          <w:tcPr>
            <w:tcW w:w="339" w:type="pct"/>
            <w:vMerge/>
            <w:vAlign w:val="center"/>
            <w:tcPrChange w:id="11730" w:author="Xuning Wei12232" w:date="2026-07-27T23:18:00Z">
              <w:tcPr>
                <w:tcW w:w="339" w:type="pct"/>
                <w:vMerge/>
                <w:vAlign w:val="center"/>
              </w:tcPr>
            </w:tcPrChange>
          </w:tcPr>
          <w:p w14:paraId="7504FA22" w14:textId="77777777" w:rsidR="00A6271A" w:rsidRPr="00397878" w:rsidRDefault="00A6271A" w:rsidP="00397878">
            <w:pPr>
              <w:spacing w:line="240" w:lineRule="exact"/>
              <w:contextualSpacing/>
              <w:jc w:val="center"/>
              <w:rPr>
                <w:rFonts w:ascii="Times New Roman" w:eastAsia="仿宋_GB2312" w:hAnsi="Times New Roman" w:cs="Times New Roman"/>
                <w:i/>
                <w:color w:val="0000FF"/>
                <w:sz w:val="18"/>
                <w:szCs w:val="18"/>
                <w:lang w:eastAsia="zh-CN"/>
              </w:rPr>
            </w:pPr>
          </w:p>
        </w:tc>
        <w:tc>
          <w:tcPr>
            <w:tcW w:w="504" w:type="pct"/>
            <w:vAlign w:val="center"/>
            <w:tcPrChange w:id="11731" w:author="Xuning Wei12232" w:date="2026-07-27T23:18:00Z">
              <w:tcPr>
                <w:tcW w:w="504" w:type="pct"/>
                <w:gridSpan w:val="2"/>
                <w:vAlign w:val="center"/>
              </w:tcPr>
            </w:tcPrChange>
          </w:tcPr>
          <w:p w14:paraId="5AFCD57F" w14:textId="51466B4A"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lang w:eastAsia="zh-CN"/>
              </w:rPr>
            </w:pPr>
            <w:ins w:id="11732" w:author="Xuning Wei12232" w:date="2026-07-27T23:20:00Z">
              <w:r w:rsidRPr="00397878">
                <w:rPr>
                  <w:rFonts w:ascii="Times New Roman" w:eastAsia="仿宋_GB2312" w:hAnsi="Times New Roman" w:cs="Times New Roman"/>
                  <w:color w:val="0000FF"/>
                  <w:sz w:val="18"/>
                  <w:szCs w:val="18"/>
                  <w:lang w:eastAsia="zh-CN"/>
                </w:rPr>
                <w:t xml:space="preserve">DMF: 353.11 ~ </w:t>
              </w:r>
            </w:ins>
            <w:ins w:id="11733" w:author="Xuning Wei12232" w:date="2026-07-27T23:21:00Z">
              <w:r w:rsidRPr="00397878">
                <w:rPr>
                  <w:rFonts w:ascii="Times New Roman" w:eastAsia="仿宋_GB2312" w:hAnsi="Times New Roman" w:cs="Times New Roman"/>
                  <w:color w:val="0000FF"/>
                  <w:sz w:val="18"/>
                  <w:szCs w:val="18"/>
                  <w:lang w:eastAsia="zh-CN"/>
                </w:rPr>
                <w:t xml:space="preserve">374.95 </w:t>
              </w:r>
            </w:ins>
            <w:ins w:id="11734" w:author="Xuning Wei12232" w:date="2026-07-27T23:20:00Z">
              <w:r w:rsidRPr="00397878">
                <w:rPr>
                  <w:rFonts w:ascii="Times New Roman" w:eastAsia="仿宋_GB2312" w:hAnsi="Times New Roman" w:cs="Times New Roman"/>
                  <w:color w:val="0000FF"/>
                  <w:sz w:val="18"/>
                  <w:szCs w:val="18"/>
                  <w:lang w:eastAsia="zh-CN"/>
                </w:rPr>
                <w:t>kg</w:t>
              </w:r>
            </w:ins>
          </w:p>
        </w:tc>
        <w:tc>
          <w:tcPr>
            <w:tcW w:w="328" w:type="pct"/>
            <w:vMerge/>
            <w:noWrap/>
            <w:vAlign w:val="center"/>
            <w:tcPrChange w:id="11735" w:author="Xuning Wei12232" w:date="2026-07-27T23:18:00Z">
              <w:tcPr>
                <w:tcW w:w="328" w:type="pct"/>
                <w:vMerge/>
                <w:noWrap/>
                <w:vAlign w:val="center"/>
              </w:tcPr>
            </w:tcPrChange>
          </w:tcPr>
          <w:p w14:paraId="30975FC0"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90" w:type="pct"/>
            <w:vMerge/>
            <w:vAlign w:val="center"/>
            <w:tcPrChange w:id="11736" w:author="Xuning Wei12232" w:date="2026-07-27T23:18:00Z">
              <w:tcPr>
                <w:tcW w:w="590" w:type="pct"/>
                <w:vMerge/>
                <w:vAlign w:val="center"/>
              </w:tcPr>
            </w:tcPrChange>
          </w:tcPr>
          <w:p w14:paraId="3A4110D5"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414" w:type="pct"/>
            <w:vMerge/>
            <w:vAlign w:val="center"/>
            <w:tcPrChange w:id="11737" w:author="Xuning Wei12232" w:date="2026-07-27T23:18:00Z">
              <w:tcPr>
                <w:tcW w:w="414" w:type="pct"/>
                <w:vMerge/>
                <w:vAlign w:val="center"/>
              </w:tcPr>
            </w:tcPrChange>
          </w:tcPr>
          <w:p w14:paraId="6D2F8B2D"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50" w:type="pct"/>
            <w:vMerge/>
            <w:vAlign w:val="center"/>
            <w:tcPrChange w:id="11738" w:author="Xuning Wei12232" w:date="2026-07-27T23:18:00Z">
              <w:tcPr>
                <w:tcW w:w="550" w:type="pct"/>
                <w:vMerge/>
                <w:vAlign w:val="center"/>
              </w:tcPr>
            </w:tcPrChange>
          </w:tcPr>
          <w:p w14:paraId="53FB2858"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r>
      <w:tr w:rsidR="00A6271A" w:rsidRPr="00397878" w14:paraId="41CD7944" w14:textId="77777777" w:rsidTr="00397878">
        <w:trPr>
          <w:cantSplit/>
          <w:trHeight w:val="969"/>
          <w:jc w:val="center"/>
          <w:trPrChange w:id="11739" w:author="Xuning Wei12232" w:date="2026-07-27T23:18:00Z">
            <w:trPr>
              <w:cantSplit/>
              <w:trHeight w:val="221"/>
              <w:jc w:val="center"/>
            </w:trPr>
          </w:trPrChange>
        </w:trPr>
        <w:tc>
          <w:tcPr>
            <w:tcW w:w="449" w:type="pct"/>
            <w:vMerge/>
            <w:noWrap/>
            <w:vAlign w:val="center"/>
            <w:tcPrChange w:id="11740" w:author="Xuning Wei12232" w:date="2026-07-27T23:18:00Z">
              <w:tcPr>
                <w:tcW w:w="449" w:type="pct"/>
                <w:vMerge/>
                <w:noWrap/>
                <w:vAlign w:val="center"/>
              </w:tcPr>
            </w:tcPrChange>
          </w:tcPr>
          <w:p w14:paraId="07E4EA87"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331" w:type="pct"/>
            <w:vMerge/>
            <w:noWrap/>
            <w:vAlign w:val="center"/>
            <w:tcPrChange w:id="11741" w:author="Xuning Wei12232" w:date="2026-07-27T23:18:00Z">
              <w:tcPr>
                <w:tcW w:w="331" w:type="pct"/>
                <w:vMerge/>
                <w:noWrap/>
                <w:vAlign w:val="center"/>
              </w:tcPr>
            </w:tcPrChange>
          </w:tcPr>
          <w:p w14:paraId="7405EDF8"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rPr>
            </w:pPr>
          </w:p>
        </w:tc>
        <w:tc>
          <w:tcPr>
            <w:tcW w:w="258" w:type="pct"/>
            <w:vMerge/>
            <w:vAlign w:val="center"/>
            <w:tcPrChange w:id="11742" w:author="Xuning Wei12232" w:date="2026-07-27T23:18:00Z">
              <w:tcPr>
                <w:tcW w:w="258" w:type="pct"/>
                <w:vMerge/>
                <w:vAlign w:val="center"/>
              </w:tcPr>
            </w:tcPrChange>
          </w:tcPr>
          <w:p w14:paraId="22873463" w14:textId="77777777" w:rsidR="00A6271A" w:rsidRPr="00397878" w:rsidRDefault="00A6271A" w:rsidP="00397878">
            <w:pPr>
              <w:spacing w:line="240" w:lineRule="exact"/>
              <w:contextualSpacing/>
              <w:jc w:val="center"/>
              <w:rPr>
                <w:rFonts w:ascii="Times New Roman" w:eastAsia="仿宋_GB2312" w:hAnsi="Times New Roman" w:cs="Times New Roman"/>
                <w:color w:val="auto"/>
                <w:kern w:val="0"/>
                <w:sz w:val="18"/>
                <w:szCs w:val="18"/>
                <w:lang w:eastAsia="zh-CN"/>
              </w:rPr>
            </w:pPr>
          </w:p>
        </w:tc>
        <w:tc>
          <w:tcPr>
            <w:tcW w:w="437" w:type="pct"/>
            <w:vMerge/>
            <w:vAlign w:val="center"/>
            <w:tcPrChange w:id="11743" w:author="Xuning Wei12232" w:date="2026-07-27T23:18:00Z">
              <w:tcPr>
                <w:tcW w:w="437" w:type="pct"/>
                <w:vMerge/>
                <w:vAlign w:val="center"/>
              </w:tcPr>
            </w:tcPrChange>
          </w:tcPr>
          <w:p w14:paraId="37F18605"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p>
        </w:tc>
        <w:tc>
          <w:tcPr>
            <w:tcW w:w="362" w:type="pct"/>
            <w:vMerge/>
            <w:vAlign w:val="center"/>
            <w:tcPrChange w:id="11744" w:author="Xuning Wei12232" w:date="2026-07-27T23:18:00Z">
              <w:tcPr>
                <w:tcW w:w="362" w:type="pct"/>
                <w:vMerge/>
                <w:vAlign w:val="center"/>
              </w:tcPr>
            </w:tcPrChange>
          </w:tcPr>
          <w:p w14:paraId="47AF2F4E" w14:textId="77777777" w:rsidR="00A6271A" w:rsidRPr="00397878" w:rsidRDefault="00A6271A" w:rsidP="00397878">
            <w:pPr>
              <w:spacing w:line="240" w:lineRule="exact"/>
              <w:ind w:leftChars="-50" w:left="-105" w:rightChars="-50" w:right="-105"/>
              <w:contextualSpacing/>
              <w:jc w:val="center"/>
              <w:rPr>
                <w:rFonts w:ascii="Times New Roman" w:eastAsia="仿宋_GB2312" w:hAnsi="Times New Roman" w:cs="Times New Roman"/>
                <w:color w:val="auto"/>
                <w:sz w:val="18"/>
                <w:szCs w:val="18"/>
              </w:rPr>
            </w:pPr>
          </w:p>
        </w:tc>
        <w:tc>
          <w:tcPr>
            <w:tcW w:w="438" w:type="pct"/>
            <w:vMerge/>
            <w:noWrap/>
            <w:vAlign w:val="center"/>
            <w:tcPrChange w:id="11745" w:author="Xuning Wei12232" w:date="2026-07-27T23:18:00Z">
              <w:tcPr>
                <w:tcW w:w="438" w:type="pct"/>
                <w:vMerge/>
                <w:noWrap/>
                <w:vAlign w:val="center"/>
              </w:tcPr>
            </w:tcPrChange>
          </w:tcPr>
          <w:p w14:paraId="26B693BC" w14:textId="77777777"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lang w:eastAsia="zh-CN"/>
              </w:rPr>
            </w:pPr>
          </w:p>
        </w:tc>
        <w:tc>
          <w:tcPr>
            <w:tcW w:w="339" w:type="pct"/>
            <w:vMerge/>
            <w:vAlign w:val="center"/>
            <w:tcPrChange w:id="11746" w:author="Xuning Wei12232" w:date="2026-07-27T23:18:00Z">
              <w:tcPr>
                <w:tcW w:w="339" w:type="pct"/>
                <w:vMerge/>
                <w:vAlign w:val="center"/>
              </w:tcPr>
            </w:tcPrChange>
          </w:tcPr>
          <w:p w14:paraId="454E6951" w14:textId="77777777" w:rsidR="00A6271A" w:rsidRPr="00397878" w:rsidRDefault="00A6271A" w:rsidP="00397878">
            <w:pPr>
              <w:spacing w:line="240" w:lineRule="exact"/>
              <w:contextualSpacing/>
              <w:jc w:val="center"/>
              <w:rPr>
                <w:rFonts w:ascii="Times New Roman" w:eastAsia="仿宋_GB2312" w:hAnsi="Times New Roman" w:cs="Times New Roman"/>
                <w:i/>
                <w:color w:val="0000FF"/>
                <w:sz w:val="18"/>
                <w:szCs w:val="18"/>
                <w:lang w:eastAsia="zh-CN"/>
              </w:rPr>
            </w:pPr>
          </w:p>
        </w:tc>
        <w:tc>
          <w:tcPr>
            <w:tcW w:w="504" w:type="pct"/>
            <w:vAlign w:val="center"/>
            <w:tcPrChange w:id="11747" w:author="Xuning Wei12232" w:date="2026-07-27T23:18:00Z">
              <w:tcPr>
                <w:tcW w:w="504" w:type="pct"/>
                <w:gridSpan w:val="2"/>
                <w:vAlign w:val="center"/>
              </w:tcPr>
            </w:tcPrChange>
          </w:tcPr>
          <w:p w14:paraId="6C2B0FFB" w14:textId="2EA1393B" w:rsidR="00A6271A" w:rsidRPr="00397878" w:rsidRDefault="00A6271A" w:rsidP="00397878">
            <w:pPr>
              <w:spacing w:line="240" w:lineRule="exact"/>
              <w:contextualSpacing/>
              <w:jc w:val="center"/>
              <w:rPr>
                <w:rFonts w:ascii="Times New Roman" w:eastAsia="仿宋_GB2312" w:hAnsi="Times New Roman" w:cs="Times New Roman"/>
                <w:color w:val="0000FF"/>
                <w:sz w:val="18"/>
                <w:szCs w:val="18"/>
                <w:lang w:eastAsia="zh-CN"/>
              </w:rPr>
            </w:pPr>
            <w:ins w:id="11748" w:author="Xuning Wei12232" w:date="2026-07-27T23:20:00Z">
              <w:r w:rsidRPr="00397878">
                <w:rPr>
                  <w:rFonts w:ascii="Times New Roman" w:eastAsia="仿宋_GB2312" w:hAnsi="Times New Roman" w:cs="Times New Roman"/>
                  <w:color w:val="0000FF"/>
                  <w:sz w:val="18"/>
                  <w:szCs w:val="18"/>
                  <w:lang w:eastAsia="zh-CN"/>
                </w:rPr>
                <w:t xml:space="preserve">DMF: </w:t>
              </w:r>
            </w:ins>
            <w:ins w:id="11749" w:author="Xuning Wei12232" w:date="2026-07-27T23:21:00Z">
              <w:r w:rsidR="00D91DD9" w:rsidRPr="00397878">
                <w:rPr>
                  <w:rFonts w:ascii="Times New Roman" w:eastAsia="仿宋_GB2312" w:hAnsi="Times New Roman" w:cs="Times New Roman"/>
                  <w:color w:val="0000FF"/>
                  <w:sz w:val="18"/>
                  <w:szCs w:val="18"/>
                  <w:lang w:eastAsia="zh-CN"/>
                </w:rPr>
                <w:t>529.67</w:t>
              </w:r>
            </w:ins>
            <w:ins w:id="11750" w:author="Xuning Wei12232" w:date="2026-07-27T23:20:00Z">
              <w:r w:rsidRPr="00397878">
                <w:rPr>
                  <w:rFonts w:ascii="Times New Roman" w:eastAsia="仿宋_GB2312" w:hAnsi="Times New Roman" w:cs="Times New Roman"/>
                  <w:color w:val="0000FF"/>
                  <w:sz w:val="18"/>
                  <w:szCs w:val="18"/>
                  <w:lang w:eastAsia="zh-CN"/>
                </w:rPr>
                <w:t xml:space="preserve"> ~ </w:t>
              </w:r>
            </w:ins>
            <w:ins w:id="11751" w:author="Xuning Wei12232" w:date="2026-07-27T23:21:00Z">
              <w:r w:rsidR="00D91DD9" w:rsidRPr="00397878">
                <w:rPr>
                  <w:rFonts w:ascii="Times New Roman" w:eastAsia="仿宋_GB2312" w:hAnsi="Times New Roman" w:cs="Times New Roman"/>
                  <w:color w:val="0000FF"/>
                  <w:sz w:val="18"/>
                  <w:szCs w:val="18"/>
                  <w:lang w:eastAsia="zh-CN"/>
                </w:rPr>
                <w:t xml:space="preserve">562.43 </w:t>
              </w:r>
            </w:ins>
            <w:ins w:id="11752" w:author="Xuning Wei12232" w:date="2026-07-27T23:20:00Z">
              <w:r w:rsidRPr="00397878">
                <w:rPr>
                  <w:rFonts w:ascii="Times New Roman" w:eastAsia="仿宋_GB2312" w:hAnsi="Times New Roman" w:cs="Times New Roman"/>
                  <w:color w:val="0000FF"/>
                  <w:sz w:val="18"/>
                  <w:szCs w:val="18"/>
                  <w:lang w:eastAsia="zh-CN"/>
                </w:rPr>
                <w:t>kg</w:t>
              </w:r>
            </w:ins>
          </w:p>
        </w:tc>
        <w:tc>
          <w:tcPr>
            <w:tcW w:w="328" w:type="pct"/>
            <w:vMerge/>
            <w:noWrap/>
            <w:vAlign w:val="center"/>
            <w:tcPrChange w:id="11753" w:author="Xuning Wei12232" w:date="2026-07-27T23:18:00Z">
              <w:tcPr>
                <w:tcW w:w="328" w:type="pct"/>
                <w:vMerge/>
                <w:noWrap/>
                <w:vAlign w:val="center"/>
              </w:tcPr>
            </w:tcPrChange>
          </w:tcPr>
          <w:p w14:paraId="4B10FBEE"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90" w:type="pct"/>
            <w:vMerge/>
            <w:vAlign w:val="center"/>
            <w:tcPrChange w:id="11754" w:author="Xuning Wei12232" w:date="2026-07-27T23:18:00Z">
              <w:tcPr>
                <w:tcW w:w="590" w:type="pct"/>
                <w:vMerge/>
                <w:vAlign w:val="center"/>
              </w:tcPr>
            </w:tcPrChange>
          </w:tcPr>
          <w:p w14:paraId="659DBB17"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414" w:type="pct"/>
            <w:vMerge/>
            <w:vAlign w:val="center"/>
            <w:tcPrChange w:id="11755" w:author="Xuning Wei12232" w:date="2026-07-27T23:18:00Z">
              <w:tcPr>
                <w:tcW w:w="414" w:type="pct"/>
                <w:vMerge/>
                <w:vAlign w:val="center"/>
              </w:tcPr>
            </w:tcPrChange>
          </w:tcPr>
          <w:p w14:paraId="6F1F5531"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c>
          <w:tcPr>
            <w:tcW w:w="550" w:type="pct"/>
            <w:vMerge/>
            <w:vAlign w:val="center"/>
            <w:tcPrChange w:id="11756" w:author="Xuning Wei12232" w:date="2026-07-27T23:18:00Z">
              <w:tcPr>
                <w:tcW w:w="550" w:type="pct"/>
                <w:vMerge/>
                <w:vAlign w:val="center"/>
              </w:tcPr>
            </w:tcPrChange>
          </w:tcPr>
          <w:p w14:paraId="201431F6" w14:textId="77777777" w:rsidR="00A6271A" w:rsidRPr="00397878" w:rsidRDefault="00A6271A" w:rsidP="00397878">
            <w:pPr>
              <w:spacing w:line="240" w:lineRule="exact"/>
              <w:contextualSpacing/>
              <w:jc w:val="center"/>
              <w:rPr>
                <w:rFonts w:ascii="Times New Roman" w:eastAsia="仿宋_GB2312" w:hAnsi="Times New Roman" w:cs="Times New Roman"/>
                <w:color w:val="auto"/>
                <w:sz w:val="18"/>
                <w:szCs w:val="18"/>
                <w:lang w:eastAsia="zh-CN"/>
              </w:rPr>
            </w:pPr>
          </w:p>
        </w:tc>
      </w:tr>
      <w:tr w:rsidR="00FD0C0F" w:rsidRPr="00397878" w14:paraId="42D3CD12" w14:textId="77777777" w:rsidTr="00397878">
        <w:trPr>
          <w:cantSplit/>
          <w:trHeight w:val="397"/>
          <w:jc w:val="center"/>
          <w:trPrChange w:id="11757" w:author="Xuning Wei12232" w:date="2026-07-27T23:35:00Z">
            <w:trPr>
              <w:cantSplit/>
              <w:trHeight w:val="397"/>
              <w:jc w:val="center"/>
            </w:trPr>
          </w:trPrChange>
        </w:trPr>
        <w:tc>
          <w:tcPr>
            <w:tcW w:w="449" w:type="pct"/>
            <w:vMerge/>
            <w:noWrap/>
            <w:vAlign w:val="center"/>
            <w:tcPrChange w:id="11758" w:author="Xuning Wei12232" w:date="2026-07-27T23:35:00Z">
              <w:tcPr>
                <w:tcW w:w="449" w:type="pct"/>
                <w:vMerge/>
                <w:noWrap/>
                <w:vAlign w:val="center"/>
              </w:tcPr>
            </w:tcPrChange>
          </w:tcPr>
          <w:p w14:paraId="2368A258" w14:textId="77777777" w:rsidR="00FD0C0F" w:rsidRPr="00397878" w:rsidRDefault="00FD0C0F">
            <w:pPr>
              <w:spacing w:line="240" w:lineRule="exact"/>
              <w:contextualSpacing/>
              <w:jc w:val="center"/>
              <w:rPr>
                <w:rFonts w:ascii="Times New Roman" w:eastAsia="仿宋_GB2312" w:hAnsi="Times New Roman" w:cs="Times New Roman"/>
                <w:color w:val="auto"/>
                <w:kern w:val="0"/>
                <w:sz w:val="18"/>
                <w:szCs w:val="18"/>
              </w:rPr>
            </w:pPr>
          </w:p>
        </w:tc>
        <w:tc>
          <w:tcPr>
            <w:tcW w:w="331" w:type="pct"/>
            <w:noWrap/>
            <w:vAlign w:val="center"/>
            <w:tcPrChange w:id="11759" w:author="Xuning Wei12232" w:date="2026-07-27T23:35:00Z">
              <w:tcPr>
                <w:tcW w:w="331" w:type="pct"/>
                <w:noWrap/>
                <w:vAlign w:val="center"/>
              </w:tcPr>
            </w:tcPrChange>
          </w:tcPr>
          <w:p w14:paraId="40022F6F" w14:textId="77777777" w:rsidR="00FD0C0F" w:rsidRPr="00397878" w:rsidRDefault="00FD0C0F">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kern w:val="0"/>
                <w:sz w:val="18"/>
                <w:szCs w:val="18"/>
              </w:rPr>
              <w:t>Mass Flow Meter*2</w:t>
            </w:r>
          </w:p>
        </w:tc>
        <w:tc>
          <w:tcPr>
            <w:tcW w:w="258" w:type="pct"/>
            <w:vAlign w:val="center"/>
            <w:tcPrChange w:id="11760" w:author="Xuning Wei12232" w:date="2026-07-27T23:35:00Z">
              <w:tcPr>
                <w:tcW w:w="258" w:type="pct"/>
                <w:vAlign w:val="center"/>
              </w:tcPr>
            </w:tcPrChange>
          </w:tcPr>
          <w:p w14:paraId="2A27D1C2" w14:textId="5337BCB0" w:rsidR="00FD0C0F" w:rsidRPr="00397878" w:rsidRDefault="00FD0C0F">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kern w:val="0"/>
                <w:sz w:val="18"/>
                <w:szCs w:val="18"/>
                <w:lang w:eastAsia="zh-CN"/>
              </w:rPr>
              <w:t>MTBE</w:t>
            </w:r>
          </w:p>
        </w:tc>
        <w:tc>
          <w:tcPr>
            <w:tcW w:w="437" w:type="pct"/>
            <w:vAlign w:val="center"/>
            <w:tcPrChange w:id="11761" w:author="Xuning Wei12232" w:date="2026-07-27T23:35:00Z">
              <w:tcPr>
                <w:tcW w:w="437" w:type="pct"/>
                <w:vAlign w:val="center"/>
              </w:tcPr>
            </w:tcPrChange>
          </w:tcPr>
          <w:p w14:paraId="7FB12EC2" w14:textId="0A957567" w:rsidR="00FD0C0F" w:rsidRPr="00397878" w:rsidRDefault="00FD0C0F">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ins w:id="11762" w:author="Xuning Wei12232" w:date="2026-07-27T22:28:00Z">
              <w:r w:rsidRPr="00397878">
                <w:rPr>
                  <w:rFonts w:ascii="Times New Roman" w:eastAsia="仿宋_GB2312" w:hAnsi="Times New Roman" w:cs="Times New Roman"/>
                  <w:color w:val="auto"/>
                  <w:sz w:val="18"/>
                  <w:szCs w:val="18"/>
                  <w:lang w:eastAsia="zh-CN"/>
                </w:rPr>
                <w:t>11/16</w:t>
              </w:r>
            </w:ins>
            <w:ins w:id="11763" w:author="Xuning Wei12232" w:date="2026-07-27T22:29:00Z">
              <w:r w:rsidRPr="00397878">
                <w:rPr>
                  <w:rFonts w:ascii="Times New Roman" w:eastAsia="仿宋_GB2312" w:hAnsi="Times New Roman" w:cs="Times New Roman"/>
                  <w:color w:val="auto"/>
                  <w:sz w:val="18"/>
                  <w:szCs w:val="18"/>
                  <w:lang w:eastAsia="zh-CN"/>
                </w:rPr>
                <w:t>/2025</w:t>
              </w:r>
            </w:ins>
          </w:p>
        </w:tc>
        <w:tc>
          <w:tcPr>
            <w:tcW w:w="362" w:type="pct"/>
            <w:vAlign w:val="center"/>
            <w:tcPrChange w:id="11764" w:author="Xuning Wei12232" w:date="2026-07-27T23:35:00Z">
              <w:tcPr>
                <w:tcW w:w="362" w:type="pct"/>
                <w:vAlign w:val="center"/>
              </w:tcPr>
            </w:tcPrChange>
          </w:tcPr>
          <w:p w14:paraId="56216F79" w14:textId="292B5D90" w:rsidR="00FD0C0F" w:rsidRPr="00397878" w:rsidRDefault="00FD0C0F">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EB52374</w:t>
            </w:r>
          </w:p>
        </w:tc>
        <w:tc>
          <w:tcPr>
            <w:tcW w:w="438" w:type="pct"/>
            <w:noWrap/>
            <w:vAlign w:val="center"/>
            <w:tcPrChange w:id="11765" w:author="Xuning Wei12232" w:date="2026-07-27T23:35:00Z">
              <w:tcPr>
                <w:tcW w:w="438" w:type="pct"/>
                <w:noWrap/>
                <w:vAlign w:val="center"/>
              </w:tcPr>
            </w:tcPrChange>
          </w:tcPr>
          <w:p w14:paraId="5BBE6739" w14:textId="7F0C9C9E" w:rsidR="00FD0C0F" w:rsidRPr="00397878" w:rsidRDefault="00FD0C0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w:t>
            </w:r>
            <w:ins w:id="11766" w:author="Xuning Wei12232" w:date="2026-07-27T23:22:00Z">
              <w:r w:rsidRPr="00397878">
                <w:rPr>
                  <w:rFonts w:ascii="Times New Roman" w:eastAsia="仿宋_GB2312" w:hAnsi="Times New Roman" w:cs="Times New Roman"/>
                  <w:color w:val="auto"/>
                  <w:sz w:val="18"/>
                  <w:szCs w:val="18"/>
                  <w:lang w:eastAsia="zh-CN"/>
                </w:rPr>
                <w:t xml:space="preserve">70 </w:t>
              </w:r>
            </w:ins>
            <w:del w:id="11767" w:author="Xuning Wei12232" w:date="2026-07-27T23:22:00Z">
              <w:r w:rsidRPr="00397878" w:rsidDel="00D91DD9">
                <w:rPr>
                  <w:rFonts w:ascii="Times New Roman" w:eastAsia="仿宋_GB2312" w:hAnsi="Times New Roman" w:cs="Times New Roman"/>
                  <w:color w:val="auto"/>
                  <w:sz w:val="18"/>
                  <w:szCs w:val="18"/>
                  <w:lang w:eastAsia="zh-CN"/>
                </w:rPr>
                <w:delText>5</w:delText>
              </w:r>
            </w:del>
            <w:r w:rsidRPr="00397878">
              <w:rPr>
                <w:rFonts w:ascii="Times New Roman" w:eastAsia="仿宋_GB2312" w:hAnsi="Times New Roman" w:cs="Times New Roman"/>
                <w:color w:val="auto"/>
                <w:sz w:val="18"/>
                <w:szCs w:val="18"/>
                <w:lang w:eastAsia="zh-CN"/>
              </w:rPr>
              <w:t>kg</w:t>
            </w:r>
            <w:del w:id="11768" w:author="Xuning Wei12232" w:date="2026-07-27T23:22:00Z">
              <w:r w:rsidRPr="00397878" w:rsidDel="00D91DD9">
                <w:rPr>
                  <w:rFonts w:ascii="Times New Roman" w:eastAsia="仿宋_GB2312" w:hAnsi="Times New Roman" w:cs="Times New Roman"/>
                  <w:color w:val="auto"/>
                  <w:sz w:val="18"/>
                  <w:szCs w:val="18"/>
                  <w:lang w:eastAsia="zh-CN"/>
                </w:rPr>
                <w:delText>*</w:delText>
              </w:r>
            </w:del>
          </w:p>
        </w:tc>
        <w:tc>
          <w:tcPr>
            <w:tcW w:w="339" w:type="pct"/>
            <w:vAlign w:val="center"/>
            <w:tcPrChange w:id="11769" w:author="Xuning Wei12232" w:date="2026-07-27T23:35:00Z">
              <w:tcPr>
                <w:tcW w:w="339" w:type="pct"/>
                <w:vAlign w:val="center"/>
              </w:tcPr>
            </w:tcPrChange>
          </w:tcPr>
          <w:p w14:paraId="328ACF9F" w14:textId="76988B96" w:rsidR="00FD0C0F" w:rsidRPr="00397878" w:rsidRDefault="00FD0C0F" w:rsidP="00397878">
            <w:pPr>
              <w:spacing w:line="240" w:lineRule="exact"/>
              <w:contextualSpacing/>
              <w:jc w:val="center"/>
              <w:rPr>
                <w:rFonts w:ascii="Times New Roman" w:eastAsia="仿宋_GB2312" w:hAnsi="Times New Roman" w:cs="Times New Roman"/>
                <w:color w:val="auto"/>
                <w:sz w:val="18"/>
                <w:szCs w:val="18"/>
                <w:lang w:eastAsia="zh-CN"/>
              </w:rPr>
            </w:pPr>
            <w:ins w:id="11770" w:author="Xuning Wei12232" w:date="2026-07-27T23:35:00Z">
              <w:r w:rsidRPr="00397878">
                <w:rPr>
                  <w:rFonts w:ascii="Times New Roman" w:eastAsia="仿宋_GB2312" w:hAnsi="Times New Roman" w:cs="Times New Roman"/>
                  <w:i/>
                  <w:color w:val="0000FF"/>
                  <w:sz w:val="18"/>
                  <w:szCs w:val="18"/>
                  <w:lang w:eastAsia="zh-CN"/>
                </w:rPr>
                <w:t>≤ 3 %</w:t>
              </w:r>
            </w:ins>
            <w:del w:id="11771" w:author="Xuning Wei12232" w:date="2026-07-27T23:35:00Z">
              <w:r w:rsidRPr="00397878" w:rsidDel="004C13B4">
                <w:rPr>
                  <w:rFonts w:ascii="Times New Roman" w:eastAsia="仿宋_GB2312" w:hAnsi="Times New Roman" w:cs="Times New Roman"/>
                  <w:color w:val="auto"/>
                  <w:kern w:val="0"/>
                  <w:sz w:val="17"/>
                  <w:szCs w:val="17"/>
                  <w:lang w:eastAsia="zh-CN"/>
                </w:rPr>
                <w:delText>N/A</w:delText>
              </w:r>
            </w:del>
          </w:p>
        </w:tc>
        <w:tc>
          <w:tcPr>
            <w:tcW w:w="504" w:type="pct"/>
            <w:vAlign w:val="center"/>
            <w:tcPrChange w:id="11772" w:author="Xuning Wei12232" w:date="2026-07-27T23:35:00Z">
              <w:tcPr>
                <w:tcW w:w="504" w:type="pct"/>
                <w:gridSpan w:val="2"/>
                <w:vAlign w:val="center"/>
              </w:tcPr>
            </w:tcPrChange>
          </w:tcPr>
          <w:p w14:paraId="124BDF68" w14:textId="3EEBE607" w:rsidR="00FD0C0F" w:rsidRPr="00397878" w:rsidRDefault="00FD0C0F" w:rsidP="00F13227">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rPr>
              <w:t>345.02</w:t>
            </w:r>
            <w:ins w:id="11773" w:author="Xuning Wei12232" w:date="2026-07-27T23:22:00Z">
              <w:r w:rsidRPr="00397878">
                <w:rPr>
                  <w:rFonts w:ascii="Times New Roman" w:eastAsia="仿宋_GB2312" w:hAnsi="Times New Roman" w:cs="Times New Roman"/>
                  <w:color w:val="auto"/>
                  <w:sz w:val="18"/>
                  <w:szCs w:val="18"/>
                </w:rPr>
                <w:t xml:space="preserve"> </w:t>
              </w:r>
            </w:ins>
            <w:del w:id="11774" w:author="Xuning Wei12232" w:date="2026-07-27T23:22:00Z">
              <w:r w:rsidRPr="00397878" w:rsidDel="00D91DD9">
                <w:rPr>
                  <w:rFonts w:ascii="Times New Roman" w:eastAsia="仿宋_GB2312" w:hAnsi="Times New Roman" w:cs="Times New Roman"/>
                  <w:color w:val="auto"/>
                  <w:sz w:val="18"/>
                  <w:szCs w:val="18"/>
                </w:rPr>
                <w:delText>kg</w:delText>
              </w:r>
            </w:del>
            <w:r w:rsidRPr="00397878">
              <w:rPr>
                <w:rFonts w:ascii="Times New Roman" w:eastAsia="仿宋_GB2312" w:hAnsi="Times New Roman" w:cs="Times New Roman"/>
                <w:color w:val="auto"/>
                <w:sz w:val="18"/>
                <w:szCs w:val="18"/>
              </w:rPr>
              <w:t>~</w:t>
            </w:r>
            <w:ins w:id="11775" w:author="Xuning Wei12232" w:date="2026-07-27T23:22:00Z">
              <w:r w:rsidRPr="00397878">
                <w:rPr>
                  <w:rFonts w:ascii="Times New Roman" w:eastAsia="仿宋_GB2312" w:hAnsi="Times New Roman" w:cs="Times New Roman"/>
                  <w:color w:val="auto"/>
                  <w:sz w:val="18"/>
                  <w:szCs w:val="18"/>
                </w:rPr>
                <w:t xml:space="preserve"> </w:t>
              </w:r>
            </w:ins>
            <w:r w:rsidRPr="00397878">
              <w:rPr>
                <w:rFonts w:ascii="Times New Roman" w:eastAsia="仿宋_GB2312" w:hAnsi="Times New Roman" w:cs="Times New Roman"/>
                <w:color w:val="auto"/>
                <w:sz w:val="18"/>
                <w:szCs w:val="18"/>
              </w:rPr>
              <w:t>366.35</w:t>
            </w:r>
            <w:ins w:id="11776" w:author="Xuning Wei12232" w:date="2026-07-27T23:22:00Z">
              <w:r w:rsidRPr="00397878">
                <w:rPr>
                  <w:rFonts w:ascii="Times New Roman" w:eastAsia="仿宋_GB2312" w:hAnsi="Times New Roman" w:cs="Times New Roman"/>
                  <w:color w:val="auto"/>
                  <w:sz w:val="18"/>
                  <w:szCs w:val="18"/>
                </w:rPr>
                <w:t xml:space="preserve"> </w:t>
              </w:r>
            </w:ins>
            <w:r w:rsidRPr="00397878">
              <w:rPr>
                <w:rFonts w:ascii="Times New Roman" w:eastAsia="仿宋_GB2312" w:hAnsi="Times New Roman" w:cs="Times New Roman"/>
                <w:color w:val="auto"/>
                <w:sz w:val="18"/>
                <w:szCs w:val="18"/>
              </w:rPr>
              <w:t>kg</w:t>
            </w:r>
          </w:p>
        </w:tc>
        <w:tc>
          <w:tcPr>
            <w:tcW w:w="328" w:type="pct"/>
            <w:noWrap/>
            <w:vAlign w:val="center"/>
            <w:tcPrChange w:id="11777" w:author="Xuning Wei12232" w:date="2026-07-27T23:35:00Z">
              <w:tcPr>
                <w:tcW w:w="328" w:type="pct"/>
                <w:noWrap/>
                <w:vAlign w:val="center"/>
              </w:tcPr>
            </w:tcPrChange>
          </w:tcPr>
          <w:p w14:paraId="03C647B1" w14:textId="2D614E93" w:rsidR="00FD0C0F" w:rsidRPr="00397878" w:rsidRDefault="00FD0C0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590" w:type="pct"/>
            <w:vAlign w:val="center"/>
            <w:tcPrChange w:id="11778" w:author="Xuning Wei12232" w:date="2026-07-27T23:35:00Z">
              <w:tcPr>
                <w:tcW w:w="590" w:type="pct"/>
                <w:vAlign w:val="center"/>
              </w:tcPr>
            </w:tcPrChange>
          </w:tcPr>
          <w:p w14:paraId="68B8F989" w14:textId="25E717D4" w:rsidR="00FD0C0F" w:rsidRPr="00397878" w:rsidRDefault="00FD0C0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414" w:type="pct"/>
            <w:vAlign w:val="center"/>
            <w:tcPrChange w:id="11779" w:author="Xuning Wei12232" w:date="2026-07-27T23:35:00Z">
              <w:tcPr>
                <w:tcW w:w="414" w:type="pct"/>
                <w:vAlign w:val="center"/>
              </w:tcPr>
            </w:tcPrChange>
          </w:tcPr>
          <w:p w14:paraId="1B49EB5E" w14:textId="03F54558" w:rsidR="00FD0C0F" w:rsidRPr="00397878" w:rsidRDefault="00FD0C0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50" w:type="pct"/>
            <w:vAlign w:val="center"/>
            <w:tcPrChange w:id="11780" w:author="Xuning Wei12232" w:date="2026-07-27T23:35:00Z">
              <w:tcPr>
                <w:tcW w:w="550" w:type="pct"/>
                <w:vAlign w:val="center"/>
              </w:tcPr>
            </w:tcPrChange>
          </w:tcPr>
          <w:p w14:paraId="7DD72C84" w14:textId="2E01DFB4" w:rsidR="00FD0C0F" w:rsidRPr="00397878" w:rsidRDefault="00FD0C0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FD0C0F" w:rsidRPr="00397878" w14:paraId="5CCCF0F2" w14:textId="77777777" w:rsidTr="00397878">
        <w:trPr>
          <w:cantSplit/>
          <w:trHeight w:val="300"/>
          <w:jc w:val="center"/>
          <w:trPrChange w:id="11781" w:author="Xuning Wei12232" w:date="2026-07-27T23:35:00Z">
            <w:trPr>
              <w:cantSplit/>
              <w:trHeight w:val="300"/>
              <w:jc w:val="center"/>
            </w:trPr>
          </w:trPrChange>
        </w:trPr>
        <w:tc>
          <w:tcPr>
            <w:tcW w:w="449" w:type="pct"/>
            <w:vMerge/>
            <w:noWrap/>
            <w:vAlign w:val="center"/>
            <w:tcPrChange w:id="11782" w:author="Xuning Wei12232" w:date="2026-07-27T23:35:00Z">
              <w:tcPr>
                <w:tcW w:w="449" w:type="pct"/>
                <w:vMerge/>
                <w:noWrap/>
                <w:vAlign w:val="center"/>
              </w:tcPr>
            </w:tcPrChange>
          </w:tcPr>
          <w:p w14:paraId="7F163D2C" w14:textId="77777777" w:rsidR="00FD0C0F" w:rsidRPr="00397878" w:rsidRDefault="00FD0C0F">
            <w:pPr>
              <w:spacing w:line="240" w:lineRule="exact"/>
              <w:contextualSpacing/>
              <w:jc w:val="center"/>
              <w:rPr>
                <w:rFonts w:ascii="Times New Roman" w:eastAsia="仿宋_GB2312" w:hAnsi="Times New Roman" w:cs="Times New Roman"/>
                <w:color w:val="auto"/>
                <w:kern w:val="0"/>
                <w:sz w:val="18"/>
                <w:szCs w:val="18"/>
              </w:rPr>
            </w:pPr>
          </w:p>
        </w:tc>
        <w:tc>
          <w:tcPr>
            <w:tcW w:w="331" w:type="pct"/>
            <w:noWrap/>
            <w:vAlign w:val="center"/>
            <w:tcPrChange w:id="11783" w:author="Xuning Wei12232" w:date="2026-07-27T23:35:00Z">
              <w:tcPr>
                <w:tcW w:w="331" w:type="pct"/>
                <w:noWrap/>
                <w:vAlign w:val="center"/>
              </w:tcPr>
            </w:tcPrChange>
          </w:tcPr>
          <w:p w14:paraId="79C990E6" w14:textId="77777777" w:rsidR="00FD0C0F" w:rsidRPr="00397878" w:rsidRDefault="00FD0C0F">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kern w:val="0"/>
                <w:sz w:val="18"/>
                <w:szCs w:val="18"/>
              </w:rPr>
              <w:t>Mass Flow Meter*3</w:t>
            </w:r>
          </w:p>
        </w:tc>
        <w:tc>
          <w:tcPr>
            <w:tcW w:w="258" w:type="pct"/>
            <w:vAlign w:val="center"/>
            <w:tcPrChange w:id="11784" w:author="Xuning Wei12232" w:date="2026-07-27T23:35:00Z">
              <w:tcPr>
                <w:tcW w:w="258" w:type="pct"/>
                <w:vAlign w:val="center"/>
              </w:tcPr>
            </w:tcPrChange>
          </w:tcPr>
          <w:p w14:paraId="1D81C5E8" w14:textId="4B34E1F1" w:rsidR="00FD0C0F" w:rsidRPr="00397878" w:rsidRDefault="00FD0C0F">
            <w:pPr>
              <w:spacing w:line="240" w:lineRule="exact"/>
              <w:contextualSpacing/>
              <w:jc w:val="center"/>
              <w:rPr>
                <w:rFonts w:ascii="Times New Roman" w:eastAsia="仿宋_GB2312" w:hAnsi="Times New Roman" w:cs="Times New Roman"/>
                <w:color w:val="auto"/>
                <w:kern w:val="0"/>
                <w:sz w:val="18"/>
                <w:szCs w:val="18"/>
                <w:lang w:eastAsia="zh-CN"/>
              </w:rPr>
            </w:pPr>
            <w:proofErr w:type="spellStart"/>
            <w:r w:rsidRPr="00397878">
              <w:rPr>
                <w:rFonts w:ascii="Times New Roman" w:eastAsia="仿宋_GB2312" w:hAnsi="Times New Roman" w:cs="Times New Roman"/>
                <w:color w:val="auto"/>
                <w:kern w:val="0"/>
                <w:sz w:val="18"/>
                <w:szCs w:val="18"/>
                <w:lang w:eastAsia="zh-CN"/>
              </w:rPr>
              <w:t>IPAc</w:t>
            </w:r>
            <w:proofErr w:type="spellEnd"/>
          </w:p>
        </w:tc>
        <w:tc>
          <w:tcPr>
            <w:tcW w:w="437" w:type="pct"/>
            <w:vAlign w:val="center"/>
            <w:tcPrChange w:id="11785" w:author="Xuning Wei12232" w:date="2026-07-27T23:35:00Z">
              <w:tcPr>
                <w:tcW w:w="437" w:type="pct"/>
                <w:vAlign w:val="center"/>
              </w:tcPr>
            </w:tcPrChange>
          </w:tcPr>
          <w:p w14:paraId="17FB51E5" w14:textId="0F72D0CD" w:rsidR="00FD0C0F" w:rsidRPr="00397878" w:rsidRDefault="00FD0C0F">
            <w:pPr>
              <w:spacing w:line="240" w:lineRule="exact"/>
              <w:ind w:leftChars="-50" w:left="-105" w:rightChars="-50" w:right="-105"/>
              <w:contextualSpacing/>
              <w:jc w:val="center"/>
              <w:rPr>
                <w:rFonts w:ascii="Times New Roman" w:eastAsia="仿宋_GB2312" w:hAnsi="Times New Roman" w:cs="Times New Roman"/>
                <w:color w:val="auto"/>
                <w:sz w:val="18"/>
                <w:szCs w:val="18"/>
              </w:rPr>
            </w:pPr>
            <w:ins w:id="11786" w:author="Xuning Wei12232" w:date="2026-07-27T22:29:00Z">
              <w:r w:rsidRPr="00397878">
                <w:rPr>
                  <w:rFonts w:ascii="Times New Roman" w:eastAsia="仿宋_GB2312" w:hAnsi="Times New Roman" w:cs="Times New Roman"/>
                  <w:color w:val="auto"/>
                  <w:sz w:val="18"/>
                  <w:szCs w:val="18"/>
                  <w:lang w:eastAsia="zh-CN"/>
                </w:rPr>
                <w:t>11/16/2025</w:t>
              </w:r>
            </w:ins>
          </w:p>
        </w:tc>
        <w:tc>
          <w:tcPr>
            <w:tcW w:w="362" w:type="pct"/>
            <w:vAlign w:val="center"/>
            <w:tcPrChange w:id="11787" w:author="Xuning Wei12232" w:date="2026-07-27T23:35:00Z">
              <w:tcPr>
                <w:tcW w:w="362" w:type="pct"/>
                <w:vAlign w:val="center"/>
              </w:tcPr>
            </w:tcPrChange>
          </w:tcPr>
          <w:p w14:paraId="648D51F4" w14:textId="4B5BB353" w:rsidR="00FD0C0F" w:rsidRPr="00397878" w:rsidRDefault="00FD0C0F">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EB52398</w:t>
            </w:r>
          </w:p>
        </w:tc>
        <w:tc>
          <w:tcPr>
            <w:tcW w:w="438" w:type="pct"/>
            <w:noWrap/>
            <w:vAlign w:val="center"/>
            <w:tcPrChange w:id="11788" w:author="Xuning Wei12232" w:date="2026-07-27T23:35:00Z">
              <w:tcPr>
                <w:tcW w:w="438" w:type="pct"/>
                <w:noWrap/>
                <w:vAlign w:val="center"/>
              </w:tcPr>
            </w:tcPrChange>
          </w:tcPr>
          <w:p w14:paraId="1C8DD83B" w14:textId="6777FA86" w:rsidR="00FD0C0F" w:rsidRPr="00397878" w:rsidRDefault="00FD0C0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w:t>
            </w:r>
            <w:ins w:id="11789" w:author="Xuning Wei12232" w:date="2026-07-27T23:22:00Z">
              <w:r w:rsidRPr="00397878">
                <w:rPr>
                  <w:rFonts w:ascii="Times New Roman" w:eastAsia="仿宋_GB2312" w:hAnsi="Times New Roman" w:cs="Times New Roman"/>
                  <w:color w:val="auto"/>
                  <w:sz w:val="18"/>
                  <w:szCs w:val="18"/>
                  <w:lang w:eastAsia="zh-CN"/>
                </w:rPr>
                <w:t xml:space="preserve">70 </w:t>
              </w:r>
            </w:ins>
            <w:del w:id="11790" w:author="Xuning Wei12232" w:date="2026-07-27T23:22:00Z">
              <w:r w:rsidRPr="00397878" w:rsidDel="00D91DD9">
                <w:rPr>
                  <w:rFonts w:ascii="Times New Roman" w:eastAsia="仿宋_GB2312" w:hAnsi="Times New Roman" w:cs="Times New Roman"/>
                  <w:color w:val="auto"/>
                  <w:sz w:val="18"/>
                  <w:szCs w:val="18"/>
                  <w:lang w:eastAsia="zh-CN"/>
                </w:rPr>
                <w:delText>5</w:delText>
              </w:r>
            </w:del>
            <w:r w:rsidRPr="00397878">
              <w:rPr>
                <w:rFonts w:ascii="Times New Roman" w:eastAsia="仿宋_GB2312" w:hAnsi="Times New Roman" w:cs="Times New Roman"/>
                <w:color w:val="auto"/>
                <w:sz w:val="18"/>
                <w:szCs w:val="18"/>
                <w:lang w:eastAsia="zh-CN"/>
              </w:rPr>
              <w:t>kg</w:t>
            </w:r>
            <w:del w:id="11791" w:author="Xuning Wei12232" w:date="2026-07-27T23:22:00Z">
              <w:r w:rsidRPr="00397878" w:rsidDel="00D91DD9">
                <w:rPr>
                  <w:rFonts w:ascii="Times New Roman" w:eastAsia="仿宋_GB2312" w:hAnsi="Times New Roman" w:cs="Times New Roman"/>
                  <w:color w:val="auto"/>
                  <w:sz w:val="18"/>
                  <w:szCs w:val="18"/>
                  <w:lang w:eastAsia="zh-CN"/>
                </w:rPr>
                <w:delText>*</w:delText>
              </w:r>
            </w:del>
          </w:p>
        </w:tc>
        <w:tc>
          <w:tcPr>
            <w:tcW w:w="339" w:type="pct"/>
            <w:vAlign w:val="center"/>
            <w:tcPrChange w:id="11792" w:author="Xuning Wei12232" w:date="2026-07-27T23:35:00Z">
              <w:tcPr>
                <w:tcW w:w="339" w:type="pct"/>
                <w:vAlign w:val="center"/>
              </w:tcPr>
            </w:tcPrChange>
          </w:tcPr>
          <w:p w14:paraId="08AD1A11" w14:textId="2A20EF25" w:rsidR="00FD0C0F" w:rsidRPr="00397878" w:rsidRDefault="00FD0C0F" w:rsidP="00397878">
            <w:pPr>
              <w:spacing w:line="240" w:lineRule="exact"/>
              <w:contextualSpacing/>
              <w:jc w:val="center"/>
              <w:rPr>
                <w:rFonts w:ascii="Times New Roman" w:eastAsia="仿宋_GB2312" w:hAnsi="Times New Roman" w:cs="Times New Roman"/>
                <w:color w:val="auto"/>
                <w:sz w:val="18"/>
                <w:szCs w:val="18"/>
                <w:lang w:eastAsia="zh-CN"/>
              </w:rPr>
            </w:pPr>
            <w:ins w:id="11793" w:author="Xuning Wei12232" w:date="2026-07-27T23:35:00Z">
              <w:r w:rsidRPr="00397878">
                <w:rPr>
                  <w:rFonts w:ascii="Times New Roman" w:eastAsia="仿宋_GB2312" w:hAnsi="Times New Roman" w:cs="Times New Roman"/>
                  <w:i/>
                  <w:color w:val="0000FF"/>
                  <w:sz w:val="18"/>
                  <w:szCs w:val="18"/>
                  <w:lang w:eastAsia="zh-CN"/>
                </w:rPr>
                <w:t>≤ 3 %</w:t>
              </w:r>
            </w:ins>
            <w:del w:id="11794" w:author="Xuning Wei12232" w:date="2026-07-27T23:35:00Z">
              <w:r w:rsidRPr="00397878" w:rsidDel="004C13B4">
                <w:rPr>
                  <w:rFonts w:ascii="Times New Roman" w:eastAsia="仿宋_GB2312" w:hAnsi="Times New Roman" w:cs="Times New Roman"/>
                  <w:color w:val="auto"/>
                  <w:kern w:val="0"/>
                  <w:sz w:val="17"/>
                  <w:szCs w:val="17"/>
                  <w:lang w:eastAsia="zh-CN"/>
                </w:rPr>
                <w:delText>N/A</w:delText>
              </w:r>
            </w:del>
          </w:p>
        </w:tc>
        <w:tc>
          <w:tcPr>
            <w:tcW w:w="504" w:type="pct"/>
            <w:vAlign w:val="center"/>
            <w:tcPrChange w:id="11795" w:author="Xuning Wei12232" w:date="2026-07-27T23:35:00Z">
              <w:tcPr>
                <w:tcW w:w="504" w:type="pct"/>
                <w:gridSpan w:val="2"/>
                <w:vAlign w:val="center"/>
              </w:tcPr>
            </w:tcPrChange>
          </w:tcPr>
          <w:p w14:paraId="73CDAE5A" w14:textId="5DDDA246" w:rsidR="00FD0C0F" w:rsidRPr="00397878" w:rsidRDefault="00FD0C0F" w:rsidP="00F13227">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rPr>
              <w:t>406.47</w:t>
            </w:r>
            <w:ins w:id="11796" w:author="Xuning Wei12232" w:date="2026-07-27T23:22:00Z">
              <w:r w:rsidRPr="00397878">
                <w:rPr>
                  <w:rFonts w:ascii="Times New Roman" w:eastAsia="仿宋_GB2312" w:hAnsi="Times New Roman" w:cs="Times New Roman"/>
                  <w:color w:val="auto"/>
                  <w:sz w:val="18"/>
                  <w:szCs w:val="18"/>
                </w:rPr>
                <w:t xml:space="preserve"> </w:t>
              </w:r>
            </w:ins>
            <w:del w:id="11797" w:author="Xuning Wei12232" w:date="2026-07-27T23:22:00Z">
              <w:r w:rsidRPr="00397878" w:rsidDel="00D91DD9">
                <w:rPr>
                  <w:rFonts w:ascii="Times New Roman" w:eastAsia="仿宋_GB2312" w:hAnsi="Times New Roman" w:cs="Times New Roman"/>
                  <w:color w:val="auto"/>
                  <w:sz w:val="18"/>
                  <w:szCs w:val="18"/>
                  <w:lang w:eastAsia="zh-CN"/>
                </w:rPr>
                <w:delText>kg</w:delText>
              </w:r>
            </w:del>
            <w:r w:rsidRPr="00397878">
              <w:rPr>
                <w:rFonts w:ascii="Times New Roman" w:eastAsia="仿宋_GB2312" w:hAnsi="Times New Roman" w:cs="Times New Roman"/>
                <w:color w:val="auto"/>
                <w:sz w:val="18"/>
                <w:szCs w:val="18"/>
              </w:rPr>
              <w:t>~</w:t>
            </w:r>
            <w:ins w:id="11798" w:author="Xuning Wei12232" w:date="2026-07-27T23:22:00Z">
              <w:r w:rsidRPr="00397878">
                <w:rPr>
                  <w:rFonts w:ascii="Times New Roman" w:eastAsia="仿宋_GB2312" w:hAnsi="Times New Roman" w:cs="Times New Roman"/>
                  <w:color w:val="auto"/>
                  <w:sz w:val="18"/>
                  <w:szCs w:val="18"/>
                </w:rPr>
                <w:t xml:space="preserve"> </w:t>
              </w:r>
            </w:ins>
            <w:r w:rsidRPr="00397878">
              <w:rPr>
                <w:rFonts w:ascii="Times New Roman" w:eastAsia="仿宋_GB2312" w:hAnsi="Times New Roman" w:cs="Times New Roman"/>
                <w:color w:val="auto"/>
                <w:sz w:val="18"/>
                <w:szCs w:val="18"/>
              </w:rPr>
              <w:t>431.61</w:t>
            </w:r>
            <w:ins w:id="11799" w:author="Xuning Wei12232" w:date="2026-07-27T23:24:00Z">
              <w:r w:rsidRPr="00397878">
                <w:rPr>
                  <w:rFonts w:ascii="Times New Roman" w:eastAsia="仿宋_GB2312" w:hAnsi="Times New Roman" w:cs="Times New Roman"/>
                  <w:color w:val="auto"/>
                  <w:sz w:val="18"/>
                  <w:szCs w:val="18"/>
                </w:rPr>
                <w:t xml:space="preserve"> </w:t>
              </w:r>
            </w:ins>
            <w:r w:rsidRPr="00397878">
              <w:rPr>
                <w:rFonts w:ascii="Times New Roman" w:eastAsia="仿宋_GB2312" w:hAnsi="Times New Roman" w:cs="Times New Roman"/>
                <w:color w:val="auto"/>
                <w:sz w:val="18"/>
                <w:szCs w:val="18"/>
              </w:rPr>
              <w:t>kg</w:t>
            </w:r>
          </w:p>
        </w:tc>
        <w:tc>
          <w:tcPr>
            <w:tcW w:w="328" w:type="pct"/>
            <w:noWrap/>
            <w:vAlign w:val="center"/>
            <w:tcPrChange w:id="11800" w:author="Xuning Wei12232" w:date="2026-07-27T23:35:00Z">
              <w:tcPr>
                <w:tcW w:w="328" w:type="pct"/>
                <w:noWrap/>
                <w:vAlign w:val="center"/>
              </w:tcPr>
            </w:tcPrChange>
          </w:tcPr>
          <w:p w14:paraId="34A6AB08" w14:textId="4C63AB5F" w:rsidR="00FD0C0F" w:rsidRPr="00397878" w:rsidRDefault="00FD0C0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590" w:type="pct"/>
            <w:vAlign w:val="center"/>
            <w:tcPrChange w:id="11801" w:author="Xuning Wei12232" w:date="2026-07-27T23:35:00Z">
              <w:tcPr>
                <w:tcW w:w="590" w:type="pct"/>
                <w:vAlign w:val="center"/>
              </w:tcPr>
            </w:tcPrChange>
          </w:tcPr>
          <w:p w14:paraId="78FC20F4" w14:textId="1F492EFE" w:rsidR="00FD0C0F" w:rsidRPr="00397878" w:rsidRDefault="00FD0C0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414" w:type="pct"/>
            <w:vAlign w:val="center"/>
            <w:tcPrChange w:id="11802" w:author="Xuning Wei12232" w:date="2026-07-27T23:35:00Z">
              <w:tcPr>
                <w:tcW w:w="414" w:type="pct"/>
                <w:vAlign w:val="center"/>
              </w:tcPr>
            </w:tcPrChange>
          </w:tcPr>
          <w:p w14:paraId="7B8922AE" w14:textId="77FD5117" w:rsidR="00FD0C0F" w:rsidRPr="00397878" w:rsidRDefault="00FD0C0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550" w:type="pct"/>
            <w:vAlign w:val="center"/>
            <w:tcPrChange w:id="11803" w:author="Xuning Wei12232" w:date="2026-07-27T23:35:00Z">
              <w:tcPr>
                <w:tcW w:w="550" w:type="pct"/>
                <w:vAlign w:val="center"/>
              </w:tcPr>
            </w:tcPrChange>
          </w:tcPr>
          <w:p w14:paraId="570458BB" w14:textId="6A36AD58" w:rsidR="00FD0C0F" w:rsidRPr="00397878" w:rsidRDefault="00FD0C0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FD0C0F" w:rsidRPr="00397878" w14:paraId="2BBD32F0" w14:textId="77777777" w:rsidTr="00397878">
        <w:trPr>
          <w:cantSplit/>
          <w:trHeight w:val="397"/>
          <w:jc w:val="center"/>
          <w:trPrChange w:id="11804" w:author="Xuning Wei12232" w:date="2026-07-27T23:35:00Z">
            <w:trPr>
              <w:cantSplit/>
              <w:trHeight w:val="397"/>
              <w:jc w:val="center"/>
            </w:trPr>
          </w:trPrChange>
        </w:trPr>
        <w:tc>
          <w:tcPr>
            <w:tcW w:w="449" w:type="pct"/>
            <w:vMerge/>
            <w:noWrap/>
            <w:vAlign w:val="center"/>
            <w:tcPrChange w:id="11805" w:author="Xuning Wei12232" w:date="2026-07-27T23:35:00Z">
              <w:tcPr>
                <w:tcW w:w="449" w:type="pct"/>
                <w:vMerge/>
                <w:noWrap/>
                <w:vAlign w:val="center"/>
              </w:tcPr>
            </w:tcPrChange>
          </w:tcPr>
          <w:p w14:paraId="13C04857" w14:textId="77777777" w:rsidR="00FD0C0F" w:rsidRPr="00397878" w:rsidRDefault="00FD0C0F">
            <w:pPr>
              <w:spacing w:line="240" w:lineRule="exact"/>
              <w:contextualSpacing/>
              <w:jc w:val="center"/>
              <w:rPr>
                <w:rFonts w:ascii="Times New Roman" w:eastAsia="仿宋_GB2312" w:hAnsi="Times New Roman" w:cs="Times New Roman"/>
                <w:color w:val="auto"/>
                <w:kern w:val="0"/>
                <w:sz w:val="18"/>
                <w:szCs w:val="18"/>
              </w:rPr>
            </w:pPr>
          </w:p>
        </w:tc>
        <w:tc>
          <w:tcPr>
            <w:tcW w:w="331" w:type="pct"/>
            <w:noWrap/>
            <w:vAlign w:val="center"/>
            <w:tcPrChange w:id="11806" w:author="Xuning Wei12232" w:date="2026-07-27T23:35:00Z">
              <w:tcPr>
                <w:tcW w:w="331" w:type="pct"/>
                <w:noWrap/>
                <w:vAlign w:val="center"/>
              </w:tcPr>
            </w:tcPrChange>
          </w:tcPr>
          <w:p w14:paraId="2473AE33" w14:textId="77777777" w:rsidR="00FD0C0F" w:rsidRPr="00397878" w:rsidRDefault="00FD0C0F">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kern w:val="0"/>
                <w:sz w:val="18"/>
                <w:szCs w:val="18"/>
              </w:rPr>
              <w:t>Mass Flow Meter*4</w:t>
            </w:r>
          </w:p>
        </w:tc>
        <w:tc>
          <w:tcPr>
            <w:tcW w:w="258" w:type="pct"/>
            <w:vAlign w:val="center"/>
            <w:tcPrChange w:id="11807" w:author="Xuning Wei12232" w:date="2026-07-27T23:35:00Z">
              <w:tcPr>
                <w:tcW w:w="258" w:type="pct"/>
                <w:vAlign w:val="center"/>
              </w:tcPr>
            </w:tcPrChange>
          </w:tcPr>
          <w:p w14:paraId="7BE26696" w14:textId="679A0B84" w:rsidR="00FD0C0F" w:rsidRPr="00397878" w:rsidRDefault="00FD0C0F">
            <w:pPr>
              <w:spacing w:line="240" w:lineRule="exact"/>
              <w:contextualSpacing/>
              <w:jc w:val="center"/>
              <w:rPr>
                <w:rFonts w:ascii="Times New Roman" w:eastAsia="仿宋_GB2312" w:hAnsi="Times New Roman" w:cs="Times New Roman"/>
                <w:color w:val="auto"/>
                <w:kern w:val="0"/>
                <w:sz w:val="18"/>
                <w:szCs w:val="18"/>
                <w:lang w:eastAsia="zh-CN"/>
              </w:rPr>
            </w:pPr>
            <w:ins w:id="11808" w:author="Xuning Wei12232" w:date="2026-06-06T13:51:00Z">
              <w:r w:rsidRPr="00397878">
                <w:rPr>
                  <w:rFonts w:ascii="Times New Roman" w:eastAsia="仿宋_GB2312" w:hAnsi="Times New Roman" w:cs="Times New Roman"/>
                  <w:color w:val="auto"/>
                  <w:kern w:val="0"/>
                  <w:sz w:val="18"/>
                  <w:szCs w:val="18"/>
                  <w:lang w:eastAsia="zh-CN"/>
                </w:rPr>
                <w:t>20</w:t>
              </w:r>
            </w:ins>
            <w:ins w:id="11809" w:author="Xuning Wei12232" w:date="2026-06-06T13:52:00Z">
              <w:r w:rsidRPr="00397878">
                <w:rPr>
                  <w:rFonts w:ascii="Times New Roman" w:eastAsia="仿宋_GB2312" w:hAnsi="Times New Roman" w:cs="Times New Roman"/>
                  <w:color w:val="auto"/>
                  <w:kern w:val="0"/>
                  <w:sz w:val="18"/>
                  <w:szCs w:val="18"/>
                  <w:lang w:eastAsia="zh-CN"/>
                </w:rPr>
                <w:t xml:space="preserve">% </w:t>
              </w:r>
            </w:ins>
            <w:proofErr w:type="spellStart"/>
            <w:r w:rsidRPr="00397878">
              <w:rPr>
                <w:rFonts w:ascii="Times New Roman" w:eastAsia="仿宋_GB2312" w:hAnsi="Times New Roman" w:cs="Times New Roman"/>
                <w:color w:val="auto"/>
                <w:kern w:val="0"/>
                <w:sz w:val="18"/>
                <w:szCs w:val="18"/>
                <w:lang w:eastAsia="zh-CN"/>
              </w:rPr>
              <w:t>Piperidine</w:t>
            </w:r>
            <w:proofErr w:type="spellEnd"/>
            <w:ins w:id="11810" w:author="Xuning Wei12232" w:date="2026-06-06T13:47:00Z">
              <w:r w:rsidRPr="00397878">
                <w:rPr>
                  <w:rFonts w:ascii="Times New Roman" w:eastAsia="仿宋_GB2312" w:hAnsi="Times New Roman" w:cs="Times New Roman"/>
                  <w:color w:val="auto"/>
                  <w:kern w:val="0"/>
                  <w:sz w:val="18"/>
                  <w:szCs w:val="18"/>
                  <w:lang w:eastAsia="zh-CN"/>
                </w:rPr>
                <w:t xml:space="preserve"> in DMF</w:t>
              </w:r>
            </w:ins>
            <w:r w:rsidRPr="00397878">
              <w:rPr>
                <w:rFonts w:ascii="Times New Roman" w:eastAsia="仿宋_GB2312" w:hAnsi="Times New Roman" w:cs="Times New Roman"/>
                <w:color w:val="auto"/>
                <w:kern w:val="0"/>
                <w:sz w:val="18"/>
                <w:szCs w:val="18"/>
                <w:lang w:eastAsia="zh-CN"/>
              </w:rPr>
              <w:t xml:space="preserve"> Solution</w:t>
            </w:r>
          </w:p>
        </w:tc>
        <w:tc>
          <w:tcPr>
            <w:tcW w:w="437" w:type="pct"/>
            <w:vAlign w:val="center"/>
            <w:tcPrChange w:id="11811" w:author="Xuning Wei12232" w:date="2026-07-27T23:35:00Z">
              <w:tcPr>
                <w:tcW w:w="437" w:type="pct"/>
                <w:vAlign w:val="center"/>
              </w:tcPr>
            </w:tcPrChange>
          </w:tcPr>
          <w:p w14:paraId="43C1A0FE" w14:textId="61CBE5A9" w:rsidR="00FD0C0F" w:rsidRPr="00397878" w:rsidRDefault="00FD0C0F">
            <w:pPr>
              <w:spacing w:line="240" w:lineRule="exact"/>
              <w:ind w:leftChars="-50" w:left="-105" w:rightChars="-50" w:right="-105"/>
              <w:contextualSpacing/>
              <w:jc w:val="center"/>
              <w:rPr>
                <w:rFonts w:ascii="Times New Roman" w:eastAsia="仿宋_GB2312" w:hAnsi="Times New Roman" w:cs="Times New Roman"/>
                <w:color w:val="auto"/>
                <w:sz w:val="18"/>
                <w:szCs w:val="18"/>
                <w:lang w:eastAsia="zh-CN"/>
              </w:rPr>
            </w:pPr>
            <w:ins w:id="11812" w:author="Xuning Wei12232" w:date="2026-07-27T22:29:00Z">
              <w:r w:rsidRPr="00397878">
                <w:rPr>
                  <w:rFonts w:ascii="Times New Roman" w:eastAsia="仿宋_GB2312" w:hAnsi="Times New Roman" w:cs="Times New Roman"/>
                  <w:color w:val="auto"/>
                  <w:sz w:val="18"/>
                  <w:szCs w:val="18"/>
                  <w:lang w:eastAsia="zh-CN"/>
                </w:rPr>
                <w:t>11/18/2026</w:t>
              </w:r>
            </w:ins>
          </w:p>
        </w:tc>
        <w:tc>
          <w:tcPr>
            <w:tcW w:w="362" w:type="pct"/>
            <w:vAlign w:val="center"/>
            <w:tcPrChange w:id="11813" w:author="Xuning Wei12232" w:date="2026-07-27T23:35:00Z">
              <w:tcPr>
                <w:tcW w:w="362" w:type="pct"/>
                <w:vAlign w:val="center"/>
              </w:tcPr>
            </w:tcPrChange>
          </w:tcPr>
          <w:p w14:paraId="452A58B6" w14:textId="1F817065" w:rsidR="00FD0C0F" w:rsidRPr="00397878" w:rsidRDefault="00FD0C0F">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EB52396</w:t>
            </w:r>
          </w:p>
        </w:tc>
        <w:tc>
          <w:tcPr>
            <w:tcW w:w="438" w:type="pct"/>
            <w:noWrap/>
            <w:vAlign w:val="center"/>
            <w:tcPrChange w:id="11814" w:author="Xuning Wei12232" w:date="2026-07-27T23:35:00Z">
              <w:tcPr>
                <w:tcW w:w="438" w:type="pct"/>
                <w:noWrap/>
                <w:vAlign w:val="center"/>
              </w:tcPr>
            </w:tcPrChange>
          </w:tcPr>
          <w:p w14:paraId="049A1843" w14:textId="41E21097" w:rsidR="00FD0C0F" w:rsidRPr="00397878" w:rsidRDefault="00FD0C0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w:t>
            </w:r>
            <w:ins w:id="11815" w:author="Xuning Wei12232" w:date="2026-07-27T23:24:00Z">
              <w:r w:rsidRPr="00397878">
                <w:rPr>
                  <w:rFonts w:ascii="Times New Roman" w:eastAsia="仿宋_GB2312" w:hAnsi="Times New Roman" w:cs="Times New Roman"/>
                  <w:color w:val="auto"/>
                  <w:sz w:val="18"/>
                  <w:szCs w:val="18"/>
                  <w:lang w:eastAsia="zh-CN"/>
                </w:rPr>
                <w:t xml:space="preserve">70 </w:t>
              </w:r>
            </w:ins>
            <w:del w:id="11816" w:author="Xuning Wei12232" w:date="2026-07-27T23:24:00Z">
              <w:r w:rsidRPr="00397878" w:rsidDel="00D91DD9">
                <w:rPr>
                  <w:rFonts w:ascii="Times New Roman" w:eastAsia="仿宋_GB2312" w:hAnsi="Times New Roman" w:cs="Times New Roman"/>
                  <w:color w:val="auto"/>
                  <w:sz w:val="18"/>
                  <w:szCs w:val="18"/>
                  <w:lang w:eastAsia="zh-CN"/>
                </w:rPr>
                <w:delText>10</w:delText>
              </w:r>
            </w:del>
            <w:r w:rsidRPr="00397878">
              <w:rPr>
                <w:rFonts w:ascii="Times New Roman" w:eastAsia="仿宋_GB2312" w:hAnsi="Times New Roman" w:cs="Times New Roman"/>
                <w:color w:val="auto"/>
                <w:sz w:val="18"/>
                <w:szCs w:val="18"/>
                <w:lang w:eastAsia="zh-CN"/>
              </w:rPr>
              <w:t>kg</w:t>
            </w:r>
            <w:del w:id="11817" w:author="Xuning Wei12232" w:date="2026-07-27T23:24:00Z">
              <w:r w:rsidRPr="00397878" w:rsidDel="00D91DD9">
                <w:rPr>
                  <w:rFonts w:ascii="Times New Roman" w:eastAsia="仿宋_GB2312" w:hAnsi="Times New Roman" w:cs="Times New Roman"/>
                  <w:color w:val="auto"/>
                  <w:sz w:val="18"/>
                  <w:szCs w:val="18"/>
                  <w:lang w:eastAsia="zh-CN"/>
                </w:rPr>
                <w:delText>**</w:delText>
              </w:r>
            </w:del>
          </w:p>
        </w:tc>
        <w:tc>
          <w:tcPr>
            <w:tcW w:w="339" w:type="pct"/>
            <w:vAlign w:val="center"/>
            <w:tcPrChange w:id="11818" w:author="Xuning Wei12232" w:date="2026-07-27T23:35:00Z">
              <w:tcPr>
                <w:tcW w:w="339" w:type="pct"/>
                <w:vAlign w:val="center"/>
              </w:tcPr>
            </w:tcPrChange>
          </w:tcPr>
          <w:p w14:paraId="26A16329" w14:textId="5BCED07B" w:rsidR="00FD0C0F" w:rsidRPr="00397878" w:rsidRDefault="00FD0C0F" w:rsidP="00397878">
            <w:pPr>
              <w:spacing w:line="240" w:lineRule="exact"/>
              <w:contextualSpacing/>
              <w:jc w:val="center"/>
              <w:rPr>
                <w:rFonts w:ascii="Times New Roman" w:eastAsia="仿宋_GB2312" w:hAnsi="Times New Roman" w:cs="Times New Roman"/>
                <w:color w:val="auto"/>
                <w:sz w:val="18"/>
                <w:szCs w:val="18"/>
                <w:lang w:eastAsia="zh-CN"/>
              </w:rPr>
            </w:pPr>
            <w:ins w:id="11819" w:author="Xuning Wei12232" w:date="2026-07-27T23:35:00Z">
              <w:r w:rsidRPr="00397878">
                <w:rPr>
                  <w:rFonts w:ascii="Times New Roman" w:eastAsia="仿宋_GB2312" w:hAnsi="Times New Roman" w:cs="Times New Roman"/>
                  <w:i/>
                  <w:color w:val="0000FF"/>
                  <w:sz w:val="18"/>
                  <w:szCs w:val="18"/>
                  <w:lang w:eastAsia="zh-CN"/>
                </w:rPr>
                <w:t>≤ 3 %</w:t>
              </w:r>
            </w:ins>
            <w:del w:id="11820" w:author="Xuning Wei12232" w:date="2026-07-27T23:35:00Z">
              <w:r w:rsidRPr="00397878" w:rsidDel="004C13B4">
                <w:rPr>
                  <w:rFonts w:ascii="Times New Roman" w:eastAsia="仿宋_GB2312" w:hAnsi="Times New Roman" w:cs="Times New Roman"/>
                  <w:color w:val="auto"/>
                  <w:kern w:val="0"/>
                  <w:sz w:val="17"/>
                  <w:szCs w:val="17"/>
                  <w:lang w:eastAsia="zh-CN"/>
                </w:rPr>
                <w:delText>N/A</w:delText>
              </w:r>
            </w:del>
          </w:p>
        </w:tc>
        <w:tc>
          <w:tcPr>
            <w:tcW w:w="504" w:type="pct"/>
            <w:vAlign w:val="center"/>
            <w:tcPrChange w:id="11821" w:author="Xuning Wei12232" w:date="2026-07-27T23:35:00Z">
              <w:tcPr>
                <w:tcW w:w="504" w:type="pct"/>
                <w:gridSpan w:val="2"/>
                <w:vAlign w:val="center"/>
              </w:tcPr>
            </w:tcPrChange>
          </w:tcPr>
          <w:p w14:paraId="1865E4CD" w14:textId="604AE91B" w:rsidR="00FD0C0F" w:rsidRPr="00397878" w:rsidRDefault="00FD0C0F" w:rsidP="00F13227">
            <w:pPr>
              <w:spacing w:line="240" w:lineRule="exact"/>
              <w:contextualSpacing/>
              <w:jc w:val="center"/>
              <w:rPr>
                <w:rFonts w:ascii="Times New Roman" w:eastAsia="仿宋_GB2312" w:hAnsi="Times New Roman" w:cs="Times New Roman"/>
                <w:color w:val="auto"/>
                <w:sz w:val="18"/>
                <w:szCs w:val="18"/>
                <w:shd w:val="pct10" w:color="auto" w:fill="FFFFFF"/>
                <w:lang w:eastAsia="zh-CN"/>
              </w:rPr>
            </w:pPr>
            <w:r w:rsidRPr="00397878">
              <w:rPr>
                <w:rFonts w:ascii="Times New Roman" w:eastAsia="仿宋_GB2312" w:hAnsi="Times New Roman" w:cs="Times New Roman"/>
                <w:color w:val="auto"/>
                <w:sz w:val="18"/>
                <w:szCs w:val="18"/>
              </w:rPr>
              <w:t>346.</w:t>
            </w:r>
            <w:ins w:id="11822" w:author="Xuning Wei12232" w:date="2026-07-27T23:24:00Z">
              <w:r w:rsidRPr="00397878">
                <w:rPr>
                  <w:rFonts w:ascii="Times New Roman" w:eastAsia="仿宋_GB2312" w:hAnsi="Times New Roman" w:cs="Times New Roman"/>
                  <w:color w:val="auto"/>
                  <w:sz w:val="18"/>
                  <w:szCs w:val="18"/>
                </w:rPr>
                <w:t xml:space="preserve">78 </w:t>
              </w:r>
            </w:ins>
            <w:del w:id="11823" w:author="Xuning Wei12232" w:date="2026-07-27T23:24:00Z">
              <w:r w:rsidRPr="00397878" w:rsidDel="00D91DD9">
                <w:rPr>
                  <w:rFonts w:ascii="Times New Roman" w:eastAsia="仿宋_GB2312" w:hAnsi="Times New Roman" w:cs="Times New Roman"/>
                  <w:color w:val="auto"/>
                  <w:sz w:val="18"/>
                  <w:szCs w:val="18"/>
                </w:rPr>
                <w:delText>80</w:delText>
              </w:r>
              <w:r w:rsidRPr="00397878" w:rsidDel="00D91DD9">
                <w:rPr>
                  <w:rFonts w:ascii="Times New Roman" w:eastAsia="仿宋_GB2312" w:hAnsi="Times New Roman" w:cs="Times New Roman"/>
                  <w:color w:val="auto"/>
                  <w:sz w:val="18"/>
                  <w:szCs w:val="18"/>
                  <w:lang w:eastAsia="zh-CN"/>
                </w:rPr>
                <w:delText>kg</w:delText>
              </w:r>
            </w:del>
            <w:r w:rsidRPr="00397878">
              <w:rPr>
                <w:rFonts w:ascii="Times New Roman" w:eastAsia="仿宋_GB2312" w:hAnsi="Times New Roman" w:cs="Times New Roman"/>
                <w:color w:val="auto"/>
                <w:sz w:val="18"/>
                <w:szCs w:val="18"/>
              </w:rPr>
              <w:t>~</w:t>
            </w:r>
            <w:ins w:id="11824" w:author="Xuning Wei12232" w:date="2026-07-27T23:24:00Z">
              <w:r w:rsidRPr="00397878">
                <w:rPr>
                  <w:rFonts w:ascii="Times New Roman" w:eastAsia="仿宋_GB2312" w:hAnsi="Times New Roman" w:cs="Times New Roman"/>
                  <w:color w:val="auto"/>
                  <w:sz w:val="18"/>
                  <w:szCs w:val="18"/>
                </w:rPr>
                <w:t xml:space="preserve"> </w:t>
              </w:r>
            </w:ins>
            <w:r w:rsidRPr="00397878">
              <w:rPr>
                <w:rFonts w:ascii="Times New Roman" w:eastAsia="仿宋_GB2312" w:hAnsi="Times New Roman" w:cs="Times New Roman"/>
                <w:color w:val="auto"/>
                <w:sz w:val="18"/>
                <w:szCs w:val="18"/>
              </w:rPr>
              <w:t>368.2</w:t>
            </w:r>
            <w:ins w:id="11825" w:author="Xuning Wei12232" w:date="2026-07-27T23:24:00Z">
              <w:r w:rsidRPr="00397878">
                <w:rPr>
                  <w:rFonts w:ascii="Times New Roman" w:eastAsia="仿宋_GB2312" w:hAnsi="Times New Roman" w:cs="Times New Roman"/>
                  <w:color w:val="auto"/>
                  <w:sz w:val="18"/>
                  <w:szCs w:val="18"/>
                </w:rPr>
                <w:t xml:space="preserve">3 </w:t>
              </w:r>
            </w:ins>
            <w:del w:id="11826" w:author="Xuning Wei12232" w:date="2026-07-27T23:24:00Z">
              <w:r w:rsidRPr="00397878" w:rsidDel="00D91DD9">
                <w:rPr>
                  <w:rFonts w:ascii="Times New Roman" w:eastAsia="仿宋_GB2312" w:hAnsi="Times New Roman" w:cs="Times New Roman"/>
                  <w:color w:val="auto"/>
                  <w:sz w:val="18"/>
                  <w:szCs w:val="18"/>
                </w:rPr>
                <w:delText>1</w:delText>
              </w:r>
            </w:del>
            <w:r w:rsidRPr="00397878">
              <w:rPr>
                <w:rFonts w:ascii="Times New Roman" w:eastAsia="仿宋_GB2312" w:hAnsi="Times New Roman" w:cs="Times New Roman"/>
                <w:color w:val="auto"/>
                <w:sz w:val="18"/>
                <w:szCs w:val="18"/>
              </w:rPr>
              <w:t>kg</w:t>
            </w:r>
          </w:p>
        </w:tc>
        <w:tc>
          <w:tcPr>
            <w:tcW w:w="328" w:type="pct"/>
            <w:noWrap/>
            <w:vAlign w:val="center"/>
            <w:tcPrChange w:id="11827" w:author="Xuning Wei12232" w:date="2026-07-27T23:35:00Z">
              <w:tcPr>
                <w:tcW w:w="328" w:type="pct"/>
                <w:noWrap/>
                <w:vAlign w:val="center"/>
              </w:tcPr>
            </w:tcPrChange>
          </w:tcPr>
          <w:p w14:paraId="18075C33" w14:textId="33A42423" w:rsidR="00FD0C0F" w:rsidRPr="00397878" w:rsidRDefault="00FD0C0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90" w:type="pct"/>
            <w:vAlign w:val="center"/>
            <w:tcPrChange w:id="11828" w:author="Xuning Wei12232" w:date="2026-07-27T23:35:00Z">
              <w:tcPr>
                <w:tcW w:w="590" w:type="pct"/>
                <w:vAlign w:val="center"/>
              </w:tcPr>
            </w:tcPrChange>
          </w:tcPr>
          <w:p w14:paraId="6D68CE31" w14:textId="77E09B71" w:rsidR="00FD0C0F" w:rsidRPr="00397878" w:rsidRDefault="00FD0C0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414" w:type="pct"/>
            <w:vAlign w:val="center"/>
            <w:tcPrChange w:id="11829" w:author="Xuning Wei12232" w:date="2026-07-27T23:35:00Z">
              <w:tcPr>
                <w:tcW w:w="414" w:type="pct"/>
                <w:vAlign w:val="center"/>
              </w:tcPr>
            </w:tcPrChange>
          </w:tcPr>
          <w:p w14:paraId="68BB1A72" w14:textId="3836B467" w:rsidR="00FD0C0F" w:rsidRPr="00397878" w:rsidRDefault="00FD0C0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50" w:type="pct"/>
            <w:vAlign w:val="center"/>
            <w:tcPrChange w:id="11830" w:author="Xuning Wei12232" w:date="2026-07-27T23:35:00Z">
              <w:tcPr>
                <w:tcW w:w="550" w:type="pct"/>
                <w:vAlign w:val="center"/>
              </w:tcPr>
            </w:tcPrChange>
          </w:tcPr>
          <w:p w14:paraId="6CF26FF0" w14:textId="761F3045" w:rsidR="00FD0C0F" w:rsidRPr="00397878" w:rsidRDefault="00FD0C0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677F51" w:rsidRPr="00397878" w14:paraId="68DC796B" w14:textId="77777777" w:rsidTr="00397878">
        <w:trPr>
          <w:cantSplit/>
          <w:trHeight w:val="397"/>
          <w:jc w:val="center"/>
          <w:ins w:id="11831" w:author="Xuning Wei12232" w:date="2026-07-27T23:25:00Z"/>
        </w:trPr>
        <w:tc>
          <w:tcPr>
            <w:tcW w:w="449" w:type="pct"/>
            <w:vMerge/>
            <w:noWrap/>
            <w:vAlign w:val="center"/>
          </w:tcPr>
          <w:p w14:paraId="62AA9892" w14:textId="77777777" w:rsidR="00677F51" w:rsidRPr="00397878" w:rsidRDefault="00677F51" w:rsidP="00397878">
            <w:pPr>
              <w:spacing w:line="240" w:lineRule="exact"/>
              <w:contextualSpacing/>
              <w:jc w:val="center"/>
              <w:rPr>
                <w:ins w:id="11832" w:author="Xuning Wei12232" w:date="2026-07-27T23:25:00Z"/>
                <w:rFonts w:ascii="Times New Roman" w:eastAsia="仿宋_GB2312" w:hAnsi="Times New Roman" w:cs="Times New Roman"/>
                <w:color w:val="auto"/>
                <w:kern w:val="0"/>
                <w:sz w:val="18"/>
                <w:szCs w:val="18"/>
              </w:rPr>
            </w:pPr>
          </w:p>
        </w:tc>
        <w:tc>
          <w:tcPr>
            <w:tcW w:w="589" w:type="pct"/>
            <w:gridSpan w:val="2"/>
            <w:noWrap/>
            <w:vAlign w:val="center"/>
          </w:tcPr>
          <w:p w14:paraId="75349DFF" w14:textId="3C09F700" w:rsidR="00677F51" w:rsidRPr="00397878" w:rsidRDefault="00677F51" w:rsidP="00397878">
            <w:pPr>
              <w:spacing w:line="240" w:lineRule="exact"/>
              <w:contextualSpacing/>
              <w:jc w:val="center"/>
              <w:rPr>
                <w:ins w:id="11833" w:author="Xuning Wei12232" w:date="2026-07-27T23:25:00Z"/>
                <w:rFonts w:ascii="Times New Roman" w:eastAsia="仿宋_GB2312" w:hAnsi="Times New Roman" w:cs="Times New Roman"/>
                <w:color w:val="auto"/>
                <w:kern w:val="0"/>
                <w:sz w:val="18"/>
                <w:szCs w:val="18"/>
                <w:lang w:eastAsia="zh-CN"/>
              </w:rPr>
            </w:pPr>
            <w:ins w:id="11834" w:author="Xuning Wei12232" w:date="2026-07-27T23:25:00Z">
              <w:r w:rsidRPr="00397878">
                <w:rPr>
                  <w:rFonts w:ascii="Times New Roman" w:eastAsia="仿宋_GB2312" w:hAnsi="Times New Roman" w:cs="Times New Roman"/>
                  <w:color w:val="0000FF"/>
                  <w:sz w:val="18"/>
                  <w:szCs w:val="18"/>
                </w:rPr>
                <w:t>**Charging quantity</w:t>
              </w:r>
            </w:ins>
          </w:p>
        </w:tc>
        <w:tc>
          <w:tcPr>
            <w:tcW w:w="437" w:type="pct"/>
            <w:vAlign w:val="center"/>
          </w:tcPr>
          <w:p w14:paraId="7E9E3160" w14:textId="224DA0C8" w:rsidR="00677F51" w:rsidRPr="00397878" w:rsidRDefault="00677F51" w:rsidP="00397878">
            <w:pPr>
              <w:spacing w:line="240" w:lineRule="exact"/>
              <w:ind w:leftChars="-50" w:left="-105" w:rightChars="-50" w:right="-105"/>
              <w:contextualSpacing/>
              <w:jc w:val="center"/>
              <w:rPr>
                <w:ins w:id="11835" w:author="Xuning Wei12232" w:date="2026-07-27T23:25:00Z"/>
                <w:rFonts w:ascii="Times New Roman" w:eastAsia="仿宋_GB2312" w:hAnsi="Times New Roman" w:cs="Times New Roman"/>
                <w:color w:val="auto"/>
                <w:sz w:val="18"/>
                <w:szCs w:val="18"/>
                <w:lang w:eastAsia="zh-CN"/>
              </w:rPr>
            </w:pPr>
            <w:ins w:id="11836" w:author="Xuning Wei12232" w:date="2026-07-27T23:25:00Z">
              <w:r w:rsidRPr="00397878">
                <w:rPr>
                  <w:rFonts w:ascii="Times New Roman" w:eastAsia="仿宋_GB2312" w:hAnsi="Times New Roman" w:cs="Times New Roman"/>
                  <w:color w:val="auto"/>
                  <w:kern w:val="0"/>
                  <w:sz w:val="18"/>
                  <w:szCs w:val="18"/>
                  <w:lang w:eastAsia="zh-CN"/>
                </w:rPr>
                <w:t>10/</w:t>
              </w:r>
              <w:r w:rsidRPr="00397878">
                <w:rPr>
                  <w:rFonts w:ascii="Times New Roman" w:eastAsia="仿宋_GB2312" w:hAnsi="Times New Roman" w:cs="Times New Roman"/>
                  <w:color w:val="auto"/>
                  <w:sz w:val="18"/>
                  <w:szCs w:val="18"/>
                  <w:lang w:eastAsia="zh-CN"/>
                </w:rPr>
                <w:t>29</w:t>
              </w:r>
              <w:r w:rsidRPr="00397878">
                <w:rPr>
                  <w:rFonts w:ascii="Times New Roman" w:eastAsia="仿宋_GB2312" w:hAnsi="Times New Roman" w:cs="Times New Roman"/>
                  <w:color w:val="auto"/>
                  <w:kern w:val="0"/>
                  <w:sz w:val="18"/>
                  <w:szCs w:val="18"/>
                  <w:lang w:eastAsia="zh-CN"/>
                </w:rPr>
                <w:t>/</w:t>
              </w:r>
              <w:r w:rsidRPr="00397878">
                <w:rPr>
                  <w:rFonts w:ascii="Times New Roman" w:eastAsia="仿宋_GB2312" w:hAnsi="Times New Roman" w:cs="Times New Roman"/>
                  <w:color w:val="auto"/>
                  <w:sz w:val="18"/>
                  <w:szCs w:val="18"/>
                  <w:lang w:eastAsia="zh-CN"/>
                </w:rPr>
                <w:t>202</w:t>
              </w:r>
            </w:ins>
            <w:ins w:id="11837" w:author="Xuning Wei12232" w:date="2026-07-27T23:26:00Z">
              <w:r w:rsidRPr="00397878">
                <w:rPr>
                  <w:rFonts w:ascii="Times New Roman" w:eastAsia="仿宋_GB2312" w:hAnsi="Times New Roman" w:cs="Times New Roman"/>
                  <w:color w:val="auto"/>
                  <w:sz w:val="18"/>
                  <w:szCs w:val="18"/>
                  <w:lang w:eastAsia="zh-CN"/>
                </w:rPr>
                <w:t>5</w:t>
              </w:r>
            </w:ins>
          </w:p>
        </w:tc>
        <w:tc>
          <w:tcPr>
            <w:tcW w:w="362" w:type="pct"/>
            <w:vAlign w:val="center"/>
          </w:tcPr>
          <w:p w14:paraId="15D925E4" w14:textId="1ACD0F95" w:rsidR="00677F51" w:rsidRPr="00397878" w:rsidRDefault="00677F51" w:rsidP="00397878">
            <w:pPr>
              <w:spacing w:line="240" w:lineRule="exact"/>
              <w:ind w:leftChars="-50" w:left="-105" w:rightChars="-50" w:right="-105"/>
              <w:contextualSpacing/>
              <w:jc w:val="center"/>
              <w:rPr>
                <w:ins w:id="11838" w:author="Xuning Wei12232" w:date="2026-07-27T23:25:00Z"/>
                <w:rFonts w:ascii="Times New Roman" w:eastAsia="仿宋_GB2312" w:hAnsi="Times New Roman" w:cs="Times New Roman"/>
                <w:color w:val="auto"/>
                <w:sz w:val="18"/>
                <w:szCs w:val="18"/>
              </w:rPr>
            </w:pPr>
            <w:ins w:id="11839" w:author="Xuning Wei12232" w:date="2026-07-27T23:25:00Z">
              <w:r w:rsidRPr="00397878">
                <w:rPr>
                  <w:rFonts w:ascii="Times New Roman" w:eastAsia="仿宋_GB2312" w:hAnsi="Times New Roman" w:cs="Times New Roman"/>
                  <w:color w:val="auto"/>
                  <w:kern w:val="0"/>
                  <w:sz w:val="18"/>
                  <w:szCs w:val="18"/>
                  <w:lang w:eastAsia="zh-CN"/>
                </w:rPr>
                <w:t>2025062708</w:t>
              </w:r>
            </w:ins>
          </w:p>
        </w:tc>
        <w:tc>
          <w:tcPr>
            <w:tcW w:w="438" w:type="pct"/>
            <w:noWrap/>
            <w:vAlign w:val="center"/>
          </w:tcPr>
          <w:p w14:paraId="468F529A" w14:textId="4EB55392" w:rsidR="00677F51" w:rsidRPr="00397878" w:rsidRDefault="00677F51" w:rsidP="00397878">
            <w:pPr>
              <w:spacing w:line="240" w:lineRule="exact"/>
              <w:contextualSpacing/>
              <w:jc w:val="center"/>
              <w:rPr>
                <w:ins w:id="11840" w:author="Xuning Wei12232" w:date="2026-07-27T23:25:00Z"/>
                <w:rFonts w:ascii="Times New Roman" w:eastAsia="仿宋_GB2312" w:hAnsi="Times New Roman" w:cs="Times New Roman"/>
                <w:color w:val="auto"/>
                <w:sz w:val="18"/>
                <w:szCs w:val="18"/>
                <w:lang w:eastAsia="zh-CN"/>
              </w:rPr>
            </w:pPr>
            <w:ins w:id="11841" w:author="Xuning Wei12232" w:date="2026-07-27T23:26:00Z">
              <w:r w:rsidRPr="00397878">
                <w:rPr>
                  <w:rFonts w:ascii="Times New Roman" w:eastAsia="仿宋_GB2312" w:hAnsi="Times New Roman" w:cs="Times New Roman"/>
                  <w:color w:val="0000FF"/>
                  <w:sz w:val="18"/>
                  <w:szCs w:val="18"/>
                  <w:lang w:eastAsia="zh-CN"/>
                </w:rPr>
                <w:t>2.0</w:t>
              </w:r>
            </w:ins>
            <w:ins w:id="11842" w:author="Xuning Wei12232" w:date="2026-07-27T23:27:00Z">
              <w:r w:rsidRPr="00397878">
                <w:rPr>
                  <w:rFonts w:ascii="Times New Roman" w:eastAsia="仿宋_GB2312" w:hAnsi="Times New Roman" w:cs="Times New Roman"/>
                  <w:color w:val="0000FF"/>
                  <w:sz w:val="18"/>
                  <w:szCs w:val="18"/>
                  <w:lang w:eastAsia="zh-CN"/>
                </w:rPr>
                <w:t>0</w:t>
              </w:r>
            </w:ins>
            <w:ins w:id="11843" w:author="Xuning Wei12232" w:date="2026-07-27T23:26:00Z">
              <w:r w:rsidRPr="00397878">
                <w:rPr>
                  <w:rFonts w:ascii="Times New Roman" w:eastAsia="仿宋_GB2312" w:hAnsi="Times New Roman" w:cs="Times New Roman"/>
                  <w:color w:val="0000FF"/>
                  <w:sz w:val="18"/>
                  <w:szCs w:val="18"/>
                  <w:lang w:eastAsia="zh-CN"/>
                </w:rPr>
                <w:t xml:space="preserve"> ≤m </w:t>
              </w:r>
              <w:r w:rsidRPr="00397878">
                <w:rPr>
                  <w:rFonts w:ascii="Times New Roman" w:eastAsia="仿宋_GB2312" w:hAnsi="Times New Roman" w:cs="Times New Roman"/>
                  <w:color w:val="0000FF"/>
                  <w:kern w:val="0"/>
                  <w:sz w:val="18"/>
                  <w:szCs w:val="18"/>
                  <w:lang w:val="sv-SE"/>
                </w:rPr>
                <w:t xml:space="preserve">&lt; </w:t>
              </w:r>
            </w:ins>
            <w:ins w:id="11844" w:author="Xuning Wei12232" w:date="2026-07-27T23:27:00Z">
              <w:r w:rsidRPr="00397878">
                <w:rPr>
                  <w:rFonts w:ascii="Times New Roman" w:eastAsia="仿宋_GB2312" w:hAnsi="Times New Roman" w:cs="Times New Roman"/>
                  <w:color w:val="0000FF"/>
                  <w:sz w:val="18"/>
                  <w:szCs w:val="18"/>
                  <w:lang w:eastAsia="zh-CN"/>
                </w:rPr>
                <w:t>3</w:t>
              </w:r>
            </w:ins>
            <w:ins w:id="11845" w:author="Xuning Wei12232" w:date="2026-07-27T23:26:00Z">
              <w:r w:rsidRPr="00397878">
                <w:rPr>
                  <w:rFonts w:ascii="Times New Roman" w:eastAsia="仿宋_GB2312" w:hAnsi="Times New Roman" w:cs="Times New Roman"/>
                  <w:color w:val="0000FF"/>
                  <w:sz w:val="18"/>
                  <w:szCs w:val="18"/>
                  <w:lang w:eastAsia="zh-CN"/>
                </w:rPr>
                <w:t>00</w:t>
              </w:r>
            </w:ins>
            <w:ins w:id="11846" w:author="Xuning Wei12232" w:date="2026-07-27T23:27:00Z">
              <w:r w:rsidRPr="00397878">
                <w:rPr>
                  <w:rFonts w:ascii="Times New Roman" w:eastAsia="仿宋_GB2312" w:hAnsi="Times New Roman" w:cs="Times New Roman"/>
                  <w:color w:val="0000FF"/>
                  <w:sz w:val="18"/>
                  <w:szCs w:val="18"/>
                  <w:lang w:eastAsia="zh-CN"/>
                </w:rPr>
                <w:t xml:space="preserve">.00 </w:t>
              </w:r>
            </w:ins>
            <w:ins w:id="11847" w:author="Xuning Wei12232" w:date="2026-07-27T23:26:00Z">
              <w:r w:rsidRPr="00397878">
                <w:rPr>
                  <w:rFonts w:ascii="Times New Roman" w:eastAsia="仿宋_GB2312" w:hAnsi="Times New Roman" w:cs="Times New Roman"/>
                  <w:color w:val="0000FF"/>
                  <w:sz w:val="18"/>
                  <w:szCs w:val="18"/>
                  <w:lang w:eastAsia="zh-CN"/>
                </w:rPr>
                <w:t>kg</w:t>
              </w:r>
            </w:ins>
          </w:p>
        </w:tc>
        <w:tc>
          <w:tcPr>
            <w:tcW w:w="339" w:type="pct"/>
            <w:vAlign w:val="center"/>
          </w:tcPr>
          <w:p w14:paraId="0360AF52" w14:textId="6551D4FB" w:rsidR="00677F51" w:rsidRPr="00397878" w:rsidRDefault="00677F51" w:rsidP="00397878">
            <w:pPr>
              <w:spacing w:line="240" w:lineRule="exact"/>
              <w:contextualSpacing/>
              <w:jc w:val="center"/>
              <w:rPr>
                <w:ins w:id="11848" w:author="Xuning Wei12232" w:date="2026-07-27T23:25:00Z"/>
                <w:rFonts w:ascii="Times New Roman" w:eastAsia="仿宋_GB2312" w:hAnsi="Times New Roman" w:cs="Times New Roman"/>
                <w:color w:val="auto"/>
                <w:kern w:val="0"/>
                <w:sz w:val="17"/>
                <w:szCs w:val="17"/>
                <w:lang w:eastAsia="zh-CN"/>
              </w:rPr>
            </w:pPr>
            <w:ins w:id="11849" w:author="Xuning Wei12232" w:date="2026-07-27T23:25:00Z">
              <w:r w:rsidRPr="00397878">
                <w:rPr>
                  <w:rFonts w:ascii="Times New Roman" w:eastAsia="仿宋_GB2312" w:hAnsi="Times New Roman" w:cs="Times New Roman"/>
                  <w:color w:val="0000FF"/>
                  <w:sz w:val="18"/>
                  <w:szCs w:val="18"/>
                  <w:lang w:eastAsia="zh-CN"/>
                </w:rPr>
                <w:t>±</w:t>
              </w:r>
            </w:ins>
            <w:ins w:id="11850" w:author="Xuning Wei12232" w:date="2026-07-27T23:29:00Z">
              <w:r w:rsidRPr="00397878">
                <w:rPr>
                  <w:rFonts w:ascii="Times New Roman" w:eastAsia="仿宋_GB2312" w:hAnsi="Times New Roman" w:cs="Times New Roman"/>
                  <w:color w:val="0000FF"/>
                  <w:sz w:val="18"/>
                  <w:szCs w:val="18"/>
                  <w:lang w:eastAsia="zh-CN"/>
                </w:rPr>
                <w:t xml:space="preserve"> </w:t>
              </w:r>
            </w:ins>
            <w:ins w:id="11851" w:author="Xuning Wei12232" w:date="2026-07-27T23:25:00Z">
              <w:r w:rsidRPr="00397878">
                <w:rPr>
                  <w:rFonts w:ascii="Times New Roman" w:eastAsia="仿宋_GB2312" w:hAnsi="Times New Roman" w:cs="Times New Roman"/>
                  <w:color w:val="0000FF"/>
                  <w:kern w:val="0"/>
                  <w:sz w:val="18"/>
                  <w:szCs w:val="18"/>
                  <w:lang w:val="sv-SE" w:eastAsia="zh-CN"/>
                </w:rPr>
                <w:t>3.0%</w:t>
              </w:r>
            </w:ins>
          </w:p>
        </w:tc>
        <w:tc>
          <w:tcPr>
            <w:tcW w:w="504" w:type="pct"/>
            <w:vAlign w:val="center"/>
          </w:tcPr>
          <w:p w14:paraId="2F329A4E" w14:textId="5074153D" w:rsidR="00677F51" w:rsidRPr="00397878" w:rsidRDefault="00677F51" w:rsidP="00397878">
            <w:pPr>
              <w:spacing w:line="240" w:lineRule="exact"/>
              <w:contextualSpacing/>
              <w:jc w:val="center"/>
              <w:rPr>
                <w:ins w:id="11852" w:author="Xuning Wei12232" w:date="2026-07-27T23:25:00Z"/>
                <w:rFonts w:ascii="Times New Roman" w:eastAsia="仿宋_GB2312" w:hAnsi="Times New Roman" w:cs="Times New Roman"/>
                <w:color w:val="auto"/>
                <w:sz w:val="18"/>
                <w:szCs w:val="18"/>
              </w:rPr>
            </w:pPr>
            <w:ins w:id="11853" w:author="Xuning Wei12232" w:date="2026-07-27T23:25:00Z">
              <w:r w:rsidRPr="00397878">
                <w:rPr>
                  <w:rFonts w:ascii="Times New Roman" w:eastAsia="仿宋_GB2312" w:hAnsi="Times New Roman" w:cs="Times New Roman"/>
                  <w:color w:val="0000FF"/>
                  <w:sz w:val="18"/>
                  <w:szCs w:val="18"/>
                  <w:lang w:eastAsia="zh-CN"/>
                </w:rPr>
                <w:t xml:space="preserve">DIC: </w:t>
              </w:r>
            </w:ins>
            <w:ins w:id="11854" w:author="Xuning Wei12232" w:date="2026-07-27T23:27:00Z">
              <w:r w:rsidRPr="00397878">
                <w:rPr>
                  <w:rFonts w:ascii="Times New Roman" w:eastAsia="仿宋_GB2312" w:hAnsi="Times New Roman" w:cs="Times New Roman"/>
                  <w:color w:val="0000FF"/>
                  <w:sz w:val="18"/>
                  <w:szCs w:val="18"/>
                  <w:lang w:eastAsia="zh-CN"/>
                </w:rPr>
                <w:t>6.98</w:t>
              </w:r>
            </w:ins>
            <w:ins w:id="11855" w:author="Xuning Wei12232" w:date="2026-07-27T23:25:00Z">
              <w:r w:rsidRPr="00397878">
                <w:rPr>
                  <w:rFonts w:ascii="Times New Roman" w:eastAsia="仿宋_GB2312" w:hAnsi="Times New Roman" w:cs="Times New Roman"/>
                  <w:color w:val="0000FF"/>
                  <w:sz w:val="18"/>
                  <w:szCs w:val="18"/>
                  <w:lang w:eastAsia="zh-CN"/>
                </w:rPr>
                <w:t xml:space="preserve"> ~ </w:t>
              </w:r>
            </w:ins>
            <w:ins w:id="11856" w:author="Xuning Wei12232" w:date="2026-07-27T23:28:00Z">
              <w:r w:rsidRPr="00397878">
                <w:rPr>
                  <w:rFonts w:ascii="Times New Roman" w:eastAsia="仿宋_GB2312" w:hAnsi="Times New Roman" w:cs="Times New Roman"/>
                  <w:color w:val="0000FF"/>
                  <w:sz w:val="18"/>
                  <w:szCs w:val="18"/>
                  <w:lang w:eastAsia="zh-CN"/>
                </w:rPr>
                <w:t>18.40</w:t>
              </w:r>
            </w:ins>
            <w:ins w:id="11857" w:author="Xuning Wei12232" w:date="2026-07-27T23:25:00Z">
              <w:r w:rsidRPr="00397878">
                <w:rPr>
                  <w:rFonts w:ascii="Times New Roman" w:eastAsia="仿宋_GB2312" w:hAnsi="Times New Roman" w:cs="Times New Roman"/>
                  <w:color w:val="0000FF"/>
                  <w:sz w:val="18"/>
                  <w:szCs w:val="18"/>
                  <w:lang w:eastAsia="zh-CN"/>
                </w:rPr>
                <w:t xml:space="preserve"> kg</w:t>
              </w:r>
            </w:ins>
          </w:p>
        </w:tc>
        <w:tc>
          <w:tcPr>
            <w:tcW w:w="328" w:type="pct"/>
            <w:noWrap/>
            <w:vAlign w:val="center"/>
          </w:tcPr>
          <w:p w14:paraId="4356810C" w14:textId="2CB3A4D8" w:rsidR="00677F51" w:rsidRPr="00397878" w:rsidRDefault="00677F51" w:rsidP="00397878">
            <w:pPr>
              <w:spacing w:line="240" w:lineRule="exact"/>
              <w:contextualSpacing/>
              <w:jc w:val="center"/>
              <w:rPr>
                <w:ins w:id="11858" w:author="Xuning Wei12232" w:date="2026-07-27T23:25:00Z"/>
                <w:rFonts w:ascii="Times New Roman" w:eastAsia="仿宋_GB2312" w:hAnsi="Times New Roman" w:cs="Times New Roman"/>
                <w:color w:val="auto"/>
                <w:sz w:val="18"/>
                <w:szCs w:val="18"/>
                <w:lang w:eastAsia="zh-CN"/>
              </w:rPr>
            </w:pPr>
            <w:ins w:id="11859" w:author="Xuning Wei12232" w:date="2026-07-27T23:28:00Z">
              <w:r w:rsidRPr="00397878">
                <w:rPr>
                  <w:rFonts w:ascii="Times New Roman" w:eastAsia="仿宋_GB2312" w:hAnsi="Times New Roman" w:cs="Times New Roman"/>
                  <w:color w:val="auto"/>
                  <w:sz w:val="18"/>
                  <w:szCs w:val="18"/>
                  <w:lang w:eastAsia="zh-CN"/>
                </w:rPr>
                <w:t>TBD</w:t>
              </w:r>
            </w:ins>
          </w:p>
        </w:tc>
        <w:tc>
          <w:tcPr>
            <w:tcW w:w="590" w:type="pct"/>
            <w:vAlign w:val="center"/>
          </w:tcPr>
          <w:p w14:paraId="68A1739C" w14:textId="78F17C9D" w:rsidR="00677F51" w:rsidRPr="00397878" w:rsidRDefault="00677F51" w:rsidP="00397878">
            <w:pPr>
              <w:spacing w:line="240" w:lineRule="exact"/>
              <w:contextualSpacing/>
              <w:jc w:val="center"/>
              <w:rPr>
                <w:ins w:id="11860" w:author="Xuning Wei12232" w:date="2026-07-27T23:25:00Z"/>
                <w:rFonts w:ascii="Times New Roman" w:eastAsia="仿宋_GB2312" w:hAnsi="Times New Roman" w:cs="Times New Roman"/>
                <w:color w:val="auto"/>
                <w:sz w:val="18"/>
                <w:szCs w:val="18"/>
                <w:lang w:eastAsia="zh-CN"/>
              </w:rPr>
            </w:pPr>
            <w:ins w:id="11861" w:author="Xuning Wei12232" w:date="2026-07-27T23:28:00Z">
              <w:r w:rsidRPr="00397878">
                <w:rPr>
                  <w:rFonts w:ascii="Times New Roman" w:eastAsia="仿宋_GB2312" w:hAnsi="Times New Roman" w:cs="Times New Roman"/>
                  <w:color w:val="auto"/>
                  <w:sz w:val="18"/>
                  <w:szCs w:val="18"/>
                  <w:lang w:eastAsia="zh-CN"/>
                </w:rPr>
                <w:t>TBD</w:t>
              </w:r>
            </w:ins>
          </w:p>
        </w:tc>
        <w:tc>
          <w:tcPr>
            <w:tcW w:w="414" w:type="pct"/>
            <w:vAlign w:val="center"/>
          </w:tcPr>
          <w:p w14:paraId="14DD281A" w14:textId="23C8114A" w:rsidR="00677F51" w:rsidRPr="00397878" w:rsidRDefault="00677F51" w:rsidP="00397878">
            <w:pPr>
              <w:spacing w:line="240" w:lineRule="exact"/>
              <w:contextualSpacing/>
              <w:jc w:val="center"/>
              <w:rPr>
                <w:ins w:id="11862" w:author="Xuning Wei12232" w:date="2026-07-27T23:25:00Z"/>
                <w:rFonts w:ascii="Times New Roman" w:eastAsia="仿宋_GB2312" w:hAnsi="Times New Roman" w:cs="Times New Roman"/>
                <w:color w:val="auto"/>
                <w:sz w:val="18"/>
                <w:szCs w:val="18"/>
                <w:lang w:eastAsia="zh-CN"/>
              </w:rPr>
            </w:pPr>
            <w:ins w:id="11863" w:author="Xuning Wei12232" w:date="2026-07-27T23:28:00Z">
              <w:r w:rsidRPr="00397878">
                <w:rPr>
                  <w:rFonts w:ascii="Times New Roman" w:eastAsia="仿宋_GB2312" w:hAnsi="Times New Roman" w:cs="Times New Roman"/>
                  <w:color w:val="auto"/>
                  <w:sz w:val="18"/>
                  <w:szCs w:val="18"/>
                  <w:lang w:eastAsia="zh-CN"/>
                </w:rPr>
                <w:t>TBD</w:t>
              </w:r>
            </w:ins>
          </w:p>
        </w:tc>
        <w:tc>
          <w:tcPr>
            <w:tcW w:w="550" w:type="pct"/>
            <w:vAlign w:val="center"/>
          </w:tcPr>
          <w:p w14:paraId="03582DAA" w14:textId="779C67BC" w:rsidR="00677F51" w:rsidRPr="00397878" w:rsidRDefault="00677F51" w:rsidP="00397878">
            <w:pPr>
              <w:spacing w:line="240" w:lineRule="exact"/>
              <w:contextualSpacing/>
              <w:jc w:val="center"/>
              <w:rPr>
                <w:ins w:id="11864" w:author="Xuning Wei12232" w:date="2026-07-27T23:25:00Z"/>
                <w:rFonts w:ascii="Times New Roman" w:eastAsia="仿宋_GB2312" w:hAnsi="Times New Roman" w:cs="Times New Roman"/>
                <w:color w:val="auto"/>
                <w:sz w:val="18"/>
                <w:szCs w:val="18"/>
                <w:lang w:eastAsia="zh-CN"/>
              </w:rPr>
            </w:pPr>
            <w:ins w:id="11865" w:author="Xuning Wei12232" w:date="2026-07-27T23:28:00Z">
              <w:r w:rsidRPr="00397878">
                <w:rPr>
                  <w:rFonts w:ascii="Times New Roman" w:eastAsia="仿宋_GB2312" w:hAnsi="Times New Roman" w:cs="Times New Roman"/>
                  <w:color w:val="auto"/>
                  <w:sz w:val="18"/>
                  <w:szCs w:val="18"/>
                  <w:lang w:eastAsia="zh-CN"/>
                </w:rPr>
                <w:t>TBD</w:t>
              </w:r>
            </w:ins>
          </w:p>
        </w:tc>
      </w:tr>
      <w:tr w:rsidR="00FD0C0F" w:rsidRPr="00397878" w14:paraId="5A083181" w14:textId="77777777" w:rsidTr="00397878">
        <w:trPr>
          <w:cantSplit/>
          <w:trHeight w:val="397"/>
          <w:jc w:val="center"/>
          <w:ins w:id="11866" w:author="Xuning Wei12232" w:date="2026-07-27T23:25:00Z"/>
        </w:trPr>
        <w:tc>
          <w:tcPr>
            <w:tcW w:w="449" w:type="pct"/>
            <w:vMerge/>
            <w:noWrap/>
            <w:vAlign w:val="center"/>
          </w:tcPr>
          <w:p w14:paraId="125600BB" w14:textId="77777777" w:rsidR="00FD0C0F" w:rsidRPr="00397878" w:rsidRDefault="00FD0C0F" w:rsidP="00397878">
            <w:pPr>
              <w:spacing w:line="240" w:lineRule="exact"/>
              <w:contextualSpacing/>
              <w:jc w:val="center"/>
              <w:rPr>
                <w:ins w:id="11867" w:author="Xuning Wei12232" w:date="2026-07-27T23:25:00Z"/>
                <w:rFonts w:ascii="Times New Roman" w:eastAsia="仿宋_GB2312" w:hAnsi="Times New Roman" w:cs="Times New Roman"/>
                <w:color w:val="auto"/>
                <w:kern w:val="0"/>
                <w:sz w:val="18"/>
                <w:szCs w:val="18"/>
              </w:rPr>
            </w:pPr>
          </w:p>
        </w:tc>
        <w:tc>
          <w:tcPr>
            <w:tcW w:w="589" w:type="pct"/>
            <w:gridSpan w:val="2"/>
            <w:noWrap/>
            <w:vAlign w:val="center"/>
          </w:tcPr>
          <w:p w14:paraId="66402133" w14:textId="6FD95FA7" w:rsidR="00FD0C0F" w:rsidRPr="00397878" w:rsidRDefault="00FD0C0F" w:rsidP="00397878">
            <w:pPr>
              <w:spacing w:line="240" w:lineRule="exact"/>
              <w:contextualSpacing/>
              <w:jc w:val="center"/>
              <w:rPr>
                <w:ins w:id="11868" w:author="Xuning Wei12232" w:date="2026-07-27T23:25:00Z"/>
                <w:rFonts w:ascii="Times New Roman" w:eastAsia="仿宋_GB2312" w:hAnsi="Times New Roman" w:cs="Times New Roman"/>
                <w:color w:val="auto"/>
                <w:kern w:val="0"/>
                <w:sz w:val="18"/>
                <w:szCs w:val="18"/>
                <w:lang w:eastAsia="zh-CN"/>
              </w:rPr>
            </w:pPr>
            <w:ins w:id="11869" w:author="Xuning Wei12232" w:date="2026-07-27T23:33:00Z">
              <w:r w:rsidRPr="00397878">
                <w:rPr>
                  <w:rFonts w:ascii="Times New Roman" w:eastAsia="仿宋_GB2312" w:hAnsi="Times New Roman" w:cs="Times New Roman"/>
                  <w:color w:val="0000FF"/>
                  <w:sz w:val="18"/>
                  <w:szCs w:val="18"/>
                </w:rPr>
                <w:t>**Charging quantity</w:t>
              </w:r>
            </w:ins>
          </w:p>
        </w:tc>
        <w:tc>
          <w:tcPr>
            <w:tcW w:w="437" w:type="pct"/>
            <w:vAlign w:val="center"/>
          </w:tcPr>
          <w:p w14:paraId="45467D6D" w14:textId="01377AE4" w:rsidR="00FD0C0F" w:rsidRPr="00397878" w:rsidRDefault="00FD0C0F" w:rsidP="00397878">
            <w:pPr>
              <w:spacing w:line="240" w:lineRule="exact"/>
              <w:ind w:leftChars="-50" w:left="-105" w:rightChars="-50" w:right="-105"/>
              <w:contextualSpacing/>
              <w:jc w:val="center"/>
              <w:rPr>
                <w:ins w:id="11870" w:author="Xuning Wei12232" w:date="2026-07-27T23:25:00Z"/>
                <w:rFonts w:ascii="Times New Roman" w:eastAsia="仿宋_GB2312" w:hAnsi="Times New Roman" w:cs="Times New Roman"/>
                <w:color w:val="auto"/>
                <w:sz w:val="18"/>
                <w:szCs w:val="18"/>
                <w:lang w:eastAsia="zh-CN"/>
              </w:rPr>
            </w:pPr>
            <w:ins w:id="11871" w:author="Xuning Wei12232" w:date="2026-07-27T23:33:00Z">
              <w:r w:rsidRPr="00397878">
                <w:rPr>
                  <w:rFonts w:ascii="Times New Roman" w:eastAsia="仿宋_GB2312" w:hAnsi="Times New Roman" w:cs="Times New Roman"/>
                  <w:color w:val="auto"/>
                  <w:kern w:val="0"/>
                  <w:sz w:val="18"/>
                  <w:szCs w:val="18"/>
                  <w:lang w:eastAsia="zh-CN"/>
                </w:rPr>
                <w:t>10/</w:t>
              </w:r>
              <w:r w:rsidRPr="00397878">
                <w:rPr>
                  <w:rFonts w:ascii="Times New Roman" w:eastAsia="仿宋_GB2312" w:hAnsi="Times New Roman" w:cs="Times New Roman"/>
                  <w:color w:val="auto"/>
                  <w:sz w:val="18"/>
                  <w:szCs w:val="18"/>
                  <w:lang w:eastAsia="zh-CN"/>
                </w:rPr>
                <w:t>29</w:t>
              </w:r>
              <w:r w:rsidRPr="00397878">
                <w:rPr>
                  <w:rFonts w:ascii="Times New Roman" w:eastAsia="仿宋_GB2312" w:hAnsi="Times New Roman" w:cs="Times New Roman"/>
                  <w:color w:val="auto"/>
                  <w:kern w:val="0"/>
                  <w:sz w:val="18"/>
                  <w:szCs w:val="18"/>
                  <w:lang w:eastAsia="zh-CN"/>
                </w:rPr>
                <w:t>/</w:t>
              </w:r>
              <w:r w:rsidRPr="00397878">
                <w:rPr>
                  <w:rFonts w:ascii="Times New Roman" w:eastAsia="仿宋_GB2312" w:hAnsi="Times New Roman" w:cs="Times New Roman"/>
                  <w:color w:val="auto"/>
                  <w:sz w:val="18"/>
                  <w:szCs w:val="18"/>
                  <w:lang w:eastAsia="zh-CN"/>
                </w:rPr>
                <w:t>2025</w:t>
              </w:r>
            </w:ins>
          </w:p>
        </w:tc>
        <w:tc>
          <w:tcPr>
            <w:tcW w:w="362" w:type="pct"/>
            <w:vAlign w:val="center"/>
          </w:tcPr>
          <w:p w14:paraId="3C46A34D" w14:textId="48721BA0" w:rsidR="00FD0C0F" w:rsidRPr="00397878" w:rsidRDefault="00FD0C0F" w:rsidP="00397878">
            <w:pPr>
              <w:spacing w:line="240" w:lineRule="exact"/>
              <w:ind w:leftChars="-50" w:left="-105" w:rightChars="-50" w:right="-105"/>
              <w:contextualSpacing/>
              <w:jc w:val="center"/>
              <w:rPr>
                <w:ins w:id="11872" w:author="Xuning Wei12232" w:date="2026-07-27T23:25:00Z"/>
                <w:rFonts w:ascii="Times New Roman" w:eastAsia="仿宋_GB2312" w:hAnsi="Times New Roman" w:cs="Times New Roman"/>
                <w:color w:val="auto"/>
                <w:sz w:val="18"/>
                <w:szCs w:val="18"/>
              </w:rPr>
            </w:pPr>
            <w:ins w:id="11873" w:author="Xuning Wei12232" w:date="2026-07-27T23:33:00Z">
              <w:r w:rsidRPr="00397878">
                <w:rPr>
                  <w:rFonts w:ascii="Times New Roman" w:eastAsia="仿宋_GB2312" w:hAnsi="Times New Roman" w:cs="Times New Roman"/>
                  <w:color w:val="auto"/>
                  <w:kern w:val="0"/>
                  <w:sz w:val="18"/>
                  <w:szCs w:val="18"/>
                  <w:lang w:eastAsia="zh-CN"/>
                </w:rPr>
                <w:t>2025062708</w:t>
              </w:r>
            </w:ins>
          </w:p>
        </w:tc>
        <w:tc>
          <w:tcPr>
            <w:tcW w:w="438" w:type="pct"/>
            <w:noWrap/>
            <w:vAlign w:val="center"/>
          </w:tcPr>
          <w:p w14:paraId="7CF39F9B" w14:textId="5C9A95B4" w:rsidR="00FD0C0F" w:rsidRPr="00397878" w:rsidRDefault="00FD0C0F" w:rsidP="00397878">
            <w:pPr>
              <w:spacing w:line="240" w:lineRule="exact"/>
              <w:contextualSpacing/>
              <w:jc w:val="center"/>
              <w:rPr>
                <w:ins w:id="11874" w:author="Xuning Wei12232" w:date="2026-07-27T23:25:00Z"/>
                <w:rFonts w:ascii="Times New Roman" w:eastAsia="仿宋_GB2312" w:hAnsi="Times New Roman" w:cs="Times New Roman"/>
                <w:color w:val="auto"/>
                <w:sz w:val="18"/>
                <w:szCs w:val="18"/>
                <w:lang w:eastAsia="zh-CN"/>
              </w:rPr>
            </w:pPr>
            <w:ins w:id="11875" w:author="Xuning Wei12232" w:date="2026-07-27T23:33:00Z">
              <w:r w:rsidRPr="00397878">
                <w:rPr>
                  <w:rFonts w:ascii="Times New Roman" w:eastAsia="仿宋_GB2312" w:hAnsi="Times New Roman" w:cs="Times New Roman"/>
                  <w:color w:val="0000FF"/>
                  <w:sz w:val="18"/>
                  <w:szCs w:val="18"/>
                  <w:lang w:eastAsia="zh-CN"/>
                </w:rPr>
                <w:t xml:space="preserve">2.00 ≤m </w:t>
              </w:r>
              <w:r w:rsidRPr="00397878">
                <w:rPr>
                  <w:rFonts w:ascii="Times New Roman" w:eastAsia="仿宋_GB2312" w:hAnsi="Times New Roman" w:cs="Times New Roman"/>
                  <w:color w:val="0000FF"/>
                  <w:kern w:val="0"/>
                  <w:sz w:val="18"/>
                  <w:szCs w:val="18"/>
                  <w:lang w:val="sv-SE"/>
                </w:rPr>
                <w:t xml:space="preserve">&lt; </w:t>
              </w:r>
              <w:r w:rsidRPr="00397878">
                <w:rPr>
                  <w:rFonts w:ascii="Times New Roman" w:eastAsia="仿宋_GB2312" w:hAnsi="Times New Roman" w:cs="Times New Roman"/>
                  <w:color w:val="0000FF"/>
                  <w:sz w:val="18"/>
                  <w:szCs w:val="18"/>
                  <w:lang w:eastAsia="zh-CN"/>
                </w:rPr>
                <w:t>300.00 kg</w:t>
              </w:r>
            </w:ins>
          </w:p>
        </w:tc>
        <w:tc>
          <w:tcPr>
            <w:tcW w:w="339" w:type="pct"/>
            <w:vAlign w:val="center"/>
          </w:tcPr>
          <w:p w14:paraId="293EE6F6" w14:textId="316DF1C2" w:rsidR="00FD0C0F" w:rsidRPr="00397878" w:rsidRDefault="00FD0C0F" w:rsidP="00397878">
            <w:pPr>
              <w:spacing w:line="240" w:lineRule="exact"/>
              <w:contextualSpacing/>
              <w:jc w:val="center"/>
              <w:rPr>
                <w:ins w:id="11876" w:author="Xuning Wei12232" w:date="2026-07-27T23:25:00Z"/>
                <w:rFonts w:ascii="Times New Roman" w:eastAsia="仿宋_GB2312" w:hAnsi="Times New Roman" w:cs="Times New Roman"/>
                <w:color w:val="auto"/>
                <w:kern w:val="0"/>
                <w:sz w:val="17"/>
                <w:szCs w:val="17"/>
                <w:lang w:eastAsia="zh-CN"/>
              </w:rPr>
            </w:pPr>
            <w:ins w:id="11877" w:author="Xuning Wei12232" w:date="2026-07-27T23:33:00Z">
              <w:r w:rsidRPr="00397878">
                <w:rPr>
                  <w:rFonts w:ascii="Times New Roman" w:eastAsia="仿宋_GB2312" w:hAnsi="Times New Roman" w:cs="Times New Roman"/>
                  <w:color w:val="0000FF"/>
                  <w:sz w:val="18"/>
                  <w:szCs w:val="18"/>
                  <w:lang w:eastAsia="zh-CN"/>
                </w:rPr>
                <w:t xml:space="preserve">± </w:t>
              </w:r>
              <w:r w:rsidRPr="00397878">
                <w:rPr>
                  <w:rFonts w:ascii="Times New Roman" w:eastAsia="仿宋_GB2312" w:hAnsi="Times New Roman" w:cs="Times New Roman"/>
                  <w:color w:val="0000FF"/>
                  <w:kern w:val="0"/>
                  <w:sz w:val="18"/>
                  <w:szCs w:val="18"/>
                  <w:lang w:val="sv-SE" w:eastAsia="zh-CN"/>
                </w:rPr>
                <w:t>3.0%</w:t>
              </w:r>
            </w:ins>
          </w:p>
        </w:tc>
        <w:tc>
          <w:tcPr>
            <w:tcW w:w="504" w:type="pct"/>
            <w:vAlign w:val="center"/>
          </w:tcPr>
          <w:p w14:paraId="6D2F2356" w14:textId="02ED5A61" w:rsidR="00FD0C0F" w:rsidRPr="00397878" w:rsidRDefault="00FD0C0F" w:rsidP="00397878">
            <w:pPr>
              <w:spacing w:line="240" w:lineRule="exact"/>
              <w:contextualSpacing/>
              <w:jc w:val="center"/>
              <w:rPr>
                <w:ins w:id="11878" w:author="Xuning Wei12232" w:date="2026-07-27T23:25:00Z"/>
                <w:rFonts w:ascii="Times New Roman" w:eastAsia="仿宋_GB2312" w:hAnsi="Times New Roman" w:cs="Times New Roman"/>
                <w:color w:val="auto"/>
                <w:sz w:val="18"/>
                <w:szCs w:val="18"/>
              </w:rPr>
            </w:pPr>
            <w:ins w:id="11879" w:author="Xuning Wei12232" w:date="2026-07-27T23:35:00Z">
              <w:r w:rsidRPr="00397878">
                <w:rPr>
                  <w:rFonts w:ascii="Times New Roman" w:eastAsia="仿宋_GB2312" w:hAnsi="Times New Roman" w:cs="Times New Roman"/>
                  <w:color w:val="0000FF"/>
                  <w:sz w:val="18"/>
                  <w:szCs w:val="18"/>
                  <w:lang w:eastAsia="zh-CN"/>
                </w:rPr>
                <w:t>T</w:t>
              </w:r>
            </w:ins>
            <w:ins w:id="11880" w:author="Xuning Wei12232" w:date="2026-07-27T23:33:00Z">
              <w:r w:rsidRPr="00397878">
                <w:rPr>
                  <w:rFonts w:ascii="Times New Roman" w:eastAsia="仿宋_GB2312" w:hAnsi="Times New Roman" w:cs="Times New Roman"/>
                  <w:color w:val="0000FF"/>
                  <w:sz w:val="18"/>
                  <w:szCs w:val="18"/>
                  <w:lang w:eastAsia="zh-CN"/>
                </w:rPr>
                <w:t>oluene: 345.01 ~ 366.35 kg</w:t>
              </w:r>
            </w:ins>
          </w:p>
        </w:tc>
        <w:tc>
          <w:tcPr>
            <w:tcW w:w="328" w:type="pct"/>
            <w:noWrap/>
            <w:vAlign w:val="center"/>
          </w:tcPr>
          <w:p w14:paraId="446B8E62" w14:textId="6C40F020" w:rsidR="00FD0C0F" w:rsidRPr="00397878" w:rsidRDefault="00FD0C0F" w:rsidP="00397878">
            <w:pPr>
              <w:spacing w:line="240" w:lineRule="exact"/>
              <w:contextualSpacing/>
              <w:jc w:val="center"/>
              <w:rPr>
                <w:ins w:id="11881" w:author="Xuning Wei12232" w:date="2026-07-27T23:25:00Z"/>
                <w:rFonts w:ascii="Times New Roman" w:eastAsia="仿宋_GB2312" w:hAnsi="Times New Roman" w:cs="Times New Roman"/>
                <w:color w:val="auto"/>
                <w:sz w:val="18"/>
                <w:szCs w:val="18"/>
                <w:lang w:eastAsia="zh-CN"/>
              </w:rPr>
            </w:pPr>
            <w:ins w:id="11882" w:author="Xuning Wei12232" w:date="2026-07-27T23:33:00Z">
              <w:r w:rsidRPr="00397878">
                <w:rPr>
                  <w:rFonts w:ascii="Times New Roman" w:eastAsia="仿宋_GB2312" w:hAnsi="Times New Roman" w:cs="Times New Roman"/>
                  <w:color w:val="auto"/>
                  <w:sz w:val="18"/>
                  <w:szCs w:val="18"/>
                  <w:lang w:eastAsia="zh-CN"/>
                </w:rPr>
                <w:t>TBD</w:t>
              </w:r>
            </w:ins>
          </w:p>
        </w:tc>
        <w:tc>
          <w:tcPr>
            <w:tcW w:w="590" w:type="pct"/>
            <w:vAlign w:val="center"/>
          </w:tcPr>
          <w:p w14:paraId="6D420E0E" w14:textId="1248F10A" w:rsidR="00FD0C0F" w:rsidRPr="00397878" w:rsidRDefault="00FD0C0F" w:rsidP="00397878">
            <w:pPr>
              <w:spacing w:line="240" w:lineRule="exact"/>
              <w:contextualSpacing/>
              <w:jc w:val="center"/>
              <w:rPr>
                <w:ins w:id="11883" w:author="Xuning Wei12232" w:date="2026-07-27T23:25:00Z"/>
                <w:rFonts w:ascii="Times New Roman" w:eastAsia="仿宋_GB2312" w:hAnsi="Times New Roman" w:cs="Times New Roman"/>
                <w:color w:val="auto"/>
                <w:sz w:val="18"/>
                <w:szCs w:val="18"/>
                <w:lang w:eastAsia="zh-CN"/>
              </w:rPr>
            </w:pPr>
            <w:ins w:id="11884" w:author="Xuning Wei12232" w:date="2026-07-27T23:33:00Z">
              <w:r w:rsidRPr="00397878">
                <w:rPr>
                  <w:rFonts w:ascii="Times New Roman" w:eastAsia="仿宋_GB2312" w:hAnsi="Times New Roman" w:cs="Times New Roman"/>
                  <w:color w:val="auto"/>
                  <w:sz w:val="18"/>
                  <w:szCs w:val="18"/>
                  <w:lang w:eastAsia="zh-CN"/>
                </w:rPr>
                <w:t>TBD</w:t>
              </w:r>
            </w:ins>
          </w:p>
        </w:tc>
        <w:tc>
          <w:tcPr>
            <w:tcW w:w="414" w:type="pct"/>
            <w:vAlign w:val="center"/>
          </w:tcPr>
          <w:p w14:paraId="1A2221BB" w14:textId="1353D863" w:rsidR="00FD0C0F" w:rsidRPr="00397878" w:rsidRDefault="00FD0C0F" w:rsidP="00397878">
            <w:pPr>
              <w:spacing w:line="240" w:lineRule="exact"/>
              <w:contextualSpacing/>
              <w:jc w:val="center"/>
              <w:rPr>
                <w:ins w:id="11885" w:author="Xuning Wei12232" w:date="2026-07-27T23:25:00Z"/>
                <w:rFonts w:ascii="Times New Roman" w:eastAsia="仿宋_GB2312" w:hAnsi="Times New Roman" w:cs="Times New Roman"/>
                <w:color w:val="auto"/>
                <w:sz w:val="18"/>
                <w:szCs w:val="18"/>
                <w:lang w:eastAsia="zh-CN"/>
              </w:rPr>
            </w:pPr>
            <w:ins w:id="11886" w:author="Xuning Wei12232" w:date="2026-07-27T23:33:00Z">
              <w:r w:rsidRPr="00397878">
                <w:rPr>
                  <w:rFonts w:ascii="Times New Roman" w:eastAsia="仿宋_GB2312" w:hAnsi="Times New Roman" w:cs="Times New Roman"/>
                  <w:color w:val="auto"/>
                  <w:sz w:val="18"/>
                  <w:szCs w:val="18"/>
                  <w:lang w:eastAsia="zh-CN"/>
                </w:rPr>
                <w:t>TBD</w:t>
              </w:r>
            </w:ins>
          </w:p>
        </w:tc>
        <w:tc>
          <w:tcPr>
            <w:tcW w:w="550" w:type="pct"/>
            <w:vAlign w:val="center"/>
          </w:tcPr>
          <w:p w14:paraId="2A74B31D" w14:textId="12A119F2" w:rsidR="00FD0C0F" w:rsidRPr="00397878" w:rsidRDefault="00FD0C0F" w:rsidP="00397878">
            <w:pPr>
              <w:spacing w:line="240" w:lineRule="exact"/>
              <w:contextualSpacing/>
              <w:jc w:val="center"/>
              <w:rPr>
                <w:ins w:id="11887" w:author="Xuning Wei12232" w:date="2026-07-27T23:25:00Z"/>
                <w:rFonts w:ascii="Times New Roman" w:eastAsia="仿宋_GB2312" w:hAnsi="Times New Roman" w:cs="Times New Roman"/>
                <w:color w:val="auto"/>
                <w:sz w:val="18"/>
                <w:szCs w:val="18"/>
                <w:lang w:eastAsia="zh-CN"/>
              </w:rPr>
            </w:pPr>
            <w:ins w:id="11888" w:author="Xuning Wei12232" w:date="2026-07-27T23:33:00Z">
              <w:r w:rsidRPr="00397878">
                <w:rPr>
                  <w:rFonts w:ascii="Times New Roman" w:eastAsia="仿宋_GB2312" w:hAnsi="Times New Roman" w:cs="Times New Roman"/>
                  <w:color w:val="auto"/>
                  <w:sz w:val="18"/>
                  <w:szCs w:val="18"/>
                  <w:lang w:eastAsia="zh-CN"/>
                </w:rPr>
                <w:t>TBD</w:t>
              </w:r>
            </w:ins>
          </w:p>
        </w:tc>
      </w:tr>
      <w:tr w:rsidR="00FD0C0F" w:rsidRPr="00397878" w14:paraId="061F37D1" w14:textId="77777777" w:rsidTr="00397878">
        <w:trPr>
          <w:cantSplit/>
          <w:trHeight w:val="397"/>
          <w:jc w:val="center"/>
          <w:ins w:id="11889" w:author="Xuning Wei12232" w:date="2026-07-27T23:39:00Z"/>
        </w:trPr>
        <w:tc>
          <w:tcPr>
            <w:tcW w:w="449" w:type="pct"/>
            <w:vMerge/>
            <w:noWrap/>
            <w:vAlign w:val="center"/>
          </w:tcPr>
          <w:p w14:paraId="5332FBEE" w14:textId="77777777" w:rsidR="00FD0C0F" w:rsidRPr="00397878" w:rsidRDefault="00FD0C0F" w:rsidP="00397878">
            <w:pPr>
              <w:spacing w:line="240" w:lineRule="exact"/>
              <w:contextualSpacing/>
              <w:jc w:val="center"/>
              <w:rPr>
                <w:ins w:id="11890" w:author="Xuning Wei12232" w:date="2026-07-27T23:39:00Z"/>
                <w:rFonts w:ascii="Times New Roman" w:eastAsia="仿宋_GB2312" w:hAnsi="Times New Roman" w:cs="Times New Roman"/>
                <w:color w:val="auto"/>
                <w:kern w:val="0"/>
                <w:sz w:val="18"/>
                <w:szCs w:val="18"/>
              </w:rPr>
            </w:pPr>
          </w:p>
        </w:tc>
        <w:tc>
          <w:tcPr>
            <w:tcW w:w="589" w:type="pct"/>
            <w:gridSpan w:val="2"/>
            <w:noWrap/>
            <w:vAlign w:val="center"/>
          </w:tcPr>
          <w:p w14:paraId="65F7B9F7" w14:textId="14D17366" w:rsidR="00FD0C0F" w:rsidRPr="00397878" w:rsidRDefault="00FD0C0F" w:rsidP="00397878">
            <w:pPr>
              <w:spacing w:line="240" w:lineRule="exact"/>
              <w:contextualSpacing/>
              <w:jc w:val="center"/>
              <w:rPr>
                <w:ins w:id="11891" w:author="Xuning Wei12232" w:date="2026-07-27T23:39:00Z"/>
                <w:rFonts w:ascii="Times New Roman" w:eastAsia="仿宋_GB2312" w:hAnsi="Times New Roman" w:cs="Times New Roman"/>
                <w:color w:val="0000FF"/>
                <w:sz w:val="18"/>
                <w:szCs w:val="18"/>
              </w:rPr>
            </w:pPr>
            <w:ins w:id="11892" w:author="Xuning Wei12232" w:date="2026-07-27T23:39:00Z">
              <w:r w:rsidRPr="00397878">
                <w:rPr>
                  <w:rFonts w:ascii="Times New Roman" w:eastAsia="仿宋_GB2312" w:hAnsi="Times New Roman" w:cs="Times New Roman"/>
                  <w:color w:val="0000FF"/>
                  <w:sz w:val="18"/>
                  <w:szCs w:val="18"/>
                </w:rPr>
                <w:t>**Charging quantity</w:t>
              </w:r>
            </w:ins>
          </w:p>
        </w:tc>
        <w:tc>
          <w:tcPr>
            <w:tcW w:w="437" w:type="pct"/>
            <w:vAlign w:val="center"/>
          </w:tcPr>
          <w:p w14:paraId="6BA63722" w14:textId="4244D417" w:rsidR="00FD0C0F" w:rsidRPr="00397878" w:rsidRDefault="00FD0C0F" w:rsidP="00397878">
            <w:pPr>
              <w:spacing w:line="240" w:lineRule="exact"/>
              <w:ind w:leftChars="-50" w:left="-105" w:rightChars="-50" w:right="-105"/>
              <w:contextualSpacing/>
              <w:jc w:val="center"/>
              <w:rPr>
                <w:ins w:id="11893" w:author="Xuning Wei12232" w:date="2026-07-27T23:39:00Z"/>
                <w:rFonts w:ascii="Times New Roman" w:eastAsia="仿宋_GB2312" w:hAnsi="Times New Roman" w:cs="Times New Roman"/>
                <w:color w:val="auto"/>
                <w:kern w:val="0"/>
                <w:sz w:val="18"/>
                <w:szCs w:val="18"/>
                <w:lang w:eastAsia="zh-CN"/>
              </w:rPr>
            </w:pPr>
            <w:ins w:id="11894" w:author="Xuning Wei12232" w:date="2026-07-27T23:39:00Z">
              <w:r w:rsidRPr="00397878">
                <w:rPr>
                  <w:rFonts w:ascii="Times New Roman" w:eastAsia="仿宋_GB2312" w:hAnsi="Times New Roman" w:cs="Times New Roman"/>
                  <w:color w:val="auto"/>
                  <w:kern w:val="0"/>
                  <w:sz w:val="18"/>
                  <w:szCs w:val="18"/>
                  <w:lang w:eastAsia="zh-CN"/>
                </w:rPr>
                <w:t>10/</w:t>
              </w:r>
              <w:r w:rsidRPr="00397878">
                <w:rPr>
                  <w:rFonts w:ascii="Times New Roman" w:eastAsia="仿宋_GB2312" w:hAnsi="Times New Roman" w:cs="Times New Roman"/>
                  <w:color w:val="auto"/>
                  <w:sz w:val="18"/>
                  <w:szCs w:val="18"/>
                  <w:lang w:eastAsia="zh-CN"/>
                </w:rPr>
                <w:t>29</w:t>
              </w:r>
              <w:r w:rsidRPr="00397878">
                <w:rPr>
                  <w:rFonts w:ascii="Times New Roman" w:eastAsia="仿宋_GB2312" w:hAnsi="Times New Roman" w:cs="Times New Roman"/>
                  <w:color w:val="auto"/>
                  <w:kern w:val="0"/>
                  <w:sz w:val="18"/>
                  <w:szCs w:val="18"/>
                  <w:lang w:eastAsia="zh-CN"/>
                </w:rPr>
                <w:t>/</w:t>
              </w:r>
              <w:r w:rsidRPr="00397878">
                <w:rPr>
                  <w:rFonts w:ascii="Times New Roman" w:eastAsia="仿宋_GB2312" w:hAnsi="Times New Roman" w:cs="Times New Roman"/>
                  <w:color w:val="auto"/>
                  <w:sz w:val="18"/>
                  <w:szCs w:val="18"/>
                  <w:lang w:eastAsia="zh-CN"/>
                </w:rPr>
                <w:t>2025</w:t>
              </w:r>
            </w:ins>
          </w:p>
        </w:tc>
        <w:tc>
          <w:tcPr>
            <w:tcW w:w="362" w:type="pct"/>
            <w:vAlign w:val="center"/>
          </w:tcPr>
          <w:p w14:paraId="629DFD99" w14:textId="65894D7F" w:rsidR="00FD0C0F" w:rsidRPr="00397878" w:rsidRDefault="00FD0C0F" w:rsidP="00397878">
            <w:pPr>
              <w:spacing w:line="240" w:lineRule="exact"/>
              <w:ind w:leftChars="-50" w:left="-105" w:rightChars="-50" w:right="-105"/>
              <w:contextualSpacing/>
              <w:jc w:val="center"/>
              <w:rPr>
                <w:ins w:id="11895" w:author="Xuning Wei12232" w:date="2026-07-27T23:39:00Z"/>
                <w:rFonts w:ascii="Times New Roman" w:eastAsia="仿宋_GB2312" w:hAnsi="Times New Roman" w:cs="Times New Roman"/>
                <w:color w:val="auto"/>
                <w:kern w:val="0"/>
                <w:sz w:val="18"/>
                <w:szCs w:val="18"/>
                <w:lang w:eastAsia="zh-CN"/>
              </w:rPr>
            </w:pPr>
            <w:ins w:id="11896" w:author="Xuning Wei12232" w:date="2026-07-27T23:39:00Z">
              <w:r w:rsidRPr="00397878">
                <w:rPr>
                  <w:rFonts w:ascii="Times New Roman" w:eastAsia="仿宋_GB2312" w:hAnsi="Times New Roman" w:cs="Times New Roman"/>
                  <w:color w:val="auto"/>
                  <w:kern w:val="0"/>
                  <w:sz w:val="18"/>
                  <w:szCs w:val="18"/>
                  <w:lang w:eastAsia="zh-CN"/>
                </w:rPr>
                <w:t>2025062708</w:t>
              </w:r>
            </w:ins>
          </w:p>
        </w:tc>
        <w:tc>
          <w:tcPr>
            <w:tcW w:w="438" w:type="pct"/>
            <w:noWrap/>
            <w:vAlign w:val="center"/>
          </w:tcPr>
          <w:p w14:paraId="6216C64C" w14:textId="5F6EE47D" w:rsidR="00FD0C0F" w:rsidRPr="00397878" w:rsidRDefault="00FD0C0F" w:rsidP="00397878">
            <w:pPr>
              <w:spacing w:line="240" w:lineRule="exact"/>
              <w:contextualSpacing/>
              <w:jc w:val="center"/>
              <w:rPr>
                <w:ins w:id="11897" w:author="Xuning Wei12232" w:date="2026-07-27T23:39:00Z"/>
                <w:rFonts w:ascii="Times New Roman" w:eastAsia="仿宋_GB2312" w:hAnsi="Times New Roman" w:cs="Times New Roman"/>
                <w:color w:val="0000FF"/>
                <w:sz w:val="18"/>
                <w:szCs w:val="18"/>
                <w:lang w:eastAsia="zh-CN"/>
              </w:rPr>
            </w:pPr>
            <w:ins w:id="11898" w:author="Xuning Wei12232" w:date="2026-07-27T23:39:00Z">
              <w:r w:rsidRPr="00397878">
                <w:rPr>
                  <w:rFonts w:ascii="Times New Roman" w:eastAsia="仿宋_GB2312" w:hAnsi="Times New Roman" w:cs="Times New Roman"/>
                  <w:color w:val="0000FF"/>
                  <w:sz w:val="18"/>
                  <w:szCs w:val="18"/>
                  <w:lang w:eastAsia="zh-CN"/>
                </w:rPr>
                <w:t xml:space="preserve">2.00 ≤m </w:t>
              </w:r>
              <w:r w:rsidRPr="00397878">
                <w:rPr>
                  <w:rFonts w:ascii="Times New Roman" w:eastAsia="仿宋_GB2312" w:hAnsi="Times New Roman" w:cs="Times New Roman"/>
                  <w:color w:val="0000FF"/>
                  <w:kern w:val="0"/>
                  <w:sz w:val="18"/>
                  <w:szCs w:val="18"/>
                  <w:lang w:val="sv-SE"/>
                </w:rPr>
                <w:t xml:space="preserve">&lt; </w:t>
              </w:r>
              <w:r w:rsidRPr="00397878">
                <w:rPr>
                  <w:rFonts w:ascii="Times New Roman" w:eastAsia="仿宋_GB2312" w:hAnsi="Times New Roman" w:cs="Times New Roman"/>
                  <w:color w:val="0000FF"/>
                  <w:sz w:val="18"/>
                  <w:szCs w:val="18"/>
                  <w:lang w:eastAsia="zh-CN"/>
                </w:rPr>
                <w:t>300.00 kg</w:t>
              </w:r>
            </w:ins>
          </w:p>
        </w:tc>
        <w:tc>
          <w:tcPr>
            <w:tcW w:w="339" w:type="pct"/>
            <w:vAlign w:val="center"/>
          </w:tcPr>
          <w:p w14:paraId="1EC24B25" w14:textId="3C408A11" w:rsidR="00FD0C0F" w:rsidRPr="00397878" w:rsidRDefault="00FD0C0F" w:rsidP="00397878">
            <w:pPr>
              <w:spacing w:line="240" w:lineRule="exact"/>
              <w:contextualSpacing/>
              <w:jc w:val="center"/>
              <w:rPr>
                <w:ins w:id="11899" w:author="Xuning Wei12232" w:date="2026-07-27T23:39:00Z"/>
                <w:rFonts w:ascii="Times New Roman" w:eastAsia="仿宋_GB2312" w:hAnsi="Times New Roman" w:cs="Times New Roman"/>
                <w:color w:val="0000FF"/>
                <w:sz w:val="18"/>
                <w:szCs w:val="18"/>
                <w:lang w:eastAsia="zh-CN"/>
              </w:rPr>
            </w:pPr>
            <w:ins w:id="11900" w:author="Xuning Wei12232" w:date="2026-07-27T23:39:00Z">
              <w:r w:rsidRPr="00397878">
                <w:rPr>
                  <w:rFonts w:ascii="Times New Roman" w:eastAsia="仿宋_GB2312" w:hAnsi="Times New Roman" w:cs="Times New Roman"/>
                  <w:color w:val="0000FF"/>
                  <w:sz w:val="18"/>
                  <w:szCs w:val="18"/>
                  <w:lang w:eastAsia="zh-CN"/>
                </w:rPr>
                <w:t xml:space="preserve">± </w:t>
              </w:r>
              <w:r w:rsidRPr="00397878">
                <w:rPr>
                  <w:rFonts w:ascii="Times New Roman" w:eastAsia="仿宋_GB2312" w:hAnsi="Times New Roman" w:cs="Times New Roman"/>
                  <w:color w:val="0000FF"/>
                  <w:kern w:val="0"/>
                  <w:sz w:val="18"/>
                  <w:szCs w:val="18"/>
                  <w:lang w:val="sv-SE" w:eastAsia="zh-CN"/>
                </w:rPr>
                <w:t>3.0%</w:t>
              </w:r>
            </w:ins>
          </w:p>
        </w:tc>
        <w:tc>
          <w:tcPr>
            <w:tcW w:w="504" w:type="pct"/>
            <w:vAlign w:val="center"/>
          </w:tcPr>
          <w:p w14:paraId="1EC995BF" w14:textId="258502E0" w:rsidR="00FD0C0F" w:rsidRPr="00397878" w:rsidRDefault="00FD0C0F" w:rsidP="00397878">
            <w:pPr>
              <w:spacing w:line="240" w:lineRule="exact"/>
              <w:contextualSpacing/>
              <w:jc w:val="center"/>
              <w:rPr>
                <w:ins w:id="11901" w:author="Xuning Wei12232" w:date="2026-07-27T23:39:00Z"/>
                <w:rFonts w:ascii="Times New Roman" w:eastAsia="仿宋_GB2312" w:hAnsi="Times New Roman" w:cs="Times New Roman"/>
                <w:color w:val="0000FF"/>
                <w:sz w:val="18"/>
                <w:szCs w:val="18"/>
                <w:lang w:eastAsia="zh-CN"/>
              </w:rPr>
            </w:pPr>
            <w:ins w:id="11902" w:author="Xuning Wei12232" w:date="2026-07-27T23:39:00Z">
              <w:r w:rsidRPr="00397878">
                <w:rPr>
                  <w:rFonts w:ascii="Times New Roman" w:eastAsia="仿宋_GB2312" w:hAnsi="Times New Roman" w:cs="Times New Roman"/>
                  <w:color w:val="0000FF"/>
                  <w:sz w:val="18"/>
                  <w:szCs w:val="18"/>
                  <w:lang w:eastAsia="zh-CN"/>
                </w:rPr>
                <w:t xml:space="preserve">DIPEA: </w:t>
              </w:r>
            </w:ins>
            <w:ins w:id="11903" w:author="Xuning Wei12232" w:date="2026-07-27T23:40:00Z">
              <w:r w:rsidRPr="00397878">
                <w:rPr>
                  <w:rFonts w:ascii="Times New Roman" w:eastAsia="仿宋_GB2312" w:hAnsi="Times New Roman" w:cs="Times New Roman"/>
                  <w:color w:val="0000FF"/>
                  <w:sz w:val="18"/>
                  <w:szCs w:val="18"/>
                  <w:lang w:eastAsia="zh-CN"/>
                </w:rPr>
                <w:t>19.50</w:t>
              </w:r>
            </w:ins>
            <w:ins w:id="11904" w:author="Xuning Wei12232" w:date="2026-07-27T23:39:00Z">
              <w:r w:rsidRPr="00397878">
                <w:rPr>
                  <w:rFonts w:ascii="Times New Roman" w:eastAsia="仿宋_GB2312" w:hAnsi="Times New Roman" w:cs="Times New Roman"/>
                  <w:color w:val="0000FF"/>
                  <w:sz w:val="18"/>
                  <w:szCs w:val="18"/>
                  <w:lang w:eastAsia="zh-CN"/>
                </w:rPr>
                <w:t xml:space="preserve">~ </w:t>
              </w:r>
            </w:ins>
            <w:ins w:id="11905" w:author="Xuning Wei12232" w:date="2026-07-27T23:40:00Z">
              <w:r w:rsidRPr="00397878">
                <w:rPr>
                  <w:rFonts w:ascii="Times New Roman" w:eastAsia="仿宋_GB2312" w:hAnsi="Times New Roman" w:cs="Times New Roman"/>
                  <w:color w:val="0000FF"/>
                  <w:sz w:val="18"/>
                  <w:szCs w:val="18"/>
                  <w:lang w:eastAsia="zh-CN"/>
                </w:rPr>
                <w:t xml:space="preserve">41.41 </w:t>
              </w:r>
            </w:ins>
            <w:ins w:id="11906" w:author="Xuning Wei12232" w:date="2026-07-27T23:39:00Z">
              <w:r w:rsidRPr="00397878">
                <w:rPr>
                  <w:rFonts w:ascii="Times New Roman" w:eastAsia="仿宋_GB2312" w:hAnsi="Times New Roman" w:cs="Times New Roman"/>
                  <w:color w:val="0000FF"/>
                  <w:sz w:val="18"/>
                  <w:szCs w:val="18"/>
                  <w:lang w:eastAsia="zh-CN"/>
                </w:rPr>
                <w:t>kg</w:t>
              </w:r>
            </w:ins>
          </w:p>
        </w:tc>
        <w:tc>
          <w:tcPr>
            <w:tcW w:w="328" w:type="pct"/>
            <w:noWrap/>
            <w:vAlign w:val="center"/>
          </w:tcPr>
          <w:p w14:paraId="368288EB" w14:textId="25549C3C" w:rsidR="00FD0C0F" w:rsidRPr="00397878" w:rsidRDefault="00FD0C0F" w:rsidP="00397878">
            <w:pPr>
              <w:spacing w:line="240" w:lineRule="exact"/>
              <w:contextualSpacing/>
              <w:jc w:val="center"/>
              <w:rPr>
                <w:ins w:id="11907" w:author="Xuning Wei12232" w:date="2026-07-27T23:39:00Z"/>
                <w:rFonts w:ascii="Times New Roman" w:eastAsia="仿宋_GB2312" w:hAnsi="Times New Roman" w:cs="Times New Roman"/>
                <w:color w:val="auto"/>
                <w:sz w:val="18"/>
                <w:szCs w:val="18"/>
                <w:lang w:eastAsia="zh-CN"/>
              </w:rPr>
            </w:pPr>
            <w:ins w:id="11908" w:author="Xuning Wei12232" w:date="2026-07-27T23:39:00Z">
              <w:r w:rsidRPr="00397878">
                <w:rPr>
                  <w:rFonts w:ascii="Times New Roman" w:eastAsia="仿宋_GB2312" w:hAnsi="Times New Roman" w:cs="Times New Roman"/>
                  <w:color w:val="auto"/>
                  <w:sz w:val="18"/>
                  <w:szCs w:val="18"/>
                  <w:lang w:eastAsia="zh-CN"/>
                </w:rPr>
                <w:t>TBD</w:t>
              </w:r>
            </w:ins>
          </w:p>
        </w:tc>
        <w:tc>
          <w:tcPr>
            <w:tcW w:w="590" w:type="pct"/>
            <w:vAlign w:val="center"/>
          </w:tcPr>
          <w:p w14:paraId="48CB729E" w14:textId="39FA82AA" w:rsidR="00FD0C0F" w:rsidRPr="00397878" w:rsidRDefault="00FD0C0F" w:rsidP="00397878">
            <w:pPr>
              <w:spacing w:line="240" w:lineRule="exact"/>
              <w:contextualSpacing/>
              <w:jc w:val="center"/>
              <w:rPr>
                <w:ins w:id="11909" w:author="Xuning Wei12232" w:date="2026-07-27T23:39:00Z"/>
                <w:rFonts w:ascii="Times New Roman" w:eastAsia="仿宋_GB2312" w:hAnsi="Times New Roman" w:cs="Times New Roman"/>
                <w:color w:val="auto"/>
                <w:sz w:val="18"/>
                <w:szCs w:val="18"/>
                <w:lang w:eastAsia="zh-CN"/>
              </w:rPr>
            </w:pPr>
            <w:ins w:id="11910" w:author="Xuning Wei12232" w:date="2026-07-27T23:39:00Z">
              <w:r w:rsidRPr="00397878">
                <w:rPr>
                  <w:rFonts w:ascii="Times New Roman" w:eastAsia="仿宋_GB2312" w:hAnsi="Times New Roman" w:cs="Times New Roman"/>
                  <w:color w:val="auto"/>
                  <w:sz w:val="18"/>
                  <w:szCs w:val="18"/>
                  <w:lang w:eastAsia="zh-CN"/>
                </w:rPr>
                <w:t>TBD</w:t>
              </w:r>
            </w:ins>
          </w:p>
        </w:tc>
        <w:tc>
          <w:tcPr>
            <w:tcW w:w="414" w:type="pct"/>
            <w:vAlign w:val="center"/>
          </w:tcPr>
          <w:p w14:paraId="3FF8E9AC" w14:textId="5A737791" w:rsidR="00FD0C0F" w:rsidRPr="00397878" w:rsidRDefault="00FD0C0F" w:rsidP="00397878">
            <w:pPr>
              <w:spacing w:line="240" w:lineRule="exact"/>
              <w:contextualSpacing/>
              <w:jc w:val="center"/>
              <w:rPr>
                <w:ins w:id="11911" w:author="Xuning Wei12232" w:date="2026-07-27T23:39:00Z"/>
                <w:rFonts w:ascii="Times New Roman" w:eastAsia="仿宋_GB2312" w:hAnsi="Times New Roman" w:cs="Times New Roman"/>
                <w:color w:val="auto"/>
                <w:sz w:val="18"/>
                <w:szCs w:val="18"/>
                <w:lang w:eastAsia="zh-CN"/>
              </w:rPr>
            </w:pPr>
            <w:ins w:id="11912" w:author="Xuning Wei12232" w:date="2026-07-27T23:39:00Z">
              <w:r w:rsidRPr="00397878">
                <w:rPr>
                  <w:rFonts w:ascii="Times New Roman" w:eastAsia="仿宋_GB2312" w:hAnsi="Times New Roman" w:cs="Times New Roman"/>
                  <w:color w:val="auto"/>
                  <w:sz w:val="18"/>
                  <w:szCs w:val="18"/>
                  <w:lang w:eastAsia="zh-CN"/>
                </w:rPr>
                <w:t>TBD</w:t>
              </w:r>
            </w:ins>
          </w:p>
        </w:tc>
        <w:tc>
          <w:tcPr>
            <w:tcW w:w="550" w:type="pct"/>
            <w:vAlign w:val="center"/>
          </w:tcPr>
          <w:p w14:paraId="4B292FE5" w14:textId="1ABEDE47" w:rsidR="00FD0C0F" w:rsidRPr="00397878" w:rsidRDefault="00FD0C0F" w:rsidP="00397878">
            <w:pPr>
              <w:spacing w:line="240" w:lineRule="exact"/>
              <w:contextualSpacing/>
              <w:jc w:val="center"/>
              <w:rPr>
                <w:ins w:id="11913" w:author="Xuning Wei12232" w:date="2026-07-27T23:39:00Z"/>
                <w:rFonts w:ascii="Times New Roman" w:eastAsia="仿宋_GB2312" w:hAnsi="Times New Roman" w:cs="Times New Roman"/>
                <w:color w:val="auto"/>
                <w:sz w:val="18"/>
                <w:szCs w:val="18"/>
                <w:lang w:eastAsia="zh-CN"/>
              </w:rPr>
            </w:pPr>
            <w:ins w:id="11914" w:author="Xuning Wei12232" w:date="2026-07-27T23:39:00Z">
              <w:r w:rsidRPr="00397878">
                <w:rPr>
                  <w:rFonts w:ascii="Times New Roman" w:eastAsia="仿宋_GB2312" w:hAnsi="Times New Roman" w:cs="Times New Roman"/>
                  <w:color w:val="auto"/>
                  <w:sz w:val="18"/>
                  <w:szCs w:val="18"/>
                  <w:lang w:eastAsia="zh-CN"/>
                </w:rPr>
                <w:t>TBD</w:t>
              </w:r>
            </w:ins>
          </w:p>
        </w:tc>
      </w:tr>
      <w:tr w:rsidR="00A6271A" w:rsidRPr="00397878" w14:paraId="342A686A" w14:textId="77777777" w:rsidTr="00397878">
        <w:trPr>
          <w:cantSplit/>
          <w:trHeight w:val="397"/>
          <w:jc w:val="center"/>
        </w:trPr>
        <w:tc>
          <w:tcPr>
            <w:tcW w:w="449" w:type="pct"/>
            <w:vMerge/>
            <w:noWrap/>
            <w:vAlign w:val="center"/>
          </w:tcPr>
          <w:p w14:paraId="22C7F497" w14:textId="77777777" w:rsidR="00A6271A" w:rsidRPr="00397878" w:rsidRDefault="00A6271A">
            <w:pPr>
              <w:spacing w:line="240" w:lineRule="exact"/>
              <w:contextualSpacing/>
              <w:jc w:val="center"/>
              <w:rPr>
                <w:rFonts w:ascii="Times New Roman" w:eastAsia="仿宋_GB2312" w:hAnsi="Times New Roman" w:cs="Times New Roman"/>
                <w:color w:val="auto"/>
                <w:kern w:val="0"/>
                <w:sz w:val="18"/>
                <w:szCs w:val="18"/>
              </w:rPr>
            </w:pPr>
          </w:p>
        </w:tc>
        <w:tc>
          <w:tcPr>
            <w:tcW w:w="589" w:type="pct"/>
            <w:gridSpan w:val="2"/>
            <w:noWrap/>
            <w:vAlign w:val="center"/>
          </w:tcPr>
          <w:p w14:paraId="6BFEFB53" w14:textId="641EC3D9" w:rsidR="00A6271A" w:rsidRPr="00397878" w:rsidRDefault="00A6271A">
            <w:pPr>
              <w:spacing w:line="240" w:lineRule="exact"/>
              <w:contextualSpacing/>
              <w:jc w:val="center"/>
              <w:rPr>
                <w:rFonts w:ascii="Times New Roman" w:eastAsia="仿宋_GB2312" w:hAnsi="Times New Roman" w:cs="Times New Roman"/>
                <w:color w:val="auto"/>
                <w:kern w:val="0"/>
                <w:sz w:val="18"/>
                <w:szCs w:val="18"/>
              </w:rPr>
            </w:pPr>
            <w:r w:rsidRPr="00397878">
              <w:rPr>
                <w:rFonts w:ascii="Times New Roman" w:eastAsia="仿宋_GB2312" w:hAnsi="Times New Roman" w:cs="Times New Roman"/>
                <w:color w:val="auto"/>
                <w:kern w:val="0"/>
                <w:sz w:val="18"/>
                <w:szCs w:val="18"/>
              </w:rPr>
              <w:t>Agitation</w:t>
            </w:r>
          </w:p>
        </w:tc>
        <w:tc>
          <w:tcPr>
            <w:tcW w:w="437" w:type="pct"/>
            <w:vAlign w:val="center"/>
          </w:tcPr>
          <w:p w14:paraId="1061B87F" w14:textId="45DF3C7A" w:rsidR="00A6271A" w:rsidRPr="00397878" w:rsidRDefault="00A6271A">
            <w:pPr>
              <w:spacing w:line="240" w:lineRule="exact"/>
              <w:ind w:leftChars="-50" w:left="-105" w:rightChars="-50" w:right="-105"/>
              <w:contextualSpacing/>
              <w:jc w:val="center"/>
              <w:rPr>
                <w:rFonts w:ascii="Times New Roman" w:eastAsia="仿宋_GB2312" w:hAnsi="Times New Roman" w:cs="Times New Roman"/>
                <w:color w:val="auto"/>
                <w:kern w:val="0"/>
                <w:sz w:val="18"/>
                <w:szCs w:val="18"/>
                <w:lang w:eastAsia="zh-CN"/>
              </w:rPr>
            </w:pPr>
            <w:ins w:id="11915" w:author="Xuning Wei12232" w:date="2026-07-27T22:29:00Z">
              <w:r w:rsidRPr="00397878">
                <w:rPr>
                  <w:rFonts w:ascii="Times New Roman" w:eastAsia="仿宋_GB2312" w:hAnsi="Times New Roman" w:cs="Times New Roman"/>
                  <w:color w:val="auto"/>
                  <w:kern w:val="0"/>
                  <w:sz w:val="18"/>
                  <w:szCs w:val="18"/>
                  <w:lang w:eastAsia="zh-CN"/>
                </w:rPr>
                <w:t>N/A</w:t>
              </w:r>
            </w:ins>
          </w:p>
        </w:tc>
        <w:tc>
          <w:tcPr>
            <w:tcW w:w="362" w:type="pct"/>
            <w:vAlign w:val="center"/>
          </w:tcPr>
          <w:p w14:paraId="09C7D464" w14:textId="764A02FE" w:rsidR="00A6271A" w:rsidRPr="00397878" w:rsidRDefault="00A6271A">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kern w:val="0"/>
                <w:sz w:val="18"/>
                <w:szCs w:val="18"/>
              </w:rPr>
              <w:t>N/A</w:t>
            </w:r>
          </w:p>
        </w:tc>
        <w:tc>
          <w:tcPr>
            <w:tcW w:w="438" w:type="pct"/>
            <w:noWrap/>
            <w:vAlign w:val="center"/>
          </w:tcPr>
          <w:p w14:paraId="522BC51D" w14:textId="0E670405" w:rsidR="00A6271A" w:rsidRPr="00397878" w:rsidRDefault="00A6271A">
            <w:pPr>
              <w:spacing w:line="240" w:lineRule="exact"/>
              <w:contextualSpacing/>
              <w:jc w:val="center"/>
              <w:rPr>
                <w:rFonts w:ascii="Times New Roman" w:eastAsia="仿宋_GB2312" w:hAnsi="Times New Roman" w:cs="Times New Roman"/>
                <w:color w:val="auto"/>
                <w:sz w:val="18"/>
                <w:szCs w:val="18"/>
                <w:lang w:eastAsia="zh-CN"/>
              </w:rPr>
            </w:pPr>
            <w:del w:id="11916" w:author="Xuning Wei12232" w:date="2026-07-27T22:03:00Z">
              <w:r w:rsidRPr="00397878" w:rsidDel="00536ADD">
                <w:rPr>
                  <w:rFonts w:ascii="Times New Roman" w:eastAsia="仿宋_GB2312" w:hAnsi="Times New Roman" w:cs="Times New Roman"/>
                  <w:color w:val="auto"/>
                  <w:kern w:val="0"/>
                  <w:sz w:val="18"/>
                  <w:szCs w:val="18"/>
                </w:rPr>
                <w:delText>1</w:delText>
              </w:r>
            </w:del>
            <w:r w:rsidRPr="00397878">
              <w:rPr>
                <w:rFonts w:ascii="Times New Roman" w:eastAsia="仿宋_GB2312" w:hAnsi="Times New Roman" w:cs="Times New Roman"/>
                <w:color w:val="auto"/>
                <w:kern w:val="0"/>
                <w:sz w:val="18"/>
                <w:szCs w:val="18"/>
              </w:rPr>
              <w:t>5~40</w:t>
            </w:r>
            <w:ins w:id="11917" w:author="Xuning Wei12232" w:date="2026-07-27T22:03:00Z">
              <w:r w:rsidRPr="00397878">
                <w:rPr>
                  <w:rFonts w:ascii="Times New Roman" w:eastAsia="仿宋_GB2312" w:hAnsi="Times New Roman" w:cs="Times New Roman"/>
                  <w:color w:val="auto"/>
                  <w:kern w:val="0"/>
                  <w:sz w:val="18"/>
                  <w:szCs w:val="18"/>
                </w:rPr>
                <w:t xml:space="preserve"> </w:t>
              </w:r>
            </w:ins>
            <w:del w:id="11918" w:author="Johan Granander" w:date="2026-07-28T13:51:00Z">
              <w:r w:rsidRPr="00397878" w:rsidDel="00917FF6">
                <w:rPr>
                  <w:rFonts w:ascii="Times New Roman" w:eastAsia="仿宋_GB2312" w:hAnsi="Times New Roman" w:cs="Times New Roman"/>
                  <w:color w:val="auto"/>
                  <w:kern w:val="0"/>
                  <w:sz w:val="18"/>
                  <w:szCs w:val="18"/>
                </w:rPr>
                <w:delText>r/min</w:delText>
              </w:r>
            </w:del>
            <w:ins w:id="11919" w:author="Johan Granander" w:date="2026-07-28T13:51:00Z">
              <w:r w:rsidR="00917FF6" w:rsidRPr="00397878">
                <w:rPr>
                  <w:rFonts w:ascii="Times New Roman" w:eastAsia="仿宋_GB2312" w:hAnsi="Times New Roman" w:cs="Times New Roman"/>
                  <w:color w:val="auto"/>
                  <w:kern w:val="0"/>
                  <w:sz w:val="18"/>
                  <w:szCs w:val="18"/>
                </w:rPr>
                <w:t>rpm</w:t>
              </w:r>
            </w:ins>
          </w:p>
        </w:tc>
        <w:tc>
          <w:tcPr>
            <w:tcW w:w="339" w:type="pct"/>
            <w:vAlign w:val="center"/>
          </w:tcPr>
          <w:p w14:paraId="7435B9A1" w14:textId="1210F39F" w:rsidR="00A6271A" w:rsidRPr="00397878" w:rsidRDefault="00A6271A">
            <w:pPr>
              <w:spacing w:line="240" w:lineRule="exact"/>
              <w:contextualSpacing/>
              <w:jc w:val="center"/>
              <w:rPr>
                <w:rFonts w:ascii="Times New Roman" w:eastAsia="仿宋_GB2312" w:hAnsi="Times New Roman" w:cs="Times New Roman"/>
                <w:color w:val="auto"/>
                <w:kern w:val="0"/>
                <w:sz w:val="18"/>
                <w:szCs w:val="18"/>
              </w:rPr>
            </w:pPr>
            <w:r w:rsidRPr="00397878">
              <w:rPr>
                <w:rFonts w:ascii="Times New Roman" w:eastAsia="仿宋_GB2312" w:hAnsi="Times New Roman" w:cs="Times New Roman"/>
                <w:color w:val="auto"/>
                <w:kern w:val="0"/>
                <w:sz w:val="18"/>
                <w:szCs w:val="18"/>
              </w:rPr>
              <w:t>±</w:t>
            </w:r>
            <w:ins w:id="11920" w:author="Xuning Wei12232" w:date="2026-07-27T22:03:00Z">
              <w:r w:rsidRPr="00397878">
                <w:rPr>
                  <w:rFonts w:ascii="Times New Roman" w:eastAsia="仿宋_GB2312" w:hAnsi="Times New Roman" w:cs="Times New Roman"/>
                  <w:color w:val="auto"/>
                  <w:kern w:val="0"/>
                  <w:sz w:val="18"/>
                  <w:szCs w:val="18"/>
                </w:rPr>
                <w:t xml:space="preserve"> </w:t>
              </w:r>
            </w:ins>
            <w:r w:rsidRPr="00397878">
              <w:rPr>
                <w:rFonts w:ascii="Times New Roman" w:eastAsia="仿宋_GB2312" w:hAnsi="Times New Roman" w:cs="Times New Roman"/>
                <w:color w:val="auto"/>
                <w:kern w:val="0"/>
                <w:sz w:val="18"/>
                <w:szCs w:val="18"/>
              </w:rPr>
              <w:t>2</w:t>
            </w:r>
            <w:ins w:id="11921" w:author="Xuning Wei12232" w:date="2026-07-27T22:03:00Z">
              <w:r w:rsidRPr="00397878">
                <w:rPr>
                  <w:rFonts w:ascii="Times New Roman" w:eastAsia="仿宋_GB2312" w:hAnsi="Times New Roman" w:cs="Times New Roman"/>
                  <w:color w:val="auto"/>
                  <w:kern w:val="0"/>
                  <w:sz w:val="18"/>
                  <w:szCs w:val="18"/>
                </w:rPr>
                <w:t xml:space="preserve"> </w:t>
              </w:r>
            </w:ins>
            <w:del w:id="11922" w:author="Johan Granander" w:date="2026-07-28T13:51:00Z">
              <w:r w:rsidRPr="00397878" w:rsidDel="00917FF6">
                <w:rPr>
                  <w:rFonts w:ascii="Times New Roman" w:eastAsia="仿宋_GB2312" w:hAnsi="Times New Roman" w:cs="Times New Roman"/>
                  <w:color w:val="auto"/>
                  <w:kern w:val="0"/>
                  <w:sz w:val="18"/>
                  <w:szCs w:val="18"/>
                </w:rPr>
                <w:delText>r/min</w:delText>
              </w:r>
            </w:del>
            <w:ins w:id="11923" w:author="Johan Granander" w:date="2026-07-28T13:51:00Z">
              <w:r w:rsidR="00917FF6" w:rsidRPr="00397878">
                <w:rPr>
                  <w:rFonts w:ascii="Times New Roman" w:eastAsia="仿宋_GB2312" w:hAnsi="Times New Roman" w:cs="Times New Roman"/>
                  <w:color w:val="auto"/>
                  <w:kern w:val="0"/>
                  <w:sz w:val="18"/>
                  <w:szCs w:val="18"/>
                </w:rPr>
                <w:t>rpm</w:t>
              </w:r>
            </w:ins>
          </w:p>
        </w:tc>
        <w:tc>
          <w:tcPr>
            <w:tcW w:w="504" w:type="pct"/>
            <w:vAlign w:val="center"/>
          </w:tcPr>
          <w:p w14:paraId="4C1F5C5C" w14:textId="295A31C9"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kern w:val="0"/>
                <w:sz w:val="18"/>
                <w:szCs w:val="18"/>
              </w:rPr>
              <w:t xml:space="preserve">10~30 </w:t>
            </w:r>
            <w:del w:id="11924" w:author="Johan Granander" w:date="2026-07-28T13:51:00Z">
              <w:r w:rsidRPr="00397878" w:rsidDel="00917FF6">
                <w:rPr>
                  <w:rFonts w:ascii="Times New Roman" w:eastAsia="仿宋_GB2312" w:hAnsi="Times New Roman" w:cs="Times New Roman"/>
                  <w:color w:val="auto"/>
                  <w:kern w:val="0"/>
                  <w:sz w:val="18"/>
                  <w:szCs w:val="18"/>
                  <w:lang w:eastAsia="zh-CN"/>
                </w:rPr>
                <w:delText>r/min</w:delText>
              </w:r>
            </w:del>
            <w:ins w:id="11925" w:author="Johan Granander" w:date="2026-07-28T13:51:00Z">
              <w:r w:rsidR="00917FF6" w:rsidRPr="00397878">
                <w:rPr>
                  <w:rFonts w:ascii="Times New Roman" w:eastAsia="仿宋_GB2312" w:hAnsi="Times New Roman" w:cs="Times New Roman"/>
                  <w:color w:val="auto"/>
                  <w:kern w:val="0"/>
                  <w:sz w:val="18"/>
                  <w:szCs w:val="18"/>
                  <w:lang w:eastAsia="zh-CN"/>
                </w:rPr>
                <w:t>rpm</w:t>
              </w:r>
            </w:ins>
          </w:p>
        </w:tc>
        <w:tc>
          <w:tcPr>
            <w:tcW w:w="328" w:type="pct"/>
            <w:noWrap/>
            <w:vAlign w:val="center"/>
          </w:tcPr>
          <w:p w14:paraId="6A270D76" w14:textId="29731758"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90" w:type="pct"/>
            <w:vAlign w:val="center"/>
          </w:tcPr>
          <w:p w14:paraId="773C521D" w14:textId="341B5364"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414" w:type="pct"/>
            <w:vAlign w:val="center"/>
          </w:tcPr>
          <w:p w14:paraId="6027121A" w14:textId="7B1CADAC" w:rsidR="00A6271A" w:rsidRPr="00397878" w:rsidRDefault="00A6271A">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550" w:type="pct"/>
            <w:vAlign w:val="center"/>
          </w:tcPr>
          <w:p w14:paraId="55EE5B1E" w14:textId="11B2EDAA" w:rsidR="00A6271A" w:rsidRPr="00397878" w:rsidRDefault="00A6271A">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D4337B" w:rsidRPr="00397878" w14:paraId="394B08FD" w14:textId="77777777" w:rsidTr="00397878">
        <w:trPr>
          <w:cantSplit/>
          <w:trHeight w:val="397"/>
          <w:jc w:val="center"/>
          <w:trPrChange w:id="11926" w:author="Xuning Wei12232" w:date="2026-07-27T23:03:00Z">
            <w:trPr>
              <w:cantSplit/>
              <w:trHeight w:val="397"/>
              <w:jc w:val="center"/>
            </w:trPr>
          </w:trPrChange>
        </w:trPr>
        <w:tc>
          <w:tcPr>
            <w:tcW w:w="449" w:type="pct"/>
            <w:vMerge w:val="restart"/>
            <w:noWrap/>
            <w:vAlign w:val="center"/>
            <w:tcPrChange w:id="11927" w:author="Xuning Wei12232" w:date="2026-07-27T23:03:00Z">
              <w:tcPr>
                <w:tcW w:w="449" w:type="pct"/>
                <w:vMerge w:val="restart"/>
                <w:noWrap/>
                <w:vAlign w:val="center"/>
              </w:tcPr>
            </w:tcPrChange>
          </w:tcPr>
          <w:p w14:paraId="1457F8A2" w14:textId="1228008C" w:rsidR="00CF5FEF" w:rsidRPr="00397878" w:rsidRDefault="00CF5FEF" w:rsidP="00F13227">
            <w:pPr>
              <w:spacing w:line="240" w:lineRule="exact"/>
              <w:contextualSpacing/>
              <w:jc w:val="center"/>
              <w:rPr>
                <w:rFonts w:ascii="Times New Roman" w:eastAsia="仿宋_GB2312" w:hAnsi="Times New Roman" w:cs="Times New Roman"/>
                <w:color w:val="auto"/>
                <w:kern w:val="0"/>
                <w:sz w:val="18"/>
                <w:szCs w:val="18"/>
              </w:rPr>
            </w:pPr>
            <w:r w:rsidRPr="00397878">
              <w:rPr>
                <w:rFonts w:ascii="Times New Roman" w:eastAsia="仿宋_GB2312" w:hAnsi="Times New Roman" w:cs="Times New Roman"/>
                <w:color w:val="auto"/>
                <w:kern w:val="0"/>
                <w:sz w:val="18"/>
                <w:szCs w:val="18"/>
                <w:lang w:eastAsia="zh-CN"/>
              </w:rPr>
              <w:t>TJ4S-1213-Sy15-R01</w:t>
            </w:r>
          </w:p>
        </w:tc>
        <w:tc>
          <w:tcPr>
            <w:tcW w:w="589" w:type="pct"/>
            <w:gridSpan w:val="2"/>
            <w:noWrap/>
            <w:vAlign w:val="center"/>
            <w:tcPrChange w:id="11928" w:author="Xuning Wei12232" w:date="2026-07-27T23:03:00Z">
              <w:tcPr>
                <w:tcW w:w="589" w:type="pct"/>
                <w:gridSpan w:val="2"/>
                <w:noWrap/>
                <w:vAlign w:val="center"/>
              </w:tcPr>
            </w:tcPrChange>
          </w:tcPr>
          <w:p w14:paraId="3B96701C" w14:textId="54BB5B93" w:rsidR="00CF5FEF" w:rsidRPr="00397878" w:rsidRDefault="00CF5FEF">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kern w:val="0"/>
                <w:sz w:val="18"/>
                <w:szCs w:val="18"/>
              </w:rPr>
              <w:t>Temperature transmitter</w:t>
            </w:r>
          </w:p>
        </w:tc>
        <w:tc>
          <w:tcPr>
            <w:tcW w:w="437" w:type="pct"/>
            <w:vAlign w:val="center"/>
            <w:tcPrChange w:id="11929" w:author="Xuning Wei12232" w:date="2026-07-27T23:03:00Z">
              <w:tcPr>
                <w:tcW w:w="437" w:type="pct"/>
                <w:vAlign w:val="center"/>
              </w:tcPr>
            </w:tcPrChange>
          </w:tcPr>
          <w:p w14:paraId="761E32C5" w14:textId="31B018B5" w:rsidR="00CF5FEF" w:rsidRPr="00397878" w:rsidRDefault="00CF5FEF">
            <w:pPr>
              <w:spacing w:line="240" w:lineRule="exact"/>
              <w:ind w:leftChars="-50" w:left="-105" w:rightChars="-50" w:right="-105"/>
              <w:contextualSpacing/>
              <w:jc w:val="center"/>
              <w:rPr>
                <w:rFonts w:ascii="Times New Roman" w:eastAsia="仿宋_GB2312" w:hAnsi="Times New Roman" w:cs="Times New Roman"/>
                <w:color w:val="auto"/>
                <w:sz w:val="18"/>
                <w:szCs w:val="18"/>
              </w:rPr>
            </w:pPr>
            <w:ins w:id="11930" w:author="Xuning Wei12232" w:date="2026-07-27T22:24:00Z">
              <w:r w:rsidRPr="00397878">
                <w:rPr>
                  <w:rFonts w:ascii="Times New Roman" w:eastAsia="仿宋_GB2312" w:hAnsi="Times New Roman" w:cs="Times New Roman"/>
                  <w:color w:val="auto"/>
                  <w:sz w:val="18"/>
                  <w:szCs w:val="18"/>
                  <w:lang w:eastAsia="zh-CN"/>
                  <w:rPrChange w:id="11931" w:author="Xuning Wei12232" w:date="2026-07-27T22:30:00Z">
                    <w:rPr>
                      <w:rFonts w:ascii="Times New Roman" w:eastAsia="仿宋_GB2312" w:hAnsi="Times New Roman" w:cs="Times New Roman"/>
                      <w:color w:val="FF0000"/>
                      <w:sz w:val="18"/>
                      <w:szCs w:val="18"/>
                      <w:lang w:eastAsia="zh-CN"/>
                    </w:rPr>
                  </w:rPrChange>
                </w:rPr>
                <w:t>12/16/2025</w:t>
              </w:r>
            </w:ins>
          </w:p>
        </w:tc>
        <w:tc>
          <w:tcPr>
            <w:tcW w:w="362" w:type="pct"/>
            <w:vAlign w:val="center"/>
            <w:tcPrChange w:id="11932" w:author="Xuning Wei12232" w:date="2026-07-27T23:03:00Z">
              <w:tcPr>
                <w:tcW w:w="362" w:type="pct"/>
                <w:vAlign w:val="center"/>
              </w:tcPr>
            </w:tcPrChange>
          </w:tcPr>
          <w:p w14:paraId="5A6D249A" w14:textId="0FEF9B1C" w:rsidR="00CF5FEF" w:rsidRPr="00397878" w:rsidRDefault="00CF5FEF">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CYK11543</w:t>
            </w:r>
          </w:p>
        </w:tc>
        <w:tc>
          <w:tcPr>
            <w:tcW w:w="438" w:type="pct"/>
            <w:noWrap/>
            <w:vAlign w:val="center"/>
            <w:tcPrChange w:id="11933" w:author="Xuning Wei12232" w:date="2026-07-27T23:03:00Z">
              <w:tcPr>
                <w:tcW w:w="438" w:type="pct"/>
                <w:noWrap/>
                <w:vAlign w:val="center"/>
              </w:tcPr>
            </w:tcPrChange>
          </w:tcPr>
          <w:p w14:paraId="6C295070" w14:textId="3726E975" w:rsidR="00CF5FEF" w:rsidRPr="00397878" w:rsidRDefault="00CF5FE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-25~100</w:t>
            </w:r>
            <w:ins w:id="11934" w:author="Johan Granander" w:date="2026-07-28T13:50:00Z">
              <w:r w:rsidR="00917FF6" w:rsidRPr="00397878">
                <w:rPr>
                  <w:rFonts w:ascii="Times New Roman" w:eastAsia="仿宋_GB2312" w:hAnsi="Times New Roman" w:cs="Times New Roman"/>
                  <w:color w:val="auto"/>
                  <w:sz w:val="18"/>
                  <w:szCs w:val="18"/>
                  <w:lang w:eastAsia="zh-CN"/>
                </w:rPr>
                <w:t xml:space="preserve"> </w:t>
              </w:r>
            </w:ins>
            <w:r w:rsidRPr="00397878">
              <w:rPr>
                <w:rFonts w:ascii="Times New Roman" w:eastAsia="仿宋_GB2312" w:hAnsi="Times New Roman" w:cs="Times New Roman"/>
                <w:color w:val="auto"/>
                <w:sz w:val="18"/>
                <w:szCs w:val="18"/>
                <w:lang w:eastAsia="zh-CN"/>
              </w:rPr>
              <w:t>℃</w:t>
            </w:r>
          </w:p>
        </w:tc>
        <w:tc>
          <w:tcPr>
            <w:tcW w:w="339" w:type="pct"/>
            <w:vAlign w:val="center"/>
            <w:tcPrChange w:id="11935" w:author="Xuning Wei12232" w:date="2026-07-27T23:03:00Z">
              <w:tcPr>
                <w:tcW w:w="339" w:type="pct"/>
                <w:vAlign w:val="center"/>
              </w:tcPr>
            </w:tcPrChange>
          </w:tcPr>
          <w:p w14:paraId="1F957041" w14:textId="2B74B564"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1.725</w:t>
            </w:r>
            <w:ins w:id="11936" w:author="Johan Granander" w:date="2026-07-28T13:50:00Z">
              <w:r w:rsidR="00917FF6" w:rsidRPr="00397878">
                <w:rPr>
                  <w:rFonts w:ascii="Times New Roman" w:eastAsia="仿宋_GB2312" w:hAnsi="Times New Roman" w:cs="Times New Roman"/>
                  <w:color w:val="auto"/>
                  <w:sz w:val="18"/>
                  <w:szCs w:val="18"/>
                </w:rPr>
                <w:t xml:space="preserve"> </w:t>
              </w:r>
            </w:ins>
            <w:r w:rsidRPr="00397878">
              <w:rPr>
                <w:rFonts w:ascii="Times New Roman" w:eastAsia="仿宋_GB2312" w:hAnsi="Times New Roman" w:cs="Times New Roman"/>
                <w:color w:val="auto"/>
                <w:sz w:val="18"/>
                <w:szCs w:val="18"/>
              </w:rPr>
              <w:t>℃</w:t>
            </w:r>
          </w:p>
        </w:tc>
        <w:tc>
          <w:tcPr>
            <w:tcW w:w="504" w:type="pct"/>
            <w:vAlign w:val="center"/>
            <w:tcPrChange w:id="11937" w:author="Xuning Wei12232" w:date="2026-07-27T23:03:00Z">
              <w:tcPr>
                <w:tcW w:w="416" w:type="pct"/>
                <w:vAlign w:val="center"/>
              </w:tcPr>
            </w:tcPrChange>
          </w:tcPr>
          <w:p w14:paraId="32594C3B" w14:textId="73D80870"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5-20</w:t>
            </w:r>
            <w:ins w:id="11938" w:author="Johan Granander" w:date="2026-07-28T13:51:00Z">
              <w:r w:rsidR="00917FF6" w:rsidRPr="00397878">
                <w:rPr>
                  <w:rFonts w:ascii="Times New Roman" w:eastAsia="仿宋_GB2312" w:hAnsi="Times New Roman" w:cs="Times New Roman"/>
                  <w:color w:val="auto"/>
                  <w:sz w:val="18"/>
                  <w:szCs w:val="18"/>
                </w:rPr>
                <w:t xml:space="preserve"> </w:t>
              </w:r>
            </w:ins>
            <w:r w:rsidRPr="00397878">
              <w:rPr>
                <w:rFonts w:ascii="Times New Roman" w:eastAsia="仿宋_GB2312" w:hAnsi="Times New Roman" w:cs="Times New Roman"/>
                <w:color w:val="auto"/>
                <w:sz w:val="18"/>
                <w:szCs w:val="18"/>
              </w:rPr>
              <w:t>℃</w:t>
            </w:r>
          </w:p>
        </w:tc>
        <w:tc>
          <w:tcPr>
            <w:tcW w:w="328" w:type="pct"/>
            <w:noWrap/>
            <w:vAlign w:val="center"/>
            <w:tcPrChange w:id="11939" w:author="Xuning Wei12232" w:date="2026-07-27T23:03:00Z">
              <w:tcPr>
                <w:tcW w:w="416" w:type="pct"/>
                <w:gridSpan w:val="2"/>
                <w:noWrap/>
                <w:vAlign w:val="center"/>
              </w:tcPr>
            </w:tcPrChange>
          </w:tcPr>
          <w:p w14:paraId="26CE51C5" w14:textId="7D496B20" w:rsidR="00CF5FEF" w:rsidRPr="00397878" w:rsidRDefault="00CF5FE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TBD</w:t>
            </w:r>
          </w:p>
        </w:tc>
        <w:tc>
          <w:tcPr>
            <w:tcW w:w="590" w:type="pct"/>
            <w:vAlign w:val="center"/>
            <w:tcPrChange w:id="11940" w:author="Xuning Wei12232" w:date="2026-07-27T23:03:00Z">
              <w:tcPr>
                <w:tcW w:w="590" w:type="pct"/>
                <w:vAlign w:val="center"/>
              </w:tcPr>
            </w:tcPrChange>
          </w:tcPr>
          <w:p w14:paraId="5423C057" w14:textId="18C90B22"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414" w:type="pct"/>
            <w:vAlign w:val="center"/>
            <w:tcPrChange w:id="11941" w:author="Xuning Wei12232" w:date="2026-07-27T23:03:00Z">
              <w:tcPr>
                <w:tcW w:w="414" w:type="pct"/>
                <w:vAlign w:val="center"/>
              </w:tcPr>
            </w:tcPrChange>
          </w:tcPr>
          <w:p w14:paraId="7A96B845" w14:textId="1E3A9E97"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50" w:type="pct"/>
            <w:vAlign w:val="center"/>
            <w:tcPrChange w:id="11942" w:author="Xuning Wei12232" w:date="2026-07-27T23:03:00Z">
              <w:tcPr>
                <w:tcW w:w="550" w:type="pct"/>
                <w:vAlign w:val="center"/>
              </w:tcPr>
            </w:tcPrChange>
          </w:tcPr>
          <w:p w14:paraId="03283A23" w14:textId="77F1311B"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D4337B" w:rsidRPr="00397878" w14:paraId="383BBD08" w14:textId="77777777" w:rsidTr="00397878">
        <w:trPr>
          <w:cantSplit/>
          <w:trHeight w:val="397"/>
          <w:jc w:val="center"/>
        </w:trPr>
        <w:tc>
          <w:tcPr>
            <w:tcW w:w="449" w:type="pct"/>
            <w:vMerge/>
            <w:noWrap/>
            <w:vAlign w:val="center"/>
          </w:tcPr>
          <w:p w14:paraId="756022C1" w14:textId="77777777" w:rsidR="00CF5FEF" w:rsidRPr="00397878" w:rsidRDefault="00CF5FEF">
            <w:pPr>
              <w:spacing w:line="240" w:lineRule="exact"/>
              <w:contextualSpacing/>
              <w:jc w:val="center"/>
              <w:rPr>
                <w:rFonts w:ascii="Times New Roman" w:eastAsia="仿宋_GB2312" w:hAnsi="Times New Roman" w:cs="Times New Roman"/>
                <w:color w:val="auto"/>
                <w:kern w:val="0"/>
                <w:sz w:val="18"/>
                <w:szCs w:val="18"/>
                <w:lang w:eastAsia="zh-CN"/>
              </w:rPr>
            </w:pPr>
          </w:p>
        </w:tc>
        <w:tc>
          <w:tcPr>
            <w:tcW w:w="589" w:type="pct"/>
            <w:gridSpan w:val="2"/>
            <w:noWrap/>
            <w:vAlign w:val="center"/>
          </w:tcPr>
          <w:p w14:paraId="5340CF03" w14:textId="24F90C1C" w:rsidR="00CF5FEF" w:rsidRPr="00397878" w:rsidRDefault="00CF5FEF">
            <w:pPr>
              <w:spacing w:line="240" w:lineRule="exact"/>
              <w:contextualSpacing/>
              <w:jc w:val="center"/>
              <w:rPr>
                <w:rFonts w:ascii="Times New Roman" w:eastAsia="仿宋_GB2312" w:hAnsi="Times New Roman" w:cs="Times New Roman"/>
                <w:color w:val="auto"/>
                <w:kern w:val="0"/>
                <w:sz w:val="18"/>
                <w:szCs w:val="18"/>
                <w:lang w:eastAsia="zh-CN"/>
              </w:rPr>
            </w:pPr>
            <w:r w:rsidRPr="00397878">
              <w:rPr>
                <w:rFonts w:ascii="Times New Roman" w:eastAsia="仿宋_GB2312" w:hAnsi="Times New Roman" w:cs="Times New Roman"/>
                <w:color w:val="auto"/>
                <w:sz w:val="18"/>
                <w:szCs w:val="18"/>
              </w:rPr>
              <w:t>Pressure Transmitter</w:t>
            </w:r>
          </w:p>
        </w:tc>
        <w:tc>
          <w:tcPr>
            <w:tcW w:w="437" w:type="pct"/>
            <w:vAlign w:val="center"/>
          </w:tcPr>
          <w:p w14:paraId="21641A05" w14:textId="0FB99CE7" w:rsidR="00CF5FEF" w:rsidRPr="00397878" w:rsidRDefault="00CF5FEF">
            <w:pPr>
              <w:spacing w:line="240" w:lineRule="exact"/>
              <w:ind w:leftChars="-50" w:left="-105" w:rightChars="-50" w:right="-105"/>
              <w:contextualSpacing/>
              <w:jc w:val="center"/>
              <w:rPr>
                <w:rFonts w:ascii="Times New Roman" w:eastAsia="仿宋_GB2312" w:hAnsi="Times New Roman" w:cs="Times New Roman"/>
                <w:color w:val="auto"/>
                <w:sz w:val="18"/>
                <w:szCs w:val="18"/>
              </w:rPr>
            </w:pPr>
            <w:ins w:id="11943" w:author="Xuning Wei12232" w:date="2026-07-27T22:24:00Z">
              <w:r w:rsidRPr="00397878">
                <w:rPr>
                  <w:rFonts w:ascii="Times New Roman" w:eastAsia="仿宋_GB2312" w:hAnsi="Times New Roman" w:cs="Times New Roman"/>
                  <w:color w:val="auto"/>
                  <w:sz w:val="18"/>
                  <w:szCs w:val="18"/>
                  <w:lang w:eastAsia="zh-CN"/>
                  <w:rPrChange w:id="11944" w:author="Xuning Wei12232" w:date="2026-07-27T22:30:00Z">
                    <w:rPr>
                      <w:rFonts w:ascii="Times New Roman" w:eastAsia="仿宋_GB2312" w:hAnsi="Times New Roman" w:cs="Times New Roman"/>
                      <w:color w:val="FF0000"/>
                      <w:sz w:val="18"/>
                      <w:szCs w:val="18"/>
                      <w:lang w:eastAsia="zh-CN"/>
                    </w:rPr>
                  </w:rPrChange>
                </w:rPr>
                <w:t>12/15/2025</w:t>
              </w:r>
            </w:ins>
          </w:p>
        </w:tc>
        <w:tc>
          <w:tcPr>
            <w:tcW w:w="362" w:type="pct"/>
            <w:vAlign w:val="center"/>
          </w:tcPr>
          <w:p w14:paraId="021740D7" w14:textId="7F8EB935" w:rsidR="00CF5FEF" w:rsidRPr="00397878" w:rsidRDefault="00CF5FEF">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CYJ11916</w:t>
            </w:r>
          </w:p>
        </w:tc>
        <w:tc>
          <w:tcPr>
            <w:tcW w:w="438" w:type="pct"/>
            <w:noWrap/>
            <w:vAlign w:val="center"/>
          </w:tcPr>
          <w:p w14:paraId="511F2CA1" w14:textId="649AD3C3" w:rsidR="00CF5FEF" w:rsidRPr="00397878" w:rsidRDefault="00CF5FE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sz w:val="18"/>
                <w:szCs w:val="18"/>
                <w:lang w:eastAsia="zh-CN"/>
              </w:rPr>
              <w:t>0~0.08</w:t>
            </w:r>
            <w:ins w:id="11945" w:author="Johan Granander" w:date="2026-07-28T13:51:00Z">
              <w:r w:rsidR="00917FF6" w:rsidRPr="00397878">
                <w:rPr>
                  <w:rFonts w:ascii="Times New Roman" w:eastAsia="仿宋_GB2312" w:hAnsi="Times New Roman" w:cs="Times New Roman"/>
                  <w:color w:val="auto"/>
                  <w:sz w:val="18"/>
                  <w:szCs w:val="18"/>
                  <w:lang w:eastAsia="zh-CN"/>
                </w:rPr>
                <w:t xml:space="preserve"> </w:t>
              </w:r>
            </w:ins>
            <w:del w:id="11946" w:author="Johan Granander" w:date="2026-07-28T13:51:00Z">
              <w:r w:rsidRPr="00397878" w:rsidDel="00917FF6">
                <w:rPr>
                  <w:rFonts w:ascii="Times New Roman" w:eastAsia="仿宋_GB2312" w:hAnsi="Times New Roman" w:cs="Times New Roman"/>
                  <w:color w:val="auto"/>
                  <w:sz w:val="18"/>
                  <w:szCs w:val="18"/>
                  <w:lang w:eastAsia="zh-CN"/>
                </w:rPr>
                <w:delText>Mpa</w:delText>
              </w:r>
            </w:del>
            <w:ins w:id="11947" w:author="Johan Granander" w:date="2026-07-28T13:51:00Z">
              <w:r w:rsidR="00917FF6" w:rsidRPr="00397878">
                <w:rPr>
                  <w:rFonts w:ascii="Times New Roman" w:eastAsia="仿宋_GB2312" w:hAnsi="Times New Roman" w:cs="Times New Roman"/>
                  <w:color w:val="auto"/>
                  <w:sz w:val="18"/>
                  <w:szCs w:val="18"/>
                  <w:lang w:eastAsia="zh-CN"/>
                </w:rPr>
                <w:t>MPa</w:t>
              </w:r>
            </w:ins>
          </w:p>
        </w:tc>
        <w:tc>
          <w:tcPr>
            <w:tcW w:w="339" w:type="pct"/>
            <w:vAlign w:val="center"/>
          </w:tcPr>
          <w:p w14:paraId="340002FE" w14:textId="7523693E"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rPr>
              <w:t>0.0004</w:t>
            </w:r>
            <w:r w:rsidRPr="00397878">
              <w:rPr>
                <w:rFonts w:ascii="Times New Roman" w:eastAsia="仿宋_GB2312" w:hAnsi="Times New Roman" w:cs="Times New Roman"/>
                <w:color w:val="auto"/>
                <w:sz w:val="18"/>
                <w:szCs w:val="18"/>
                <w:lang w:eastAsia="zh-CN"/>
              </w:rPr>
              <w:t xml:space="preserve"> </w:t>
            </w:r>
            <w:del w:id="11948" w:author="Johan Granander" w:date="2026-07-28T13:51:00Z">
              <w:r w:rsidRPr="00397878" w:rsidDel="00917FF6">
                <w:rPr>
                  <w:rFonts w:ascii="Times New Roman" w:eastAsia="仿宋_GB2312" w:hAnsi="Times New Roman" w:cs="Times New Roman"/>
                  <w:color w:val="auto"/>
                  <w:sz w:val="18"/>
                  <w:szCs w:val="18"/>
                  <w:lang w:eastAsia="zh-CN"/>
                </w:rPr>
                <w:delText>Mpa</w:delText>
              </w:r>
            </w:del>
            <w:ins w:id="11949" w:author="Johan Granander" w:date="2026-07-28T13:51:00Z">
              <w:r w:rsidR="00917FF6" w:rsidRPr="00397878">
                <w:rPr>
                  <w:rFonts w:ascii="Times New Roman" w:eastAsia="仿宋_GB2312" w:hAnsi="Times New Roman" w:cs="Times New Roman"/>
                  <w:color w:val="auto"/>
                  <w:sz w:val="18"/>
                  <w:szCs w:val="18"/>
                  <w:lang w:eastAsia="zh-CN"/>
                </w:rPr>
                <w:t>MPa</w:t>
              </w:r>
            </w:ins>
          </w:p>
        </w:tc>
        <w:tc>
          <w:tcPr>
            <w:tcW w:w="1422" w:type="pct"/>
            <w:gridSpan w:val="3"/>
            <w:vAlign w:val="center"/>
          </w:tcPr>
          <w:p w14:paraId="3447BBB3" w14:textId="04C11A72" w:rsidR="00CF5FEF" w:rsidRPr="00397878" w:rsidDel="00C05306" w:rsidRDefault="00CF5FEF">
            <w:pPr>
              <w:spacing w:line="240" w:lineRule="exact"/>
              <w:contextualSpacing/>
              <w:jc w:val="center"/>
              <w:rPr>
                <w:del w:id="11950" w:author="Xuning Wei12232" w:date="2026-07-27T21:34:00Z"/>
                <w:rFonts w:ascii="Times New Roman" w:eastAsia="仿宋_GB2312" w:hAnsi="Times New Roman" w:cs="Times New Roman"/>
                <w:color w:val="auto"/>
                <w:sz w:val="18"/>
                <w:szCs w:val="18"/>
              </w:rPr>
            </w:pPr>
            <w:ins w:id="11951" w:author="Xuning Wei12232" w:date="2026-07-27T21:34:00Z">
              <w:r w:rsidRPr="00397878">
                <w:rPr>
                  <w:rFonts w:ascii="Times New Roman" w:eastAsia="仿宋_GB2312" w:hAnsi="Times New Roman" w:cs="Times New Roman"/>
                  <w:color w:val="auto"/>
                  <w:sz w:val="18"/>
                  <w:szCs w:val="18"/>
                  <w:lang w:eastAsia="zh-CN"/>
                  <w:rPrChange w:id="11952" w:author="Xuning Wei12232" w:date="2026-07-27T22:30:00Z">
                    <w:rPr>
                      <w:rFonts w:ascii="Times New Roman" w:eastAsia="仿宋_GB2312" w:hAnsi="Times New Roman" w:cs="Times New Roman"/>
                      <w:color w:val="0000FF"/>
                      <w:sz w:val="18"/>
                      <w:szCs w:val="18"/>
                      <w:lang w:eastAsia="zh-CN"/>
                    </w:rPr>
                  </w:rPrChange>
                </w:rPr>
                <w:t>The process has no pressure requirements. The equipment pressure is controlled by the DCS system with a set pressure value of 0.005 MPa. The pressure inside the reactor is automatically regulated via valves and pressure interlocks.</w:t>
              </w:r>
            </w:ins>
            <w:del w:id="11953" w:author="Xuning Wei12232" w:date="2026-07-27T21:34:00Z">
              <w:r w:rsidRPr="00397878" w:rsidDel="00C05306">
                <w:rPr>
                  <w:rFonts w:ascii="Times New Roman" w:eastAsia="仿宋_GB2312" w:hAnsi="Times New Roman" w:cs="Times New Roman"/>
                  <w:color w:val="auto"/>
                  <w:sz w:val="18"/>
                  <w:szCs w:val="18"/>
                </w:rPr>
                <w:delText>N/A</w:delText>
              </w:r>
            </w:del>
          </w:p>
          <w:p w14:paraId="007BDD61" w14:textId="53D0FE88" w:rsidR="00CF5FEF" w:rsidRPr="00397878" w:rsidDel="00C05306" w:rsidRDefault="00CF5FEF">
            <w:pPr>
              <w:spacing w:line="240" w:lineRule="exact"/>
              <w:contextualSpacing/>
              <w:jc w:val="center"/>
              <w:rPr>
                <w:del w:id="11954" w:author="Xuning Wei12232" w:date="2026-07-27T21:34:00Z"/>
                <w:rFonts w:ascii="Times New Roman" w:eastAsia="仿宋_GB2312" w:hAnsi="Times New Roman" w:cs="Times New Roman"/>
                <w:color w:val="auto"/>
                <w:sz w:val="18"/>
                <w:szCs w:val="18"/>
              </w:rPr>
            </w:pPr>
            <w:del w:id="11955" w:author="Xuning Wei12232" w:date="2026-07-27T21:34:00Z">
              <w:r w:rsidRPr="00397878" w:rsidDel="00C05306">
                <w:rPr>
                  <w:rFonts w:ascii="Times New Roman" w:eastAsia="仿宋_GB2312" w:hAnsi="Times New Roman" w:cs="Times New Roman"/>
                  <w:color w:val="auto"/>
                  <w:sz w:val="18"/>
                  <w:szCs w:val="18"/>
                  <w:lang w:eastAsia="zh-CN"/>
                </w:rPr>
                <w:delText>TBD</w:delText>
              </w:r>
            </w:del>
          </w:p>
          <w:p w14:paraId="35AC9A05" w14:textId="13C196C1" w:rsidR="00CF5FEF" w:rsidRPr="00397878" w:rsidRDefault="00CF5FEF">
            <w:pPr>
              <w:spacing w:line="240" w:lineRule="exact"/>
              <w:contextualSpacing/>
              <w:jc w:val="center"/>
              <w:rPr>
                <w:rFonts w:ascii="Times New Roman" w:eastAsia="仿宋_GB2312" w:hAnsi="Times New Roman" w:cs="Times New Roman"/>
                <w:color w:val="auto"/>
                <w:sz w:val="18"/>
                <w:szCs w:val="18"/>
              </w:rPr>
            </w:pPr>
            <w:del w:id="11956" w:author="Xuning Wei12232" w:date="2026-07-27T21:34:00Z">
              <w:r w:rsidRPr="00397878" w:rsidDel="00C05306">
                <w:rPr>
                  <w:rFonts w:ascii="Times New Roman" w:eastAsia="仿宋_GB2312" w:hAnsi="Times New Roman" w:cs="Times New Roman"/>
                  <w:color w:val="auto"/>
                  <w:sz w:val="18"/>
                  <w:szCs w:val="18"/>
                  <w:lang w:eastAsia="zh-CN"/>
                </w:rPr>
                <w:delText>TBD</w:delText>
              </w:r>
            </w:del>
          </w:p>
        </w:tc>
        <w:tc>
          <w:tcPr>
            <w:tcW w:w="414" w:type="pct"/>
            <w:vAlign w:val="center"/>
          </w:tcPr>
          <w:p w14:paraId="399D70C2" w14:textId="19EDC23C"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50" w:type="pct"/>
            <w:vAlign w:val="center"/>
          </w:tcPr>
          <w:p w14:paraId="67FB8C21" w14:textId="4564F052"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D4337B" w:rsidRPr="00397878" w14:paraId="30B92F36" w14:textId="77777777" w:rsidTr="00397878">
        <w:trPr>
          <w:cantSplit/>
          <w:trHeight w:val="397"/>
          <w:jc w:val="center"/>
          <w:trPrChange w:id="11957" w:author="Xuning Wei12232" w:date="2026-07-27T23:03:00Z">
            <w:trPr>
              <w:cantSplit/>
              <w:trHeight w:val="397"/>
              <w:jc w:val="center"/>
            </w:trPr>
          </w:trPrChange>
        </w:trPr>
        <w:tc>
          <w:tcPr>
            <w:tcW w:w="449" w:type="pct"/>
            <w:vMerge/>
            <w:noWrap/>
            <w:vAlign w:val="center"/>
            <w:tcPrChange w:id="11958" w:author="Xuning Wei12232" w:date="2026-07-27T23:03:00Z">
              <w:tcPr>
                <w:tcW w:w="449" w:type="pct"/>
                <w:vMerge/>
                <w:noWrap/>
                <w:vAlign w:val="center"/>
              </w:tcPr>
            </w:tcPrChange>
          </w:tcPr>
          <w:p w14:paraId="6D94231D" w14:textId="77777777" w:rsidR="00CF5FEF" w:rsidRPr="00397878" w:rsidRDefault="00CF5FEF">
            <w:pPr>
              <w:spacing w:line="240" w:lineRule="exact"/>
              <w:contextualSpacing/>
              <w:jc w:val="center"/>
              <w:rPr>
                <w:rFonts w:ascii="Times New Roman" w:eastAsia="仿宋_GB2312" w:hAnsi="Times New Roman" w:cs="Times New Roman"/>
                <w:color w:val="auto"/>
                <w:kern w:val="0"/>
                <w:sz w:val="18"/>
                <w:szCs w:val="18"/>
                <w:lang w:eastAsia="zh-CN"/>
              </w:rPr>
            </w:pPr>
          </w:p>
        </w:tc>
        <w:tc>
          <w:tcPr>
            <w:tcW w:w="589" w:type="pct"/>
            <w:gridSpan w:val="2"/>
            <w:noWrap/>
            <w:vAlign w:val="center"/>
            <w:tcPrChange w:id="11959" w:author="Xuning Wei12232" w:date="2026-07-27T23:03:00Z">
              <w:tcPr>
                <w:tcW w:w="589" w:type="pct"/>
                <w:gridSpan w:val="2"/>
                <w:noWrap/>
                <w:vAlign w:val="center"/>
              </w:tcPr>
            </w:tcPrChange>
          </w:tcPr>
          <w:p w14:paraId="671403AC" w14:textId="0C0F9FA0"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kern w:val="0"/>
                <w:sz w:val="18"/>
                <w:szCs w:val="18"/>
              </w:rPr>
              <w:t>Agitation</w:t>
            </w:r>
          </w:p>
        </w:tc>
        <w:tc>
          <w:tcPr>
            <w:tcW w:w="437" w:type="pct"/>
            <w:vAlign w:val="center"/>
            <w:tcPrChange w:id="11960" w:author="Xuning Wei12232" w:date="2026-07-27T23:03:00Z">
              <w:tcPr>
                <w:tcW w:w="437" w:type="pct"/>
                <w:vAlign w:val="center"/>
              </w:tcPr>
            </w:tcPrChange>
          </w:tcPr>
          <w:p w14:paraId="768055C1" w14:textId="118DA537" w:rsidR="00CF5FEF" w:rsidRPr="00397878" w:rsidRDefault="00CF5FEF">
            <w:pPr>
              <w:spacing w:line="240" w:lineRule="exact"/>
              <w:ind w:leftChars="-50" w:left="-105" w:rightChars="-50" w:right="-105"/>
              <w:contextualSpacing/>
              <w:jc w:val="center"/>
              <w:rPr>
                <w:rFonts w:ascii="Times New Roman" w:eastAsia="仿宋_GB2312" w:hAnsi="Times New Roman" w:cs="Times New Roman"/>
                <w:color w:val="auto"/>
                <w:kern w:val="0"/>
                <w:sz w:val="18"/>
                <w:szCs w:val="18"/>
                <w:lang w:eastAsia="zh-CN"/>
              </w:rPr>
            </w:pPr>
            <w:ins w:id="11961" w:author="Xuning Wei12232" w:date="2026-07-27T22:29:00Z">
              <w:r w:rsidRPr="00397878">
                <w:rPr>
                  <w:rFonts w:ascii="Times New Roman" w:eastAsia="仿宋_GB2312" w:hAnsi="Times New Roman" w:cs="Times New Roman"/>
                  <w:color w:val="auto"/>
                  <w:kern w:val="0"/>
                  <w:sz w:val="18"/>
                  <w:szCs w:val="18"/>
                  <w:lang w:eastAsia="zh-CN"/>
                </w:rPr>
                <w:t>N/A</w:t>
              </w:r>
            </w:ins>
          </w:p>
        </w:tc>
        <w:tc>
          <w:tcPr>
            <w:tcW w:w="362" w:type="pct"/>
            <w:vAlign w:val="center"/>
            <w:tcPrChange w:id="11962" w:author="Xuning Wei12232" w:date="2026-07-27T23:03:00Z">
              <w:tcPr>
                <w:tcW w:w="362" w:type="pct"/>
                <w:vAlign w:val="center"/>
              </w:tcPr>
            </w:tcPrChange>
          </w:tcPr>
          <w:p w14:paraId="28F3989D" w14:textId="1846FDB9" w:rsidR="00CF5FEF" w:rsidRPr="00397878" w:rsidRDefault="00CF5FEF">
            <w:pPr>
              <w:spacing w:line="240" w:lineRule="exact"/>
              <w:ind w:leftChars="-50" w:left="-105" w:rightChars="-50" w:right="-105"/>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kern w:val="0"/>
                <w:sz w:val="18"/>
                <w:szCs w:val="18"/>
              </w:rPr>
              <w:t>N/A</w:t>
            </w:r>
          </w:p>
        </w:tc>
        <w:tc>
          <w:tcPr>
            <w:tcW w:w="438" w:type="pct"/>
            <w:noWrap/>
            <w:vAlign w:val="center"/>
            <w:tcPrChange w:id="11963" w:author="Xuning Wei12232" w:date="2026-07-27T23:03:00Z">
              <w:tcPr>
                <w:tcW w:w="438" w:type="pct"/>
                <w:noWrap/>
                <w:vAlign w:val="center"/>
              </w:tcPr>
            </w:tcPrChange>
          </w:tcPr>
          <w:p w14:paraId="2432956E" w14:textId="0057CBD8" w:rsidR="00CF5FEF" w:rsidRPr="00397878" w:rsidRDefault="00CF5FEF">
            <w:pPr>
              <w:spacing w:line="240" w:lineRule="exact"/>
              <w:contextualSpacing/>
              <w:jc w:val="center"/>
              <w:rPr>
                <w:rFonts w:ascii="Times New Roman" w:eastAsia="仿宋_GB2312" w:hAnsi="Times New Roman" w:cs="Times New Roman"/>
                <w:color w:val="auto"/>
                <w:sz w:val="18"/>
                <w:szCs w:val="18"/>
                <w:lang w:eastAsia="zh-CN"/>
              </w:rPr>
            </w:pPr>
            <w:r w:rsidRPr="00397878">
              <w:rPr>
                <w:rFonts w:ascii="Times New Roman" w:eastAsia="仿宋_GB2312" w:hAnsi="Times New Roman" w:cs="Times New Roman"/>
                <w:color w:val="auto"/>
                <w:kern w:val="0"/>
                <w:sz w:val="18"/>
                <w:szCs w:val="18"/>
              </w:rPr>
              <w:t>15~130</w:t>
            </w:r>
            <w:ins w:id="11964" w:author="Johan Granander" w:date="2026-07-28T13:51:00Z">
              <w:r w:rsidR="00917FF6" w:rsidRPr="00397878">
                <w:rPr>
                  <w:rFonts w:ascii="Times New Roman" w:eastAsia="仿宋_GB2312" w:hAnsi="Times New Roman" w:cs="Times New Roman"/>
                  <w:color w:val="auto"/>
                  <w:kern w:val="0"/>
                  <w:sz w:val="18"/>
                  <w:szCs w:val="18"/>
                </w:rPr>
                <w:t xml:space="preserve"> </w:t>
              </w:r>
            </w:ins>
            <w:del w:id="11965" w:author="Johan Granander" w:date="2026-07-28T13:52:00Z">
              <w:r w:rsidRPr="00397878" w:rsidDel="00917FF6">
                <w:rPr>
                  <w:rFonts w:ascii="Times New Roman" w:eastAsia="仿宋_GB2312" w:hAnsi="Times New Roman" w:cs="Times New Roman"/>
                  <w:color w:val="auto"/>
                  <w:kern w:val="0"/>
                  <w:sz w:val="18"/>
                  <w:szCs w:val="18"/>
                </w:rPr>
                <w:delText>r/min</w:delText>
              </w:r>
            </w:del>
            <w:ins w:id="11966" w:author="Johan Granander" w:date="2026-07-28T13:52:00Z">
              <w:r w:rsidR="00917FF6" w:rsidRPr="00397878">
                <w:rPr>
                  <w:rFonts w:ascii="Times New Roman" w:eastAsia="仿宋_GB2312" w:hAnsi="Times New Roman" w:cs="Times New Roman"/>
                  <w:color w:val="auto"/>
                  <w:kern w:val="0"/>
                  <w:sz w:val="18"/>
                  <w:szCs w:val="18"/>
                </w:rPr>
                <w:t>rpm</w:t>
              </w:r>
            </w:ins>
          </w:p>
        </w:tc>
        <w:tc>
          <w:tcPr>
            <w:tcW w:w="339" w:type="pct"/>
            <w:vAlign w:val="center"/>
            <w:tcPrChange w:id="11967" w:author="Xuning Wei12232" w:date="2026-07-27T23:03:00Z">
              <w:tcPr>
                <w:tcW w:w="339" w:type="pct"/>
                <w:vAlign w:val="center"/>
              </w:tcPr>
            </w:tcPrChange>
          </w:tcPr>
          <w:p w14:paraId="439B60FF" w14:textId="0AA8BDCB"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kern w:val="0"/>
                <w:sz w:val="18"/>
                <w:szCs w:val="18"/>
              </w:rPr>
              <w:t>±2</w:t>
            </w:r>
            <w:ins w:id="11968" w:author="Johan Granander" w:date="2026-07-28T13:51:00Z">
              <w:r w:rsidR="00917FF6" w:rsidRPr="00397878">
                <w:rPr>
                  <w:rFonts w:ascii="Times New Roman" w:eastAsia="仿宋_GB2312" w:hAnsi="Times New Roman" w:cs="Times New Roman"/>
                  <w:color w:val="auto"/>
                  <w:kern w:val="0"/>
                  <w:sz w:val="18"/>
                  <w:szCs w:val="18"/>
                </w:rPr>
                <w:t xml:space="preserve"> </w:t>
              </w:r>
            </w:ins>
            <w:del w:id="11969" w:author="Johan Granander" w:date="2026-07-28T13:52:00Z">
              <w:r w:rsidRPr="00397878" w:rsidDel="00917FF6">
                <w:rPr>
                  <w:rFonts w:ascii="Times New Roman" w:eastAsia="仿宋_GB2312" w:hAnsi="Times New Roman" w:cs="Times New Roman"/>
                  <w:color w:val="auto"/>
                  <w:kern w:val="0"/>
                  <w:sz w:val="18"/>
                  <w:szCs w:val="18"/>
                </w:rPr>
                <w:delText>r/min</w:delText>
              </w:r>
            </w:del>
            <w:ins w:id="11970" w:author="Johan Granander" w:date="2026-07-28T13:52:00Z">
              <w:r w:rsidR="00917FF6" w:rsidRPr="00397878">
                <w:rPr>
                  <w:rFonts w:ascii="Times New Roman" w:eastAsia="仿宋_GB2312" w:hAnsi="Times New Roman" w:cs="Times New Roman"/>
                  <w:color w:val="auto"/>
                  <w:kern w:val="0"/>
                  <w:sz w:val="18"/>
                  <w:szCs w:val="18"/>
                </w:rPr>
                <w:t>rpm</w:t>
              </w:r>
            </w:ins>
          </w:p>
        </w:tc>
        <w:tc>
          <w:tcPr>
            <w:tcW w:w="504" w:type="pct"/>
            <w:vAlign w:val="center"/>
            <w:tcPrChange w:id="11971" w:author="Xuning Wei12232" w:date="2026-07-27T23:03:00Z">
              <w:tcPr>
                <w:tcW w:w="416" w:type="pct"/>
                <w:vAlign w:val="center"/>
              </w:tcPr>
            </w:tcPrChange>
          </w:tcPr>
          <w:p w14:paraId="3AE4EDC7" w14:textId="3CF3DA7F"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kern w:val="0"/>
                <w:sz w:val="18"/>
                <w:szCs w:val="18"/>
              </w:rPr>
              <w:t xml:space="preserve">80~100 </w:t>
            </w:r>
            <w:del w:id="11972" w:author="Johan Granander" w:date="2026-07-28T13:52:00Z">
              <w:r w:rsidRPr="00397878" w:rsidDel="00917FF6">
                <w:rPr>
                  <w:rFonts w:ascii="Times New Roman" w:eastAsia="仿宋_GB2312" w:hAnsi="Times New Roman" w:cs="Times New Roman"/>
                  <w:color w:val="auto"/>
                  <w:kern w:val="0"/>
                  <w:sz w:val="18"/>
                  <w:szCs w:val="18"/>
                </w:rPr>
                <w:delText>r/min</w:delText>
              </w:r>
            </w:del>
            <w:ins w:id="11973" w:author="Johan Granander" w:date="2026-07-28T13:52:00Z">
              <w:r w:rsidR="00917FF6" w:rsidRPr="00397878">
                <w:rPr>
                  <w:rFonts w:ascii="Times New Roman" w:eastAsia="仿宋_GB2312" w:hAnsi="Times New Roman" w:cs="Times New Roman"/>
                  <w:color w:val="auto"/>
                  <w:kern w:val="0"/>
                  <w:sz w:val="18"/>
                  <w:szCs w:val="18"/>
                </w:rPr>
                <w:t>rpm</w:t>
              </w:r>
            </w:ins>
          </w:p>
        </w:tc>
        <w:tc>
          <w:tcPr>
            <w:tcW w:w="328" w:type="pct"/>
            <w:noWrap/>
            <w:vAlign w:val="center"/>
            <w:tcPrChange w:id="11974" w:author="Xuning Wei12232" w:date="2026-07-27T23:03:00Z">
              <w:tcPr>
                <w:tcW w:w="416" w:type="pct"/>
                <w:gridSpan w:val="2"/>
                <w:noWrap/>
                <w:vAlign w:val="center"/>
              </w:tcPr>
            </w:tcPrChange>
          </w:tcPr>
          <w:p w14:paraId="7B82CEA5" w14:textId="2CC430DF"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90" w:type="pct"/>
            <w:vAlign w:val="center"/>
            <w:tcPrChange w:id="11975" w:author="Xuning Wei12232" w:date="2026-07-27T23:03:00Z">
              <w:tcPr>
                <w:tcW w:w="590" w:type="pct"/>
                <w:vAlign w:val="center"/>
              </w:tcPr>
            </w:tcPrChange>
          </w:tcPr>
          <w:p w14:paraId="643E8A99" w14:textId="585923D7"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414" w:type="pct"/>
            <w:vAlign w:val="center"/>
            <w:tcPrChange w:id="11976" w:author="Xuning Wei12232" w:date="2026-07-27T23:03:00Z">
              <w:tcPr>
                <w:tcW w:w="414" w:type="pct"/>
                <w:vAlign w:val="center"/>
              </w:tcPr>
            </w:tcPrChange>
          </w:tcPr>
          <w:p w14:paraId="4E57F6C2" w14:textId="4E5C34A0"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c>
          <w:tcPr>
            <w:tcW w:w="550" w:type="pct"/>
            <w:vAlign w:val="center"/>
            <w:tcPrChange w:id="11977" w:author="Xuning Wei12232" w:date="2026-07-27T23:03:00Z">
              <w:tcPr>
                <w:tcW w:w="550" w:type="pct"/>
                <w:vAlign w:val="center"/>
              </w:tcPr>
            </w:tcPrChange>
          </w:tcPr>
          <w:p w14:paraId="1FA24EE3" w14:textId="40C38F55" w:rsidR="00CF5FEF" w:rsidRPr="00397878" w:rsidRDefault="00CF5FEF">
            <w:pPr>
              <w:spacing w:line="240" w:lineRule="exact"/>
              <w:contextualSpacing/>
              <w:jc w:val="center"/>
              <w:rPr>
                <w:rFonts w:ascii="Times New Roman" w:eastAsia="仿宋_GB2312" w:hAnsi="Times New Roman" w:cs="Times New Roman"/>
                <w:color w:val="auto"/>
                <w:sz w:val="18"/>
                <w:szCs w:val="18"/>
              </w:rPr>
            </w:pPr>
            <w:r w:rsidRPr="00397878">
              <w:rPr>
                <w:rFonts w:ascii="Times New Roman" w:eastAsia="仿宋_GB2312" w:hAnsi="Times New Roman" w:cs="Times New Roman"/>
                <w:color w:val="auto"/>
                <w:sz w:val="18"/>
                <w:szCs w:val="18"/>
                <w:lang w:eastAsia="zh-CN"/>
              </w:rPr>
              <w:t>TBD</w:t>
            </w:r>
          </w:p>
        </w:tc>
      </w:tr>
      <w:tr w:rsidR="00D4337B" w:rsidRPr="00397878" w14:paraId="1BAB1A1F" w14:textId="77777777" w:rsidTr="00397878">
        <w:trPr>
          <w:cantSplit/>
          <w:trHeight w:val="397"/>
          <w:jc w:val="center"/>
          <w:ins w:id="11978" w:author="Xuning Wei12232" w:date="2026-07-27T22:16:00Z"/>
          <w:trPrChange w:id="11979" w:author="Xuning Wei12232" w:date="2026-07-27T23:03:00Z">
            <w:trPr>
              <w:cantSplit/>
              <w:trHeight w:val="397"/>
              <w:jc w:val="center"/>
            </w:trPr>
          </w:trPrChange>
        </w:trPr>
        <w:tc>
          <w:tcPr>
            <w:tcW w:w="449" w:type="pct"/>
            <w:vMerge w:val="restart"/>
            <w:noWrap/>
            <w:vAlign w:val="center"/>
            <w:tcPrChange w:id="11980" w:author="Xuning Wei12232" w:date="2026-07-27T23:03:00Z">
              <w:tcPr>
                <w:tcW w:w="449" w:type="pct"/>
                <w:vMerge w:val="restart"/>
                <w:noWrap/>
                <w:vAlign w:val="center"/>
              </w:tcPr>
            </w:tcPrChange>
          </w:tcPr>
          <w:p w14:paraId="1D53EEE7" w14:textId="6F7A5F02" w:rsidR="00CF5FEF" w:rsidRPr="00397878" w:rsidRDefault="00CF5FEF" w:rsidP="00F13227">
            <w:pPr>
              <w:spacing w:line="240" w:lineRule="exact"/>
              <w:contextualSpacing/>
              <w:jc w:val="center"/>
              <w:rPr>
                <w:ins w:id="11981" w:author="Xuning Wei12232" w:date="2026-07-27T22:16:00Z"/>
                <w:rFonts w:ascii="Times New Roman" w:eastAsia="仿宋_GB2312" w:hAnsi="Times New Roman" w:cs="Times New Roman"/>
                <w:color w:val="auto"/>
                <w:kern w:val="0"/>
                <w:sz w:val="18"/>
                <w:szCs w:val="18"/>
                <w:lang w:eastAsia="zh-CN"/>
              </w:rPr>
            </w:pPr>
            <w:ins w:id="11982" w:author="Xuning Wei12232" w:date="2026-07-27T22:17:00Z">
              <w:r w:rsidRPr="00397878">
                <w:rPr>
                  <w:rFonts w:ascii="Times New Roman" w:eastAsia="仿宋_GB2312" w:hAnsi="Times New Roman" w:cs="Times New Roman"/>
                  <w:color w:val="auto"/>
                  <w:sz w:val="18"/>
                  <w:szCs w:val="18"/>
                </w:rPr>
                <w:t>TJ4S-1213- R22</w:t>
              </w:r>
            </w:ins>
          </w:p>
        </w:tc>
        <w:tc>
          <w:tcPr>
            <w:tcW w:w="589" w:type="pct"/>
            <w:gridSpan w:val="2"/>
            <w:noWrap/>
            <w:vAlign w:val="center"/>
            <w:tcPrChange w:id="11983" w:author="Xuning Wei12232" w:date="2026-07-27T23:03:00Z">
              <w:tcPr>
                <w:tcW w:w="589" w:type="pct"/>
                <w:gridSpan w:val="2"/>
                <w:noWrap/>
                <w:vAlign w:val="center"/>
              </w:tcPr>
            </w:tcPrChange>
          </w:tcPr>
          <w:p w14:paraId="3800D0E9" w14:textId="0312A244" w:rsidR="00CF5FEF" w:rsidRPr="00397878" w:rsidRDefault="00CF5FEF" w:rsidP="00F13227">
            <w:pPr>
              <w:spacing w:line="240" w:lineRule="exact"/>
              <w:contextualSpacing/>
              <w:jc w:val="center"/>
              <w:rPr>
                <w:ins w:id="11984" w:author="Xuning Wei12232" w:date="2026-07-27T22:16:00Z"/>
                <w:rFonts w:ascii="Times New Roman" w:eastAsia="仿宋_GB2312" w:hAnsi="Times New Roman" w:cs="Times New Roman"/>
                <w:color w:val="auto"/>
                <w:kern w:val="0"/>
                <w:sz w:val="18"/>
                <w:szCs w:val="18"/>
              </w:rPr>
            </w:pPr>
            <w:ins w:id="11985" w:author="Xuning Wei12232" w:date="2026-07-27T22:16:00Z">
              <w:r w:rsidRPr="00397878">
                <w:rPr>
                  <w:rFonts w:ascii="Times New Roman" w:eastAsia="仿宋_GB2312" w:hAnsi="Times New Roman" w:cs="Times New Roman"/>
                  <w:color w:val="auto"/>
                  <w:sz w:val="18"/>
                  <w:szCs w:val="18"/>
                  <w:rPrChange w:id="11986" w:author="Xuning Wei12232" w:date="2026-07-27T22:30:00Z">
                    <w:rPr>
                      <w:rFonts w:ascii="Times New Roman" w:eastAsia="仿宋_GB2312" w:hAnsi="Times New Roman" w:cs="Times New Roman"/>
                      <w:color w:val="0000FF"/>
                      <w:sz w:val="18"/>
                      <w:szCs w:val="18"/>
                    </w:rPr>
                  </w:rPrChange>
                </w:rPr>
                <w:t>Charging quantity</w:t>
              </w:r>
            </w:ins>
          </w:p>
        </w:tc>
        <w:tc>
          <w:tcPr>
            <w:tcW w:w="437" w:type="pct"/>
            <w:vAlign w:val="center"/>
            <w:tcPrChange w:id="11987" w:author="Xuning Wei12232" w:date="2026-07-27T23:03:00Z">
              <w:tcPr>
                <w:tcW w:w="437" w:type="pct"/>
                <w:vAlign w:val="center"/>
              </w:tcPr>
            </w:tcPrChange>
          </w:tcPr>
          <w:p w14:paraId="125B4EF1" w14:textId="154FAF9B" w:rsidR="00CF5FEF" w:rsidRPr="00397878" w:rsidRDefault="00CF5FEF" w:rsidP="00A764CE">
            <w:pPr>
              <w:spacing w:line="240" w:lineRule="exact"/>
              <w:ind w:leftChars="-50" w:left="-105" w:rightChars="-50" w:right="-105"/>
              <w:contextualSpacing/>
              <w:jc w:val="center"/>
              <w:rPr>
                <w:ins w:id="11988" w:author="Xuning Wei12232" w:date="2026-07-27T22:16:00Z"/>
                <w:rFonts w:ascii="Times New Roman" w:eastAsia="仿宋_GB2312" w:hAnsi="Times New Roman" w:cs="Times New Roman"/>
                <w:color w:val="auto"/>
                <w:kern w:val="0"/>
                <w:sz w:val="18"/>
                <w:szCs w:val="18"/>
              </w:rPr>
            </w:pPr>
            <w:ins w:id="11989" w:author="Xuning Wei12232" w:date="2026-07-27T22:17:00Z">
              <w:r w:rsidRPr="00397878">
                <w:rPr>
                  <w:rFonts w:ascii="Times New Roman" w:eastAsia="仿宋_GB2312" w:hAnsi="Times New Roman" w:cs="Times New Roman"/>
                  <w:color w:val="auto"/>
                  <w:sz w:val="18"/>
                  <w:szCs w:val="18"/>
                  <w:rPrChange w:id="11990" w:author="Xuning Wei12232" w:date="2026-07-27T22:30:00Z">
                    <w:rPr>
                      <w:rFonts w:ascii="Times New Roman" w:eastAsia="仿宋_GB2312" w:hAnsi="Times New Roman" w:cs="Times New Roman"/>
                      <w:color w:val="0000FF"/>
                      <w:sz w:val="18"/>
                      <w:szCs w:val="18"/>
                    </w:rPr>
                  </w:rPrChange>
                </w:rPr>
                <w:t>06/24/2026</w:t>
              </w:r>
            </w:ins>
          </w:p>
        </w:tc>
        <w:tc>
          <w:tcPr>
            <w:tcW w:w="362" w:type="pct"/>
            <w:vAlign w:val="center"/>
            <w:tcPrChange w:id="11991" w:author="Xuning Wei12232" w:date="2026-07-27T23:03:00Z">
              <w:tcPr>
                <w:tcW w:w="362" w:type="pct"/>
                <w:vAlign w:val="center"/>
              </w:tcPr>
            </w:tcPrChange>
          </w:tcPr>
          <w:p w14:paraId="53F0344A" w14:textId="2D109577" w:rsidR="00CF5FEF" w:rsidRPr="00397878" w:rsidRDefault="00CF5FEF" w:rsidP="00EC3A7E">
            <w:pPr>
              <w:spacing w:line="240" w:lineRule="exact"/>
              <w:ind w:leftChars="-50" w:left="-105" w:rightChars="-50" w:right="-105"/>
              <w:contextualSpacing/>
              <w:jc w:val="center"/>
              <w:rPr>
                <w:ins w:id="11992" w:author="Xuning Wei12232" w:date="2026-07-27T22:16:00Z"/>
                <w:rFonts w:ascii="Times New Roman" w:eastAsia="仿宋_GB2312" w:hAnsi="Times New Roman" w:cs="Times New Roman"/>
                <w:color w:val="auto"/>
                <w:kern w:val="0"/>
                <w:sz w:val="18"/>
                <w:szCs w:val="18"/>
              </w:rPr>
            </w:pPr>
            <w:ins w:id="11993" w:author="Xuning Wei12232" w:date="2026-07-27T22:17:00Z">
              <w:r w:rsidRPr="00397878">
                <w:rPr>
                  <w:rFonts w:ascii="Times New Roman" w:eastAsia="仿宋_GB2312" w:hAnsi="Times New Roman" w:cs="Times New Roman"/>
                  <w:color w:val="auto"/>
                  <w:kern w:val="0"/>
                  <w:sz w:val="18"/>
                  <w:szCs w:val="18"/>
                  <w:rPrChange w:id="11994" w:author="Xuning Wei12232" w:date="2026-07-27T22:30:00Z">
                    <w:rPr>
                      <w:rFonts w:ascii="Times New Roman" w:eastAsia="仿宋_GB2312" w:hAnsi="Times New Roman" w:cs="Times New Roman"/>
                      <w:color w:val="0000FF"/>
                      <w:kern w:val="0"/>
                      <w:sz w:val="18"/>
                      <w:szCs w:val="18"/>
                    </w:rPr>
                  </w:rPrChange>
                </w:rPr>
                <w:t>EB52089L</w:t>
              </w:r>
            </w:ins>
          </w:p>
        </w:tc>
        <w:tc>
          <w:tcPr>
            <w:tcW w:w="438" w:type="pct"/>
            <w:noWrap/>
            <w:vAlign w:val="center"/>
            <w:tcPrChange w:id="11995" w:author="Xuning Wei12232" w:date="2026-07-27T23:03:00Z">
              <w:tcPr>
                <w:tcW w:w="438" w:type="pct"/>
                <w:noWrap/>
                <w:vAlign w:val="center"/>
              </w:tcPr>
            </w:tcPrChange>
          </w:tcPr>
          <w:p w14:paraId="4112D253" w14:textId="0B7AD07B" w:rsidR="00CF5FEF" w:rsidRPr="00397878" w:rsidRDefault="00CF5FEF" w:rsidP="00EC3A7E">
            <w:pPr>
              <w:spacing w:line="240" w:lineRule="exact"/>
              <w:contextualSpacing/>
              <w:jc w:val="center"/>
              <w:rPr>
                <w:ins w:id="11996" w:author="Xuning Wei12232" w:date="2026-07-27T22:16:00Z"/>
                <w:rFonts w:ascii="Times New Roman" w:eastAsia="仿宋_GB2312" w:hAnsi="Times New Roman" w:cs="Times New Roman"/>
                <w:color w:val="auto"/>
                <w:kern w:val="0"/>
                <w:sz w:val="18"/>
                <w:szCs w:val="18"/>
              </w:rPr>
            </w:pPr>
            <w:ins w:id="11997" w:author="Xuning Wei12232" w:date="2026-07-27T22:17:00Z">
              <w:r w:rsidRPr="00397878">
                <w:rPr>
                  <w:rFonts w:ascii="Times New Roman" w:eastAsia="仿宋_GB2312" w:hAnsi="Times New Roman" w:cs="Times New Roman" w:hint="eastAsia"/>
                  <w:color w:val="auto"/>
                  <w:sz w:val="18"/>
                  <w:szCs w:val="18"/>
                  <w:rPrChange w:id="11998" w:author="Xuning Wei12232" w:date="2026-07-27T22:30:00Z">
                    <w:rPr>
                      <w:rFonts w:ascii="Times New Roman" w:eastAsia="仿宋_GB2312" w:hAnsi="Times New Roman" w:cs="Times New Roman" w:hint="eastAsia"/>
                      <w:color w:val="0000FF"/>
                      <w:sz w:val="18"/>
                      <w:szCs w:val="18"/>
                    </w:rPr>
                  </w:rPrChange>
                </w:rPr>
                <w:t>≥</w:t>
              </w:r>
              <w:r w:rsidRPr="00397878">
                <w:rPr>
                  <w:rFonts w:ascii="Times New Roman" w:eastAsia="仿宋_GB2312" w:hAnsi="Times New Roman" w:cs="Times New Roman"/>
                  <w:color w:val="auto"/>
                  <w:sz w:val="18"/>
                  <w:szCs w:val="18"/>
                  <w:lang w:eastAsia="zh-CN"/>
                  <w:rPrChange w:id="11999" w:author="Xuning Wei12232" w:date="2026-07-27T22:30:00Z">
                    <w:rPr>
                      <w:rFonts w:ascii="Times New Roman" w:eastAsia="仿宋_GB2312" w:hAnsi="Times New Roman" w:cs="Times New Roman"/>
                      <w:color w:val="0000FF"/>
                      <w:sz w:val="18"/>
                      <w:szCs w:val="18"/>
                      <w:lang w:eastAsia="zh-CN"/>
                    </w:rPr>
                  </w:rPrChange>
                </w:rPr>
                <w:t>70</w:t>
              </w:r>
            </w:ins>
            <w:ins w:id="12000" w:author="Johan Granander" w:date="2026-07-28T13:51:00Z">
              <w:r w:rsidR="00917FF6" w:rsidRPr="00397878">
                <w:rPr>
                  <w:rFonts w:ascii="Times New Roman" w:eastAsia="仿宋_GB2312" w:hAnsi="Times New Roman" w:cs="Times New Roman"/>
                  <w:color w:val="auto"/>
                  <w:sz w:val="18"/>
                  <w:szCs w:val="18"/>
                  <w:lang w:eastAsia="zh-CN"/>
                </w:rPr>
                <w:t xml:space="preserve"> </w:t>
              </w:r>
            </w:ins>
            <w:ins w:id="12001" w:author="Xuning Wei12232" w:date="2026-07-27T22:17:00Z">
              <w:r w:rsidRPr="00397878">
                <w:rPr>
                  <w:rFonts w:ascii="Times New Roman" w:eastAsia="仿宋_GB2312" w:hAnsi="Times New Roman" w:cs="Times New Roman"/>
                  <w:color w:val="auto"/>
                  <w:sz w:val="18"/>
                  <w:szCs w:val="18"/>
                  <w:lang w:eastAsia="zh-CN"/>
                  <w:rPrChange w:id="12002" w:author="Xuning Wei12232" w:date="2026-07-27T22:30:00Z">
                    <w:rPr>
                      <w:rFonts w:ascii="Times New Roman" w:eastAsia="仿宋_GB2312" w:hAnsi="Times New Roman" w:cs="Times New Roman"/>
                      <w:color w:val="0000FF"/>
                      <w:sz w:val="18"/>
                      <w:szCs w:val="18"/>
                      <w:lang w:eastAsia="zh-CN"/>
                    </w:rPr>
                  </w:rPrChange>
                </w:rPr>
                <w:t>kg</w:t>
              </w:r>
            </w:ins>
          </w:p>
        </w:tc>
        <w:tc>
          <w:tcPr>
            <w:tcW w:w="339" w:type="pct"/>
            <w:vAlign w:val="center"/>
            <w:tcPrChange w:id="12003" w:author="Xuning Wei12232" w:date="2026-07-27T23:03:00Z">
              <w:tcPr>
                <w:tcW w:w="339" w:type="pct"/>
                <w:vAlign w:val="center"/>
              </w:tcPr>
            </w:tcPrChange>
          </w:tcPr>
          <w:p w14:paraId="0A1B9305" w14:textId="4DBF3983" w:rsidR="00CF5FEF" w:rsidRPr="00397878" w:rsidRDefault="00CF5FEF" w:rsidP="00EC3A7E">
            <w:pPr>
              <w:spacing w:line="240" w:lineRule="exact"/>
              <w:contextualSpacing/>
              <w:jc w:val="center"/>
              <w:rPr>
                <w:ins w:id="12004" w:author="Xuning Wei12232" w:date="2026-07-27T22:16:00Z"/>
                <w:rFonts w:ascii="Times New Roman" w:eastAsia="仿宋_GB2312" w:hAnsi="Times New Roman" w:cs="Times New Roman"/>
                <w:color w:val="auto"/>
                <w:kern w:val="0"/>
                <w:sz w:val="18"/>
                <w:szCs w:val="18"/>
              </w:rPr>
            </w:pPr>
            <w:ins w:id="12005" w:author="Xuning Wei12232" w:date="2026-07-27T22:17:00Z">
              <w:r w:rsidRPr="00397878">
                <w:rPr>
                  <w:rFonts w:ascii="Times New Roman" w:eastAsia="仿宋_GB2312" w:hAnsi="Times New Roman" w:cs="Times New Roman"/>
                  <w:color w:val="auto"/>
                  <w:sz w:val="18"/>
                  <w:szCs w:val="18"/>
                  <w:lang w:eastAsia="zh-CN"/>
                  <w:rPrChange w:id="12006" w:author="Xuning Wei12232" w:date="2026-07-27T22:30:00Z">
                    <w:rPr>
                      <w:rFonts w:ascii="Times New Roman" w:eastAsia="仿宋_GB2312" w:hAnsi="Times New Roman" w:cs="Times New Roman"/>
                      <w:color w:val="0000FF"/>
                      <w:sz w:val="18"/>
                      <w:szCs w:val="18"/>
                      <w:lang w:eastAsia="zh-CN"/>
                    </w:rPr>
                  </w:rPrChange>
                </w:rPr>
                <w:t>±</w:t>
              </w:r>
              <w:r w:rsidRPr="00397878">
                <w:rPr>
                  <w:rFonts w:ascii="Times New Roman" w:eastAsia="仿宋_GB2312" w:hAnsi="Times New Roman" w:cs="Times New Roman"/>
                  <w:color w:val="auto"/>
                  <w:kern w:val="0"/>
                  <w:sz w:val="18"/>
                  <w:szCs w:val="18"/>
                  <w:lang w:val="sv-SE" w:eastAsia="zh-CN"/>
                  <w:rPrChange w:id="12007" w:author="Xuning Wei12232" w:date="2026-07-27T22:30:00Z">
                    <w:rPr>
                      <w:rFonts w:ascii="Times New Roman" w:eastAsia="仿宋_GB2312" w:hAnsi="Times New Roman" w:cs="Times New Roman"/>
                      <w:color w:val="0000FF"/>
                      <w:kern w:val="0"/>
                      <w:sz w:val="18"/>
                      <w:szCs w:val="18"/>
                      <w:lang w:val="sv-SE" w:eastAsia="zh-CN"/>
                    </w:rPr>
                  </w:rPrChange>
                </w:rPr>
                <w:t>3.0%</w:t>
              </w:r>
            </w:ins>
          </w:p>
        </w:tc>
        <w:tc>
          <w:tcPr>
            <w:tcW w:w="504" w:type="pct"/>
            <w:vAlign w:val="center"/>
            <w:tcPrChange w:id="12008" w:author="Xuning Wei12232" w:date="2026-07-27T23:03:00Z">
              <w:tcPr>
                <w:tcW w:w="416" w:type="pct"/>
                <w:vAlign w:val="center"/>
              </w:tcPr>
            </w:tcPrChange>
          </w:tcPr>
          <w:p w14:paraId="5EE3EAA0" w14:textId="4FE60E1F" w:rsidR="00CF5FEF" w:rsidRPr="00397878" w:rsidRDefault="00CF5FEF">
            <w:pPr>
              <w:spacing w:line="240" w:lineRule="exact"/>
              <w:contextualSpacing/>
              <w:jc w:val="center"/>
              <w:rPr>
                <w:ins w:id="12009" w:author="Xuning Wei12232" w:date="2026-07-27T22:16:00Z"/>
                <w:rFonts w:ascii="Times New Roman" w:eastAsia="仿宋_GB2312" w:hAnsi="Times New Roman" w:cs="Times New Roman"/>
                <w:color w:val="auto"/>
                <w:kern w:val="0"/>
                <w:sz w:val="18"/>
                <w:szCs w:val="18"/>
                <w:lang w:eastAsia="zh-CN"/>
              </w:rPr>
            </w:pPr>
            <w:ins w:id="12010" w:author="Xuning Wei12232" w:date="2026-07-27T22:21:00Z">
              <w:r w:rsidRPr="00397878">
                <w:rPr>
                  <w:rFonts w:ascii="Times New Roman" w:eastAsia="仿宋_GB2312" w:hAnsi="Times New Roman" w:cs="Times New Roman"/>
                  <w:color w:val="auto"/>
                  <w:kern w:val="0"/>
                  <w:sz w:val="18"/>
                  <w:szCs w:val="18"/>
                  <w:lang w:eastAsia="zh-CN"/>
                </w:rPr>
                <w:t>264.83 ~ 272.77 kg</w:t>
              </w:r>
            </w:ins>
          </w:p>
        </w:tc>
        <w:tc>
          <w:tcPr>
            <w:tcW w:w="328" w:type="pct"/>
            <w:noWrap/>
            <w:vAlign w:val="center"/>
            <w:tcPrChange w:id="12011" w:author="Xuning Wei12232" w:date="2026-07-27T23:03:00Z">
              <w:tcPr>
                <w:tcW w:w="416" w:type="pct"/>
                <w:gridSpan w:val="2"/>
                <w:noWrap/>
                <w:vAlign w:val="center"/>
              </w:tcPr>
            </w:tcPrChange>
          </w:tcPr>
          <w:p w14:paraId="68ACE4B9" w14:textId="37A0E739" w:rsidR="00CF5FEF" w:rsidRPr="00397878" w:rsidRDefault="00CF5FEF">
            <w:pPr>
              <w:spacing w:line="240" w:lineRule="exact"/>
              <w:contextualSpacing/>
              <w:jc w:val="center"/>
              <w:rPr>
                <w:ins w:id="12012" w:author="Xuning Wei12232" w:date="2026-07-27T22:16:00Z"/>
                <w:rFonts w:ascii="Times New Roman" w:eastAsia="仿宋_GB2312" w:hAnsi="Times New Roman" w:cs="Times New Roman"/>
                <w:color w:val="auto"/>
                <w:sz w:val="18"/>
                <w:szCs w:val="18"/>
                <w:lang w:eastAsia="zh-CN"/>
              </w:rPr>
            </w:pPr>
            <w:ins w:id="12013" w:author="Xuning Wei12232" w:date="2026-07-27T22:22:00Z">
              <w:r w:rsidRPr="00397878">
                <w:rPr>
                  <w:rFonts w:ascii="Times New Roman" w:eastAsia="仿宋_GB2312" w:hAnsi="Times New Roman" w:cs="Times New Roman"/>
                  <w:color w:val="auto"/>
                  <w:sz w:val="18"/>
                  <w:szCs w:val="18"/>
                  <w:lang w:eastAsia="zh-CN"/>
                </w:rPr>
                <w:t>TBD</w:t>
              </w:r>
            </w:ins>
          </w:p>
        </w:tc>
        <w:tc>
          <w:tcPr>
            <w:tcW w:w="590" w:type="pct"/>
            <w:vAlign w:val="center"/>
            <w:tcPrChange w:id="12014" w:author="Xuning Wei12232" w:date="2026-07-27T23:03:00Z">
              <w:tcPr>
                <w:tcW w:w="590" w:type="pct"/>
                <w:vAlign w:val="center"/>
              </w:tcPr>
            </w:tcPrChange>
          </w:tcPr>
          <w:p w14:paraId="4BCF7CED" w14:textId="32D33493" w:rsidR="00CF5FEF" w:rsidRPr="00397878" w:rsidRDefault="00CF5FEF">
            <w:pPr>
              <w:spacing w:line="240" w:lineRule="exact"/>
              <w:contextualSpacing/>
              <w:jc w:val="center"/>
              <w:rPr>
                <w:ins w:id="12015" w:author="Xuning Wei12232" w:date="2026-07-27T22:16:00Z"/>
                <w:rFonts w:ascii="Times New Roman" w:eastAsia="仿宋_GB2312" w:hAnsi="Times New Roman" w:cs="Times New Roman"/>
                <w:color w:val="auto"/>
                <w:sz w:val="18"/>
                <w:szCs w:val="18"/>
                <w:lang w:eastAsia="zh-CN"/>
              </w:rPr>
            </w:pPr>
            <w:ins w:id="12016" w:author="Xuning Wei12232" w:date="2026-07-27T22:22:00Z">
              <w:r w:rsidRPr="00397878">
                <w:rPr>
                  <w:rFonts w:ascii="Times New Roman" w:eastAsia="仿宋_GB2312" w:hAnsi="Times New Roman" w:cs="Times New Roman"/>
                  <w:color w:val="auto"/>
                  <w:sz w:val="18"/>
                  <w:szCs w:val="18"/>
                  <w:lang w:eastAsia="zh-CN"/>
                </w:rPr>
                <w:t>TBD</w:t>
              </w:r>
            </w:ins>
          </w:p>
        </w:tc>
        <w:tc>
          <w:tcPr>
            <w:tcW w:w="414" w:type="pct"/>
            <w:vAlign w:val="center"/>
            <w:tcPrChange w:id="12017" w:author="Xuning Wei12232" w:date="2026-07-27T23:03:00Z">
              <w:tcPr>
                <w:tcW w:w="414" w:type="pct"/>
                <w:vAlign w:val="center"/>
              </w:tcPr>
            </w:tcPrChange>
          </w:tcPr>
          <w:p w14:paraId="71F86344" w14:textId="6B94AE16" w:rsidR="00CF5FEF" w:rsidRPr="00397878" w:rsidRDefault="00CF5FEF">
            <w:pPr>
              <w:spacing w:line="240" w:lineRule="exact"/>
              <w:contextualSpacing/>
              <w:jc w:val="center"/>
              <w:rPr>
                <w:ins w:id="12018" w:author="Xuning Wei12232" w:date="2026-07-27T22:16:00Z"/>
                <w:rFonts w:ascii="Times New Roman" w:eastAsia="仿宋_GB2312" w:hAnsi="Times New Roman" w:cs="Times New Roman"/>
                <w:color w:val="auto"/>
                <w:sz w:val="18"/>
                <w:szCs w:val="18"/>
                <w:lang w:eastAsia="zh-CN"/>
              </w:rPr>
            </w:pPr>
            <w:ins w:id="12019" w:author="Xuning Wei12232" w:date="2026-07-27T22:22:00Z">
              <w:r w:rsidRPr="00397878">
                <w:rPr>
                  <w:rFonts w:ascii="Times New Roman" w:eastAsia="仿宋_GB2312" w:hAnsi="Times New Roman" w:cs="Times New Roman"/>
                  <w:color w:val="auto"/>
                  <w:sz w:val="18"/>
                  <w:szCs w:val="18"/>
                  <w:lang w:eastAsia="zh-CN"/>
                </w:rPr>
                <w:t>TBD</w:t>
              </w:r>
            </w:ins>
          </w:p>
        </w:tc>
        <w:tc>
          <w:tcPr>
            <w:tcW w:w="550" w:type="pct"/>
            <w:vAlign w:val="center"/>
            <w:tcPrChange w:id="12020" w:author="Xuning Wei12232" w:date="2026-07-27T23:03:00Z">
              <w:tcPr>
                <w:tcW w:w="550" w:type="pct"/>
                <w:vAlign w:val="center"/>
              </w:tcPr>
            </w:tcPrChange>
          </w:tcPr>
          <w:p w14:paraId="6105195E" w14:textId="41E77528" w:rsidR="00CF5FEF" w:rsidRPr="00397878" w:rsidRDefault="00CF5FEF">
            <w:pPr>
              <w:spacing w:line="240" w:lineRule="exact"/>
              <w:contextualSpacing/>
              <w:jc w:val="center"/>
              <w:rPr>
                <w:ins w:id="12021" w:author="Xuning Wei12232" w:date="2026-07-27T22:16:00Z"/>
                <w:rFonts w:ascii="Times New Roman" w:eastAsia="仿宋_GB2312" w:hAnsi="Times New Roman" w:cs="Times New Roman"/>
                <w:color w:val="auto"/>
                <w:sz w:val="18"/>
                <w:szCs w:val="18"/>
                <w:lang w:eastAsia="zh-CN"/>
              </w:rPr>
            </w:pPr>
            <w:ins w:id="12022" w:author="Xuning Wei12232" w:date="2026-07-27T22:22:00Z">
              <w:r w:rsidRPr="00397878">
                <w:rPr>
                  <w:rFonts w:ascii="Times New Roman" w:eastAsia="仿宋_GB2312" w:hAnsi="Times New Roman" w:cs="Times New Roman"/>
                  <w:color w:val="auto"/>
                  <w:sz w:val="18"/>
                  <w:szCs w:val="18"/>
                  <w:lang w:eastAsia="zh-CN"/>
                </w:rPr>
                <w:t>TBD</w:t>
              </w:r>
            </w:ins>
          </w:p>
        </w:tc>
      </w:tr>
      <w:tr w:rsidR="00D4337B" w:rsidRPr="00397878" w14:paraId="01A2B548" w14:textId="77777777" w:rsidTr="00397878">
        <w:trPr>
          <w:cantSplit/>
          <w:trHeight w:val="397"/>
          <w:jc w:val="center"/>
          <w:ins w:id="12023" w:author="Xuning Wei12232" w:date="2026-07-27T22:16:00Z"/>
          <w:trPrChange w:id="12024" w:author="Xuning Wei12232" w:date="2026-07-27T23:03:00Z">
            <w:trPr>
              <w:cantSplit/>
              <w:trHeight w:val="397"/>
              <w:jc w:val="center"/>
            </w:trPr>
          </w:trPrChange>
        </w:trPr>
        <w:tc>
          <w:tcPr>
            <w:tcW w:w="449" w:type="pct"/>
            <w:vMerge/>
            <w:noWrap/>
            <w:vAlign w:val="center"/>
            <w:tcPrChange w:id="12025" w:author="Xuning Wei12232" w:date="2026-07-27T23:03:00Z">
              <w:tcPr>
                <w:tcW w:w="449" w:type="pct"/>
                <w:vMerge/>
                <w:noWrap/>
                <w:vAlign w:val="center"/>
              </w:tcPr>
            </w:tcPrChange>
          </w:tcPr>
          <w:p w14:paraId="4D013DF8" w14:textId="77777777" w:rsidR="00CF5FEF" w:rsidRPr="00397878" w:rsidRDefault="00CF5FEF">
            <w:pPr>
              <w:spacing w:line="240" w:lineRule="exact"/>
              <w:contextualSpacing/>
              <w:jc w:val="center"/>
              <w:rPr>
                <w:ins w:id="12026" w:author="Xuning Wei12232" w:date="2026-07-27T22:16:00Z"/>
                <w:rFonts w:ascii="Times New Roman" w:eastAsia="仿宋_GB2312" w:hAnsi="Times New Roman" w:cs="Times New Roman"/>
                <w:color w:val="auto"/>
                <w:kern w:val="0"/>
                <w:sz w:val="18"/>
                <w:szCs w:val="18"/>
                <w:lang w:eastAsia="zh-CN"/>
              </w:rPr>
            </w:pPr>
          </w:p>
        </w:tc>
        <w:tc>
          <w:tcPr>
            <w:tcW w:w="589" w:type="pct"/>
            <w:gridSpan w:val="2"/>
            <w:noWrap/>
            <w:vAlign w:val="center"/>
            <w:tcPrChange w:id="12027" w:author="Xuning Wei12232" w:date="2026-07-27T23:03:00Z">
              <w:tcPr>
                <w:tcW w:w="589" w:type="pct"/>
                <w:gridSpan w:val="2"/>
                <w:noWrap/>
                <w:vAlign w:val="center"/>
              </w:tcPr>
            </w:tcPrChange>
          </w:tcPr>
          <w:p w14:paraId="43B33B3F" w14:textId="0FCD4F1D" w:rsidR="00CF5FEF" w:rsidRPr="00397878" w:rsidRDefault="00CF5FEF">
            <w:pPr>
              <w:spacing w:line="240" w:lineRule="exact"/>
              <w:contextualSpacing/>
              <w:jc w:val="center"/>
              <w:rPr>
                <w:ins w:id="12028" w:author="Xuning Wei12232" w:date="2026-07-27T22:16:00Z"/>
                <w:rFonts w:ascii="Times New Roman" w:eastAsia="仿宋_GB2312" w:hAnsi="Times New Roman" w:cs="Times New Roman"/>
                <w:color w:val="auto"/>
                <w:kern w:val="0"/>
                <w:sz w:val="18"/>
                <w:szCs w:val="18"/>
              </w:rPr>
            </w:pPr>
            <w:ins w:id="12029" w:author="Xuning Wei12232" w:date="2026-07-27T22:18:00Z">
              <w:r w:rsidRPr="00397878">
                <w:rPr>
                  <w:rFonts w:ascii="Times New Roman" w:eastAsia="仿宋_GB2312" w:hAnsi="Times New Roman" w:cs="Times New Roman"/>
                  <w:color w:val="auto"/>
                  <w:sz w:val="18"/>
                  <w:szCs w:val="18"/>
                  <w:rPrChange w:id="12030" w:author="Xuning Wei12232" w:date="2026-07-27T22:30:00Z">
                    <w:rPr>
                      <w:rFonts w:ascii="Times New Roman" w:eastAsia="仿宋_GB2312" w:hAnsi="Times New Roman" w:cs="Times New Roman"/>
                      <w:color w:val="0000FF"/>
                      <w:sz w:val="18"/>
                      <w:szCs w:val="18"/>
                    </w:rPr>
                  </w:rPrChange>
                </w:rPr>
                <w:t>Agitation</w:t>
              </w:r>
            </w:ins>
          </w:p>
        </w:tc>
        <w:tc>
          <w:tcPr>
            <w:tcW w:w="437" w:type="pct"/>
            <w:vAlign w:val="center"/>
            <w:tcPrChange w:id="12031" w:author="Xuning Wei12232" w:date="2026-07-27T23:03:00Z">
              <w:tcPr>
                <w:tcW w:w="437" w:type="pct"/>
                <w:vAlign w:val="center"/>
              </w:tcPr>
            </w:tcPrChange>
          </w:tcPr>
          <w:p w14:paraId="4DF4A5CB" w14:textId="5260C6F4" w:rsidR="00CF5FEF" w:rsidRPr="00397878" w:rsidRDefault="00CF5FEF">
            <w:pPr>
              <w:spacing w:line="240" w:lineRule="exact"/>
              <w:ind w:leftChars="-50" w:left="-105" w:rightChars="-50" w:right="-105"/>
              <w:contextualSpacing/>
              <w:jc w:val="center"/>
              <w:rPr>
                <w:ins w:id="12032" w:author="Xuning Wei12232" w:date="2026-07-27T22:16:00Z"/>
                <w:rFonts w:ascii="Times New Roman" w:eastAsia="仿宋_GB2312" w:hAnsi="Times New Roman" w:cs="Times New Roman"/>
                <w:color w:val="auto"/>
                <w:kern w:val="0"/>
                <w:sz w:val="18"/>
                <w:szCs w:val="18"/>
              </w:rPr>
            </w:pPr>
            <w:ins w:id="12033" w:author="Xuning Wei12232" w:date="2026-07-27T22:18:00Z">
              <w:r w:rsidRPr="00397878">
                <w:rPr>
                  <w:rFonts w:ascii="Times New Roman" w:eastAsia="仿宋_GB2312" w:hAnsi="Times New Roman" w:cs="Times New Roman"/>
                  <w:color w:val="auto"/>
                  <w:kern w:val="0"/>
                  <w:sz w:val="18"/>
                  <w:szCs w:val="18"/>
                  <w:rPrChange w:id="12034" w:author="Xuning Wei12232" w:date="2026-07-27T22:30:00Z">
                    <w:rPr>
                      <w:rFonts w:ascii="Times New Roman" w:eastAsia="仿宋_GB2312" w:hAnsi="Times New Roman" w:cs="Times New Roman"/>
                      <w:color w:val="0000FF"/>
                      <w:kern w:val="0"/>
                      <w:sz w:val="18"/>
                      <w:szCs w:val="18"/>
                    </w:rPr>
                  </w:rPrChange>
                </w:rPr>
                <w:t>N/A</w:t>
              </w:r>
            </w:ins>
          </w:p>
        </w:tc>
        <w:tc>
          <w:tcPr>
            <w:tcW w:w="362" w:type="pct"/>
            <w:vAlign w:val="center"/>
            <w:tcPrChange w:id="12035" w:author="Xuning Wei12232" w:date="2026-07-27T23:03:00Z">
              <w:tcPr>
                <w:tcW w:w="362" w:type="pct"/>
                <w:vAlign w:val="center"/>
              </w:tcPr>
            </w:tcPrChange>
          </w:tcPr>
          <w:p w14:paraId="3D8948A5" w14:textId="65BD5A0D" w:rsidR="00CF5FEF" w:rsidRPr="00397878" w:rsidRDefault="00CF5FEF">
            <w:pPr>
              <w:spacing w:line="240" w:lineRule="exact"/>
              <w:ind w:leftChars="-50" w:left="-105" w:rightChars="-50" w:right="-105"/>
              <w:contextualSpacing/>
              <w:jc w:val="center"/>
              <w:rPr>
                <w:ins w:id="12036" w:author="Xuning Wei12232" w:date="2026-07-27T22:16:00Z"/>
                <w:rFonts w:ascii="Times New Roman" w:eastAsia="仿宋_GB2312" w:hAnsi="Times New Roman" w:cs="Times New Roman"/>
                <w:color w:val="auto"/>
                <w:kern w:val="0"/>
                <w:sz w:val="18"/>
                <w:szCs w:val="18"/>
              </w:rPr>
            </w:pPr>
            <w:ins w:id="12037" w:author="Xuning Wei12232" w:date="2026-07-27T22:18:00Z">
              <w:r w:rsidRPr="00397878">
                <w:rPr>
                  <w:rFonts w:ascii="Times New Roman" w:eastAsia="仿宋_GB2312" w:hAnsi="Times New Roman" w:cs="Times New Roman"/>
                  <w:color w:val="auto"/>
                  <w:kern w:val="0"/>
                  <w:sz w:val="18"/>
                  <w:szCs w:val="18"/>
                  <w:rPrChange w:id="12038" w:author="Xuning Wei12232" w:date="2026-07-27T22:30:00Z">
                    <w:rPr>
                      <w:rFonts w:ascii="Times New Roman" w:eastAsia="仿宋_GB2312" w:hAnsi="Times New Roman" w:cs="Times New Roman"/>
                      <w:color w:val="0000FF"/>
                      <w:kern w:val="0"/>
                      <w:sz w:val="18"/>
                      <w:szCs w:val="18"/>
                    </w:rPr>
                  </w:rPrChange>
                </w:rPr>
                <w:t>N/A</w:t>
              </w:r>
            </w:ins>
          </w:p>
        </w:tc>
        <w:tc>
          <w:tcPr>
            <w:tcW w:w="438" w:type="pct"/>
            <w:noWrap/>
            <w:vAlign w:val="center"/>
            <w:tcPrChange w:id="12039" w:author="Xuning Wei12232" w:date="2026-07-27T23:03:00Z">
              <w:tcPr>
                <w:tcW w:w="438" w:type="pct"/>
                <w:noWrap/>
                <w:vAlign w:val="center"/>
              </w:tcPr>
            </w:tcPrChange>
          </w:tcPr>
          <w:p w14:paraId="56B4AAFF" w14:textId="6D4E3D85" w:rsidR="00CF5FEF" w:rsidRPr="00397878" w:rsidRDefault="00CF5FEF">
            <w:pPr>
              <w:spacing w:line="240" w:lineRule="exact"/>
              <w:contextualSpacing/>
              <w:jc w:val="center"/>
              <w:rPr>
                <w:ins w:id="12040" w:author="Xuning Wei12232" w:date="2026-07-27T22:16:00Z"/>
                <w:rFonts w:ascii="Times New Roman" w:eastAsia="仿宋_GB2312" w:hAnsi="Times New Roman" w:cs="Times New Roman"/>
                <w:color w:val="auto"/>
                <w:kern w:val="0"/>
                <w:sz w:val="18"/>
                <w:szCs w:val="18"/>
              </w:rPr>
            </w:pPr>
            <w:ins w:id="12041" w:author="Xuning Wei12232" w:date="2026-07-27T22:18:00Z">
              <w:r w:rsidRPr="00397878">
                <w:rPr>
                  <w:rFonts w:ascii="Times New Roman" w:eastAsia="仿宋_GB2312" w:hAnsi="Times New Roman" w:cs="Times New Roman"/>
                  <w:color w:val="auto"/>
                  <w:kern w:val="0"/>
                  <w:sz w:val="18"/>
                  <w:szCs w:val="18"/>
                  <w:rPrChange w:id="12042" w:author="Xuning Wei12232" w:date="2026-07-27T22:30:00Z">
                    <w:rPr>
                      <w:rFonts w:ascii="Times New Roman" w:eastAsia="仿宋_GB2312" w:hAnsi="Times New Roman" w:cs="Times New Roman"/>
                      <w:color w:val="0000FF"/>
                      <w:kern w:val="0"/>
                      <w:sz w:val="18"/>
                      <w:szCs w:val="18"/>
                    </w:rPr>
                  </w:rPrChange>
                </w:rPr>
                <w:t>0~138</w:t>
              </w:r>
            </w:ins>
            <w:ins w:id="12043" w:author="Johan Granander" w:date="2026-07-28T13:51:00Z">
              <w:r w:rsidR="00917FF6" w:rsidRPr="00397878">
                <w:rPr>
                  <w:rFonts w:ascii="Times New Roman" w:eastAsia="仿宋_GB2312" w:hAnsi="Times New Roman" w:cs="Times New Roman"/>
                  <w:color w:val="auto"/>
                  <w:kern w:val="0"/>
                  <w:sz w:val="18"/>
                  <w:szCs w:val="18"/>
                </w:rPr>
                <w:t xml:space="preserve"> </w:t>
              </w:r>
            </w:ins>
            <w:ins w:id="12044" w:author="Xuning Wei12232" w:date="2026-07-27T22:18:00Z">
              <w:del w:id="12045" w:author="Johan Granander" w:date="2026-07-28T13:52:00Z">
                <w:r w:rsidRPr="00397878" w:rsidDel="00917FF6">
                  <w:rPr>
                    <w:rFonts w:ascii="Times New Roman" w:eastAsia="仿宋_GB2312" w:hAnsi="Times New Roman" w:cs="Times New Roman"/>
                    <w:color w:val="auto"/>
                    <w:kern w:val="0"/>
                    <w:sz w:val="18"/>
                    <w:szCs w:val="18"/>
                    <w:rPrChange w:id="12046" w:author="Xuning Wei12232" w:date="2026-07-27T22:30:00Z">
                      <w:rPr>
                        <w:rFonts w:ascii="Times New Roman" w:eastAsia="仿宋_GB2312" w:hAnsi="Times New Roman" w:cs="Times New Roman"/>
                        <w:color w:val="0000FF"/>
                        <w:kern w:val="0"/>
                        <w:sz w:val="18"/>
                        <w:szCs w:val="18"/>
                      </w:rPr>
                    </w:rPrChange>
                  </w:rPr>
                  <w:delText>r/min</w:delText>
                </w:r>
              </w:del>
            </w:ins>
            <w:ins w:id="12047" w:author="Johan Granander" w:date="2026-07-28T13:52:00Z">
              <w:r w:rsidR="00917FF6" w:rsidRPr="00397878">
                <w:rPr>
                  <w:rFonts w:ascii="Times New Roman" w:eastAsia="仿宋_GB2312" w:hAnsi="Times New Roman" w:cs="Times New Roman"/>
                  <w:color w:val="auto"/>
                  <w:kern w:val="0"/>
                  <w:sz w:val="18"/>
                  <w:szCs w:val="18"/>
                </w:rPr>
                <w:t>rpm</w:t>
              </w:r>
            </w:ins>
          </w:p>
        </w:tc>
        <w:tc>
          <w:tcPr>
            <w:tcW w:w="339" w:type="pct"/>
            <w:vAlign w:val="center"/>
            <w:tcPrChange w:id="12048" w:author="Xuning Wei12232" w:date="2026-07-27T23:03:00Z">
              <w:tcPr>
                <w:tcW w:w="339" w:type="pct"/>
                <w:vAlign w:val="center"/>
              </w:tcPr>
            </w:tcPrChange>
          </w:tcPr>
          <w:p w14:paraId="6C10D64B" w14:textId="3F04952C" w:rsidR="00CF5FEF" w:rsidRPr="00397878" w:rsidRDefault="00CF5FEF">
            <w:pPr>
              <w:spacing w:line="240" w:lineRule="exact"/>
              <w:contextualSpacing/>
              <w:jc w:val="center"/>
              <w:rPr>
                <w:ins w:id="12049" w:author="Xuning Wei12232" w:date="2026-07-27T22:16:00Z"/>
                <w:rFonts w:ascii="Times New Roman" w:eastAsia="仿宋_GB2312" w:hAnsi="Times New Roman" w:cs="Times New Roman"/>
                <w:color w:val="auto"/>
                <w:kern w:val="0"/>
                <w:sz w:val="18"/>
                <w:szCs w:val="18"/>
              </w:rPr>
            </w:pPr>
            <w:ins w:id="12050" w:author="Xuning Wei12232" w:date="2026-07-27T22:18:00Z">
              <w:r w:rsidRPr="00397878">
                <w:rPr>
                  <w:rFonts w:ascii="Times New Roman" w:eastAsia="仿宋_GB2312" w:hAnsi="Times New Roman" w:cs="Times New Roman"/>
                  <w:color w:val="auto"/>
                  <w:kern w:val="0"/>
                  <w:sz w:val="18"/>
                  <w:szCs w:val="18"/>
                  <w:rPrChange w:id="12051" w:author="Xuning Wei12232" w:date="2026-07-27T22:30:00Z">
                    <w:rPr>
                      <w:rFonts w:ascii="Times New Roman" w:eastAsia="仿宋_GB2312" w:hAnsi="Times New Roman" w:cs="Times New Roman"/>
                      <w:color w:val="0000FF"/>
                      <w:kern w:val="0"/>
                      <w:sz w:val="18"/>
                      <w:szCs w:val="18"/>
                    </w:rPr>
                  </w:rPrChange>
                </w:rPr>
                <w:t>±2</w:t>
              </w:r>
            </w:ins>
            <w:ins w:id="12052" w:author="Johan Granander" w:date="2026-07-28T13:51:00Z">
              <w:r w:rsidR="00917FF6" w:rsidRPr="00397878">
                <w:rPr>
                  <w:rFonts w:ascii="Times New Roman" w:eastAsia="仿宋_GB2312" w:hAnsi="Times New Roman" w:cs="Times New Roman"/>
                  <w:color w:val="auto"/>
                  <w:kern w:val="0"/>
                  <w:sz w:val="18"/>
                  <w:szCs w:val="18"/>
                </w:rPr>
                <w:t xml:space="preserve"> </w:t>
              </w:r>
            </w:ins>
            <w:ins w:id="12053" w:author="Xuning Wei12232" w:date="2026-07-27T22:18:00Z">
              <w:del w:id="12054" w:author="Johan Granander" w:date="2026-07-28T13:52:00Z">
                <w:r w:rsidRPr="00397878" w:rsidDel="00917FF6">
                  <w:rPr>
                    <w:rFonts w:ascii="Times New Roman" w:eastAsia="仿宋_GB2312" w:hAnsi="Times New Roman" w:cs="Times New Roman"/>
                    <w:color w:val="auto"/>
                    <w:kern w:val="0"/>
                    <w:sz w:val="18"/>
                    <w:szCs w:val="18"/>
                    <w:rPrChange w:id="12055" w:author="Xuning Wei12232" w:date="2026-07-27T22:30:00Z">
                      <w:rPr>
                        <w:rFonts w:ascii="Times New Roman" w:eastAsia="仿宋_GB2312" w:hAnsi="Times New Roman" w:cs="Times New Roman"/>
                        <w:color w:val="0000FF"/>
                        <w:kern w:val="0"/>
                        <w:sz w:val="18"/>
                        <w:szCs w:val="18"/>
                      </w:rPr>
                    </w:rPrChange>
                  </w:rPr>
                  <w:delText>r/min</w:delText>
                </w:r>
              </w:del>
            </w:ins>
            <w:ins w:id="12056" w:author="Johan Granander" w:date="2026-07-28T13:52:00Z">
              <w:r w:rsidR="00917FF6" w:rsidRPr="00397878">
                <w:rPr>
                  <w:rFonts w:ascii="Times New Roman" w:eastAsia="仿宋_GB2312" w:hAnsi="Times New Roman" w:cs="Times New Roman"/>
                  <w:color w:val="auto"/>
                  <w:kern w:val="0"/>
                  <w:sz w:val="18"/>
                  <w:szCs w:val="18"/>
                </w:rPr>
                <w:t>rpm</w:t>
              </w:r>
            </w:ins>
          </w:p>
        </w:tc>
        <w:tc>
          <w:tcPr>
            <w:tcW w:w="504" w:type="pct"/>
            <w:vAlign w:val="center"/>
            <w:tcPrChange w:id="12057" w:author="Xuning Wei12232" w:date="2026-07-27T23:03:00Z">
              <w:tcPr>
                <w:tcW w:w="416" w:type="pct"/>
                <w:vAlign w:val="center"/>
              </w:tcPr>
            </w:tcPrChange>
          </w:tcPr>
          <w:p w14:paraId="5CF9FD65" w14:textId="21B142E7" w:rsidR="00CF5FEF" w:rsidRPr="00397878" w:rsidRDefault="00CF5FEF">
            <w:pPr>
              <w:spacing w:line="240" w:lineRule="exact"/>
              <w:contextualSpacing/>
              <w:jc w:val="center"/>
              <w:rPr>
                <w:ins w:id="12058" w:author="Xuning Wei12232" w:date="2026-07-27T22:16:00Z"/>
                <w:rFonts w:ascii="Times New Roman" w:eastAsia="仿宋_GB2312" w:hAnsi="Times New Roman" w:cs="Times New Roman"/>
                <w:color w:val="auto"/>
                <w:kern w:val="0"/>
                <w:sz w:val="18"/>
                <w:szCs w:val="18"/>
                <w:lang w:eastAsia="zh-CN"/>
              </w:rPr>
            </w:pPr>
            <w:ins w:id="12059" w:author="Xuning Wei12232" w:date="2026-07-27T22:19:00Z">
              <w:r w:rsidRPr="00397878">
                <w:rPr>
                  <w:rFonts w:ascii="Times New Roman" w:eastAsia="仿宋_GB2312" w:hAnsi="Times New Roman" w:cs="Times New Roman"/>
                  <w:color w:val="auto"/>
                  <w:sz w:val="18"/>
                  <w:szCs w:val="18"/>
                  <w:rPrChange w:id="12060" w:author="Xuning Wei12232" w:date="2026-07-27T22:30:00Z">
                    <w:rPr>
                      <w:rFonts w:ascii="Times New Roman" w:eastAsia="仿宋_GB2312" w:hAnsi="Times New Roman" w:cs="Times New Roman"/>
                      <w:color w:val="0000FF"/>
                      <w:sz w:val="18"/>
                      <w:szCs w:val="18"/>
                    </w:rPr>
                  </w:rPrChange>
                </w:rPr>
                <w:t>95±10 rp</w:t>
              </w:r>
              <w:r w:rsidRPr="00397878">
                <w:rPr>
                  <w:rFonts w:ascii="Times New Roman" w:eastAsia="仿宋_GB2312" w:hAnsi="Times New Roman" w:cs="Times New Roman"/>
                  <w:color w:val="auto"/>
                  <w:sz w:val="18"/>
                  <w:szCs w:val="18"/>
                  <w:lang w:eastAsia="zh-CN"/>
                  <w:rPrChange w:id="12061" w:author="Xuning Wei12232" w:date="2026-07-27T22:30:00Z">
                    <w:rPr>
                      <w:rFonts w:ascii="Times New Roman" w:eastAsia="仿宋_GB2312" w:hAnsi="Times New Roman" w:cs="Times New Roman"/>
                      <w:color w:val="0000FF"/>
                      <w:sz w:val="18"/>
                      <w:szCs w:val="18"/>
                      <w:lang w:eastAsia="zh-CN"/>
                    </w:rPr>
                  </w:rPrChange>
                </w:rPr>
                <w:t>m</w:t>
              </w:r>
            </w:ins>
          </w:p>
        </w:tc>
        <w:tc>
          <w:tcPr>
            <w:tcW w:w="328" w:type="pct"/>
            <w:noWrap/>
            <w:vAlign w:val="center"/>
            <w:tcPrChange w:id="12062" w:author="Xuning Wei12232" w:date="2026-07-27T23:03:00Z">
              <w:tcPr>
                <w:tcW w:w="416" w:type="pct"/>
                <w:gridSpan w:val="2"/>
                <w:noWrap/>
                <w:vAlign w:val="center"/>
              </w:tcPr>
            </w:tcPrChange>
          </w:tcPr>
          <w:p w14:paraId="7D7AF929" w14:textId="2CEF5500" w:rsidR="00CF5FEF" w:rsidRPr="00397878" w:rsidRDefault="00CF5FEF">
            <w:pPr>
              <w:spacing w:line="240" w:lineRule="exact"/>
              <w:contextualSpacing/>
              <w:jc w:val="center"/>
              <w:rPr>
                <w:ins w:id="12063" w:author="Xuning Wei12232" w:date="2026-07-27T22:16:00Z"/>
                <w:rFonts w:ascii="Times New Roman" w:eastAsia="仿宋_GB2312" w:hAnsi="Times New Roman" w:cs="Times New Roman"/>
                <w:color w:val="auto"/>
                <w:sz w:val="18"/>
                <w:szCs w:val="18"/>
                <w:lang w:eastAsia="zh-CN"/>
              </w:rPr>
            </w:pPr>
            <w:ins w:id="12064" w:author="Xuning Wei12232" w:date="2026-07-27T22:22:00Z">
              <w:r w:rsidRPr="00397878">
                <w:rPr>
                  <w:rFonts w:ascii="Times New Roman" w:eastAsia="仿宋_GB2312" w:hAnsi="Times New Roman" w:cs="Times New Roman"/>
                  <w:color w:val="auto"/>
                  <w:sz w:val="18"/>
                  <w:szCs w:val="18"/>
                  <w:lang w:eastAsia="zh-CN"/>
                </w:rPr>
                <w:t>TBD</w:t>
              </w:r>
            </w:ins>
          </w:p>
        </w:tc>
        <w:tc>
          <w:tcPr>
            <w:tcW w:w="590" w:type="pct"/>
            <w:vAlign w:val="center"/>
            <w:tcPrChange w:id="12065" w:author="Xuning Wei12232" w:date="2026-07-27T23:03:00Z">
              <w:tcPr>
                <w:tcW w:w="590" w:type="pct"/>
                <w:vAlign w:val="center"/>
              </w:tcPr>
            </w:tcPrChange>
          </w:tcPr>
          <w:p w14:paraId="71B58231" w14:textId="749CB5F7" w:rsidR="00CF5FEF" w:rsidRPr="00397878" w:rsidRDefault="00CF5FEF">
            <w:pPr>
              <w:spacing w:line="240" w:lineRule="exact"/>
              <w:contextualSpacing/>
              <w:jc w:val="center"/>
              <w:rPr>
                <w:ins w:id="12066" w:author="Xuning Wei12232" w:date="2026-07-27T22:16:00Z"/>
                <w:rFonts w:ascii="Times New Roman" w:eastAsia="仿宋_GB2312" w:hAnsi="Times New Roman" w:cs="Times New Roman"/>
                <w:color w:val="auto"/>
                <w:sz w:val="18"/>
                <w:szCs w:val="18"/>
                <w:lang w:eastAsia="zh-CN"/>
              </w:rPr>
            </w:pPr>
            <w:ins w:id="12067" w:author="Xuning Wei12232" w:date="2026-07-27T22:22:00Z">
              <w:r w:rsidRPr="00397878">
                <w:rPr>
                  <w:rFonts w:ascii="Times New Roman" w:eastAsia="仿宋_GB2312" w:hAnsi="Times New Roman" w:cs="Times New Roman"/>
                  <w:color w:val="auto"/>
                  <w:sz w:val="18"/>
                  <w:szCs w:val="18"/>
                  <w:lang w:eastAsia="zh-CN"/>
                </w:rPr>
                <w:t>TBD</w:t>
              </w:r>
            </w:ins>
          </w:p>
        </w:tc>
        <w:tc>
          <w:tcPr>
            <w:tcW w:w="414" w:type="pct"/>
            <w:vAlign w:val="center"/>
            <w:tcPrChange w:id="12068" w:author="Xuning Wei12232" w:date="2026-07-27T23:03:00Z">
              <w:tcPr>
                <w:tcW w:w="414" w:type="pct"/>
                <w:vAlign w:val="center"/>
              </w:tcPr>
            </w:tcPrChange>
          </w:tcPr>
          <w:p w14:paraId="5B508C02" w14:textId="4C0C5C7D" w:rsidR="00CF5FEF" w:rsidRPr="00397878" w:rsidRDefault="00CF5FEF">
            <w:pPr>
              <w:spacing w:line="240" w:lineRule="exact"/>
              <w:contextualSpacing/>
              <w:jc w:val="center"/>
              <w:rPr>
                <w:ins w:id="12069" w:author="Xuning Wei12232" w:date="2026-07-27T22:16:00Z"/>
                <w:rFonts w:ascii="Times New Roman" w:eastAsia="仿宋_GB2312" w:hAnsi="Times New Roman" w:cs="Times New Roman"/>
                <w:color w:val="auto"/>
                <w:sz w:val="18"/>
                <w:szCs w:val="18"/>
                <w:lang w:eastAsia="zh-CN"/>
              </w:rPr>
            </w:pPr>
            <w:ins w:id="12070" w:author="Xuning Wei12232" w:date="2026-07-27T22:22:00Z">
              <w:r w:rsidRPr="00397878">
                <w:rPr>
                  <w:rFonts w:ascii="Times New Roman" w:eastAsia="仿宋_GB2312" w:hAnsi="Times New Roman" w:cs="Times New Roman"/>
                  <w:color w:val="auto"/>
                  <w:sz w:val="18"/>
                  <w:szCs w:val="18"/>
                  <w:lang w:eastAsia="zh-CN"/>
                </w:rPr>
                <w:t>TBD</w:t>
              </w:r>
            </w:ins>
          </w:p>
        </w:tc>
        <w:tc>
          <w:tcPr>
            <w:tcW w:w="550" w:type="pct"/>
            <w:vAlign w:val="center"/>
            <w:tcPrChange w:id="12071" w:author="Xuning Wei12232" w:date="2026-07-27T23:03:00Z">
              <w:tcPr>
                <w:tcW w:w="550" w:type="pct"/>
                <w:vAlign w:val="center"/>
              </w:tcPr>
            </w:tcPrChange>
          </w:tcPr>
          <w:p w14:paraId="3C180C75" w14:textId="11451422" w:rsidR="00CF5FEF" w:rsidRPr="00397878" w:rsidRDefault="00CF5FEF">
            <w:pPr>
              <w:spacing w:line="240" w:lineRule="exact"/>
              <w:contextualSpacing/>
              <w:jc w:val="center"/>
              <w:rPr>
                <w:ins w:id="12072" w:author="Xuning Wei12232" w:date="2026-07-27T22:16:00Z"/>
                <w:rFonts w:ascii="Times New Roman" w:eastAsia="仿宋_GB2312" w:hAnsi="Times New Roman" w:cs="Times New Roman"/>
                <w:color w:val="auto"/>
                <w:sz w:val="18"/>
                <w:szCs w:val="18"/>
                <w:lang w:eastAsia="zh-CN"/>
              </w:rPr>
            </w:pPr>
            <w:ins w:id="12073" w:author="Xuning Wei12232" w:date="2026-07-27T22:22:00Z">
              <w:r w:rsidRPr="00397878">
                <w:rPr>
                  <w:rFonts w:ascii="Times New Roman" w:eastAsia="仿宋_GB2312" w:hAnsi="Times New Roman" w:cs="Times New Roman"/>
                  <w:color w:val="auto"/>
                  <w:sz w:val="18"/>
                  <w:szCs w:val="18"/>
                  <w:lang w:eastAsia="zh-CN"/>
                </w:rPr>
                <w:t>TBD</w:t>
              </w:r>
            </w:ins>
          </w:p>
        </w:tc>
      </w:tr>
      <w:tr w:rsidR="00F15990" w:rsidRPr="00397878" w14:paraId="4FAE8FD3" w14:textId="77777777" w:rsidTr="00397878">
        <w:trPr>
          <w:cantSplit/>
          <w:trHeight w:val="397"/>
          <w:jc w:val="center"/>
          <w:ins w:id="12074" w:author="Xuning Wei12232" w:date="2026-07-27T23:30:00Z"/>
        </w:trPr>
        <w:tc>
          <w:tcPr>
            <w:tcW w:w="449" w:type="pct"/>
            <w:vMerge/>
            <w:noWrap/>
            <w:vAlign w:val="center"/>
          </w:tcPr>
          <w:p w14:paraId="2D2A4194" w14:textId="77777777" w:rsidR="00F15990" w:rsidRPr="00397878" w:rsidRDefault="00F15990" w:rsidP="00397878">
            <w:pPr>
              <w:spacing w:line="240" w:lineRule="exact"/>
              <w:contextualSpacing/>
              <w:jc w:val="center"/>
              <w:rPr>
                <w:ins w:id="12075" w:author="Xuning Wei12232" w:date="2026-07-27T23:30:00Z"/>
                <w:rFonts w:ascii="Times New Roman" w:eastAsia="仿宋_GB2312" w:hAnsi="Times New Roman" w:cs="Times New Roman"/>
                <w:color w:val="auto"/>
                <w:kern w:val="0"/>
                <w:sz w:val="18"/>
                <w:szCs w:val="18"/>
                <w:lang w:eastAsia="zh-CN"/>
              </w:rPr>
            </w:pPr>
          </w:p>
        </w:tc>
        <w:tc>
          <w:tcPr>
            <w:tcW w:w="589" w:type="pct"/>
            <w:gridSpan w:val="2"/>
            <w:noWrap/>
            <w:vAlign w:val="center"/>
          </w:tcPr>
          <w:p w14:paraId="4922850F" w14:textId="3C46ED2A" w:rsidR="00F15990" w:rsidRPr="00397878" w:rsidRDefault="00F15990" w:rsidP="00397878">
            <w:pPr>
              <w:spacing w:line="240" w:lineRule="exact"/>
              <w:contextualSpacing/>
              <w:jc w:val="center"/>
              <w:rPr>
                <w:ins w:id="12076" w:author="Xuning Wei12232" w:date="2026-07-27T23:30:00Z"/>
                <w:rFonts w:ascii="Times New Roman" w:eastAsia="仿宋_GB2312" w:hAnsi="Times New Roman" w:cs="Times New Roman"/>
                <w:color w:val="auto"/>
                <w:sz w:val="18"/>
                <w:szCs w:val="18"/>
              </w:rPr>
            </w:pPr>
            <w:ins w:id="12077" w:author="Xuning Wei12232" w:date="2026-07-27T23:30:00Z">
              <w:r w:rsidRPr="00397878">
                <w:rPr>
                  <w:rFonts w:ascii="Times New Roman" w:eastAsia="仿宋_GB2312" w:hAnsi="Times New Roman" w:cs="Times New Roman"/>
                  <w:color w:val="0000FF"/>
                  <w:sz w:val="18"/>
                  <w:szCs w:val="18"/>
                </w:rPr>
                <w:t>**Charging quantity</w:t>
              </w:r>
            </w:ins>
          </w:p>
        </w:tc>
        <w:tc>
          <w:tcPr>
            <w:tcW w:w="437" w:type="pct"/>
            <w:vAlign w:val="center"/>
          </w:tcPr>
          <w:p w14:paraId="4C57766D" w14:textId="08054691" w:rsidR="00F15990" w:rsidRPr="00397878" w:rsidRDefault="00F15990" w:rsidP="00397878">
            <w:pPr>
              <w:spacing w:line="240" w:lineRule="exact"/>
              <w:ind w:leftChars="-50" w:left="-105" w:rightChars="-50" w:right="-105"/>
              <w:contextualSpacing/>
              <w:jc w:val="center"/>
              <w:rPr>
                <w:ins w:id="12078" w:author="Xuning Wei12232" w:date="2026-07-27T23:30:00Z"/>
                <w:rFonts w:ascii="Times New Roman" w:eastAsia="仿宋_GB2312" w:hAnsi="Times New Roman" w:cs="Times New Roman"/>
                <w:color w:val="auto"/>
                <w:kern w:val="0"/>
                <w:sz w:val="18"/>
                <w:szCs w:val="18"/>
                <w:lang w:eastAsia="zh-CN"/>
              </w:rPr>
            </w:pPr>
            <w:ins w:id="12079" w:author="Xuning Wei12232" w:date="2026-07-27T23:30:00Z">
              <w:r w:rsidRPr="00397878">
                <w:rPr>
                  <w:rFonts w:ascii="Times New Roman" w:eastAsia="仿宋_GB2312" w:hAnsi="Times New Roman" w:cs="Times New Roman"/>
                  <w:color w:val="0000FF"/>
                  <w:kern w:val="0"/>
                  <w:sz w:val="18"/>
                  <w:szCs w:val="18"/>
                  <w:lang w:eastAsia="zh-CN"/>
                </w:rPr>
                <w:t>03/11/2025</w:t>
              </w:r>
            </w:ins>
          </w:p>
        </w:tc>
        <w:tc>
          <w:tcPr>
            <w:tcW w:w="362" w:type="pct"/>
            <w:vAlign w:val="center"/>
          </w:tcPr>
          <w:p w14:paraId="5267159A" w14:textId="4D70E824" w:rsidR="00F15990" w:rsidRPr="00397878" w:rsidRDefault="00F15990" w:rsidP="00397878">
            <w:pPr>
              <w:spacing w:line="240" w:lineRule="exact"/>
              <w:ind w:leftChars="-50" w:left="-105" w:rightChars="-50" w:right="-105"/>
              <w:contextualSpacing/>
              <w:jc w:val="center"/>
              <w:rPr>
                <w:ins w:id="12080" w:author="Xuning Wei12232" w:date="2026-07-27T23:30:00Z"/>
                <w:rFonts w:ascii="Times New Roman" w:eastAsia="仿宋_GB2312" w:hAnsi="Times New Roman" w:cs="Times New Roman"/>
                <w:color w:val="auto"/>
                <w:kern w:val="0"/>
                <w:sz w:val="18"/>
                <w:szCs w:val="18"/>
                <w:lang w:eastAsia="zh-CN"/>
              </w:rPr>
            </w:pPr>
            <w:ins w:id="12081" w:author="Xuning Wei12232" w:date="2026-07-27T23:30:00Z">
              <w:r w:rsidRPr="00397878">
                <w:rPr>
                  <w:rFonts w:ascii="Times New Roman" w:eastAsia="仿宋_GB2312" w:hAnsi="Times New Roman" w:cs="Times New Roman"/>
                  <w:color w:val="0000FF"/>
                  <w:kern w:val="0"/>
                  <w:sz w:val="18"/>
                  <w:szCs w:val="18"/>
                  <w:lang w:eastAsia="zh-CN"/>
                </w:rPr>
                <w:t>2026011512</w:t>
              </w:r>
            </w:ins>
          </w:p>
        </w:tc>
        <w:tc>
          <w:tcPr>
            <w:tcW w:w="438" w:type="pct"/>
            <w:noWrap/>
            <w:vAlign w:val="center"/>
          </w:tcPr>
          <w:p w14:paraId="57B4A543" w14:textId="63C7A1E6" w:rsidR="00F15990" w:rsidRPr="00397878" w:rsidRDefault="00F15990" w:rsidP="00397878">
            <w:pPr>
              <w:spacing w:line="240" w:lineRule="exact"/>
              <w:contextualSpacing/>
              <w:jc w:val="center"/>
              <w:rPr>
                <w:ins w:id="12082" w:author="Xuning Wei12232" w:date="2026-07-27T23:30:00Z"/>
                <w:rFonts w:ascii="Times New Roman" w:eastAsia="仿宋_GB2312" w:hAnsi="Times New Roman" w:cs="Times New Roman"/>
                <w:color w:val="auto"/>
                <w:kern w:val="0"/>
                <w:sz w:val="18"/>
                <w:szCs w:val="18"/>
                <w:lang w:eastAsia="zh-CN"/>
              </w:rPr>
            </w:pPr>
            <w:ins w:id="12083" w:author="Xuning Wei12232" w:date="2026-07-27T23:31:00Z">
              <w:r w:rsidRPr="00397878">
                <w:rPr>
                  <w:rFonts w:ascii="Times New Roman" w:eastAsia="仿宋_GB2312" w:hAnsi="Times New Roman" w:cs="Times New Roman"/>
                  <w:color w:val="0000FF"/>
                  <w:sz w:val="18"/>
                  <w:szCs w:val="18"/>
                  <w:lang w:eastAsia="zh-CN"/>
                </w:rPr>
                <w:t xml:space="preserve">2.00 ≤m </w:t>
              </w:r>
              <w:r w:rsidRPr="00397878">
                <w:rPr>
                  <w:rFonts w:ascii="Times New Roman" w:eastAsia="仿宋_GB2312" w:hAnsi="Times New Roman" w:cs="Times New Roman"/>
                  <w:color w:val="0000FF"/>
                  <w:kern w:val="0"/>
                  <w:sz w:val="18"/>
                  <w:szCs w:val="18"/>
                  <w:lang w:val="sv-SE"/>
                </w:rPr>
                <w:t xml:space="preserve">&lt; </w:t>
              </w:r>
              <w:r w:rsidRPr="00397878">
                <w:rPr>
                  <w:rFonts w:ascii="Times New Roman" w:eastAsia="仿宋_GB2312" w:hAnsi="Times New Roman" w:cs="Times New Roman"/>
                  <w:color w:val="0000FF"/>
                  <w:sz w:val="18"/>
                  <w:szCs w:val="18"/>
                  <w:lang w:eastAsia="zh-CN"/>
                </w:rPr>
                <w:t>300.00 kg</w:t>
              </w:r>
            </w:ins>
          </w:p>
        </w:tc>
        <w:tc>
          <w:tcPr>
            <w:tcW w:w="339" w:type="pct"/>
            <w:vAlign w:val="center"/>
          </w:tcPr>
          <w:p w14:paraId="4834DFE5" w14:textId="452CFBD2" w:rsidR="00F15990" w:rsidRPr="00397878" w:rsidRDefault="00F15990" w:rsidP="00397878">
            <w:pPr>
              <w:spacing w:line="240" w:lineRule="exact"/>
              <w:contextualSpacing/>
              <w:jc w:val="center"/>
              <w:rPr>
                <w:ins w:id="12084" w:author="Xuning Wei12232" w:date="2026-07-27T23:30:00Z"/>
                <w:rFonts w:ascii="Times New Roman" w:eastAsia="仿宋_GB2312" w:hAnsi="Times New Roman" w:cs="Times New Roman"/>
                <w:color w:val="auto"/>
                <w:kern w:val="0"/>
                <w:sz w:val="18"/>
                <w:szCs w:val="18"/>
              </w:rPr>
            </w:pPr>
            <w:ins w:id="12085" w:author="Xuning Wei12232" w:date="2026-07-27T23:31:00Z">
              <w:r w:rsidRPr="00397878">
                <w:rPr>
                  <w:rFonts w:ascii="Times New Roman" w:eastAsia="仿宋_GB2312" w:hAnsi="Times New Roman" w:cs="Times New Roman"/>
                  <w:color w:val="0000FF"/>
                  <w:sz w:val="18"/>
                  <w:szCs w:val="18"/>
                  <w:lang w:eastAsia="zh-CN"/>
                </w:rPr>
                <w:t xml:space="preserve">± </w:t>
              </w:r>
              <w:r w:rsidRPr="00397878">
                <w:rPr>
                  <w:rFonts w:ascii="Times New Roman" w:eastAsia="仿宋_GB2312" w:hAnsi="Times New Roman" w:cs="Times New Roman"/>
                  <w:color w:val="0000FF"/>
                  <w:kern w:val="0"/>
                  <w:sz w:val="18"/>
                  <w:szCs w:val="18"/>
                  <w:lang w:val="sv-SE" w:eastAsia="zh-CN"/>
                </w:rPr>
                <w:t>3.0%</w:t>
              </w:r>
            </w:ins>
          </w:p>
        </w:tc>
        <w:tc>
          <w:tcPr>
            <w:tcW w:w="504" w:type="pct"/>
            <w:vAlign w:val="center"/>
          </w:tcPr>
          <w:p w14:paraId="2F7E24E4" w14:textId="3F6531E7" w:rsidR="00F15990" w:rsidRPr="00397878" w:rsidRDefault="00F15990" w:rsidP="00397878">
            <w:pPr>
              <w:spacing w:line="240" w:lineRule="exact"/>
              <w:contextualSpacing/>
              <w:jc w:val="center"/>
              <w:rPr>
                <w:ins w:id="12086" w:author="Xuning Wei12232" w:date="2026-07-27T23:30:00Z"/>
                <w:rFonts w:ascii="Times New Roman" w:eastAsia="仿宋_GB2312" w:hAnsi="Times New Roman" w:cs="Times New Roman"/>
                <w:color w:val="auto"/>
                <w:kern w:val="0"/>
                <w:sz w:val="18"/>
                <w:szCs w:val="18"/>
              </w:rPr>
            </w:pPr>
            <w:ins w:id="12087" w:author="Xuning Wei12232" w:date="2026-07-27T23:31:00Z">
              <w:r w:rsidRPr="00397878">
                <w:rPr>
                  <w:rFonts w:ascii="Times New Roman" w:eastAsia="仿宋_GB2312" w:hAnsi="Times New Roman" w:cs="Times New Roman"/>
                  <w:color w:val="0000FF"/>
                  <w:sz w:val="18"/>
                  <w:szCs w:val="18"/>
                  <w:lang w:eastAsia="zh-CN"/>
                </w:rPr>
                <w:t xml:space="preserve">DMF: 43.50 ~ </w:t>
              </w:r>
            </w:ins>
            <w:ins w:id="12088" w:author="Xuning Wei12232" w:date="2026-07-27T23:32:00Z">
              <w:r w:rsidR="00FD0C0F" w:rsidRPr="00397878">
                <w:rPr>
                  <w:rFonts w:ascii="Times New Roman" w:eastAsia="仿宋_GB2312" w:hAnsi="Times New Roman" w:cs="Times New Roman"/>
                  <w:color w:val="0000FF"/>
                  <w:sz w:val="18"/>
                  <w:szCs w:val="18"/>
                  <w:lang w:eastAsia="zh-CN"/>
                </w:rPr>
                <w:t>281.21</w:t>
              </w:r>
            </w:ins>
            <w:ins w:id="12089" w:author="Xuning Wei12232" w:date="2026-07-27T23:31:00Z">
              <w:r w:rsidRPr="00397878">
                <w:rPr>
                  <w:rFonts w:ascii="Times New Roman" w:eastAsia="仿宋_GB2312" w:hAnsi="Times New Roman" w:cs="Times New Roman"/>
                  <w:color w:val="0000FF"/>
                  <w:sz w:val="18"/>
                  <w:szCs w:val="18"/>
                  <w:lang w:eastAsia="zh-CN"/>
                </w:rPr>
                <w:t xml:space="preserve"> kg</w:t>
              </w:r>
            </w:ins>
          </w:p>
        </w:tc>
        <w:tc>
          <w:tcPr>
            <w:tcW w:w="328" w:type="pct"/>
            <w:noWrap/>
            <w:vAlign w:val="center"/>
          </w:tcPr>
          <w:p w14:paraId="155A0A5C" w14:textId="2836A408" w:rsidR="00F15990" w:rsidRPr="00397878" w:rsidRDefault="00F15990" w:rsidP="00397878">
            <w:pPr>
              <w:spacing w:line="240" w:lineRule="exact"/>
              <w:contextualSpacing/>
              <w:jc w:val="center"/>
              <w:rPr>
                <w:ins w:id="12090" w:author="Xuning Wei12232" w:date="2026-07-27T23:30:00Z"/>
                <w:rFonts w:ascii="Times New Roman" w:eastAsia="仿宋_GB2312" w:hAnsi="Times New Roman" w:cs="Times New Roman"/>
                <w:color w:val="auto"/>
                <w:sz w:val="18"/>
                <w:szCs w:val="18"/>
                <w:lang w:eastAsia="zh-CN"/>
              </w:rPr>
            </w:pPr>
            <w:ins w:id="12091" w:author="Xuning Wei12232" w:date="2026-07-27T23:30:00Z">
              <w:r w:rsidRPr="00397878">
                <w:rPr>
                  <w:rFonts w:ascii="Times New Roman" w:eastAsia="仿宋_GB2312" w:hAnsi="Times New Roman" w:cs="Times New Roman"/>
                  <w:color w:val="auto"/>
                  <w:sz w:val="18"/>
                  <w:szCs w:val="18"/>
                  <w:lang w:eastAsia="zh-CN"/>
                </w:rPr>
                <w:t>TBD</w:t>
              </w:r>
            </w:ins>
          </w:p>
        </w:tc>
        <w:tc>
          <w:tcPr>
            <w:tcW w:w="590" w:type="pct"/>
            <w:vAlign w:val="center"/>
          </w:tcPr>
          <w:p w14:paraId="3A4C227F" w14:textId="533FA0F8" w:rsidR="00F15990" w:rsidRPr="00397878" w:rsidRDefault="00F15990" w:rsidP="00397878">
            <w:pPr>
              <w:spacing w:line="240" w:lineRule="exact"/>
              <w:contextualSpacing/>
              <w:jc w:val="center"/>
              <w:rPr>
                <w:ins w:id="12092" w:author="Xuning Wei12232" w:date="2026-07-27T23:30:00Z"/>
                <w:rFonts w:ascii="Times New Roman" w:eastAsia="仿宋_GB2312" w:hAnsi="Times New Roman" w:cs="Times New Roman"/>
                <w:color w:val="auto"/>
                <w:sz w:val="18"/>
                <w:szCs w:val="18"/>
                <w:lang w:eastAsia="zh-CN"/>
              </w:rPr>
            </w:pPr>
            <w:ins w:id="12093" w:author="Xuning Wei12232" w:date="2026-07-27T23:30:00Z">
              <w:r w:rsidRPr="00397878">
                <w:rPr>
                  <w:rFonts w:ascii="Times New Roman" w:eastAsia="仿宋_GB2312" w:hAnsi="Times New Roman" w:cs="Times New Roman"/>
                  <w:color w:val="auto"/>
                  <w:sz w:val="18"/>
                  <w:szCs w:val="18"/>
                  <w:lang w:eastAsia="zh-CN"/>
                </w:rPr>
                <w:t>TBD</w:t>
              </w:r>
            </w:ins>
          </w:p>
        </w:tc>
        <w:tc>
          <w:tcPr>
            <w:tcW w:w="414" w:type="pct"/>
            <w:vAlign w:val="center"/>
          </w:tcPr>
          <w:p w14:paraId="15D42906" w14:textId="4B0F30AC" w:rsidR="00F15990" w:rsidRPr="00397878" w:rsidRDefault="00F15990" w:rsidP="00397878">
            <w:pPr>
              <w:spacing w:line="240" w:lineRule="exact"/>
              <w:contextualSpacing/>
              <w:jc w:val="center"/>
              <w:rPr>
                <w:ins w:id="12094" w:author="Xuning Wei12232" w:date="2026-07-27T23:30:00Z"/>
                <w:rFonts w:ascii="Times New Roman" w:eastAsia="仿宋_GB2312" w:hAnsi="Times New Roman" w:cs="Times New Roman"/>
                <w:color w:val="auto"/>
                <w:sz w:val="18"/>
                <w:szCs w:val="18"/>
                <w:lang w:eastAsia="zh-CN"/>
              </w:rPr>
            </w:pPr>
            <w:ins w:id="12095" w:author="Xuning Wei12232" w:date="2026-07-27T23:30:00Z">
              <w:r w:rsidRPr="00397878">
                <w:rPr>
                  <w:rFonts w:ascii="Times New Roman" w:eastAsia="仿宋_GB2312" w:hAnsi="Times New Roman" w:cs="Times New Roman"/>
                  <w:color w:val="auto"/>
                  <w:sz w:val="18"/>
                  <w:szCs w:val="18"/>
                  <w:lang w:eastAsia="zh-CN"/>
                </w:rPr>
                <w:t>TBD</w:t>
              </w:r>
            </w:ins>
          </w:p>
        </w:tc>
        <w:tc>
          <w:tcPr>
            <w:tcW w:w="550" w:type="pct"/>
            <w:vAlign w:val="center"/>
          </w:tcPr>
          <w:p w14:paraId="07367837" w14:textId="20CB0383" w:rsidR="00F15990" w:rsidRPr="00397878" w:rsidRDefault="00F15990" w:rsidP="00397878">
            <w:pPr>
              <w:spacing w:line="240" w:lineRule="exact"/>
              <w:contextualSpacing/>
              <w:jc w:val="center"/>
              <w:rPr>
                <w:ins w:id="12096" w:author="Xuning Wei12232" w:date="2026-07-27T23:30:00Z"/>
                <w:rFonts w:ascii="Times New Roman" w:eastAsia="仿宋_GB2312" w:hAnsi="Times New Roman" w:cs="Times New Roman"/>
                <w:color w:val="auto"/>
                <w:sz w:val="18"/>
                <w:szCs w:val="18"/>
                <w:lang w:eastAsia="zh-CN"/>
              </w:rPr>
            </w:pPr>
            <w:ins w:id="12097" w:author="Xuning Wei12232" w:date="2026-07-27T23:30:00Z">
              <w:r w:rsidRPr="00397878">
                <w:rPr>
                  <w:rFonts w:ascii="Times New Roman" w:eastAsia="仿宋_GB2312" w:hAnsi="Times New Roman" w:cs="Times New Roman"/>
                  <w:color w:val="auto"/>
                  <w:sz w:val="18"/>
                  <w:szCs w:val="18"/>
                  <w:lang w:eastAsia="zh-CN"/>
                </w:rPr>
                <w:t>TBD</w:t>
              </w:r>
            </w:ins>
          </w:p>
        </w:tc>
      </w:tr>
      <w:tr w:rsidR="00F15990" w:rsidRPr="00397878" w14:paraId="39D91934" w14:textId="77777777" w:rsidTr="00397878">
        <w:trPr>
          <w:cantSplit/>
          <w:trHeight w:val="397"/>
          <w:jc w:val="center"/>
          <w:ins w:id="12098" w:author="Xuning Wei12232" w:date="2026-07-27T23:30:00Z"/>
          <w:trPrChange w:id="12099" w:author="Xuning Wei12232" w:date="2026-07-27T23:36:00Z">
            <w:trPr>
              <w:cantSplit/>
              <w:trHeight w:val="397"/>
              <w:jc w:val="center"/>
            </w:trPr>
          </w:trPrChange>
        </w:trPr>
        <w:tc>
          <w:tcPr>
            <w:tcW w:w="449" w:type="pct"/>
            <w:vMerge/>
            <w:noWrap/>
            <w:vAlign w:val="center"/>
            <w:tcPrChange w:id="12100" w:author="Xuning Wei12232" w:date="2026-07-27T23:36:00Z">
              <w:tcPr>
                <w:tcW w:w="449" w:type="pct"/>
                <w:vMerge/>
                <w:noWrap/>
                <w:vAlign w:val="center"/>
              </w:tcPr>
            </w:tcPrChange>
          </w:tcPr>
          <w:p w14:paraId="05E16A77" w14:textId="77777777" w:rsidR="00F15990" w:rsidRPr="00397878" w:rsidRDefault="00F15990" w:rsidP="00397878">
            <w:pPr>
              <w:spacing w:line="240" w:lineRule="exact"/>
              <w:contextualSpacing/>
              <w:jc w:val="center"/>
              <w:rPr>
                <w:ins w:id="12101" w:author="Xuning Wei12232" w:date="2026-07-27T23:30:00Z"/>
                <w:rFonts w:ascii="Times New Roman" w:eastAsia="仿宋_GB2312" w:hAnsi="Times New Roman" w:cs="Times New Roman"/>
                <w:color w:val="auto"/>
                <w:kern w:val="0"/>
                <w:sz w:val="18"/>
                <w:szCs w:val="18"/>
                <w:lang w:eastAsia="zh-CN"/>
              </w:rPr>
            </w:pPr>
          </w:p>
        </w:tc>
        <w:tc>
          <w:tcPr>
            <w:tcW w:w="589" w:type="pct"/>
            <w:gridSpan w:val="2"/>
            <w:noWrap/>
            <w:vAlign w:val="center"/>
            <w:tcPrChange w:id="12102" w:author="Xuning Wei12232" w:date="2026-07-27T23:36:00Z">
              <w:tcPr>
                <w:tcW w:w="589" w:type="pct"/>
                <w:gridSpan w:val="2"/>
                <w:noWrap/>
                <w:vAlign w:val="center"/>
              </w:tcPr>
            </w:tcPrChange>
          </w:tcPr>
          <w:p w14:paraId="33BDFEB8" w14:textId="764D8D36" w:rsidR="00F15990" w:rsidRPr="00397878" w:rsidRDefault="00F15990" w:rsidP="00397878">
            <w:pPr>
              <w:spacing w:line="240" w:lineRule="exact"/>
              <w:contextualSpacing/>
              <w:jc w:val="center"/>
              <w:rPr>
                <w:ins w:id="12103" w:author="Xuning Wei12232" w:date="2026-07-27T23:30:00Z"/>
                <w:rFonts w:ascii="Times New Roman" w:eastAsia="仿宋_GB2312" w:hAnsi="Times New Roman" w:cs="Times New Roman"/>
                <w:color w:val="auto"/>
                <w:sz w:val="18"/>
                <w:szCs w:val="18"/>
              </w:rPr>
            </w:pPr>
            <w:ins w:id="12104" w:author="Xuning Wei12232" w:date="2026-07-27T23:30:00Z">
              <w:r w:rsidRPr="00397878">
                <w:rPr>
                  <w:rFonts w:ascii="Times New Roman" w:eastAsia="仿宋_GB2312" w:hAnsi="Times New Roman" w:cs="Times New Roman"/>
                  <w:color w:val="0000FF"/>
                  <w:sz w:val="18"/>
                  <w:szCs w:val="18"/>
                </w:rPr>
                <w:t>**Charging quantity</w:t>
              </w:r>
            </w:ins>
          </w:p>
        </w:tc>
        <w:tc>
          <w:tcPr>
            <w:tcW w:w="437" w:type="pct"/>
            <w:vAlign w:val="center"/>
            <w:tcPrChange w:id="12105" w:author="Xuning Wei12232" w:date="2026-07-27T23:36:00Z">
              <w:tcPr>
                <w:tcW w:w="437" w:type="pct"/>
                <w:vAlign w:val="center"/>
              </w:tcPr>
            </w:tcPrChange>
          </w:tcPr>
          <w:p w14:paraId="1AE1A81F" w14:textId="182F51DF" w:rsidR="00F15990" w:rsidRPr="00397878" w:rsidRDefault="00F15990" w:rsidP="00397878">
            <w:pPr>
              <w:spacing w:line="240" w:lineRule="exact"/>
              <w:ind w:leftChars="-50" w:left="-105" w:rightChars="-50" w:right="-105"/>
              <w:contextualSpacing/>
              <w:jc w:val="center"/>
              <w:rPr>
                <w:ins w:id="12106" w:author="Xuning Wei12232" w:date="2026-07-27T23:30:00Z"/>
                <w:rFonts w:ascii="Times New Roman" w:eastAsia="仿宋_GB2312" w:hAnsi="Times New Roman" w:cs="Times New Roman"/>
                <w:color w:val="auto"/>
                <w:kern w:val="0"/>
                <w:sz w:val="18"/>
                <w:szCs w:val="18"/>
                <w:lang w:eastAsia="zh-CN"/>
              </w:rPr>
            </w:pPr>
            <w:ins w:id="12107" w:author="Xuning Wei12232" w:date="2026-07-27T23:30:00Z">
              <w:r w:rsidRPr="00397878">
                <w:rPr>
                  <w:rFonts w:ascii="Times New Roman" w:eastAsia="仿宋_GB2312" w:hAnsi="Times New Roman" w:cs="Times New Roman"/>
                  <w:color w:val="0000FF"/>
                  <w:kern w:val="0"/>
                  <w:sz w:val="18"/>
                  <w:szCs w:val="18"/>
                  <w:lang w:eastAsia="zh-CN"/>
                </w:rPr>
                <w:t>03/11/2025</w:t>
              </w:r>
            </w:ins>
          </w:p>
        </w:tc>
        <w:tc>
          <w:tcPr>
            <w:tcW w:w="362" w:type="pct"/>
            <w:vAlign w:val="center"/>
            <w:tcPrChange w:id="12108" w:author="Xuning Wei12232" w:date="2026-07-27T23:36:00Z">
              <w:tcPr>
                <w:tcW w:w="362" w:type="pct"/>
                <w:vAlign w:val="center"/>
              </w:tcPr>
            </w:tcPrChange>
          </w:tcPr>
          <w:p w14:paraId="5DFB677B" w14:textId="6A649839" w:rsidR="00F15990" w:rsidRPr="00397878" w:rsidRDefault="00F15990" w:rsidP="00397878">
            <w:pPr>
              <w:spacing w:line="240" w:lineRule="exact"/>
              <w:ind w:leftChars="-50" w:left="-105" w:rightChars="-50" w:right="-105"/>
              <w:contextualSpacing/>
              <w:jc w:val="center"/>
              <w:rPr>
                <w:ins w:id="12109" w:author="Xuning Wei12232" w:date="2026-07-27T23:30:00Z"/>
                <w:rFonts w:ascii="Times New Roman" w:eastAsia="仿宋_GB2312" w:hAnsi="Times New Roman" w:cs="Times New Roman"/>
                <w:color w:val="auto"/>
                <w:kern w:val="0"/>
                <w:sz w:val="18"/>
                <w:szCs w:val="18"/>
                <w:lang w:eastAsia="zh-CN"/>
              </w:rPr>
            </w:pPr>
            <w:ins w:id="12110" w:author="Xuning Wei12232" w:date="2026-07-27T23:30:00Z">
              <w:r w:rsidRPr="00397878">
                <w:rPr>
                  <w:rFonts w:ascii="Times New Roman" w:eastAsia="仿宋_GB2312" w:hAnsi="Times New Roman" w:cs="Times New Roman"/>
                  <w:color w:val="0000FF"/>
                  <w:kern w:val="0"/>
                  <w:sz w:val="18"/>
                  <w:szCs w:val="18"/>
                  <w:lang w:eastAsia="zh-CN"/>
                </w:rPr>
                <w:t>2026011512</w:t>
              </w:r>
            </w:ins>
          </w:p>
        </w:tc>
        <w:tc>
          <w:tcPr>
            <w:tcW w:w="438" w:type="pct"/>
            <w:noWrap/>
            <w:vAlign w:val="center"/>
            <w:tcPrChange w:id="12111" w:author="Xuning Wei12232" w:date="2026-07-27T23:36:00Z">
              <w:tcPr>
                <w:tcW w:w="438" w:type="pct"/>
                <w:noWrap/>
                <w:vAlign w:val="center"/>
              </w:tcPr>
            </w:tcPrChange>
          </w:tcPr>
          <w:p w14:paraId="10BDB8B2" w14:textId="3030B619" w:rsidR="00F15990" w:rsidRPr="00397878" w:rsidRDefault="00F15990" w:rsidP="00397878">
            <w:pPr>
              <w:spacing w:line="240" w:lineRule="exact"/>
              <w:contextualSpacing/>
              <w:jc w:val="center"/>
              <w:rPr>
                <w:ins w:id="12112" w:author="Xuning Wei12232" w:date="2026-07-27T23:30:00Z"/>
                <w:rFonts w:ascii="Times New Roman" w:eastAsia="仿宋_GB2312" w:hAnsi="Times New Roman" w:cs="Times New Roman"/>
                <w:color w:val="auto"/>
                <w:kern w:val="0"/>
                <w:sz w:val="18"/>
                <w:szCs w:val="18"/>
                <w:lang w:eastAsia="zh-CN"/>
              </w:rPr>
            </w:pPr>
            <w:ins w:id="12113" w:author="Xuning Wei12232" w:date="2026-07-27T23:30:00Z">
              <w:r w:rsidRPr="00397878">
                <w:rPr>
                  <w:rFonts w:ascii="Times New Roman" w:eastAsia="仿宋_GB2312" w:hAnsi="Times New Roman" w:cs="Times New Roman"/>
                  <w:color w:val="0000FF"/>
                  <w:sz w:val="18"/>
                  <w:szCs w:val="18"/>
                  <w:lang w:eastAsia="zh-CN"/>
                </w:rPr>
                <w:t xml:space="preserve">2.00 ≤m </w:t>
              </w:r>
              <w:r w:rsidRPr="00397878">
                <w:rPr>
                  <w:rFonts w:ascii="Times New Roman" w:eastAsia="仿宋_GB2312" w:hAnsi="Times New Roman" w:cs="Times New Roman"/>
                  <w:color w:val="0000FF"/>
                  <w:kern w:val="0"/>
                  <w:sz w:val="18"/>
                  <w:szCs w:val="18"/>
                  <w:lang w:val="sv-SE"/>
                </w:rPr>
                <w:t xml:space="preserve">&lt; </w:t>
              </w:r>
              <w:r w:rsidRPr="00397878">
                <w:rPr>
                  <w:rFonts w:ascii="Times New Roman" w:eastAsia="仿宋_GB2312" w:hAnsi="Times New Roman" w:cs="Times New Roman"/>
                  <w:color w:val="0000FF"/>
                  <w:sz w:val="18"/>
                  <w:szCs w:val="18"/>
                  <w:lang w:eastAsia="zh-CN"/>
                </w:rPr>
                <w:t>300.00 kg</w:t>
              </w:r>
            </w:ins>
          </w:p>
        </w:tc>
        <w:tc>
          <w:tcPr>
            <w:tcW w:w="339" w:type="pct"/>
            <w:vAlign w:val="center"/>
            <w:tcPrChange w:id="12114" w:author="Xuning Wei12232" w:date="2026-07-27T23:36:00Z">
              <w:tcPr>
                <w:tcW w:w="339" w:type="pct"/>
                <w:vAlign w:val="center"/>
              </w:tcPr>
            </w:tcPrChange>
          </w:tcPr>
          <w:p w14:paraId="5963446D" w14:textId="57C6AC6E" w:rsidR="00F15990" w:rsidRPr="00397878" w:rsidRDefault="00F15990" w:rsidP="00397878">
            <w:pPr>
              <w:spacing w:line="240" w:lineRule="exact"/>
              <w:contextualSpacing/>
              <w:jc w:val="center"/>
              <w:rPr>
                <w:ins w:id="12115" w:author="Xuning Wei12232" w:date="2026-07-27T23:30:00Z"/>
                <w:rFonts w:ascii="Times New Roman" w:eastAsia="仿宋_GB2312" w:hAnsi="Times New Roman" w:cs="Times New Roman"/>
                <w:color w:val="auto"/>
                <w:kern w:val="0"/>
                <w:sz w:val="18"/>
                <w:szCs w:val="18"/>
              </w:rPr>
            </w:pPr>
            <w:ins w:id="12116" w:author="Xuning Wei12232" w:date="2026-07-27T23:30:00Z">
              <w:r w:rsidRPr="00397878">
                <w:rPr>
                  <w:rFonts w:ascii="Times New Roman" w:eastAsia="仿宋_GB2312" w:hAnsi="Times New Roman" w:cs="Times New Roman"/>
                  <w:color w:val="0000FF"/>
                  <w:sz w:val="18"/>
                  <w:szCs w:val="18"/>
                  <w:lang w:eastAsia="zh-CN"/>
                </w:rPr>
                <w:t xml:space="preserve">± </w:t>
              </w:r>
              <w:r w:rsidRPr="00397878">
                <w:rPr>
                  <w:rFonts w:ascii="Times New Roman" w:eastAsia="仿宋_GB2312" w:hAnsi="Times New Roman" w:cs="Times New Roman"/>
                  <w:color w:val="0000FF"/>
                  <w:kern w:val="0"/>
                  <w:sz w:val="18"/>
                  <w:szCs w:val="18"/>
                  <w:lang w:val="sv-SE" w:eastAsia="zh-CN"/>
                </w:rPr>
                <w:t>3.0%</w:t>
              </w:r>
            </w:ins>
          </w:p>
        </w:tc>
        <w:tc>
          <w:tcPr>
            <w:tcW w:w="504" w:type="pct"/>
            <w:vAlign w:val="center"/>
            <w:tcPrChange w:id="12117" w:author="Xuning Wei12232" w:date="2026-07-27T23:36:00Z">
              <w:tcPr>
                <w:tcW w:w="504" w:type="pct"/>
                <w:gridSpan w:val="2"/>
                <w:vAlign w:val="center"/>
              </w:tcPr>
            </w:tcPrChange>
          </w:tcPr>
          <w:p w14:paraId="7BD1DF82" w14:textId="28385013" w:rsidR="00F15990" w:rsidRPr="00397878" w:rsidRDefault="00F15990" w:rsidP="00F13227">
            <w:pPr>
              <w:spacing w:line="240" w:lineRule="exact"/>
              <w:contextualSpacing/>
              <w:jc w:val="center"/>
              <w:rPr>
                <w:ins w:id="12118" w:author="Xuning Wei12232" w:date="2026-07-27T23:30:00Z"/>
                <w:rFonts w:ascii="Times New Roman" w:eastAsia="仿宋_GB2312" w:hAnsi="Times New Roman" w:cs="Times New Roman"/>
                <w:color w:val="0000FF"/>
                <w:sz w:val="18"/>
                <w:szCs w:val="18"/>
                <w:lang w:eastAsia="zh-CN"/>
              </w:rPr>
            </w:pPr>
            <w:ins w:id="12119" w:author="Xuning Wei12232" w:date="2026-07-27T23:30:00Z">
              <w:r w:rsidRPr="00397878">
                <w:rPr>
                  <w:rFonts w:ascii="Times New Roman" w:eastAsia="仿宋_GB2312" w:hAnsi="Times New Roman" w:cs="Times New Roman"/>
                  <w:color w:val="0000FF"/>
                  <w:sz w:val="18"/>
                  <w:szCs w:val="18"/>
                  <w:lang w:eastAsia="zh-CN"/>
                </w:rPr>
                <w:t>Pyridine: 5.97~ 6.33 kg</w:t>
              </w:r>
            </w:ins>
          </w:p>
          <w:p w14:paraId="5044F98A" w14:textId="1364A4A0" w:rsidR="00F15990" w:rsidRPr="00397878" w:rsidRDefault="00FD0C0F" w:rsidP="00397878">
            <w:pPr>
              <w:spacing w:line="240" w:lineRule="exact"/>
              <w:contextualSpacing/>
              <w:jc w:val="center"/>
              <w:rPr>
                <w:ins w:id="12120" w:author="Xuning Wei12232" w:date="2026-07-27T23:30:00Z"/>
                <w:rFonts w:ascii="Times New Roman" w:eastAsia="仿宋_GB2312" w:hAnsi="Times New Roman" w:cs="Times New Roman"/>
                <w:color w:val="auto"/>
                <w:kern w:val="0"/>
                <w:sz w:val="18"/>
                <w:szCs w:val="18"/>
              </w:rPr>
            </w:pPr>
            <w:ins w:id="12121" w:author="Xuning Wei12232" w:date="2026-07-27T23:30:00Z">
              <w:r w:rsidRPr="00397878">
                <w:rPr>
                  <w:rFonts w:ascii="Times New Roman" w:eastAsia="仿宋_GB2312" w:hAnsi="Times New Roman" w:cs="Times New Roman"/>
                  <w:color w:val="0000FF"/>
                  <w:sz w:val="18"/>
                  <w:szCs w:val="18"/>
                  <w:lang w:eastAsia="zh-CN"/>
                </w:rPr>
                <w:t>Acetic</w:t>
              </w:r>
            </w:ins>
            <w:ins w:id="12122" w:author="Xuning Wei12232" w:date="2026-07-27T23:36:00Z">
              <w:r w:rsidRPr="00397878">
                <w:rPr>
                  <w:rFonts w:ascii="Times New Roman" w:eastAsia="仿宋_GB2312" w:hAnsi="Times New Roman" w:cs="Times New Roman"/>
                  <w:color w:val="0000FF"/>
                  <w:sz w:val="18"/>
                  <w:szCs w:val="18"/>
                  <w:lang w:eastAsia="zh-CN"/>
                </w:rPr>
                <w:t xml:space="preserve"> </w:t>
              </w:r>
            </w:ins>
            <w:ins w:id="12123" w:author="Xuning Wei12232" w:date="2026-07-27T23:30:00Z">
              <w:r w:rsidR="00F15990" w:rsidRPr="00397878">
                <w:rPr>
                  <w:rFonts w:ascii="Times New Roman" w:eastAsia="仿宋_GB2312" w:hAnsi="Times New Roman" w:cs="Times New Roman"/>
                  <w:color w:val="0000FF"/>
                  <w:sz w:val="18"/>
                  <w:szCs w:val="18"/>
                  <w:lang w:eastAsia="zh-CN"/>
                </w:rPr>
                <w:t>anhydride: 6.42~6.82 kg</w:t>
              </w:r>
            </w:ins>
          </w:p>
        </w:tc>
        <w:tc>
          <w:tcPr>
            <w:tcW w:w="328" w:type="pct"/>
            <w:noWrap/>
            <w:vAlign w:val="center"/>
            <w:tcPrChange w:id="12124" w:author="Xuning Wei12232" w:date="2026-07-27T23:36:00Z">
              <w:tcPr>
                <w:tcW w:w="328" w:type="pct"/>
                <w:noWrap/>
                <w:vAlign w:val="center"/>
              </w:tcPr>
            </w:tcPrChange>
          </w:tcPr>
          <w:p w14:paraId="01260B36" w14:textId="52BF51E5" w:rsidR="00F15990" w:rsidRPr="00397878" w:rsidRDefault="00F15990" w:rsidP="00397878">
            <w:pPr>
              <w:spacing w:line="240" w:lineRule="exact"/>
              <w:contextualSpacing/>
              <w:jc w:val="center"/>
              <w:rPr>
                <w:ins w:id="12125" w:author="Xuning Wei12232" w:date="2026-07-27T23:30:00Z"/>
                <w:rFonts w:ascii="Times New Roman" w:eastAsia="仿宋_GB2312" w:hAnsi="Times New Roman" w:cs="Times New Roman"/>
                <w:color w:val="auto"/>
                <w:sz w:val="18"/>
                <w:szCs w:val="18"/>
                <w:lang w:eastAsia="zh-CN"/>
              </w:rPr>
            </w:pPr>
            <w:ins w:id="12126" w:author="Xuning Wei12232" w:date="2026-07-27T23:30:00Z">
              <w:r w:rsidRPr="00397878">
                <w:rPr>
                  <w:rFonts w:ascii="Times New Roman" w:eastAsia="仿宋_GB2312" w:hAnsi="Times New Roman" w:cs="Times New Roman"/>
                  <w:color w:val="auto"/>
                  <w:sz w:val="18"/>
                  <w:szCs w:val="18"/>
                  <w:lang w:eastAsia="zh-CN"/>
                </w:rPr>
                <w:t>TBD</w:t>
              </w:r>
            </w:ins>
          </w:p>
        </w:tc>
        <w:tc>
          <w:tcPr>
            <w:tcW w:w="590" w:type="pct"/>
            <w:vAlign w:val="center"/>
            <w:tcPrChange w:id="12127" w:author="Xuning Wei12232" w:date="2026-07-27T23:36:00Z">
              <w:tcPr>
                <w:tcW w:w="590" w:type="pct"/>
                <w:vAlign w:val="center"/>
              </w:tcPr>
            </w:tcPrChange>
          </w:tcPr>
          <w:p w14:paraId="2B88D58F" w14:textId="10B5B196" w:rsidR="00F15990" w:rsidRPr="00397878" w:rsidRDefault="00F15990" w:rsidP="00397878">
            <w:pPr>
              <w:spacing w:line="240" w:lineRule="exact"/>
              <w:contextualSpacing/>
              <w:jc w:val="center"/>
              <w:rPr>
                <w:ins w:id="12128" w:author="Xuning Wei12232" w:date="2026-07-27T23:30:00Z"/>
                <w:rFonts w:ascii="Times New Roman" w:eastAsia="仿宋_GB2312" w:hAnsi="Times New Roman" w:cs="Times New Roman"/>
                <w:color w:val="auto"/>
                <w:sz w:val="18"/>
                <w:szCs w:val="18"/>
                <w:lang w:eastAsia="zh-CN"/>
              </w:rPr>
            </w:pPr>
            <w:ins w:id="12129" w:author="Xuning Wei12232" w:date="2026-07-27T23:30:00Z">
              <w:r w:rsidRPr="00397878">
                <w:rPr>
                  <w:rFonts w:ascii="Times New Roman" w:eastAsia="仿宋_GB2312" w:hAnsi="Times New Roman" w:cs="Times New Roman"/>
                  <w:color w:val="auto"/>
                  <w:sz w:val="18"/>
                  <w:szCs w:val="18"/>
                  <w:lang w:eastAsia="zh-CN"/>
                </w:rPr>
                <w:t>TBD</w:t>
              </w:r>
            </w:ins>
          </w:p>
        </w:tc>
        <w:tc>
          <w:tcPr>
            <w:tcW w:w="414" w:type="pct"/>
            <w:vAlign w:val="center"/>
            <w:tcPrChange w:id="12130" w:author="Xuning Wei12232" w:date="2026-07-27T23:36:00Z">
              <w:tcPr>
                <w:tcW w:w="414" w:type="pct"/>
                <w:vAlign w:val="center"/>
              </w:tcPr>
            </w:tcPrChange>
          </w:tcPr>
          <w:p w14:paraId="3B75989B" w14:textId="256A707B" w:rsidR="00F15990" w:rsidRPr="00397878" w:rsidRDefault="00F15990" w:rsidP="00397878">
            <w:pPr>
              <w:spacing w:line="240" w:lineRule="exact"/>
              <w:contextualSpacing/>
              <w:jc w:val="center"/>
              <w:rPr>
                <w:ins w:id="12131" w:author="Xuning Wei12232" w:date="2026-07-27T23:30:00Z"/>
                <w:rFonts w:ascii="Times New Roman" w:eastAsia="仿宋_GB2312" w:hAnsi="Times New Roman" w:cs="Times New Roman"/>
                <w:color w:val="auto"/>
                <w:sz w:val="18"/>
                <w:szCs w:val="18"/>
                <w:lang w:eastAsia="zh-CN"/>
              </w:rPr>
            </w:pPr>
            <w:ins w:id="12132" w:author="Xuning Wei12232" w:date="2026-07-27T23:30:00Z">
              <w:r w:rsidRPr="00397878">
                <w:rPr>
                  <w:rFonts w:ascii="Times New Roman" w:eastAsia="仿宋_GB2312" w:hAnsi="Times New Roman" w:cs="Times New Roman"/>
                  <w:color w:val="auto"/>
                  <w:sz w:val="18"/>
                  <w:szCs w:val="18"/>
                  <w:lang w:eastAsia="zh-CN"/>
                </w:rPr>
                <w:t>TBD</w:t>
              </w:r>
            </w:ins>
          </w:p>
        </w:tc>
        <w:tc>
          <w:tcPr>
            <w:tcW w:w="550" w:type="pct"/>
            <w:vAlign w:val="center"/>
            <w:tcPrChange w:id="12133" w:author="Xuning Wei12232" w:date="2026-07-27T23:36:00Z">
              <w:tcPr>
                <w:tcW w:w="550" w:type="pct"/>
                <w:vAlign w:val="center"/>
              </w:tcPr>
            </w:tcPrChange>
          </w:tcPr>
          <w:p w14:paraId="296C467E" w14:textId="7F69DFDE" w:rsidR="00F15990" w:rsidRPr="00397878" w:rsidRDefault="00F15990" w:rsidP="00397878">
            <w:pPr>
              <w:spacing w:line="240" w:lineRule="exact"/>
              <w:contextualSpacing/>
              <w:jc w:val="center"/>
              <w:rPr>
                <w:ins w:id="12134" w:author="Xuning Wei12232" w:date="2026-07-27T23:30:00Z"/>
                <w:rFonts w:ascii="Times New Roman" w:eastAsia="仿宋_GB2312" w:hAnsi="Times New Roman" w:cs="Times New Roman"/>
                <w:color w:val="auto"/>
                <w:sz w:val="18"/>
                <w:szCs w:val="18"/>
                <w:lang w:eastAsia="zh-CN"/>
              </w:rPr>
            </w:pPr>
            <w:ins w:id="12135" w:author="Xuning Wei12232" w:date="2026-07-27T23:30:00Z">
              <w:r w:rsidRPr="00397878">
                <w:rPr>
                  <w:rFonts w:ascii="Times New Roman" w:eastAsia="仿宋_GB2312" w:hAnsi="Times New Roman" w:cs="Times New Roman"/>
                  <w:color w:val="auto"/>
                  <w:sz w:val="18"/>
                  <w:szCs w:val="18"/>
                  <w:lang w:eastAsia="zh-CN"/>
                </w:rPr>
                <w:t>TBD</w:t>
              </w:r>
            </w:ins>
          </w:p>
        </w:tc>
      </w:tr>
      <w:tr w:rsidR="00F15990" w:rsidRPr="00397878" w14:paraId="5FA0A957" w14:textId="77777777" w:rsidTr="00397878">
        <w:trPr>
          <w:cantSplit/>
          <w:trHeight w:val="397"/>
          <w:jc w:val="center"/>
          <w:ins w:id="12136" w:author="Xuning Wei12232" w:date="2026-07-27T22:16:00Z"/>
          <w:trPrChange w:id="12137" w:author="Xuning Wei12232" w:date="2026-07-27T23:03:00Z">
            <w:trPr>
              <w:cantSplit/>
              <w:trHeight w:val="397"/>
              <w:jc w:val="center"/>
            </w:trPr>
          </w:trPrChange>
        </w:trPr>
        <w:tc>
          <w:tcPr>
            <w:tcW w:w="449" w:type="pct"/>
            <w:vMerge/>
            <w:noWrap/>
            <w:vAlign w:val="center"/>
            <w:tcPrChange w:id="12138" w:author="Xuning Wei12232" w:date="2026-07-27T23:03:00Z">
              <w:tcPr>
                <w:tcW w:w="449" w:type="pct"/>
                <w:vMerge/>
                <w:noWrap/>
                <w:vAlign w:val="center"/>
              </w:tcPr>
            </w:tcPrChange>
          </w:tcPr>
          <w:p w14:paraId="076A22CD" w14:textId="77777777" w:rsidR="00F15990" w:rsidRPr="00397878" w:rsidRDefault="00F15990">
            <w:pPr>
              <w:spacing w:line="240" w:lineRule="exact"/>
              <w:contextualSpacing/>
              <w:jc w:val="center"/>
              <w:rPr>
                <w:ins w:id="12139" w:author="Xuning Wei12232" w:date="2026-07-27T22:16:00Z"/>
                <w:rFonts w:ascii="Times New Roman" w:eastAsia="仿宋_GB2312" w:hAnsi="Times New Roman" w:cs="Times New Roman"/>
                <w:color w:val="auto"/>
                <w:kern w:val="0"/>
                <w:sz w:val="18"/>
                <w:szCs w:val="18"/>
                <w:lang w:eastAsia="zh-CN"/>
              </w:rPr>
            </w:pPr>
          </w:p>
        </w:tc>
        <w:tc>
          <w:tcPr>
            <w:tcW w:w="589" w:type="pct"/>
            <w:gridSpan w:val="2"/>
            <w:noWrap/>
            <w:vAlign w:val="center"/>
            <w:tcPrChange w:id="12140" w:author="Xuning Wei12232" w:date="2026-07-27T23:03:00Z">
              <w:tcPr>
                <w:tcW w:w="589" w:type="pct"/>
                <w:gridSpan w:val="2"/>
                <w:noWrap/>
                <w:vAlign w:val="center"/>
              </w:tcPr>
            </w:tcPrChange>
          </w:tcPr>
          <w:p w14:paraId="0DC5D995" w14:textId="7ADF42A5" w:rsidR="00F15990" w:rsidRPr="00397878" w:rsidRDefault="00F15990">
            <w:pPr>
              <w:spacing w:line="240" w:lineRule="exact"/>
              <w:contextualSpacing/>
              <w:jc w:val="center"/>
              <w:rPr>
                <w:ins w:id="12141" w:author="Xuning Wei12232" w:date="2026-07-27T22:16:00Z"/>
                <w:rFonts w:ascii="Times New Roman" w:eastAsia="仿宋_GB2312" w:hAnsi="Times New Roman" w:cs="Times New Roman"/>
                <w:color w:val="auto"/>
                <w:kern w:val="0"/>
                <w:sz w:val="18"/>
                <w:szCs w:val="18"/>
              </w:rPr>
            </w:pPr>
            <w:ins w:id="12142" w:author="Xuning Wei12232" w:date="2026-07-27T22:18:00Z">
              <w:r w:rsidRPr="00397878">
                <w:rPr>
                  <w:rFonts w:ascii="Times New Roman" w:eastAsia="仿宋_GB2312" w:hAnsi="Times New Roman" w:cs="Times New Roman"/>
                  <w:color w:val="auto"/>
                  <w:sz w:val="18"/>
                  <w:szCs w:val="18"/>
                  <w:rPrChange w:id="12143" w:author="Xuning Wei12232" w:date="2026-07-27T22:30:00Z">
                    <w:rPr>
                      <w:rFonts w:ascii="Times New Roman" w:eastAsia="仿宋_GB2312" w:hAnsi="Times New Roman" w:cs="Times New Roman"/>
                      <w:color w:val="0000FF"/>
                      <w:sz w:val="18"/>
                      <w:szCs w:val="18"/>
                    </w:rPr>
                  </w:rPrChange>
                </w:rPr>
                <w:t>Internal Temperature</w:t>
              </w:r>
            </w:ins>
          </w:p>
        </w:tc>
        <w:tc>
          <w:tcPr>
            <w:tcW w:w="437" w:type="pct"/>
            <w:vAlign w:val="center"/>
            <w:tcPrChange w:id="12144" w:author="Xuning Wei12232" w:date="2026-07-27T23:03:00Z">
              <w:tcPr>
                <w:tcW w:w="437" w:type="pct"/>
                <w:vAlign w:val="center"/>
              </w:tcPr>
            </w:tcPrChange>
          </w:tcPr>
          <w:p w14:paraId="7A38EB10" w14:textId="3E94B2F1" w:rsidR="00F15990" w:rsidRPr="00397878" w:rsidRDefault="00F15990">
            <w:pPr>
              <w:spacing w:line="240" w:lineRule="exact"/>
              <w:ind w:leftChars="-50" w:left="-105" w:rightChars="-50" w:right="-105"/>
              <w:contextualSpacing/>
              <w:jc w:val="center"/>
              <w:rPr>
                <w:ins w:id="12145" w:author="Xuning Wei12232" w:date="2026-07-27T22:16:00Z"/>
                <w:rFonts w:ascii="Times New Roman" w:eastAsia="仿宋_GB2312" w:hAnsi="Times New Roman" w:cs="Times New Roman"/>
                <w:color w:val="auto"/>
                <w:kern w:val="0"/>
                <w:sz w:val="18"/>
                <w:szCs w:val="18"/>
              </w:rPr>
            </w:pPr>
            <w:ins w:id="12146" w:author="Xuning Wei12232" w:date="2026-07-27T22:18:00Z">
              <w:r w:rsidRPr="00397878">
                <w:rPr>
                  <w:rFonts w:ascii="Times New Roman" w:eastAsia="仿宋_GB2312" w:hAnsi="Times New Roman" w:cs="Times New Roman"/>
                  <w:color w:val="auto"/>
                  <w:kern w:val="0"/>
                  <w:sz w:val="18"/>
                  <w:szCs w:val="18"/>
                  <w:lang w:eastAsia="zh-CN"/>
                  <w:rPrChange w:id="12147" w:author="Xuning Wei12232" w:date="2026-07-27T22:30:00Z">
                    <w:rPr>
                      <w:rFonts w:ascii="Times New Roman" w:eastAsia="仿宋_GB2312" w:hAnsi="Times New Roman" w:cs="Times New Roman"/>
                      <w:color w:val="0000FF"/>
                      <w:kern w:val="0"/>
                      <w:sz w:val="18"/>
                      <w:szCs w:val="18"/>
                      <w:lang w:eastAsia="zh-CN"/>
                    </w:rPr>
                  </w:rPrChange>
                </w:rPr>
                <w:t>01/05/2026</w:t>
              </w:r>
            </w:ins>
          </w:p>
        </w:tc>
        <w:tc>
          <w:tcPr>
            <w:tcW w:w="362" w:type="pct"/>
            <w:vAlign w:val="center"/>
            <w:tcPrChange w:id="12148" w:author="Xuning Wei12232" w:date="2026-07-27T23:03:00Z">
              <w:tcPr>
                <w:tcW w:w="362" w:type="pct"/>
                <w:vAlign w:val="center"/>
              </w:tcPr>
            </w:tcPrChange>
          </w:tcPr>
          <w:p w14:paraId="749EBF05" w14:textId="69A18FC8" w:rsidR="00F15990" w:rsidRPr="00397878" w:rsidRDefault="00F15990">
            <w:pPr>
              <w:spacing w:line="240" w:lineRule="exact"/>
              <w:ind w:leftChars="-50" w:left="-105" w:rightChars="-50" w:right="-105"/>
              <w:contextualSpacing/>
              <w:jc w:val="center"/>
              <w:rPr>
                <w:ins w:id="12149" w:author="Xuning Wei12232" w:date="2026-07-27T22:16:00Z"/>
                <w:rFonts w:ascii="Times New Roman" w:eastAsia="仿宋_GB2312" w:hAnsi="Times New Roman" w:cs="Times New Roman"/>
                <w:color w:val="auto"/>
                <w:kern w:val="0"/>
                <w:sz w:val="18"/>
                <w:szCs w:val="18"/>
              </w:rPr>
            </w:pPr>
            <w:ins w:id="12150" w:author="Xuning Wei12232" w:date="2026-07-27T22:18:00Z">
              <w:r w:rsidRPr="00397878">
                <w:rPr>
                  <w:rFonts w:ascii="Times New Roman" w:eastAsia="仿宋_GB2312" w:hAnsi="Times New Roman" w:cs="Times New Roman"/>
                  <w:color w:val="auto"/>
                  <w:kern w:val="0"/>
                  <w:sz w:val="18"/>
                  <w:szCs w:val="18"/>
                  <w:lang w:eastAsia="zh-CN"/>
                  <w:rPrChange w:id="12151" w:author="Xuning Wei12232" w:date="2026-07-27T22:30:00Z">
                    <w:rPr>
                      <w:rFonts w:ascii="Times New Roman" w:eastAsia="仿宋_GB2312" w:hAnsi="Times New Roman" w:cs="Times New Roman"/>
                      <w:color w:val="0000FF"/>
                      <w:kern w:val="0"/>
                      <w:sz w:val="18"/>
                      <w:szCs w:val="18"/>
                      <w:lang w:eastAsia="zh-CN"/>
                    </w:rPr>
                  </w:rPrChange>
                </w:rPr>
                <w:t>CYI101282</w:t>
              </w:r>
            </w:ins>
          </w:p>
        </w:tc>
        <w:tc>
          <w:tcPr>
            <w:tcW w:w="438" w:type="pct"/>
            <w:noWrap/>
            <w:vAlign w:val="center"/>
            <w:tcPrChange w:id="12152" w:author="Xuning Wei12232" w:date="2026-07-27T23:03:00Z">
              <w:tcPr>
                <w:tcW w:w="438" w:type="pct"/>
                <w:noWrap/>
                <w:vAlign w:val="center"/>
              </w:tcPr>
            </w:tcPrChange>
          </w:tcPr>
          <w:p w14:paraId="0913068D" w14:textId="332B6D16" w:rsidR="00F15990" w:rsidRPr="00397878" w:rsidRDefault="00F15990">
            <w:pPr>
              <w:spacing w:line="240" w:lineRule="exact"/>
              <w:contextualSpacing/>
              <w:jc w:val="center"/>
              <w:rPr>
                <w:ins w:id="12153" w:author="Xuning Wei12232" w:date="2026-07-27T22:16:00Z"/>
                <w:rFonts w:ascii="Times New Roman" w:eastAsia="仿宋_GB2312" w:hAnsi="Times New Roman" w:cs="Times New Roman"/>
                <w:color w:val="auto"/>
                <w:kern w:val="0"/>
                <w:sz w:val="18"/>
                <w:szCs w:val="18"/>
              </w:rPr>
            </w:pPr>
            <w:ins w:id="12154" w:author="Xuning Wei12232" w:date="2026-07-27T22:18:00Z">
              <w:r w:rsidRPr="00397878">
                <w:rPr>
                  <w:rFonts w:ascii="Times New Roman" w:eastAsia="仿宋_GB2312" w:hAnsi="Times New Roman" w:cs="Times New Roman"/>
                  <w:color w:val="auto"/>
                  <w:kern w:val="0"/>
                  <w:sz w:val="18"/>
                  <w:szCs w:val="18"/>
                  <w:lang w:eastAsia="zh-CN"/>
                  <w:rPrChange w:id="12155" w:author="Xuning Wei12232" w:date="2026-07-27T22:30:00Z">
                    <w:rPr>
                      <w:rFonts w:ascii="Times New Roman" w:eastAsia="仿宋_GB2312" w:hAnsi="Times New Roman" w:cs="Times New Roman"/>
                      <w:color w:val="0000FF"/>
                      <w:kern w:val="0"/>
                      <w:sz w:val="18"/>
                      <w:szCs w:val="18"/>
                      <w:lang w:eastAsia="zh-CN"/>
                    </w:rPr>
                  </w:rPrChange>
                </w:rPr>
                <w:t>-2.9~112.3</w:t>
              </w:r>
            </w:ins>
            <w:ins w:id="12156" w:author="Johan Granander" w:date="2026-07-28T13:52:00Z">
              <w:r w:rsidR="008F32D4" w:rsidRPr="00397878">
                <w:rPr>
                  <w:rFonts w:ascii="Times New Roman" w:eastAsia="仿宋_GB2312" w:hAnsi="Times New Roman" w:cs="Times New Roman"/>
                  <w:color w:val="auto"/>
                  <w:kern w:val="0"/>
                  <w:sz w:val="18"/>
                  <w:szCs w:val="18"/>
                  <w:lang w:eastAsia="zh-CN"/>
                </w:rPr>
                <w:t xml:space="preserve"> </w:t>
              </w:r>
            </w:ins>
            <w:ins w:id="12157" w:author="Xuning Wei12232" w:date="2026-07-27T22:18:00Z">
              <w:r w:rsidRPr="00397878">
                <w:rPr>
                  <w:rFonts w:ascii="Times New Roman" w:eastAsia="仿宋_GB2312" w:hAnsi="Times New Roman" w:cs="Times New Roman" w:hint="eastAsia"/>
                  <w:color w:val="auto"/>
                  <w:kern w:val="0"/>
                  <w:sz w:val="18"/>
                  <w:szCs w:val="18"/>
                  <w:rPrChange w:id="12158" w:author="Xuning Wei12232" w:date="2026-07-27T22:30:00Z">
                    <w:rPr>
                      <w:rFonts w:ascii="Times New Roman" w:eastAsia="仿宋_GB2312" w:hAnsi="Times New Roman" w:cs="Times New Roman" w:hint="eastAsia"/>
                      <w:color w:val="0000FF"/>
                      <w:kern w:val="0"/>
                      <w:sz w:val="18"/>
                      <w:szCs w:val="18"/>
                    </w:rPr>
                  </w:rPrChange>
                </w:rPr>
                <w:t>℃</w:t>
              </w:r>
            </w:ins>
          </w:p>
        </w:tc>
        <w:tc>
          <w:tcPr>
            <w:tcW w:w="339" w:type="pct"/>
            <w:vAlign w:val="center"/>
            <w:tcPrChange w:id="12159" w:author="Xuning Wei12232" w:date="2026-07-27T23:03:00Z">
              <w:tcPr>
                <w:tcW w:w="339" w:type="pct"/>
                <w:vAlign w:val="center"/>
              </w:tcPr>
            </w:tcPrChange>
          </w:tcPr>
          <w:p w14:paraId="39EEF9B5" w14:textId="768AC6BC" w:rsidR="00F15990" w:rsidRPr="00397878" w:rsidRDefault="00F15990">
            <w:pPr>
              <w:spacing w:line="240" w:lineRule="exact"/>
              <w:contextualSpacing/>
              <w:jc w:val="center"/>
              <w:rPr>
                <w:ins w:id="12160" w:author="Xuning Wei12232" w:date="2026-07-27T22:16:00Z"/>
                <w:rFonts w:ascii="Times New Roman" w:eastAsia="仿宋_GB2312" w:hAnsi="Times New Roman" w:cs="Times New Roman"/>
                <w:color w:val="auto"/>
                <w:kern w:val="0"/>
                <w:sz w:val="18"/>
                <w:szCs w:val="18"/>
              </w:rPr>
            </w:pPr>
            <w:ins w:id="12161" w:author="Xuning Wei12232" w:date="2026-07-27T22:18:00Z">
              <w:r w:rsidRPr="00397878">
                <w:rPr>
                  <w:rFonts w:ascii="Times New Roman" w:eastAsia="仿宋_GB2312" w:hAnsi="Times New Roman" w:cs="Times New Roman"/>
                  <w:color w:val="auto"/>
                  <w:kern w:val="0"/>
                  <w:sz w:val="18"/>
                  <w:szCs w:val="18"/>
                  <w:rPrChange w:id="12162" w:author="Xuning Wei12232" w:date="2026-07-27T22:30:00Z">
                    <w:rPr>
                      <w:rFonts w:ascii="Times New Roman" w:eastAsia="仿宋_GB2312" w:hAnsi="Times New Roman" w:cs="Times New Roman"/>
                      <w:color w:val="0000FF"/>
                      <w:kern w:val="0"/>
                      <w:sz w:val="18"/>
                      <w:szCs w:val="18"/>
                    </w:rPr>
                  </w:rPrChange>
                </w:rPr>
                <w:t>±</w:t>
              </w:r>
              <w:r w:rsidRPr="00397878">
                <w:rPr>
                  <w:rFonts w:ascii="Times New Roman" w:eastAsia="仿宋_GB2312" w:hAnsi="Times New Roman" w:cs="Times New Roman"/>
                  <w:color w:val="auto"/>
                  <w:kern w:val="0"/>
                  <w:sz w:val="18"/>
                  <w:szCs w:val="18"/>
                  <w:lang w:eastAsia="zh-CN"/>
                  <w:rPrChange w:id="12163" w:author="Xuning Wei12232" w:date="2026-07-27T22:30:00Z">
                    <w:rPr>
                      <w:rFonts w:ascii="Times New Roman" w:eastAsia="仿宋_GB2312" w:hAnsi="Times New Roman" w:cs="Times New Roman"/>
                      <w:color w:val="0000FF"/>
                      <w:kern w:val="0"/>
                      <w:sz w:val="18"/>
                      <w:szCs w:val="18"/>
                      <w:lang w:eastAsia="zh-CN"/>
                    </w:rPr>
                  </w:rPrChange>
                </w:rPr>
                <w:t>1.35</w:t>
              </w:r>
            </w:ins>
            <w:ins w:id="12164" w:author="Johan Granander" w:date="2026-07-28T13:52:00Z">
              <w:r w:rsidR="008F32D4" w:rsidRPr="00397878">
                <w:rPr>
                  <w:rFonts w:ascii="Times New Roman" w:eastAsia="仿宋_GB2312" w:hAnsi="Times New Roman" w:cs="Times New Roman"/>
                  <w:color w:val="auto"/>
                  <w:kern w:val="0"/>
                  <w:sz w:val="18"/>
                  <w:szCs w:val="18"/>
                  <w:lang w:eastAsia="zh-CN"/>
                </w:rPr>
                <w:t xml:space="preserve"> </w:t>
              </w:r>
            </w:ins>
            <w:ins w:id="12165" w:author="Xuning Wei12232" w:date="2026-07-27T22:18:00Z">
              <w:r w:rsidRPr="00397878">
                <w:rPr>
                  <w:rFonts w:ascii="Times New Roman" w:eastAsia="仿宋_GB2312" w:hAnsi="Times New Roman" w:cs="Times New Roman" w:hint="eastAsia"/>
                  <w:color w:val="auto"/>
                  <w:kern w:val="0"/>
                  <w:sz w:val="18"/>
                  <w:szCs w:val="18"/>
                  <w:lang w:eastAsia="zh-CN"/>
                  <w:rPrChange w:id="12166" w:author="Xuning Wei12232" w:date="2026-07-27T22:30:00Z">
                    <w:rPr>
                      <w:rFonts w:ascii="Times New Roman" w:eastAsia="仿宋_GB2312" w:hAnsi="Times New Roman" w:cs="Times New Roman" w:hint="eastAsia"/>
                      <w:color w:val="0000FF"/>
                      <w:kern w:val="0"/>
                      <w:sz w:val="18"/>
                      <w:szCs w:val="18"/>
                      <w:lang w:eastAsia="zh-CN"/>
                    </w:rPr>
                  </w:rPrChange>
                </w:rPr>
                <w:t>℃</w:t>
              </w:r>
            </w:ins>
          </w:p>
        </w:tc>
        <w:tc>
          <w:tcPr>
            <w:tcW w:w="504" w:type="pct"/>
            <w:vAlign w:val="center"/>
            <w:tcPrChange w:id="12167" w:author="Xuning Wei12232" w:date="2026-07-27T23:03:00Z">
              <w:tcPr>
                <w:tcW w:w="416" w:type="pct"/>
                <w:vAlign w:val="center"/>
              </w:tcPr>
            </w:tcPrChange>
          </w:tcPr>
          <w:p w14:paraId="1FEE6E38" w14:textId="3928D3D0" w:rsidR="00F15990" w:rsidRPr="00397878" w:rsidRDefault="00F15990">
            <w:pPr>
              <w:spacing w:line="240" w:lineRule="exact"/>
              <w:contextualSpacing/>
              <w:jc w:val="center"/>
              <w:rPr>
                <w:ins w:id="12168" w:author="Xuning Wei12232" w:date="2026-07-27T22:16:00Z"/>
                <w:rFonts w:ascii="Times New Roman" w:eastAsia="仿宋_GB2312" w:hAnsi="Times New Roman" w:cs="Times New Roman"/>
                <w:color w:val="auto"/>
                <w:kern w:val="0"/>
                <w:sz w:val="18"/>
                <w:szCs w:val="18"/>
              </w:rPr>
            </w:pPr>
            <w:ins w:id="12169" w:author="Xuning Wei12232" w:date="2026-07-27T22:19:00Z">
              <w:r w:rsidRPr="00397878">
                <w:rPr>
                  <w:rFonts w:ascii="Times New Roman" w:eastAsia="仿宋_GB2312" w:hAnsi="Times New Roman" w:cs="Times New Roman"/>
                  <w:color w:val="auto"/>
                  <w:kern w:val="0"/>
                  <w:sz w:val="18"/>
                  <w:szCs w:val="18"/>
                  <w:rPrChange w:id="12170" w:author="Xuning Wei12232" w:date="2026-07-27T22:30:00Z">
                    <w:rPr>
                      <w:rFonts w:ascii="Times New Roman" w:eastAsia="仿宋_GB2312" w:hAnsi="Times New Roman" w:cs="Times New Roman"/>
                      <w:color w:val="0000FF"/>
                      <w:kern w:val="0"/>
                      <w:sz w:val="18"/>
                      <w:szCs w:val="18"/>
                    </w:rPr>
                  </w:rPrChange>
                </w:rPr>
                <w:t>20~30</w:t>
              </w:r>
            </w:ins>
            <w:ins w:id="12171" w:author="Johan Granander" w:date="2026-07-28T13:52:00Z">
              <w:r w:rsidR="008F32D4" w:rsidRPr="00397878">
                <w:rPr>
                  <w:rFonts w:ascii="Times New Roman" w:eastAsia="仿宋_GB2312" w:hAnsi="Times New Roman" w:cs="Times New Roman"/>
                  <w:color w:val="auto"/>
                  <w:kern w:val="0"/>
                  <w:sz w:val="18"/>
                  <w:szCs w:val="18"/>
                </w:rPr>
                <w:t xml:space="preserve"> </w:t>
              </w:r>
            </w:ins>
            <w:ins w:id="12172" w:author="Xuning Wei12232" w:date="2026-07-27T22:19:00Z">
              <w:r w:rsidRPr="00397878">
                <w:rPr>
                  <w:rFonts w:ascii="Times New Roman" w:eastAsia="仿宋_GB2312" w:hAnsi="Times New Roman" w:cs="Times New Roman" w:hint="eastAsia"/>
                  <w:color w:val="auto"/>
                  <w:kern w:val="0"/>
                  <w:sz w:val="18"/>
                  <w:szCs w:val="18"/>
                  <w:rPrChange w:id="12173" w:author="Xuning Wei12232" w:date="2026-07-27T22:30:00Z">
                    <w:rPr>
                      <w:rFonts w:ascii="Times New Roman" w:eastAsia="仿宋_GB2312" w:hAnsi="Times New Roman" w:cs="Times New Roman" w:hint="eastAsia"/>
                      <w:color w:val="0000FF"/>
                      <w:kern w:val="0"/>
                      <w:sz w:val="18"/>
                      <w:szCs w:val="18"/>
                    </w:rPr>
                  </w:rPrChange>
                </w:rPr>
                <w:t>℃</w:t>
              </w:r>
            </w:ins>
          </w:p>
        </w:tc>
        <w:tc>
          <w:tcPr>
            <w:tcW w:w="328" w:type="pct"/>
            <w:noWrap/>
            <w:vAlign w:val="center"/>
            <w:tcPrChange w:id="12174" w:author="Xuning Wei12232" w:date="2026-07-27T23:03:00Z">
              <w:tcPr>
                <w:tcW w:w="416" w:type="pct"/>
                <w:gridSpan w:val="2"/>
                <w:noWrap/>
                <w:vAlign w:val="center"/>
              </w:tcPr>
            </w:tcPrChange>
          </w:tcPr>
          <w:p w14:paraId="19072F8A" w14:textId="3AFDC42F" w:rsidR="00F15990" w:rsidRPr="00397878" w:rsidRDefault="00F15990">
            <w:pPr>
              <w:spacing w:line="240" w:lineRule="exact"/>
              <w:contextualSpacing/>
              <w:jc w:val="center"/>
              <w:rPr>
                <w:ins w:id="12175" w:author="Xuning Wei12232" w:date="2026-07-27T22:16:00Z"/>
                <w:rFonts w:ascii="Times New Roman" w:eastAsia="仿宋_GB2312" w:hAnsi="Times New Roman" w:cs="Times New Roman"/>
                <w:color w:val="auto"/>
                <w:sz w:val="18"/>
                <w:szCs w:val="18"/>
                <w:lang w:eastAsia="zh-CN"/>
              </w:rPr>
            </w:pPr>
            <w:ins w:id="12176" w:author="Xuning Wei12232" w:date="2026-07-27T22:22:00Z">
              <w:r w:rsidRPr="00397878">
                <w:rPr>
                  <w:rFonts w:ascii="Times New Roman" w:eastAsia="仿宋_GB2312" w:hAnsi="Times New Roman" w:cs="Times New Roman"/>
                  <w:color w:val="auto"/>
                  <w:sz w:val="18"/>
                  <w:szCs w:val="18"/>
                  <w:lang w:eastAsia="zh-CN"/>
                </w:rPr>
                <w:t>TBD</w:t>
              </w:r>
            </w:ins>
          </w:p>
        </w:tc>
        <w:tc>
          <w:tcPr>
            <w:tcW w:w="590" w:type="pct"/>
            <w:vAlign w:val="center"/>
            <w:tcPrChange w:id="12177" w:author="Xuning Wei12232" w:date="2026-07-27T23:03:00Z">
              <w:tcPr>
                <w:tcW w:w="590" w:type="pct"/>
                <w:vAlign w:val="center"/>
              </w:tcPr>
            </w:tcPrChange>
          </w:tcPr>
          <w:p w14:paraId="43B788C4" w14:textId="345C17DE" w:rsidR="00F15990" w:rsidRPr="00397878" w:rsidRDefault="00F15990">
            <w:pPr>
              <w:spacing w:line="240" w:lineRule="exact"/>
              <w:contextualSpacing/>
              <w:jc w:val="center"/>
              <w:rPr>
                <w:ins w:id="12178" w:author="Xuning Wei12232" w:date="2026-07-27T22:16:00Z"/>
                <w:rFonts w:ascii="Times New Roman" w:eastAsia="仿宋_GB2312" w:hAnsi="Times New Roman" w:cs="Times New Roman"/>
                <w:color w:val="auto"/>
                <w:sz w:val="18"/>
                <w:szCs w:val="18"/>
                <w:lang w:eastAsia="zh-CN"/>
              </w:rPr>
            </w:pPr>
            <w:ins w:id="12179" w:author="Xuning Wei12232" w:date="2026-07-27T22:22:00Z">
              <w:r w:rsidRPr="00397878">
                <w:rPr>
                  <w:rFonts w:ascii="Times New Roman" w:eastAsia="仿宋_GB2312" w:hAnsi="Times New Roman" w:cs="Times New Roman"/>
                  <w:color w:val="auto"/>
                  <w:sz w:val="18"/>
                  <w:szCs w:val="18"/>
                  <w:lang w:eastAsia="zh-CN"/>
                </w:rPr>
                <w:t>TBD</w:t>
              </w:r>
            </w:ins>
          </w:p>
        </w:tc>
        <w:tc>
          <w:tcPr>
            <w:tcW w:w="414" w:type="pct"/>
            <w:vAlign w:val="center"/>
            <w:tcPrChange w:id="12180" w:author="Xuning Wei12232" w:date="2026-07-27T23:03:00Z">
              <w:tcPr>
                <w:tcW w:w="414" w:type="pct"/>
                <w:vAlign w:val="center"/>
              </w:tcPr>
            </w:tcPrChange>
          </w:tcPr>
          <w:p w14:paraId="7306938D" w14:textId="22222555" w:rsidR="00F15990" w:rsidRPr="00397878" w:rsidRDefault="00F15990">
            <w:pPr>
              <w:spacing w:line="240" w:lineRule="exact"/>
              <w:contextualSpacing/>
              <w:jc w:val="center"/>
              <w:rPr>
                <w:ins w:id="12181" w:author="Xuning Wei12232" w:date="2026-07-27T22:16:00Z"/>
                <w:rFonts w:ascii="Times New Roman" w:eastAsia="仿宋_GB2312" w:hAnsi="Times New Roman" w:cs="Times New Roman"/>
                <w:color w:val="auto"/>
                <w:sz w:val="18"/>
                <w:szCs w:val="18"/>
                <w:lang w:eastAsia="zh-CN"/>
              </w:rPr>
            </w:pPr>
            <w:ins w:id="12182" w:author="Xuning Wei12232" w:date="2026-07-27T22:22:00Z">
              <w:r w:rsidRPr="00397878">
                <w:rPr>
                  <w:rFonts w:ascii="Times New Roman" w:eastAsia="仿宋_GB2312" w:hAnsi="Times New Roman" w:cs="Times New Roman"/>
                  <w:color w:val="auto"/>
                  <w:sz w:val="18"/>
                  <w:szCs w:val="18"/>
                  <w:lang w:eastAsia="zh-CN"/>
                </w:rPr>
                <w:t>TBD</w:t>
              </w:r>
            </w:ins>
          </w:p>
        </w:tc>
        <w:tc>
          <w:tcPr>
            <w:tcW w:w="550" w:type="pct"/>
            <w:vAlign w:val="center"/>
            <w:tcPrChange w:id="12183" w:author="Xuning Wei12232" w:date="2026-07-27T23:03:00Z">
              <w:tcPr>
                <w:tcW w:w="550" w:type="pct"/>
                <w:vAlign w:val="center"/>
              </w:tcPr>
            </w:tcPrChange>
          </w:tcPr>
          <w:p w14:paraId="5E578BF2" w14:textId="12FF0493" w:rsidR="00F15990" w:rsidRPr="00397878" w:rsidRDefault="00F15990">
            <w:pPr>
              <w:spacing w:line="240" w:lineRule="exact"/>
              <w:contextualSpacing/>
              <w:jc w:val="center"/>
              <w:rPr>
                <w:ins w:id="12184" w:author="Xuning Wei12232" w:date="2026-07-27T22:16:00Z"/>
                <w:rFonts w:ascii="Times New Roman" w:eastAsia="仿宋_GB2312" w:hAnsi="Times New Roman" w:cs="Times New Roman"/>
                <w:color w:val="auto"/>
                <w:sz w:val="18"/>
                <w:szCs w:val="18"/>
                <w:lang w:eastAsia="zh-CN"/>
              </w:rPr>
            </w:pPr>
            <w:ins w:id="12185" w:author="Xuning Wei12232" w:date="2026-07-27T22:22:00Z">
              <w:r w:rsidRPr="00397878">
                <w:rPr>
                  <w:rFonts w:ascii="Times New Roman" w:eastAsia="仿宋_GB2312" w:hAnsi="Times New Roman" w:cs="Times New Roman"/>
                  <w:color w:val="auto"/>
                  <w:sz w:val="18"/>
                  <w:szCs w:val="18"/>
                  <w:lang w:eastAsia="zh-CN"/>
                </w:rPr>
                <w:t>TBD</w:t>
              </w:r>
            </w:ins>
          </w:p>
        </w:tc>
      </w:tr>
      <w:tr w:rsidR="00F15990" w:rsidRPr="00397878" w14:paraId="042C4756" w14:textId="77777777" w:rsidTr="00397878">
        <w:trPr>
          <w:cantSplit/>
          <w:trHeight w:val="397"/>
          <w:jc w:val="center"/>
          <w:ins w:id="12186" w:author="Xuning Wei12232" w:date="2026-07-27T22:16:00Z"/>
        </w:trPr>
        <w:tc>
          <w:tcPr>
            <w:tcW w:w="449" w:type="pct"/>
            <w:vMerge/>
            <w:noWrap/>
            <w:vAlign w:val="center"/>
          </w:tcPr>
          <w:p w14:paraId="54F72943" w14:textId="77777777" w:rsidR="00F15990" w:rsidRPr="00397878" w:rsidRDefault="00F15990">
            <w:pPr>
              <w:spacing w:line="240" w:lineRule="exact"/>
              <w:contextualSpacing/>
              <w:jc w:val="center"/>
              <w:rPr>
                <w:ins w:id="12187" w:author="Xuning Wei12232" w:date="2026-07-27T22:16:00Z"/>
                <w:rFonts w:ascii="Times New Roman" w:eastAsia="仿宋_GB2312" w:hAnsi="Times New Roman" w:cs="Times New Roman"/>
                <w:color w:val="auto"/>
                <w:kern w:val="0"/>
                <w:sz w:val="18"/>
                <w:szCs w:val="18"/>
                <w:lang w:eastAsia="zh-CN"/>
              </w:rPr>
            </w:pPr>
          </w:p>
        </w:tc>
        <w:tc>
          <w:tcPr>
            <w:tcW w:w="589" w:type="pct"/>
            <w:gridSpan w:val="2"/>
            <w:noWrap/>
            <w:vAlign w:val="center"/>
          </w:tcPr>
          <w:p w14:paraId="28F6DE63" w14:textId="6179BC0E" w:rsidR="00F15990" w:rsidRPr="00397878" w:rsidRDefault="00F15990">
            <w:pPr>
              <w:spacing w:line="240" w:lineRule="exact"/>
              <w:contextualSpacing/>
              <w:jc w:val="center"/>
              <w:rPr>
                <w:ins w:id="12188" w:author="Xuning Wei12232" w:date="2026-07-27T22:16:00Z"/>
                <w:rFonts w:ascii="Times New Roman" w:eastAsia="仿宋_GB2312" w:hAnsi="Times New Roman" w:cs="Times New Roman"/>
                <w:color w:val="auto"/>
                <w:kern w:val="0"/>
                <w:sz w:val="18"/>
                <w:szCs w:val="18"/>
              </w:rPr>
            </w:pPr>
            <w:ins w:id="12189" w:author="Xuning Wei12232" w:date="2026-07-27T22:18:00Z">
              <w:r w:rsidRPr="00397878">
                <w:rPr>
                  <w:rFonts w:ascii="Times New Roman" w:eastAsia="仿宋_GB2312" w:hAnsi="Times New Roman" w:cs="Times New Roman"/>
                  <w:color w:val="auto"/>
                  <w:sz w:val="18"/>
                  <w:szCs w:val="18"/>
                  <w:rPrChange w:id="12190" w:author="Xuning Wei12232" w:date="2026-07-27T22:30:00Z">
                    <w:rPr>
                      <w:rFonts w:ascii="Times New Roman" w:eastAsia="仿宋_GB2312" w:hAnsi="Times New Roman" w:cs="Times New Roman"/>
                      <w:color w:val="0000FF"/>
                      <w:sz w:val="18"/>
                      <w:szCs w:val="18"/>
                    </w:rPr>
                  </w:rPrChange>
                </w:rPr>
                <w:t>Pressure</w:t>
              </w:r>
            </w:ins>
          </w:p>
        </w:tc>
        <w:tc>
          <w:tcPr>
            <w:tcW w:w="437" w:type="pct"/>
            <w:vAlign w:val="center"/>
          </w:tcPr>
          <w:p w14:paraId="21BE36C9" w14:textId="163043F3" w:rsidR="00F15990" w:rsidRPr="00397878" w:rsidRDefault="00F15990">
            <w:pPr>
              <w:spacing w:line="240" w:lineRule="exact"/>
              <w:ind w:leftChars="-50" w:left="-105" w:rightChars="-50" w:right="-105"/>
              <w:contextualSpacing/>
              <w:jc w:val="center"/>
              <w:rPr>
                <w:ins w:id="12191" w:author="Xuning Wei12232" w:date="2026-07-27T22:16:00Z"/>
                <w:rFonts w:ascii="Times New Roman" w:eastAsia="仿宋_GB2312" w:hAnsi="Times New Roman" w:cs="Times New Roman"/>
                <w:color w:val="auto"/>
                <w:kern w:val="0"/>
                <w:sz w:val="18"/>
                <w:szCs w:val="18"/>
              </w:rPr>
            </w:pPr>
            <w:ins w:id="12192" w:author="Xuning Wei12232" w:date="2026-07-27T22:18:00Z">
              <w:r w:rsidRPr="00397878">
                <w:rPr>
                  <w:rFonts w:ascii="Times New Roman" w:eastAsia="仿宋_GB2312" w:hAnsi="Times New Roman" w:cs="Times New Roman"/>
                  <w:color w:val="auto"/>
                  <w:sz w:val="18"/>
                  <w:szCs w:val="18"/>
                  <w:rPrChange w:id="12193" w:author="Xuning Wei12232" w:date="2026-07-27T22:30:00Z">
                    <w:rPr>
                      <w:rFonts w:ascii="Times New Roman" w:eastAsia="仿宋_GB2312" w:hAnsi="Times New Roman" w:cs="Times New Roman"/>
                      <w:color w:val="0000FF"/>
                      <w:sz w:val="18"/>
                      <w:szCs w:val="18"/>
                    </w:rPr>
                  </w:rPrChange>
                </w:rPr>
                <w:t>12/14/2025</w:t>
              </w:r>
            </w:ins>
          </w:p>
        </w:tc>
        <w:tc>
          <w:tcPr>
            <w:tcW w:w="362" w:type="pct"/>
            <w:vAlign w:val="center"/>
          </w:tcPr>
          <w:p w14:paraId="1948870D" w14:textId="54AB731B" w:rsidR="00F15990" w:rsidRPr="00397878" w:rsidRDefault="00F15990">
            <w:pPr>
              <w:spacing w:line="240" w:lineRule="exact"/>
              <w:ind w:leftChars="-50" w:left="-105" w:rightChars="-50" w:right="-105"/>
              <w:contextualSpacing/>
              <w:jc w:val="center"/>
              <w:rPr>
                <w:ins w:id="12194" w:author="Xuning Wei12232" w:date="2026-07-27T22:16:00Z"/>
                <w:rFonts w:ascii="Times New Roman" w:eastAsia="仿宋_GB2312" w:hAnsi="Times New Roman" w:cs="Times New Roman"/>
                <w:color w:val="auto"/>
                <w:kern w:val="0"/>
                <w:sz w:val="18"/>
                <w:szCs w:val="18"/>
              </w:rPr>
            </w:pPr>
            <w:ins w:id="12195" w:author="Xuning Wei12232" w:date="2026-07-27T22:18:00Z">
              <w:r w:rsidRPr="00397878">
                <w:rPr>
                  <w:rFonts w:ascii="Times New Roman" w:eastAsia="仿宋_GB2312" w:hAnsi="Times New Roman" w:cs="Times New Roman"/>
                  <w:color w:val="auto"/>
                  <w:kern w:val="0"/>
                  <w:sz w:val="18"/>
                  <w:szCs w:val="18"/>
                  <w:lang w:eastAsia="zh-CN"/>
                  <w:rPrChange w:id="12196" w:author="Xuning Wei12232" w:date="2026-07-27T22:30:00Z">
                    <w:rPr>
                      <w:rFonts w:ascii="Times New Roman" w:eastAsia="仿宋_GB2312" w:hAnsi="Times New Roman" w:cs="Times New Roman"/>
                      <w:color w:val="0000FF"/>
                      <w:kern w:val="0"/>
                      <w:sz w:val="18"/>
                      <w:szCs w:val="18"/>
                      <w:lang w:eastAsia="zh-CN"/>
                    </w:rPr>
                  </w:rPrChange>
                </w:rPr>
                <w:t>CYJ11903</w:t>
              </w:r>
            </w:ins>
          </w:p>
        </w:tc>
        <w:tc>
          <w:tcPr>
            <w:tcW w:w="438" w:type="pct"/>
            <w:noWrap/>
            <w:vAlign w:val="center"/>
          </w:tcPr>
          <w:p w14:paraId="0E71C2E3" w14:textId="506BA4A1" w:rsidR="00F15990" w:rsidRPr="00397878" w:rsidRDefault="00F15990">
            <w:pPr>
              <w:spacing w:line="240" w:lineRule="exact"/>
              <w:contextualSpacing/>
              <w:jc w:val="center"/>
              <w:rPr>
                <w:ins w:id="12197" w:author="Xuning Wei12232" w:date="2026-07-27T22:16:00Z"/>
                <w:rFonts w:ascii="Times New Roman" w:eastAsia="仿宋_GB2312" w:hAnsi="Times New Roman" w:cs="Times New Roman"/>
                <w:color w:val="auto"/>
                <w:kern w:val="0"/>
                <w:sz w:val="18"/>
                <w:szCs w:val="18"/>
              </w:rPr>
            </w:pPr>
            <w:ins w:id="12198" w:author="Xuning Wei12232" w:date="2026-07-27T22:18:00Z">
              <w:r w:rsidRPr="00397878">
                <w:rPr>
                  <w:rFonts w:ascii="Times New Roman" w:eastAsia="仿宋_GB2312" w:hAnsi="Times New Roman" w:cs="Times New Roman"/>
                  <w:color w:val="auto"/>
                  <w:sz w:val="18"/>
                  <w:szCs w:val="18"/>
                  <w:rPrChange w:id="12199" w:author="Xuning Wei12232" w:date="2026-07-27T22:30:00Z">
                    <w:rPr>
                      <w:rFonts w:ascii="Times New Roman" w:eastAsia="仿宋_GB2312" w:hAnsi="Times New Roman" w:cs="Times New Roman"/>
                      <w:color w:val="0000FF"/>
                      <w:sz w:val="18"/>
                      <w:szCs w:val="18"/>
                    </w:rPr>
                  </w:rPrChange>
                </w:rPr>
                <w:t>-0.098~0.083 MPa</w:t>
              </w:r>
            </w:ins>
          </w:p>
        </w:tc>
        <w:tc>
          <w:tcPr>
            <w:tcW w:w="339" w:type="pct"/>
            <w:vAlign w:val="center"/>
          </w:tcPr>
          <w:p w14:paraId="3D4E24AE" w14:textId="1C0E0D33" w:rsidR="00F15990" w:rsidRPr="00397878" w:rsidRDefault="00F15990">
            <w:pPr>
              <w:spacing w:line="240" w:lineRule="exact"/>
              <w:contextualSpacing/>
              <w:jc w:val="center"/>
              <w:rPr>
                <w:ins w:id="12200" w:author="Xuning Wei12232" w:date="2026-07-27T22:16:00Z"/>
                <w:rFonts w:ascii="Times New Roman" w:eastAsia="仿宋_GB2312" w:hAnsi="Times New Roman" w:cs="Times New Roman"/>
                <w:color w:val="auto"/>
                <w:kern w:val="0"/>
                <w:sz w:val="18"/>
                <w:szCs w:val="18"/>
              </w:rPr>
            </w:pPr>
            <w:ins w:id="12201" w:author="Xuning Wei12232" w:date="2026-07-27T22:18:00Z">
              <w:r w:rsidRPr="00397878">
                <w:rPr>
                  <w:rFonts w:ascii="Times New Roman" w:eastAsia="仿宋_GB2312" w:hAnsi="Times New Roman" w:cs="Times New Roman"/>
                  <w:color w:val="auto"/>
                  <w:kern w:val="0"/>
                  <w:sz w:val="18"/>
                  <w:szCs w:val="18"/>
                </w:rPr>
                <w:t>±0.0009</w:t>
              </w:r>
            </w:ins>
            <w:ins w:id="12202" w:author="Johan Granander" w:date="2026-07-28T13:52:00Z">
              <w:r w:rsidR="008F32D4" w:rsidRPr="00397878">
                <w:rPr>
                  <w:rFonts w:ascii="Times New Roman" w:eastAsia="仿宋_GB2312" w:hAnsi="Times New Roman" w:cs="Times New Roman"/>
                  <w:color w:val="auto"/>
                  <w:kern w:val="0"/>
                  <w:sz w:val="18"/>
                  <w:szCs w:val="18"/>
                </w:rPr>
                <w:t xml:space="preserve"> </w:t>
              </w:r>
            </w:ins>
            <w:ins w:id="12203" w:author="Xuning Wei12232" w:date="2026-07-27T22:18:00Z">
              <w:r w:rsidRPr="00397878">
                <w:rPr>
                  <w:rFonts w:ascii="Times New Roman" w:eastAsia="仿宋_GB2312" w:hAnsi="Times New Roman" w:cs="Times New Roman"/>
                  <w:color w:val="auto"/>
                  <w:kern w:val="0"/>
                  <w:sz w:val="18"/>
                  <w:szCs w:val="18"/>
                </w:rPr>
                <w:t>MPa</w:t>
              </w:r>
            </w:ins>
          </w:p>
        </w:tc>
        <w:tc>
          <w:tcPr>
            <w:tcW w:w="1422" w:type="pct"/>
            <w:gridSpan w:val="3"/>
            <w:vAlign w:val="center"/>
          </w:tcPr>
          <w:p w14:paraId="4D98096B" w14:textId="1E35D49E" w:rsidR="00F15990" w:rsidRPr="00397878" w:rsidRDefault="00F15990">
            <w:pPr>
              <w:spacing w:line="240" w:lineRule="exact"/>
              <w:contextualSpacing/>
              <w:jc w:val="center"/>
              <w:rPr>
                <w:ins w:id="12204" w:author="Xuning Wei12232" w:date="2026-07-27T22:16:00Z"/>
                <w:rFonts w:ascii="Times New Roman" w:eastAsia="仿宋_GB2312" w:hAnsi="Times New Roman" w:cs="Times New Roman"/>
                <w:color w:val="auto"/>
                <w:sz w:val="18"/>
                <w:szCs w:val="18"/>
                <w:lang w:eastAsia="zh-CN"/>
              </w:rPr>
            </w:pPr>
            <w:ins w:id="12205" w:author="Xuning Wei12232" w:date="2026-07-27T22:19:00Z">
              <w:r w:rsidRPr="00397878">
                <w:rPr>
                  <w:rFonts w:ascii="Times New Roman" w:eastAsia="仿宋_GB2312" w:hAnsi="Times New Roman" w:cs="Times New Roman"/>
                  <w:color w:val="auto"/>
                  <w:sz w:val="18"/>
                  <w:szCs w:val="18"/>
                  <w:lang w:eastAsia="zh-CN"/>
                  <w:rPrChange w:id="12206" w:author="Xuning Wei12232" w:date="2026-07-27T22:30:00Z">
                    <w:rPr>
                      <w:rFonts w:ascii="Times New Roman" w:eastAsia="仿宋_GB2312" w:hAnsi="Times New Roman" w:cs="Times New Roman"/>
                      <w:color w:val="0000FF"/>
                      <w:sz w:val="18"/>
                      <w:szCs w:val="18"/>
                      <w:lang w:eastAsia="zh-CN"/>
                    </w:rPr>
                  </w:rPrChange>
                </w:rPr>
                <w:t>The process has no pressure requirements. The equipment pressure is controlled by the DCS system with a set pressure value of 0.005 MPa. The pressure inside the reactor is automatically regulated via valves and pressure interlocks.</w:t>
              </w:r>
            </w:ins>
          </w:p>
        </w:tc>
        <w:tc>
          <w:tcPr>
            <w:tcW w:w="414" w:type="pct"/>
            <w:vAlign w:val="center"/>
          </w:tcPr>
          <w:p w14:paraId="5CAE2337" w14:textId="37FCEE8D" w:rsidR="00F15990" w:rsidRPr="00397878" w:rsidRDefault="00F15990">
            <w:pPr>
              <w:spacing w:line="240" w:lineRule="exact"/>
              <w:contextualSpacing/>
              <w:jc w:val="center"/>
              <w:rPr>
                <w:ins w:id="12207" w:author="Xuning Wei12232" w:date="2026-07-27T22:16:00Z"/>
                <w:rFonts w:ascii="Times New Roman" w:eastAsia="仿宋_GB2312" w:hAnsi="Times New Roman" w:cs="Times New Roman"/>
                <w:color w:val="auto"/>
                <w:sz w:val="18"/>
                <w:szCs w:val="18"/>
                <w:lang w:eastAsia="zh-CN"/>
              </w:rPr>
            </w:pPr>
            <w:ins w:id="12208" w:author="Xuning Wei12232" w:date="2026-07-27T22:20:00Z">
              <w:r w:rsidRPr="00397878">
                <w:rPr>
                  <w:rFonts w:ascii="Times New Roman" w:eastAsia="仿宋_GB2312" w:hAnsi="Times New Roman" w:cs="Times New Roman"/>
                  <w:color w:val="auto"/>
                  <w:sz w:val="18"/>
                  <w:szCs w:val="18"/>
                  <w:lang w:eastAsia="zh-CN"/>
                  <w:rPrChange w:id="12209" w:author="Xuning Wei12232" w:date="2026-07-27T22:30:00Z">
                    <w:rPr>
                      <w:rFonts w:ascii="Times New Roman" w:eastAsia="仿宋_GB2312" w:hAnsi="Times New Roman" w:cs="Times New Roman"/>
                      <w:color w:val="0000FF"/>
                      <w:sz w:val="18"/>
                      <w:szCs w:val="18"/>
                      <w:lang w:eastAsia="zh-CN"/>
                    </w:rPr>
                  </w:rPrChange>
                </w:rPr>
                <w:t>Yes</w:t>
              </w:r>
            </w:ins>
          </w:p>
        </w:tc>
        <w:tc>
          <w:tcPr>
            <w:tcW w:w="550" w:type="pct"/>
            <w:vAlign w:val="center"/>
          </w:tcPr>
          <w:p w14:paraId="1F89CA8D" w14:textId="7D5855DC" w:rsidR="00F15990" w:rsidRPr="00397878" w:rsidRDefault="00F15990">
            <w:pPr>
              <w:spacing w:line="240" w:lineRule="exact"/>
              <w:contextualSpacing/>
              <w:jc w:val="center"/>
              <w:rPr>
                <w:ins w:id="12210" w:author="Xuning Wei12232" w:date="2026-07-27T22:16:00Z"/>
                <w:rFonts w:ascii="Times New Roman" w:eastAsia="仿宋_GB2312" w:hAnsi="Times New Roman" w:cs="Times New Roman"/>
                <w:color w:val="auto"/>
                <w:sz w:val="18"/>
                <w:szCs w:val="18"/>
                <w:lang w:eastAsia="zh-CN"/>
              </w:rPr>
            </w:pPr>
            <w:ins w:id="12211" w:author="Xuning Wei12232" w:date="2026-07-27T22:20:00Z">
              <w:r w:rsidRPr="00397878">
                <w:rPr>
                  <w:rFonts w:ascii="Times New Roman" w:eastAsia="仿宋_GB2312" w:hAnsi="Times New Roman" w:cs="Times New Roman"/>
                  <w:color w:val="auto"/>
                  <w:sz w:val="18"/>
                  <w:szCs w:val="18"/>
                  <w:lang w:eastAsia="zh-CN"/>
                  <w:rPrChange w:id="12212" w:author="Xuning Wei12232" w:date="2026-07-27T22:30:00Z">
                    <w:rPr>
                      <w:rFonts w:ascii="Times New Roman" w:eastAsia="仿宋_GB2312" w:hAnsi="Times New Roman" w:cs="Times New Roman"/>
                      <w:color w:val="0000FF"/>
                      <w:sz w:val="18"/>
                      <w:szCs w:val="18"/>
                      <w:lang w:eastAsia="zh-CN"/>
                    </w:rPr>
                  </w:rPrChange>
                </w:rPr>
                <w:t>Yes</w:t>
              </w:r>
            </w:ins>
          </w:p>
        </w:tc>
      </w:tr>
    </w:tbl>
    <w:p w14:paraId="4EB89E0F" w14:textId="38C9C9A6" w:rsidR="005A09E0" w:rsidRPr="008B3C39" w:rsidRDefault="00010358">
      <w:pPr>
        <w:snapToGrid w:val="0"/>
        <w:rPr>
          <w:rFonts w:ascii="Times New Roman" w:eastAsia="仿宋_GB2312" w:hAnsi="Times New Roman" w:cs="Times New Roman"/>
          <w:i/>
          <w:color w:val="7030A0"/>
          <w:sz w:val="18"/>
          <w:szCs w:val="18"/>
          <w:lang w:eastAsia="zh-CN"/>
        </w:rPr>
      </w:pPr>
      <w:r w:rsidRPr="008B3C39">
        <w:rPr>
          <w:rFonts w:ascii="Times New Roman" w:eastAsia="仿宋_GB2312" w:hAnsi="Times New Roman" w:cs="Times New Roman"/>
          <w:i/>
          <w:color w:val="7030A0"/>
          <w:sz w:val="18"/>
          <w:szCs w:val="18"/>
          <w:lang w:eastAsia="zh-CN"/>
        </w:rPr>
        <w:t xml:space="preserve">Note: </w:t>
      </w:r>
      <w:r w:rsidRPr="008B3C39">
        <w:rPr>
          <w:rFonts w:ascii="Times New Roman" w:eastAsia="仿宋_GB2312" w:hAnsi="Times New Roman" w:cs="Times New Roman"/>
          <w:i/>
          <w:color w:val="auto"/>
          <w:sz w:val="18"/>
          <w:szCs w:val="18"/>
          <w:lang w:eastAsia="zh-CN"/>
        </w:rPr>
        <w:t xml:space="preserve">Calculation of temperature Accuracy = Signal transform accuracy + sensor accuracy = 0.5%* range of gauge + [0.6 </w:t>
      </w:r>
      <w:r w:rsidRPr="008B3C39">
        <w:rPr>
          <w:rFonts w:ascii="Times New Roman" w:eastAsia="仿宋_GB2312" w:hAnsi="Times New Roman" w:cs="Times New Roman"/>
          <w:i/>
          <w:color w:val="auto"/>
          <w:sz w:val="18"/>
          <w:szCs w:val="18"/>
        </w:rPr>
        <w:t>°C</w:t>
      </w:r>
      <w:r w:rsidRPr="008B3C39">
        <w:rPr>
          <w:rFonts w:ascii="Times New Roman" w:eastAsia="仿宋_GB2312" w:hAnsi="Times New Roman" w:cs="Times New Roman"/>
          <w:i/>
          <w:color w:val="auto"/>
          <w:sz w:val="18"/>
          <w:szCs w:val="18"/>
          <w:lang w:eastAsia="zh-CN"/>
        </w:rPr>
        <w:t xml:space="preserve"> +0.010*testing temperature] (based on Grade C gauge);</w:t>
      </w:r>
    </w:p>
    <w:p w14:paraId="0EA49534" w14:textId="3BA77EEC" w:rsidR="00813D53" w:rsidRPr="008B3C39" w:rsidRDefault="00010358">
      <w:pPr>
        <w:snapToGrid w:val="0"/>
        <w:rPr>
          <w:rFonts w:ascii="Times New Roman" w:eastAsia="仿宋_GB2312" w:hAnsi="Times New Roman" w:cs="Times New Roman"/>
          <w:i/>
          <w:color w:val="auto"/>
          <w:kern w:val="0"/>
          <w:sz w:val="18"/>
          <w:szCs w:val="18"/>
        </w:rPr>
      </w:pPr>
      <w:r w:rsidRPr="008B3C39">
        <w:rPr>
          <w:rFonts w:ascii="Times New Roman" w:eastAsia="仿宋_GB2312" w:hAnsi="Times New Roman" w:cs="Times New Roman"/>
          <w:i/>
          <w:color w:val="auto"/>
          <w:sz w:val="18"/>
          <w:szCs w:val="18"/>
          <w:lang w:eastAsia="zh-CN"/>
        </w:rPr>
        <w:t xml:space="preserve">Calculation of pressure Accuracy = 0.5%* range of gauge; </w:t>
      </w:r>
      <w:r w:rsidRPr="008B3C39">
        <w:rPr>
          <w:rFonts w:ascii="Times New Roman" w:eastAsia="仿宋_GB2312" w:hAnsi="Times New Roman" w:cs="Times New Roman"/>
          <w:i/>
          <w:color w:val="auto"/>
          <w:kern w:val="0"/>
          <w:sz w:val="18"/>
          <w:szCs w:val="18"/>
        </w:rPr>
        <w:t>Agitator speed accuracy = ±2r/min.</w:t>
      </w:r>
    </w:p>
    <w:p w14:paraId="5AFC945A" w14:textId="77777777" w:rsidR="00813D53" w:rsidRPr="008B3C39" w:rsidRDefault="00010358">
      <w:pPr>
        <w:snapToGrid w:val="0"/>
        <w:rPr>
          <w:rFonts w:ascii="Times New Roman" w:eastAsia="仿宋_GB2312" w:hAnsi="Times New Roman" w:cs="Times New Roman"/>
          <w:i/>
          <w:color w:val="auto"/>
          <w:sz w:val="18"/>
          <w:szCs w:val="18"/>
          <w:lang w:eastAsia="zh-CN"/>
        </w:rPr>
      </w:pPr>
      <w:r w:rsidRPr="008B3C39">
        <w:rPr>
          <w:rFonts w:ascii="Times New Roman" w:eastAsia="仿宋_GB2312" w:hAnsi="Times New Roman" w:cs="Times New Roman"/>
          <w:i/>
          <w:color w:val="auto"/>
          <w:sz w:val="18"/>
          <w:szCs w:val="18"/>
          <w:lang w:eastAsia="zh-CN"/>
        </w:rPr>
        <w:t>1) High boundary of PAR- High boundary of MOR ≥Accuracy</w:t>
      </w:r>
      <w:r w:rsidRPr="008B3C39">
        <w:rPr>
          <w:rFonts w:ascii="Times New Roman" w:eastAsia="仿宋_GB2312" w:hAnsi="Times New Roman" w:cs="Times New Roman"/>
          <w:i/>
          <w:color w:val="auto"/>
          <w:sz w:val="18"/>
          <w:szCs w:val="18"/>
          <w:lang w:eastAsia="zh-CN"/>
        </w:rPr>
        <w:t>，</w:t>
      </w:r>
      <w:r w:rsidRPr="008B3C39">
        <w:rPr>
          <w:rFonts w:ascii="Times New Roman" w:eastAsia="仿宋_GB2312" w:hAnsi="Times New Roman" w:cs="Times New Roman"/>
          <w:i/>
          <w:color w:val="auto"/>
          <w:sz w:val="18"/>
          <w:szCs w:val="18"/>
          <w:lang w:eastAsia="zh-CN"/>
        </w:rPr>
        <w:t>so the risk is relatively low.</w:t>
      </w:r>
    </w:p>
    <w:p w14:paraId="328945C1" w14:textId="7EDE969C" w:rsidR="00813D53" w:rsidRPr="008B3C39" w:rsidRDefault="00010358">
      <w:pPr>
        <w:snapToGrid w:val="0"/>
        <w:rPr>
          <w:rFonts w:ascii="Times New Roman" w:eastAsia="仿宋_GB2312" w:hAnsi="Times New Roman" w:cs="Times New Roman"/>
          <w:i/>
          <w:color w:val="auto"/>
          <w:sz w:val="18"/>
          <w:szCs w:val="18"/>
          <w:lang w:eastAsia="zh-CN"/>
        </w:rPr>
      </w:pPr>
      <w:r w:rsidRPr="008B3C39">
        <w:rPr>
          <w:rFonts w:ascii="Times New Roman" w:eastAsia="仿宋_GB2312" w:hAnsi="Times New Roman" w:cs="Times New Roman"/>
          <w:i/>
          <w:color w:val="auto"/>
          <w:sz w:val="18"/>
          <w:szCs w:val="18"/>
          <w:lang w:eastAsia="zh-CN"/>
        </w:rPr>
        <w:t>2) The over temperature alarm limit for this operation is 14 ° C, Low boundary of PAR- Over temperature alarm limit ≥Accuracy</w:t>
      </w:r>
      <w:r w:rsidRPr="008B3C39">
        <w:rPr>
          <w:rFonts w:ascii="Times New Roman" w:eastAsia="仿宋_GB2312" w:hAnsi="Times New Roman" w:cs="Times New Roman"/>
          <w:i/>
          <w:color w:val="auto"/>
          <w:sz w:val="18"/>
          <w:szCs w:val="18"/>
          <w:lang w:eastAsia="zh-CN"/>
        </w:rPr>
        <w:t>，</w:t>
      </w:r>
      <w:r w:rsidRPr="008B3C39">
        <w:rPr>
          <w:rFonts w:ascii="Times New Roman" w:eastAsia="仿宋_GB2312" w:hAnsi="Times New Roman" w:cs="Times New Roman"/>
          <w:i/>
          <w:color w:val="auto"/>
          <w:sz w:val="18"/>
          <w:szCs w:val="18"/>
          <w:lang w:eastAsia="zh-CN"/>
        </w:rPr>
        <w:t>so the risk is relatively low.</w:t>
      </w:r>
    </w:p>
    <w:p w14:paraId="3C44E65E" w14:textId="6C5BDEF9" w:rsidR="004F00DC" w:rsidRPr="008B3C39" w:rsidDel="00FD0C0F" w:rsidRDefault="004F00DC">
      <w:pPr>
        <w:snapToGrid w:val="0"/>
        <w:rPr>
          <w:del w:id="12213" w:author="Xuning Wei12232" w:date="2026-07-27T23:37:00Z"/>
          <w:rFonts w:ascii="Times New Roman" w:eastAsia="仿宋_GB2312" w:hAnsi="Times New Roman" w:cs="Times New Roman"/>
          <w:i/>
          <w:color w:val="auto"/>
          <w:sz w:val="18"/>
          <w:szCs w:val="18"/>
          <w:lang w:eastAsia="zh-CN"/>
        </w:rPr>
      </w:pPr>
      <w:r w:rsidRPr="008B3C39">
        <w:rPr>
          <w:rFonts w:ascii="Times New Roman" w:eastAsia="仿宋_GB2312" w:hAnsi="Times New Roman" w:cs="Times New Roman"/>
          <w:i/>
          <w:color w:val="auto"/>
          <w:kern w:val="0"/>
          <w:sz w:val="18"/>
          <w:szCs w:val="18"/>
        </w:rPr>
        <w:t xml:space="preserve">Note: </w:t>
      </w:r>
      <w:ins w:id="12214" w:author="Xuning Wei12232" w:date="2026-07-27T23:38:00Z">
        <w:r w:rsidR="00FD0C0F" w:rsidRPr="00A560DB">
          <w:rPr>
            <w:rFonts w:ascii="Times New Roman" w:eastAsia="仿宋_GB2312" w:hAnsi="Times New Roman" w:cs="Times New Roman"/>
            <w:color w:val="0000FF"/>
            <w:sz w:val="18"/>
            <w:szCs w:val="18"/>
            <w:lang w:eastAsia="zh-CN"/>
          </w:rPr>
          <w:t>*</w:t>
        </w:r>
        <w:r w:rsidR="00FD0C0F" w:rsidRPr="000C0137">
          <w:rPr>
            <w:rFonts w:ascii="Times New Roman" w:eastAsia="仿宋_GB2312" w:hAnsi="Times New Roman" w:cs="Times New Roman"/>
            <w:color w:val="0000FF"/>
            <w:sz w:val="18"/>
            <w:szCs w:val="18"/>
            <w:lang w:eastAsia="zh-CN"/>
          </w:rPr>
          <w:t xml:space="preserve"> </w:t>
        </w:r>
        <w:r w:rsidR="00FD0C0F" w:rsidRPr="00B1326D">
          <w:rPr>
            <w:rFonts w:ascii="Times New Roman" w:eastAsia="仿宋_GB2312" w:hAnsi="Times New Roman" w:cs="Times New Roman"/>
            <w:color w:val="0000FF"/>
            <w:sz w:val="18"/>
            <w:szCs w:val="18"/>
            <w:lang w:eastAsia="zh-CN"/>
          </w:rPr>
          <w:t>N</w:t>
        </w:r>
        <w:r w:rsidR="00FD0C0F" w:rsidRPr="00B1326D">
          <w:rPr>
            <w:rFonts w:ascii="Times New Roman" w:eastAsia="仿宋_GB2312" w:hAnsi="Times New Roman" w:cs="Times New Roman" w:hint="eastAsia"/>
            <w:color w:val="0000FF"/>
            <w:sz w:val="18"/>
            <w:szCs w:val="18"/>
            <w:lang w:eastAsia="zh-CN"/>
          </w:rPr>
          <w:t>ote</w:t>
        </w:r>
        <w:r w:rsidR="00FD0C0F" w:rsidRPr="00B1326D">
          <w:rPr>
            <w:rFonts w:ascii="Times New Roman" w:eastAsia="仿宋_GB2312" w:hAnsi="Times New Roman" w:cs="Times New Roman"/>
            <w:color w:val="0000FF"/>
            <w:sz w:val="18"/>
            <w:szCs w:val="18"/>
            <w:lang w:eastAsia="zh-CN"/>
          </w:rPr>
          <w:t>:</w:t>
        </w:r>
        <w:r w:rsidR="00FD0C0F">
          <w:rPr>
            <w:rFonts w:ascii="Times New Roman" w:eastAsia="仿宋_GB2312" w:hAnsi="Times New Roman" w:cs="Times New Roman"/>
            <w:color w:val="0000FF"/>
            <w:sz w:val="18"/>
            <w:szCs w:val="18"/>
            <w:lang w:eastAsia="zh-CN"/>
          </w:rPr>
          <w:t xml:space="preserve"> </w:t>
        </w:r>
        <w:r w:rsidR="00FD0C0F" w:rsidRPr="000C0137">
          <w:rPr>
            <w:rFonts w:ascii="Times New Roman" w:eastAsia="仿宋_GB2312" w:hAnsi="Times New Roman" w:cs="Times New Roman"/>
            <w:color w:val="0000FF"/>
            <w:sz w:val="18"/>
            <w:szCs w:val="18"/>
            <w:lang w:eastAsia="zh-CN"/>
          </w:rPr>
          <w:t xml:space="preserve">Weighing shall be carried out in batches, and the weighing range for each batch shall be kept within the </w:t>
        </w:r>
        <w:r w:rsidR="00FD0C0F">
          <w:rPr>
            <w:rFonts w:ascii="Times New Roman" w:eastAsia="仿宋_GB2312" w:hAnsi="Times New Roman" w:cs="Times New Roman"/>
            <w:color w:val="0000FF"/>
            <w:sz w:val="18"/>
            <w:szCs w:val="18"/>
            <w:lang w:eastAsia="zh-CN"/>
          </w:rPr>
          <w:t>q</w:t>
        </w:r>
        <w:r w:rsidR="00FD0C0F" w:rsidRPr="000C0137">
          <w:rPr>
            <w:rFonts w:ascii="Times New Roman" w:eastAsia="仿宋_GB2312" w:hAnsi="Times New Roman" w:cs="Times New Roman"/>
            <w:color w:val="0000FF"/>
            <w:sz w:val="18"/>
            <w:szCs w:val="18"/>
            <w:lang w:eastAsia="zh-CN"/>
          </w:rPr>
          <w:t xml:space="preserve">ualified </w:t>
        </w:r>
        <w:r w:rsidR="00FD0C0F">
          <w:rPr>
            <w:rFonts w:ascii="Times New Roman" w:eastAsia="仿宋_GB2312" w:hAnsi="Times New Roman" w:cs="Times New Roman"/>
            <w:color w:val="0000FF"/>
            <w:sz w:val="18"/>
            <w:szCs w:val="18"/>
            <w:lang w:eastAsia="zh-CN"/>
          </w:rPr>
          <w:t>r</w:t>
        </w:r>
        <w:r w:rsidR="00FD0C0F" w:rsidRPr="000C0137">
          <w:rPr>
            <w:rFonts w:ascii="Times New Roman" w:eastAsia="仿宋_GB2312" w:hAnsi="Times New Roman" w:cs="Times New Roman"/>
            <w:color w:val="0000FF"/>
            <w:sz w:val="18"/>
            <w:szCs w:val="18"/>
            <w:lang w:eastAsia="zh-CN"/>
          </w:rPr>
          <w:t>anges.</w:t>
        </w:r>
        <w:r w:rsidR="00FD0C0F" w:rsidRPr="0005323C">
          <w:rPr>
            <w:rFonts w:ascii="Times New Roman" w:eastAsia="仿宋_GB2312" w:hAnsi="Times New Roman" w:cs="Times New Roman"/>
            <w:color w:val="0000FF"/>
            <w:sz w:val="18"/>
            <w:szCs w:val="18"/>
            <w:lang w:eastAsia="zh-CN"/>
          </w:rPr>
          <w:t xml:space="preserve"> Each bag shall be </w:t>
        </w:r>
        <w:proofErr w:type="spellStart"/>
        <w:r w:rsidR="00FD0C0F" w:rsidRPr="0005323C">
          <w:rPr>
            <w:rFonts w:ascii="Times New Roman" w:eastAsia="仿宋_GB2312" w:hAnsi="Times New Roman" w:cs="Times New Roman"/>
            <w:color w:val="0000FF"/>
            <w:sz w:val="18"/>
            <w:szCs w:val="18"/>
            <w:lang w:eastAsia="zh-CN"/>
          </w:rPr>
          <w:t>subpackaged</w:t>
        </w:r>
        <w:proofErr w:type="spellEnd"/>
        <w:r w:rsidR="00FD0C0F" w:rsidRPr="0005323C">
          <w:rPr>
            <w:rFonts w:ascii="Times New Roman" w:eastAsia="仿宋_GB2312" w:hAnsi="Times New Roman" w:cs="Times New Roman"/>
            <w:color w:val="0000FF"/>
            <w:sz w:val="18"/>
            <w:szCs w:val="18"/>
            <w:lang w:eastAsia="zh-CN"/>
          </w:rPr>
          <w:t xml:space="preserve"> within a weight range of 1</w:t>
        </w:r>
        <w:r w:rsidR="00FD0C0F">
          <w:rPr>
            <w:rFonts w:ascii="Times New Roman" w:eastAsia="仿宋_GB2312" w:hAnsi="Times New Roman" w:cs="Times New Roman"/>
            <w:color w:val="0000FF"/>
            <w:sz w:val="18"/>
            <w:szCs w:val="18"/>
            <w:lang w:eastAsia="zh-CN"/>
          </w:rPr>
          <w:t>.00~</w:t>
        </w:r>
        <w:r w:rsidR="00FD0C0F" w:rsidRPr="0005323C">
          <w:rPr>
            <w:rFonts w:ascii="Times New Roman" w:eastAsia="仿宋_GB2312" w:hAnsi="Times New Roman" w:cs="Times New Roman"/>
            <w:color w:val="0000FF"/>
            <w:sz w:val="18"/>
            <w:szCs w:val="18"/>
            <w:lang w:eastAsia="zh-CN"/>
          </w:rPr>
          <w:t>25</w:t>
        </w:r>
        <w:r w:rsidR="00FD0C0F">
          <w:rPr>
            <w:rFonts w:ascii="Times New Roman" w:eastAsia="仿宋_GB2312" w:hAnsi="Times New Roman" w:cs="Times New Roman"/>
            <w:color w:val="0000FF"/>
            <w:sz w:val="18"/>
            <w:szCs w:val="18"/>
            <w:lang w:eastAsia="zh-CN"/>
          </w:rPr>
          <w:t>.00</w:t>
        </w:r>
      </w:ins>
      <w:del w:id="12215" w:author="Xuning Wei12232" w:date="2026-07-27T23:37:00Z">
        <w:r w:rsidR="00696916" w:rsidRPr="008B3C39" w:rsidDel="00FD0C0F">
          <w:rPr>
            <w:rFonts w:ascii="Times New Roman" w:eastAsia="仿宋_GB2312" w:hAnsi="Times New Roman" w:cs="Times New Roman"/>
            <w:i/>
            <w:color w:val="auto"/>
            <w:kern w:val="0"/>
            <w:sz w:val="18"/>
            <w:szCs w:val="18"/>
          </w:rPr>
          <w:delText>*</w:delText>
        </w:r>
        <w:r w:rsidR="00696916" w:rsidRPr="008B3C39" w:rsidDel="00FD0C0F">
          <w:rPr>
            <w:rFonts w:ascii="Times New Roman" w:eastAsia="仿宋_GB2312" w:hAnsi="Times New Roman" w:cs="Times New Roman"/>
            <w:i/>
            <w:color w:val="auto"/>
            <w:sz w:val="18"/>
            <w:szCs w:val="18"/>
            <w:lang w:eastAsia="zh-CN"/>
          </w:rPr>
          <w:delText xml:space="preserve"> Charging </w:delText>
        </w:r>
        <w:r w:rsidR="00F2636F" w:rsidRPr="008B3C39" w:rsidDel="00FD0C0F">
          <w:rPr>
            <w:rFonts w:ascii="Times New Roman" w:eastAsia="仿宋_GB2312" w:hAnsi="Times New Roman" w:cs="Times New Roman"/>
            <w:i/>
            <w:color w:val="auto"/>
            <w:sz w:val="18"/>
            <w:szCs w:val="18"/>
            <w:lang w:eastAsia="zh-CN"/>
          </w:rPr>
          <w:delText>accuracy of DMF is ≤</w:delText>
        </w:r>
        <w:r w:rsidRPr="008B3C39" w:rsidDel="00FD0C0F">
          <w:rPr>
            <w:rFonts w:ascii="Times New Roman" w:eastAsia="仿宋_GB2312" w:hAnsi="Times New Roman" w:cs="Times New Roman"/>
            <w:i/>
            <w:color w:val="auto"/>
            <w:sz w:val="18"/>
            <w:szCs w:val="18"/>
            <w:lang w:eastAsia="zh-CN"/>
          </w:rPr>
          <w:delText>2kg when the charging amount is more than or equal to 5kg and less than 70kg;</w:delText>
        </w:r>
        <w:r w:rsidRPr="008B3C39" w:rsidDel="00FD0C0F">
          <w:rPr>
            <w:rFonts w:ascii="Times New Roman" w:eastAsia="仿宋_GB2312" w:hAnsi="Times New Roman" w:cs="Times New Roman"/>
            <w:i/>
            <w:color w:val="auto"/>
            <w:sz w:val="18"/>
            <w:szCs w:val="18"/>
            <w:lang w:eastAsia="zh-CN"/>
          </w:rPr>
          <w:br/>
        </w:r>
        <w:r w:rsidR="00696916" w:rsidRPr="008B3C39" w:rsidDel="00FD0C0F">
          <w:rPr>
            <w:rFonts w:ascii="Times New Roman" w:eastAsia="仿宋_GB2312" w:hAnsi="Times New Roman" w:cs="Times New Roman"/>
            <w:i/>
            <w:color w:val="auto"/>
            <w:kern w:val="0"/>
            <w:sz w:val="18"/>
            <w:szCs w:val="18"/>
          </w:rPr>
          <w:delText>*</w:delText>
        </w:r>
        <w:r w:rsidRPr="008B3C39" w:rsidDel="00FD0C0F">
          <w:rPr>
            <w:rFonts w:ascii="Times New Roman" w:eastAsia="仿宋_GB2312" w:hAnsi="Times New Roman" w:cs="Times New Roman"/>
            <w:i/>
            <w:color w:val="auto"/>
            <w:sz w:val="18"/>
            <w:szCs w:val="18"/>
            <w:lang w:eastAsia="zh-CN"/>
          </w:rPr>
          <w:delText>Charging accuracy of DMF is</w:delText>
        </w:r>
        <w:r w:rsidR="00F2636F" w:rsidRPr="008B3C39" w:rsidDel="00FD0C0F">
          <w:rPr>
            <w:rFonts w:ascii="Times New Roman" w:eastAsia="仿宋_GB2312" w:hAnsi="Times New Roman" w:cs="Times New Roman"/>
            <w:i/>
            <w:color w:val="auto"/>
            <w:sz w:val="18"/>
            <w:szCs w:val="18"/>
            <w:lang w:eastAsia="zh-CN"/>
          </w:rPr>
          <w:delText>≤</w:delText>
        </w:r>
        <w:r w:rsidRPr="008B3C39" w:rsidDel="00FD0C0F">
          <w:rPr>
            <w:rFonts w:ascii="Times New Roman" w:eastAsia="仿宋_GB2312" w:hAnsi="Times New Roman" w:cs="Times New Roman"/>
            <w:i/>
            <w:color w:val="auto"/>
            <w:sz w:val="18"/>
            <w:szCs w:val="18"/>
            <w:lang w:eastAsia="zh-CN"/>
          </w:rPr>
          <w:delText>3% when the charging amount is more than 70kg.</w:delText>
        </w:r>
      </w:del>
    </w:p>
    <w:p w14:paraId="3F938494" w14:textId="60D059E0" w:rsidR="00696916" w:rsidRDefault="00696916">
      <w:pPr>
        <w:snapToGrid w:val="0"/>
        <w:rPr>
          <w:ins w:id="12216" w:author="Xuning Wei12232" w:date="2026-07-27T22:59:00Z"/>
          <w:rFonts w:ascii="Times New Roman" w:eastAsia="仿宋_GB2312" w:hAnsi="Times New Roman" w:cs="Times New Roman"/>
          <w:i/>
          <w:color w:val="auto"/>
          <w:sz w:val="18"/>
          <w:szCs w:val="18"/>
          <w:lang w:eastAsia="zh-CN"/>
        </w:rPr>
      </w:pPr>
      <w:del w:id="12217" w:author="Xuning Wei12232" w:date="2026-07-27T23:37:00Z">
        <w:r w:rsidRPr="008B3C39" w:rsidDel="00FD0C0F">
          <w:rPr>
            <w:rFonts w:ascii="Times New Roman" w:eastAsia="仿宋_GB2312" w:hAnsi="Times New Roman" w:cs="Times New Roman"/>
            <w:i/>
            <w:color w:val="auto"/>
            <w:kern w:val="0"/>
            <w:sz w:val="18"/>
            <w:szCs w:val="18"/>
          </w:rPr>
          <w:delText>**</w:delText>
        </w:r>
        <w:r w:rsidRPr="008B3C39" w:rsidDel="00FD0C0F">
          <w:rPr>
            <w:rFonts w:ascii="Times New Roman" w:eastAsia="仿宋_GB2312" w:hAnsi="Times New Roman" w:cs="Times New Roman"/>
            <w:i/>
            <w:color w:val="auto"/>
            <w:sz w:val="18"/>
            <w:szCs w:val="18"/>
            <w:lang w:eastAsia="zh-CN"/>
          </w:rPr>
          <w:delText xml:space="preserve"> Charging accuracy of DMF is ≤2kg when the charging amount is more than or equal to 10kg and less than 70kg;</w:delText>
        </w:r>
        <w:r w:rsidRPr="008B3C39" w:rsidDel="00FD0C0F">
          <w:rPr>
            <w:rFonts w:ascii="Times New Roman" w:eastAsia="仿宋_GB2312" w:hAnsi="Times New Roman" w:cs="Times New Roman"/>
            <w:i/>
            <w:color w:val="auto"/>
            <w:sz w:val="18"/>
            <w:szCs w:val="18"/>
            <w:lang w:eastAsia="zh-CN"/>
          </w:rPr>
          <w:br/>
        </w:r>
        <w:r w:rsidRPr="008B3C39" w:rsidDel="00FD0C0F">
          <w:rPr>
            <w:rFonts w:ascii="Times New Roman" w:eastAsia="仿宋_GB2312" w:hAnsi="Times New Roman" w:cs="Times New Roman"/>
            <w:i/>
            <w:color w:val="auto"/>
            <w:kern w:val="0"/>
            <w:sz w:val="18"/>
            <w:szCs w:val="18"/>
          </w:rPr>
          <w:delText>**</w:delText>
        </w:r>
        <w:r w:rsidRPr="008B3C39" w:rsidDel="00FD0C0F">
          <w:rPr>
            <w:rFonts w:ascii="Times New Roman" w:eastAsia="仿宋_GB2312" w:hAnsi="Times New Roman" w:cs="Times New Roman"/>
            <w:i/>
            <w:color w:val="auto"/>
            <w:sz w:val="18"/>
            <w:szCs w:val="18"/>
            <w:lang w:eastAsia="zh-CN"/>
          </w:rPr>
          <w:delText>Charging accuracy of DMF is≤3% when the charging amount is more than 70kg.</w:delText>
        </w:r>
      </w:del>
    </w:p>
    <w:p w14:paraId="211337C8" w14:textId="59AA57AD" w:rsidR="007A76FC" w:rsidRPr="008B3C39" w:rsidRDefault="007A76FC">
      <w:pPr>
        <w:snapToGrid w:val="0"/>
        <w:rPr>
          <w:rFonts w:ascii="Times New Roman" w:eastAsia="仿宋_GB2312" w:hAnsi="Times New Roman" w:cs="Times New Roman"/>
          <w:i/>
          <w:color w:val="auto"/>
          <w:sz w:val="18"/>
          <w:szCs w:val="18"/>
          <w:lang w:eastAsia="zh-CN"/>
        </w:rPr>
      </w:pPr>
      <w:ins w:id="12218" w:author="Xuning Wei12232" w:date="2026-07-27T22:59:00Z">
        <w:r w:rsidRPr="00A560DB">
          <w:rPr>
            <w:rFonts w:ascii="Times New Roman" w:eastAsia="仿宋_GB2312" w:hAnsi="Times New Roman" w:cs="Times New Roman"/>
            <w:color w:val="0000FF"/>
            <w:sz w:val="18"/>
            <w:szCs w:val="18"/>
            <w:lang w:eastAsia="zh-CN"/>
          </w:rPr>
          <w:t>*</w:t>
        </w:r>
      </w:ins>
      <w:ins w:id="12219" w:author="Xuning Wei12232" w:date="2026-07-27T23:38:00Z">
        <w:r w:rsidR="00FD0C0F">
          <w:rPr>
            <w:rFonts w:ascii="Times New Roman" w:eastAsia="仿宋_GB2312" w:hAnsi="Times New Roman" w:cs="Times New Roman"/>
            <w:color w:val="0000FF"/>
            <w:sz w:val="18"/>
            <w:szCs w:val="18"/>
            <w:lang w:eastAsia="zh-CN"/>
          </w:rPr>
          <w:t>*</w:t>
        </w:r>
        <w:r w:rsidR="00FD0C0F" w:rsidRPr="00B1326D">
          <w:rPr>
            <w:rFonts w:ascii="Times New Roman" w:eastAsia="仿宋_GB2312" w:hAnsi="Times New Roman" w:cs="Times New Roman"/>
            <w:color w:val="0000FF"/>
            <w:sz w:val="18"/>
            <w:szCs w:val="18"/>
            <w:lang w:eastAsia="zh-CN"/>
          </w:rPr>
          <w:t xml:space="preserve"> N</w:t>
        </w:r>
        <w:r w:rsidR="00FD0C0F" w:rsidRPr="00B1326D">
          <w:rPr>
            <w:rFonts w:ascii="Times New Roman" w:eastAsia="仿宋_GB2312" w:hAnsi="Times New Roman" w:cs="Times New Roman" w:hint="eastAsia"/>
            <w:color w:val="0000FF"/>
            <w:sz w:val="18"/>
            <w:szCs w:val="18"/>
            <w:lang w:eastAsia="zh-CN"/>
          </w:rPr>
          <w:t>ote</w:t>
        </w:r>
        <w:r w:rsidR="00FD0C0F" w:rsidRPr="00B1326D">
          <w:rPr>
            <w:rFonts w:ascii="Times New Roman" w:eastAsia="仿宋_GB2312" w:hAnsi="Times New Roman" w:cs="Times New Roman"/>
            <w:color w:val="0000FF"/>
            <w:sz w:val="18"/>
            <w:szCs w:val="18"/>
            <w:lang w:eastAsia="zh-CN"/>
          </w:rPr>
          <w:t>:</w:t>
        </w:r>
        <w:r w:rsidR="00FD0C0F">
          <w:rPr>
            <w:rFonts w:ascii="Times New Roman" w:eastAsia="仿宋_GB2312" w:hAnsi="Times New Roman" w:cs="Times New Roman"/>
            <w:color w:val="0000FF"/>
            <w:sz w:val="18"/>
            <w:szCs w:val="18"/>
            <w:lang w:eastAsia="zh-CN"/>
          </w:rPr>
          <w:t xml:space="preserve"> </w:t>
        </w:r>
        <w:r w:rsidR="00FD0C0F" w:rsidRPr="006F0556">
          <w:rPr>
            <w:rFonts w:ascii="Times New Roman" w:eastAsia="仿宋_GB2312" w:hAnsi="Times New Roman" w:cs="Times New Roman"/>
            <w:color w:val="0000FF"/>
            <w:sz w:val="18"/>
            <w:szCs w:val="18"/>
            <w:lang w:eastAsia="zh-CN"/>
          </w:rPr>
          <w:t xml:space="preserve">The </w:t>
        </w:r>
        <w:r w:rsidR="00FD0C0F">
          <w:rPr>
            <w:rFonts w:ascii="Times New Roman" w:eastAsia="仿宋_GB2312" w:hAnsi="Times New Roman" w:cs="Times New Roman"/>
            <w:color w:val="0000FF"/>
            <w:sz w:val="18"/>
            <w:szCs w:val="18"/>
            <w:lang w:eastAsia="zh-CN"/>
          </w:rPr>
          <w:t>charg</w:t>
        </w:r>
        <w:r w:rsidR="00FD0C0F" w:rsidRPr="006F0556">
          <w:rPr>
            <w:rFonts w:ascii="Times New Roman" w:eastAsia="仿宋_GB2312" w:hAnsi="Times New Roman" w:cs="Times New Roman"/>
            <w:color w:val="0000FF"/>
            <w:sz w:val="18"/>
            <w:szCs w:val="18"/>
            <w:lang w:eastAsia="zh-CN"/>
          </w:rPr>
          <w:t xml:space="preserve">ing range </w:t>
        </w:r>
        <w:r w:rsidR="00FD0C0F">
          <w:rPr>
            <w:rFonts w:ascii="Times New Roman" w:eastAsia="仿宋_GB2312" w:hAnsi="Times New Roman" w:cs="Times New Roman"/>
            <w:color w:val="0000FF"/>
            <w:sz w:val="18"/>
            <w:szCs w:val="18"/>
            <w:lang w:eastAsia="zh-CN"/>
          </w:rPr>
          <w:t>each</w:t>
        </w:r>
        <w:r w:rsidR="00FD0C0F" w:rsidRPr="006F0556">
          <w:rPr>
            <w:rFonts w:ascii="Times New Roman" w:eastAsia="仿宋_GB2312" w:hAnsi="Times New Roman" w:cs="Times New Roman"/>
            <w:color w:val="0000FF"/>
            <w:sz w:val="18"/>
            <w:szCs w:val="18"/>
            <w:lang w:eastAsia="zh-CN"/>
          </w:rPr>
          <w:t xml:space="preserve"> drum is between </w:t>
        </w:r>
        <w:r w:rsidR="00FD0C0F">
          <w:rPr>
            <w:rFonts w:ascii="Times New Roman" w:eastAsia="仿宋_GB2312" w:hAnsi="Times New Roman" w:cs="Times New Roman"/>
            <w:color w:val="0000FF"/>
            <w:sz w:val="18"/>
            <w:szCs w:val="18"/>
            <w:lang w:eastAsia="zh-CN"/>
          </w:rPr>
          <w:t>2.00~</w:t>
        </w:r>
        <w:r w:rsidR="00FD0C0F" w:rsidRPr="006F0556">
          <w:rPr>
            <w:rFonts w:ascii="Times New Roman" w:eastAsia="仿宋_GB2312" w:hAnsi="Times New Roman" w:cs="Times New Roman"/>
            <w:color w:val="0000FF"/>
            <w:sz w:val="18"/>
            <w:szCs w:val="18"/>
            <w:lang w:eastAsia="zh-CN"/>
          </w:rPr>
          <w:t xml:space="preserve"> 170.00 kg.</w:t>
        </w:r>
      </w:ins>
    </w:p>
    <w:p w14:paraId="3DE2466A" w14:textId="0EC9D97A" w:rsidR="00DC63D8" w:rsidRPr="008B3C39" w:rsidRDefault="00010358">
      <w:pPr>
        <w:snapToGrid w:val="0"/>
        <w:spacing w:beforeLines="50" w:before="120" w:afterLines="50" w:after="120"/>
        <w:rPr>
          <w:rFonts w:ascii="Times New Roman" w:eastAsia="仿宋_GB2312" w:hAnsi="Times New Roman" w:cs="Times New Roman"/>
          <w:color w:val="auto"/>
          <w:sz w:val="20"/>
          <w:szCs w:val="20"/>
          <w:lang w:eastAsia="zh-CN"/>
        </w:rPr>
        <w:sectPr w:rsidR="00DC63D8" w:rsidRPr="008B3C39" w:rsidSect="005E6318">
          <w:pgSz w:w="16839" w:h="11907" w:orient="landscape"/>
          <w:pgMar w:top="720" w:right="1077" w:bottom="720" w:left="1440" w:header="720" w:footer="720" w:gutter="0"/>
          <w:cols w:space="720"/>
          <w:docGrid w:linePitch="360"/>
        </w:sectPr>
      </w:pPr>
      <w:r w:rsidRPr="008B3C39">
        <w:rPr>
          <w:rFonts w:ascii="Times New Roman" w:eastAsia="仿宋_GB2312" w:hAnsi="Times New Roman" w:cs="Times New Roman"/>
          <w:color w:val="auto"/>
          <w:sz w:val="20"/>
          <w:szCs w:val="20"/>
        </w:rPr>
        <w:t xml:space="preserve">Conclusion: The normal operation ranges of </w:t>
      </w:r>
      <w:ins w:id="12220" w:author="Johan Granander" w:date="2026-05-04T11:58:00Z">
        <w:r w:rsidR="0051195D">
          <w:rPr>
            <w:rFonts w:ascii="Times New Roman" w:eastAsia="仿宋_GB2312" w:hAnsi="Times New Roman" w:cs="Times New Roman"/>
            <w:color w:val="auto"/>
            <w:sz w:val="20"/>
            <w:szCs w:val="20"/>
          </w:rPr>
          <w:t xml:space="preserve">the </w:t>
        </w:r>
      </w:ins>
      <w:r w:rsidRPr="008B3C39">
        <w:rPr>
          <w:rFonts w:ascii="Times New Roman" w:eastAsia="仿宋_GB2312" w:hAnsi="Times New Roman" w:cs="Times New Roman"/>
          <w:color w:val="auto"/>
          <w:sz w:val="20"/>
          <w:szCs w:val="20"/>
        </w:rPr>
        <w:t xml:space="preserve">process are within the qualified ranges </w:t>
      </w:r>
      <w:ins w:id="12221" w:author="Johan Granander" w:date="2026-05-04T11:58:00Z">
        <w:r w:rsidR="0051195D">
          <w:rPr>
            <w:rFonts w:ascii="Times New Roman" w:eastAsia="仿宋_GB2312" w:hAnsi="Times New Roman" w:cs="Times New Roman"/>
            <w:color w:val="auto"/>
            <w:sz w:val="20"/>
            <w:szCs w:val="20"/>
          </w:rPr>
          <w:t xml:space="preserve">and </w:t>
        </w:r>
      </w:ins>
      <w:r w:rsidRPr="008B3C39">
        <w:rPr>
          <w:rFonts w:ascii="Times New Roman" w:eastAsia="仿宋_GB2312" w:hAnsi="Times New Roman" w:cs="Times New Roman"/>
          <w:color w:val="auto"/>
          <w:sz w:val="20"/>
          <w:szCs w:val="20"/>
        </w:rPr>
        <w:t>can meet the process requireme</w:t>
      </w:r>
      <w:ins w:id="12222" w:author="Johan Granander" w:date="2026-05-04T11:58:00Z">
        <w:r w:rsidR="0051195D">
          <w:rPr>
            <w:rFonts w:ascii="Times New Roman" w:eastAsia="仿宋_GB2312" w:hAnsi="Times New Roman" w:cs="Times New Roman"/>
            <w:color w:val="auto"/>
            <w:sz w:val="20"/>
            <w:szCs w:val="20"/>
          </w:rPr>
          <w:t>nts.</w:t>
        </w:r>
      </w:ins>
    </w:p>
    <w:p w14:paraId="6B6FD560" w14:textId="52EAFA28" w:rsidR="00DD767F" w:rsidRPr="008B3C39" w:rsidRDefault="00DD767F" w:rsidP="00DC63D8">
      <w:pPr>
        <w:rPr>
          <w:rFonts w:ascii="Times New Roman" w:hAnsi="Times New Roman" w:cs="Times New Roman"/>
          <w:lang w:eastAsia="zh-CN"/>
        </w:rPr>
      </w:pPr>
    </w:p>
    <w:p w14:paraId="1CD5034B" w14:textId="319A1A4C" w:rsidR="00AE1978" w:rsidRPr="002E57D0" w:rsidRDefault="00010358" w:rsidP="002E57D0">
      <w:pPr>
        <w:pStyle w:val="1"/>
        <w:numPr>
          <w:ilvl w:val="0"/>
          <w:numId w:val="8"/>
        </w:numPr>
        <w:rPr>
          <w:rPrChange w:id="12223" w:author="He Han" w:date="2026-08-27T16:21:00Z">
            <w:rPr>
              <w:b w:val="0"/>
              <w:sz w:val="20"/>
              <w:szCs w:val="20"/>
              <w:lang w:eastAsia="en-US"/>
            </w:rPr>
          </w:rPrChange>
        </w:rPr>
      </w:pPr>
      <w:bookmarkStart w:id="12224" w:name="_Toc226991298"/>
      <w:r w:rsidRPr="008B3C39">
        <w:t>Other Considerations</w:t>
      </w:r>
      <w:bookmarkEnd w:id="12224"/>
      <w:r w:rsidRPr="008B3C39">
        <w:t xml:space="preserve"> </w:t>
      </w:r>
    </w:p>
    <w:p w14:paraId="29159133" w14:textId="4D60FCF4" w:rsidR="00813D53" w:rsidRPr="008B3C39" w:rsidRDefault="00A00479" w:rsidP="00AE1978">
      <w:pPr>
        <w:rPr>
          <w:rFonts w:ascii="Times New Roman" w:hAnsi="Times New Roman" w:cs="Times New Roman"/>
          <w:sz w:val="20"/>
          <w:szCs w:val="20"/>
        </w:rPr>
      </w:pPr>
      <w:r w:rsidRPr="008B3C39">
        <w:rPr>
          <w:rFonts w:ascii="Times New Roman" w:hAnsi="Times New Roman" w:cs="Times New Roman"/>
          <w:sz w:val="20"/>
          <w:szCs w:val="20"/>
        </w:rPr>
        <w:t xml:space="preserve">See </w:t>
      </w:r>
      <w:r w:rsidRPr="008B3C39">
        <w:rPr>
          <w:rFonts w:ascii="Times New Roman" w:hAnsi="Times New Roman" w:cs="Times New Roman"/>
          <w:b/>
          <w:i/>
          <w:sz w:val="20"/>
          <w:szCs w:val="20"/>
        </w:rPr>
        <w:t>Table 10-1</w:t>
      </w:r>
      <w:r w:rsidRPr="008B3C39">
        <w:rPr>
          <w:rFonts w:ascii="Times New Roman" w:hAnsi="Times New Roman" w:cs="Times New Roman"/>
          <w:sz w:val="20"/>
          <w:szCs w:val="20"/>
        </w:rPr>
        <w:t xml:space="preserve">~ </w:t>
      </w:r>
      <w:r w:rsidRPr="008B3C39">
        <w:rPr>
          <w:rFonts w:ascii="Times New Roman" w:hAnsi="Times New Roman" w:cs="Times New Roman"/>
          <w:b/>
          <w:i/>
          <w:sz w:val="20"/>
          <w:szCs w:val="20"/>
        </w:rPr>
        <w:t>Table 10-3</w:t>
      </w:r>
      <w:r w:rsidRPr="008B3C39">
        <w:rPr>
          <w:rFonts w:ascii="Times New Roman" w:hAnsi="Times New Roman" w:cs="Times New Roman"/>
          <w:sz w:val="20"/>
          <w:szCs w:val="20"/>
        </w:rPr>
        <w:t xml:space="preserve"> below</w:t>
      </w:r>
    </w:p>
    <w:p w14:paraId="2EB50C9E" w14:textId="77777777" w:rsidR="002E5D66" w:rsidRDefault="002E5D66" w:rsidP="002E5D66">
      <w:pPr>
        <w:spacing w:beforeLines="50" w:before="120" w:afterLines="50" w:after="120"/>
        <w:jc w:val="center"/>
        <w:rPr>
          <w:ins w:id="12225" w:author="Xuning Wei12232" w:date="2026-07-27T21:35:00Z"/>
          <w:rFonts w:ascii="Times New Roman" w:eastAsia="仿宋_GB2312" w:hAnsi="Times New Roman" w:cs="Times New Roman"/>
          <w:b/>
          <w:color w:val="auto"/>
          <w:sz w:val="20"/>
          <w:szCs w:val="20"/>
          <w:lang w:val="en-GB" w:eastAsia="zh-CN"/>
        </w:rPr>
      </w:pPr>
      <w:bookmarkStart w:id="12226" w:name="_Toc24119148"/>
      <w:ins w:id="12227" w:author="Xuning Wei12232" w:date="2026-07-27T21:35:00Z">
        <w:r w:rsidRPr="00987F75">
          <w:rPr>
            <w:rFonts w:ascii="Times New Roman" w:eastAsia="仿宋_GB2312" w:hAnsi="Times New Roman" w:cs="Times New Roman"/>
            <w:b/>
            <w:color w:val="auto"/>
            <w:sz w:val="20"/>
            <w:szCs w:val="20"/>
          </w:rPr>
          <w:t xml:space="preserve">Table 10-1: </w:t>
        </w:r>
        <w:r w:rsidRPr="00987F75">
          <w:rPr>
            <w:rFonts w:ascii="Times New Roman" w:eastAsia="仿宋_GB2312" w:hAnsi="Times New Roman" w:cs="Times New Roman"/>
            <w:b/>
            <w:color w:val="auto"/>
            <w:sz w:val="20"/>
            <w:szCs w:val="20"/>
            <w:lang w:val="en-GB" w:eastAsia="zh-CN"/>
          </w:rPr>
          <w:t>Preventative Maintenance Review</w:t>
        </w:r>
      </w:ins>
    </w:p>
    <w:tbl>
      <w:tblPr>
        <w:tblW w:w="14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7"/>
        <w:gridCol w:w="1619"/>
        <w:gridCol w:w="1767"/>
        <w:gridCol w:w="9427"/>
      </w:tblGrid>
      <w:tr w:rsidR="00CD0F6F" w:rsidRPr="00CD0F6F" w14:paraId="70068EDC" w14:textId="77777777" w:rsidTr="00974D3A">
        <w:trPr>
          <w:cantSplit/>
          <w:trHeight w:val="489"/>
          <w:tblHeader/>
          <w:jc w:val="center"/>
          <w:ins w:id="12228" w:author="Xuning Wei12232" w:date="2026-07-27T21:35:00Z"/>
        </w:trPr>
        <w:tc>
          <w:tcPr>
            <w:tcW w:w="1467" w:type="dxa"/>
            <w:shd w:val="clear" w:color="auto" w:fill="D9D9D9" w:themeFill="background1" w:themeFillShade="D9"/>
            <w:noWrap/>
            <w:vAlign w:val="center"/>
          </w:tcPr>
          <w:p w14:paraId="72B1DB98" w14:textId="77777777" w:rsidR="002E5D66" w:rsidRPr="00CD0F6F" w:rsidRDefault="002E5D66" w:rsidP="00974D3A">
            <w:pPr>
              <w:ind w:leftChars="-50" w:left="-105" w:rightChars="-50" w:right="-105"/>
              <w:jc w:val="center"/>
              <w:rPr>
                <w:ins w:id="12229" w:author="Xuning Wei12232" w:date="2026-07-27T21:35:00Z"/>
                <w:rFonts w:ascii="Times New Roman" w:eastAsia="仿宋_GB2312" w:hAnsi="Times New Roman" w:cs="Times New Roman"/>
                <w:b/>
                <w:color w:val="auto"/>
                <w:sz w:val="18"/>
                <w:szCs w:val="18"/>
                <w:lang w:val="en-GB"/>
              </w:rPr>
            </w:pPr>
            <w:ins w:id="12230" w:author="Xuning Wei12232" w:date="2026-07-27T21:35:00Z">
              <w:r w:rsidRPr="00CD0F6F">
                <w:rPr>
                  <w:rFonts w:ascii="Times New Roman" w:eastAsia="仿宋_GB2312" w:hAnsi="Times New Roman" w:cs="Times New Roman"/>
                  <w:b/>
                  <w:color w:val="auto"/>
                  <w:sz w:val="18"/>
                  <w:szCs w:val="18"/>
                  <w:lang w:val="en-GB"/>
                </w:rPr>
                <w:t>Equipment Code</w:t>
              </w:r>
            </w:ins>
          </w:p>
        </w:tc>
        <w:tc>
          <w:tcPr>
            <w:tcW w:w="1619" w:type="dxa"/>
            <w:shd w:val="clear" w:color="auto" w:fill="D9D9D9" w:themeFill="background1" w:themeFillShade="D9"/>
            <w:noWrap/>
            <w:vAlign w:val="center"/>
          </w:tcPr>
          <w:p w14:paraId="2C423A06" w14:textId="77777777" w:rsidR="002E5D66" w:rsidRPr="00CD0F6F" w:rsidRDefault="002E5D66" w:rsidP="00974D3A">
            <w:pPr>
              <w:ind w:leftChars="-50" w:left="-105" w:rightChars="-50" w:right="-105"/>
              <w:jc w:val="center"/>
              <w:rPr>
                <w:ins w:id="12231" w:author="Xuning Wei12232" w:date="2026-07-27T21:35:00Z"/>
                <w:rFonts w:ascii="Times New Roman" w:eastAsia="仿宋_GB2312" w:hAnsi="Times New Roman" w:cs="Times New Roman"/>
                <w:b/>
                <w:color w:val="auto"/>
                <w:sz w:val="18"/>
                <w:szCs w:val="18"/>
                <w:lang w:val="en-GB"/>
              </w:rPr>
            </w:pPr>
            <w:ins w:id="12232" w:author="Xuning Wei12232" w:date="2026-07-27T21:35:00Z">
              <w:r w:rsidRPr="00CD0F6F">
                <w:rPr>
                  <w:rFonts w:ascii="Times New Roman" w:eastAsia="仿宋_GB2312" w:hAnsi="Times New Roman" w:cs="Times New Roman"/>
                  <w:b/>
                  <w:color w:val="auto"/>
                  <w:sz w:val="18"/>
                  <w:szCs w:val="18"/>
                  <w:lang w:val="en-GB"/>
                </w:rPr>
                <w:t>Equipment component</w:t>
              </w:r>
            </w:ins>
          </w:p>
        </w:tc>
        <w:tc>
          <w:tcPr>
            <w:tcW w:w="1767" w:type="dxa"/>
            <w:shd w:val="clear" w:color="auto" w:fill="D9D9D9" w:themeFill="background1" w:themeFillShade="D9"/>
            <w:vAlign w:val="center"/>
          </w:tcPr>
          <w:p w14:paraId="03B8CFED" w14:textId="77777777" w:rsidR="002E5D66" w:rsidRPr="00CD0F6F" w:rsidRDefault="002E5D66" w:rsidP="00974D3A">
            <w:pPr>
              <w:ind w:leftChars="-50" w:left="-105" w:rightChars="-50" w:right="-105"/>
              <w:jc w:val="center"/>
              <w:rPr>
                <w:ins w:id="12233" w:author="Xuning Wei12232" w:date="2026-07-27T21:35:00Z"/>
                <w:rFonts w:ascii="Times New Roman" w:eastAsia="仿宋_GB2312" w:hAnsi="Times New Roman" w:cs="Times New Roman"/>
                <w:b/>
                <w:color w:val="auto"/>
                <w:sz w:val="18"/>
                <w:szCs w:val="18"/>
                <w:lang w:val="en-GB"/>
              </w:rPr>
            </w:pPr>
            <w:ins w:id="12234" w:author="Xuning Wei12232" w:date="2026-07-27T21:35:00Z">
              <w:r w:rsidRPr="00CD0F6F">
                <w:rPr>
                  <w:rFonts w:ascii="Times New Roman" w:eastAsia="仿宋_GB2312" w:hAnsi="Times New Roman" w:cs="Times New Roman"/>
                  <w:b/>
                  <w:color w:val="auto"/>
                  <w:sz w:val="18"/>
                  <w:szCs w:val="18"/>
                  <w:lang w:val="en-GB"/>
                </w:rPr>
                <w:t>MOC</w:t>
              </w:r>
            </w:ins>
          </w:p>
        </w:tc>
        <w:tc>
          <w:tcPr>
            <w:tcW w:w="9427" w:type="dxa"/>
            <w:shd w:val="clear" w:color="auto" w:fill="D9D9D9" w:themeFill="background1" w:themeFillShade="D9"/>
            <w:vAlign w:val="center"/>
          </w:tcPr>
          <w:p w14:paraId="640D5F1C" w14:textId="77777777" w:rsidR="002E5D66" w:rsidRPr="00CD0F6F" w:rsidRDefault="002E5D66" w:rsidP="00974D3A">
            <w:pPr>
              <w:ind w:leftChars="-50" w:left="-105" w:rightChars="-50" w:right="-105"/>
              <w:jc w:val="center"/>
              <w:rPr>
                <w:ins w:id="12235" w:author="Xuning Wei12232" w:date="2026-07-27T21:35:00Z"/>
                <w:rFonts w:ascii="Times New Roman" w:eastAsia="仿宋_GB2312" w:hAnsi="Times New Roman" w:cs="Times New Roman"/>
                <w:b/>
                <w:color w:val="auto"/>
                <w:sz w:val="18"/>
                <w:szCs w:val="18"/>
                <w:lang w:val="en-GB"/>
              </w:rPr>
            </w:pPr>
            <w:ins w:id="12236" w:author="Xuning Wei12232" w:date="2026-07-27T21:35:00Z">
              <w:r w:rsidRPr="00CD0F6F">
                <w:rPr>
                  <w:rFonts w:ascii="Times New Roman" w:eastAsia="仿宋_GB2312" w:hAnsi="Times New Roman" w:cs="Times New Roman"/>
                  <w:b/>
                  <w:color w:val="auto"/>
                  <w:sz w:val="18"/>
                  <w:szCs w:val="18"/>
                  <w:lang w:val="en-GB"/>
                </w:rPr>
                <w:t>Preventative Maintenance</w:t>
              </w:r>
            </w:ins>
          </w:p>
        </w:tc>
      </w:tr>
      <w:tr w:rsidR="00CD0F6F" w:rsidRPr="00CD0F6F" w14:paraId="2B0EEF3B" w14:textId="77777777" w:rsidTr="00974D3A">
        <w:trPr>
          <w:cantSplit/>
          <w:trHeight w:val="460"/>
          <w:jc w:val="center"/>
          <w:ins w:id="12237" w:author="Xuning Wei12232" w:date="2026-07-27T21:35:00Z"/>
        </w:trPr>
        <w:tc>
          <w:tcPr>
            <w:tcW w:w="1467" w:type="dxa"/>
            <w:vMerge w:val="restart"/>
            <w:noWrap/>
            <w:vAlign w:val="center"/>
          </w:tcPr>
          <w:p w14:paraId="46A37805" w14:textId="2E5A7F41" w:rsidR="002E5D66" w:rsidRPr="00CD0F6F" w:rsidRDefault="002E5D66" w:rsidP="00974D3A">
            <w:pPr>
              <w:jc w:val="center"/>
              <w:rPr>
                <w:ins w:id="12238" w:author="Xuning Wei12232" w:date="2026-07-27T21:35:00Z"/>
                <w:rFonts w:ascii="Times New Roman" w:eastAsia="仿宋_GB2312" w:hAnsi="Times New Roman" w:cs="Times New Roman"/>
                <w:color w:val="auto"/>
                <w:sz w:val="18"/>
                <w:szCs w:val="18"/>
              </w:rPr>
            </w:pPr>
            <w:ins w:id="12239" w:author="Xuning Wei12232" w:date="2026-07-27T21:35:00Z">
              <w:r w:rsidRPr="00CD0F6F">
                <w:rPr>
                  <w:rFonts w:ascii="Times New Roman" w:eastAsia="仿宋_GB2312" w:hAnsi="Times New Roman" w:cs="Times New Roman"/>
                  <w:color w:val="auto"/>
                  <w:sz w:val="18"/>
                  <w:szCs w:val="18"/>
                </w:rPr>
                <w:t>TJ4S-1213-Sy</w:t>
              </w:r>
            </w:ins>
            <w:ins w:id="12240" w:author="Xuning Wei12232" w:date="2026-07-27T21:36:00Z">
              <w:r w:rsidRPr="00CD0F6F">
                <w:rPr>
                  <w:rFonts w:ascii="Times New Roman" w:eastAsia="仿宋_GB2312" w:hAnsi="Times New Roman" w:cs="Times New Roman"/>
                  <w:color w:val="auto"/>
                  <w:sz w:val="18"/>
                  <w:szCs w:val="18"/>
                </w:rPr>
                <w:t>15</w:t>
              </w:r>
            </w:ins>
            <w:ins w:id="12241" w:author="Xuning Wei12232" w:date="2026-07-27T21:35:00Z">
              <w:r w:rsidRPr="00CD0F6F">
                <w:rPr>
                  <w:rFonts w:ascii="Times New Roman" w:eastAsia="仿宋_GB2312" w:hAnsi="Times New Roman" w:cs="Times New Roman"/>
                  <w:color w:val="auto"/>
                  <w:sz w:val="18"/>
                  <w:szCs w:val="18"/>
                </w:rPr>
                <w:t>,</w:t>
              </w:r>
            </w:ins>
          </w:p>
          <w:p w14:paraId="08403974" w14:textId="56DFBBFB" w:rsidR="002E5D66" w:rsidRPr="00CD0F6F" w:rsidRDefault="002E5D66">
            <w:pPr>
              <w:jc w:val="center"/>
              <w:rPr>
                <w:ins w:id="12242" w:author="Xuning Wei12232" w:date="2026-07-27T21:35:00Z"/>
                <w:rFonts w:ascii="Times New Roman" w:eastAsia="仿宋_GB2312" w:hAnsi="Times New Roman" w:cs="Times New Roman"/>
                <w:color w:val="auto"/>
                <w:sz w:val="18"/>
                <w:szCs w:val="18"/>
                <w:lang w:eastAsia="zh-CN"/>
              </w:rPr>
            </w:pPr>
            <w:ins w:id="12243" w:author="Xuning Wei12232" w:date="2026-07-27T21:35:00Z">
              <w:r w:rsidRPr="00CD0F6F">
                <w:rPr>
                  <w:rFonts w:ascii="Times New Roman" w:eastAsia="仿宋_GB2312" w:hAnsi="Times New Roman" w:cs="Times New Roman"/>
                  <w:color w:val="auto"/>
                  <w:sz w:val="18"/>
                  <w:szCs w:val="18"/>
                </w:rPr>
                <w:t xml:space="preserve"> TJ4S-1213-Sy</w:t>
              </w:r>
            </w:ins>
            <w:ins w:id="12244" w:author="Xuning Wei12232" w:date="2026-07-27T21:36:00Z">
              <w:r w:rsidRPr="00CD0F6F">
                <w:rPr>
                  <w:rFonts w:ascii="Times New Roman" w:eastAsia="仿宋_GB2312" w:hAnsi="Times New Roman" w:cs="Times New Roman"/>
                  <w:color w:val="auto"/>
                  <w:sz w:val="18"/>
                  <w:szCs w:val="18"/>
                </w:rPr>
                <w:t>15</w:t>
              </w:r>
            </w:ins>
            <w:ins w:id="12245" w:author="Xuning Wei12232" w:date="2026-07-27T21:35:00Z">
              <w:r w:rsidRPr="00CD0F6F">
                <w:rPr>
                  <w:rFonts w:ascii="Times New Roman" w:eastAsia="仿宋_GB2312" w:hAnsi="Times New Roman" w:cs="Times New Roman"/>
                  <w:color w:val="auto"/>
                  <w:sz w:val="18"/>
                  <w:szCs w:val="18"/>
                </w:rPr>
                <w:t>-R01</w:t>
              </w:r>
            </w:ins>
          </w:p>
        </w:tc>
        <w:tc>
          <w:tcPr>
            <w:tcW w:w="1619" w:type="dxa"/>
            <w:noWrap/>
            <w:vAlign w:val="center"/>
          </w:tcPr>
          <w:p w14:paraId="22E8BE41" w14:textId="77777777" w:rsidR="002E5D66" w:rsidRPr="00CD0F6F" w:rsidRDefault="002E5D66" w:rsidP="00974D3A">
            <w:pPr>
              <w:jc w:val="center"/>
              <w:rPr>
                <w:ins w:id="12246" w:author="Xuning Wei12232" w:date="2026-07-27T21:35:00Z"/>
                <w:rFonts w:ascii="Times New Roman" w:eastAsia="仿宋_GB2312" w:hAnsi="Times New Roman" w:cs="Times New Roman"/>
                <w:color w:val="auto"/>
                <w:sz w:val="18"/>
                <w:szCs w:val="18"/>
                <w:lang w:eastAsia="zh-CN"/>
              </w:rPr>
            </w:pPr>
            <w:ins w:id="12247" w:author="Xuning Wei12232" w:date="2026-07-27T21:35:00Z">
              <w:r w:rsidRPr="00CD0F6F">
                <w:rPr>
                  <w:rFonts w:ascii="Times New Roman" w:eastAsia="仿宋_GB2312" w:hAnsi="Times New Roman" w:cs="Times New Roman"/>
                  <w:color w:val="auto"/>
                  <w:sz w:val="18"/>
                  <w:szCs w:val="18"/>
                  <w:lang w:eastAsia="zh-CN"/>
                </w:rPr>
                <w:t>Gasket on the manhole</w:t>
              </w:r>
            </w:ins>
          </w:p>
        </w:tc>
        <w:tc>
          <w:tcPr>
            <w:tcW w:w="1767" w:type="dxa"/>
            <w:noWrap/>
            <w:vAlign w:val="center"/>
          </w:tcPr>
          <w:p w14:paraId="55D79668" w14:textId="77777777" w:rsidR="002E5D66" w:rsidRPr="00CD0F6F" w:rsidRDefault="002E5D66" w:rsidP="00974D3A">
            <w:pPr>
              <w:jc w:val="center"/>
              <w:rPr>
                <w:ins w:id="12248" w:author="Xuning Wei12232" w:date="2026-07-27T21:35:00Z"/>
                <w:rFonts w:ascii="Times New Roman" w:eastAsia="仿宋_GB2312" w:hAnsi="Times New Roman" w:cs="Times New Roman"/>
                <w:color w:val="auto"/>
                <w:sz w:val="18"/>
                <w:szCs w:val="18"/>
                <w:lang w:eastAsia="zh-CN"/>
              </w:rPr>
            </w:pPr>
            <w:ins w:id="12249" w:author="Xuning Wei12232" w:date="2026-07-27T21:35:00Z">
              <w:r w:rsidRPr="00CD0F6F">
                <w:rPr>
                  <w:rFonts w:ascii="Times New Roman" w:eastAsia="仿宋_GB2312" w:hAnsi="Times New Roman" w:cs="Times New Roman"/>
                  <w:color w:val="auto"/>
                  <w:sz w:val="18"/>
                  <w:szCs w:val="18"/>
                  <w:lang w:eastAsia="zh-CN"/>
                </w:rPr>
                <w:t>PTFE</w:t>
              </w:r>
            </w:ins>
          </w:p>
        </w:tc>
        <w:tc>
          <w:tcPr>
            <w:tcW w:w="9427" w:type="dxa"/>
            <w:noWrap/>
            <w:vAlign w:val="center"/>
          </w:tcPr>
          <w:p w14:paraId="4AB208F8" w14:textId="77777777" w:rsidR="002E5D66" w:rsidRPr="00CD0F6F" w:rsidRDefault="002E5D66" w:rsidP="00974D3A">
            <w:pPr>
              <w:jc w:val="both"/>
              <w:rPr>
                <w:ins w:id="12250" w:author="Xuning Wei12232" w:date="2026-07-27T21:35:00Z"/>
                <w:rFonts w:ascii="Times New Roman" w:eastAsia="仿宋_GB2312" w:hAnsi="Times New Roman" w:cs="Times New Roman"/>
                <w:color w:val="auto"/>
                <w:sz w:val="18"/>
                <w:szCs w:val="18"/>
                <w:lang w:eastAsia="zh-CN"/>
              </w:rPr>
            </w:pPr>
            <w:ins w:id="12251" w:author="Xuning Wei12232" w:date="2026-07-27T21:35:00Z">
              <w:r w:rsidRPr="00CD0F6F">
                <w:rPr>
                  <w:rFonts w:ascii="Times New Roman" w:hAnsi="Times New Roman" w:cs="Times New Roman"/>
                  <w:color w:val="auto"/>
                  <w:sz w:val="18"/>
                  <w:szCs w:val="18"/>
                </w:rPr>
                <w:t xml:space="preserve">Disassembly cleaning will be performed for each </w:t>
              </w:r>
              <w:r w:rsidRPr="00CD0F6F">
                <w:rPr>
                  <w:rFonts w:ascii="Times New Roman" w:hAnsi="Times New Roman" w:cs="Times New Roman"/>
                  <w:color w:val="auto"/>
                  <w:sz w:val="18"/>
                  <w:szCs w:val="18"/>
                  <w:rPrChange w:id="12252" w:author="Xuning Wei12232" w:date="2026-07-27T22:32:00Z">
                    <w:rPr>
                      <w:rFonts w:ascii="Times New Roman" w:hAnsi="Times New Roman" w:cs="Times New Roman"/>
                      <w:color w:val="0000FF"/>
                      <w:sz w:val="18"/>
                      <w:szCs w:val="18"/>
                    </w:rPr>
                  </w:rPrChange>
                </w:rPr>
                <w:t>batch</w:t>
              </w:r>
              <w:r w:rsidRPr="00CD0F6F">
                <w:rPr>
                  <w:rFonts w:ascii="Times New Roman" w:hAnsi="Times New Roman" w:cs="Times New Roman"/>
                  <w:color w:val="auto"/>
                  <w:sz w:val="18"/>
                  <w:szCs w:val="18"/>
                </w:rPr>
                <w:t xml:space="preserve"> of the equipment. After each disassembly cleaning, the integrity of the gasket on the manhole will be checked, and the relevant </w:t>
              </w:r>
              <w:r w:rsidRPr="00CD0F6F">
                <w:rPr>
                  <w:rFonts w:ascii="Times New Roman" w:eastAsiaTheme="minorEastAsia" w:hAnsi="Times New Roman" w:cs="Times New Roman"/>
                  <w:color w:val="auto"/>
                  <w:sz w:val="18"/>
                  <w:szCs w:val="18"/>
                  <w:lang w:eastAsia="zh-CN"/>
                </w:rPr>
                <w:t>check</w:t>
              </w:r>
              <w:r w:rsidRPr="00CD0F6F">
                <w:rPr>
                  <w:rFonts w:ascii="Times New Roman" w:hAnsi="Times New Roman" w:cs="Times New Roman"/>
                  <w:color w:val="auto"/>
                  <w:sz w:val="18"/>
                  <w:szCs w:val="18"/>
                </w:rPr>
                <w:t xml:space="preserve"> results will be filled in the corresponding cleaning and </w:t>
              </w:r>
              <w:r w:rsidRPr="00CD0F6F">
                <w:rPr>
                  <w:rFonts w:ascii="Times New Roman" w:eastAsiaTheme="minorEastAsia" w:hAnsi="Times New Roman" w:cs="Times New Roman"/>
                  <w:color w:val="auto"/>
                  <w:sz w:val="18"/>
                  <w:szCs w:val="18"/>
                  <w:lang w:eastAsia="zh-CN"/>
                </w:rPr>
                <w:t xml:space="preserve">checking </w:t>
              </w:r>
              <w:r w:rsidRPr="00CD0F6F">
                <w:rPr>
                  <w:rFonts w:ascii="Times New Roman" w:hAnsi="Times New Roman" w:cs="Times New Roman"/>
                  <w:color w:val="auto"/>
                  <w:sz w:val="18"/>
                  <w:szCs w:val="18"/>
                </w:rPr>
                <w:t>record of the equipment.</w:t>
              </w:r>
              <w:r w:rsidRPr="00CD0F6F">
                <w:rPr>
                  <w:color w:val="auto"/>
                  <w:rPrChange w:id="12253" w:author="Xuning Wei12232" w:date="2026-07-27T22:32:00Z">
                    <w:rPr/>
                  </w:rPrChange>
                </w:rPr>
                <w:t xml:space="preserve"> </w:t>
              </w:r>
              <w:r w:rsidRPr="00CD0F6F">
                <w:rPr>
                  <w:rFonts w:ascii="Times New Roman" w:hAnsi="Times New Roman" w:cs="Times New Roman"/>
                  <w:color w:val="auto"/>
                  <w:sz w:val="18"/>
                  <w:szCs w:val="18"/>
                  <w:rPrChange w:id="12254" w:author="Xuning Wei12232" w:date="2026-07-27T22:32:00Z">
                    <w:rPr>
                      <w:rFonts w:ascii="Times New Roman" w:hAnsi="Times New Roman" w:cs="Times New Roman"/>
                      <w:color w:val="0000FF"/>
                      <w:sz w:val="18"/>
                      <w:szCs w:val="18"/>
                    </w:rPr>
                  </w:rPrChange>
                </w:rPr>
                <w:t>The final check shall be conducted by QA.</w:t>
              </w:r>
            </w:ins>
          </w:p>
        </w:tc>
      </w:tr>
      <w:tr w:rsidR="00CD0F6F" w:rsidRPr="00CD0F6F" w14:paraId="32029996" w14:textId="77777777" w:rsidTr="00974D3A">
        <w:trPr>
          <w:cantSplit/>
          <w:trHeight w:val="460"/>
          <w:jc w:val="center"/>
          <w:ins w:id="12255" w:author="Xuning Wei12232" w:date="2026-07-27T21:35:00Z"/>
        </w:trPr>
        <w:tc>
          <w:tcPr>
            <w:tcW w:w="1467" w:type="dxa"/>
            <w:vMerge/>
            <w:noWrap/>
            <w:vAlign w:val="center"/>
          </w:tcPr>
          <w:p w14:paraId="76FC7BCD" w14:textId="77777777" w:rsidR="002E5D66" w:rsidRPr="00CD0F6F" w:rsidRDefault="002E5D66" w:rsidP="00974D3A">
            <w:pPr>
              <w:jc w:val="center"/>
              <w:rPr>
                <w:ins w:id="12256" w:author="Xuning Wei12232" w:date="2026-07-27T21:35:00Z"/>
                <w:rFonts w:ascii="Times New Roman" w:eastAsia="仿宋_GB2312" w:hAnsi="Times New Roman" w:cs="Times New Roman"/>
                <w:color w:val="auto"/>
                <w:sz w:val="18"/>
                <w:szCs w:val="18"/>
                <w:lang w:eastAsia="zh-CN"/>
              </w:rPr>
            </w:pPr>
          </w:p>
        </w:tc>
        <w:tc>
          <w:tcPr>
            <w:tcW w:w="1619" w:type="dxa"/>
            <w:noWrap/>
            <w:vAlign w:val="center"/>
          </w:tcPr>
          <w:p w14:paraId="4F2671B7" w14:textId="2E03D7EE" w:rsidR="002E5D66" w:rsidRPr="00CD0F6F" w:rsidRDefault="002E5D66" w:rsidP="00974D3A">
            <w:pPr>
              <w:jc w:val="center"/>
              <w:rPr>
                <w:ins w:id="12257" w:author="Xuning Wei12232" w:date="2026-07-27T21:35:00Z"/>
                <w:rFonts w:ascii="Times New Roman" w:eastAsia="仿宋_GB2312" w:hAnsi="Times New Roman" w:cs="Times New Roman"/>
                <w:color w:val="auto"/>
                <w:sz w:val="18"/>
                <w:szCs w:val="18"/>
                <w:lang w:eastAsia="zh-CN"/>
              </w:rPr>
            </w:pPr>
            <w:ins w:id="12258" w:author="Xuning Wei12232" w:date="2026-07-27T21:38:00Z">
              <w:r w:rsidRPr="00CD0F6F">
                <w:rPr>
                  <w:rFonts w:ascii="Times New Roman" w:eastAsia="仿宋_GB2312" w:hAnsi="Times New Roman" w:cs="Times New Roman"/>
                  <w:color w:val="auto"/>
                  <w:sz w:val="18"/>
                  <w:szCs w:val="18"/>
                  <w:lang w:eastAsia="zh-CN"/>
                  <w:rPrChange w:id="12259" w:author="Xuning Wei12232" w:date="2026-07-27T22:32:00Z">
                    <w:rPr>
                      <w:rFonts w:ascii="Times New Roman" w:eastAsia="仿宋_GB2312" w:hAnsi="Times New Roman" w:cs="Times New Roman"/>
                      <w:color w:val="0000FF"/>
                      <w:sz w:val="18"/>
                      <w:szCs w:val="18"/>
                      <w:lang w:eastAsia="zh-CN"/>
                    </w:rPr>
                  </w:rPrChange>
                </w:rPr>
                <w:t xml:space="preserve">Mechanic </w:t>
              </w:r>
            </w:ins>
            <w:ins w:id="12260" w:author="Xuning Wei12232" w:date="2026-07-27T21:35:00Z">
              <w:r w:rsidRPr="00CD0F6F">
                <w:rPr>
                  <w:rFonts w:ascii="Times New Roman" w:eastAsia="仿宋_GB2312" w:hAnsi="Times New Roman" w:cs="Times New Roman"/>
                  <w:color w:val="auto"/>
                  <w:sz w:val="18"/>
                  <w:szCs w:val="18"/>
                  <w:lang w:eastAsia="zh-CN"/>
                </w:rPr>
                <w:t>seal</w:t>
              </w:r>
            </w:ins>
            <w:ins w:id="12261" w:author="Xuning Wei12232" w:date="2026-07-27T21:38:00Z">
              <w:r w:rsidRPr="00CD0F6F">
                <w:rPr>
                  <w:rFonts w:ascii="Times New Roman" w:eastAsia="仿宋_GB2312" w:hAnsi="Times New Roman" w:cs="Times New Roman"/>
                  <w:color w:val="auto"/>
                  <w:sz w:val="18"/>
                  <w:szCs w:val="18"/>
                  <w:lang w:eastAsia="zh-CN"/>
                </w:rPr>
                <w:t>s</w:t>
              </w:r>
            </w:ins>
          </w:p>
        </w:tc>
        <w:tc>
          <w:tcPr>
            <w:tcW w:w="1767" w:type="dxa"/>
            <w:noWrap/>
            <w:vAlign w:val="center"/>
          </w:tcPr>
          <w:p w14:paraId="10E55845" w14:textId="77777777" w:rsidR="002E5D66" w:rsidRPr="00CD0F6F" w:rsidRDefault="002E5D66" w:rsidP="00974D3A">
            <w:pPr>
              <w:jc w:val="center"/>
              <w:rPr>
                <w:ins w:id="12262" w:author="Xuning Wei12232" w:date="2026-07-27T21:35:00Z"/>
                <w:rFonts w:ascii="Times New Roman" w:eastAsia="仿宋_GB2312" w:hAnsi="Times New Roman" w:cs="Times New Roman"/>
                <w:color w:val="auto"/>
                <w:sz w:val="18"/>
                <w:szCs w:val="18"/>
                <w:lang w:eastAsia="zh-CN"/>
              </w:rPr>
            </w:pPr>
            <w:ins w:id="12263" w:author="Xuning Wei12232" w:date="2026-07-27T21:35:00Z">
              <w:r w:rsidRPr="00CD0F6F">
                <w:rPr>
                  <w:rFonts w:ascii="Times New Roman" w:eastAsia="仿宋_GB2312" w:hAnsi="Times New Roman" w:cs="Times New Roman"/>
                  <w:color w:val="auto"/>
                  <w:sz w:val="18"/>
                  <w:szCs w:val="18"/>
                  <w:lang w:eastAsia="zh-CN"/>
                  <w:rPrChange w:id="12264" w:author="Xuning Wei12232" w:date="2026-07-27T22:32:00Z">
                    <w:rPr>
                      <w:rFonts w:ascii="Times New Roman" w:eastAsia="仿宋_GB2312" w:hAnsi="Times New Roman" w:cs="Times New Roman"/>
                      <w:color w:val="0000FF"/>
                      <w:sz w:val="18"/>
                      <w:szCs w:val="18"/>
                      <w:lang w:eastAsia="zh-CN"/>
                    </w:rPr>
                  </w:rPrChange>
                </w:rPr>
                <w:t>316L</w:t>
              </w:r>
              <w:r w:rsidRPr="00CD0F6F">
                <w:rPr>
                  <w:rFonts w:ascii="Times New Roman" w:eastAsia="仿宋_GB2312" w:hAnsi="Times New Roman" w:cs="Times New Roman"/>
                  <w:color w:val="auto"/>
                  <w:sz w:val="18"/>
                  <w:szCs w:val="18"/>
                  <w:lang w:eastAsia="zh-CN"/>
                </w:rPr>
                <w:t xml:space="preserve"> &amp;PTFE</w:t>
              </w:r>
            </w:ins>
          </w:p>
          <w:p w14:paraId="4977F9ED" w14:textId="77777777" w:rsidR="002E5D66" w:rsidRPr="00CD0F6F" w:rsidRDefault="002E5D66" w:rsidP="00974D3A">
            <w:pPr>
              <w:jc w:val="center"/>
              <w:rPr>
                <w:ins w:id="12265" w:author="Xuning Wei12232" w:date="2026-07-27T21:35:00Z"/>
                <w:rFonts w:ascii="Times New Roman" w:eastAsia="仿宋_GB2312" w:hAnsi="Times New Roman" w:cs="Times New Roman"/>
                <w:color w:val="auto"/>
                <w:sz w:val="18"/>
                <w:szCs w:val="18"/>
                <w:lang w:eastAsia="zh-CN"/>
              </w:rPr>
            </w:pPr>
            <w:ins w:id="12266" w:author="Xuning Wei12232" w:date="2026-07-27T21:35:00Z">
              <w:r w:rsidRPr="00CD0F6F">
                <w:rPr>
                  <w:rFonts w:ascii="Times New Roman" w:eastAsia="仿宋_GB2312" w:hAnsi="Times New Roman" w:cs="Times New Roman"/>
                  <w:color w:val="auto"/>
                  <w:sz w:val="18"/>
                  <w:szCs w:val="18"/>
                  <w:lang w:eastAsia="zh-CN"/>
                </w:rPr>
                <w:t>&amp;FFKM(O-ring)</w:t>
              </w:r>
            </w:ins>
          </w:p>
        </w:tc>
        <w:tc>
          <w:tcPr>
            <w:tcW w:w="9427" w:type="dxa"/>
            <w:noWrap/>
            <w:vAlign w:val="center"/>
          </w:tcPr>
          <w:p w14:paraId="1ABBCF0B" w14:textId="77777777" w:rsidR="002E5D66" w:rsidRPr="00CD0F6F" w:rsidRDefault="002E5D66" w:rsidP="00974D3A">
            <w:pPr>
              <w:jc w:val="both"/>
              <w:rPr>
                <w:ins w:id="12267" w:author="Xuning Wei12232" w:date="2026-07-27T21:35:00Z"/>
                <w:rFonts w:ascii="Times New Roman" w:eastAsia="仿宋_GB2312" w:hAnsi="Times New Roman" w:cs="Times New Roman"/>
                <w:color w:val="auto"/>
                <w:sz w:val="18"/>
                <w:szCs w:val="18"/>
                <w:lang w:eastAsia="zh-CN"/>
              </w:rPr>
            </w:pPr>
            <w:ins w:id="12268" w:author="Xuning Wei12232" w:date="2026-07-27T21:35:00Z">
              <w:r w:rsidRPr="00CD0F6F">
                <w:rPr>
                  <w:rFonts w:ascii="Times New Roman" w:eastAsia="仿宋_GB2312" w:hAnsi="Times New Roman" w:cs="Times New Roman"/>
                  <w:color w:val="auto"/>
                  <w:sz w:val="18"/>
                  <w:szCs w:val="18"/>
                  <w:lang w:eastAsia="zh-CN"/>
                </w:rPr>
                <w:t>The equipment department conducts an overall inspection once a year. Check the wear of the moving ring, check the sealing surface, and re-adjust the tightening moving ring as necessary.</w:t>
              </w:r>
            </w:ins>
          </w:p>
        </w:tc>
      </w:tr>
      <w:tr w:rsidR="00CD0F6F" w:rsidRPr="00CD0F6F" w14:paraId="3A0699A8" w14:textId="77777777" w:rsidTr="00974D3A">
        <w:trPr>
          <w:cantSplit/>
          <w:trHeight w:val="460"/>
          <w:jc w:val="center"/>
          <w:ins w:id="12269" w:author="Xuning Wei12232" w:date="2026-07-27T21:35:00Z"/>
        </w:trPr>
        <w:tc>
          <w:tcPr>
            <w:tcW w:w="1467" w:type="dxa"/>
            <w:vMerge/>
            <w:noWrap/>
            <w:vAlign w:val="center"/>
          </w:tcPr>
          <w:p w14:paraId="28CAD900" w14:textId="77777777" w:rsidR="002E5D66" w:rsidRPr="00CD0F6F" w:rsidRDefault="002E5D66" w:rsidP="00974D3A">
            <w:pPr>
              <w:jc w:val="center"/>
              <w:rPr>
                <w:ins w:id="12270" w:author="Xuning Wei12232" w:date="2026-07-27T21:35:00Z"/>
                <w:rFonts w:ascii="Times New Roman" w:eastAsia="仿宋_GB2312" w:hAnsi="Times New Roman" w:cs="Times New Roman"/>
                <w:color w:val="auto"/>
                <w:sz w:val="18"/>
                <w:szCs w:val="18"/>
                <w:lang w:eastAsia="zh-CN"/>
              </w:rPr>
            </w:pPr>
          </w:p>
        </w:tc>
        <w:tc>
          <w:tcPr>
            <w:tcW w:w="1619" w:type="dxa"/>
            <w:noWrap/>
            <w:vAlign w:val="center"/>
          </w:tcPr>
          <w:p w14:paraId="08F38FBF" w14:textId="77777777" w:rsidR="002E5D66" w:rsidRPr="00CD0F6F" w:rsidRDefault="002E5D66" w:rsidP="00974D3A">
            <w:pPr>
              <w:jc w:val="center"/>
              <w:rPr>
                <w:ins w:id="12271" w:author="Xuning Wei12232" w:date="2026-07-27T21:35:00Z"/>
                <w:rFonts w:ascii="Times New Roman" w:eastAsia="仿宋_GB2312" w:hAnsi="Times New Roman" w:cs="Times New Roman"/>
                <w:color w:val="auto"/>
                <w:sz w:val="18"/>
                <w:szCs w:val="18"/>
                <w:lang w:eastAsia="zh-CN"/>
              </w:rPr>
            </w:pPr>
            <w:ins w:id="12272" w:author="Xuning Wei12232" w:date="2026-07-27T21:35:00Z">
              <w:r w:rsidRPr="00CD0F6F">
                <w:rPr>
                  <w:rFonts w:ascii="Times New Roman" w:eastAsia="仿宋_GB2312" w:hAnsi="Times New Roman" w:cs="Times New Roman"/>
                  <w:color w:val="auto"/>
                  <w:sz w:val="18"/>
                  <w:szCs w:val="18"/>
                  <w:lang w:eastAsia="zh-CN"/>
                  <w:rPrChange w:id="12273" w:author="Xuning Wei12232" w:date="2026-07-27T22:32:00Z">
                    <w:rPr>
                      <w:rFonts w:ascii="Times New Roman" w:eastAsia="仿宋_GB2312" w:hAnsi="Times New Roman" w:cs="Times New Roman"/>
                      <w:color w:val="0000FF"/>
                      <w:sz w:val="18"/>
                      <w:szCs w:val="18"/>
                      <w:lang w:eastAsia="zh-CN"/>
                    </w:rPr>
                  </w:rPrChange>
                </w:rPr>
                <w:t>Sealing ring</w:t>
              </w:r>
            </w:ins>
          </w:p>
        </w:tc>
        <w:tc>
          <w:tcPr>
            <w:tcW w:w="1767" w:type="dxa"/>
            <w:noWrap/>
            <w:vAlign w:val="center"/>
          </w:tcPr>
          <w:p w14:paraId="02DE5574" w14:textId="77777777" w:rsidR="002E5D66" w:rsidRPr="00CD0F6F" w:rsidRDefault="002E5D66" w:rsidP="00974D3A">
            <w:pPr>
              <w:jc w:val="center"/>
              <w:rPr>
                <w:ins w:id="12274" w:author="Xuning Wei12232" w:date="2026-07-27T21:35:00Z"/>
                <w:rFonts w:ascii="Times New Roman" w:eastAsia="仿宋_GB2312" w:hAnsi="Times New Roman" w:cs="Times New Roman"/>
                <w:color w:val="auto"/>
                <w:sz w:val="18"/>
                <w:szCs w:val="18"/>
                <w:lang w:eastAsia="zh-CN"/>
              </w:rPr>
            </w:pPr>
            <w:ins w:id="12275" w:author="Xuning Wei12232" w:date="2026-07-27T21:35:00Z">
              <w:r w:rsidRPr="00CD0F6F">
                <w:rPr>
                  <w:rFonts w:ascii="Times New Roman" w:eastAsia="仿宋_GB2312" w:hAnsi="Times New Roman" w:cs="Times New Roman"/>
                  <w:color w:val="auto"/>
                  <w:sz w:val="18"/>
                  <w:szCs w:val="18"/>
                  <w:lang w:eastAsia="zh-CN"/>
                  <w:rPrChange w:id="12276" w:author="Xuning Wei12232" w:date="2026-07-27T22:32:00Z">
                    <w:rPr>
                      <w:rFonts w:ascii="Times New Roman" w:eastAsia="仿宋_GB2312" w:hAnsi="Times New Roman" w:cs="Times New Roman"/>
                      <w:color w:val="0000FF"/>
                      <w:sz w:val="18"/>
                      <w:szCs w:val="18"/>
                      <w:lang w:eastAsia="zh-CN"/>
                    </w:rPr>
                  </w:rPrChange>
                </w:rPr>
                <w:t>Outer coated FEP core silicone rubber</w:t>
              </w:r>
            </w:ins>
          </w:p>
        </w:tc>
        <w:tc>
          <w:tcPr>
            <w:tcW w:w="9427" w:type="dxa"/>
            <w:noWrap/>
            <w:vAlign w:val="center"/>
          </w:tcPr>
          <w:p w14:paraId="2680E60F" w14:textId="77777777" w:rsidR="002E5D66" w:rsidRPr="00CD0F6F" w:rsidRDefault="002E5D66" w:rsidP="00974D3A">
            <w:pPr>
              <w:jc w:val="both"/>
              <w:rPr>
                <w:ins w:id="12277" w:author="Xuning Wei12232" w:date="2026-07-27T21:35:00Z"/>
                <w:rFonts w:ascii="Times New Roman" w:eastAsia="仿宋_GB2312" w:hAnsi="Times New Roman" w:cs="Times New Roman"/>
                <w:color w:val="auto"/>
                <w:sz w:val="18"/>
                <w:szCs w:val="18"/>
                <w:lang w:eastAsia="zh-CN"/>
              </w:rPr>
            </w:pPr>
            <w:ins w:id="12278" w:author="Xuning Wei12232" w:date="2026-07-27T21:35:00Z">
              <w:r w:rsidRPr="00CD0F6F">
                <w:rPr>
                  <w:rFonts w:ascii="Times New Roman" w:eastAsia="仿宋_GB2312" w:hAnsi="Times New Roman" w:cs="Times New Roman"/>
                  <w:color w:val="auto"/>
                  <w:sz w:val="18"/>
                  <w:szCs w:val="18"/>
                  <w:lang w:eastAsia="zh-CN"/>
                  <w:rPrChange w:id="12279" w:author="Xuning Wei12232" w:date="2026-07-27T22:32:00Z">
                    <w:rPr>
                      <w:rFonts w:ascii="Times New Roman" w:eastAsia="仿宋_GB2312" w:hAnsi="Times New Roman" w:cs="Times New Roman"/>
                      <w:color w:val="0000FF"/>
                      <w:sz w:val="18"/>
                      <w:szCs w:val="18"/>
                      <w:lang w:eastAsia="zh-CN"/>
                    </w:rPr>
                  </w:rPrChange>
                </w:rPr>
                <w:t>The sealing ring of sealing joint between sieve plate and reactor body, sealing joint at material receiving port Visual inspection shall be conducted during each disassembly and cleaning. Pressure tightness test shall be performed after reassembly.</w:t>
              </w:r>
            </w:ins>
          </w:p>
        </w:tc>
      </w:tr>
      <w:tr w:rsidR="00CD0F6F" w:rsidRPr="00CD0F6F" w14:paraId="70D9E1D2" w14:textId="77777777" w:rsidTr="00974D3A">
        <w:trPr>
          <w:cantSplit/>
          <w:trHeight w:val="460"/>
          <w:jc w:val="center"/>
          <w:ins w:id="12280" w:author="Xuning Wei12232" w:date="2026-07-27T21:35:00Z"/>
        </w:trPr>
        <w:tc>
          <w:tcPr>
            <w:tcW w:w="1467" w:type="dxa"/>
            <w:vMerge/>
            <w:noWrap/>
            <w:vAlign w:val="center"/>
          </w:tcPr>
          <w:p w14:paraId="2A418219" w14:textId="77777777" w:rsidR="002E5D66" w:rsidRPr="00CD0F6F" w:rsidRDefault="002E5D66" w:rsidP="00974D3A">
            <w:pPr>
              <w:jc w:val="center"/>
              <w:rPr>
                <w:ins w:id="12281" w:author="Xuning Wei12232" w:date="2026-07-27T21:35:00Z"/>
                <w:rFonts w:ascii="Times New Roman" w:eastAsia="仿宋_GB2312" w:hAnsi="Times New Roman" w:cs="Times New Roman"/>
                <w:color w:val="auto"/>
                <w:sz w:val="18"/>
                <w:szCs w:val="18"/>
                <w:lang w:eastAsia="zh-CN"/>
              </w:rPr>
            </w:pPr>
          </w:p>
        </w:tc>
        <w:tc>
          <w:tcPr>
            <w:tcW w:w="1619" w:type="dxa"/>
            <w:noWrap/>
            <w:vAlign w:val="center"/>
          </w:tcPr>
          <w:p w14:paraId="2E28B82C" w14:textId="77777777" w:rsidR="002E5D66" w:rsidRPr="00CD0F6F" w:rsidRDefault="002E5D66" w:rsidP="00974D3A">
            <w:pPr>
              <w:jc w:val="center"/>
              <w:rPr>
                <w:ins w:id="12282" w:author="Xuning Wei12232" w:date="2026-07-27T21:35:00Z"/>
                <w:rFonts w:ascii="Times New Roman" w:eastAsia="仿宋_GB2312" w:hAnsi="Times New Roman" w:cs="Times New Roman"/>
                <w:color w:val="auto"/>
                <w:sz w:val="18"/>
                <w:szCs w:val="18"/>
                <w:lang w:eastAsia="zh-CN"/>
              </w:rPr>
            </w:pPr>
            <w:ins w:id="12283" w:author="Xuning Wei12232" w:date="2026-07-27T21:35:00Z">
              <w:r w:rsidRPr="00CD0F6F">
                <w:rPr>
                  <w:rFonts w:ascii="Times New Roman" w:eastAsia="仿宋_GB2312" w:hAnsi="Times New Roman" w:cs="Times New Roman"/>
                  <w:color w:val="auto"/>
                  <w:sz w:val="18"/>
                  <w:szCs w:val="18"/>
                  <w:lang w:eastAsia="zh-CN"/>
                </w:rPr>
                <w:t>Gasket between reactor and valve</w:t>
              </w:r>
            </w:ins>
          </w:p>
        </w:tc>
        <w:tc>
          <w:tcPr>
            <w:tcW w:w="1767" w:type="dxa"/>
            <w:noWrap/>
            <w:vAlign w:val="center"/>
          </w:tcPr>
          <w:p w14:paraId="6B2E4793" w14:textId="77777777" w:rsidR="002E5D66" w:rsidRPr="00CD0F6F" w:rsidRDefault="002E5D66" w:rsidP="00974D3A">
            <w:pPr>
              <w:jc w:val="center"/>
              <w:rPr>
                <w:ins w:id="12284" w:author="Xuning Wei12232" w:date="2026-07-27T21:35:00Z"/>
                <w:rFonts w:ascii="Times New Roman" w:eastAsia="仿宋_GB2312" w:hAnsi="Times New Roman" w:cs="Times New Roman"/>
                <w:color w:val="auto"/>
                <w:sz w:val="18"/>
                <w:szCs w:val="18"/>
                <w:lang w:eastAsia="zh-CN"/>
              </w:rPr>
            </w:pPr>
            <w:ins w:id="12285" w:author="Xuning Wei12232" w:date="2026-07-27T21:35:00Z">
              <w:r w:rsidRPr="00CD0F6F">
                <w:rPr>
                  <w:rFonts w:ascii="Times New Roman" w:eastAsia="仿宋_GB2312" w:hAnsi="Times New Roman" w:cs="Times New Roman"/>
                  <w:color w:val="auto"/>
                  <w:sz w:val="18"/>
                  <w:szCs w:val="18"/>
                  <w:lang w:eastAsia="zh-CN"/>
                </w:rPr>
                <w:t>PTFE</w:t>
              </w:r>
            </w:ins>
          </w:p>
        </w:tc>
        <w:tc>
          <w:tcPr>
            <w:tcW w:w="9427" w:type="dxa"/>
            <w:noWrap/>
            <w:vAlign w:val="center"/>
          </w:tcPr>
          <w:p w14:paraId="697CB934" w14:textId="77777777" w:rsidR="002E5D66" w:rsidRPr="00CD0F6F" w:rsidRDefault="002E5D66" w:rsidP="00974D3A">
            <w:pPr>
              <w:jc w:val="both"/>
              <w:rPr>
                <w:ins w:id="12286" w:author="Xuning Wei12232" w:date="2026-07-27T21:35:00Z"/>
                <w:rFonts w:ascii="Times New Roman" w:eastAsia="仿宋_GB2312" w:hAnsi="Times New Roman" w:cs="Times New Roman"/>
                <w:color w:val="auto"/>
                <w:sz w:val="18"/>
                <w:szCs w:val="18"/>
                <w:lang w:eastAsia="zh-CN"/>
              </w:rPr>
            </w:pPr>
            <w:ins w:id="12287" w:author="Xuning Wei12232" w:date="2026-07-27T21:35:00Z">
              <w:r w:rsidRPr="00CD0F6F">
                <w:rPr>
                  <w:rFonts w:ascii="Times New Roman" w:eastAsia="仿宋_GB2312" w:hAnsi="Times New Roman" w:cs="Times New Roman"/>
                  <w:color w:val="auto"/>
                  <w:sz w:val="18"/>
                  <w:szCs w:val="18"/>
                  <w:lang w:eastAsia="zh-CN"/>
                </w:rPr>
                <w:t>Replace when equipment is disassembled for cleaning,</w:t>
              </w:r>
              <w:r w:rsidRPr="00CD0F6F">
                <w:rPr>
                  <w:rFonts w:ascii="Times New Roman" w:hAnsi="Times New Roman" w:cs="Times New Roman"/>
                  <w:color w:val="auto"/>
                  <w:sz w:val="18"/>
                  <w:szCs w:val="18"/>
                </w:rPr>
                <w:t xml:space="preserve"> and the relevant </w:t>
              </w:r>
              <w:r w:rsidRPr="00CD0F6F">
                <w:rPr>
                  <w:rFonts w:ascii="Times New Roman" w:eastAsiaTheme="minorEastAsia" w:hAnsi="Times New Roman" w:cs="Times New Roman"/>
                  <w:color w:val="auto"/>
                  <w:sz w:val="18"/>
                  <w:szCs w:val="18"/>
                  <w:lang w:eastAsia="zh-CN"/>
                </w:rPr>
                <w:t>check</w:t>
              </w:r>
              <w:r w:rsidRPr="00CD0F6F">
                <w:rPr>
                  <w:rFonts w:ascii="Times New Roman" w:hAnsi="Times New Roman" w:cs="Times New Roman"/>
                  <w:color w:val="auto"/>
                  <w:sz w:val="18"/>
                  <w:szCs w:val="18"/>
                </w:rPr>
                <w:t xml:space="preserve"> results will be filled in the corresponding cleaning and </w:t>
              </w:r>
              <w:r w:rsidRPr="00CD0F6F">
                <w:rPr>
                  <w:rFonts w:ascii="Times New Roman" w:eastAsiaTheme="minorEastAsia" w:hAnsi="Times New Roman" w:cs="Times New Roman"/>
                  <w:color w:val="auto"/>
                  <w:sz w:val="18"/>
                  <w:szCs w:val="18"/>
                  <w:lang w:eastAsia="zh-CN"/>
                </w:rPr>
                <w:t xml:space="preserve">checking </w:t>
              </w:r>
              <w:r w:rsidRPr="00CD0F6F">
                <w:rPr>
                  <w:rFonts w:ascii="Times New Roman" w:hAnsi="Times New Roman" w:cs="Times New Roman"/>
                  <w:color w:val="auto"/>
                  <w:sz w:val="18"/>
                  <w:szCs w:val="18"/>
                </w:rPr>
                <w:t>record of the equipment.</w:t>
              </w:r>
            </w:ins>
          </w:p>
        </w:tc>
      </w:tr>
      <w:tr w:rsidR="00CD0F6F" w:rsidRPr="00CD0F6F" w14:paraId="51774B21" w14:textId="77777777" w:rsidTr="00974D3A">
        <w:trPr>
          <w:cantSplit/>
          <w:trHeight w:val="460"/>
          <w:jc w:val="center"/>
          <w:ins w:id="12288" w:author="Xuning Wei12232" w:date="2026-07-27T21:35:00Z"/>
        </w:trPr>
        <w:tc>
          <w:tcPr>
            <w:tcW w:w="1467" w:type="dxa"/>
            <w:vMerge w:val="restart"/>
            <w:noWrap/>
            <w:vAlign w:val="center"/>
          </w:tcPr>
          <w:p w14:paraId="71B91EA3" w14:textId="77777777" w:rsidR="002E5D66" w:rsidRPr="00CD0F6F" w:rsidRDefault="002E5D66" w:rsidP="00974D3A">
            <w:pPr>
              <w:jc w:val="center"/>
              <w:rPr>
                <w:ins w:id="12289" w:author="Xuning Wei12232" w:date="2026-07-27T21:35:00Z"/>
                <w:rFonts w:ascii="Times New Roman" w:eastAsia="仿宋_GB2312" w:hAnsi="Times New Roman" w:cs="Times New Roman"/>
                <w:color w:val="auto"/>
                <w:sz w:val="18"/>
                <w:szCs w:val="18"/>
                <w:lang w:eastAsia="zh-CN"/>
                <w:rPrChange w:id="12290" w:author="Xuning Wei12232" w:date="2026-07-27T22:32:00Z">
                  <w:rPr>
                    <w:ins w:id="12291" w:author="Xuning Wei12232" w:date="2026-07-27T21:35:00Z"/>
                    <w:rFonts w:ascii="Times New Roman" w:eastAsia="仿宋_GB2312" w:hAnsi="Times New Roman" w:cs="Times New Roman"/>
                    <w:color w:val="0000FF"/>
                    <w:sz w:val="18"/>
                    <w:szCs w:val="18"/>
                    <w:lang w:eastAsia="zh-CN"/>
                  </w:rPr>
                </w:rPrChange>
              </w:rPr>
            </w:pPr>
            <w:ins w:id="12292" w:author="Xuning Wei12232" w:date="2026-07-27T21:35:00Z">
              <w:r w:rsidRPr="00CD0F6F">
                <w:rPr>
                  <w:rFonts w:ascii="Times New Roman" w:eastAsia="仿宋_GB2312" w:hAnsi="Times New Roman" w:cs="Times New Roman"/>
                  <w:color w:val="auto"/>
                  <w:sz w:val="18"/>
                  <w:szCs w:val="18"/>
                  <w:rPrChange w:id="12293" w:author="Xuning Wei12232" w:date="2026-07-27T22:32:00Z">
                    <w:rPr>
                      <w:rFonts w:ascii="Times New Roman" w:eastAsia="仿宋_GB2312" w:hAnsi="Times New Roman" w:cs="Times New Roman"/>
                      <w:color w:val="0000FF"/>
                      <w:sz w:val="18"/>
                      <w:szCs w:val="18"/>
                    </w:rPr>
                  </w:rPrChange>
                </w:rPr>
                <w:t>TJ4S-1213-R22</w:t>
              </w:r>
            </w:ins>
          </w:p>
        </w:tc>
        <w:tc>
          <w:tcPr>
            <w:tcW w:w="1619" w:type="dxa"/>
            <w:noWrap/>
            <w:vAlign w:val="center"/>
          </w:tcPr>
          <w:p w14:paraId="65D93C0A" w14:textId="64ACEC49" w:rsidR="002E5D66" w:rsidRPr="00CD0F6F" w:rsidRDefault="002E5D66" w:rsidP="00974D3A">
            <w:pPr>
              <w:jc w:val="center"/>
              <w:rPr>
                <w:ins w:id="12294" w:author="Xuning Wei12232" w:date="2026-07-27T21:35:00Z"/>
                <w:rFonts w:ascii="Times New Roman" w:eastAsia="仿宋_GB2312" w:hAnsi="Times New Roman" w:cs="Times New Roman"/>
                <w:color w:val="auto"/>
                <w:sz w:val="18"/>
                <w:szCs w:val="18"/>
                <w:lang w:eastAsia="zh-CN"/>
                <w:rPrChange w:id="12295" w:author="Xuning Wei12232" w:date="2026-07-27T22:32:00Z">
                  <w:rPr>
                    <w:ins w:id="12296" w:author="Xuning Wei12232" w:date="2026-07-27T21:35:00Z"/>
                    <w:rFonts w:ascii="Times New Roman" w:eastAsia="仿宋_GB2312" w:hAnsi="Times New Roman" w:cs="Times New Roman"/>
                    <w:color w:val="0000FF"/>
                    <w:sz w:val="18"/>
                    <w:szCs w:val="18"/>
                    <w:lang w:eastAsia="zh-CN"/>
                  </w:rPr>
                </w:rPrChange>
              </w:rPr>
            </w:pPr>
            <w:ins w:id="12297" w:author="Xuning Wei12232" w:date="2026-07-27T21:37:00Z">
              <w:r w:rsidRPr="00CD0F6F">
                <w:rPr>
                  <w:rFonts w:ascii="Times New Roman" w:eastAsia="仿宋_GB2312" w:hAnsi="Times New Roman" w:cs="Times New Roman"/>
                  <w:color w:val="auto"/>
                  <w:sz w:val="18"/>
                  <w:szCs w:val="18"/>
                  <w:lang w:eastAsia="zh-CN"/>
                  <w:rPrChange w:id="12298" w:author="Xuning Wei12232" w:date="2026-07-27T22:32:00Z">
                    <w:rPr>
                      <w:rFonts w:ascii="Times New Roman" w:eastAsia="仿宋_GB2312" w:hAnsi="Times New Roman" w:cs="Times New Roman"/>
                      <w:color w:val="0000FF"/>
                      <w:sz w:val="18"/>
                      <w:szCs w:val="18"/>
                      <w:lang w:eastAsia="zh-CN"/>
                    </w:rPr>
                  </w:rPrChange>
                </w:rPr>
                <w:t>Ensure the integrity of the equipment.</w:t>
              </w:r>
            </w:ins>
          </w:p>
        </w:tc>
        <w:tc>
          <w:tcPr>
            <w:tcW w:w="1767" w:type="dxa"/>
            <w:noWrap/>
            <w:vAlign w:val="center"/>
          </w:tcPr>
          <w:p w14:paraId="59E129F7" w14:textId="77777777" w:rsidR="002E5D66" w:rsidRPr="00CD0F6F" w:rsidRDefault="002E5D66" w:rsidP="00974D3A">
            <w:pPr>
              <w:jc w:val="center"/>
              <w:rPr>
                <w:ins w:id="12299" w:author="Xuning Wei12232" w:date="2026-07-27T21:35:00Z"/>
                <w:rFonts w:ascii="Times New Roman" w:eastAsia="仿宋_GB2312" w:hAnsi="Times New Roman" w:cs="Times New Roman"/>
                <w:color w:val="auto"/>
                <w:sz w:val="18"/>
                <w:szCs w:val="18"/>
                <w:lang w:eastAsia="zh-CN"/>
                <w:rPrChange w:id="12300" w:author="Xuning Wei12232" w:date="2026-07-27T22:32:00Z">
                  <w:rPr>
                    <w:ins w:id="12301" w:author="Xuning Wei12232" w:date="2026-07-27T21:35:00Z"/>
                    <w:rFonts w:ascii="Times New Roman" w:eastAsia="仿宋_GB2312" w:hAnsi="Times New Roman" w:cs="Times New Roman"/>
                    <w:color w:val="0000FF"/>
                    <w:sz w:val="18"/>
                    <w:szCs w:val="18"/>
                    <w:lang w:eastAsia="zh-CN"/>
                  </w:rPr>
                </w:rPrChange>
              </w:rPr>
            </w:pPr>
            <w:ins w:id="12302" w:author="Xuning Wei12232" w:date="2026-07-27T21:35:00Z">
              <w:r w:rsidRPr="00CD0F6F">
                <w:rPr>
                  <w:rFonts w:ascii="Times New Roman" w:eastAsia="仿宋_GB2312" w:hAnsi="Times New Roman" w:cs="Times New Roman"/>
                  <w:color w:val="auto"/>
                  <w:sz w:val="18"/>
                  <w:szCs w:val="18"/>
                  <w:lang w:eastAsia="zh-CN"/>
                  <w:rPrChange w:id="12303" w:author="Xuning Wei12232" w:date="2026-07-27T22:32:00Z">
                    <w:rPr>
                      <w:rFonts w:ascii="Times New Roman" w:eastAsia="仿宋_GB2312" w:hAnsi="Times New Roman" w:cs="Times New Roman"/>
                      <w:color w:val="0000FF"/>
                      <w:sz w:val="18"/>
                      <w:szCs w:val="18"/>
                      <w:lang w:eastAsia="zh-CN"/>
                    </w:rPr>
                  </w:rPrChange>
                </w:rPr>
                <w:t>GL</w:t>
              </w:r>
            </w:ins>
          </w:p>
        </w:tc>
        <w:tc>
          <w:tcPr>
            <w:tcW w:w="9427" w:type="dxa"/>
            <w:noWrap/>
            <w:vAlign w:val="center"/>
          </w:tcPr>
          <w:p w14:paraId="2E13DCDF" w14:textId="77777777" w:rsidR="002E5D66" w:rsidRPr="00CD0F6F" w:rsidRDefault="002E5D66" w:rsidP="00974D3A">
            <w:pPr>
              <w:jc w:val="both"/>
              <w:rPr>
                <w:ins w:id="12304" w:author="Xuning Wei12232" w:date="2026-07-27T21:35:00Z"/>
                <w:rFonts w:ascii="Times New Roman" w:eastAsia="仿宋_GB2312" w:hAnsi="Times New Roman" w:cs="Times New Roman"/>
                <w:color w:val="auto"/>
                <w:sz w:val="18"/>
                <w:szCs w:val="18"/>
                <w:lang w:eastAsia="zh-CN"/>
                <w:rPrChange w:id="12305" w:author="Xuning Wei12232" w:date="2026-07-27T22:32:00Z">
                  <w:rPr>
                    <w:ins w:id="12306" w:author="Xuning Wei12232" w:date="2026-07-27T21:35:00Z"/>
                    <w:rFonts w:ascii="Times New Roman" w:eastAsia="仿宋_GB2312" w:hAnsi="Times New Roman" w:cs="Times New Roman"/>
                    <w:color w:val="0000FF"/>
                    <w:sz w:val="18"/>
                    <w:szCs w:val="18"/>
                    <w:lang w:eastAsia="zh-CN"/>
                  </w:rPr>
                </w:rPrChange>
              </w:rPr>
            </w:pPr>
            <w:ins w:id="12307" w:author="Xuning Wei12232" w:date="2026-07-27T21:35:00Z">
              <w:r w:rsidRPr="00CD0F6F">
                <w:rPr>
                  <w:rFonts w:ascii="Times New Roman" w:eastAsia="仿宋_GB2312" w:hAnsi="Times New Roman" w:cs="Times New Roman"/>
                  <w:color w:val="auto"/>
                  <w:sz w:val="18"/>
                  <w:szCs w:val="18"/>
                  <w:lang w:eastAsia="zh-CN"/>
                  <w:rPrChange w:id="12308" w:author="Xuning Wei12232" w:date="2026-07-27T22:32:00Z">
                    <w:rPr>
                      <w:rFonts w:ascii="Times New Roman" w:eastAsia="仿宋_GB2312" w:hAnsi="Times New Roman" w:cs="Times New Roman"/>
                      <w:color w:val="0000FF"/>
                      <w:sz w:val="18"/>
                      <w:szCs w:val="18"/>
                      <w:lang w:eastAsia="zh-CN"/>
                    </w:rPr>
                  </w:rPrChange>
                </w:rPr>
                <w:t xml:space="preserve">1. For glass-lined equipment, the equipment department uses an enamel wall thickness check once a year. Regular inspection to the glass-lined equipment internal surface, if the GL was damage or rupture/crack, the check should also include the iron exposure detection. </w:t>
              </w:r>
            </w:ins>
          </w:p>
          <w:p w14:paraId="4B0D1F51" w14:textId="77777777" w:rsidR="002E5D66" w:rsidRPr="00CD0F6F" w:rsidRDefault="002E5D66" w:rsidP="00974D3A">
            <w:pPr>
              <w:jc w:val="both"/>
              <w:rPr>
                <w:ins w:id="12309" w:author="Xuning Wei12232" w:date="2026-07-27T21:35:00Z"/>
                <w:rFonts w:ascii="Times New Roman" w:eastAsia="仿宋_GB2312" w:hAnsi="Times New Roman" w:cs="Times New Roman"/>
                <w:color w:val="auto"/>
                <w:sz w:val="18"/>
                <w:szCs w:val="18"/>
                <w:lang w:eastAsia="zh-CN"/>
                <w:rPrChange w:id="12310" w:author="Xuning Wei12232" w:date="2026-07-27T22:32:00Z">
                  <w:rPr>
                    <w:ins w:id="12311" w:author="Xuning Wei12232" w:date="2026-07-27T21:35:00Z"/>
                    <w:rFonts w:ascii="Times New Roman" w:eastAsia="仿宋_GB2312" w:hAnsi="Times New Roman" w:cs="Times New Roman"/>
                    <w:color w:val="0000FF"/>
                    <w:sz w:val="18"/>
                    <w:szCs w:val="18"/>
                    <w:lang w:eastAsia="zh-CN"/>
                  </w:rPr>
                </w:rPrChange>
              </w:rPr>
            </w:pPr>
            <w:ins w:id="12312" w:author="Xuning Wei12232" w:date="2026-07-27T21:35:00Z">
              <w:r w:rsidRPr="00CD0F6F">
                <w:rPr>
                  <w:rFonts w:ascii="Times New Roman" w:eastAsia="仿宋_GB2312" w:hAnsi="Times New Roman" w:cs="Times New Roman"/>
                  <w:color w:val="auto"/>
                  <w:sz w:val="18"/>
                  <w:szCs w:val="18"/>
                  <w:lang w:eastAsia="zh-CN"/>
                  <w:rPrChange w:id="12313" w:author="Xuning Wei12232" w:date="2026-07-27T22:32:00Z">
                    <w:rPr>
                      <w:rFonts w:ascii="Times New Roman" w:eastAsia="仿宋_GB2312" w:hAnsi="Times New Roman" w:cs="Times New Roman"/>
                      <w:color w:val="0000FF"/>
                      <w:sz w:val="18"/>
                      <w:szCs w:val="18"/>
                      <w:lang w:eastAsia="zh-CN"/>
                    </w:rPr>
                  </w:rPrChange>
                </w:rPr>
                <w:t>2. Visual inspection of the integrity of the enamel during the cleaning. See detail in Enamel equipment inner surface stain control procedure&lt;DS-GMP-023.01&gt;.</w:t>
              </w:r>
            </w:ins>
          </w:p>
        </w:tc>
      </w:tr>
      <w:tr w:rsidR="00CD0F6F" w:rsidRPr="00CD0F6F" w14:paraId="4EC46548" w14:textId="77777777" w:rsidTr="00974D3A">
        <w:trPr>
          <w:cantSplit/>
          <w:trHeight w:val="460"/>
          <w:jc w:val="center"/>
          <w:ins w:id="12314" w:author="Xuning Wei12232" w:date="2026-07-27T21:35:00Z"/>
        </w:trPr>
        <w:tc>
          <w:tcPr>
            <w:tcW w:w="1467" w:type="dxa"/>
            <w:vMerge/>
            <w:noWrap/>
            <w:vAlign w:val="center"/>
          </w:tcPr>
          <w:p w14:paraId="688A0F9F" w14:textId="77777777" w:rsidR="002E5D66" w:rsidRPr="00CD0F6F" w:rsidRDefault="002E5D66" w:rsidP="00974D3A">
            <w:pPr>
              <w:jc w:val="center"/>
              <w:rPr>
                <w:ins w:id="12315" w:author="Xuning Wei12232" w:date="2026-07-27T21:35:00Z"/>
                <w:rFonts w:ascii="Times New Roman" w:eastAsia="仿宋_GB2312" w:hAnsi="Times New Roman" w:cs="Times New Roman"/>
                <w:color w:val="auto"/>
                <w:sz w:val="18"/>
                <w:szCs w:val="18"/>
                <w:rPrChange w:id="12316" w:author="Xuning Wei12232" w:date="2026-07-27T22:32:00Z">
                  <w:rPr>
                    <w:ins w:id="12317" w:author="Xuning Wei12232" w:date="2026-07-27T21:35:00Z"/>
                    <w:rFonts w:ascii="Times New Roman" w:eastAsia="仿宋_GB2312" w:hAnsi="Times New Roman" w:cs="Times New Roman"/>
                    <w:color w:val="0000FF"/>
                    <w:sz w:val="18"/>
                    <w:szCs w:val="18"/>
                  </w:rPr>
                </w:rPrChange>
              </w:rPr>
            </w:pPr>
          </w:p>
        </w:tc>
        <w:tc>
          <w:tcPr>
            <w:tcW w:w="1619" w:type="dxa"/>
            <w:noWrap/>
            <w:vAlign w:val="center"/>
          </w:tcPr>
          <w:p w14:paraId="1386306A" w14:textId="77777777" w:rsidR="002E5D66" w:rsidRPr="00CD0F6F" w:rsidRDefault="002E5D66" w:rsidP="00974D3A">
            <w:pPr>
              <w:jc w:val="center"/>
              <w:rPr>
                <w:ins w:id="12318" w:author="Xuning Wei12232" w:date="2026-07-27T21:35:00Z"/>
                <w:rFonts w:ascii="Times New Roman" w:eastAsia="仿宋_GB2312" w:hAnsi="Times New Roman" w:cs="Times New Roman"/>
                <w:color w:val="auto"/>
                <w:sz w:val="18"/>
                <w:szCs w:val="18"/>
                <w:lang w:eastAsia="zh-CN"/>
                <w:rPrChange w:id="12319" w:author="Xuning Wei12232" w:date="2026-07-27T22:32:00Z">
                  <w:rPr>
                    <w:ins w:id="12320" w:author="Xuning Wei12232" w:date="2026-07-27T21:35:00Z"/>
                    <w:rFonts w:ascii="Times New Roman" w:eastAsia="仿宋_GB2312" w:hAnsi="Times New Roman" w:cs="Times New Roman"/>
                    <w:color w:val="0000FF"/>
                    <w:sz w:val="18"/>
                    <w:szCs w:val="18"/>
                    <w:lang w:eastAsia="zh-CN"/>
                  </w:rPr>
                </w:rPrChange>
              </w:rPr>
            </w:pPr>
            <w:ins w:id="12321" w:author="Xuning Wei12232" w:date="2026-07-27T21:35:00Z">
              <w:r w:rsidRPr="00CD0F6F">
                <w:rPr>
                  <w:rFonts w:ascii="Times New Roman" w:hAnsi="Times New Roman" w:cs="Times New Roman"/>
                  <w:color w:val="auto"/>
                  <w:sz w:val="18"/>
                  <w:szCs w:val="18"/>
                  <w:shd w:val="clear" w:color="auto" w:fill="FFFFFF"/>
                </w:rPr>
                <w:t>Mechanical</w:t>
              </w:r>
              <w:r w:rsidRPr="00CD0F6F">
                <w:rPr>
                  <w:rFonts w:ascii="Times New Roman" w:eastAsia="仿宋_GB2312" w:hAnsi="Times New Roman" w:cs="Times New Roman"/>
                  <w:color w:val="auto"/>
                  <w:sz w:val="18"/>
                  <w:szCs w:val="18"/>
                  <w:lang w:eastAsia="zh-CN"/>
                  <w:rPrChange w:id="12322" w:author="Xuning Wei12232" w:date="2026-07-27T22:32:00Z">
                    <w:rPr>
                      <w:rFonts w:ascii="Times New Roman" w:eastAsia="仿宋_GB2312" w:hAnsi="Times New Roman" w:cs="Times New Roman"/>
                      <w:color w:val="0000FF"/>
                      <w:sz w:val="18"/>
                      <w:szCs w:val="18"/>
                      <w:lang w:eastAsia="zh-CN"/>
                    </w:rPr>
                  </w:rPrChange>
                </w:rPr>
                <w:t xml:space="preserve"> seal</w:t>
              </w:r>
            </w:ins>
          </w:p>
        </w:tc>
        <w:tc>
          <w:tcPr>
            <w:tcW w:w="1767" w:type="dxa"/>
            <w:noWrap/>
            <w:vAlign w:val="center"/>
          </w:tcPr>
          <w:p w14:paraId="1DFC0A55" w14:textId="77777777" w:rsidR="002E5D66" w:rsidRPr="00CD0F6F" w:rsidRDefault="002E5D66" w:rsidP="00974D3A">
            <w:pPr>
              <w:jc w:val="center"/>
              <w:rPr>
                <w:ins w:id="12323" w:author="Xuning Wei12232" w:date="2026-07-27T21:35:00Z"/>
                <w:rFonts w:ascii="Times New Roman" w:eastAsia="仿宋_GB2312" w:hAnsi="Times New Roman" w:cs="Times New Roman"/>
                <w:color w:val="auto"/>
                <w:sz w:val="18"/>
                <w:szCs w:val="18"/>
                <w:lang w:eastAsia="zh-CN"/>
                <w:rPrChange w:id="12324" w:author="Xuning Wei12232" w:date="2026-07-27T22:32:00Z">
                  <w:rPr>
                    <w:ins w:id="12325" w:author="Xuning Wei12232" w:date="2026-07-27T21:35:00Z"/>
                    <w:rFonts w:ascii="Times New Roman" w:eastAsia="仿宋_GB2312" w:hAnsi="Times New Roman" w:cs="Times New Roman"/>
                    <w:color w:val="0000FF"/>
                    <w:sz w:val="18"/>
                    <w:szCs w:val="18"/>
                    <w:lang w:eastAsia="zh-CN"/>
                  </w:rPr>
                </w:rPrChange>
              </w:rPr>
            </w:pPr>
            <w:ins w:id="12326" w:author="Xuning Wei12232" w:date="2026-07-27T21:35:00Z">
              <w:r w:rsidRPr="00CD0F6F">
                <w:rPr>
                  <w:rFonts w:ascii="Times New Roman" w:eastAsia="仿宋_GB2312" w:hAnsi="Times New Roman" w:cs="Times New Roman"/>
                  <w:color w:val="auto"/>
                  <w:sz w:val="18"/>
                  <w:szCs w:val="18"/>
                  <w:lang w:eastAsia="zh-CN"/>
                  <w:rPrChange w:id="12327" w:author="Xuning Wei12232" w:date="2026-07-27T22:32:00Z">
                    <w:rPr>
                      <w:rFonts w:ascii="Times New Roman" w:eastAsia="仿宋_GB2312" w:hAnsi="Times New Roman" w:cs="Times New Roman"/>
                      <w:color w:val="0000FF"/>
                      <w:sz w:val="18"/>
                      <w:szCs w:val="18"/>
                      <w:lang w:eastAsia="zh-CN"/>
                    </w:rPr>
                  </w:rPrChange>
                </w:rPr>
                <w:t>GL&amp;PTFE</w:t>
              </w:r>
            </w:ins>
          </w:p>
          <w:p w14:paraId="69251EB7" w14:textId="77777777" w:rsidR="002E5D66" w:rsidRPr="00CD0F6F" w:rsidRDefault="002E5D66" w:rsidP="00974D3A">
            <w:pPr>
              <w:jc w:val="center"/>
              <w:rPr>
                <w:ins w:id="12328" w:author="Xuning Wei12232" w:date="2026-07-27T21:35:00Z"/>
                <w:rFonts w:ascii="Times New Roman" w:eastAsia="仿宋_GB2312" w:hAnsi="Times New Roman" w:cs="Times New Roman"/>
                <w:color w:val="auto"/>
                <w:sz w:val="18"/>
                <w:szCs w:val="18"/>
                <w:lang w:eastAsia="zh-CN"/>
                <w:rPrChange w:id="12329" w:author="Xuning Wei12232" w:date="2026-07-27T22:32:00Z">
                  <w:rPr>
                    <w:ins w:id="12330" w:author="Xuning Wei12232" w:date="2026-07-27T21:35:00Z"/>
                    <w:rFonts w:ascii="Times New Roman" w:eastAsia="仿宋_GB2312" w:hAnsi="Times New Roman" w:cs="Times New Roman"/>
                    <w:color w:val="0000FF"/>
                    <w:sz w:val="18"/>
                    <w:szCs w:val="18"/>
                    <w:lang w:eastAsia="zh-CN"/>
                  </w:rPr>
                </w:rPrChange>
              </w:rPr>
            </w:pPr>
            <w:ins w:id="12331" w:author="Xuning Wei12232" w:date="2026-07-27T21:35:00Z">
              <w:r w:rsidRPr="00CD0F6F">
                <w:rPr>
                  <w:rFonts w:ascii="Times New Roman" w:eastAsia="仿宋_GB2312" w:hAnsi="Times New Roman" w:cs="Times New Roman"/>
                  <w:color w:val="auto"/>
                  <w:sz w:val="18"/>
                  <w:szCs w:val="18"/>
                  <w:lang w:eastAsia="zh-CN"/>
                  <w:rPrChange w:id="12332" w:author="Xuning Wei12232" w:date="2026-07-27T22:32:00Z">
                    <w:rPr>
                      <w:rFonts w:ascii="Times New Roman" w:eastAsia="仿宋_GB2312" w:hAnsi="Times New Roman" w:cs="Times New Roman"/>
                      <w:color w:val="0000FF"/>
                      <w:sz w:val="18"/>
                      <w:szCs w:val="18"/>
                      <w:lang w:eastAsia="zh-CN"/>
                    </w:rPr>
                  </w:rPrChange>
                </w:rPr>
                <w:t>&amp;FFKM(O-ring)</w:t>
              </w:r>
            </w:ins>
          </w:p>
        </w:tc>
        <w:tc>
          <w:tcPr>
            <w:tcW w:w="9427" w:type="dxa"/>
            <w:noWrap/>
            <w:vAlign w:val="center"/>
          </w:tcPr>
          <w:p w14:paraId="50184964" w14:textId="77777777" w:rsidR="002E5D66" w:rsidRPr="00CD0F6F" w:rsidRDefault="002E5D66" w:rsidP="00974D3A">
            <w:pPr>
              <w:jc w:val="both"/>
              <w:rPr>
                <w:ins w:id="12333" w:author="Xuning Wei12232" w:date="2026-07-27T21:35:00Z"/>
                <w:rFonts w:ascii="Times New Roman" w:eastAsia="仿宋_GB2312" w:hAnsi="Times New Roman" w:cs="Times New Roman"/>
                <w:color w:val="auto"/>
                <w:sz w:val="18"/>
                <w:szCs w:val="18"/>
                <w:lang w:eastAsia="zh-CN"/>
                <w:rPrChange w:id="12334" w:author="Xuning Wei12232" w:date="2026-07-27T22:32:00Z">
                  <w:rPr>
                    <w:ins w:id="12335" w:author="Xuning Wei12232" w:date="2026-07-27T21:35:00Z"/>
                    <w:rFonts w:ascii="Times New Roman" w:eastAsia="仿宋_GB2312" w:hAnsi="Times New Roman" w:cs="Times New Roman"/>
                    <w:color w:val="0000FF"/>
                    <w:sz w:val="18"/>
                    <w:szCs w:val="18"/>
                    <w:lang w:eastAsia="zh-CN"/>
                  </w:rPr>
                </w:rPrChange>
              </w:rPr>
            </w:pPr>
            <w:ins w:id="12336" w:author="Xuning Wei12232" w:date="2026-07-27T21:35:00Z">
              <w:r w:rsidRPr="00CD0F6F">
                <w:rPr>
                  <w:rFonts w:ascii="Times New Roman" w:eastAsia="仿宋_GB2312" w:hAnsi="Times New Roman" w:cs="Times New Roman"/>
                  <w:color w:val="auto"/>
                  <w:sz w:val="18"/>
                  <w:szCs w:val="18"/>
                  <w:lang w:eastAsia="zh-CN"/>
                  <w:rPrChange w:id="12337" w:author="Xuning Wei12232" w:date="2026-07-27T22:32:00Z">
                    <w:rPr>
                      <w:rFonts w:ascii="Times New Roman" w:eastAsia="仿宋_GB2312" w:hAnsi="Times New Roman" w:cs="Times New Roman"/>
                      <w:color w:val="0000FF"/>
                      <w:sz w:val="18"/>
                      <w:szCs w:val="18"/>
                      <w:lang w:eastAsia="zh-CN"/>
                    </w:rPr>
                  </w:rPrChange>
                </w:rPr>
                <w:t>The equipment department conducts an overall inspection once a year. Check the wear of the moving ring, check the sealing surface, and re-adjust the tightening moving ring as necessary.</w:t>
              </w:r>
            </w:ins>
          </w:p>
        </w:tc>
      </w:tr>
    </w:tbl>
    <w:p w14:paraId="5F6E60D5" w14:textId="77777777" w:rsidR="002E5D66" w:rsidRPr="00987F75" w:rsidRDefault="002E5D66" w:rsidP="002E5D66">
      <w:pPr>
        <w:snapToGrid w:val="0"/>
        <w:spacing w:beforeLines="50" w:before="120" w:afterLines="50" w:after="120"/>
        <w:rPr>
          <w:ins w:id="12338" w:author="Xuning Wei12232" w:date="2026-07-27T21:35:00Z"/>
          <w:rFonts w:ascii="Times New Roman" w:eastAsia="仿宋_GB2312" w:hAnsi="Times New Roman" w:cs="Times New Roman"/>
          <w:b/>
          <w:color w:val="auto"/>
          <w:sz w:val="20"/>
          <w:szCs w:val="20"/>
        </w:rPr>
      </w:pPr>
      <w:ins w:id="12339" w:author="Xuning Wei12232" w:date="2026-07-27T21:35:00Z">
        <w:r w:rsidRPr="00987F75">
          <w:rPr>
            <w:rFonts w:ascii="Times New Roman" w:eastAsia="仿宋_GB2312" w:hAnsi="Times New Roman" w:cs="Times New Roman"/>
            <w:b/>
            <w:color w:val="auto"/>
            <w:sz w:val="20"/>
            <w:szCs w:val="20"/>
          </w:rPr>
          <w:t xml:space="preserve">Conclusion: </w:t>
        </w:r>
      </w:ins>
    </w:p>
    <w:p w14:paraId="2885B7E0" w14:textId="77777777" w:rsidR="002E5D66" w:rsidRPr="00987F75" w:rsidRDefault="002E5D66">
      <w:pPr>
        <w:snapToGrid w:val="0"/>
        <w:spacing w:beforeLines="50" w:before="120" w:afterLines="50" w:after="120"/>
        <w:jc w:val="both"/>
        <w:rPr>
          <w:ins w:id="12340" w:author="Xuning Wei12232" w:date="2026-07-27T21:35:00Z"/>
          <w:rFonts w:ascii="Times New Roman" w:eastAsia="仿宋_GB2312" w:hAnsi="Times New Roman" w:cs="Times New Roman"/>
          <w:color w:val="auto"/>
          <w:sz w:val="20"/>
          <w:szCs w:val="20"/>
          <w:lang w:eastAsia="zh-CN"/>
        </w:rPr>
        <w:pPrChange w:id="12341" w:author="He Han" w:date="2026-08-27T16:31:00Z">
          <w:pPr>
            <w:snapToGrid w:val="0"/>
            <w:spacing w:beforeLines="50" w:before="120" w:afterLines="50" w:after="120"/>
          </w:pPr>
        </w:pPrChange>
      </w:pPr>
      <w:ins w:id="12342" w:author="Xuning Wei12232" w:date="2026-07-27T21:35:00Z">
        <w:r w:rsidRPr="00987F75">
          <w:rPr>
            <w:rFonts w:ascii="Times New Roman" w:eastAsia="仿宋_GB2312" w:hAnsi="Times New Roman" w:cs="Times New Roman"/>
            <w:color w:val="auto"/>
            <w:sz w:val="20"/>
            <w:szCs w:val="20"/>
            <w:lang w:eastAsia="zh-CN"/>
          </w:rPr>
          <w:t xml:space="preserve">According to the </w:t>
        </w:r>
        <w:proofErr w:type="spellStart"/>
        <w:r w:rsidRPr="00987F75">
          <w:rPr>
            <w:rFonts w:ascii="Times New Roman" w:eastAsia="仿宋_GB2312" w:hAnsi="Times New Roman" w:cs="Times New Roman"/>
            <w:color w:val="auto"/>
            <w:sz w:val="20"/>
            <w:szCs w:val="20"/>
            <w:lang w:eastAsia="zh-CN"/>
          </w:rPr>
          <w:t>Asymchem</w:t>
        </w:r>
        <w:proofErr w:type="spellEnd"/>
        <w:r w:rsidRPr="00987F75">
          <w:rPr>
            <w:rFonts w:ascii="Times New Roman" w:eastAsia="仿宋_GB2312" w:hAnsi="Times New Roman" w:cs="Times New Roman"/>
            <w:color w:val="auto"/>
            <w:sz w:val="20"/>
            <w:szCs w:val="20"/>
            <w:lang w:eastAsia="zh-CN"/>
          </w:rPr>
          <w:t xml:space="preserve"> SOP </w:t>
        </w:r>
        <w:r w:rsidRPr="00987F75">
          <w:rPr>
            <w:rFonts w:ascii="Times New Roman" w:eastAsia="仿宋_GB2312" w:hAnsi="Times New Roman" w:cs="Times New Roman" w:hint="eastAsia"/>
            <w:color w:val="auto"/>
            <w:sz w:val="20"/>
            <w:szCs w:val="20"/>
            <w:lang w:eastAsia="zh-CN"/>
          </w:rPr>
          <w:t>required</w:t>
        </w:r>
        <w:r w:rsidRPr="00987F75">
          <w:rPr>
            <w:rFonts w:ascii="Times New Roman" w:eastAsia="仿宋_GB2312" w:hAnsi="Times New Roman" w:cs="Times New Roman"/>
            <w:color w:val="auto"/>
            <w:sz w:val="20"/>
            <w:szCs w:val="20"/>
            <w:lang w:eastAsia="zh-CN"/>
          </w:rPr>
          <w:t>, all accessories/</w:t>
        </w:r>
        <w:r w:rsidRPr="00987F75">
          <w:rPr>
            <w:rFonts w:ascii="Times New Roman" w:eastAsia="仿宋_GB2312" w:hAnsi="Times New Roman" w:cs="Times New Roman" w:hint="eastAsia"/>
            <w:color w:val="auto"/>
            <w:sz w:val="20"/>
            <w:szCs w:val="20"/>
            <w:lang w:eastAsia="zh-CN"/>
          </w:rPr>
          <w:t>consumables</w:t>
        </w:r>
        <w:r w:rsidRPr="00987F75">
          <w:rPr>
            <w:rFonts w:ascii="Times New Roman" w:eastAsia="仿宋_GB2312" w:hAnsi="Times New Roman" w:cs="Times New Roman"/>
            <w:color w:val="auto"/>
            <w:sz w:val="20"/>
            <w:szCs w:val="20"/>
            <w:lang w:eastAsia="zh-CN"/>
          </w:rPr>
          <w:t xml:space="preserve"> are required to be unblemished and usable before the equipment is installed. The risk of using these accessories/</w:t>
        </w:r>
        <w:r w:rsidRPr="00987F75">
          <w:rPr>
            <w:rFonts w:ascii="Times New Roman" w:eastAsia="仿宋_GB2312" w:hAnsi="Times New Roman" w:cs="Times New Roman" w:hint="eastAsia"/>
            <w:color w:val="auto"/>
            <w:sz w:val="20"/>
            <w:szCs w:val="20"/>
            <w:lang w:eastAsia="zh-CN"/>
          </w:rPr>
          <w:t>consumables</w:t>
        </w:r>
        <w:r w:rsidRPr="00987F75">
          <w:rPr>
            <w:rFonts w:ascii="Times New Roman" w:eastAsia="仿宋_GB2312" w:hAnsi="Times New Roman" w:cs="Times New Roman"/>
            <w:color w:val="auto"/>
            <w:sz w:val="20"/>
            <w:szCs w:val="20"/>
            <w:lang w:eastAsia="zh-CN"/>
          </w:rPr>
          <w:t xml:space="preserve"> is assessed as low. </w:t>
        </w:r>
      </w:ins>
    </w:p>
    <w:p w14:paraId="3B701BC8" w14:textId="3AC2EC88" w:rsidR="00813D53" w:rsidRPr="008B3C39" w:rsidDel="002E5D66" w:rsidRDefault="00010358" w:rsidP="00DD767F">
      <w:pPr>
        <w:spacing w:beforeLines="50" w:before="120" w:afterLines="50" w:after="120"/>
        <w:jc w:val="center"/>
        <w:rPr>
          <w:del w:id="12343" w:author="Xuning Wei12232" w:date="2026-07-27T21:35:00Z"/>
          <w:rFonts w:ascii="Times New Roman" w:eastAsia="仿宋_GB2312" w:hAnsi="Times New Roman" w:cs="Times New Roman"/>
          <w:b/>
          <w:color w:val="auto"/>
          <w:sz w:val="20"/>
          <w:szCs w:val="20"/>
        </w:rPr>
      </w:pPr>
      <w:del w:id="12344" w:author="Xuning Wei12232" w:date="2026-07-27T21:35:00Z">
        <w:r w:rsidRPr="008B3C39" w:rsidDel="002E5D66">
          <w:rPr>
            <w:rFonts w:ascii="Times New Roman" w:eastAsia="仿宋_GB2312" w:hAnsi="Times New Roman" w:cs="Times New Roman"/>
            <w:b/>
            <w:color w:val="auto"/>
            <w:sz w:val="20"/>
            <w:szCs w:val="20"/>
          </w:rPr>
          <w:delText xml:space="preserve">Table 10-1: </w:delText>
        </w:r>
        <w:r w:rsidRPr="008B3C39" w:rsidDel="002E5D66">
          <w:rPr>
            <w:rFonts w:ascii="Times New Roman" w:eastAsia="仿宋_GB2312" w:hAnsi="Times New Roman" w:cs="Times New Roman"/>
            <w:b/>
            <w:color w:val="auto"/>
            <w:sz w:val="20"/>
            <w:szCs w:val="20"/>
            <w:lang w:val="en-GB" w:eastAsia="zh-CN"/>
          </w:rPr>
          <w:delText>Preventative Maintenance Review</w:delText>
        </w:r>
        <w:r w:rsidR="00A141E2" w:rsidRPr="008B3C39" w:rsidDel="002E5D66">
          <w:rPr>
            <w:rFonts w:ascii="Times New Roman" w:eastAsia="仿宋_GB2312" w:hAnsi="Times New Roman" w:cs="Times New Roman"/>
            <w:b/>
            <w:color w:val="auto"/>
            <w:sz w:val="20"/>
            <w:szCs w:val="20"/>
          </w:rPr>
          <w:delText xml:space="preserve"> </w:delText>
        </w:r>
      </w:del>
    </w:p>
    <w:tbl>
      <w:tblPr>
        <w:tblW w:w="13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1670"/>
        <w:gridCol w:w="1302"/>
        <w:gridCol w:w="9533"/>
      </w:tblGrid>
      <w:tr w:rsidR="00987F75" w:rsidRPr="008B3C39" w:rsidDel="002E5D66" w14:paraId="7C972EAF" w14:textId="4971E968" w:rsidTr="00A37FEE">
        <w:trPr>
          <w:cantSplit/>
          <w:trHeight w:val="349"/>
          <w:tblHeader/>
          <w:jc w:val="center"/>
          <w:del w:id="12345" w:author="Xuning Wei12232" w:date="2026-07-27T21:35:00Z"/>
        </w:trPr>
        <w:tc>
          <w:tcPr>
            <w:tcW w:w="1294" w:type="dxa"/>
            <w:shd w:val="clear" w:color="auto" w:fill="D9D9D9" w:themeFill="background1" w:themeFillShade="D9"/>
            <w:noWrap/>
            <w:vAlign w:val="center"/>
          </w:tcPr>
          <w:p w14:paraId="56E6A1B8" w14:textId="0212B601" w:rsidR="00813D53" w:rsidRPr="008B3C39" w:rsidDel="002E5D66" w:rsidRDefault="00010358">
            <w:pPr>
              <w:ind w:leftChars="-50" w:left="-105" w:rightChars="-50" w:right="-105"/>
              <w:jc w:val="center"/>
              <w:rPr>
                <w:del w:id="12346" w:author="Xuning Wei12232" w:date="2026-07-27T21:35:00Z"/>
                <w:rFonts w:ascii="Times New Roman" w:eastAsia="仿宋_GB2312" w:hAnsi="Times New Roman" w:cs="Times New Roman"/>
                <w:b/>
                <w:color w:val="auto"/>
                <w:sz w:val="18"/>
                <w:szCs w:val="18"/>
                <w:lang w:val="en-GB"/>
              </w:rPr>
            </w:pPr>
            <w:del w:id="12347" w:author="Xuning Wei12232" w:date="2026-07-27T21:35:00Z">
              <w:r w:rsidRPr="008B3C39" w:rsidDel="002E5D66">
                <w:rPr>
                  <w:rFonts w:ascii="Times New Roman" w:eastAsia="仿宋_GB2312" w:hAnsi="Times New Roman" w:cs="Times New Roman"/>
                  <w:b/>
                  <w:color w:val="auto"/>
                  <w:sz w:val="18"/>
                  <w:szCs w:val="18"/>
                  <w:lang w:val="en-GB"/>
                </w:rPr>
                <w:delText>Equipment Code</w:delText>
              </w:r>
            </w:del>
          </w:p>
        </w:tc>
        <w:tc>
          <w:tcPr>
            <w:tcW w:w="1670" w:type="dxa"/>
            <w:shd w:val="clear" w:color="auto" w:fill="D9D9D9" w:themeFill="background1" w:themeFillShade="D9"/>
            <w:noWrap/>
            <w:vAlign w:val="center"/>
          </w:tcPr>
          <w:p w14:paraId="506B8BB0" w14:textId="13C91183" w:rsidR="00813D53" w:rsidRPr="008B3C39" w:rsidDel="002E5D66" w:rsidRDefault="00010358">
            <w:pPr>
              <w:ind w:leftChars="-50" w:left="-105" w:rightChars="-50" w:right="-105"/>
              <w:jc w:val="center"/>
              <w:rPr>
                <w:del w:id="12348" w:author="Xuning Wei12232" w:date="2026-07-27T21:35:00Z"/>
                <w:rFonts w:ascii="Times New Roman" w:eastAsia="仿宋_GB2312" w:hAnsi="Times New Roman" w:cs="Times New Roman"/>
                <w:b/>
                <w:color w:val="auto"/>
                <w:sz w:val="18"/>
                <w:szCs w:val="18"/>
                <w:lang w:val="en-GB"/>
              </w:rPr>
            </w:pPr>
            <w:del w:id="12349" w:author="Xuning Wei12232" w:date="2026-07-27T21:35:00Z">
              <w:r w:rsidRPr="008B3C39" w:rsidDel="002E5D66">
                <w:rPr>
                  <w:rFonts w:ascii="Times New Roman" w:eastAsia="仿宋_GB2312" w:hAnsi="Times New Roman" w:cs="Times New Roman"/>
                  <w:b/>
                  <w:color w:val="auto"/>
                  <w:sz w:val="18"/>
                  <w:szCs w:val="18"/>
                  <w:lang w:val="en-GB"/>
                </w:rPr>
                <w:delText>Equipment component</w:delText>
              </w:r>
            </w:del>
          </w:p>
        </w:tc>
        <w:tc>
          <w:tcPr>
            <w:tcW w:w="1302" w:type="dxa"/>
            <w:shd w:val="clear" w:color="auto" w:fill="D9D9D9" w:themeFill="background1" w:themeFillShade="D9"/>
            <w:vAlign w:val="center"/>
          </w:tcPr>
          <w:p w14:paraId="48DAC67D" w14:textId="6F30314E" w:rsidR="00813D53" w:rsidRPr="008B3C39" w:rsidDel="002E5D66" w:rsidRDefault="00010358">
            <w:pPr>
              <w:ind w:leftChars="-50" w:left="-105" w:rightChars="-50" w:right="-105"/>
              <w:jc w:val="center"/>
              <w:rPr>
                <w:del w:id="12350" w:author="Xuning Wei12232" w:date="2026-07-27T21:35:00Z"/>
                <w:rFonts w:ascii="Times New Roman" w:eastAsia="仿宋_GB2312" w:hAnsi="Times New Roman" w:cs="Times New Roman"/>
                <w:b/>
                <w:color w:val="auto"/>
                <w:sz w:val="18"/>
                <w:szCs w:val="18"/>
                <w:lang w:val="en-GB"/>
              </w:rPr>
            </w:pPr>
            <w:del w:id="12351" w:author="Xuning Wei12232" w:date="2026-07-27T21:35:00Z">
              <w:r w:rsidRPr="008B3C39" w:rsidDel="002E5D66">
                <w:rPr>
                  <w:rFonts w:ascii="Times New Roman" w:eastAsia="仿宋_GB2312" w:hAnsi="Times New Roman" w:cs="Times New Roman"/>
                  <w:b/>
                  <w:color w:val="auto"/>
                  <w:sz w:val="18"/>
                  <w:szCs w:val="18"/>
                  <w:lang w:val="en-GB"/>
                </w:rPr>
                <w:delText>MOC</w:delText>
              </w:r>
            </w:del>
          </w:p>
        </w:tc>
        <w:tc>
          <w:tcPr>
            <w:tcW w:w="9533" w:type="dxa"/>
            <w:shd w:val="clear" w:color="auto" w:fill="D9D9D9" w:themeFill="background1" w:themeFillShade="D9"/>
            <w:vAlign w:val="center"/>
          </w:tcPr>
          <w:p w14:paraId="0BFD844D" w14:textId="0D1A6A6F" w:rsidR="00813D53" w:rsidRPr="008B3C39" w:rsidDel="002E5D66" w:rsidRDefault="00010358">
            <w:pPr>
              <w:ind w:leftChars="-50" w:left="-105" w:rightChars="-50" w:right="-105"/>
              <w:jc w:val="center"/>
              <w:rPr>
                <w:del w:id="12352" w:author="Xuning Wei12232" w:date="2026-07-27T21:35:00Z"/>
                <w:rFonts w:ascii="Times New Roman" w:eastAsia="仿宋_GB2312" w:hAnsi="Times New Roman" w:cs="Times New Roman"/>
                <w:b/>
                <w:color w:val="auto"/>
                <w:sz w:val="18"/>
                <w:szCs w:val="18"/>
                <w:lang w:val="en-GB"/>
              </w:rPr>
            </w:pPr>
            <w:del w:id="12353" w:author="Xuning Wei12232" w:date="2026-07-27T21:35:00Z">
              <w:r w:rsidRPr="008B3C39" w:rsidDel="002E5D66">
                <w:rPr>
                  <w:rFonts w:ascii="Times New Roman" w:eastAsia="仿宋_GB2312" w:hAnsi="Times New Roman" w:cs="Times New Roman"/>
                  <w:b/>
                  <w:color w:val="auto"/>
                  <w:sz w:val="18"/>
                  <w:szCs w:val="18"/>
                  <w:lang w:val="en-GB"/>
                </w:rPr>
                <w:delText>Preventative Maintenance</w:delText>
              </w:r>
            </w:del>
          </w:p>
        </w:tc>
      </w:tr>
      <w:tr w:rsidR="00987F75" w:rsidRPr="008B3C39" w:rsidDel="002E5D66" w14:paraId="066EC0D3" w14:textId="04C17705" w:rsidTr="00A37FEE">
        <w:trPr>
          <w:cantSplit/>
          <w:trHeight w:val="328"/>
          <w:jc w:val="center"/>
          <w:del w:id="12354" w:author="Xuning Wei12232" w:date="2026-07-27T21:35:00Z"/>
        </w:trPr>
        <w:tc>
          <w:tcPr>
            <w:tcW w:w="1294" w:type="dxa"/>
            <w:vMerge w:val="restart"/>
            <w:noWrap/>
            <w:vAlign w:val="center"/>
          </w:tcPr>
          <w:p w14:paraId="4EE6FD1D" w14:textId="4A1F8A23" w:rsidR="00813D53" w:rsidRPr="008B3C39" w:rsidDel="002E5D66" w:rsidRDefault="007F3535">
            <w:pPr>
              <w:jc w:val="center"/>
              <w:rPr>
                <w:del w:id="12355" w:author="Xuning Wei12232" w:date="2026-07-27T21:35:00Z"/>
                <w:rFonts w:ascii="Times New Roman" w:eastAsia="仿宋_GB2312" w:hAnsi="Times New Roman" w:cs="Times New Roman"/>
                <w:color w:val="auto"/>
                <w:sz w:val="18"/>
                <w:szCs w:val="18"/>
                <w:lang w:eastAsia="zh-CN"/>
              </w:rPr>
            </w:pPr>
            <w:del w:id="12356" w:author="Xuning Wei12232" w:date="2026-07-27T21:35:00Z">
              <w:r w:rsidRPr="008B3C39" w:rsidDel="002E5D66">
                <w:rPr>
                  <w:rFonts w:ascii="Times New Roman" w:eastAsia="仿宋_GB2312" w:hAnsi="Times New Roman" w:cs="Times New Roman"/>
                  <w:color w:val="auto"/>
                  <w:sz w:val="18"/>
                  <w:szCs w:val="18"/>
                  <w:lang w:eastAsia="zh-CN"/>
                </w:rPr>
                <w:delText>TJ4S-1213-Sy15</w:delText>
              </w:r>
            </w:del>
          </w:p>
        </w:tc>
        <w:tc>
          <w:tcPr>
            <w:tcW w:w="1670" w:type="dxa"/>
            <w:noWrap/>
            <w:vAlign w:val="center"/>
          </w:tcPr>
          <w:p w14:paraId="7A5E9077" w14:textId="2670B4CE" w:rsidR="00CE7C21" w:rsidRPr="008B3C39" w:rsidDel="002E5D66" w:rsidRDefault="007F3535" w:rsidP="007F3535">
            <w:pPr>
              <w:jc w:val="center"/>
              <w:rPr>
                <w:del w:id="12357" w:author="Xuning Wei12232" w:date="2026-07-27T21:35:00Z"/>
                <w:rFonts w:ascii="Times New Roman" w:eastAsia="仿宋_GB2312" w:hAnsi="Times New Roman" w:cs="Times New Roman"/>
                <w:color w:val="auto"/>
                <w:sz w:val="18"/>
                <w:szCs w:val="18"/>
                <w:lang w:eastAsia="zh-CN"/>
              </w:rPr>
            </w:pPr>
            <w:del w:id="12358" w:author="Xuning Wei12232" w:date="2026-07-27T21:35:00Z">
              <w:r w:rsidRPr="008B3C39" w:rsidDel="002E5D66">
                <w:rPr>
                  <w:rFonts w:ascii="Times New Roman" w:eastAsia="仿宋_GB2312" w:hAnsi="Times New Roman" w:cs="Times New Roman"/>
                  <w:color w:val="auto"/>
                  <w:sz w:val="18"/>
                  <w:szCs w:val="18"/>
                  <w:lang w:eastAsia="zh-CN"/>
                </w:rPr>
                <w:delText xml:space="preserve">Sealing ring </w:delText>
              </w:r>
              <w:r w:rsidR="00010358" w:rsidRPr="008B3C39" w:rsidDel="002E5D66">
                <w:rPr>
                  <w:rFonts w:ascii="Times New Roman" w:eastAsia="仿宋_GB2312" w:hAnsi="Times New Roman" w:cs="Times New Roman"/>
                  <w:color w:val="auto"/>
                  <w:sz w:val="18"/>
                  <w:szCs w:val="18"/>
                  <w:lang w:eastAsia="zh-CN"/>
                </w:rPr>
                <w:delText>on the manhole</w:delText>
              </w:r>
            </w:del>
          </w:p>
        </w:tc>
        <w:tc>
          <w:tcPr>
            <w:tcW w:w="1302" w:type="dxa"/>
            <w:noWrap/>
            <w:vAlign w:val="center"/>
          </w:tcPr>
          <w:p w14:paraId="18D9310D" w14:textId="24C2E127" w:rsidR="00813D53" w:rsidRPr="008B3C39" w:rsidDel="002E5D66" w:rsidRDefault="00010358">
            <w:pPr>
              <w:jc w:val="center"/>
              <w:rPr>
                <w:del w:id="12359" w:author="Xuning Wei12232" w:date="2026-07-27T21:35:00Z"/>
                <w:rFonts w:ascii="Times New Roman" w:eastAsia="仿宋_GB2312" w:hAnsi="Times New Roman" w:cs="Times New Roman"/>
                <w:color w:val="auto"/>
                <w:sz w:val="18"/>
                <w:szCs w:val="18"/>
                <w:lang w:eastAsia="zh-CN"/>
              </w:rPr>
            </w:pPr>
            <w:del w:id="12360" w:author="Xuning Wei12232" w:date="2026-07-27T21:35:00Z">
              <w:r w:rsidRPr="008B3C39" w:rsidDel="002E5D66">
                <w:rPr>
                  <w:rFonts w:ascii="Times New Roman" w:eastAsia="仿宋_GB2312" w:hAnsi="Times New Roman" w:cs="Times New Roman"/>
                  <w:color w:val="auto"/>
                  <w:sz w:val="18"/>
                  <w:szCs w:val="18"/>
                  <w:lang w:eastAsia="zh-CN"/>
                </w:rPr>
                <w:delText>PTFE</w:delText>
              </w:r>
            </w:del>
          </w:p>
        </w:tc>
        <w:tc>
          <w:tcPr>
            <w:tcW w:w="9533" w:type="dxa"/>
            <w:noWrap/>
            <w:vAlign w:val="center"/>
          </w:tcPr>
          <w:p w14:paraId="5F3B7119" w14:textId="56B1F99A" w:rsidR="00813D53" w:rsidRPr="008B3C39" w:rsidDel="002E5D66" w:rsidRDefault="00010358" w:rsidP="007F3535">
            <w:pPr>
              <w:jc w:val="both"/>
              <w:rPr>
                <w:del w:id="12361" w:author="Xuning Wei12232" w:date="2026-07-27T21:35:00Z"/>
                <w:rFonts w:ascii="Times New Roman" w:eastAsia="仿宋_GB2312" w:hAnsi="Times New Roman" w:cs="Times New Roman"/>
                <w:color w:val="auto"/>
                <w:sz w:val="18"/>
                <w:szCs w:val="18"/>
                <w:lang w:eastAsia="zh-CN"/>
              </w:rPr>
            </w:pPr>
            <w:del w:id="12362" w:author="Xuning Wei12232" w:date="2026-07-27T21:35:00Z">
              <w:r w:rsidRPr="008B3C39" w:rsidDel="002E5D66">
                <w:rPr>
                  <w:rFonts w:ascii="Times New Roman" w:hAnsi="Times New Roman" w:cs="Times New Roman"/>
                  <w:color w:val="auto"/>
                  <w:sz w:val="18"/>
                  <w:szCs w:val="18"/>
                </w:rPr>
                <w:delText xml:space="preserve">Disassembly cleaning will be performed for each switching project of the equipment. After each disassembly cleaning, the integrity of the gasket on the manhole will be checked, and the relevant </w:delText>
              </w:r>
              <w:r w:rsidRPr="008B3C39" w:rsidDel="002E5D66">
                <w:rPr>
                  <w:rFonts w:ascii="Times New Roman" w:eastAsiaTheme="minorEastAsia" w:hAnsi="Times New Roman" w:cs="Times New Roman"/>
                  <w:color w:val="auto"/>
                  <w:sz w:val="18"/>
                  <w:szCs w:val="18"/>
                  <w:lang w:eastAsia="zh-CN"/>
                </w:rPr>
                <w:delText>check</w:delText>
              </w:r>
              <w:r w:rsidRPr="008B3C39" w:rsidDel="002E5D66">
                <w:rPr>
                  <w:rFonts w:ascii="Times New Roman" w:hAnsi="Times New Roman" w:cs="Times New Roman"/>
                  <w:color w:val="auto"/>
                  <w:sz w:val="18"/>
                  <w:szCs w:val="18"/>
                </w:rPr>
                <w:delText xml:space="preserve"> results will be filled in the corresponding cleaning and </w:delText>
              </w:r>
              <w:r w:rsidRPr="008B3C39" w:rsidDel="002E5D66">
                <w:rPr>
                  <w:rFonts w:ascii="Times New Roman" w:eastAsiaTheme="minorEastAsia" w:hAnsi="Times New Roman" w:cs="Times New Roman"/>
                  <w:color w:val="auto"/>
                  <w:sz w:val="18"/>
                  <w:szCs w:val="18"/>
                  <w:lang w:eastAsia="zh-CN"/>
                </w:rPr>
                <w:delText xml:space="preserve">checking </w:delText>
              </w:r>
              <w:r w:rsidRPr="008B3C39" w:rsidDel="002E5D66">
                <w:rPr>
                  <w:rFonts w:ascii="Times New Roman" w:hAnsi="Times New Roman" w:cs="Times New Roman"/>
                  <w:color w:val="auto"/>
                  <w:sz w:val="18"/>
                  <w:szCs w:val="18"/>
                </w:rPr>
                <w:delText>record of the equipment.</w:delText>
              </w:r>
              <w:r w:rsidR="007F3535" w:rsidRPr="008B3C39" w:rsidDel="002E5D66">
                <w:rPr>
                  <w:rFonts w:ascii="Times New Roman" w:eastAsia="仿宋_GB2312" w:hAnsi="Times New Roman" w:cs="Times New Roman"/>
                  <w:color w:val="auto"/>
                  <w:sz w:val="18"/>
                  <w:szCs w:val="18"/>
                  <w:lang w:eastAsia="zh-CN"/>
                </w:rPr>
                <w:delText xml:space="preserve"> </w:delText>
              </w:r>
            </w:del>
          </w:p>
        </w:tc>
      </w:tr>
      <w:tr w:rsidR="00987F75" w:rsidRPr="008B3C39" w:rsidDel="002E5D66" w14:paraId="0930F9C1" w14:textId="113C5EA9" w:rsidTr="00A37FEE">
        <w:trPr>
          <w:cantSplit/>
          <w:trHeight w:val="328"/>
          <w:jc w:val="center"/>
          <w:del w:id="12363" w:author="Xuning Wei12232" w:date="2026-07-27T21:35:00Z"/>
        </w:trPr>
        <w:tc>
          <w:tcPr>
            <w:tcW w:w="1294" w:type="dxa"/>
            <w:vMerge/>
            <w:noWrap/>
            <w:vAlign w:val="center"/>
          </w:tcPr>
          <w:p w14:paraId="5A395B5C" w14:textId="0CFFA7C7" w:rsidR="00813D53" w:rsidRPr="008B3C39" w:rsidDel="002E5D66" w:rsidRDefault="00813D53">
            <w:pPr>
              <w:jc w:val="center"/>
              <w:rPr>
                <w:del w:id="12364" w:author="Xuning Wei12232" w:date="2026-07-27T21:35:00Z"/>
                <w:rFonts w:ascii="Times New Roman" w:eastAsia="仿宋_GB2312" w:hAnsi="Times New Roman" w:cs="Times New Roman"/>
                <w:color w:val="auto"/>
                <w:sz w:val="18"/>
                <w:szCs w:val="18"/>
                <w:lang w:eastAsia="zh-CN"/>
              </w:rPr>
            </w:pPr>
          </w:p>
        </w:tc>
        <w:tc>
          <w:tcPr>
            <w:tcW w:w="1670" w:type="dxa"/>
            <w:noWrap/>
            <w:vAlign w:val="center"/>
          </w:tcPr>
          <w:p w14:paraId="6572B27C" w14:textId="5548C846" w:rsidR="00CE7C21" w:rsidRPr="008B3C39" w:rsidDel="002E5D66" w:rsidRDefault="00010358" w:rsidP="007F3535">
            <w:pPr>
              <w:jc w:val="center"/>
              <w:rPr>
                <w:del w:id="12365" w:author="Xuning Wei12232" w:date="2026-07-27T21:35:00Z"/>
                <w:rFonts w:ascii="Times New Roman" w:eastAsia="仿宋_GB2312" w:hAnsi="Times New Roman" w:cs="Times New Roman"/>
                <w:color w:val="auto"/>
                <w:sz w:val="18"/>
                <w:szCs w:val="18"/>
                <w:lang w:eastAsia="zh-CN"/>
              </w:rPr>
            </w:pPr>
            <w:del w:id="12366" w:author="Xuning Wei12232" w:date="2026-07-27T21:35:00Z">
              <w:r w:rsidRPr="008B3C39" w:rsidDel="002E5D66">
                <w:rPr>
                  <w:rFonts w:ascii="Times New Roman" w:eastAsia="仿宋_GB2312" w:hAnsi="Times New Roman" w:cs="Times New Roman"/>
                  <w:color w:val="auto"/>
                  <w:sz w:val="18"/>
                  <w:szCs w:val="18"/>
                  <w:lang w:eastAsia="zh-CN"/>
                </w:rPr>
                <w:delText>Gasket between reactor and valve</w:delText>
              </w:r>
            </w:del>
          </w:p>
        </w:tc>
        <w:tc>
          <w:tcPr>
            <w:tcW w:w="1302" w:type="dxa"/>
            <w:noWrap/>
            <w:vAlign w:val="center"/>
          </w:tcPr>
          <w:p w14:paraId="07CCFF85" w14:textId="526895D3" w:rsidR="00813D53" w:rsidRPr="008B3C39" w:rsidDel="002E5D66" w:rsidRDefault="00010358">
            <w:pPr>
              <w:jc w:val="center"/>
              <w:rPr>
                <w:del w:id="12367" w:author="Xuning Wei12232" w:date="2026-07-27T21:35:00Z"/>
                <w:rFonts w:ascii="Times New Roman" w:eastAsia="仿宋_GB2312" w:hAnsi="Times New Roman" w:cs="Times New Roman"/>
                <w:color w:val="auto"/>
                <w:sz w:val="18"/>
                <w:szCs w:val="18"/>
                <w:lang w:eastAsia="zh-CN"/>
              </w:rPr>
            </w:pPr>
            <w:del w:id="12368" w:author="Xuning Wei12232" w:date="2026-07-27T21:35:00Z">
              <w:r w:rsidRPr="008B3C39" w:rsidDel="002E5D66">
                <w:rPr>
                  <w:rFonts w:ascii="Times New Roman" w:eastAsia="仿宋_GB2312" w:hAnsi="Times New Roman" w:cs="Times New Roman"/>
                  <w:color w:val="auto"/>
                  <w:sz w:val="18"/>
                  <w:szCs w:val="18"/>
                  <w:lang w:eastAsia="zh-CN"/>
                </w:rPr>
                <w:delText>PTFE</w:delText>
              </w:r>
            </w:del>
          </w:p>
        </w:tc>
        <w:tc>
          <w:tcPr>
            <w:tcW w:w="9533" w:type="dxa"/>
            <w:noWrap/>
            <w:vAlign w:val="center"/>
          </w:tcPr>
          <w:p w14:paraId="5E735281" w14:textId="38C5A449" w:rsidR="00813D53" w:rsidRPr="008B3C39" w:rsidDel="002E5D66" w:rsidRDefault="00010358" w:rsidP="007F3535">
            <w:pPr>
              <w:jc w:val="both"/>
              <w:rPr>
                <w:del w:id="12369" w:author="Xuning Wei12232" w:date="2026-07-27T21:35:00Z"/>
                <w:rFonts w:ascii="Times New Roman" w:eastAsia="仿宋_GB2312" w:hAnsi="Times New Roman" w:cs="Times New Roman"/>
                <w:color w:val="auto"/>
                <w:sz w:val="18"/>
                <w:szCs w:val="18"/>
                <w:lang w:eastAsia="zh-CN"/>
              </w:rPr>
            </w:pPr>
            <w:del w:id="12370" w:author="Xuning Wei12232" w:date="2026-07-27T21:35:00Z">
              <w:r w:rsidRPr="008B3C39" w:rsidDel="002E5D66">
                <w:rPr>
                  <w:rFonts w:ascii="Times New Roman" w:eastAsia="仿宋_GB2312" w:hAnsi="Times New Roman" w:cs="Times New Roman"/>
                  <w:color w:val="auto"/>
                  <w:sz w:val="18"/>
                  <w:szCs w:val="18"/>
                  <w:lang w:eastAsia="zh-CN"/>
                </w:rPr>
                <w:delText>Replace when equipment is disassembled for cleaning,</w:delText>
              </w:r>
              <w:r w:rsidRPr="008B3C39" w:rsidDel="002E5D66">
                <w:rPr>
                  <w:rFonts w:ascii="Times New Roman" w:hAnsi="Times New Roman" w:cs="Times New Roman"/>
                  <w:color w:val="auto"/>
                  <w:sz w:val="18"/>
                  <w:szCs w:val="18"/>
                </w:rPr>
                <w:delText xml:space="preserve"> and the relevant </w:delText>
              </w:r>
              <w:r w:rsidRPr="008B3C39" w:rsidDel="002E5D66">
                <w:rPr>
                  <w:rFonts w:ascii="Times New Roman" w:eastAsiaTheme="minorEastAsia" w:hAnsi="Times New Roman" w:cs="Times New Roman"/>
                  <w:color w:val="auto"/>
                  <w:sz w:val="18"/>
                  <w:szCs w:val="18"/>
                  <w:lang w:eastAsia="zh-CN"/>
                </w:rPr>
                <w:delText>check</w:delText>
              </w:r>
              <w:r w:rsidRPr="008B3C39" w:rsidDel="002E5D66">
                <w:rPr>
                  <w:rFonts w:ascii="Times New Roman" w:hAnsi="Times New Roman" w:cs="Times New Roman"/>
                  <w:color w:val="auto"/>
                  <w:sz w:val="18"/>
                  <w:szCs w:val="18"/>
                </w:rPr>
                <w:delText xml:space="preserve"> results will be filled in the corresponding cleaning and </w:delText>
              </w:r>
              <w:r w:rsidRPr="008B3C39" w:rsidDel="002E5D66">
                <w:rPr>
                  <w:rFonts w:ascii="Times New Roman" w:eastAsiaTheme="minorEastAsia" w:hAnsi="Times New Roman" w:cs="Times New Roman"/>
                  <w:color w:val="auto"/>
                  <w:sz w:val="18"/>
                  <w:szCs w:val="18"/>
                  <w:lang w:eastAsia="zh-CN"/>
                </w:rPr>
                <w:delText xml:space="preserve">checking </w:delText>
              </w:r>
              <w:r w:rsidRPr="008B3C39" w:rsidDel="002E5D66">
                <w:rPr>
                  <w:rFonts w:ascii="Times New Roman" w:hAnsi="Times New Roman" w:cs="Times New Roman"/>
                  <w:color w:val="auto"/>
                  <w:sz w:val="18"/>
                  <w:szCs w:val="18"/>
                </w:rPr>
                <w:delText>record of the equipment</w:delText>
              </w:r>
            </w:del>
          </w:p>
        </w:tc>
      </w:tr>
      <w:tr w:rsidR="00987F75" w:rsidRPr="008B3C39" w:rsidDel="002E5D66" w14:paraId="22C9BB16" w14:textId="05BB02DD" w:rsidTr="00A37FEE">
        <w:trPr>
          <w:cantSplit/>
          <w:trHeight w:val="328"/>
          <w:jc w:val="center"/>
          <w:del w:id="12371" w:author="Xuning Wei12232" w:date="2026-07-27T21:35:00Z"/>
        </w:trPr>
        <w:tc>
          <w:tcPr>
            <w:tcW w:w="1294" w:type="dxa"/>
            <w:vMerge/>
            <w:noWrap/>
            <w:vAlign w:val="center"/>
          </w:tcPr>
          <w:p w14:paraId="36EA2141" w14:textId="54084093" w:rsidR="00813D53" w:rsidRPr="008B3C39" w:rsidDel="002E5D66" w:rsidRDefault="00813D53">
            <w:pPr>
              <w:jc w:val="center"/>
              <w:rPr>
                <w:del w:id="12372" w:author="Xuning Wei12232" w:date="2026-07-27T21:35:00Z"/>
                <w:rFonts w:ascii="Times New Roman" w:eastAsia="仿宋_GB2312" w:hAnsi="Times New Roman" w:cs="Times New Roman"/>
                <w:color w:val="auto"/>
                <w:sz w:val="18"/>
                <w:szCs w:val="18"/>
                <w:lang w:eastAsia="zh-CN"/>
              </w:rPr>
            </w:pPr>
          </w:p>
        </w:tc>
        <w:tc>
          <w:tcPr>
            <w:tcW w:w="1670" w:type="dxa"/>
            <w:noWrap/>
            <w:vAlign w:val="center"/>
          </w:tcPr>
          <w:p w14:paraId="4F0A80AC" w14:textId="79183434" w:rsidR="00B83951" w:rsidRPr="008B3C39" w:rsidDel="002E5D66" w:rsidRDefault="00010358" w:rsidP="00B83951">
            <w:pPr>
              <w:jc w:val="center"/>
              <w:rPr>
                <w:del w:id="12373" w:author="Xuning Wei12232" w:date="2026-07-27T21:35:00Z"/>
                <w:rFonts w:ascii="Times New Roman" w:eastAsia="仿宋_GB2312" w:hAnsi="Times New Roman" w:cs="Times New Roman"/>
                <w:color w:val="auto"/>
                <w:sz w:val="18"/>
                <w:szCs w:val="18"/>
                <w:lang w:eastAsia="zh-CN"/>
              </w:rPr>
            </w:pPr>
            <w:del w:id="12374" w:author="Xuning Wei12232" w:date="2026-07-27T21:35:00Z">
              <w:r w:rsidRPr="008B3C39" w:rsidDel="002E5D66">
                <w:rPr>
                  <w:rFonts w:ascii="Times New Roman" w:eastAsia="仿宋_GB2312" w:hAnsi="Times New Roman" w:cs="Times New Roman"/>
                  <w:color w:val="auto"/>
                  <w:sz w:val="18"/>
                  <w:szCs w:val="18"/>
                  <w:lang w:eastAsia="zh-CN"/>
                </w:rPr>
                <w:delText>Make sure the equipment's integrity</w:delText>
              </w:r>
            </w:del>
          </w:p>
        </w:tc>
        <w:tc>
          <w:tcPr>
            <w:tcW w:w="1302" w:type="dxa"/>
            <w:noWrap/>
            <w:vAlign w:val="center"/>
          </w:tcPr>
          <w:p w14:paraId="60F719F4" w14:textId="2984DFB8" w:rsidR="00813D53" w:rsidRPr="008B3C39" w:rsidDel="002E5D66" w:rsidRDefault="00161EA5" w:rsidP="007F3535">
            <w:pPr>
              <w:jc w:val="center"/>
              <w:rPr>
                <w:del w:id="12375" w:author="Xuning Wei12232" w:date="2026-07-27T21:35:00Z"/>
                <w:rFonts w:ascii="Times New Roman" w:eastAsia="仿宋_GB2312" w:hAnsi="Times New Roman" w:cs="Times New Roman"/>
                <w:color w:val="auto"/>
                <w:sz w:val="18"/>
                <w:szCs w:val="18"/>
                <w:lang w:eastAsia="zh-CN"/>
              </w:rPr>
            </w:pPr>
            <w:del w:id="12376" w:author="Xuning Wei12232" w:date="2026-07-27T21:35:00Z">
              <w:r w:rsidRPr="008B3C39" w:rsidDel="002E5D66">
                <w:rPr>
                  <w:rFonts w:ascii="Times New Roman" w:eastAsia="仿宋_GB2312" w:hAnsi="Times New Roman" w:cs="Times New Roman"/>
                  <w:color w:val="auto"/>
                  <w:sz w:val="18"/>
                  <w:szCs w:val="18"/>
                  <w:lang w:eastAsia="zh-CN"/>
                </w:rPr>
                <w:delText>C-276</w:delText>
              </w:r>
              <w:r w:rsidR="007F3535" w:rsidRPr="008B3C39" w:rsidDel="002E5D66">
                <w:rPr>
                  <w:rFonts w:ascii="Times New Roman" w:eastAsia="仿宋_GB2312" w:hAnsi="Times New Roman" w:cs="Times New Roman"/>
                  <w:color w:val="auto"/>
                  <w:sz w:val="18"/>
                  <w:szCs w:val="18"/>
                  <w:lang w:eastAsia="zh-CN"/>
                </w:rPr>
                <w:delText>&amp; Glass</w:delText>
              </w:r>
            </w:del>
          </w:p>
        </w:tc>
        <w:tc>
          <w:tcPr>
            <w:tcW w:w="9533" w:type="dxa"/>
            <w:noWrap/>
            <w:vAlign w:val="center"/>
          </w:tcPr>
          <w:p w14:paraId="02AB8CD2" w14:textId="4AE61087" w:rsidR="00813D53" w:rsidRPr="008B3C39" w:rsidDel="002E5D66" w:rsidRDefault="00A37FEE" w:rsidP="00A37FEE">
            <w:pPr>
              <w:pStyle w:val="afb"/>
              <w:ind w:firstLineChars="0" w:firstLine="0"/>
              <w:jc w:val="both"/>
              <w:rPr>
                <w:del w:id="12377" w:author="Xuning Wei12232" w:date="2026-07-27T21:35:00Z"/>
                <w:rFonts w:ascii="Times New Roman" w:eastAsia="仿宋_GB2312" w:hAnsi="Times New Roman" w:cs="Times New Roman"/>
                <w:color w:val="auto"/>
                <w:sz w:val="18"/>
                <w:szCs w:val="18"/>
                <w:lang w:eastAsia="zh-CN"/>
              </w:rPr>
            </w:pPr>
            <w:del w:id="12378" w:author="Xuning Wei12232" w:date="2026-07-27T21:35:00Z">
              <w:r w:rsidRPr="008B3C39" w:rsidDel="002E5D66">
                <w:rPr>
                  <w:rFonts w:ascii="Times New Roman" w:eastAsia="仿宋_GB2312" w:hAnsi="Times New Roman" w:cs="Times New Roman"/>
                  <w:color w:val="auto"/>
                  <w:sz w:val="18"/>
                  <w:szCs w:val="18"/>
                  <w:lang w:eastAsia="zh-CN"/>
                </w:rPr>
                <w:delText xml:space="preserve">a. </w:delText>
              </w:r>
              <w:r w:rsidR="00010358" w:rsidRPr="008B3C39" w:rsidDel="002E5D66">
                <w:rPr>
                  <w:rFonts w:ascii="Times New Roman" w:eastAsia="仿宋_GB2312" w:hAnsi="Times New Roman" w:cs="Times New Roman"/>
                  <w:color w:val="auto"/>
                  <w:sz w:val="18"/>
                  <w:szCs w:val="18"/>
                  <w:lang w:eastAsia="zh-CN"/>
                </w:rPr>
                <w:delText>For glass-lined equipment, the equipment department uses an enamel wall thickness check once a year. Regular inspection to the glass-lined equipment internal surface, if the GL was damage</w:delText>
              </w:r>
            </w:del>
            <w:ins w:id="12379" w:author="Johan Granander" w:date="2026-05-04T11:58:00Z">
              <w:del w:id="12380" w:author="Xuning Wei12232" w:date="2026-07-27T21:35:00Z">
                <w:r w:rsidR="0051195D" w:rsidDel="002E5D66">
                  <w:rPr>
                    <w:rFonts w:ascii="Times New Roman" w:eastAsia="仿宋_GB2312" w:hAnsi="Times New Roman" w:cs="Times New Roman"/>
                    <w:color w:val="auto"/>
                    <w:sz w:val="18"/>
                    <w:szCs w:val="18"/>
                    <w:lang w:eastAsia="zh-CN"/>
                  </w:rPr>
                  <w:delText>d</w:delText>
                </w:r>
              </w:del>
            </w:ins>
            <w:del w:id="12381" w:author="Xuning Wei12232" w:date="2026-07-27T21:35:00Z">
              <w:r w:rsidR="00010358" w:rsidRPr="008B3C39" w:rsidDel="002E5D66">
                <w:rPr>
                  <w:rFonts w:ascii="Times New Roman" w:eastAsia="仿宋_GB2312" w:hAnsi="Times New Roman" w:cs="Times New Roman"/>
                  <w:color w:val="auto"/>
                  <w:sz w:val="18"/>
                  <w:szCs w:val="18"/>
                  <w:lang w:eastAsia="zh-CN"/>
                </w:rPr>
                <w:delText xml:space="preserve"> or rupture</w:delText>
              </w:r>
            </w:del>
            <w:ins w:id="12382" w:author="Johan Granander" w:date="2026-05-04T11:58:00Z">
              <w:del w:id="12383" w:author="Xuning Wei12232" w:date="2026-07-27T21:35:00Z">
                <w:r w:rsidR="0051195D" w:rsidDel="002E5D66">
                  <w:rPr>
                    <w:rFonts w:ascii="Times New Roman" w:eastAsia="仿宋_GB2312" w:hAnsi="Times New Roman" w:cs="Times New Roman"/>
                    <w:color w:val="auto"/>
                    <w:sz w:val="18"/>
                    <w:szCs w:val="18"/>
                    <w:lang w:eastAsia="zh-CN"/>
                  </w:rPr>
                  <w:delText>d</w:delText>
                </w:r>
              </w:del>
            </w:ins>
            <w:del w:id="12384" w:author="Xuning Wei12232" w:date="2026-07-27T21:35:00Z">
              <w:r w:rsidR="00010358" w:rsidRPr="008B3C39" w:rsidDel="002E5D66">
                <w:rPr>
                  <w:rFonts w:ascii="Times New Roman" w:eastAsia="仿宋_GB2312" w:hAnsi="Times New Roman" w:cs="Times New Roman"/>
                  <w:color w:val="auto"/>
                  <w:sz w:val="18"/>
                  <w:szCs w:val="18"/>
                  <w:lang w:eastAsia="zh-CN"/>
                </w:rPr>
                <w:delText>/crack</w:delText>
              </w:r>
            </w:del>
            <w:ins w:id="12385" w:author="Johan Granander" w:date="2026-05-04T11:58:00Z">
              <w:del w:id="12386" w:author="Xuning Wei12232" w:date="2026-07-27T21:35:00Z">
                <w:r w:rsidR="0051195D" w:rsidDel="002E5D66">
                  <w:rPr>
                    <w:rFonts w:ascii="Times New Roman" w:eastAsia="仿宋_GB2312" w:hAnsi="Times New Roman" w:cs="Times New Roman"/>
                    <w:color w:val="auto"/>
                    <w:sz w:val="18"/>
                    <w:szCs w:val="18"/>
                    <w:lang w:eastAsia="zh-CN"/>
                  </w:rPr>
                  <w:delText>ed</w:delText>
                </w:r>
              </w:del>
            </w:ins>
            <w:del w:id="12387" w:author="Xuning Wei12232" w:date="2026-07-27T21:35:00Z">
              <w:r w:rsidR="00010358" w:rsidRPr="008B3C39" w:rsidDel="002E5D66">
                <w:rPr>
                  <w:rFonts w:ascii="Times New Roman" w:eastAsia="仿宋_GB2312" w:hAnsi="Times New Roman" w:cs="Times New Roman"/>
                  <w:color w:val="auto"/>
                  <w:sz w:val="18"/>
                  <w:szCs w:val="18"/>
                  <w:lang w:eastAsia="zh-CN"/>
                </w:rPr>
                <w:delText>, the check should also include the iron exposure detection.</w:delText>
              </w:r>
            </w:del>
          </w:p>
          <w:p w14:paraId="0A460C57" w14:textId="4317DE61" w:rsidR="00813D53" w:rsidRPr="008B3C39" w:rsidDel="002E5D66" w:rsidRDefault="00A37FEE" w:rsidP="00A37FEE">
            <w:pPr>
              <w:pStyle w:val="afb"/>
              <w:ind w:firstLineChars="0" w:firstLine="0"/>
              <w:jc w:val="both"/>
              <w:rPr>
                <w:del w:id="12388" w:author="Xuning Wei12232" w:date="2026-07-27T21:35:00Z"/>
                <w:rFonts w:ascii="Times New Roman" w:eastAsia="仿宋_GB2312" w:hAnsi="Times New Roman" w:cs="Times New Roman"/>
                <w:color w:val="auto"/>
                <w:sz w:val="18"/>
                <w:szCs w:val="18"/>
                <w:lang w:eastAsia="zh-CN"/>
              </w:rPr>
            </w:pPr>
            <w:del w:id="12389" w:author="Xuning Wei12232" w:date="2026-07-27T21:35:00Z">
              <w:r w:rsidRPr="008B3C39" w:rsidDel="002E5D66">
                <w:rPr>
                  <w:rFonts w:ascii="Times New Roman" w:eastAsia="仿宋_GB2312" w:hAnsi="Times New Roman" w:cs="Times New Roman"/>
                  <w:color w:val="auto"/>
                  <w:sz w:val="18"/>
                  <w:szCs w:val="18"/>
                  <w:lang w:eastAsia="zh-CN"/>
                </w:rPr>
                <w:delText xml:space="preserve">b. </w:delText>
              </w:r>
              <w:r w:rsidR="00010358" w:rsidRPr="008B3C39" w:rsidDel="002E5D66">
                <w:rPr>
                  <w:rFonts w:ascii="Times New Roman" w:eastAsia="仿宋_GB2312" w:hAnsi="Times New Roman" w:cs="Times New Roman"/>
                  <w:color w:val="auto"/>
                  <w:sz w:val="18"/>
                  <w:szCs w:val="18"/>
                  <w:lang w:eastAsia="zh-CN"/>
                </w:rPr>
                <w:delText>Visual inspection of the integrity of the enamel during the cleaning. See detail</w:delText>
              </w:r>
            </w:del>
            <w:ins w:id="12390" w:author="Johan Granander" w:date="2026-05-04T11:59:00Z">
              <w:del w:id="12391" w:author="Xuning Wei12232" w:date="2026-07-27T21:35:00Z">
                <w:r w:rsidR="0051195D" w:rsidDel="002E5D66">
                  <w:rPr>
                    <w:rFonts w:ascii="Times New Roman" w:eastAsia="仿宋_GB2312" w:hAnsi="Times New Roman" w:cs="Times New Roman"/>
                    <w:color w:val="auto"/>
                    <w:sz w:val="18"/>
                    <w:szCs w:val="18"/>
                    <w:lang w:eastAsia="zh-CN"/>
                  </w:rPr>
                  <w:delText>s</w:delText>
                </w:r>
              </w:del>
            </w:ins>
            <w:del w:id="12392" w:author="Xuning Wei12232" w:date="2026-07-27T21:35:00Z">
              <w:r w:rsidR="00010358" w:rsidRPr="008B3C39" w:rsidDel="002E5D66">
                <w:rPr>
                  <w:rFonts w:ascii="Times New Roman" w:eastAsia="仿宋_GB2312" w:hAnsi="Times New Roman" w:cs="Times New Roman"/>
                  <w:color w:val="auto"/>
                  <w:sz w:val="18"/>
                  <w:szCs w:val="18"/>
                  <w:lang w:eastAsia="zh-CN"/>
                </w:rPr>
                <w:delText xml:space="preserve"> in Enamel equipment inner surface stain control procedure&lt;DS-GMP-023.01&gt;.</w:delText>
              </w:r>
              <w:r w:rsidR="007F3535" w:rsidRPr="008B3C39" w:rsidDel="002E5D66">
                <w:rPr>
                  <w:rFonts w:ascii="Times New Roman" w:eastAsia="仿宋_GB2312" w:hAnsi="Times New Roman" w:cs="Times New Roman"/>
                  <w:color w:val="auto"/>
                  <w:sz w:val="18"/>
                  <w:szCs w:val="18"/>
                  <w:lang w:eastAsia="zh-CN"/>
                </w:rPr>
                <w:delText xml:space="preserve"> </w:delText>
              </w:r>
            </w:del>
          </w:p>
        </w:tc>
      </w:tr>
      <w:tr w:rsidR="007F3535" w:rsidRPr="008B3C39" w:rsidDel="002E5D66" w14:paraId="76BBBB28" w14:textId="26927120" w:rsidTr="00A37FEE">
        <w:trPr>
          <w:cantSplit/>
          <w:trHeight w:val="328"/>
          <w:jc w:val="center"/>
          <w:del w:id="12393" w:author="Xuning Wei12232" w:date="2026-07-27T21:35:00Z"/>
        </w:trPr>
        <w:tc>
          <w:tcPr>
            <w:tcW w:w="1294" w:type="dxa"/>
            <w:vMerge w:val="restart"/>
            <w:noWrap/>
            <w:vAlign w:val="center"/>
          </w:tcPr>
          <w:p w14:paraId="301AEE78" w14:textId="726980AB" w:rsidR="007F3535" w:rsidRPr="008B3C39" w:rsidDel="002E5D66" w:rsidRDefault="007F3535" w:rsidP="007F3535">
            <w:pPr>
              <w:jc w:val="center"/>
              <w:rPr>
                <w:del w:id="12394" w:author="Xuning Wei12232" w:date="2026-07-27T21:35:00Z"/>
                <w:rFonts w:ascii="Times New Roman" w:eastAsia="仿宋_GB2312" w:hAnsi="Times New Roman" w:cs="Times New Roman"/>
                <w:color w:val="auto"/>
                <w:sz w:val="18"/>
                <w:szCs w:val="18"/>
                <w:lang w:eastAsia="zh-CN"/>
              </w:rPr>
            </w:pPr>
            <w:del w:id="12395" w:author="Xuning Wei12232" w:date="2026-07-27T21:35:00Z">
              <w:r w:rsidRPr="008B3C39" w:rsidDel="002E5D66">
                <w:rPr>
                  <w:rFonts w:ascii="Times New Roman" w:eastAsia="仿宋_GB2312" w:hAnsi="Times New Roman" w:cs="Times New Roman"/>
                  <w:color w:val="auto"/>
                  <w:sz w:val="18"/>
                  <w:szCs w:val="18"/>
                  <w:lang w:eastAsia="zh-CN"/>
                </w:rPr>
                <w:delText>TJ4S-1213-Sy15-R01</w:delText>
              </w:r>
            </w:del>
          </w:p>
        </w:tc>
        <w:tc>
          <w:tcPr>
            <w:tcW w:w="1670" w:type="dxa"/>
            <w:noWrap/>
            <w:vAlign w:val="center"/>
          </w:tcPr>
          <w:p w14:paraId="143B4EC5" w14:textId="547A1CA7" w:rsidR="007F3535" w:rsidRPr="008B3C39" w:rsidDel="002E5D66" w:rsidRDefault="007F3535" w:rsidP="007F3535">
            <w:pPr>
              <w:jc w:val="center"/>
              <w:rPr>
                <w:del w:id="12396" w:author="Xuning Wei12232" w:date="2026-07-27T21:35:00Z"/>
                <w:rFonts w:ascii="Times New Roman" w:eastAsia="仿宋_GB2312" w:hAnsi="Times New Roman" w:cs="Times New Roman"/>
                <w:color w:val="auto"/>
                <w:sz w:val="18"/>
                <w:szCs w:val="18"/>
                <w:lang w:eastAsia="zh-CN"/>
              </w:rPr>
            </w:pPr>
            <w:del w:id="12397" w:author="Xuning Wei12232" w:date="2026-07-27T21:35:00Z">
              <w:r w:rsidRPr="008B3C39" w:rsidDel="002E5D66">
                <w:rPr>
                  <w:rFonts w:ascii="Times New Roman" w:eastAsia="仿宋_GB2312" w:hAnsi="Times New Roman" w:cs="Times New Roman"/>
                  <w:color w:val="auto"/>
                  <w:sz w:val="18"/>
                  <w:szCs w:val="18"/>
                  <w:lang w:eastAsia="zh-CN"/>
                </w:rPr>
                <w:delText>Sealing ring on the manhole</w:delText>
              </w:r>
            </w:del>
          </w:p>
        </w:tc>
        <w:tc>
          <w:tcPr>
            <w:tcW w:w="1302" w:type="dxa"/>
            <w:noWrap/>
            <w:vAlign w:val="center"/>
          </w:tcPr>
          <w:p w14:paraId="41855DC1" w14:textId="6BAA084F" w:rsidR="007F3535" w:rsidRPr="008B3C39" w:rsidDel="002E5D66" w:rsidRDefault="007F3535" w:rsidP="007F3535">
            <w:pPr>
              <w:jc w:val="center"/>
              <w:rPr>
                <w:del w:id="12398" w:author="Xuning Wei12232" w:date="2026-07-27T21:35:00Z"/>
                <w:rFonts w:ascii="Times New Roman" w:eastAsia="仿宋_GB2312" w:hAnsi="Times New Roman" w:cs="Times New Roman"/>
                <w:color w:val="auto"/>
                <w:sz w:val="18"/>
                <w:szCs w:val="18"/>
                <w:lang w:eastAsia="zh-CN"/>
              </w:rPr>
            </w:pPr>
            <w:del w:id="12399" w:author="Xuning Wei12232" w:date="2026-07-27T21:35:00Z">
              <w:r w:rsidRPr="008B3C39" w:rsidDel="002E5D66">
                <w:rPr>
                  <w:rFonts w:ascii="Times New Roman" w:eastAsia="仿宋_GB2312" w:hAnsi="Times New Roman" w:cs="Times New Roman"/>
                  <w:color w:val="auto"/>
                  <w:sz w:val="18"/>
                  <w:szCs w:val="18"/>
                  <w:lang w:eastAsia="zh-CN"/>
                </w:rPr>
                <w:delText>PTFE</w:delText>
              </w:r>
            </w:del>
          </w:p>
        </w:tc>
        <w:tc>
          <w:tcPr>
            <w:tcW w:w="9533" w:type="dxa"/>
            <w:noWrap/>
            <w:vAlign w:val="center"/>
          </w:tcPr>
          <w:p w14:paraId="346A8D4E" w14:textId="444BAF57" w:rsidR="007F3535" w:rsidRPr="008B3C39" w:rsidDel="002E5D66" w:rsidRDefault="007F3535" w:rsidP="007F3535">
            <w:pPr>
              <w:jc w:val="both"/>
              <w:rPr>
                <w:del w:id="12400" w:author="Xuning Wei12232" w:date="2026-07-27T21:35:00Z"/>
                <w:rFonts w:ascii="Times New Roman" w:eastAsia="仿宋_GB2312" w:hAnsi="Times New Roman" w:cs="Times New Roman"/>
                <w:color w:val="auto"/>
                <w:sz w:val="18"/>
                <w:szCs w:val="18"/>
                <w:lang w:eastAsia="zh-CN"/>
              </w:rPr>
            </w:pPr>
            <w:del w:id="12401" w:author="Xuning Wei12232" w:date="2026-07-27T21:35:00Z">
              <w:r w:rsidRPr="008B3C39" w:rsidDel="002E5D66">
                <w:rPr>
                  <w:rFonts w:ascii="Times New Roman" w:hAnsi="Times New Roman" w:cs="Times New Roman"/>
                  <w:color w:val="auto"/>
                  <w:sz w:val="18"/>
                  <w:szCs w:val="18"/>
                </w:rPr>
                <w:delText xml:space="preserve">Disassembly cleaning will be performed for each switching project of the equipment. After each disassembly cleaning, the integrity of the gasket on the manhole will be checked, and the relevant </w:delText>
              </w:r>
              <w:r w:rsidRPr="008B3C39" w:rsidDel="002E5D66">
                <w:rPr>
                  <w:rFonts w:ascii="Times New Roman" w:eastAsiaTheme="minorEastAsia" w:hAnsi="Times New Roman" w:cs="Times New Roman"/>
                  <w:color w:val="auto"/>
                  <w:sz w:val="18"/>
                  <w:szCs w:val="18"/>
                  <w:lang w:eastAsia="zh-CN"/>
                </w:rPr>
                <w:delText>check</w:delText>
              </w:r>
              <w:r w:rsidRPr="008B3C39" w:rsidDel="002E5D66">
                <w:rPr>
                  <w:rFonts w:ascii="Times New Roman" w:hAnsi="Times New Roman" w:cs="Times New Roman"/>
                  <w:color w:val="auto"/>
                  <w:sz w:val="18"/>
                  <w:szCs w:val="18"/>
                </w:rPr>
                <w:delText xml:space="preserve"> results will be filled in the corresponding cleaning and </w:delText>
              </w:r>
              <w:r w:rsidRPr="008B3C39" w:rsidDel="002E5D66">
                <w:rPr>
                  <w:rFonts w:ascii="Times New Roman" w:eastAsiaTheme="minorEastAsia" w:hAnsi="Times New Roman" w:cs="Times New Roman"/>
                  <w:color w:val="auto"/>
                  <w:sz w:val="18"/>
                  <w:szCs w:val="18"/>
                  <w:lang w:eastAsia="zh-CN"/>
                </w:rPr>
                <w:delText xml:space="preserve">checking </w:delText>
              </w:r>
              <w:r w:rsidRPr="008B3C39" w:rsidDel="002E5D66">
                <w:rPr>
                  <w:rFonts w:ascii="Times New Roman" w:hAnsi="Times New Roman" w:cs="Times New Roman"/>
                  <w:color w:val="auto"/>
                  <w:sz w:val="18"/>
                  <w:szCs w:val="18"/>
                </w:rPr>
                <w:delText>record of the equipment.</w:delText>
              </w:r>
              <w:r w:rsidRPr="008B3C39" w:rsidDel="002E5D66">
                <w:rPr>
                  <w:rFonts w:ascii="Times New Roman" w:eastAsia="仿宋_GB2312" w:hAnsi="Times New Roman" w:cs="Times New Roman"/>
                  <w:color w:val="auto"/>
                  <w:sz w:val="18"/>
                  <w:szCs w:val="18"/>
                  <w:lang w:eastAsia="zh-CN"/>
                </w:rPr>
                <w:delText xml:space="preserve"> </w:delText>
              </w:r>
            </w:del>
          </w:p>
        </w:tc>
      </w:tr>
      <w:tr w:rsidR="007F3535" w:rsidRPr="008B3C39" w:rsidDel="002E5D66" w14:paraId="02A90AF5" w14:textId="61D2C98F" w:rsidTr="00A37FEE">
        <w:trPr>
          <w:cantSplit/>
          <w:trHeight w:val="328"/>
          <w:jc w:val="center"/>
          <w:del w:id="12402" w:author="Xuning Wei12232" w:date="2026-07-27T21:35:00Z"/>
        </w:trPr>
        <w:tc>
          <w:tcPr>
            <w:tcW w:w="1294" w:type="dxa"/>
            <w:vMerge/>
            <w:noWrap/>
            <w:vAlign w:val="center"/>
          </w:tcPr>
          <w:p w14:paraId="1B07D4DC" w14:textId="5B0AAE44" w:rsidR="007F3535" w:rsidRPr="008B3C39" w:rsidDel="002E5D66" w:rsidRDefault="007F3535" w:rsidP="007F3535">
            <w:pPr>
              <w:jc w:val="center"/>
              <w:rPr>
                <w:del w:id="12403" w:author="Xuning Wei12232" w:date="2026-07-27T21:35:00Z"/>
                <w:rFonts w:ascii="Times New Roman" w:eastAsia="仿宋_GB2312" w:hAnsi="Times New Roman" w:cs="Times New Roman"/>
                <w:color w:val="auto"/>
                <w:sz w:val="18"/>
                <w:szCs w:val="18"/>
                <w:lang w:eastAsia="zh-CN"/>
              </w:rPr>
            </w:pPr>
          </w:p>
        </w:tc>
        <w:tc>
          <w:tcPr>
            <w:tcW w:w="1670" w:type="dxa"/>
            <w:noWrap/>
            <w:vAlign w:val="center"/>
          </w:tcPr>
          <w:p w14:paraId="167DC1FC" w14:textId="43CC5825" w:rsidR="007F3535" w:rsidRPr="008B3C39" w:rsidDel="002E5D66" w:rsidRDefault="007F3535" w:rsidP="007F3535">
            <w:pPr>
              <w:jc w:val="center"/>
              <w:rPr>
                <w:del w:id="12404" w:author="Xuning Wei12232" w:date="2026-07-27T21:35:00Z"/>
                <w:rFonts w:ascii="Times New Roman" w:eastAsia="仿宋_GB2312" w:hAnsi="Times New Roman" w:cs="Times New Roman"/>
                <w:color w:val="auto"/>
                <w:sz w:val="18"/>
                <w:szCs w:val="18"/>
                <w:lang w:eastAsia="zh-CN"/>
              </w:rPr>
            </w:pPr>
            <w:del w:id="12405" w:author="Xuning Wei12232" w:date="2026-07-27T21:35:00Z">
              <w:r w:rsidRPr="008B3C39" w:rsidDel="002E5D66">
                <w:rPr>
                  <w:rFonts w:ascii="Times New Roman" w:eastAsia="仿宋_GB2312" w:hAnsi="Times New Roman" w:cs="Times New Roman"/>
                  <w:color w:val="auto"/>
                  <w:sz w:val="18"/>
                  <w:szCs w:val="18"/>
                  <w:lang w:eastAsia="zh-CN"/>
                </w:rPr>
                <w:delText>Make sure the equipment's integrity</w:delText>
              </w:r>
            </w:del>
          </w:p>
        </w:tc>
        <w:tc>
          <w:tcPr>
            <w:tcW w:w="1302" w:type="dxa"/>
            <w:noWrap/>
            <w:vAlign w:val="center"/>
          </w:tcPr>
          <w:p w14:paraId="71878DA7" w14:textId="010EC631" w:rsidR="007F3535" w:rsidRPr="008B3C39" w:rsidDel="002E5D66" w:rsidRDefault="00161EA5" w:rsidP="007F3535">
            <w:pPr>
              <w:jc w:val="center"/>
              <w:rPr>
                <w:del w:id="12406" w:author="Xuning Wei12232" w:date="2026-07-27T21:35:00Z"/>
                <w:rFonts w:ascii="Times New Roman" w:eastAsia="仿宋_GB2312" w:hAnsi="Times New Roman" w:cs="Times New Roman"/>
                <w:color w:val="auto"/>
                <w:sz w:val="18"/>
                <w:szCs w:val="18"/>
                <w:lang w:eastAsia="zh-CN"/>
              </w:rPr>
            </w:pPr>
            <w:del w:id="12407" w:author="Xuning Wei12232" w:date="2026-07-27T21:35:00Z">
              <w:r w:rsidRPr="008B3C39" w:rsidDel="002E5D66">
                <w:rPr>
                  <w:rFonts w:ascii="Times New Roman" w:eastAsia="仿宋_GB2312" w:hAnsi="Times New Roman" w:cs="Times New Roman"/>
                  <w:color w:val="auto"/>
                  <w:sz w:val="18"/>
                  <w:szCs w:val="18"/>
                  <w:lang w:eastAsia="zh-CN"/>
                </w:rPr>
                <w:delText>C-276</w:delText>
              </w:r>
            </w:del>
          </w:p>
        </w:tc>
        <w:tc>
          <w:tcPr>
            <w:tcW w:w="9533" w:type="dxa"/>
            <w:noWrap/>
            <w:vAlign w:val="center"/>
          </w:tcPr>
          <w:p w14:paraId="4BB43E8B" w14:textId="6FBACE20" w:rsidR="007F3535" w:rsidRPr="008B3C39" w:rsidDel="002E5D66" w:rsidRDefault="007F3535" w:rsidP="00EA207C">
            <w:pPr>
              <w:jc w:val="both"/>
              <w:rPr>
                <w:del w:id="12408" w:author="Xuning Wei12232" w:date="2026-07-27T21:35:00Z"/>
                <w:rFonts w:ascii="Times New Roman" w:eastAsia="仿宋_GB2312" w:hAnsi="Times New Roman" w:cs="Times New Roman"/>
                <w:color w:val="auto"/>
                <w:sz w:val="18"/>
                <w:szCs w:val="18"/>
                <w:lang w:eastAsia="zh-CN"/>
              </w:rPr>
            </w:pPr>
            <w:del w:id="12409" w:author="Xuning Wei12232" w:date="2026-07-27T21:35:00Z">
              <w:r w:rsidRPr="008B3C39" w:rsidDel="002E5D66">
                <w:rPr>
                  <w:rFonts w:ascii="Times New Roman" w:eastAsia="仿宋_GB2312" w:hAnsi="Times New Roman" w:cs="Times New Roman"/>
                  <w:color w:val="auto"/>
                  <w:sz w:val="18"/>
                  <w:szCs w:val="18"/>
                  <w:lang w:eastAsia="zh-CN"/>
                </w:rPr>
                <w:delText>For glass-lined equipment, the equipment department uses an enamel wall thickness check once a year. Regular inspection to the glass-lined equipment internal surface, if the GL was damage</w:delText>
              </w:r>
            </w:del>
            <w:ins w:id="12410" w:author="Johan Granander" w:date="2026-05-04T11:59:00Z">
              <w:del w:id="12411" w:author="Xuning Wei12232" w:date="2026-07-27T21:35:00Z">
                <w:r w:rsidR="0051195D" w:rsidDel="002E5D66">
                  <w:rPr>
                    <w:rFonts w:ascii="Times New Roman" w:eastAsia="仿宋_GB2312" w:hAnsi="Times New Roman" w:cs="Times New Roman"/>
                    <w:color w:val="auto"/>
                    <w:sz w:val="18"/>
                    <w:szCs w:val="18"/>
                    <w:lang w:eastAsia="zh-CN"/>
                  </w:rPr>
                  <w:delText>d</w:delText>
                </w:r>
              </w:del>
            </w:ins>
            <w:del w:id="12412" w:author="Xuning Wei12232" w:date="2026-07-27T21:35:00Z">
              <w:r w:rsidRPr="008B3C39" w:rsidDel="002E5D66">
                <w:rPr>
                  <w:rFonts w:ascii="Times New Roman" w:eastAsia="仿宋_GB2312" w:hAnsi="Times New Roman" w:cs="Times New Roman"/>
                  <w:color w:val="auto"/>
                  <w:sz w:val="18"/>
                  <w:szCs w:val="18"/>
                  <w:lang w:eastAsia="zh-CN"/>
                </w:rPr>
                <w:delText xml:space="preserve"> or rupture</w:delText>
              </w:r>
            </w:del>
            <w:ins w:id="12413" w:author="Johan Granander" w:date="2026-05-04T11:59:00Z">
              <w:del w:id="12414" w:author="Xuning Wei12232" w:date="2026-07-27T21:35:00Z">
                <w:r w:rsidR="0051195D" w:rsidDel="002E5D66">
                  <w:rPr>
                    <w:rFonts w:ascii="Times New Roman" w:eastAsia="仿宋_GB2312" w:hAnsi="Times New Roman" w:cs="Times New Roman"/>
                    <w:color w:val="auto"/>
                    <w:sz w:val="18"/>
                    <w:szCs w:val="18"/>
                    <w:lang w:eastAsia="zh-CN"/>
                  </w:rPr>
                  <w:delText>d</w:delText>
                </w:r>
              </w:del>
            </w:ins>
            <w:del w:id="12415" w:author="Xuning Wei12232" w:date="2026-07-27T21:35:00Z">
              <w:r w:rsidRPr="008B3C39" w:rsidDel="002E5D66">
                <w:rPr>
                  <w:rFonts w:ascii="Times New Roman" w:eastAsia="仿宋_GB2312" w:hAnsi="Times New Roman" w:cs="Times New Roman"/>
                  <w:color w:val="auto"/>
                  <w:sz w:val="18"/>
                  <w:szCs w:val="18"/>
                  <w:lang w:eastAsia="zh-CN"/>
                </w:rPr>
                <w:delText>/crack</w:delText>
              </w:r>
            </w:del>
            <w:ins w:id="12416" w:author="Johan Granander" w:date="2026-05-04T11:59:00Z">
              <w:del w:id="12417" w:author="Xuning Wei12232" w:date="2026-07-27T21:35:00Z">
                <w:r w:rsidR="0051195D" w:rsidDel="002E5D66">
                  <w:rPr>
                    <w:rFonts w:ascii="Times New Roman" w:eastAsia="仿宋_GB2312" w:hAnsi="Times New Roman" w:cs="Times New Roman"/>
                    <w:color w:val="auto"/>
                    <w:sz w:val="18"/>
                    <w:szCs w:val="18"/>
                    <w:lang w:eastAsia="zh-CN"/>
                  </w:rPr>
                  <w:delText>ed</w:delText>
                </w:r>
              </w:del>
            </w:ins>
            <w:del w:id="12418" w:author="Xuning Wei12232" w:date="2026-07-27T21:35:00Z">
              <w:r w:rsidRPr="008B3C39" w:rsidDel="002E5D66">
                <w:rPr>
                  <w:rFonts w:ascii="Times New Roman" w:eastAsia="仿宋_GB2312" w:hAnsi="Times New Roman" w:cs="Times New Roman"/>
                  <w:color w:val="auto"/>
                  <w:sz w:val="18"/>
                  <w:szCs w:val="18"/>
                  <w:lang w:eastAsia="zh-CN"/>
                </w:rPr>
                <w:delText>, the check should also include the iron exposure detection.</w:delText>
              </w:r>
            </w:del>
          </w:p>
          <w:p w14:paraId="785226D7" w14:textId="65895D72" w:rsidR="007F3535" w:rsidRPr="008B3C39" w:rsidDel="002E5D66" w:rsidRDefault="007F3535" w:rsidP="007F3535">
            <w:pPr>
              <w:jc w:val="both"/>
              <w:rPr>
                <w:del w:id="12419" w:author="Xuning Wei12232" w:date="2026-07-27T21:35:00Z"/>
                <w:rFonts w:ascii="Times New Roman" w:eastAsia="仿宋_GB2312" w:hAnsi="Times New Roman" w:cs="Times New Roman"/>
                <w:color w:val="auto"/>
                <w:sz w:val="18"/>
                <w:szCs w:val="18"/>
                <w:lang w:eastAsia="zh-CN"/>
              </w:rPr>
            </w:pPr>
            <w:del w:id="12420" w:author="Xuning Wei12232" w:date="2026-07-27T21:35:00Z">
              <w:r w:rsidRPr="008B3C39" w:rsidDel="002E5D66">
                <w:rPr>
                  <w:rFonts w:ascii="Times New Roman" w:eastAsia="仿宋_GB2312" w:hAnsi="Times New Roman" w:cs="Times New Roman"/>
                  <w:color w:val="auto"/>
                  <w:sz w:val="18"/>
                  <w:szCs w:val="18"/>
                  <w:lang w:eastAsia="zh-CN"/>
                </w:rPr>
                <w:delText>Visual inspection of the integrity of the enamel during the cleaning. See detail</w:delText>
              </w:r>
            </w:del>
            <w:ins w:id="12421" w:author="Johan Granander" w:date="2026-05-04T11:59:00Z">
              <w:del w:id="12422" w:author="Xuning Wei12232" w:date="2026-07-27T21:35:00Z">
                <w:r w:rsidR="0051195D" w:rsidDel="002E5D66">
                  <w:rPr>
                    <w:rFonts w:ascii="Times New Roman" w:eastAsia="仿宋_GB2312" w:hAnsi="Times New Roman" w:cs="Times New Roman"/>
                    <w:color w:val="auto"/>
                    <w:sz w:val="18"/>
                    <w:szCs w:val="18"/>
                    <w:lang w:eastAsia="zh-CN"/>
                  </w:rPr>
                  <w:delText>s</w:delText>
                </w:r>
              </w:del>
            </w:ins>
            <w:del w:id="12423" w:author="Xuning Wei12232" w:date="2026-07-27T21:35:00Z">
              <w:r w:rsidRPr="008B3C39" w:rsidDel="002E5D66">
                <w:rPr>
                  <w:rFonts w:ascii="Times New Roman" w:eastAsia="仿宋_GB2312" w:hAnsi="Times New Roman" w:cs="Times New Roman"/>
                  <w:color w:val="auto"/>
                  <w:sz w:val="18"/>
                  <w:szCs w:val="18"/>
                  <w:lang w:eastAsia="zh-CN"/>
                </w:rPr>
                <w:delText xml:space="preserve"> in Enamel equipment inner surface stain control procedure&lt;DS-GMP-023.01&gt;. </w:delText>
              </w:r>
            </w:del>
          </w:p>
        </w:tc>
      </w:tr>
    </w:tbl>
    <w:p w14:paraId="2A160E6E" w14:textId="7557C1A6" w:rsidR="00813D53" w:rsidRPr="008B3C39" w:rsidDel="002E5D66" w:rsidRDefault="00010358">
      <w:pPr>
        <w:snapToGrid w:val="0"/>
        <w:spacing w:beforeLines="50" w:before="120" w:afterLines="50" w:after="120"/>
        <w:rPr>
          <w:del w:id="12424" w:author="Xuning Wei12232" w:date="2026-07-27T21:35:00Z"/>
          <w:rFonts w:ascii="Times New Roman" w:eastAsia="仿宋_GB2312" w:hAnsi="Times New Roman" w:cs="Times New Roman"/>
          <w:b/>
          <w:color w:val="auto"/>
          <w:sz w:val="20"/>
          <w:szCs w:val="20"/>
        </w:rPr>
      </w:pPr>
      <w:del w:id="12425" w:author="Xuning Wei12232" w:date="2026-07-27T21:35:00Z">
        <w:r w:rsidRPr="008B3C39" w:rsidDel="002E5D66">
          <w:rPr>
            <w:rFonts w:ascii="Times New Roman" w:eastAsia="仿宋_GB2312" w:hAnsi="Times New Roman" w:cs="Times New Roman"/>
            <w:b/>
            <w:color w:val="auto"/>
            <w:sz w:val="20"/>
            <w:szCs w:val="20"/>
          </w:rPr>
          <w:delText xml:space="preserve">Conclusion: </w:delText>
        </w:r>
      </w:del>
    </w:p>
    <w:p w14:paraId="2B3458FF" w14:textId="3E378470" w:rsidR="00813D53" w:rsidRPr="008B3C39" w:rsidDel="002E5D66" w:rsidRDefault="00010358">
      <w:pPr>
        <w:snapToGrid w:val="0"/>
        <w:spacing w:beforeLines="50" w:before="120" w:afterLines="50" w:after="120"/>
        <w:rPr>
          <w:del w:id="12426" w:author="Xuning Wei12232" w:date="2026-07-27T21:35:00Z"/>
          <w:rFonts w:ascii="Times New Roman" w:eastAsia="仿宋_GB2312" w:hAnsi="Times New Roman" w:cs="Times New Roman"/>
          <w:color w:val="auto"/>
          <w:sz w:val="20"/>
          <w:szCs w:val="20"/>
          <w:lang w:eastAsia="zh-CN"/>
        </w:rPr>
      </w:pPr>
      <w:del w:id="12427" w:author="Xuning Wei12232" w:date="2026-07-27T21:35:00Z">
        <w:r w:rsidRPr="008B3C39" w:rsidDel="002E5D66">
          <w:rPr>
            <w:rFonts w:ascii="Times New Roman" w:eastAsia="仿宋_GB2312" w:hAnsi="Times New Roman" w:cs="Times New Roman"/>
            <w:color w:val="auto"/>
            <w:sz w:val="20"/>
            <w:szCs w:val="20"/>
            <w:lang w:eastAsia="zh-CN"/>
          </w:rPr>
          <w:delText xml:space="preserve">According to the Asymchem SOP required, all accessories/consumables are required to be unblemished and usable before the equipment is installed. The risk of using these accessories/consumables is assessed as low. </w:delText>
        </w:r>
      </w:del>
    </w:p>
    <w:p w14:paraId="42C92866" w14:textId="72E0A429" w:rsidR="00F73D8B" w:rsidRPr="008B3C39" w:rsidDel="002E5D66" w:rsidRDefault="00F73D8B">
      <w:pPr>
        <w:rPr>
          <w:del w:id="12428" w:author="Xuning Wei12232" w:date="2026-07-27T21:35:00Z"/>
          <w:rFonts w:ascii="Times New Roman" w:eastAsia="仿宋_GB2312" w:hAnsi="Times New Roman" w:cs="Times New Roman"/>
          <w:b/>
          <w:color w:val="auto"/>
          <w:sz w:val="20"/>
          <w:szCs w:val="20"/>
        </w:rPr>
      </w:pPr>
      <w:del w:id="12429" w:author="Xuning Wei12232" w:date="2026-07-27T21:35:00Z">
        <w:r w:rsidRPr="008B3C39" w:rsidDel="002E5D66">
          <w:rPr>
            <w:rFonts w:ascii="Times New Roman" w:eastAsia="仿宋_GB2312" w:hAnsi="Times New Roman" w:cs="Times New Roman"/>
            <w:b/>
            <w:color w:val="auto"/>
            <w:sz w:val="20"/>
            <w:szCs w:val="20"/>
          </w:rPr>
          <w:br w:type="page"/>
        </w:r>
      </w:del>
    </w:p>
    <w:p w14:paraId="0A70D0B2" w14:textId="216F3822" w:rsidR="00813D53" w:rsidRPr="008B3C39" w:rsidRDefault="00010358" w:rsidP="00F73D8B">
      <w:pPr>
        <w:spacing w:beforeLines="100" w:before="240" w:afterLines="50" w:after="120"/>
        <w:jc w:val="center"/>
        <w:rPr>
          <w:rFonts w:ascii="Times New Roman" w:eastAsia="仿宋_GB2312" w:hAnsi="Times New Roman" w:cs="Times New Roman"/>
          <w:b/>
          <w:color w:val="auto"/>
          <w:sz w:val="20"/>
          <w:szCs w:val="20"/>
        </w:rPr>
      </w:pPr>
      <w:r w:rsidRPr="008B3C39">
        <w:rPr>
          <w:rFonts w:ascii="Times New Roman" w:eastAsia="仿宋_GB2312" w:hAnsi="Times New Roman" w:cs="Times New Roman"/>
          <w:b/>
          <w:color w:val="auto"/>
          <w:sz w:val="20"/>
          <w:szCs w:val="20"/>
        </w:rPr>
        <w:t>Table 10-2: Compatibility Matrix for Equipment MOC and Batch Mixtures</w:t>
      </w:r>
    </w:p>
    <w:tbl>
      <w:tblPr>
        <w:tblStyle w:val="af5"/>
        <w:tblW w:w="5548" w:type="pct"/>
        <w:jc w:val="center"/>
        <w:tblLayout w:type="fixed"/>
        <w:tblLook w:val="04A0" w:firstRow="1" w:lastRow="0" w:firstColumn="1" w:lastColumn="0" w:noHBand="0" w:noVBand="1"/>
      </w:tblPr>
      <w:tblGrid>
        <w:gridCol w:w="1868"/>
        <w:gridCol w:w="1532"/>
        <w:gridCol w:w="1470"/>
        <w:gridCol w:w="1719"/>
        <w:gridCol w:w="1392"/>
        <w:gridCol w:w="1641"/>
        <w:gridCol w:w="1549"/>
        <w:gridCol w:w="1570"/>
        <w:gridCol w:w="1570"/>
        <w:gridCol w:w="1570"/>
      </w:tblGrid>
      <w:tr w:rsidR="00A764CE" w:rsidRPr="008B3C39" w14:paraId="2AD4C4A5" w14:textId="77777777" w:rsidTr="00EC3A7E">
        <w:trPr>
          <w:trHeight w:val="455"/>
          <w:tblHeader/>
          <w:jc w:val="center"/>
        </w:trPr>
        <w:tc>
          <w:tcPr>
            <w:tcW w:w="1868" w:type="dxa"/>
            <w:shd w:val="clear" w:color="auto" w:fill="D9D9D9" w:themeFill="background1" w:themeFillShade="D9"/>
            <w:vAlign w:val="center"/>
          </w:tcPr>
          <w:p w14:paraId="162DC862" w14:textId="77777777" w:rsidR="00A764CE" w:rsidRPr="008B3C39" w:rsidRDefault="00A764CE" w:rsidP="00F13227">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Material Name</w:t>
            </w:r>
          </w:p>
        </w:tc>
        <w:tc>
          <w:tcPr>
            <w:tcW w:w="1532" w:type="dxa"/>
            <w:shd w:val="clear" w:color="auto" w:fill="D9D9D9" w:themeFill="background1" w:themeFillShade="D9"/>
            <w:vAlign w:val="center"/>
          </w:tcPr>
          <w:p w14:paraId="756D0A53" w14:textId="482CA3D9" w:rsidR="00A764CE" w:rsidRPr="008B3C39" w:rsidRDefault="00A764CE" w:rsidP="00A764CE">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Compatible with C-276</w:t>
            </w:r>
          </w:p>
        </w:tc>
        <w:tc>
          <w:tcPr>
            <w:tcW w:w="1470" w:type="dxa"/>
            <w:shd w:val="clear" w:color="auto" w:fill="D9D9D9" w:themeFill="background1" w:themeFillShade="D9"/>
            <w:vAlign w:val="center"/>
          </w:tcPr>
          <w:p w14:paraId="62CBE0AB" w14:textId="73A1119A" w:rsidR="00A764CE" w:rsidRPr="008B3C39" w:rsidRDefault="00A764CE" w:rsidP="00A764CE">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Compatible with PTFE</w:t>
            </w:r>
          </w:p>
        </w:tc>
        <w:tc>
          <w:tcPr>
            <w:tcW w:w="1719" w:type="dxa"/>
            <w:tcBorders>
              <w:bottom w:val="single" w:sz="4" w:space="0" w:color="auto"/>
            </w:tcBorders>
            <w:shd w:val="clear" w:color="auto" w:fill="D9D9D9" w:themeFill="background1" w:themeFillShade="D9"/>
            <w:vAlign w:val="center"/>
          </w:tcPr>
          <w:p w14:paraId="4276F10A" w14:textId="2FC25340" w:rsidR="00A764CE" w:rsidRPr="008B3C39" w:rsidRDefault="00A764CE" w:rsidP="00A764CE">
            <w:pPr>
              <w:spacing w:line="240" w:lineRule="exact"/>
              <w:contextualSpacing/>
              <w:jc w:val="center"/>
              <w:rPr>
                <w:rFonts w:ascii="Times New Roman" w:eastAsia="仿宋_GB2312" w:hAnsi="Times New Roman" w:cs="Times New Roman"/>
                <w:color w:val="auto"/>
                <w:sz w:val="18"/>
                <w:szCs w:val="20"/>
              </w:rPr>
            </w:pPr>
            <w:r w:rsidRPr="008B3C39">
              <w:rPr>
                <w:rFonts w:ascii="Times New Roman" w:eastAsia="仿宋_GB2312" w:hAnsi="Times New Roman" w:cs="Times New Roman"/>
                <w:b/>
                <w:color w:val="auto"/>
                <w:sz w:val="18"/>
                <w:szCs w:val="20"/>
              </w:rPr>
              <w:t>Compatible with SS</w:t>
            </w:r>
          </w:p>
        </w:tc>
        <w:tc>
          <w:tcPr>
            <w:tcW w:w="1392" w:type="dxa"/>
            <w:shd w:val="clear" w:color="auto" w:fill="D9D9D9" w:themeFill="background1" w:themeFillShade="D9"/>
            <w:vAlign w:val="center"/>
          </w:tcPr>
          <w:p w14:paraId="6809DC34" w14:textId="26B2CBC0" w:rsidR="00A764CE" w:rsidRPr="008B3C39" w:rsidRDefault="00A764CE" w:rsidP="00A764CE">
            <w:pPr>
              <w:spacing w:line="240" w:lineRule="exact"/>
              <w:contextualSpacing/>
              <w:jc w:val="center"/>
              <w:rPr>
                <w:rFonts w:ascii="Times New Roman" w:eastAsia="仿宋_GB2312" w:hAnsi="Times New Roman" w:cs="Times New Roman"/>
                <w:color w:val="auto"/>
                <w:sz w:val="18"/>
                <w:szCs w:val="20"/>
              </w:rPr>
            </w:pPr>
            <w:r w:rsidRPr="008B3C39">
              <w:rPr>
                <w:rFonts w:ascii="Times New Roman" w:eastAsia="仿宋_GB2312" w:hAnsi="Times New Roman" w:cs="Times New Roman"/>
                <w:b/>
                <w:color w:val="auto"/>
                <w:sz w:val="18"/>
                <w:szCs w:val="20"/>
              </w:rPr>
              <w:t>Compatible with Glass</w:t>
            </w:r>
          </w:p>
        </w:tc>
        <w:tc>
          <w:tcPr>
            <w:tcW w:w="1641" w:type="dxa"/>
            <w:shd w:val="clear" w:color="auto" w:fill="D9D9D9" w:themeFill="background1" w:themeFillShade="D9"/>
            <w:vAlign w:val="center"/>
          </w:tcPr>
          <w:p w14:paraId="5D51B358" w14:textId="7BF7913A" w:rsidR="00A764CE" w:rsidRPr="008B3C39" w:rsidRDefault="00A764CE" w:rsidP="00A764CE">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Compatible with LDPE</w:t>
            </w:r>
          </w:p>
        </w:tc>
        <w:tc>
          <w:tcPr>
            <w:tcW w:w="1549" w:type="dxa"/>
            <w:shd w:val="clear" w:color="auto" w:fill="D9D9D9" w:themeFill="background1" w:themeFillShade="D9"/>
            <w:vAlign w:val="center"/>
          </w:tcPr>
          <w:p w14:paraId="7851582E" w14:textId="3786C870" w:rsidR="00A764CE" w:rsidRPr="008B3C39" w:rsidRDefault="00A764CE" w:rsidP="00A764CE">
            <w:pPr>
              <w:spacing w:line="240" w:lineRule="exact"/>
              <w:contextualSpacing/>
              <w:jc w:val="center"/>
              <w:rPr>
                <w:rFonts w:ascii="Times New Roman" w:eastAsia="仿宋_GB2312" w:hAnsi="Times New Roman" w:cs="Times New Roman"/>
                <w:b/>
                <w:color w:val="auto"/>
                <w:sz w:val="18"/>
                <w:szCs w:val="20"/>
                <w:highlight w:val="yellow"/>
              </w:rPr>
            </w:pPr>
            <w:r w:rsidRPr="008B3C39">
              <w:rPr>
                <w:rFonts w:ascii="Times New Roman" w:eastAsia="仿宋_GB2312" w:hAnsi="Times New Roman" w:cs="Times New Roman"/>
                <w:b/>
                <w:color w:val="auto"/>
                <w:sz w:val="18"/>
                <w:szCs w:val="20"/>
              </w:rPr>
              <w:t xml:space="preserve">Compatible with </w:t>
            </w:r>
            <w:r w:rsidRPr="00032BAE">
              <w:rPr>
                <w:rFonts w:ascii="Times New Roman" w:eastAsia="仿宋_GB2312" w:hAnsi="Times New Roman" w:cs="Times New Roman"/>
                <w:b/>
                <w:color w:val="auto"/>
                <w:sz w:val="18"/>
                <w:szCs w:val="20"/>
              </w:rPr>
              <w:t>316L</w:t>
            </w:r>
          </w:p>
        </w:tc>
        <w:tc>
          <w:tcPr>
            <w:tcW w:w="1570" w:type="dxa"/>
            <w:shd w:val="clear" w:color="auto" w:fill="D9D9D9" w:themeFill="background1" w:themeFillShade="D9"/>
            <w:vAlign w:val="center"/>
          </w:tcPr>
          <w:p w14:paraId="63B0E4EE" w14:textId="5E96B446" w:rsidR="00A764CE" w:rsidRPr="008B3C39" w:rsidRDefault="00A764CE" w:rsidP="00A764CE">
            <w:pPr>
              <w:spacing w:line="240" w:lineRule="exact"/>
              <w:contextualSpacing/>
              <w:jc w:val="center"/>
              <w:rPr>
                <w:rFonts w:ascii="Times New Roman" w:eastAsia="仿宋_GB2312" w:hAnsi="Times New Roman" w:cs="Times New Roman"/>
                <w:b/>
                <w:color w:val="auto"/>
                <w:sz w:val="18"/>
                <w:szCs w:val="20"/>
                <w:highlight w:val="yellow"/>
              </w:rPr>
            </w:pPr>
            <w:r w:rsidRPr="008B3C39">
              <w:rPr>
                <w:rFonts w:ascii="Times New Roman" w:eastAsia="仿宋_GB2312" w:hAnsi="Times New Roman" w:cs="Times New Roman"/>
                <w:b/>
                <w:color w:val="auto"/>
                <w:sz w:val="18"/>
                <w:szCs w:val="20"/>
              </w:rPr>
              <w:t xml:space="preserve">Compatible with </w:t>
            </w:r>
            <w:r>
              <w:rPr>
                <w:rFonts w:ascii="Times New Roman" w:eastAsia="仿宋_GB2312" w:hAnsi="Times New Roman" w:cs="Times New Roman"/>
                <w:b/>
                <w:color w:val="auto"/>
                <w:sz w:val="18"/>
                <w:szCs w:val="20"/>
              </w:rPr>
              <w:t>HC-22</w:t>
            </w:r>
          </w:p>
        </w:tc>
        <w:tc>
          <w:tcPr>
            <w:tcW w:w="1570" w:type="dxa"/>
            <w:shd w:val="clear" w:color="auto" w:fill="D9D9D9" w:themeFill="background1" w:themeFillShade="D9"/>
            <w:vAlign w:val="center"/>
          </w:tcPr>
          <w:p w14:paraId="7550E862" w14:textId="7F39C731" w:rsidR="00A764CE" w:rsidRPr="008B3C39" w:rsidRDefault="00A764CE" w:rsidP="00A54EC0">
            <w:pPr>
              <w:spacing w:line="240" w:lineRule="exact"/>
              <w:contextualSpacing/>
              <w:jc w:val="center"/>
              <w:rPr>
                <w:rFonts w:ascii="Times New Roman" w:eastAsia="仿宋_GB2312" w:hAnsi="Times New Roman" w:cs="Times New Roman"/>
                <w:b/>
                <w:color w:val="auto"/>
                <w:sz w:val="18"/>
                <w:szCs w:val="20"/>
              </w:rPr>
            </w:pPr>
            <w:ins w:id="12430" w:author="He Han" w:date="2026-08-27T16:55:00Z">
              <w:r w:rsidRPr="00EC3A7E">
                <w:rPr>
                  <w:rFonts w:ascii="Times New Roman" w:eastAsia="仿宋_GB2312" w:hAnsi="Times New Roman" w:cs="Times New Roman"/>
                  <w:b/>
                  <w:color w:val="auto"/>
                  <w:sz w:val="18"/>
                  <w:szCs w:val="20"/>
                  <w:highlight w:val="yellow"/>
                  <w:rPrChange w:id="12431" w:author="He Han" w:date="2026-08-27T17:10:00Z">
                    <w:rPr>
                      <w:rFonts w:ascii="Times New Roman" w:eastAsia="仿宋_GB2312" w:hAnsi="Times New Roman" w:cs="Times New Roman"/>
                      <w:b/>
                      <w:color w:val="0000FF"/>
                      <w:sz w:val="15"/>
                      <w:szCs w:val="15"/>
                    </w:rPr>
                  </w:rPrChange>
                </w:rPr>
                <w:t>Compatible with</w:t>
              </w:r>
            </w:ins>
            <w:ins w:id="12432" w:author="He Han" w:date="2026-08-27T16:56:00Z">
              <w:r w:rsidRPr="00EC3A7E">
                <w:rPr>
                  <w:rFonts w:ascii="Times New Roman" w:eastAsia="仿宋_GB2312" w:hAnsi="Times New Roman" w:cs="Times New Roman"/>
                  <w:b/>
                  <w:color w:val="auto"/>
                  <w:sz w:val="18"/>
                  <w:szCs w:val="20"/>
                  <w:highlight w:val="yellow"/>
                  <w:rPrChange w:id="12433" w:author="He Han" w:date="2026-08-27T17:10:00Z">
                    <w:rPr>
                      <w:rFonts w:ascii="Times New Roman" w:eastAsia="仿宋_GB2312" w:hAnsi="Times New Roman" w:cs="Times New Roman"/>
                      <w:b/>
                      <w:color w:val="auto"/>
                      <w:sz w:val="18"/>
                      <w:szCs w:val="20"/>
                    </w:rPr>
                  </w:rPrChange>
                </w:rPr>
                <w:t xml:space="preserve"> </w:t>
              </w:r>
            </w:ins>
            <w:ins w:id="12434" w:author="He Han" w:date="2026-08-27T17:07:00Z">
              <w:del w:id="12435" w:author="Xuning Wei12232" w:date="2026-09-05T20:42:00Z">
                <w:r w:rsidR="00EC3A7E" w:rsidRPr="00EC3A7E" w:rsidDel="00294DF4">
                  <w:rPr>
                    <w:rFonts w:ascii="Times New Roman" w:eastAsia="仿宋_GB2312" w:hAnsi="Times New Roman" w:cs="Times New Roman"/>
                    <w:b/>
                    <w:color w:val="auto"/>
                    <w:sz w:val="18"/>
                    <w:szCs w:val="20"/>
                    <w:highlight w:val="yellow"/>
                    <w:lang w:eastAsia="zh-CN"/>
                    <w:rPrChange w:id="12436" w:author="He Han" w:date="2026-08-27T17:10:00Z">
                      <w:rPr>
                        <w:rFonts w:ascii="Times New Roman" w:eastAsia="仿宋_GB2312" w:hAnsi="Times New Roman" w:cs="Times New Roman"/>
                        <w:b/>
                        <w:color w:val="auto"/>
                        <w:sz w:val="18"/>
                        <w:szCs w:val="20"/>
                        <w:lang w:eastAsia="zh-CN"/>
                      </w:rPr>
                    </w:rPrChange>
                  </w:rPr>
                  <w:delText>PharMed polyolefin</w:delText>
                </w:r>
              </w:del>
            </w:ins>
            <w:ins w:id="12437" w:author="Xuning Wei12232" w:date="2026-09-05T20:42:00Z">
              <w:r w:rsidR="00294DF4">
                <w:rPr>
                  <w:rFonts w:ascii="Times New Roman" w:eastAsia="仿宋_GB2312" w:hAnsi="Times New Roman" w:cs="Times New Roman"/>
                  <w:b/>
                  <w:color w:val="auto"/>
                  <w:sz w:val="18"/>
                  <w:szCs w:val="20"/>
                  <w:lang w:eastAsia="zh-CN"/>
                </w:rPr>
                <w:t>304 SS</w:t>
              </w:r>
            </w:ins>
          </w:p>
        </w:tc>
        <w:tc>
          <w:tcPr>
            <w:tcW w:w="1570" w:type="dxa"/>
            <w:shd w:val="clear" w:color="auto" w:fill="D9D9D9" w:themeFill="background1" w:themeFillShade="D9"/>
            <w:vAlign w:val="center"/>
          </w:tcPr>
          <w:p w14:paraId="144B60FF" w14:textId="5DAA9CDE" w:rsidR="00A764CE" w:rsidRPr="008B3C39" w:rsidRDefault="00A764CE" w:rsidP="00A764CE">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Compatible references</w:t>
            </w:r>
          </w:p>
        </w:tc>
      </w:tr>
      <w:tr w:rsidR="00EC3A7E" w:rsidRPr="008B3C39" w14:paraId="337047E2" w14:textId="77777777" w:rsidTr="00EC3A7E">
        <w:trPr>
          <w:trHeight w:val="455"/>
          <w:jc w:val="center"/>
        </w:trPr>
        <w:tc>
          <w:tcPr>
            <w:tcW w:w="1868" w:type="dxa"/>
            <w:vAlign w:val="center"/>
          </w:tcPr>
          <w:p w14:paraId="3F88B5A6" w14:textId="5645A8E1"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lang w:eastAsia="zh-CN"/>
              </w:rPr>
              <w:t>Reaction mixture</w:t>
            </w:r>
          </w:p>
        </w:tc>
        <w:tc>
          <w:tcPr>
            <w:tcW w:w="1532" w:type="dxa"/>
            <w:vAlign w:val="center"/>
          </w:tcPr>
          <w:p w14:paraId="7AAD749F" w14:textId="647B0044"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470" w:type="dxa"/>
            <w:vAlign w:val="center"/>
          </w:tcPr>
          <w:p w14:paraId="5BA1918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719" w:type="dxa"/>
            <w:tcBorders>
              <w:bottom w:val="single" w:sz="4" w:space="0" w:color="auto"/>
            </w:tcBorders>
            <w:vAlign w:val="center"/>
          </w:tcPr>
          <w:p w14:paraId="605829A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392" w:type="dxa"/>
            <w:tcBorders>
              <w:bottom w:val="single" w:sz="4" w:space="0" w:color="auto"/>
            </w:tcBorders>
            <w:vAlign w:val="center"/>
          </w:tcPr>
          <w:p w14:paraId="3141D391" w14:textId="17D146C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641" w:type="dxa"/>
            <w:tcBorders>
              <w:bottom w:val="single" w:sz="4" w:space="0" w:color="auto"/>
            </w:tcBorders>
            <w:vAlign w:val="center"/>
          </w:tcPr>
          <w:p w14:paraId="455E1F7E" w14:textId="56B7EAA4"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1549" w:type="dxa"/>
            <w:tcBorders>
              <w:bottom w:val="single" w:sz="4" w:space="0" w:color="auto"/>
            </w:tcBorders>
            <w:vAlign w:val="center"/>
          </w:tcPr>
          <w:p w14:paraId="7BA03F32" w14:textId="66127D2B" w:rsidR="00EC3A7E" w:rsidRPr="008B3C39" w:rsidRDefault="00EC3A7E" w:rsidP="00EC3A7E">
            <w:pPr>
              <w:spacing w:line="240" w:lineRule="exact"/>
              <w:contextualSpacing/>
              <w:jc w:val="center"/>
              <w:rPr>
                <w:rFonts w:ascii="Times New Roman" w:eastAsia="仿宋_GB2312" w:hAnsi="Times New Roman" w:cs="Times New Roman"/>
                <w:strike/>
                <w:color w:val="auto"/>
                <w:sz w:val="18"/>
                <w:szCs w:val="18"/>
              </w:rPr>
            </w:pPr>
            <w:r w:rsidRPr="008B3C39">
              <w:rPr>
                <w:rFonts w:ascii="Times New Roman" w:eastAsia="仿宋_GB2312" w:hAnsi="Times New Roman" w:cs="Times New Roman"/>
                <w:color w:val="auto"/>
                <w:sz w:val="18"/>
                <w:szCs w:val="18"/>
              </w:rPr>
              <w:t>Yes</w:t>
            </w:r>
          </w:p>
        </w:tc>
        <w:tc>
          <w:tcPr>
            <w:tcW w:w="1570" w:type="dxa"/>
            <w:tcBorders>
              <w:bottom w:val="single" w:sz="4" w:space="0" w:color="auto"/>
            </w:tcBorders>
            <w:vAlign w:val="center"/>
          </w:tcPr>
          <w:p w14:paraId="4DA55E5E" w14:textId="64C49D86"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B90B7E">
              <w:rPr>
                <w:rFonts w:ascii="Times New Roman" w:eastAsia="仿宋_GB2312" w:hAnsi="Times New Roman" w:cs="Times New Roman"/>
                <w:color w:val="auto"/>
                <w:sz w:val="18"/>
                <w:szCs w:val="18"/>
              </w:rPr>
              <w:t>Yes</w:t>
            </w:r>
          </w:p>
        </w:tc>
        <w:tc>
          <w:tcPr>
            <w:tcW w:w="1570" w:type="dxa"/>
            <w:vAlign w:val="center"/>
          </w:tcPr>
          <w:p w14:paraId="7BC3DC77" w14:textId="58903709"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ins w:id="12438" w:author="He Han" w:date="2026-08-27T17:07:00Z">
              <w:r w:rsidRPr="003955C7">
                <w:rPr>
                  <w:rFonts w:ascii="Times New Roman" w:eastAsia="仿宋_GB2312" w:hAnsi="Times New Roman" w:cs="Times New Roman"/>
                  <w:color w:val="auto"/>
                  <w:sz w:val="15"/>
                  <w:szCs w:val="15"/>
                </w:rPr>
                <w:t>N</w:t>
              </w:r>
              <w:r w:rsidRPr="003955C7">
                <w:rPr>
                  <w:rFonts w:ascii="Times New Roman" w:eastAsia="仿宋_GB2312" w:hAnsi="Times New Roman" w:cs="Times New Roman"/>
                  <w:color w:val="auto"/>
                  <w:sz w:val="15"/>
                  <w:szCs w:val="15"/>
                  <w:lang w:eastAsia="zh-CN"/>
                </w:rPr>
                <w:t>o</w:t>
              </w:r>
              <w:r w:rsidRPr="003955C7">
                <w:rPr>
                  <w:rFonts w:ascii="Times New Roman" w:eastAsia="仿宋_GB2312" w:hAnsi="Times New Roman" w:cs="Times New Roman"/>
                  <w:color w:val="auto"/>
                  <w:sz w:val="15"/>
                  <w:szCs w:val="15"/>
                </w:rPr>
                <w:t xml:space="preserve"> </w:t>
              </w:r>
              <w:r w:rsidRPr="003955C7">
                <w:rPr>
                  <w:rFonts w:ascii="Times New Roman" w:eastAsia="仿宋_GB2312" w:hAnsi="Times New Roman" w:cs="Times New Roman"/>
                  <w:color w:val="auto"/>
                  <w:sz w:val="15"/>
                  <w:szCs w:val="15"/>
                  <w:lang w:eastAsia="zh-CN"/>
                </w:rPr>
                <w:t>con</w:t>
              </w:r>
              <w:r w:rsidRPr="003955C7">
                <w:rPr>
                  <w:rFonts w:ascii="Times New Roman" w:eastAsia="仿宋_GB2312" w:hAnsi="Times New Roman" w:cs="Times New Roman"/>
                  <w:color w:val="auto"/>
                  <w:sz w:val="15"/>
                  <w:szCs w:val="15"/>
                </w:rPr>
                <w:t>tact</w:t>
              </w:r>
            </w:ins>
          </w:p>
        </w:tc>
        <w:tc>
          <w:tcPr>
            <w:tcW w:w="1570" w:type="dxa"/>
            <w:vMerge w:val="restart"/>
            <w:vAlign w:val="center"/>
          </w:tcPr>
          <w:p w14:paraId="550E2692" w14:textId="3BEFDB7B" w:rsidR="00EC3A7E" w:rsidRDefault="00EC3A7E" w:rsidP="00EC3A7E">
            <w:pPr>
              <w:spacing w:line="240" w:lineRule="exact"/>
              <w:contextualSpacing/>
              <w:jc w:val="center"/>
              <w:rPr>
                <w:ins w:id="12439" w:author="Xuning Wei12232" w:date="2026-07-27T23:42:00Z"/>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 xml:space="preserve">Based on production experience of batch </w:t>
            </w:r>
            <w:del w:id="12440" w:author="Xuning Wei12232" w:date="2026-07-27T17:56:00Z">
              <w:r w:rsidRPr="008B3C39" w:rsidDel="00F338FC">
                <w:rPr>
                  <w:rFonts w:ascii="Times New Roman" w:eastAsia="仿宋_GB2312" w:hAnsi="Times New Roman" w:cs="Times New Roman"/>
                  <w:color w:val="auto"/>
                  <w:sz w:val="18"/>
                  <w:szCs w:val="18"/>
                </w:rPr>
                <w:delText>CPo140020-02-01-02</w:delText>
              </w:r>
            </w:del>
            <w:ins w:id="12441" w:author="Xuning Wei12232" w:date="2026-07-27T17:56:00Z">
              <w:r>
                <w:rPr>
                  <w:rFonts w:ascii="Times New Roman" w:eastAsia="仿宋_GB2312" w:hAnsi="Times New Roman" w:cs="Times New Roman"/>
                  <w:color w:val="auto"/>
                  <w:sz w:val="18"/>
                  <w:szCs w:val="18"/>
                </w:rPr>
                <w:t>CPo140020-02-01-01~04</w:t>
              </w:r>
            </w:ins>
            <w:ins w:id="12442" w:author="Xuning Wei12232" w:date="2026-07-27T23:42:00Z">
              <w:r>
                <w:rPr>
                  <w:rFonts w:ascii="Times New Roman" w:eastAsia="仿宋_GB2312" w:hAnsi="Times New Roman" w:cs="Times New Roman"/>
                  <w:color w:val="auto"/>
                  <w:sz w:val="18"/>
                  <w:szCs w:val="18"/>
                </w:rPr>
                <w:t>;</w:t>
              </w:r>
            </w:ins>
          </w:p>
          <w:p w14:paraId="5C222A11" w14:textId="1F47F94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ins w:id="12443" w:author="Xuning Wei12232" w:date="2026-07-27T23:42:00Z">
              <w:r w:rsidRPr="335F2C10">
                <w:rPr>
                  <w:rFonts w:ascii="Times New Roman" w:eastAsia="仿宋_GB2312" w:hAnsi="Times New Roman" w:cs="Times New Roman"/>
                  <w:color w:val="auto"/>
                  <w:sz w:val="15"/>
                  <w:szCs w:val="15"/>
                  <w:lang w:eastAsia="zh-CN"/>
                </w:rPr>
                <w:t>Handbook &amp; Page: Page 1161-1164; SOP:QM01020</w:t>
              </w:r>
            </w:ins>
          </w:p>
        </w:tc>
      </w:tr>
      <w:tr w:rsidR="00EC3A7E" w:rsidRPr="008B3C39" w14:paraId="68743DA4" w14:textId="77777777" w:rsidTr="00EC3A7E">
        <w:trPr>
          <w:trHeight w:val="455"/>
          <w:jc w:val="center"/>
        </w:trPr>
        <w:tc>
          <w:tcPr>
            <w:tcW w:w="1868" w:type="dxa"/>
            <w:vAlign w:val="center"/>
          </w:tcPr>
          <w:p w14:paraId="75828423" w14:textId="1B3B1562"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Activation mixture</w:t>
            </w:r>
          </w:p>
        </w:tc>
        <w:tc>
          <w:tcPr>
            <w:tcW w:w="1532" w:type="dxa"/>
            <w:vAlign w:val="center"/>
          </w:tcPr>
          <w:p w14:paraId="2B142728" w14:textId="24199903"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470" w:type="dxa"/>
            <w:vAlign w:val="center"/>
          </w:tcPr>
          <w:p w14:paraId="0573D54C" w14:textId="4905AB0D"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719" w:type="dxa"/>
            <w:tcBorders>
              <w:bottom w:val="single" w:sz="4" w:space="0" w:color="auto"/>
            </w:tcBorders>
            <w:vAlign w:val="center"/>
          </w:tcPr>
          <w:p w14:paraId="47CA7623" w14:textId="3E17A6FB"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392" w:type="dxa"/>
            <w:tcBorders>
              <w:bottom w:val="single" w:sz="4" w:space="0" w:color="auto"/>
            </w:tcBorders>
            <w:vAlign w:val="center"/>
          </w:tcPr>
          <w:p w14:paraId="3D22F907" w14:textId="1115A2C4"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641" w:type="dxa"/>
            <w:tcBorders>
              <w:bottom w:val="single" w:sz="4" w:space="0" w:color="auto"/>
            </w:tcBorders>
            <w:vAlign w:val="center"/>
          </w:tcPr>
          <w:p w14:paraId="01B852FF" w14:textId="794B9634"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1549" w:type="dxa"/>
            <w:tcBorders>
              <w:bottom w:val="single" w:sz="4" w:space="0" w:color="auto"/>
            </w:tcBorders>
            <w:vAlign w:val="center"/>
          </w:tcPr>
          <w:p w14:paraId="245B5312" w14:textId="3A212C31"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570" w:type="dxa"/>
            <w:tcBorders>
              <w:bottom w:val="single" w:sz="4" w:space="0" w:color="auto"/>
            </w:tcBorders>
            <w:vAlign w:val="center"/>
          </w:tcPr>
          <w:p w14:paraId="5E8E94CE" w14:textId="456DFB90"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B90B7E">
              <w:rPr>
                <w:rFonts w:ascii="Times New Roman" w:eastAsia="仿宋_GB2312" w:hAnsi="Times New Roman" w:cs="Times New Roman"/>
                <w:color w:val="auto"/>
                <w:sz w:val="18"/>
                <w:szCs w:val="18"/>
              </w:rPr>
              <w:t>Yes</w:t>
            </w:r>
          </w:p>
        </w:tc>
        <w:tc>
          <w:tcPr>
            <w:tcW w:w="1570" w:type="dxa"/>
            <w:vAlign w:val="center"/>
          </w:tcPr>
          <w:p w14:paraId="71D7FFDE" w14:textId="4D6670FF" w:rsidR="00EC3A7E" w:rsidRPr="008B3C39" w:rsidRDefault="00EC3A7E" w:rsidP="00EC3A7E">
            <w:pPr>
              <w:spacing w:line="240" w:lineRule="exact"/>
              <w:contextualSpacing/>
              <w:jc w:val="center"/>
              <w:rPr>
                <w:ins w:id="12444" w:author="He Han" w:date="2026-08-27T16:54:00Z"/>
                <w:rFonts w:ascii="Times New Roman" w:eastAsia="仿宋_GB2312" w:hAnsi="Times New Roman" w:cs="Times New Roman"/>
                <w:color w:val="auto"/>
                <w:sz w:val="18"/>
                <w:szCs w:val="18"/>
              </w:rPr>
            </w:pPr>
            <w:ins w:id="12445" w:author="He Han" w:date="2026-08-27T17:07:00Z">
              <w:r w:rsidRPr="003955C7">
                <w:rPr>
                  <w:rFonts w:ascii="Times New Roman" w:eastAsia="仿宋_GB2312" w:hAnsi="Times New Roman" w:cs="Times New Roman"/>
                  <w:color w:val="auto"/>
                  <w:sz w:val="15"/>
                  <w:szCs w:val="15"/>
                </w:rPr>
                <w:t>N</w:t>
              </w:r>
              <w:r w:rsidRPr="003955C7">
                <w:rPr>
                  <w:rFonts w:ascii="Times New Roman" w:eastAsia="仿宋_GB2312" w:hAnsi="Times New Roman" w:cs="Times New Roman"/>
                  <w:color w:val="auto"/>
                  <w:sz w:val="15"/>
                  <w:szCs w:val="15"/>
                  <w:lang w:eastAsia="zh-CN"/>
                </w:rPr>
                <w:t>o</w:t>
              </w:r>
              <w:r w:rsidRPr="003955C7">
                <w:rPr>
                  <w:rFonts w:ascii="Times New Roman" w:eastAsia="仿宋_GB2312" w:hAnsi="Times New Roman" w:cs="Times New Roman"/>
                  <w:color w:val="auto"/>
                  <w:sz w:val="15"/>
                  <w:szCs w:val="15"/>
                </w:rPr>
                <w:t xml:space="preserve"> </w:t>
              </w:r>
              <w:r w:rsidRPr="003955C7">
                <w:rPr>
                  <w:rFonts w:ascii="Times New Roman" w:eastAsia="仿宋_GB2312" w:hAnsi="Times New Roman" w:cs="Times New Roman"/>
                  <w:color w:val="auto"/>
                  <w:sz w:val="15"/>
                  <w:szCs w:val="15"/>
                  <w:lang w:eastAsia="zh-CN"/>
                </w:rPr>
                <w:t>con</w:t>
              </w:r>
              <w:r w:rsidRPr="003955C7">
                <w:rPr>
                  <w:rFonts w:ascii="Times New Roman" w:eastAsia="仿宋_GB2312" w:hAnsi="Times New Roman" w:cs="Times New Roman"/>
                  <w:color w:val="auto"/>
                  <w:sz w:val="15"/>
                  <w:szCs w:val="15"/>
                </w:rPr>
                <w:t>tact</w:t>
              </w:r>
            </w:ins>
          </w:p>
        </w:tc>
        <w:tc>
          <w:tcPr>
            <w:tcW w:w="1570" w:type="dxa"/>
            <w:vMerge/>
            <w:vAlign w:val="center"/>
          </w:tcPr>
          <w:p w14:paraId="1EEF96AD" w14:textId="23EDB8D1" w:rsidR="00EC3A7E" w:rsidRPr="008B3C39" w:rsidRDefault="00EC3A7E">
            <w:pPr>
              <w:spacing w:line="240" w:lineRule="exact"/>
              <w:contextualSpacing/>
              <w:jc w:val="center"/>
              <w:rPr>
                <w:rFonts w:ascii="Times New Roman" w:eastAsia="仿宋_GB2312" w:hAnsi="Times New Roman" w:cs="Times New Roman"/>
                <w:color w:val="auto"/>
                <w:sz w:val="18"/>
                <w:szCs w:val="18"/>
              </w:rPr>
            </w:pPr>
          </w:p>
        </w:tc>
      </w:tr>
      <w:tr w:rsidR="00EC3A7E" w:rsidRPr="008B3C39" w14:paraId="3E63029E" w14:textId="77777777" w:rsidTr="00EC3A7E">
        <w:trPr>
          <w:trHeight w:val="455"/>
          <w:jc w:val="center"/>
        </w:trPr>
        <w:tc>
          <w:tcPr>
            <w:tcW w:w="1868" w:type="dxa"/>
            <w:vAlign w:val="center"/>
          </w:tcPr>
          <w:p w14:paraId="4E6DB1C4" w14:textId="53ABCE42"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 xml:space="preserve">20% </w:t>
            </w:r>
            <w:proofErr w:type="spellStart"/>
            <w:r w:rsidRPr="008B3C39">
              <w:rPr>
                <w:rFonts w:ascii="Times New Roman" w:eastAsia="仿宋_GB2312" w:hAnsi="Times New Roman" w:cs="Times New Roman"/>
                <w:color w:val="auto"/>
                <w:sz w:val="18"/>
                <w:szCs w:val="18"/>
                <w:lang w:eastAsia="zh-CN"/>
              </w:rPr>
              <w:t>Piperidine</w:t>
            </w:r>
            <w:proofErr w:type="spellEnd"/>
            <w:ins w:id="12446" w:author="Xuning Wei12232" w:date="2026-06-06T13:46:00Z">
              <w:r>
                <w:rPr>
                  <w:rFonts w:ascii="Times New Roman" w:eastAsia="仿宋_GB2312" w:hAnsi="Times New Roman" w:cs="Times New Roman"/>
                  <w:color w:val="auto"/>
                  <w:sz w:val="18"/>
                  <w:szCs w:val="18"/>
                  <w:lang w:eastAsia="zh-CN"/>
                </w:rPr>
                <w:t xml:space="preserve"> </w:t>
              </w:r>
            </w:ins>
            <w:ins w:id="12447" w:author="Xuning Wei12232" w:date="2026-06-06T13:47:00Z">
              <w:r>
                <w:rPr>
                  <w:rFonts w:ascii="Times New Roman" w:eastAsia="仿宋_GB2312" w:hAnsi="Times New Roman" w:cs="Times New Roman"/>
                  <w:color w:val="auto"/>
                  <w:sz w:val="18"/>
                  <w:szCs w:val="18"/>
                  <w:lang w:eastAsia="zh-CN"/>
                </w:rPr>
                <w:t xml:space="preserve">in </w:t>
              </w:r>
            </w:ins>
            <w:ins w:id="12448" w:author="Xuning Wei12232" w:date="2026-06-06T13:46:00Z">
              <w:r>
                <w:rPr>
                  <w:rFonts w:ascii="Times New Roman" w:eastAsia="仿宋_GB2312" w:hAnsi="Times New Roman" w:cs="Times New Roman"/>
                  <w:color w:val="auto"/>
                  <w:sz w:val="18"/>
                  <w:szCs w:val="18"/>
                  <w:lang w:eastAsia="zh-CN"/>
                </w:rPr>
                <w:t>DMF</w:t>
              </w:r>
            </w:ins>
            <w:r w:rsidRPr="008B3C39">
              <w:rPr>
                <w:rFonts w:ascii="Times New Roman" w:eastAsia="仿宋_GB2312" w:hAnsi="Times New Roman" w:cs="Times New Roman"/>
                <w:color w:val="auto"/>
                <w:sz w:val="18"/>
                <w:szCs w:val="18"/>
                <w:lang w:eastAsia="zh-CN"/>
              </w:rPr>
              <w:t xml:space="preserve"> solution</w:t>
            </w:r>
          </w:p>
        </w:tc>
        <w:tc>
          <w:tcPr>
            <w:tcW w:w="1532" w:type="dxa"/>
            <w:vAlign w:val="center"/>
          </w:tcPr>
          <w:p w14:paraId="61498956" w14:textId="295DD9B9"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rPr>
              <w:t>Yes</w:t>
            </w:r>
          </w:p>
        </w:tc>
        <w:tc>
          <w:tcPr>
            <w:tcW w:w="1470" w:type="dxa"/>
            <w:vAlign w:val="center"/>
          </w:tcPr>
          <w:p w14:paraId="2DD41DB3" w14:textId="25FBCEA4"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719" w:type="dxa"/>
            <w:tcBorders>
              <w:bottom w:val="single" w:sz="4" w:space="0" w:color="auto"/>
            </w:tcBorders>
            <w:vAlign w:val="center"/>
          </w:tcPr>
          <w:p w14:paraId="3D843ABD" w14:textId="7010442A"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392" w:type="dxa"/>
            <w:tcBorders>
              <w:bottom w:val="single" w:sz="4" w:space="0" w:color="auto"/>
            </w:tcBorders>
            <w:vAlign w:val="center"/>
          </w:tcPr>
          <w:p w14:paraId="14CE2EEB" w14:textId="7BBC9DD5"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641" w:type="dxa"/>
            <w:tcBorders>
              <w:bottom w:val="single" w:sz="4" w:space="0" w:color="auto"/>
            </w:tcBorders>
            <w:vAlign w:val="center"/>
          </w:tcPr>
          <w:p w14:paraId="44EAA112" w14:textId="7CE80340"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1549" w:type="dxa"/>
            <w:tcBorders>
              <w:bottom w:val="single" w:sz="4" w:space="0" w:color="auto"/>
            </w:tcBorders>
            <w:vAlign w:val="center"/>
          </w:tcPr>
          <w:p w14:paraId="348749ED" w14:textId="3E424CA0"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570" w:type="dxa"/>
            <w:tcBorders>
              <w:bottom w:val="single" w:sz="4" w:space="0" w:color="auto"/>
            </w:tcBorders>
            <w:vAlign w:val="center"/>
          </w:tcPr>
          <w:p w14:paraId="452BD872" w14:textId="0CE81A79"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B90B7E">
              <w:rPr>
                <w:rFonts w:ascii="Times New Roman" w:eastAsia="仿宋_GB2312" w:hAnsi="Times New Roman" w:cs="Times New Roman"/>
                <w:color w:val="auto"/>
                <w:sz w:val="18"/>
                <w:szCs w:val="18"/>
              </w:rPr>
              <w:t>Yes</w:t>
            </w:r>
          </w:p>
        </w:tc>
        <w:tc>
          <w:tcPr>
            <w:tcW w:w="1570" w:type="dxa"/>
            <w:vAlign w:val="center"/>
          </w:tcPr>
          <w:p w14:paraId="7025B399" w14:textId="03FF3F54" w:rsidR="00EC3A7E" w:rsidRPr="003955C7" w:rsidRDefault="00EC3A7E" w:rsidP="00EC3A7E">
            <w:pPr>
              <w:spacing w:line="240" w:lineRule="exact"/>
              <w:contextualSpacing/>
              <w:jc w:val="center"/>
              <w:rPr>
                <w:ins w:id="12449" w:author="He Han" w:date="2026-08-27T16:54:00Z"/>
                <w:rFonts w:ascii="Times New Roman" w:eastAsia="仿宋_GB2312" w:hAnsi="Times New Roman" w:cs="Times New Roman"/>
                <w:color w:val="auto"/>
                <w:sz w:val="15"/>
                <w:szCs w:val="15"/>
                <w:lang w:eastAsia="zh-CN"/>
              </w:rPr>
            </w:pPr>
            <w:ins w:id="12450" w:author="He Han" w:date="2026-08-27T17:08:00Z">
              <w:r w:rsidRPr="003955C7">
                <w:rPr>
                  <w:rFonts w:ascii="Times New Roman" w:eastAsia="仿宋_GB2312" w:hAnsi="Times New Roman" w:cs="Times New Roman"/>
                  <w:color w:val="auto"/>
                  <w:sz w:val="15"/>
                  <w:szCs w:val="15"/>
                </w:rPr>
                <w:t>N</w:t>
              </w:r>
              <w:r w:rsidRPr="003955C7">
                <w:rPr>
                  <w:rFonts w:ascii="Times New Roman" w:eastAsia="仿宋_GB2312" w:hAnsi="Times New Roman" w:cs="Times New Roman"/>
                  <w:color w:val="auto"/>
                  <w:sz w:val="15"/>
                  <w:szCs w:val="15"/>
                  <w:lang w:eastAsia="zh-CN"/>
                </w:rPr>
                <w:t>o</w:t>
              </w:r>
              <w:r w:rsidRPr="003955C7">
                <w:rPr>
                  <w:rFonts w:ascii="Times New Roman" w:eastAsia="仿宋_GB2312" w:hAnsi="Times New Roman" w:cs="Times New Roman"/>
                  <w:color w:val="auto"/>
                  <w:sz w:val="15"/>
                  <w:szCs w:val="15"/>
                </w:rPr>
                <w:t xml:space="preserve"> </w:t>
              </w:r>
              <w:r w:rsidRPr="003955C7">
                <w:rPr>
                  <w:rFonts w:ascii="Times New Roman" w:eastAsia="仿宋_GB2312" w:hAnsi="Times New Roman" w:cs="Times New Roman"/>
                  <w:color w:val="auto"/>
                  <w:sz w:val="15"/>
                  <w:szCs w:val="15"/>
                  <w:lang w:eastAsia="zh-CN"/>
                </w:rPr>
                <w:t>con</w:t>
              </w:r>
              <w:r w:rsidRPr="003955C7">
                <w:rPr>
                  <w:rFonts w:ascii="Times New Roman" w:eastAsia="仿宋_GB2312" w:hAnsi="Times New Roman" w:cs="Times New Roman"/>
                  <w:color w:val="auto"/>
                  <w:sz w:val="15"/>
                  <w:szCs w:val="15"/>
                </w:rPr>
                <w:t>tact</w:t>
              </w:r>
            </w:ins>
          </w:p>
        </w:tc>
        <w:tc>
          <w:tcPr>
            <w:tcW w:w="1570" w:type="dxa"/>
            <w:vAlign w:val="center"/>
          </w:tcPr>
          <w:p w14:paraId="3E1B74F7" w14:textId="067FCE9B"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ins w:id="12451" w:author="Xuning Wei12232" w:date="2026-07-27T23:43:00Z">
              <w:r w:rsidRPr="003955C7">
                <w:rPr>
                  <w:rFonts w:ascii="Times New Roman" w:eastAsia="仿宋_GB2312" w:hAnsi="Times New Roman" w:cs="Times New Roman"/>
                  <w:color w:val="auto"/>
                  <w:sz w:val="15"/>
                  <w:szCs w:val="15"/>
                  <w:lang w:eastAsia="zh-CN"/>
                </w:rPr>
                <w:t xml:space="preserve">Based on production experience of batch </w:t>
              </w:r>
              <w:r>
                <w:rPr>
                  <w:rFonts w:ascii="Times New Roman" w:eastAsia="仿宋_GB2312" w:hAnsi="Times New Roman" w:cs="Times New Roman"/>
                  <w:color w:val="auto"/>
                  <w:sz w:val="18"/>
                  <w:szCs w:val="18"/>
                </w:rPr>
                <w:t>CPo140020-02-01-01~04;</w:t>
              </w:r>
              <w:r w:rsidRPr="003955C7">
                <w:rPr>
                  <w:rFonts w:ascii="Times New Roman" w:eastAsia="仿宋_GB2312" w:hAnsi="Times New Roman" w:cs="Times New Roman"/>
                  <w:color w:val="auto"/>
                  <w:sz w:val="15"/>
                  <w:szCs w:val="15"/>
                  <w:lang w:eastAsia="zh-CN"/>
                </w:rPr>
                <w:t xml:space="preserve">;  </w:t>
              </w:r>
              <w:r w:rsidRPr="003955C7">
                <w:rPr>
                  <w:rFonts w:ascii="Times New Roman" w:eastAsia="仿宋_GB2312" w:hAnsi="Times New Roman" w:cs="Times New Roman"/>
                  <w:color w:val="auto"/>
                  <w:sz w:val="15"/>
                  <w:szCs w:val="15"/>
                  <w:lang w:eastAsia="zh-CN"/>
                </w:rPr>
                <w:lastRenderedPageBreak/>
                <w:t xml:space="preserve">Chemical Engineering Handbook &amp; Page: </w:t>
              </w:r>
              <w:r w:rsidRPr="003955C7">
                <w:rPr>
                  <w:rFonts w:ascii="Times New Roman" w:eastAsia="仿宋_GB2312" w:hAnsi="Times New Roman" w:cs="Times New Roman" w:hint="eastAsia"/>
                  <w:color w:val="auto"/>
                  <w:sz w:val="15"/>
                  <w:szCs w:val="15"/>
                  <w:lang w:eastAsia="zh-CN"/>
                </w:rPr>
                <w:t>p</w:t>
              </w:r>
              <w:r w:rsidRPr="003955C7">
                <w:rPr>
                  <w:rFonts w:ascii="Times New Roman" w:eastAsia="仿宋_GB2312" w:hAnsi="Times New Roman" w:cs="Times New Roman"/>
                  <w:color w:val="auto"/>
                  <w:sz w:val="15"/>
                  <w:szCs w:val="15"/>
                </w:rPr>
                <w:t>age10-14~10-15</w:t>
              </w:r>
              <w:r w:rsidRPr="003955C7">
                <w:rPr>
                  <w:rFonts w:ascii="Times New Roman" w:eastAsia="仿宋_GB2312" w:hAnsi="Times New Roman" w:cs="Times New Roman" w:hint="eastAsia"/>
                  <w:color w:val="auto"/>
                  <w:sz w:val="15"/>
                  <w:szCs w:val="15"/>
                  <w:lang w:eastAsia="zh-CN"/>
                </w:rPr>
                <w:t>,</w:t>
              </w:r>
              <w:r w:rsidRPr="003955C7">
                <w:rPr>
                  <w:rFonts w:ascii="Times New Roman" w:eastAsia="仿宋_GB2312" w:hAnsi="Times New Roman" w:cs="Times New Roman"/>
                  <w:color w:val="auto"/>
                  <w:sz w:val="15"/>
                  <w:szCs w:val="15"/>
                  <w:lang w:eastAsia="zh-CN"/>
                </w:rPr>
                <w:t xml:space="preserve"> p</w:t>
              </w:r>
              <w:r w:rsidRPr="003955C7">
                <w:rPr>
                  <w:rFonts w:ascii="Times New Roman" w:eastAsia="仿宋_GB2312" w:hAnsi="Times New Roman" w:cs="Times New Roman"/>
                  <w:color w:val="auto"/>
                  <w:sz w:val="15"/>
                  <w:szCs w:val="15"/>
                </w:rPr>
                <w:t xml:space="preserve">age10-22~10-23; </w:t>
              </w:r>
              <w:r w:rsidRPr="003955C7">
                <w:rPr>
                  <w:rFonts w:ascii="Times New Roman" w:eastAsia="仿宋_GB2312" w:hAnsi="Times New Roman" w:cs="Times New Roman"/>
                  <w:color w:val="auto"/>
                  <w:sz w:val="15"/>
                  <w:szCs w:val="15"/>
                  <w:lang w:eastAsia="zh-CN"/>
                </w:rPr>
                <w:t xml:space="preserve">Handbook &amp; Page: </w:t>
              </w:r>
              <w:r w:rsidRPr="003955C7">
                <w:rPr>
                  <w:rFonts w:ascii="Times New Roman" w:eastAsia="仿宋_GB2312" w:hAnsi="Times New Roman" w:cs="Times New Roman"/>
                  <w:color w:val="auto"/>
                  <w:sz w:val="15"/>
                  <w:szCs w:val="15"/>
                </w:rPr>
                <w:t>P</w:t>
              </w:r>
              <w:r w:rsidRPr="003955C7">
                <w:rPr>
                  <w:rFonts w:ascii="Times New Roman" w:eastAsia="仿宋_GB2312" w:hAnsi="Times New Roman" w:cs="Times New Roman"/>
                  <w:color w:val="auto"/>
                  <w:sz w:val="15"/>
                  <w:szCs w:val="15"/>
                  <w:lang w:eastAsia="zh-CN"/>
                </w:rPr>
                <w:t>age 1161-1164</w:t>
              </w:r>
              <w:r w:rsidRPr="003955C7">
                <w:rPr>
                  <w:rFonts w:ascii="Times New Roman" w:eastAsia="仿宋_GB2312" w:hAnsi="Times New Roman" w:cs="Times New Roman"/>
                  <w:color w:val="auto"/>
                  <w:kern w:val="0"/>
                  <w:sz w:val="15"/>
                  <w:szCs w:val="15"/>
                  <w:lang w:eastAsia="zh-CN"/>
                </w:rPr>
                <w:t xml:space="preserve"> </w:t>
              </w:r>
              <w:r w:rsidRPr="003955C7">
                <w:rPr>
                  <w:rFonts w:ascii="Times New Roman" w:eastAsia="仿宋_GB2312" w:hAnsi="Times New Roman" w:cs="Times New Roman"/>
                  <w:color w:val="auto"/>
                  <w:sz w:val="15"/>
                  <w:szCs w:val="15"/>
                  <w:lang w:eastAsia="zh-CN"/>
                </w:rPr>
                <w:t>SOP:QM01020</w:t>
              </w:r>
            </w:ins>
          </w:p>
        </w:tc>
      </w:tr>
      <w:tr w:rsidR="00EC3A7E" w:rsidRPr="008B3C39" w14:paraId="2563F93E" w14:textId="77777777" w:rsidTr="00EC3A7E">
        <w:trPr>
          <w:trHeight w:val="455"/>
          <w:jc w:val="center"/>
        </w:trPr>
        <w:tc>
          <w:tcPr>
            <w:tcW w:w="1868" w:type="dxa"/>
            <w:vAlign w:val="center"/>
          </w:tcPr>
          <w:p w14:paraId="77684DE6" w14:textId="73D649A6"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lastRenderedPageBreak/>
              <w:t>Capping solution</w:t>
            </w:r>
          </w:p>
        </w:tc>
        <w:tc>
          <w:tcPr>
            <w:tcW w:w="1532" w:type="dxa"/>
            <w:vAlign w:val="center"/>
          </w:tcPr>
          <w:p w14:paraId="77815CF9" w14:textId="6A1B4B34"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470" w:type="dxa"/>
            <w:vAlign w:val="center"/>
          </w:tcPr>
          <w:p w14:paraId="6CD8FC01" w14:textId="6EAD5901"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719" w:type="dxa"/>
            <w:tcBorders>
              <w:bottom w:val="single" w:sz="4" w:space="0" w:color="auto"/>
            </w:tcBorders>
            <w:vAlign w:val="center"/>
          </w:tcPr>
          <w:p w14:paraId="5B48939E" w14:textId="2AA5181E"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392" w:type="dxa"/>
            <w:tcBorders>
              <w:bottom w:val="single" w:sz="4" w:space="0" w:color="auto"/>
            </w:tcBorders>
            <w:vAlign w:val="center"/>
          </w:tcPr>
          <w:p w14:paraId="0A540BEA" w14:textId="2EA1B1F3"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641" w:type="dxa"/>
            <w:tcBorders>
              <w:bottom w:val="single" w:sz="4" w:space="0" w:color="auto"/>
            </w:tcBorders>
            <w:vAlign w:val="center"/>
          </w:tcPr>
          <w:p w14:paraId="5559B89E" w14:textId="66F60043"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1549" w:type="dxa"/>
            <w:tcBorders>
              <w:bottom w:val="single" w:sz="4" w:space="0" w:color="auto"/>
            </w:tcBorders>
            <w:vAlign w:val="center"/>
          </w:tcPr>
          <w:p w14:paraId="6E439B16" w14:textId="460FF261"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570" w:type="dxa"/>
            <w:tcBorders>
              <w:bottom w:val="single" w:sz="4" w:space="0" w:color="auto"/>
            </w:tcBorders>
            <w:vAlign w:val="center"/>
          </w:tcPr>
          <w:p w14:paraId="32A17F9F" w14:textId="6E3D4965"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B90B7E">
              <w:rPr>
                <w:rFonts w:ascii="Times New Roman" w:eastAsia="仿宋_GB2312" w:hAnsi="Times New Roman" w:cs="Times New Roman"/>
                <w:color w:val="auto"/>
                <w:sz w:val="18"/>
                <w:szCs w:val="18"/>
              </w:rPr>
              <w:t>Yes</w:t>
            </w:r>
          </w:p>
        </w:tc>
        <w:tc>
          <w:tcPr>
            <w:tcW w:w="1570" w:type="dxa"/>
            <w:vAlign w:val="center"/>
          </w:tcPr>
          <w:p w14:paraId="39945275" w14:textId="1A5F4024" w:rsidR="00EC3A7E" w:rsidRPr="008B3C39" w:rsidRDefault="00EC3A7E" w:rsidP="00EC3A7E">
            <w:pPr>
              <w:spacing w:line="240" w:lineRule="exact"/>
              <w:contextualSpacing/>
              <w:jc w:val="center"/>
              <w:rPr>
                <w:ins w:id="12452" w:author="He Han" w:date="2026-08-27T16:54:00Z"/>
                <w:rFonts w:ascii="Times New Roman" w:eastAsia="仿宋_GB2312" w:hAnsi="Times New Roman" w:cs="Times New Roman"/>
                <w:color w:val="auto"/>
                <w:sz w:val="18"/>
                <w:szCs w:val="18"/>
              </w:rPr>
            </w:pPr>
            <w:ins w:id="12453" w:author="He Han" w:date="2026-08-27T17:08:00Z">
              <w:r>
                <w:rPr>
                  <w:rFonts w:ascii="Times New Roman" w:eastAsia="仿宋_GB2312" w:hAnsi="Times New Roman" w:cs="Times New Roman" w:hint="eastAsia"/>
                  <w:color w:val="auto"/>
                  <w:sz w:val="18"/>
                  <w:szCs w:val="18"/>
                  <w:lang w:eastAsia="zh-CN"/>
                </w:rPr>
                <w:t>Yes</w:t>
              </w:r>
            </w:ins>
          </w:p>
        </w:tc>
        <w:tc>
          <w:tcPr>
            <w:tcW w:w="1570" w:type="dxa"/>
            <w:vAlign w:val="center"/>
          </w:tcPr>
          <w:p w14:paraId="708F9842" w14:textId="7167E3A0" w:rsidR="00EC3A7E" w:rsidRDefault="00EC3A7E" w:rsidP="00EC3A7E">
            <w:pPr>
              <w:spacing w:line="240" w:lineRule="exact"/>
              <w:contextualSpacing/>
              <w:jc w:val="center"/>
              <w:rPr>
                <w:ins w:id="12454" w:author="Xuning Wei12232" w:date="2026-07-27T23:42:00Z"/>
                <w:rFonts w:ascii="Times New Roman" w:eastAsia="仿宋_GB2312" w:hAnsi="Times New Roman" w:cs="Times New Roman"/>
                <w:color w:val="auto"/>
                <w:sz w:val="18"/>
                <w:szCs w:val="18"/>
              </w:rPr>
            </w:pPr>
            <w:ins w:id="12455" w:author="Xuning Wei12232" w:date="2026-07-27T23:42:00Z">
              <w:r w:rsidRPr="008B3C39">
                <w:rPr>
                  <w:rFonts w:ascii="Times New Roman" w:eastAsia="仿宋_GB2312" w:hAnsi="Times New Roman" w:cs="Times New Roman"/>
                  <w:color w:val="auto"/>
                  <w:sz w:val="18"/>
                  <w:szCs w:val="18"/>
                </w:rPr>
                <w:t xml:space="preserve">Based on production experience of batch </w:t>
              </w:r>
              <w:r>
                <w:rPr>
                  <w:rFonts w:ascii="Times New Roman" w:eastAsia="仿宋_GB2312" w:hAnsi="Times New Roman" w:cs="Times New Roman"/>
                  <w:color w:val="auto"/>
                  <w:sz w:val="18"/>
                  <w:szCs w:val="18"/>
                </w:rPr>
                <w:t>CPo140020-02-01-01~04;</w:t>
              </w:r>
            </w:ins>
          </w:p>
          <w:p w14:paraId="0EB681CA" w14:textId="48C4529E" w:rsidR="00EC3A7E" w:rsidRPr="003955C7" w:rsidRDefault="00EC3A7E">
            <w:pPr>
              <w:spacing w:line="240" w:lineRule="exact"/>
              <w:jc w:val="center"/>
              <w:rPr>
                <w:ins w:id="12456" w:author="Xuning Wei12232" w:date="2026-07-27T23:42:00Z"/>
                <w:rFonts w:ascii="Times New Roman" w:eastAsia="仿宋_GB2312" w:hAnsi="Times New Roman" w:cs="Times New Roman"/>
                <w:color w:val="auto"/>
                <w:sz w:val="15"/>
                <w:szCs w:val="15"/>
                <w:lang w:eastAsia="zh-CN"/>
              </w:rPr>
              <w:pPrChange w:id="12457" w:author="He Han" w:date="2026-08-27T16:21:00Z">
                <w:pPr>
                  <w:spacing w:line="240" w:lineRule="exact"/>
                </w:pPr>
              </w:pPrChange>
            </w:pPr>
            <w:ins w:id="12458" w:author="Xuning Wei12232" w:date="2026-07-27T23:42:00Z">
              <w:r w:rsidRPr="003955C7">
                <w:rPr>
                  <w:rFonts w:ascii="Times New Roman" w:eastAsia="仿宋_GB2312" w:hAnsi="Times New Roman" w:cs="Times New Roman"/>
                  <w:color w:val="auto"/>
                  <w:sz w:val="15"/>
                  <w:szCs w:val="15"/>
                  <w:lang w:eastAsia="zh-CN"/>
                </w:rPr>
                <w:t>Handbook &amp; Page:</w:t>
              </w:r>
              <w:r w:rsidRPr="003955C7">
                <w:rPr>
                  <w:rFonts w:ascii="Times New Roman" w:eastAsia="仿宋_GB2312" w:hAnsi="Times New Roman" w:cs="Times New Roman"/>
                  <w:color w:val="auto"/>
                  <w:kern w:val="0"/>
                  <w:sz w:val="15"/>
                  <w:szCs w:val="15"/>
                  <w:lang w:eastAsia="zh-CN"/>
                </w:rPr>
                <w:t xml:space="preserve"> Page 41-44 &amp; Page </w:t>
              </w:r>
              <w:r w:rsidRPr="003955C7">
                <w:rPr>
                  <w:rFonts w:ascii="Times New Roman" w:eastAsia="仿宋_GB2312" w:hAnsi="Times New Roman" w:cs="Times New Roman" w:hint="eastAsia"/>
                  <w:color w:val="auto"/>
                  <w:kern w:val="0"/>
                  <w:sz w:val="15"/>
                  <w:szCs w:val="15"/>
                  <w:lang w:eastAsia="zh-CN"/>
                </w:rPr>
                <w:t>2721-2724</w:t>
              </w:r>
              <w:r w:rsidRPr="003955C7">
                <w:rPr>
                  <w:rFonts w:ascii="Times New Roman" w:eastAsia="仿宋_GB2312" w:hAnsi="Times New Roman" w:cs="Times New Roman"/>
                  <w:color w:val="auto"/>
                  <w:kern w:val="0"/>
                  <w:sz w:val="15"/>
                  <w:szCs w:val="15"/>
                  <w:lang w:eastAsia="zh-CN"/>
                </w:rPr>
                <w:t xml:space="preserve"> &amp;</w:t>
              </w:r>
              <w:r w:rsidRPr="003955C7">
                <w:rPr>
                  <w:rFonts w:ascii="Times New Roman" w:eastAsia="仿宋_GB2312" w:hAnsi="Times New Roman" w:cs="Times New Roman"/>
                  <w:color w:val="auto"/>
                  <w:sz w:val="15"/>
                  <w:szCs w:val="15"/>
                </w:rPr>
                <w:t xml:space="preserve"> P</w:t>
              </w:r>
              <w:r w:rsidRPr="003955C7">
                <w:rPr>
                  <w:rFonts w:ascii="Times New Roman" w:eastAsia="仿宋_GB2312" w:hAnsi="Times New Roman" w:cs="Times New Roman"/>
                  <w:color w:val="auto"/>
                  <w:sz w:val="15"/>
                  <w:szCs w:val="15"/>
                  <w:lang w:eastAsia="zh-CN"/>
                </w:rPr>
                <w:t>age 1161-1164;</w:t>
              </w:r>
            </w:ins>
          </w:p>
          <w:p w14:paraId="78A9CE80" w14:textId="0A9DCE38"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ins w:id="12459" w:author="Xuning Wei12232" w:date="2026-07-27T23:42:00Z">
              <w:r w:rsidRPr="003955C7">
                <w:rPr>
                  <w:rFonts w:ascii="Times New Roman" w:eastAsia="仿宋_GB2312" w:hAnsi="Times New Roman" w:cs="Times New Roman"/>
                  <w:color w:val="auto"/>
                  <w:sz w:val="15"/>
                  <w:szCs w:val="15"/>
                  <w:lang w:eastAsia="zh-CN"/>
                </w:rPr>
                <w:t>SOP:QM01020</w:t>
              </w:r>
            </w:ins>
          </w:p>
        </w:tc>
      </w:tr>
      <w:tr w:rsidR="00EC3A7E" w:rsidRPr="008B3C39" w14:paraId="4A7E6899" w14:textId="77777777" w:rsidTr="00EC3A7E">
        <w:trPr>
          <w:trHeight w:val="455"/>
          <w:jc w:val="center"/>
        </w:trPr>
        <w:tc>
          <w:tcPr>
            <w:tcW w:w="1868" w:type="dxa"/>
            <w:vAlign w:val="center"/>
          </w:tcPr>
          <w:p w14:paraId="075D7301" w14:textId="0D19B5C5"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Pr>
                <w:rFonts w:ascii="Times New Roman" w:eastAsia="仿宋_GB2312" w:hAnsi="Times New Roman" w:cs="Times New Roman"/>
                <w:color w:val="auto"/>
                <w:sz w:val="18"/>
                <w:szCs w:val="18"/>
              </w:rPr>
              <w:t>ASYM-141366</w:t>
            </w:r>
            <w:r w:rsidRPr="008B3C39">
              <w:rPr>
                <w:rFonts w:ascii="Times New Roman" w:eastAsia="仿宋_GB2312" w:hAnsi="Times New Roman" w:cs="Times New Roman"/>
                <w:color w:val="auto"/>
                <w:sz w:val="18"/>
                <w:szCs w:val="18"/>
              </w:rPr>
              <w:t xml:space="preserve"> intermediate</w:t>
            </w:r>
          </w:p>
        </w:tc>
        <w:tc>
          <w:tcPr>
            <w:tcW w:w="1532" w:type="dxa"/>
            <w:vAlign w:val="center"/>
          </w:tcPr>
          <w:p w14:paraId="271198AC" w14:textId="1723731D"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470" w:type="dxa"/>
            <w:vAlign w:val="center"/>
          </w:tcPr>
          <w:p w14:paraId="45D87A9A" w14:textId="1CD11F9C"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719" w:type="dxa"/>
            <w:tcBorders>
              <w:bottom w:val="single" w:sz="4" w:space="0" w:color="auto"/>
            </w:tcBorders>
            <w:vAlign w:val="center"/>
          </w:tcPr>
          <w:p w14:paraId="1CE431B3" w14:textId="769925B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392" w:type="dxa"/>
            <w:tcBorders>
              <w:bottom w:val="single" w:sz="4" w:space="0" w:color="auto"/>
            </w:tcBorders>
            <w:vAlign w:val="center"/>
          </w:tcPr>
          <w:p w14:paraId="4B179C7B" w14:textId="42731410"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1641" w:type="dxa"/>
            <w:tcBorders>
              <w:bottom w:val="single" w:sz="4" w:space="0" w:color="auto"/>
            </w:tcBorders>
            <w:vAlign w:val="center"/>
          </w:tcPr>
          <w:p w14:paraId="63DAF74B" w14:textId="40E9322F"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549" w:type="dxa"/>
            <w:tcBorders>
              <w:bottom w:val="single" w:sz="4" w:space="0" w:color="auto"/>
            </w:tcBorders>
            <w:vAlign w:val="center"/>
          </w:tcPr>
          <w:p w14:paraId="616CC60A" w14:textId="56496166"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570" w:type="dxa"/>
            <w:tcBorders>
              <w:bottom w:val="single" w:sz="4" w:space="0" w:color="auto"/>
            </w:tcBorders>
            <w:vAlign w:val="center"/>
          </w:tcPr>
          <w:p w14:paraId="24F649B9" w14:textId="706DBAAA"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1570" w:type="dxa"/>
            <w:vAlign w:val="center"/>
          </w:tcPr>
          <w:p w14:paraId="5B6900BE" w14:textId="552457F1" w:rsidR="00EC3A7E" w:rsidRPr="008B3C39" w:rsidRDefault="00EC3A7E" w:rsidP="00EC3A7E">
            <w:pPr>
              <w:spacing w:line="240" w:lineRule="exact"/>
              <w:contextualSpacing/>
              <w:jc w:val="center"/>
              <w:rPr>
                <w:ins w:id="12460" w:author="He Han" w:date="2026-08-27T16:54:00Z"/>
                <w:rFonts w:ascii="Times New Roman" w:eastAsia="仿宋_GB2312" w:hAnsi="Times New Roman" w:cs="Times New Roman"/>
                <w:color w:val="auto"/>
                <w:sz w:val="18"/>
                <w:szCs w:val="18"/>
              </w:rPr>
            </w:pPr>
            <w:ins w:id="12461" w:author="He Han" w:date="2026-08-27T17:08:00Z">
              <w:r w:rsidRPr="003955C7">
                <w:rPr>
                  <w:rFonts w:ascii="Times New Roman" w:eastAsia="仿宋_GB2312" w:hAnsi="Times New Roman" w:cs="Times New Roman"/>
                  <w:color w:val="auto"/>
                  <w:sz w:val="15"/>
                  <w:szCs w:val="15"/>
                </w:rPr>
                <w:t>N</w:t>
              </w:r>
              <w:r w:rsidRPr="003955C7">
                <w:rPr>
                  <w:rFonts w:ascii="Times New Roman" w:eastAsia="仿宋_GB2312" w:hAnsi="Times New Roman" w:cs="Times New Roman"/>
                  <w:color w:val="auto"/>
                  <w:sz w:val="15"/>
                  <w:szCs w:val="15"/>
                  <w:lang w:eastAsia="zh-CN"/>
                </w:rPr>
                <w:t>o</w:t>
              </w:r>
              <w:r w:rsidRPr="003955C7">
                <w:rPr>
                  <w:rFonts w:ascii="Times New Roman" w:eastAsia="仿宋_GB2312" w:hAnsi="Times New Roman" w:cs="Times New Roman"/>
                  <w:color w:val="auto"/>
                  <w:sz w:val="15"/>
                  <w:szCs w:val="15"/>
                </w:rPr>
                <w:t xml:space="preserve"> </w:t>
              </w:r>
              <w:r w:rsidRPr="003955C7">
                <w:rPr>
                  <w:rFonts w:ascii="Times New Roman" w:eastAsia="仿宋_GB2312" w:hAnsi="Times New Roman" w:cs="Times New Roman"/>
                  <w:color w:val="auto"/>
                  <w:sz w:val="15"/>
                  <w:szCs w:val="15"/>
                  <w:lang w:eastAsia="zh-CN"/>
                </w:rPr>
                <w:t>con</w:t>
              </w:r>
              <w:r w:rsidRPr="003955C7">
                <w:rPr>
                  <w:rFonts w:ascii="Times New Roman" w:eastAsia="仿宋_GB2312" w:hAnsi="Times New Roman" w:cs="Times New Roman"/>
                  <w:color w:val="auto"/>
                  <w:sz w:val="15"/>
                  <w:szCs w:val="15"/>
                </w:rPr>
                <w:t>tact</w:t>
              </w:r>
            </w:ins>
          </w:p>
        </w:tc>
        <w:tc>
          <w:tcPr>
            <w:tcW w:w="1570" w:type="dxa"/>
            <w:vAlign w:val="center"/>
          </w:tcPr>
          <w:p w14:paraId="1776FAC0" w14:textId="0A2C2A8C"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ins w:id="12462" w:author="Xuning Wei12232" w:date="2026-07-27T23:43:00Z">
              <w:r w:rsidRPr="008B3C39">
                <w:rPr>
                  <w:rFonts w:ascii="Times New Roman" w:eastAsia="仿宋_GB2312" w:hAnsi="Times New Roman" w:cs="Times New Roman"/>
                  <w:color w:val="auto"/>
                  <w:sz w:val="18"/>
                  <w:szCs w:val="18"/>
                </w:rPr>
                <w:t xml:space="preserve">Based on production experience of batch </w:t>
              </w:r>
              <w:r>
                <w:rPr>
                  <w:rFonts w:ascii="Times New Roman" w:eastAsia="仿宋_GB2312" w:hAnsi="Times New Roman" w:cs="Times New Roman"/>
                  <w:color w:val="auto"/>
                  <w:sz w:val="18"/>
                  <w:szCs w:val="18"/>
                </w:rPr>
                <w:t>CPo140020-02-01-01~04;</w:t>
              </w:r>
            </w:ins>
          </w:p>
        </w:tc>
      </w:tr>
    </w:tbl>
    <w:p w14:paraId="6704EEEA" w14:textId="77777777" w:rsidR="00813D53" w:rsidRPr="008B3C39" w:rsidRDefault="00010358">
      <w:pPr>
        <w:snapToGrid w:val="0"/>
        <w:spacing w:beforeLines="50" w:before="120" w:afterLines="50" w:after="120"/>
        <w:rPr>
          <w:rFonts w:ascii="Times New Roman" w:eastAsia="仿宋_GB2312" w:hAnsi="Times New Roman" w:cs="Times New Roman"/>
          <w:b/>
          <w:color w:val="auto"/>
          <w:sz w:val="20"/>
          <w:szCs w:val="20"/>
        </w:rPr>
      </w:pPr>
      <w:r w:rsidRPr="008B3C39">
        <w:rPr>
          <w:rFonts w:ascii="Times New Roman" w:eastAsia="仿宋_GB2312" w:hAnsi="Times New Roman" w:cs="Times New Roman"/>
          <w:b/>
          <w:color w:val="auto"/>
          <w:sz w:val="20"/>
          <w:szCs w:val="20"/>
        </w:rPr>
        <w:t xml:space="preserve">Conclusion: </w:t>
      </w:r>
    </w:p>
    <w:p w14:paraId="434E72AE" w14:textId="3FC08829" w:rsidR="00813D53" w:rsidRPr="008B3C39" w:rsidRDefault="00010358">
      <w:pPr>
        <w:spacing w:afterLines="50" w:after="120"/>
        <w:rPr>
          <w:rFonts w:ascii="Times New Roman" w:eastAsia="仿宋_GB2312" w:hAnsi="Times New Roman" w:cs="Times New Roman"/>
          <w:color w:val="auto"/>
          <w:sz w:val="20"/>
          <w:szCs w:val="20"/>
          <w:lang w:eastAsia="zh-CN"/>
        </w:rPr>
      </w:pPr>
      <w:r w:rsidRPr="008B3C39">
        <w:rPr>
          <w:rFonts w:ascii="Times New Roman" w:eastAsia="仿宋_GB2312" w:hAnsi="Times New Roman" w:cs="Times New Roman"/>
          <w:color w:val="auto"/>
          <w:sz w:val="20"/>
          <w:szCs w:val="20"/>
          <w:lang w:eastAsia="zh-CN"/>
        </w:rPr>
        <w:t>The selected MOC of accessories/component</w:t>
      </w:r>
      <w:ins w:id="12463" w:author="Johan Granander" w:date="2026-05-04T11:59:00Z">
        <w:r w:rsidR="0051195D">
          <w:rPr>
            <w:rFonts w:ascii="Times New Roman" w:eastAsia="仿宋_GB2312" w:hAnsi="Times New Roman" w:cs="Times New Roman"/>
            <w:color w:val="auto"/>
            <w:sz w:val="20"/>
            <w:szCs w:val="20"/>
            <w:lang w:eastAsia="zh-CN"/>
          </w:rPr>
          <w:t>s</w:t>
        </w:r>
      </w:ins>
      <w:r w:rsidRPr="008B3C39">
        <w:rPr>
          <w:rFonts w:ascii="Times New Roman" w:eastAsia="仿宋_GB2312" w:hAnsi="Times New Roman" w:cs="Times New Roman"/>
          <w:color w:val="auto"/>
          <w:sz w:val="20"/>
          <w:szCs w:val="20"/>
          <w:lang w:eastAsia="zh-CN"/>
        </w:rPr>
        <w:t xml:space="preserve"> is suitable for process needs. The inner surfac</w:t>
      </w:r>
      <w:r w:rsidR="00601346" w:rsidRPr="008B3C39">
        <w:rPr>
          <w:rFonts w:ascii="Times New Roman" w:eastAsia="仿宋_GB2312" w:hAnsi="Times New Roman" w:cs="Times New Roman"/>
          <w:color w:val="auto"/>
          <w:sz w:val="20"/>
          <w:szCs w:val="20"/>
          <w:lang w:eastAsia="zh-CN"/>
        </w:rPr>
        <w:t xml:space="preserve">e, temperature probe and </w:t>
      </w:r>
      <w:r w:rsidR="004B2C9D" w:rsidRPr="008B3C39">
        <w:rPr>
          <w:rFonts w:ascii="Times New Roman" w:eastAsia="仿宋_GB2312" w:hAnsi="Times New Roman" w:cs="Times New Roman"/>
          <w:color w:val="auto"/>
          <w:sz w:val="20"/>
          <w:szCs w:val="20"/>
          <w:lang w:eastAsia="zh-CN"/>
        </w:rPr>
        <w:t>agitator</w:t>
      </w:r>
      <w:r w:rsidRPr="008B3C39">
        <w:rPr>
          <w:rFonts w:ascii="Times New Roman" w:eastAsia="仿宋_GB2312" w:hAnsi="Times New Roman" w:cs="Times New Roman"/>
          <w:color w:val="auto"/>
          <w:sz w:val="20"/>
          <w:szCs w:val="20"/>
          <w:lang w:eastAsia="zh-CN"/>
        </w:rPr>
        <w:t xml:space="preserve"> is </w:t>
      </w:r>
      <w:r w:rsidR="00D459C3" w:rsidRPr="008B3C39">
        <w:rPr>
          <w:rFonts w:ascii="Times New Roman" w:eastAsia="仿宋_GB2312" w:hAnsi="Times New Roman" w:cs="Times New Roman"/>
          <w:b/>
          <w:color w:val="auto"/>
          <w:sz w:val="18"/>
          <w:szCs w:val="20"/>
        </w:rPr>
        <w:t>C-276</w:t>
      </w:r>
      <w:r w:rsidRPr="008B3C39">
        <w:rPr>
          <w:rFonts w:ascii="Times New Roman" w:eastAsia="仿宋_GB2312" w:hAnsi="Times New Roman" w:cs="Times New Roman"/>
          <w:color w:val="auto"/>
          <w:sz w:val="20"/>
          <w:szCs w:val="20"/>
          <w:lang w:eastAsia="zh-CN"/>
        </w:rPr>
        <w:t xml:space="preserve"> and i</w:t>
      </w:r>
      <w:r w:rsidR="00D459C3" w:rsidRPr="008B3C39">
        <w:rPr>
          <w:rFonts w:ascii="Times New Roman" w:eastAsia="仿宋_GB2312" w:hAnsi="Times New Roman" w:cs="Times New Roman"/>
          <w:color w:val="auto"/>
          <w:sz w:val="20"/>
          <w:szCs w:val="20"/>
          <w:lang w:eastAsia="zh-CN"/>
        </w:rPr>
        <w:t xml:space="preserve">t is suitable for process needs. </w:t>
      </w:r>
      <w:del w:id="12464" w:author="Johan Granander" w:date="2026-05-04T11:59:00Z">
        <w:r w:rsidR="00D459C3" w:rsidRPr="008B3C39" w:rsidDel="0051195D">
          <w:rPr>
            <w:rFonts w:ascii="Times New Roman" w:eastAsia="仿宋_GB2312" w:hAnsi="Times New Roman" w:cs="Times New Roman"/>
            <w:color w:val="auto"/>
            <w:sz w:val="20"/>
            <w:szCs w:val="20"/>
            <w:lang w:eastAsia="zh-CN"/>
          </w:rPr>
          <w:delText>And o</w:delText>
        </w:r>
      </w:del>
      <w:ins w:id="12465" w:author="Johan Granander" w:date="2026-05-04T11:59:00Z">
        <w:r w:rsidR="0051195D">
          <w:rPr>
            <w:rFonts w:ascii="Times New Roman" w:eastAsia="仿宋_GB2312" w:hAnsi="Times New Roman" w:cs="Times New Roman"/>
            <w:color w:val="auto"/>
            <w:sz w:val="20"/>
            <w:szCs w:val="20"/>
            <w:lang w:eastAsia="zh-CN"/>
          </w:rPr>
          <w:t>O</w:t>
        </w:r>
      </w:ins>
      <w:r w:rsidR="00D459C3" w:rsidRPr="008B3C39">
        <w:rPr>
          <w:rFonts w:ascii="Times New Roman" w:eastAsia="仿宋_GB2312" w:hAnsi="Times New Roman" w:cs="Times New Roman"/>
          <w:color w:val="auto"/>
          <w:sz w:val="20"/>
          <w:szCs w:val="20"/>
          <w:lang w:eastAsia="zh-CN"/>
        </w:rPr>
        <w:t>ther accessories are</w:t>
      </w:r>
      <w:r w:rsidRPr="008B3C39">
        <w:rPr>
          <w:rFonts w:ascii="Times New Roman" w:eastAsia="仿宋_GB2312" w:hAnsi="Times New Roman" w:cs="Times New Roman"/>
          <w:color w:val="auto"/>
          <w:sz w:val="20"/>
          <w:szCs w:val="20"/>
          <w:lang w:eastAsia="zh-CN"/>
        </w:rPr>
        <w:t xml:space="preserve"> suitable for process needs. The risk of using the</w:t>
      </w:r>
      <w:del w:id="12466" w:author="Johan Granander" w:date="2026-05-04T11:59:00Z">
        <w:r w:rsidRPr="008B3C39" w:rsidDel="0051195D">
          <w:rPr>
            <w:rFonts w:ascii="Times New Roman" w:eastAsia="仿宋_GB2312" w:hAnsi="Times New Roman" w:cs="Times New Roman"/>
            <w:color w:val="auto"/>
            <w:sz w:val="20"/>
            <w:szCs w:val="20"/>
            <w:lang w:eastAsia="zh-CN"/>
          </w:rPr>
          <w:delText>se</w:delText>
        </w:r>
      </w:del>
      <w:r w:rsidRPr="008B3C39">
        <w:rPr>
          <w:rFonts w:ascii="Times New Roman" w:eastAsia="仿宋_GB2312" w:hAnsi="Times New Roman" w:cs="Times New Roman"/>
          <w:color w:val="auto"/>
          <w:sz w:val="20"/>
          <w:szCs w:val="20"/>
          <w:lang w:eastAsia="zh-CN"/>
        </w:rPr>
        <w:t xml:space="preserve"> equipment is assessed as low.</w:t>
      </w:r>
    </w:p>
    <w:p w14:paraId="722C3818" w14:textId="7E4A3D60" w:rsidR="00DD767F" w:rsidRPr="008B3C39" w:rsidRDefault="00DD767F">
      <w:pPr>
        <w:rPr>
          <w:rFonts w:ascii="Times New Roman" w:eastAsia="仿宋_GB2312" w:hAnsi="Times New Roman" w:cs="Times New Roman"/>
          <w:color w:val="auto"/>
          <w:sz w:val="20"/>
          <w:szCs w:val="20"/>
          <w:lang w:eastAsia="zh-CN"/>
        </w:rPr>
      </w:pPr>
      <w:r w:rsidRPr="008B3C39">
        <w:rPr>
          <w:rFonts w:ascii="Times New Roman" w:eastAsia="仿宋_GB2312" w:hAnsi="Times New Roman" w:cs="Times New Roman"/>
          <w:color w:val="auto"/>
          <w:sz w:val="20"/>
          <w:szCs w:val="20"/>
          <w:lang w:eastAsia="zh-CN"/>
        </w:rPr>
        <w:br w:type="page"/>
      </w:r>
    </w:p>
    <w:p w14:paraId="2570E8AE" w14:textId="02E8D657" w:rsidR="00813D53" w:rsidRPr="008B3C39" w:rsidRDefault="00010358" w:rsidP="00F73D8B">
      <w:pPr>
        <w:spacing w:beforeLines="100" w:before="240" w:afterLines="50" w:after="120"/>
        <w:jc w:val="center"/>
        <w:rPr>
          <w:rFonts w:ascii="Times New Roman" w:eastAsia="仿宋_GB2312" w:hAnsi="Times New Roman" w:cs="Times New Roman"/>
          <w:b/>
          <w:color w:val="auto"/>
          <w:sz w:val="20"/>
          <w:szCs w:val="20"/>
        </w:rPr>
      </w:pPr>
      <w:r w:rsidRPr="008B3C39">
        <w:rPr>
          <w:rFonts w:ascii="Times New Roman" w:eastAsia="仿宋_GB2312" w:hAnsi="Times New Roman" w:cs="Times New Roman"/>
          <w:color w:val="auto"/>
          <w:sz w:val="20"/>
          <w:szCs w:val="20"/>
          <w:lang w:eastAsia="zh-CN"/>
        </w:rPr>
        <w:lastRenderedPageBreak/>
        <w:t xml:space="preserve"> </w:t>
      </w:r>
      <w:r w:rsidRPr="008B3C39">
        <w:rPr>
          <w:rFonts w:ascii="Times New Roman" w:eastAsia="仿宋_GB2312" w:hAnsi="Times New Roman" w:cs="Times New Roman"/>
          <w:b/>
          <w:color w:val="auto"/>
          <w:sz w:val="20"/>
          <w:szCs w:val="20"/>
        </w:rPr>
        <w:t xml:space="preserve">Table 10-3: Compatibility Matrix for </w:t>
      </w:r>
      <w:r w:rsidR="00CD0EA3" w:rsidRPr="008B3C39">
        <w:rPr>
          <w:rFonts w:ascii="Times New Roman" w:eastAsia="仿宋_GB2312" w:hAnsi="Times New Roman" w:cs="Times New Roman"/>
          <w:b/>
          <w:color w:val="auto"/>
          <w:sz w:val="20"/>
          <w:szCs w:val="20"/>
        </w:rPr>
        <w:t>Equipment MOC and Raw Materials</w:t>
      </w:r>
    </w:p>
    <w:tbl>
      <w:tblPr>
        <w:tblStyle w:val="af5"/>
        <w:tblW w:w="5000" w:type="pct"/>
        <w:jc w:val="center"/>
        <w:tblLook w:val="04A0" w:firstRow="1" w:lastRow="0" w:firstColumn="1" w:lastColumn="0" w:noHBand="0" w:noVBand="1"/>
        <w:tblPrChange w:id="12467" w:author="He Han" w:date="2026-08-27T17:09:00Z">
          <w:tblPr>
            <w:tblStyle w:val="af5"/>
            <w:tblW w:w="5000" w:type="pct"/>
            <w:jc w:val="center"/>
            <w:tblLook w:val="04A0" w:firstRow="1" w:lastRow="0" w:firstColumn="1" w:lastColumn="0" w:noHBand="0" w:noVBand="1"/>
          </w:tblPr>
        </w:tblPrChange>
      </w:tblPr>
      <w:tblGrid>
        <w:gridCol w:w="2435"/>
        <w:gridCol w:w="1116"/>
        <w:gridCol w:w="1450"/>
        <w:gridCol w:w="1150"/>
        <w:gridCol w:w="1453"/>
        <w:gridCol w:w="1454"/>
        <w:gridCol w:w="1374"/>
        <w:gridCol w:w="1394"/>
        <w:gridCol w:w="1179"/>
        <w:gridCol w:w="1307"/>
        <w:tblGridChange w:id="12468">
          <w:tblGrid>
            <w:gridCol w:w="2688"/>
            <w:gridCol w:w="1116"/>
            <w:gridCol w:w="1612"/>
            <w:gridCol w:w="1282"/>
            <w:gridCol w:w="1614"/>
            <w:gridCol w:w="1614"/>
            <w:gridCol w:w="1526"/>
            <w:gridCol w:w="1546"/>
            <w:gridCol w:w="1314"/>
            <w:gridCol w:w="1314"/>
          </w:tblGrid>
        </w:tblGridChange>
      </w:tblGrid>
      <w:tr w:rsidR="00EC3A7E" w:rsidRPr="008B3C39" w14:paraId="7D4579F3" w14:textId="77777777" w:rsidTr="00EC3A7E">
        <w:trPr>
          <w:trHeight w:val="455"/>
          <w:tblHeader/>
          <w:jc w:val="center"/>
          <w:trPrChange w:id="12469" w:author="He Han" w:date="2026-08-27T17:09:00Z">
            <w:trPr>
              <w:trHeight w:val="455"/>
              <w:tblHeader/>
              <w:jc w:val="center"/>
            </w:trPr>
          </w:trPrChange>
        </w:trPr>
        <w:tc>
          <w:tcPr>
            <w:tcW w:w="851" w:type="pct"/>
            <w:shd w:val="clear" w:color="auto" w:fill="D9D9D9" w:themeFill="background1" w:themeFillShade="D9"/>
            <w:vAlign w:val="center"/>
            <w:tcPrChange w:id="12470" w:author="He Han" w:date="2026-08-27T17:09:00Z">
              <w:tcPr>
                <w:tcW w:w="939" w:type="pct"/>
                <w:shd w:val="clear" w:color="auto" w:fill="D9D9D9" w:themeFill="background1" w:themeFillShade="D9"/>
                <w:vAlign w:val="center"/>
              </w:tcPr>
            </w:tcPrChange>
          </w:tcPr>
          <w:p w14:paraId="2BCE8701" w14:textId="77777777" w:rsidR="00EC3A7E" w:rsidRPr="008B3C39" w:rsidRDefault="00EC3A7E" w:rsidP="00866D7C">
            <w:pPr>
              <w:spacing w:line="240" w:lineRule="exact"/>
              <w:contextualSpacing/>
              <w:jc w:val="center"/>
              <w:rPr>
                <w:rFonts w:ascii="Times New Roman" w:eastAsia="仿宋_GB2312" w:hAnsi="Times New Roman" w:cs="Times New Roman"/>
                <w:b/>
                <w:color w:val="auto"/>
                <w:sz w:val="18"/>
                <w:szCs w:val="20"/>
              </w:rPr>
            </w:pPr>
            <w:commentRangeStart w:id="12471"/>
            <w:commentRangeStart w:id="12472"/>
            <w:r w:rsidRPr="008B3C39">
              <w:rPr>
                <w:rFonts w:ascii="Times New Roman" w:eastAsia="仿宋_GB2312" w:hAnsi="Times New Roman" w:cs="Times New Roman"/>
                <w:b/>
                <w:color w:val="auto"/>
                <w:sz w:val="18"/>
                <w:szCs w:val="20"/>
              </w:rPr>
              <w:t>Material Name</w:t>
            </w:r>
            <w:commentRangeEnd w:id="12471"/>
            <w:r w:rsidRPr="008B3C39">
              <w:rPr>
                <w:rStyle w:val="aff1"/>
                <w:rFonts w:ascii="Times New Roman" w:eastAsia="仿宋_GB2312" w:hAnsi="Times New Roman" w:cs="Times New Roman"/>
                <w:b/>
                <w:color w:val="auto"/>
                <w:sz w:val="18"/>
                <w:szCs w:val="20"/>
              </w:rPr>
              <w:commentReference w:id="12471"/>
            </w:r>
            <w:commentRangeEnd w:id="12472"/>
            <w:r w:rsidRPr="008B3C39">
              <w:rPr>
                <w:rStyle w:val="aff1"/>
                <w:rFonts w:ascii="Times New Roman" w:eastAsia="仿宋_GB2312" w:hAnsi="Times New Roman" w:cs="Times New Roman"/>
                <w:b/>
                <w:color w:val="auto"/>
                <w:sz w:val="18"/>
                <w:szCs w:val="20"/>
              </w:rPr>
              <w:commentReference w:id="12472"/>
            </w:r>
          </w:p>
        </w:tc>
        <w:tc>
          <w:tcPr>
            <w:tcW w:w="390" w:type="pct"/>
            <w:shd w:val="clear" w:color="auto" w:fill="D9D9D9" w:themeFill="background1" w:themeFillShade="D9"/>
            <w:vAlign w:val="center"/>
            <w:tcPrChange w:id="12473" w:author="He Han" w:date="2026-08-27T17:09:00Z">
              <w:tcPr>
                <w:tcW w:w="390" w:type="pct"/>
                <w:shd w:val="clear" w:color="auto" w:fill="D9D9D9" w:themeFill="background1" w:themeFillShade="D9"/>
                <w:vAlign w:val="center"/>
              </w:tcPr>
            </w:tcPrChange>
          </w:tcPr>
          <w:p w14:paraId="2D1E0728" w14:textId="74D5E3AF" w:rsidR="00EC3A7E" w:rsidRPr="008B3C39" w:rsidRDefault="00EC3A7E" w:rsidP="00866D7C">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Compatible with C-276</w:t>
            </w:r>
          </w:p>
        </w:tc>
        <w:tc>
          <w:tcPr>
            <w:tcW w:w="507" w:type="pct"/>
            <w:shd w:val="clear" w:color="auto" w:fill="D9D9D9" w:themeFill="background1" w:themeFillShade="D9"/>
            <w:vAlign w:val="center"/>
            <w:tcPrChange w:id="12474" w:author="He Han" w:date="2026-08-27T17:09:00Z">
              <w:tcPr>
                <w:tcW w:w="563" w:type="pct"/>
                <w:shd w:val="clear" w:color="auto" w:fill="D9D9D9" w:themeFill="background1" w:themeFillShade="D9"/>
                <w:vAlign w:val="center"/>
              </w:tcPr>
            </w:tcPrChange>
          </w:tcPr>
          <w:p w14:paraId="7405628B" w14:textId="77777777" w:rsidR="00EC3A7E" w:rsidRPr="008B3C39" w:rsidRDefault="00EC3A7E" w:rsidP="00866D7C">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Compatible with PTFE</w:t>
            </w:r>
          </w:p>
        </w:tc>
        <w:tc>
          <w:tcPr>
            <w:tcW w:w="402" w:type="pct"/>
            <w:tcBorders>
              <w:bottom w:val="single" w:sz="4" w:space="0" w:color="auto"/>
            </w:tcBorders>
            <w:shd w:val="clear" w:color="auto" w:fill="D9D9D9" w:themeFill="background1" w:themeFillShade="D9"/>
            <w:vAlign w:val="center"/>
            <w:tcPrChange w:id="12475" w:author="He Han" w:date="2026-08-27T17:09:00Z">
              <w:tcPr>
                <w:tcW w:w="448" w:type="pct"/>
                <w:tcBorders>
                  <w:bottom w:val="single" w:sz="4" w:space="0" w:color="auto"/>
                </w:tcBorders>
                <w:shd w:val="clear" w:color="auto" w:fill="D9D9D9" w:themeFill="background1" w:themeFillShade="D9"/>
                <w:vAlign w:val="center"/>
              </w:tcPr>
            </w:tcPrChange>
          </w:tcPr>
          <w:p w14:paraId="0DA2669C"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20"/>
              </w:rPr>
            </w:pPr>
            <w:r w:rsidRPr="008B3C39">
              <w:rPr>
                <w:rFonts w:ascii="Times New Roman" w:eastAsia="仿宋_GB2312" w:hAnsi="Times New Roman" w:cs="Times New Roman"/>
                <w:b/>
                <w:color w:val="auto"/>
                <w:sz w:val="18"/>
                <w:szCs w:val="20"/>
              </w:rPr>
              <w:t>Compatible with SS</w:t>
            </w:r>
          </w:p>
        </w:tc>
        <w:tc>
          <w:tcPr>
            <w:tcW w:w="508" w:type="pct"/>
            <w:shd w:val="clear" w:color="auto" w:fill="D9D9D9" w:themeFill="background1" w:themeFillShade="D9"/>
            <w:vAlign w:val="center"/>
            <w:tcPrChange w:id="12476" w:author="He Han" w:date="2026-08-27T17:09:00Z">
              <w:tcPr>
                <w:tcW w:w="564" w:type="pct"/>
                <w:shd w:val="clear" w:color="auto" w:fill="D9D9D9" w:themeFill="background1" w:themeFillShade="D9"/>
                <w:vAlign w:val="center"/>
              </w:tcPr>
            </w:tcPrChange>
          </w:tcPr>
          <w:p w14:paraId="2A4728BE"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20"/>
              </w:rPr>
            </w:pPr>
            <w:r w:rsidRPr="008B3C39">
              <w:rPr>
                <w:rFonts w:ascii="Times New Roman" w:eastAsia="仿宋_GB2312" w:hAnsi="Times New Roman" w:cs="Times New Roman"/>
                <w:b/>
                <w:color w:val="auto"/>
                <w:sz w:val="18"/>
                <w:szCs w:val="20"/>
              </w:rPr>
              <w:t>Compatible with Glass</w:t>
            </w:r>
          </w:p>
        </w:tc>
        <w:tc>
          <w:tcPr>
            <w:tcW w:w="508" w:type="pct"/>
            <w:shd w:val="clear" w:color="auto" w:fill="D9D9D9" w:themeFill="background1" w:themeFillShade="D9"/>
            <w:vAlign w:val="center"/>
            <w:tcPrChange w:id="12477" w:author="He Han" w:date="2026-08-27T17:09:00Z">
              <w:tcPr>
                <w:tcW w:w="564" w:type="pct"/>
                <w:shd w:val="clear" w:color="auto" w:fill="D9D9D9" w:themeFill="background1" w:themeFillShade="D9"/>
                <w:vAlign w:val="center"/>
              </w:tcPr>
            </w:tcPrChange>
          </w:tcPr>
          <w:p w14:paraId="06F2D21A" w14:textId="77777777" w:rsidR="00EC3A7E" w:rsidRPr="008B3C39" w:rsidRDefault="00EC3A7E" w:rsidP="00866D7C">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Compatible with LDPE</w:t>
            </w:r>
          </w:p>
        </w:tc>
        <w:tc>
          <w:tcPr>
            <w:tcW w:w="480" w:type="pct"/>
            <w:shd w:val="clear" w:color="auto" w:fill="D9D9D9" w:themeFill="background1" w:themeFillShade="D9"/>
            <w:vAlign w:val="center"/>
            <w:tcPrChange w:id="12478" w:author="He Han" w:date="2026-08-27T17:09:00Z">
              <w:tcPr>
                <w:tcW w:w="533" w:type="pct"/>
                <w:shd w:val="clear" w:color="auto" w:fill="D9D9D9" w:themeFill="background1" w:themeFillShade="D9"/>
                <w:vAlign w:val="center"/>
              </w:tcPr>
            </w:tcPrChange>
          </w:tcPr>
          <w:p w14:paraId="2C72D117" w14:textId="5696E332" w:rsidR="00EC3A7E" w:rsidRPr="008B3C39" w:rsidRDefault="00EC3A7E" w:rsidP="00866D7C">
            <w:pPr>
              <w:spacing w:line="240" w:lineRule="exact"/>
              <w:contextualSpacing/>
              <w:jc w:val="center"/>
              <w:rPr>
                <w:rFonts w:ascii="Times New Roman" w:eastAsia="仿宋_GB2312" w:hAnsi="Times New Roman" w:cs="Times New Roman"/>
                <w:b/>
                <w:color w:val="auto"/>
                <w:sz w:val="18"/>
                <w:szCs w:val="20"/>
              </w:rPr>
            </w:pPr>
            <w:r>
              <w:rPr>
                <w:rFonts w:ascii="Times New Roman" w:eastAsia="仿宋_GB2312" w:hAnsi="Times New Roman" w:cs="Times New Roman"/>
                <w:b/>
                <w:color w:val="auto"/>
                <w:sz w:val="18"/>
                <w:szCs w:val="20"/>
              </w:rPr>
              <w:t>Compatible with HSS</w:t>
            </w:r>
          </w:p>
        </w:tc>
        <w:tc>
          <w:tcPr>
            <w:tcW w:w="487" w:type="pct"/>
            <w:shd w:val="clear" w:color="auto" w:fill="D9D9D9" w:themeFill="background1" w:themeFillShade="D9"/>
            <w:vAlign w:val="center"/>
            <w:tcPrChange w:id="12479" w:author="He Han" w:date="2026-08-27T17:09:00Z">
              <w:tcPr>
                <w:tcW w:w="540" w:type="pct"/>
                <w:shd w:val="clear" w:color="auto" w:fill="D9D9D9" w:themeFill="background1" w:themeFillShade="D9"/>
                <w:vAlign w:val="center"/>
              </w:tcPr>
            </w:tcPrChange>
          </w:tcPr>
          <w:p w14:paraId="4BCC282F" w14:textId="77777777" w:rsidR="00EC3A7E" w:rsidRPr="008B3C39" w:rsidRDefault="00EC3A7E" w:rsidP="00866D7C">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Compatible with Polycarbonate</w:t>
            </w:r>
          </w:p>
        </w:tc>
        <w:tc>
          <w:tcPr>
            <w:tcW w:w="412" w:type="pct"/>
            <w:shd w:val="clear" w:color="auto" w:fill="D9D9D9" w:themeFill="background1" w:themeFillShade="D9"/>
            <w:vAlign w:val="center"/>
            <w:tcPrChange w:id="12480" w:author="He Han" w:date="2026-08-27T17:09:00Z">
              <w:tcPr>
                <w:tcW w:w="1" w:type="pct"/>
                <w:shd w:val="clear" w:color="auto" w:fill="D9D9D9" w:themeFill="background1" w:themeFillShade="D9"/>
              </w:tcPr>
            </w:tcPrChange>
          </w:tcPr>
          <w:p w14:paraId="0A5DE970" w14:textId="243116C6" w:rsidR="00EC3A7E" w:rsidRPr="008B3C39" w:rsidRDefault="00EC3A7E" w:rsidP="00EC3A7E">
            <w:pPr>
              <w:spacing w:line="240" w:lineRule="exact"/>
              <w:contextualSpacing/>
              <w:jc w:val="center"/>
              <w:rPr>
                <w:ins w:id="12481" w:author="He Han" w:date="2026-08-27T17:09:00Z"/>
                <w:rFonts w:ascii="Times New Roman" w:eastAsia="仿宋_GB2312" w:hAnsi="Times New Roman" w:cs="Times New Roman"/>
                <w:b/>
                <w:color w:val="auto"/>
                <w:sz w:val="18"/>
                <w:szCs w:val="20"/>
              </w:rPr>
            </w:pPr>
            <w:ins w:id="12482" w:author="He Han" w:date="2026-08-27T17:10:00Z">
              <w:r w:rsidRPr="006C25FD">
                <w:rPr>
                  <w:rFonts w:ascii="Times New Roman" w:eastAsia="仿宋_GB2312" w:hAnsi="Times New Roman" w:cs="Times New Roman"/>
                  <w:b/>
                  <w:color w:val="auto"/>
                  <w:sz w:val="18"/>
                  <w:szCs w:val="20"/>
                  <w:highlight w:val="yellow"/>
                </w:rPr>
                <w:t xml:space="preserve">Compatible with </w:t>
              </w:r>
              <w:proofErr w:type="spellStart"/>
              <w:r w:rsidRPr="006C25FD">
                <w:rPr>
                  <w:rFonts w:ascii="Times New Roman" w:eastAsia="仿宋_GB2312" w:hAnsi="Times New Roman" w:cs="Times New Roman" w:hint="eastAsia"/>
                  <w:b/>
                  <w:color w:val="auto"/>
                  <w:sz w:val="18"/>
                  <w:szCs w:val="20"/>
                  <w:highlight w:val="yellow"/>
                  <w:lang w:eastAsia="zh-CN"/>
                </w:rPr>
                <w:t>PharMed</w:t>
              </w:r>
              <w:proofErr w:type="spellEnd"/>
              <w:r w:rsidRPr="006C25FD">
                <w:rPr>
                  <w:rFonts w:ascii="Times New Roman" w:eastAsia="仿宋_GB2312" w:hAnsi="Times New Roman" w:cs="Times New Roman"/>
                  <w:b/>
                  <w:color w:val="auto"/>
                  <w:sz w:val="18"/>
                  <w:szCs w:val="20"/>
                  <w:highlight w:val="yellow"/>
                  <w:lang w:eastAsia="zh-CN"/>
                </w:rPr>
                <w:t xml:space="preserve"> </w:t>
              </w:r>
              <w:r w:rsidRPr="006C25FD">
                <w:rPr>
                  <w:rFonts w:ascii="Times New Roman" w:eastAsia="仿宋_GB2312" w:hAnsi="Times New Roman" w:cs="Times New Roman" w:hint="eastAsia"/>
                  <w:b/>
                  <w:color w:val="auto"/>
                  <w:sz w:val="18"/>
                  <w:szCs w:val="20"/>
                  <w:highlight w:val="yellow"/>
                  <w:lang w:eastAsia="zh-CN"/>
                </w:rPr>
                <w:t>polyolefin</w:t>
              </w:r>
            </w:ins>
          </w:p>
        </w:tc>
        <w:tc>
          <w:tcPr>
            <w:tcW w:w="457" w:type="pct"/>
            <w:shd w:val="clear" w:color="auto" w:fill="D9D9D9" w:themeFill="background1" w:themeFillShade="D9"/>
            <w:vAlign w:val="center"/>
            <w:tcPrChange w:id="12483" w:author="He Han" w:date="2026-08-27T17:09:00Z">
              <w:tcPr>
                <w:tcW w:w="459" w:type="pct"/>
                <w:shd w:val="clear" w:color="auto" w:fill="D9D9D9" w:themeFill="background1" w:themeFillShade="D9"/>
                <w:vAlign w:val="center"/>
              </w:tcPr>
            </w:tcPrChange>
          </w:tcPr>
          <w:p w14:paraId="722E8231" w14:textId="30E633CC" w:rsidR="00EC3A7E" w:rsidRPr="008B3C39" w:rsidRDefault="00EC3A7E" w:rsidP="00866D7C">
            <w:pPr>
              <w:spacing w:line="240" w:lineRule="exact"/>
              <w:contextualSpacing/>
              <w:jc w:val="center"/>
              <w:rPr>
                <w:rFonts w:ascii="Times New Roman" w:eastAsia="仿宋_GB2312" w:hAnsi="Times New Roman" w:cs="Times New Roman"/>
                <w:b/>
                <w:color w:val="auto"/>
                <w:sz w:val="18"/>
                <w:szCs w:val="20"/>
              </w:rPr>
            </w:pPr>
            <w:r w:rsidRPr="008B3C39">
              <w:rPr>
                <w:rFonts w:ascii="Times New Roman" w:eastAsia="仿宋_GB2312" w:hAnsi="Times New Roman" w:cs="Times New Roman"/>
                <w:b/>
                <w:color w:val="auto"/>
                <w:sz w:val="18"/>
                <w:szCs w:val="20"/>
              </w:rPr>
              <w:t>Compatible references</w:t>
            </w:r>
          </w:p>
        </w:tc>
      </w:tr>
      <w:tr w:rsidR="00EC3A7E" w:rsidRPr="008B3C39" w14:paraId="331CB0F3" w14:textId="77777777" w:rsidTr="00EC3A7E">
        <w:trPr>
          <w:trHeight w:val="455"/>
          <w:jc w:val="center"/>
          <w:trPrChange w:id="12484" w:author="He Han" w:date="2026-08-27T17:10:00Z">
            <w:trPr>
              <w:trHeight w:val="455"/>
              <w:jc w:val="center"/>
            </w:trPr>
          </w:trPrChange>
        </w:trPr>
        <w:tc>
          <w:tcPr>
            <w:tcW w:w="851" w:type="pct"/>
            <w:vAlign w:val="center"/>
            <w:tcPrChange w:id="12485" w:author="He Han" w:date="2026-08-27T17:10:00Z">
              <w:tcPr>
                <w:tcW w:w="939" w:type="pct"/>
                <w:vAlign w:val="center"/>
              </w:tcPr>
            </w:tcPrChange>
          </w:tcPr>
          <w:p w14:paraId="6D644BB2"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roofErr w:type="spellStart"/>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w:t>
            </w:r>
            <w:proofErr w:type="spellStart"/>
            <w:r w:rsidRPr="008B3C39">
              <w:rPr>
                <w:rFonts w:ascii="Times New Roman" w:eastAsia="仿宋_GB2312" w:hAnsi="Times New Roman" w:cs="Times New Roman"/>
                <w:color w:val="auto"/>
                <w:sz w:val="18"/>
                <w:szCs w:val="18"/>
                <w:lang w:eastAsia="zh-CN"/>
              </w:rPr>
              <w:t>Gly</w:t>
            </w:r>
            <w:proofErr w:type="spellEnd"/>
            <w:r w:rsidRPr="008B3C39">
              <w:rPr>
                <w:rFonts w:ascii="Times New Roman" w:eastAsia="仿宋_GB2312" w:hAnsi="Times New Roman" w:cs="Times New Roman"/>
                <w:color w:val="auto"/>
                <w:sz w:val="18"/>
                <w:szCs w:val="18"/>
                <w:lang w:eastAsia="zh-CN"/>
              </w:rPr>
              <w:t>-OH</w:t>
            </w:r>
          </w:p>
        </w:tc>
        <w:tc>
          <w:tcPr>
            <w:tcW w:w="390" w:type="pct"/>
            <w:vAlign w:val="center"/>
            <w:tcPrChange w:id="12486" w:author="He Han" w:date="2026-08-27T17:10:00Z">
              <w:tcPr>
                <w:tcW w:w="390" w:type="pct"/>
                <w:vAlign w:val="center"/>
              </w:tcPr>
            </w:tcPrChange>
          </w:tcPr>
          <w:p w14:paraId="3BB8E59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487" w:author="He Han" w:date="2026-08-27T17:10:00Z">
              <w:tcPr>
                <w:tcW w:w="563" w:type="pct"/>
                <w:vAlign w:val="center"/>
              </w:tcPr>
            </w:tcPrChange>
          </w:tcPr>
          <w:p w14:paraId="3F4C0042"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488" w:author="He Han" w:date="2026-08-27T17:10:00Z">
              <w:tcPr>
                <w:tcW w:w="448" w:type="pct"/>
                <w:tcBorders>
                  <w:bottom w:val="single" w:sz="4" w:space="0" w:color="auto"/>
                </w:tcBorders>
                <w:vAlign w:val="center"/>
              </w:tcPr>
            </w:tcPrChange>
          </w:tcPr>
          <w:p w14:paraId="61B2C53B"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tcBorders>
              <w:bottom w:val="single" w:sz="4" w:space="0" w:color="auto"/>
            </w:tcBorders>
            <w:vAlign w:val="center"/>
            <w:tcPrChange w:id="12489" w:author="He Han" w:date="2026-08-27T17:10:00Z">
              <w:tcPr>
                <w:tcW w:w="564" w:type="pct"/>
                <w:tcBorders>
                  <w:bottom w:val="single" w:sz="4" w:space="0" w:color="auto"/>
                </w:tcBorders>
                <w:vAlign w:val="center"/>
              </w:tcPr>
            </w:tcPrChange>
          </w:tcPr>
          <w:p w14:paraId="22455FCC"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tcBorders>
              <w:bottom w:val="single" w:sz="4" w:space="0" w:color="auto"/>
            </w:tcBorders>
            <w:vAlign w:val="center"/>
            <w:tcPrChange w:id="12490" w:author="He Han" w:date="2026-08-27T17:10:00Z">
              <w:tcPr>
                <w:tcW w:w="564" w:type="pct"/>
                <w:tcBorders>
                  <w:bottom w:val="single" w:sz="4" w:space="0" w:color="auto"/>
                </w:tcBorders>
                <w:vAlign w:val="center"/>
              </w:tcPr>
            </w:tcPrChange>
          </w:tcPr>
          <w:p w14:paraId="5A78D625"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tcBorders>
              <w:bottom w:val="single" w:sz="4" w:space="0" w:color="auto"/>
            </w:tcBorders>
            <w:vAlign w:val="center"/>
            <w:tcPrChange w:id="12491" w:author="He Han" w:date="2026-08-27T17:10:00Z">
              <w:tcPr>
                <w:tcW w:w="533" w:type="pct"/>
                <w:tcBorders>
                  <w:bottom w:val="single" w:sz="4" w:space="0" w:color="auto"/>
                </w:tcBorders>
                <w:vAlign w:val="center"/>
              </w:tcPr>
            </w:tcPrChange>
          </w:tcPr>
          <w:p w14:paraId="68BC3CC1" w14:textId="77777777" w:rsidR="00EC3A7E" w:rsidRPr="008B3C39" w:rsidRDefault="00EC3A7E" w:rsidP="00EC3A7E">
            <w:pPr>
              <w:spacing w:line="240" w:lineRule="exact"/>
              <w:contextualSpacing/>
              <w:jc w:val="center"/>
              <w:rPr>
                <w:rFonts w:ascii="Times New Roman" w:eastAsia="仿宋_GB2312" w:hAnsi="Times New Roman" w:cs="Times New Roman"/>
                <w:strike/>
                <w:color w:val="auto"/>
                <w:sz w:val="18"/>
                <w:szCs w:val="18"/>
              </w:rPr>
            </w:pPr>
            <w:r w:rsidRPr="008B3C39">
              <w:rPr>
                <w:rFonts w:ascii="Times New Roman" w:eastAsia="仿宋_GB2312" w:hAnsi="Times New Roman" w:cs="Times New Roman"/>
                <w:color w:val="auto"/>
                <w:sz w:val="18"/>
                <w:szCs w:val="18"/>
              </w:rPr>
              <w:t>Yes</w:t>
            </w:r>
          </w:p>
        </w:tc>
        <w:tc>
          <w:tcPr>
            <w:tcW w:w="487" w:type="pct"/>
            <w:tcBorders>
              <w:bottom w:val="single" w:sz="4" w:space="0" w:color="auto"/>
            </w:tcBorders>
            <w:vAlign w:val="center"/>
            <w:tcPrChange w:id="12492" w:author="He Han" w:date="2026-08-27T17:10:00Z">
              <w:tcPr>
                <w:tcW w:w="540" w:type="pct"/>
                <w:tcBorders>
                  <w:bottom w:val="single" w:sz="4" w:space="0" w:color="auto"/>
                </w:tcBorders>
                <w:vAlign w:val="center"/>
              </w:tcPr>
            </w:tcPrChange>
          </w:tcPr>
          <w:p w14:paraId="1873A6DC"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493" w:author="He Han" w:date="2026-08-27T17:10:00Z">
              <w:tcPr>
                <w:tcW w:w="1" w:type="pct"/>
              </w:tcPr>
            </w:tcPrChange>
          </w:tcPr>
          <w:p w14:paraId="23542C8E" w14:textId="28682A63" w:rsidR="00EC3A7E" w:rsidRPr="008B3C39" w:rsidRDefault="00EC3A7E" w:rsidP="00EC3A7E">
            <w:pPr>
              <w:spacing w:line="240" w:lineRule="exact"/>
              <w:contextualSpacing/>
              <w:jc w:val="center"/>
              <w:rPr>
                <w:ins w:id="12494" w:author="He Han" w:date="2026-08-27T17:09:00Z"/>
                <w:rFonts w:ascii="Times New Roman" w:eastAsia="仿宋_GB2312" w:hAnsi="Times New Roman" w:cs="Times New Roman"/>
                <w:color w:val="auto"/>
                <w:sz w:val="18"/>
                <w:szCs w:val="18"/>
              </w:rPr>
            </w:pPr>
            <w:ins w:id="12495"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val="restart"/>
            <w:vAlign w:val="center"/>
            <w:tcPrChange w:id="12496" w:author="He Han" w:date="2026-08-27T17:10:00Z">
              <w:tcPr>
                <w:tcW w:w="459" w:type="pct"/>
                <w:vMerge w:val="restart"/>
                <w:vAlign w:val="center"/>
              </w:tcPr>
            </w:tcPrChange>
          </w:tcPr>
          <w:p w14:paraId="0F1E962B" w14:textId="4FD1165F" w:rsidR="00EC3A7E" w:rsidRDefault="00EC3A7E" w:rsidP="00EC3A7E">
            <w:pPr>
              <w:spacing w:line="240" w:lineRule="exact"/>
              <w:contextualSpacing/>
              <w:jc w:val="center"/>
              <w:rPr>
                <w:ins w:id="12497" w:author="Xuning Wei12232" w:date="2026-07-27T23:45:00Z"/>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 xml:space="preserve">Based on production experience of batch </w:t>
            </w:r>
            <w:del w:id="12498" w:author="Xuning Wei12232" w:date="2026-07-27T17:56:00Z">
              <w:r w:rsidRPr="008B3C39" w:rsidDel="00F338FC">
                <w:rPr>
                  <w:rFonts w:ascii="Times New Roman" w:eastAsia="仿宋_GB2312" w:hAnsi="Times New Roman" w:cs="Times New Roman"/>
                  <w:color w:val="auto"/>
                  <w:sz w:val="18"/>
                  <w:szCs w:val="18"/>
                </w:rPr>
                <w:delText>CPo140020-02-01-02</w:delText>
              </w:r>
            </w:del>
            <w:ins w:id="12499" w:author="Xuning Wei12232" w:date="2026-07-27T17:56:00Z">
              <w:r>
                <w:rPr>
                  <w:rFonts w:ascii="Times New Roman" w:eastAsia="仿宋_GB2312" w:hAnsi="Times New Roman" w:cs="Times New Roman"/>
                  <w:color w:val="auto"/>
                  <w:sz w:val="18"/>
                  <w:szCs w:val="18"/>
                </w:rPr>
                <w:t>CPo140020-02-01-01~04</w:t>
              </w:r>
            </w:ins>
            <w:ins w:id="12500" w:author="Xuning Wei12232" w:date="2026-07-27T23:45:00Z">
              <w:r>
                <w:rPr>
                  <w:rFonts w:ascii="Times New Roman" w:eastAsia="仿宋_GB2312" w:hAnsi="Times New Roman" w:cs="Times New Roman"/>
                  <w:color w:val="auto"/>
                  <w:sz w:val="18"/>
                  <w:szCs w:val="18"/>
                </w:rPr>
                <w:t>;</w:t>
              </w:r>
            </w:ins>
          </w:p>
          <w:p w14:paraId="27D50B3B" w14:textId="4202FAB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ins w:id="12501" w:author="Xuning Wei12232" w:date="2026-07-27T23:45:00Z">
              <w:r w:rsidRPr="003955C7">
                <w:rPr>
                  <w:rFonts w:ascii="Times New Roman" w:eastAsia="仿宋_GB2312" w:hAnsi="Times New Roman" w:cs="Times New Roman"/>
                  <w:color w:val="auto"/>
                  <w:kern w:val="0"/>
                  <w:sz w:val="15"/>
                  <w:szCs w:val="15"/>
                  <w:lang w:eastAsia="zh-CN"/>
                </w:rPr>
                <w:t xml:space="preserve">Resins, amino acids and </w:t>
              </w:r>
              <w:proofErr w:type="spellStart"/>
              <w:r w:rsidRPr="003955C7">
                <w:rPr>
                  <w:rFonts w:ascii="Times New Roman" w:eastAsia="仿宋_GB2312" w:hAnsi="Times New Roman" w:cs="Times New Roman"/>
                  <w:color w:val="auto"/>
                  <w:kern w:val="0"/>
                  <w:sz w:val="15"/>
                  <w:szCs w:val="15"/>
                  <w:lang w:eastAsia="zh-CN"/>
                </w:rPr>
                <w:t>oxyma</w:t>
              </w:r>
              <w:proofErr w:type="spellEnd"/>
              <w:r w:rsidRPr="003955C7">
                <w:rPr>
                  <w:rFonts w:ascii="Times New Roman" w:eastAsia="仿宋_GB2312" w:hAnsi="Times New Roman" w:cs="Times New Roman"/>
                  <w:color w:val="auto"/>
                  <w:kern w:val="0"/>
                  <w:sz w:val="15"/>
                  <w:szCs w:val="15"/>
                  <w:lang w:eastAsia="zh-CN"/>
                </w:rPr>
                <w:t xml:space="preserve"> pure are relatively stable in solid state, and do not react with materials such as LDPE, stainless steel, PTFE, PC, PP, CEPS and glass at room temperature.</w:t>
              </w:r>
            </w:ins>
          </w:p>
        </w:tc>
      </w:tr>
      <w:tr w:rsidR="00EC3A7E" w:rsidRPr="008B3C39" w14:paraId="4A040A56" w14:textId="77777777" w:rsidTr="00EC3A7E">
        <w:trPr>
          <w:trHeight w:val="455"/>
          <w:jc w:val="center"/>
          <w:trPrChange w:id="12502" w:author="He Han" w:date="2026-08-27T17:10:00Z">
            <w:trPr>
              <w:trHeight w:val="455"/>
              <w:jc w:val="center"/>
            </w:trPr>
          </w:trPrChange>
        </w:trPr>
        <w:tc>
          <w:tcPr>
            <w:tcW w:w="851" w:type="pct"/>
            <w:vAlign w:val="center"/>
            <w:tcPrChange w:id="12503" w:author="He Han" w:date="2026-08-27T17:10:00Z">
              <w:tcPr>
                <w:tcW w:w="939" w:type="pct"/>
                <w:vAlign w:val="center"/>
              </w:tcPr>
            </w:tcPrChange>
          </w:tcPr>
          <w:p w14:paraId="6EBD1DEF"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proofErr w:type="spellStart"/>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-L-</w:t>
            </w:r>
            <w:proofErr w:type="spellStart"/>
            <w:r w:rsidRPr="008B3C39">
              <w:rPr>
                <w:rFonts w:ascii="Times New Roman" w:eastAsia="仿宋_GB2312" w:hAnsi="Times New Roman" w:cs="Times New Roman"/>
                <w:color w:val="auto"/>
                <w:sz w:val="18"/>
                <w:szCs w:val="18"/>
                <w:lang w:eastAsia="zh-CN"/>
              </w:rPr>
              <w:t>Phe</w:t>
            </w:r>
            <w:proofErr w:type="spellEnd"/>
            <w:r w:rsidRPr="008B3C39">
              <w:rPr>
                <w:rFonts w:ascii="Times New Roman" w:eastAsia="仿宋_GB2312" w:hAnsi="Times New Roman" w:cs="Times New Roman"/>
                <w:color w:val="auto"/>
                <w:sz w:val="18"/>
                <w:szCs w:val="18"/>
                <w:lang w:eastAsia="zh-CN"/>
              </w:rPr>
              <w:t>-OH</w:t>
            </w:r>
          </w:p>
        </w:tc>
        <w:tc>
          <w:tcPr>
            <w:tcW w:w="390" w:type="pct"/>
            <w:vAlign w:val="center"/>
            <w:tcPrChange w:id="12504" w:author="He Han" w:date="2026-08-27T17:10:00Z">
              <w:tcPr>
                <w:tcW w:w="390" w:type="pct"/>
                <w:vAlign w:val="center"/>
              </w:tcPr>
            </w:tcPrChange>
          </w:tcPr>
          <w:p w14:paraId="68325AD9"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505" w:author="He Han" w:date="2026-08-27T17:10:00Z">
              <w:tcPr>
                <w:tcW w:w="563" w:type="pct"/>
                <w:vAlign w:val="center"/>
              </w:tcPr>
            </w:tcPrChange>
          </w:tcPr>
          <w:p w14:paraId="6ED42EF1"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506" w:author="He Han" w:date="2026-08-27T17:10:00Z">
              <w:tcPr>
                <w:tcW w:w="448" w:type="pct"/>
                <w:tcBorders>
                  <w:bottom w:val="single" w:sz="4" w:space="0" w:color="auto"/>
                </w:tcBorders>
                <w:vAlign w:val="center"/>
              </w:tcPr>
            </w:tcPrChange>
          </w:tcPr>
          <w:p w14:paraId="5D19B3E8"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tcBorders>
              <w:bottom w:val="single" w:sz="4" w:space="0" w:color="auto"/>
            </w:tcBorders>
            <w:vAlign w:val="center"/>
            <w:tcPrChange w:id="12507" w:author="He Han" w:date="2026-08-27T17:10:00Z">
              <w:tcPr>
                <w:tcW w:w="564" w:type="pct"/>
                <w:tcBorders>
                  <w:bottom w:val="single" w:sz="4" w:space="0" w:color="auto"/>
                </w:tcBorders>
                <w:vAlign w:val="center"/>
              </w:tcPr>
            </w:tcPrChange>
          </w:tcPr>
          <w:p w14:paraId="3E17BBE6"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tcBorders>
              <w:bottom w:val="single" w:sz="4" w:space="0" w:color="auto"/>
            </w:tcBorders>
            <w:vAlign w:val="center"/>
            <w:tcPrChange w:id="12508" w:author="He Han" w:date="2026-08-27T17:10:00Z">
              <w:tcPr>
                <w:tcW w:w="564" w:type="pct"/>
                <w:tcBorders>
                  <w:bottom w:val="single" w:sz="4" w:space="0" w:color="auto"/>
                </w:tcBorders>
                <w:vAlign w:val="center"/>
              </w:tcPr>
            </w:tcPrChange>
          </w:tcPr>
          <w:p w14:paraId="2F90409F"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tcBorders>
              <w:bottom w:val="single" w:sz="4" w:space="0" w:color="auto"/>
            </w:tcBorders>
            <w:vAlign w:val="center"/>
            <w:tcPrChange w:id="12509" w:author="He Han" w:date="2026-08-27T17:10:00Z">
              <w:tcPr>
                <w:tcW w:w="533" w:type="pct"/>
                <w:tcBorders>
                  <w:bottom w:val="single" w:sz="4" w:space="0" w:color="auto"/>
                </w:tcBorders>
                <w:vAlign w:val="center"/>
              </w:tcPr>
            </w:tcPrChange>
          </w:tcPr>
          <w:p w14:paraId="4C0BD3FA"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tcBorders>
              <w:bottom w:val="single" w:sz="4" w:space="0" w:color="auto"/>
            </w:tcBorders>
            <w:vAlign w:val="center"/>
            <w:tcPrChange w:id="12510" w:author="He Han" w:date="2026-08-27T17:10:00Z">
              <w:tcPr>
                <w:tcW w:w="540" w:type="pct"/>
                <w:tcBorders>
                  <w:bottom w:val="single" w:sz="4" w:space="0" w:color="auto"/>
                </w:tcBorders>
                <w:vAlign w:val="center"/>
              </w:tcPr>
            </w:tcPrChange>
          </w:tcPr>
          <w:p w14:paraId="7CCFEAD8"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511" w:author="He Han" w:date="2026-08-27T17:10:00Z">
              <w:tcPr>
                <w:tcW w:w="1" w:type="pct"/>
              </w:tcPr>
            </w:tcPrChange>
          </w:tcPr>
          <w:p w14:paraId="39DC9439" w14:textId="3F2ED628" w:rsidR="00EC3A7E" w:rsidRPr="008B3C39" w:rsidRDefault="00EC3A7E" w:rsidP="00EC3A7E">
            <w:pPr>
              <w:spacing w:line="240" w:lineRule="exact"/>
              <w:contextualSpacing/>
              <w:jc w:val="center"/>
              <w:rPr>
                <w:ins w:id="12512" w:author="He Han" w:date="2026-08-27T17:09:00Z"/>
                <w:rFonts w:ascii="Times New Roman" w:eastAsia="仿宋_GB2312" w:hAnsi="Times New Roman" w:cs="Times New Roman"/>
                <w:color w:val="auto"/>
                <w:sz w:val="18"/>
                <w:szCs w:val="18"/>
              </w:rPr>
            </w:pPr>
            <w:ins w:id="12513"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vAlign w:val="center"/>
            <w:tcPrChange w:id="12514" w:author="He Han" w:date="2026-08-27T17:10:00Z">
              <w:tcPr>
                <w:tcW w:w="459" w:type="pct"/>
                <w:vMerge/>
                <w:vAlign w:val="center"/>
              </w:tcPr>
            </w:tcPrChange>
          </w:tcPr>
          <w:p w14:paraId="4F71562E" w14:textId="6F3E0898"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
        </w:tc>
      </w:tr>
      <w:tr w:rsidR="00EC3A7E" w:rsidRPr="008B3C39" w14:paraId="79E43F67" w14:textId="77777777" w:rsidTr="00EC3A7E">
        <w:trPr>
          <w:trHeight w:val="455"/>
          <w:jc w:val="center"/>
          <w:trPrChange w:id="12515" w:author="He Han" w:date="2026-08-27T17:10:00Z">
            <w:trPr>
              <w:trHeight w:val="455"/>
              <w:jc w:val="center"/>
            </w:trPr>
          </w:trPrChange>
        </w:trPr>
        <w:tc>
          <w:tcPr>
            <w:tcW w:w="851" w:type="pct"/>
            <w:vAlign w:val="center"/>
            <w:tcPrChange w:id="12516" w:author="He Han" w:date="2026-08-27T17:10:00Z">
              <w:tcPr>
                <w:tcW w:w="939" w:type="pct"/>
                <w:vAlign w:val="center"/>
              </w:tcPr>
            </w:tcPrChange>
          </w:tcPr>
          <w:p w14:paraId="180D671A"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proofErr w:type="spellStart"/>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-N-Me-</w:t>
            </w:r>
            <w:proofErr w:type="spellStart"/>
            <w:r w:rsidRPr="008B3C39">
              <w:rPr>
                <w:rFonts w:ascii="Times New Roman" w:eastAsia="仿宋_GB2312" w:hAnsi="Times New Roman" w:cs="Times New Roman"/>
                <w:color w:val="auto"/>
                <w:sz w:val="18"/>
                <w:szCs w:val="18"/>
                <w:lang w:eastAsia="zh-CN"/>
              </w:rPr>
              <w:t>Asn</w:t>
            </w:r>
            <w:proofErr w:type="spellEnd"/>
            <w:r w:rsidRPr="008B3C39">
              <w:rPr>
                <w:rFonts w:ascii="Times New Roman" w:eastAsia="仿宋_GB2312" w:hAnsi="Times New Roman" w:cs="Times New Roman"/>
                <w:color w:val="auto"/>
                <w:sz w:val="18"/>
                <w:szCs w:val="18"/>
                <w:lang w:eastAsia="zh-CN"/>
              </w:rPr>
              <w:t>(</w:t>
            </w:r>
            <w:proofErr w:type="spellStart"/>
            <w:r w:rsidRPr="008B3C39">
              <w:rPr>
                <w:rFonts w:ascii="Times New Roman" w:eastAsia="仿宋_GB2312" w:hAnsi="Times New Roman" w:cs="Times New Roman"/>
                <w:color w:val="auto"/>
                <w:sz w:val="18"/>
                <w:szCs w:val="18"/>
                <w:lang w:eastAsia="zh-CN"/>
              </w:rPr>
              <w:t>Trt</w:t>
            </w:r>
            <w:proofErr w:type="spellEnd"/>
            <w:r w:rsidRPr="008B3C39">
              <w:rPr>
                <w:rFonts w:ascii="Times New Roman" w:eastAsia="仿宋_GB2312" w:hAnsi="Times New Roman" w:cs="Times New Roman"/>
                <w:color w:val="auto"/>
                <w:sz w:val="18"/>
                <w:szCs w:val="18"/>
                <w:lang w:eastAsia="zh-CN"/>
              </w:rPr>
              <w:t>)-OH</w:t>
            </w:r>
          </w:p>
        </w:tc>
        <w:tc>
          <w:tcPr>
            <w:tcW w:w="390" w:type="pct"/>
            <w:vAlign w:val="center"/>
            <w:tcPrChange w:id="12517" w:author="He Han" w:date="2026-08-27T17:10:00Z">
              <w:tcPr>
                <w:tcW w:w="390" w:type="pct"/>
                <w:vAlign w:val="center"/>
              </w:tcPr>
            </w:tcPrChange>
          </w:tcPr>
          <w:p w14:paraId="55390C76"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rPr>
              <w:t>Yes</w:t>
            </w:r>
          </w:p>
        </w:tc>
        <w:tc>
          <w:tcPr>
            <w:tcW w:w="507" w:type="pct"/>
            <w:vAlign w:val="center"/>
            <w:tcPrChange w:id="12518" w:author="He Han" w:date="2026-08-27T17:10:00Z">
              <w:tcPr>
                <w:tcW w:w="563" w:type="pct"/>
                <w:vAlign w:val="center"/>
              </w:tcPr>
            </w:tcPrChange>
          </w:tcPr>
          <w:p w14:paraId="089FF7AB"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519" w:author="He Han" w:date="2026-08-27T17:10:00Z">
              <w:tcPr>
                <w:tcW w:w="448" w:type="pct"/>
                <w:tcBorders>
                  <w:bottom w:val="single" w:sz="4" w:space="0" w:color="auto"/>
                </w:tcBorders>
                <w:vAlign w:val="center"/>
              </w:tcPr>
            </w:tcPrChange>
          </w:tcPr>
          <w:p w14:paraId="7BED04B4"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tcBorders>
              <w:bottom w:val="single" w:sz="4" w:space="0" w:color="auto"/>
            </w:tcBorders>
            <w:vAlign w:val="center"/>
            <w:tcPrChange w:id="12520" w:author="He Han" w:date="2026-08-27T17:10:00Z">
              <w:tcPr>
                <w:tcW w:w="564" w:type="pct"/>
                <w:tcBorders>
                  <w:bottom w:val="single" w:sz="4" w:space="0" w:color="auto"/>
                </w:tcBorders>
                <w:vAlign w:val="center"/>
              </w:tcPr>
            </w:tcPrChange>
          </w:tcPr>
          <w:p w14:paraId="4EDA665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tcBorders>
              <w:bottom w:val="single" w:sz="4" w:space="0" w:color="auto"/>
            </w:tcBorders>
            <w:vAlign w:val="center"/>
            <w:tcPrChange w:id="12521" w:author="He Han" w:date="2026-08-27T17:10:00Z">
              <w:tcPr>
                <w:tcW w:w="564" w:type="pct"/>
                <w:tcBorders>
                  <w:bottom w:val="single" w:sz="4" w:space="0" w:color="auto"/>
                </w:tcBorders>
                <w:vAlign w:val="center"/>
              </w:tcPr>
            </w:tcPrChange>
          </w:tcPr>
          <w:p w14:paraId="2B945E96"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tcBorders>
              <w:bottom w:val="single" w:sz="4" w:space="0" w:color="auto"/>
            </w:tcBorders>
            <w:vAlign w:val="center"/>
            <w:tcPrChange w:id="12522" w:author="He Han" w:date="2026-08-27T17:10:00Z">
              <w:tcPr>
                <w:tcW w:w="533" w:type="pct"/>
                <w:tcBorders>
                  <w:bottom w:val="single" w:sz="4" w:space="0" w:color="auto"/>
                </w:tcBorders>
                <w:vAlign w:val="center"/>
              </w:tcPr>
            </w:tcPrChange>
          </w:tcPr>
          <w:p w14:paraId="75FD719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tcBorders>
              <w:bottom w:val="single" w:sz="4" w:space="0" w:color="auto"/>
            </w:tcBorders>
            <w:vAlign w:val="center"/>
            <w:tcPrChange w:id="12523" w:author="He Han" w:date="2026-08-27T17:10:00Z">
              <w:tcPr>
                <w:tcW w:w="540" w:type="pct"/>
                <w:tcBorders>
                  <w:bottom w:val="single" w:sz="4" w:space="0" w:color="auto"/>
                </w:tcBorders>
                <w:vAlign w:val="center"/>
              </w:tcPr>
            </w:tcPrChange>
          </w:tcPr>
          <w:p w14:paraId="16FA8FAF"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524" w:author="He Han" w:date="2026-08-27T17:10:00Z">
              <w:tcPr>
                <w:tcW w:w="1" w:type="pct"/>
              </w:tcPr>
            </w:tcPrChange>
          </w:tcPr>
          <w:p w14:paraId="5158DE5C" w14:textId="02DA8D3C" w:rsidR="00EC3A7E" w:rsidRPr="008B3C39" w:rsidRDefault="00EC3A7E" w:rsidP="00EC3A7E">
            <w:pPr>
              <w:spacing w:line="240" w:lineRule="exact"/>
              <w:contextualSpacing/>
              <w:jc w:val="center"/>
              <w:rPr>
                <w:ins w:id="12525" w:author="He Han" w:date="2026-08-27T17:09:00Z"/>
                <w:rFonts w:ascii="Times New Roman" w:eastAsia="仿宋_GB2312" w:hAnsi="Times New Roman" w:cs="Times New Roman"/>
                <w:color w:val="auto"/>
                <w:sz w:val="18"/>
                <w:szCs w:val="18"/>
              </w:rPr>
            </w:pPr>
            <w:ins w:id="12526"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vAlign w:val="center"/>
            <w:tcPrChange w:id="12527" w:author="He Han" w:date="2026-08-27T17:10:00Z">
              <w:tcPr>
                <w:tcW w:w="459" w:type="pct"/>
                <w:vMerge/>
                <w:vAlign w:val="center"/>
              </w:tcPr>
            </w:tcPrChange>
          </w:tcPr>
          <w:p w14:paraId="2566F57B" w14:textId="5E2F22DA"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
        </w:tc>
      </w:tr>
      <w:tr w:rsidR="00EC3A7E" w:rsidRPr="008B3C39" w14:paraId="6AE89AC4" w14:textId="77777777" w:rsidTr="00EC3A7E">
        <w:trPr>
          <w:trHeight w:val="455"/>
          <w:jc w:val="center"/>
          <w:trPrChange w:id="12528" w:author="He Han" w:date="2026-08-27T17:10:00Z">
            <w:trPr>
              <w:trHeight w:val="455"/>
              <w:jc w:val="center"/>
            </w:trPr>
          </w:trPrChange>
        </w:trPr>
        <w:tc>
          <w:tcPr>
            <w:tcW w:w="851" w:type="pct"/>
            <w:vAlign w:val="center"/>
            <w:tcPrChange w:id="12529" w:author="He Han" w:date="2026-08-27T17:10:00Z">
              <w:tcPr>
                <w:tcW w:w="939" w:type="pct"/>
                <w:vAlign w:val="center"/>
              </w:tcPr>
            </w:tcPrChange>
          </w:tcPr>
          <w:p w14:paraId="44615CD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proofErr w:type="spellStart"/>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-L-</w:t>
            </w:r>
            <w:proofErr w:type="spellStart"/>
            <w:r w:rsidRPr="008B3C39">
              <w:rPr>
                <w:rFonts w:ascii="Times New Roman" w:eastAsia="仿宋_GB2312" w:hAnsi="Times New Roman" w:cs="Times New Roman"/>
                <w:color w:val="auto"/>
                <w:sz w:val="18"/>
                <w:szCs w:val="18"/>
                <w:lang w:eastAsia="zh-CN"/>
              </w:rPr>
              <w:t>Asn</w:t>
            </w:r>
            <w:proofErr w:type="spellEnd"/>
            <w:r w:rsidRPr="008B3C39">
              <w:rPr>
                <w:rFonts w:ascii="Times New Roman" w:eastAsia="仿宋_GB2312" w:hAnsi="Times New Roman" w:cs="Times New Roman"/>
                <w:color w:val="auto"/>
                <w:sz w:val="18"/>
                <w:szCs w:val="18"/>
                <w:lang w:eastAsia="zh-CN"/>
              </w:rPr>
              <w:t>(</w:t>
            </w:r>
            <w:proofErr w:type="spellStart"/>
            <w:r w:rsidRPr="008B3C39">
              <w:rPr>
                <w:rFonts w:ascii="Times New Roman" w:eastAsia="仿宋_GB2312" w:hAnsi="Times New Roman" w:cs="Times New Roman"/>
                <w:color w:val="auto"/>
                <w:sz w:val="18"/>
                <w:szCs w:val="18"/>
                <w:lang w:eastAsia="zh-CN"/>
              </w:rPr>
              <w:t>Trt</w:t>
            </w:r>
            <w:proofErr w:type="spellEnd"/>
            <w:r w:rsidRPr="008B3C39">
              <w:rPr>
                <w:rFonts w:ascii="Times New Roman" w:eastAsia="仿宋_GB2312" w:hAnsi="Times New Roman" w:cs="Times New Roman"/>
                <w:color w:val="auto"/>
                <w:sz w:val="18"/>
                <w:szCs w:val="18"/>
                <w:lang w:eastAsia="zh-CN"/>
              </w:rPr>
              <w:t>)-OH</w:t>
            </w:r>
          </w:p>
        </w:tc>
        <w:tc>
          <w:tcPr>
            <w:tcW w:w="390" w:type="pct"/>
            <w:vAlign w:val="center"/>
            <w:tcPrChange w:id="12530" w:author="He Han" w:date="2026-08-27T17:10:00Z">
              <w:tcPr>
                <w:tcW w:w="390" w:type="pct"/>
                <w:vAlign w:val="center"/>
              </w:tcPr>
            </w:tcPrChange>
          </w:tcPr>
          <w:p w14:paraId="66325DEB"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531" w:author="He Han" w:date="2026-08-27T17:10:00Z">
              <w:tcPr>
                <w:tcW w:w="563" w:type="pct"/>
                <w:vAlign w:val="center"/>
              </w:tcPr>
            </w:tcPrChange>
          </w:tcPr>
          <w:p w14:paraId="3549EFB7"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532" w:author="He Han" w:date="2026-08-27T17:10:00Z">
              <w:tcPr>
                <w:tcW w:w="448" w:type="pct"/>
                <w:tcBorders>
                  <w:bottom w:val="single" w:sz="4" w:space="0" w:color="auto"/>
                </w:tcBorders>
                <w:vAlign w:val="center"/>
              </w:tcPr>
            </w:tcPrChange>
          </w:tcPr>
          <w:p w14:paraId="707E162B"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tcBorders>
              <w:bottom w:val="single" w:sz="4" w:space="0" w:color="auto"/>
            </w:tcBorders>
            <w:vAlign w:val="center"/>
            <w:tcPrChange w:id="12533" w:author="He Han" w:date="2026-08-27T17:10:00Z">
              <w:tcPr>
                <w:tcW w:w="564" w:type="pct"/>
                <w:tcBorders>
                  <w:bottom w:val="single" w:sz="4" w:space="0" w:color="auto"/>
                </w:tcBorders>
                <w:vAlign w:val="center"/>
              </w:tcPr>
            </w:tcPrChange>
          </w:tcPr>
          <w:p w14:paraId="302575E5"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tcBorders>
              <w:bottom w:val="single" w:sz="4" w:space="0" w:color="auto"/>
            </w:tcBorders>
            <w:vAlign w:val="center"/>
            <w:tcPrChange w:id="12534" w:author="He Han" w:date="2026-08-27T17:10:00Z">
              <w:tcPr>
                <w:tcW w:w="564" w:type="pct"/>
                <w:tcBorders>
                  <w:bottom w:val="single" w:sz="4" w:space="0" w:color="auto"/>
                </w:tcBorders>
                <w:vAlign w:val="center"/>
              </w:tcPr>
            </w:tcPrChange>
          </w:tcPr>
          <w:p w14:paraId="282898DA"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tcBorders>
              <w:bottom w:val="single" w:sz="4" w:space="0" w:color="auto"/>
            </w:tcBorders>
            <w:vAlign w:val="center"/>
            <w:tcPrChange w:id="12535" w:author="He Han" w:date="2026-08-27T17:10:00Z">
              <w:tcPr>
                <w:tcW w:w="533" w:type="pct"/>
                <w:tcBorders>
                  <w:bottom w:val="single" w:sz="4" w:space="0" w:color="auto"/>
                </w:tcBorders>
                <w:vAlign w:val="center"/>
              </w:tcPr>
            </w:tcPrChange>
          </w:tcPr>
          <w:p w14:paraId="387CA1B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tcBorders>
              <w:bottom w:val="single" w:sz="4" w:space="0" w:color="auto"/>
            </w:tcBorders>
            <w:vAlign w:val="center"/>
            <w:tcPrChange w:id="12536" w:author="He Han" w:date="2026-08-27T17:10:00Z">
              <w:tcPr>
                <w:tcW w:w="540" w:type="pct"/>
                <w:tcBorders>
                  <w:bottom w:val="single" w:sz="4" w:space="0" w:color="auto"/>
                </w:tcBorders>
                <w:vAlign w:val="center"/>
              </w:tcPr>
            </w:tcPrChange>
          </w:tcPr>
          <w:p w14:paraId="2053A326"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537" w:author="He Han" w:date="2026-08-27T17:10:00Z">
              <w:tcPr>
                <w:tcW w:w="1" w:type="pct"/>
              </w:tcPr>
            </w:tcPrChange>
          </w:tcPr>
          <w:p w14:paraId="058296EE" w14:textId="1568DBF7" w:rsidR="00EC3A7E" w:rsidRPr="008B3C39" w:rsidRDefault="00EC3A7E" w:rsidP="00EC3A7E">
            <w:pPr>
              <w:spacing w:line="240" w:lineRule="exact"/>
              <w:contextualSpacing/>
              <w:jc w:val="center"/>
              <w:rPr>
                <w:ins w:id="12538" w:author="He Han" w:date="2026-08-27T17:09:00Z"/>
                <w:rFonts w:ascii="Times New Roman" w:eastAsia="仿宋_GB2312" w:hAnsi="Times New Roman" w:cs="Times New Roman"/>
                <w:color w:val="auto"/>
                <w:sz w:val="18"/>
                <w:szCs w:val="18"/>
              </w:rPr>
            </w:pPr>
            <w:ins w:id="12539"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vAlign w:val="center"/>
            <w:tcPrChange w:id="12540" w:author="He Han" w:date="2026-08-27T17:10:00Z">
              <w:tcPr>
                <w:tcW w:w="459" w:type="pct"/>
                <w:vMerge/>
                <w:vAlign w:val="center"/>
              </w:tcPr>
            </w:tcPrChange>
          </w:tcPr>
          <w:p w14:paraId="43A6A3D9" w14:textId="59574F1B"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
        </w:tc>
      </w:tr>
      <w:tr w:rsidR="00EC3A7E" w:rsidRPr="008B3C39" w14:paraId="44749523" w14:textId="77777777" w:rsidTr="00EC3A7E">
        <w:trPr>
          <w:trHeight w:val="455"/>
          <w:jc w:val="center"/>
          <w:trPrChange w:id="12541" w:author="He Han" w:date="2026-08-27T17:10:00Z">
            <w:trPr>
              <w:trHeight w:val="455"/>
              <w:jc w:val="center"/>
            </w:trPr>
          </w:trPrChange>
        </w:trPr>
        <w:tc>
          <w:tcPr>
            <w:tcW w:w="851" w:type="pct"/>
            <w:vAlign w:val="center"/>
            <w:tcPrChange w:id="12542" w:author="He Han" w:date="2026-08-27T17:10:00Z">
              <w:tcPr>
                <w:tcW w:w="939" w:type="pct"/>
                <w:vAlign w:val="center"/>
              </w:tcPr>
            </w:tcPrChange>
          </w:tcPr>
          <w:p w14:paraId="7886305C" w14:textId="77777777" w:rsidR="00EC3A7E" w:rsidRPr="00B97298" w:rsidRDefault="00EC3A7E" w:rsidP="00EC3A7E">
            <w:pPr>
              <w:spacing w:line="240" w:lineRule="exact"/>
              <w:contextualSpacing/>
              <w:jc w:val="center"/>
              <w:rPr>
                <w:rFonts w:ascii="Times New Roman" w:eastAsia="仿宋_GB2312" w:hAnsi="Times New Roman" w:cs="Times New Roman"/>
                <w:color w:val="auto"/>
                <w:sz w:val="18"/>
                <w:szCs w:val="18"/>
                <w:lang w:val="sv-SE" w:eastAsia="zh-CN"/>
                <w:rPrChange w:id="12543" w:author="Johan Granander" w:date="2026-05-04T09:59:00Z">
                  <w:rPr>
                    <w:rFonts w:ascii="Times New Roman" w:eastAsia="仿宋_GB2312" w:hAnsi="Times New Roman" w:cs="Times New Roman"/>
                    <w:color w:val="auto"/>
                    <w:sz w:val="18"/>
                    <w:szCs w:val="18"/>
                    <w:lang w:eastAsia="zh-CN"/>
                  </w:rPr>
                </w:rPrChange>
              </w:rPr>
            </w:pPr>
            <w:r w:rsidRPr="00B97298">
              <w:rPr>
                <w:rFonts w:ascii="Times New Roman" w:eastAsia="仿宋_GB2312" w:hAnsi="Times New Roman" w:cs="Times New Roman"/>
                <w:color w:val="auto"/>
                <w:sz w:val="18"/>
                <w:szCs w:val="18"/>
                <w:lang w:val="sv-SE"/>
                <w:rPrChange w:id="12544" w:author="Johan Granander" w:date="2026-05-04T09:59:00Z">
                  <w:rPr>
                    <w:rFonts w:ascii="Times New Roman" w:eastAsia="仿宋_GB2312" w:hAnsi="Times New Roman" w:cs="Times New Roman"/>
                    <w:color w:val="auto"/>
                    <w:sz w:val="18"/>
                    <w:szCs w:val="18"/>
                  </w:rPr>
                </w:rPrChange>
              </w:rPr>
              <w:t>Fmoc-L-Ser(tBu)-OH</w:t>
            </w:r>
          </w:p>
        </w:tc>
        <w:tc>
          <w:tcPr>
            <w:tcW w:w="390" w:type="pct"/>
            <w:vAlign w:val="center"/>
            <w:tcPrChange w:id="12545" w:author="He Han" w:date="2026-08-27T17:10:00Z">
              <w:tcPr>
                <w:tcW w:w="390" w:type="pct"/>
                <w:vAlign w:val="center"/>
              </w:tcPr>
            </w:tcPrChange>
          </w:tcPr>
          <w:p w14:paraId="4EFA2DA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546" w:author="He Han" w:date="2026-08-27T17:10:00Z">
              <w:tcPr>
                <w:tcW w:w="563" w:type="pct"/>
                <w:vAlign w:val="center"/>
              </w:tcPr>
            </w:tcPrChange>
          </w:tcPr>
          <w:p w14:paraId="6EB5959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547" w:author="He Han" w:date="2026-08-27T17:10:00Z">
              <w:tcPr>
                <w:tcW w:w="448" w:type="pct"/>
                <w:tcBorders>
                  <w:bottom w:val="single" w:sz="4" w:space="0" w:color="auto"/>
                </w:tcBorders>
                <w:vAlign w:val="center"/>
              </w:tcPr>
            </w:tcPrChange>
          </w:tcPr>
          <w:p w14:paraId="47379CDD"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tcBorders>
              <w:bottom w:val="single" w:sz="4" w:space="0" w:color="auto"/>
            </w:tcBorders>
            <w:vAlign w:val="center"/>
            <w:tcPrChange w:id="12548" w:author="He Han" w:date="2026-08-27T17:10:00Z">
              <w:tcPr>
                <w:tcW w:w="564" w:type="pct"/>
                <w:tcBorders>
                  <w:bottom w:val="single" w:sz="4" w:space="0" w:color="auto"/>
                </w:tcBorders>
                <w:vAlign w:val="center"/>
              </w:tcPr>
            </w:tcPrChange>
          </w:tcPr>
          <w:p w14:paraId="3B89A55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tcBorders>
              <w:bottom w:val="single" w:sz="4" w:space="0" w:color="auto"/>
            </w:tcBorders>
            <w:vAlign w:val="center"/>
            <w:tcPrChange w:id="12549" w:author="He Han" w:date="2026-08-27T17:10:00Z">
              <w:tcPr>
                <w:tcW w:w="564" w:type="pct"/>
                <w:tcBorders>
                  <w:bottom w:val="single" w:sz="4" w:space="0" w:color="auto"/>
                </w:tcBorders>
                <w:vAlign w:val="center"/>
              </w:tcPr>
            </w:tcPrChange>
          </w:tcPr>
          <w:p w14:paraId="2A982F3B"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tcBorders>
              <w:bottom w:val="single" w:sz="4" w:space="0" w:color="auto"/>
            </w:tcBorders>
            <w:vAlign w:val="center"/>
            <w:tcPrChange w:id="12550" w:author="He Han" w:date="2026-08-27T17:10:00Z">
              <w:tcPr>
                <w:tcW w:w="533" w:type="pct"/>
                <w:tcBorders>
                  <w:bottom w:val="single" w:sz="4" w:space="0" w:color="auto"/>
                </w:tcBorders>
                <w:vAlign w:val="center"/>
              </w:tcPr>
            </w:tcPrChange>
          </w:tcPr>
          <w:p w14:paraId="2B58A84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tcBorders>
              <w:bottom w:val="single" w:sz="4" w:space="0" w:color="auto"/>
            </w:tcBorders>
            <w:vAlign w:val="center"/>
            <w:tcPrChange w:id="12551" w:author="He Han" w:date="2026-08-27T17:10:00Z">
              <w:tcPr>
                <w:tcW w:w="540" w:type="pct"/>
                <w:tcBorders>
                  <w:bottom w:val="single" w:sz="4" w:space="0" w:color="auto"/>
                </w:tcBorders>
                <w:vAlign w:val="center"/>
              </w:tcPr>
            </w:tcPrChange>
          </w:tcPr>
          <w:p w14:paraId="033B7379"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552" w:author="He Han" w:date="2026-08-27T17:10:00Z">
              <w:tcPr>
                <w:tcW w:w="1" w:type="pct"/>
              </w:tcPr>
            </w:tcPrChange>
          </w:tcPr>
          <w:p w14:paraId="4D9771B9" w14:textId="72CB49CD" w:rsidR="00EC3A7E" w:rsidRPr="008B3C39" w:rsidRDefault="00EC3A7E" w:rsidP="00EC3A7E">
            <w:pPr>
              <w:spacing w:line="240" w:lineRule="exact"/>
              <w:contextualSpacing/>
              <w:jc w:val="center"/>
              <w:rPr>
                <w:ins w:id="12553" w:author="He Han" w:date="2026-08-27T17:09:00Z"/>
                <w:rFonts w:ascii="Times New Roman" w:eastAsia="仿宋_GB2312" w:hAnsi="Times New Roman" w:cs="Times New Roman"/>
                <w:color w:val="auto"/>
                <w:sz w:val="18"/>
                <w:szCs w:val="18"/>
              </w:rPr>
            </w:pPr>
            <w:ins w:id="12554"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tcPrChange w:id="12555" w:author="He Han" w:date="2026-08-27T17:10:00Z">
              <w:tcPr>
                <w:tcW w:w="459" w:type="pct"/>
                <w:vMerge/>
              </w:tcPr>
            </w:tcPrChange>
          </w:tcPr>
          <w:p w14:paraId="1AC9A2BB" w14:textId="7DE4CCF3"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
        </w:tc>
      </w:tr>
      <w:tr w:rsidR="00EC3A7E" w:rsidRPr="008B3C39" w14:paraId="33EBA100" w14:textId="77777777" w:rsidTr="00EC3A7E">
        <w:trPr>
          <w:trHeight w:val="455"/>
          <w:jc w:val="center"/>
          <w:trPrChange w:id="12556" w:author="He Han" w:date="2026-08-27T17:10:00Z">
            <w:trPr>
              <w:trHeight w:val="455"/>
              <w:jc w:val="center"/>
            </w:trPr>
          </w:trPrChange>
        </w:trPr>
        <w:tc>
          <w:tcPr>
            <w:tcW w:w="851" w:type="pct"/>
            <w:vAlign w:val="center"/>
            <w:tcPrChange w:id="12557" w:author="He Han" w:date="2026-08-27T17:10:00Z">
              <w:tcPr>
                <w:tcW w:w="939" w:type="pct"/>
                <w:vAlign w:val="center"/>
              </w:tcPr>
            </w:tcPrChange>
          </w:tcPr>
          <w:p w14:paraId="478A28D8"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roofErr w:type="spellStart"/>
            <w:r w:rsidRPr="008B3C39">
              <w:rPr>
                <w:rFonts w:ascii="Times New Roman" w:eastAsia="仿宋_GB2312" w:hAnsi="Times New Roman" w:cs="Times New Roman"/>
                <w:color w:val="auto"/>
                <w:sz w:val="18"/>
                <w:szCs w:val="18"/>
              </w:rPr>
              <w:t>Fmoc</w:t>
            </w:r>
            <w:proofErr w:type="spellEnd"/>
            <w:r w:rsidRPr="008B3C39">
              <w:rPr>
                <w:rFonts w:ascii="Times New Roman" w:eastAsia="仿宋_GB2312" w:hAnsi="Times New Roman" w:cs="Times New Roman"/>
                <w:color w:val="auto"/>
                <w:sz w:val="18"/>
                <w:szCs w:val="18"/>
              </w:rPr>
              <w:t>-L-</w:t>
            </w:r>
            <w:proofErr w:type="spellStart"/>
            <w:r w:rsidRPr="008B3C39">
              <w:rPr>
                <w:rFonts w:ascii="Times New Roman" w:eastAsia="仿宋_GB2312" w:hAnsi="Times New Roman" w:cs="Times New Roman"/>
                <w:color w:val="auto"/>
                <w:sz w:val="18"/>
                <w:szCs w:val="18"/>
              </w:rPr>
              <w:t>Arg</w:t>
            </w:r>
            <w:proofErr w:type="spellEnd"/>
            <w:r w:rsidRPr="008B3C39">
              <w:rPr>
                <w:rFonts w:ascii="Times New Roman" w:eastAsia="仿宋_GB2312" w:hAnsi="Times New Roman" w:cs="Times New Roman"/>
                <w:color w:val="auto"/>
                <w:sz w:val="18"/>
                <w:szCs w:val="18"/>
              </w:rPr>
              <w:t>(</w:t>
            </w:r>
            <w:proofErr w:type="spellStart"/>
            <w:r w:rsidRPr="008B3C39">
              <w:rPr>
                <w:rFonts w:ascii="Times New Roman" w:eastAsia="仿宋_GB2312" w:hAnsi="Times New Roman" w:cs="Times New Roman"/>
                <w:color w:val="auto"/>
                <w:sz w:val="18"/>
                <w:szCs w:val="18"/>
              </w:rPr>
              <w:t>Pbf</w:t>
            </w:r>
            <w:proofErr w:type="spellEnd"/>
            <w:r w:rsidRPr="008B3C39">
              <w:rPr>
                <w:rFonts w:ascii="Times New Roman" w:eastAsia="仿宋_GB2312" w:hAnsi="Times New Roman" w:cs="Times New Roman"/>
                <w:color w:val="auto"/>
                <w:sz w:val="18"/>
                <w:szCs w:val="18"/>
              </w:rPr>
              <w:t>)-OH</w:t>
            </w:r>
          </w:p>
        </w:tc>
        <w:tc>
          <w:tcPr>
            <w:tcW w:w="390" w:type="pct"/>
            <w:vAlign w:val="center"/>
            <w:tcPrChange w:id="12558" w:author="He Han" w:date="2026-08-27T17:10:00Z">
              <w:tcPr>
                <w:tcW w:w="390" w:type="pct"/>
                <w:vAlign w:val="center"/>
              </w:tcPr>
            </w:tcPrChange>
          </w:tcPr>
          <w:p w14:paraId="1A4DCB1A"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559" w:author="He Han" w:date="2026-08-27T17:10:00Z">
              <w:tcPr>
                <w:tcW w:w="563" w:type="pct"/>
                <w:vAlign w:val="center"/>
              </w:tcPr>
            </w:tcPrChange>
          </w:tcPr>
          <w:p w14:paraId="357555C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560" w:author="He Han" w:date="2026-08-27T17:10:00Z">
              <w:tcPr>
                <w:tcW w:w="448" w:type="pct"/>
                <w:tcBorders>
                  <w:bottom w:val="single" w:sz="4" w:space="0" w:color="auto"/>
                </w:tcBorders>
                <w:vAlign w:val="center"/>
              </w:tcPr>
            </w:tcPrChange>
          </w:tcPr>
          <w:p w14:paraId="71676E27"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tcBorders>
              <w:bottom w:val="single" w:sz="4" w:space="0" w:color="auto"/>
            </w:tcBorders>
            <w:vAlign w:val="center"/>
            <w:tcPrChange w:id="12561" w:author="He Han" w:date="2026-08-27T17:10:00Z">
              <w:tcPr>
                <w:tcW w:w="564" w:type="pct"/>
                <w:tcBorders>
                  <w:bottom w:val="single" w:sz="4" w:space="0" w:color="auto"/>
                </w:tcBorders>
                <w:vAlign w:val="center"/>
              </w:tcPr>
            </w:tcPrChange>
          </w:tcPr>
          <w:p w14:paraId="27F9D258"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tcBorders>
              <w:bottom w:val="single" w:sz="4" w:space="0" w:color="auto"/>
            </w:tcBorders>
            <w:vAlign w:val="center"/>
            <w:tcPrChange w:id="12562" w:author="He Han" w:date="2026-08-27T17:10:00Z">
              <w:tcPr>
                <w:tcW w:w="564" w:type="pct"/>
                <w:tcBorders>
                  <w:bottom w:val="single" w:sz="4" w:space="0" w:color="auto"/>
                </w:tcBorders>
                <w:vAlign w:val="center"/>
              </w:tcPr>
            </w:tcPrChange>
          </w:tcPr>
          <w:p w14:paraId="36073D55"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tcBorders>
              <w:bottom w:val="single" w:sz="4" w:space="0" w:color="auto"/>
            </w:tcBorders>
            <w:vAlign w:val="center"/>
            <w:tcPrChange w:id="12563" w:author="He Han" w:date="2026-08-27T17:10:00Z">
              <w:tcPr>
                <w:tcW w:w="533" w:type="pct"/>
                <w:tcBorders>
                  <w:bottom w:val="single" w:sz="4" w:space="0" w:color="auto"/>
                </w:tcBorders>
                <w:vAlign w:val="center"/>
              </w:tcPr>
            </w:tcPrChange>
          </w:tcPr>
          <w:p w14:paraId="4EC8A4AB"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tcBorders>
              <w:bottom w:val="single" w:sz="4" w:space="0" w:color="auto"/>
            </w:tcBorders>
            <w:vAlign w:val="center"/>
            <w:tcPrChange w:id="12564" w:author="He Han" w:date="2026-08-27T17:10:00Z">
              <w:tcPr>
                <w:tcW w:w="540" w:type="pct"/>
                <w:tcBorders>
                  <w:bottom w:val="single" w:sz="4" w:space="0" w:color="auto"/>
                </w:tcBorders>
                <w:vAlign w:val="center"/>
              </w:tcPr>
            </w:tcPrChange>
          </w:tcPr>
          <w:p w14:paraId="02621635" w14:textId="77777777" w:rsidR="00EC3A7E" w:rsidRPr="008B3C39" w:rsidRDefault="00EC3A7E" w:rsidP="00EC3A7E">
            <w:pPr>
              <w:spacing w:line="240" w:lineRule="exact"/>
              <w:contextualSpacing/>
              <w:jc w:val="center"/>
              <w:rPr>
                <w:rFonts w:ascii="Times New Roman" w:eastAsia="仿宋_GB2312" w:hAnsi="Times New Roman" w:cs="Times New Roman"/>
                <w:strike/>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565" w:author="He Han" w:date="2026-08-27T17:10:00Z">
              <w:tcPr>
                <w:tcW w:w="1" w:type="pct"/>
              </w:tcPr>
            </w:tcPrChange>
          </w:tcPr>
          <w:p w14:paraId="0AB01E7B" w14:textId="7BDB41B8" w:rsidR="00EC3A7E" w:rsidRPr="008B3C39" w:rsidRDefault="00EC3A7E" w:rsidP="00EC3A7E">
            <w:pPr>
              <w:spacing w:line="240" w:lineRule="exact"/>
              <w:contextualSpacing/>
              <w:jc w:val="center"/>
              <w:rPr>
                <w:ins w:id="12566" w:author="He Han" w:date="2026-08-27T17:09:00Z"/>
                <w:rFonts w:ascii="Times New Roman" w:eastAsia="仿宋_GB2312" w:hAnsi="Times New Roman" w:cs="Times New Roman"/>
                <w:color w:val="auto"/>
                <w:sz w:val="18"/>
                <w:szCs w:val="18"/>
              </w:rPr>
            </w:pPr>
            <w:ins w:id="12567"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tcPrChange w:id="12568" w:author="He Han" w:date="2026-08-27T17:10:00Z">
              <w:tcPr>
                <w:tcW w:w="459" w:type="pct"/>
                <w:vMerge/>
              </w:tcPr>
            </w:tcPrChange>
          </w:tcPr>
          <w:p w14:paraId="07FA99D1" w14:textId="45F2B254"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
        </w:tc>
      </w:tr>
      <w:tr w:rsidR="00EC3A7E" w:rsidRPr="008B3C39" w14:paraId="7D4F00B1" w14:textId="77777777" w:rsidTr="00EC3A7E">
        <w:trPr>
          <w:trHeight w:val="455"/>
          <w:jc w:val="center"/>
          <w:trPrChange w:id="12569" w:author="He Han" w:date="2026-08-27T17:10:00Z">
            <w:trPr>
              <w:trHeight w:val="455"/>
              <w:jc w:val="center"/>
            </w:trPr>
          </w:trPrChange>
        </w:trPr>
        <w:tc>
          <w:tcPr>
            <w:tcW w:w="851" w:type="pct"/>
            <w:vAlign w:val="center"/>
            <w:tcPrChange w:id="12570" w:author="He Han" w:date="2026-08-27T17:10:00Z">
              <w:tcPr>
                <w:tcW w:w="939" w:type="pct"/>
                <w:vAlign w:val="center"/>
              </w:tcPr>
            </w:tcPrChange>
          </w:tcPr>
          <w:p w14:paraId="718C3EB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roofErr w:type="spellStart"/>
            <w:r w:rsidRPr="008B3C39">
              <w:rPr>
                <w:rFonts w:ascii="Times New Roman" w:eastAsia="仿宋_GB2312" w:hAnsi="Times New Roman" w:cs="Times New Roman"/>
                <w:color w:val="auto"/>
                <w:sz w:val="18"/>
                <w:szCs w:val="18"/>
              </w:rPr>
              <w:t>Fmoc</w:t>
            </w:r>
            <w:proofErr w:type="spellEnd"/>
            <w:r w:rsidRPr="008B3C39">
              <w:rPr>
                <w:rFonts w:ascii="Times New Roman" w:eastAsia="仿宋_GB2312" w:hAnsi="Times New Roman" w:cs="Times New Roman"/>
                <w:color w:val="auto"/>
                <w:sz w:val="18"/>
                <w:szCs w:val="18"/>
              </w:rPr>
              <w:t>-L-Val-OH</w:t>
            </w:r>
          </w:p>
        </w:tc>
        <w:tc>
          <w:tcPr>
            <w:tcW w:w="390" w:type="pct"/>
            <w:vAlign w:val="center"/>
            <w:tcPrChange w:id="12571" w:author="He Han" w:date="2026-08-27T17:10:00Z">
              <w:tcPr>
                <w:tcW w:w="390" w:type="pct"/>
                <w:vAlign w:val="center"/>
              </w:tcPr>
            </w:tcPrChange>
          </w:tcPr>
          <w:p w14:paraId="2C4E557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572" w:author="He Han" w:date="2026-08-27T17:10:00Z">
              <w:tcPr>
                <w:tcW w:w="563" w:type="pct"/>
                <w:vAlign w:val="center"/>
              </w:tcPr>
            </w:tcPrChange>
          </w:tcPr>
          <w:p w14:paraId="5430D4BF"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573" w:author="He Han" w:date="2026-08-27T17:10:00Z">
              <w:tcPr>
                <w:tcW w:w="448" w:type="pct"/>
                <w:tcBorders>
                  <w:bottom w:val="single" w:sz="4" w:space="0" w:color="auto"/>
                </w:tcBorders>
                <w:vAlign w:val="center"/>
              </w:tcPr>
            </w:tcPrChange>
          </w:tcPr>
          <w:p w14:paraId="705E9786"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574" w:author="He Han" w:date="2026-08-27T17:10:00Z">
              <w:tcPr>
                <w:tcW w:w="564" w:type="pct"/>
                <w:vAlign w:val="center"/>
              </w:tcPr>
            </w:tcPrChange>
          </w:tcPr>
          <w:p w14:paraId="77E7DE58"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575" w:author="He Han" w:date="2026-08-27T17:10:00Z">
              <w:tcPr>
                <w:tcW w:w="564" w:type="pct"/>
                <w:vAlign w:val="center"/>
              </w:tcPr>
            </w:tcPrChange>
          </w:tcPr>
          <w:p w14:paraId="1549E11D"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vAlign w:val="center"/>
            <w:tcPrChange w:id="12576" w:author="He Han" w:date="2026-08-27T17:10:00Z">
              <w:tcPr>
                <w:tcW w:w="533" w:type="pct"/>
                <w:vAlign w:val="center"/>
              </w:tcPr>
            </w:tcPrChange>
          </w:tcPr>
          <w:p w14:paraId="4E4DD4D9"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vAlign w:val="center"/>
            <w:tcPrChange w:id="12577" w:author="He Han" w:date="2026-08-27T17:10:00Z">
              <w:tcPr>
                <w:tcW w:w="540" w:type="pct"/>
                <w:vAlign w:val="center"/>
              </w:tcPr>
            </w:tcPrChange>
          </w:tcPr>
          <w:p w14:paraId="1AEB7555" w14:textId="77777777" w:rsidR="00EC3A7E" w:rsidRPr="008B3C39" w:rsidRDefault="00EC3A7E" w:rsidP="00EC3A7E">
            <w:pPr>
              <w:spacing w:line="240" w:lineRule="exact"/>
              <w:contextualSpacing/>
              <w:jc w:val="center"/>
              <w:rPr>
                <w:rFonts w:ascii="Times New Roman" w:eastAsia="仿宋_GB2312" w:hAnsi="Times New Roman" w:cs="Times New Roman"/>
                <w:strike/>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578" w:author="He Han" w:date="2026-08-27T17:10:00Z">
              <w:tcPr>
                <w:tcW w:w="1" w:type="pct"/>
              </w:tcPr>
            </w:tcPrChange>
          </w:tcPr>
          <w:p w14:paraId="5F942D4F" w14:textId="2575209D" w:rsidR="00EC3A7E" w:rsidRPr="008B3C39" w:rsidRDefault="00EC3A7E" w:rsidP="00EC3A7E">
            <w:pPr>
              <w:spacing w:line="240" w:lineRule="exact"/>
              <w:contextualSpacing/>
              <w:jc w:val="center"/>
              <w:rPr>
                <w:ins w:id="12579" w:author="He Han" w:date="2026-08-27T17:09:00Z"/>
                <w:rFonts w:ascii="Times New Roman" w:eastAsia="仿宋_GB2312" w:hAnsi="Times New Roman" w:cs="Times New Roman"/>
                <w:color w:val="auto"/>
                <w:sz w:val="18"/>
                <w:szCs w:val="18"/>
              </w:rPr>
            </w:pPr>
            <w:ins w:id="12580"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tcPrChange w:id="12581" w:author="He Han" w:date="2026-08-27T17:10:00Z">
              <w:tcPr>
                <w:tcW w:w="459" w:type="pct"/>
                <w:vMerge/>
              </w:tcPr>
            </w:tcPrChange>
          </w:tcPr>
          <w:p w14:paraId="5600F1F4" w14:textId="218DFF9F"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
        </w:tc>
      </w:tr>
      <w:tr w:rsidR="00EC3A7E" w:rsidRPr="008B3C39" w14:paraId="030136FE" w14:textId="77777777" w:rsidTr="00EC3A7E">
        <w:trPr>
          <w:trHeight w:val="455"/>
          <w:jc w:val="center"/>
          <w:trPrChange w:id="12582" w:author="He Han" w:date="2026-08-27T17:10:00Z">
            <w:trPr>
              <w:trHeight w:val="455"/>
              <w:jc w:val="center"/>
            </w:trPr>
          </w:trPrChange>
        </w:trPr>
        <w:tc>
          <w:tcPr>
            <w:tcW w:w="851" w:type="pct"/>
            <w:vAlign w:val="center"/>
            <w:tcPrChange w:id="12583" w:author="He Han" w:date="2026-08-27T17:10:00Z">
              <w:tcPr>
                <w:tcW w:w="939" w:type="pct"/>
                <w:vAlign w:val="center"/>
              </w:tcPr>
            </w:tcPrChange>
          </w:tcPr>
          <w:p w14:paraId="5ADA8B72"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roofErr w:type="spellStart"/>
            <w:r w:rsidRPr="008B3C39">
              <w:rPr>
                <w:rFonts w:ascii="Times New Roman" w:eastAsia="仿宋_GB2312" w:hAnsi="Times New Roman" w:cs="Times New Roman"/>
                <w:color w:val="auto"/>
                <w:sz w:val="18"/>
                <w:szCs w:val="18"/>
              </w:rPr>
              <w:t>Fmoc</w:t>
            </w:r>
            <w:proofErr w:type="spellEnd"/>
            <w:r w:rsidRPr="008B3C39">
              <w:rPr>
                <w:rFonts w:ascii="Times New Roman" w:eastAsia="仿宋_GB2312" w:hAnsi="Times New Roman" w:cs="Times New Roman"/>
                <w:color w:val="auto"/>
                <w:sz w:val="18"/>
                <w:szCs w:val="18"/>
              </w:rPr>
              <w:t>-L-</w:t>
            </w:r>
            <w:proofErr w:type="spellStart"/>
            <w:r w:rsidRPr="008B3C39">
              <w:rPr>
                <w:rFonts w:ascii="Times New Roman" w:eastAsia="仿宋_GB2312" w:hAnsi="Times New Roman" w:cs="Times New Roman"/>
                <w:color w:val="auto"/>
                <w:sz w:val="18"/>
                <w:szCs w:val="18"/>
              </w:rPr>
              <w:t>Leu</w:t>
            </w:r>
            <w:proofErr w:type="spellEnd"/>
            <w:r w:rsidRPr="008B3C39">
              <w:rPr>
                <w:rFonts w:ascii="Times New Roman" w:eastAsia="仿宋_GB2312" w:hAnsi="Times New Roman" w:cs="Times New Roman"/>
                <w:color w:val="auto"/>
                <w:sz w:val="18"/>
                <w:szCs w:val="18"/>
              </w:rPr>
              <w:t>-OH</w:t>
            </w:r>
          </w:p>
        </w:tc>
        <w:tc>
          <w:tcPr>
            <w:tcW w:w="390" w:type="pct"/>
            <w:vAlign w:val="center"/>
            <w:tcPrChange w:id="12584" w:author="He Han" w:date="2026-08-27T17:10:00Z">
              <w:tcPr>
                <w:tcW w:w="390" w:type="pct"/>
                <w:vAlign w:val="center"/>
              </w:tcPr>
            </w:tcPrChange>
          </w:tcPr>
          <w:p w14:paraId="0D248C14"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585" w:author="He Han" w:date="2026-08-27T17:10:00Z">
              <w:tcPr>
                <w:tcW w:w="563" w:type="pct"/>
                <w:vAlign w:val="center"/>
              </w:tcPr>
            </w:tcPrChange>
          </w:tcPr>
          <w:p w14:paraId="4E1E91D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586" w:author="He Han" w:date="2026-08-27T17:10:00Z">
              <w:tcPr>
                <w:tcW w:w="448" w:type="pct"/>
                <w:tcBorders>
                  <w:bottom w:val="single" w:sz="4" w:space="0" w:color="auto"/>
                </w:tcBorders>
                <w:vAlign w:val="center"/>
              </w:tcPr>
            </w:tcPrChange>
          </w:tcPr>
          <w:p w14:paraId="05CCBB66"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587" w:author="He Han" w:date="2026-08-27T17:10:00Z">
              <w:tcPr>
                <w:tcW w:w="564" w:type="pct"/>
                <w:vAlign w:val="center"/>
              </w:tcPr>
            </w:tcPrChange>
          </w:tcPr>
          <w:p w14:paraId="1A3DDB9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588" w:author="He Han" w:date="2026-08-27T17:10:00Z">
              <w:tcPr>
                <w:tcW w:w="564" w:type="pct"/>
                <w:vAlign w:val="center"/>
              </w:tcPr>
            </w:tcPrChange>
          </w:tcPr>
          <w:p w14:paraId="521D4DA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vAlign w:val="center"/>
            <w:tcPrChange w:id="12589" w:author="He Han" w:date="2026-08-27T17:10:00Z">
              <w:tcPr>
                <w:tcW w:w="533" w:type="pct"/>
                <w:vAlign w:val="center"/>
              </w:tcPr>
            </w:tcPrChange>
          </w:tcPr>
          <w:p w14:paraId="4937C7F2"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vAlign w:val="center"/>
            <w:tcPrChange w:id="12590" w:author="He Han" w:date="2026-08-27T17:10:00Z">
              <w:tcPr>
                <w:tcW w:w="540" w:type="pct"/>
                <w:vAlign w:val="center"/>
              </w:tcPr>
            </w:tcPrChange>
          </w:tcPr>
          <w:p w14:paraId="7BFE5A1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591" w:author="He Han" w:date="2026-08-27T17:10:00Z">
              <w:tcPr>
                <w:tcW w:w="1" w:type="pct"/>
              </w:tcPr>
            </w:tcPrChange>
          </w:tcPr>
          <w:p w14:paraId="2222B54A" w14:textId="1970E8C0" w:rsidR="00EC3A7E" w:rsidRPr="008B3C39" w:rsidRDefault="00EC3A7E" w:rsidP="00EC3A7E">
            <w:pPr>
              <w:spacing w:line="240" w:lineRule="exact"/>
              <w:contextualSpacing/>
              <w:jc w:val="center"/>
              <w:rPr>
                <w:ins w:id="12592" w:author="He Han" w:date="2026-08-27T17:09:00Z"/>
                <w:rFonts w:ascii="Times New Roman" w:eastAsia="仿宋_GB2312" w:hAnsi="Times New Roman" w:cs="Times New Roman"/>
                <w:color w:val="auto"/>
                <w:sz w:val="18"/>
                <w:szCs w:val="18"/>
              </w:rPr>
            </w:pPr>
            <w:ins w:id="12593"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tcPrChange w:id="12594" w:author="He Han" w:date="2026-08-27T17:10:00Z">
              <w:tcPr>
                <w:tcW w:w="459" w:type="pct"/>
                <w:vMerge/>
              </w:tcPr>
            </w:tcPrChange>
          </w:tcPr>
          <w:p w14:paraId="67D21F22" w14:textId="529B128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
        </w:tc>
      </w:tr>
      <w:tr w:rsidR="00EC3A7E" w:rsidRPr="008B3C39" w14:paraId="0A54567A" w14:textId="77777777" w:rsidTr="00EC3A7E">
        <w:trPr>
          <w:trHeight w:val="455"/>
          <w:jc w:val="center"/>
          <w:trPrChange w:id="12595" w:author="He Han" w:date="2026-08-27T17:10:00Z">
            <w:trPr>
              <w:trHeight w:val="455"/>
              <w:jc w:val="center"/>
            </w:trPr>
          </w:trPrChange>
        </w:trPr>
        <w:tc>
          <w:tcPr>
            <w:tcW w:w="851" w:type="pct"/>
            <w:vAlign w:val="center"/>
            <w:tcPrChange w:id="12596" w:author="He Han" w:date="2026-08-27T17:10:00Z">
              <w:tcPr>
                <w:tcW w:w="939" w:type="pct"/>
                <w:vAlign w:val="center"/>
              </w:tcPr>
            </w:tcPrChange>
          </w:tcPr>
          <w:p w14:paraId="60A7675E"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proofErr w:type="spellStart"/>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-L-α-Me-</w:t>
            </w:r>
            <w:proofErr w:type="spellStart"/>
            <w:r w:rsidRPr="008B3C39">
              <w:rPr>
                <w:rFonts w:ascii="Times New Roman" w:eastAsia="仿宋_GB2312" w:hAnsi="Times New Roman" w:cs="Times New Roman"/>
                <w:color w:val="auto"/>
                <w:sz w:val="18"/>
                <w:szCs w:val="18"/>
                <w:lang w:eastAsia="zh-CN"/>
              </w:rPr>
              <w:t>Phe</w:t>
            </w:r>
            <w:proofErr w:type="spellEnd"/>
            <w:r w:rsidRPr="008B3C39">
              <w:rPr>
                <w:rFonts w:ascii="Times New Roman" w:eastAsia="仿宋_GB2312" w:hAnsi="Times New Roman" w:cs="Times New Roman"/>
                <w:color w:val="auto"/>
                <w:sz w:val="18"/>
                <w:szCs w:val="18"/>
                <w:lang w:eastAsia="zh-CN"/>
              </w:rPr>
              <w:t>-OH</w:t>
            </w:r>
          </w:p>
        </w:tc>
        <w:tc>
          <w:tcPr>
            <w:tcW w:w="390" w:type="pct"/>
            <w:vAlign w:val="center"/>
            <w:tcPrChange w:id="12597" w:author="He Han" w:date="2026-08-27T17:10:00Z">
              <w:tcPr>
                <w:tcW w:w="390" w:type="pct"/>
                <w:vAlign w:val="center"/>
              </w:tcPr>
            </w:tcPrChange>
          </w:tcPr>
          <w:p w14:paraId="11356ABA"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598" w:author="He Han" w:date="2026-08-27T17:10:00Z">
              <w:tcPr>
                <w:tcW w:w="563" w:type="pct"/>
                <w:vAlign w:val="center"/>
              </w:tcPr>
            </w:tcPrChange>
          </w:tcPr>
          <w:p w14:paraId="494C296D"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599" w:author="He Han" w:date="2026-08-27T17:10:00Z">
              <w:tcPr>
                <w:tcW w:w="448" w:type="pct"/>
                <w:tcBorders>
                  <w:bottom w:val="single" w:sz="4" w:space="0" w:color="auto"/>
                </w:tcBorders>
                <w:vAlign w:val="center"/>
              </w:tcPr>
            </w:tcPrChange>
          </w:tcPr>
          <w:p w14:paraId="09DE1BDC"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600" w:author="He Han" w:date="2026-08-27T17:10:00Z">
              <w:tcPr>
                <w:tcW w:w="564" w:type="pct"/>
                <w:vAlign w:val="center"/>
              </w:tcPr>
            </w:tcPrChange>
          </w:tcPr>
          <w:p w14:paraId="28DF718F"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601" w:author="He Han" w:date="2026-08-27T17:10:00Z">
              <w:tcPr>
                <w:tcW w:w="564" w:type="pct"/>
                <w:vAlign w:val="center"/>
              </w:tcPr>
            </w:tcPrChange>
          </w:tcPr>
          <w:p w14:paraId="1F143BFD"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vAlign w:val="center"/>
            <w:tcPrChange w:id="12602" w:author="He Han" w:date="2026-08-27T17:10:00Z">
              <w:tcPr>
                <w:tcW w:w="533" w:type="pct"/>
                <w:vAlign w:val="center"/>
              </w:tcPr>
            </w:tcPrChange>
          </w:tcPr>
          <w:p w14:paraId="664E25DC"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vAlign w:val="center"/>
            <w:tcPrChange w:id="12603" w:author="He Han" w:date="2026-08-27T17:10:00Z">
              <w:tcPr>
                <w:tcW w:w="540" w:type="pct"/>
                <w:vAlign w:val="center"/>
              </w:tcPr>
            </w:tcPrChange>
          </w:tcPr>
          <w:p w14:paraId="5F0F57AA"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604" w:author="He Han" w:date="2026-08-27T17:10:00Z">
              <w:tcPr>
                <w:tcW w:w="1" w:type="pct"/>
              </w:tcPr>
            </w:tcPrChange>
          </w:tcPr>
          <w:p w14:paraId="732BD3A0" w14:textId="1B9DCCB1" w:rsidR="00EC3A7E" w:rsidRPr="008B3C39" w:rsidRDefault="00EC3A7E" w:rsidP="00EC3A7E">
            <w:pPr>
              <w:spacing w:line="240" w:lineRule="exact"/>
              <w:contextualSpacing/>
              <w:jc w:val="center"/>
              <w:rPr>
                <w:ins w:id="12605" w:author="He Han" w:date="2026-08-27T17:09:00Z"/>
                <w:rFonts w:ascii="Times New Roman" w:eastAsia="仿宋_GB2312" w:hAnsi="Times New Roman" w:cs="Times New Roman"/>
                <w:color w:val="auto"/>
                <w:sz w:val="20"/>
                <w:szCs w:val="20"/>
              </w:rPr>
            </w:pPr>
            <w:ins w:id="12606"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tcPrChange w:id="12607" w:author="He Han" w:date="2026-08-27T17:10:00Z">
              <w:tcPr>
                <w:tcW w:w="459" w:type="pct"/>
                <w:vMerge/>
              </w:tcPr>
            </w:tcPrChange>
          </w:tcPr>
          <w:p w14:paraId="6AA3006D" w14:textId="28918F1B" w:rsidR="00EC3A7E" w:rsidRPr="008B3C39" w:rsidRDefault="00EC3A7E" w:rsidP="00EC3A7E">
            <w:pPr>
              <w:spacing w:line="240" w:lineRule="exact"/>
              <w:contextualSpacing/>
              <w:jc w:val="center"/>
              <w:rPr>
                <w:rFonts w:ascii="Times New Roman" w:eastAsia="仿宋_GB2312" w:hAnsi="Times New Roman" w:cs="Times New Roman"/>
                <w:color w:val="auto"/>
                <w:sz w:val="20"/>
                <w:szCs w:val="20"/>
              </w:rPr>
            </w:pPr>
          </w:p>
        </w:tc>
      </w:tr>
      <w:tr w:rsidR="00EC3A7E" w:rsidRPr="008B3C39" w14:paraId="72789DDD" w14:textId="77777777" w:rsidTr="00EC3A7E">
        <w:trPr>
          <w:trHeight w:val="455"/>
          <w:jc w:val="center"/>
          <w:trPrChange w:id="12608" w:author="He Han" w:date="2026-08-27T17:10:00Z">
            <w:trPr>
              <w:trHeight w:val="455"/>
              <w:jc w:val="center"/>
            </w:trPr>
          </w:trPrChange>
        </w:trPr>
        <w:tc>
          <w:tcPr>
            <w:tcW w:w="851" w:type="pct"/>
            <w:vAlign w:val="center"/>
            <w:tcPrChange w:id="12609" w:author="He Han" w:date="2026-08-27T17:10:00Z">
              <w:tcPr>
                <w:tcW w:w="939" w:type="pct"/>
                <w:vAlign w:val="center"/>
              </w:tcPr>
            </w:tcPrChange>
          </w:tcPr>
          <w:p w14:paraId="608649FB"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proofErr w:type="spellStart"/>
            <w:r w:rsidRPr="008B3C39">
              <w:rPr>
                <w:rFonts w:ascii="Times New Roman" w:eastAsia="仿宋_GB2312" w:hAnsi="Times New Roman" w:cs="Times New Roman"/>
                <w:color w:val="auto"/>
                <w:sz w:val="18"/>
                <w:szCs w:val="18"/>
                <w:lang w:eastAsia="zh-CN"/>
              </w:rPr>
              <w:t>Fmoc</w:t>
            </w:r>
            <w:proofErr w:type="spellEnd"/>
            <w:r w:rsidRPr="008B3C39">
              <w:rPr>
                <w:rFonts w:ascii="Times New Roman" w:eastAsia="仿宋_GB2312" w:hAnsi="Times New Roman" w:cs="Times New Roman"/>
                <w:color w:val="auto"/>
                <w:sz w:val="18"/>
                <w:szCs w:val="18"/>
                <w:lang w:eastAsia="zh-CN"/>
              </w:rPr>
              <w:t>-L-</w:t>
            </w:r>
            <w:proofErr w:type="spellStart"/>
            <w:r w:rsidRPr="008B3C39">
              <w:rPr>
                <w:rFonts w:ascii="Times New Roman" w:eastAsia="仿宋_GB2312" w:hAnsi="Times New Roman" w:cs="Times New Roman"/>
                <w:color w:val="auto"/>
                <w:sz w:val="18"/>
                <w:szCs w:val="18"/>
                <w:lang w:eastAsia="zh-CN"/>
              </w:rPr>
              <w:t>Glu</w:t>
            </w:r>
            <w:proofErr w:type="spellEnd"/>
            <w:r w:rsidRPr="008B3C39">
              <w:rPr>
                <w:rFonts w:ascii="Times New Roman" w:eastAsia="仿宋_GB2312" w:hAnsi="Times New Roman" w:cs="Times New Roman"/>
                <w:color w:val="auto"/>
                <w:sz w:val="18"/>
                <w:szCs w:val="18"/>
                <w:lang w:eastAsia="zh-CN"/>
              </w:rPr>
              <w:t>(</w:t>
            </w:r>
            <w:proofErr w:type="spellStart"/>
            <w:r w:rsidRPr="008B3C39">
              <w:rPr>
                <w:rFonts w:ascii="Times New Roman" w:eastAsia="仿宋_GB2312" w:hAnsi="Times New Roman" w:cs="Times New Roman"/>
                <w:color w:val="auto"/>
                <w:sz w:val="18"/>
                <w:szCs w:val="18"/>
                <w:lang w:eastAsia="zh-CN"/>
              </w:rPr>
              <w:t>OtBu</w:t>
            </w:r>
            <w:proofErr w:type="spellEnd"/>
            <w:r w:rsidRPr="008B3C39">
              <w:rPr>
                <w:rFonts w:ascii="Times New Roman" w:eastAsia="仿宋_GB2312" w:hAnsi="Times New Roman" w:cs="Times New Roman"/>
                <w:color w:val="auto"/>
                <w:sz w:val="18"/>
                <w:szCs w:val="18"/>
                <w:lang w:eastAsia="zh-CN"/>
              </w:rPr>
              <w:t>)-OH·H</w:t>
            </w:r>
            <w:r w:rsidRPr="008B3C39">
              <w:rPr>
                <w:rFonts w:ascii="Times New Roman" w:eastAsia="仿宋_GB2312" w:hAnsi="Times New Roman" w:cs="Times New Roman"/>
                <w:color w:val="auto"/>
                <w:sz w:val="18"/>
                <w:szCs w:val="18"/>
                <w:vertAlign w:val="subscript"/>
                <w:lang w:eastAsia="zh-CN"/>
              </w:rPr>
              <w:t>2</w:t>
            </w:r>
            <w:r w:rsidRPr="008B3C39">
              <w:rPr>
                <w:rFonts w:ascii="Times New Roman" w:eastAsia="仿宋_GB2312" w:hAnsi="Times New Roman" w:cs="Times New Roman"/>
                <w:color w:val="auto"/>
                <w:sz w:val="18"/>
                <w:szCs w:val="18"/>
                <w:lang w:eastAsia="zh-CN"/>
              </w:rPr>
              <w:t>O</w:t>
            </w:r>
          </w:p>
        </w:tc>
        <w:tc>
          <w:tcPr>
            <w:tcW w:w="390" w:type="pct"/>
            <w:vAlign w:val="center"/>
            <w:tcPrChange w:id="12610" w:author="He Han" w:date="2026-08-27T17:10:00Z">
              <w:tcPr>
                <w:tcW w:w="390" w:type="pct"/>
                <w:vAlign w:val="center"/>
              </w:tcPr>
            </w:tcPrChange>
          </w:tcPr>
          <w:p w14:paraId="1AD0FCD9"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611" w:author="He Han" w:date="2026-08-27T17:10:00Z">
              <w:tcPr>
                <w:tcW w:w="563" w:type="pct"/>
                <w:vAlign w:val="center"/>
              </w:tcPr>
            </w:tcPrChange>
          </w:tcPr>
          <w:p w14:paraId="5E80E26D"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612" w:author="He Han" w:date="2026-08-27T17:10:00Z">
              <w:tcPr>
                <w:tcW w:w="448" w:type="pct"/>
                <w:tcBorders>
                  <w:bottom w:val="single" w:sz="4" w:space="0" w:color="auto"/>
                </w:tcBorders>
                <w:vAlign w:val="center"/>
              </w:tcPr>
            </w:tcPrChange>
          </w:tcPr>
          <w:p w14:paraId="117B686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613" w:author="He Han" w:date="2026-08-27T17:10:00Z">
              <w:tcPr>
                <w:tcW w:w="564" w:type="pct"/>
                <w:vAlign w:val="center"/>
              </w:tcPr>
            </w:tcPrChange>
          </w:tcPr>
          <w:p w14:paraId="466049F3"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614" w:author="He Han" w:date="2026-08-27T17:10:00Z">
              <w:tcPr>
                <w:tcW w:w="564" w:type="pct"/>
                <w:vAlign w:val="center"/>
              </w:tcPr>
            </w:tcPrChange>
          </w:tcPr>
          <w:p w14:paraId="7701BAA7"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vAlign w:val="center"/>
            <w:tcPrChange w:id="12615" w:author="He Han" w:date="2026-08-27T17:10:00Z">
              <w:tcPr>
                <w:tcW w:w="533" w:type="pct"/>
                <w:vAlign w:val="center"/>
              </w:tcPr>
            </w:tcPrChange>
          </w:tcPr>
          <w:p w14:paraId="18628E88"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vAlign w:val="center"/>
            <w:tcPrChange w:id="12616" w:author="He Han" w:date="2026-08-27T17:10:00Z">
              <w:tcPr>
                <w:tcW w:w="540" w:type="pct"/>
                <w:vAlign w:val="center"/>
              </w:tcPr>
            </w:tcPrChange>
          </w:tcPr>
          <w:p w14:paraId="1802C69C" w14:textId="77777777" w:rsidR="00EC3A7E" w:rsidRPr="008B3C39" w:rsidRDefault="00EC3A7E" w:rsidP="00EC3A7E">
            <w:pPr>
              <w:spacing w:line="240" w:lineRule="exact"/>
              <w:contextualSpacing/>
              <w:jc w:val="center"/>
              <w:rPr>
                <w:rFonts w:ascii="Times New Roman" w:eastAsia="仿宋_GB2312" w:hAnsi="Times New Roman" w:cs="Times New Roman"/>
                <w:strike/>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617" w:author="He Han" w:date="2026-08-27T17:10:00Z">
              <w:tcPr>
                <w:tcW w:w="1" w:type="pct"/>
              </w:tcPr>
            </w:tcPrChange>
          </w:tcPr>
          <w:p w14:paraId="27A07E9D" w14:textId="0FC26BF5" w:rsidR="00EC3A7E" w:rsidRPr="008B3C39" w:rsidRDefault="00EC3A7E" w:rsidP="00EC3A7E">
            <w:pPr>
              <w:spacing w:line="240" w:lineRule="exact"/>
              <w:contextualSpacing/>
              <w:jc w:val="center"/>
              <w:rPr>
                <w:ins w:id="12618" w:author="He Han" w:date="2026-08-27T17:09:00Z"/>
                <w:rFonts w:ascii="Times New Roman" w:eastAsia="仿宋_GB2312" w:hAnsi="Times New Roman" w:cs="Times New Roman"/>
                <w:color w:val="auto"/>
                <w:sz w:val="20"/>
                <w:szCs w:val="20"/>
              </w:rPr>
            </w:pPr>
            <w:ins w:id="12619"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tcPrChange w:id="12620" w:author="He Han" w:date="2026-08-27T17:10:00Z">
              <w:tcPr>
                <w:tcW w:w="459" w:type="pct"/>
                <w:vMerge/>
              </w:tcPr>
            </w:tcPrChange>
          </w:tcPr>
          <w:p w14:paraId="3D8A01EC" w14:textId="736292A3" w:rsidR="00EC3A7E" w:rsidRPr="008B3C39" w:rsidRDefault="00EC3A7E" w:rsidP="00EC3A7E">
            <w:pPr>
              <w:spacing w:line="240" w:lineRule="exact"/>
              <w:contextualSpacing/>
              <w:jc w:val="center"/>
              <w:rPr>
                <w:rFonts w:ascii="Times New Roman" w:eastAsia="仿宋_GB2312" w:hAnsi="Times New Roman" w:cs="Times New Roman"/>
                <w:color w:val="auto"/>
                <w:sz w:val="20"/>
                <w:szCs w:val="20"/>
              </w:rPr>
            </w:pPr>
          </w:p>
        </w:tc>
      </w:tr>
      <w:tr w:rsidR="00EC3A7E" w:rsidRPr="008B3C39" w14:paraId="3F00AC7D" w14:textId="77777777" w:rsidTr="00EC3A7E">
        <w:trPr>
          <w:trHeight w:val="455"/>
          <w:jc w:val="center"/>
          <w:trPrChange w:id="12621" w:author="He Han" w:date="2026-08-27T17:10:00Z">
            <w:trPr>
              <w:trHeight w:val="455"/>
              <w:jc w:val="center"/>
            </w:trPr>
          </w:trPrChange>
        </w:trPr>
        <w:tc>
          <w:tcPr>
            <w:tcW w:w="851" w:type="pct"/>
            <w:vAlign w:val="center"/>
            <w:tcPrChange w:id="12622" w:author="He Han" w:date="2026-08-27T17:10:00Z">
              <w:tcPr>
                <w:tcW w:w="939" w:type="pct"/>
                <w:vAlign w:val="center"/>
              </w:tcPr>
            </w:tcPrChange>
          </w:tcPr>
          <w:p w14:paraId="184D0D0A" w14:textId="77777777" w:rsidR="00EC3A7E" w:rsidRPr="00B97298" w:rsidRDefault="00EC3A7E" w:rsidP="00EC3A7E">
            <w:pPr>
              <w:spacing w:line="240" w:lineRule="exact"/>
              <w:contextualSpacing/>
              <w:jc w:val="center"/>
              <w:rPr>
                <w:rFonts w:ascii="Times New Roman" w:eastAsia="仿宋_GB2312" w:hAnsi="Times New Roman" w:cs="Times New Roman"/>
                <w:color w:val="auto"/>
                <w:sz w:val="18"/>
                <w:szCs w:val="18"/>
                <w:lang w:val="sv-SE" w:eastAsia="zh-CN"/>
                <w:rPrChange w:id="12623" w:author="Johan Granander" w:date="2026-05-04T09:59:00Z">
                  <w:rPr>
                    <w:rFonts w:ascii="Times New Roman" w:eastAsia="仿宋_GB2312" w:hAnsi="Times New Roman" w:cs="Times New Roman"/>
                    <w:color w:val="auto"/>
                    <w:sz w:val="18"/>
                    <w:szCs w:val="18"/>
                    <w:lang w:eastAsia="zh-CN"/>
                  </w:rPr>
                </w:rPrChange>
              </w:rPr>
            </w:pPr>
            <w:r w:rsidRPr="00B97298">
              <w:rPr>
                <w:rFonts w:ascii="Times New Roman" w:eastAsia="仿宋_GB2312" w:hAnsi="Times New Roman" w:cs="Times New Roman"/>
                <w:color w:val="auto"/>
                <w:sz w:val="18"/>
                <w:szCs w:val="18"/>
                <w:lang w:val="sv-SE" w:eastAsia="zh-CN"/>
                <w:rPrChange w:id="12624" w:author="Johan Granander" w:date="2026-05-04T09:59:00Z">
                  <w:rPr>
                    <w:rFonts w:ascii="Times New Roman" w:eastAsia="仿宋_GB2312" w:hAnsi="Times New Roman" w:cs="Times New Roman"/>
                    <w:color w:val="auto"/>
                    <w:sz w:val="18"/>
                    <w:szCs w:val="18"/>
                    <w:lang w:eastAsia="zh-CN"/>
                  </w:rPr>
                </w:rPrChange>
              </w:rPr>
              <w:t>Fmoc-L-Ala-OH.H</w:t>
            </w:r>
            <w:r w:rsidRPr="00B97298">
              <w:rPr>
                <w:rFonts w:ascii="Times New Roman" w:eastAsia="仿宋_GB2312" w:hAnsi="Times New Roman" w:cs="Times New Roman"/>
                <w:color w:val="auto"/>
                <w:sz w:val="18"/>
                <w:szCs w:val="18"/>
                <w:vertAlign w:val="subscript"/>
                <w:lang w:val="sv-SE" w:eastAsia="zh-CN"/>
                <w:rPrChange w:id="12625" w:author="Johan Granander" w:date="2026-05-04T09:59:00Z">
                  <w:rPr>
                    <w:rFonts w:ascii="Times New Roman" w:eastAsia="仿宋_GB2312" w:hAnsi="Times New Roman" w:cs="Times New Roman"/>
                    <w:color w:val="auto"/>
                    <w:sz w:val="18"/>
                    <w:szCs w:val="18"/>
                    <w:vertAlign w:val="subscript"/>
                    <w:lang w:eastAsia="zh-CN"/>
                  </w:rPr>
                </w:rPrChange>
              </w:rPr>
              <w:t>2</w:t>
            </w:r>
            <w:r w:rsidRPr="00B97298">
              <w:rPr>
                <w:rFonts w:ascii="Times New Roman" w:eastAsia="仿宋_GB2312" w:hAnsi="Times New Roman" w:cs="Times New Roman"/>
                <w:color w:val="auto"/>
                <w:sz w:val="18"/>
                <w:szCs w:val="18"/>
                <w:lang w:val="sv-SE" w:eastAsia="zh-CN"/>
                <w:rPrChange w:id="12626" w:author="Johan Granander" w:date="2026-05-04T09:59:00Z">
                  <w:rPr>
                    <w:rFonts w:ascii="Times New Roman" w:eastAsia="仿宋_GB2312" w:hAnsi="Times New Roman" w:cs="Times New Roman"/>
                    <w:color w:val="auto"/>
                    <w:sz w:val="18"/>
                    <w:szCs w:val="18"/>
                    <w:lang w:eastAsia="zh-CN"/>
                  </w:rPr>
                </w:rPrChange>
              </w:rPr>
              <w:t>O</w:t>
            </w:r>
          </w:p>
        </w:tc>
        <w:tc>
          <w:tcPr>
            <w:tcW w:w="390" w:type="pct"/>
            <w:vAlign w:val="center"/>
            <w:tcPrChange w:id="12627" w:author="He Han" w:date="2026-08-27T17:10:00Z">
              <w:tcPr>
                <w:tcW w:w="390" w:type="pct"/>
                <w:vAlign w:val="center"/>
              </w:tcPr>
            </w:tcPrChange>
          </w:tcPr>
          <w:p w14:paraId="5EFA05E2"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628" w:author="He Han" w:date="2026-08-27T17:10:00Z">
              <w:tcPr>
                <w:tcW w:w="563" w:type="pct"/>
                <w:vAlign w:val="center"/>
              </w:tcPr>
            </w:tcPrChange>
          </w:tcPr>
          <w:p w14:paraId="38C0935B"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rPr>
              <w:t>Yes</w:t>
            </w:r>
          </w:p>
        </w:tc>
        <w:tc>
          <w:tcPr>
            <w:tcW w:w="402" w:type="pct"/>
            <w:tcBorders>
              <w:bottom w:val="single" w:sz="4" w:space="0" w:color="auto"/>
            </w:tcBorders>
            <w:vAlign w:val="center"/>
            <w:tcPrChange w:id="12629" w:author="He Han" w:date="2026-08-27T17:10:00Z">
              <w:tcPr>
                <w:tcW w:w="448" w:type="pct"/>
                <w:tcBorders>
                  <w:bottom w:val="single" w:sz="4" w:space="0" w:color="auto"/>
                </w:tcBorders>
                <w:vAlign w:val="center"/>
              </w:tcPr>
            </w:tcPrChange>
          </w:tcPr>
          <w:p w14:paraId="4EE1E53F"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630" w:author="He Han" w:date="2026-08-27T17:10:00Z">
              <w:tcPr>
                <w:tcW w:w="564" w:type="pct"/>
                <w:vAlign w:val="center"/>
              </w:tcPr>
            </w:tcPrChange>
          </w:tcPr>
          <w:p w14:paraId="4B247DE6"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631" w:author="He Han" w:date="2026-08-27T17:10:00Z">
              <w:tcPr>
                <w:tcW w:w="564" w:type="pct"/>
                <w:vAlign w:val="center"/>
              </w:tcPr>
            </w:tcPrChange>
          </w:tcPr>
          <w:p w14:paraId="51FEBC7E"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vAlign w:val="center"/>
            <w:tcPrChange w:id="12632" w:author="He Han" w:date="2026-08-27T17:10:00Z">
              <w:tcPr>
                <w:tcW w:w="533" w:type="pct"/>
                <w:vAlign w:val="center"/>
              </w:tcPr>
            </w:tcPrChange>
          </w:tcPr>
          <w:p w14:paraId="349202BE"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rPr>
              <w:t>Yes</w:t>
            </w:r>
          </w:p>
        </w:tc>
        <w:tc>
          <w:tcPr>
            <w:tcW w:w="487" w:type="pct"/>
            <w:vAlign w:val="center"/>
            <w:tcPrChange w:id="12633" w:author="He Han" w:date="2026-08-27T17:10:00Z">
              <w:tcPr>
                <w:tcW w:w="540" w:type="pct"/>
                <w:vAlign w:val="center"/>
              </w:tcPr>
            </w:tcPrChange>
          </w:tcPr>
          <w:p w14:paraId="60800C1D"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634" w:author="He Han" w:date="2026-08-27T17:10:00Z">
              <w:tcPr>
                <w:tcW w:w="1" w:type="pct"/>
              </w:tcPr>
            </w:tcPrChange>
          </w:tcPr>
          <w:p w14:paraId="753BE442" w14:textId="30B45EB0" w:rsidR="00EC3A7E" w:rsidRPr="008B3C39" w:rsidRDefault="00EC3A7E" w:rsidP="00EC3A7E">
            <w:pPr>
              <w:spacing w:line="240" w:lineRule="exact"/>
              <w:contextualSpacing/>
              <w:jc w:val="center"/>
              <w:rPr>
                <w:ins w:id="12635" w:author="He Han" w:date="2026-08-27T17:09:00Z"/>
                <w:rFonts w:ascii="Times New Roman" w:eastAsia="仿宋_GB2312" w:hAnsi="Times New Roman" w:cs="Times New Roman"/>
                <w:color w:val="auto"/>
                <w:sz w:val="20"/>
                <w:szCs w:val="20"/>
              </w:rPr>
            </w:pPr>
            <w:ins w:id="12636"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tcPrChange w:id="12637" w:author="He Han" w:date="2026-08-27T17:10:00Z">
              <w:tcPr>
                <w:tcW w:w="459" w:type="pct"/>
                <w:vMerge/>
              </w:tcPr>
            </w:tcPrChange>
          </w:tcPr>
          <w:p w14:paraId="2B5D8D40" w14:textId="53260934" w:rsidR="00EC3A7E" w:rsidRPr="008B3C39" w:rsidRDefault="00EC3A7E" w:rsidP="00EC3A7E">
            <w:pPr>
              <w:spacing w:line="240" w:lineRule="exact"/>
              <w:contextualSpacing/>
              <w:jc w:val="center"/>
              <w:rPr>
                <w:rFonts w:ascii="Times New Roman" w:eastAsia="仿宋_GB2312" w:hAnsi="Times New Roman" w:cs="Times New Roman"/>
                <w:color w:val="auto"/>
                <w:sz w:val="20"/>
                <w:szCs w:val="20"/>
              </w:rPr>
            </w:pPr>
          </w:p>
        </w:tc>
      </w:tr>
      <w:tr w:rsidR="00EC3A7E" w:rsidRPr="008B3C39" w14:paraId="2A700378" w14:textId="77777777" w:rsidTr="00EC3A7E">
        <w:trPr>
          <w:trHeight w:val="455"/>
          <w:jc w:val="center"/>
          <w:trPrChange w:id="12638" w:author="He Han" w:date="2026-08-27T17:10:00Z">
            <w:trPr>
              <w:trHeight w:val="455"/>
              <w:jc w:val="center"/>
            </w:trPr>
          </w:trPrChange>
        </w:trPr>
        <w:tc>
          <w:tcPr>
            <w:tcW w:w="851" w:type="pct"/>
            <w:vAlign w:val="center"/>
            <w:tcPrChange w:id="12639" w:author="He Han" w:date="2026-08-27T17:10:00Z">
              <w:tcPr>
                <w:tcW w:w="939" w:type="pct"/>
                <w:vAlign w:val="center"/>
              </w:tcPr>
            </w:tcPrChange>
          </w:tcPr>
          <w:p w14:paraId="17E601E4"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roofErr w:type="spellStart"/>
            <w:r w:rsidRPr="008B3C39">
              <w:rPr>
                <w:rFonts w:ascii="Times New Roman" w:eastAsia="仿宋_GB2312" w:hAnsi="Times New Roman" w:cs="Times New Roman"/>
                <w:color w:val="auto"/>
                <w:sz w:val="18"/>
                <w:szCs w:val="18"/>
              </w:rPr>
              <w:t>Fmoc-Orn</w:t>
            </w:r>
            <w:proofErr w:type="spellEnd"/>
            <w:r w:rsidRPr="008B3C39">
              <w:rPr>
                <w:rFonts w:ascii="Times New Roman" w:eastAsia="仿宋_GB2312" w:hAnsi="Times New Roman" w:cs="Times New Roman"/>
                <w:color w:val="auto"/>
                <w:sz w:val="18"/>
                <w:szCs w:val="18"/>
              </w:rPr>
              <w:t>(</w:t>
            </w:r>
            <w:proofErr w:type="spellStart"/>
            <w:r w:rsidRPr="008B3C39">
              <w:rPr>
                <w:rFonts w:ascii="Times New Roman" w:eastAsia="仿宋_GB2312" w:hAnsi="Times New Roman" w:cs="Times New Roman"/>
                <w:color w:val="auto"/>
                <w:sz w:val="18"/>
                <w:szCs w:val="18"/>
              </w:rPr>
              <w:t>Boc</w:t>
            </w:r>
            <w:proofErr w:type="spellEnd"/>
            <w:r w:rsidRPr="008B3C39">
              <w:rPr>
                <w:rFonts w:ascii="Times New Roman" w:eastAsia="仿宋_GB2312" w:hAnsi="Times New Roman" w:cs="Times New Roman"/>
                <w:color w:val="auto"/>
                <w:sz w:val="18"/>
                <w:szCs w:val="18"/>
              </w:rPr>
              <w:t>)-OH</w:t>
            </w:r>
          </w:p>
        </w:tc>
        <w:tc>
          <w:tcPr>
            <w:tcW w:w="390" w:type="pct"/>
            <w:vAlign w:val="center"/>
            <w:tcPrChange w:id="12640" w:author="He Han" w:date="2026-08-27T17:10:00Z">
              <w:tcPr>
                <w:tcW w:w="390" w:type="pct"/>
                <w:vAlign w:val="center"/>
              </w:tcPr>
            </w:tcPrChange>
          </w:tcPr>
          <w:p w14:paraId="6DE3506E"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641" w:author="He Han" w:date="2026-08-27T17:10:00Z">
              <w:tcPr>
                <w:tcW w:w="563" w:type="pct"/>
                <w:vAlign w:val="center"/>
              </w:tcPr>
            </w:tcPrChange>
          </w:tcPr>
          <w:p w14:paraId="44918C8A"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vAlign w:val="center"/>
            <w:tcPrChange w:id="12642" w:author="He Han" w:date="2026-08-27T17:10:00Z">
              <w:tcPr>
                <w:tcW w:w="448" w:type="pct"/>
                <w:vAlign w:val="center"/>
              </w:tcPr>
            </w:tcPrChange>
          </w:tcPr>
          <w:p w14:paraId="1EC95849"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643" w:author="He Han" w:date="2026-08-27T17:10:00Z">
              <w:tcPr>
                <w:tcW w:w="564" w:type="pct"/>
                <w:vAlign w:val="center"/>
              </w:tcPr>
            </w:tcPrChange>
          </w:tcPr>
          <w:p w14:paraId="2D4CAD4E"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644" w:author="He Han" w:date="2026-08-27T17:10:00Z">
              <w:tcPr>
                <w:tcW w:w="564" w:type="pct"/>
                <w:vAlign w:val="center"/>
              </w:tcPr>
            </w:tcPrChange>
          </w:tcPr>
          <w:p w14:paraId="71A1596E"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vAlign w:val="center"/>
            <w:tcPrChange w:id="12645" w:author="He Han" w:date="2026-08-27T17:10:00Z">
              <w:tcPr>
                <w:tcW w:w="533" w:type="pct"/>
                <w:vAlign w:val="center"/>
              </w:tcPr>
            </w:tcPrChange>
          </w:tcPr>
          <w:p w14:paraId="55F0D7D5"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7" w:type="pct"/>
            <w:vAlign w:val="center"/>
            <w:tcPrChange w:id="12646" w:author="He Han" w:date="2026-08-27T17:10:00Z">
              <w:tcPr>
                <w:tcW w:w="540" w:type="pct"/>
                <w:vAlign w:val="center"/>
              </w:tcPr>
            </w:tcPrChange>
          </w:tcPr>
          <w:p w14:paraId="1394DE6C"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12" w:type="pct"/>
            <w:vAlign w:val="center"/>
            <w:tcPrChange w:id="12647" w:author="He Han" w:date="2026-08-27T17:10:00Z">
              <w:tcPr>
                <w:tcW w:w="1" w:type="pct"/>
              </w:tcPr>
            </w:tcPrChange>
          </w:tcPr>
          <w:p w14:paraId="34DEEDC1" w14:textId="12A140C2" w:rsidR="00EC3A7E" w:rsidRPr="008B3C39" w:rsidRDefault="00EC3A7E" w:rsidP="00EC3A7E">
            <w:pPr>
              <w:spacing w:line="240" w:lineRule="exact"/>
              <w:contextualSpacing/>
              <w:jc w:val="center"/>
              <w:rPr>
                <w:ins w:id="12648" w:author="He Han" w:date="2026-08-27T17:09:00Z"/>
                <w:rFonts w:ascii="Times New Roman" w:eastAsia="仿宋_GB2312" w:hAnsi="Times New Roman" w:cs="Times New Roman"/>
                <w:color w:val="auto"/>
                <w:sz w:val="20"/>
                <w:szCs w:val="20"/>
              </w:rPr>
            </w:pPr>
            <w:ins w:id="12649" w:author="He Han" w:date="2026-08-27T17:10:00Z">
              <w:r w:rsidRPr="00AD668D">
                <w:rPr>
                  <w:rFonts w:ascii="Times New Roman" w:eastAsia="仿宋_GB2312" w:hAnsi="Times New Roman" w:cs="Times New Roman"/>
                  <w:color w:val="auto"/>
                  <w:sz w:val="18"/>
                  <w:szCs w:val="18"/>
                </w:rPr>
                <w:t>N</w:t>
              </w:r>
              <w:r w:rsidRPr="00AD668D">
                <w:rPr>
                  <w:rFonts w:ascii="Times New Roman" w:eastAsia="仿宋_GB2312" w:hAnsi="Times New Roman" w:cs="Times New Roman"/>
                  <w:color w:val="auto"/>
                  <w:sz w:val="18"/>
                  <w:szCs w:val="18"/>
                  <w:lang w:eastAsia="zh-CN"/>
                </w:rPr>
                <w:t>o</w:t>
              </w:r>
              <w:r w:rsidRPr="00AD668D">
                <w:rPr>
                  <w:rFonts w:ascii="Times New Roman" w:eastAsia="仿宋_GB2312" w:hAnsi="Times New Roman" w:cs="Times New Roman"/>
                  <w:color w:val="auto"/>
                  <w:sz w:val="18"/>
                  <w:szCs w:val="18"/>
                </w:rPr>
                <w:t xml:space="preserve"> </w:t>
              </w:r>
              <w:r w:rsidRPr="00AD668D">
                <w:rPr>
                  <w:rFonts w:ascii="Times New Roman" w:eastAsia="仿宋_GB2312" w:hAnsi="Times New Roman" w:cs="Times New Roman"/>
                  <w:color w:val="auto"/>
                  <w:sz w:val="18"/>
                  <w:szCs w:val="18"/>
                  <w:lang w:eastAsia="zh-CN"/>
                </w:rPr>
                <w:t>con</w:t>
              </w:r>
              <w:r w:rsidRPr="00AD668D">
                <w:rPr>
                  <w:rFonts w:ascii="Times New Roman" w:eastAsia="仿宋_GB2312" w:hAnsi="Times New Roman" w:cs="Times New Roman"/>
                  <w:color w:val="auto"/>
                  <w:sz w:val="18"/>
                  <w:szCs w:val="18"/>
                </w:rPr>
                <w:t>tact</w:t>
              </w:r>
            </w:ins>
          </w:p>
        </w:tc>
        <w:tc>
          <w:tcPr>
            <w:tcW w:w="457" w:type="pct"/>
            <w:vMerge/>
            <w:tcPrChange w:id="12650" w:author="He Han" w:date="2026-08-27T17:10:00Z">
              <w:tcPr>
                <w:tcW w:w="459" w:type="pct"/>
                <w:vMerge/>
              </w:tcPr>
            </w:tcPrChange>
          </w:tcPr>
          <w:p w14:paraId="5125991E" w14:textId="15B0A60D" w:rsidR="00EC3A7E" w:rsidRPr="008B3C39" w:rsidRDefault="00EC3A7E" w:rsidP="00EC3A7E">
            <w:pPr>
              <w:spacing w:line="240" w:lineRule="exact"/>
              <w:contextualSpacing/>
              <w:jc w:val="center"/>
              <w:rPr>
                <w:rFonts w:ascii="Times New Roman" w:eastAsia="仿宋_GB2312" w:hAnsi="Times New Roman" w:cs="Times New Roman"/>
                <w:color w:val="auto"/>
                <w:sz w:val="20"/>
                <w:szCs w:val="20"/>
              </w:rPr>
            </w:pPr>
          </w:p>
        </w:tc>
      </w:tr>
      <w:tr w:rsidR="00EC3A7E" w:rsidRPr="008B3C39" w14:paraId="31E55857" w14:textId="77777777" w:rsidTr="00EC3A7E">
        <w:trPr>
          <w:trHeight w:val="455"/>
          <w:jc w:val="center"/>
          <w:trPrChange w:id="12651" w:author="He Han" w:date="2026-08-27T17:09:00Z">
            <w:trPr>
              <w:trHeight w:val="455"/>
              <w:jc w:val="center"/>
            </w:trPr>
          </w:trPrChange>
        </w:trPr>
        <w:tc>
          <w:tcPr>
            <w:tcW w:w="851" w:type="pct"/>
            <w:vAlign w:val="center"/>
            <w:tcPrChange w:id="12652" w:author="He Han" w:date="2026-08-27T17:09:00Z">
              <w:tcPr>
                <w:tcW w:w="939" w:type="pct"/>
                <w:vAlign w:val="center"/>
              </w:tcPr>
            </w:tcPrChange>
          </w:tcPr>
          <w:p w14:paraId="2641D7D4"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DIPEA</w:t>
            </w:r>
          </w:p>
        </w:tc>
        <w:tc>
          <w:tcPr>
            <w:tcW w:w="390" w:type="pct"/>
            <w:vAlign w:val="center"/>
            <w:tcPrChange w:id="12653" w:author="He Han" w:date="2026-08-27T17:09:00Z">
              <w:tcPr>
                <w:tcW w:w="390" w:type="pct"/>
                <w:vAlign w:val="center"/>
              </w:tcPr>
            </w:tcPrChange>
          </w:tcPr>
          <w:p w14:paraId="4701B390"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654" w:author="He Han" w:date="2026-08-27T17:09:00Z">
              <w:tcPr>
                <w:tcW w:w="563" w:type="pct"/>
                <w:vAlign w:val="center"/>
              </w:tcPr>
            </w:tcPrChange>
          </w:tcPr>
          <w:p w14:paraId="27526318"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vAlign w:val="center"/>
            <w:tcPrChange w:id="12655" w:author="He Han" w:date="2026-08-27T17:09:00Z">
              <w:tcPr>
                <w:tcW w:w="448" w:type="pct"/>
                <w:vAlign w:val="center"/>
              </w:tcPr>
            </w:tcPrChange>
          </w:tcPr>
          <w:p w14:paraId="1EB06A02"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656" w:author="He Han" w:date="2026-08-27T17:09:00Z">
              <w:tcPr>
                <w:tcW w:w="564" w:type="pct"/>
                <w:vAlign w:val="center"/>
              </w:tcPr>
            </w:tcPrChange>
          </w:tcPr>
          <w:p w14:paraId="70DFA3D8"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657" w:author="He Han" w:date="2026-08-27T17:09:00Z">
              <w:tcPr>
                <w:tcW w:w="564" w:type="pct"/>
                <w:vAlign w:val="center"/>
              </w:tcPr>
            </w:tcPrChange>
          </w:tcPr>
          <w:p w14:paraId="4E9D7C7F"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80" w:type="pct"/>
            <w:vAlign w:val="center"/>
            <w:tcPrChange w:id="12658" w:author="He Han" w:date="2026-08-27T17:09:00Z">
              <w:tcPr>
                <w:tcW w:w="533" w:type="pct"/>
                <w:vAlign w:val="center"/>
              </w:tcPr>
            </w:tcPrChange>
          </w:tcPr>
          <w:p w14:paraId="0ABDE4B0"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Yes</w:t>
            </w:r>
          </w:p>
        </w:tc>
        <w:tc>
          <w:tcPr>
            <w:tcW w:w="487" w:type="pct"/>
            <w:vAlign w:val="center"/>
            <w:tcPrChange w:id="12659" w:author="He Han" w:date="2026-08-27T17:09:00Z">
              <w:tcPr>
                <w:tcW w:w="540" w:type="pct"/>
                <w:vAlign w:val="center"/>
              </w:tcPr>
            </w:tcPrChange>
          </w:tcPr>
          <w:p w14:paraId="31FAF188"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12" w:type="pct"/>
            <w:vAlign w:val="center"/>
            <w:tcPrChange w:id="12660" w:author="He Han" w:date="2026-08-27T17:09:00Z">
              <w:tcPr>
                <w:tcW w:w="1" w:type="pct"/>
              </w:tcPr>
            </w:tcPrChange>
          </w:tcPr>
          <w:p w14:paraId="18915D53" w14:textId="52A6CCEB" w:rsidR="00EC3A7E" w:rsidRPr="008B3C39" w:rsidRDefault="00EC3A7E" w:rsidP="00EC3A7E">
            <w:pPr>
              <w:spacing w:line="240" w:lineRule="exact"/>
              <w:contextualSpacing/>
              <w:jc w:val="center"/>
              <w:rPr>
                <w:ins w:id="12661" w:author="He Han" w:date="2026-08-27T17:09:00Z"/>
                <w:rFonts w:ascii="Times New Roman" w:eastAsia="仿宋_GB2312" w:hAnsi="Times New Roman" w:cs="Times New Roman"/>
                <w:color w:val="auto"/>
                <w:sz w:val="20"/>
                <w:szCs w:val="20"/>
              </w:rPr>
            </w:pPr>
            <w:ins w:id="12662" w:author="He Han" w:date="2026-08-27T17:11:00Z">
              <w:r>
                <w:rPr>
                  <w:rFonts w:ascii="Times New Roman" w:eastAsia="仿宋_GB2312" w:hAnsi="Times New Roman" w:cs="Times New Roman" w:hint="eastAsia"/>
                  <w:color w:val="auto"/>
                  <w:sz w:val="20"/>
                  <w:szCs w:val="20"/>
                  <w:lang w:eastAsia="zh-CN"/>
                </w:rPr>
                <w:t>Yes</w:t>
              </w:r>
            </w:ins>
          </w:p>
        </w:tc>
        <w:tc>
          <w:tcPr>
            <w:tcW w:w="457" w:type="pct"/>
            <w:vMerge/>
            <w:tcPrChange w:id="12663" w:author="He Han" w:date="2026-08-27T17:09:00Z">
              <w:tcPr>
                <w:tcW w:w="459" w:type="pct"/>
                <w:vMerge/>
              </w:tcPr>
            </w:tcPrChange>
          </w:tcPr>
          <w:p w14:paraId="0310ADBA" w14:textId="6753E552" w:rsidR="00EC3A7E" w:rsidRPr="008B3C39" w:rsidRDefault="00EC3A7E" w:rsidP="00866D7C">
            <w:pPr>
              <w:spacing w:line="240" w:lineRule="exact"/>
              <w:contextualSpacing/>
              <w:jc w:val="center"/>
              <w:rPr>
                <w:rFonts w:ascii="Times New Roman" w:eastAsia="仿宋_GB2312" w:hAnsi="Times New Roman" w:cs="Times New Roman"/>
                <w:color w:val="auto"/>
                <w:sz w:val="20"/>
                <w:szCs w:val="20"/>
              </w:rPr>
            </w:pPr>
          </w:p>
        </w:tc>
      </w:tr>
      <w:tr w:rsidR="00EC3A7E" w:rsidRPr="008B3C39" w14:paraId="4613233A" w14:textId="77777777" w:rsidTr="00EC3A7E">
        <w:trPr>
          <w:trHeight w:val="455"/>
          <w:jc w:val="center"/>
          <w:trPrChange w:id="12664" w:author="He Han" w:date="2026-08-27T17:09:00Z">
            <w:trPr>
              <w:trHeight w:val="455"/>
              <w:jc w:val="center"/>
            </w:trPr>
          </w:trPrChange>
        </w:trPr>
        <w:tc>
          <w:tcPr>
            <w:tcW w:w="851" w:type="pct"/>
            <w:vAlign w:val="center"/>
            <w:tcPrChange w:id="12665" w:author="He Han" w:date="2026-08-27T17:09:00Z">
              <w:tcPr>
                <w:tcW w:w="939" w:type="pct"/>
                <w:vAlign w:val="center"/>
              </w:tcPr>
            </w:tcPrChange>
          </w:tcPr>
          <w:p w14:paraId="467ADC0C"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rPr>
            </w:pPr>
            <w:proofErr w:type="spellStart"/>
            <w:r w:rsidRPr="008B3C39">
              <w:rPr>
                <w:rFonts w:ascii="Times New Roman" w:eastAsia="仿宋_GB2312" w:hAnsi="Times New Roman" w:cs="Times New Roman"/>
                <w:color w:val="auto"/>
                <w:sz w:val="18"/>
                <w:szCs w:val="18"/>
              </w:rPr>
              <w:t>O</w:t>
            </w:r>
            <w:r w:rsidRPr="008B3C39">
              <w:rPr>
                <w:rFonts w:ascii="Times New Roman" w:eastAsia="仿宋_GB2312" w:hAnsi="Times New Roman" w:cs="Times New Roman"/>
                <w:color w:val="auto"/>
                <w:sz w:val="18"/>
                <w:szCs w:val="18"/>
                <w:lang w:eastAsia="zh-CN"/>
              </w:rPr>
              <w:t>xyma</w:t>
            </w:r>
            <w:proofErr w:type="spellEnd"/>
            <w:r w:rsidRPr="008B3C39">
              <w:rPr>
                <w:rFonts w:ascii="Times New Roman" w:eastAsia="仿宋_GB2312" w:hAnsi="Times New Roman" w:cs="Times New Roman"/>
                <w:color w:val="auto"/>
                <w:sz w:val="18"/>
                <w:szCs w:val="18"/>
              </w:rPr>
              <w:t xml:space="preserve"> pure</w:t>
            </w:r>
          </w:p>
        </w:tc>
        <w:tc>
          <w:tcPr>
            <w:tcW w:w="390" w:type="pct"/>
            <w:vAlign w:val="center"/>
            <w:tcPrChange w:id="12666" w:author="He Han" w:date="2026-08-27T17:09:00Z">
              <w:tcPr>
                <w:tcW w:w="390" w:type="pct"/>
                <w:vAlign w:val="center"/>
              </w:tcPr>
            </w:tcPrChange>
          </w:tcPr>
          <w:p w14:paraId="72588C0D"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tcPrChange w:id="12667" w:author="He Han" w:date="2026-08-27T17:09:00Z">
              <w:tcPr>
                <w:tcW w:w="563" w:type="pct"/>
              </w:tcPr>
            </w:tcPrChange>
          </w:tcPr>
          <w:p w14:paraId="4A01CACE" w14:textId="552FA452"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vAlign w:val="center"/>
            <w:tcPrChange w:id="12668" w:author="He Han" w:date="2026-08-27T17:09:00Z">
              <w:tcPr>
                <w:tcW w:w="448" w:type="pct"/>
                <w:vAlign w:val="center"/>
              </w:tcPr>
            </w:tcPrChange>
          </w:tcPr>
          <w:p w14:paraId="41CE12E2"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669" w:author="He Han" w:date="2026-08-27T17:09:00Z">
              <w:tcPr>
                <w:tcW w:w="564" w:type="pct"/>
                <w:vAlign w:val="center"/>
              </w:tcPr>
            </w:tcPrChange>
          </w:tcPr>
          <w:p w14:paraId="19B73DF9"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670" w:author="He Han" w:date="2026-08-27T17:09:00Z">
              <w:tcPr>
                <w:tcW w:w="564" w:type="pct"/>
                <w:vAlign w:val="center"/>
              </w:tcPr>
            </w:tcPrChange>
          </w:tcPr>
          <w:p w14:paraId="25D13314"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vAlign w:val="center"/>
            <w:tcPrChange w:id="12671" w:author="He Han" w:date="2026-08-27T17:09:00Z">
              <w:tcPr>
                <w:tcW w:w="533" w:type="pct"/>
                <w:vAlign w:val="center"/>
              </w:tcPr>
            </w:tcPrChange>
          </w:tcPr>
          <w:p w14:paraId="65A153E4"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rPr>
              <w:t>Yes</w:t>
            </w:r>
          </w:p>
        </w:tc>
        <w:tc>
          <w:tcPr>
            <w:tcW w:w="487" w:type="pct"/>
            <w:vAlign w:val="center"/>
            <w:tcPrChange w:id="12672" w:author="He Han" w:date="2026-08-27T17:09:00Z">
              <w:tcPr>
                <w:tcW w:w="540" w:type="pct"/>
                <w:vAlign w:val="center"/>
              </w:tcPr>
            </w:tcPrChange>
          </w:tcPr>
          <w:p w14:paraId="791C328F"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 xml:space="preserve">Yes </w:t>
            </w:r>
          </w:p>
        </w:tc>
        <w:tc>
          <w:tcPr>
            <w:tcW w:w="412" w:type="pct"/>
            <w:vAlign w:val="center"/>
            <w:tcPrChange w:id="12673" w:author="He Han" w:date="2026-08-27T17:09:00Z">
              <w:tcPr>
                <w:tcW w:w="1" w:type="pct"/>
              </w:tcPr>
            </w:tcPrChange>
          </w:tcPr>
          <w:p w14:paraId="2C71D79A" w14:textId="56A1D9BF" w:rsidR="00EC3A7E" w:rsidRPr="008B3C39" w:rsidRDefault="00EC3A7E" w:rsidP="00EC3A7E">
            <w:pPr>
              <w:spacing w:line="240" w:lineRule="exact"/>
              <w:contextualSpacing/>
              <w:jc w:val="center"/>
              <w:rPr>
                <w:ins w:id="12674" w:author="He Han" w:date="2026-08-27T17:09:00Z"/>
                <w:rFonts w:ascii="Times New Roman" w:eastAsia="仿宋_GB2312" w:hAnsi="Times New Roman" w:cs="Times New Roman"/>
                <w:color w:val="auto"/>
                <w:sz w:val="20"/>
                <w:szCs w:val="20"/>
              </w:rPr>
            </w:pPr>
            <w:ins w:id="12675" w:author="He Han" w:date="2026-08-27T17:11:00Z">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ins>
          </w:p>
        </w:tc>
        <w:tc>
          <w:tcPr>
            <w:tcW w:w="457" w:type="pct"/>
            <w:vMerge/>
            <w:tcPrChange w:id="12676" w:author="He Han" w:date="2026-08-27T17:09:00Z">
              <w:tcPr>
                <w:tcW w:w="459" w:type="pct"/>
                <w:vMerge/>
              </w:tcPr>
            </w:tcPrChange>
          </w:tcPr>
          <w:p w14:paraId="49CC84E5" w14:textId="1BB5E729" w:rsidR="00EC3A7E" w:rsidRPr="008B3C39" w:rsidRDefault="00EC3A7E" w:rsidP="00A87E1A">
            <w:pPr>
              <w:spacing w:line="240" w:lineRule="exact"/>
              <w:contextualSpacing/>
              <w:jc w:val="center"/>
              <w:rPr>
                <w:rFonts w:ascii="Times New Roman" w:eastAsia="仿宋_GB2312" w:hAnsi="Times New Roman" w:cs="Times New Roman"/>
                <w:color w:val="auto"/>
                <w:sz w:val="20"/>
                <w:szCs w:val="20"/>
              </w:rPr>
            </w:pPr>
          </w:p>
        </w:tc>
      </w:tr>
      <w:tr w:rsidR="00EC3A7E" w:rsidRPr="008B3C39" w14:paraId="78EB1575" w14:textId="77777777" w:rsidTr="00EC3A7E">
        <w:trPr>
          <w:trHeight w:val="455"/>
          <w:jc w:val="center"/>
          <w:trPrChange w:id="12677" w:author="He Han" w:date="2026-08-27T17:09:00Z">
            <w:trPr>
              <w:trHeight w:val="455"/>
              <w:jc w:val="center"/>
            </w:trPr>
          </w:trPrChange>
        </w:trPr>
        <w:tc>
          <w:tcPr>
            <w:tcW w:w="851" w:type="pct"/>
            <w:vAlign w:val="center"/>
            <w:tcPrChange w:id="12678" w:author="He Han" w:date="2026-08-27T17:09:00Z">
              <w:tcPr>
                <w:tcW w:w="939" w:type="pct"/>
                <w:vAlign w:val="center"/>
              </w:tcPr>
            </w:tcPrChange>
          </w:tcPr>
          <w:p w14:paraId="673B4055" w14:textId="416CDA8C"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proofErr w:type="spellStart"/>
            <w:r>
              <w:rPr>
                <w:rFonts w:ascii="Times New Roman" w:eastAsia="仿宋_GB2312" w:hAnsi="Times New Roman" w:cs="Times New Roman"/>
                <w:color w:val="auto"/>
                <w:sz w:val="18"/>
                <w:szCs w:val="18"/>
                <w:lang w:eastAsia="zh-CN"/>
              </w:rPr>
              <w:lastRenderedPageBreak/>
              <w:t>PyBOP</w:t>
            </w:r>
            <w:proofErr w:type="spellEnd"/>
          </w:p>
        </w:tc>
        <w:tc>
          <w:tcPr>
            <w:tcW w:w="390" w:type="pct"/>
            <w:vAlign w:val="center"/>
            <w:tcPrChange w:id="12679" w:author="He Han" w:date="2026-08-27T17:09:00Z">
              <w:tcPr>
                <w:tcW w:w="390" w:type="pct"/>
                <w:vAlign w:val="center"/>
              </w:tcPr>
            </w:tcPrChange>
          </w:tcPr>
          <w:p w14:paraId="671FFC08"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tcPrChange w:id="12680" w:author="He Han" w:date="2026-08-27T17:09:00Z">
              <w:tcPr>
                <w:tcW w:w="563" w:type="pct"/>
              </w:tcPr>
            </w:tcPrChange>
          </w:tcPr>
          <w:p w14:paraId="5114A21C" w14:textId="193F29CD"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vAlign w:val="center"/>
            <w:tcPrChange w:id="12681" w:author="He Han" w:date="2026-08-27T17:09:00Z">
              <w:tcPr>
                <w:tcW w:w="448" w:type="pct"/>
                <w:vAlign w:val="center"/>
              </w:tcPr>
            </w:tcPrChange>
          </w:tcPr>
          <w:p w14:paraId="1F9BF8E5"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682" w:author="He Han" w:date="2026-08-27T17:09:00Z">
              <w:tcPr>
                <w:tcW w:w="564" w:type="pct"/>
                <w:vAlign w:val="center"/>
              </w:tcPr>
            </w:tcPrChange>
          </w:tcPr>
          <w:p w14:paraId="3DA8322C"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683" w:author="He Han" w:date="2026-08-27T17:09:00Z">
              <w:tcPr>
                <w:tcW w:w="564" w:type="pct"/>
                <w:vAlign w:val="center"/>
              </w:tcPr>
            </w:tcPrChange>
          </w:tcPr>
          <w:p w14:paraId="789998AC"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80" w:type="pct"/>
            <w:vAlign w:val="center"/>
            <w:tcPrChange w:id="12684" w:author="He Han" w:date="2026-08-27T17:09:00Z">
              <w:tcPr>
                <w:tcW w:w="533" w:type="pct"/>
                <w:vAlign w:val="center"/>
              </w:tcPr>
            </w:tcPrChange>
          </w:tcPr>
          <w:p w14:paraId="378304C2"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rPr>
              <w:t>Yes</w:t>
            </w:r>
          </w:p>
        </w:tc>
        <w:tc>
          <w:tcPr>
            <w:tcW w:w="487" w:type="pct"/>
            <w:vAlign w:val="center"/>
            <w:tcPrChange w:id="12685" w:author="He Han" w:date="2026-08-27T17:09:00Z">
              <w:tcPr>
                <w:tcW w:w="540" w:type="pct"/>
                <w:vAlign w:val="center"/>
              </w:tcPr>
            </w:tcPrChange>
          </w:tcPr>
          <w:p w14:paraId="385A4D22" w14:textId="77777777" w:rsidR="00EC3A7E" w:rsidRPr="008B3C39" w:rsidRDefault="00EC3A7E" w:rsidP="00A87E1A">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 xml:space="preserve">Yes </w:t>
            </w:r>
          </w:p>
        </w:tc>
        <w:tc>
          <w:tcPr>
            <w:tcW w:w="412" w:type="pct"/>
            <w:vAlign w:val="center"/>
            <w:tcPrChange w:id="12686" w:author="He Han" w:date="2026-08-27T17:09:00Z">
              <w:tcPr>
                <w:tcW w:w="1" w:type="pct"/>
              </w:tcPr>
            </w:tcPrChange>
          </w:tcPr>
          <w:p w14:paraId="2588C3F2" w14:textId="08E59A57" w:rsidR="00EC3A7E" w:rsidRPr="008B3C39" w:rsidRDefault="00EC3A7E" w:rsidP="00EC3A7E">
            <w:pPr>
              <w:spacing w:line="240" w:lineRule="exact"/>
              <w:contextualSpacing/>
              <w:jc w:val="center"/>
              <w:rPr>
                <w:ins w:id="12687" w:author="He Han" w:date="2026-08-27T17:09:00Z"/>
                <w:rFonts w:ascii="Times New Roman" w:eastAsia="仿宋_GB2312" w:hAnsi="Times New Roman" w:cs="Times New Roman"/>
                <w:color w:val="auto"/>
                <w:sz w:val="20"/>
                <w:szCs w:val="20"/>
              </w:rPr>
            </w:pPr>
            <w:ins w:id="12688" w:author="He Han" w:date="2026-08-27T17:11:00Z">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ins>
          </w:p>
        </w:tc>
        <w:tc>
          <w:tcPr>
            <w:tcW w:w="457" w:type="pct"/>
            <w:vMerge/>
            <w:tcPrChange w:id="12689" w:author="He Han" w:date="2026-08-27T17:09:00Z">
              <w:tcPr>
                <w:tcW w:w="459" w:type="pct"/>
                <w:vMerge/>
              </w:tcPr>
            </w:tcPrChange>
          </w:tcPr>
          <w:p w14:paraId="7B4DF634" w14:textId="26690244" w:rsidR="00EC3A7E" w:rsidRPr="008B3C39" w:rsidRDefault="00EC3A7E" w:rsidP="00A87E1A">
            <w:pPr>
              <w:spacing w:line="240" w:lineRule="exact"/>
              <w:contextualSpacing/>
              <w:jc w:val="center"/>
              <w:rPr>
                <w:rFonts w:ascii="Times New Roman" w:eastAsia="仿宋_GB2312" w:hAnsi="Times New Roman" w:cs="Times New Roman"/>
                <w:color w:val="auto"/>
                <w:sz w:val="20"/>
                <w:szCs w:val="20"/>
              </w:rPr>
            </w:pPr>
          </w:p>
        </w:tc>
      </w:tr>
      <w:tr w:rsidR="00EC3A7E" w:rsidRPr="008B3C39" w14:paraId="24143545" w14:textId="77777777" w:rsidTr="00EC3A7E">
        <w:trPr>
          <w:trHeight w:val="455"/>
          <w:jc w:val="center"/>
          <w:trPrChange w:id="12690" w:author="He Han" w:date="2026-08-27T17:09:00Z">
            <w:trPr>
              <w:trHeight w:val="455"/>
              <w:jc w:val="center"/>
            </w:trPr>
          </w:trPrChange>
        </w:trPr>
        <w:tc>
          <w:tcPr>
            <w:tcW w:w="851" w:type="pct"/>
            <w:vAlign w:val="center"/>
            <w:tcPrChange w:id="12691" w:author="He Han" w:date="2026-08-27T17:09:00Z">
              <w:tcPr>
                <w:tcW w:w="939" w:type="pct"/>
                <w:vAlign w:val="center"/>
              </w:tcPr>
            </w:tcPrChange>
          </w:tcPr>
          <w:p w14:paraId="6DA33159"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DIC</w:t>
            </w:r>
          </w:p>
        </w:tc>
        <w:tc>
          <w:tcPr>
            <w:tcW w:w="390" w:type="pct"/>
            <w:vAlign w:val="center"/>
            <w:tcPrChange w:id="12692" w:author="He Han" w:date="2026-08-27T17:09:00Z">
              <w:tcPr>
                <w:tcW w:w="390" w:type="pct"/>
                <w:vAlign w:val="center"/>
              </w:tcPr>
            </w:tcPrChange>
          </w:tcPr>
          <w:p w14:paraId="28A90950"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693" w:author="He Han" w:date="2026-08-27T17:09:00Z">
              <w:tcPr>
                <w:tcW w:w="563" w:type="pct"/>
                <w:vAlign w:val="center"/>
              </w:tcPr>
            </w:tcPrChange>
          </w:tcPr>
          <w:p w14:paraId="77D6FDC7"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vAlign w:val="center"/>
            <w:tcPrChange w:id="12694" w:author="He Han" w:date="2026-08-27T17:09:00Z">
              <w:tcPr>
                <w:tcW w:w="448" w:type="pct"/>
                <w:vAlign w:val="center"/>
              </w:tcPr>
            </w:tcPrChange>
          </w:tcPr>
          <w:p w14:paraId="0DD2B295"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695" w:author="He Han" w:date="2026-08-27T17:09:00Z">
              <w:tcPr>
                <w:tcW w:w="564" w:type="pct"/>
                <w:vAlign w:val="center"/>
              </w:tcPr>
            </w:tcPrChange>
          </w:tcPr>
          <w:p w14:paraId="6719B832"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696" w:author="He Han" w:date="2026-08-27T17:09:00Z">
              <w:tcPr>
                <w:tcW w:w="564" w:type="pct"/>
                <w:vAlign w:val="center"/>
              </w:tcPr>
            </w:tcPrChange>
          </w:tcPr>
          <w:p w14:paraId="60BC4D99"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80" w:type="pct"/>
            <w:vAlign w:val="center"/>
            <w:tcPrChange w:id="12697" w:author="He Han" w:date="2026-08-27T17:09:00Z">
              <w:tcPr>
                <w:tcW w:w="533" w:type="pct"/>
                <w:vAlign w:val="center"/>
              </w:tcPr>
            </w:tcPrChange>
          </w:tcPr>
          <w:p w14:paraId="32F9D4F4"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Yes</w:t>
            </w:r>
          </w:p>
        </w:tc>
        <w:tc>
          <w:tcPr>
            <w:tcW w:w="487" w:type="pct"/>
            <w:vAlign w:val="center"/>
            <w:tcPrChange w:id="12698" w:author="He Han" w:date="2026-08-27T17:09:00Z">
              <w:tcPr>
                <w:tcW w:w="540" w:type="pct"/>
                <w:vAlign w:val="center"/>
              </w:tcPr>
            </w:tcPrChange>
          </w:tcPr>
          <w:p w14:paraId="356B5D79"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12" w:type="pct"/>
            <w:vAlign w:val="center"/>
            <w:tcPrChange w:id="12699" w:author="He Han" w:date="2026-08-27T17:09:00Z">
              <w:tcPr>
                <w:tcW w:w="1" w:type="pct"/>
              </w:tcPr>
            </w:tcPrChange>
          </w:tcPr>
          <w:p w14:paraId="2FD32DE3" w14:textId="703CDF25" w:rsidR="00EC3A7E" w:rsidRPr="008B3C39" w:rsidRDefault="00EC3A7E" w:rsidP="00EC3A7E">
            <w:pPr>
              <w:spacing w:line="240" w:lineRule="exact"/>
              <w:contextualSpacing/>
              <w:jc w:val="center"/>
              <w:rPr>
                <w:ins w:id="12700" w:author="He Han" w:date="2026-08-27T17:09:00Z"/>
                <w:rFonts w:ascii="Times New Roman" w:eastAsia="仿宋_GB2312" w:hAnsi="Times New Roman" w:cs="Times New Roman"/>
                <w:color w:val="auto"/>
                <w:sz w:val="18"/>
                <w:szCs w:val="18"/>
              </w:rPr>
            </w:pPr>
            <w:ins w:id="12701" w:author="He Han" w:date="2026-08-27T17:11:00Z">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ins>
          </w:p>
        </w:tc>
        <w:tc>
          <w:tcPr>
            <w:tcW w:w="457" w:type="pct"/>
            <w:vMerge w:val="restart"/>
            <w:tcPrChange w:id="12702" w:author="He Han" w:date="2026-08-27T17:09:00Z">
              <w:tcPr>
                <w:tcW w:w="459" w:type="pct"/>
                <w:vMerge w:val="restart"/>
              </w:tcPr>
            </w:tcPrChange>
          </w:tcPr>
          <w:p w14:paraId="72EDB3B6" w14:textId="0AD1DB35" w:rsidR="00EC3A7E" w:rsidRPr="008B3C39" w:rsidRDefault="00EC3A7E" w:rsidP="00866D7C">
            <w:pPr>
              <w:spacing w:line="240" w:lineRule="exact"/>
              <w:contextualSpacing/>
              <w:jc w:val="center"/>
              <w:rPr>
                <w:rFonts w:ascii="Times New Roman" w:eastAsia="仿宋_GB2312" w:hAnsi="Times New Roman" w:cs="Times New Roman"/>
                <w:color w:val="auto"/>
                <w:sz w:val="20"/>
                <w:szCs w:val="20"/>
              </w:rPr>
            </w:pPr>
            <w:ins w:id="12703" w:author="Xuning Wei12232" w:date="2026-07-27T23:46:00Z">
              <w:r w:rsidRPr="008B3C39">
                <w:rPr>
                  <w:rFonts w:ascii="Times New Roman" w:eastAsia="仿宋_GB2312" w:hAnsi="Times New Roman" w:cs="Times New Roman"/>
                  <w:color w:val="auto"/>
                  <w:sz w:val="18"/>
                  <w:szCs w:val="18"/>
                </w:rPr>
                <w:t xml:space="preserve">Based on production experience of batch </w:t>
              </w:r>
              <w:r>
                <w:rPr>
                  <w:rFonts w:ascii="Times New Roman" w:eastAsia="仿宋_GB2312" w:hAnsi="Times New Roman" w:cs="Times New Roman"/>
                  <w:color w:val="auto"/>
                  <w:sz w:val="18"/>
                  <w:szCs w:val="18"/>
                </w:rPr>
                <w:t>CPo140020-02-01-01~04;</w:t>
              </w:r>
            </w:ins>
          </w:p>
        </w:tc>
      </w:tr>
      <w:tr w:rsidR="00EC3A7E" w:rsidRPr="008B3C39" w14:paraId="788E8099" w14:textId="77777777" w:rsidTr="00EC3A7E">
        <w:trPr>
          <w:trHeight w:val="455"/>
          <w:jc w:val="center"/>
          <w:trPrChange w:id="12704" w:author="He Han" w:date="2026-08-27T17:09:00Z">
            <w:trPr>
              <w:trHeight w:val="455"/>
              <w:jc w:val="center"/>
            </w:trPr>
          </w:trPrChange>
        </w:trPr>
        <w:tc>
          <w:tcPr>
            <w:tcW w:w="851" w:type="pct"/>
            <w:vAlign w:val="center"/>
            <w:tcPrChange w:id="12705" w:author="He Han" w:date="2026-08-27T17:09:00Z">
              <w:tcPr>
                <w:tcW w:w="939" w:type="pct"/>
                <w:vAlign w:val="center"/>
              </w:tcPr>
            </w:tcPrChange>
          </w:tcPr>
          <w:p w14:paraId="364C5E2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Methanol</w:t>
            </w:r>
          </w:p>
        </w:tc>
        <w:tc>
          <w:tcPr>
            <w:tcW w:w="390" w:type="pct"/>
            <w:vAlign w:val="center"/>
            <w:tcPrChange w:id="12706" w:author="He Han" w:date="2026-08-27T17:09:00Z">
              <w:tcPr>
                <w:tcW w:w="390" w:type="pct"/>
                <w:vAlign w:val="center"/>
              </w:tcPr>
            </w:tcPrChange>
          </w:tcPr>
          <w:p w14:paraId="2AC3C519"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707" w:author="He Han" w:date="2026-08-27T17:09:00Z">
              <w:tcPr>
                <w:tcW w:w="563" w:type="pct"/>
                <w:vAlign w:val="center"/>
              </w:tcPr>
            </w:tcPrChange>
          </w:tcPr>
          <w:p w14:paraId="336D10E5"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vAlign w:val="center"/>
            <w:tcPrChange w:id="12708" w:author="He Han" w:date="2026-08-27T17:09:00Z">
              <w:tcPr>
                <w:tcW w:w="448" w:type="pct"/>
                <w:vAlign w:val="center"/>
              </w:tcPr>
            </w:tcPrChange>
          </w:tcPr>
          <w:p w14:paraId="7A2DFF99"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709" w:author="He Han" w:date="2026-08-27T17:09:00Z">
              <w:tcPr>
                <w:tcW w:w="564" w:type="pct"/>
                <w:vAlign w:val="center"/>
              </w:tcPr>
            </w:tcPrChange>
          </w:tcPr>
          <w:p w14:paraId="51B38BB0" w14:textId="399E1055"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710" w:author="He Han" w:date="2026-08-27T17:09:00Z">
              <w:tcPr>
                <w:tcW w:w="564" w:type="pct"/>
                <w:vAlign w:val="center"/>
              </w:tcPr>
            </w:tcPrChange>
          </w:tcPr>
          <w:p w14:paraId="7002C98F"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80" w:type="pct"/>
            <w:vAlign w:val="center"/>
            <w:tcPrChange w:id="12711" w:author="He Han" w:date="2026-08-27T17:09:00Z">
              <w:tcPr>
                <w:tcW w:w="533" w:type="pct"/>
                <w:vAlign w:val="center"/>
              </w:tcPr>
            </w:tcPrChange>
          </w:tcPr>
          <w:p w14:paraId="35FB5EFF"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Yes</w:t>
            </w:r>
          </w:p>
        </w:tc>
        <w:tc>
          <w:tcPr>
            <w:tcW w:w="487" w:type="pct"/>
            <w:vAlign w:val="center"/>
            <w:tcPrChange w:id="12712" w:author="He Han" w:date="2026-08-27T17:09:00Z">
              <w:tcPr>
                <w:tcW w:w="540" w:type="pct"/>
                <w:vAlign w:val="center"/>
              </w:tcPr>
            </w:tcPrChange>
          </w:tcPr>
          <w:p w14:paraId="077833C8"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12" w:type="pct"/>
            <w:vAlign w:val="center"/>
            <w:tcPrChange w:id="12713" w:author="He Han" w:date="2026-08-27T17:09:00Z">
              <w:tcPr>
                <w:tcW w:w="1" w:type="pct"/>
              </w:tcPr>
            </w:tcPrChange>
          </w:tcPr>
          <w:p w14:paraId="75E9F639" w14:textId="0D8FE663" w:rsidR="00EC3A7E" w:rsidRPr="008B3C39" w:rsidRDefault="00EC3A7E" w:rsidP="00EC3A7E">
            <w:pPr>
              <w:spacing w:line="240" w:lineRule="exact"/>
              <w:contextualSpacing/>
              <w:jc w:val="center"/>
              <w:rPr>
                <w:ins w:id="12714" w:author="He Han" w:date="2026-08-27T17:09:00Z"/>
                <w:rFonts w:ascii="Times New Roman" w:eastAsia="仿宋_GB2312" w:hAnsi="Times New Roman" w:cs="Times New Roman"/>
                <w:color w:val="auto"/>
                <w:sz w:val="20"/>
                <w:szCs w:val="20"/>
              </w:rPr>
            </w:pPr>
            <w:ins w:id="12715" w:author="He Han" w:date="2026-08-27T17:11:00Z">
              <w:r>
                <w:rPr>
                  <w:rFonts w:ascii="Times New Roman" w:eastAsia="仿宋_GB2312" w:hAnsi="Times New Roman" w:cs="Times New Roman" w:hint="eastAsia"/>
                  <w:color w:val="auto"/>
                  <w:sz w:val="20"/>
                  <w:szCs w:val="20"/>
                  <w:lang w:eastAsia="zh-CN"/>
                </w:rPr>
                <w:t>Yes</w:t>
              </w:r>
            </w:ins>
          </w:p>
        </w:tc>
        <w:tc>
          <w:tcPr>
            <w:tcW w:w="457" w:type="pct"/>
            <w:vMerge/>
            <w:tcPrChange w:id="12716" w:author="He Han" w:date="2026-08-27T17:09:00Z">
              <w:tcPr>
                <w:tcW w:w="459" w:type="pct"/>
                <w:vMerge/>
              </w:tcPr>
            </w:tcPrChange>
          </w:tcPr>
          <w:p w14:paraId="29673CA6" w14:textId="539428B1" w:rsidR="00EC3A7E" w:rsidRPr="008B3C39" w:rsidRDefault="00EC3A7E" w:rsidP="00866D7C">
            <w:pPr>
              <w:spacing w:line="240" w:lineRule="exact"/>
              <w:contextualSpacing/>
              <w:jc w:val="center"/>
              <w:rPr>
                <w:rFonts w:ascii="Times New Roman" w:eastAsia="仿宋_GB2312" w:hAnsi="Times New Roman" w:cs="Times New Roman"/>
                <w:color w:val="auto"/>
                <w:sz w:val="20"/>
                <w:szCs w:val="20"/>
              </w:rPr>
            </w:pPr>
          </w:p>
        </w:tc>
      </w:tr>
      <w:tr w:rsidR="00EC3A7E" w:rsidRPr="008B3C39" w14:paraId="5C8DB48E" w14:textId="77777777" w:rsidTr="00EC3A7E">
        <w:trPr>
          <w:trHeight w:val="455"/>
          <w:jc w:val="center"/>
          <w:trPrChange w:id="12717" w:author="He Han" w:date="2026-08-27T17:09:00Z">
            <w:trPr>
              <w:trHeight w:val="455"/>
              <w:jc w:val="center"/>
            </w:trPr>
          </w:trPrChange>
        </w:trPr>
        <w:tc>
          <w:tcPr>
            <w:tcW w:w="851" w:type="pct"/>
            <w:vAlign w:val="center"/>
            <w:tcPrChange w:id="12718" w:author="He Han" w:date="2026-08-27T17:09:00Z">
              <w:tcPr>
                <w:tcW w:w="939" w:type="pct"/>
                <w:vAlign w:val="center"/>
              </w:tcPr>
            </w:tcPrChange>
          </w:tcPr>
          <w:p w14:paraId="0DE854B0"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Acetic anhydride</w:t>
            </w:r>
          </w:p>
        </w:tc>
        <w:tc>
          <w:tcPr>
            <w:tcW w:w="390" w:type="pct"/>
            <w:vAlign w:val="center"/>
            <w:tcPrChange w:id="12719" w:author="He Han" w:date="2026-08-27T17:09:00Z">
              <w:tcPr>
                <w:tcW w:w="390" w:type="pct"/>
                <w:vAlign w:val="center"/>
              </w:tcPr>
            </w:tcPrChange>
          </w:tcPr>
          <w:p w14:paraId="25059504"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720" w:author="He Han" w:date="2026-08-27T17:09:00Z">
              <w:tcPr>
                <w:tcW w:w="563" w:type="pct"/>
                <w:vAlign w:val="center"/>
              </w:tcPr>
            </w:tcPrChange>
          </w:tcPr>
          <w:p w14:paraId="62329351"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vAlign w:val="center"/>
            <w:tcPrChange w:id="12721" w:author="He Han" w:date="2026-08-27T17:09:00Z">
              <w:tcPr>
                <w:tcW w:w="448" w:type="pct"/>
                <w:vAlign w:val="center"/>
              </w:tcPr>
            </w:tcPrChange>
          </w:tcPr>
          <w:p w14:paraId="494A7499"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722" w:author="He Han" w:date="2026-08-27T17:09:00Z">
              <w:tcPr>
                <w:tcW w:w="564" w:type="pct"/>
                <w:vAlign w:val="center"/>
              </w:tcPr>
            </w:tcPrChange>
          </w:tcPr>
          <w:p w14:paraId="4867FA2F" w14:textId="7A21F3EF"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508" w:type="pct"/>
            <w:vAlign w:val="center"/>
            <w:tcPrChange w:id="12723" w:author="He Han" w:date="2026-08-27T17:09:00Z">
              <w:tcPr>
                <w:tcW w:w="564" w:type="pct"/>
                <w:vAlign w:val="center"/>
              </w:tcPr>
            </w:tcPrChange>
          </w:tcPr>
          <w:p w14:paraId="57F5A66E"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80" w:type="pct"/>
            <w:vAlign w:val="center"/>
            <w:tcPrChange w:id="12724" w:author="He Han" w:date="2026-08-27T17:09:00Z">
              <w:tcPr>
                <w:tcW w:w="533" w:type="pct"/>
                <w:vAlign w:val="center"/>
              </w:tcPr>
            </w:tcPrChange>
          </w:tcPr>
          <w:p w14:paraId="05FE9D23"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Yes</w:t>
            </w:r>
          </w:p>
        </w:tc>
        <w:tc>
          <w:tcPr>
            <w:tcW w:w="487" w:type="pct"/>
            <w:vAlign w:val="center"/>
            <w:tcPrChange w:id="12725" w:author="He Han" w:date="2026-08-27T17:09:00Z">
              <w:tcPr>
                <w:tcW w:w="540" w:type="pct"/>
                <w:vAlign w:val="center"/>
              </w:tcPr>
            </w:tcPrChange>
          </w:tcPr>
          <w:p w14:paraId="13DEECA8"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12" w:type="pct"/>
            <w:vAlign w:val="center"/>
            <w:tcPrChange w:id="12726" w:author="He Han" w:date="2026-08-27T17:09:00Z">
              <w:tcPr>
                <w:tcW w:w="1" w:type="pct"/>
              </w:tcPr>
            </w:tcPrChange>
          </w:tcPr>
          <w:p w14:paraId="7D7028BB" w14:textId="352BC54F" w:rsidR="00EC3A7E" w:rsidRPr="008B3C39" w:rsidRDefault="00EC3A7E" w:rsidP="00EC3A7E">
            <w:pPr>
              <w:spacing w:line="240" w:lineRule="exact"/>
              <w:contextualSpacing/>
              <w:jc w:val="center"/>
              <w:rPr>
                <w:ins w:id="12727" w:author="He Han" w:date="2026-08-27T17:09:00Z"/>
                <w:rFonts w:ascii="Times New Roman" w:eastAsia="仿宋_GB2312" w:hAnsi="Times New Roman" w:cs="Times New Roman"/>
                <w:color w:val="auto"/>
                <w:sz w:val="20"/>
                <w:szCs w:val="20"/>
              </w:rPr>
            </w:pPr>
            <w:ins w:id="12728" w:author="He Han" w:date="2026-08-27T17:11:00Z">
              <w:r>
                <w:rPr>
                  <w:rFonts w:ascii="Times New Roman" w:eastAsia="仿宋_GB2312" w:hAnsi="Times New Roman" w:cs="Times New Roman" w:hint="eastAsia"/>
                  <w:color w:val="auto"/>
                  <w:sz w:val="20"/>
                  <w:szCs w:val="20"/>
                  <w:lang w:eastAsia="zh-CN"/>
                </w:rPr>
                <w:t>Yes</w:t>
              </w:r>
            </w:ins>
          </w:p>
        </w:tc>
        <w:tc>
          <w:tcPr>
            <w:tcW w:w="457" w:type="pct"/>
            <w:vMerge/>
            <w:tcPrChange w:id="12729" w:author="He Han" w:date="2026-08-27T17:09:00Z">
              <w:tcPr>
                <w:tcW w:w="459" w:type="pct"/>
                <w:vMerge/>
              </w:tcPr>
            </w:tcPrChange>
          </w:tcPr>
          <w:p w14:paraId="6A29B18F" w14:textId="2B97E670" w:rsidR="00EC3A7E" w:rsidRPr="008B3C39" w:rsidRDefault="00EC3A7E" w:rsidP="00866D7C">
            <w:pPr>
              <w:spacing w:line="240" w:lineRule="exact"/>
              <w:contextualSpacing/>
              <w:jc w:val="center"/>
              <w:rPr>
                <w:rFonts w:ascii="Times New Roman" w:eastAsia="仿宋_GB2312" w:hAnsi="Times New Roman" w:cs="Times New Roman"/>
                <w:color w:val="auto"/>
                <w:sz w:val="20"/>
                <w:szCs w:val="20"/>
              </w:rPr>
            </w:pPr>
          </w:p>
        </w:tc>
      </w:tr>
      <w:tr w:rsidR="00EC3A7E" w:rsidRPr="008B3C39" w14:paraId="61EC7A4A" w14:textId="77777777" w:rsidTr="00EC3A7E">
        <w:trPr>
          <w:trHeight w:val="455"/>
          <w:jc w:val="center"/>
          <w:trPrChange w:id="12730" w:author="He Han" w:date="2026-08-27T17:09:00Z">
            <w:trPr>
              <w:trHeight w:val="455"/>
              <w:jc w:val="center"/>
            </w:trPr>
          </w:trPrChange>
        </w:trPr>
        <w:tc>
          <w:tcPr>
            <w:tcW w:w="851" w:type="pct"/>
            <w:vAlign w:val="center"/>
            <w:tcPrChange w:id="12731" w:author="He Han" w:date="2026-08-27T17:09:00Z">
              <w:tcPr>
                <w:tcW w:w="939" w:type="pct"/>
                <w:vAlign w:val="center"/>
              </w:tcPr>
            </w:tcPrChange>
          </w:tcPr>
          <w:p w14:paraId="4354A438"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DMF</w:t>
            </w:r>
          </w:p>
        </w:tc>
        <w:tc>
          <w:tcPr>
            <w:tcW w:w="390" w:type="pct"/>
            <w:vAlign w:val="center"/>
            <w:tcPrChange w:id="12732" w:author="He Han" w:date="2026-08-27T17:09:00Z">
              <w:tcPr>
                <w:tcW w:w="390" w:type="pct"/>
                <w:vAlign w:val="center"/>
              </w:tcPr>
            </w:tcPrChange>
          </w:tcPr>
          <w:p w14:paraId="212CE31E"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733" w:author="He Han" w:date="2026-08-27T17:09:00Z">
              <w:tcPr>
                <w:tcW w:w="563" w:type="pct"/>
                <w:vAlign w:val="center"/>
              </w:tcPr>
            </w:tcPrChange>
          </w:tcPr>
          <w:p w14:paraId="5211C985"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PrChange w:id="12734" w:author="He Han" w:date="2026-08-27T17:09:00Z">
              <w:tcPr>
                <w:tcW w:w="448" w:type="pct"/>
              </w:tcPr>
            </w:tcPrChange>
          </w:tcPr>
          <w:p w14:paraId="0F6CC212"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735" w:author="He Han" w:date="2026-08-27T17:09:00Z">
              <w:tcPr>
                <w:tcW w:w="564" w:type="pct"/>
                <w:vAlign w:val="center"/>
              </w:tcPr>
            </w:tcPrChange>
          </w:tcPr>
          <w:p w14:paraId="5A5DDC58"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736" w:author="He Han" w:date="2026-08-27T17:09:00Z">
              <w:tcPr>
                <w:tcW w:w="564" w:type="pct"/>
                <w:vAlign w:val="center"/>
              </w:tcPr>
            </w:tcPrChange>
          </w:tcPr>
          <w:p w14:paraId="5DDAF176"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80" w:type="pct"/>
            <w:vAlign w:val="center"/>
            <w:tcPrChange w:id="12737" w:author="He Han" w:date="2026-08-27T17:09:00Z">
              <w:tcPr>
                <w:tcW w:w="533" w:type="pct"/>
                <w:vAlign w:val="center"/>
              </w:tcPr>
            </w:tcPrChange>
          </w:tcPr>
          <w:p w14:paraId="336E1F60"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Yes</w:t>
            </w:r>
          </w:p>
        </w:tc>
        <w:tc>
          <w:tcPr>
            <w:tcW w:w="487" w:type="pct"/>
            <w:vAlign w:val="center"/>
            <w:tcPrChange w:id="12738" w:author="He Han" w:date="2026-08-27T17:09:00Z">
              <w:tcPr>
                <w:tcW w:w="540" w:type="pct"/>
                <w:vAlign w:val="center"/>
              </w:tcPr>
            </w:tcPrChange>
          </w:tcPr>
          <w:p w14:paraId="22B661BF"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12" w:type="pct"/>
            <w:vAlign w:val="center"/>
            <w:tcPrChange w:id="12739" w:author="He Han" w:date="2026-08-27T17:09:00Z">
              <w:tcPr>
                <w:tcW w:w="1" w:type="pct"/>
              </w:tcPr>
            </w:tcPrChange>
          </w:tcPr>
          <w:p w14:paraId="31DC4D64" w14:textId="2C3CABFD" w:rsidR="00EC3A7E" w:rsidRPr="008B3C39" w:rsidRDefault="00EC3A7E" w:rsidP="00EC3A7E">
            <w:pPr>
              <w:spacing w:line="240" w:lineRule="exact"/>
              <w:contextualSpacing/>
              <w:jc w:val="center"/>
              <w:rPr>
                <w:ins w:id="12740" w:author="He Han" w:date="2026-08-27T17:09:00Z"/>
                <w:rFonts w:ascii="Times New Roman" w:eastAsia="仿宋_GB2312" w:hAnsi="Times New Roman" w:cs="Times New Roman"/>
                <w:color w:val="auto"/>
                <w:sz w:val="20"/>
                <w:szCs w:val="20"/>
              </w:rPr>
            </w:pPr>
            <w:ins w:id="12741" w:author="He Han" w:date="2026-08-27T17:11:00Z">
              <w:r>
                <w:rPr>
                  <w:rFonts w:ascii="Times New Roman" w:eastAsia="仿宋_GB2312" w:hAnsi="Times New Roman" w:cs="Times New Roman" w:hint="eastAsia"/>
                  <w:color w:val="auto"/>
                  <w:sz w:val="20"/>
                  <w:szCs w:val="20"/>
                  <w:lang w:eastAsia="zh-CN"/>
                </w:rPr>
                <w:t>Yes</w:t>
              </w:r>
            </w:ins>
          </w:p>
        </w:tc>
        <w:tc>
          <w:tcPr>
            <w:tcW w:w="457" w:type="pct"/>
            <w:vMerge/>
            <w:tcPrChange w:id="12742" w:author="He Han" w:date="2026-08-27T17:09:00Z">
              <w:tcPr>
                <w:tcW w:w="459" w:type="pct"/>
                <w:vMerge/>
              </w:tcPr>
            </w:tcPrChange>
          </w:tcPr>
          <w:p w14:paraId="49D094E2" w14:textId="52D78A2A" w:rsidR="00EC3A7E" w:rsidRPr="008B3C39" w:rsidRDefault="00EC3A7E" w:rsidP="00866D7C">
            <w:pPr>
              <w:spacing w:line="240" w:lineRule="exact"/>
              <w:contextualSpacing/>
              <w:jc w:val="center"/>
              <w:rPr>
                <w:rFonts w:ascii="Times New Roman" w:eastAsia="仿宋_GB2312" w:hAnsi="Times New Roman" w:cs="Times New Roman"/>
                <w:color w:val="auto"/>
                <w:sz w:val="20"/>
                <w:szCs w:val="20"/>
              </w:rPr>
            </w:pPr>
          </w:p>
        </w:tc>
      </w:tr>
      <w:tr w:rsidR="00EC3A7E" w:rsidRPr="008B3C39" w14:paraId="7FF91D6B" w14:textId="77777777" w:rsidTr="00EC3A7E">
        <w:trPr>
          <w:trHeight w:val="455"/>
          <w:jc w:val="center"/>
          <w:trPrChange w:id="12743" w:author="He Han" w:date="2026-08-27T17:09:00Z">
            <w:trPr>
              <w:trHeight w:val="455"/>
              <w:jc w:val="center"/>
            </w:trPr>
          </w:trPrChange>
        </w:trPr>
        <w:tc>
          <w:tcPr>
            <w:tcW w:w="851" w:type="pct"/>
            <w:vAlign w:val="center"/>
            <w:tcPrChange w:id="12744" w:author="He Han" w:date="2026-08-27T17:09:00Z">
              <w:tcPr>
                <w:tcW w:w="939" w:type="pct"/>
                <w:vAlign w:val="center"/>
              </w:tcPr>
            </w:tcPrChange>
          </w:tcPr>
          <w:p w14:paraId="481C6111"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IPAC</w:t>
            </w:r>
          </w:p>
        </w:tc>
        <w:tc>
          <w:tcPr>
            <w:tcW w:w="390" w:type="pct"/>
            <w:vAlign w:val="center"/>
            <w:tcPrChange w:id="12745" w:author="He Han" w:date="2026-08-27T17:09:00Z">
              <w:tcPr>
                <w:tcW w:w="390" w:type="pct"/>
                <w:vAlign w:val="center"/>
              </w:tcPr>
            </w:tcPrChange>
          </w:tcPr>
          <w:p w14:paraId="03C4B082"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746" w:author="He Han" w:date="2026-08-27T17:09:00Z">
              <w:tcPr>
                <w:tcW w:w="563" w:type="pct"/>
                <w:vAlign w:val="center"/>
              </w:tcPr>
            </w:tcPrChange>
          </w:tcPr>
          <w:p w14:paraId="2BB40AD9"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PrChange w:id="12747" w:author="He Han" w:date="2026-08-27T17:09:00Z">
              <w:tcPr>
                <w:tcW w:w="448" w:type="pct"/>
              </w:tcPr>
            </w:tcPrChange>
          </w:tcPr>
          <w:p w14:paraId="3510F356"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748" w:author="He Han" w:date="2026-08-27T17:09:00Z">
              <w:tcPr>
                <w:tcW w:w="564" w:type="pct"/>
                <w:vAlign w:val="center"/>
              </w:tcPr>
            </w:tcPrChange>
          </w:tcPr>
          <w:p w14:paraId="6653EF2D"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749" w:author="He Han" w:date="2026-08-27T17:09:00Z">
              <w:tcPr>
                <w:tcW w:w="564" w:type="pct"/>
                <w:vAlign w:val="center"/>
              </w:tcPr>
            </w:tcPrChange>
          </w:tcPr>
          <w:p w14:paraId="3D0B6F62"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80" w:type="pct"/>
            <w:vAlign w:val="center"/>
            <w:tcPrChange w:id="12750" w:author="He Han" w:date="2026-08-27T17:09:00Z">
              <w:tcPr>
                <w:tcW w:w="533" w:type="pct"/>
                <w:vAlign w:val="center"/>
              </w:tcPr>
            </w:tcPrChange>
          </w:tcPr>
          <w:p w14:paraId="7ABCDADD"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Yes</w:t>
            </w:r>
          </w:p>
        </w:tc>
        <w:tc>
          <w:tcPr>
            <w:tcW w:w="487" w:type="pct"/>
            <w:vAlign w:val="center"/>
            <w:tcPrChange w:id="12751" w:author="He Han" w:date="2026-08-27T17:09:00Z">
              <w:tcPr>
                <w:tcW w:w="540" w:type="pct"/>
                <w:vAlign w:val="center"/>
              </w:tcPr>
            </w:tcPrChange>
          </w:tcPr>
          <w:p w14:paraId="3A254F70"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12" w:type="pct"/>
            <w:vAlign w:val="center"/>
            <w:tcPrChange w:id="12752" w:author="He Han" w:date="2026-08-27T17:09:00Z">
              <w:tcPr>
                <w:tcW w:w="1" w:type="pct"/>
              </w:tcPr>
            </w:tcPrChange>
          </w:tcPr>
          <w:p w14:paraId="54079351" w14:textId="557BAC0C" w:rsidR="00EC3A7E" w:rsidRPr="008B3C39" w:rsidRDefault="00EC3A7E" w:rsidP="00EC3A7E">
            <w:pPr>
              <w:spacing w:line="240" w:lineRule="exact"/>
              <w:contextualSpacing/>
              <w:jc w:val="center"/>
              <w:rPr>
                <w:ins w:id="12753" w:author="He Han" w:date="2026-08-27T17:09:00Z"/>
                <w:rFonts w:ascii="Times New Roman" w:eastAsia="仿宋_GB2312" w:hAnsi="Times New Roman" w:cs="Times New Roman"/>
                <w:color w:val="auto"/>
                <w:sz w:val="20"/>
                <w:szCs w:val="20"/>
              </w:rPr>
            </w:pPr>
            <w:ins w:id="12754" w:author="He Han" w:date="2026-08-27T17:11:00Z">
              <w:r>
                <w:rPr>
                  <w:rFonts w:ascii="Times New Roman" w:eastAsia="仿宋_GB2312" w:hAnsi="Times New Roman" w:cs="Times New Roman" w:hint="eastAsia"/>
                  <w:color w:val="auto"/>
                  <w:sz w:val="20"/>
                  <w:szCs w:val="20"/>
                  <w:lang w:eastAsia="zh-CN"/>
                </w:rPr>
                <w:t>Yes</w:t>
              </w:r>
            </w:ins>
          </w:p>
        </w:tc>
        <w:tc>
          <w:tcPr>
            <w:tcW w:w="457" w:type="pct"/>
            <w:vMerge/>
            <w:tcPrChange w:id="12755" w:author="He Han" w:date="2026-08-27T17:09:00Z">
              <w:tcPr>
                <w:tcW w:w="459" w:type="pct"/>
                <w:vMerge/>
              </w:tcPr>
            </w:tcPrChange>
          </w:tcPr>
          <w:p w14:paraId="44655EF8" w14:textId="6B91D0E3" w:rsidR="00EC3A7E" w:rsidRPr="008B3C39" w:rsidRDefault="00EC3A7E" w:rsidP="00866D7C">
            <w:pPr>
              <w:spacing w:line="240" w:lineRule="exact"/>
              <w:contextualSpacing/>
              <w:jc w:val="center"/>
              <w:rPr>
                <w:rFonts w:ascii="Times New Roman" w:eastAsia="仿宋_GB2312" w:hAnsi="Times New Roman" w:cs="Times New Roman"/>
                <w:color w:val="auto"/>
                <w:sz w:val="20"/>
                <w:szCs w:val="20"/>
              </w:rPr>
            </w:pPr>
          </w:p>
        </w:tc>
      </w:tr>
      <w:tr w:rsidR="00EC3A7E" w:rsidRPr="008B3C39" w14:paraId="216930A3" w14:textId="77777777" w:rsidTr="00EC3A7E">
        <w:trPr>
          <w:trHeight w:val="455"/>
          <w:jc w:val="center"/>
          <w:trPrChange w:id="12756" w:author="He Han" w:date="2026-08-27T17:09:00Z">
            <w:trPr>
              <w:trHeight w:val="455"/>
              <w:jc w:val="center"/>
            </w:trPr>
          </w:trPrChange>
        </w:trPr>
        <w:tc>
          <w:tcPr>
            <w:tcW w:w="851" w:type="pct"/>
            <w:vAlign w:val="center"/>
            <w:tcPrChange w:id="12757" w:author="He Han" w:date="2026-08-27T17:09:00Z">
              <w:tcPr>
                <w:tcW w:w="939" w:type="pct"/>
                <w:vAlign w:val="center"/>
              </w:tcPr>
            </w:tcPrChange>
          </w:tcPr>
          <w:p w14:paraId="12EA7D19"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MTBE</w:t>
            </w:r>
          </w:p>
        </w:tc>
        <w:tc>
          <w:tcPr>
            <w:tcW w:w="390" w:type="pct"/>
            <w:vAlign w:val="center"/>
            <w:tcPrChange w:id="12758" w:author="He Han" w:date="2026-08-27T17:09:00Z">
              <w:tcPr>
                <w:tcW w:w="390" w:type="pct"/>
                <w:vAlign w:val="center"/>
              </w:tcPr>
            </w:tcPrChange>
          </w:tcPr>
          <w:p w14:paraId="48CDD8DC"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759" w:author="He Han" w:date="2026-08-27T17:09:00Z">
              <w:tcPr>
                <w:tcW w:w="563" w:type="pct"/>
                <w:vAlign w:val="center"/>
              </w:tcPr>
            </w:tcPrChange>
          </w:tcPr>
          <w:p w14:paraId="1C055348"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tcPrChange w:id="12760" w:author="He Han" w:date="2026-08-27T17:09:00Z">
              <w:tcPr>
                <w:tcW w:w="448" w:type="pct"/>
              </w:tcPr>
            </w:tcPrChange>
          </w:tcPr>
          <w:p w14:paraId="13589F17"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761" w:author="He Han" w:date="2026-08-27T17:09:00Z">
              <w:tcPr>
                <w:tcW w:w="564" w:type="pct"/>
                <w:vAlign w:val="center"/>
              </w:tcPr>
            </w:tcPrChange>
          </w:tcPr>
          <w:p w14:paraId="49DBF618"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762" w:author="He Han" w:date="2026-08-27T17:09:00Z">
              <w:tcPr>
                <w:tcW w:w="564" w:type="pct"/>
                <w:vAlign w:val="center"/>
              </w:tcPr>
            </w:tcPrChange>
          </w:tcPr>
          <w:p w14:paraId="167CCE2A"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80" w:type="pct"/>
            <w:vAlign w:val="center"/>
            <w:tcPrChange w:id="12763" w:author="He Han" w:date="2026-08-27T17:09:00Z">
              <w:tcPr>
                <w:tcW w:w="533" w:type="pct"/>
                <w:vAlign w:val="center"/>
              </w:tcPr>
            </w:tcPrChange>
          </w:tcPr>
          <w:p w14:paraId="4CFDD3C2"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Yes</w:t>
            </w:r>
          </w:p>
        </w:tc>
        <w:tc>
          <w:tcPr>
            <w:tcW w:w="487" w:type="pct"/>
            <w:vAlign w:val="center"/>
            <w:tcPrChange w:id="12764" w:author="He Han" w:date="2026-08-27T17:09:00Z">
              <w:tcPr>
                <w:tcW w:w="540" w:type="pct"/>
                <w:vAlign w:val="center"/>
              </w:tcPr>
            </w:tcPrChange>
          </w:tcPr>
          <w:p w14:paraId="40B1A3A6"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12" w:type="pct"/>
            <w:vAlign w:val="center"/>
            <w:tcPrChange w:id="12765" w:author="He Han" w:date="2026-08-27T17:09:00Z">
              <w:tcPr>
                <w:tcW w:w="1" w:type="pct"/>
              </w:tcPr>
            </w:tcPrChange>
          </w:tcPr>
          <w:p w14:paraId="6A2EF3F9" w14:textId="422858E6" w:rsidR="00EC3A7E" w:rsidRPr="008B3C39" w:rsidRDefault="00EC3A7E" w:rsidP="00EC3A7E">
            <w:pPr>
              <w:spacing w:line="240" w:lineRule="exact"/>
              <w:contextualSpacing/>
              <w:jc w:val="center"/>
              <w:rPr>
                <w:ins w:id="12766" w:author="He Han" w:date="2026-08-27T17:09:00Z"/>
                <w:rFonts w:ascii="Times New Roman" w:eastAsia="仿宋_GB2312" w:hAnsi="Times New Roman" w:cs="Times New Roman"/>
                <w:color w:val="auto"/>
                <w:sz w:val="20"/>
                <w:szCs w:val="20"/>
              </w:rPr>
            </w:pPr>
            <w:ins w:id="12767" w:author="He Han" w:date="2026-08-27T17:11:00Z">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ins>
          </w:p>
        </w:tc>
        <w:tc>
          <w:tcPr>
            <w:tcW w:w="457" w:type="pct"/>
            <w:vMerge/>
            <w:tcPrChange w:id="12768" w:author="He Han" w:date="2026-08-27T17:09:00Z">
              <w:tcPr>
                <w:tcW w:w="459" w:type="pct"/>
                <w:vMerge/>
              </w:tcPr>
            </w:tcPrChange>
          </w:tcPr>
          <w:p w14:paraId="79DFFFE7" w14:textId="41AB7832" w:rsidR="00EC3A7E" w:rsidRPr="008B3C39" w:rsidRDefault="00EC3A7E" w:rsidP="00866D7C">
            <w:pPr>
              <w:spacing w:line="240" w:lineRule="exact"/>
              <w:contextualSpacing/>
              <w:jc w:val="center"/>
              <w:rPr>
                <w:rFonts w:ascii="Times New Roman" w:eastAsia="仿宋_GB2312" w:hAnsi="Times New Roman" w:cs="Times New Roman"/>
                <w:color w:val="auto"/>
                <w:sz w:val="20"/>
                <w:szCs w:val="20"/>
              </w:rPr>
            </w:pPr>
          </w:p>
        </w:tc>
      </w:tr>
      <w:tr w:rsidR="00EC3A7E" w:rsidRPr="008B3C39" w14:paraId="528CB826" w14:textId="77777777" w:rsidTr="00EC3A7E">
        <w:trPr>
          <w:trHeight w:val="455"/>
          <w:jc w:val="center"/>
          <w:trPrChange w:id="12769" w:author="He Han" w:date="2026-08-27T17:09:00Z">
            <w:trPr>
              <w:trHeight w:val="455"/>
              <w:jc w:val="center"/>
            </w:trPr>
          </w:trPrChange>
        </w:trPr>
        <w:tc>
          <w:tcPr>
            <w:tcW w:w="851" w:type="pct"/>
            <w:vAlign w:val="center"/>
            <w:tcPrChange w:id="12770" w:author="He Han" w:date="2026-08-27T17:09:00Z">
              <w:tcPr>
                <w:tcW w:w="939" w:type="pct"/>
                <w:vAlign w:val="center"/>
              </w:tcPr>
            </w:tcPrChange>
          </w:tcPr>
          <w:p w14:paraId="4FC2D8CC" w14:textId="5234B7C0" w:rsidR="00EC3A7E" w:rsidRPr="009F4DA9" w:rsidRDefault="00EC3A7E" w:rsidP="00EC3A7E">
            <w:pPr>
              <w:spacing w:line="240" w:lineRule="exact"/>
              <w:contextualSpacing/>
              <w:jc w:val="center"/>
              <w:rPr>
                <w:rFonts w:ascii="Times New Roman" w:eastAsia="仿宋_GB2312" w:hAnsi="Times New Roman" w:cs="Times New Roman"/>
                <w:color w:val="auto"/>
                <w:sz w:val="18"/>
                <w:szCs w:val="18"/>
                <w:lang w:eastAsia="zh-CN"/>
                <w:rPrChange w:id="12771" w:author="Xuning Wei12232" w:date="2026-07-27T22:33:00Z">
                  <w:rPr>
                    <w:rFonts w:ascii="Times New Roman" w:eastAsia="仿宋_GB2312" w:hAnsi="Times New Roman" w:cs="Times New Roman"/>
                    <w:color w:val="0000FF"/>
                    <w:sz w:val="18"/>
                    <w:szCs w:val="18"/>
                    <w:lang w:eastAsia="zh-CN"/>
                  </w:rPr>
                </w:rPrChange>
              </w:rPr>
            </w:pPr>
            <w:r w:rsidRPr="009F4DA9">
              <w:rPr>
                <w:rFonts w:ascii="Times New Roman" w:eastAsia="仿宋_GB2312" w:hAnsi="Times New Roman" w:cs="Times New Roman"/>
                <w:color w:val="auto"/>
                <w:sz w:val="18"/>
                <w:szCs w:val="18"/>
                <w:lang w:eastAsia="zh-CN"/>
                <w:rPrChange w:id="12772" w:author="Xuning Wei12232" w:date="2026-07-27T22:33:00Z">
                  <w:rPr>
                    <w:rFonts w:ascii="Times New Roman" w:eastAsia="仿宋_GB2312" w:hAnsi="Times New Roman" w:cs="Times New Roman"/>
                    <w:color w:val="0000FF"/>
                    <w:sz w:val="18"/>
                    <w:szCs w:val="18"/>
                    <w:lang w:eastAsia="zh-CN"/>
                  </w:rPr>
                </w:rPrChange>
              </w:rPr>
              <w:t>Pyridine</w:t>
            </w:r>
          </w:p>
        </w:tc>
        <w:tc>
          <w:tcPr>
            <w:tcW w:w="390" w:type="pct"/>
            <w:vAlign w:val="center"/>
            <w:tcPrChange w:id="12773" w:author="He Han" w:date="2026-08-27T17:09:00Z">
              <w:tcPr>
                <w:tcW w:w="390" w:type="pct"/>
                <w:vAlign w:val="center"/>
              </w:tcPr>
            </w:tcPrChange>
          </w:tcPr>
          <w:p w14:paraId="0103EE11" w14:textId="657F7924" w:rsidR="00EC3A7E" w:rsidRPr="009F4DA9" w:rsidRDefault="00EC3A7E" w:rsidP="00866D7C">
            <w:pPr>
              <w:spacing w:line="240" w:lineRule="exact"/>
              <w:contextualSpacing/>
              <w:jc w:val="center"/>
              <w:rPr>
                <w:rFonts w:ascii="Times New Roman" w:eastAsia="仿宋_GB2312" w:hAnsi="Times New Roman" w:cs="Times New Roman"/>
                <w:color w:val="auto"/>
                <w:sz w:val="18"/>
                <w:szCs w:val="18"/>
                <w:rPrChange w:id="12774" w:author="Xuning Wei12232" w:date="2026-07-27T22:33:00Z">
                  <w:rPr>
                    <w:rFonts w:ascii="Times New Roman" w:eastAsia="仿宋_GB2312" w:hAnsi="Times New Roman" w:cs="Times New Roman"/>
                    <w:color w:val="0000FF"/>
                    <w:sz w:val="18"/>
                    <w:szCs w:val="18"/>
                  </w:rPr>
                </w:rPrChange>
              </w:rPr>
            </w:pPr>
            <w:r w:rsidRPr="009F4DA9">
              <w:rPr>
                <w:rFonts w:ascii="Times New Roman" w:eastAsia="仿宋_GB2312" w:hAnsi="Times New Roman" w:cs="Times New Roman"/>
                <w:color w:val="auto"/>
                <w:sz w:val="18"/>
                <w:szCs w:val="18"/>
                <w:rPrChange w:id="12775" w:author="Xuning Wei12232" w:date="2026-07-27T22:33:00Z">
                  <w:rPr>
                    <w:rFonts w:ascii="Times New Roman" w:eastAsia="仿宋_GB2312" w:hAnsi="Times New Roman" w:cs="Times New Roman"/>
                    <w:color w:val="0000FF"/>
                    <w:sz w:val="18"/>
                    <w:szCs w:val="18"/>
                  </w:rPr>
                </w:rPrChange>
              </w:rPr>
              <w:t>Yes</w:t>
            </w:r>
          </w:p>
        </w:tc>
        <w:tc>
          <w:tcPr>
            <w:tcW w:w="507" w:type="pct"/>
            <w:vAlign w:val="center"/>
            <w:tcPrChange w:id="12776" w:author="He Han" w:date="2026-08-27T17:09:00Z">
              <w:tcPr>
                <w:tcW w:w="563" w:type="pct"/>
                <w:vAlign w:val="center"/>
              </w:tcPr>
            </w:tcPrChange>
          </w:tcPr>
          <w:p w14:paraId="0ED0C17E" w14:textId="6961C6E6" w:rsidR="00EC3A7E" w:rsidRPr="009F4DA9" w:rsidRDefault="00EC3A7E" w:rsidP="00A347C4">
            <w:pPr>
              <w:spacing w:line="240" w:lineRule="exact"/>
              <w:contextualSpacing/>
              <w:jc w:val="center"/>
              <w:rPr>
                <w:rFonts w:ascii="Times New Roman" w:eastAsia="仿宋_GB2312" w:hAnsi="Times New Roman" w:cs="Times New Roman"/>
                <w:color w:val="auto"/>
                <w:sz w:val="18"/>
                <w:szCs w:val="18"/>
                <w:rPrChange w:id="12777" w:author="Xuning Wei12232" w:date="2026-07-27T22:33:00Z">
                  <w:rPr>
                    <w:rFonts w:ascii="Times New Roman" w:eastAsia="仿宋_GB2312" w:hAnsi="Times New Roman" w:cs="Times New Roman"/>
                    <w:color w:val="0000FF"/>
                    <w:sz w:val="18"/>
                    <w:szCs w:val="18"/>
                  </w:rPr>
                </w:rPrChange>
              </w:rPr>
            </w:pPr>
            <w:r w:rsidRPr="009F4DA9">
              <w:rPr>
                <w:rFonts w:ascii="Times New Roman" w:eastAsia="仿宋_GB2312" w:hAnsi="Times New Roman" w:cs="Times New Roman"/>
                <w:color w:val="auto"/>
                <w:sz w:val="18"/>
                <w:szCs w:val="18"/>
                <w:rPrChange w:id="12778" w:author="Xuning Wei12232" w:date="2026-07-27T22:33:00Z">
                  <w:rPr>
                    <w:rFonts w:ascii="Times New Roman" w:eastAsia="仿宋_GB2312" w:hAnsi="Times New Roman" w:cs="Times New Roman"/>
                    <w:color w:val="0000FF"/>
                    <w:sz w:val="18"/>
                    <w:szCs w:val="18"/>
                  </w:rPr>
                </w:rPrChange>
              </w:rPr>
              <w:t>Yes</w:t>
            </w:r>
          </w:p>
        </w:tc>
        <w:tc>
          <w:tcPr>
            <w:tcW w:w="402" w:type="pct"/>
            <w:vAlign w:val="center"/>
            <w:tcPrChange w:id="12779" w:author="He Han" w:date="2026-08-27T17:09:00Z">
              <w:tcPr>
                <w:tcW w:w="448" w:type="pct"/>
                <w:vAlign w:val="center"/>
              </w:tcPr>
            </w:tcPrChange>
          </w:tcPr>
          <w:p w14:paraId="799BC4E8" w14:textId="447CB288" w:rsidR="00EC3A7E" w:rsidRPr="009F4DA9" w:rsidRDefault="00EC3A7E" w:rsidP="00A347C4">
            <w:pPr>
              <w:spacing w:line="240" w:lineRule="exact"/>
              <w:contextualSpacing/>
              <w:jc w:val="center"/>
              <w:rPr>
                <w:rFonts w:ascii="Times New Roman" w:eastAsia="仿宋_GB2312" w:hAnsi="Times New Roman" w:cs="Times New Roman"/>
                <w:color w:val="auto"/>
                <w:sz w:val="18"/>
                <w:szCs w:val="18"/>
                <w:lang w:eastAsia="zh-CN"/>
                <w:rPrChange w:id="12780" w:author="Xuning Wei12232" w:date="2026-07-27T22:33:00Z">
                  <w:rPr>
                    <w:rFonts w:ascii="Times New Roman" w:eastAsia="仿宋_GB2312" w:hAnsi="Times New Roman" w:cs="Times New Roman"/>
                    <w:color w:val="0000FF"/>
                    <w:sz w:val="18"/>
                    <w:szCs w:val="18"/>
                    <w:lang w:eastAsia="zh-CN"/>
                  </w:rPr>
                </w:rPrChange>
              </w:rPr>
            </w:pPr>
            <w:r w:rsidRPr="009F4DA9">
              <w:rPr>
                <w:rFonts w:ascii="Times New Roman" w:eastAsia="仿宋_GB2312" w:hAnsi="Times New Roman" w:cs="Times New Roman"/>
                <w:color w:val="auto"/>
                <w:sz w:val="18"/>
                <w:szCs w:val="18"/>
                <w:rPrChange w:id="12781" w:author="Xuning Wei12232" w:date="2026-07-27T22:33:00Z">
                  <w:rPr>
                    <w:rFonts w:ascii="Times New Roman" w:eastAsia="仿宋_GB2312" w:hAnsi="Times New Roman" w:cs="Times New Roman"/>
                    <w:color w:val="0000FF"/>
                    <w:sz w:val="18"/>
                    <w:szCs w:val="18"/>
                  </w:rPr>
                </w:rPrChange>
              </w:rPr>
              <w:t>N</w:t>
            </w:r>
            <w:r w:rsidRPr="009F4DA9">
              <w:rPr>
                <w:rFonts w:ascii="Times New Roman" w:eastAsia="仿宋_GB2312" w:hAnsi="Times New Roman" w:cs="Times New Roman"/>
                <w:color w:val="auto"/>
                <w:sz w:val="18"/>
                <w:szCs w:val="18"/>
                <w:lang w:eastAsia="zh-CN"/>
                <w:rPrChange w:id="12782" w:author="Xuning Wei12232" w:date="2026-07-27T22:33:00Z">
                  <w:rPr>
                    <w:rFonts w:ascii="Times New Roman" w:eastAsia="仿宋_GB2312" w:hAnsi="Times New Roman" w:cs="Times New Roman"/>
                    <w:color w:val="0000FF"/>
                    <w:sz w:val="18"/>
                    <w:szCs w:val="18"/>
                    <w:lang w:eastAsia="zh-CN"/>
                  </w:rPr>
                </w:rPrChange>
              </w:rPr>
              <w:t>o</w:t>
            </w:r>
            <w:r w:rsidRPr="009F4DA9">
              <w:rPr>
                <w:rFonts w:ascii="Times New Roman" w:eastAsia="仿宋_GB2312" w:hAnsi="Times New Roman" w:cs="Times New Roman"/>
                <w:color w:val="auto"/>
                <w:sz w:val="18"/>
                <w:szCs w:val="18"/>
                <w:rPrChange w:id="12783" w:author="Xuning Wei12232" w:date="2026-07-27T22:33:00Z">
                  <w:rPr>
                    <w:rFonts w:ascii="Times New Roman" w:eastAsia="仿宋_GB2312" w:hAnsi="Times New Roman" w:cs="Times New Roman"/>
                    <w:color w:val="0000FF"/>
                    <w:sz w:val="18"/>
                    <w:szCs w:val="18"/>
                  </w:rPr>
                </w:rPrChange>
              </w:rPr>
              <w:t xml:space="preserve"> </w:t>
            </w:r>
            <w:r w:rsidRPr="009F4DA9">
              <w:rPr>
                <w:rFonts w:ascii="Times New Roman" w:eastAsia="仿宋_GB2312" w:hAnsi="Times New Roman" w:cs="Times New Roman"/>
                <w:color w:val="auto"/>
                <w:sz w:val="18"/>
                <w:szCs w:val="18"/>
                <w:lang w:eastAsia="zh-CN"/>
                <w:rPrChange w:id="12784" w:author="Xuning Wei12232" w:date="2026-07-27T22:33:00Z">
                  <w:rPr>
                    <w:rFonts w:ascii="Times New Roman" w:eastAsia="仿宋_GB2312" w:hAnsi="Times New Roman" w:cs="Times New Roman"/>
                    <w:color w:val="0000FF"/>
                    <w:sz w:val="18"/>
                    <w:szCs w:val="18"/>
                    <w:lang w:eastAsia="zh-CN"/>
                  </w:rPr>
                </w:rPrChange>
              </w:rPr>
              <w:t>con</w:t>
            </w:r>
            <w:r w:rsidRPr="009F4DA9">
              <w:rPr>
                <w:rFonts w:ascii="Times New Roman" w:eastAsia="仿宋_GB2312" w:hAnsi="Times New Roman" w:cs="Times New Roman"/>
                <w:color w:val="auto"/>
                <w:sz w:val="18"/>
                <w:szCs w:val="18"/>
                <w:rPrChange w:id="12785" w:author="Xuning Wei12232" w:date="2026-07-27T22:33:00Z">
                  <w:rPr>
                    <w:rFonts w:ascii="Times New Roman" w:eastAsia="仿宋_GB2312" w:hAnsi="Times New Roman" w:cs="Times New Roman"/>
                    <w:color w:val="0000FF"/>
                    <w:sz w:val="18"/>
                    <w:szCs w:val="18"/>
                  </w:rPr>
                </w:rPrChange>
              </w:rPr>
              <w:t>tact</w:t>
            </w:r>
          </w:p>
        </w:tc>
        <w:tc>
          <w:tcPr>
            <w:tcW w:w="508" w:type="pct"/>
            <w:vAlign w:val="center"/>
            <w:tcPrChange w:id="12786" w:author="He Han" w:date="2026-08-27T17:09:00Z">
              <w:tcPr>
                <w:tcW w:w="564" w:type="pct"/>
                <w:vAlign w:val="center"/>
              </w:tcPr>
            </w:tcPrChange>
          </w:tcPr>
          <w:p w14:paraId="67DDDE38" w14:textId="222B8CDD" w:rsidR="00EC3A7E" w:rsidRPr="009F4DA9" w:rsidRDefault="00EC3A7E" w:rsidP="00A347C4">
            <w:pPr>
              <w:spacing w:line="240" w:lineRule="exact"/>
              <w:contextualSpacing/>
              <w:jc w:val="center"/>
              <w:rPr>
                <w:rFonts w:ascii="Times New Roman" w:eastAsia="仿宋_GB2312" w:hAnsi="Times New Roman" w:cs="Times New Roman"/>
                <w:color w:val="auto"/>
                <w:sz w:val="18"/>
                <w:szCs w:val="18"/>
                <w:rPrChange w:id="12787" w:author="Xuning Wei12232" w:date="2026-07-27T22:33:00Z">
                  <w:rPr>
                    <w:rFonts w:ascii="Times New Roman" w:eastAsia="仿宋_GB2312" w:hAnsi="Times New Roman" w:cs="Times New Roman"/>
                    <w:color w:val="0000FF"/>
                    <w:sz w:val="18"/>
                    <w:szCs w:val="18"/>
                  </w:rPr>
                </w:rPrChange>
              </w:rPr>
            </w:pPr>
            <w:r w:rsidRPr="009F4DA9">
              <w:rPr>
                <w:rFonts w:ascii="Times New Roman" w:eastAsia="仿宋_GB2312" w:hAnsi="Times New Roman" w:cs="Times New Roman"/>
                <w:color w:val="auto"/>
                <w:sz w:val="18"/>
                <w:szCs w:val="18"/>
                <w:rPrChange w:id="12788" w:author="Xuning Wei12232" w:date="2026-07-27T22:33:00Z">
                  <w:rPr>
                    <w:rFonts w:ascii="Times New Roman" w:eastAsia="仿宋_GB2312" w:hAnsi="Times New Roman" w:cs="Times New Roman"/>
                    <w:color w:val="0000FF"/>
                    <w:sz w:val="18"/>
                    <w:szCs w:val="18"/>
                  </w:rPr>
                </w:rPrChange>
              </w:rPr>
              <w:t>N</w:t>
            </w:r>
            <w:r w:rsidRPr="009F4DA9">
              <w:rPr>
                <w:rFonts w:ascii="Times New Roman" w:eastAsia="仿宋_GB2312" w:hAnsi="Times New Roman" w:cs="Times New Roman"/>
                <w:color w:val="auto"/>
                <w:sz w:val="18"/>
                <w:szCs w:val="18"/>
                <w:lang w:eastAsia="zh-CN"/>
                <w:rPrChange w:id="12789" w:author="Xuning Wei12232" w:date="2026-07-27T22:33:00Z">
                  <w:rPr>
                    <w:rFonts w:ascii="Times New Roman" w:eastAsia="仿宋_GB2312" w:hAnsi="Times New Roman" w:cs="Times New Roman"/>
                    <w:color w:val="0000FF"/>
                    <w:sz w:val="18"/>
                    <w:szCs w:val="18"/>
                    <w:lang w:eastAsia="zh-CN"/>
                  </w:rPr>
                </w:rPrChange>
              </w:rPr>
              <w:t>o</w:t>
            </w:r>
            <w:r w:rsidRPr="009F4DA9">
              <w:rPr>
                <w:rFonts w:ascii="Times New Roman" w:eastAsia="仿宋_GB2312" w:hAnsi="Times New Roman" w:cs="Times New Roman"/>
                <w:color w:val="auto"/>
                <w:sz w:val="18"/>
                <w:szCs w:val="18"/>
                <w:rPrChange w:id="12790" w:author="Xuning Wei12232" w:date="2026-07-27T22:33:00Z">
                  <w:rPr>
                    <w:rFonts w:ascii="Times New Roman" w:eastAsia="仿宋_GB2312" w:hAnsi="Times New Roman" w:cs="Times New Roman"/>
                    <w:color w:val="0000FF"/>
                    <w:sz w:val="18"/>
                    <w:szCs w:val="18"/>
                  </w:rPr>
                </w:rPrChange>
              </w:rPr>
              <w:t xml:space="preserve"> </w:t>
            </w:r>
            <w:r w:rsidRPr="009F4DA9">
              <w:rPr>
                <w:rFonts w:ascii="Times New Roman" w:eastAsia="仿宋_GB2312" w:hAnsi="Times New Roman" w:cs="Times New Roman"/>
                <w:color w:val="auto"/>
                <w:sz w:val="18"/>
                <w:szCs w:val="18"/>
                <w:lang w:eastAsia="zh-CN"/>
                <w:rPrChange w:id="12791" w:author="Xuning Wei12232" w:date="2026-07-27T22:33:00Z">
                  <w:rPr>
                    <w:rFonts w:ascii="Times New Roman" w:eastAsia="仿宋_GB2312" w:hAnsi="Times New Roman" w:cs="Times New Roman"/>
                    <w:color w:val="0000FF"/>
                    <w:sz w:val="18"/>
                    <w:szCs w:val="18"/>
                    <w:lang w:eastAsia="zh-CN"/>
                  </w:rPr>
                </w:rPrChange>
              </w:rPr>
              <w:t>con</w:t>
            </w:r>
            <w:r w:rsidRPr="009F4DA9">
              <w:rPr>
                <w:rFonts w:ascii="Times New Roman" w:eastAsia="仿宋_GB2312" w:hAnsi="Times New Roman" w:cs="Times New Roman"/>
                <w:color w:val="auto"/>
                <w:sz w:val="18"/>
                <w:szCs w:val="18"/>
                <w:rPrChange w:id="12792" w:author="Xuning Wei12232" w:date="2026-07-27T22:33:00Z">
                  <w:rPr>
                    <w:rFonts w:ascii="Times New Roman" w:eastAsia="仿宋_GB2312" w:hAnsi="Times New Roman" w:cs="Times New Roman"/>
                    <w:color w:val="0000FF"/>
                    <w:sz w:val="18"/>
                    <w:szCs w:val="18"/>
                  </w:rPr>
                </w:rPrChange>
              </w:rPr>
              <w:t>tact</w:t>
            </w:r>
          </w:p>
        </w:tc>
        <w:tc>
          <w:tcPr>
            <w:tcW w:w="508" w:type="pct"/>
            <w:vAlign w:val="center"/>
            <w:tcPrChange w:id="12793" w:author="He Han" w:date="2026-08-27T17:09:00Z">
              <w:tcPr>
                <w:tcW w:w="564" w:type="pct"/>
                <w:vAlign w:val="center"/>
              </w:tcPr>
            </w:tcPrChange>
          </w:tcPr>
          <w:p w14:paraId="45A2FC29" w14:textId="1DCD5AD3" w:rsidR="00EC3A7E" w:rsidRPr="009F4DA9" w:rsidRDefault="00EC3A7E" w:rsidP="00A347C4">
            <w:pPr>
              <w:spacing w:line="240" w:lineRule="exact"/>
              <w:contextualSpacing/>
              <w:jc w:val="center"/>
              <w:rPr>
                <w:rFonts w:ascii="Times New Roman" w:eastAsia="仿宋_GB2312" w:hAnsi="Times New Roman" w:cs="Times New Roman"/>
                <w:color w:val="auto"/>
                <w:sz w:val="18"/>
                <w:szCs w:val="18"/>
                <w:rPrChange w:id="12794" w:author="Xuning Wei12232" w:date="2026-07-27T22:33:00Z">
                  <w:rPr>
                    <w:rFonts w:ascii="Times New Roman" w:eastAsia="仿宋_GB2312" w:hAnsi="Times New Roman" w:cs="Times New Roman"/>
                    <w:color w:val="0000FF"/>
                    <w:sz w:val="18"/>
                    <w:szCs w:val="18"/>
                  </w:rPr>
                </w:rPrChange>
              </w:rPr>
            </w:pPr>
            <w:r w:rsidRPr="009F4DA9">
              <w:rPr>
                <w:rFonts w:ascii="Times New Roman" w:eastAsia="仿宋_GB2312" w:hAnsi="Times New Roman" w:cs="Times New Roman"/>
                <w:color w:val="auto"/>
                <w:sz w:val="18"/>
                <w:szCs w:val="18"/>
                <w:rPrChange w:id="12795" w:author="Xuning Wei12232" w:date="2026-07-27T22:33:00Z">
                  <w:rPr>
                    <w:rFonts w:ascii="Times New Roman" w:eastAsia="仿宋_GB2312" w:hAnsi="Times New Roman" w:cs="Times New Roman"/>
                    <w:color w:val="0000FF"/>
                    <w:sz w:val="18"/>
                    <w:szCs w:val="18"/>
                  </w:rPr>
                </w:rPrChange>
              </w:rPr>
              <w:t>N</w:t>
            </w:r>
            <w:r w:rsidRPr="009F4DA9">
              <w:rPr>
                <w:rFonts w:ascii="Times New Roman" w:eastAsia="仿宋_GB2312" w:hAnsi="Times New Roman" w:cs="Times New Roman"/>
                <w:color w:val="auto"/>
                <w:sz w:val="18"/>
                <w:szCs w:val="18"/>
                <w:lang w:eastAsia="zh-CN"/>
                <w:rPrChange w:id="12796" w:author="Xuning Wei12232" w:date="2026-07-27T22:33:00Z">
                  <w:rPr>
                    <w:rFonts w:ascii="Times New Roman" w:eastAsia="仿宋_GB2312" w:hAnsi="Times New Roman" w:cs="Times New Roman"/>
                    <w:color w:val="0000FF"/>
                    <w:sz w:val="18"/>
                    <w:szCs w:val="18"/>
                    <w:lang w:eastAsia="zh-CN"/>
                  </w:rPr>
                </w:rPrChange>
              </w:rPr>
              <w:t>o</w:t>
            </w:r>
            <w:r w:rsidRPr="009F4DA9">
              <w:rPr>
                <w:rFonts w:ascii="Times New Roman" w:eastAsia="仿宋_GB2312" w:hAnsi="Times New Roman" w:cs="Times New Roman"/>
                <w:color w:val="auto"/>
                <w:sz w:val="18"/>
                <w:szCs w:val="18"/>
                <w:rPrChange w:id="12797" w:author="Xuning Wei12232" w:date="2026-07-27T22:33:00Z">
                  <w:rPr>
                    <w:rFonts w:ascii="Times New Roman" w:eastAsia="仿宋_GB2312" w:hAnsi="Times New Roman" w:cs="Times New Roman"/>
                    <w:color w:val="0000FF"/>
                    <w:sz w:val="18"/>
                    <w:szCs w:val="18"/>
                  </w:rPr>
                </w:rPrChange>
              </w:rPr>
              <w:t xml:space="preserve"> </w:t>
            </w:r>
            <w:r w:rsidRPr="009F4DA9">
              <w:rPr>
                <w:rFonts w:ascii="Times New Roman" w:eastAsia="仿宋_GB2312" w:hAnsi="Times New Roman" w:cs="Times New Roman"/>
                <w:color w:val="auto"/>
                <w:sz w:val="18"/>
                <w:szCs w:val="18"/>
                <w:lang w:eastAsia="zh-CN"/>
                <w:rPrChange w:id="12798" w:author="Xuning Wei12232" w:date="2026-07-27T22:33:00Z">
                  <w:rPr>
                    <w:rFonts w:ascii="Times New Roman" w:eastAsia="仿宋_GB2312" w:hAnsi="Times New Roman" w:cs="Times New Roman"/>
                    <w:color w:val="0000FF"/>
                    <w:sz w:val="18"/>
                    <w:szCs w:val="18"/>
                    <w:lang w:eastAsia="zh-CN"/>
                  </w:rPr>
                </w:rPrChange>
              </w:rPr>
              <w:t>con</w:t>
            </w:r>
            <w:r w:rsidRPr="009F4DA9">
              <w:rPr>
                <w:rFonts w:ascii="Times New Roman" w:eastAsia="仿宋_GB2312" w:hAnsi="Times New Roman" w:cs="Times New Roman"/>
                <w:color w:val="auto"/>
                <w:sz w:val="18"/>
                <w:szCs w:val="18"/>
                <w:rPrChange w:id="12799" w:author="Xuning Wei12232" w:date="2026-07-27T22:33:00Z">
                  <w:rPr>
                    <w:rFonts w:ascii="Times New Roman" w:eastAsia="仿宋_GB2312" w:hAnsi="Times New Roman" w:cs="Times New Roman"/>
                    <w:color w:val="0000FF"/>
                    <w:sz w:val="18"/>
                    <w:szCs w:val="18"/>
                  </w:rPr>
                </w:rPrChange>
              </w:rPr>
              <w:t>tact</w:t>
            </w:r>
          </w:p>
        </w:tc>
        <w:tc>
          <w:tcPr>
            <w:tcW w:w="480" w:type="pct"/>
            <w:vAlign w:val="center"/>
            <w:tcPrChange w:id="12800" w:author="He Han" w:date="2026-08-27T17:09:00Z">
              <w:tcPr>
                <w:tcW w:w="533" w:type="pct"/>
                <w:vAlign w:val="center"/>
              </w:tcPr>
            </w:tcPrChange>
          </w:tcPr>
          <w:p w14:paraId="18B0875D" w14:textId="0D5B68A1" w:rsidR="00EC3A7E" w:rsidRPr="009F4DA9" w:rsidRDefault="00EC3A7E" w:rsidP="00A347C4">
            <w:pPr>
              <w:spacing w:line="240" w:lineRule="exact"/>
              <w:contextualSpacing/>
              <w:jc w:val="center"/>
              <w:rPr>
                <w:rFonts w:ascii="Times New Roman" w:eastAsia="仿宋_GB2312" w:hAnsi="Times New Roman" w:cs="Times New Roman"/>
                <w:color w:val="auto"/>
                <w:sz w:val="18"/>
                <w:szCs w:val="18"/>
                <w:lang w:eastAsia="zh-CN"/>
                <w:rPrChange w:id="12801" w:author="Xuning Wei12232" w:date="2026-07-27T22:33:00Z">
                  <w:rPr>
                    <w:rFonts w:ascii="Times New Roman" w:eastAsia="仿宋_GB2312" w:hAnsi="Times New Roman" w:cs="Times New Roman"/>
                    <w:color w:val="0000FF"/>
                    <w:sz w:val="18"/>
                    <w:szCs w:val="18"/>
                    <w:lang w:eastAsia="zh-CN"/>
                  </w:rPr>
                </w:rPrChange>
              </w:rPr>
            </w:pPr>
            <w:r w:rsidRPr="009F4DA9">
              <w:rPr>
                <w:rFonts w:ascii="Times New Roman" w:eastAsia="仿宋_GB2312" w:hAnsi="Times New Roman" w:cs="Times New Roman"/>
                <w:color w:val="auto"/>
                <w:sz w:val="18"/>
                <w:szCs w:val="18"/>
                <w:rPrChange w:id="12802" w:author="Xuning Wei12232" w:date="2026-07-27T22:33:00Z">
                  <w:rPr>
                    <w:rFonts w:ascii="Times New Roman" w:eastAsia="仿宋_GB2312" w:hAnsi="Times New Roman" w:cs="Times New Roman"/>
                    <w:color w:val="0000FF"/>
                    <w:sz w:val="18"/>
                    <w:szCs w:val="18"/>
                  </w:rPr>
                </w:rPrChange>
              </w:rPr>
              <w:t>N</w:t>
            </w:r>
            <w:r w:rsidRPr="009F4DA9">
              <w:rPr>
                <w:rFonts w:ascii="Times New Roman" w:eastAsia="仿宋_GB2312" w:hAnsi="Times New Roman" w:cs="Times New Roman"/>
                <w:color w:val="auto"/>
                <w:sz w:val="18"/>
                <w:szCs w:val="18"/>
                <w:lang w:eastAsia="zh-CN"/>
                <w:rPrChange w:id="12803" w:author="Xuning Wei12232" w:date="2026-07-27T22:33:00Z">
                  <w:rPr>
                    <w:rFonts w:ascii="Times New Roman" w:eastAsia="仿宋_GB2312" w:hAnsi="Times New Roman" w:cs="Times New Roman"/>
                    <w:color w:val="0000FF"/>
                    <w:sz w:val="18"/>
                    <w:szCs w:val="18"/>
                    <w:lang w:eastAsia="zh-CN"/>
                  </w:rPr>
                </w:rPrChange>
              </w:rPr>
              <w:t>o</w:t>
            </w:r>
            <w:r w:rsidRPr="009F4DA9">
              <w:rPr>
                <w:rFonts w:ascii="Times New Roman" w:eastAsia="仿宋_GB2312" w:hAnsi="Times New Roman" w:cs="Times New Roman"/>
                <w:color w:val="auto"/>
                <w:sz w:val="18"/>
                <w:szCs w:val="18"/>
                <w:rPrChange w:id="12804" w:author="Xuning Wei12232" w:date="2026-07-27T22:33:00Z">
                  <w:rPr>
                    <w:rFonts w:ascii="Times New Roman" w:eastAsia="仿宋_GB2312" w:hAnsi="Times New Roman" w:cs="Times New Roman"/>
                    <w:color w:val="0000FF"/>
                    <w:sz w:val="18"/>
                    <w:szCs w:val="18"/>
                  </w:rPr>
                </w:rPrChange>
              </w:rPr>
              <w:t xml:space="preserve"> </w:t>
            </w:r>
            <w:r w:rsidRPr="009F4DA9">
              <w:rPr>
                <w:rFonts w:ascii="Times New Roman" w:eastAsia="仿宋_GB2312" w:hAnsi="Times New Roman" w:cs="Times New Roman"/>
                <w:color w:val="auto"/>
                <w:sz w:val="18"/>
                <w:szCs w:val="18"/>
                <w:lang w:eastAsia="zh-CN"/>
                <w:rPrChange w:id="12805" w:author="Xuning Wei12232" w:date="2026-07-27T22:33:00Z">
                  <w:rPr>
                    <w:rFonts w:ascii="Times New Roman" w:eastAsia="仿宋_GB2312" w:hAnsi="Times New Roman" w:cs="Times New Roman"/>
                    <w:color w:val="0000FF"/>
                    <w:sz w:val="18"/>
                    <w:szCs w:val="18"/>
                    <w:lang w:eastAsia="zh-CN"/>
                  </w:rPr>
                </w:rPrChange>
              </w:rPr>
              <w:t>con</w:t>
            </w:r>
            <w:r w:rsidRPr="009F4DA9">
              <w:rPr>
                <w:rFonts w:ascii="Times New Roman" w:eastAsia="仿宋_GB2312" w:hAnsi="Times New Roman" w:cs="Times New Roman"/>
                <w:color w:val="auto"/>
                <w:sz w:val="18"/>
                <w:szCs w:val="18"/>
                <w:rPrChange w:id="12806" w:author="Xuning Wei12232" w:date="2026-07-27T22:33:00Z">
                  <w:rPr>
                    <w:rFonts w:ascii="Times New Roman" w:eastAsia="仿宋_GB2312" w:hAnsi="Times New Roman" w:cs="Times New Roman"/>
                    <w:color w:val="0000FF"/>
                    <w:sz w:val="18"/>
                    <w:szCs w:val="18"/>
                  </w:rPr>
                </w:rPrChange>
              </w:rPr>
              <w:t>tact</w:t>
            </w:r>
          </w:p>
        </w:tc>
        <w:tc>
          <w:tcPr>
            <w:tcW w:w="487" w:type="pct"/>
            <w:vAlign w:val="center"/>
            <w:tcPrChange w:id="12807" w:author="He Han" w:date="2026-08-27T17:09:00Z">
              <w:tcPr>
                <w:tcW w:w="540" w:type="pct"/>
                <w:vAlign w:val="center"/>
              </w:tcPr>
            </w:tcPrChange>
          </w:tcPr>
          <w:p w14:paraId="4745C5CA" w14:textId="1A666B51" w:rsidR="00EC3A7E" w:rsidRPr="009F4DA9" w:rsidRDefault="00EC3A7E" w:rsidP="00A347C4">
            <w:pPr>
              <w:spacing w:line="240" w:lineRule="exact"/>
              <w:contextualSpacing/>
              <w:jc w:val="center"/>
              <w:rPr>
                <w:rFonts w:ascii="Times New Roman" w:eastAsia="仿宋_GB2312" w:hAnsi="Times New Roman" w:cs="Times New Roman"/>
                <w:color w:val="auto"/>
                <w:sz w:val="18"/>
                <w:szCs w:val="18"/>
                <w:rPrChange w:id="12808" w:author="Xuning Wei12232" w:date="2026-07-27T22:33:00Z">
                  <w:rPr>
                    <w:rFonts w:ascii="Times New Roman" w:eastAsia="仿宋_GB2312" w:hAnsi="Times New Roman" w:cs="Times New Roman"/>
                    <w:color w:val="0000FF"/>
                    <w:sz w:val="18"/>
                    <w:szCs w:val="18"/>
                  </w:rPr>
                </w:rPrChange>
              </w:rPr>
            </w:pPr>
            <w:r w:rsidRPr="009F4DA9">
              <w:rPr>
                <w:rFonts w:ascii="Times New Roman" w:eastAsia="仿宋_GB2312" w:hAnsi="Times New Roman" w:cs="Times New Roman"/>
                <w:color w:val="auto"/>
                <w:sz w:val="18"/>
                <w:szCs w:val="18"/>
                <w:rPrChange w:id="12809" w:author="Xuning Wei12232" w:date="2026-07-27T22:33:00Z">
                  <w:rPr>
                    <w:rFonts w:ascii="Times New Roman" w:eastAsia="仿宋_GB2312" w:hAnsi="Times New Roman" w:cs="Times New Roman"/>
                    <w:color w:val="0000FF"/>
                    <w:sz w:val="18"/>
                    <w:szCs w:val="18"/>
                  </w:rPr>
                </w:rPrChange>
              </w:rPr>
              <w:t>N</w:t>
            </w:r>
            <w:r w:rsidRPr="009F4DA9">
              <w:rPr>
                <w:rFonts w:ascii="Times New Roman" w:eastAsia="仿宋_GB2312" w:hAnsi="Times New Roman" w:cs="Times New Roman"/>
                <w:color w:val="auto"/>
                <w:sz w:val="18"/>
                <w:szCs w:val="18"/>
                <w:lang w:eastAsia="zh-CN"/>
                <w:rPrChange w:id="12810" w:author="Xuning Wei12232" w:date="2026-07-27T22:33:00Z">
                  <w:rPr>
                    <w:rFonts w:ascii="Times New Roman" w:eastAsia="仿宋_GB2312" w:hAnsi="Times New Roman" w:cs="Times New Roman"/>
                    <w:color w:val="0000FF"/>
                    <w:sz w:val="18"/>
                    <w:szCs w:val="18"/>
                    <w:lang w:eastAsia="zh-CN"/>
                  </w:rPr>
                </w:rPrChange>
              </w:rPr>
              <w:t>o</w:t>
            </w:r>
            <w:r w:rsidRPr="009F4DA9">
              <w:rPr>
                <w:rFonts w:ascii="Times New Roman" w:eastAsia="仿宋_GB2312" w:hAnsi="Times New Roman" w:cs="Times New Roman"/>
                <w:color w:val="auto"/>
                <w:sz w:val="18"/>
                <w:szCs w:val="18"/>
                <w:rPrChange w:id="12811" w:author="Xuning Wei12232" w:date="2026-07-27T22:33:00Z">
                  <w:rPr>
                    <w:rFonts w:ascii="Times New Roman" w:eastAsia="仿宋_GB2312" w:hAnsi="Times New Roman" w:cs="Times New Roman"/>
                    <w:color w:val="0000FF"/>
                    <w:sz w:val="18"/>
                    <w:szCs w:val="18"/>
                  </w:rPr>
                </w:rPrChange>
              </w:rPr>
              <w:t xml:space="preserve"> </w:t>
            </w:r>
            <w:r w:rsidRPr="009F4DA9">
              <w:rPr>
                <w:rFonts w:ascii="Times New Roman" w:eastAsia="仿宋_GB2312" w:hAnsi="Times New Roman" w:cs="Times New Roman"/>
                <w:color w:val="auto"/>
                <w:sz w:val="18"/>
                <w:szCs w:val="18"/>
                <w:lang w:eastAsia="zh-CN"/>
                <w:rPrChange w:id="12812" w:author="Xuning Wei12232" w:date="2026-07-27T22:33:00Z">
                  <w:rPr>
                    <w:rFonts w:ascii="Times New Roman" w:eastAsia="仿宋_GB2312" w:hAnsi="Times New Roman" w:cs="Times New Roman"/>
                    <w:color w:val="0000FF"/>
                    <w:sz w:val="18"/>
                    <w:szCs w:val="18"/>
                    <w:lang w:eastAsia="zh-CN"/>
                  </w:rPr>
                </w:rPrChange>
              </w:rPr>
              <w:t>con</w:t>
            </w:r>
            <w:r w:rsidRPr="009F4DA9">
              <w:rPr>
                <w:rFonts w:ascii="Times New Roman" w:eastAsia="仿宋_GB2312" w:hAnsi="Times New Roman" w:cs="Times New Roman"/>
                <w:color w:val="auto"/>
                <w:sz w:val="18"/>
                <w:szCs w:val="18"/>
                <w:rPrChange w:id="12813" w:author="Xuning Wei12232" w:date="2026-07-27T22:33:00Z">
                  <w:rPr>
                    <w:rFonts w:ascii="Times New Roman" w:eastAsia="仿宋_GB2312" w:hAnsi="Times New Roman" w:cs="Times New Roman"/>
                    <w:color w:val="0000FF"/>
                    <w:sz w:val="18"/>
                    <w:szCs w:val="18"/>
                  </w:rPr>
                </w:rPrChange>
              </w:rPr>
              <w:t>tact</w:t>
            </w:r>
          </w:p>
        </w:tc>
        <w:tc>
          <w:tcPr>
            <w:tcW w:w="412" w:type="pct"/>
            <w:vAlign w:val="center"/>
            <w:tcPrChange w:id="12814" w:author="He Han" w:date="2026-08-27T17:09:00Z">
              <w:tcPr>
                <w:tcW w:w="1" w:type="pct"/>
              </w:tcPr>
            </w:tcPrChange>
          </w:tcPr>
          <w:p w14:paraId="4632A6DD" w14:textId="53BF4FB2" w:rsidR="00EC3A7E" w:rsidRPr="008B3C39" w:rsidRDefault="00886CD2" w:rsidP="00EC3A7E">
            <w:pPr>
              <w:spacing w:line="240" w:lineRule="exact"/>
              <w:contextualSpacing/>
              <w:jc w:val="center"/>
              <w:rPr>
                <w:ins w:id="12815" w:author="He Han" w:date="2026-08-27T17:09:00Z"/>
                <w:rFonts w:ascii="Times New Roman" w:eastAsia="仿宋_GB2312" w:hAnsi="Times New Roman" w:cs="Times New Roman"/>
                <w:color w:val="auto"/>
                <w:sz w:val="20"/>
                <w:szCs w:val="20"/>
              </w:rPr>
            </w:pPr>
            <w:ins w:id="12816" w:author="He Han" w:date="2026-08-27T17:12:00Z">
              <w:r>
                <w:rPr>
                  <w:rFonts w:ascii="Times New Roman" w:eastAsia="仿宋_GB2312" w:hAnsi="Times New Roman" w:cs="Times New Roman" w:hint="eastAsia"/>
                  <w:color w:val="auto"/>
                  <w:sz w:val="20"/>
                  <w:szCs w:val="20"/>
                  <w:lang w:eastAsia="zh-CN"/>
                </w:rPr>
                <w:t>Yes</w:t>
              </w:r>
            </w:ins>
          </w:p>
        </w:tc>
        <w:tc>
          <w:tcPr>
            <w:tcW w:w="457" w:type="pct"/>
            <w:vMerge/>
            <w:tcPrChange w:id="12817" w:author="He Han" w:date="2026-08-27T17:09:00Z">
              <w:tcPr>
                <w:tcW w:w="459" w:type="pct"/>
                <w:vMerge/>
              </w:tcPr>
            </w:tcPrChange>
          </w:tcPr>
          <w:p w14:paraId="5AC1A967" w14:textId="2652812F" w:rsidR="00EC3A7E" w:rsidRPr="008B3C39" w:rsidRDefault="00EC3A7E" w:rsidP="00866D7C">
            <w:pPr>
              <w:spacing w:line="240" w:lineRule="exact"/>
              <w:contextualSpacing/>
              <w:jc w:val="center"/>
              <w:rPr>
                <w:rFonts w:ascii="Times New Roman" w:eastAsia="仿宋_GB2312" w:hAnsi="Times New Roman" w:cs="Times New Roman"/>
                <w:color w:val="auto"/>
                <w:sz w:val="20"/>
                <w:szCs w:val="20"/>
              </w:rPr>
            </w:pPr>
          </w:p>
        </w:tc>
      </w:tr>
      <w:tr w:rsidR="00EC3A7E" w:rsidRPr="008B3C39" w14:paraId="2F092692" w14:textId="77777777" w:rsidTr="00EC3A7E">
        <w:trPr>
          <w:trHeight w:val="455"/>
          <w:jc w:val="center"/>
          <w:trPrChange w:id="12818" w:author="He Han" w:date="2026-08-27T17:09:00Z">
            <w:trPr>
              <w:trHeight w:val="455"/>
              <w:jc w:val="center"/>
            </w:trPr>
          </w:trPrChange>
        </w:trPr>
        <w:tc>
          <w:tcPr>
            <w:tcW w:w="851" w:type="pct"/>
            <w:vAlign w:val="center"/>
            <w:tcPrChange w:id="12819" w:author="He Han" w:date="2026-08-27T17:09:00Z">
              <w:tcPr>
                <w:tcW w:w="939" w:type="pct"/>
                <w:vAlign w:val="center"/>
              </w:tcPr>
            </w:tcPrChange>
          </w:tcPr>
          <w:p w14:paraId="5B7BB075" w14:textId="77777777" w:rsidR="00EC3A7E" w:rsidRPr="008B3C39" w:rsidRDefault="00EC3A7E" w:rsidP="00EC3A7E">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Toluene</w:t>
            </w:r>
          </w:p>
        </w:tc>
        <w:tc>
          <w:tcPr>
            <w:tcW w:w="390" w:type="pct"/>
            <w:vAlign w:val="center"/>
            <w:tcPrChange w:id="12820" w:author="He Han" w:date="2026-08-27T17:09:00Z">
              <w:tcPr>
                <w:tcW w:w="390" w:type="pct"/>
                <w:vAlign w:val="center"/>
              </w:tcPr>
            </w:tcPrChange>
          </w:tcPr>
          <w:p w14:paraId="332D7124" w14:textId="77777777" w:rsidR="00EC3A7E" w:rsidRPr="008B3C39" w:rsidRDefault="00EC3A7E" w:rsidP="00866D7C">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7" w:type="pct"/>
            <w:vAlign w:val="center"/>
            <w:tcPrChange w:id="12821" w:author="He Han" w:date="2026-08-27T17:09:00Z">
              <w:tcPr>
                <w:tcW w:w="563" w:type="pct"/>
                <w:vAlign w:val="center"/>
              </w:tcPr>
            </w:tcPrChange>
          </w:tcPr>
          <w:p w14:paraId="715A367C" w14:textId="77777777" w:rsidR="00EC3A7E" w:rsidRPr="008B3C39" w:rsidRDefault="00EC3A7E" w:rsidP="00A347C4">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402" w:type="pct"/>
            <w:vAlign w:val="center"/>
            <w:tcPrChange w:id="12822" w:author="He Han" w:date="2026-08-27T17:09:00Z">
              <w:tcPr>
                <w:tcW w:w="448" w:type="pct"/>
                <w:vAlign w:val="center"/>
              </w:tcPr>
            </w:tcPrChange>
          </w:tcPr>
          <w:p w14:paraId="2CE92D08" w14:textId="77777777" w:rsidR="00EC3A7E" w:rsidRPr="008B3C39" w:rsidRDefault="00EC3A7E" w:rsidP="00A347C4">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823" w:author="He Han" w:date="2026-08-27T17:09:00Z">
              <w:tcPr>
                <w:tcW w:w="564" w:type="pct"/>
                <w:vAlign w:val="center"/>
              </w:tcPr>
            </w:tcPrChange>
          </w:tcPr>
          <w:p w14:paraId="08715AA9" w14:textId="77777777" w:rsidR="00EC3A7E" w:rsidRPr="008B3C39" w:rsidRDefault="00EC3A7E" w:rsidP="00A347C4">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Yes</w:t>
            </w:r>
          </w:p>
        </w:tc>
        <w:tc>
          <w:tcPr>
            <w:tcW w:w="508" w:type="pct"/>
            <w:vAlign w:val="center"/>
            <w:tcPrChange w:id="12824" w:author="He Han" w:date="2026-08-27T17:09:00Z">
              <w:tcPr>
                <w:tcW w:w="564" w:type="pct"/>
                <w:vAlign w:val="center"/>
              </w:tcPr>
            </w:tcPrChange>
          </w:tcPr>
          <w:p w14:paraId="7FAFB532" w14:textId="77777777" w:rsidR="00EC3A7E" w:rsidRPr="008B3C39" w:rsidRDefault="00EC3A7E" w:rsidP="00A347C4">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80" w:type="pct"/>
            <w:vAlign w:val="center"/>
            <w:tcPrChange w:id="12825" w:author="He Han" w:date="2026-08-27T17:09:00Z">
              <w:tcPr>
                <w:tcW w:w="533" w:type="pct"/>
                <w:vAlign w:val="center"/>
              </w:tcPr>
            </w:tcPrChange>
          </w:tcPr>
          <w:p w14:paraId="12C73B06" w14:textId="77777777" w:rsidR="00EC3A7E" w:rsidRPr="008B3C39" w:rsidRDefault="00EC3A7E" w:rsidP="00A347C4">
            <w:pPr>
              <w:spacing w:line="240" w:lineRule="exact"/>
              <w:contextualSpacing/>
              <w:jc w:val="center"/>
              <w:rPr>
                <w:rFonts w:ascii="Times New Roman" w:eastAsia="仿宋_GB2312" w:hAnsi="Times New Roman" w:cs="Times New Roman"/>
                <w:color w:val="auto"/>
                <w:sz w:val="18"/>
                <w:szCs w:val="18"/>
                <w:lang w:eastAsia="zh-CN"/>
              </w:rPr>
            </w:pPr>
            <w:r w:rsidRPr="008B3C39">
              <w:rPr>
                <w:rFonts w:ascii="Times New Roman" w:eastAsia="仿宋_GB2312" w:hAnsi="Times New Roman" w:cs="Times New Roman"/>
                <w:color w:val="auto"/>
                <w:sz w:val="18"/>
                <w:szCs w:val="18"/>
                <w:lang w:eastAsia="zh-CN"/>
              </w:rPr>
              <w:t>Yes</w:t>
            </w:r>
          </w:p>
        </w:tc>
        <w:tc>
          <w:tcPr>
            <w:tcW w:w="487" w:type="pct"/>
            <w:vAlign w:val="center"/>
            <w:tcPrChange w:id="12826" w:author="He Han" w:date="2026-08-27T17:09:00Z">
              <w:tcPr>
                <w:tcW w:w="540" w:type="pct"/>
                <w:vAlign w:val="center"/>
              </w:tcPr>
            </w:tcPrChange>
          </w:tcPr>
          <w:p w14:paraId="00301266" w14:textId="77777777" w:rsidR="00EC3A7E" w:rsidRPr="008B3C39" w:rsidRDefault="00EC3A7E" w:rsidP="00A347C4">
            <w:pPr>
              <w:spacing w:line="240" w:lineRule="exact"/>
              <w:contextualSpacing/>
              <w:jc w:val="center"/>
              <w:rPr>
                <w:rFonts w:ascii="Times New Roman" w:eastAsia="仿宋_GB2312" w:hAnsi="Times New Roman" w:cs="Times New Roman"/>
                <w:color w:val="auto"/>
                <w:sz w:val="18"/>
                <w:szCs w:val="18"/>
              </w:rPr>
            </w:pPr>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p>
        </w:tc>
        <w:tc>
          <w:tcPr>
            <w:tcW w:w="412" w:type="pct"/>
            <w:vAlign w:val="center"/>
            <w:tcPrChange w:id="12827" w:author="He Han" w:date="2026-08-27T17:09:00Z">
              <w:tcPr>
                <w:tcW w:w="1" w:type="pct"/>
              </w:tcPr>
            </w:tcPrChange>
          </w:tcPr>
          <w:p w14:paraId="2B233D13" w14:textId="20E71F8C" w:rsidR="00EC3A7E" w:rsidRPr="008B3C39" w:rsidRDefault="00EC3A7E" w:rsidP="00EC3A7E">
            <w:pPr>
              <w:spacing w:line="240" w:lineRule="exact"/>
              <w:contextualSpacing/>
              <w:jc w:val="center"/>
              <w:rPr>
                <w:ins w:id="12828" w:author="He Han" w:date="2026-08-27T17:09:00Z"/>
                <w:rFonts w:ascii="Times New Roman" w:eastAsia="仿宋_GB2312" w:hAnsi="Times New Roman" w:cs="Times New Roman"/>
                <w:color w:val="auto"/>
                <w:sz w:val="20"/>
                <w:szCs w:val="20"/>
              </w:rPr>
            </w:pPr>
            <w:ins w:id="12829" w:author="He Han" w:date="2026-08-27T17:11:00Z">
              <w:r w:rsidRPr="008B3C39">
                <w:rPr>
                  <w:rFonts w:ascii="Times New Roman" w:eastAsia="仿宋_GB2312" w:hAnsi="Times New Roman" w:cs="Times New Roman"/>
                  <w:color w:val="auto"/>
                  <w:sz w:val="18"/>
                  <w:szCs w:val="18"/>
                </w:rPr>
                <w:t>N</w:t>
              </w:r>
              <w:r w:rsidRPr="008B3C39">
                <w:rPr>
                  <w:rFonts w:ascii="Times New Roman" w:eastAsia="仿宋_GB2312" w:hAnsi="Times New Roman" w:cs="Times New Roman"/>
                  <w:color w:val="auto"/>
                  <w:sz w:val="18"/>
                  <w:szCs w:val="18"/>
                  <w:lang w:eastAsia="zh-CN"/>
                </w:rPr>
                <w:t>o</w:t>
              </w:r>
              <w:r w:rsidRPr="008B3C39">
                <w:rPr>
                  <w:rFonts w:ascii="Times New Roman" w:eastAsia="仿宋_GB2312" w:hAnsi="Times New Roman" w:cs="Times New Roman"/>
                  <w:color w:val="auto"/>
                  <w:sz w:val="18"/>
                  <w:szCs w:val="18"/>
                </w:rPr>
                <w:t xml:space="preserve"> </w:t>
              </w:r>
              <w:r w:rsidRPr="008B3C39">
                <w:rPr>
                  <w:rFonts w:ascii="Times New Roman" w:eastAsia="仿宋_GB2312" w:hAnsi="Times New Roman" w:cs="Times New Roman"/>
                  <w:color w:val="auto"/>
                  <w:sz w:val="18"/>
                  <w:szCs w:val="18"/>
                  <w:lang w:eastAsia="zh-CN"/>
                </w:rPr>
                <w:t>con</w:t>
              </w:r>
              <w:r w:rsidRPr="008B3C39">
                <w:rPr>
                  <w:rFonts w:ascii="Times New Roman" w:eastAsia="仿宋_GB2312" w:hAnsi="Times New Roman" w:cs="Times New Roman"/>
                  <w:color w:val="auto"/>
                  <w:sz w:val="18"/>
                  <w:szCs w:val="18"/>
                </w:rPr>
                <w:t>tact</w:t>
              </w:r>
            </w:ins>
          </w:p>
        </w:tc>
        <w:tc>
          <w:tcPr>
            <w:tcW w:w="457" w:type="pct"/>
            <w:vMerge/>
            <w:tcPrChange w:id="12830" w:author="He Han" w:date="2026-08-27T17:09:00Z">
              <w:tcPr>
                <w:tcW w:w="459" w:type="pct"/>
                <w:vMerge/>
              </w:tcPr>
            </w:tcPrChange>
          </w:tcPr>
          <w:p w14:paraId="4F3E95E4" w14:textId="20384E5E" w:rsidR="00EC3A7E" w:rsidRPr="008B3C39" w:rsidRDefault="00EC3A7E" w:rsidP="00866D7C">
            <w:pPr>
              <w:spacing w:line="240" w:lineRule="exact"/>
              <w:contextualSpacing/>
              <w:jc w:val="center"/>
              <w:rPr>
                <w:rFonts w:ascii="Times New Roman" w:eastAsia="仿宋_GB2312" w:hAnsi="Times New Roman" w:cs="Times New Roman"/>
                <w:color w:val="auto"/>
                <w:sz w:val="20"/>
                <w:szCs w:val="20"/>
              </w:rPr>
            </w:pPr>
          </w:p>
        </w:tc>
      </w:tr>
    </w:tbl>
    <w:p w14:paraId="3BCEF9D1" w14:textId="77777777" w:rsidR="00B07A8E" w:rsidRPr="008B3C39" w:rsidRDefault="00B07A8E" w:rsidP="00DD767F">
      <w:pPr>
        <w:snapToGrid w:val="0"/>
        <w:spacing w:beforeLines="50" w:before="120" w:afterLines="50" w:after="120"/>
        <w:rPr>
          <w:rFonts w:ascii="Times New Roman" w:eastAsia="仿宋_GB2312" w:hAnsi="Times New Roman" w:cs="Times New Roman"/>
          <w:b/>
          <w:color w:val="auto"/>
          <w:sz w:val="20"/>
          <w:szCs w:val="20"/>
        </w:rPr>
      </w:pPr>
    </w:p>
    <w:p w14:paraId="79E3A681" w14:textId="69927685" w:rsidR="00813D53" w:rsidRPr="008B3C39" w:rsidDel="0087035C" w:rsidRDefault="00010358" w:rsidP="00DD767F">
      <w:pPr>
        <w:snapToGrid w:val="0"/>
        <w:spacing w:beforeLines="50" w:before="120" w:afterLines="50" w:after="120"/>
        <w:rPr>
          <w:del w:id="12831" w:author="Xuning Wei12232" w:date="2026-09-05T20:45:00Z"/>
          <w:rFonts w:ascii="Times New Roman" w:eastAsia="仿宋_GB2312" w:hAnsi="Times New Roman" w:cs="Times New Roman"/>
          <w:b/>
          <w:color w:val="auto"/>
          <w:sz w:val="20"/>
          <w:szCs w:val="20"/>
        </w:rPr>
      </w:pPr>
      <w:r w:rsidRPr="008B3C39">
        <w:rPr>
          <w:rFonts w:ascii="Times New Roman" w:eastAsia="仿宋_GB2312" w:hAnsi="Times New Roman" w:cs="Times New Roman"/>
          <w:b/>
          <w:color w:val="auto"/>
          <w:sz w:val="20"/>
          <w:szCs w:val="20"/>
        </w:rPr>
        <w:t xml:space="preserve">Conclusion: </w:t>
      </w:r>
      <w:r w:rsidRPr="008B3C39">
        <w:rPr>
          <w:rFonts w:ascii="Times New Roman" w:eastAsia="仿宋_GB2312" w:hAnsi="Times New Roman" w:cs="Times New Roman"/>
          <w:color w:val="auto"/>
          <w:sz w:val="20"/>
          <w:szCs w:val="20"/>
          <w:lang w:eastAsia="zh-CN"/>
        </w:rPr>
        <w:t>The selected MOC of accessories/component is suitable for process needs. The risk of using these accessories/consumables is assessed as low.</w:t>
      </w:r>
      <w:ins w:id="12832" w:author="Xuning Wei12232" w:date="2026-07-27T23:47:00Z">
        <w:r w:rsidR="00075991">
          <w:rPr>
            <w:rFonts w:ascii="Times New Roman" w:eastAsia="仿宋_GB2312" w:hAnsi="Times New Roman" w:cs="Times New Roman"/>
            <w:color w:val="auto"/>
            <w:sz w:val="20"/>
            <w:szCs w:val="20"/>
            <w:lang w:eastAsia="zh-CN"/>
          </w:rPr>
          <w:t xml:space="preserve"> The</w:t>
        </w:r>
      </w:ins>
      <w:r w:rsidRPr="008B3C39">
        <w:rPr>
          <w:rFonts w:ascii="Times New Roman" w:hAnsi="Times New Roman" w:cs="Times New Roman"/>
          <w:color w:val="auto"/>
        </w:rPr>
        <w:t xml:space="preserve"> </w:t>
      </w:r>
      <w:ins w:id="12833" w:author="Xuning Wei12232" w:date="2026-07-27T23:47:00Z">
        <w:r w:rsidR="00075991" w:rsidRPr="00075991">
          <w:rPr>
            <w:rFonts w:ascii="Times New Roman" w:hAnsi="Times New Roman" w:cs="Times New Roman"/>
            <w:color w:val="auto"/>
          </w:rPr>
          <w:t>Material Compatibility Assessment Report</w:t>
        </w:r>
        <w:r w:rsidR="00075991">
          <w:rPr>
            <w:rFonts w:ascii="Times New Roman" w:hAnsi="Times New Roman" w:cs="Times New Roman"/>
            <w:color w:val="auto"/>
          </w:rPr>
          <w:t xml:space="preserve"> refer to </w:t>
        </w:r>
      </w:ins>
      <w:ins w:id="12834" w:author="Xuning Wei12232" w:date="2026-07-27T23:48:00Z">
        <w:r w:rsidR="00075991" w:rsidRPr="00075991">
          <w:rPr>
            <w:rFonts w:ascii="Times New Roman" w:hAnsi="Times New Roman" w:cs="Times New Roman"/>
            <w:color w:val="auto"/>
          </w:rPr>
          <w:t>TR-1400200303.01</w:t>
        </w:r>
        <w:r w:rsidR="00075991">
          <w:rPr>
            <w:rFonts w:ascii="Times New Roman" w:hAnsi="Times New Roman" w:cs="Times New Roman"/>
            <w:color w:val="auto"/>
          </w:rPr>
          <w:t>.</w:t>
        </w:r>
      </w:ins>
    </w:p>
    <w:p w14:paraId="55D1C4A1" w14:textId="33C5645A" w:rsidR="00813D53" w:rsidRDefault="00813D53">
      <w:pPr>
        <w:snapToGrid w:val="0"/>
        <w:spacing w:beforeLines="50" w:before="120" w:afterLines="50" w:after="120"/>
        <w:rPr>
          <w:ins w:id="12835" w:author="Xuning Wei12232" w:date="2026-09-05T20:45:00Z"/>
        </w:rPr>
        <w:pPrChange w:id="12836" w:author="Xuning Wei12232" w:date="2026-09-05T20:45:00Z">
          <w:pPr>
            <w:pStyle w:val="1"/>
          </w:pPr>
        </w:pPrChange>
      </w:pPr>
    </w:p>
    <w:p w14:paraId="36A78ED0" w14:textId="223077BF" w:rsidR="00000000" w:rsidRDefault="0087035C">
      <w:pPr>
        <w:rPr>
          <w:rFonts w:eastAsiaTheme="minorEastAsia"/>
          <w:color w:val="FF0000"/>
          <w:rPrChange w:id="12837" w:author="Xuning Wei12232" w:date="2026-09-05T20:45:00Z">
            <w:rPr/>
          </w:rPrChange>
        </w:rPr>
        <w:sectPr w:rsidR="00000000" w:rsidSect="00DC63D8">
          <w:type w:val="continuous"/>
          <w:pgSz w:w="16839" w:h="11907" w:orient="landscape"/>
          <w:pgMar w:top="720" w:right="1077" w:bottom="720" w:left="1440" w:header="720" w:footer="720" w:gutter="0"/>
          <w:cols w:space="720"/>
          <w:docGrid w:linePitch="360"/>
        </w:sectPr>
        <w:pPrChange w:id="12838" w:author="Xuning Wei12232" w:date="2026-09-05T20:45:00Z">
          <w:pPr>
            <w:pStyle w:val="1"/>
          </w:pPr>
        </w:pPrChange>
      </w:pPr>
      <w:ins w:id="12839" w:author="Xuning Wei12232" w:date="2026-09-05T20:45:00Z">
        <w:r w:rsidRPr="000B6D77">
          <w:rPr>
            <w:rFonts w:ascii="Times New Roman" w:eastAsia="Times New Roman" w:hAnsi="Times New Roman" w:cs="Times New Roman"/>
            <w:color w:val="FF0000"/>
            <w:sz w:val="20"/>
            <w:szCs w:val="20"/>
            <w:rPrChange w:id="12840" w:author="Xuning Wei12232" w:date="2026-09-05T20:45:00Z">
              <w:rPr>
                <w:rFonts w:eastAsia="Times New Roman"/>
                <w:b w:val="0"/>
                <w:sz w:val="20"/>
                <w:szCs w:val="20"/>
              </w:rPr>
            </w:rPrChange>
          </w:rPr>
          <w:t>Peristaltic pump tubing shows poor compatibility with DIC, pyridine and acetic anhydride upon prolonged contact; however, such incompatibility risk can be mitigated under short</w:t>
        </w:r>
        <w:r w:rsidRPr="000B6D77">
          <w:rPr>
            <w:color w:val="FF0000"/>
            <w:rPrChange w:id="12841" w:author="Xuning Wei12232" w:date="2026-09-05T20:45:00Z">
              <w:rPr>
                <w:b w:val="0"/>
              </w:rPr>
            </w:rPrChange>
          </w:rPr>
          <w:noBreakHyphen/>
        </w:r>
        <w:r w:rsidRPr="000B6D77">
          <w:rPr>
            <w:rFonts w:ascii="Times New Roman" w:eastAsia="Times New Roman" w:hAnsi="Times New Roman" w:cs="Times New Roman"/>
            <w:color w:val="FF0000"/>
            <w:sz w:val="20"/>
            <w:szCs w:val="20"/>
            <w:rPrChange w:id="12842" w:author="Xuning Wei12232" w:date="2026-09-05T20:45:00Z">
              <w:rPr>
                <w:rFonts w:eastAsia="Times New Roman"/>
                <w:b w:val="0"/>
                <w:sz w:val="20"/>
                <w:szCs w:val="20"/>
              </w:rPr>
            </w:rPrChange>
          </w:rPr>
          <w:t>term contact. Therefore, the peristaltic pump tubing shall be replaced after each use. Since the material contact duration during each charging does not exceed 2 hours, short</w:t>
        </w:r>
        <w:r w:rsidRPr="000B6D77">
          <w:rPr>
            <w:color w:val="FF0000"/>
            <w:rPrChange w:id="12843" w:author="Xuning Wei12232" w:date="2026-09-05T20:45:00Z">
              <w:rPr>
                <w:b w:val="0"/>
              </w:rPr>
            </w:rPrChange>
          </w:rPr>
          <w:noBreakHyphen/>
        </w:r>
        <w:r w:rsidRPr="000B6D77">
          <w:rPr>
            <w:rFonts w:ascii="Times New Roman" w:eastAsia="Times New Roman" w:hAnsi="Times New Roman" w:cs="Times New Roman"/>
            <w:color w:val="FF0000"/>
            <w:sz w:val="20"/>
            <w:szCs w:val="20"/>
            <w:rPrChange w:id="12844" w:author="Xuning Wei12232" w:date="2026-09-05T20:45:00Z">
              <w:rPr>
                <w:rFonts w:eastAsia="Times New Roman"/>
                <w:b w:val="0"/>
                <w:sz w:val="20"/>
                <w:szCs w:val="20"/>
              </w:rPr>
            </w:rPrChange>
          </w:rPr>
          <w:t>term contact reduces the risks of material degradation and leaching, and the residual risk is low.</w:t>
        </w:r>
      </w:ins>
    </w:p>
    <w:p w14:paraId="6B7126FB" w14:textId="601F2052" w:rsidR="00813D53" w:rsidRPr="008B3C39" w:rsidRDefault="00010358">
      <w:pPr>
        <w:pStyle w:val="1"/>
      </w:pPr>
      <w:bookmarkStart w:id="12845" w:name="_Toc226991299"/>
      <w:bookmarkEnd w:id="12226"/>
      <w:r w:rsidRPr="008B3C39">
        <w:lastRenderedPageBreak/>
        <w:t>Conclusion</w:t>
      </w:r>
      <w:bookmarkEnd w:id="12845"/>
    </w:p>
    <w:p w14:paraId="6EF16ADC" w14:textId="4F69647D" w:rsidR="00813D53" w:rsidRPr="008B3C39" w:rsidRDefault="00010358">
      <w:pPr>
        <w:spacing w:afterLines="50" w:after="120"/>
        <w:rPr>
          <w:rFonts w:ascii="Times New Roman" w:eastAsia="仿宋_GB2312" w:hAnsi="Times New Roman" w:cs="Times New Roman"/>
          <w:color w:val="auto"/>
          <w:kern w:val="0"/>
          <w:sz w:val="20"/>
          <w:szCs w:val="20"/>
          <w:lang w:eastAsia="zh-CN"/>
        </w:rPr>
      </w:pPr>
      <w:r w:rsidRPr="008B3C39">
        <w:rPr>
          <w:rFonts w:ascii="Times New Roman" w:eastAsia="仿宋_GB2312" w:hAnsi="Times New Roman" w:cs="Times New Roman"/>
          <w:color w:val="auto"/>
          <w:kern w:val="0"/>
          <w:sz w:val="20"/>
          <w:szCs w:val="20"/>
        </w:rPr>
        <w:t xml:space="preserve">Based on above assessment, it can be concluded that </w:t>
      </w:r>
      <w:r w:rsidRPr="008B3C39">
        <w:rPr>
          <w:rFonts w:ascii="Times New Roman" w:eastAsia="仿宋_GB2312" w:hAnsi="Times New Roman" w:cs="Times New Roman"/>
          <w:color w:val="auto"/>
          <w:kern w:val="0"/>
          <w:sz w:val="20"/>
          <w:szCs w:val="20"/>
          <w:lang w:eastAsia="zh-CN"/>
        </w:rPr>
        <w:t>t</w:t>
      </w:r>
      <w:r w:rsidR="00DC4904" w:rsidRPr="008B3C39">
        <w:rPr>
          <w:rFonts w:ascii="Times New Roman" w:eastAsia="仿宋_GB2312" w:hAnsi="Times New Roman" w:cs="Times New Roman"/>
          <w:color w:val="auto"/>
          <w:kern w:val="0"/>
          <w:sz w:val="20"/>
          <w:szCs w:val="20"/>
          <w:lang w:eastAsia="zh-CN"/>
        </w:rPr>
        <w:t xml:space="preserve">he equipment train at building 12, model 13 at </w:t>
      </w:r>
      <w:proofErr w:type="spellStart"/>
      <w:r w:rsidR="00DC4904" w:rsidRPr="008B3C39">
        <w:rPr>
          <w:rFonts w:ascii="Times New Roman" w:eastAsia="仿宋_GB2312" w:hAnsi="Times New Roman" w:cs="Times New Roman"/>
          <w:color w:val="auto"/>
          <w:kern w:val="0"/>
          <w:sz w:val="20"/>
          <w:szCs w:val="20"/>
          <w:lang w:eastAsia="zh-CN"/>
        </w:rPr>
        <w:t>Asymchem</w:t>
      </w:r>
      <w:proofErr w:type="spellEnd"/>
      <w:r w:rsidR="00DC4904" w:rsidRPr="008B3C39">
        <w:rPr>
          <w:rFonts w:ascii="Times New Roman" w:eastAsia="仿宋_GB2312" w:hAnsi="Times New Roman" w:cs="Times New Roman"/>
          <w:color w:val="auto"/>
          <w:kern w:val="0"/>
          <w:sz w:val="20"/>
          <w:szCs w:val="20"/>
          <w:lang w:eastAsia="zh-CN"/>
        </w:rPr>
        <w:t xml:space="preserve"> TJ4</w:t>
      </w:r>
      <w:r w:rsidRPr="008B3C39">
        <w:rPr>
          <w:rFonts w:ascii="Times New Roman" w:eastAsia="仿宋_GB2312" w:hAnsi="Times New Roman" w:cs="Times New Roman"/>
          <w:color w:val="auto"/>
          <w:kern w:val="0"/>
          <w:sz w:val="20"/>
          <w:szCs w:val="20"/>
          <w:lang w:eastAsia="zh-CN"/>
        </w:rPr>
        <w:t xml:space="preserve"> is suitable for </w:t>
      </w:r>
      <w:r w:rsidR="00AE5B3E" w:rsidRPr="008B3C39">
        <w:rPr>
          <w:rFonts w:ascii="Times New Roman" w:eastAsia="仿宋_GB2312" w:hAnsi="Times New Roman" w:cs="Times New Roman"/>
          <w:color w:val="auto"/>
          <w:kern w:val="0"/>
          <w:sz w:val="20"/>
          <w:szCs w:val="20"/>
          <w:lang w:eastAsia="zh-CN"/>
        </w:rPr>
        <w:t>ASYM-1</w:t>
      </w:r>
      <w:r w:rsidR="00DC4904" w:rsidRPr="008B3C39">
        <w:rPr>
          <w:rFonts w:ascii="Times New Roman" w:eastAsia="仿宋_GB2312" w:hAnsi="Times New Roman" w:cs="Times New Roman"/>
          <w:color w:val="auto"/>
          <w:kern w:val="0"/>
          <w:sz w:val="20"/>
          <w:szCs w:val="20"/>
          <w:lang w:eastAsia="zh-CN"/>
        </w:rPr>
        <w:t>41366</w:t>
      </w:r>
      <w:r w:rsidR="002F36FB" w:rsidRPr="008B3C39">
        <w:rPr>
          <w:rFonts w:ascii="Times New Roman" w:eastAsia="仿宋_GB2312" w:hAnsi="Times New Roman" w:cs="Times New Roman"/>
          <w:color w:val="auto"/>
          <w:kern w:val="0"/>
          <w:sz w:val="20"/>
          <w:szCs w:val="20"/>
          <w:lang w:eastAsia="zh-CN"/>
        </w:rPr>
        <w:t xml:space="preserve"> (</w:t>
      </w:r>
      <w:ins w:id="12846" w:author="Xuning Wei12232" w:date="2026-07-22T11:25:00Z">
        <w:r w:rsidR="003E76D0">
          <w:rPr>
            <w:rFonts w:ascii="Times New Roman" w:eastAsia="仿宋_GB2312" w:hAnsi="Times New Roman" w:cs="Times New Roman"/>
            <w:color w:val="auto"/>
            <w:kern w:val="0"/>
            <w:sz w:val="20"/>
            <w:szCs w:val="20"/>
            <w:lang w:eastAsia="zh-CN"/>
          </w:rPr>
          <w:t xml:space="preserve">Step 1 of </w:t>
        </w:r>
      </w:ins>
      <w:ins w:id="12847" w:author="Xuning Wei12232" w:date="2026-07-22T11:24:00Z">
        <w:r w:rsidR="003E76D0">
          <w:rPr>
            <w:rFonts w:ascii="Times New Roman" w:eastAsia="仿宋_GB2312" w:hAnsi="Times New Roman" w:cs="Times New Roman"/>
            <w:color w:val="auto"/>
            <w:kern w:val="0"/>
            <w:sz w:val="20"/>
            <w:szCs w:val="20"/>
            <w:lang w:eastAsia="zh-CN"/>
          </w:rPr>
          <w:t>CPo</w:t>
        </w:r>
      </w:ins>
      <w:r w:rsidR="002F36FB" w:rsidRPr="008B3C39">
        <w:rPr>
          <w:rFonts w:ascii="Times New Roman" w:eastAsia="仿宋_GB2312" w:hAnsi="Times New Roman" w:cs="Times New Roman"/>
          <w:color w:val="auto"/>
          <w:kern w:val="0"/>
          <w:sz w:val="20"/>
          <w:szCs w:val="20"/>
          <w:lang w:eastAsia="zh-CN"/>
        </w:rPr>
        <w:t>140020</w:t>
      </w:r>
      <w:ins w:id="12848" w:author="Xuning Wei12232" w:date="2026-07-22T11:24:00Z">
        <w:r w:rsidR="003E76D0">
          <w:rPr>
            <w:rFonts w:ascii="Times New Roman" w:eastAsia="仿宋_GB2312" w:hAnsi="Times New Roman" w:cs="Times New Roman"/>
            <w:color w:val="auto"/>
            <w:kern w:val="0"/>
            <w:sz w:val="20"/>
            <w:szCs w:val="20"/>
            <w:lang w:eastAsia="zh-CN"/>
          </w:rPr>
          <w:t>-03</w:t>
        </w:r>
      </w:ins>
      <w:r w:rsidR="002F36FB" w:rsidRPr="008B3C39">
        <w:rPr>
          <w:rFonts w:ascii="Times New Roman" w:eastAsia="仿宋_GB2312" w:hAnsi="Times New Roman" w:cs="Times New Roman"/>
          <w:color w:val="auto"/>
          <w:kern w:val="0"/>
          <w:sz w:val="20"/>
          <w:szCs w:val="20"/>
          <w:lang w:eastAsia="zh-CN"/>
        </w:rPr>
        <w:t>)</w:t>
      </w:r>
      <w:r w:rsidR="00DC4904" w:rsidRPr="008B3C39">
        <w:rPr>
          <w:rFonts w:ascii="Times New Roman" w:eastAsia="仿宋_GB2312" w:hAnsi="Times New Roman" w:cs="Times New Roman"/>
          <w:color w:val="auto"/>
          <w:kern w:val="0"/>
          <w:sz w:val="20"/>
          <w:szCs w:val="20"/>
          <w:lang w:eastAsia="zh-CN"/>
        </w:rPr>
        <w:t xml:space="preserve"> manufacture</w:t>
      </w:r>
      <w:del w:id="12849" w:author="Xuning Wei12232" w:date="2026-07-22T11:25:00Z">
        <w:r w:rsidR="00DC4904" w:rsidRPr="008B3C39" w:rsidDel="003E76D0">
          <w:rPr>
            <w:rFonts w:ascii="Times New Roman" w:eastAsia="仿宋_GB2312" w:hAnsi="Times New Roman" w:cs="Times New Roman"/>
            <w:color w:val="auto"/>
            <w:kern w:val="0"/>
            <w:sz w:val="20"/>
            <w:szCs w:val="20"/>
            <w:lang w:eastAsia="zh-CN"/>
          </w:rPr>
          <w:delText xml:space="preserve"> (step 1</w:delText>
        </w:r>
        <w:r w:rsidRPr="008B3C39" w:rsidDel="003E76D0">
          <w:rPr>
            <w:rFonts w:ascii="Times New Roman" w:eastAsia="仿宋_GB2312" w:hAnsi="Times New Roman" w:cs="Times New Roman"/>
            <w:color w:val="auto"/>
            <w:kern w:val="0"/>
            <w:sz w:val="20"/>
            <w:szCs w:val="20"/>
            <w:lang w:eastAsia="zh-CN"/>
          </w:rPr>
          <w:delText>)</w:delText>
        </w:r>
      </w:del>
    </w:p>
    <w:p w14:paraId="3E9D678B" w14:textId="77777777" w:rsidR="00813D53" w:rsidRPr="008B3C39" w:rsidRDefault="00010358">
      <w:pPr>
        <w:pStyle w:val="1"/>
      </w:pPr>
      <w:bookmarkStart w:id="12850" w:name="_Toc24119149"/>
      <w:bookmarkStart w:id="12851" w:name="_Toc226991300"/>
      <w:r w:rsidRPr="008B3C39">
        <w:t>Revision History</w:t>
      </w:r>
      <w:bookmarkEnd w:id="12850"/>
      <w:bookmarkEnd w:id="128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2473"/>
        <w:gridCol w:w="2976"/>
        <w:gridCol w:w="2340"/>
      </w:tblGrid>
      <w:tr w:rsidR="00987F75" w:rsidRPr="008B3C39" w14:paraId="00258B35" w14:textId="77777777">
        <w:trPr>
          <w:trHeight w:val="397"/>
        </w:trPr>
        <w:tc>
          <w:tcPr>
            <w:tcW w:w="1003" w:type="pct"/>
            <w:shd w:val="clear" w:color="auto" w:fill="E6E6E6"/>
            <w:vAlign w:val="center"/>
          </w:tcPr>
          <w:p w14:paraId="379A0F72" w14:textId="77777777" w:rsidR="00813D53" w:rsidRPr="008B3C39" w:rsidRDefault="00010358">
            <w:pPr>
              <w:spacing w:line="276" w:lineRule="auto"/>
              <w:contextualSpacing/>
              <w:jc w:val="center"/>
              <w:rPr>
                <w:rFonts w:ascii="Times New Roman" w:eastAsia="仿宋_GB2312" w:hAnsi="Times New Roman" w:cs="Times New Roman"/>
                <w:b/>
                <w:color w:val="auto"/>
                <w:sz w:val="20"/>
                <w:szCs w:val="20"/>
              </w:rPr>
            </w:pPr>
            <w:r w:rsidRPr="008B3C39">
              <w:rPr>
                <w:rFonts w:ascii="Times New Roman" w:eastAsia="仿宋_GB2312" w:hAnsi="Times New Roman" w:cs="Times New Roman"/>
                <w:b/>
                <w:color w:val="auto"/>
                <w:sz w:val="20"/>
                <w:szCs w:val="20"/>
              </w:rPr>
              <w:t>Doc</w:t>
            </w:r>
            <w:r w:rsidRPr="008B3C39">
              <w:rPr>
                <w:rFonts w:ascii="Times New Roman" w:eastAsia="仿宋_GB2312" w:hAnsi="Times New Roman" w:cs="Times New Roman"/>
                <w:b/>
                <w:color w:val="auto"/>
                <w:sz w:val="20"/>
                <w:szCs w:val="20"/>
                <w:lang w:eastAsia="zh-CN"/>
              </w:rPr>
              <w:t>.</w:t>
            </w:r>
            <w:r w:rsidRPr="008B3C39">
              <w:rPr>
                <w:rFonts w:ascii="Times New Roman" w:eastAsia="仿宋_GB2312" w:hAnsi="Times New Roman" w:cs="Times New Roman"/>
                <w:b/>
                <w:color w:val="auto"/>
                <w:sz w:val="20"/>
                <w:szCs w:val="20"/>
              </w:rPr>
              <w:t xml:space="preserve"> No. and version</w:t>
            </w:r>
          </w:p>
        </w:tc>
        <w:tc>
          <w:tcPr>
            <w:tcW w:w="1269" w:type="pct"/>
            <w:shd w:val="clear" w:color="auto" w:fill="E6E6E6"/>
            <w:vAlign w:val="center"/>
          </w:tcPr>
          <w:p w14:paraId="2C4F5AFD" w14:textId="77777777" w:rsidR="00813D53" w:rsidRPr="008B3C39" w:rsidRDefault="00010358">
            <w:pPr>
              <w:spacing w:line="276" w:lineRule="auto"/>
              <w:contextualSpacing/>
              <w:jc w:val="center"/>
              <w:rPr>
                <w:rFonts w:ascii="Times New Roman" w:eastAsia="仿宋_GB2312" w:hAnsi="Times New Roman" w:cs="Times New Roman"/>
                <w:b/>
                <w:color w:val="auto"/>
                <w:sz w:val="20"/>
                <w:szCs w:val="20"/>
              </w:rPr>
            </w:pPr>
            <w:r w:rsidRPr="008B3C39">
              <w:rPr>
                <w:rFonts w:ascii="Times New Roman" w:eastAsia="仿宋_GB2312" w:hAnsi="Times New Roman" w:cs="Times New Roman"/>
                <w:b/>
                <w:color w:val="auto"/>
                <w:sz w:val="20"/>
                <w:szCs w:val="20"/>
              </w:rPr>
              <w:t>Document Changes</w:t>
            </w:r>
          </w:p>
        </w:tc>
        <w:tc>
          <w:tcPr>
            <w:tcW w:w="1527" w:type="pct"/>
            <w:shd w:val="clear" w:color="auto" w:fill="E6E6E6"/>
            <w:vAlign w:val="center"/>
          </w:tcPr>
          <w:p w14:paraId="7B6255D4" w14:textId="77777777" w:rsidR="00813D53" w:rsidRPr="008B3C39" w:rsidRDefault="00010358">
            <w:pPr>
              <w:spacing w:line="276" w:lineRule="auto"/>
              <w:contextualSpacing/>
              <w:jc w:val="center"/>
              <w:rPr>
                <w:rFonts w:ascii="Times New Roman" w:eastAsia="仿宋_GB2312" w:hAnsi="Times New Roman" w:cs="Times New Roman"/>
                <w:b/>
                <w:color w:val="auto"/>
                <w:sz w:val="20"/>
                <w:szCs w:val="20"/>
                <w:lang w:eastAsia="zh-CN"/>
              </w:rPr>
            </w:pPr>
            <w:r w:rsidRPr="008B3C39">
              <w:rPr>
                <w:rFonts w:ascii="Times New Roman" w:eastAsia="仿宋_GB2312" w:hAnsi="Times New Roman" w:cs="Times New Roman"/>
                <w:b/>
                <w:color w:val="auto"/>
                <w:sz w:val="20"/>
                <w:szCs w:val="20"/>
                <w:lang w:eastAsia="zh-CN"/>
              </w:rPr>
              <w:t>Justification</w:t>
            </w:r>
          </w:p>
        </w:tc>
        <w:tc>
          <w:tcPr>
            <w:tcW w:w="1201" w:type="pct"/>
            <w:shd w:val="clear" w:color="auto" w:fill="E6E6E6"/>
            <w:vAlign w:val="center"/>
          </w:tcPr>
          <w:p w14:paraId="06838F85" w14:textId="77777777" w:rsidR="00813D53" w:rsidRPr="008B3C39" w:rsidRDefault="00010358">
            <w:pPr>
              <w:spacing w:line="276" w:lineRule="auto"/>
              <w:contextualSpacing/>
              <w:jc w:val="center"/>
              <w:rPr>
                <w:rFonts w:ascii="Times New Roman" w:eastAsia="仿宋_GB2312" w:hAnsi="Times New Roman" w:cs="Times New Roman"/>
                <w:b/>
                <w:color w:val="auto"/>
                <w:sz w:val="20"/>
                <w:szCs w:val="20"/>
              </w:rPr>
            </w:pPr>
            <w:r w:rsidRPr="008B3C39">
              <w:rPr>
                <w:rFonts w:ascii="Times New Roman" w:eastAsia="仿宋_GB2312" w:hAnsi="Times New Roman" w:cs="Times New Roman"/>
                <w:b/>
                <w:color w:val="auto"/>
                <w:sz w:val="20"/>
                <w:szCs w:val="20"/>
                <w:lang w:eastAsia="zh-CN"/>
              </w:rPr>
              <w:t xml:space="preserve">Effective </w:t>
            </w:r>
            <w:r w:rsidRPr="008B3C39">
              <w:rPr>
                <w:rFonts w:ascii="Times New Roman" w:eastAsia="仿宋_GB2312" w:hAnsi="Times New Roman" w:cs="Times New Roman"/>
                <w:b/>
                <w:color w:val="auto"/>
                <w:sz w:val="20"/>
                <w:szCs w:val="20"/>
              </w:rPr>
              <w:t>Date</w:t>
            </w:r>
          </w:p>
        </w:tc>
      </w:tr>
      <w:tr w:rsidR="00813D53" w:rsidRPr="008B3C39" w14:paraId="4813BFEC" w14:textId="77777777">
        <w:trPr>
          <w:trHeight w:val="397"/>
        </w:trPr>
        <w:tc>
          <w:tcPr>
            <w:tcW w:w="1003" w:type="pct"/>
            <w:vAlign w:val="center"/>
          </w:tcPr>
          <w:p w14:paraId="3B5A11F9" w14:textId="11FEB43E" w:rsidR="00813D53" w:rsidRPr="008B3C39" w:rsidRDefault="00E16333" w:rsidP="00DC4904">
            <w:pPr>
              <w:spacing w:line="276" w:lineRule="auto"/>
              <w:contextualSpacing/>
              <w:jc w:val="center"/>
              <w:rPr>
                <w:rFonts w:ascii="Times New Roman" w:eastAsia="仿宋_GB2312" w:hAnsi="Times New Roman" w:cs="Times New Roman"/>
                <w:color w:val="auto"/>
                <w:sz w:val="20"/>
                <w:szCs w:val="20"/>
              </w:rPr>
            </w:pPr>
            <w:r w:rsidRPr="008B3C39">
              <w:rPr>
                <w:rFonts w:ascii="Times New Roman" w:eastAsia="仿宋_GB2312" w:hAnsi="Times New Roman" w:cs="Times New Roman"/>
                <w:color w:val="auto"/>
                <w:sz w:val="20"/>
                <w:szCs w:val="20"/>
                <w:lang w:eastAsia="zh-CN"/>
              </w:rPr>
              <w:t>RA-</w:t>
            </w:r>
            <w:r w:rsidR="00AE5B3E" w:rsidRPr="008B3C39">
              <w:rPr>
                <w:rFonts w:ascii="Times New Roman" w:eastAsia="仿宋_GB2312" w:hAnsi="Times New Roman" w:cs="Times New Roman"/>
                <w:color w:val="auto"/>
                <w:sz w:val="20"/>
                <w:szCs w:val="20"/>
                <w:lang w:eastAsia="zh-CN"/>
              </w:rPr>
              <w:t>1</w:t>
            </w:r>
            <w:r w:rsidR="00DC4904" w:rsidRPr="008B3C39">
              <w:rPr>
                <w:rFonts w:ascii="Times New Roman" w:eastAsia="仿宋_GB2312" w:hAnsi="Times New Roman" w:cs="Times New Roman"/>
                <w:color w:val="auto"/>
                <w:sz w:val="20"/>
                <w:szCs w:val="20"/>
                <w:lang w:eastAsia="zh-CN"/>
              </w:rPr>
              <w:t>40020030101</w:t>
            </w:r>
            <w:r w:rsidR="00010358" w:rsidRPr="008B3C39">
              <w:rPr>
                <w:rFonts w:ascii="Times New Roman" w:eastAsia="仿宋_GB2312" w:hAnsi="Times New Roman" w:cs="Times New Roman"/>
                <w:color w:val="auto"/>
                <w:sz w:val="20"/>
                <w:szCs w:val="20"/>
                <w:lang w:eastAsia="zh-CN"/>
              </w:rPr>
              <w:t>.01</w:t>
            </w:r>
          </w:p>
        </w:tc>
        <w:tc>
          <w:tcPr>
            <w:tcW w:w="1269" w:type="pct"/>
            <w:vAlign w:val="center"/>
          </w:tcPr>
          <w:p w14:paraId="09704D43" w14:textId="77777777" w:rsidR="00813D53" w:rsidRPr="008B3C39" w:rsidRDefault="00010358">
            <w:pPr>
              <w:spacing w:line="276" w:lineRule="auto"/>
              <w:contextualSpacing/>
              <w:jc w:val="center"/>
              <w:rPr>
                <w:rFonts w:ascii="Times New Roman" w:eastAsia="仿宋_GB2312" w:hAnsi="Times New Roman" w:cs="Times New Roman"/>
                <w:color w:val="auto"/>
                <w:sz w:val="20"/>
                <w:szCs w:val="20"/>
                <w:lang w:eastAsia="zh-CN"/>
              </w:rPr>
            </w:pPr>
            <w:r w:rsidRPr="008B3C39">
              <w:rPr>
                <w:rFonts w:ascii="Times New Roman" w:eastAsia="仿宋_GB2312" w:hAnsi="Times New Roman" w:cs="Times New Roman"/>
                <w:color w:val="auto"/>
                <w:sz w:val="20"/>
                <w:szCs w:val="20"/>
                <w:lang w:eastAsia="zh-CN"/>
              </w:rPr>
              <w:t>N/A</w:t>
            </w:r>
          </w:p>
        </w:tc>
        <w:tc>
          <w:tcPr>
            <w:tcW w:w="1527" w:type="pct"/>
            <w:vAlign w:val="center"/>
          </w:tcPr>
          <w:p w14:paraId="3450B000" w14:textId="77777777" w:rsidR="00813D53" w:rsidRPr="008B3C39" w:rsidRDefault="00010358">
            <w:pPr>
              <w:spacing w:line="276" w:lineRule="auto"/>
              <w:contextualSpacing/>
              <w:jc w:val="center"/>
              <w:rPr>
                <w:rFonts w:ascii="Times New Roman" w:eastAsia="仿宋_GB2312" w:hAnsi="Times New Roman" w:cs="Times New Roman"/>
                <w:color w:val="auto"/>
                <w:sz w:val="20"/>
                <w:szCs w:val="20"/>
                <w:lang w:eastAsia="zh-CN"/>
              </w:rPr>
            </w:pPr>
            <w:r w:rsidRPr="008B3C39">
              <w:rPr>
                <w:rFonts w:ascii="Times New Roman" w:eastAsia="仿宋_GB2312" w:hAnsi="Times New Roman" w:cs="Times New Roman"/>
                <w:color w:val="auto"/>
                <w:sz w:val="20"/>
                <w:szCs w:val="20"/>
                <w:lang w:eastAsia="zh-CN"/>
              </w:rPr>
              <w:t>The first version</w:t>
            </w:r>
          </w:p>
        </w:tc>
        <w:tc>
          <w:tcPr>
            <w:tcW w:w="1201" w:type="pct"/>
            <w:vAlign w:val="center"/>
          </w:tcPr>
          <w:p w14:paraId="167CAD5E" w14:textId="77777777" w:rsidR="00813D53" w:rsidRPr="008B3C39" w:rsidRDefault="00010358">
            <w:pPr>
              <w:spacing w:line="276" w:lineRule="auto"/>
              <w:contextualSpacing/>
              <w:jc w:val="center"/>
              <w:rPr>
                <w:rFonts w:ascii="Times New Roman" w:eastAsia="仿宋_GB2312" w:hAnsi="Times New Roman" w:cs="Times New Roman"/>
                <w:color w:val="auto"/>
                <w:sz w:val="20"/>
                <w:szCs w:val="20"/>
                <w:lang w:eastAsia="zh-CN"/>
              </w:rPr>
            </w:pPr>
            <w:r w:rsidRPr="008B3C39">
              <w:rPr>
                <w:rFonts w:ascii="Times New Roman" w:eastAsia="仿宋_GB2312" w:hAnsi="Times New Roman" w:cs="Times New Roman"/>
                <w:color w:val="auto"/>
                <w:sz w:val="20"/>
                <w:szCs w:val="20"/>
                <w:lang w:eastAsia="zh-CN"/>
              </w:rPr>
              <w:t xml:space="preserve">The last signature date is the effective date. </w:t>
            </w:r>
          </w:p>
        </w:tc>
      </w:tr>
    </w:tbl>
    <w:p w14:paraId="38B6933B" w14:textId="77777777" w:rsidR="00813D53" w:rsidRPr="008B3C39" w:rsidRDefault="00813D53">
      <w:pPr>
        <w:snapToGrid w:val="0"/>
        <w:rPr>
          <w:rFonts w:ascii="Times New Roman" w:eastAsia="仿宋_GB2312" w:hAnsi="Times New Roman" w:cs="Times New Roman"/>
          <w:color w:val="auto"/>
          <w:kern w:val="0"/>
          <w:szCs w:val="21"/>
          <w:lang w:eastAsia="zh-CN"/>
        </w:rPr>
      </w:pPr>
    </w:p>
    <w:sectPr w:rsidR="00813D53" w:rsidRPr="008B3C39" w:rsidSect="000B5026">
      <w:headerReference w:type="even" r:id="rId26"/>
      <w:headerReference w:type="default" r:id="rId27"/>
      <w:headerReference w:type="first" r:id="rId28"/>
      <w:pgSz w:w="11907" w:h="16839"/>
      <w:pgMar w:top="720" w:right="1077" w:bottom="720" w:left="107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2" w:author="Veera Venkata Satyanarayana Chiranjeevi Geda" w:date="2026-05-21T12:22:00Z" w:initials="VG">
    <w:p w14:paraId="558EF78A" w14:textId="77777777" w:rsidR="00ED6DF6" w:rsidRDefault="00ED6DF6" w:rsidP="008E2B4C">
      <w:pPr>
        <w:pStyle w:val="CommentText1"/>
      </w:pPr>
      <w:r>
        <w:rPr>
          <w:rStyle w:val="CommentReference1"/>
        </w:rPr>
        <w:annotationRef/>
      </w:r>
      <w:r w:rsidRPr="5173439A">
        <w:t>Refer L1 comments with same context.</w:t>
      </w:r>
    </w:p>
  </w:comment>
  <w:comment w:id="43" w:author="Xuning Wei12232" w:date="2026-05-25T14:26:00Z" w:initials="XW">
    <w:p w14:paraId="1BD3D6E8" w14:textId="32F4AF4D" w:rsidR="00ED6DF6" w:rsidRDefault="00ED6DF6">
      <w:pPr>
        <w:pStyle w:val="aff"/>
      </w:pPr>
      <w:r>
        <w:rPr>
          <w:rStyle w:val="aff1"/>
        </w:rPr>
        <w:annotationRef/>
      </w:r>
      <w:r>
        <w:rPr>
          <w:rFonts w:eastAsiaTheme="minorEastAsia" w:hint="eastAsia"/>
          <w:lang w:eastAsia="zh-CN"/>
        </w:rPr>
        <w:t>OK,</w:t>
      </w:r>
      <w:r>
        <w:rPr>
          <w:rFonts w:eastAsiaTheme="minorEastAsia"/>
          <w:lang w:eastAsia="zh-CN"/>
        </w:rPr>
        <w:t xml:space="preserve"> thanks. </w:t>
      </w:r>
      <w:r>
        <w:rPr>
          <w:rFonts w:eastAsiaTheme="minorEastAsia" w:hint="eastAsia"/>
          <w:lang w:eastAsia="zh-CN"/>
        </w:rPr>
        <w:t>Has</w:t>
      </w:r>
      <w:r>
        <w:rPr>
          <w:rFonts w:eastAsiaTheme="minorEastAsia"/>
          <w:lang w:eastAsia="zh-CN"/>
        </w:rPr>
        <w:t xml:space="preserve"> </w:t>
      </w:r>
      <w:r>
        <w:rPr>
          <w:rFonts w:eastAsiaTheme="minorEastAsia" w:hint="eastAsia"/>
          <w:lang w:eastAsia="zh-CN"/>
        </w:rPr>
        <w:t>been</w:t>
      </w:r>
      <w:r>
        <w:rPr>
          <w:rFonts w:eastAsiaTheme="minorEastAsia"/>
          <w:lang w:eastAsia="zh-CN"/>
        </w:rPr>
        <w:t xml:space="preserve"> adjusted </w:t>
      </w:r>
      <w:r>
        <w:t>r</w:t>
      </w:r>
      <w:r w:rsidRPr="5173439A">
        <w:t>efer L1</w:t>
      </w:r>
    </w:p>
  </w:comment>
  <w:comment w:id="44" w:author="Diedra Shorty-Duffie" w:date="2026-05-06T12:00:00Z" w:initials="DS">
    <w:p w14:paraId="53950A4F" w14:textId="3AA6615D" w:rsidR="00ED6DF6" w:rsidRDefault="00ED6DF6">
      <w:pPr>
        <w:pStyle w:val="CommentText1"/>
      </w:pPr>
      <w:r>
        <w:rPr>
          <w:rStyle w:val="CommentReference1"/>
        </w:rPr>
        <w:annotationRef/>
      </w:r>
      <w:r w:rsidRPr="41B06627">
        <w:t>Standardize with L1 ESA naming here and in title/header</w:t>
      </w:r>
    </w:p>
  </w:comment>
  <w:comment w:id="45" w:author="Pengda Zhao - Network" w:date="2026-05-12T11:30:00Z" w:initials="PN">
    <w:p w14:paraId="7E787002" w14:textId="565B8B72" w:rsidR="00ED6DF6" w:rsidRDefault="00ED6DF6">
      <w:pPr>
        <w:pStyle w:val="CommentText1"/>
      </w:pPr>
      <w:r>
        <w:rPr>
          <w:rStyle w:val="CommentReference1"/>
        </w:rPr>
        <w:annotationRef/>
      </w:r>
      <w:r w:rsidRPr="6DDBB619">
        <w:t>Thanks, it has been changed.</w:t>
      </w:r>
    </w:p>
  </w:comment>
  <w:comment w:id="102" w:author="Johan Granander" w:date="2026-05-04T10:39:00Z" w:initials="JG">
    <w:p w14:paraId="113315B7" w14:textId="77777777" w:rsidR="00ED6DF6" w:rsidRDefault="00ED6DF6" w:rsidP="00BC47E2">
      <w:pPr>
        <w:pStyle w:val="CommentText1"/>
      </w:pPr>
      <w:r>
        <w:rPr>
          <w:rStyle w:val="CommentReference1"/>
        </w:rPr>
        <w:annotationRef/>
      </w:r>
      <w:r>
        <w:rPr>
          <w:lang w:val="sv-SE"/>
        </w:rPr>
        <w:t>The scheme is missing the assignments for Steps 1 and 2 (its just showing a, b, c etc)</w:t>
      </w:r>
      <w:r>
        <w:rPr>
          <w:lang w:val="sv-SE"/>
        </w:rPr>
        <w:br/>
      </w:r>
      <w:r>
        <w:rPr>
          <w:lang w:val="sv-SE"/>
        </w:rPr>
        <w:br/>
        <w:t>The DMF reswell volume (Step 1a) is 8.0 V (7.0 V + 1.0 V) in step 3.1.3 further down in the MOR.</w:t>
      </w:r>
      <w:r>
        <w:rPr>
          <w:lang w:val="sv-SE"/>
        </w:rPr>
        <w:br/>
      </w:r>
      <w:r>
        <w:rPr>
          <w:lang w:val="sv-SE"/>
        </w:rPr>
        <w:br/>
        <w:t xml:space="preserve">Check the DMF volume in Step 1c, there seems to be only 3.5 V added, followed by 1.0 V to rinse the activation tank. </w:t>
      </w:r>
      <w:r>
        <w:rPr>
          <w:lang w:val="sv-SE"/>
        </w:rPr>
        <w:br/>
      </w:r>
      <w:r>
        <w:rPr>
          <w:lang w:val="sv-SE"/>
        </w:rPr>
        <w:br/>
        <w:t>Add DMF volume to wash 1f.</w:t>
      </w:r>
      <w:r>
        <w:rPr>
          <w:lang w:val="sv-SE"/>
        </w:rPr>
        <w:br/>
      </w:r>
      <w:r>
        <w:rPr>
          <w:lang w:val="sv-SE"/>
        </w:rPr>
        <w:br/>
        <w:t>In Step 2d, the MOR describes using 2.0 eq. PyBOP, not 3.0 eq. Also, check the DMF volume used.</w:t>
      </w:r>
      <w:r>
        <w:rPr>
          <w:lang w:val="sv-SE"/>
        </w:rPr>
        <w:br/>
      </w:r>
      <w:r>
        <w:rPr>
          <w:lang w:val="sv-SE"/>
        </w:rPr>
        <w:br/>
        <w:t>The process deprotection and coupling for AA14 is different from the other AAs.</w:t>
      </w:r>
      <w:r>
        <w:rPr>
          <w:lang w:val="sv-SE"/>
        </w:rPr>
        <w:br/>
      </w:r>
      <w:r>
        <w:rPr>
          <w:lang w:val="sv-SE"/>
        </w:rPr>
        <w:br/>
        <w:t>The final deswell and wash steps are missing.</w:t>
      </w:r>
      <w:r>
        <w:rPr>
          <w:lang w:val="sv-SE"/>
        </w:rPr>
        <w:br/>
      </w:r>
    </w:p>
  </w:comment>
  <w:comment w:id="103" w:author="Xuning Wei12232" w:date="2026-05-20T10:51:00Z" w:initials="XW">
    <w:p w14:paraId="4F03C12E" w14:textId="6EA34055" w:rsidR="00ED6DF6" w:rsidRDefault="00ED6DF6">
      <w:pPr>
        <w:pStyle w:val="aff"/>
      </w:pPr>
      <w:r>
        <w:rPr>
          <w:rStyle w:val="aff1"/>
        </w:rPr>
        <w:annotationRef/>
      </w:r>
      <w:r>
        <w:t>Thanks for your suggestions.</w:t>
      </w:r>
      <w:r>
        <w:br/>
      </w:r>
      <w:r>
        <w:br/>
        <w:t xml:space="preserve">Relevant information of Step 1 and Step 2 has been updated. </w:t>
      </w:r>
      <w:r>
        <w:br/>
      </w:r>
      <w:r>
        <w:br/>
        <w:t xml:space="preserve">Specific parameters will be specified in the process details, with only brief description here. </w:t>
      </w:r>
      <w:r>
        <w:br/>
      </w:r>
      <w:r>
        <w:br/>
      </w:r>
      <w:r>
        <w:rPr>
          <w:lang w:val="sv-SE"/>
        </w:rPr>
        <w:t>AA14</w:t>
      </w:r>
      <w:r>
        <w:t xml:space="preserve"> is revised, and the final washing step is added.</w:t>
      </w:r>
    </w:p>
  </w:comment>
  <w:comment w:id="175" w:author="Johan Granander" w:date="2026-05-04T10:44:00Z" w:initials="JG">
    <w:p w14:paraId="1038A0CD" w14:textId="77777777" w:rsidR="00ED6DF6" w:rsidRDefault="00ED6DF6" w:rsidP="0061701E">
      <w:pPr>
        <w:pStyle w:val="CommentText1"/>
      </w:pPr>
      <w:r>
        <w:rPr>
          <w:rStyle w:val="CommentReference1"/>
        </w:rPr>
        <w:annotationRef/>
      </w:r>
      <w:r>
        <w:rPr>
          <w:lang w:val="sv-SE"/>
        </w:rPr>
        <w:t>The MOR states 200-300 kg in Step 3.0.1, which is correct?</w:t>
      </w:r>
    </w:p>
  </w:comment>
  <w:comment w:id="176" w:author="Pengda Zhao - Network" w:date="2026-05-12T11:53:00Z" w:initials="PN">
    <w:p w14:paraId="689F68D2" w14:textId="364CA595" w:rsidR="00ED6DF6" w:rsidRDefault="00ED6DF6">
      <w:pPr>
        <w:pStyle w:val="CommentText1"/>
      </w:pPr>
      <w:r>
        <w:rPr>
          <w:rStyle w:val="CommentReference1"/>
        </w:rPr>
        <w:annotationRef/>
      </w:r>
      <w:r w:rsidRPr="0BFB5D07">
        <w:t>The 200-300kg range in MOR is correct. ESA has been revised to be consistent with that in MOR.</w:t>
      </w:r>
    </w:p>
  </w:comment>
  <w:comment w:id="185" w:author="Diedra Shorty-Duffie" w:date="2026-05-06T12:30:00Z" w:initials="DS">
    <w:p w14:paraId="1970B803" w14:textId="36C1866C" w:rsidR="00ED6DF6" w:rsidRDefault="00ED6DF6">
      <w:pPr>
        <w:pStyle w:val="CommentText1"/>
      </w:pPr>
      <w:r>
        <w:rPr>
          <w:rStyle w:val="CommentReference1"/>
        </w:rPr>
        <w:annotationRef/>
      </w:r>
      <w:r w:rsidRPr="24A1F168">
        <w:t xml:space="preserve">Please also note if this is the activation tank or reactor when first listed </w:t>
      </w:r>
    </w:p>
  </w:comment>
  <w:comment w:id="186" w:author="Pengda Zhao - Network" w:date="2026-05-12T12:11:00Z" w:initials="PN">
    <w:p w14:paraId="1A02EF05" w14:textId="6DCEF97D" w:rsidR="00ED6DF6" w:rsidRDefault="00ED6DF6">
      <w:pPr>
        <w:pStyle w:val="CommentText1"/>
      </w:pPr>
      <w:r>
        <w:rPr>
          <w:rStyle w:val="CommentReference1"/>
        </w:rPr>
        <w:annotationRef/>
      </w:r>
      <w:r w:rsidRPr="0BFA6647">
        <w:t>Thanks, it has been modified.</w:t>
      </w:r>
    </w:p>
  </w:comment>
  <w:comment w:id="225" w:author="Johan Granander" w:date="2026-05-04T10:47:00Z" w:initials="JG">
    <w:p w14:paraId="7CA03FB8" w14:textId="77777777" w:rsidR="00ED6DF6" w:rsidRDefault="00ED6DF6" w:rsidP="00D72AA8">
      <w:pPr>
        <w:pStyle w:val="CommentText1"/>
      </w:pPr>
      <w:r>
        <w:rPr>
          <w:rStyle w:val="CommentReference1"/>
        </w:rPr>
        <w:annotationRef/>
      </w:r>
      <w:r>
        <w:rPr>
          <w:lang w:val="sv-SE"/>
        </w:rPr>
        <w:t>Add volume (1.0 V)</w:t>
      </w:r>
    </w:p>
  </w:comment>
  <w:comment w:id="226" w:author="Pengda Zhao - Network" w:date="2026-05-12T14:06:00Z" w:initials="PN">
    <w:p w14:paraId="62979D98" w14:textId="39E4869E" w:rsidR="00ED6DF6" w:rsidRDefault="00ED6DF6">
      <w:pPr>
        <w:pStyle w:val="CommentText1"/>
      </w:pPr>
      <w:r>
        <w:rPr>
          <w:rStyle w:val="CommentReference1"/>
        </w:rPr>
        <w:annotationRef/>
      </w:r>
      <w:r w:rsidRPr="19B6AF9F">
        <w:t>Thanks, it has been added.</w:t>
      </w:r>
    </w:p>
  </w:comment>
  <w:comment w:id="261" w:author="Johan Granander" w:date="2026-05-04T10:49:00Z" w:initials="JG">
    <w:p w14:paraId="41F3082A" w14:textId="77777777" w:rsidR="00ED6DF6" w:rsidRDefault="00ED6DF6" w:rsidP="00DF1600">
      <w:pPr>
        <w:pStyle w:val="CommentText1"/>
      </w:pPr>
      <w:r>
        <w:rPr>
          <w:rStyle w:val="CommentReference1"/>
        </w:rPr>
        <w:annotationRef/>
      </w:r>
      <w:r>
        <w:rPr>
          <w:lang w:val="sv-SE"/>
        </w:rPr>
        <w:t>The subsequent resin wash using DMF (5 V) is missing in the description.</w:t>
      </w:r>
    </w:p>
  </w:comment>
  <w:comment w:id="262" w:author="Xuning Wei12232" w:date="2026-05-20T15:47:00Z" w:initials="XW">
    <w:p w14:paraId="3936A820" w14:textId="16BD697A" w:rsidR="00ED6DF6" w:rsidRDefault="00ED6DF6">
      <w:pPr>
        <w:pStyle w:val="aff"/>
      </w:pPr>
      <w:r>
        <w:rPr>
          <w:rStyle w:val="aff1"/>
        </w:rPr>
        <w:annotationRef/>
      </w:r>
      <w:r>
        <w:rPr>
          <w:rFonts w:asciiTheme="minorEastAsia" w:eastAsiaTheme="minorEastAsia" w:hAnsiTheme="minorEastAsia" w:hint="eastAsia"/>
          <w:lang w:eastAsia="zh-CN"/>
        </w:rPr>
        <w:t>H</w:t>
      </w:r>
      <w:r>
        <w:t>as been added. Thanks</w:t>
      </w:r>
    </w:p>
  </w:comment>
  <w:comment w:id="305" w:author="Johan Granander" w:date="2026-05-04T10:52:00Z" w:initials="JG">
    <w:p w14:paraId="4E319CA2" w14:textId="77777777" w:rsidR="00ED6DF6" w:rsidRDefault="00ED6DF6" w:rsidP="007475E4">
      <w:pPr>
        <w:pStyle w:val="CommentText1"/>
      </w:pPr>
      <w:r>
        <w:rPr>
          <w:rStyle w:val="CommentReference1"/>
        </w:rPr>
        <w:annotationRef/>
      </w:r>
      <w:r>
        <w:rPr>
          <w:lang w:val="sv-SE"/>
        </w:rPr>
        <w:t>I cannot see the instructions for this test in the MOR.</w:t>
      </w:r>
    </w:p>
  </w:comment>
  <w:comment w:id="306" w:author="Xuning Wei12232" w:date="2026-05-20T13:52:00Z" w:initials="XW">
    <w:p w14:paraId="00D03323" w14:textId="49CA0CF2" w:rsidR="00ED6DF6" w:rsidRDefault="00ED6DF6">
      <w:pPr>
        <w:pStyle w:val="aff"/>
      </w:pPr>
      <w:r>
        <w:rPr>
          <w:rStyle w:val="aff1"/>
        </w:rPr>
        <w:annotationRef/>
      </w:r>
      <w:r>
        <w:t>Has been removed, thanks</w:t>
      </w:r>
    </w:p>
  </w:comment>
  <w:comment w:id="393" w:author="Johan Granander" w:date="2026-05-04T11:05:00Z" w:initials="JG">
    <w:p w14:paraId="1F95348A" w14:textId="77777777" w:rsidR="00ED6DF6" w:rsidRDefault="00ED6DF6" w:rsidP="00974D3A">
      <w:pPr>
        <w:pStyle w:val="aff"/>
      </w:pPr>
      <w:r>
        <w:rPr>
          <w:rStyle w:val="CommentReference1"/>
        </w:rPr>
        <w:annotationRef/>
      </w:r>
      <w:r>
        <w:rPr>
          <w:lang w:val="sv-SE"/>
        </w:rPr>
        <w:t>See comment above.</w:t>
      </w:r>
    </w:p>
  </w:comment>
  <w:comment w:id="394" w:author="Xuning Wei12232" w:date="2026-05-20T16:31:00Z" w:initials="XW">
    <w:p w14:paraId="3A0D550B" w14:textId="77777777" w:rsidR="00ED6DF6" w:rsidRPr="00B6126C" w:rsidRDefault="00ED6DF6" w:rsidP="00974D3A">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395" w:author="Johan Granander" w:date="2026-05-27T19:30:00Z" w:initials="JG">
    <w:p w14:paraId="2C8468B4" w14:textId="77777777" w:rsidR="00ED6DF6" w:rsidRDefault="00ED6DF6" w:rsidP="00974D3A">
      <w:pPr>
        <w:pStyle w:val="aff"/>
      </w:pPr>
      <w:r>
        <w:rPr>
          <w:rStyle w:val="aff1"/>
        </w:rPr>
        <w:annotationRef/>
      </w:r>
      <w:r>
        <w:rPr>
          <w:lang w:val="sv-SE"/>
        </w:rPr>
        <w:t>It says ’piperidine solution’ not ’piperidine solution in DMF’</w:t>
      </w:r>
    </w:p>
  </w:comment>
  <w:comment w:id="396" w:author="Zhenxin Yan - Network" w:date="2026-06-09T14:27:00Z" w:initials="ZN">
    <w:p w14:paraId="6EB195D5" w14:textId="77777777" w:rsidR="00ED6DF6" w:rsidRDefault="00ED6DF6" w:rsidP="00974D3A">
      <w:r>
        <w:annotationRef/>
      </w:r>
      <w:r w:rsidRPr="03E8B9F7">
        <w:t>Modified</w:t>
      </w:r>
    </w:p>
  </w:comment>
  <w:comment w:id="398" w:author="Johan Granander" w:date="2026-05-04T11:00:00Z" w:initials="JG">
    <w:p w14:paraId="684C0D8F" w14:textId="77777777" w:rsidR="00ED6DF6" w:rsidRDefault="00ED6DF6" w:rsidP="00B723E5">
      <w:pPr>
        <w:pStyle w:val="CommentText1"/>
      </w:pPr>
      <w:r>
        <w:rPr>
          <w:rStyle w:val="CommentReference1"/>
        </w:rPr>
        <w:annotationRef/>
      </w:r>
      <w:r>
        <w:rPr>
          <w:lang w:val="sv-SE"/>
        </w:rPr>
        <w:t>Maybe clarify that this is 20% Piperidine in DMF.</w:t>
      </w:r>
    </w:p>
  </w:comment>
  <w:comment w:id="399" w:author="Xuning Wei12232" w:date="2026-05-20T16:28:00Z" w:initials="XW">
    <w:p w14:paraId="7FD7C314" w14:textId="15B04256" w:rsidR="00ED6DF6" w:rsidRPr="00C07BE9" w:rsidRDefault="00ED6DF6">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 xml:space="preserve">as been added. </w:t>
      </w:r>
    </w:p>
  </w:comment>
  <w:comment w:id="400" w:author="Johan Granander" w:date="2026-05-27T19:29:00Z" w:initials="JG">
    <w:p w14:paraId="00498284" w14:textId="77777777" w:rsidR="00ED6DF6" w:rsidRDefault="00ED6DF6" w:rsidP="00A439FD">
      <w:pPr>
        <w:pStyle w:val="aff"/>
      </w:pPr>
      <w:r>
        <w:rPr>
          <w:rStyle w:val="aff1"/>
        </w:rPr>
        <w:annotationRef/>
      </w:r>
      <w:r>
        <w:rPr>
          <w:lang w:val="sv-SE"/>
        </w:rPr>
        <w:t>Hmm... It says ’piperidine solution’ not ’piperidine solution in DMF’</w:t>
      </w:r>
    </w:p>
  </w:comment>
  <w:comment w:id="401" w:author="Zhenxin Yan - Network" w:date="2026-06-09T14:26:00Z" w:initials="ZN">
    <w:p w14:paraId="11E4EAEA" w14:textId="48CF3458" w:rsidR="00ED6DF6" w:rsidRDefault="00ED6DF6">
      <w:r>
        <w:annotationRef/>
      </w:r>
      <w:r w:rsidRPr="1FCE9D7E">
        <w:t>Modified</w:t>
      </w:r>
    </w:p>
  </w:comment>
  <w:comment w:id="468" w:author="Johan Granander" w:date="2026-05-04T11:02:00Z" w:initials="JG">
    <w:p w14:paraId="0D03D94C" w14:textId="77777777" w:rsidR="00ED6DF6" w:rsidRDefault="00ED6DF6" w:rsidP="00CF7F7D">
      <w:pPr>
        <w:pStyle w:val="CommentText1"/>
      </w:pPr>
      <w:r>
        <w:rPr>
          <w:rStyle w:val="CommentReference1"/>
        </w:rPr>
        <w:annotationRef/>
      </w:r>
      <w:r>
        <w:rPr>
          <w:lang w:val="sv-SE"/>
        </w:rPr>
        <w:t>Add number of equivalents used to align with other reagent charges.</w:t>
      </w:r>
    </w:p>
  </w:comment>
  <w:comment w:id="469" w:author="Xuning Wei12232" w:date="2026-05-25T11:30:00Z" w:initials="XW">
    <w:p w14:paraId="422C2C08" w14:textId="698089DE" w:rsidR="00ED6DF6" w:rsidRPr="004B098E" w:rsidRDefault="00ED6DF6">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 Thank you.</w:t>
      </w:r>
    </w:p>
  </w:comment>
  <w:comment w:id="508" w:author="Johan Granander" w:date="2026-05-04T11:05:00Z" w:initials="JG">
    <w:p w14:paraId="00D24C1B" w14:textId="77777777" w:rsidR="00ED6DF6" w:rsidRDefault="00ED6DF6" w:rsidP="00974D3A">
      <w:pPr>
        <w:pStyle w:val="aff"/>
      </w:pPr>
      <w:r>
        <w:rPr>
          <w:rStyle w:val="CommentReference1"/>
        </w:rPr>
        <w:annotationRef/>
      </w:r>
      <w:r>
        <w:rPr>
          <w:lang w:val="sv-SE"/>
        </w:rPr>
        <w:t>See comment above.</w:t>
      </w:r>
    </w:p>
  </w:comment>
  <w:comment w:id="509" w:author="Xuning Wei12232" w:date="2026-05-20T16:31:00Z" w:initials="XW">
    <w:p w14:paraId="1EBE49E7" w14:textId="77777777" w:rsidR="00ED6DF6" w:rsidRPr="00B6126C" w:rsidRDefault="00ED6DF6" w:rsidP="00974D3A">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510" w:author="Johan Granander" w:date="2026-05-27T19:30:00Z" w:initials="JG">
    <w:p w14:paraId="0525EF33" w14:textId="77777777" w:rsidR="00ED6DF6" w:rsidRDefault="00ED6DF6" w:rsidP="00974D3A">
      <w:pPr>
        <w:pStyle w:val="aff"/>
      </w:pPr>
      <w:r>
        <w:rPr>
          <w:rStyle w:val="aff1"/>
        </w:rPr>
        <w:annotationRef/>
      </w:r>
      <w:r>
        <w:rPr>
          <w:lang w:val="sv-SE"/>
        </w:rPr>
        <w:t>It says ’piperidine solution’ not ’piperidine solution in DMF’</w:t>
      </w:r>
    </w:p>
  </w:comment>
  <w:comment w:id="511" w:author="Zhenxin Yan - Network" w:date="2026-06-09T14:27:00Z" w:initials="ZN">
    <w:p w14:paraId="1B56330F" w14:textId="77777777" w:rsidR="00ED6DF6" w:rsidRDefault="00ED6DF6" w:rsidP="00974D3A">
      <w:r>
        <w:annotationRef/>
      </w:r>
      <w:r w:rsidRPr="03E8B9F7">
        <w:t>Modified</w:t>
      </w:r>
    </w:p>
  </w:comment>
  <w:comment w:id="512" w:author="Xuning Wei12232" w:date="2026-07-27T22:38:00Z" w:initials="XW">
    <w:p w14:paraId="4F03777B" w14:textId="21B961C8" w:rsidR="00ED6DF6" w:rsidRDefault="00ED6DF6">
      <w:pPr>
        <w:pStyle w:val="aff"/>
      </w:pPr>
      <w:r>
        <w:rPr>
          <w:rStyle w:val="aff1"/>
        </w:rPr>
        <w:annotationRef/>
      </w:r>
      <w:r>
        <w:t>Following L1 revision, the de-</w:t>
      </w:r>
      <w:proofErr w:type="spellStart"/>
      <w:r>
        <w:t>Fmoc</w:t>
      </w:r>
      <w:proofErr w:type="spellEnd"/>
      <w:r>
        <w:t xml:space="preserve"> operation steps have been consolidated.</w:t>
      </w:r>
    </w:p>
  </w:comment>
  <w:comment w:id="553" w:author="Johan Granander" w:date="2026-05-04T11:05:00Z" w:initials="JG">
    <w:p w14:paraId="2B6509FF" w14:textId="77777777" w:rsidR="00ED6DF6" w:rsidRDefault="00ED6DF6" w:rsidP="00A439FD">
      <w:pPr>
        <w:pStyle w:val="aff"/>
      </w:pPr>
      <w:r>
        <w:rPr>
          <w:rStyle w:val="CommentReference1"/>
        </w:rPr>
        <w:annotationRef/>
      </w:r>
      <w:r>
        <w:rPr>
          <w:lang w:val="sv-SE"/>
        </w:rPr>
        <w:t>See comment above.</w:t>
      </w:r>
    </w:p>
  </w:comment>
  <w:comment w:id="554" w:author="Xuning Wei12232" w:date="2026-05-20T16:31:00Z" w:initials="XW">
    <w:p w14:paraId="6A98A95E" w14:textId="2674ADDD" w:rsidR="00ED6DF6" w:rsidRPr="00B6126C" w:rsidRDefault="00ED6DF6">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555" w:author="Johan Granander" w:date="2026-05-27T19:30:00Z" w:initials="JG">
    <w:p w14:paraId="281B50C7" w14:textId="77777777" w:rsidR="00ED6DF6" w:rsidRDefault="00ED6DF6" w:rsidP="00C57B96">
      <w:pPr>
        <w:pStyle w:val="aff"/>
      </w:pPr>
      <w:r>
        <w:rPr>
          <w:rStyle w:val="aff1"/>
        </w:rPr>
        <w:annotationRef/>
      </w:r>
      <w:r>
        <w:rPr>
          <w:lang w:val="sv-SE"/>
        </w:rPr>
        <w:t>It says ’piperidine solution’ not ’piperidine solution in DMF’</w:t>
      </w:r>
    </w:p>
  </w:comment>
  <w:comment w:id="556" w:author="Zhenxin Yan - Network" w:date="2026-06-09T14:27:00Z" w:initials="ZN">
    <w:p w14:paraId="2565BF21" w14:textId="7A55D1BA" w:rsidR="00ED6DF6" w:rsidRDefault="00ED6DF6">
      <w:r>
        <w:annotationRef/>
      </w:r>
      <w:r w:rsidRPr="03E8B9F7">
        <w:t>Modified</w:t>
      </w:r>
    </w:p>
  </w:comment>
  <w:comment w:id="641" w:author="Diedra Shorty-Duffie" w:date="2026-05-06T13:20:00Z" w:initials="DS">
    <w:p w14:paraId="601BEC87" w14:textId="52F94093" w:rsidR="00ED6DF6" w:rsidRDefault="00ED6DF6">
      <w:pPr>
        <w:pStyle w:val="CommentText1"/>
      </w:pPr>
      <w:r>
        <w:rPr>
          <w:rStyle w:val="CommentReference1"/>
        </w:rPr>
        <w:annotationRef/>
      </w:r>
      <w:r w:rsidRPr="289112DD">
        <w:t xml:space="preserve">Adjust naming to </w:t>
      </w:r>
      <w:proofErr w:type="spellStart"/>
      <w:r w:rsidRPr="289112DD">
        <w:t>ninhydrin</w:t>
      </w:r>
      <w:proofErr w:type="spellEnd"/>
      <w:r w:rsidRPr="289112DD">
        <w:t xml:space="preserve"> test</w:t>
      </w:r>
    </w:p>
  </w:comment>
  <w:comment w:id="642" w:author="Xuning Wei12232" w:date="2026-05-20T16:35:00Z" w:initials="XW">
    <w:p w14:paraId="3923F238" w14:textId="1C1B6B33" w:rsidR="00ED6DF6" w:rsidRPr="00A17198" w:rsidRDefault="00ED6DF6">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adjusted. Thanks.</w:t>
      </w:r>
    </w:p>
  </w:comment>
  <w:comment w:id="648" w:author="Diedra Shorty-Duffie" w:date="2026-05-06T13:21:00Z" w:initials="DS">
    <w:p w14:paraId="36874F44" w14:textId="627BB40D" w:rsidR="00ED6DF6" w:rsidRDefault="00ED6DF6">
      <w:pPr>
        <w:pStyle w:val="CommentText1"/>
      </w:pPr>
      <w:r>
        <w:rPr>
          <w:rStyle w:val="CommentReference1"/>
        </w:rPr>
        <w:annotationRef/>
      </w:r>
      <w:r w:rsidRPr="1265B728">
        <w:t xml:space="preserve">Is this step remaining in L2? It is removed in L1 </w:t>
      </w:r>
    </w:p>
  </w:comment>
  <w:comment w:id="649" w:author="Xuning Wei12232" w:date="2026-05-20T16:33:00Z" w:initials="XW">
    <w:p w14:paraId="75AB732D" w14:textId="56626AF4" w:rsidR="00ED6DF6" w:rsidRDefault="00ED6DF6">
      <w:pPr>
        <w:pStyle w:val="aff"/>
      </w:pPr>
      <w:r>
        <w:rPr>
          <w:rStyle w:val="aff1"/>
        </w:rPr>
        <w:annotationRef/>
      </w:r>
      <w:r>
        <w:t>We will remove these rinsing operations in accordance with L1. Thanks</w:t>
      </w:r>
    </w:p>
  </w:comment>
  <w:comment w:id="679" w:author="Johan Granander" w:date="2026-05-04T11:15:00Z" w:initials="JG">
    <w:p w14:paraId="65B11FAC" w14:textId="77777777" w:rsidR="00ED6DF6" w:rsidRDefault="00ED6DF6" w:rsidP="00D97B1C">
      <w:pPr>
        <w:pStyle w:val="CommentText1"/>
      </w:pPr>
      <w:r>
        <w:rPr>
          <w:rStyle w:val="CommentReference1"/>
        </w:rPr>
        <w:annotationRef/>
      </w:r>
      <w:r>
        <w:rPr>
          <w:lang w:val="sv-SE"/>
        </w:rPr>
        <w:t>See comment above</w:t>
      </w:r>
    </w:p>
  </w:comment>
  <w:comment w:id="680" w:author="Xuning Wei12232" w:date="2026-05-20T16:31:00Z" w:initials="XW">
    <w:p w14:paraId="5029A5DD" w14:textId="3C06C340"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681" w:author="Johan Granander" w:date="2026-05-27T19:30:00Z" w:initials="JG">
    <w:p w14:paraId="2A5DBF31" w14:textId="54BB350E" w:rsidR="00ED6DF6" w:rsidRDefault="00ED6DF6" w:rsidP="00A439FD">
      <w:pPr>
        <w:pStyle w:val="aff"/>
      </w:pPr>
      <w:r>
        <w:rPr>
          <w:rStyle w:val="aff1"/>
        </w:rPr>
        <w:annotationRef/>
      </w:r>
      <w:r>
        <w:rPr>
          <w:lang w:val="sv-SE"/>
        </w:rPr>
        <w:t>It says ’piperidine solution’ not ’piperidine solution in DMF’</w:t>
      </w:r>
    </w:p>
  </w:comment>
  <w:comment w:id="682" w:author="Zhenxin Yan - Network" w:date="2026-06-09T14:27:00Z" w:initials="ZN">
    <w:p w14:paraId="08F20EAD" w14:textId="20DAA68C" w:rsidR="00ED6DF6" w:rsidRDefault="00ED6DF6">
      <w:r>
        <w:annotationRef/>
      </w:r>
      <w:r w:rsidRPr="7BD32106">
        <w:t>Modified</w:t>
      </w:r>
    </w:p>
  </w:comment>
  <w:comment w:id="739" w:author="Johan Granander" w:date="2026-05-04T11:05:00Z" w:initials="JG">
    <w:p w14:paraId="2CEF3FC0" w14:textId="77777777" w:rsidR="00ED6DF6" w:rsidRDefault="00ED6DF6" w:rsidP="00B159F1">
      <w:pPr>
        <w:pStyle w:val="aff"/>
      </w:pPr>
      <w:r>
        <w:rPr>
          <w:rStyle w:val="CommentReference1"/>
        </w:rPr>
        <w:annotationRef/>
      </w:r>
      <w:r>
        <w:rPr>
          <w:lang w:val="sv-SE"/>
        </w:rPr>
        <w:t>See comment above.</w:t>
      </w:r>
    </w:p>
  </w:comment>
  <w:comment w:id="740" w:author="Xuning Wei12232" w:date="2026-05-20T16:31:00Z" w:initials="XW">
    <w:p w14:paraId="716D7912" w14:textId="77777777" w:rsidR="00ED6DF6" w:rsidRPr="00B6126C" w:rsidRDefault="00ED6DF6" w:rsidP="00B159F1">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741" w:author="Johan Granander" w:date="2026-05-27T19:30:00Z" w:initials="JG">
    <w:p w14:paraId="0FCA9CF4" w14:textId="77777777" w:rsidR="00ED6DF6" w:rsidRDefault="00ED6DF6" w:rsidP="00B159F1">
      <w:pPr>
        <w:pStyle w:val="aff"/>
      </w:pPr>
      <w:r>
        <w:rPr>
          <w:rStyle w:val="aff1"/>
        </w:rPr>
        <w:annotationRef/>
      </w:r>
      <w:r>
        <w:rPr>
          <w:lang w:val="sv-SE"/>
        </w:rPr>
        <w:t>It says ’piperidine solution’ not ’piperidine solution in DMF’</w:t>
      </w:r>
    </w:p>
  </w:comment>
  <w:comment w:id="742" w:author="Zhenxin Yan - Network" w:date="2026-06-09T14:27:00Z" w:initials="ZN">
    <w:p w14:paraId="6AF40864" w14:textId="77777777" w:rsidR="00ED6DF6" w:rsidRDefault="00ED6DF6" w:rsidP="00B159F1">
      <w:r>
        <w:annotationRef/>
      </w:r>
      <w:r w:rsidRPr="03E8B9F7">
        <w:t>Modified</w:t>
      </w:r>
    </w:p>
  </w:comment>
  <w:comment w:id="743" w:author="Xuning Wei12232" w:date="2026-07-27T22:38:00Z" w:initials="XW">
    <w:p w14:paraId="2EF2D6AC" w14:textId="77777777" w:rsidR="00ED6DF6" w:rsidRDefault="00ED6DF6" w:rsidP="00B159F1">
      <w:pPr>
        <w:pStyle w:val="aff"/>
      </w:pPr>
      <w:r>
        <w:rPr>
          <w:rStyle w:val="aff1"/>
        </w:rPr>
        <w:annotationRef/>
      </w:r>
      <w:r>
        <w:t>Following L1 revision, the de-</w:t>
      </w:r>
      <w:proofErr w:type="spellStart"/>
      <w:r>
        <w:t>Fmoc</w:t>
      </w:r>
      <w:proofErr w:type="spellEnd"/>
      <w:r>
        <w:t xml:space="preserve"> operation steps have been consolidated.</w:t>
      </w:r>
    </w:p>
  </w:comment>
  <w:comment w:id="802" w:author="Diedra Shorty-Duffie" w:date="2026-05-06T14:24:00Z" w:initials="DS">
    <w:p w14:paraId="64D3A8CC" w14:textId="28F3BEDE" w:rsidR="00ED6DF6" w:rsidRDefault="00ED6DF6">
      <w:pPr>
        <w:pStyle w:val="CommentText1"/>
      </w:pPr>
      <w:r>
        <w:rPr>
          <w:rStyle w:val="CommentReference1"/>
        </w:rPr>
        <w:annotationRef/>
      </w:r>
      <w:r>
        <w:fldChar w:fldCharType="begin"/>
      </w:r>
      <w:r>
        <w:instrText xml:space="preserve"> HYPERLINK "mailto:johan.granander@lilly.com"</w:instrText>
      </w:r>
      <w:bookmarkStart w:id="805" w:name="_@_769C25913DF142DC842481D2F3FA901EZ"/>
      <w:r>
        <w:fldChar w:fldCharType="separate"/>
      </w:r>
      <w:bookmarkEnd w:id="805"/>
      <w:r w:rsidRPr="789274F2">
        <w:rPr>
          <w:noProof/>
        </w:rPr>
        <w:t>@Johan Granander</w:t>
      </w:r>
      <w:r>
        <w:fldChar w:fldCharType="end"/>
      </w:r>
      <w:r w:rsidRPr="1D45A0D0">
        <w:t xml:space="preserve">  The PFD has 8V as the target value for this step. Can you confirm if this has </w:t>
      </w:r>
      <w:proofErr w:type="gramStart"/>
      <w:r w:rsidRPr="1D45A0D0">
        <w:t>changed ?</w:t>
      </w:r>
      <w:proofErr w:type="gramEnd"/>
      <w:r w:rsidRPr="1D45A0D0">
        <w:t xml:space="preserve"> </w:t>
      </w:r>
    </w:p>
  </w:comment>
  <w:comment w:id="803" w:author="Xuning Wei12232" w:date="2026-05-25T11:35:00Z" w:initials="XW">
    <w:p w14:paraId="04EA987C" w14:textId="5A10C070" w:rsidR="00ED6DF6" w:rsidRPr="00F03035" w:rsidRDefault="00ED6DF6">
      <w:pPr>
        <w:pStyle w:val="aff"/>
        <w:rPr>
          <w:highlight w:val="yellow"/>
        </w:rPr>
      </w:pPr>
      <w:r>
        <w:rPr>
          <w:rStyle w:val="aff1"/>
        </w:rPr>
        <w:annotationRef/>
      </w:r>
      <w:r w:rsidRPr="00B159F1">
        <w:t xml:space="preserve">After confirmation, the volume of this part is 7v </w:t>
      </w:r>
    </w:p>
  </w:comment>
  <w:comment w:id="830" w:author="Johan Granander" w:date="2026-05-04T11:20:00Z" w:initials="JG">
    <w:p w14:paraId="113E70D4" w14:textId="77777777" w:rsidR="00ED6DF6" w:rsidRDefault="00ED6DF6" w:rsidP="00CB6962">
      <w:pPr>
        <w:pStyle w:val="CommentText1"/>
      </w:pPr>
      <w:r>
        <w:rPr>
          <w:rStyle w:val="CommentReference1"/>
        </w:rPr>
        <w:annotationRef/>
      </w:r>
      <w:r>
        <w:rPr>
          <w:lang w:val="sv-SE"/>
        </w:rPr>
        <w:t>The MOR says 5-10 min.</w:t>
      </w:r>
    </w:p>
  </w:comment>
  <w:comment w:id="831" w:author="Xuning Wei12232" w:date="2026-05-25T13:34:00Z" w:initials="XW">
    <w:p w14:paraId="1FE8F7A6" w14:textId="3206D80D" w:rsidR="00ED6DF6" w:rsidRDefault="00ED6DF6">
      <w:pPr>
        <w:pStyle w:val="aff"/>
      </w:pPr>
      <w:r>
        <w:rPr>
          <w:rStyle w:val="aff1"/>
        </w:rPr>
        <w:annotationRef/>
      </w:r>
      <w:r>
        <w:t>Modified</w:t>
      </w:r>
    </w:p>
  </w:comment>
  <w:comment w:id="915" w:author="Johan Granander" w:date="2026-05-04T11:21:00Z" w:initials="JG">
    <w:p w14:paraId="5F5DBDAD" w14:textId="77777777" w:rsidR="00ED6DF6" w:rsidRDefault="00ED6DF6" w:rsidP="00DE0469">
      <w:pPr>
        <w:pStyle w:val="CommentText1"/>
      </w:pPr>
      <w:r>
        <w:rPr>
          <w:rStyle w:val="CommentReference1"/>
        </w:rPr>
        <w:annotationRef/>
      </w:r>
      <w:r>
        <w:rPr>
          <w:lang w:val="sv-SE"/>
        </w:rPr>
        <w:t>See comment above</w:t>
      </w:r>
    </w:p>
  </w:comment>
  <w:comment w:id="916" w:author="Xuning Wei12232" w:date="2026-05-20T16:32:00Z" w:initials="XW">
    <w:p w14:paraId="798AEC28" w14:textId="1059F6EC"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917" w:author="Johan Granander" w:date="2026-05-27T19:32:00Z" w:initials="JG">
    <w:p w14:paraId="14291E00" w14:textId="77777777" w:rsidR="00ED6DF6" w:rsidRDefault="00ED6DF6" w:rsidP="00C57B96">
      <w:pPr>
        <w:pStyle w:val="aff"/>
      </w:pPr>
      <w:r>
        <w:rPr>
          <w:rStyle w:val="aff1"/>
        </w:rPr>
        <w:annotationRef/>
      </w:r>
      <w:r>
        <w:rPr>
          <w:lang w:val="sv-SE"/>
        </w:rPr>
        <w:t>It says ’piperidine solution’ not ’piperidine solution in DMF’</w:t>
      </w:r>
    </w:p>
  </w:comment>
  <w:comment w:id="918" w:author="Zhenxin Yan - Network" w:date="2026-06-09T14:28:00Z" w:initials="ZN">
    <w:p w14:paraId="0465B0DF" w14:textId="3B1624EC" w:rsidR="00ED6DF6" w:rsidRDefault="00ED6DF6">
      <w:r>
        <w:annotationRef/>
      </w:r>
      <w:r w:rsidRPr="6E7BDB78">
        <w:t>Modified</w:t>
      </w:r>
    </w:p>
  </w:comment>
  <w:comment w:id="1047" w:author="Johan Granander" w:date="2026-05-04T11:05:00Z" w:initials="JG">
    <w:p w14:paraId="27754465" w14:textId="77777777" w:rsidR="00ED6DF6" w:rsidRDefault="00ED6DF6" w:rsidP="00B159F1">
      <w:pPr>
        <w:pStyle w:val="aff"/>
      </w:pPr>
      <w:r>
        <w:rPr>
          <w:rStyle w:val="CommentReference1"/>
        </w:rPr>
        <w:annotationRef/>
      </w:r>
      <w:r>
        <w:rPr>
          <w:lang w:val="sv-SE"/>
        </w:rPr>
        <w:t>See comment above.</w:t>
      </w:r>
    </w:p>
  </w:comment>
  <w:comment w:id="1048" w:author="Xuning Wei12232" w:date="2026-05-20T16:31:00Z" w:initials="XW">
    <w:p w14:paraId="58CD8E36" w14:textId="77777777" w:rsidR="00ED6DF6" w:rsidRPr="00B6126C" w:rsidRDefault="00ED6DF6" w:rsidP="00B159F1">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1049" w:author="Johan Granander" w:date="2026-05-27T19:30:00Z" w:initials="JG">
    <w:p w14:paraId="60D59E4F" w14:textId="77777777" w:rsidR="00ED6DF6" w:rsidRDefault="00ED6DF6" w:rsidP="00B159F1">
      <w:pPr>
        <w:pStyle w:val="aff"/>
      </w:pPr>
      <w:r>
        <w:rPr>
          <w:rStyle w:val="aff1"/>
        </w:rPr>
        <w:annotationRef/>
      </w:r>
      <w:r>
        <w:rPr>
          <w:lang w:val="sv-SE"/>
        </w:rPr>
        <w:t>It says ’piperidine solution’ not ’piperidine solution in DMF’</w:t>
      </w:r>
    </w:p>
  </w:comment>
  <w:comment w:id="1050" w:author="Zhenxin Yan - Network" w:date="2026-06-09T14:27:00Z" w:initials="ZN">
    <w:p w14:paraId="7E271DBA" w14:textId="77777777" w:rsidR="00ED6DF6" w:rsidRDefault="00ED6DF6" w:rsidP="00B159F1">
      <w:r>
        <w:annotationRef/>
      </w:r>
      <w:r w:rsidRPr="03E8B9F7">
        <w:t>Modified</w:t>
      </w:r>
    </w:p>
  </w:comment>
  <w:comment w:id="1051" w:author="Xuning Wei12232" w:date="2026-07-27T22:38:00Z" w:initials="XW">
    <w:p w14:paraId="3DAC7164" w14:textId="77777777" w:rsidR="00ED6DF6" w:rsidRDefault="00ED6DF6" w:rsidP="00B159F1">
      <w:pPr>
        <w:pStyle w:val="aff"/>
      </w:pPr>
      <w:r>
        <w:rPr>
          <w:rStyle w:val="aff1"/>
        </w:rPr>
        <w:annotationRef/>
      </w:r>
      <w:r>
        <w:t>Following L1 revision, the de-</w:t>
      </w:r>
      <w:proofErr w:type="spellStart"/>
      <w:r>
        <w:t>Fmoc</w:t>
      </w:r>
      <w:proofErr w:type="spellEnd"/>
      <w:r>
        <w:t xml:space="preserve"> operation steps have been consolidated.</w:t>
      </w:r>
    </w:p>
  </w:comment>
  <w:comment w:id="1079" w:author="Johan Granander" w:date="2026-05-04T11:23:00Z" w:initials="JG">
    <w:p w14:paraId="428EF2EE" w14:textId="77777777" w:rsidR="00ED6DF6" w:rsidRDefault="00ED6DF6" w:rsidP="00D2351C">
      <w:pPr>
        <w:pStyle w:val="CommentText1"/>
      </w:pPr>
      <w:r>
        <w:rPr>
          <w:rStyle w:val="CommentReference1"/>
        </w:rPr>
        <w:annotationRef/>
      </w:r>
      <w:r>
        <w:rPr>
          <w:lang w:val="sv-SE"/>
        </w:rPr>
        <w:t>See comment above</w:t>
      </w:r>
    </w:p>
  </w:comment>
  <w:comment w:id="1080" w:author="Xuning Wei12232" w:date="2026-05-20T16:32:00Z" w:initials="XW">
    <w:p w14:paraId="579FE89D" w14:textId="5B882049"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1081" w:author="Johan Granander" w:date="2026-05-27T19:32:00Z" w:initials="JG">
    <w:p w14:paraId="1B504E71" w14:textId="77777777" w:rsidR="00ED6DF6" w:rsidRDefault="00ED6DF6" w:rsidP="00C57B96">
      <w:pPr>
        <w:pStyle w:val="aff"/>
      </w:pPr>
      <w:r>
        <w:rPr>
          <w:rStyle w:val="aff1"/>
        </w:rPr>
        <w:annotationRef/>
      </w:r>
      <w:r>
        <w:rPr>
          <w:lang w:val="sv-SE"/>
        </w:rPr>
        <w:t>It says ’piperidine solution’ not ’piperidine solution in DMF’</w:t>
      </w:r>
    </w:p>
  </w:comment>
  <w:comment w:id="1082" w:author="Zhenxin Yan - Network" w:date="2026-06-09T14:28:00Z" w:initials="ZN">
    <w:p w14:paraId="2AC66DD6" w14:textId="0651C1F2" w:rsidR="00ED6DF6" w:rsidRDefault="00ED6DF6">
      <w:r>
        <w:annotationRef/>
      </w:r>
      <w:r w:rsidRPr="2EE14C75">
        <w:t>Modified</w:t>
      </w:r>
    </w:p>
  </w:comment>
  <w:comment w:id="1168" w:author="Johan Granander" w:date="2026-05-04T11:25:00Z" w:initials="JG">
    <w:p w14:paraId="5249C598" w14:textId="77777777" w:rsidR="00ED6DF6" w:rsidRDefault="00ED6DF6" w:rsidP="0072027E">
      <w:pPr>
        <w:pStyle w:val="CommentText1"/>
      </w:pPr>
      <w:r>
        <w:rPr>
          <w:rStyle w:val="CommentReference1"/>
        </w:rPr>
        <w:annotationRef/>
      </w:r>
      <w:r>
        <w:rPr>
          <w:lang w:val="sv-SE"/>
        </w:rPr>
        <w:t>See comment above</w:t>
      </w:r>
    </w:p>
  </w:comment>
  <w:comment w:id="1169" w:author="Xuning Wei12232" w:date="2026-05-20T16:32:00Z" w:initials="XW">
    <w:p w14:paraId="5DFEFD16" w14:textId="581DCB14"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1170" w:author="Johan Granander" w:date="2026-05-27T19:32:00Z" w:initials="JG">
    <w:p w14:paraId="1DF5D825" w14:textId="77777777" w:rsidR="00ED6DF6" w:rsidRDefault="00ED6DF6" w:rsidP="00C57B96">
      <w:pPr>
        <w:pStyle w:val="aff"/>
      </w:pPr>
      <w:r>
        <w:rPr>
          <w:rStyle w:val="aff1"/>
        </w:rPr>
        <w:annotationRef/>
      </w:r>
      <w:r>
        <w:rPr>
          <w:lang w:val="sv-SE"/>
        </w:rPr>
        <w:t>It says ’piperidine solution’ not ’piperidine solution in DMF’</w:t>
      </w:r>
    </w:p>
  </w:comment>
  <w:comment w:id="1171" w:author="Zhenxin Yan - Network" w:date="2026-06-09T14:28:00Z" w:initials="ZN">
    <w:p w14:paraId="4BFAE47D" w14:textId="6134719C" w:rsidR="00ED6DF6" w:rsidRDefault="00ED6DF6">
      <w:r>
        <w:annotationRef/>
      </w:r>
      <w:r w:rsidRPr="357E1EC5">
        <w:t>Modified</w:t>
      </w:r>
    </w:p>
  </w:comment>
  <w:comment w:id="1269" w:author="Johan Granander" w:date="2026-05-04T11:26:00Z" w:initials="JG">
    <w:p w14:paraId="7B5E5E8F" w14:textId="77777777" w:rsidR="00ED6DF6" w:rsidRDefault="00ED6DF6" w:rsidP="00171C81">
      <w:pPr>
        <w:pStyle w:val="CommentText1"/>
      </w:pPr>
      <w:r>
        <w:rPr>
          <w:rStyle w:val="CommentReference1"/>
        </w:rPr>
        <w:annotationRef/>
      </w:r>
      <w:r>
        <w:rPr>
          <w:lang w:val="sv-SE"/>
        </w:rPr>
        <w:t>See comment above</w:t>
      </w:r>
    </w:p>
  </w:comment>
  <w:comment w:id="1270" w:author="Xuning Wei12232" w:date="2026-05-20T16:32:00Z" w:initials="XW">
    <w:p w14:paraId="038756E8" w14:textId="05605349"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1271" w:author="Johan Granander" w:date="2026-05-27T19:32:00Z" w:initials="JG">
    <w:p w14:paraId="126945E9" w14:textId="77777777" w:rsidR="00ED6DF6" w:rsidRDefault="00ED6DF6" w:rsidP="00C57B96">
      <w:pPr>
        <w:pStyle w:val="aff"/>
      </w:pPr>
      <w:r>
        <w:rPr>
          <w:rStyle w:val="aff1"/>
        </w:rPr>
        <w:annotationRef/>
      </w:r>
      <w:r>
        <w:rPr>
          <w:lang w:val="sv-SE"/>
        </w:rPr>
        <w:t>It says ’piperidine solution’ not ’piperidine solution in DMF’</w:t>
      </w:r>
    </w:p>
  </w:comment>
  <w:comment w:id="1272" w:author="Zhenxin Yan - Network" w:date="2026-06-09T14:28:00Z" w:initials="ZN">
    <w:p w14:paraId="77656E25" w14:textId="0D0B8BE9" w:rsidR="00ED6DF6" w:rsidRDefault="00ED6DF6">
      <w:r>
        <w:annotationRef/>
      </w:r>
      <w:r w:rsidRPr="47C9E280">
        <w:t>Modified</w:t>
      </w:r>
    </w:p>
  </w:comment>
  <w:comment w:id="1305" w:author="Johan Granander" w:date="2026-05-04T11:05:00Z" w:initials="JG">
    <w:p w14:paraId="0B310155" w14:textId="77777777" w:rsidR="00ED6DF6" w:rsidRDefault="00ED6DF6" w:rsidP="00B159F1">
      <w:pPr>
        <w:pStyle w:val="aff"/>
      </w:pPr>
      <w:r>
        <w:rPr>
          <w:rStyle w:val="CommentReference1"/>
        </w:rPr>
        <w:annotationRef/>
      </w:r>
      <w:r>
        <w:rPr>
          <w:lang w:val="sv-SE"/>
        </w:rPr>
        <w:t>See comment above.</w:t>
      </w:r>
    </w:p>
  </w:comment>
  <w:comment w:id="1306" w:author="Xuning Wei12232" w:date="2026-05-20T16:31:00Z" w:initials="XW">
    <w:p w14:paraId="720CD0F3" w14:textId="77777777" w:rsidR="00ED6DF6" w:rsidRPr="00B6126C" w:rsidRDefault="00ED6DF6" w:rsidP="00B159F1">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1307" w:author="Johan Granander" w:date="2026-05-27T19:30:00Z" w:initials="JG">
    <w:p w14:paraId="70B8E785" w14:textId="77777777" w:rsidR="00ED6DF6" w:rsidRDefault="00ED6DF6" w:rsidP="00B159F1">
      <w:pPr>
        <w:pStyle w:val="aff"/>
      </w:pPr>
      <w:r>
        <w:rPr>
          <w:rStyle w:val="aff1"/>
        </w:rPr>
        <w:annotationRef/>
      </w:r>
      <w:r>
        <w:rPr>
          <w:lang w:val="sv-SE"/>
        </w:rPr>
        <w:t>It says ’piperidine solution’ not ’piperidine solution in DMF’</w:t>
      </w:r>
    </w:p>
  </w:comment>
  <w:comment w:id="1308" w:author="Zhenxin Yan - Network" w:date="2026-06-09T14:27:00Z" w:initials="ZN">
    <w:p w14:paraId="0096D33B" w14:textId="77777777" w:rsidR="00ED6DF6" w:rsidRDefault="00ED6DF6" w:rsidP="00B159F1">
      <w:r>
        <w:annotationRef/>
      </w:r>
      <w:r w:rsidRPr="03E8B9F7">
        <w:t>Modified</w:t>
      </w:r>
    </w:p>
  </w:comment>
  <w:comment w:id="1309" w:author="Xuning Wei12232" w:date="2026-07-27T22:38:00Z" w:initials="XW">
    <w:p w14:paraId="35321FED" w14:textId="77777777" w:rsidR="00ED6DF6" w:rsidRDefault="00ED6DF6" w:rsidP="00B159F1">
      <w:pPr>
        <w:pStyle w:val="aff"/>
      </w:pPr>
      <w:r>
        <w:rPr>
          <w:rStyle w:val="aff1"/>
        </w:rPr>
        <w:annotationRef/>
      </w:r>
      <w:r>
        <w:t>Following L1 revision, the de-</w:t>
      </w:r>
      <w:proofErr w:type="spellStart"/>
      <w:r>
        <w:t>Fmoc</w:t>
      </w:r>
      <w:proofErr w:type="spellEnd"/>
      <w:r>
        <w:t xml:space="preserve"> operation steps have been consolidated.</w:t>
      </w:r>
    </w:p>
  </w:comment>
  <w:comment w:id="1378" w:author="Johan Granander" w:date="2026-05-04T11:28:00Z" w:initials="JG">
    <w:p w14:paraId="3ED19C9E" w14:textId="77777777" w:rsidR="00ED6DF6" w:rsidRDefault="00ED6DF6" w:rsidP="00B66A95">
      <w:pPr>
        <w:pStyle w:val="CommentText1"/>
      </w:pPr>
      <w:r>
        <w:rPr>
          <w:rStyle w:val="CommentReference1"/>
        </w:rPr>
        <w:annotationRef/>
      </w:r>
      <w:r>
        <w:rPr>
          <w:lang w:val="sv-SE"/>
        </w:rPr>
        <w:t>See above comment</w:t>
      </w:r>
    </w:p>
  </w:comment>
  <w:comment w:id="1379" w:author="Xuning Wei12232" w:date="2026-05-20T16:32:00Z" w:initials="XW">
    <w:p w14:paraId="520ABEB6" w14:textId="13ACAA12"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1380" w:author="Johan Granander" w:date="2026-05-27T19:32:00Z" w:initials="JG">
    <w:p w14:paraId="18155299" w14:textId="77777777" w:rsidR="00ED6DF6" w:rsidRDefault="00ED6DF6" w:rsidP="00C57B96">
      <w:pPr>
        <w:pStyle w:val="aff"/>
      </w:pPr>
      <w:r>
        <w:rPr>
          <w:rStyle w:val="aff1"/>
        </w:rPr>
        <w:annotationRef/>
      </w:r>
      <w:r>
        <w:rPr>
          <w:lang w:val="sv-SE"/>
        </w:rPr>
        <w:t>It says ’piperidine solution’ not ’piperidine solution in DMF’</w:t>
      </w:r>
    </w:p>
  </w:comment>
  <w:comment w:id="1412" w:author="Johan Granander" w:date="2026-05-04T11:05:00Z" w:initials="JG">
    <w:p w14:paraId="726DB46C" w14:textId="77777777" w:rsidR="00ED6DF6" w:rsidRDefault="00ED6DF6" w:rsidP="00B159F1">
      <w:pPr>
        <w:pStyle w:val="aff"/>
      </w:pPr>
      <w:r>
        <w:rPr>
          <w:rStyle w:val="CommentReference1"/>
        </w:rPr>
        <w:annotationRef/>
      </w:r>
      <w:r>
        <w:rPr>
          <w:lang w:val="sv-SE"/>
        </w:rPr>
        <w:t xml:space="preserve">See </w:t>
      </w:r>
      <w:r>
        <w:rPr>
          <w:lang w:val="sv-SE"/>
        </w:rPr>
        <w:t>comment above.</w:t>
      </w:r>
    </w:p>
  </w:comment>
  <w:comment w:id="1413" w:author="Xuning Wei12232" w:date="2026-05-20T16:31:00Z" w:initials="XW">
    <w:p w14:paraId="75AF80B4" w14:textId="77777777" w:rsidR="00ED6DF6" w:rsidRPr="00B6126C" w:rsidRDefault="00ED6DF6" w:rsidP="00B159F1">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1414" w:author="Johan Granander" w:date="2026-05-27T19:30:00Z" w:initials="JG">
    <w:p w14:paraId="68E961C3" w14:textId="77777777" w:rsidR="00ED6DF6" w:rsidRDefault="00ED6DF6" w:rsidP="00B159F1">
      <w:pPr>
        <w:pStyle w:val="aff"/>
      </w:pPr>
      <w:r>
        <w:rPr>
          <w:rStyle w:val="aff1"/>
        </w:rPr>
        <w:annotationRef/>
      </w:r>
      <w:r>
        <w:rPr>
          <w:lang w:val="sv-SE"/>
        </w:rPr>
        <w:t>It says ’piperidine solution’ not ’piperidine solution in DMF’</w:t>
      </w:r>
    </w:p>
  </w:comment>
  <w:comment w:id="1415" w:author="Zhenxin Yan - Network" w:date="2026-06-09T14:27:00Z" w:initials="ZN">
    <w:p w14:paraId="5C587717" w14:textId="77777777" w:rsidR="00ED6DF6" w:rsidRDefault="00ED6DF6" w:rsidP="00B159F1">
      <w:r>
        <w:annotationRef/>
      </w:r>
      <w:r w:rsidRPr="03E8B9F7">
        <w:t>Modified</w:t>
      </w:r>
    </w:p>
  </w:comment>
  <w:comment w:id="1416" w:author="Xuning Wei12232" w:date="2026-07-27T22:38:00Z" w:initials="XW">
    <w:p w14:paraId="48DD93DB" w14:textId="77777777" w:rsidR="00ED6DF6" w:rsidRDefault="00ED6DF6" w:rsidP="00B159F1">
      <w:pPr>
        <w:pStyle w:val="aff"/>
      </w:pPr>
      <w:r>
        <w:rPr>
          <w:rStyle w:val="aff1"/>
        </w:rPr>
        <w:annotationRef/>
      </w:r>
      <w:r>
        <w:t>Following L1 revision, the de-</w:t>
      </w:r>
      <w:proofErr w:type="spellStart"/>
      <w:r>
        <w:t>Fmoc</w:t>
      </w:r>
      <w:proofErr w:type="spellEnd"/>
      <w:r>
        <w:t xml:space="preserve"> operation steps have been consolidated.</w:t>
      </w:r>
    </w:p>
  </w:comment>
  <w:comment w:id="1482" w:author="Johan Granander" w:date="2026-05-04T11:30:00Z" w:initials="JG">
    <w:p w14:paraId="0A601D15" w14:textId="77777777" w:rsidR="00ED6DF6" w:rsidRDefault="00ED6DF6" w:rsidP="00B66A95">
      <w:pPr>
        <w:pStyle w:val="CommentText1"/>
      </w:pPr>
      <w:r>
        <w:rPr>
          <w:rStyle w:val="CommentReference1"/>
        </w:rPr>
        <w:annotationRef/>
      </w:r>
      <w:r>
        <w:rPr>
          <w:lang w:val="sv-SE"/>
        </w:rPr>
        <w:t>See comment above</w:t>
      </w:r>
    </w:p>
  </w:comment>
  <w:comment w:id="1483" w:author="Xuning Wei12232" w:date="2026-05-20T16:32:00Z" w:initials="XW">
    <w:p w14:paraId="5BDA5441" w14:textId="5A6FCFE0"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1484" w:author="Johan Granander" w:date="2026-05-27T19:32:00Z" w:initials="JG">
    <w:p w14:paraId="1CD6242E" w14:textId="77777777" w:rsidR="00ED6DF6" w:rsidRDefault="00ED6DF6" w:rsidP="00C57B96">
      <w:pPr>
        <w:pStyle w:val="aff"/>
      </w:pPr>
      <w:r>
        <w:rPr>
          <w:rStyle w:val="aff1"/>
        </w:rPr>
        <w:annotationRef/>
      </w:r>
      <w:r>
        <w:rPr>
          <w:lang w:val="sv-SE"/>
        </w:rPr>
        <w:t>It says ’piperidine solution’ not ’piperidine solution in DMF’</w:t>
      </w:r>
    </w:p>
  </w:comment>
  <w:comment w:id="1485" w:author="Xuning Wei12232" w:date="2026-06-06T11:07:00Z" w:initials="XW">
    <w:p w14:paraId="2B5425AC" w14:textId="77A93476" w:rsidR="00ED6DF6" w:rsidRPr="006E4A65" w:rsidRDefault="00ED6DF6">
      <w:pPr>
        <w:pStyle w:val="aff"/>
        <w:rPr>
          <w:rFonts w:eastAsiaTheme="minorEastAsia"/>
          <w:lang w:eastAsia="zh-CN"/>
        </w:rPr>
      </w:pPr>
      <w:r>
        <w:rPr>
          <w:rStyle w:val="aff1"/>
        </w:rPr>
        <w:annotationRef/>
      </w:r>
      <w:r>
        <w:rPr>
          <w:rFonts w:eastAsiaTheme="minorEastAsia"/>
          <w:lang w:eastAsia="zh-CN"/>
        </w:rPr>
        <w:t>Modified</w:t>
      </w:r>
    </w:p>
  </w:comment>
  <w:comment w:id="1518" w:author="Johan Granander" w:date="2026-05-04T11:05:00Z" w:initials="JG">
    <w:p w14:paraId="3AE831A2" w14:textId="77777777" w:rsidR="00ED6DF6" w:rsidRDefault="00ED6DF6" w:rsidP="00B159F1">
      <w:pPr>
        <w:pStyle w:val="aff"/>
      </w:pPr>
      <w:r>
        <w:rPr>
          <w:rStyle w:val="CommentReference1"/>
        </w:rPr>
        <w:annotationRef/>
      </w:r>
      <w:r>
        <w:rPr>
          <w:lang w:val="sv-SE"/>
        </w:rPr>
        <w:t>See comment above.</w:t>
      </w:r>
    </w:p>
  </w:comment>
  <w:comment w:id="1519" w:author="Xuning Wei12232" w:date="2026-05-20T16:31:00Z" w:initials="XW">
    <w:p w14:paraId="78C4F674" w14:textId="77777777" w:rsidR="00ED6DF6" w:rsidRPr="00B6126C" w:rsidRDefault="00ED6DF6" w:rsidP="00B159F1">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1520" w:author="Johan Granander" w:date="2026-05-27T19:30:00Z" w:initials="JG">
    <w:p w14:paraId="372FC1D8" w14:textId="77777777" w:rsidR="00ED6DF6" w:rsidRDefault="00ED6DF6" w:rsidP="00B159F1">
      <w:pPr>
        <w:pStyle w:val="aff"/>
      </w:pPr>
      <w:r>
        <w:rPr>
          <w:rStyle w:val="aff1"/>
        </w:rPr>
        <w:annotationRef/>
      </w:r>
      <w:r>
        <w:rPr>
          <w:lang w:val="sv-SE"/>
        </w:rPr>
        <w:t>It says ’piperidine solution’ not ’piperidine solution in DMF’</w:t>
      </w:r>
    </w:p>
  </w:comment>
  <w:comment w:id="1521" w:author="Zhenxin Yan - Network" w:date="2026-06-09T14:27:00Z" w:initials="ZN">
    <w:p w14:paraId="3E2C3F21" w14:textId="77777777" w:rsidR="00ED6DF6" w:rsidRDefault="00ED6DF6" w:rsidP="00B159F1">
      <w:r>
        <w:annotationRef/>
      </w:r>
      <w:r w:rsidRPr="03E8B9F7">
        <w:t>Modified</w:t>
      </w:r>
    </w:p>
  </w:comment>
  <w:comment w:id="1522" w:author="Xuning Wei12232" w:date="2026-07-27T22:38:00Z" w:initials="XW">
    <w:p w14:paraId="427EAFA7" w14:textId="77777777" w:rsidR="00ED6DF6" w:rsidRDefault="00ED6DF6" w:rsidP="00B159F1">
      <w:pPr>
        <w:pStyle w:val="aff"/>
      </w:pPr>
      <w:r>
        <w:rPr>
          <w:rStyle w:val="aff1"/>
        </w:rPr>
        <w:annotationRef/>
      </w:r>
      <w:r>
        <w:t>Following L1 revision, the de-</w:t>
      </w:r>
      <w:proofErr w:type="spellStart"/>
      <w:r>
        <w:t>Fmoc</w:t>
      </w:r>
      <w:proofErr w:type="spellEnd"/>
      <w:r>
        <w:t xml:space="preserve"> operation steps have been consolidated.</w:t>
      </w:r>
    </w:p>
  </w:comment>
  <w:comment w:id="1605" w:author="Johan Granander" w:date="2026-05-04T11:32:00Z" w:initials="JG">
    <w:p w14:paraId="4991AE38" w14:textId="77777777" w:rsidR="00ED6DF6" w:rsidRDefault="00ED6DF6" w:rsidP="004D28EF">
      <w:pPr>
        <w:pStyle w:val="CommentText1"/>
      </w:pPr>
      <w:r>
        <w:rPr>
          <w:rStyle w:val="CommentReference1"/>
        </w:rPr>
        <w:annotationRef/>
      </w:r>
      <w:r>
        <w:rPr>
          <w:lang w:val="sv-SE"/>
        </w:rPr>
        <w:t>See comment above</w:t>
      </w:r>
    </w:p>
  </w:comment>
  <w:comment w:id="1606" w:author="Xuning Wei12232" w:date="2026-05-20T16:32:00Z" w:initials="XW">
    <w:p w14:paraId="1C2606A1" w14:textId="5594CFBD"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1607" w:author="Johan Granander" w:date="2026-05-27T19:33:00Z" w:initials="JG">
    <w:p w14:paraId="1C6BB5BD" w14:textId="77777777" w:rsidR="00ED6DF6" w:rsidRDefault="00ED6DF6" w:rsidP="00C57B96">
      <w:pPr>
        <w:pStyle w:val="aff"/>
      </w:pPr>
      <w:r>
        <w:rPr>
          <w:rStyle w:val="aff1"/>
        </w:rPr>
        <w:annotationRef/>
      </w:r>
      <w:r>
        <w:rPr>
          <w:lang w:val="sv-SE"/>
        </w:rPr>
        <w:t>It says ’piperidine solution’ not ’piperidine solution in DMF’</w:t>
      </w:r>
    </w:p>
  </w:comment>
  <w:comment w:id="1608" w:author="Zhenxin Yan - Network" w:date="2026-06-09T14:28:00Z" w:initials="ZN">
    <w:p w14:paraId="5E890BD0" w14:textId="76C2BA87" w:rsidR="00ED6DF6" w:rsidRDefault="00ED6DF6">
      <w:r>
        <w:annotationRef/>
      </w:r>
      <w:r w:rsidRPr="188C7018">
        <w:t>Modified</w:t>
      </w:r>
    </w:p>
  </w:comment>
  <w:comment w:id="1643" w:author="Johan Granander" w:date="2026-05-04T11:33:00Z" w:initials="JG">
    <w:p w14:paraId="40B0A6DC" w14:textId="77777777" w:rsidR="00ED6DF6" w:rsidRDefault="00ED6DF6" w:rsidP="005C4A66">
      <w:pPr>
        <w:pStyle w:val="CommentText1"/>
      </w:pPr>
      <w:r>
        <w:rPr>
          <w:rStyle w:val="CommentReference1"/>
        </w:rPr>
        <w:annotationRef/>
      </w:r>
      <w:r>
        <w:rPr>
          <w:lang w:val="sv-SE"/>
        </w:rPr>
        <w:t>Add how many equivalents are used.</w:t>
      </w:r>
    </w:p>
  </w:comment>
  <w:comment w:id="1644" w:author="Xuning Wei12232" w:date="2026-05-25T11:39:00Z" w:initials="XW">
    <w:p w14:paraId="1BA6DA20" w14:textId="564FD6C1" w:rsidR="00ED6DF6" w:rsidRPr="00FF0209" w:rsidRDefault="00ED6DF6">
      <w:pPr>
        <w:pStyle w:val="aff"/>
        <w:rPr>
          <w:rFonts w:eastAsiaTheme="minorEastAsia"/>
          <w:lang w:eastAsia="zh-CN"/>
        </w:rPr>
      </w:pPr>
      <w:r>
        <w:rPr>
          <w:rStyle w:val="aff1"/>
        </w:rPr>
        <w:annotationRef/>
      </w:r>
      <w:r>
        <w:rPr>
          <w:rFonts w:eastAsiaTheme="minorEastAsia"/>
          <w:lang w:eastAsia="zh-CN"/>
        </w:rPr>
        <w:t xml:space="preserve">2.0 eq. Has been added.  </w:t>
      </w:r>
    </w:p>
  </w:comment>
  <w:comment w:id="1696" w:author="Johan Granander" w:date="2026-05-04T11:05:00Z" w:initials="JG">
    <w:p w14:paraId="42A05712" w14:textId="77777777" w:rsidR="00ED6DF6" w:rsidRDefault="00ED6DF6" w:rsidP="00B159F1">
      <w:pPr>
        <w:pStyle w:val="aff"/>
      </w:pPr>
      <w:r>
        <w:rPr>
          <w:rStyle w:val="CommentReference1"/>
        </w:rPr>
        <w:annotationRef/>
      </w:r>
      <w:r>
        <w:rPr>
          <w:lang w:val="sv-SE"/>
        </w:rPr>
        <w:t>See comment above.</w:t>
      </w:r>
    </w:p>
  </w:comment>
  <w:comment w:id="1697" w:author="Xuning Wei12232" w:date="2026-05-20T16:31:00Z" w:initials="XW">
    <w:p w14:paraId="1C3915EC" w14:textId="77777777" w:rsidR="00ED6DF6" w:rsidRPr="00B6126C" w:rsidRDefault="00ED6DF6" w:rsidP="00B159F1">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1698" w:author="Johan Granander" w:date="2026-05-27T19:30:00Z" w:initials="JG">
    <w:p w14:paraId="550AC40B" w14:textId="77777777" w:rsidR="00ED6DF6" w:rsidRDefault="00ED6DF6" w:rsidP="00B159F1">
      <w:pPr>
        <w:pStyle w:val="aff"/>
      </w:pPr>
      <w:r>
        <w:rPr>
          <w:rStyle w:val="aff1"/>
        </w:rPr>
        <w:annotationRef/>
      </w:r>
      <w:r>
        <w:rPr>
          <w:lang w:val="sv-SE"/>
        </w:rPr>
        <w:t>It says ’piperidine solution’ not ’piperidine solution in DMF’</w:t>
      </w:r>
    </w:p>
  </w:comment>
  <w:comment w:id="1699" w:author="Zhenxin Yan - Network" w:date="2026-06-09T14:27:00Z" w:initials="ZN">
    <w:p w14:paraId="190FB483" w14:textId="77777777" w:rsidR="00ED6DF6" w:rsidRDefault="00ED6DF6" w:rsidP="00B159F1">
      <w:r>
        <w:annotationRef/>
      </w:r>
      <w:r w:rsidRPr="03E8B9F7">
        <w:t>Modified</w:t>
      </w:r>
    </w:p>
  </w:comment>
  <w:comment w:id="1700" w:author="Xuning Wei12232" w:date="2026-07-27T22:38:00Z" w:initials="XW">
    <w:p w14:paraId="0A8CC941" w14:textId="77777777" w:rsidR="00ED6DF6" w:rsidRDefault="00ED6DF6" w:rsidP="00B159F1">
      <w:pPr>
        <w:pStyle w:val="aff"/>
      </w:pPr>
      <w:r>
        <w:rPr>
          <w:rStyle w:val="aff1"/>
        </w:rPr>
        <w:annotationRef/>
      </w:r>
      <w:r>
        <w:t>Following L1 revision, the de-</w:t>
      </w:r>
      <w:proofErr w:type="spellStart"/>
      <w:r>
        <w:t>Fmoc</w:t>
      </w:r>
      <w:proofErr w:type="spellEnd"/>
      <w:r>
        <w:t xml:space="preserve"> operation steps have been consolidated.</w:t>
      </w:r>
    </w:p>
  </w:comment>
  <w:comment w:id="1730" w:author="Johan Granander" w:date="2026-05-04T11:34:00Z" w:initials="JG">
    <w:p w14:paraId="465D6C3E" w14:textId="77777777" w:rsidR="00ED6DF6" w:rsidRDefault="00ED6DF6" w:rsidP="00180127">
      <w:pPr>
        <w:pStyle w:val="CommentText1"/>
      </w:pPr>
      <w:r>
        <w:rPr>
          <w:rStyle w:val="CommentReference1"/>
        </w:rPr>
        <w:annotationRef/>
      </w:r>
      <w:r>
        <w:rPr>
          <w:lang w:val="sv-SE"/>
        </w:rPr>
        <w:t>See comment above</w:t>
      </w:r>
    </w:p>
  </w:comment>
  <w:comment w:id="1731" w:author="Xuning Wei12232" w:date="2026-05-20T16:32:00Z" w:initials="XW">
    <w:p w14:paraId="7811E96A" w14:textId="2447ECA7"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1732" w:author="Johan Granander" w:date="2026-05-27T19:33:00Z" w:initials="JG">
    <w:p w14:paraId="7906D3B4" w14:textId="77777777" w:rsidR="00ED6DF6" w:rsidRDefault="00ED6DF6" w:rsidP="00C57B96">
      <w:pPr>
        <w:pStyle w:val="aff"/>
      </w:pPr>
      <w:r>
        <w:rPr>
          <w:rStyle w:val="aff1"/>
        </w:rPr>
        <w:annotationRef/>
      </w:r>
      <w:r>
        <w:rPr>
          <w:lang w:val="sv-SE"/>
        </w:rPr>
        <w:t>It says ’piperidine solution’ not ’piperidine solution in DMF’</w:t>
      </w:r>
    </w:p>
  </w:comment>
  <w:comment w:id="1733" w:author="Zhenxin Yan - Network" w:date="2026-06-09T14:28:00Z" w:initials="ZN">
    <w:p w14:paraId="797D54A0" w14:textId="578F4EB6" w:rsidR="00ED6DF6" w:rsidRDefault="00ED6DF6">
      <w:r>
        <w:annotationRef/>
      </w:r>
      <w:r w:rsidRPr="68E90504">
        <w:t>Modified</w:t>
      </w:r>
    </w:p>
  </w:comment>
  <w:comment w:id="1827" w:author="Johan Granander" w:date="2026-05-04T11:36:00Z" w:initials="JG">
    <w:p w14:paraId="42C8B79A" w14:textId="77777777" w:rsidR="00ED6DF6" w:rsidRDefault="00ED6DF6" w:rsidP="00E130B5">
      <w:pPr>
        <w:pStyle w:val="CommentText1"/>
      </w:pPr>
      <w:r>
        <w:rPr>
          <w:rStyle w:val="CommentReference1"/>
        </w:rPr>
        <w:annotationRef/>
      </w:r>
      <w:r>
        <w:rPr>
          <w:lang w:val="sv-SE"/>
        </w:rPr>
        <w:t>See comment above</w:t>
      </w:r>
    </w:p>
  </w:comment>
  <w:comment w:id="1828" w:author="Xuning Wei12232" w:date="2026-05-20T16:32:00Z" w:initials="XW">
    <w:p w14:paraId="2E25B60D" w14:textId="32FFE86B"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1829" w:author="Johan Granander" w:date="2026-05-27T19:33:00Z" w:initials="JG">
    <w:p w14:paraId="4B3804B1" w14:textId="77777777" w:rsidR="00ED6DF6" w:rsidRDefault="00ED6DF6" w:rsidP="00C57B96">
      <w:pPr>
        <w:pStyle w:val="aff"/>
      </w:pPr>
      <w:r>
        <w:rPr>
          <w:rStyle w:val="aff1"/>
        </w:rPr>
        <w:annotationRef/>
      </w:r>
      <w:r>
        <w:rPr>
          <w:lang w:val="sv-SE"/>
        </w:rPr>
        <w:t>It says ’piperidine solution’ not ’piperidine solution in DMF’</w:t>
      </w:r>
    </w:p>
  </w:comment>
  <w:comment w:id="1830" w:author="Zhenxin Yan - Network" w:date="2026-06-09T14:29:00Z" w:initials="ZN">
    <w:p w14:paraId="7BD48E5B" w14:textId="599ABC04" w:rsidR="00ED6DF6" w:rsidRDefault="00ED6DF6">
      <w:r>
        <w:annotationRef/>
      </w:r>
      <w:r w:rsidRPr="0F2311D8">
        <w:t>Modified</w:t>
      </w:r>
    </w:p>
  </w:comment>
  <w:comment w:id="1862" w:author="Johan Granander" w:date="2026-05-04T11:05:00Z" w:initials="JG">
    <w:p w14:paraId="64ECDC82" w14:textId="77777777" w:rsidR="00ED6DF6" w:rsidRDefault="00ED6DF6" w:rsidP="00B159F1">
      <w:pPr>
        <w:pStyle w:val="aff"/>
      </w:pPr>
      <w:r>
        <w:rPr>
          <w:rStyle w:val="CommentReference1"/>
        </w:rPr>
        <w:annotationRef/>
      </w:r>
      <w:r>
        <w:rPr>
          <w:lang w:val="sv-SE"/>
        </w:rPr>
        <w:t>See comment above.</w:t>
      </w:r>
    </w:p>
  </w:comment>
  <w:comment w:id="1863" w:author="Xuning Wei12232" w:date="2026-05-20T16:31:00Z" w:initials="XW">
    <w:p w14:paraId="6DD456DE" w14:textId="77777777" w:rsidR="00ED6DF6" w:rsidRPr="00B6126C" w:rsidRDefault="00ED6DF6" w:rsidP="00B159F1">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1864" w:author="Johan Granander" w:date="2026-05-27T19:30:00Z" w:initials="JG">
    <w:p w14:paraId="06157538" w14:textId="77777777" w:rsidR="00ED6DF6" w:rsidRDefault="00ED6DF6" w:rsidP="00B159F1">
      <w:pPr>
        <w:pStyle w:val="aff"/>
      </w:pPr>
      <w:r>
        <w:rPr>
          <w:rStyle w:val="aff1"/>
        </w:rPr>
        <w:annotationRef/>
      </w:r>
      <w:r>
        <w:rPr>
          <w:lang w:val="sv-SE"/>
        </w:rPr>
        <w:t>It says ’piperidine solution’ not ’piperidine solution in DMF’</w:t>
      </w:r>
    </w:p>
  </w:comment>
  <w:comment w:id="1865" w:author="Zhenxin Yan - Network" w:date="2026-06-09T14:27:00Z" w:initials="ZN">
    <w:p w14:paraId="003E8E7C" w14:textId="77777777" w:rsidR="00ED6DF6" w:rsidRDefault="00ED6DF6" w:rsidP="00B159F1">
      <w:r>
        <w:annotationRef/>
      </w:r>
      <w:r w:rsidRPr="03E8B9F7">
        <w:t>Modified</w:t>
      </w:r>
    </w:p>
  </w:comment>
  <w:comment w:id="1866" w:author="Xuning Wei12232" w:date="2026-07-27T22:38:00Z" w:initials="XW">
    <w:p w14:paraId="7AECD3CE" w14:textId="77777777" w:rsidR="00ED6DF6" w:rsidRDefault="00ED6DF6" w:rsidP="00B159F1">
      <w:pPr>
        <w:pStyle w:val="aff"/>
      </w:pPr>
      <w:r>
        <w:rPr>
          <w:rStyle w:val="aff1"/>
        </w:rPr>
        <w:annotationRef/>
      </w:r>
      <w:r>
        <w:t>Following L1 revision, the de-</w:t>
      </w:r>
      <w:proofErr w:type="spellStart"/>
      <w:r>
        <w:t>Fmoc</w:t>
      </w:r>
      <w:proofErr w:type="spellEnd"/>
      <w:r>
        <w:t xml:space="preserve"> operation steps have been consolidated.</w:t>
      </w:r>
    </w:p>
  </w:comment>
  <w:comment w:id="1932" w:author="Johan Granander" w:date="2026-05-04T11:38:00Z" w:initials="JG">
    <w:p w14:paraId="67EF46CC" w14:textId="77777777" w:rsidR="00ED6DF6" w:rsidRDefault="00ED6DF6" w:rsidP="00A12AFB">
      <w:pPr>
        <w:pStyle w:val="CommentText1"/>
      </w:pPr>
      <w:r>
        <w:rPr>
          <w:rStyle w:val="CommentReference1"/>
        </w:rPr>
        <w:annotationRef/>
      </w:r>
      <w:r>
        <w:rPr>
          <w:lang w:val="sv-SE"/>
        </w:rPr>
        <w:t>See comment above</w:t>
      </w:r>
    </w:p>
  </w:comment>
  <w:comment w:id="1933" w:author="Xuning Wei12232" w:date="2026-05-20T16:32:00Z" w:initials="XW">
    <w:p w14:paraId="4DD4F62D" w14:textId="4866DD00" w:rsidR="00ED6DF6" w:rsidRDefault="00ED6DF6">
      <w:pPr>
        <w:pStyle w:val="aff"/>
      </w:pPr>
      <w:r>
        <w:rPr>
          <w:rStyle w:val="aff1"/>
        </w:rPr>
        <w:annotationRef/>
      </w:r>
      <w:r>
        <w:rPr>
          <w:rFonts w:eastAsiaTheme="minorEastAsia" w:hint="eastAsia"/>
          <w:lang w:eastAsia="zh-CN"/>
        </w:rPr>
        <w:t>H</w:t>
      </w:r>
      <w:r>
        <w:rPr>
          <w:rFonts w:eastAsiaTheme="minorEastAsia"/>
          <w:lang w:eastAsia="zh-CN"/>
        </w:rPr>
        <w:t>as been added.</w:t>
      </w:r>
    </w:p>
  </w:comment>
  <w:comment w:id="1934" w:author="Johan Granander" w:date="2026-05-27T19:33:00Z" w:initials="JG">
    <w:p w14:paraId="5D72FDC5" w14:textId="77777777" w:rsidR="00ED6DF6" w:rsidRDefault="00ED6DF6" w:rsidP="00C57B96">
      <w:pPr>
        <w:pStyle w:val="aff"/>
      </w:pPr>
      <w:r>
        <w:rPr>
          <w:rStyle w:val="aff1"/>
        </w:rPr>
        <w:annotationRef/>
      </w:r>
      <w:r>
        <w:rPr>
          <w:lang w:val="sv-SE"/>
        </w:rPr>
        <w:t>It says ’piperidine solution’ not ’piperidine solution in DMF’</w:t>
      </w:r>
    </w:p>
  </w:comment>
  <w:comment w:id="1935" w:author="Zhenxin Yan - Network" w:date="2026-06-09T14:29:00Z" w:initials="ZN">
    <w:p w14:paraId="03AD8A5F" w14:textId="2F6DA5AF" w:rsidR="00ED6DF6" w:rsidRDefault="00ED6DF6">
      <w:r>
        <w:annotationRef/>
      </w:r>
      <w:r w:rsidRPr="5A0CEA38">
        <w:t>Modified</w:t>
      </w:r>
    </w:p>
  </w:comment>
  <w:comment w:id="1960" w:author="Johan Granander" w:date="2026-05-04T11:05:00Z" w:initials="JG">
    <w:p w14:paraId="28D30F9C" w14:textId="77777777" w:rsidR="00ED6DF6" w:rsidRDefault="00ED6DF6" w:rsidP="00B159F1">
      <w:pPr>
        <w:pStyle w:val="aff"/>
      </w:pPr>
      <w:r>
        <w:rPr>
          <w:rStyle w:val="CommentReference1"/>
        </w:rPr>
        <w:annotationRef/>
      </w:r>
      <w:r>
        <w:rPr>
          <w:lang w:val="sv-SE"/>
        </w:rPr>
        <w:t>See comment above.</w:t>
      </w:r>
    </w:p>
  </w:comment>
  <w:comment w:id="1961" w:author="Xuning Wei12232" w:date="2026-05-20T16:31:00Z" w:initials="XW">
    <w:p w14:paraId="440A9216" w14:textId="77777777" w:rsidR="00ED6DF6" w:rsidRPr="00B6126C" w:rsidRDefault="00ED6DF6" w:rsidP="00B159F1">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 w:id="1962" w:author="Johan Granander" w:date="2026-05-27T19:30:00Z" w:initials="JG">
    <w:p w14:paraId="64933B98" w14:textId="77777777" w:rsidR="00ED6DF6" w:rsidRDefault="00ED6DF6" w:rsidP="00B159F1">
      <w:pPr>
        <w:pStyle w:val="aff"/>
      </w:pPr>
      <w:r>
        <w:rPr>
          <w:rStyle w:val="aff1"/>
        </w:rPr>
        <w:annotationRef/>
      </w:r>
      <w:r>
        <w:rPr>
          <w:lang w:val="sv-SE"/>
        </w:rPr>
        <w:t>It says ’piperidine solution’ not ’piperidine solution in DMF’</w:t>
      </w:r>
    </w:p>
  </w:comment>
  <w:comment w:id="1963" w:author="Zhenxin Yan - Network" w:date="2026-06-09T14:27:00Z" w:initials="ZN">
    <w:p w14:paraId="7F621BBE" w14:textId="77777777" w:rsidR="00ED6DF6" w:rsidRDefault="00ED6DF6" w:rsidP="00B159F1">
      <w:r>
        <w:annotationRef/>
      </w:r>
      <w:r w:rsidRPr="03E8B9F7">
        <w:t>Modified</w:t>
      </w:r>
    </w:p>
  </w:comment>
  <w:comment w:id="1964" w:author="Xuning Wei12232" w:date="2026-07-27T22:38:00Z" w:initials="XW">
    <w:p w14:paraId="71CF4CF2" w14:textId="77777777" w:rsidR="00ED6DF6" w:rsidRDefault="00ED6DF6" w:rsidP="00B159F1">
      <w:pPr>
        <w:pStyle w:val="aff"/>
      </w:pPr>
      <w:r>
        <w:rPr>
          <w:rStyle w:val="aff1"/>
        </w:rPr>
        <w:annotationRef/>
      </w:r>
      <w:r>
        <w:t>Following L1 revision, the de-</w:t>
      </w:r>
      <w:proofErr w:type="spellStart"/>
      <w:r>
        <w:t>Fmoc</w:t>
      </w:r>
      <w:proofErr w:type="spellEnd"/>
      <w:r>
        <w:t xml:space="preserve"> operation steps have been consolidated.</w:t>
      </w:r>
    </w:p>
  </w:comment>
  <w:comment w:id="2056" w:author="Johan Granander" w:date="2026-05-04T11:41:00Z" w:initials="JG">
    <w:p w14:paraId="3D21B8C6" w14:textId="77777777" w:rsidR="00ED6DF6" w:rsidRDefault="00ED6DF6" w:rsidP="00C14412">
      <w:pPr>
        <w:pStyle w:val="CommentText1"/>
      </w:pPr>
      <w:r>
        <w:rPr>
          <w:rStyle w:val="CommentReference1"/>
        </w:rPr>
        <w:annotationRef/>
      </w:r>
      <w:r>
        <w:rPr>
          <w:lang w:val="sv-SE"/>
        </w:rPr>
        <w:t>You could replace this section by just saying that the above instruction is performed 2 times.</w:t>
      </w:r>
    </w:p>
  </w:comment>
  <w:comment w:id="2057" w:author="Xuning Wei12232" w:date="2026-05-20T16:17:00Z" w:initials="XW">
    <w:p w14:paraId="2CE220A8" w14:textId="385F0956" w:rsidR="00ED6DF6" w:rsidRDefault="00ED6DF6">
      <w:pPr>
        <w:pStyle w:val="aff"/>
      </w:pPr>
      <w:r>
        <w:rPr>
          <w:rStyle w:val="aff1"/>
        </w:rPr>
        <w:annotationRef/>
      </w:r>
      <w:r w:rsidRPr="000D16FA">
        <w:t>The term "above instructions" is ambiguous, so restating the content is preferable</w:t>
      </w:r>
      <w:r>
        <w:br/>
      </w:r>
    </w:p>
  </w:comment>
  <w:comment w:id="2058" w:author="Johan Granander" w:date="2026-05-27T19:36:00Z" w:initials="JG">
    <w:p w14:paraId="72F389AE" w14:textId="77777777" w:rsidR="00ED6DF6" w:rsidRDefault="00ED6DF6" w:rsidP="00007EA1">
      <w:pPr>
        <w:pStyle w:val="aff"/>
      </w:pPr>
      <w:r>
        <w:rPr>
          <w:rStyle w:val="aff1"/>
        </w:rPr>
        <w:annotationRef/>
      </w:r>
      <w:r>
        <w:rPr>
          <w:lang w:val="sv-SE"/>
        </w:rPr>
        <w:t>I agree with that. Maybe it would be easier to split step 93 into two separate steps, one for the Toluene wash and a second step for the MTBE wash, which could then be instructed to be repeated twice, just like in steps 88, 89 and 95 for example.</w:t>
      </w:r>
    </w:p>
  </w:comment>
  <w:comment w:id="2059" w:author="Xuning Wei12232" w:date="2026-06-06T13:32:00Z" w:initials="XW">
    <w:p w14:paraId="2999473F" w14:textId="56647EE8" w:rsidR="00ED6DF6" w:rsidRPr="000B3252" w:rsidRDefault="00ED6DF6">
      <w:pPr>
        <w:pStyle w:val="aff"/>
      </w:pPr>
      <w:r>
        <w:rPr>
          <w:rStyle w:val="aff1"/>
        </w:rPr>
        <w:annotationRef/>
      </w:r>
      <w:r w:rsidRPr="000B3252">
        <w:rPr>
          <w:rFonts w:eastAsiaTheme="minorEastAsia"/>
          <w:lang w:eastAsia="zh-CN"/>
        </w:rPr>
        <w:t>Modified</w:t>
      </w:r>
      <w:r>
        <w:rPr>
          <w:rFonts w:eastAsiaTheme="minorEastAsia" w:hint="eastAsia"/>
          <w:lang w:eastAsia="zh-CN"/>
        </w:rPr>
        <w:t>.</w:t>
      </w:r>
    </w:p>
  </w:comment>
  <w:comment w:id="2304" w:author="Veera Venkata Satyanarayana Chiranjeevi Geda" w:date="2026-05-21T16:04:00Z" w:initials="VG">
    <w:p w14:paraId="69DD7B57" w14:textId="77777777" w:rsidR="00ED6DF6" w:rsidRDefault="00ED6DF6" w:rsidP="00CB6962">
      <w:pPr>
        <w:pStyle w:val="CommentText1"/>
      </w:pPr>
      <w:r w:rsidRPr="000D16FA">
        <w:rPr>
          <w:rStyle w:val="CommentReference1"/>
          <w:highlight w:val="yellow"/>
        </w:rPr>
        <w:annotationRef/>
      </w:r>
      <w:r w:rsidRPr="000F5DC3">
        <w:t xml:space="preserve">Please clarify if this also includes filter mesh and nitrogen distribution piping </w:t>
      </w:r>
      <w:proofErr w:type="spellStart"/>
      <w:r w:rsidRPr="000F5DC3">
        <w:t>MoC</w:t>
      </w:r>
      <w:proofErr w:type="spellEnd"/>
      <w:r w:rsidRPr="000F5DC3">
        <w:t>.</w:t>
      </w:r>
    </w:p>
  </w:comment>
  <w:comment w:id="2305" w:author="Xuning Wei12232" w:date="2026-05-25T14:29:00Z" w:initials="XW">
    <w:p w14:paraId="1FFEB9CB" w14:textId="70BC4E3D" w:rsidR="00ED6DF6" w:rsidRPr="00BD62B8" w:rsidRDefault="00ED6DF6">
      <w:pPr>
        <w:pStyle w:val="aff"/>
        <w:rPr>
          <w:rFonts w:eastAsiaTheme="minorEastAsia"/>
          <w:lang w:eastAsia="zh-CN"/>
        </w:rPr>
      </w:pPr>
      <w:r>
        <w:rPr>
          <w:rStyle w:val="aff1"/>
        </w:rPr>
        <w:annotationRef/>
      </w:r>
      <w:r>
        <w:t xml:space="preserve">Has been updated. </w:t>
      </w:r>
    </w:p>
  </w:comment>
  <w:comment w:id="2306" w:author="Xuning Wei12232" w:date="2026-09-05T20:57:00Z" w:initials="XW">
    <w:p w14:paraId="20C0D154" w14:textId="61D5A69C" w:rsidR="00A54EC0" w:rsidRPr="00A54EC0" w:rsidRDefault="00A54EC0">
      <w:pPr>
        <w:pStyle w:val="aff"/>
      </w:pPr>
      <w:r>
        <w:rPr>
          <w:rStyle w:val="aff1"/>
        </w:rPr>
        <w:annotationRef/>
      </w:r>
      <w:r w:rsidRPr="00A54EC0">
        <w:t xml:space="preserve">Not previously included; newly added to this entry. </w:t>
      </w:r>
      <w:r w:rsidRPr="00A54EC0">
        <w:rPr>
          <w:rFonts w:eastAsiaTheme="minorEastAsia"/>
          <w:lang w:eastAsia="zh-CN"/>
        </w:rPr>
        <w:t>Thank you</w:t>
      </w:r>
      <w:r w:rsidRPr="00A54EC0">
        <w:t>.</w:t>
      </w:r>
    </w:p>
  </w:comment>
  <w:comment w:id="2390" w:author="Veera Venkata Satyanarayana Chiranjeevi Geda" w:date="2026-05-11T16:41:00Z" w:initials="VG">
    <w:p w14:paraId="11BEF373" w14:textId="77777777" w:rsidR="00ED6DF6" w:rsidRDefault="00ED6DF6" w:rsidP="0032037C">
      <w:pPr>
        <w:pStyle w:val="CommentText1"/>
      </w:pPr>
      <w:r>
        <w:rPr>
          <w:rStyle w:val="CommentReference1"/>
        </w:rPr>
        <w:annotationRef/>
      </w:r>
      <w:proofErr w:type="gramStart"/>
      <w:r w:rsidRPr="25584E71">
        <w:t>mechanical</w:t>
      </w:r>
      <w:proofErr w:type="gramEnd"/>
      <w:r w:rsidRPr="25584E71">
        <w:t xml:space="preserve"> seal?</w:t>
      </w:r>
    </w:p>
  </w:comment>
  <w:comment w:id="2391" w:author="Zuo Zhang" w:date="2026-05-13T16:56:00Z" w:initials="ZZ">
    <w:p w14:paraId="658E4DB4" w14:textId="77777777" w:rsidR="00ED6DF6" w:rsidRPr="008373BF" w:rsidRDefault="00ED6DF6" w:rsidP="0032037C">
      <w:pPr>
        <w:pStyle w:val="CommentText4"/>
        <w:rPr>
          <w:rFonts w:eastAsiaTheme="minorEastAsia"/>
          <w:lang w:eastAsia="zh-CN"/>
        </w:rPr>
      </w:pPr>
      <w:r>
        <w:rPr>
          <w:rStyle w:val="CommentReference2"/>
        </w:rPr>
        <w:annotationRef/>
      </w:r>
      <w:r>
        <w:rPr>
          <w:rFonts w:eastAsiaTheme="minorEastAsia" w:hint="eastAsia"/>
          <w:lang w:eastAsia="zh-CN"/>
        </w:rPr>
        <w:t>Yes</w:t>
      </w:r>
      <w:r>
        <w:rPr>
          <w:rFonts w:eastAsiaTheme="minorEastAsia"/>
          <w:lang w:eastAsia="zh-CN"/>
        </w:rPr>
        <w:t>, thanks.</w:t>
      </w:r>
    </w:p>
  </w:comment>
  <w:comment w:id="2403" w:author="Johan Granander" w:date="2026-05-04T11:46:00Z" w:initials="JG">
    <w:p w14:paraId="7B10D97A" w14:textId="77777777" w:rsidR="00ED6DF6" w:rsidRDefault="00ED6DF6" w:rsidP="00DD3AB1">
      <w:pPr>
        <w:pStyle w:val="CommentText1"/>
      </w:pPr>
      <w:r>
        <w:rPr>
          <w:rStyle w:val="CommentReference1"/>
        </w:rPr>
        <w:annotationRef/>
      </w:r>
      <w:r>
        <w:rPr>
          <w:lang w:val="sv-SE"/>
        </w:rPr>
        <w:t>Check if this number is correct. The vessel has been referred to as TJ4S-1213-SPS02-AT02’ in the Protocol.</w:t>
      </w:r>
    </w:p>
  </w:comment>
  <w:comment w:id="2404" w:author="Xuning Wei12232" w:date="2026-05-20T16:15:00Z" w:initials="XW">
    <w:p w14:paraId="3A11494B" w14:textId="40476AB9" w:rsidR="00ED6DF6" w:rsidRPr="00A90BEB" w:rsidRDefault="00ED6DF6">
      <w:pPr>
        <w:pStyle w:val="aff"/>
        <w:rPr>
          <w:rFonts w:eastAsiaTheme="minorEastAsia"/>
          <w:lang w:eastAsia="zh-CN"/>
        </w:rPr>
      </w:pPr>
      <w:r>
        <w:rPr>
          <w:rStyle w:val="aff1"/>
        </w:rPr>
        <w:annotationRef/>
      </w:r>
      <w:r>
        <w:t xml:space="preserve">After confirmation, </w:t>
      </w:r>
      <w:r>
        <w:rPr>
          <w:rFonts w:eastAsiaTheme="minorEastAsia"/>
          <w:lang w:eastAsia="zh-CN"/>
        </w:rPr>
        <w:t xml:space="preserve">TJ4S-1213-SPS01-AT02 </w:t>
      </w:r>
      <w:r>
        <w:t>is correct</w:t>
      </w:r>
    </w:p>
  </w:comment>
  <w:comment w:id="2405" w:author="Johan Granander" w:date="2026-05-27T19:37:00Z" w:initials="JG">
    <w:p w14:paraId="698F26F4" w14:textId="77777777" w:rsidR="00ED6DF6" w:rsidRDefault="00ED6DF6" w:rsidP="00D50A35">
      <w:pPr>
        <w:pStyle w:val="aff"/>
      </w:pPr>
      <w:r>
        <w:rPr>
          <w:rStyle w:val="aff1"/>
        </w:rPr>
        <w:annotationRef/>
      </w:r>
      <w:r>
        <w:rPr>
          <w:lang w:val="sv-SE"/>
        </w:rPr>
        <w:t>Has the Protocol been corrected?</w:t>
      </w:r>
    </w:p>
  </w:comment>
  <w:comment w:id="2406" w:author="Xuning Wei12232" w:date="2026-06-06T11:15:00Z" w:initials="XW">
    <w:p w14:paraId="61348F16" w14:textId="21A03F5C" w:rsidR="00ED6DF6" w:rsidRPr="00AF0827" w:rsidRDefault="00ED6DF6">
      <w:pPr>
        <w:pStyle w:val="aff"/>
        <w:rPr>
          <w:rFonts w:eastAsiaTheme="minorEastAsia"/>
          <w:lang w:eastAsia="zh-CN"/>
        </w:rPr>
      </w:pPr>
      <w:r>
        <w:rPr>
          <w:rStyle w:val="aff1"/>
        </w:rPr>
        <w:annotationRef/>
      </w:r>
      <w:r>
        <w:t>Yes, the protocol has also been corrected</w:t>
      </w:r>
    </w:p>
  </w:comment>
  <w:comment w:id="3469" w:author="Johan Granander" w:date="2026-05-04T12:15:00Z" w:initials="JG">
    <w:p w14:paraId="0C73D807" w14:textId="77777777" w:rsidR="00ED6DF6" w:rsidRDefault="00ED6DF6" w:rsidP="00163E78">
      <w:pPr>
        <w:pStyle w:val="CommentText1"/>
      </w:pPr>
      <w:r>
        <w:rPr>
          <w:rStyle w:val="CommentReference1"/>
        </w:rPr>
        <w:annotationRef/>
      </w:r>
      <w:r w:rsidRPr="009B26FB">
        <w:rPr>
          <w:lang w:val="sv-SE"/>
        </w:rPr>
        <w:t>Can the mixing study, used to calculate the agitation rates for the different parts of the process, be added to this document? Or would it be more suitable to include in the ORA?</w:t>
      </w:r>
    </w:p>
  </w:comment>
  <w:comment w:id="3470" w:author="Xuning Wei12232" w:date="2026-05-25T18:14:00Z" w:initials="XW">
    <w:p w14:paraId="3469DA8A" w14:textId="43207163" w:rsidR="00ED6DF6" w:rsidRPr="009B26FB" w:rsidRDefault="00ED6DF6">
      <w:pPr>
        <w:pStyle w:val="aff"/>
        <w:rPr>
          <w:rFonts w:eastAsiaTheme="minorEastAsia"/>
          <w:lang w:eastAsia="zh-CN"/>
        </w:rPr>
      </w:pPr>
      <w:r>
        <w:rPr>
          <w:rStyle w:val="aff1"/>
        </w:rPr>
        <w:annotationRef/>
      </w:r>
      <w:r>
        <w:rPr>
          <w:rFonts w:eastAsiaTheme="minorEastAsia"/>
          <w:lang w:eastAsia="zh-CN"/>
        </w:rPr>
        <w:t xml:space="preserve"> </w:t>
      </w:r>
      <w:r>
        <w:t>We suggest that</w:t>
      </w:r>
      <w:r w:rsidRPr="000823B6">
        <w:t xml:space="preserve"> </w:t>
      </w:r>
      <w:r>
        <w:t>the mixing study</w:t>
      </w:r>
      <w:r w:rsidRPr="009B26FB">
        <w:rPr>
          <w:lang w:val="sv-SE"/>
        </w:rPr>
        <w:t>, used to calculate the agitation rates for the different parts of the process,</w:t>
      </w:r>
      <w:r>
        <w:t xml:space="preserve"> be documented in the ORA</w:t>
      </w:r>
      <w:r>
        <w:rPr>
          <w:rFonts w:eastAsiaTheme="minorEastAsia"/>
          <w:lang w:eastAsia="zh-CN"/>
        </w:rPr>
        <w:t>. T</w:t>
      </w:r>
      <w:r>
        <w:rPr>
          <w:rFonts w:eastAsiaTheme="minorEastAsia" w:hint="eastAsia"/>
          <w:lang w:eastAsia="zh-CN"/>
        </w:rPr>
        <w:t>hanks</w:t>
      </w:r>
      <w:r>
        <w:rPr>
          <w:rFonts w:eastAsiaTheme="minorEastAsia"/>
          <w:lang w:eastAsia="zh-CN"/>
        </w:rPr>
        <w:t>.</w:t>
      </w:r>
    </w:p>
  </w:comment>
  <w:comment w:id="5531" w:author="Johan Granander" w:date="2026-05-04T10:52:00Z" w:initials="JG">
    <w:p w14:paraId="35FDC366" w14:textId="77777777" w:rsidR="00ED6DF6" w:rsidRDefault="00ED6DF6" w:rsidP="00FD673D">
      <w:pPr>
        <w:pStyle w:val="CommentText1"/>
      </w:pPr>
      <w:r>
        <w:rPr>
          <w:rStyle w:val="CommentReference1"/>
        </w:rPr>
        <w:annotationRef/>
      </w:r>
      <w:r>
        <w:rPr>
          <w:lang w:val="sv-SE"/>
        </w:rPr>
        <w:t>I cannot see the instructions for this test in the MOR.</w:t>
      </w:r>
    </w:p>
  </w:comment>
  <w:comment w:id="5532" w:author="Xuning Wei12232" w:date="2026-05-20T13:52:00Z" w:initials="XW">
    <w:p w14:paraId="633DF492" w14:textId="77777777" w:rsidR="00ED6DF6" w:rsidRDefault="00ED6DF6" w:rsidP="00FD673D">
      <w:pPr>
        <w:pStyle w:val="aff"/>
      </w:pPr>
      <w:r>
        <w:rPr>
          <w:rStyle w:val="aff1"/>
        </w:rPr>
        <w:annotationRef/>
      </w:r>
      <w:r>
        <w:t>Has been removed, thanks</w:t>
      </w:r>
    </w:p>
  </w:comment>
  <w:comment w:id="5654" w:author="Johan Granander" w:date="2026-05-04T11:51:00Z" w:initials="JG">
    <w:p w14:paraId="6ECD555B" w14:textId="77777777" w:rsidR="00ED6DF6" w:rsidRDefault="00ED6DF6" w:rsidP="007A0294">
      <w:pPr>
        <w:pStyle w:val="CommentText1"/>
      </w:pPr>
      <w:r>
        <w:rPr>
          <w:rStyle w:val="CommentReference1"/>
        </w:rPr>
        <w:annotationRef/>
      </w:r>
      <w:r>
        <w:rPr>
          <w:lang w:val="sv-SE"/>
        </w:rPr>
        <w:t>Shouldnt this be ’3 times’?</w:t>
      </w:r>
    </w:p>
  </w:comment>
  <w:comment w:id="5655" w:author="Xuning Wei12232" w:date="2026-05-25T13:44:00Z" w:initials="XW">
    <w:p w14:paraId="6348FED6" w14:textId="5E451915" w:rsidR="00ED6DF6" w:rsidRDefault="00ED6DF6">
      <w:pPr>
        <w:pStyle w:val="aff"/>
      </w:pPr>
      <w:r>
        <w:rPr>
          <w:rStyle w:val="aff1"/>
        </w:rPr>
        <w:annotationRef/>
      </w:r>
      <w:r>
        <w:rPr>
          <w:rFonts w:eastAsiaTheme="minorEastAsia"/>
          <w:lang w:eastAsia="zh-CN"/>
        </w:rPr>
        <w:t>No. 9 only once</w:t>
      </w:r>
    </w:p>
  </w:comment>
  <w:comment w:id="5656" w:author="Johan Granander" w:date="2026-05-27T19:39:00Z" w:initials="JG">
    <w:p w14:paraId="18BAD3D6" w14:textId="77777777" w:rsidR="00ED6DF6" w:rsidRDefault="00ED6DF6" w:rsidP="00D80A11">
      <w:pPr>
        <w:pStyle w:val="aff"/>
      </w:pPr>
      <w:r>
        <w:rPr>
          <w:rStyle w:val="aff1"/>
        </w:rPr>
        <w:annotationRef/>
      </w:r>
      <w:r>
        <w:rPr>
          <w:lang w:val="sv-SE"/>
        </w:rPr>
        <w:t>Okay.</w:t>
      </w:r>
    </w:p>
  </w:comment>
  <w:comment w:id="5750" w:author="Johan Granander" w:date="2026-05-04T11:51:00Z" w:initials="JG">
    <w:p w14:paraId="333C2A76" w14:textId="77777777" w:rsidR="00ED6DF6" w:rsidRDefault="00ED6DF6" w:rsidP="00B159F1">
      <w:pPr>
        <w:pStyle w:val="CommentText1"/>
      </w:pPr>
      <w:r>
        <w:rPr>
          <w:rStyle w:val="CommentReference1"/>
        </w:rPr>
        <w:annotationRef/>
      </w:r>
      <w:r>
        <w:rPr>
          <w:lang w:val="sv-SE"/>
        </w:rPr>
        <w:t xml:space="preserve">Shouldnt </w:t>
      </w:r>
      <w:r>
        <w:rPr>
          <w:lang w:val="sv-SE"/>
        </w:rPr>
        <w:t>this be ’3 times’?</w:t>
      </w:r>
    </w:p>
  </w:comment>
  <w:comment w:id="5751" w:author="Xuning Wei12232" w:date="2026-05-25T13:44:00Z" w:initials="XW">
    <w:p w14:paraId="2635C4F0" w14:textId="77777777" w:rsidR="00ED6DF6" w:rsidRDefault="00ED6DF6" w:rsidP="00B159F1">
      <w:pPr>
        <w:pStyle w:val="aff"/>
      </w:pPr>
      <w:r>
        <w:rPr>
          <w:rStyle w:val="aff1"/>
        </w:rPr>
        <w:annotationRef/>
      </w:r>
      <w:r>
        <w:rPr>
          <w:rFonts w:eastAsiaTheme="minorEastAsia"/>
          <w:lang w:eastAsia="zh-CN"/>
        </w:rPr>
        <w:t>No. 9 only once</w:t>
      </w:r>
    </w:p>
  </w:comment>
  <w:comment w:id="5752" w:author="Johan Granander" w:date="2026-05-27T19:39:00Z" w:initials="JG">
    <w:p w14:paraId="77D0FD61" w14:textId="77777777" w:rsidR="00ED6DF6" w:rsidRDefault="00ED6DF6" w:rsidP="00B159F1">
      <w:pPr>
        <w:pStyle w:val="aff"/>
      </w:pPr>
      <w:r>
        <w:rPr>
          <w:rStyle w:val="aff1"/>
        </w:rPr>
        <w:annotationRef/>
      </w:r>
      <w:r>
        <w:rPr>
          <w:lang w:val="sv-SE"/>
        </w:rPr>
        <w:t>Okay.</w:t>
      </w:r>
    </w:p>
  </w:comment>
  <w:comment w:id="8220" w:author="Johan Granander" w:date="2026-05-04T11:55:00Z" w:initials="JG">
    <w:p w14:paraId="55A72891" w14:textId="77777777" w:rsidR="00ED6DF6" w:rsidRDefault="00ED6DF6" w:rsidP="00DC3C29">
      <w:pPr>
        <w:pStyle w:val="CommentText1"/>
      </w:pPr>
      <w:r>
        <w:rPr>
          <w:rStyle w:val="CommentReference1"/>
        </w:rPr>
        <w:annotationRef/>
      </w:r>
      <w:r>
        <w:rPr>
          <w:lang w:val="sv-SE"/>
        </w:rPr>
        <w:t xml:space="preserve">This </w:t>
      </w:r>
      <w:r>
        <w:rPr>
          <w:lang w:val="sv-SE"/>
        </w:rPr>
        <w:t>should be ’3 times’, correct?</w:t>
      </w:r>
    </w:p>
  </w:comment>
  <w:comment w:id="8221" w:author="Xuning Wei12232" w:date="2026-05-25T12:30:00Z" w:initials="XW">
    <w:p w14:paraId="08CC26DC" w14:textId="77777777" w:rsidR="00ED6DF6" w:rsidRPr="006A5294" w:rsidRDefault="00ED6DF6" w:rsidP="00DC3C29">
      <w:pPr>
        <w:pStyle w:val="aff"/>
        <w:rPr>
          <w:rFonts w:eastAsiaTheme="minorEastAsia"/>
          <w:lang w:eastAsia="zh-CN"/>
        </w:rPr>
      </w:pPr>
      <w:r>
        <w:rPr>
          <w:rStyle w:val="aff1"/>
        </w:rPr>
        <w:annotationRef/>
      </w:r>
      <w:r>
        <w:rPr>
          <w:rFonts w:eastAsiaTheme="minorEastAsia"/>
          <w:lang w:eastAsia="zh-CN"/>
        </w:rPr>
        <w:t>No. 9 only once</w:t>
      </w:r>
    </w:p>
  </w:comment>
  <w:comment w:id="8344" w:author="Johan Granander" w:date="2026-05-04T11:02:00Z" w:initials="JG">
    <w:p w14:paraId="31E7375C" w14:textId="77777777" w:rsidR="00ED6DF6" w:rsidRDefault="00ED6DF6" w:rsidP="0022709A">
      <w:pPr>
        <w:pStyle w:val="CommentText1"/>
      </w:pPr>
      <w:r>
        <w:rPr>
          <w:rStyle w:val="CommentReference1"/>
        </w:rPr>
        <w:annotationRef/>
      </w:r>
      <w:r>
        <w:rPr>
          <w:lang w:val="sv-SE"/>
        </w:rPr>
        <w:t>Add number of equivalents used to align with other reagent charges.</w:t>
      </w:r>
    </w:p>
  </w:comment>
  <w:comment w:id="8345" w:author="Xuning Wei12232" w:date="2026-05-25T11:30:00Z" w:initials="XW">
    <w:p w14:paraId="0E439606" w14:textId="77777777" w:rsidR="00ED6DF6" w:rsidRPr="004B098E" w:rsidRDefault="00ED6DF6" w:rsidP="0022709A">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 Thank you.</w:t>
      </w:r>
    </w:p>
  </w:comment>
  <w:comment w:id="9363" w:author="Johan Granander" w:date="2026-05-04T11:33:00Z" w:initials="JG">
    <w:p w14:paraId="38A62B26" w14:textId="77777777" w:rsidR="00ED6DF6" w:rsidRDefault="00ED6DF6" w:rsidP="00CB42D3">
      <w:pPr>
        <w:pStyle w:val="CommentText1"/>
      </w:pPr>
      <w:r>
        <w:rPr>
          <w:rStyle w:val="CommentReference1"/>
        </w:rPr>
        <w:annotationRef/>
      </w:r>
      <w:r>
        <w:rPr>
          <w:lang w:val="sv-SE"/>
        </w:rPr>
        <w:t>Add how many equivalents are used.</w:t>
      </w:r>
    </w:p>
  </w:comment>
  <w:comment w:id="9364" w:author="Xuning Wei12232" w:date="2026-05-25T11:39:00Z" w:initials="XW">
    <w:p w14:paraId="59D22493" w14:textId="77777777" w:rsidR="00ED6DF6" w:rsidRPr="00FF0209" w:rsidRDefault="00ED6DF6" w:rsidP="00CB42D3">
      <w:pPr>
        <w:pStyle w:val="aff"/>
        <w:rPr>
          <w:rFonts w:eastAsiaTheme="minorEastAsia"/>
          <w:lang w:eastAsia="zh-CN"/>
        </w:rPr>
      </w:pPr>
      <w:r>
        <w:rPr>
          <w:rStyle w:val="aff1"/>
        </w:rPr>
        <w:annotationRef/>
      </w:r>
      <w:r>
        <w:rPr>
          <w:rFonts w:eastAsiaTheme="minorEastAsia"/>
          <w:lang w:eastAsia="zh-CN"/>
        </w:rPr>
        <w:t xml:space="preserve">2.0 eq. Has been added.  </w:t>
      </w:r>
    </w:p>
  </w:comment>
  <w:comment w:id="9368" w:author="Johan Granander" w:date="2026-05-04T11:33:00Z" w:initials="JG">
    <w:p w14:paraId="4EA45E84" w14:textId="77777777" w:rsidR="00ED6DF6" w:rsidRDefault="00ED6DF6" w:rsidP="005C4A66">
      <w:pPr>
        <w:pStyle w:val="CommentText1"/>
      </w:pPr>
      <w:r>
        <w:rPr>
          <w:rStyle w:val="CommentReference1"/>
        </w:rPr>
        <w:annotationRef/>
      </w:r>
      <w:r>
        <w:rPr>
          <w:lang w:val="sv-SE"/>
        </w:rPr>
        <w:t>Add how many equivalents are used.</w:t>
      </w:r>
    </w:p>
  </w:comment>
  <w:comment w:id="9369" w:author="Xuning Wei12232" w:date="2026-05-25T11:39:00Z" w:initials="XW">
    <w:p w14:paraId="12CAD462" w14:textId="77777777" w:rsidR="00ED6DF6" w:rsidRPr="00FF0209" w:rsidRDefault="00ED6DF6">
      <w:pPr>
        <w:pStyle w:val="aff"/>
        <w:rPr>
          <w:rFonts w:eastAsiaTheme="minorEastAsia"/>
          <w:lang w:eastAsia="zh-CN"/>
        </w:rPr>
      </w:pPr>
      <w:r>
        <w:rPr>
          <w:rStyle w:val="aff1"/>
        </w:rPr>
        <w:annotationRef/>
      </w:r>
      <w:r>
        <w:rPr>
          <w:rFonts w:eastAsiaTheme="minorEastAsia"/>
          <w:lang w:eastAsia="zh-CN"/>
        </w:rPr>
        <w:t xml:space="preserve">2.0 eq. Has been added.  </w:t>
      </w:r>
    </w:p>
  </w:comment>
  <w:comment w:id="10165" w:author="Johan Granander" w:date="2026-05-04T11:55:00Z" w:initials="JG">
    <w:p w14:paraId="7AEF8C2F" w14:textId="77777777" w:rsidR="00ED6DF6" w:rsidRDefault="00ED6DF6" w:rsidP="00840074">
      <w:pPr>
        <w:pStyle w:val="CommentText1"/>
      </w:pPr>
      <w:r>
        <w:rPr>
          <w:rStyle w:val="CommentReference1"/>
        </w:rPr>
        <w:annotationRef/>
      </w:r>
      <w:r>
        <w:rPr>
          <w:lang w:val="sv-SE"/>
        </w:rPr>
        <w:t>This should be ’3 times’, correct?</w:t>
      </w:r>
    </w:p>
  </w:comment>
  <w:comment w:id="10166" w:author="Xuning Wei12232" w:date="2026-05-25T12:30:00Z" w:initials="XW">
    <w:p w14:paraId="29BEE116" w14:textId="002B2300" w:rsidR="00ED6DF6" w:rsidRPr="006A5294" w:rsidRDefault="00ED6DF6">
      <w:pPr>
        <w:pStyle w:val="aff"/>
        <w:rPr>
          <w:rFonts w:eastAsiaTheme="minorEastAsia"/>
          <w:lang w:eastAsia="zh-CN"/>
        </w:rPr>
      </w:pPr>
      <w:r>
        <w:rPr>
          <w:rStyle w:val="aff1"/>
        </w:rPr>
        <w:annotationRef/>
      </w:r>
      <w:r>
        <w:rPr>
          <w:rFonts w:eastAsiaTheme="minorEastAsia"/>
          <w:lang w:eastAsia="zh-CN"/>
        </w:rPr>
        <w:t>No. 9 only once</w:t>
      </w:r>
    </w:p>
  </w:comment>
  <w:comment w:id="11461" w:author="Xuning Wei12232" w:date="2026-07-27T21:44:00Z" w:initials="XW">
    <w:p w14:paraId="147E90C9" w14:textId="2949CA6C" w:rsidR="00ED6DF6" w:rsidRPr="00273E11" w:rsidRDefault="00ED6DF6">
      <w:pPr>
        <w:pStyle w:val="aff"/>
        <w:rPr>
          <w:rFonts w:eastAsiaTheme="minorEastAsia"/>
          <w:lang w:eastAsia="zh-CN"/>
        </w:rPr>
      </w:pPr>
      <w:r>
        <w:rPr>
          <w:rStyle w:val="aff1"/>
        </w:rPr>
        <w:annotationRef/>
      </w:r>
      <w:r>
        <w:rPr>
          <w:rFonts w:eastAsiaTheme="minorEastAsia"/>
          <w:lang w:eastAsia="zh-CN"/>
        </w:rPr>
        <w:t>Please link for Process Engineering Assessment Report</w:t>
      </w:r>
      <w:r>
        <w:rPr>
          <w:rFonts w:ascii="Times New Roman" w:hAnsi="Times New Roman" w:cs="Times New Roman"/>
          <w:color w:val="auto"/>
        </w:rPr>
        <w:t>.</w:t>
      </w:r>
    </w:p>
  </w:comment>
  <w:comment w:id="11473" w:author="Yu Lin Zhao" w:date="2026-07-26T22:10:00Z" w:initials="YZ">
    <w:p w14:paraId="13C232ED" w14:textId="77777777" w:rsidR="00ED6DF6" w:rsidRDefault="00ED6DF6" w:rsidP="00DC3C29">
      <w:pPr>
        <w:pStyle w:val="aff"/>
      </w:pPr>
      <w:r>
        <w:rPr>
          <w:rStyle w:val="aff1"/>
        </w:rPr>
        <w:annotationRef/>
      </w:r>
      <w:r>
        <w:t xml:space="preserve">We are expecting to see process tolerance and measure accuracy separately. And also to have the process </w:t>
      </w:r>
      <w:proofErr w:type="spellStart"/>
      <w:r>
        <w:t>setpoint</w:t>
      </w:r>
      <w:proofErr w:type="spellEnd"/>
      <w:r>
        <w:t xml:space="preserve"> or expected value covered.</w:t>
      </w:r>
    </w:p>
  </w:comment>
  <w:comment w:id="11474" w:author="Xuning Wei12232" w:date="2026-07-27T22:57:00Z" w:initials="XW">
    <w:p w14:paraId="2D3BB914" w14:textId="08302D2A" w:rsidR="00ED6DF6" w:rsidRDefault="00ED6DF6">
      <w:pPr>
        <w:pStyle w:val="aff"/>
      </w:pPr>
      <w:r>
        <w:t>H</w:t>
      </w:r>
      <w:r>
        <w:rPr>
          <w:rStyle w:val="aff1"/>
        </w:rPr>
        <w:annotationRef/>
      </w:r>
      <w:r>
        <w:t>ave been separated as required.</w:t>
      </w:r>
    </w:p>
  </w:comment>
  <w:comment w:id="12471" w:author="Johan Granander" w:date="2026-05-04T12:02:00Z" w:initials="JG">
    <w:p w14:paraId="6791909A" w14:textId="77777777" w:rsidR="00ED6DF6" w:rsidRDefault="00ED6DF6" w:rsidP="00E9143D">
      <w:pPr>
        <w:pStyle w:val="CommentText1"/>
      </w:pPr>
      <w:r>
        <w:rPr>
          <w:rStyle w:val="CommentReference1"/>
        </w:rPr>
        <w:annotationRef/>
      </w:r>
      <w:r>
        <w:rPr>
          <w:lang w:val="sv-SE"/>
        </w:rPr>
        <w:t>Pyridine is missing in the table. Pyridine is used in the capping step with acetic anhydride.</w:t>
      </w:r>
    </w:p>
  </w:comment>
  <w:comment w:id="12472" w:author="Xuning Wei12232" w:date="2026-05-25T12:29:00Z" w:initials="XW">
    <w:p w14:paraId="3B5992F5" w14:textId="029C6EDC" w:rsidR="00ED6DF6" w:rsidRPr="00492C20" w:rsidRDefault="00ED6DF6">
      <w:pPr>
        <w:pStyle w:val="aff"/>
        <w:rPr>
          <w:rFonts w:eastAsiaTheme="minorEastAsia"/>
          <w:lang w:eastAsia="zh-CN"/>
        </w:rPr>
      </w:pPr>
      <w:r>
        <w:rPr>
          <w:rStyle w:val="aff1"/>
        </w:rPr>
        <w:annotationRef/>
      </w:r>
      <w:r>
        <w:rPr>
          <w:rFonts w:eastAsiaTheme="minorEastAsia" w:hint="eastAsia"/>
          <w:lang w:eastAsia="zh-CN"/>
        </w:rPr>
        <w:t>H</w:t>
      </w:r>
      <w:r>
        <w:rPr>
          <w:rFonts w:eastAsiaTheme="minorEastAsia"/>
          <w:lang w:eastAsia="zh-CN"/>
        </w:rPr>
        <w:t>as been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58EF78A" w15:done="0"/>
  <w15:commentEx w15:paraId="1BD3D6E8" w15:paraIdParent="558EF78A" w15:done="0"/>
  <w15:commentEx w15:paraId="53950A4F" w15:done="0"/>
  <w15:commentEx w15:paraId="7E787002" w15:paraIdParent="53950A4F" w15:done="0"/>
  <w15:commentEx w15:paraId="113315B7" w15:done="1"/>
  <w15:commentEx w15:paraId="4F03C12E" w15:paraIdParent="113315B7" w15:done="1"/>
  <w15:commentEx w15:paraId="1038A0CD" w15:done="1"/>
  <w15:commentEx w15:paraId="689F68D2" w15:paraIdParent="1038A0CD" w15:done="1"/>
  <w15:commentEx w15:paraId="1970B803" w15:done="0"/>
  <w15:commentEx w15:paraId="1A02EF05" w15:paraIdParent="1970B803" w15:done="0"/>
  <w15:commentEx w15:paraId="7CA03FB8" w15:done="1"/>
  <w15:commentEx w15:paraId="62979D98" w15:paraIdParent="7CA03FB8" w15:done="1"/>
  <w15:commentEx w15:paraId="41F3082A" w15:done="1"/>
  <w15:commentEx w15:paraId="3936A820" w15:paraIdParent="41F3082A" w15:done="1"/>
  <w15:commentEx w15:paraId="4E319CA2" w15:done="1"/>
  <w15:commentEx w15:paraId="00D03323" w15:paraIdParent="4E319CA2" w15:done="1"/>
  <w15:commentEx w15:paraId="1F95348A" w15:done="1"/>
  <w15:commentEx w15:paraId="3A0D550B" w15:paraIdParent="1F95348A" w15:done="1"/>
  <w15:commentEx w15:paraId="2C8468B4" w15:paraIdParent="1F95348A" w15:done="1"/>
  <w15:commentEx w15:paraId="6EB195D5" w15:paraIdParent="1F95348A" w15:done="1"/>
  <w15:commentEx w15:paraId="684C0D8F" w15:done="1"/>
  <w15:commentEx w15:paraId="7FD7C314" w15:paraIdParent="684C0D8F" w15:done="1"/>
  <w15:commentEx w15:paraId="00498284" w15:paraIdParent="684C0D8F" w15:done="1"/>
  <w15:commentEx w15:paraId="11E4EAEA" w15:paraIdParent="684C0D8F" w15:done="1"/>
  <w15:commentEx w15:paraId="0D03D94C" w15:done="1"/>
  <w15:commentEx w15:paraId="422C2C08" w15:paraIdParent="0D03D94C" w15:done="1"/>
  <w15:commentEx w15:paraId="00D24C1B" w15:done="1"/>
  <w15:commentEx w15:paraId="1EBE49E7" w15:paraIdParent="00D24C1B" w15:done="1"/>
  <w15:commentEx w15:paraId="0525EF33" w15:paraIdParent="00D24C1B" w15:done="1"/>
  <w15:commentEx w15:paraId="1B56330F" w15:paraIdParent="00D24C1B" w15:done="1"/>
  <w15:commentEx w15:paraId="4F03777B" w15:paraIdParent="00D24C1B" w15:done="1"/>
  <w15:commentEx w15:paraId="2B6509FF" w15:done="1"/>
  <w15:commentEx w15:paraId="6A98A95E" w15:paraIdParent="2B6509FF" w15:done="1"/>
  <w15:commentEx w15:paraId="281B50C7" w15:paraIdParent="2B6509FF" w15:done="1"/>
  <w15:commentEx w15:paraId="2565BF21" w15:paraIdParent="2B6509FF" w15:done="1"/>
  <w15:commentEx w15:paraId="601BEC87" w15:done="0"/>
  <w15:commentEx w15:paraId="3923F238" w15:paraIdParent="601BEC87" w15:done="0"/>
  <w15:commentEx w15:paraId="36874F44" w15:done="0"/>
  <w15:commentEx w15:paraId="75AB732D" w15:paraIdParent="36874F44" w15:done="0"/>
  <w15:commentEx w15:paraId="65B11FAC" w15:done="1"/>
  <w15:commentEx w15:paraId="5029A5DD" w15:paraIdParent="65B11FAC" w15:done="1"/>
  <w15:commentEx w15:paraId="2A5DBF31" w15:paraIdParent="65B11FAC" w15:done="1"/>
  <w15:commentEx w15:paraId="08F20EAD" w15:paraIdParent="65B11FAC" w15:done="1"/>
  <w15:commentEx w15:paraId="2CEF3FC0" w15:done="1"/>
  <w15:commentEx w15:paraId="716D7912" w15:paraIdParent="2CEF3FC0" w15:done="1"/>
  <w15:commentEx w15:paraId="0FCA9CF4" w15:paraIdParent="2CEF3FC0" w15:done="1"/>
  <w15:commentEx w15:paraId="6AF40864" w15:paraIdParent="2CEF3FC0" w15:done="1"/>
  <w15:commentEx w15:paraId="2EF2D6AC" w15:paraIdParent="2CEF3FC0" w15:done="1"/>
  <w15:commentEx w15:paraId="64D3A8CC" w15:done="0"/>
  <w15:commentEx w15:paraId="04EA987C" w15:paraIdParent="64D3A8CC" w15:done="0"/>
  <w15:commentEx w15:paraId="113E70D4" w15:done="1"/>
  <w15:commentEx w15:paraId="1FE8F7A6" w15:paraIdParent="113E70D4" w15:done="1"/>
  <w15:commentEx w15:paraId="5F5DBDAD" w15:done="1"/>
  <w15:commentEx w15:paraId="798AEC28" w15:paraIdParent="5F5DBDAD" w15:done="1"/>
  <w15:commentEx w15:paraId="14291E00" w15:paraIdParent="5F5DBDAD" w15:done="1"/>
  <w15:commentEx w15:paraId="0465B0DF" w15:paraIdParent="5F5DBDAD" w15:done="1"/>
  <w15:commentEx w15:paraId="27754465" w15:done="1"/>
  <w15:commentEx w15:paraId="58CD8E36" w15:paraIdParent="27754465" w15:done="1"/>
  <w15:commentEx w15:paraId="60D59E4F" w15:paraIdParent="27754465" w15:done="1"/>
  <w15:commentEx w15:paraId="7E271DBA" w15:paraIdParent="27754465" w15:done="1"/>
  <w15:commentEx w15:paraId="3DAC7164" w15:paraIdParent="27754465" w15:done="1"/>
  <w15:commentEx w15:paraId="428EF2EE" w15:done="1"/>
  <w15:commentEx w15:paraId="579FE89D" w15:paraIdParent="428EF2EE" w15:done="1"/>
  <w15:commentEx w15:paraId="1B504E71" w15:paraIdParent="428EF2EE" w15:done="1"/>
  <w15:commentEx w15:paraId="2AC66DD6" w15:paraIdParent="428EF2EE" w15:done="1"/>
  <w15:commentEx w15:paraId="5249C598" w15:done="1"/>
  <w15:commentEx w15:paraId="5DFEFD16" w15:paraIdParent="5249C598" w15:done="1"/>
  <w15:commentEx w15:paraId="1DF5D825" w15:paraIdParent="5249C598" w15:done="1"/>
  <w15:commentEx w15:paraId="4BFAE47D" w15:paraIdParent="5249C598" w15:done="1"/>
  <w15:commentEx w15:paraId="7B5E5E8F" w15:done="1"/>
  <w15:commentEx w15:paraId="038756E8" w15:paraIdParent="7B5E5E8F" w15:done="1"/>
  <w15:commentEx w15:paraId="126945E9" w15:paraIdParent="7B5E5E8F" w15:done="1"/>
  <w15:commentEx w15:paraId="77656E25" w15:paraIdParent="7B5E5E8F" w15:done="1"/>
  <w15:commentEx w15:paraId="0B310155" w15:done="1"/>
  <w15:commentEx w15:paraId="720CD0F3" w15:paraIdParent="0B310155" w15:done="1"/>
  <w15:commentEx w15:paraId="70B8E785" w15:paraIdParent="0B310155" w15:done="1"/>
  <w15:commentEx w15:paraId="0096D33B" w15:paraIdParent="0B310155" w15:done="1"/>
  <w15:commentEx w15:paraId="35321FED" w15:paraIdParent="0B310155" w15:done="1"/>
  <w15:commentEx w15:paraId="3ED19C9E" w15:done="1"/>
  <w15:commentEx w15:paraId="520ABEB6" w15:paraIdParent="3ED19C9E" w15:done="1"/>
  <w15:commentEx w15:paraId="18155299" w15:paraIdParent="3ED19C9E" w15:done="1"/>
  <w15:commentEx w15:paraId="726DB46C" w15:done="1"/>
  <w15:commentEx w15:paraId="75AF80B4" w15:paraIdParent="726DB46C" w15:done="1"/>
  <w15:commentEx w15:paraId="68E961C3" w15:paraIdParent="726DB46C" w15:done="1"/>
  <w15:commentEx w15:paraId="5C587717" w15:paraIdParent="726DB46C" w15:done="1"/>
  <w15:commentEx w15:paraId="48DD93DB" w15:paraIdParent="726DB46C" w15:done="1"/>
  <w15:commentEx w15:paraId="0A601D15" w15:done="1"/>
  <w15:commentEx w15:paraId="5BDA5441" w15:paraIdParent="0A601D15" w15:done="1"/>
  <w15:commentEx w15:paraId="1CD6242E" w15:paraIdParent="0A601D15" w15:done="1"/>
  <w15:commentEx w15:paraId="2B5425AC" w15:paraIdParent="0A601D15" w15:done="1"/>
  <w15:commentEx w15:paraId="3AE831A2" w15:done="1"/>
  <w15:commentEx w15:paraId="78C4F674" w15:paraIdParent="3AE831A2" w15:done="1"/>
  <w15:commentEx w15:paraId="372FC1D8" w15:paraIdParent="3AE831A2" w15:done="1"/>
  <w15:commentEx w15:paraId="3E2C3F21" w15:paraIdParent="3AE831A2" w15:done="1"/>
  <w15:commentEx w15:paraId="427EAFA7" w15:paraIdParent="3AE831A2" w15:done="1"/>
  <w15:commentEx w15:paraId="4991AE38" w15:done="1"/>
  <w15:commentEx w15:paraId="1C2606A1" w15:paraIdParent="4991AE38" w15:done="1"/>
  <w15:commentEx w15:paraId="1C6BB5BD" w15:paraIdParent="4991AE38" w15:done="1"/>
  <w15:commentEx w15:paraId="5E890BD0" w15:paraIdParent="4991AE38" w15:done="1"/>
  <w15:commentEx w15:paraId="40B0A6DC" w15:done="1"/>
  <w15:commentEx w15:paraId="1BA6DA20" w15:paraIdParent="40B0A6DC" w15:done="1"/>
  <w15:commentEx w15:paraId="42A05712" w15:done="1"/>
  <w15:commentEx w15:paraId="1C3915EC" w15:paraIdParent="42A05712" w15:done="1"/>
  <w15:commentEx w15:paraId="550AC40B" w15:paraIdParent="42A05712" w15:done="1"/>
  <w15:commentEx w15:paraId="190FB483" w15:paraIdParent="42A05712" w15:done="1"/>
  <w15:commentEx w15:paraId="0A8CC941" w15:paraIdParent="42A05712" w15:done="1"/>
  <w15:commentEx w15:paraId="465D6C3E" w15:done="1"/>
  <w15:commentEx w15:paraId="7811E96A" w15:paraIdParent="465D6C3E" w15:done="1"/>
  <w15:commentEx w15:paraId="7906D3B4" w15:paraIdParent="465D6C3E" w15:done="1"/>
  <w15:commentEx w15:paraId="797D54A0" w15:paraIdParent="465D6C3E" w15:done="1"/>
  <w15:commentEx w15:paraId="42C8B79A" w15:done="1"/>
  <w15:commentEx w15:paraId="2E25B60D" w15:paraIdParent="42C8B79A" w15:done="1"/>
  <w15:commentEx w15:paraId="4B3804B1" w15:paraIdParent="42C8B79A" w15:done="1"/>
  <w15:commentEx w15:paraId="7BD48E5B" w15:paraIdParent="42C8B79A" w15:done="1"/>
  <w15:commentEx w15:paraId="64ECDC82" w15:done="1"/>
  <w15:commentEx w15:paraId="6DD456DE" w15:paraIdParent="64ECDC82" w15:done="1"/>
  <w15:commentEx w15:paraId="06157538" w15:paraIdParent="64ECDC82" w15:done="1"/>
  <w15:commentEx w15:paraId="003E8E7C" w15:paraIdParent="64ECDC82" w15:done="1"/>
  <w15:commentEx w15:paraId="7AECD3CE" w15:paraIdParent="64ECDC82" w15:done="1"/>
  <w15:commentEx w15:paraId="67EF46CC" w15:done="1"/>
  <w15:commentEx w15:paraId="4DD4F62D" w15:paraIdParent="67EF46CC" w15:done="1"/>
  <w15:commentEx w15:paraId="5D72FDC5" w15:paraIdParent="67EF46CC" w15:done="1"/>
  <w15:commentEx w15:paraId="03AD8A5F" w15:paraIdParent="67EF46CC" w15:done="1"/>
  <w15:commentEx w15:paraId="28D30F9C" w15:done="1"/>
  <w15:commentEx w15:paraId="440A9216" w15:paraIdParent="28D30F9C" w15:done="1"/>
  <w15:commentEx w15:paraId="64933B98" w15:paraIdParent="28D30F9C" w15:done="1"/>
  <w15:commentEx w15:paraId="7F621BBE" w15:paraIdParent="28D30F9C" w15:done="1"/>
  <w15:commentEx w15:paraId="71CF4CF2" w15:paraIdParent="28D30F9C" w15:done="1"/>
  <w15:commentEx w15:paraId="3D21B8C6" w15:done="1"/>
  <w15:commentEx w15:paraId="2CE220A8" w15:paraIdParent="3D21B8C6" w15:done="1"/>
  <w15:commentEx w15:paraId="72F389AE" w15:paraIdParent="3D21B8C6" w15:done="1"/>
  <w15:commentEx w15:paraId="2999473F" w15:paraIdParent="3D21B8C6" w15:done="1"/>
  <w15:commentEx w15:paraId="69DD7B57" w15:done="0"/>
  <w15:commentEx w15:paraId="1FFEB9CB" w15:paraIdParent="69DD7B57" w15:done="0"/>
  <w15:commentEx w15:paraId="20C0D154" w15:paraIdParent="69DD7B57" w15:done="0"/>
  <w15:commentEx w15:paraId="11BEF373" w15:done="1"/>
  <w15:commentEx w15:paraId="658E4DB4" w15:paraIdParent="11BEF373" w15:done="1"/>
  <w15:commentEx w15:paraId="7B10D97A" w15:done="1"/>
  <w15:commentEx w15:paraId="3A11494B" w15:paraIdParent="7B10D97A" w15:done="1"/>
  <w15:commentEx w15:paraId="698F26F4" w15:paraIdParent="7B10D97A" w15:done="1"/>
  <w15:commentEx w15:paraId="61348F16" w15:paraIdParent="7B10D97A" w15:done="1"/>
  <w15:commentEx w15:paraId="0C73D807" w15:done="1"/>
  <w15:commentEx w15:paraId="3469DA8A" w15:paraIdParent="0C73D807" w15:done="1"/>
  <w15:commentEx w15:paraId="35FDC366" w15:done="1"/>
  <w15:commentEx w15:paraId="633DF492" w15:paraIdParent="35FDC366" w15:done="1"/>
  <w15:commentEx w15:paraId="6ECD555B" w15:done="1"/>
  <w15:commentEx w15:paraId="6348FED6" w15:paraIdParent="6ECD555B" w15:done="1"/>
  <w15:commentEx w15:paraId="18BAD3D6" w15:paraIdParent="6ECD555B" w15:done="1"/>
  <w15:commentEx w15:paraId="333C2A76" w15:done="1"/>
  <w15:commentEx w15:paraId="2635C4F0" w15:paraIdParent="333C2A76" w15:done="1"/>
  <w15:commentEx w15:paraId="77D0FD61" w15:paraIdParent="333C2A76" w15:done="1"/>
  <w15:commentEx w15:paraId="55A72891" w15:done="1"/>
  <w15:commentEx w15:paraId="08CC26DC" w15:paraIdParent="55A72891" w15:done="1"/>
  <w15:commentEx w15:paraId="31E7375C" w15:done="1"/>
  <w15:commentEx w15:paraId="0E439606" w15:paraIdParent="31E7375C" w15:done="1"/>
  <w15:commentEx w15:paraId="38A62B26" w15:done="1"/>
  <w15:commentEx w15:paraId="59D22493" w15:paraIdParent="38A62B26" w15:done="1"/>
  <w15:commentEx w15:paraId="4EA45E84" w15:done="1"/>
  <w15:commentEx w15:paraId="12CAD462" w15:paraIdParent="4EA45E84" w15:done="1"/>
  <w15:commentEx w15:paraId="7AEF8C2F" w15:done="1"/>
  <w15:commentEx w15:paraId="29BEE116" w15:paraIdParent="7AEF8C2F" w15:done="1"/>
  <w15:commentEx w15:paraId="147E90C9" w15:done="0"/>
  <w15:commentEx w15:paraId="13C232ED" w15:done="0"/>
  <w15:commentEx w15:paraId="2D3BB914" w15:paraIdParent="13C232ED" w15:done="0"/>
  <w15:commentEx w15:paraId="6791909A" w15:done="1"/>
  <w15:commentEx w15:paraId="3B5992F5" w15:paraIdParent="6791909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0A3586" w16cex:dateUtc="2026-05-06T04:00:00Z"/>
  <w16cex:commentExtensible w16cex:durableId="496C3272" w16cex:dateUtc="2026-05-12T03:30:00Z"/>
  <w16cex:commentExtensible w16cex:durableId="5F24A338" w16cex:dateUtc="2026-05-04T09:39:00Z"/>
  <w16cex:commentExtensible w16cex:durableId="7312BA12" w16cex:dateUtc="2026-05-04T09:44:00Z"/>
  <w16cex:commentExtensible w16cex:durableId="7BAF1DC2" w16cex:dateUtc="2026-05-12T03:53:00Z"/>
  <w16cex:commentExtensible w16cex:durableId="6DE9055C" w16cex:dateUtc="2026-05-06T04:30:00Z"/>
  <w16cex:commentExtensible w16cex:durableId="1D9D09E0" w16cex:dateUtc="2026-05-12T04:11:00Z"/>
  <w16cex:commentExtensible w16cex:durableId="44FA045C" w16cex:dateUtc="2026-05-04T09:47:00Z"/>
  <w16cex:commentExtensible w16cex:durableId="40C0B3AF" w16cex:dateUtc="2026-05-12T06:06:00Z"/>
  <w16cex:commentExtensible w16cex:durableId="126279B4" w16cex:dateUtc="2026-05-04T09:49:00Z"/>
  <w16cex:commentExtensible w16cex:durableId="65EFBC1D" w16cex:dateUtc="2026-05-04T09:52:00Z"/>
  <w16cex:commentExtensible w16cex:durableId="6FC60C61" w16cex:dateUtc="2026-05-04T10:00:00Z"/>
  <w16cex:commentExtensible w16cex:durableId="66EF70E3" w16cex:dateUtc="2026-05-27T18:29:00Z"/>
  <w16cex:commentExtensible w16cex:durableId="78B9BB3C" w16cex:dateUtc="2026-06-09T06:26:00Z"/>
  <w16cex:commentExtensible w16cex:durableId="30DC28A3" w16cex:dateUtc="2026-05-04T10:02:00Z"/>
  <w16cex:commentExtensible w16cex:durableId="21B7C6D7" w16cex:dateUtc="2026-05-04T10:05:00Z"/>
  <w16cex:commentExtensible w16cex:durableId="24CA408A" w16cex:dateUtc="2026-05-27T18:30:00Z"/>
  <w16cex:commentExtensible w16cex:durableId="6A9834C6" w16cex:dateUtc="2026-06-09T06:27:00Z"/>
  <w16cex:commentExtensible w16cex:durableId="49C3DD4B" w16cex:dateUtc="2026-05-06T05:20:00Z"/>
  <w16cex:commentExtensible w16cex:durableId="3598AC95" w16cex:dateUtc="2026-05-06T05:21:00Z"/>
  <w16cex:commentExtensible w16cex:durableId="4B864119" w16cex:dateUtc="2026-05-04T10:15:00Z"/>
  <w16cex:commentExtensible w16cex:durableId="35658D8B" w16cex:dateUtc="2026-05-27T18:30:00Z"/>
  <w16cex:commentExtensible w16cex:durableId="112F1E6F" w16cex:dateUtc="2026-06-09T06:27:00Z"/>
  <w16cex:commentExtensible w16cex:durableId="71917AAF" w16cex:dateUtc="2026-05-06T06:24:00Z"/>
  <w16cex:commentExtensible w16cex:durableId="1C97E06D" w16cex:dateUtc="2026-05-04T10:21:00Z"/>
  <w16cex:commentExtensible w16cex:durableId="5225BF19" w16cex:dateUtc="2026-05-27T18:32:00Z"/>
  <w16cex:commentExtensible w16cex:durableId="40C4E0D2" w16cex:dateUtc="2026-06-09T06:28:00Z"/>
  <w16cex:commentExtensible w16cex:durableId="2EBA3CB2" w16cex:dateUtc="2026-05-04T10:23:00Z"/>
  <w16cex:commentExtensible w16cex:durableId="58852EA4" w16cex:dateUtc="2026-05-27T18:32:00Z"/>
  <w16cex:commentExtensible w16cex:durableId="65818D03" w16cex:dateUtc="2026-06-09T06:28:00Z"/>
  <w16cex:commentExtensible w16cex:durableId="5502E4E4" w16cex:dateUtc="2026-05-04T10:25:00Z"/>
  <w16cex:commentExtensible w16cex:durableId="38C96066" w16cex:dateUtc="2026-05-27T18:32:00Z"/>
  <w16cex:commentExtensible w16cex:durableId="2D62796F" w16cex:dateUtc="2026-06-09T06:28:00Z"/>
  <w16cex:commentExtensible w16cex:durableId="391DAC19" w16cex:dateUtc="2026-05-04T10:26:00Z"/>
  <w16cex:commentExtensible w16cex:durableId="2BAF63BB" w16cex:dateUtc="2026-05-27T18:32:00Z"/>
  <w16cex:commentExtensible w16cex:durableId="6A12F31B" w16cex:dateUtc="2026-06-09T06:28:00Z"/>
  <w16cex:commentExtensible w16cex:durableId="03FFDD69" w16cex:dateUtc="2026-05-04T10:28:00Z"/>
  <w16cex:commentExtensible w16cex:durableId="3AC110FE" w16cex:dateUtc="2026-05-27T18:32:00Z"/>
  <w16cex:commentExtensible w16cex:durableId="02A6FF38" w16cex:dateUtc="2026-05-04T10:30:00Z"/>
  <w16cex:commentExtensible w16cex:durableId="1D82E155" w16cex:dateUtc="2026-05-27T18:32:00Z"/>
  <w16cex:commentExtensible w16cex:durableId="577CBE80" w16cex:dateUtc="2026-05-04T10:32:00Z"/>
  <w16cex:commentExtensible w16cex:durableId="7D405BC3" w16cex:dateUtc="2026-05-27T18:33:00Z"/>
  <w16cex:commentExtensible w16cex:durableId="684ED455" w16cex:dateUtc="2026-06-09T06:28:00Z"/>
  <w16cex:commentExtensible w16cex:durableId="472EDD81" w16cex:dateUtc="2026-05-04T10:33:00Z"/>
  <w16cex:commentExtensible w16cex:durableId="78B2A695" w16cex:dateUtc="2026-05-04T10:34:00Z"/>
  <w16cex:commentExtensible w16cex:durableId="61153B3A" w16cex:dateUtc="2026-05-27T18:33:00Z"/>
  <w16cex:commentExtensible w16cex:durableId="52813203" w16cex:dateUtc="2026-06-09T06:28:00Z"/>
  <w16cex:commentExtensible w16cex:durableId="4E33E5B4" w16cex:dateUtc="2026-05-04T10:36:00Z"/>
  <w16cex:commentExtensible w16cex:durableId="2E7C0C88" w16cex:dateUtc="2026-05-27T18:33:00Z"/>
  <w16cex:commentExtensible w16cex:durableId="17E7E644" w16cex:dateUtc="2026-06-09T06:29:00Z"/>
  <w16cex:commentExtensible w16cex:durableId="22737E47" w16cex:dateUtc="2026-05-04T10:38:00Z"/>
  <w16cex:commentExtensible w16cex:durableId="7965DCB4" w16cex:dateUtc="2026-05-27T18:33:00Z"/>
  <w16cex:commentExtensible w16cex:durableId="12457AA2" w16cex:dateUtc="2026-06-09T06:29:00Z"/>
  <w16cex:commentExtensible w16cex:durableId="6FECDAA7" w16cex:dateUtc="2026-05-04T10:41:00Z"/>
  <w16cex:commentExtensible w16cex:durableId="01DFA76F" w16cex:dateUtc="2026-05-27T18:36:00Z"/>
  <w16cex:commentExtensible w16cex:durableId="0EF88A7D" w16cex:dateUtc="2026-05-04T10:46:00Z"/>
  <w16cex:commentExtensible w16cex:durableId="656135EA" w16cex:dateUtc="2026-05-27T18:37:00Z"/>
  <w16cex:commentExtensible w16cex:durableId="6B6873AE" w16cex:dateUtc="2026-05-04T11:15:00Z"/>
  <w16cex:commentExtensible w16cex:durableId="08045F80" w16cex:dateUtc="2026-05-27T18:39:00Z"/>
  <w16cex:commentExtensible w16cex:durableId="02A77AB9" w16cex:dateUtc="2026-05-04T10:55:00Z"/>
  <w16cex:commentExtensible w16cex:durableId="25AB644E" w16cex:dateUtc="2026-05-04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EF78A" w16cid:durableId="558EF78A"/>
  <w16cid:commentId w16cid:paraId="1BD3D6E8" w16cid:durableId="1BD3D6E8"/>
  <w16cid:commentId w16cid:paraId="53950A4F" w16cid:durableId="160A3586"/>
  <w16cid:commentId w16cid:paraId="7E787002" w16cid:durableId="496C3272"/>
  <w16cid:commentId w16cid:paraId="113315B7" w16cid:durableId="5F24A338"/>
  <w16cid:commentId w16cid:paraId="4F03C12E" w16cid:durableId="4F03C12E"/>
  <w16cid:commentId w16cid:paraId="1038A0CD" w16cid:durableId="7312BA12"/>
  <w16cid:commentId w16cid:paraId="689F68D2" w16cid:durableId="7BAF1DC2"/>
  <w16cid:commentId w16cid:paraId="1970B803" w16cid:durableId="6DE9055C"/>
  <w16cid:commentId w16cid:paraId="1A02EF05" w16cid:durableId="1D9D09E0"/>
  <w16cid:commentId w16cid:paraId="7CA03FB8" w16cid:durableId="44FA045C"/>
  <w16cid:commentId w16cid:paraId="62979D98" w16cid:durableId="40C0B3AF"/>
  <w16cid:commentId w16cid:paraId="41F3082A" w16cid:durableId="126279B4"/>
  <w16cid:commentId w16cid:paraId="3936A820" w16cid:durableId="3936A820"/>
  <w16cid:commentId w16cid:paraId="4E319CA2" w16cid:durableId="65EFBC1D"/>
  <w16cid:commentId w16cid:paraId="00D03323" w16cid:durableId="00D03323"/>
  <w16cid:commentId w16cid:paraId="1F95348A" w16cid:durableId="1F95348A"/>
  <w16cid:commentId w16cid:paraId="3A0D550B" w16cid:durableId="3A0D550B"/>
  <w16cid:commentId w16cid:paraId="2C8468B4" w16cid:durableId="2C8468B4"/>
  <w16cid:commentId w16cid:paraId="6EB195D5" w16cid:durableId="6EB195D5"/>
  <w16cid:commentId w16cid:paraId="684C0D8F" w16cid:durableId="6FC60C61"/>
  <w16cid:commentId w16cid:paraId="7FD7C314" w16cid:durableId="7FD7C314"/>
  <w16cid:commentId w16cid:paraId="00498284" w16cid:durableId="66EF70E3"/>
  <w16cid:commentId w16cid:paraId="11E4EAEA" w16cid:durableId="78B9BB3C"/>
  <w16cid:commentId w16cid:paraId="0D03D94C" w16cid:durableId="30DC28A3"/>
  <w16cid:commentId w16cid:paraId="422C2C08" w16cid:durableId="422C2C08"/>
  <w16cid:commentId w16cid:paraId="00D24C1B" w16cid:durableId="00D24C1B"/>
  <w16cid:commentId w16cid:paraId="1EBE49E7" w16cid:durableId="1EBE49E7"/>
  <w16cid:commentId w16cid:paraId="0525EF33" w16cid:durableId="0525EF33"/>
  <w16cid:commentId w16cid:paraId="1B56330F" w16cid:durableId="1B56330F"/>
  <w16cid:commentId w16cid:paraId="4F03777B" w16cid:durableId="4F03777B"/>
  <w16cid:commentId w16cid:paraId="2B6509FF" w16cid:durableId="21B7C6D7"/>
  <w16cid:commentId w16cid:paraId="6A98A95E" w16cid:durableId="6A98A95E"/>
  <w16cid:commentId w16cid:paraId="281B50C7" w16cid:durableId="24CA408A"/>
  <w16cid:commentId w16cid:paraId="2565BF21" w16cid:durableId="6A9834C6"/>
  <w16cid:commentId w16cid:paraId="601BEC87" w16cid:durableId="49C3DD4B"/>
  <w16cid:commentId w16cid:paraId="3923F238" w16cid:durableId="3923F238"/>
  <w16cid:commentId w16cid:paraId="36874F44" w16cid:durableId="3598AC95"/>
  <w16cid:commentId w16cid:paraId="75AB732D" w16cid:durableId="75AB732D"/>
  <w16cid:commentId w16cid:paraId="65B11FAC" w16cid:durableId="4B864119"/>
  <w16cid:commentId w16cid:paraId="5029A5DD" w16cid:durableId="5029A5DD"/>
  <w16cid:commentId w16cid:paraId="2A5DBF31" w16cid:durableId="35658D8B"/>
  <w16cid:commentId w16cid:paraId="08F20EAD" w16cid:durableId="112F1E6F"/>
  <w16cid:commentId w16cid:paraId="2CEF3FC0" w16cid:durableId="2CEF3FC0"/>
  <w16cid:commentId w16cid:paraId="716D7912" w16cid:durableId="716D7912"/>
  <w16cid:commentId w16cid:paraId="0FCA9CF4" w16cid:durableId="0FCA9CF4"/>
  <w16cid:commentId w16cid:paraId="6AF40864" w16cid:durableId="6AF40864"/>
  <w16cid:commentId w16cid:paraId="2EF2D6AC" w16cid:durableId="2EF2D6AC"/>
  <w16cid:commentId w16cid:paraId="64D3A8CC" w16cid:durableId="71917AAF"/>
  <w16cid:commentId w16cid:paraId="04EA987C" w16cid:durableId="04EA987C"/>
  <w16cid:commentId w16cid:paraId="113E70D4" w16cid:durableId="113E70D4"/>
  <w16cid:commentId w16cid:paraId="1FE8F7A6" w16cid:durableId="1FE8F7A6"/>
  <w16cid:commentId w16cid:paraId="5F5DBDAD" w16cid:durableId="1C97E06D"/>
  <w16cid:commentId w16cid:paraId="798AEC28" w16cid:durableId="798AEC28"/>
  <w16cid:commentId w16cid:paraId="14291E00" w16cid:durableId="5225BF19"/>
  <w16cid:commentId w16cid:paraId="0465B0DF" w16cid:durableId="40C4E0D2"/>
  <w16cid:commentId w16cid:paraId="27754465" w16cid:durableId="27754465"/>
  <w16cid:commentId w16cid:paraId="58CD8E36" w16cid:durableId="58CD8E36"/>
  <w16cid:commentId w16cid:paraId="60D59E4F" w16cid:durableId="60D59E4F"/>
  <w16cid:commentId w16cid:paraId="7E271DBA" w16cid:durableId="7E271DBA"/>
  <w16cid:commentId w16cid:paraId="3DAC7164" w16cid:durableId="3DAC7164"/>
  <w16cid:commentId w16cid:paraId="428EF2EE" w16cid:durableId="2EBA3CB2"/>
  <w16cid:commentId w16cid:paraId="579FE89D" w16cid:durableId="579FE89D"/>
  <w16cid:commentId w16cid:paraId="1B504E71" w16cid:durableId="58852EA4"/>
  <w16cid:commentId w16cid:paraId="2AC66DD6" w16cid:durableId="65818D03"/>
  <w16cid:commentId w16cid:paraId="5249C598" w16cid:durableId="5502E4E4"/>
  <w16cid:commentId w16cid:paraId="5DFEFD16" w16cid:durableId="5DFEFD16"/>
  <w16cid:commentId w16cid:paraId="1DF5D825" w16cid:durableId="38C96066"/>
  <w16cid:commentId w16cid:paraId="4BFAE47D" w16cid:durableId="2D62796F"/>
  <w16cid:commentId w16cid:paraId="7B5E5E8F" w16cid:durableId="391DAC19"/>
  <w16cid:commentId w16cid:paraId="038756E8" w16cid:durableId="038756E8"/>
  <w16cid:commentId w16cid:paraId="126945E9" w16cid:durableId="2BAF63BB"/>
  <w16cid:commentId w16cid:paraId="77656E25" w16cid:durableId="6A12F31B"/>
  <w16cid:commentId w16cid:paraId="0B310155" w16cid:durableId="0B310155"/>
  <w16cid:commentId w16cid:paraId="720CD0F3" w16cid:durableId="720CD0F3"/>
  <w16cid:commentId w16cid:paraId="70B8E785" w16cid:durableId="70B8E785"/>
  <w16cid:commentId w16cid:paraId="0096D33B" w16cid:durableId="0096D33B"/>
  <w16cid:commentId w16cid:paraId="35321FED" w16cid:durableId="35321FED"/>
  <w16cid:commentId w16cid:paraId="3ED19C9E" w16cid:durableId="03FFDD69"/>
  <w16cid:commentId w16cid:paraId="520ABEB6" w16cid:durableId="520ABEB6"/>
  <w16cid:commentId w16cid:paraId="18155299" w16cid:durableId="3AC110FE"/>
  <w16cid:commentId w16cid:paraId="726DB46C" w16cid:durableId="726DB46C"/>
  <w16cid:commentId w16cid:paraId="75AF80B4" w16cid:durableId="75AF80B4"/>
  <w16cid:commentId w16cid:paraId="68E961C3" w16cid:durableId="68E961C3"/>
  <w16cid:commentId w16cid:paraId="5C587717" w16cid:durableId="5C587717"/>
  <w16cid:commentId w16cid:paraId="48DD93DB" w16cid:durableId="48DD93DB"/>
  <w16cid:commentId w16cid:paraId="0A601D15" w16cid:durableId="02A6FF38"/>
  <w16cid:commentId w16cid:paraId="5BDA5441" w16cid:durableId="5BDA5441"/>
  <w16cid:commentId w16cid:paraId="1CD6242E" w16cid:durableId="1D82E155"/>
  <w16cid:commentId w16cid:paraId="2B5425AC" w16cid:durableId="54047C0B"/>
  <w16cid:commentId w16cid:paraId="3AE831A2" w16cid:durableId="3AE831A2"/>
  <w16cid:commentId w16cid:paraId="78C4F674" w16cid:durableId="78C4F674"/>
  <w16cid:commentId w16cid:paraId="372FC1D8" w16cid:durableId="372FC1D8"/>
  <w16cid:commentId w16cid:paraId="3E2C3F21" w16cid:durableId="3E2C3F21"/>
  <w16cid:commentId w16cid:paraId="427EAFA7" w16cid:durableId="427EAFA7"/>
  <w16cid:commentId w16cid:paraId="4991AE38" w16cid:durableId="577CBE80"/>
  <w16cid:commentId w16cid:paraId="1C2606A1" w16cid:durableId="1C2606A1"/>
  <w16cid:commentId w16cid:paraId="1C6BB5BD" w16cid:durableId="7D405BC3"/>
  <w16cid:commentId w16cid:paraId="5E890BD0" w16cid:durableId="684ED455"/>
  <w16cid:commentId w16cid:paraId="40B0A6DC" w16cid:durableId="472EDD81"/>
  <w16cid:commentId w16cid:paraId="1BA6DA20" w16cid:durableId="1BA6DA20"/>
  <w16cid:commentId w16cid:paraId="42A05712" w16cid:durableId="42A05712"/>
  <w16cid:commentId w16cid:paraId="1C3915EC" w16cid:durableId="1C3915EC"/>
  <w16cid:commentId w16cid:paraId="550AC40B" w16cid:durableId="550AC40B"/>
  <w16cid:commentId w16cid:paraId="190FB483" w16cid:durableId="190FB483"/>
  <w16cid:commentId w16cid:paraId="0A8CC941" w16cid:durableId="0A8CC941"/>
  <w16cid:commentId w16cid:paraId="465D6C3E" w16cid:durableId="78B2A695"/>
  <w16cid:commentId w16cid:paraId="7811E96A" w16cid:durableId="7811E96A"/>
  <w16cid:commentId w16cid:paraId="7906D3B4" w16cid:durableId="61153B3A"/>
  <w16cid:commentId w16cid:paraId="797D54A0" w16cid:durableId="52813203"/>
  <w16cid:commentId w16cid:paraId="42C8B79A" w16cid:durableId="4E33E5B4"/>
  <w16cid:commentId w16cid:paraId="2E25B60D" w16cid:durableId="2E25B60D"/>
  <w16cid:commentId w16cid:paraId="4B3804B1" w16cid:durableId="2E7C0C88"/>
  <w16cid:commentId w16cid:paraId="7BD48E5B" w16cid:durableId="17E7E644"/>
  <w16cid:commentId w16cid:paraId="64ECDC82" w16cid:durableId="64ECDC82"/>
  <w16cid:commentId w16cid:paraId="6DD456DE" w16cid:durableId="6DD456DE"/>
  <w16cid:commentId w16cid:paraId="06157538" w16cid:durableId="06157538"/>
  <w16cid:commentId w16cid:paraId="003E8E7C" w16cid:durableId="003E8E7C"/>
  <w16cid:commentId w16cid:paraId="7AECD3CE" w16cid:durableId="7AECD3CE"/>
  <w16cid:commentId w16cid:paraId="67EF46CC" w16cid:durableId="22737E47"/>
  <w16cid:commentId w16cid:paraId="4DD4F62D" w16cid:durableId="4DD4F62D"/>
  <w16cid:commentId w16cid:paraId="5D72FDC5" w16cid:durableId="7965DCB4"/>
  <w16cid:commentId w16cid:paraId="03AD8A5F" w16cid:durableId="12457AA2"/>
  <w16cid:commentId w16cid:paraId="28D30F9C" w16cid:durableId="28D30F9C"/>
  <w16cid:commentId w16cid:paraId="440A9216" w16cid:durableId="440A9216"/>
  <w16cid:commentId w16cid:paraId="64933B98" w16cid:durableId="64933B98"/>
  <w16cid:commentId w16cid:paraId="7F621BBE" w16cid:durableId="7F621BBE"/>
  <w16cid:commentId w16cid:paraId="71CF4CF2" w16cid:durableId="71CF4CF2"/>
  <w16cid:commentId w16cid:paraId="3D21B8C6" w16cid:durableId="6FECDAA7"/>
  <w16cid:commentId w16cid:paraId="2CE220A8" w16cid:durableId="2CE220A8"/>
  <w16cid:commentId w16cid:paraId="72F389AE" w16cid:durableId="01DFA76F"/>
  <w16cid:commentId w16cid:paraId="2999473F" w16cid:durableId="49137874"/>
  <w16cid:commentId w16cid:paraId="69DD7B57" w16cid:durableId="69DD7B57"/>
  <w16cid:commentId w16cid:paraId="1FFEB9CB" w16cid:durableId="1FFEB9CB"/>
  <w16cid:commentId w16cid:paraId="11BEF373" w16cid:durableId="11BEF373"/>
  <w16cid:commentId w16cid:paraId="658E4DB4" w16cid:durableId="658E4DB4"/>
  <w16cid:commentId w16cid:paraId="7B10D97A" w16cid:durableId="0EF88A7D"/>
  <w16cid:commentId w16cid:paraId="3A11494B" w16cid:durableId="3A11494B"/>
  <w16cid:commentId w16cid:paraId="698F26F4" w16cid:durableId="656135EA"/>
  <w16cid:commentId w16cid:paraId="61348F16" w16cid:durableId="7A4BB8E9"/>
  <w16cid:commentId w16cid:paraId="0C73D807" w16cid:durableId="6B6873AE"/>
  <w16cid:commentId w16cid:paraId="3469DA8A" w16cid:durableId="3469DA8A"/>
  <w16cid:commentId w16cid:paraId="35FDC366" w16cid:durableId="35FDC366"/>
  <w16cid:commentId w16cid:paraId="633DF492" w16cid:durableId="633DF492"/>
  <w16cid:commentId w16cid:paraId="6ECD555B" w16cid:durableId="6ECD555B"/>
  <w16cid:commentId w16cid:paraId="6348FED6" w16cid:durableId="6348FED6"/>
  <w16cid:commentId w16cid:paraId="18BAD3D6" w16cid:durableId="08045F80"/>
  <w16cid:commentId w16cid:paraId="333C2A76" w16cid:durableId="333C2A76"/>
  <w16cid:commentId w16cid:paraId="2635C4F0" w16cid:durableId="2635C4F0"/>
  <w16cid:commentId w16cid:paraId="77D0FD61" w16cid:durableId="77D0FD61"/>
  <w16cid:commentId w16cid:paraId="55A72891" w16cid:durableId="55A72891"/>
  <w16cid:commentId w16cid:paraId="08CC26DC" w16cid:durableId="08CC26DC"/>
  <w16cid:commentId w16cid:paraId="31E7375C" w16cid:durableId="31E7375C"/>
  <w16cid:commentId w16cid:paraId="0E439606" w16cid:durableId="0E439606"/>
  <w16cid:commentId w16cid:paraId="38A62B26" w16cid:durableId="38A62B26"/>
  <w16cid:commentId w16cid:paraId="59D22493" w16cid:durableId="59D22493"/>
  <w16cid:commentId w16cid:paraId="4EA45E84" w16cid:durableId="4EA45E84"/>
  <w16cid:commentId w16cid:paraId="12CAD462" w16cid:durableId="12CAD462"/>
  <w16cid:commentId w16cid:paraId="7AEF8C2F" w16cid:durableId="02A77AB9"/>
  <w16cid:commentId w16cid:paraId="29BEE116" w16cid:durableId="29BEE116"/>
  <w16cid:commentId w16cid:paraId="147E90C9" w16cid:durableId="147E90C9"/>
  <w16cid:commentId w16cid:paraId="13C232ED" w16cid:durableId="13C232ED"/>
  <w16cid:commentId w16cid:paraId="2D3BB914" w16cid:durableId="2D3BB914"/>
  <w16cid:commentId w16cid:paraId="6791909A" w16cid:durableId="25AB644E"/>
  <w16cid:commentId w16cid:paraId="3B5992F5" w16cid:durableId="3B5992F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E7930C" w14:textId="77777777" w:rsidR="000B6761" w:rsidRDefault="000B6761">
      <w:r>
        <w:separator/>
      </w:r>
    </w:p>
  </w:endnote>
  <w:endnote w:type="continuationSeparator" w:id="0">
    <w:p w14:paraId="0FA16609" w14:textId="77777777" w:rsidR="000B6761" w:rsidRDefault="000B6761">
      <w:r>
        <w:continuationSeparator/>
      </w:r>
    </w:p>
  </w:endnote>
  <w:endnote w:type="continuationNotice" w:id="1">
    <w:p w14:paraId="10267FA0" w14:textId="77777777" w:rsidR="000B6761" w:rsidRDefault="000B67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angSong">
    <w:altName w:val="微软雅黑"/>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
      <w:showingPlcHdr/>
      <w:docPartObj>
        <w:docPartGallery w:val="AutoText"/>
      </w:docPartObj>
    </w:sdtPr>
    <w:sdtEndPr/>
    <w:sdtContent>
      <w:sdt>
        <w:sdtPr>
          <w:id w:val="1987667413"/>
          <w:docPartObj>
            <w:docPartGallery w:val="AutoText"/>
          </w:docPartObj>
        </w:sdtPr>
        <w:sdtEndPr/>
        <w:sdtContent>
          <w:p w14:paraId="14E200D2" w14:textId="2C7CDDC7" w:rsidR="00ED6DF6" w:rsidRDefault="00ED6DF6">
            <w:pPr>
              <w:pStyle w:val="ac"/>
              <w:spacing w:before="120" w:after="120"/>
              <w:jc w:val="right"/>
            </w:pPr>
            <w:r>
              <w:rPr>
                <w:lang w:val="zh-CN" w:eastAsia="zh-CN"/>
              </w:rPr>
              <w:t xml:space="preserve"> </w:t>
            </w:r>
            <w:r>
              <w:rPr>
                <w:b/>
                <w:bCs w:val="0"/>
                <w:sz w:val="24"/>
                <w:szCs w:val="24"/>
              </w:rPr>
              <w:fldChar w:fldCharType="begin"/>
            </w:r>
            <w:r>
              <w:rPr>
                <w:b/>
              </w:rPr>
              <w:instrText>PAGE</w:instrText>
            </w:r>
            <w:r>
              <w:rPr>
                <w:b/>
                <w:bCs w:val="0"/>
                <w:sz w:val="24"/>
                <w:szCs w:val="24"/>
              </w:rPr>
              <w:fldChar w:fldCharType="separate"/>
            </w:r>
            <w:r w:rsidR="00172E06">
              <w:rPr>
                <w:b/>
                <w:noProof/>
              </w:rPr>
              <w:t>21</w:t>
            </w:r>
            <w:r>
              <w:rPr>
                <w:b/>
                <w:bCs w:val="0"/>
                <w:sz w:val="24"/>
                <w:szCs w:val="24"/>
              </w:rPr>
              <w:fldChar w:fldCharType="end"/>
            </w:r>
            <w:r>
              <w:rPr>
                <w:lang w:val="zh-CN" w:eastAsia="zh-CN"/>
              </w:rPr>
              <w:t xml:space="preserve"> </w:t>
            </w:r>
            <w:r>
              <w:rPr>
                <w:lang w:val="zh-CN" w:eastAsia="zh-CN"/>
              </w:rPr>
              <w:t xml:space="preserve">/ </w:t>
            </w:r>
            <w:r>
              <w:rPr>
                <w:b/>
                <w:bCs w:val="0"/>
                <w:sz w:val="24"/>
                <w:szCs w:val="24"/>
              </w:rPr>
              <w:fldChar w:fldCharType="begin"/>
            </w:r>
            <w:r>
              <w:rPr>
                <w:b/>
              </w:rPr>
              <w:instrText>NUMPAGES</w:instrText>
            </w:r>
            <w:r>
              <w:rPr>
                <w:b/>
                <w:bCs w:val="0"/>
                <w:sz w:val="24"/>
                <w:szCs w:val="24"/>
              </w:rPr>
              <w:fldChar w:fldCharType="separate"/>
            </w:r>
            <w:r w:rsidR="00172E06">
              <w:rPr>
                <w:b/>
                <w:noProof/>
              </w:rPr>
              <w:t>72</w:t>
            </w:r>
            <w:r>
              <w:rPr>
                <w:b/>
                <w:bCs w:val="0"/>
                <w:sz w:val="24"/>
                <w:szCs w:val="24"/>
              </w:rPr>
              <w:fldChar w:fldCharType="end"/>
            </w:r>
          </w:p>
        </w:sdtContent>
      </w:sdt>
    </w:sdtContent>
  </w:sdt>
  <w:p w14:paraId="3D463728" w14:textId="77777777" w:rsidR="00ED6DF6" w:rsidRDefault="00ED6DF6">
    <w:pPr>
      <w:pStyle w:val="ac"/>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49BEBC38" w14:textId="77777777" w:rsidR="00ED6DF6" w:rsidRDefault="00ED6DF6">
    <w:pPr>
      <w:pStyle w:val="ac"/>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C18432" w14:textId="77777777" w:rsidR="000B6761" w:rsidRDefault="000B6761">
      <w:r>
        <w:separator/>
      </w:r>
    </w:p>
  </w:footnote>
  <w:footnote w:type="continuationSeparator" w:id="0">
    <w:p w14:paraId="3CE231A3" w14:textId="77777777" w:rsidR="000B6761" w:rsidRDefault="000B6761">
      <w:r>
        <w:continuationSeparator/>
      </w:r>
    </w:p>
  </w:footnote>
  <w:footnote w:type="continuationNotice" w:id="1">
    <w:p w14:paraId="578AD58E" w14:textId="77777777" w:rsidR="000B6761" w:rsidRDefault="000B676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8D540" w14:textId="77777777" w:rsidR="00ED6DF6" w:rsidRDefault="000B6761">
    <w:pPr>
      <w:pStyle w:val="ae"/>
    </w:pPr>
    <w:r>
      <w:pict w14:anchorId="0C39C5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26" o:spid="_x0000_s2050" type="#_x0000_t136" style="position:absolute;left:0;text-align:left;margin-left:0;margin-top:0;width:572.25pt;height:78pt;rotation:315;z-index:-251658239;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5169A" w14:textId="77777777" w:rsidR="00ED6DF6" w:rsidRDefault="00ED6DF6">
    <w:pPr>
      <w:ind w:leftChars="-67" w:left="-141" w:rightChars="-157" w:right="-330"/>
    </w:pPr>
    <w:r>
      <w:rPr>
        <w:rFonts w:hint="eastAsia"/>
        <w:noProof/>
        <w:lang w:eastAsia="zh-CN"/>
      </w:rPr>
      <w:drawing>
        <wp:inline distT="0" distB="0" distL="0" distR="0" wp14:anchorId="475F0FD4" wp14:editId="24EF1C1F">
          <wp:extent cx="1600200" cy="304800"/>
          <wp:effectExtent l="0" t="0" r="0" b="0"/>
          <wp:docPr id="16"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00200" cy="304800"/>
                  </a:xfrm>
                  <a:prstGeom prst="rect">
                    <a:avLst/>
                  </a:prstGeom>
                  <a:noFill/>
                  <a:ln>
                    <a:noFill/>
                  </a:ln>
                </pic:spPr>
              </pic:pic>
            </a:graphicData>
          </a:graphic>
        </wp:inline>
      </w:drawing>
    </w:r>
    <w:r>
      <w:rPr>
        <w:rFonts w:hint="eastAsia"/>
      </w:rPr>
      <w:t xml:space="preserve">                             </w:t>
    </w:r>
  </w:p>
  <w:tbl>
    <w:tblPr>
      <w:tblStyle w:val="af5"/>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ED6DF6" w14:paraId="391E73F6" w14:textId="77777777">
      <w:trPr>
        <w:jc w:val="right"/>
      </w:trPr>
      <w:tc>
        <w:tcPr>
          <w:tcW w:w="2216" w:type="dxa"/>
        </w:tcPr>
        <w:p w14:paraId="2AC0ECD6" w14:textId="77777777" w:rsidR="00ED6DF6" w:rsidRDefault="00ED6DF6">
          <w:pPr>
            <w:jc w:val="right"/>
            <w:rPr>
              <w:rFonts w:ascii="Times New Roman" w:eastAsia="仿宋_GB2312" w:hAnsi="Times New Roman" w:cs="Times New Roman"/>
              <w:sz w:val="20"/>
            </w:rPr>
          </w:pPr>
          <w:r>
            <w:rPr>
              <w:rFonts w:ascii="Times New Roman" w:eastAsia="仿宋_GB2312" w:hAnsi="Times New Roman" w:cs="Times New Roman"/>
              <w:sz w:val="20"/>
            </w:rPr>
            <w:t>QF01235.V02</w:t>
          </w:r>
        </w:p>
      </w:tc>
      <w:tc>
        <w:tcPr>
          <w:tcW w:w="141" w:type="dxa"/>
        </w:tcPr>
        <w:p w14:paraId="464A8DE1" w14:textId="77777777" w:rsidR="00ED6DF6" w:rsidRDefault="00ED6DF6">
          <w:pPr>
            <w:ind w:rightChars="-157" w:right="-330"/>
            <w:rPr>
              <w:rFonts w:ascii="Times New Roman" w:eastAsia="仿宋_GB2312" w:hAnsi="Times New Roman" w:cs="Times New Roman"/>
              <w:sz w:val="20"/>
            </w:rPr>
          </w:pPr>
          <w:r>
            <w:rPr>
              <w:rFonts w:ascii="Times New Roman" w:eastAsia="仿宋_GB2312" w:hAnsi="Times New Roman" w:cs="Times New Roman"/>
              <w:sz w:val="20"/>
            </w:rPr>
            <w:t>(</w:t>
          </w:r>
        </w:p>
      </w:tc>
      <w:tc>
        <w:tcPr>
          <w:tcW w:w="1134" w:type="dxa"/>
        </w:tcPr>
        <w:p w14:paraId="3531DD29" w14:textId="77777777" w:rsidR="00ED6DF6" w:rsidRDefault="00ED6DF6">
          <w:pPr>
            <w:ind w:rightChars="-157" w:right="-330"/>
            <w:rPr>
              <w:rFonts w:ascii="Times New Roman" w:eastAsia="仿宋_GB2312" w:hAnsi="Times New Roman" w:cs="Times New Roman"/>
              <w:sz w:val="20"/>
            </w:rPr>
          </w:pPr>
          <w:r>
            <w:rPr>
              <w:rFonts w:ascii="Times New Roman" w:eastAsia="仿宋_GB2312" w:hAnsi="Times New Roman" w:cs="Times New Roman"/>
              <w:sz w:val="20"/>
            </w:rPr>
            <w:t>07/04/2023</w:t>
          </w:r>
        </w:p>
      </w:tc>
      <w:tc>
        <w:tcPr>
          <w:tcW w:w="181" w:type="dxa"/>
        </w:tcPr>
        <w:p w14:paraId="54FE415D" w14:textId="77777777" w:rsidR="00ED6DF6" w:rsidRDefault="00ED6DF6">
          <w:pPr>
            <w:ind w:rightChars="-157" w:right="-330"/>
            <w:rPr>
              <w:rFonts w:ascii="Times New Roman" w:eastAsia="仿宋_GB2312" w:hAnsi="Times New Roman" w:cs="Times New Roman"/>
              <w:sz w:val="20"/>
            </w:rPr>
          </w:pPr>
          <w:r>
            <w:rPr>
              <w:rFonts w:ascii="Times New Roman" w:eastAsia="仿宋_GB2312" w:hAnsi="Times New Roman" w:cs="Times New Roman"/>
              <w:sz w:val="20"/>
            </w:rPr>
            <w:t>)</w:t>
          </w:r>
        </w:p>
      </w:tc>
    </w:tr>
  </w:tbl>
  <w:p w14:paraId="605382C6" w14:textId="77777777" w:rsidR="00ED6DF6" w:rsidRDefault="00ED6DF6">
    <w:pPr>
      <w:pStyle w:val="ae"/>
      <w:pBdr>
        <w:bottom w:val="none" w:sz="0" w:space="0" w:color="auto"/>
      </w:pBdr>
      <w:spacing w:line="40" w:lineRule="exac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C51A4" w14:textId="77777777" w:rsidR="00ED6DF6" w:rsidRDefault="000B6761">
    <w:pPr>
      <w:pStyle w:val="ae"/>
    </w:pPr>
    <w:r>
      <w:pict w14:anchorId="1F04F3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25" o:spid="_x0000_s2049" type="#_x0000_t136" style="position:absolute;left:0;text-align:left;margin-left:0;margin-top:0;width:572.25pt;height:78pt;rotation:315;z-index:-251658240;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9A633" w14:textId="77777777" w:rsidR="00ED6DF6" w:rsidRDefault="000B6761">
    <w:pPr>
      <w:pStyle w:val="ae"/>
    </w:pPr>
    <w:r>
      <w:pict w14:anchorId="0CD9C5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32" o:spid="_x0000_s2056" type="#_x0000_t136" style="position:absolute;left:0;text-align:left;margin-left:0;margin-top:0;width:572.25pt;height:78pt;rotation:315;z-index:-251658237;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5AE57A" w14:textId="77777777" w:rsidR="00ED6DF6" w:rsidRDefault="00ED6DF6">
    <w:pPr>
      <w:jc w:val="right"/>
      <w:rPr>
        <w:rFonts w:ascii="Times New Roman" w:eastAsiaTheme="minorEastAsia" w:hAnsi="Times New Roman" w:cs="Times New Roman"/>
        <w:sz w:val="20"/>
        <w:szCs w:val="20"/>
        <w:lang w:eastAsia="zh-CN"/>
      </w:rPr>
    </w:pPr>
    <w:r>
      <w:rPr>
        <w:rFonts w:eastAsiaTheme="minorEastAsia" w:hint="eastAsia"/>
        <w:lang w:eastAsia="zh-CN"/>
      </w:rPr>
      <w:t xml:space="preserve">    </w:t>
    </w:r>
    <w:r>
      <w:rPr>
        <w:rFonts w:ascii="Times New Roman" w:hAnsi="Times New Roman" w:cs="Times New Roman"/>
      </w:rPr>
      <w:tab/>
    </w:r>
    <w:r>
      <w:rPr>
        <w:rFonts w:ascii="Times New Roman" w:hAnsi="Times New Roman" w:cs="Times New Roman"/>
      </w:rPr>
      <w:tab/>
    </w:r>
  </w:p>
  <w:tbl>
    <w:tblPr>
      <w:tblStyle w:val="af5"/>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286"/>
      <w:gridCol w:w="1200"/>
      <w:gridCol w:w="286"/>
    </w:tblGrid>
    <w:tr w:rsidR="00ED6DF6" w14:paraId="55D8EA52" w14:textId="77777777">
      <w:trPr>
        <w:jc w:val="right"/>
      </w:trPr>
      <w:tc>
        <w:tcPr>
          <w:tcW w:w="1151" w:type="dxa"/>
        </w:tcPr>
        <w:p w14:paraId="40225F5F" w14:textId="77777777" w:rsidR="00ED6DF6" w:rsidRDefault="00ED6DF6">
          <w:pPr>
            <w:jc w:val="right"/>
            <w:rPr>
              <w:rFonts w:ascii="Times New Roman" w:hAnsi="Times New Roman" w:cs="Times New Roman"/>
              <w:szCs w:val="21"/>
            </w:rPr>
          </w:pPr>
          <w:r>
            <w:rPr>
              <w:rFonts w:ascii="Times New Roman" w:hAnsi="Times New Roman" w:cs="Times New Roman"/>
              <w:szCs w:val="21"/>
            </w:rPr>
            <w:t>QF01235.V02</w:t>
          </w:r>
        </w:p>
      </w:tc>
      <w:tc>
        <w:tcPr>
          <w:tcW w:w="167" w:type="dxa"/>
        </w:tcPr>
        <w:p w14:paraId="01B1A87E" w14:textId="77777777" w:rsidR="00ED6DF6" w:rsidRDefault="00ED6DF6">
          <w:pPr>
            <w:ind w:rightChars="-157" w:right="-330"/>
            <w:rPr>
              <w:rFonts w:ascii="Times New Roman" w:hAnsi="Times New Roman" w:cs="Times New Roman"/>
              <w:szCs w:val="21"/>
            </w:rPr>
          </w:pPr>
          <w:r>
            <w:rPr>
              <w:rFonts w:ascii="Times New Roman" w:hAnsi="Times New Roman" w:cs="Times New Roman"/>
              <w:szCs w:val="21"/>
            </w:rPr>
            <w:t>(</w:t>
          </w:r>
        </w:p>
      </w:tc>
      <w:tc>
        <w:tcPr>
          <w:tcW w:w="1200" w:type="dxa"/>
        </w:tcPr>
        <w:p w14:paraId="1799893F" w14:textId="77777777" w:rsidR="00ED6DF6" w:rsidRDefault="00ED6DF6">
          <w:pPr>
            <w:ind w:rightChars="-157" w:right="-330"/>
            <w:rPr>
              <w:rFonts w:ascii="Times New Roman" w:hAnsi="Times New Roman" w:cs="Times New Roman"/>
              <w:szCs w:val="21"/>
            </w:rPr>
          </w:pPr>
          <w:r>
            <w:rPr>
              <w:rFonts w:ascii="Times New Roman" w:hAnsi="Times New Roman" w:cs="Times New Roman"/>
              <w:szCs w:val="21"/>
            </w:rPr>
            <w:t>07/04/2023</w:t>
          </w:r>
        </w:p>
      </w:tc>
      <w:tc>
        <w:tcPr>
          <w:tcW w:w="181" w:type="dxa"/>
        </w:tcPr>
        <w:p w14:paraId="7832F473" w14:textId="77777777" w:rsidR="00ED6DF6" w:rsidRDefault="00ED6DF6">
          <w:pPr>
            <w:ind w:rightChars="-157" w:right="-330"/>
            <w:rPr>
              <w:rFonts w:ascii="Times New Roman" w:hAnsi="Times New Roman" w:cs="Times New Roman"/>
              <w:szCs w:val="21"/>
            </w:rPr>
          </w:pPr>
          <w:r>
            <w:rPr>
              <w:rFonts w:ascii="Times New Roman" w:hAnsi="Times New Roman" w:cs="Times New Roman"/>
              <w:szCs w:val="21"/>
            </w:rPr>
            <w:t>)</w:t>
          </w:r>
        </w:p>
      </w:tc>
    </w:tr>
  </w:tbl>
  <w:p w14:paraId="7DA22014" w14:textId="77777777" w:rsidR="00ED6DF6" w:rsidRDefault="00ED6DF6">
    <w:pPr>
      <w:pStyle w:val="ae"/>
      <w:pBdr>
        <w:bottom w:val="none" w:sz="0" w:space="0" w:color="auto"/>
      </w:pBdr>
      <w:spacing w:line="40" w:lineRule="exact"/>
      <w:jc w:val="right"/>
      <w:rPr>
        <w:rFonts w:eastAsiaTheme="minorEastAsia"/>
        <w:lang w:eastAsia="zh-CN"/>
      </w:rPr>
    </w:pPr>
  </w:p>
  <w:tbl>
    <w:tblPr>
      <w:tblStyle w:val="af5"/>
      <w:tblW w:w="10089" w:type="dxa"/>
      <w:jc w:val="center"/>
      <w:tblLook w:val="04A0" w:firstRow="1" w:lastRow="0" w:firstColumn="1" w:lastColumn="0" w:noHBand="0" w:noVBand="1"/>
    </w:tblPr>
    <w:tblGrid>
      <w:gridCol w:w="2481"/>
      <w:gridCol w:w="4526"/>
      <w:gridCol w:w="3082"/>
    </w:tblGrid>
    <w:tr w:rsidR="00ED6DF6" w14:paraId="73E0F989" w14:textId="77777777" w:rsidTr="3F42BA87">
      <w:trPr>
        <w:trHeight w:val="266"/>
        <w:jc w:val="center"/>
      </w:trPr>
      <w:tc>
        <w:tcPr>
          <w:tcW w:w="2481" w:type="dxa"/>
          <w:vAlign w:val="center"/>
        </w:tcPr>
        <w:p w14:paraId="4FB5ACBB" w14:textId="77777777" w:rsidR="00ED6DF6" w:rsidRDefault="00ED6DF6">
          <w:pPr>
            <w:pStyle w:val="ae"/>
            <w:pBdr>
              <w:bottom w:val="none" w:sz="0" w:space="0" w:color="auto"/>
            </w:pBdr>
            <w:rPr>
              <w:rFonts w:ascii="Times New Roman" w:eastAsia="仿宋_GB2312" w:hAnsi="Times New Roman"/>
              <w:b/>
              <w:color w:val="auto"/>
              <w:sz w:val="21"/>
              <w:szCs w:val="21"/>
              <w:lang w:eastAsia="zh-CN"/>
            </w:rPr>
          </w:pPr>
          <w:r>
            <w:rPr>
              <w:rFonts w:hint="eastAsia"/>
              <w:noProof/>
              <w:sz w:val="21"/>
              <w:lang w:eastAsia="zh-CN"/>
            </w:rPr>
            <w:drawing>
              <wp:inline distT="0" distB="0" distL="0" distR="0" wp14:anchorId="142398A9" wp14:editId="34A4411E">
                <wp:extent cx="1333500" cy="259080"/>
                <wp:effectExtent l="0" t="0" r="0" b="7620"/>
                <wp:docPr id="5" name="Picture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7911" cy="260150"/>
                        </a:xfrm>
                        <a:prstGeom prst="rect">
                          <a:avLst/>
                        </a:prstGeom>
                        <a:noFill/>
                        <a:ln>
                          <a:noFill/>
                        </a:ln>
                      </pic:spPr>
                    </pic:pic>
                  </a:graphicData>
                </a:graphic>
              </wp:inline>
            </w:drawing>
          </w:r>
        </w:p>
      </w:tc>
      <w:tc>
        <w:tcPr>
          <w:tcW w:w="4526" w:type="dxa"/>
          <w:vAlign w:val="center"/>
        </w:tcPr>
        <w:p w14:paraId="07B05961" w14:textId="77777777" w:rsidR="00ED6DF6" w:rsidRDefault="00ED6DF6">
          <w:pPr>
            <w:pStyle w:val="ae"/>
            <w:pBdr>
              <w:bottom w:val="none" w:sz="0" w:space="0" w:color="auto"/>
            </w:pBdr>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 xml:space="preserve">Equipment Suitability Assessment for </w:t>
          </w:r>
        </w:p>
        <w:p w14:paraId="136190BE" w14:textId="33DE51B7" w:rsidR="00ED6DF6" w:rsidRDefault="00ED6DF6" w:rsidP="3F42BA87">
          <w:pPr>
            <w:pStyle w:val="ae"/>
            <w:pBdr>
              <w:bottom w:val="none" w:sz="0" w:space="0" w:color="auto"/>
            </w:pBdr>
            <w:rPr>
              <w:rFonts w:ascii="Times New Roman" w:eastAsia="仿宋_GB2312" w:hAnsi="Times New Roman" w:cs="Times New Roman"/>
              <w:b/>
              <w:color w:val="auto"/>
              <w:sz w:val="20"/>
              <w:szCs w:val="20"/>
              <w:lang w:eastAsia="zh-CN"/>
            </w:rPr>
          </w:pPr>
          <w:r w:rsidRPr="3F42BA87">
            <w:rPr>
              <w:rFonts w:ascii="Times New Roman" w:eastAsia="仿宋_GB2312" w:hAnsi="Times New Roman" w:cs="Times New Roman"/>
              <w:b/>
              <w:color w:val="auto"/>
              <w:sz w:val="20"/>
              <w:szCs w:val="20"/>
              <w:lang w:eastAsia="zh-CN"/>
            </w:rPr>
            <w:t>ASYM-14</w:t>
          </w:r>
          <w:del w:id="2170" w:author="Pengda Zhao - Network" w:date="2026-05-12T03:29:00Z">
            <w:r w:rsidRPr="3F42BA87" w:rsidDel="3F42BA87">
              <w:rPr>
                <w:rFonts w:ascii="Times New Roman" w:eastAsia="仿宋_GB2312" w:hAnsi="Times New Roman" w:cs="Times New Roman"/>
                <w:b/>
                <w:color w:val="auto"/>
                <w:sz w:val="20"/>
                <w:szCs w:val="20"/>
                <w:lang w:eastAsia="zh-CN"/>
              </w:rPr>
              <w:delText>0020</w:delText>
            </w:r>
          </w:del>
          <w:ins w:id="2171" w:author="Pengda Zhao - Network" w:date="2026-05-12T03:29:00Z">
            <w:r w:rsidRPr="3F42BA87">
              <w:rPr>
                <w:rFonts w:ascii="Times New Roman" w:eastAsia="仿宋_GB2312" w:hAnsi="Times New Roman" w:cs="Times New Roman"/>
                <w:b/>
                <w:color w:val="auto"/>
                <w:sz w:val="20"/>
                <w:szCs w:val="20"/>
                <w:lang w:eastAsia="zh-CN"/>
              </w:rPr>
              <w:t>1366</w:t>
            </w:r>
          </w:ins>
          <w:r w:rsidRPr="3F42BA87">
            <w:rPr>
              <w:rFonts w:ascii="Times New Roman" w:eastAsia="仿宋_GB2312" w:hAnsi="Times New Roman" w:cs="Times New Roman"/>
              <w:b/>
              <w:color w:val="auto"/>
              <w:sz w:val="20"/>
              <w:szCs w:val="20"/>
              <w:lang w:eastAsia="zh-CN"/>
            </w:rPr>
            <w:t xml:space="preserve"> (Step 1</w:t>
          </w:r>
          <w:ins w:id="2172" w:author="Pengda Zhao - Network" w:date="2026-05-12T03:29:00Z">
            <w:r w:rsidRPr="3F42BA87">
              <w:rPr>
                <w:rFonts w:ascii="Times New Roman" w:eastAsia="仿宋_GB2312" w:hAnsi="Times New Roman" w:cs="Times New Roman"/>
                <w:b/>
                <w:color w:val="auto"/>
                <w:sz w:val="20"/>
                <w:szCs w:val="20"/>
                <w:lang w:eastAsia="zh-CN"/>
              </w:rPr>
              <w:t xml:space="preserve"> of CPo140020-03</w:t>
            </w:r>
          </w:ins>
          <w:r w:rsidRPr="3F42BA87">
            <w:rPr>
              <w:rFonts w:ascii="Times New Roman" w:eastAsia="仿宋_GB2312" w:hAnsi="Times New Roman" w:cs="Times New Roman"/>
              <w:b/>
              <w:color w:val="auto"/>
              <w:sz w:val="20"/>
              <w:szCs w:val="20"/>
              <w:lang w:eastAsia="zh-CN"/>
            </w:rPr>
            <w:t>)</w:t>
          </w:r>
          <w:r w:rsidRPr="3F42BA87">
            <w:rPr>
              <w:rFonts w:ascii="Times New Roman" w:eastAsia="仿宋_GB2312" w:hAnsi="Times New Roman"/>
              <w:b/>
              <w:color w:val="auto"/>
              <w:lang w:eastAsia="zh-CN"/>
            </w:rPr>
            <w:t xml:space="preserve"> </w:t>
          </w:r>
        </w:p>
      </w:tc>
      <w:tc>
        <w:tcPr>
          <w:tcW w:w="3082" w:type="dxa"/>
          <w:vAlign w:val="center"/>
        </w:tcPr>
        <w:p w14:paraId="46F9AFFB" w14:textId="2523160D" w:rsidR="00ED6DF6" w:rsidRDefault="00ED6DF6" w:rsidP="00E26599">
          <w:pPr>
            <w:pStyle w:val="ae"/>
            <w:pBdr>
              <w:bottom w:val="none" w:sz="0" w:space="0" w:color="auto"/>
            </w:pBdr>
            <w:jc w:val="both"/>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Document and version No.</w:t>
          </w:r>
          <w:r>
            <w:rPr>
              <w:rFonts w:ascii="Times New Roman" w:eastAsia="仿宋_GB2312" w:hAnsi="Times New Roman" w:cs="Times New Roman"/>
              <w:b/>
              <w:color w:val="auto"/>
              <w:sz w:val="20"/>
              <w:szCs w:val="20"/>
              <w:lang w:eastAsia="zh-CN"/>
            </w:rPr>
            <w:t>：</w:t>
          </w:r>
          <w:r>
            <w:rPr>
              <w:rFonts w:ascii="Times New Roman" w:eastAsia="仿宋_GB2312" w:hAnsi="Times New Roman" w:cs="Times New Roman"/>
              <w:b/>
              <w:color w:val="auto"/>
              <w:sz w:val="20"/>
              <w:szCs w:val="20"/>
              <w:lang w:eastAsia="zh-CN"/>
            </w:rPr>
            <w:t>RA- 140020030101.01</w:t>
          </w:r>
        </w:p>
      </w:tc>
    </w:tr>
  </w:tbl>
  <w:p w14:paraId="18D1F64E" w14:textId="77777777" w:rsidR="00ED6DF6" w:rsidRDefault="00ED6DF6">
    <w:pPr>
      <w:pStyle w:val="ae"/>
      <w:pBdr>
        <w:bottom w:val="none" w:sz="0" w:space="0" w:color="auto"/>
      </w:pBdr>
      <w:spacing w:line="40" w:lineRule="exact"/>
      <w:jc w:val="right"/>
      <w:rPr>
        <w:rFonts w:eastAsiaTheme="minorEastAsia"/>
        <w:lang w:eastAsia="zh-CN"/>
      </w:rPr>
    </w:pPr>
  </w:p>
  <w:p w14:paraId="49E2D9CA" w14:textId="77777777" w:rsidR="00ED6DF6" w:rsidRDefault="00ED6DF6"/>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D1446" w14:textId="77777777" w:rsidR="00ED6DF6" w:rsidRDefault="000B6761">
    <w:pPr>
      <w:pStyle w:val="ae"/>
    </w:pPr>
    <w:r>
      <w:pict w14:anchorId="2DFF9E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31" o:spid="_x0000_s2055" type="#_x0000_t136" style="position:absolute;left:0;text-align:left;margin-left:0;margin-top:0;width:572.25pt;height:78pt;rotation:315;z-index:-251658238;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CC437B" w14:textId="77777777" w:rsidR="00ED6DF6" w:rsidRDefault="00ED6DF6">
    <w:pPr>
      <w:jc w:val="right"/>
      <w:rPr>
        <w:rFonts w:ascii="Times New Roman" w:eastAsiaTheme="minorEastAsia" w:hAnsi="Times New Roman" w:cs="Times New Roman"/>
        <w:sz w:val="20"/>
        <w:szCs w:val="20"/>
        <w:lang w:eastAsia="zh-CN"/>
      </w:rPr>
    </w:pPr>
    <w:r>
      <w:rPr>
        <w:rFonts w:eastAsiaTheme="minorEastAsia" w:hint="eastAsia"/>
        <w:lang w:eastAsia="zh-CN"/>
      </w:rPr>
      <w:t xml:space="preserve">    </w:t>
    </w:r>
    <w:r>
      <w:rPr>
        <w:rFonts w:ascii="Times New Roman" w:hAnsi="Times New Roman" w:cs="Times New Roman"/>
      </w:rPr>
      <w:tab/>
    </w:r>
    <w:r>
      <w:rPr>
        <w:rFonts w:ascii="Times New Roman" w:hAnsi="Times New Roman" w:cs="Times New Roman"/>
      </w:rPr>
      <w:tab/>
    </w:r>
  </w:p>
  <w:tbl>
    <w:tblPr>
      <w:tblStyle w:val="af5"/>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286"/>
      <w:gridCol w:w="1200"/>
      <w:gridCol w:w="286"/>
    </w:tblGrid>
    <w:tr w:rsidR="00ED6DF6" w14:paraId="24A87A91" w14:textId="77777777">
      <w:trPr>
        <w:jc w:val="right"/>
      </w:trPr>
      <w:tc>
        <w:tcPr>
          <w:tcW w:w="1151" w:type="dxa"/>
        </w:tcPr>
        <w:p w14:paraId="6945BA6B" w14:textId="77777777" w:rsidR="00ED6DF6" w:rsidRDefault="00ED6DF6">
          <w:pPr>
            <w:jc w:val="right"/>
            <w:rPr>
              <w:rFonts w:ascii="Times New Roman" w:hAnsi="Times New Roman" w:cs="Times New Roman"/>
              <w:szCs w:val="21"/>
            </w:rPr>
          </w:pPr>
          <w:r>
            <w:rPr>
              <w:rFonts w:ascii="Times New Roman" w:hAnsi="Times New Roman" w:cs="Times New Roman"/>
              <w:szCs w:val="21"/>
            </w:rPr>
            <w:t>QF01235.V02</w:t>
          </w:r>
        </w:p>
      </w:tc>
      <w:tc>
        <w:tcPr>
          <w:tcW w:w="167" w:type="dxa"/>
        </w:tcPr>
        <w:p w14:paraId="330D9AED" w14:textId="77777777" w:rsidR="00ED6DF6" w:rsidRDefault="00ED6DF6">
          <w:pPr>
            <w:ind w:rightChars="-157" w:right="-330"/>
            <w:rPr>
              <w:rFonts w:ascii="Times New Roman" w:hAnsi="Times New Roman" w:cs="Times New Roman"/>
              <w:szCs w:val="21"/>
            </w:rPr>
          </w:pPr>
          <w:r>
            <w:rPr>
              <w:rFonts w:ascii="Times New Roman" w:hAnsi="Times New Roman" w:cs="Times New Roman"/>
              <w:szCs w:val="21"/>
            </w:rPr>
            <w:t>(</w:t>
          </w:r>
        </w:p>
      </w:tc>
      <w:tc>
        <w:tcPr>
          <w:tcW w:w="1200" w:type="dxa"/>
        </w:tcPr>
        <w:p w14:paraId="2BFD39D6" w14:textId="77777777" w:rsidR="00ED6DF6" w:rsidRDefault="00ED6DF6">
          <w:pPr>
            <w:ind w:rightChars="-157" w:right="-330"/>
            <w:rPr>
              <w:rFonts w:ascii="Times New Roman" w:hAnsi="Times New Roman" w:cs="Times New Roman"/>
              <w:szCs w:val="21"/>
            </w:rPr>
          </w:pPr>
          <w:r>
            <w:rPr>
              <w:rFonts w:ascii="Times New Roman" w:hAnsi="Times New Roman" w:cs="Times New Roman"/>
              <w:szCs w:val="21"/>
            </w:rPr>
            <w:t>07/04/2023</w:t>
          </w:r>
        </w:p>
      </w:tc>
      <w:tc>
        <w:tcPr>
          <w:tcW w:w="181" w:type="dxa"/>
        </w:tcPr>
        <w:p w14:paraId="2CA08203" w14:textId="77777777" w:rsidR="00ED6DF6" w:rsidRDefault="00ED6DF6">
          <w:pPr>
            <w:ind w:rightChars="-157" w:right="-330"/>
            <w:rPr>
              <w:rFonts w:ascii="Times New Roman" w:hAnsi="Times New Roman" w:cs="Times New Roman"/>
              <w:szCs w:val="21"/>
            </w:rPr>
          </w:pPr>
          <w:r>
            <w:rPr>
              <w:rFonts w:ascii="Times New Roman" w:hAnsi="Times New Roman" w:cs="Times New Roman"/>
              <w:szCs w:val="21"/>
            </w:rPr>
            <w:t>)</w:t>
          </w:r>
        </w:p>
      </w:tc>
    </w:tr>
  </w:tbl>
  <w:p w14:paraId="6E72DF78" w14:textId="77777777" w:rsidR="00ED6DF6" w:rsidRDefault="00ED6DF6">
    <w:pPr>
      <w:pStyle w:val="ae"/>
      <w:pBdr>
        <w:bottom w:val="none" w:sz="0" w:space="0" w:color="auto"/>
      </w:pBdr>
      <w:spacing w:line="40" w:lineRule="exact"/>
      <w:jc w:val="right"/>
      <w:rPr>
        <w:rFonts w:eastAsiaTheme="minorEastAsia"/>
        <w:lang w:eastAsia="zh-CN"/>
      </w:rPr>
    </w:pPr>
  </w:p>
  <w:tbl>
    <w:tblPr>
      <w:tblStyle w:val="af5"/>
      <w:tblW w:w="13605" w:type="dxa"/>
      <w:jc w:val="center"/>
      <w:tblLook w:val="04A0" w:firstRow="1" w:lastRow="0" w:firstColumn="1" w:lastColumn="0" w:noHBand="0" w:noVBand="1"/>
    </w:tblPr>
    <w:tblGrid>
      <w:gridCol w:w="2534"/>
      <w:gridCol w:w="6004"/>
      <w:gridCol w:w="5067"/>
    </w:tblGrid>
    <w:tr w:rsidR="00ED6DF6" w14:paraId="1B357BBF" w14:textId="77777777" w:rsidTr="00534C9F">
      <w:trPr>
        <w:trHeight w:val="398"/>
        <w:jc w:val="center"/>
      </w:trPr>
      <w:tc>
        <w:tcPr>
          <w:tcW w:w="2534" w:type="dxa"/>
          <w:vAlign w:val="center"/>
        </w:tcPr>
        <w:p w14:paraId="47F3F3C8" w14:textId="77777777" w:rsidR="00ED6DF6" w:rsidRDefault="00ED6DF6">
          <w:pPr>
            <w:pStyle w:val="ae"/>
            <w:pBdr>
              <w:bottom w:val="none" w:sz="0" w:space="0" w:color="auto"/>
            </w:pBdr>
            <w:rPr>
              <w:rFonts w:ascii="Times New Roman" w:eastAsia="仿宋_GB2312" w:hAnsi="Times New Roman"/>
              <w:b/>
              <w:color w:val="auto"/>
              <w:sz w:val="21"/>
              <w:szCs w:val="21"/>
              <w:lang w:eastAsia="zh-CN"/>
            </w:rPr>
          </w:pPr>
          <w:r>
            <w:rPr>
              <w:rFonts w:hint="eastAsia"/>
              <w:noProof/>
              <w:sz w:val="21"/>
              <w:lang w:eastAsia="zh-CN"/>
            </w:rPr>
            <w:drawing>
              <wp:inline distT="0" distB="0" distL="0" distR="0" wp14:anchorId="11D66B2F" wp14:editId="69DAB440">
                <wp:extent cx="1333500" cy="259080"/>
                <wp:effectExtent l="0" t="0" r="0" b="7620"/>
                <wp:docPr id="7" name="Picture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7911" cy="260150"/>
                        </a:xfrm>
                        <a:prstGeom prst="rect">
                          <a:avLst/>
                        </a:prstGeom>
                        <a:noFill/>
                        <a:ln>
                          <a:noFill/>
                        </a:ln>
                      </pic:spPr>
                    </pic:pic>
                  </a:graphicData>
                </a:graphic>
              </wp:inline>
            </w:drawing>
          </w:r>
        </w:p>
      </w:tc>
      <w:tc>
        <w:tcPr>
          <w:tcW w:w="6004" w:type="dxa"/>
          <w:vAlign w:val="center"/>
        </w:tcPr>
        <w:p w14:paraId="3B49691E" w14:textId="6FF93211" w:rsidR="00ED6DF6" w:rsidRDefault="00ED6DF6" w:rsidP="004A6BA1">
          <w:pPr>
            <w:pStyle w:val="ae"/>
            <w:pBdr>
              <w:bottom w:val="none" w:sz="0" w:space="0" w:color="auto"/>
            </w:pBdr>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Equipment Suitability Assessment for ASYM-14</w:t>
          </w:r>
          <w:ins w:id="3667" w:author="Xuning Wei12232" w:date="2026-07-22T11:23:00Z">
            <w:r>
              <w:rPr>
                <w:rFonts w:ascii="Times New Roman" w:eastAsia="仿宋_GB2312" w:hAnsi="Times New Roman" w:cs="Times New Roman"/>
                <w:b/>
                <w:color w:val="auto"/>
                <w:sz w:val="20"/>
                <w:szCs w:val="20"/>
                <w:lang w:eastAsia="zh-CN"/>
              </w:rPr>
              <w:t>1366</w:t>
            </w:r>
          </w:ins>
          <w:del w:id="3668" w:author="Xuning Wei12232" w:date="2026-07-22T11:23:00Z">
            <w:r w:rsidDel="003E76D0">
              <w:rPr>
                <w:rFonts w:ascii="Times New Roman" w:eastAsia="仿宋_GB2312" w:hAnsi="Times New Roman" w:cs="Times New Roman"/>
                <w:b/>
                <w:color w:val="auto"/>
                <w:sz w:val="20"/>
                <w:szCs w:val="20"/>
                <w:lang w:eastAsia="zh-CN"/>
              </w:rPr>
              <w:delText>0020</w:delText>
            </w:r>
          </w:del>
          <w:r>
            <w:rPr>
              <w:rFonts w:ascii="Times New Roman" w:eastAsia="仿宋_GB2312" w:hAnsi="Times New Roman" w:cs="Times New Roman"/>
              <w:b/>
              <w:color w:val="auto"/>
              <w:sz w:val="20"/>
              <w:szCs w:val="20"/>
              <w:lang w:eastAsia="zh-CN"/>
            </w:rPr>
            <w:t xml:space="preserve"> (Step 1</w:t>
          </w:r>
          <w:ins w:id="3669" w:author="Xuning Wei12232" w:date="2026-07-22T11:23:00Z">
            <w:r>
              <w:rPr>
                <w:rFonts w:ascii="Times New Roman" w:eastAsia="仿宋_GB2312" w:hAnsi="Times New Roman" w:cs="Times New Roman"/>
                <w:b/>
                <w:color w:val="auto"/>
                <w:sz w:val="20"/>
                <w:szCs w:val="20"/>
                <w:lang w:eastAsia="zh-CN"/>
              </w:rPr>
              <w:t xml:space="preserve"> </w:t>
            </w:r>
            <w:r>
              <w:rPr>
                <w:rFonts w:ascii="Times New Roman" w:eastAsia="仿宋_GB2312" w:hAnsi="Times New Roman" w:cs="Times New Roman" w:hint="eastAsia"/>
                <w:b/>
                <w:color w:val="auto"/>
                <w:sz w:val="20"/>
                <w:szCs w:val="20"/>
                <w:lang w:eastAsia="zh-CN"/>
              </w:rPr>
              <w:t>of</w:t>
            </w:r>
            <w:r>
              <w:rPr>
                <w:rFonts w:ascii="Times New Roman" w:eastAsia="仿宋_GB2312" w:hAnsi="Times New Roman" w:cs="Times New Roman"/>
                <w:b/>
                <w:color w:val="auto"/>
                <w:sz w:val="20"/>
                <w:szCs w:val="20"/>
                <w:lang w:eastAsia="zh-CN"/>
              </w:rPr>
              <w:t xml:space="preserve"> CPo140020-03</w:t>
            </w:r>
          </w:ins>
          <w:r>
            <w:rPr>
              <w:rFonts w:ascii="Times New Roman" w:eastAsia="仿宋_GB2312" w:hAnsi="Times New Roman" w:cs="Times New Roman"/>
              <w:b/>
              <w:color w:val="auto"/>
              <w:sz w:val="20"/>
              <w:szCs w:val="20"/>
              <w:lang w:eastAsia="zh-CN"/>
            </w:rPr>
            <w:t>)</w:t>
          </w:r>
          <w:r>
            <w:rPr>
              <w:rFonts w:ascii="Times New Roman" w:eastAsia="仿宋_GB2312" w:hAnsi="Times New Roman"/>
              <w:b/>
              <w:iCs/>
              <w:color w:val="auto"/>
              <w:szCs w:val="20"/>
              <w:lang w:eastAsia="zh-CN"/>
            </w:rPr>
            <w:t xml:space="preserve"> </w:t>
          </w:r>
        </w:p>
      </w:tc>
      <w:tc>
        <w:tcPr>
          <w:tcW w:w="5067" w:type="dxa"/>
          <w:vAlign w:val="center"/>
        </w:tcPr>
        <w:p w14:paraId="0A5287EE" w14:textId="77777777" w:rsidR="00ED6DF6" w:rsidRDefault="00ED6DF6" w:rsidP="00E26599">
          <w:pPr>
            <w:pStyle w:val="ae"/>
            <w:pBdr>
              <w:bottom w:val="none" w:sz="0" w:space="0" w:color="auto"/>
            </w:pBdr>
            <w:jc w:val="both"/>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Document and version No.</w:t>
          </w:r>
          <w:r>
            <w:rPr>
              <w:rFonts w:ascii="Times New Roman" w:eastAsia="仿宋_GB2312" w:hAnsi="Times New Roman" w:cs="Times New Roman"/>
              <w:b/>
              <w:color w:val="auto"/>
              <w:sz w:val="20"/>
              <w:szCs w:val="20"/>
              <w:lang w:eastAsia="zh-CN"/>
            </w:rPr>
            <w:t>：</w:t>
          </w:r>
          <w:r>
            <w:rPr>
              <w:rFonts w:ascii="Times New Roman" w:eastAsia="仿宋_GB2312" w:hAnsi="Times New Roman" w:cs="Times New Roman"/>
              <w:b/>
              <w:color w:val="auto"/>
              <w:sz w:val="20"/>
              <w:szCs w:val="20"/>
              <w:lang w:eastAsia="zh-CN"/>
            </w:rPr>
            <w:t>RA- 140020030101.01</w:t>
          </w:r>
        </w:p>
      </w:tc>
    </w:tr>
  </w:tbl>
  <w:p w14:paraId="6DD91065" w14:textId="77777777" w:rsidR="00ED6DF6" w:rsidRDefault="00ED6DF6">
    <w:pPr>
      <w:pStyle w:val="ae"/>
      <w:pBdr>
        <w:bottom w:val="none" w:sz="0" w:space="0" w:color="auto"/>
      </w:pBdr>
      <w:spacing w:line="40" w:lineRule="exact"/>
      <w:jc w:val="right"/>
      <w:rPr>
        <w:rFonts w:eastAsiaTheme="minorEastAsia"/>
        <w:lang w:eastAsia="zh-CN"/>
      </w:rPr>
    </w:pPr>
  </w:p>
  <w:p w14:paraId="3B56F3DE" w14:textId="77777777" w:rsidR="00ED6DF6" w:rsidRDefault="00ED6DF6"/>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54A1B" w14:textId="77777777" w:rsidR="00ED6DF6" w:rsidRDefault="000B6761">
    <w:pPr>
      <w:pStyle w:val="ae"/>
    </w:pPr>
    <w:r>
      <w:pict w14:anchorId="7ED8AF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35" o:spid="_x0000_s2059" type="#_x0000_t136" style="position:absolute;left:0;text-align:left;margin-left:0;margin-top:0;width:572.25pt;height:78pt;rotation:315;z-index:-251658235;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D0176" w14:textId="77777777" w:rsidR="00ED6DF6" w:rsidRDefault="00ED6DF6">
    <w:pPr>
      <w:jc w:val="right"/>
      <w:rPr>
        <w:rFonts w:ascii="Times New Roman" w:eastAsiaTheme="minorEastAsia" w:hAnsi="Times New Roman" w:cs="Times New Roman"/>
        <w:sz w:val="20"/>
        <w:szCs w:val="20"/>
        <w:lang w:eastAsia="zh-CN"/>
      </w:rPr>
    </w:pPr>
    <w:r>
      <w:rPr>
        <w:rFonts w:eastAsiaTheme="minorEastAsia" w:hint="eastAsia"/>
        <w:lang w:eastAsia="zh-CN"/>
      </w:rPr>
      <w:t xml:space="preserve">    </w:t>
    </w:r>
    <w:r>
      <w:rPr>
        <w:rFonts w:ascii="Times New Roman" w:hAnsi="Times New Roman" w:cs="Times New Roman"/>
      </w:rPr>
      <w:tab/>
    </w:r>
    <w:r>
      <w:rPr>
        <w:rFonts w:ascii="Times New Roman" w:hAnsi="Times New Roman" w:cs="Times New Roman"/>
      </w:rPr>
      <w:tab/>
    </w:r>
  </w:p>
  <w:tbl>
    <w:tblPr>
      <w:tblStyle w:val="af5"/>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286"/>
      <w:gridCol w:w="1200"/>
      <w:gridCol w:w="286"/>
    </w:tblGrid>
    <w:tr w:rsidR="00ED6DF6" w14:paraId="4359AC65" w14:textId="77777777">
      <w:trPr>
        <w:jc w:val="right"/>
      </w:trPr>
      <w:tc>
        <w:tcPr>
          <w:tcW w:w="1151" w:type="dxa"/>
        </w:tcPr>
        <w:p w14:paraId="731E05FF" w14:textId="77777777" w:rsidR="00ED6DF6" w:rsidRDefault="00ED6DF6">
          <w:pPr>
            <w:jc w:val="right"/>
            <w:rPr>
              <w:rFonts w:ascii="Times New Roman" w:hAnsi="Times New Roman" w:cs="Times New Roman"/>
              <w:szCs w:val="21"/>
            </w:rPr>
          </w:pPr>
          <w:r>
            <w:rPr>
              <w:rFonts w:ascii="Times New Roman" w:hAnsi="Times New Roman" w:cs="Times New Roman"/>
              <w:szCs w:val="21"/>
            </w:rPr>
            <w:t>QF01235.V02</w:t>
          </w:r>
        </w:p>
      </w:tc>
      <w:tc>
        <w:tcPr>
          <w:tcW w:w="167" w:type="dxa"/>
        </w:tcPr>
        <w:p w14:paraId="61D90AAF" w14:textId="77777777" w:rsidR="00ED6DF6" w:rsidRDefault="00ED6DF6">
          <w:pPr>
            <w:ind w:rightChars="-157" w:right="-330"/>
            <w:rPr>
              <w:rFonts w:ascii="Times New Roman" w:hAnsi="Times New Roman" w:cs="Times New Roman"/>
              <w:szCs w:val="21"/>
            </w:rPr>
          </w:pPr>
          <w:r>
            <w:rPr>
              <w:rFonts w:ascii="Times New Roman" w:hAnsi="Times New Roman" w:cs="Times New Roman"/>
              <w:szCs w:val="21"/>
            </w:rPr>
            <w:t>(</w:t>
          </w:r>
        </w:p>
      </w:tc>
      <w:tc>
        <w:tcPr>
          <w:tcW w:w="1200" w:type="dxa"/>
        </w:tcPr>
        <w:p w14:paraId="5E7BCFF0" w14:textId="77777777" w:rsidR="00ED6DF6" w:rsidRDefault="00ED6DF6">
          <w:pPr>
            <w:ind w:rightChars="-157" w:right="-330"/>
            <w:rPr>
              <w:rFonts w:ascii="Times New Roman" w:hAnsi="Times New Roman" w:cs="Times New Roman"/>
              <w:szCs w:val="21"/>
            </w:rPr>
          </w:pPr>
          <w:r>
            <w:rPr>
              <w:rFonts w:ascii="Times New Roman" w:hAnsi="Times New Roman" w:cs="Times New Roman"/>
              <w:szCs w:val="21"/>
            </w:rPr>
            <w:t>07/04/2023</w:t>
          </w:r>
        </w:p>
      </w:tc>
      <w:tc>
        <w:tcPr>
          <w:tcW w:w="181" w:type="dxa"/>
        </w:tcPr>
        <w:p w14:paraId="4EE50766" w14:textId="77777777" w:rsidR="00ED6DF6" w:rsidRDefault="00ED6DF6">
          <w:pPr>
            <w:ind w:rightChars="-157" w:right="-330"/>
            <w:rPr>
              <w:rFonts w:ascii="Times New Roman" w:hAnsi="Times New Roman" w:cs="Times New Roman"/>
              <w:szCs w:val="21"/>
            </w:rPr>
          </w:pPr>
          <w:r>
            <w:rPr>
              <w:rFonts w:ascii="Times New Roman" w:hAnsi="Times New Roman" w:cs="Times New Roman"/>
              <w:szCs w:val="21"/>
            </w:rPr>
            <w:t>)</w:t>
          </w:r>
        </w:p>
      </w:tc>
    </w:tr>
  </w:tbl>
  <w:p w14:paraId="62377E73" w14:textId="77777777" w:rsidR="00ED6DF6" w:rsidRDefault="00ED6DF6">
    <w:pPr>
      <w:pStyle w:val="ae"/>
      <w:pBdr>
        <w:bottom w:val="none" w:sz="0" w:space="0" w:color="auto"/>
      </w:pBdr>
      <w:spacing w:line="40" w:lineRule="exact"/>
      <w:jc w:val="right"/>
      <w:rPr>
        <w:rFonts w:eastAsiaTheme="minorEastAsia"/>
        <w:lang w:eastAsia="zh-CN"/>
      </w:rPr>
    </w:pPr>
  </w:p>
  <w:tbl>
    <w:tblPr>
      <w:tblStyle w:val="af5"/>
      <w:tblW w:w="9758" w:type="dxa"/>
      <w:jc w:val="center"/>
      <w:tblLook w:val="04A0" w:firstRow="1" w:lastRow="0" w:firstColumn="1" w:lastColumn="0" w:noHBand="0" w:noVBand="1"/>
    </w:tblPr>
    <w:tblGrid>
      <w:gridCol w:w="2396"/>
      <w:gridCol w:w="4246"/>
      <w:gridCol w:w="3116"/>
    </w:tblGrid>
    <w:tr w:rsidR="00ED6DF6" w14:paraId="4F3B99BA" w14:textId="77777777">
      <w:trPr>
        <w:trHeight w:val="292"/>
        <w:jc w:val="center"/>
      </w:trPr>
      <w:tc>
        <w:tcPr>
          <w:tcW w:w="2400" w:type="dxa"/>
          <w:vAlign w:val="center"/>
        </w:tcPr>
        <w:p w14:paraId="05FAE0DD" w14:textId="77777777" w:rsidR="00ED6DF6" w:rsidRDefault="00ED6DF6">
          <w:pPr>
            <w:pStyle w:val="ae"/>
            <w:pBdr>
              <w:bottom w:val="none" w:sz="0" w:space="0" w:color="auto"/>
            </w:pBdr>
            <w:rPr>
              <w:rFonts w:ascii="Times New Roman" w:eastAsia="仿宋_GB2312" w:hAnsi="Times New Roman"/>
              <w:b/>
              <w:color w:val="auto"/>
              <w:sz w:val="21"/>
              <w:szCs w:val="21"/>
              <w:lang w:eastAsia="zh-CN"/>
            </w:rPr>
          </w:pPr>
          <w:r>
            <w:rPr>
              <w:rFonts w:hint="eastAsia"/>
              <w:noProof/>
              <w:sz w:val="21"/>
              <w:lang w:eastAsia="zh-CN"/>
            </w:rPr>
            <w:drawing>
              <wp:inline distT="0" distB="0" distL="0" distR="0" wp14:anchorId="1C62FECE" wp14:editId="1CD5F5B0">
                <wp:extent cx="1333500" cy="259080"/>
                <wp:effectExtent l="0" t="0" r="0" b="7620"/>
                <wp:docPr id="22" name="Picture 2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7911" cy="260150"/>
                        </a:xfrm>
                        <a:prstGeom prst="rect">
                          <a:avLst/>
                        </a:prstGeom>
                        <a:noFill/>
                        <a:ln>
                          <a:noFill/>
                        </a:ln>
                      </pic:spPr>
                    </pic:pic>
                  </a:graphicData>
                </a:graphic>
              </wp:inline>
            </w:drawing>
          </w:r>
        </w:p>
      </w:tc>
      <w:tc>
        <w:tcPr>
          <w:tcW w:w="4377" w:type="dxa"/>
          <w:vAlign w:val="center"/>
        </w:tcPr>
        <w:p w14:paraId="04914505" w14:textId="77777777" w:rsidR="00ED6DF6" w:rsidRDefault="00ED6DF6">
          <w:pPr>
            <w:pStyle w:val="ae"/>
            <w:pBdr>
              <w:bottom w:val="none" w:sz="0" w:space="0" w:color="auto"/>
            </w:pBdr>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 xml:space="preserve">Equipment Suitability Assessment for </w:t>
          </w:r>
        </w:p>
        <w:p w14:paraId="54119646" w14:textId="020D5FB8" w:rsidR="00ED6DF6" w:rsidRDefault="00ED6DF6">
          <w:pPr>
            <w:pStyle w:val="ae"/>
            <w:pBdr>
              <w:bottom w:val="none" w:sz="0" w:space="0" w:color="auto"/>
            </w:pBdr>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ASYM-1</w:t>
          </w:r>
          <w:ins w:id="12852" w:author="Xuning Wei12232" w:date="2026-09-05T20:46:00Z">
            <w:r w:rsidR="006533F5">
              <w:rPr>
                <w:rFonts w:ascii="Times New Roman" w:eastAsia="仿宋_GB2312" w:hAnsi="Times New Roman" w:cs="Times New Roman"/>
                <w:b/>
                <w:color w:val="auto"/>
                <w:sz w:val="20"/>
                <w:szCs w:val="20"/>
                <w:lang w:eastAsia="zh-CN"/>
              </w:rPr>
              <w:t>41366</w:t>
            </w:r>
          </w:ins>
          <w:del w:id="12853" w:author="Xuning Wei12232" w:date="2026-09-05T20:46:00Z">
            <w:r w:rsidDel="006533F5">
              <w:rPr>
                <w:rFonts w:ascii="Times New Roman" w:eastAsia="仿宋_GB2312" w:hAnsi="Times New Roman" w:cs="Times New Roman"/>
                <w:b/>
                <w:color w:val="auto"/>
                <w:sz w:val="20"/>
                <w:szCs w:val="20"/>
                <w:lang w:eastAsia="zh-CN"/>
              </w:rPr>
              <w:delText>28195</w:delText>
            </w:r>
          </w:del>
          <w:r>
            <w:rPr>
              <w:rFonts w:ascii="Times New Roman" w:eastAsia="仿宋_GB2312" w:hAnsi="Times New Roman" w:cs="Times New Roman"/>
              <w:b/>
              <w:color w:val="auto"/>
              <w:sz w:val="20"/>
              <w:szCs w:val="20"/>
              <w:lang w:eastAsia="zh-CN"/>
            </w:rPr>
            <w:t xml:space="preserve"> (</w:t>
          </w:r>
          <w:ins w:id="12854" w:author="Xuning Wei12232" w:date="2026-09-05T20:47:00Z">
            <w:r w:rsidR="006533F5">
              <w:rPr>
                <w:rFonts w:ascii="Times New Roman" w:eastAsia="仿宋_GB2312" w:hAnsi="Times New Roman" w:cs="Times New Roman"/>
                <w:b/>
                <w:color w:val="auto"/>
                <w:sz w:val="20"/>
                <w:szCs w:val="20"/>
                <w:lang w:eastAsia="zh-CN"/>
              </w:rPr>
              <w:t xml:space="preserve">(Step 1 </w:t>
            </w:r>
            <w:r w:rsidR="006533F5">
              <w:rPr>
                <w:rFonts w:ascii="Times New Roman" w:eastAsia="仿宋_GB2312" w:hAnsi="Times New Roman" w:cs="Times New Roman" w:hint="eastAsia"/>
                <w:b/>
                <w:color w:val="auto"/>
                <w:sz w:val="20"/>
                <w:szCs w:val="20"/>
                <w:lang w:eastAsia="zh-CN"/>
              </w:rPr>
              <w:t>of</w:t>
            </w:r>
            <w:r w:rsidR="006533F5">
              <w:rPr>
                <w:rFonts w:ascii="Times New Roman" w:eastAsia="仿宋_GB2312" w:hAnsi="Times New Roman" w:cs="Times New Roman"/>
                <w:b/>
                <w:color w:val="auto"/>
                <w:sz w:val="20"/>
                <w:szCs w:val="20"/>
                <w:lang w:eastAsia="zh-CN"/>
              </w:rPr>
              <w:t xml:space="preserve"> CPo140020-03)</w:t>
            </w:r>
            <w:r w:rsidR="006533F5">
              <w:rPr>
                <w:rFonts w:ascii="Times New Roman" w:eastAsia="仿宋_GB2312" w:hAnsi="Times New Roman"/>
                <w:b/>
                <w:iCs/>
                <w:color w:val="auto"/>
                <w:szCs w:val="20"/>
                <w:lang w:eastAsia="zh-CN"/>
              </w:rPr>
              <w:t xml:space="preserve"> </w:t>
            </w:r>
          </w:ins>
          <w:del w:id="12855" w:author="Xuning Wei12232" w:date="2026-09-05T20:47:00Z">
            <w:r w:rsidDel="006533F5">
              <w:rPr>
                <w:rFonts w:ascii="Times New Roman" w:eastAsia="仿宋_GB2312" w:hAnsi="Times New Roman" w:cs="Times New Roman"/>
                <w:b/>
                <w:color w:val="auto"/>
                <w:sz w:val="20"/>
                <w:szCs w:val="20"/>
                <w:lang w:eastAsia="zh-CN"/>
              </w:rPr>
              <w:delText xml:space="preserve">Step </w:delText>
            </w:r>
          </w:del>
          <w:del w:id="12856" w:author="Xuning Wei12232" w:date="2026-09-05T20:46:00Z">
            <w:r w:rsidDel="006533F5">
              <w:rPr>
                <w:rFonts w:ascii="Times New Roman" w:eastAsia="仿宋_GB2312" w:hAnsi="Times New Roman" w:cs="Times New Roman"/>
                <w:b/>
                <w:color w:val="auto"/>
                <w:sz w:val="20"/>
                <w:szCs w:val="20"/>
                <w:lang w:eastAsia="zh-CN"/>
              </w:rPr>
              <w:delText>3</w:delText>
            </w:r>
          </w:del>
          <w:r>
            <w:rPr>
              <w:rFonts w:ascii="Times New Roman" w:eastAsia="仿宋_GB2312" w:hAnsi="Times New Roman" w:cs="Times New Roman"/>
              <w:b/>
              <w:color w:val="auto"/>
              <w:sz w:val="20"/>
              <w:szCs w:val="20"/>
              <w:lang w:eastAsia="zh-CN"/>
            </w:rPr>
            <w:t xml:space="preserve">) </w:t>
          </w:r>
          <w:r>
            <w:rPr>
              <w:rFonts w:ascii="Times New Roman" w:eastAsia="仿宋_GB2312" w:hAnsi="Times New Roman"/>
              <w:b/>
              <w:iCs/>
              <w:color w:val="auto"/>
              <w:szCs w:val="20"/>
              <w:lang w:eastAsia="zh-CN"/>
            </w:rPr>
            <w:t xml:space="preserve"> </w:t>
          </w:r>
        </w:p>
      </w:tc>
      <w:tc>
        <w:tcPr>
          <w:tcW w:w="2981" w:type="dxa"/>
          <w:vAlign w:val="center"/>
        </w:tcPr>
        <w:p w14:paraId="41BEE3E1" w14:textId="77777777" w:rsidR="00ED6DF6" w:rsidRDefault="00ED6DF6">
          <w:pPr>
            <w:pStyle w:val="ae"/>
            <w:pBdr>
              <w:bottom w:val="none" w:sz="0" w:space="0" w:color="auto"/>
            </w:pBdr>
            <w:jc w:val="both"/>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Document and version No.</w:t>
          </w:r>
        </w:p>
        <w:p w14:paraId="53391085" w14:textId="7F4F6F87" w:rsidR="00ED6DF6" w:rsidRDefault="00ED6DF6">
          <w:pPr>
            <w:pStyle w:val="ae"/>
            <w:pBdr>
              <w:bottom w:val="none" w:sz="0" w:space="0" w:color="auto"/>
            </w:pBdr>
            <w:jc w:val="both"/>
            <w:rPr>
              <w:rFonts w:ascii="Times New Roman" w:eastAsia="仿宋_GB2312" w:hAnsi="Times New Roman" w:cs="Times New Roman"/>
              <w:b/>
              <w:color w:val="auto"/>
              <w:sz w:val="20"/>
              <w:szCs w:val="20"/>
              <w:lang w:eastAsia="zh-CN"/>
            </w:rPr>
          </w:pPr>
          <w:r>
            <w:rPr>
              <w:rFonts w:ascii="Times New Roman" w:eastAsia="仿宋_GB2312" w:hAnsi="Times New Roman" w:cs="Times New Roman"/>
              <w:b/>
              <w:color w:val="auto"/>
              <w:sz w:val="20"/>
              <w:szCs w:val="20"/>
              <w:lang w:eastAsia="zh-CN"/>
            </w:rPr>
            <w:t xml:space="preserve"> RA- </w:t>
          </w:r>
          <w:ins w:id="12857" w:author="Xuning Wei12232" w:date="2026-09-05T20:46:00Z">
            <w:r w:rsidR="006533F5">
              <w:rPr>
                <w:rFonts w:ascii="Times New Roman" w:eastAsia="仿宋_GB2312" w:hAnsi="Times New Roman" w:cs="Times New Roman"/>
                <w:b/>
                <w:color w:val="auto"/>
                <w:sz w:val="20"/>
                <w:szCs w:val="20"/>
                <w:lang w:eastAsia="zh-CN"/>
              </w:rPr>
              <w:t>140020030101.01</w:t>
            </w:r>
          </w:ins>
          <w:del w:id="12858" w:author="Xuning Wei12232" w:date="2026-09-05T20:46:00Z">
            <w:r w:rsidDel="006533F5">
              <w:rPr>
                <w:rFonts w:ascii="Times New Roman" w:eastAsia="仿宋_GB2312" w:hAnsi="Times New Roman" w:cs="Times New Roman"/>
                <w:b/>
                <w:color w:val="auto"/>
                <w:sz w:val="20"/>
                <w:szCs w:val="20"/>
                <w:lang w:eastAsia="zh-CN"/>
              </w:rPr>
              <w:delText>128195030302.01</w:delText>
            </w:r>
          </w:del>
        </w:p>
      </w:tc>
    </w:tr>
  </w:tbl>
  <w:p w14:paraId="3C85657D" w14:textId="77777777" w:rsidR="00ED6DF6" w:rsidRDefault="00ED6DF6">
    <w:pPr>
      <w:pStyle w:val="ae"/>
      <w:pBdr>
        <w:bottom w:val="none" w:sz="0" w:space="0" w:color="auto"/>
      </w:pBdr>
      <w:spacing w:line="40" w:lineRule="exact"/>
      <w:jc w:val="right"/>
      <w:rPr>
        <w:rFonts w:eastAsiaTheme="minorEastAsia"/>
        <w:lang w:eastAsia="zh-CN"/>
      </w:rPr>
    </w:pPr>
  </w:p>
  <w:p w14:paraId="64933BFB" w14:textId="77777777" w:rsidR="00ED6DF6" w:rsidRDefault="00ED6DF6"/>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AE802" w14:textId="77777777" w:rsidR="00ED6DF6" w:rsidRDefault="000B6761">
    <w:pPr>
      <w:pStyle w:val="ae"/>
    </w:pPr>
    <w:r>
      <w:pict w14:anchorId="22736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186634" o:spid="_x0000_s2058" type="#_x0000_t136" style="position:absolute;left:0;text-align:left;margin-left:0;margin-top:0;width:572.25pt;height:78pt;rotation:315;z-index:-251658236;mso-position-horizontal:center;mso-position-horizontal-relative:margin;mso-position-vertical:center;mso-position-vertical-relative:margin" o:allowincell="f" fillcolor="silver" stroked="f">
          <v:textpath style="font-family:&quot;Arial&quot;;font-size:70pt" fitpath="t" string="FOR COMMENT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31452"/>
    <w:multiLevelType w:val="multilevel"/>
    <w:tmpl w:val="1703145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0D0044B"/>
    <w:multiLevelType w:val="hybridMultilevel"/>
    <w:tmpl w:val="8A460794"/>
    <w:lvl w:ilvl="0" w:tplc="39BC4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F46E45"/>
    <w:multiLevelType w:val="hybridMultilevel"/>
    <w:tmpl w:val="443C22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BA834D0"/>
    <w:multiLevelType w:val="multilevel"/>
    <w:tmpl w:val="4BA83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1C3296"/>
    <w:multiLevelType w:val="multilevel"/>
    <w:tmpl w:val="561C3296"/>
    <w:lvl w:ilvl="0">
      <w:start w:val="1"/>
      <w:numFmt w:val="decimal"/>
      <w:lvlText w:val="%1."/>
      <w:lvlJc w:val="left"/>
      <w:pPr>
        <w:ind w:left="360" w:hanging="360"/>
      </w:pPr>
      <w:rPr>
        <w:rFonts w:hint="default"/>
        <w:sz w:val="22"/>
        <w:szCs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5DAA0A16"/>
    <w:multiLevelType w:val="multilevel"/>
    <w:tmpl w:val="5DAA0A16"/>
    <w:lvl w:ilvl="0">
      <w:start w:val="1"/>
      <w:numFmt w:val="lowerLetter"/>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5"/>
  </w:num>
  <w:num w:numId="4">
    <w:abstractNumId w:val="3"/>
  </w:num>
  <w:num w:numId="5">
    <w:abstractNumId w:val="4"/>
  </w:num>
  <w:num w:numId="6">
    <w:abstractNumId w:val="2"/>
  </w:num>
  <w:num w:numId="7">
    <w:abstractNumId w:val="4"/>
  </w:num>
  <w:num w:numId="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Xuning Wei12232">
    <w15:presenceInfo w15:providerId="AD" w15:userId="S-1-5-21-3608144515-3230653892-152868943-51653"/>
  </w15:person>
  <w15:person w15:author="He Han">
    <w15:presenceInfo w15:providerId="AD" w15:userId="S-1-5-21-3608144515-3230653892-152868943-42840"/>
  </w15:person>
  <w15:person w15:author="Veera Venkata Satyanarayana Chiranjeevi Geda">
    <w15:presenceInfo w15:providerId="AD" w15:userId="S::veeravenkatasatyanarayanachiranjeevi.geda@lilly.com::4c633fb3-6267-4606-a255-42ad1d6fd6e1"/>
  </w15:person>
  <w15:person w15:author="Diedra Shorty-Duffie">
    <w15:presenceInfo w15:providerId="AD" w15:userId="S::diedra.shortyduffie@lilly.com::760ef011-51bc-4ec0-a89d-4f1f7e6a09d0"/>
  </w15:person>
  <w15:person w15:author="Pengda Zhao - Network">
    <w15:presenceInfo w15:providerId="AD" w15:userId="S::pengda.zhao@network.lilly.com::7a90107c-7d47-4bd0-8a1e-63ebed837189"/>
  </w15:person>
  <w15:person w15:author="Johan Granander">
    <w15:presenceInfo w15:providerId="AD" w15:userId="S::johan.granander@lilly.com::92e8887c-f4fd-4a17-8a83-5b73eed69705"/>
  </w15:person>
  <w15:person w15:author="Zhenxin Yan - Network">
    <w15:presenceInfo w15:providerId="AD" w15:userId="S::zhenxin.yan@network.lilly.com::349ff7aa-999a-429a-a300-e2726e74d9df"/>
  </w15:person>
  <w15:person w15:author="Zuo Zhang">
    <w15:presenceInfo w15:providerId="AD" w15:userId="S-1-5-21-3608144515-3230653892-152868943-11660"/>
  </w15:person>
  <w15:person w15:author="Yu Lin Zhao">
    <w15:presenceInfo w15:providerId="AD" w15:userId="S::zhao_yu_lin1@lilly.com::1cea8b75-2b19-4283-92aa-d75504ef5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60"/>
    <o:shapelayout v:ext="edit">
      <o:idmap v:ext="edit" data="2"/>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F12"/>
    <w:rsid w:val="00000357"/>
    <w:rsid w:val="00000A0B"/>
    <w:rsid w:val="00000B1C"/>
    <w:rsid w:val="00000B60"/>
    <w:rsid w:val="00000E1A"/>
    <w:rsid w:val="00000E55"/>
    <w:rsid w:val="00000FE2"/>
    <w:rsid w:val="000015B1"/>
    <w:rsid w:val="00001706"/>
    <w:rsid w:val="00001BA5"/>
    <w:rsid w:val="00002335"/>
    <w:rsid w:val="00002B67"/>
    <w:rsid w:val="00003052"/>
    <w:rsid w:val="00003151"/>
    <w:rsid w:val="000031B4"/>
    <w:rsid w:val="0000335D"/>
    <w:rsid w:val="00003A8C"/>
    <w:rsid w:val="00004631"/>
    <w:rsid w:val="000048A0"/>
    <w:rsid w:val="000048F2"/>
    <w:rsid w:val="00004E81"/>
    <w:rsid w:val="000058E0"/>
    <w:rsid w:val="00005B9C"/>
    <w:rsid w:val="00005C49"/>
    <w:rsid w:val="00006C0E"/>
    <w:rsid w:val="00006C21"/>
    <w:rsid w:val="00006F04"/>
    <w:rsid w:val="00007348"/>
    <w:rsid w:val="00007651"/>
    <w:rsid w:val="00007EA1"/>
    <w:rsid w:val="000101D6"/>
    <w:rsid w:val="00010358"/>
    <w:rsid w:val="00010C50"/>
    <w:rsid w:val="00010E6B"/>
    <w:rsid w:val="00010E7A"/>
    <w:rsid w:val="00011068"/>
    <w:rsid w:val="00011F1F"/>
    <w:rsid w:val="00011FD4"/>
    <w:rsid w:val="000120ED"/>
    <w:rsid w:val="00012253"/>
    <w:rsid w:val="000127D9"/>
    <w:rsid w:val="00012875"/>
    <w:rsid w:val="0001288D"/>
    <w:rsid w:val="00012A4F"/>
    <w:rsid w:val="000132F2"/>
    <w:rsid w:val="0001349F"/>
    <w:rsid w:val="000134D8"/>
    <w:rsid w:val="000135F5"/>
    <w:rsid w:val="00013E69"/>
    <w:rsid w:val="00013EAD"/>
    <w:rsid w:val="00013F19"/>
    <w:rsid w:val="000141F7"/>
    <w:rsid w:val="00014286"/>
    <w:rsid w:val="00014525"/>
    <w:rsid w:val="000147F6"/>
    <w:rsid w:val="00014B92"/>
    <w:rsid w:val="00014F10"/>
    <w:rsid w:val="000150DE"/>
    <w:rsid w:val="000151C8"/>
    <w:rsid w:val="000158AF"/>
    <w:rsid w:val="0001597E"/>
    <w:rsid w:val="00015C91"/>
    <w:rsid w:val="00016054"/>
    <w:rsid w:val="000166AA"/>
    <w:rsid w:val="00016DBD"/>
    <w:rsid w:val="00017E08"/>
    <w:rsid w:val="00017F91"/>
    <w:rsid w:val="000205B6"/>
    <w:rsid w:val="00020C65"/>
    <w:rsid w:val="00020DE7"/>
    <w:rsid w:val="0002110D"/>
    <w:rsid w:val="0002114A"/>
    <w:rsid w:val="00021337"/>
    <w:rsid w:val="00021638"/>
    <w:rsid w:val="00021DBA"/>
    <w:rsid w:val="00021EBE"/>
    <w:rsid w:val="0002204A"/>
    <w:rsid w:val="00022F24"/>
    <w:rsid w:val="000230CE"/>
    <w:rsid w:val="000237CD"/>
    <w:rsid w:val="000238D7"/>
    <w:rsid w:val="00023D3B"/>
    <w:rsid w:val="000241FD"/>
    <w:rsid w:val="00024762"/>
    <w:rsid w:val="0002484E"/>
    <w:rsid w:val="000249C6"/>
    <w:rsid w:val="000251E6"/>
    <w:rsid w:val="00025BB8"/>
    <w:rsid w:val="00025BF0"/>
    <w:rsid w:val="00025CE6"/>
    <w:rsid w:val="000261DE"/>
    <w:rsid w:val="000262E2"/>
    <w:rsid w:val="00026630"/>
    <w:rsid w:val="00026D09"/>
    <w:rsid w:val="000271F6"/>
    <w:rsid w:val="00027EF8"/>
    <w:rsid w:val="000302D9"/>
    <w:rsid w:val="000304E6"/>
    <w:rsid w:val="000305E4"/>
    <w:rsid w:val="0003068A"/>
    <w:rsid w:val="00030936"/>
    <w:rsid w:val="0003097E"/>
    <w:rsid w:val="00030A77"/>
    <w:rsid w:val="00030C6D"/>
    <w:rsid w:val="00030CE6"/>
    <w:rsid w:val="000313AC"/>
    <w:rsid w:val="00031524"/>
    <w:rsid w:val="000316E9"/>
    <w:rsid w:val="000317B3"/>
    <w:rsid w:val="00031CC7"/>
    <w:rsid w:val="00032112"/>
    <w:rsid w:val="00032771"/>
    <w:rsid w:val="00032BAE"/>
    <w:rsid w:val="000335C5"/>
    <w:rsid w:val="00033B0C"/>
    <w:rsid w:val="00033F04"/>
    <w:rsid w:val="0003438E"/>
    <w:rsid w:val="000347E2"/>
    <w:rsid w:val="00034AB8"/>
    <w:rsid w:val="00034DD2"/>
    <w:rsid w:val="00034ED9"/>
    <w:rsid w:val="0003514C"/>
    <w:rsid w:val="00035CBE"/>
    <w:rsid w:val="00036078"/>
    <w:rsid w:val="000365AF"/>
    <w:rsid w:val="0003734C"/>
    <w:rsid w:val="0003772F"/>
    <w:rsid w:val="000400A3"/>
    <w:rsid w:val="000400B5"/>
    <w:rsid w:val="00041120"/>
    <w:rsid w:val="00041252"/>
    <w:rsid w:val="000419D3"/>
    <w:rsid w:val="00042383"/>
    <w:rsid w:val="000423DE"/>
    <w:rsid w:val="00042561"/>
    <w:rsid w:val="000431D8"/>
    <w:rsid w:val="0004329E"/>
    <w:rsid w:val="00043416"/>
    <w:rsid w:val="0004371E"/>
    <w:rsid w:val="00044003"/>
    <w:rsid w:val="00044048"/>
    <w:rsid w:val="00044117"/>
    <w:rsid w:val="000441DA"/>
    <w:rsid w:val="00044364"/>
    <w:rsid w:val="00044493"/>
    <w:rsid w:val="00044D0C"/>
    <w:rsid w:val="00044EB2"/>
    <w:rsid w:val="000451B5"/>
    <w:rsid w:val="0004566D"/>
    <w:rsid w:val="0004586E"/>
    <w:rsid w:val="00045CD1"/>
    <w:rsid w:val="00046813"/>
    <w:rsid w:val="000472E4"/>
    <w:rsid w:val="00047694"/>
    <w:rsid w:val="000477E3"/>
    <w:rsid w:val="00050115"/>
    <w:rsid w:val="00050619"/>
    <w:rsid w:val="00051293"/>
    <w:rsid w:val="00051B1F"/>
    <w:rsid w:val="00051C12"/>
    <w:rsid w:val="00051FE5"/>
    <w:rsid w:val="000522E7"/>
    <w:rsid w:val="00052C53"/>
    <w:rsid w:val="00052D7F"/>
    <w:rsid w:val="00052DE0"/>
    <w:rsid w:val="00053286"/>
    <w:rsid w:val="0005334A"/>
    <w:rsid w:val="00053703"/>
    <w:rsid w:val="00053DD6"/>
    <w:rsid w:val="000540E9"/>
    <w:rsid w:val="000541B4"/>
    <w:rsid w:val="00054241"/>
    <w:rsid w:val="00054D0F"/>
    <w:rsid w:val="00054E3D"/>
    <w:rsid w:val="000555F9"/>
    <w:rsid w:val="00055BBB"/>
    <w:rsid w:val="00055C75"/>
    <w:rsid w:val="00056542"/>
    <w:rsid w:val="000573AB"/>
    <w:rsid w:val="000578C8"/>
    <w:rsid w:val="00057FF2"/>
    <w:rsid w:val="00060122"/>
    <w:rsid w:val="00060344"/>
    <w:rsid w:val="000606B0"/>
    <w:rsid w:val="000606D8"/>
    <w:rsid w:val="000608BE"/>
    <w:rsid w:val="00060BEF"/>
    <w:rsid w:val="00060C7F"/>
    <w:rsid w:val="00061692"/>
    <w:rsid w:val="000618E3"/>
    <w:rsid w:val="00061C9C"/>
    <w:rsid w:val="00061D52"/>
    <w:rsid w:val="00061F4B"/>
    <w:rsid w:val="00062972"/>
    <w:rsid w:val="00063284"/>
    <w:rsid w:val="00063E19"/>
    <w:rsid w:val="00063F0C"/>
    <w:rsid w:val="00064413"/>
    <w:rsid w:val="0006556A"/>
    <w:rsid w:val="00065C24"/>
    <w:rsid w:val="00065F06"/>
    <w:rsid w:val="00065F95"/>
    <w:rsid w:val="000663AC"/>
    <w:rsid w:val="000665DF"/>
    <w:rsid w:val="00066D08"/>
    <w:rsid w:val="00066DD3"/>
    <w:rsid w:val="00067187"/>
    <w:rsid w:val="000671ED"/>
    <w:rsid w:val="00067200"/>
    <w:rsid w:val="000673DB"/>
    <w:rsid w:val="00067640"/>
    <w:rsid w:val="00067826"/>
    <w:rsid w:val="00067C6C"/>
    <w:rsid w:val="00067E6A"/>
    <w:rsid w:val="00070158"/>
    <w:rsid w:val="00070825"/>
    <w:rsid w:val="00070CEB"/>
    <w:rsid w:val="00070D7E"/>
    <w:rsid w:val="00071932"/>
    <w:rsid w:val="000719F0"/>
    <w:rsid w:val="00071C5C"/>
    <w:rsid w:val="00071F60"/>
    <w:rsid w:val="00071F7A"/>
    <w:rsid w:val="00072510"/>
    <w:rsid w:val="000725E9"/>
    <w:rsid w:val="00072AB3"/>
    <w:rsid w:val="00072D01"/>
    <w:rsid w:val="00073551"/>
    <w:rsid w:val="000738C2"/>
    <w:rsid w:val="00073C62"/>
    <w:rsid w:val="000741AA"/>
    <w:rsid w:val="000748FF"/>
    <w:rsid w:val="00074E02"/>
    <w:rsid w:val="000750BC"/>
    <w:rsid w:val="00075828"/>
    <w:rsid w:val="00075991"/>
    <w:rsid w:val="00075A98"/>
    <w:rsid w:val="00075B48"/>
    <w:rsid w:val="00075CCE"/>
    <w:rsid w:val="00075CE3"/>
    <w:rsid w:val="0007651E"/>
    <w:rsid w:val="000767EA"/>
    <w:rsid w:val="00076A15"/>
    <w:rsid w:val="00076C3C"/>
    <w:rsid w:val="00077F0F"/>
    <w:rsid w:val="00080217"/>
    <w:rsid w:val="00080AFC"/>
    <w:rsid w:val="00080F68"/>
    <w:rsid w:val="0008101B"/>
    <w:rsid w:val="000814E1"/>
    <w:rsid w:val="0008155C"/>
    <w:rsid w:val="000819AF"/>
    <w:rsid w:val="00081C46"/>
    <w:rsid w:val="00081F74"/>
    <w:rsid w:val="0008224A"/>
    <w:rsid w:val="0008226E"/>
    <w:rsid w:val="000823B6"/>
    <w:rsid w:val="00082BE6"/>
    <w:rsid w:val="00082E1B"/>
    <w:rsid w:val="0008322C"/>
    <w:rsid w:val="00083410"/>
    <w:rsid w:val="00083C5E"/>
    <w:rsid w:val="00083D2A"/>
    <w:rsid w:val="00083D88"/>
    <w:rsid w:val="00083F8D"/>
    <w:rsid w:val="00084258"/>
    <w:rsid w:val="0008444B"/>
    <w:rsid w:val="00084B1C"/>
    <w:rsid w:val="00084CCA"/>
    <w:rsid w:val="00084D7D"/>
    <w:rsid w:val="00085500"/>
    <w:rsid w:val="000857CF"/>
    <w:rsid w:val="00085A65"/>
    <w:rsid w:val="00086634"/>
    <w:rsid w:val="00087181"/>
    <w:rsid w:val="00087BF1"/>
    <w:rsid w:val="00087F82"/>
    <w:rsid w:val="00090067"/>
    <w:rsid w:val="00090AF2"/>
    <w:rsid w:val="00090B7E"/>
    <w:rsid w:val="0009108E"/>
    <w:rsid w:val="000911A2"/>
    <w:rsid w:val="00091264"/>
    <w:rsid w:val="000912B3"/>
    <w:rsid w:val="00091676"/>
    <w:rsid w:val="000918FC"/>
    <w:rsid w:val="000919AE"/>
    <w:rsid w:val="000919F4"/>
    <w:rsid w:val="00091B37"/>
    <w:rsid w:val="00091B93"/>
    <w:rsid w:val="00091D2B"/>
    <w:rsid w:val="0009243E"/>
    <w:rsid w:val="00092780"/>
    <w:rsid w:val="000927C2"/>
    <w:rsid w:val="00092870"/>
    <w:rsid w:val="00092C11"/>
    <w:rsid w:val="00092C54"/>
    <w:rsid w:val="00092FF8"/>
    <w:rsid w:val="0009339C"/>
    <w:rsid w:val="0009351A"/>
    <w:rsid w:val="00093C6E"/>
    <w:rsid w:val="000943CA"/>
    <w:rsid w:val="000946B8"/>
    <w:rsid w:val="000949CC"/>
    <w:rsid w:val="00094A0C"/>
    <w:rsid w:val="00094B4D"/>
    <w:rsid w:val="00094BB2"/>
    <w:rsid w:val="00094BDD"/>
    <w:rsid w:val="00094D0A"/>
    <w:rsid w:val="000953D2"/>
    <w:rsid w:val="00095BF1"/>
    <w:rsid w:val="00095C48"/>
    <w:rsid w:val="00096A64"/>
    <w:rsid w:val="00096DF7"/>
    <w:rsid w:val="00097172"/>
    <w:rsid w:val="00097315"/>
    <w:rsid w:val="00097872"/>
    <w:rsid w:val="000A015E"/>
    <w:rsid w:val="000A06AD"/>
    <w:rsid w:val="000A0760"/>
    <w:rsid w:val="000A0A08"/>
    <w:rsid w:val="000A10F2"/>
    <w:rsid w:val="000A115F"/>
    <w:rsid w:val="000A189C"/>
    <w:rsid w:val="000A1D13"/>
    <w:rsid w:val="000A1DD5"/>
    <w:rsid w:val="000A2329"/>
    <w:rsid w:val="000A2427"/>
    <w:rsid w:val="000A29FC"/>
    <w:rsid w:val="000A3628"/>
    <w:rsid w:val="000A3B3E"/>
    <w:rsid w:val="000A3CE9"/>
    <w:rsid w:val="000A3ED7"/>
    <w:rsid w:val="000A425F"/>
    <w:rsid w:val="000A42E6"/>
    <w:rsid w:val="000A49C7"/>
    <w:rsid w:val="000A4F16"/>
    <w:rsid w:val="000A5082"/>
    <w:rsid w:val="000A52E8"/>
    <w:rsid w:val="000A599B"/>
    <w:rsid w:val="000A6055"/>
    <w:rsid w:val="000A63F3"/>
    <w:rsid w:val="000A643B"/>
    <w:rsid w:val="000A668B"/>
    <w:rsid w:val="000A6818"/>
    <w:rsid w:val="000A6B89"/>
    <w:rsid w:val="000A749E"/>
    <w:rsid w:val="000A7AC9"/>
    <w:rsid w:val="000A7AE7"/>
    <w:rsid w:val="000A7D90"/>
    <w:rsid w:val="000A7D9B"/>
    <w:rsid w:val="000B00BE"/>
    <w:rsid w:val="000B0520"/>
    <w:rsid w:val="000B05B0"/>
    <w:rsid w:val="000B0881"/>
    <w:rsid w:val="000B0B28"/>
    <w:rsid w:val="000B1098"/>
    <w:rsid w:val="000B1459"/>
    <w:rsid w:val="000B18B7"/>
    <w:rsid w:val="000B23ED"/>
    <w:rsid w:val="000B2BF2"/>
    <w:rsid w:val="000B2D26"/>
    <w:rsid w:val="000B2E16"/>
    <w:rsid w:val="000B3252"/>
    <w:rsid w:val="000B3418"/>
    <w:rsid w:val="000B34F5"/>
    <w:rsid w:val="000B3801"/>
    <w:rsid w:val="000B3956"/>
    <w:rsid w:val="000B398B"/>
    <w:rsid w:val="000B4411"/>
    <w:rsid w:val="000B4A28"/>
    <w:rsid w:val="000B4AFC"/>
    <w:rsid w:val="000B4FCF"/>
    <w:rsid w:val="000B5026"/>
    <w:rsid w:val="000B5105"/>
    <w:rsid w:val="000B5DBA"/>
    <w:rsid w:val="000B5DEC"/>
    <w:rsid w:val="000B5FF1"/>
    <w:rsid w:val="000B617C"/>
    <w:rsid w:val="000B6221"/>
    <w:rsid w:val="000B6761"/>
    <w:rsid w:val="000B6C43"/>
    <w:rsid w:val="000B6D77"/>
    <w:rsid w:val="000B71E4"/>
    <w:rsid w:val="000B72B6"/>
    <w:rsid w:val="000B74BC"/>
    <w:rsid w:val="000B7CF7"/>
    <w:rsid w:val="000B7ECA"/>
    <w:rsid w:val="000C0168"/>
    <w:rsid w:val="000C01BB"/>
    <w:rsid w:val="000C03DA"/>
    <w:rsid w:val="000C0460"/>
    <w:rsid w:val="000C0632"/>
    <w:rsid w:val="000C0788"/>
    <w:rsid w:val="000C1428"/>
    <w:rsid w:val="000C15C8"/>
    <w:rsid w:val="000C1666"/>
    <w:rsid w:val="000C1D30"/>
    <w:rsid w:val="000C2144"/>
    <w:rsid w:val="000C2202"/>
    <w:rsid w:val="000C23DA"/>
    <w:rsid w:val="000C34EE"/>
    <w:rsid w:val="000C3A38"/>
    <w:rsid w:val="000C3B14"/>
    <w:rsid w:val="000C3D2C"/>
    <w:rsid w:val="000C4013"/>
    <w:rsid w:val="000C47BA"/>
    <w:rsid w:val="000C4844"/>
    <w:rsid w:val="000C4E2A"/>
    <w:rsid w:val="000C5016"/>
    <w:rsid w:val="000C5928"/>
    <w:rsid w:val="000C6319"/>
    <w:rsid w:val="000C644A"/>
    <w:rsid w:val="000C6492"/>
    <w:rsid w:val="000C6943"/>
    <w:rsid w:val="000C6F21"/>
    <w:rsid w:val="000C712C"/>
    <w:rsid w:val="000C7AF0"/>
    <w:rsid w:val="000C7B62"/>
    <w:rsid w:val="000D06AA"/>
    <w:rsid w:val="000D0A3C"/>
    <w:rsid w:val="000D0A47"/>
    <w:rsid w:val="000D0EA5"/>
    <w:rsid w:val="000D16FA"/>
    <w:rsid w:val="000D1A59"/>
    <w:rsid w:val="000D1F2C"/>
    <w:rsid w:val="000D24F8"/>
    <w:rsid w:val="000D3400"/>
    <w:rsid w:val="000D3A6B"/>
    <w:rsid w:val="000D3F34"/>
    <w:rsid w:val="000D4532"/>
    <w:rsid w:val="000D4BA3"/>
    <w:rsid w:val="000D6231"/>
    <w:rsid w:val="000D62B6"/>
    <w:rsid w:val="000D6303"/>
    <w:rsid w:val="000D64C7"/>
    <w:rsid w:val="000D6C5E"/>
    <w:rsid w:val="000D737C"/>
    <w:rsid w:val="000D7515"/>
    <w:rsid w:val="000D7541"/>
    <w:rsid w:val="000D76C5"/>
    <w:rsid w:val="000D77AB"/>
    <w:rsid w:val="000D7846"/>
    <w:rsid w:val="000D7985"/>
    <w:rsid w:val="000D7D8D"/>
    <w:rsid w:val="000D7F93"/>
    <w:rsid w:val="000E027D"/>
    <w:rsid w:val="000E0897"/>
    <w:rsid w:val="000E0A55"/>
    <w:rsid w:val="000E0BBE"/>
    <w:rsid w:val="000E0C62"/>
    <w:rsid w:val="000E1345"/>
    <w:rsid w:val="000E189F"/>
    <w:rsid w:val="000E1C1A"/>
    <w:rsid w:val="000E1CFB"/>
    <w:rsid w:val="000E1F81"/>
    <w:rsid w:val="000E1FF4"/>
    <w:rsid w:val="000E24B2"/>
    <w:rsid w:val="000E27F4"/>
    <w:rsid w:val="000E2CE7"/>
    <w:rsid w:val="000E3056"/>
    <w:rsid w:val="000E334E"/>
    <w:rsid w:val="000E3754"/>
    <w:rsid w:val="000E4039"/>
    <w:rsid w:val="000E477D"/>
    <w:rsid w:val="000E4B9C"/>
    <w:rsid w:val="000E5108"/>
    <w:rsid w:val="000E5176"/>
    <w:rsid w:val="000E53F9"/>
    <w:rsid w:val="000E672E"/>
    <w:rsid w:val="000E6C3B"/>
    <w:rsid w:val="000E6E66"/>
    <w:rsid w:val="000E7122"/>
    <w:rsid w:val="000E7821"/>
    <w:rsid w:val="000F04A7"/>
    <w:rsid w:val="000F0E25"/>
    <w:rsid w:val="000F11D9"/>
    <w:rsid w:val="000F14FE"/>
    <w:rsid w:val="000F1BF9"/>
    <w:rsid w:val="000F2364"/>
    <w:rsid w:val="000F252C"/>
    <w:rsid w:val="000F28B9"/>
    <w:rsid w:val="000F2947"/>
    <w:rsid w:val="000F2FAE"/>
    <w:rsid w:val="000F3416"/>
    <w:rsid w:val="000F3B50"/>
    <w:rsid w:val="000F4442"/>
    <w:rsid w:val="000F45EF"/>
    <w:rsid w:val="000F4638"/>
    <w:rsid w:val="000F4B9A"/>
    <w:rsid w:val="000F4D0E"/>
    <w:rsid w:val="000F4F12"/>
    <w:rsid w:val="000F5504"/>
    <w:rsid w:val="000F5637"/>
    <w:rsid w:val="000F56F7"/>
    <w:rsid w:val="000F5DC3"/>
    <w:rsid w:val="000F6080"/>
    <w:rsid w:val="000F608B"/>
    <w:rsid w:val="000F62F4"/>
    <w:rsid w:val="000F6791"/>
    <w:rsid w:val="000F6A4A"/>
    <w:rsid w:val="000F7030"/>
    <w:rsid w:val="000F71E1"/>
    <w:rsid w:val="000F782C"/>
    <w:rsid w:val="000F7894"/>
    <w:rsid w:val="000F7E95"/>
    <w:rsid w:val="001003B8"/>
    <w:rsid w:val="0010056D"/>
    <w:rsid w:val="00100775"/>
    <w:rsid w:val="00100798"/>
    <w:rsid w:val="00100C07"/>
    <w:rsid w:val="001017B6"/>
    <w:rsid w:val="00101C9C"/>
    <w:rsid w:val="00101D64"/>
    <w:rsid w:val="00102124"/>
    <w:rsid w:val="00102D4A"/>
    <w:rsid w:val="00102E79"/>
    <w:rsid w:val="00102FC6"/>
    <w:rsid w:val="001030F5"/>
    <w:rsid w:val="0010311F"/>
    <w:rsid w:val="0010328E"/>
    <w:rsid w:val="00103F58"/>
    <w:rsid w:val="001041DD"/>
    <w:rsid w:val="00104339"/>
    <w:rsid w:val="00104913"/>
    <w:rsid w:val="00106A2D"/>
    <w:rsid w:val="001072DB"/>
    <w:rsid w:val="001073AC"/>
    <w:rsid w:val="0010776C"/>
    <w:rsid w:val="00107E9E"/>
    <w:rsid w:val="001100D9"/>
    <w:rsid w:val="00111F0D"/>
    <w:rsid w:val="001125B7"/>
    <w:rsid w:val="00112C53"/>
    <w:rsid w:val="00112D19"/>
    <w:rsid w:val="0011332A"/>
    <w:rsid w:val="00113542"/>
    <w:rsid w:val="00113701"/>
    <w:rsid w:val="0011370F"/>
    <w:rsid w:val="00113DD1"/>
    <w:rsid w:val="001146D0"/>
    <w:rsid w:val="001147C0"/>
    <w:rsid w:val="00114E37"/>
    <w:rsid w:val="00114EDD"/>
    <w:rsid w:val="0011540E"/>
    <w:rsid w:val="001155A9"/>
    <w:rsid w:val="00115F0C"/>
    <w:rsid w:val="00115FBA"/>
    <w:rsid w:val="0011631B"/>
    <w:rsid w:val="001163CB"/>
    <w:rsid w:val="0011647F"/>
    <w:rsid w:val="001165B6"/>
    <w:rsid w:val="00116799"/>
    <w:rsid w:val="00116D70"/>
    <w:rsid w:val="00116DCF"/>
    <w:rsid w:val="001171B2"/>
    <w:rsid w:val="001173EF"/>
    <w:rsid w:val="001174DA"/>
    <w:rsid w:val="00117A0B"/>
    <w:rsid w:val="00120069"/>
    <w:rsid w:val="001201AB"/>
    <w:rsid w:val="001204E2"/>
    <w:rsid w:val="001205DB"/>
    <w:rsid w:val="00120651"/>
    <w:rsid w:val="00121226"/>
    <w:rsid w:val="001217C7"/>
    <w:rsid w:val="00121CE7"/>
    <w:rsid w:val="00121FD8"/>
    <w:rsid w:val="001220A7"/>
    <w:rsid w:val="00122468"/>
    <w:rsid w:val="00122515"/>
    <w:rsid w:val="00122D20"/>
    <w:rsid w:val="001235EC"/>
    <w:rsid w:val="00123862"/>
    <w:rsid w:val="00123AB6"/>
    <w:rsid w:val="00123B25"/>
    <w:rsid w:val="001242F5"/>
    <w:rsid w:val="00124F3F"/>
    <w:rsid w:val="00125190"/>
    <w:rsid w:val="00125DC1"/>
    <w:rsid w:val="0012611B"/>
    <w:rsid w:val="001271B6"/>
    <w:rsid w:val="001272FC"/>
    <w:rsid w:val="0012730D"/>
    <w:rsid w:val="00127393"/>
    <w:rsid w:val="00127660"/>
    <w:rsid w:val="001278E4"/>
    <w:rsid w:val="001278EB"/>
    <w:rsid w:val="00130A22"/>
    <w:rsid w:val="00130C3A"/>
    <w:rsid w:val="00130F8A"/>
    <w:rsid w:val="00131382"/>
    <w:rsid w:val="00131B05"/>
    <w:rsid w:val="00131D07"/>
    <w:rsid w:val="00131ED5"/>
    <w:rsid w:val="001326F8"/>
    <w:rsid w:val="00132C35"/>
    <w:rsid w:val="00132F68"/>
    <w:rsid w:val="00133197"/>
    <w:rsid w:val="001332A7"/>
    <w:rsid w:val="001333E8"/>
    <w:rsid w:val="00134C08"/>
    <w:rsid w:val="00135541"/>
    <w:rsid w:val="00135842"/>
    <w:rsid w:val="00135924"/>
    <w:rsid w:val="0013598F"/>
    <w:rsid w:val="001365E6"/>
    <w:rsid w:val="00136B6D"/>
    <w:rsid w:val="00136ECD"/>
    <w:rsid w:val="00136F08"/>
    <w:rsid w:val="0013760B"/>
    <w:rsid w:val="00137A95"/>
    <w:rsid w:val="00137E90"/>
    <w:rsid w:val="001403F1"/>
    <w:rsid w:val="001406AA"/>
    <w:rsid w:val="0014076A"/>
    <w:rsid w:val="00140E40"/>
    <w:rsid w:val="00141162"/>
    <w:rsid w:val="0014187F"/>
    <w:rsid w:val="00141ADA"/>
    <w:rsid w:val="00142AF1"/>
    <w:rsid w:val="00142B5A"/>
    <w:rsid w:val="00143102"/>
    <w:rsid w:val="001432C0"/>
    <w:rsid w:val="0014348A"/>
    <w:rsid w:val="001436BF"/>
    <w:rsid w:val="001437FF"/>
    <w:rsid w:val="00143854"/>
    <w:rsid w:val="001438F6"/>
    <w:rsid w:val="001439FD"/>
    <w:rsid w:val="00144731"/>
    <w:rsid w:val="0014489A"/>
    <w:rsid w:val="00144D79"/>
    <w:rsid w:val="00144EDB"/>
    <w:rsid w:val="00144FA1"/>
    <w:rsid w:val="001451B1"/>
    <w:rsid w:val="001461A3"/>
    <w:rsid w:val="0014623E"/>
    <w:rsid w:val="001463A6"/>
    <w:rsid w:val="001463FE"/>
    <w:rsid w:val="00146E92"/>
    <w:rsid w:val="001470BE"/>
    <w:rsid w:val="00147387"/>
    <w:rsid w:val="00147864"/>
    <w:rsid w:val="00147D59"/>
    <w:rsid w:val="00150024"/>
    <w:rsid w:val="001503E3"/>
    <w:rsid w:val="0015081A"/>
    <w:rsid w:val="00150B88"/>
    <w:rsid w:val="00150CA6"/>
    <w:rsid w:val="00150F13"/>
    <w:rsid w:val="00151C04"/>
    <w:rsid w:val="00152150"/>
    <w:rsid w:val="00152193"/>
    <w:rsid w:val="00152232"/>
    <w:rsid w:val="00152631"/>
    <w:rsid w:val="00152679"/>
    <w:rsid w:val="00152F6F"/>
    <w:rsid w:val="00153065"/>
    <w:rsid w:val="0015342E"/>
    <w:rsid w:val="00153A14"/>
    <w:rsid w:val="00153AA9"/>
    <w:rsid w:val="00153AB4"/>
    <w:rsid w:val="00154092"/>
    <w:rsid w:val="00154279"/>
    <w:rsid w:val="001545EE"/>
    <w:rsid w:val="00154853"/>
    <w:rsid w:val="00154A8F"/>
    <w:rsid w:val="00154EB5"/>
    <w:rsid w:val="001551E2"/>
    <w:rsid w:val="001556CB"/>
    <w:rsid w:val="00156C53"/>
    <w:rsid w:val="00156DE5"/>
    <w:rsid w:val="00156F3B"/>
    <w:rsid w:val="001570BE"/>
    <w:rsid w:val="0015744C"/>
    <w:rsid w:val="001577E4"/>
    <w:rsid w:val="00157C5F"/>
    <w:rsid w:val="00157F1D"/>
    <w:rsid w:val="00157F93"/>
    <w:rsid w:val="0016041C"/>
    <w:rsid w:val="00160BCA"/>
    <w:rsid w:val="00160C9C"/>
    <w:rsid w:val="00160D67"/>
    <w:rsid w:val="0016140D"/>
    <w:rsid w:val="001618C9"/>
    <w:rsid w:val="00161EA5"/>
    <w:rsid w:val="00162102"/>
    <w:rsid w:val="00162168"/>
    <w:rsid w:val="00162AD0"/>
    <w:rsid w:val="00162C26"/>
    <w:rsid w:val="00162DC6"/>
    <w:rsid w:val="00163B0C"/>
    <w:rsid w:val="00163E78"/>
    <w:rsid w:val="00163F2B"/>
    <w:rsid w:val="001642AE"/>
    <w:rsid w:val="001649CF"/>
    <w:rsid w:val="00164C9C"/>
    <w:rsid w:val="00164DD4"/>
    <w:rsid w:val="0016523B"/>
    <w:rsid w:val="001655B5"/>
    <w:rsid w:val="00165647"/>
    <w:rsid w:val="00165678"/>
    <w:rsid w:val="00165762"/>
    <w:rsid w:val="00165BEC"/>
    <w:rsid w:val="00165EA9"/>
    <w:rsid w:val="00166256"/>
    <w:rsid w:val="001669DC"/>
    <w:rsid w:val="00167192"/>
    <w:rsid w:val="00167535"/>
    <w:rsid w:val="001676E6"/>
    <w:rsid w:val="00167747"/>
    <w:rsid w:val="001679EF"/>
    <w:rsid w:val="00167CC6"/>
    <w:rsid w:val="00170000"/>
    <w:rsid w:val="001700A6"/>
    <w:rsid w:val="0017084A"/>
    <w:rsid w:val="001710C9"/>
    <w:rsid w:val="0017121F"/>
    <w:rsid w:val="00171C81"/>
    <w:rsid w:val="00171DB1"/>
    <w:rsid w:val="00172224"/>
    <w:rsid w:val="001724C5"/>
    <w:rsid w:val="0017252D"/>
    <w:rsid w:val="00172A6B"/>
    <w:rsid w:val="00172CE3"/>
    <w:rsid w:val="00172E06"/>
    <w:rsid w:val="001737CA"/>
    <w:rsid w:val="00173B41"/>
    <w:rsid w:val="00173FC3"/>
    <w:rsid w:val="00174151"/>
    <w:rsid w:val="00174AAF"/>
    <w:rsid w:val="00174C75"/>
    <w:rsid w:val="00174DC7"/>
    <w:rsid w:val="00175163"/>
    <w:rsid w:val="00175AA2"/>
    <w:rsid w:val="00175BB3"/>
    <w:rsid w:val="00175F19"/>
    <w:rsid w:val="001767FB"/>
    <w:rsid w:val="00176810"/>
    <w:rsid w:val="0017685E"/>
    <w:rsid w:val="00176A83"/>
    <w:rsid w:val="00176EB8"/>
    <w:rsid w:val="00177460"/>
    <w:rsid w:val="00177529"/>
    <w:rsid w:val="00177F55"/>
    <w:rsid w:val="00180127"/>
    <w:rsid w:val="00180F54"/>
    <w:rsid w:val="0018116F"/>
    <w:rsid w:val="0018169E"/>
    <w:rsid w:val="00181D14"/>
    <w:rsid w:val="00181E6D"/>
    <w:rsid w:val="00181FF9"/>
    <w:rsid w:val="00182452"/>
    <w:rsid w:val="0018278B"/>
    <w:rsid w:val="00182F23"/>
    <w:rsid w:val="00183577"/>
    <w:rsid w:val="00184C2C"/>
    <w:rsid w:val="0018518B"/>
    <w:rsid w:val="00185A37"/>
    <w:rsid w:val="00185E8B"/>
    <w:rsid w:val="0018662C"/>
    <w:rsid w:val="0018684B"/>
    <w:rsid w:val="00186BF7"/>
    <w:rsid w:val="00187358"/>
    <w:rsid w:val="0018762F"/>
    <w:rsid w:val="00187C97"/>
    <w:rsid w:val="001902CE"/>
    <w:rsid w:val="001903B2"/>
    <w:rsid w:val="00191434"/>
    <w:rsid w:val="00191572"/>
    <w:rsid w:val="00191CEC"/>
    <w:rsid w:val="001920B5"/>
    <w:rsid w:val="00192871"/>
    <w:rsid w:val="00192E0B"/>
    <w:rsid w:val="00193038"/>
    <w:rsid w:val="001930A7"/>
    <w:rsid w:val="00193135"/>
    <w:rsid w:val="001946C0"/>
    <w:rsid w:val="00194885"/>
    <w:rsid w:val="001954A9"/>
    <w:rsid w:val="00195E18"/>
    <w:rsid w:val="001962D5"/>
    <w:rsid w:val="00196E93"/>
    <w:rsid w:val="001971E4"/>
    <w:rsid w:val="00197F24"/>
    <w:rsid w:val="001A0AD3"/>
    <w:rsid w:val="001A1326"/>
    <w:rsid w:val="001A1560"/>
    <w:rsid w:val="001A171C"/>
    <w:rsid w:val="001A198A"/>
    <w:rsid w:val="001A22B5"/>
    <w:rsid w:val="001A2942"/>
    <w:rsid w:val="001A2FC1"/>
    <w:rsid w:val="001A30B7"/>
    <w:rsid w:val="001A34EA"/>
    <w:rsid w:val="001A3943"/>
    <w:rsid w:val="001A3C6B"/>
    <w:rsid w:val="001A4450"/>
    <w:rsid w:val="001A4D84"/>
    <w:rsid w:val="001A5401"/>
    <w:rsid w:val="001A549B"/>
    <w:rsid w:val="001A57DE"/>
    <w:rsid w:val="001A5933"/>
    <w:rsid w:val="001A5E28"/>
    <w:rsid w:val="001A6172"/>
    <w:rsid w:val="001A6C70"/>
    <w:rsid w:val="001A745A"/>
    <w:rsid w:val="001A78A3"/>
    <w:rsid w:val="001A7D58"/>
    <w:rsid w:val="001B0213"/>
    <w:rsid w:val="001B07F8"/>
    <w:rsid w:val="001B09EF"/>
    <w:rsid w:val="001B0B01"/>
    <w:rsid w:val="001B123C"/>
    <w:rsid w:val="001B1754"/>
    <w:rsid w:val="001B1965"/>
    <w:rsid w:val="001B1F7C"/>
    <w:rsid w:val="001B2167"/>
    <w:rsid w:val="001B269E"/>
    <w:rsid w:val="001B2AEA"/>
    <w:rsid w:val="001B37B7"/>
    <w:rsid w:val="001B3EAB"/>
    <w:rsid w:val="001B45B2"/>
    <w:rsid w:val="001B46EE"/>
    <w:rsid w:val="001B4B89"/>
    <w:rsid w:val="001B50D1"/>
    <w:rsid w:val="001B511C"/>
    <w:rsid w:val="001B5334"/>
    <w:rsid w:val="001B56C8"/>
    <w:rsid w:val="001B6295"/>
    <w:rsid w:val="001B63DB"/>
    <w:rsid w:val="001B6DEB"/>
    <w:rsid w:val="001B6E65"/>
    <w:rsid w:val="001B7D65"/>
    <w:rsid w:val="001C069A"/>
    <w:rsid w:val="001C0C2B"/>
    <w:rsid w:val="001C0CB5"/>
    <w:rsid w:val="001C0CDB"/>
    <w:rsid w:val="001C0F78"/>
    <w:rsid w:val="001C1040"/>
    <w:rsid w:val="001C15FA"/>
    <w:rsid w:val="001C1657"/>
    <w:rsid w:val="001C189B"/>
    <w:rsid w:val="001C1DEC"/>
    <w:rsid w:val="001C216B"/>
    <w:rsid w:val="001C254A"/>
    <w:rsid w:val="001C274F"/>
    <w:rsid w:val="001C2A0F"/>
    <w:rsid w:val="001C2F69"/>
    <w:rsid w:val="001C35DE"/>
    <w:rsid w:val="001C3708"/>
    <w:rsid w:val="001C3823"/>
    <w:rsid w:val="001C3CF1"/>
    <w:rsid w:val="001C40DB"/>
    <w:rsid w:val="001C40EF"/>
    <w:rsid w:val="001C4190"/>
    <w:rsid w:val="001C4416"/>
    <w:rsid w:val="001C44D9"/>
    <w:rsid w:val="001C46A7"/>
    <w:rsid w:val="001C4873"/>
    <w:rsid w:val="001C52EB"/>
    <w:rsid w:val="001C551F"/>
    <w:rsid w:val="001C5671"/>
    <w:rsid w:val="001C5B34"/>
    <w:rsid w:val="001C5B7E"/>
    <w:rsid w:val="001C5E47"/>
    <w:rsid w:val="001C61C6"/>
    <w:rsid w:val="001C62DA"/>
    <w:rsid w:val="001C63D3"/>
    <w:rsid w:val="001C6852"/>
    <w:rsid w:val="001C6987"/>
    <w:rsid w:val="001C6EE2"/>
    <w:rsid w:val="001C718C"/>
    <w:rsid w:val="001C7678"/>
    <w:rsid w:val="001C7A52"/>
    <w:rsid w:val="001D045E"/>
    <w:rsid w:val="001D0925"/>
    <w:rsid w:val="001D0AD6"/>
    <w:rsid w:val="001D1152"/>
    <w:rsid w:val="001D147D"/>
    <w:rsid w:val="001D19C6"/>
    <w:rsid w:val="001D1BD5"/>
    <w:rsid w:val="001D1CC4"/>
    <w:rsid w:val="001D1D8B"/>
    <w:rsid w:val="001D2225"/>
    <w:rsid w:val="001D237C"/>
    <w:rsid w:val="001D2CAA"/>
    <w:rsid w:val="001D2DD3"/>
    <w:rsid w:val="001D3BDF"/>
    <w:rsid w:val="001D3BE2"/>
    <w:rsid w:val="001D3FB1"/>
    <w:rsid w:val="001D4047"/>
    <w:rsid w:val="001D500C"/>
    <w:rsid w:val="001D50B6"/>
    <w:rsid w:val="001D5308"/>
    <w:rsid w:val="001D5785"/>
    <w:rsid w:val="001D5A08"/>
    <w:rsid w:val="001D5D7D"/>
    <w:rsid w:val="001D5DA4"/>
    <w:rsid w:val="001D5FDD"/>
    <w:rsid w:val="001D6825"/>
    <w:rsid w:val="001D6D96"/>
    <w:rsid w:val="001D7052"/>
    <w:rsid w:val="001D72E0"/>
    <w:rsid w:val="001D7A97"/>
    <w:rsid w:val="001D7AC4"/>
    <w:rsid w:val="001E00D7"/>
    <w:rsid w:val="001E0147"/>
    <w:rsid w:val="001E034A"/>
    <w:rsid w:val="001E0B23"/>
    <w:rsid w:val="001E123D"/>
    <w:rsid w:val="001E12CF"/>
    <w:rsid w:val="001E140E"/>
    <w:rsid w:val="001E21FE"/>
    <w:rsid w:val="001E2D80"/>
    <w:rsid w:val="001E2EBB"/>
    <w:rsid w:val="001E3101"/>
    <w:rsid w:val="001E3224"/>
    <w:rsid w:val="001E337B"/>
    <w:rsid w:val="001E3A67"/>
    <w:rsid w:val="001E3E36"/>
    <w:rsid w:val="001E433C"/>
    <w:rsid w:val="001E46B6"/>
    <w:rsid w:val="001E4A95"/>
    <w:rsid w:val="001E56BD"/>
    <w:rsid w:val="001E593E"/>
    <w:rsid w:val="001E5BBB"/>
    <w:rsid w:val="001E5C8D"/>
    <w:rsid w:val="001E5CE9"/>
    <w:rsid w:val="001E627A"/>
    <w:rsid w:val="001E6575"/>
    <w:rsid w:val="001E71A9"/>
    <w:rsid w:val="001E71CC"/>
    <w:rsid w:val="001E71F4"/>
    <w:rsid w:val="001E75D7"/>
    <w:rsid w:val="001E7EB3"/>
    <w:rsid w:val="001E7FD2"/>
    <w:rsid w:val="001F0C4F"/>
    <w:rsid w:val="001F0DA2"/>
    <w:rsid w:val="001F0EE2"/>
    <w:rsid w:val="001F1849"/>
    <w:rsid w:val="001F19FA"/>
    <w:rsid w:val="001F1A82"/>
    <w:rsid w:val="001F1B84"/>
    <w:rsid w:val="001F1E13"/>
    <w:rsid w:val="001F2331"/>
    <w:rsid w:val="001F237A"/>
    <w:rsid w:val="001F23E7"/>
    <w:rsid w:val="001F2AC3"/>
    <w:rsid w:val="001F2D9B"/>
    <w:rsid w:val="001F3543"/>
    <w:rsid w:val="001F3551"/>
    <w:rsid w:val="001F3F98"/>
    <w:rsid w:val="001F40B1"/>
    <w:rsid w:val="001F47DF"/>
    <w:rsid w:val="001F4BE9"/>
    <w:rsid w:val="001F4E89"/>
    <w:rsid w:val="001F5497"/>
    <w:rsid w:val="001F571F"/>
    <w:rsid w:val="001F5F84"/>
    <w:rsid w:val="001F5FAC"/>
    <w:rsid w:val="001F60D2"/>
    <w:rsid w:val="001F6350"/>
    <w:rsid w:val="001F64AD"/>
    <w:rsid w:val="001F66F3"/>
    <w:rsid w:val="001F6719"/>
    <w:rsid w:val="001F70BB"/>
    <w:rsid w:val="001F7167"/>
    <w:rsid w:val="001F785F"/>
    <w:rsid w:val="001F7E30"/>
    <w:rsid w:val="001F7E34"/>
    <w:rsid w:val="00200047"/>
    <w:rsid w:val="0020066F"/>
    <w:rsid w:val="00201B8A"/>
    <w:rsid w:val="00201C07"/>
    <w:rsid w:val="00201CF7"/>
    <w:rsid w:val="00201D40"/>
    <w:rsid w:val="00202090"/>
    <w:rsid w:val="00202AA8"/>
    <w:rsid w:val="00202B01"/>
    <w:rsid w:val="00202E99"/>
    <w:rsid w:val="0020365D"/>
    <w:rsid w:val="002037E7"/>
    <w:rsid w:val="0020385D"/>
    <w:rsid w:val="00203CAE"/>
    <w:rsid w:val="002049F8"/>
    <w:rsid w:val="00204BE7"/>
    <w:rsid w:val="00204C5E"/>
    <w:rsid w:val="00204D66"/>
    <w:rsid w:val="002050C4"/>
    <w:rsid w:val="002053F3"/>
    <w:rsid w:val="002056A7"/>
    <w:rsid w:val="00205ADE"/>
    <w:rsid w:val="00205BD7"/>
    <w:rsid w:val="00205F3D"/>
    <w:rsid w:val="0020622A"/>
    <w:rsid w:val="00206CDC"/>
    <w:rsid w:val="002075CF"/>
    <w:rsid w:val="00207A03"/>
    <w:rsid w:val="00207D31"/>
    <w:rsid w:val="00207EC5"/>
    <w:rsid w:val="00207F85"/>
    <w:rsid w:val="002103AB"/>
    <w:rsid w:val="00210D23"/>
    <w:rsid w:val="00211433"/>
    <w:rsid w:val="00211680"/>
    <w:rsid w:val="0021185E"/>
    <w:rsid w:val="0021190D"/>
    <w:rsid w:val="00211E21"/>
    <w:rsid w:val="00211E28"/>
    <w:rsid w:val="002123FC"/>
    <w:rsid w:val="00212991"/>
    <w:rsid w:val="00212EF7"/>
    <w:rsid w:val="002132E1"/>
    <w:rsid w:val="002144BA"/>
    <w:rsid w:val="00214554"/>
    <w:rsid w:val="00214899"/>
    <w:rsid w:val="00214C24"/>
    <w:rsid w:val="00214D7A"/>
    <w:rsid w:val="00215486"/>
    <w:rsid w:val="00215665"/>
    <w:rsid w:val="002156EF"/>
    <w:rsid w:val="00215B68"/>
    <w:rsid w:val="002163FE"/>
    <w:rsid w:val="0021679B"/>
    <w:rsid w:val="0021680C"/>
    <w:rsid w:val="002168BF"/>
    <w:rsid w:val="00216A93"/>
    <w:rsid w:val="00216E3C"/>
    <w:rsid w:val="00217386"/>
    <w:rsid w:val="00217C79"/>
    <w:rsid w:val="00217D43"/>
    <w:rsid w:val="00217FDF"/>
    <w:rsid w:val="00220EF9"/>
    <w:rsid w:val="00221201"/>
    <w:rsid w:val="00222371"/>
    <w:rsid w:val="00222432"/>
    <w:rsid w:val="00222582"/>
    <w:rsid w:val="00222939"/>
    <w:rsid w:val="00222B21"/>
    <w:rsid w:val="002230A9"/>
    <w:rsid w:val="002230EE"/>
    <w:rsid w:val="0022324A"/>
    <w:rsid w:val="002233B5"/>
    <w:rsid w:val="0022349F"/>
    <w:rsid w:val="002236D5"/>
    <w:rsid w:val="00223A83"/>
    <w:rsid w:val="00223B3E"/>
    <w:rsid w:val="002242ED"/>
    <w:rsid w:val="00224414"/>
    <w:rsid w:val="002245CF"/>
    <w:rsid w:val="0022473C"/>
    <w:rsid w:val="00224896"/>
    <w:rsid w:val="00224916"/>
    <w:rsid w:val="00224B74"/>
    <w:rsid w:val="00225863"/>
    <w:rsid w:val="00225A50"/>
    <w:rsid w:val="0022617F"/>
    <w:rsid w:val="00226199"/>
    <w:rsid w:val="00226800"/>
    <w:rsid w:val="00226DBC"/>
    <w:rsid w:val="00226F22"/>
    <w:rsid w:val="00226FC8"/>
    <w:rsid w:val="0022709A"/>
    <w:rsid w:val="002270CF"/>
    <w:rsid w:val="002276DE"/>
    <w:rsid w:val="00227738"/>
    <w:rsid w:val="00227E64"/>
    <w:rsid w:val="00227EA8"/>
    <w:rsid w:val="00230481"/>
    <w:rsid w:val="00230509"/>
    <w:rsid w:val="0023091F"/>
    <w:rsid w:val="00230ABF"/>
    <w:rsid w:val="00230D9E"/>
    <w:rsid w:val="00230EDD"/>
    <w:rsid w:val="00230F17"/>
    <w:rsid w:val="00232157"/>
    <w:rsid w:val="002329FD"/>
    <w:rsid w:val="00232B88"/>
    <w:rsid w:val="00232BBA"/>
    <w:rsid w:val="00232F77"/>
    <w:rsid w:val="002331A1"/>
    <w:rsid w:val="002333C5"/>
    <w:rsid w:val="0023351A"/>
    <w:rsid w:val="00233DD0"/>
    <w:rsid w:val="00233EA4"/>
    <w:rsid w:val="00234018"/>
    <w:rsid w:val="0023419F"/>
    <w:rsid w:val="0023420B"/>
    <w:rsid w:val="002347F8"/>
    <w:rsid w:val="00234E12"/>
    <w:rsid w:val="00235153"/>
    <w:rsid w:val="002356DE"/>
    <w:rsid w:val="0023591C"/>
    <w:rsid w:val="00235E86"/>
    <w:rsid w:val="0023615C"/>
    <w:rsid w:val="002362A1"/>
    <w:rsid w:val="0023649A"/>
    <w:rsid w:val="002367BB"/>
    <w:rsid w:val="00236D33"/>
    <w:rsid w:val="00236F16"/>
    <w:rsid w:val="00237154"/>
    <w:rsid w:val="0023747B"/>
    <w:rsid w:val="00237E9A"/>
    <w:rsid w:val="00237F59"/>
    <w:rsid w:val="002400D5"/>
    <w:rsid w:val="00240189"/>
    <w:rsid w:val="002408E1"/>
    <w:rsid w:val="002408E2"/>
    <w:rsid w:val="00240B44"/>
    <w:rsid w:val="00240EAB"/>
    <w:rsid w:val="00242241"/>
    <w:rsid w:val="0024237C"/>
    <w:rsid w:val="00242AEF"/>
    <w:rsid w:val="00243063"/>
    <w:rsid w:val="00243171"/>
    <w:rsid w:val="00243206"/>
    <w:rsid w:val="002439C2"/>
    <w:rsid w:val="00244279"/>
    <w:rsid w:val="002442B2"/>
    <w:rsid w:val="002444C5"/>
    <w:rsid w:val="00244594"/>
    <w:rsid w:val="0024462D"/>
    <w:rsid w:val="002446AD"/>
    <w:rsid w:val="00244EFF"/>
    <w:rsid w:val="00245482"/>
    <w:rsid w:val="00245851"/>
    <w:rsid w:val="0024599D"/>
    <w:rsid w:val="002459AB"/>
    <w:rsid w:val="002466E3"/>
    <w:rsid w:val="002478F2"/>
    <w:rsid w:val="0025025D"/>
    <w:rsid w:val="00250598"/>
    <w:rsid w:val="00250645"/>
    <w:rsid w:val="00250682"/>
    <w:rsid w:val="002507A9"/>
    <w:rsid w:val="00250CA3"/>
    <w:rsid w:val="00250DFF"/>
    <w:rsid w:val="00250E95"/>
    <w:rsid w:val="002510A7"/>
    <w:rsid w:val="00251248"/>
    <w:rsid w:val="00251249"/>
    <w:rsid w:val="00251A6E"/>
    <w:rsid w:val="00251EE4"/>
    <w:rsid w:val="00252184"/>
    <w:rsid w:val="0025260F"/>
    <w:rsid w:val="0025269E"/>
    <w:rsid w:val="00253DDC"/>
    <w:rsid w:val="00254107"/>
    <w:rsid w:val="002544CC"/>
    <w:rsid w:val="00254630"/>
    <w:rsid w:val="00254F55"/>
    <w:rsid w:val="00255232"/>
    <w:rsid w:val="0025528B"/>
    <w:rsid w:val="002553C7"/>
    <w:rsid w:val="002555C9"/>
    <w:rsid w:val="002556A4"/>
    <w:rsid w:val="0025646D"/>
    <w:rsid w:val="00256661"/>
    <w:rsid w:val="00256C27"/>
    <w:rsid w:val="002570C7"/>
    <w:rsid w:val="0025742B"/>
    <w:rsid w:val="00257734"/>
    <w:rsid w:val="00257943"/>
    <w:rsid w:val="00257A6D"/>
    <w:rsid w:val="00257C26"/>
    <w:rsid w:val="00257D1E"/>
    <w:rsid w:val="00257E96"/>
    <w:rsid w:val="00260009"/>
    <w:rsid w:val="002602A4"/>
    <w:rsid w:val="00260435"/>
    <w:rsid w:val="00260E22"/>
    <w:rsid w:val="00260F89"/>
    <w:rsid w:val="0026124D"/>
    <w:rsid w:val="00261426"/>
    <w:rsid w:val="00261C80"/>
    <w:rsid w:val="00261D28"/>
    <w:rsid w:val="00262365"/>
    <w:rsid w:val="002628DD"/>
    <w:rsid w:val="00262982"/>
    <w:rsid w:val="0026312D"/>
    <w:rsid w:val="00263452"/>
    <w:rsid w:val="00263711"/>
    <w:rsid w:val="00263910"/>
    <w:rsid w:val="00263FC5"/>
    <w:rsid w:val="00264188"/>
    <w:rsid w:val="002642C7"/>
    <w:rsid w:val="002647E8"/>
    <w:rsid w:val="00264CD8"/>
    <w:rsid w:val="0026505D"/>
    <w:rsid w:val="0026529E"/>
    <w:rsid w:val="002653E4"/>
    <w:rsid w:val="002657B0"/>
    <w:rsid w:val="002657BC"/>
    <w:rsid w:val="00265AA0"/>
    <w:rsid w:val="00265CEC"/>
    <w:rsid w:val="00265DCB"/>
    <w:rsid w:val="0026654C"/>
    <w:rsid w:val="002666AA"/>
    <w:rsid w:val="00266BF4"/>
    <w:rsid w:val="002673C0"/>
    <w:rsid w:val="0026763D"/>
    <w:rsid w:val="00267718"/>
    <w:rsid w:val="00267A73"/>
    <w:rsid w:val="00267AC2"/>
    <w:rsid w:val="0027038E"/>
    <w:rsid w:val="0027075E"/>
    <w:rsid w:val="0027127A"/>
    <w:rsid w:val="00271D3C"/>
    <w:rsid w:val="00271E58"/>
    <w:rsid w:val="00271FEB"/>
    <w:rsid w:val="002724FA"/>
    <w:rsid w:val="002725D7"/>
    <w:rsid w:val="002727D9"/>
    <w:rsid w:val="00272A41"/>
    <w:rsid w:val="00272D10"/>
    <w:rsid w:val="00272D82"/>
    <w:rsid w:val="0027312D"/>
    <w:rsid w:val="002734DC"/>
    <w:rsid w:val="00273A78"/>
    <w:rsid w:val="00273E11"/>
    <w:rsid w:val="00273E8E"/>
    <w:rsid w:val="00274027"/>
    <w:rsid w:val="00274443"/>
    <w:rsid w:val="002744D2"/>
    <w:rsid w:val="002746BA"/>
    <w:rsid w:val="002746D9"/>
    <w:rsid w:val="00274B6A"/>
    <w:rsid w:val="0027505D"/>
    <w:rsid w:val="00275474"/>
    <w:rsid w:val="002758CC"/>
    <w:rsid w:val="00275BC5"/>
    <w:rsid w:val="00276307"/>
    <w:rsid w:val="0027648C"/>
    <w:rsid w:val="00276636"/>
    <w:rsid w:val="00276CE4"/>
    <w:rsid w:val="002771D7"/>
    <w:rsid w:val="0027793A"/>
    <w:rsid w:val="00277A99"/>
    <w:rsid w:val="00277ACA"/>
    <w:rsid w:val="002801E8"/>
    <w:rsid w:val="0028081E"/>
    <w:rsid w:val="00280D34"/>
    <w:rsid w:val="00280E6C"/>
    <w:rsid w:val="00281B47"/>
    <w:rsid w:val="00282BE5"/>
    <w:rsid w:val="00282C10"/>
    <w:rsid w:val="0028315B"/>
    <w:rsid w:val="00283565"/>
    <w:rsid w:val="00283A3C"/>
    <w:rsid w:val="002840F5"/>
    <w:rsid w:val="002842FC"/>
    <w:rsid w:val="00284520"/>
    <w:rsid w:val="002849E6"/>
    <w:rsid w:val="00284D0B"/>
    <w:rsid w:val="00285066"/>
    <w:rsid w:val="0028522D"/>
    <w:rsid w:val="00285CFE"/>
    <w:rsid w:val="00285F3F"/>
    <w:rsid w:val="002863D7"/>
    <w:rsid w:val="0028644F"/>
    <w:rsid w:val="002873D1"/>
    <w:rsid w:val="0028780F"/>
    <w:rsid w:val="00287FE1"/>
    <w:rsid w:val="002904BA"/>
    <w:rsid w:val="00290899"/>
    <w:rsid w:val="00290914"/>
    <w:rsid w:val="00290BD5"/>
    <w:rsid w:val="00290C26"/>
    <w:rsid w:val="00290DFD"/>
    <w:rsid w:val="00290E7E"/>
    <w:rsid w:val="002914F9"/>
    <w:rsid w:val="00291ECA"/>
    <w:rsid w:val="00292038"/>
    <w:rsid w:val="00293BFF"/>
    <w:rsid w:val="00293C2C"/>
    <w:rsid w:val="002945E4"/>
    <w:rsid w:val="00294667"/>
    <w:rsid w:val="002949DD"/>
    <w:rsid w:val="00294DF4"/>
    <w:rsid w:val="00294ECB"/>
    <w:rsid w:val="00294FDA"/>
    <w:rsid w:val="00295526"/>
    <w:rsid w:val="00295DA9"/>
    <w:rsid w:val="0029609F"/>
    <w:rsid w:val="002963A1"/>
    <w:rsid w:val="00296472"/>
    <w:rsid w:val="002968E3"/>
    <w:rsid w:val="00296C07"/>
    <w:rsid w:val="00296F6A"/>
    <w:rsid w:val="002974DE"/>
    <w:rsid w:val="00297C3B"/>
    <w:rsid w:val="002A0B5C"/>
    <w:rsid w:val="002A0BF7"/>
    <w:rsid w:val="002A0F3B"/>
    <w:rsid w:val="002A1731"/>
    <w:rsid w:val="002A1739"/>
    <w:rsid w:val="002A17FD"/>
    <w:rsid w:val="002A1F93"/>
    <w:rsid w:val="002A22FE"/>
    <w:rsid w:val="002A2430"/>
    <w:rsid w:val="002A25D2"/>
    <w:rsid w:val="002A2ECE"/>
    <w:rsid w:val="002A3891"/>
    <w:rsid w:val="002A3F22"/>
    <w:rsid w:val="002A4462"/>
    <w:rsid w:val="002A455A"/>
    <w:rsid w:val="002A47A9"/>
    <w:rsid w:val="002A48FA"/>
    <w:rsid w:val="002A521C"/>
    <w:rsid w:val="002A5304"/>
    <w:rsid w:val="002A561A"/>
    <w:rsid w:val="002A5972"/>
    <w:rsid w:val="002A5DA6"/>
    <w:rsid w:val="002A6450"/>
    <w:rsid w:val="002A7446"/>
    <w:rsid w:val="002A7611"/>
    <w:rsid w:val="002A76EB"/>
    <w:rsid w:val="002A7BCD"/>
    <w:rsid w:val="002B002B"/>
    <w:rsid w:val="002B0862"/>
    <w:rsid w:val="002B0994"/>
    <w:rsid w:val="002B0E41"/>
    <w:rsid w:val="002B0E93"/>
    <w:rsid w:val="002B0EC8"/>
    <w:rsid w:val="002B11C0"/>
    <w:rsid w:val="002B14DF"/>
    <w:rsid w:val="002B16DC"/>
    <w:rsid w:val="002B1757"/>
    <w:rsid w:val="002B1EA0"/>
    <w:rsid w:val="002B2763"/>
    <w:rsid w:val="002B2923"/>
    <w:rsid w:val="002B2CFE"/>
    <w:rsid w:val="002B3055"/>
    <w:rsid w:val="002B3E3B"/>
    <w:rsid w:val="002B42AA"/>
    <w:rsid w:val="002B446D"/>
    <w:rsid w:val="002B4998"/>
    <w:rsid w:val="002B4CA4"/>
    <w:rsid w:val="002B4D83"/>
    <w:rsid w:val="002B4FB3"/>
    <w:rsid w:val="002B5AFF"/>
    <w:rsid w:val="002B615E"/>
    <w:rsid w:val="002B61E7"/>
    <w:rsid w:val="002B6553"/>
    <w:rsid w:val="002B76F4"/>
    <w:rsid w:val="002B7F40"/>
    <w:rsid w:val="002C0602"/>
    <w:rsid w:val="002C1BEB"/>
    <w:rsid w:val="002C1C67"/>
    <w:rsid w:val="002C2250"/>
    <w:rsid w:val="002C22A9"/>
    <w:rsid w:val="002C22AF"/>
    <w:rsid w:val="002C22EE"/>
    <w:rsid w:val="002C263D"/>
    <w:rsid w:val="002C2E6B"/>
    <w:rsid w:val="002C2F3A"/>
    <w:rsid w:val="002C30B9"/>
    <w:rsid w:val="002C30C4"/>
    <w:rsid w:val="002C31C2"/>
    <w:rsid w:val="002C352A"/>
    <w:rsid w:val="002C39B2"/>
    <w:rsid w:val="002C3CE5"/>
    <w:rsid w:val="002C4260"/>
    <w:rsid w:val="002C4688"/>
    <w:rsid w:val="002C4AFB"/>
    <w:rsid w:val="002C4D97"/>
    <w:rsid w:val="002C4EDB"/>
    <w:rsid w:val="002C50DA"/>
    <w:rsid w:val="002C51CA"/>
    <w:rsid w:val="002C56AE"/>
    <w:rsid w:val="002C59F2"/>
    <w:rsid w:val="002C5FFB"/>
    <w:rsid w:val="002C66A5"/>
    <w:rsid w:val="002C679C"/>
    <w:rsid w:val="002C77EF"/>
    <w:rsid w:val="002D06A9"/>
    <w:rsid w:val="002D17CD"/>
    <w:rsid w:val="002D24F9"/>
    <w:rsid w:val="002D2AFF"/>
    <w:rsid w:val="002D2BFE"/>
    <w:rsid w:val="002D2D23"/>
    <w:rsid w:val="002D2FEC"/>
    <w:rsid w:val="002D3411"/>
    <w:rsid w:val="002D3570"/>
    <w:rsid w:val="002D3596"/>
    <w:rsid w:val="002D35FF"/>
    <w:rsid w:val="002D3942"/>
    <w:rsid w:val="002D423B"/>
    <w:rsid w:val="002D437B"/>
    <w:rsid w:val="002D43C9"/>
    <w:rsid w:val="002D4595"/>
    <w:rsid w:val="002D494B"/>
    <w:rsid w:val="002D4BC6"/>
    <w:rsid w:val="002D4D69"/>
    <w:rsid w:val="002D4F6B"/>
    <w:rsid w:val="002D558C"/>
    <w:rsid w:val="002D5711"/>
    <w:rsid w:val="002D591C"/>
    <w:rsid w:val="002D5981"/>
    <w:rsid w:val="002D5B76"/>
    <w:rsid w:val="002D5C65"/>
    <w:rsid w:val="002D5ECF"/>
    <w:rsid w:val="002D6356"/>
    <w:rsid w:val="002D6C61"/>
    <w:rsid w:val="002D6E4C"/>
    <w:rsid w:val="002D711F"/>
    <w:rsid w:val="002D7294"/>
    <w:rsid w:val="002D7720"/>
    <w:rsid w:val="002D7752"/>
    <w:rsid w:val="002D7B47"/>
    <w:rsid w:val="002E0130"/>
    <w:rsid w:val="002E01E2"/>
    <w:rsid w:val="002E0310"/>
    <w:rsid w:val="002E07A3"/>
    <w:rsid w:val="002E0F7B"/>
    <w:rsid w:val="002E1A01"/>
    <w:rsid w:val="002E2B97"/>
    <w:rsid w:val="002E308C"/>
    <w:rsid w:val="002E32E1"/>
    <w:rsid w:val="002E35B3"/>
    <w:rsid w:val="002E3973"/>
    <w:rsid w:val="002E4E4D"/>
    <w:rsid w:val="002E4F60"/>
    <w:rsid w:val="002E4F9A"/>
    <w:rsid w:val="002E578C"/>
    <w:rsid w:val="002E57D0"/>
    <w:rsid w:val="002E58A2"/>
    <w:rsid w:val="002E599E"/>
    <w:rsid w:val="002E59D0"/>
    <w:rsid w:val="002E5A3B"/>
    <w:rsid w:val="002E5BDE"/>
    <w:rsid w:val="002E5D66"/>
    <w:rsid w:val="002E60D1"/>
    <w:rsid w:val="002E6173"/>
    <w:rsid w:val="002E622D"/>
    <w:rsid w:val="002E68DF"/>
    <w:rsid w:val="002E72E3"/>
    <w:rsid w:val="002E79E1"/>
    <w:rsid w:val="002E7C11"/>
    <w:rsid w:val="002E7CEC"/>
    <w:rsid w:val="002E7D43"/>
    <w:rsid w:val="002F006B"/>
    <w:rsid w:val="002F0341"/>
    <w:rsid w:val="002F0B14"/>
    <w:rsid w:val="002F14A5"/>
    <w:rsid w:val="002F17DD"/>
    <w:rsid w:val="002F2157"/>
    <w:rsid w:val="002F24C0"/>
    <w:rsid w:val="002F25D8"/>
    <w:rsid w:val="002F25F6"/>
    <w:rsid w:val="002F289C"/>
    <w:rsid w:val="002F2C17"/>
    <w:rsid w:val="002F3095"/>
    <w:rsid w:val="002F36FB"/>
    <w:rsid w:val="002F3B41"/>
    <w:rsid w:val="002F3BAC"/>
    <w:rsid w:val="002F43CD"/>
    <w:rsid w:val="002F4BAA"/>
    <w:rsid w:val="002F4C0C"/>
    <w:rsid w:val="002F4DCC"/>
    <w:rsid w:val="002F4E54"/>
    <w:rsid w:val="002F4E9E"/>
    <w:rsid w:val="002F52B5"/>
    <w:rsid w:val="002F54CC"/>
    <w:rsid w:val="002F54EE"/>
    <w:rsid w:val="002F560C"/>
    <w:rsid w:val="002F5CDB"/>
    <w:rsid w:val="002F60DD"/>
    <w:rsid w:val="002F63F3"/>
    <w:rsid w:val="002F6AC6"/>
    <w:rsid w:val="002F6C00"/>
    <w:rsid w:val="002F6FE7"/>
    <w:rsid w:val="002F7883"/>
    <w:rsid w:val="002F7A08"/>
    <w:rsid w:val="00300232"/>
    <w:rsid w:val="003007BC"/>
    <w:rsid w:val="00300C34"/>
    <w:rsid w:val="00300F97"/>
    <w:rsid w:val="00301198"/>
    <w:rsid w:val="00301699"/>
    <w:rsid w:val="00301C22"/>
    <w:rsid w:val="00301E5D"/>
    <w:rsid w:val="003021B7"/>
    <w:rsid w:val="003024C6"/>
    <w:rsid w:val="00302AC2"/>
    <w:rsid w:val="00302F1E"/>
    <w:rsid w:val="00302F88"/>
    <w:rsid w:val="0030390B"/>
    <w:rsid w:val="00303921"/>
    <w:rsid w:val="00304401"/>
    <w:rsid w:val="00304FE2"/>
    <w:rsid w:val="003058C4"/>
    <w:rsid w:val="00305EED"/>
    <w:rsid w:val="00305FF7"/>
    <w:rsid w:val="003060DE"/>
    <w:rsid w:val="0030647B"/>
    <w:rsid w:val="00306A7E"/>
    <w:rsid w:val="00306BAE"/>
    <w:rsid w:val="00307084"/>
    <w:rsid w:val="003072EC"/>
    <w:rsid w:val="003075F7"/>
    <w:rsid w:val="00307F72"/>
    <w:rsid w:val="0031072D"/>
    <w:rsid w:val="0031092D"/>
    <w:rsid w:val="0031095E"/>
    <w:rsid w:val="00310974"/>
    <w:rsid w:val="00310F27"/>
    <w:rsid w:val="00311129"/>
    <w:rsid w:val="0031138B"/>
    <w:rsid w:val="003118BF"/>
    <w:rsid w:val="00311B13"/>
    <w:rsid w:val="003126C7"/>
    <w:rsid w:val="00312924"/>
    <w:rsid w:val="00312AA4"/>
    <w:rsid w:val="00312F10"/>
    <w:rsid w:val="0031331D"/>
    <w:rsid w:val="003133EB"/>
    <w:rsid w:val="003133F8"/>
    <w:rsid w:val="00313607"/>
    <w:rsid w:val="003136A0"/>
    <w:rsid w:val="00313967"/>
    <w:rsid w:val="00313B23"/>
    <w:rsid w:val="00313F93"/>
    <w:rsid w:val="003145A5"/>
    <w:rsid w:val="003149C8"/>
    <w:rsid w:val="003158BE"/>
    <w:rsid w:val="00315A7A"/>
    <w:rsid w:val="00315FBE"/>
    <w:rsid w:val="003168FA"/>
    <w:rsid w:val="00316AE8"/>
    <w:rsid w:val="00317C67"/>
    <w:rsid w:val="00317EAE"/>
    <w:rsid w:val="00320137"/>
    <w:rsid w:val="0032037C"/>
    <w:rsid w:val="00320B19"/>
    <w:rsid w:val="00320C2B"/>
    <w:rsid w:val="003212DF"/>
    <w:rsid w:val="00321BD1"/>
    <w:rsid w:val="00321EFC"/>
    <w:rsid w:val="00322696"/>
    <w:rsid w:val="00322D6E"/>
    <w:rsid w:val="00323438"/>
    <w:rsid w:val="00323B42"/>
    <w:rsid w:val="00323BBB"/>
    <w:rsid w:val="003241F8"/>
    <w:rsid w:val="0032441A"/>
    <w:rsid w:val="0032458E"/>
    <w:rsid w:val="003258D5"/>
    <w:rsid w:val="00325EC5"/>
    <w:rsid w:val="003262B3"/>
    <w:rsid w:val="00326C6D"/>
    <w:rsid w:val="0032752E"/>
    <w:rsid w:val="00327CBD"/>
    <w:rsid w:val="00327E90"/>
    <w:rsid w:val="0033035C"/>
    <w:rsid w:val="003308F1"/>
    <w:rsid w:val="0033095A"/>
    <w:rsid w:val="0033174C"/>
    <w:rsid w:val="003320D9"/>
    <w:rsid w:val="003321EF"/>
    <w:rsid w:val="0033226C"/>
    <w:rsid w:val="00332E9D"/>
    <w:rsid w:val="00333660"/>
    <w:rsid w:val="0033381A"/>
    <w:rsid w:val="00333A55"/>
    <w:rsid w:val="00333C45"/>
    <w:rsid w:val="00333CDC"/>
    <w:rsid w:val="003346B7"/>
    <w:rsid w:val="00334A0A"/>
    <w:rsid w:val="00334EBF"/>
    <w:rsid w:val="00334F65"/>
    <w:rsid w:val="0033504A"/>
    <w:rsid w:val="003353CB"/>
    <w:rsid w:val="00335951"/>
    <w:rsid w:val="00335A28"/>
    <w:rsid w:val="003362A6"/>
    <w:rsid w:val="00336DF6"/>
    <w:rsid w:val="0033714D"/>
    <w:rsid w:val="0033749F"/>
    <w:rsid w:val="00337A5C"/>
    <w:rsid w:val="00337C4C"/>
    <w:rsid w:val="00337E67"/>
    <w:rsid w:val="00337FC0"/>
    <w:rsid w:val="00340071"/>
    <w:rsid w:val="003400F0"/>
    <w:rsid w:val="0034027B"/>
    <w:rsid w:val="003402DC"/>
    <w:rsid w:val="0034054F"/>
    <w:rsid w:val="00340A81"/>
    <w:rsid w:val="00340F64"/>
    <w:rsid w:val="00341383"/>
    <w:rsid w:val="00342508"/>
    <w:rsid w:val="003429A9"/>
    <w:rsid w:val="00342E6C"/>
    <w:rsid w:val="00343326"/>
    <w:rsid w:val="00343338"/>
    <w:rsid w:val="003433BA"/>
    <w:rsid w:val="003433E4"/>
    <w:rsid w:val="003434E1"/>
    <w:rsid w:val="0034361E"/>
    <w:rsid w:val="00343911"/>
    <w:rsid w:val="00343AB2"/>
    <w:rsid w:val="00343C47"/>
    <w:rsid w:val="00343D62"/>
    <w:rsid w:val="00344068"/>
    <w:rsid w:val="0034494F"/>
    <w:rsid w:val="00344D6B"/>
    <w:rsid w:val="00345201"/>
    <w:rsid w:val="0034523C"/>
    <w:rsid w:val="00345481"/>
    <w:rsid w:val="003460B3"/>
    <w:rsid w:val="00346349"/>
    <w:rsid w:val="0034637B"/>
    <w:rsid w:val="00346941"/>
    <w:rsid w:val="00346D1E"/>
    <w:rsid w:val="0034782C"/>
    <w:rsid w:val="00347A9C"/>
    <w:rsid w:val="00347EF0"/>
    <w:rsid w:val="0035068D"/>
    <w:rsid w:val="0035081E"/>
    <w:rsid w:val="00350C59"/>
    <w:rsid w:val="003512B5"/>
    <w:rsid w:val="003512DC"/>
    <w:rsid w:val="003516FF"/>
    <w:rsid w:val="00351735"/>
    <w:rsid w:val="00351FA0"/>
    <w:rsid w:val="00352159"/>
    <w:rsid w:val="00352621"/>
    <w:rsid w:val="00352BD7"/>
    <w:rsid w:val="0035305C"/>
    <w:rsid w:val="0035305F"/>
    <w:rsid w:val="003531EB"/>
    <w:rsid w:val="0035322A"/>
    <w:rsid w:val="003533A6"/>
    <w:rsid w:val="00353696"/>
    <w:rsid w:val="003537A4"/>
    <w:rsid w:val="00354485"/>
    <w:rsid w:val="003545E9"/>
    <w:rsid w:val="00354887"/>
    <w:rsid w:val="00354CB3"/>
    <w:rsid w:val="00356721"/>
    <w:rsid w:val="003567F5"/>
    <w:rsid w:val="00356E9C"/>
    <w:rsid w:val="0035703B"/>
    <w:rsid w:val="003571B9"/>
    <w:rsid w:val="003577C5"/>
    <w:rsid w:val="00357F68"/>
    <w:rsid w:val="00360128"/>
    <w:rsid w:val="00360726"/>
    <w:rsid w:val="00360E74"/>
    <w:rsid w:val="00360F18"/>
    <w:rsid w:val="00361164"/>
    <w:rsid w:val="00361B8D"/>
    <w:rsid w:val="00362BDA"/>
    <w:rsid w:val="00362C6D"/>
    <w:rsid w:val="00362F43"/>
    <w:rsid w:val="0036363C"/>
    <w:rsid w:val="003637F4"/>
    <w:rsid w:val="00363B6E"/>
    <w:rsid w:val="003641EB"/>
    <w:rsid w:val="003644C4"/>
    <w:rsid w:val="00364505"/>
    <w:rsid w:val="00364DCF"/>
    <w:rsid w:val="00364E87"/>
    <w:rsid w:val="003650C3"/>
    <w:rsid w:val="003651E4"/>
    <w:rsid w:val="00365AD7"/>
    <w:rsid w:val="00366409"/>
    <w:rsid w:val="00366C7A"/>
    <w:rsid w:val="003676D6"/>
    <w:rsid w:val="00367806"/>
    <w:rsid w:val="0036785D"/>
    <w:rsid w:val="003679AF"/>
    <w:rsid w:val="00367EF1"/>
    <w:rsid w:val="003701BF"/>
    <w:rsid w:val="003704DC"/>
    <w:rsid w:val="003709FE"/>
    <w:rsid w:val="003716CC"/>
    <w:rsid w:val="00371986"/>
    <w:rsid w:val="00372623"/>
    <w:rsid w:val="00372EF9"/>
    <w:rsid w:val="00373378"/>
    <w:rsid w:val="00373622"/>
    <w:rsid w:val="00373BD5"/>
    <w:rsid w:val="00373F1A"/>
    <w:rsid w:val="003743DB"/>
    <w:rsid w:val="0037481D"/>
    <w:rsid w:val="0037533F"/>
    <w:rsid w:val="00375A40"/>
    <w:rsid w:val="00375D06"/>
    <w:rsid w:val="00376064"/>
    <w:rsid w:val="003762E9"/>
    <w:rsid w:val="003766B7"/>
    <w:rsid w:val="00376FE2"/>
    <w:rsid w:val="003772A6"/>
    <w:rsid w:val="00377584"/>
    <w:rsid w:val="003778A5"/>
    <w:rsid w:val="00377A47"/>
    <w:rsid w:val="00377DC4"/>
    <w:rsid w:val="0038014A"/>
    <w:rsid w:val="00380744"/>
    <w:rsid w:val="00380AFC"/>
    <w:rsid w:val="00381203"/>
    <w:rsid w:val="00382255"/>
    <w:rsid w:val="003822DE"/>
    <w:rsid w:val="003823DB"/>
    <w:rsid w:val="00382BB6"/>
    <w:rsid w:val="00382DC0"/>
    <w:rsid w:val="003839CB"/>
    <w:rsid w:val="00383A01"/>
    <w:rsid w:val="00383DBE"/>
    <w:rsid w:val="00384024"/>
    <w:rsid w:val="003841B7"/>
    <w:rsid w:val="00384221"/>
    <w:rsid w:val="00384548"/>
    <w:rsid w:val="003848E7"/>
    <w:rsid w:val="00384F99"/>
    <w:rsid w:val="00384FA0"/>
    <w:rsid w:val="003856E9"/>
    <w:rsid w:val="00386312"/>
    <w:rsid w:val="00386579"/>
    <w:rsid w:val="00386662"/>
    <w:rsid w:val="00386935"/>
    <w:rsid w:val="00386EDF"/>
    <w:rsid w:val="003871E3"/>
    <w:rsid w:val="003871F3"/>
    <w:rsid w:val="00387655"/>
    <w:rsid w:val="00387883"/>
    <w:rsid w:val="003878E8"/>
    <w:rsid w:val="00387BD8"/>
    <w:rsid w:val="00387FE5"/>
    <w:rsid w:val="00390214"/>
    <w:rsid w:val="00390372"/>
    <w:rsid w:val="003906FE"/>
    <w:rsid w:val="00390EA4"/>
    <w:rsid w:val="00390FDB"/>
    <w:rsid w:val="003912AA"/>
    <w:rsid w:val="00391568"/>
    <w:rsid w:val="003917EC"/>
    <w:rsid w:val="00391C0A"/>
    <w:rsid w:val="00391C92"/>
    <w:rsid w:val="00391DAB"/>
    <w:rsid w:val="00391FF2"/>
    <w:rsid w:val="00392086"/>
    <w:rsid w:val="0039248B"/>
    <w:rsid w:val="00392661"/>
    <w:rsid w:val="003930EA"/>
    <w:rsid w:val="00393534"/>
    <w:rsid w:val="00393933"/>
    <w:rsid w:val="00393935"/>
    <w:rsid w:val="00393BE7"/>
    <w:rsid w:val="003947FE"/>
    <w:rsid w:val="00394C9D"/>
    <w:rsid w:val="00394FA2"/>
    <w:rsid w:val="00395D82"/>
    <w:rsid w:val="00395F53"/>
    <w:rsid w:val="0039684C"/>
    <w:rsid w:val="00396868"/>
    <w:rsid w:val="00397604"/>
    <w:rsid w:val="00397878"/>
    <w:rsid w:val="00397D08"/>
    <w:rsid w:val="00397D2D"/>
    <w:rsid w:val="003A028D"/>
    <w:rsid w:val="003A11D1"/>
    <w:rsid w:val="003A2BF3"/>
    <w:rsid w:val="003A2D52"/>
    <w:rsid w:val="003A342A"/>
    <w:rsid w:val="003A36F4"/>
    <w:rsid w:val="003A4427"/>
    <w:rsid w:val="003A4868"/>
    <w:rsid w:val="003A48D0"/>
    <w:rsid w:val="003A4FAE"/>
    <w:rsid w:val="003A5450"/>
    <w:rsid w:val="003A571D"/>
    <w:rsid w:val="003A5ADA"/>
    <w:rsid w:val="003A5D90"/>
    <w:rsid w:val="003A61DB"/>
    <w:rsid w:val="003A6302"/>
    <w:rsid w:val="003A6686"/>
    <w:rsid w:val="003A66DA"/>
    <w:rsid w:val="003A689E"/>
    <w:rsid w:val="003A6C57"/>
    <w:rsid w:val="003A6CD6"/>
    <w:rsid w:val="003A6D66"/>
    <w:rsid w:val="003A7316"/>
    <w:rsid w:val="003A79AB"/>
    <w:rsid w:val="003A7A36"/>
    <w:rsid w:val="003B05C0"/>
    <w:rsid w:val="003B05DE"/>
    <w:rsid w:val="003B0A90"/>
    <w:rsid w:val="003B0F07"/>
    <w:rsid w:val="003B1E70"/>
    <w:rsid w:val="003B2C19"/>
    <w:rsid w:val="003B2D4D"/>
    <w:rsid w:val="003B2F86"/>
    <w:rsid w:val="003B2FD6"/>
    <w:rsid w:val="003B3ADB"/>
    <w:rsid w:val="003B4120"/>
    <w:rsid w:val="003B4344"/>
    <w:rsid w:val="003B4465"/>
    <w:rsid w:val="003B4BD4"/>
    <w:rsid w:val="003B4D37"/>
    <w:rsid w:val="003B4FAB"/>
    <w:rsid w:val="003B5146"/>
    <w:rsid w:val="003B530C"/>
    <w:rsid w:val="003B53BC"/>
    <w:rsid w:val="003B5557"/>
    <w:rsid w:val="003B61DE"/>
    <w:rsid w:val="003B63DB"/>
    <w:rsid w:val="003B6913"/>
    <w:rsid w:val="003B6AC0"/>
    <w:rsid w:val="003B6AFA"/>
    <w:rsid w:val="003B6D3A"/>
    <w:rsid w:val="003B6FB4"/>
    <w:rsid w:val="003B714A"/>
    <w:rsid w:val="003B7274"/>
    <w:rsid w:val="003B77E7"/>
    <w:rsid w:val="003C0224"/>
    <w:rsid w:val="003C05B2"/>
    <w:rsid w:val="003C096D"/>
    <w:rsid w:val="003C0E81"/>
    <w:rsid w:val="003C135C"/>
    <w:rsid w:val="003C1A78"/>
    <w:rsid w:val="003C1AA4"/>
    <w:rsid w:val="003C2089"/>
    <w:rsid w:val="003C2844"/>
    <w:rsid w:val="003C36A1"/>
    <w:rsid w:val="003C39EA"/>
    <w:rsid w:val="003C4784"/>
    <w:rsid w:val="003C4C6B"/>
    <w:rsid w:val="003C4E98"/>
    <w:rsid w:val="003C4ED5"/>
    <w:rsid w:val="003C57D0"/>
    <w:rsid w:val="003C5A29"/>
    <w:rsid w:val="003C6206"/>
    <w:rsid w:val="003C6234"/>
    <w:rsid w:val="003C6298"/>
    <w:rsid w:val="003C659C"/>
    <w:rsid w:val="003C69CC"/>
    <w:rsid w:val="003C6D46"/>
    <w:rsid w:val="003C6D90"/>
    <w:rsid w:val="003C6FCB"/>
    <w:rsid w:val="003C71B8"/>
    <w:rsid w:val="003C7315"/>
    <w:rsid w:val="003C79C6"/>
    <w:rsid w:val="003C7B9E"/>
    <w:rsid w:val="003D003B"/>
    <w:rsid w:val="003D008F"/>
    <w:rsid w:val="003D0189"/>
    <w:rsid w:val="003D01A0"/>
    <w:rsid w:val="003D02F7"/>
    <w:rsid w:val="003D08CC"/>
    <w:rsid w:val="003D0D33"/>
    <w:rsid w:val="003D0ED3"/>
    <w:rsid w:val="003D11A9"/>
    <w:rsid w:val="003D15A5"/>
    <w:rsid w:val="003D16DF"/>
    <w:rsid w:val="003D17EF"/>
    <w:rsid w:val="003D1AD2"/>
    <w:rsid w:val="003D2188"/>
    <w:rsid w:val="003D22F5"/>
    <w:rsid w:val="003D2476"/>
    <w:rsid w:val="003D3A4A"/>
    <w:rsid w:val="003D40FB"/>
    <w:rsid w:val="003D4322"/>
    <w:rsid w:val="003D4388"/>
    <w:rsid w:val="003D4BCF"/>
    <w:rsid w:val="003D509A"/>
    <w:rsid w:val="003D571A"/>
    <w:rsid w:val="003D5C60"/>
    <w:rsid w:val="003D77DF"/>
    <w:rsid w:val="003D7C37"/>
    <w:rsid w:val="003E03B5"/>
    <w:rsid w:val="003E0548"/>
    <w:rsid w:val="003E05C6"/>
    <w:rsid w:val="003E0721"/>
    <w:rsid w:val="003E0E42"/>
    <w:rsid w:val="003E1926"/>
    <w:rsid w:val="003E1A57"/>
    <w:rsid w:val="003E1BBB"/>
    <w:rsid w:val="003E215B"/>
    <w:rsid w:val="003E22D4"/>
    <w:rsid w:val="003E2912"/>
    <w:rsid w:val="003E2A19"/>
    <w:rsid w:val="003E2C77"/>
    <w:rsid w:val="003E314D"/>
    <w:rsid w:val="003E374E"/>
    <w:rsid w:val="003E384A"/>
    <w:rsid w:val="003E434F"/>
    <w:rsid w:val="003E43DD"/>
    <w:rsid w:val="003E445D"/>
    <w:rsid w:val="003E5535"/>
    <w:rsid w:val="003E55BF"/>
    <w:rsid w:val="003E5632"/>
    <w:rsid w:val="003E583A"/>
    <w:rsid w:val="003E58F3"/>
    <w:rsid w:val="003E5C15"/>
    <w:rsid w:val="003E5D25"/>
    <w:rsid w:val="003E5E91"/>
    <w:rsid w:val="003E607B"/>
    <w:rsid w:val="003E63D1"/>
    <w:rsid w:val="003E6D70"/>
    <w:rsid w:val="003E6EFF"/>
    <w:rsid w:val="003E7003"/>
    <w:rsid w:val="003E742A"/>
    <w:rsid w:val="003E7673"/>
    <w:rsid w:val="003E76D0"/>
    <w:rsid w:val="003E7FB8"/>
    <w:rsid w:val="003F03DF"/>
    <w:rsid w:val="003F059E"/>
    <w:rsid w:val="003F127F"/>
    <w:rsid w:val="003F1AFE"/>
    <w:rsid w:val="003F1D37"/>
    <w:rsid w:val="003F1D82"/>
    <w:rsid w:val="003F1EA6"/>
    <w:rsid w:val="003F217A"/>
    <w:rsid w:val="003F239B"/>
    <w:rsid w:val="003F2476"/>
    <w:rsid w:val="003F29D3"/>
    <w:rsid w:val="003F3238"/>
    <w:rsid w:val="003F3391"/>
    <w:rsid w:val="003F3C46"/>
    <w:rsid w:val="003F3E36"/>
    <w:rsid w:val="003F4041"/>
    <w:rsid w:val="003F4FAA"/>
    <w:rsid w:val="003F63DF"/>
    <w:rsid w:val="003F65AD"/>
    <w:rsid w:val="003F672B"/>
    <w:rsid w:val="003F6AA6"/>
    <w:rsid w:val="003F6CA9"/>
    <w:rsid w:val="003F6D3F"/>
    <w:rsid w:val="003F7399"/>
    <w:rsid w:val="003F7470"/>
    <w:rsid w:val="003F74F6"/>
    <w:rsid w:val="003F7EC1"/>
    <w:rsid w:val="00400095"/>
    <w:rsid w:val="004000DE"/>
    <w:rsid w:val="004002D2"/>
    <w:rsid w:val="00400855"/>
    <w:rsid w:val="00400919"/>
    <w:rsid w:val="00400BDF"/>
    <w:rsid w:val="00400CC6"/>
    <w:rsid w:val="00401165"/>
    <w:rsid w:val="004014A8"/>
    <w:rsid w:val="004017E0"/>
    <w:rsid w:val="00401C54"/>
    <w:rsid w:val="004029C3"/>
    <w:rsid w:val="00402ED0"/>
    <w:rsid w:val="00402F49"/>
    <w:rsid w:val="00402F86"/>
    <w:rsid w:val="00403650"/>
    <w:rsid w:val="00403B6D"/>
    <w:rsid w:val="00404405"/>
    <w:rsid w:val="00404E99"/>
    <w:rsid w:val="00405033"/>
    <w:rsid w:val="00405085"/>
    <w:rsid w:val="004050AC"/>
    <w:rsid w:val="00405202"/>
    <w:rsid w:val="004055B0"/>
    <w:rsid w:val="00405B28"/>
    <w:rsid w:val="00406E52"/>
    <w:rsid w:val="004070DA"/>
    <w:rsid w:val="0040788C"/>
    <w:rsid w:val="0040799E"/>
    <w:rsid w:val="00407D4F"/>
    <w:rsid w:val="00407F0C"/>
    <w:rsid w:val="0041014B"/>
    <w:rsid w:val="00410163"/>
    <w:rsid w:val="00410414"/>
    <w:rsid w:val="00410493"/>
    <w:rsid w:val="004107F7"/>
    <w:rsid w:val="00410DE9"/>
    <w:rsid w:val="00410E91"/>
    <w:rsid w:val="00410FEF"/>
    <w:rsid w:val="004116ED"/>
    <w:rsid w:val="0041193B"/>
    <w:rsid w:val="00411A6F"/>
    <w:rsid w:val="00412157"/>
    <w:rsid w:val="00412409"/>
    <w:rsid w:val="00412577"/>
    <w:rsid w:val="00412675"/>
    <w:rsid w:val="00412CD0"/>
    <w:rsid w:val="00413212"/>
    <w:rsid w:val="0041323B"/>
    <w:rsid w:val="0041330F"/>
    <w:rsid w:val="00413490"/>
    <w:rsid w:val="004138A9"/>
    <w:rsid w:val="00413CEC"/>
    <w:rsid w:val="00413EC8"/>
    <w:rsid w:val="00413F3D"/>
    <w:rsid w:val="00414E58"/>
    <w:rsid w:val="00415113"/>
    <w:rsid w:val="004153DB"/>
    <w:rsid w:val="0041589A"/>
    <w:rsid w:val="00415A50"/>
    <w:rsid w:val="004162D0"/>
    <w:rsid w:val="00416881"/>
    <w:rsid w:val="00416911"/>
    <w:rsid w:val="00416F07"/>
    <w:rsid w:val="004170B0"/>
    <w:rsid w:val="00417563"/>
    <w:rsid w:val="004175B4"/>
    <w:rsid w:val="004179C3"/>
    <w:rsid w:val="0042102E"/>
    <w:rsid w:val="00422789"/>
    <w:rsid w:val="00422FC7"/>
    <w:rsid w:val="004230C7"/>
    <w:rsid w:val="00423580"/>
    <w:rsid w:val="00424ECA"/>
    <w:rsid w:val="00424FCC"/>
    <w:rsid w:val="00425518"/>
    <w:rsid w:val="00425896"/>
    <w:rsid w:val="0042599E"/>
    <w:rsid w:val="00425A8D"/>
    <w:rsid w:val="004273AA"/>
    <w:rsid w:val="0042741F"/>
    <w:rsid w:val="004274A5"/>
    <w:rsid w:val="004274E0"/>
    <w:rsid w:val="004306C9"/>
    <w:rsid w:val="00430AD5"/>
    <w:rsid w:val="00430B8A"/>
    <w:rsid w:val="00430D81"/>
    <w:rsid w:val="00430ED8"/>
    <w:rsid w:val="00431066"/>
    <w:rsid w:val="004311E8"/>
    <w:rsid w:val="0043183E"/>
    <w:rsid w:val="004319CD"/>
    <w:rsid w:val="00432625"/>
    <w:rsid w:val="0043274B"/>
    <w:rsid w:val="00432828"/>
    <w:rsid w:val="00432AA6"/>
    <w:rsid w:val="00432AF4"/>
    <w:rsid w:val="00432B30"/>
    <w:rsid w:val="00433232"/>
    <w:rsid w:val="00433432"/>
    <w:rsid w:val="00433759"/>
    <w:rsid w:val="00433A0C"/>
    <w:rsid w:val="00433E23"/>
    <w:rsid w:val="00433FFC"/>
    <w:rsid w:val="0043401D"/>
    <w:rsid w:val="0043406E"/>
    <w:rsid w:val="00434581"/>
    <w:rsid w:val="0043474D"/>
    <w:rsid w:val="00434F3C"/>
    <w:rsid w:val="00434FA8"/>
    <w:rsid w:val="00435009"/>
    <w:rsid w:val="004351EA"/>
    <w:rsid w:val="00435402"/>
    <w:rsid w:val="0043549C"/>
    <w:rsid w:val="00435504"/>
    <w:rsid w:val="0043577A"/>
    <w:rsid w:val="004357D8"/>
    <w:rsid w:val="00435915"/>
    <w:rsid w:val="0043596F"/>
    <w:rsid w:val="00435E1C"/>
    <w:rsid w:val="0043662A"/>
    <w:rsid w:val="00436B2C"/>
    <w:rsid w:val="00436F80"/>
    <w:rsid w:val="0043719B"/>
    <w:rsid w:val="004376B2"/>
    <w:rsid w:val="00437BD3"/>
    <w:rsid w:val="00437D93"/>
    <w:rsid w:val="00437E73"/>
    <w:rsid w:val="00437EA8"/>
    <w:rsid w:val="00440106"/>
    <w:rsid w:val="00441383"/>
    <w:rsid w:val="0044168D"/>
    <w:rsid w:val="004417FA"/>
    <w:rsid w:val="00441B1E"/>
    <w:rsid w:val="00441F64"/>
    <w:rsid w:val="0044216F"/>
    <w:rsid w:val="0044232B"/>
    <w:rsid w:val="0044272D"/>
    <w:rsid w:val="00442ADE"/>
    <w:rsid w:val="00442C80"/>
    <w:rsid w:val="00442CCD"/>
    <w:rsid w:val="00442FE6"/>
    <w:rsid w:val="004433D0"/>
    <w:rsid w:val="00443407"/>
    <w:rsid w:val="00443487"/>
    <w:rsid w:val="004436BE"/>
    <w:rsid w:val="00443EC9"/>
    <w:rsid w:val="00443FD9"/>
    <w:rsid w:val="00444088"/>
    <w:rsid w:val="00444183"/>
    <w:rsid w:val="00444ADF"/>
    <w:rsid w:val="00444B7C"/>
    <w:rsid w:val="00446B55"/>
    <w:rsid w:val="0045037A"/>
    <w:rsid w:val="00450CB6"/>
    <w:rsid w:val="00450F34"/>
    <w:rsid w:val="0045123A"/>
    <w:rsid w:val="004514F5"/>
    <w:rsid w:val="004522C4"/>
    <w:rsid w:val="0045296E"/>
    <w:rsid w:val="004530DA"/>
    <w:rsid w:val="004537AD"/>
    <w:rsid w:val="00453FFA"/>
    <w:rsid w:val="00454A43"/>
    <w:rsid w:val="00455071"/>
    <w:rsid w:val="00455348"/>
    <w:rsid w:val="004554E0"/>
    <w:rsid w:val="004555E7"/>
    <w:rsid w:val="00455659"/>
    <w:rsid w:val="00455E69"/>
    <w:rsid w:val="00456221"/>
    <w:rsid w:val="004566F2"/>
    <w:rsid w:val="00456DAD"/>
    <w:rsid w:val="00456FC3"/>
    <w:rsid w:val="004571BD"/>
    <w:rsid w:val="00457243"/>
    <w:rsid w:val="00457FAD"/>
    <w:rsid w:val="004606F1"/>
    <w:rsid w:val="004607BF"/>
    <w:rsid w:val="00460845"/>
    <w:rsid w:val="00460AB2"/>
    <w:rsid w:val="00460B41"/>
    <w:rsid w:val="00460BD6"/>
    <w:rsid w:val="00460DFB"/>
    <w:rsid w:val="004611DE"/>
    <w:rsid w:val="004616E3"/>
    <w:rsid w:val="00461CC8"/>
    <w:rsid w:val="00461F4D"/>
    <w:rsid w:val="00461FB0"/>
    <w:rsid w:val="004621F0"/>
    <w:rsid w:val="004625D5"/>
    <w:rsid w:val="00462D07"/>
    <w:rsid w:val="00462D7B"/>
    <w:rsid w:val="004630B4"/>
    <w:rsid w:val="00463334"/>
    <w:rsid w:val="004634A5"/>
    <w:rsid w:val="00463580"/>
    <w:rsid w:val="00463634"/>
    <w:rsid w:val="0046379C"/>
    <w:rsid w:val="004637A7"/>
    <w:rsid w:val="00463CC6"/>
    <w:rsid w:val="00464626"/>
    <w:rsid w:val="00464ADB"/>
    <w:rsid w:val="00464EE6"/>
    <w:rsid w:val="0046528F"/>
    <w:rsid w:val="00465379"/>
    <w:rsid w:val="004658A4"/>
    <w:rsid w:val="00465C0A"/>
    <w:rsid w:val="00466403"/>
    <w:rsid w:val="004666E3"/>
    <w:rsid w:val="00466767"/>
    <w:rsid w:val="00466E1B"/>
    <w:rsid w:val="00466EEE"/>
    <w:rsid w:val="0046726B"/>
    <w:rsid w:val="00467745"/>
    <w:rsid w:val="00467A59"/>
    <w:rsid w:val="00467C7E"/>
    <w:rsid w:val="0047009D"/>
    <w:rsid w:val="0047018F"/>
    <w:rsid w:val="00470856"/>
    <w:rsid w:val="00470B90"/>
    <w:rsid w:val="00470C07"/>
    <w:rsid w:val="00470CAF"/>
    <w:rsid w:val="00470EF7"/>
    <w:rsid w:val="0047114D"/>
    <w:rsid w:val="004712F8"/>
    <w:rsid w:val="00471575"/>
    <w:rsid w:val="004715D8"/>
    <w:rsid w:val="004718E8"/>
    <w:rsid w:val="004724FC"/>
    <w:rsid w:val="00472524"/>
    <w:rsid w:val="00472686"/>
    <w:rsid w:val="004727C5"/>
    <w:rsid w:val="0047291F"/>
    <w:rsid w:val="00472B3F"/>
    <w:rsid w:val="0047321C"/>
    <w:rsid w:val="00473484"/>
    <w:rsid w:val="00473791"/>
    <w:rsid w:val="00474830"/>
    <w:rsid w:val="00475030"/>
    <w:rsid w:val="0047534F"/>
    <w:rsid w:val="004757D7"/>
    <w:rsid w:val="0047605B"/>
    <w:rsid w:val="00476314"/>
    <w:rsid w:val="004764E2"/>
    <w:rsid w:val="00476629"/>
    <w:rsid w:val="0047670A"/>
    <w:rsid w:val="00476E45"/>
    <w:rsid w:val="00476F90"/>
    <w:rsid w:val="00477153"/>
    <w:rsid w:val="00477541"/>
    <w:rsid w:val="00477592"/>
    <w:rsid w:val="00477A85"/>
    <w:rsid w:val="00480101"/>
    <w:rsid w:val="00480264"/>
    <w:rsid w:val="0048036B"/>
    <w:rsid w:val="00480B7F"/>
    <w:rsid w:val="00480B9E"/>
    <w:rsid w:val="00481B1D"/>
    <w:rsid w:val="004824FC"/>
    <w:rsid w:val="00482D26"/>
    <w:rsid w:val="00482E7F"/>
    <w:rsid w:val="00483171"/>
    <w:rsid w:val="00483360"/>
    <w:rsid w:val="00483C12"/>
    <w:rsid w:val="00483DB2"/>
    <w:rsid w:val="00484071"/>
    <w:rsid w:val="0048451D"/>
    <w:rsid w:val="00484692"/>
    <w:rsid w:val="00484788"/>
    <w:rsid w:val="00484829"/>
    <w:rsid w:val="0048505B"/>
    <w:rsid w:val="00485116"/>
    <w:rsid w:val="004858B7"/>
    <w:rsid w:val="0048598E"/>
    <w:rsid w:val="0048601E"/>
    <w:rsid w:val="004865AA"/>
    <w:rsid w:val="00486643"/>
    <w:rsid w:val="00486903"/>
    <w:rsid w:val="004870B1"/>
    <w:rsid w:val="004871B7"/>
    <w:rsid w:val="0049059A"/>
    <w:rsid w:val="00490790"/>
    <w:rsid w:val="00490BCE"/>
    <w:rsid w:val="00490C02"/>
    <w:rsid w:val="00490CD6"/>
    <w:rsid w:val="00490DAE"/>
    <w:rsid w:val="00490DB4"/>
    <w:rsid w:val="004913CE"/>
    <w:rsid w:val="004922DC"/>
    <w:rsid w:val="00492338"/>
    <w:rsid w:val="00492543"/>
    <w:rsid w:val="00492776"/>
    <w:rsid w:val="00492BD4"/>
    <w:rsid w:val="00492C20"/>
    <w:rsid w:val="00492D39"/>
    <w:rsid w:val="00492D97"/>
    <w:rsid w:val="00493574"/>
    <w:rsid w:val="00493F20"/>
    <w:rsid w:val="0049461F"/>
    <w:rsid w:val="00494AB6"/>
    <w:rsid w:val="00494C7A"/>
    <w:rsid w:val="00494E51"/>
    <w:rsid w:val="00495189"/>
    <w:rsid w:val="00495A08"/>
    <w:rsid w:val="00495BFE"/>
    <w:rsid w:val="00495E58"/>
    <w:rsid w:val="004962F0"/>
    <w:rsid w:val="004968D8"/>
    <w:rsid w:val="004969D0"/>
    <w:rsid w:val="00496D7E"/>
    <w:rsid w:val="00496E4D"/>
    <w:rsid w:val="00496EEC"/>
    <w:rsid w:val="004A025B"/>
    <w:rsid w:val="004A061F"/>
    <w:rsid w:val="004A0BBC"/>
    <w:rsid w:val="004A0C27"/>
    <w:rsid w:val="004A0CA2"/>
    <w:rsid w:val="004A1004"/>
    <w:rsid w:val="004A142C"/>
    <w:rsid w:val="004A18B3"/>
    <w:rsid w:val="004A1FC6"/>
    <w:rsid w:val="004A2970"/>
    <w:rsid w:val="004A2EF6"/>
    <w:rsid w:val="004A3DE7"/>
    <w:rsid w:val="004A4109"/>
    <w:rsid w:val="004A4A86"/>
    <w:rsid w:val="004A4C15"/>
    <w:rsid w:val="004A52C8"/>
    <w:rsid w:val="004A57E7"/>
    <w:rsid w:val="004A57E9"/>
    <w:rsid w:val="004A592D"/>
    <w:rsid w:val="004A5B11"/>
    <w:rsid w:val="004A5D69"/>
    <w:rsid w:val="004A5E45"/>
    <w:rsid w:val="004A6851"/>
    <w:rsid w:val="004A69E5"/>
    <w:rsid w:val="004A6BA1"/>
    <w:rsid w:val="004A6C97"/>
    <w:rsid w:val="004A6D3B"/>
    <w:rsid w:val="004A7481"/>
    <w:rsid w:val="004B098E"/>
    <w:rsid w:val="004B155D"/>
    <w:rsid w:val="004B18E6"/>
    <w:rsid w:val="004B2133"/>
    <w:rsid w:val="004B22C7"/>
    <w:rsid w:val="004B246E"/>
    <w:rsid w:val="004B27B3"/>
    <w:rsid w:val="004B2C9D"/>
    <w:rsid w:val="004B310F"/>
    <w:rsid w:val="004B38B8"/>
    <w:rsid w:val="004B3F36"/>
    <w:rsid w:val="004B3F73"/>
    <w:rsid w:val="004B447A"/>
    <w:rsid w:val="004B4CDE"/>
    <w:rsid w:val="004B51CC"/>
    <w:rsid w:val="004B5A35"/>
    <w:rsid w:val="004B5C3D"/>
    <w:rsid w:val="004B5EB1"/>
    <w:rsid w:val="004B63F9"/>
    <w:rsid w:val="004B670D"/>
    <w:rsid w:val="004B6FAD"/>
    <w:rsid w:val="004B7536"/>
    <w:rsid w:val="004B756C"/>
    <w:rsid w:val="004B756D"/>
    <w:rsid w:val="004B7E46"/>
    <w:rsid w:val="004C004A"/>
    <w:rsid w:val="004C0801"/>
    <w:rsid w:val="004C143D"/>
    <w:rsid w:val="004C197F"/>
    <w:rsid w:val="004C1ED1"/>
    <w:rsid w:val="004C1F88"/>
    <w:rsid w:val="004C22EF"/>
    <w:rsid w:val="004C2620"/>
    <w:rsid w:val="004C2AC4"/>
    <w:rsid w:val="004C2C86"/>
    <w:rsid w:val="004C32AD"/>
    <w:rsid w:val="004C383B"/>
    <w:rsid w:val="004C38A9"/>
    <w:rsid w:val="004C3A47"/>
    <w:rsid w:val="004C3CE8"/>
    <w:rsid w:val="004C3D7A"/>
    <w:rsid w:val="004C4203"/>
    <w:rsid w:val="004C4318"/>
    <w:rsid w:val="004C447A"/>
    <w:rsid w:val="004C4914"/>
    <w:rsid w:val="004C4B9A"/>
    <w:rsid w:val="004C4C26"/>
    <w:rsid w:val="004C4DA2"/>
    <w:rsid w:val="004C4DD9"/>
    <w:rsid w:val="004C5667"/>
    <w:rsid w:val="004C5690"/>
    <w:rsid w:val="004C58F8"/>
    <w:rsid w:val="004C5C7A"/>
    <w:rsid w:val="004C61B7"/>
    <w:rsid w:val="004C747D"/>
    <w:rsid w:val="004D0CE6"/>
    <w:rsid w:val="004D1525"/>
    <w:rsid w:val="004D1886"/>
    <w:rsid w:val="004D18C9"/>
    <w:rsid w:val="004D1C21"/>
    <w:rsid w:val="004D1EBA"/>
    <w:rsid w:val="004D1FAF"/>
    <w:rsid w:val="004D24E9"/>
    <w:rsid w:val="004D2851"/>
    <w:rsid w:val="004D28EF"/>
    <w:rsid w:val="004D2EFA"/>
    <w:rsid w:val="004D2FFA"/>
    <w:rsid w:val="004D30B9"/>
    <w:rsid w:val="004D392D"/>
    <w:rsid w:val="004D3EBB"/>
    <w:rsid w:val="004D42B1"/>
    <w:rsid w:val="004D49FF"/>
    <w:rsid w:val="004D507F"/>
    <w:rsid w:val="004D51CA"/>
    <w:rsid w:val="004D54AC"/>
    <w:rsid w:val="004D5C2F"/>
    <w:rsid w:val="004D6400"/>
    <w:rsid w:val="004D6407"/>
    <w:rsid w:val="004D6B68"/>
    <w:rsid w:val="004D6CA3"/>
    <w:rsid w:val="004D7703"/>
    <w:rsid w:val="004D7AFD"/>
    <w:rsid w:val="004D7C4B"/>
    <w:rsid w:val="004E072D"/>
    <w:rsid w:val="004E118C"/>
    <w:rsid w:val="004E11DE"/>
    <w:rsid w:val="004E12CA"/>
    <w:rsid w:val="004E1862"/>
    <w:rsid w:val="004E1A8A"/>
    <w:rsid w:val="004E1FE5"/>
    <w:rsid w:val="004E20F8"/>
    <w:rsid w:val="004E2211"/>
    <w:rsid w:val="004E2484"/>
    <w:rsid w:val="004E2857"/>
    <w:rsid w:val="004E28C4"/>
    <w:rsid w:val="004E2ACC"/>
    <w:rsid w:val="004E2FD9"/>
    <w:rsid w:val="004E32CF"/>
    <w:rsid w:val="004E34A4"/>
    <w:rsid w:val="004E38C4"/>
    <w:rsid w:val="004E399C"/>
    <w:rsid w:val="004E3AAD"/>
    <w:rsid w:val="004E4FE7"/>
    <w:rsid w:val="004E534F"/>
    <w:rsid w:val="004E556F"/>
    <w:rsid w:val="004E597C"/>
    <w:rsid w:val="004E5A3A"/>
    <w:rsid w:val="004E61DE"/>
    <w:rsid w:val="004E65CF"/>
    <w:rsid w:val="004E6680"/>
    <w:rsid w:val="004E6889"/>
    <w:rsid w:val="004E6BDF"/>
    <w:rsid w:val="004E7043"/>
    <w:rsid w:val="004E71DE"/>
    <w:rsid w:val="004E722C"/>
    <w:rsid w:val="004E7CB8"/>
    <w:rsid w:val="004F00DC"/>
    <w:rsid w:val="004F02F7"/>
    <w:rsid w:val="004F05DA"/>
    <w:rsid w:val="004F0C6B"/>
    <w:rsid w:val="004F12D2"/>
    <w:rsid w:val="004F24ED"/>
    <w:rsid w:val="004F2909"/>
    <w:rsid w:val="004F2A84"/>
    <w:rsid w:val="004F2C92"/>
    <w:rsid w:val="004F2E46"/>
    <w:rsid w:val="004F2FCD"/>
    <w:rsid w:val="004F3170"/>
    <w:rsid w:val="004F3458"/>
    <w:rsid w:val="004F38BD"/>
    <w:rsid w:val="004F3964"/>
    <w:rsid w:val="004F3D91"/>
    <w:rsid w:val="004F3F0F"/>
    <w:rsid w:val="004F4B93"/>
    <w:rsid w:val="004F4B99"/>
    <w:rsid w:val="004F4E32"/>
    <w:rsid w:val="004F502F"/>
    <w:rsid w:val="004F5767"/>
    <w:rsid w:val="004F5FB8"/>
    <w:rsid w:val="004F6638"/>
    <w:rsid w:val="004F669C"/>
    <w:rsid w:val="004F6836"/>
    <w:rsid w:val="004F6AE2"/>
    <w:rsid w:val="004F735A"/>
    <w:rsid w:val="004F7415"/>
    <w:rsid w:val="004F7A17"/>
    <w:rsid w:val="0050059D"/>
    <w:rsid w:val="005005DC"/>
    <w:rsid w:val="00500815"/>
    <w:rsid w:val="00500B31"/>
    <w:rsid w:val="00500C8A"/>
    <w:rsid w:val="00500E74"/>
    <w:rsid w:val="0050111E"/>
    <w:rsid w:val="00501DA7"/>
    <w:rsid w:val="005023D6"/>
    <w:rsid w:val="005024E1"/>
    <w:rsid w:val="0050269F"/>
    <w:rsid w:val="00502D50"/>
    <w:rsid w:val="0050308A"/>
    <w:rsid w:val="00503523"/>
    <w:rsid w:val="005036F7"/>
    <w:rsid w:val="0050411B"/>
    <w:rsid w:val="005045B2"/>
    <w:rsid w:val="0050475B"/>
    <w:rsid w:val="00504B1B"/>
    <w:rsid w:val="00505033"/>
    <w:rsid w:val="0050592C"/>
    <w:rsid w:val="00505C73"/>
    <w:rsid w:val="00505FEF"/>
    <w:rsid w:val="005062FD"/>
    <w:rsid w:val="0050643F"/>
    <w:rsid w:val="0050649E"/>
    <w:rsid w:val="00507413"/>
    <w:rsid w:val="0050782D"/>
    <w:rsid w:val="00507E22"/>
    <w:rsid w:val="00510789"/>
    <w:rsid w:val="005108BC"/>
    <w:rsid w:val="0051097B"/>
    <w:rsid w:val="00510987"/>
    <w:rsid w:val="00510FE7"/>
    <w:rsid w:val="0051149A"/>
    <w:rsid w:val="005114C0"/>
    <w:rsid w:val="00511818"/>
    <w:rsid w:val="0051195D"/>
    <w:rsid w:val="00511FCB"/>
    <w:rsid w:val="00512019"/>
    <w:rsid w:val="0051221B"/>
    <w:rsid w:val="0051270C"/>
    <w:rsid w:val="00512897"/>
    <w:rsid w:val="00512F96"/>
    <w:rsid w:val="00513708"/>
    <w:rsid w:val="0051395A"/>
    <w:rsid w:val="00513D2F"/>
    <w:rsid w:val="005140C2"/>
    <w:rsid w:val="00514244"/>
    <w:rsid w:val="00514343"/>
    <w:rsid w:val="00514C4A"/>
    <w:rsid w:val="00514EA7"/>
    <w:rsid w:val="005158A4"/>
    <w:rsid w:val="00515977"/>
    <w:rsid w:val="00515F41"/>
    <w:rsid w:val="005166B6"/>
    <w:rsid w:val="00516ACC"/>
    <w:rsid w:val="00516BAF"/>
    <w:rsid w:val="00516BC4"/>
    <w:rsid w:val="00517014"/>
    <w:rsid w:val="005171AE"/>
    <w:rsid w:val="00517560"/>
    <w:rsid w:val="00517847"/>
    <w:rsid w:val="00517ADD"/>
    <w:rsid w:val="00517DE2"/>
    <w:rsid w:val="00517FF7"/>
    <w:rsid w:val="0052005C"/>
    <w:rsid w:val="005202D1"/>
    <w:rsid w:val="0052072C"/>
    <w:rsid w:val="0052086B"/>
    <w:rsid w:val="00520F7D"/>
    <w:rsid w:val="00521482"/>
    <w:rsid w:val="005215D7"/>
    <w:rsid w:val="0052191F"/>
    <w:rsid w:val="00521970"/>
    <w:rsid w:val="00522220"/>
    <w:rsid w:val="005222DF"/>
    <w:rsid w:val="0052250F"/>
    <w:rsid w:val="00522558"/>
    <w:rsid w:val="005226D3"/>
    <w:rsid w:val="005228FE"/>
    <w:rsid w:val="00522C7B"/>
    <w:rsid w:val="0052308E"/>
    <w:rsid w:val="00523110"/>
    <w:rsid w:val="005231E1"/>
    <w:rsid w:val="005234F1"/>
    <w:rsid w:val="00523596"/>
    <w:rsid w:val="00525573"/>
    <w:rsid w:val="00525F31"/>
    <w:rsid w:val="00526368"/>
    <w:rsid w:val="005264A4"/>
    <w:rsid w:val="005269AB"/>
    <w:rsid w:val="00526AB2"/>
    <w:rsid w:val="0052755F"/>
    <w:rsid w:val="00527576"/>
    <w:rsid w:val="005276D9"/>
    <w:rsid w:val="005301CB"/>
    <w:rsid w:val="005304C8"/>
    <w:rsid w:val="00530591"/>
    <w:rsid w:val="00530953"/>
    <w:rsid w:val="00530A66"/>
    <w:rsid w:val="00530FF3"/>
    <w:rsid w:val="0053107E"/>
    <w:rsid w:val="005310D6"/>
    <w:rsid w:val="00531271"/>
    <w:rsid w:val="005312B1"/>
    <w:rsid w:val="00531943"/>
    <w:rsid w:val="00531DFB"/>
    <w:rsid w:val="00531EFC"/>
    <w:rsid w:val="00532470"/>
    <w:rsid w:val="005327B1"/>
    <w:rsid w:val="00532957"/>
    <w:rsid w:val="00532DC6"/>
    <w:rsid w:val="00532FF4"/>
    <w:rsid w:val="00533350"/>
    <w:rsid w:val="00534076"/>
    <w:rsid w:val="005342B4"/>
    <w:rsid w:val="005343B1"/>
    <w:rsid w:val="005348DF"/>
    <w:rsid w:val="00534AE1"/>
    <w:rsid w:val="00534C9F"/>
    <w:rsid w:val="005350B1"/>
    <w:rsid w:val="005351C4"/>
    <w:rsid w:val="005353C8"/>
    <w:rsid w:val="0053558E"/>
    <w:rsid w:val="00536736"/>
    <w:rsid w:val="005367AB"/>
    <w:rsid w:val="00536ADD"/>
    <w:rsid w:val="0053725D"/>
    <w:rsid w:val="0053733D"/>
    <w:rsid w:val="005376BC"/>
    <w:rsid w:val="00537932"/>
    <w:rsid w:val="00540528"/>
    <w:rsid w:val="00540C81"/>
    <w:rsid w:val="00541116"/>
    <w:rsid w:val="00541459"/>
    <w:rsid w:val="00542206"/>
    <w:rsid w:val="005427F4"/>
    <w:rsid w:val="00542A68"/>
    <w:rsid w:val="00542DD3"/>
    <w:rsid w:val="00543713"/>
    <w:rsid w:val="00543BB3"/>
    <w:rsid w:val="00544730"/>
    <w:rsid w:val="00544AB2"/>
    <w:rsid w:val="00544B05"/>
    <w:rsid w:val="00544D5E"/>
    <w:rsid w:val="005455E8"/>
    <w:rsid w:val="00545687"/>
    <w:rsid w:val="00545760"/>
    <w:rsid w:val="00545962"/>
    <w:rsid w:val="00545C24"/>
    <w:rsid w:val="00545DB2"/>
    <w:rsid w:val="00546183"/>
    <w:rsid w:val="005465C5"/>
    <w:rsid w:val="00546E62"/>
    <w:rsid w:val="005470E6"/>
    <w:rsid w:val="00547181"/>
    <w:rsid w:val="005472DA"/>
    <w:rsid w:val="00547618"/>
    <w:rsid w:val="00547787"/>
    <w:rsid w:val="005477D3"/>
    <w:rsid w:val="00547B99"/>
    <w:rsid w:val="0055027B"/>
    <w:rsid w:val="0055051A"/>
    <w:rsid w:val="00550964"/>
    <w:rsid w:val="00550989"/>
    <w:rsid w:val="00550B3A"/>
    <w:rsid w:val="00551010"/>
    <w:rsid w:val="00551316"/>
    <w:rsid w:val="00551557"/>
    <w:rsid w:val="00551D7A"/>
    <w:rsid w:val="00551E6A"/>
    <w:rsid w:val="00551F81"/>
    <w:rsid w:val="005520E4"/>
    <w:rsid w:val="005523A5"/>
    <w:rsid w:val="00552686"/>
    <w:rsid w:val="00552851"/>
    <w:rsid w:val="00552B95"/>
    <w:rsid w:val="00552BA4"/>
    <w:rsid w:val="00552F16"/>
    <w:rsid w:val="005532F6"/>
    <w:rsid w:val="005538D3"/>
    <w:rsid w:val="00554AAD"/>
    <w:rsid w:val="00554D17"/>
    <w:rsid w:val="00555191"/>
    <w:rsid w:val="005555EA"/>
    <w:rsid w:val="005556FA"/>
    <w:rsid w:val="0055595B"/>
    <w:rsid w:val="00555E04"/>
    <w:rsid w:val="00555E8A"/>
    <w:rsid w:val="005568A0"/>
    <w:rsid w:val="00556A53"/>
    <w:rsid w:val="00556EB4"/>
    <w:rsid w:val="0055787A"/>
    <w:rsid w:val="00557CBC"/>
    <w:rsid w:val="005605F8"/>
    <w:rsid w:val="00560D8F"/>
    <w:rsid w:val="0056107C"/>
    <w:rsid w:val="005617D9"/>
    <w:rsid w:val="005619DD"/>
    <w:rsid w:val="00561C68"/>
    <w:rsid w:val="00561C6B"/>
    <w:rsid w:val="00562452"/>
    <w:rsid w:val="005624FE"/>
    <w:rsid w:val="005633F8"/>
    <w:rsid w:val="00563B06"/>
    <w:rsid w:val="00563E54"/>
    <w:rsid w:val="005643FF"/>
    <w:rsid w:val="005644D9"/>
    <w:rsid w:val="00564505"/>
    <w:rsid w:val="00564552"/>
    <w:rsid w:val="0056458D"/>
    <w:rsid w:val="00564683"/>
    <w:rsid w:val="005649BB"/>
    <w:rsid w:val="00564C77"/>
    <w:rsid w:val="00564F3A"/>
    <w:rsid w:val="0056505C"/>
    <w:rsid w:val="005650AE"/>
    <w:rsid w:val="00565151"/>
    <w:rsid w:val="0056521D"/>
    <w:rsid w:val="0056530C"/>
    <w:rsid w:val="00565525"/>
    <w:rsid w:val="00565A73"/>
    <w:rsid w:val="00565AB5"/>
    <w:rsid w:val="00565B68"/>
    <w:rsid w:val="0056631B"/>
    <w:rsid w:val="00566A08"/>
    <w:rsid w:val="00566C49"/>
    <w:rsid w:val="00566D65"/>
    <w:rsid w:val="0056780C"/>
    <w:rsid w:val="0056782B"/>
    <w:rsid w:val="00567B2F"/>
    <w:rsid w:val="0057074A"/>
    <w:rsid w:val="00570E05"/>
    <w:rsid w:val="00570FA8"/>
    <w:rsid w:val="005712C2"/>
    <w:rsid w:val="00571421"/>
    <w:rsid w:val="0057207B"/>
    <w:rsid w:val="0057236F"/>
    <w:rsid w:val="00572758"/>
    <w:rsid w:val="00573789"/>
    <w:rsid w:val="00573E33"/>
    <w:rsid w:val="00574465"/>
    <w:rsid w:val="0057452A"/>
    <w:rsid w:val="0057461F"/>
    <w:rsid w:val="00574A73"/>
    <w:rsid w:val="00574A75"/>
    <w:rsid w:val="00574B0C"/>
    <w:rsid w:val="00574EF4"/>
    <w:rsid w:val="005759CA"/>
    <w:rsid w:val="005759FD"/>
    <w:rsid w:val="00575A70"/>
    <w:rsid w:val="00575AC3"/>
    <w:rsid w:val="00575CA9"/>
    <w:rsid w:val="00575D22"/>
    <w:rsid w:val="00575D53"/>
    <w:rsid w:val="00575EAC"/>
    <w:rsid w:val="005766E1"/>
    <w:rsid w:val="005767F7"/>
    <w:rsid w:val="00576C15"/>
    <w:rsid w:val="00576CE7"/>
    <w:rsid w:val="005771B3"/>
    <w:rsid w:val="00577238"/>
    <w:rsid w:val="00577955"/>
    <w:rsid w:val="00577BC4"/>
    <w:rsid w:val="005800CB"/>
    <w:rsid w:val="00580D1E"/>
    <w:rsid w:val="00580F0C"/>
    <w:rsid w:val="00580F42"/>
    <w:rsid w:val="0058102D"/>
    <w:rsid w:val="00581569"/>
    <w:rsid w:val="00581D44"/>
    <w:rsid w:val="00581D78"/>
    <w:rsid w:val="0058204B"/>
    <w:rsid w:val="00582536"/>
    <w:rsid w:val="00582D61"/>
    <w:rsid w:val="0058328C"/>
    <w:rsid w:val="00583B67"/>
    <w:rsid w:val="005849FA"/>
    <w:rsid w:val="00584ACA"/>
    <w:rsid w:val="00584F5A"/>
    <w:rsid w:val="00585068"/>
    <w:rsid w:val="005850E6"/>
    <w:rsid w:val="00585347"/>
    <w:rsid w:val="0058557B"/>
    <w:rsid w:val="005856B0"/>
    <w:rsid w:val="00585762"/>
    <w:rsid w:val="005857E2"/>
    <w:rsid w:val="00585B44"/>
    <w:rsid w:val="00585CF6"/>
    <w:rsid w:val="00585D1E"/>
    <w:rsid w:val="00586433"/>
    <w:rsid w:val="005865F0"/>
    <w:rsid w:val="00586915"/>
    <w:rsid w:val="00586B62"/>
    <w:rsid w:val="00586C3F"/>
    <w:rsid w:val="005871D9"/>
    <w:rsid w:val="0058748B"/>
    <w:rsid w:val="005875C1"/>
    <w:rsid w:val="00587B8D"/>
    <w:rsid w:val="00587CB0"/>
    <w:rsid w:val="005902F7"/>
    <w:rsid w:val="00590856"/>
    <w:rsid w:val="00590A4D"/>
    <w:rsid w:val="00590B91"/>
    <w:rsid w:val="00590D51"/>
    <w:rsid w:val="00590DC5"/>
    <w:rsid w:val="0059118C"/>
    <w:rsid w:val="005913B9"/>
    <w:rsid w:val="005915A0"/>
    <w:rsid w:val="005915AF"/>
    <w:rsid w:val="00592713"/>
    <w:rsid w:val="005927D6"/>
    <w:rsid w:val="00592894"/>
    <w:rsid w:val="00593191"/>
    <w:rsid w:val="00593201"/>
    <w:rsid w:val="00593558"/>
    <w:rsid w:val="00593E1C"/>
    <w:rsid w:val="00594EB0"/>
    <w:rsid w:val="00595906"/>
    <w:rsid w:val="00595B90"/>
    <w:rsid w:val="00595DED"/>
    <w:rsid w:val="0059657D"/>
    <w:rsid w:val="0059680E"/>
    <w:rsid w:val="00596903"/>
    <w:rsid w:val="00596F2C"/>
    <w:rsid w:val="00597701"/>
    <w:rsid w:val="00597823"/>
    <w:rsid w:val="00597C8D"/>
    <w:rsid w:val="00597E74"/>
    <w:rsid w:val="005A014B"/>
    <w:rsid w:val="005A09E0"/>
    <w:rsid w:val="005A0D89"/>
    <w:rsid w:val="005A0F21"/>
    <w:rsid w:val="005A113F"/>
    <w:rsid w:val="005A142A"/>
    <w:rsid w:val="005A15C4"/>
    <w:rsid w:val="005A19FF"/>
    <w:rsid w:val="005A1C5F"/>
    <w:rsid w:val="005A3174"/>
    <w:rsid w:val="005A325D"/>
    <w:rsid w:val="005A3B9B"/>
    <w:rsid w:val="005A3D7D"/>
    <w:rsid w:val="005A4311"/>
    <w:rsid w:val="005A47FD"/>
    <w:rsid w:val="005A4F15"/>
    <w:rsid w:val="005A5245"/>
    <w:rsid w:val="005A5779"/>
    <w:rsid w:val="005A59B2"/>
    <w:rsid w:val="005A61C7"/>
    <w:rsid w:val="005A64D9"/>
    <w:rsid w:val="005A64F0"/>
    <w:rsid w:val="005A656F"/>
    <w:rsid w:val="005A65FA"/>
    <w:rsid w:val="005A671D"/>
    <w:rsid w:val="005A6DC7"/>
    <w:rsid w:val="005A74CD"/>
    <w:rsid w:val="005A7586"/>
    <w:rsid w:val="005A77C0"/>
    <w:rsid w:val="005A7A24"/>
    <w:rsid w:val="005A7C08"/>
    <w:rsid w:val="005A7DE4"/>
    <w:rsid w:val="005B0303"/>
    <w:rsid w:val="005B08ED"/>
    <w:rsid w:val="005B0DBF"/>
    <w:rsid w:val="005B10D7"/>
    <w:rsid w:val="005B1D44"/>
    <w:rsid w:val="005B2062"/>
    <w:rsid w:val="005B2A87"/>
    <w:rsid w:val="005B3375"/>
    <w:rsid w:val="005B35E0"/>
    <w:rsid w:val="005B479D"/>
    <w:rsid w:val="005B4CDD"/>
    <w:rsid w:val="005B4E6E"/>
    <w:rsid w:val="005B569C"/>
    <w:rsid w:val="005B58BA"/>
    <w:rsid w:val="005B5919"/>
    <w:rsid w:val="005B5BB1"/>
    <w:rsid w:val="005B634A"/>
    <w:rsid w:val="005B6A8A"/>
    <w:rsid w:val="005B7794"/>
    <w:rsid w:val="005C0199"/>
    <w:rsid w:val="005C08E3"/>
    <w:rsid w:val="005C0B55"/>
    <w:rsid w:val="005C0B79"/>
    <w:rsid w:val="005C143A"/>
    <w:rsid w:val="005C1474"/>
    <w:rsid w:val="005C14DD"/>
    <w:rsid w:val="005C15DD"/>
    <w:rsid w:val="005C1D61"/>
    <w:rsid w:val="005C284A"/>
    <w:rsid w:val="005C2FE6"/>
    <w:rsid w:val="005C31D9"/>
    <w:rsid w:val="005C3415"/>
    <w:rsid w:val="005C36DD"/>
    <w:rsid w:val="005C3974"/>
    <w:rsid w:val="005C3C2D"/>
    <w:rsid w:val="005C4690"/>
    <w:rsid w:val="005C478C"/>
    <w:rsid w:val="005C4A66"/>
    <w:rsid w:val="005C4C8D"/>
    <w:rsid w:val="005C5164"/>
    <w:rsid w:val="005C533A"/>
    <w:rsid w:val="005C562B"/>
    <w:rsid w:val="005C5CC9"/>
    <w:rsid w:val="005C5E47"/>
    <w:rsid w:val="005C6269"/>
    <w:rsid w:val="005C67D5"/>
    <w:rsid w:val="005C6C83"/>
    <w:rsid w:val="005C6DC6"/>
    <w:rsid w:val="005C6E46"/>
    <w:rsid w:val="005C7186"/>
    <w:rsid w:val="005C7D6C"/>
    <w:rsid w:val="005D0B95"/>
    <w:rsid w:val="005D0DF3"/>
    <w:rsid w:val="005D0E5A"/>
    <w:rsid w:val="005D13B0"/>
    <w:rsid w:val="005D169A"/>
    <w:rsid w:val="005D1B65"/>
    <w:rsid w:val="005D1DA9"/>
    <w:rsid w:val="005D1E0A"/>
    <w:rsid w:val="005D1F37"/>
    <w:rsid w:val="005D1F63"/>
    <w:rsid w:val="005D2424"/>
    <w:rsid w:val="005D3A19"/>
    <w:rsid w:val="005D3A9D"/>
    <w:rsid w:val="005D442A"/>
    <w:rsid w:val="005D4438"/>
    <w:rsid w:val="005D4712"/>
    <w:rsid w:val="005D4F8B"/>
    <w:rsid w:val="005D51CE"/>
    <w:rsid w:val="005D5281"/>
    <w:rsid w:val="005D532D"/>
    <w:rsid w:val="005D5407"/>
    <w:rsid w:val="005D5451"/>
    <w:rsid w:val="005D5CD1"/>
    <w:rsid w:val="005D64E1"/>
    <w:rsid w:val="005D67F7"/>
    <w:rsid w:val="005D69D7"/>
    <w:rsid w:val="005D728B"/>
    <w:rsid w:val="005D7835"/>
    <w:rsid w:val="005D79E5"/>
    <w:rsid w:val="005D7C1F"/>
    <w:rsid w:val="005E087B"/>
    <w:rsid w:val="005E0D8F"/>
    <w:rsid w:val="005E103A"/>
    <w:rsid w:val="005E1107"/>
    <w:rsid w:val="005E1518"/>
    <w:rsid w:val="005E21AC"/>
    <w:rsid w:val="005E26BB"/>
    <w:rsid w:val="005E288B"/>
    <w:rsid w:val="005E2F3A"/>
    <w:rsid w:val="005E2F6F"/>
    <w:rsid w:val="005E360A"/>
    <w:rsid w:val="005E3730"/>
    <w:rsid w:val="005E399E"/>
    <w:rsid w:val="005E55C3"/>
    <w:rsid w:val="005E55F2"/>
    <w:rsid w:val="005E6318"/>
    <w:rsid w:val="005E6455"/>
    <w:rsid w:val="005E6A6D"/>
    <w:rsid w:val="005E73F8"/>
    <w:rsid w:val="005E7687"/>
    <w:rsid w:val="005E76CC"/>
    <w:rsid w:val="005E7BDD"/>
    <w:rsid w:val="005E7C02"/>
    <w:rsid w:val="005E7D4F"/>
    <w:rsid w:val="005E7DE5"/>
    <w:rsid w:val="005F0051"/>
    <w:rsid w:val="005F0546"/>
    <w:rsid w:val="005F0E71"/>
    <w:rsid w:val="005F1081"/>
    <w:rsid w:val="005F1489"/>
    <w:rsid w:val="005F14B6"/>
    <w:rsid w:val="005F154E"/>
    <w:rsid w:val="005F169F"/>
    <w:rsid w:val="005F20E5"/>
    <w:rsid w:val="005F24CB"/>
    <w:rsid w:val="005F2F23"/>
    <w:rsid w:val="005F42E5"/>
    <w:rsid w:val="005F4902"/>
    <w:rsid w:val="005F4D15"/>
    <w:rsid w:val="005F54F2"/>
    <w:rsid w:val="005F5588"/>
    <w:rsid w:val="005F5B79"/>
    <w:rsid w:val="005F5CDC"/>
    <w:rsid w:val="005F5E52"/>
    <w:rsid w:val="005F66CF"/>
    <w:rsid w:val="005F702D"/>
    <w:rsid w:val="005F7870"/>
    <w:rsid w:val="005F7ADB"/>
    <w:rsid w:val="006004C4"/>
    <w:rsid w:val="006006E7"/>
    <w:rsid w:val="006010F1"/>
    <w:rsid w:val="006011E7"/>
    <w:rsid w:val="00601346"/>
    <w:rsid w:val="00601A59"/>
    <w:rsid w:val="00601E7F"/>
    <w:rsid w:val="006026CB"/>
    <w:rsid w:val="00603006"/>
    <w:rsid w:val="006034A2"/>
    <w:rsid w:val="00603B74"/>
    <w:rsid w:val="00603BD0"/>
    <w:rsid w:val="00603FA1"/>
    <w:rsid w:val="0060480C"/>
    <w:rsid w:val="0060517E"/>
    <w:rsid w:val="00605A29"/>
    <w:rsid w:val="00605CB6"/>
    <w:rsid w:val="00606393"/>
    <w:rsid w:val="006065E2"/>
    <w:rsid w:val="00606765"/>
    <w:rsid w:val="00606B8F"/>
    <w:rsid w:val="00606C1E"/>
    <w:rsid w:val="00606C93"/>
    <w:rsid w:val="00606F5E"/>
    <w:rsid w:val="00607234"/>
    <w:rsid w:val="006075AF"/>
    <w:rsid w:val="00607D07"/>
    <w:rsid w:val="006104CD"/>
    <w:rsid w:val="0061085F"/>
    <w:rsid w:val="00610CA1"/>
    <w:rsid w:val="00610D4D"/>
    <w:rsid w:val="006110B4"/>
    <w:rsid w:val="0061170F"/>
    <w:rsid w:val="006117DF"/>
    <w:rsid w:val="0061189D"/>
    <w:rsid w:val="00611AC9"/>
    <w:rsid w:val="00611B8E"/>
    <w:rsid w:val="00611CAA"/>
    <w:rsid w:val="00611D21"/>
    <w:rsid w:val="00612005"/>
    <w:rsid w:val="00612057"/>
    <w:rsid w:val="006124ED"/>
    <w:rsid w:val="00612B6B"/>
    <w:rsid w:val="00613AD2"/>
    <w:rsid w:val="00613AEC"/>
    <w:rsid w:val="00613B0E"/>
    <w:rsid w:val="00613E2C"/>
    <w:rsid w:val="00614533"/>
    <w:rsid w:val="00614A4E"/>
    <w:rsid w:val="00615061"/>
    <w:rsid w:val="006150C7"/>
    <w:rsid w:val="00615566"/>
    <w:rsid w:val="006156B1"/>
    <w:rsid w:val="0061573A"/>
    <w:rsid w:val="00615D5F"/>
    <w:rsid w:val="00615FDD"/>
    <w:rsid w:val="00616355"/>
    <w:rsid w:val="00616452"/>
    <w:rsid w:val="006169DC"/>
    <w:rsid w:val="00616A22"/>
    <w:rsid w:val="00616EE1"/>
    <w:rsid w:val="00616F9F"/>
    <w:rsid w:val="0061701E"/>
    <w:rsid w:val="00617181"/>
    <w:rsid w:val="00617373"/>
    <w:rsid w:val="006175D2"/>
    <w:rsid w:val="00617986"/>
    <w:rsid w:val="00617BDC"/>
    <w:rsid w:val="00617E96"/>
    <w:rsid w:val="00617F91"/>
    <w:rsid w:val="006203EE"/>
    <w:rsid w:val="00620401"/>
    <w:rsid w:val="00620522"/>
    <w:rsid w:val="00620B3A"/>
    <w:rsid w:val="00620B78"/>
    <w:rsid w:val="00620B90"/>
    <w:rsid w:val="00620CD7"/>
    <w:rsid w:val="00620EBF"/>
    <w:rsid w:val="006210F8"/>
    <w:rsid w:val="0062114F"/>
    <w:rsid w:val="0062166B"/>
    <w:rsid w:val="006217A9"/>
    <w:rsid w:val="0062234C"/>
    <w:rsid w:val="006229FA"/>
    <w:rsid w:val="00622F28"/>
    <w:rsid w:val="00623A8C"/>
    <w:rsid w:val="00623DAF"/>
    <w:rsid w:val="0062409E"/>
    <w:rsid w:val="006248FE"/>
    <w:rsid w:val="0062492E"/>
    <w:rsid w:val="0062494E"/>
    <w:rsid w:val="00624C49"/>
    <w:rsid w:val="00624E62"/>
    <w:rsid w:val="00624FA4"/>
    <w:rsid w:val="00625179"/>
    <w:rsid w:val="00625337"/>
    <w:rsid w:val="006257BC"/>
    <w:rsid w:val="006268BF"/>
    <w:rsid w:val="00626C03"/>
    <w:rsid w:val="00626D2C"/>
    <w:rsid w:val="00627B10"/>
    <w:rsid w:val="00627BB6"/>
    <w:rsid w:val="00627CA6"/>
    <w:rsid w:val="0063012E"/>
    <w:rsid w:val="006302A1"/>
    <w:rsid w:val="006306AD"/>
    <w:rsid w:val="00630916"/>
    <w:rsid w:val="00630C3B"/>
    <w:rsid w:val="00631699"/>
    <w:rsid w:val="00631807"/>
    <w:rsid w:val="0063205C"/>
    <w:rsid w:val="006320DF"/>
    <w:rsid w:val="00632749"/>
    <w:rsid w:val="00632792"/>
    <w:rsid w:val="00632E47"/>
    <w:rsid w:val="00633521"/>
    <w:rsid w:val="00633B9E"/>
    <w:rsid w:val="00633EAD"/>
    <w:rsid w:val="00634429"/>
    <w:rsid w:val="00634A53"/>
    <w:rsid w:val="00634E9B"/>
    <w:rsid w:val="006352B3"/>
    <w:rsid w:val="006354C7"/>
    <w:rsid w:val="00635B22"/>
    <w:rsid w:val="00635D3C"/>
    <w:rsid w:val="006365E3"/>
    <w:rsid w:val="00636953"/>
    <w:rsid w:val="00636BA6"/>
    <w:rsid w:val="006370F4"/>
    <w:rsid w:val="00637443"/>
    <w:rsid w:val="006375E5"/>
    <w:rsid w:val="0063771E"/>
    <w:rsid w:val="00637FD7"/>
    <w:rsid w:val="0064007A"/>
    <w:rsid w:val="00641012"/>
    <w:rsid w:val="006414F4"/>
    <w:rsid w:val="006416FC"/>
    <w:rsid w:val="0064203F"/>
    <w:rsid w:val="006421BE"/>
    <w:rsid w:val="006421F0"/>
    <w:rsid w:val="00642616"/>
    <w:rsid w:val="00642703"/>
    <w:rsid w:val="00642892"/>
    <w:rsid w:val="00642A1D"/>
    <w:rsid w:val="00642BA0"/>
    <w:rsid w:val="00643835"/>
    <w:rsid w:val="00643A9E"/>
    <w:rsid w:val="00644035"/>
    <w:rsid w:val="00644A2B"/>
    <w:rsid w:val="006453A8"/>
    <w:rsid w:val="006454CE"/>
    <w:rsid w:val="0064569E"/>
    <w:rsid w:val="006458F2"/>
    <w:rsid w:val="00645DE3"/>
    <w:rsid w:val="0064641E"/>
    <w:rsid w:val="006466C8"/>
    <w:rsid w:val="0064676D"/>
    <w:rsid w:val="00646CF8"/>
    <w:rsid w:val="00647479"/>
    <w:rsid w:val="006475F3"/>
    <w:rsid w:val="00647984"/>
    <w:rsid w:val="00647BCA"/>
    <w:rsid w:val="00647D94"/>
    <w:rsid w:val="00650073"/>
    <w:rsid w:val="00650424"/>
    <w:rsid w:val="00650986"/>
    <w:rsid w:val="00650B79"/>
    <w:rsid w:val="00650E89"/>
    <w:rsid w:val="00651213"/>
    <w:rsid w:val="00651759"/>
    <w:rsid w:val="00651AFE"/>
    <w:rsid w:val="00652224"/>
    <w:rsid w:val="006523E9"/>
    <w:rsid w:val="00652B26"/>
    <w:rsid w:val="00652B99"/>
    <w:rsid w:val="00652DDB"/>
    <w:rsid w:val="00653135"/>
    <w:rsid w:val="006533DD"/>
    <w:rsid w:val="006533F5"/>
    <w:rsid w:val="0065379E"/>
    <w:rsid w:val="00653AC1"/>
    <w:rsid w:val="00653B70"/>
    <w:rsid w:val="00653D3D"/>
    <w:rsid w:val="006540A6"/>
    <w:rsid w:val="00654DCC"/>
    <w:rsid w:val="006556F3"/>
    <w:rsid w:val="00656190"/>
    <w:rsid w:val="006565FF"/>
    <w:rsid w:val="006567ED"/>
    <w:rsid w:val="0065687A"/>
    <w:rsid w:val="00656C8A"/>
    <w:rsid w:val="00656E77"/>
    <w:rsid w:val="00656FD7"/>
    <w:rsid w:val="00657032"/>
    <w:rsid w:val="0065733A"/>
    <w:rsid w:val="006575EB"/>
    <w:rsid w:val="0065781E"/>
    <w:rsid w:val="00657B3A"/>
    <w:rsid w:val="00657EBD"/>
    <w:rsid w:val="00660AA4"/>
    <w:rsid w:val="0066189A"/>
    <w:rsid w:val="00661C3D"/>
    <w:rsid w:val="00661F8C"/>
    <w:rsid w:val="00662621"/>
    <w:rsid w:val="006629E6"/>
    <w:rsid w:val="00662C5D"/>
    <w:rsid w:val="00662DD4"/>
    <w:rsid w:val="006634FA"/>
    <w:rsid w:val="0066353A"/>
    <w:rsid w:val="00663743"/>
    <w:rsid w:val="006644B1"/>
    <w:rsid w:val="00665021"/>
    <w:rsid w:val="006651CB"/>
    <w:rsid w:val="00665468"/>
    <w:rsid w:val="006657E9"/>
    <w:rsid w:val="00665A5E"/>
    <w:rsid w:val="00665C3D"/>
    <w:rsid w:val="006661CD"/>
    <w:rsid w:val="0066663A"/>
    <w:rsid w:val="0066668E"/>
    <w:rsid w:val="00667081"/>
    <w:rsid w:val="0066796F"/>
    <w:rsid w:val="00667BEC"/>
    <w:rsid w:val="00667CFA"/>
    <w:rsid w:val="006708A0"/>
    <w:rsid w:val="006708C4"/>
    <w:rsid w:val="006709DD"/>
    <w:rsid w:val="00670A37"/>
    <w:rsid w:val="00671010"/>
    <w:rsid w:val="0067133B"/>
    <w:rsid w:val="006716DC"/>
    <w:rsid w:val="006718B4"/>
    <w:rsid w:val="0067208E"/>
    <w:rsid w:val="00672A31"/>
    <w:rsid w:val="00672D69"/>
    <w:rsid w:val="006739D4"/>
    <w:rsid w:val="00674303"/>
    <w:rsid w:val="006743B8"/>
    <w:rsid w:val="006743DB"/>
    <w:rsid w:val="00674572"/>
    <w:rsid w:val="00674A08"/>
    <w:rsid w:val="00675002"/>
    <w:rsid w:val="006755A0"/>
    <w:rsid w:val="006759D3"/>
    <w:rsid w:val="00675F08"/>
    <w:rsid w:val="006761CD"/>
    <w:rsid w:val="006768B6"/>
    <w:rsid w:val="006769C8"/>
    <w:rsid w:val="00676C62"/>
    <w:rsid w:val="00676DA5"/>
    <w:rsid w:val="006770BD"/>
    <w:rsid w:val="00677319"/>
    <w:rsid w:val="00677E01"/>
    <w:rsid w:val="00677F51"/>
    <w:rsid w:val="00680184"/>
    <w:rsid w:val="00680417"/>
    <w:rsid w:val="0068082F"/>
    <w:rsid w:val="00680A10"/>
    <w:rsid w:val="00681635"/>
    <w:rsid w:val="00681690"/>
    <w:rsid w:val="0068170C"/>
    <w:rsid w:val="0068185C"/>
    <w:rsid w:val="00681ECE"/>
    <w:rsid w:val="00681FC3"/>
    <w:rsid w:val="00682232"/>
    <w:rsid w:val="00682743"/>
    <w:rsid w:val="006829B8"/>
    <w:rsid w:val="00683578"/>
    <w:rsid w:val="006839B2"/>
    <w:rsid w:val="00683AF7"/>
    <w:rsid w:val="0068454A"/>
    <w:rsid w:val="00684746"/>
    <w:rsid w:val="00684C5E"/>
    <w:rsid w:val="0068509A"/>
    <w:rsid w:val="00685809"/>
    <w:rsid w:val="00685AAC"/>
    <w:rsid w:val="00686451"/>
    <w:rsid w:val="00686E54"/>
    <w:rsid w:val="00687C32"/>
    <w:rsid w:val="00687D2E"/>
    <w:rsid w:val="00687FBD"/>
    <w:rsid w:val="00691993"/>
    <w:rsid w:val="00691A36"/>
    <w:rsid w:val="0069251F"/>
    <w:rsid w:val="00692D99"/>
    <w:rsid w:val="00692EA3"/>
    <w:rsid w:val="00692EDA"/>
    <w:rsid w:val="00693003"/>
    <w:rsid w:val="0069303B"/>
    <w:rsid w:val="00693546"/>
    <w:rsid w:val="0069355D"/>
    <w:rsid w:val="006937FA"/>
    <w:rsid w:val="00693DB6"/>
    <w:rsid w:val="00693E31"/>
    <w:rsid w:val="00693E64"/>
    <w:rsid w:val="00694268"/>
    <w:rsid w:val="00694451"/>
    <w:rsid w:val="006953A7"/>
    <w:rsid w:val="0069556E"/>
    <w:rsid w:val="0069564B"/>
    <w:rsid w:val="00695BBA"/>
    <w:rsid w:val="00695D37"/>
    <w:rsid w:val="006961B8"/>
    <w:rsid w:val="00696916"/>
    <w:rsid w:val="00696D12"/>
    <w:rsid w:val="00696D13"/>
    <w:rsid w:val="006971C2"/>
    <w:rsid w:val="00697A29"/>
    <w:rsid w:val="006A0866"/>
    <w:rsid w:val="006A09F3"/>
    <w:rsid w:val="006A0A0F"/>
    <w:rsid w:val="006A0FC8"/>
    <w:rsid w:val="006A15F2"/>
    <w:rsid w:val="006A1DD0"/>
    <w:rsid w:val="006A1E6F"/>
    <w:rsid w:val="006A2565"/>
    <w:rsid w:val="006A2705"/>
    <w:rsid w:val="006A2A25"/>
    <w:rsid w:val="006A2B81"/>
    <w:rsid w:val="006A2BF7"/>
    <w:rsid w:val="006A2C23"/>
    <w:rsid w:val="006A314C"/>
    <w:rsid w:val="006A35D0"/>
    <w:rsid w:val="006A408D"/>
    <w:rsid w:val="006A425A"/>
    <w:rsid w:val="006A4329"/>
    <w:rsid w:val="006A4D30"/>
    <w:rsid w:val="006A5294"/>
    <w:rsid w:val="006A5446"/>
    <w:rsid w:val="006A547A"/>
    <w:rsid w:val="006A609A"/>
    <w:rsid w:val="006A6434"/>
    <w:rsid w:val="006A64BB"/>
    <w:rsid w:val="006A6623"/>
    <w:rsid w:val="006A6CB3"/>
    <w:rsid w:val="006A6FB1"/>
    <w:rsid w:val="006A731D"/>
    <w:rsid w:val="006A7FD2"/>
    <w:rsid w:val="006B000F"/>
    <w:rsid w:val="006B0245"/>
    <w:rsid w:val="006B03A2"/>
    <w:rsid w:val="006B0540"/>
    <w:rsid w:val="006B079F"/>
    <w:rsid w:val="006B0B56"/>
    <w:rsid w:val="006B0D64"/>
    <w:rsid w:val="006B1443"/>
    <w:rsid w:val="006B19CB"/>
    <w:rsid w:val="006B1B04"/>
    <w:rsid w:val="006B22F7"/>
    <w:rsid w:val="006B23AB"/>
    <w:rsid w:val="006B2A9B"/>
    <w:rsid w:val="006B2AE2"/>
    <w:rsid w:val="006B2DF6"/>
    <w:rsid w:val="006B2E5D"/>
    <w:rsid w:val="006B3525"/>
    <w:rsid w:val="006B4FC1"/>
    <w:rsid w:val="006B6954"/>
    <w:rsid w:val="006B6BF7"/>
    <w:rsid w:val="006B7068"/>
    <w:rsid w:val="006B7427"/>
    <w:rsid w:val="006B785D"/>
    <w:rsid w:val="006B7B62"/>
    <w:rsid w:val="006C00D4"/>
    <w:rsid w:val="006C0C39"/>
    <w:rsid w:val="006C1986"/>
    <w:rsid w:val="006C1A4F"/>
    <w:rsid w:val="006C1C9A"/>
    <w:rsid w:val="006C1E70"/>
    <w:rsid w:val="006C225D"/>
    <w:rsid w:val="006C277D"/>
    <w:rsid w:val="006C39ED"/>
    <w:rsid w:val="006C3D2E"/>
    <w:rsid w:val="006C3DE4"/>
    <w:rsid w:val="006C3E60"/>
    <w:rsid w:val="006C409E"/>
    <w:rsid w:val="006C460D"/>
    <w:rsid w:val="006C469E"/>
    <w:rsid w:val="006C4813"/>
    <w:rsid w:val="006C4DBB"/>
    <w:rsid w:val="006C5AD7"/>
    <w:rsid w:val="006C5DB2"/>
    <w:rsid w:val="006C60B3"/>
    <w:rsid w:val="006C64FC"/>
    <w:rsid w:val="006C6EF5"/>
    <w:rsid w:val="006C7083"/>
    <w:rsid w:val="006C70CA"/>
    <w:rsid w:val="006C7358"/>
    <w:rsid w:val="006C7CE8"/>
    <w:rsid w:val="006D015A"/>
    <w:rsid w:val="006D035D"/>
    <w:rsid w:val="006D06AE"/>
    <w:rsid w:val="006D09E5"/>
    <w:rsid w:val="006D0E8E"/>
    <w:rsid w:val="006D1359"/>
    <w:rsid w:val="006D1A85"/>
    <w:rsid w:val="006D1D45"/>
    <w:rsid w:val="006D1F3A"/>
    <w:rsid w:val="006D2057"/>
    <w:rsid w:val="006D278C"/>
    <w:rsid w:val="006D2CC3"/>
    <w:rsid w:val="006D2D83"/>
    <w:rsid w:val="006D3229"/>
    <w:rsid w:val="006D3302"/>
    <w:rsid w:val="006D33A4"/>
    <w:rsid w:val="006D372C"/>
    <w:rsid w:val="006D40A3"/>
    <w:rsid w:val="006D41EC"/>
    <w:rsid w:val="006D4203"/>
    <w:rsid w:val="006D4251"/>
    <w:rsid w:val="006D522B"/>
    <w:rsid w:val="006D52F9"/>
    <w:rsid w:val="006D57AD"/>
    <w:rsid w:val="006D6779"/>
    <w:rsid w:val="006D71EA"/>
    <w:rsid w:val="006D7474"/>
    <w:rsid w:val="006E04CF"/>
    <w:rsid w:val="006E05FB"/>
    <w:rsid w:val="006E08E4"/>
    <w:rsid w:val="006E09A4"/>
    <w:rsid w:val="006E0FC5"/>
    <w:rsid w:val="006E1380"/>
    <w:rsid w:val="006E192C"/>
    <w:rsid w:val="006E1A44"/>
    <w:rsid w:val="006E29FF"/>
    <w:rsid w:val="006E2CE9"/>
    <w:rsid w:val="006E376F"/>
    <w:rsid w:val="006E39FA"/>
    <w:rsid w:val="006E3D77"/>
    <w:rsid w:val="006E4A65"/>
    <w:rsid w:val="006E4BBA"/>
    <w:rsid w:val="006E4DC0"/>
    <w:rsid w:val="006E5232"/>
    <w:rsid w:val="006E5254"/>
    <w:rsid w:val="006E52B8"/>
    <w:rsid w:val="006E5C49"/>
    <w:rsid w:val="006E5D10"/>
    <w:rsid w:val="006E6204"/>
    <w:rsid w:val="006E6B14"/>
    <w:rsid w:val="006E6BB4"/>
    <w:rsid w:val="006E78C6"/>
    <w:rsid w:val="006E7CDE"/>
    <w:rsid w:val="006E7DE9"/>
    <w:rsid w:val="006E7FD3"/>
    <w:rsid w:val="006F0523"/>
    <w:rsid w:val="006F0BD8"/>
    <w:rsid w:val="006F1040"/>
    <w:rsid w:val="006F12E0"/>
    <w:rsid w:val="006F1526"/>
    <w:rsid w:val="006F1856"/>
    <w:rsid w:val="006F1E46"/>
    <w:rsid w:val="006F2068"/>
    <w:rsid w:val="006F248E"/>
    <w:rsid w:val="006F2656"/>
    <w:rsid w:val="006F2ADE"/>
    <w:rsid w:val="006F2AFC"/>
    <w:rsid w:val="006F2EFC"/>
    <w:rsid w:val="006F3894"/>
    <w:rsid w:val="006F3C87"/>
    <w:rsid w:val="006F4427"/>
    <w:rsid w:val="006F4DE6"/>
    <w:rsid w:val="006F51C6"/>
    <w:rsid w:val="006F68C0"/>
    <w:rsid w:val="006F75AB"/>
    <w:rsid w:val="006F7A3B"/>
    <w:rsid w:val="0070045B"/>
    <w:rsid w:val="00700F4F"/>
    <w:rsid w:val="007020C5"/>
    <w:rsid w:val="0070210D"/>
    <w:rsid w:val="00702A4D"/>
    <w:rsid w:val="00702BA5"/>
    <w:rsid w:val="007032E8"/>
    <w:rsid w:val="00703FB0"/>
    <w:rsid w:val="00704337"/>
    <w:rsid w:val="00704764"/>
    <w:rsid w:val="00704CF8"/>
    <w:rsid w:val="00705DA8"/>
    <w:rsid w:val="0070609C"/>
    <w:rsid w:val="007066E9"/>
    <w:rsid w:val="00706BF6"/>
    <w:rsid w:val="0070715B"/>
    <w:rsid w:val="00707588"/>
    <w:rsid w:val="00710273"/>
    <w:rsid w:val="00710699"/>
    <w:rsid w:val="00710C1F"/>
    <w:rsid w:val="00711255"/>
    <w:rsid w:val="00711A74"/>
    <w:rsid w:val="00711C72"/>
    <w:rsid w:val="0071222C"/>
    <w:rsid w:val="007123C8"/>
    <w:rsid w:val="007123FE"/>
    <w:rsid w:val="0071287C"/>
    <w:rsid w:val="00712939"/>
    <w:rsid w:val="00712CF5"/>
    <w:rsid w:val="00712D7A"/>
    <w:rsid w:val="0071358D"/>
    <w:rsid w:val="00713B8B"/>
    <w:rsid w:val="00713D24"/>
    <w:rsid w:val="00713DB5"/>
    <w:rsid w:val="00713DD4"/>
    <w:rsid w:val="00713E95"/>
    <w:rsid w:val="007141C0"/>
    <w:rsid w:val="00714AFF"/>
    <w:rsid w:val="00714C0B"/>
    <w:rsid w:val="00714CA7"/>
    <w:rsid w:val="00714EFF"/>
    <w:rsid w:val="007150AD"/>
    <w:rsid w:val="00715296"/>
    <w:rsid w:val="00715A59"/>
    <w:rsid w:val="00715CC6"/>
    <w:rsid w:val="00715E6A"/>
    <w:rsid w:val="007166A9"/>
    <w:rsid w:val="00716772"/>
    <w:rsid w:val="0071717F"/>
    <w:rsid w:val="00717B22"/>
    <w:rsid w:val="0072027E"/>
    <w:rsid w:val="00721702"/>
    <w:rsid w:val="00721CC7"/>
    <w:rsid w:val="00721D01"/>
    <w:rsid w:val="00721D5F"/>
    <w:rsid w:val="0072200B"/>
    <w:rsid w:val="00722067"/>
    <w:rsid w:val="007223AD"/>
    <w:rsid w:val="007226C8"/>
    <w:rsid w:val="00722CFF"/>
    <w:rsid w:val="0072362E"/>
    <w:rsid w:val="007239BC"/>
    <w:rsid w:val="00723D1E"/>
    <w:rsid w:val="00723FF7"/>
    <w:rsid w:val="00724077"/>
    <w:rsid w:val="00724320"/>
    <w:rsid w:val="00724379"/>
    <w:rsid w:val="00724E4F"/>
    <w:rsid w:val="00725309"/>
    <w:rsid w:val="00725503"/>
    <w:rsid w:val="00725A82"/>
    <w:rsid w:val="007261EF"/>
    <w:rsid w:val="00726B46"/>
    <w:rsid w:val="00726D4F"/>
    <w:rsid w:val="0072762F"/>
    <w:rsid w:val="00727678"/>
    <w:rsid w:val="00727EBD"/>
    <w:rsid w:val="00730758"/>
    <w:rsid w:val="007307D4"/>
    <w:rsid w:val="0073103C"/>
    <w:rsid w:val="00731301"/>
    <w:rsid w:val="007314A2"/>
    <w:rsid w:val="007318DA"/>
    <w:rsid w:val="007319AF"/>
    <w:rsid w:val="00731A22"/>
    <w:rsid w:val="00731E01"/>
    <w:rsid w:val="00731EC6"/>
    <w:rsid w:val="00732313"/>
    <w:rsid w:val="007324E1"/>
    <w:rsid w:val="00732B35"/>
    <w:rsid w:val="00732F4E"/>
    <w:rsid w:val="00733DF3"/>
    <w:rsid w:val="007342AD"/>
    <w:rsid w:val="00734EE7"/>
    <w:rsid w:val="00734F83"/>
    <w:rsid w:val="007352D1"/>
    <w:rsid w:val="00735344"/>
    <w:rsid w:val="00735757"/>
    <w:rsid w:val="00735C47"/>
    <w:rsid w:val="00735DC6"/>
    <w:rsid w:val="00735DCA"/>
    <w:rsid w:val="00736122"/>
    <w:rsid w:val="007362FA"/>
    <w:rsid w:val="007369C9"/>
    <w:rsid w:val="00736F42"/>
    <w:rsid w:val="00737667"/>
    <w:rsid w:val="00737EC1"/>
    <w:rsid w:val="0074001F"/>
    <w:rsid w:val="007405E1"/>
    <w:rsid w:val="00740B27"/>
    <w:rsid w:val="00740C0B"/>
    <w:rsid w:val="00740EB9"/>
    <w:rsid w:val="00740F22"/>
    <w:rsid w:val="00741106"/>
    <w:rsid w:val="007413E7"/>
    <w:rsid w:val="0074145E"/>
    <w:rsid w:val="00741843"/>
    <w:rsid w:val="00741A86"/>
    <w:rsid w:val="00741B6A"/>
    <w:rsid w:val="00742164"/>
    <w:rsid w:val="007425FF"/>
    <w:rsid w:val="007429E5"/>
    <w:rsid w:val="00742B0B"/>
    <w:rsid w:val="00742CE6"/>
    <w:rsid w:val="00742F10"/>
    <w:rsid w:val="007438A9"/>
    <w:rsid w:val="00743977"/>
    <w:rsid w:val="0074474A"/>
    <w:rsid w:val="00744782"/>
    <w:rsid w:val="00744879"/>
    <w:rsid w:val="00744B21"/>
    <w:rsid w:val="00744ED5"/>
    <w:rsid w:val="007450B8"/>
    <w:rsid w:val="00745459"/>
    <w:rsid w:val="00745D1A"/>
    <w:rsid w:val="00746125"/>
    <w:rsid w:val="00746534"/>
    <w:rsid w:val="00746807"/>
    <w:rsid w:val="007469F5"/>
    <w:rsid w:val="007475E4"/>
    <w:rsid w:val="00747C02"/>
    <w:rsid w:val="007505DC"/>
    <w:rsid w:val="0075165A"/>
    <w:rsid w:val="007518A2"/>
    <w:rsid w:val="00751CEC"/>
    <w:rsid w:val="007522EF"/>
    <w:rsid w:val="00752308"/>
    <w:rsid w:val="00752406"/>
    <w:rsid w:val="00752444"/>
    <w:rsid w:val="007524B2"/>
    <w:rsid w:val="00752515"/>
    <w:rsid w:val="0075260A"/>
    <w:rsid w:val="00752F36"/>
    <w:rsid w:val="0075364F"/>
    <w:rsid w:val="00753708"/>
    <w:rsid w:val="00753CFC"/>
    <w:rsid w:val="00753F34"/>
    <w:rsid w:val="00753F9A"/>
    <w:rsid w:val="00754205"/>
    <w:rsid w:val="007544C2"/>
    <w:rsid w:val="00754B83"/>
    <w:rsid w:val="00754D11"/>
    <w:rsid w:val="00754F3C"/>
    <w:rsid w:val="00754F5E"/>
    <w:rsid w:val="007550F5"/>
    <w:rsid w:val="00755B5B"/>
    <w:rsid w:val="00755D45"/>
    <w:rsid w:val="00756793"/>
    <w:rsid w:val="00756D65"/>
    <w:rsid w:val="00756F41"/>
    <w:rsid w:val="00757258"/>
    <w:rsid w:val="00757606"/>
    <w:rsid w:val="00757B1F"/>
    <w:rsid w:val="00760028"/>
    <w:rsid w:val="007610D5"/>
    <w:rsid w:val="007614AC"/>
    <w:rsid w:val="007616FC"/>
    <w:rsid w:val="0076175A"/>
    <w:rsid w:val="00761AF9"/>
    <w:rsid w:val="00761E0F"/>
    <w:rsid w:val="00761E1F"/>
    <w:rsid w:val="007620A1"/>
    <w:rsid w:val="0076269B"/>
    <w:rsid w:val="00762F2C"/>
    <w:rsid w:val="00763315"/>
    <w:rsid w:val="00763590"/>
    <w:rsid w:val="00763961"/>
    <w:rsid w:val="007641A9"/>
    <w:rsid w:val="007644D7"/>
    <w:rsid w:val="00764612"/>
    <w:rsid w:val="007647EC"/>
    <w:rsid w:val="007652FA"/>
    <w:rsid w:val="00765800"/>
    <w:rsid w:val="007658DF"/>
    <w:rsid w:val="00765F3A"/>
    <w:rsid w:val="00766FDD"/>
    <w:rsid w:val="007678A5"/>
    <w:rsid w:val="00767C9B"/>
    <w:rsid w:val="00767D5A"/>
    <w:rsid w:val="00767E1D"/>
    <w:rsid w:val="007709BE"/>
    <w:rsid w:val="00770B21"/>
    <w:rsid w:val="00770E36"/>
    <w:rsid w:val="007714D8"/>
    <w:rsid w:val="007716FF"/>
    <w:rsid w:val="00771AB9"/>
    <w:rsid w:val="00771C0A"/>
    <w:rsid w:val="00771D37"/>
    <w:rsid w:val="00771E80"/>
    <w:rsid w:val="007720EA"/>
    <w:rsid w:val="00772B45"/>
    <w:rsid w:val="00773299"/>
    <w:rsid w:val="00773432"/>
    <w:rsid w:val="007735F9"/>
    <w:rsid w:val="007739B6"/>
    <w:rsid w:val="00773F0C"/>
    <w:rsid w:val="00774371"/>
    <w:rsid w:val="0077438B"/>
    <w:rsid w:val="00774486"/>
    <w:rsid w:val="00774B57"/>
    <w:rsid w:val="00774FB5"/>
    <w:rsid w:val="00776681"/>
    <w:rsid w:val="00776F55"/>
    <w:rsid w:val="007774D4"/>
    <w:rsid w:val="0077769A"/>
    <w:rsid w:val="007808C6"/>
    <w:rsid w:val="007808D5"/>
    <w:rsid w:val="007809B1"/>
    <w:rsid w:val="00780BB0"/>
    <w:rsid w:val="00780C7E"/>
    <w:rsid w:val="00780E81"/>
    <w:rsid w:val="00780F1A"/>
    <w:rsid w:val="0078253A"/>
    <w:rsid w:val="00782DDD"/>
    <w:rsid w:val="007831C7"/>
    <w:rsid w:val="00783322"/>
    <w:rsid w:val="007834E8"/>
    <w:rsid w:val="00783CEE"/>
    <w:rsid w:val="00783E25"/>
    <w:rsid w:val="007847D6"/>
    <w:rsid w:val="00784EDC"/>
    <w:rsid w:val="00785032"/>
    <w:rsid w:val="007858AE"/>
    <w:rsid w:val="00786A15"/>
    <w:rsid w:val="00786E6F"/>
    <w:rsid w:val="00786F87"/>
    <w:rsid w:val="00787147"/>
    <w:rsid w:val="00787782"/>
    <w:rsid w:val="0078787A"/>
    <w:rsid w:val="00787DD7"/>
    <w:rsid w:val="00790341"/>
    <w:rsid w:val="00790882"/>
    <w:rsid w:val="00790A3F"/>
    <w:rsid w:val="00790FC0"/>
    <w:rsid w:val="00791CDC"/>
    <w:rsid w:val="007923D1"/>
    <w:rsid w:val="007924DC"/>
    <w:rsid w:val="00792690"/>
    <w:rsid w:val="007928FB"/>
    <w:rsid w:val="00792A9B"/>
    <w:rsid w:val="00792C63"/>
    <w:rsid w:val="00792E19"/>
    <w:rsid w:val="007939EF"/>
    <w:rsid w:val="00793A35"/>
    <w:rsid w:val="00793AC2"/>
    <w:rsid w:val="00793AD4"/>
    <w:rsid w:val="00793B9F"/>
    <w:rsid w:val="00793E79"/>
    <w:rsid w:val="00793F0F"/>
    <w:rsid w:val="00794097"/>
    <w:rsid w:val="007941E8"/>
    <w:rsid w:val="00794265"/>
    <w:rsid w:val="00794460"/>
    <w:rsid w:val="00794635"/>
    <w:rsid w:val="0079476E"/>
    <w:rsid w:val="007955B8"/>
    <w:rsid w:val="007956BF"/>
    <w:rsid w:val="00795A88"/>
    <w:rsid w:val="00795BA9"/>
    <w:rsid w:val="00795D7A"/>
    <w:rsid w:val="00795FA1"/>
    <w:rsid w:val="0079632E"/>
    <w:rsid w:val="007964FF"/>
    <w:rsid w:val="00796C38"/>
    <w:rsid w:val="00796F42"/>
    <w:rsid w:val="00796FCC"/>
    <w:rsid w:val="007975FF"/>
    <w:rsid w:val="0079769A"/>
    <w:rsid w:val="00797A00"/>
    <w:rsid w:val="00797A3F"/>
    <w:rsid w:val="007A0083"/>
    <w:rsid w:val="007A0294"/>
    <w:rsid w:val="007A1043"/>
    <w:rsid w:val="007A16F3"/>
    <w:rsid w:val="007A1BF0"/>
    <w:rsid w:val="007A1FD9"/>
    <w:rsid w:val="007A2EF0"/>
    <w:rsid w:val="007A3428"/>
    <w:rsid w:val="007A3618"/>
    <w:rsid w:val="007A40E2"/>
    <w:rsid w:val="007A459F"/>
    <w:rsid w:val="007A5029"/>
    <w:rsid w:val="007A50A0"/>
    <w:rsid w:val="007A5A35"/>
    <w:rsid w:val="007A6428"/>
    <w:rsid w:val="007A6BBD"/>
    <w:rsid w:val="007A717D"/>
    <w:rsid w:val="007A72AD"/>
    <w:rsid w:val="007A73F9"/>
    <w:rsid w:val="007A76FC"/>
    <w:rsid w:val="007A7BC1"/>
    <w:rsid w:val="007A7DBE"/>
    <w:rsid w:val="007B003A"/>
    <w:rsid w:val="007B056D"/>
    <w:rsid w:val="007B05C6"/>
    <w:rsid w:val="007B07B7"/>
    <w:rsid w:val="007B0CC6"/>
    <w:rsid w:val="007B0D00"/>
    <w:rsid w:val="007B1746"/>
    <w:rsid w:val="007B1CED"/>
    <w:rsid w:val="007B2299"/>
    <w:rsid w:val="007B230D"/>
    <w:rsid w:val="007B2BAD"/>
    <w:rsid w:val="007B2CAB"/>
    <w:rsid w:val="007B2E5E"/>
    <w:rsid w:val="007B3124"/>
    <w:rsid w:val="007B3EAE"/>
    <w:rsid w:val="007B4387"/>
    <w:rsid w:val="007B4506"/>
    <w:rsid w:val="007B48F1"/>
    <w:rsid w:val="007B5345"/>
    <w:rsid w:val="007B606B"/>
    <w:rsid w:val="007B6861"/>
    <w:rsid w:val="007B68E9"/>
    <w:rsid w:val="007B6C1E"/>
    <w:rsid w:val="007B6E9B"/>
    <w:rsid w:val="007B7108"/>
    <w:rsid w:val="007B71DB"/>
    <w:rsid w:val="007B7421"/>
    <w:rsid w:val="007B74A8"/>
    <w:rsid w:val="007B7D2B"/>
    <w:rsid w:val="007C017A"/>
    <w:rsid w:val="007C01EA"/>
    <w:rsid w:val="007C04D6"/>
    <w:rsid w:val="007C0A6A"/>
    <w:rsid w:val="007C0CFF"/>
    <w:rsid w:val="007C10BE"/>
    <w:rsid w:val="007C12AE"/>
    <w:rsid w:val="007C1CEB"/>
    <w:rsid w:val="007C1DCE"/>
    <w:rsid w:val="007C275C"/>
    <w:rsid w:val="007C33FC"/>
    <w:rsid w:val="007C37E6"/>
    <w:rsid w:val="007C3981"/>
    <w:rsid w:val="007C3A26"/>
    <w:rsid w:val="007C3D68"/>
    <w:rsid w:val="007C3F9C"/>
    <w:rsid w:val="007C4479"/>
    <w:rsid w:val="007C549F"/>
    <w:rsid w:val="007C55B5"/>
    <w:rsid w:val="007C5657"/>
    <w:rsid w:val="007C5A2E"/>
    <w:rsid w:val="007C5D22"/>
    <w:rsid w:val="007C6107"/>
    <w:rsid w:val="007C6165"/>
    <w:rsid w:val="007C6809"/>
    <w:rsid w:val="007C6A9C"/>
    <w:rsid w:val="007C76C8"/>
    <w:rsid w:val="007D00D8"/>
    <w:rsid w:val="007D08D9"/>
    <w:rsid w:val="007D0B51"/>
    <w:rsid w:val="007D0F0B"/>
    <w:rsid w:val="007D1438"/>
    <w:rsid w:val="007D2885"/>
    <w:rsid w:val="007D2F66"/>
    <w:rsid w:val="007D2FF4"/>
    <w:rsid w:val="007D3308"/>
    <w:rsid w:val="007D378D"/>
    <w:rsid w:val="007D3A7D"/>
    <w:rsid w:val="007D3CBC"/>
    <w:rsid w:val="007D47B7"/>
    <w:rsid w:val="007D4C3F"/>
    <w:rsid w:val="007D4F0A"/>
    <w:rsid w:val="007D518E"/>
    <w:rsid w:val="007D544D"/>
    <w:rsid w:val="007D5681"/>
    <w:rsid w:val="007D5716"/>
    <w:rsid w:val="007D6129"/>
    <w:rsid w:val="007D6A0A"/>
    <w:rsid w:val="007D6E0E"/>
    <w:rsid w:val="007D750A"/>
    <w:rsid w:val="007D75AB"/>
    <w:rsid w:val="007D7835"/>
    <w:rsid w:val="007D7933"/>
    <w:rsid w:val="007E026B"/>
    <w:rsid w:val="007E0375"/>
    <w:rsid w:val="007E0A76"/>
    <w:rsid w:val="007E0B40"/>
    <w:rsid w:val="007E0DD3"/>
    <w:rsid w:val="007E12B6"/>
    <w:rsid w:val="007E2429"/>
    <w:rsid w:val="007E2912"/>
    <w:rsid w:val="007E2C0C"/>
    <w:rsid w:val="007E30FF"/>
    <w:rsid w:val="007E315D"/>
    <w:rsid w:val="007E3453"/>
    <w:rsid w:val="007E34D6"/>
    <w:rsid w:val="007E3D6B"/>
    <w:rsid w:val="007E4DFE"/>
    <w:rsid w:val="007E53BE"/>
    <w:rsid w:val="007E66F7"/>
    <w:rsid w:val="007E677E"/>
    <w:rsid w:val="007E70A7"/>
    <w:rsid w:val="007E79BE"/>
    <w:rsid w:val="007E7BF9"/>
    <w:rsid w:val="007E7C26"/>
    <w:rsid w:val="007E7E20"/>
    <w:rsid w:val="007F092C"/>
    <w:rsid w:val="007F0D8E"/>
    <w:rsid w:val="007F13C3"/>
    <w:rsid w:val="007F1508"/>
    <w:rsid w:val="007F1BA2"/>
    <w:rsid w:val="007F1D5B"/>
    <w:rsid w:val="007F25BE"/>
    <w:rsid w:val="007F27F0"/>
    <w:rsid w:val="007F28D6"/>
    <w:rsid w:val="007F2A6D"/>
    <w:rsid w:val="007F2FA5"/>
    <w:rsid w:val="007F32DF"/>
    <w:rsid w:val="007F3378"/>
    <w:rsid w:val="007F3535"/>
    <w:rsid w:val="007F36D5"/>
    <w:rsid w:val="007F3B1D"/>
    <w:rsid w:val="007F3F95"/>
    <w:rsid w:val="007F4819"/>
    <w:rsid w:val="007F5815"/>
    <w:rsid w:val="007F59E1"/>
    <w:rsid w:val="007F5C00"/>
    <w:rsid w:val="007F5DFA"/>
    <w:rsid w:val="007F68C9"/>
    <w:rsid w:val="007F6A46"/>
    <w:rsid w:val="007F6BB3"/>
    <w:rsid w:val="007F6CCD"/>
    <w:rsid w:val="007F7087"/>
    <w:rsid w:val="007F7165"/>
    <w:rsid w:val="007F76B0"/>
    <w:rsid w:val="007F77D0"/>
    <w:rsid w:val="007F7C24"/>
    <w:rsid w:val="007F7D22"/>
    <w:rsid w:val="00800128"/>
    <w:rsid w:val="00800327"/>
    <w:rsid w:val="0080056A"/>
    <w:rsid w:val="00800991"/>
    <w:rsid w:val="00800D88"/>
    <w:rsid w:val="00800DA7"/>
    <w:rsid w:val="00800EC3"/>
    <w:rsid w:val="00801804"/>
    <w:rsid w:val="00801926"/>
    <w:rsid w:val="00801A14"/>
    <w:rsid w:val="00801DF5"/>
    <w:rsid w:val="00801ECB"/>
    <w:rsid w:val="00802877"/>
    <w:rsid w:val="00803161"/>
    <w:rsid w:val="00803670"/>
    <w:rsid w:val="00803E97"/>
    <w:rsid w:val="00803EED"/>
    <w:rsid w:val="00804709"/>
    <w:rsid w:val="00804BA7"/>
    <w:rsid w:val="00804D9F"/>
    <w:rsid w:val="00804F11"/>
    <w:rsid w:val="00804F32"/>
    <w:rsid w:val="008053EC"/>
    <w:rsid w:val="00805867"/>
    <w:rsid w:val="0080648E"/>
    <w:rsid w:val="00806724"/>
    <w:rsid w:val="00806D96"/>
    <w:rsid w:val="00806DED"/>
    <w:rsid w:val="0080713F"/>
    <w:rsid w:val="008073F5"/>
    <w:rsid w:val="00807652"/>
    <w:rsid w:val="00807B52"/>
    <w:rsid w:val="00807DA8"/>
    <w:rsid w:val="00810127"/>
    <w:rsid w:val="00810AEA"/>
    <w:rsid w:val="00810C46"/>
    <w:rsid w:val="00810DE7"/>
    <w:rsid w:val="00810EE6"/>
    <w:rsid w:val="008110EE"/>
    <w:rsid w:val="0081153C"/>
    <w:rsid w:val="00811A52"/>
    <w:rsid w:val="0081208C"/>
    <w:rsid w:val="0081232E"/>
    <w:rsid w:val="008123B8"/>
    <w:rsid w:val="00812D73"/>
    <w:rsid w:val="008131D9"/>
    <w:rsid w:val="00813423"/>
    <w:rsid w:val="00813D53"/>
    <w:rsid w:val="00814CEA"/>
    <w:rsid w:val="00814F0C"/>
    <w:rsid w:val="00814F34"/>
    <w:rsid w:val="00815985"/>
    <w:rsid w:val="0081635D"/>
    <w:rsid w:val="008167A2"/>
    <w:rsid w:val="00816822"/>
    <w:rsid w:val="00816A83"/>
    <w:rsid w:val="00817CC2"/>
    <w:rsid w:val="008207A0"/>
    <w:rsid w:val="008208ED"/>
    <w:rsid w:val="00821A8F"/>
    <w:rsid w:val="00822335"/>
    <w:rsid w:val="00822427"/>
    <w:rsid w:val="008226B2"/>
    <w:rsid w:val="008226E9"/>
    <w:rsid w:val="008231A1"/>
    <w:rsid w:val="008231AC"/>
    <w:rsid w:val="00823763"/>
    <w:rsid w:val="00823926"/>
    <w:rsid w:val="00824C11"/>
    <w:rsid w:val="00825677"/>
    <w:rsid w:val="0082628B"/>
    <w:rsid w:val="00826722"/>
    <w:rsid w:val="008267D3"/>
    <w:rsid w:val="00826C20"/>
    <w:rsid w:val="00826CAA"/>
    <w:rsid w:val="00826F83"/>
    <w:rsid w:val="00827336"/>
    <w:rsid w:val="00827649"/>
    <w:rsid w:val="008277F9"/>
    <w:rsid w:val="00827F54"/>
    <w:rsid w:val="008301F0"/>
    <w:rsid w:val="00830206"/>
    <w:rsid w:val="008306C6"/>
    <w:rsid w:val="008308F4"/>
    <w:rsid w:val="00830C74"/>
    <w:rsid w:val="00831878"/>
    <w:rsid w:val="00831A9E"/>
    <w:rsid w:val="00831C95"/>
    <w:rsid w:val="00832117"/>
    <w:rsid w:val="0083243C"/>
    <w:rsid w:val="00832A5D"/>
    <w:rsid w:val="008330C5"/>
    <w:rsid w:val="00833BB9"/>
    <w:rsid w:val="008340DA"/>
    <w:rsid w:val="00834257"/>
    <w:rsid w:val="00834565"/>
    <w:rsid w:val="00834AB2"/>
    <w:rsid w:val="00834B80"/>
    <w:rsid w:val="00834D52"/>
    <w:rsid w:val="0083523B"/>
    <w:rsid w:val="00835BBD"/>
    <w:rsid w:val="008367EF"/>
    <w:rsid w:val="008368DD"/>
    <w:rsid w:val="008376E5"/>
    <w:rsid w:val="00837F27"/>
    <w:rsid w:val="00840074"/>
    <w:rsid w:val="008400F4"/>
    <w:rsid w:val="00840438"/>
    <w:rsid w:val="00840542"/>
    <w:rsid w:val="0084067D"/>
    <w:rsid w:val="00840849"/>
    <w:rsid w:val="00840E08"/>
    <w:rsid w:val="00840EBA"/>
    <w:rsid w:val="0084128C"/>
    <w:rsid w:val="008415FE"/>
    <w:rsid w:val="008417E7"/>
    <w:rsid w:val="00841A0E"/>
    <w:rsid w:val="00841BBC"/>
    <w:rsid w:val="00841E17"/>
    <w:rsid w:val="00841EE1"/>
    <w:rsid w:val="00841F29"/>
    <w:rsid w:val="008420FC"/>
    <w:rsid w:val="00842629"/>
    <w:rsid w:val="00842695"/>
    <w:rsid w:val="00842841"/>
    <w:rsid w:val="00842E7E"/>
    <w:rsid w:val="008434CF"/>
    <w:rsid w:val="00844248"/>
    <w:rsid w:val="00844B99"/>
    <w:rsid w:val="00844D6D"/>
    <w:rsid w:val="008451CF"/>
    <w:rsid w:val="00845989"/>
    <w:rsid w:val="00846251"/>
    <w:rsid w:val="00846540"/>
    <w:rsid w:val="00846892"/>
    <w:rsid w:val="008476B6"/>
    <w:rsid w:val="00847745"/>
    <w:rsid w:val="0084795B"/>
    <w:rsid w:val="00847BED"/>
    <w:rsid w:val="008507EB"/>
    <w:rsid w:val="008511B8"/>
    <w:rsid w:val="00852050"/>
    <w:rsid w:val="00852057"/>
    <w:rsid w:val="008525A3"/>
    <w:rsid w:val="00852894"/>
    <w:rsid w:val="008528DC"/>
    <w:rsid w:val="008543F1"/>
    <w:rsid w:val="00854514"/>
    <w:rsid w:val="00854D78"/>
    <w:rsid w:val="00854F48"/>
    <w:rsid w:val="008553A8"/>
    <w:rsid w:val="0085542B"/>
    <w:rsid w:val="00855F85"/>
    <w:rsid w:val="00855FFD"/>
    <w:rsid w:val="00856117"/>
    <w:rsid w:val="0085678D"/>
    <w:rsid w:val="00856821"/>
    <w:rsid w:val="0085699A"/>
    <w:rsid w:val="00856AA6"/>
    <w:rsid w:val="00857275"/>
    <w:rsid w:val="008576F1"/>
    <w:rsid w:val="008607B5"/>
    <w:rsid w:val="00860C34"/>
    <w:rsid w:val="00860F4A"/>
    <w:rsid w:val="008610D7"/>
    <w:rsid w:val="00861658"/>
    <w:rsid w:val="0086206A"/>
    <w:rsid w:val="008629F6"/>
    <w:rsid w:val="00862A40"/>
    <w:rsid w:val="00862DC9"/>
    <w:rsid w:val="008630E2"/>
    <w:rsid w:val="008631D6"/>
    <w:rsid w:val="0086369C"/>
    <w:rsid w:val="0086374D"/>
    <w:rsid w:val="00863FE6"/>
    <w:rsid w:val="008640F4"/>
    <w:rsid w:val="00864717"/>
    <w:rsid w:val="00864F07"/>
    <w:rsid w:val="008651ED"/>
    <w:rsid w:val="0086541A"/>
    <w:rsid w:val="00865828"/>
    <w:rsid w:val="00865AB4"/>
    <w:rsid w:val="00865BEF"/>
    <w:rsid w:val="00865E3D"/>
    <w:rsid w:val="0086643D"/>
    <w:rsid w:val="008666E9"/>
    <w:rsid w:val="00866818"/>
    <w:rsid w:val="0086692A"/>
    <w:rsid w:val="00866B61"/>
    <w:rsid w:val="00866D7C"/>
    <w:rsid w:val="008670D7"/>
    <w:rsid w:val="008671DC"/>
    <w:rsid w:val="00867BA8"/>
    <w:rsid w:val="0087035C"/>
    <w:rsid w:val="00870867"/>
    <w:rsid w:val="008708A4"/>
    <w:rsid w:val="00870B20"/>
    <w:rsid w:val="00870FC5"/>
    <w:rsid w:val="00871E0B"/>
    <w:rsid w:val="008720FA"/>
    <w:rsid w:val="00872113"/>
    <w:rsid w:val="008722F0"/>
    <w:rsid w:val="008728EC"/>
    <w:rsid w:val="00872C47"/>
    <w:rsid w:val="0087302A"/>
    <w:rsid w:val="00873A5E"/>
    <w:rsid w:val="00873C31"/>
    <w:rsid w:val="00874367"/>
    <w:rsid w:val="008747E0"/>
    <w:rsid w:val="00874C18"/>
    <w:rsid w:val="00874D54"/>
    <w:rsid w:val="00874F40"/>
    <w:rsid w:val="00875ABA"/>
    <w:rsid w:val="00875CDC"/>
    <w:rsid w:val="00876216"/>
    <w:rsid w:val="00876268"/>
    <w:rsid w:val="00876B86"/>
    <w:rsid w:val="0087730B"/>
    <w:rsid w:val="008777E3"/>
    <w:rsid w:val="0087794B"/>
    <w:rsid w:val="00877D34"/>
    <w:rsid w:val="008804EC"/>
    <w:rsid w:val="00880F8C"/>
    <w:rsid w:val="008812BA"/>
    <w:rsid w:val="008816EE"/>
    <w:rsid w:val="0088173C"/>
    <w:rsid w:val="0088221C"/>
    <w:rsid w:val="0088258C"/>
    <w:rsid w:val="00882786"/>
    <w:rsid w:val="0088285F"/>
    <w:rsid w:val="00882BF6"/>
    <w:rsid w:val="0088316B"/>
    <w:rsid w:val="008837DD"/>
    <w:rsid w:val="008844CE"/>
    <w:rsid w:val="00885458"/>
    <w:rsid w:val="0088546F"/>
    <w:rsid w:val="00885B73"/>
    <w:rsid w:val="00885E38"/>
    <w:rsid w:val="0088682E"/>
    <w:rsid w:val="00886BA2"/>
    <w:rsid w:val="00886CD2"/>
    <w:rsid w:val="00886E67"/>
    <w:rsid w:val="00887897"/>
    <w:rsid w:val="00887AF6"/>
    <w:rsid w:val="00887B4E"/>
    <w:rsid w:val="00887DF1"/>
    <w:rsid w:val="0089051E"/>
    <w:rsid w:val="00890B1E"/>
    <w:rsid w:val="00890DA7"/>
    <w:rsid w:val="008915C7"/>
    <w:rsid w:val="00891892"/>
    <w:rsid w:val="00891B34"/>
    <w:rsid w:val="00892826"/>
    <w:rsid w:val="0089381D"/>
    <w:rsid w:val="00893AFD"/>
    <w:rsid w:val="00893CE3"/>
    <w:rsid w:val="00893CF3"/>
    <w:rsid w:val="00894285"/>
    <w:rsid w:val="008943AD"/>
    <w:rsid w:val="008946A8"/>
    <w:rsid w:val="008949B5"/>
    <w:rsid w:val="00894A4D"/>
    <w:rsid w:val="00894AEF"/>
    <w:rsid w:val="00894E37"/>
    <w:rsid w:val="00895071"/>
    <w:rsid w:val="008959BF"/>
    <w:rsid w:val="00895AB2"/>
    <w:rsid w:val="0089647A"/>
    <w:rsid w:val="00896632"/>
    <w:rsid w:val="00896644"/>
    <w:rsid w:val="00896892"/>
    <w:rsid w:val="00896988"/>
    <w:rsid w:val="00896F7F"/>
    <w:rsid w:val="00897333"/>
    <w:rsid w:val="00897926"/>
    <w:rsid w:val="00897E8F"/>
    <w:rsid w:val="008A0B83"/>
    <w:rsid w:val="008A0CAA"/>
    <w:rsid w:val="008A0D65"/>
    <w:rsid w:val="008A13AF"/>
    <w:rsid w:val="008A17C2"/>
    <w:rsid w:val="008A19E3"/>
    <w:rsid w:val="008A1FCA"/>
    <w:rsid w:val="008A2050"/>
    <w:rsid w:val="008A2293"/>
    <w:rsid w:val="008A22A7"/>
    <w:rsid w:val="008A2A24"/>
    <w:rsid w:val="008A317A"/>
    <w:rsid w:val="008A3301"/>
    <w:rsid w:val="008A366A"/>
    <w:rsid w:val="008A3DEC"/>
    <w:rsid w:val="008A3FE7"/>
    <w:rsid w:val="008A4069"/>
    <w:rsid w:val="008A411D"/>
    <w:rsid w:val="008A4982"/>
    <w:rsid w:val="008A4BC2"/>
    <w:rsid w:val="008A4C9A"/>
    <w:rsid w:val="008A4D29"/>
    <w:rsid w:val="008A5440"/>
    <w:rsid w:val="008A561E"/>
    <w:rsid w:val="008A5A4B"/>
    <w:rsid w:val="008A5FBA"/>
    <w:rsid w:val="008A6355"/>
    <w:rsid w:val="008A64EB"/>
    <w:rsid w:val="008A652F"/>
    <w:rsid w:val="008A69EC"/>
    <w:rsid w:val="008A6A0E"/>
    <w:rsid w:val="008A6B28"/>
    <w:rsid w:val="008A6B68"/>
    <w:rsid w:val="008A7295"/>
    <w:rsid w:val="008A77BB"/>
    <w:rsid w:val="008A7823"/>
    <w:rsid w:val="008A7A13"/>
    <w:rsid w:val="008A7BAF"/>
    <w:rsid w:val="008A7C6D"/>
    <w:rsid w:val="008A7EF7"/>
    <w:rsid w:val="008B05B1"/>
    <w:rsid w:val="008B0AB5"/>
    <w:rsid w:val="008B0F14"/>
    <w:rsid w:val="008B1334"/>
    <w:rsid w:val="008B1C90"/>
    <w:rsid w:val="008B1EAE"/>
    <w:rsid w:val="008B202B"/>
    <w:rsid w:val="008B20AC"/>
    <w:rsid w:val="008B2230"/>
    <w:rsid w:val="008B23AC"/>
    <w:rsid w:val="008B2482"/>
    <w:rsid w:val="008B28EC"/>
    <w:rsid w:val="008B29C3"/>
    <w:rsid w:val="008B2A44"/>
    <w:rsid w:val="008B2A4D"/>
    <w:rsid w:val="008B2C57"/>
    <w:rsid w:val="008B2D81"/>
    <w:rsid w:val="008B2DB5"/>
    <w:rsid w:val="008B2E73"/>
    <w:rsid w:val="008B3793"/>
    <w:rsid w:val="008B39C7"/>
    <w:rsid w:val="008B3C39"/>
    <w:rsid w:val="008B3E8F"/>
    <w:rsid w:val="008B4185"/>
    <w:rsid w:val="008B4F5F"/>
    <w:rsid w:val="008B567D"/>
    <w:rsid w:val="008B583F"/>
    <w:rsid w:val="008B5E86"/>
    <w:rsid w:val="008B6537"/>
    <w:rsid w:val="008B680B"/>
    <w:rsid w:val="008B6C38"/>
    <w:rsid w:val="008B6DF9"/>
    <w:rsid w:val="008B7784"/>
    <w:rsid w:val="008B7C3A"/>
    <w:rsid w:val="008C000E"/>
    <w:rsid w:val="008C035C"/>
    <w:rsid w:val="008C0723"/>
    <w:rsid w:val="008C0A2C"/>
    <w:rsid w:val="008C0BAC"/>
    <w:rsid w:val="008C11AF"/>
    <w:rsid w:val="008C1334"/>
    <w:rsid w:val="008C135F"/>
    <w:rsid w:val="008C166B"/>
    <w:rsid w:val="008C1A18"/>
    <w:rsid w:val="008C1CCA"/>
    <w:rsid w:val="008C21CD"/>
    <w:rsid w:val="008C248E"/>
    <w:rsid w:val="008C2723"/>
    <w:rsid w:val="008C2BF4"/>
    <w:rsid w:val="008C2EE4"/>
    <w:rsid w:val="008C37E9"/>
    <w:rsid w:val="008C39EB"/>
    <w:rsid w:val="008C3D48"/>
    <w:rsid w:val="008C44A7"/>
    <w:rsid w:val="008C48D7"/>
    <w:rsid w:val="008C52C2"/>
    <w:rsid w:val="008C5636"/>
    <w:rsid w:val="008C5F2D"/>
    <w:rsid w:val="008C6127"/>
    <w:rsid w:val="008C6544"/>
    <w:rsid w:val="008C6892"/>
    <w:rsid w:val="008C6B52"/>
    <w:rsid w:val="008C6C1D"/>
    <w:rsid w:val="008C6FED"/>
    <w:rsid w:val="008C71B0"/>
    <w:rsid w:val="008C73B5"/>
    <w:rsid w:val="008C744D"/>
    <w:rsid w:val="008D01B7"/>
    <w:rsid w:val="008D0304"/>
    <w:rsid w:val="008D0425"/>
    <w:rsid w:val="008D04B3"/>
    <w:rsid w:val="008D05C0"/>
    <w:rsid w:val="008D1101"/>
    <w:rsid w:val="008D1A73"/>
    <w:rsid w:val="008D1F08"/>
    <w:rsid w:val="008D2462"/>
    <w:rsid w:val="008D271D"/>
    <w:rsid w:val="008D2BE8"/>
    <w:rsid w:val="008D30F6"/>
    <w:rsid w:val="008D3466"/>
    <w:rsid w:val="008D3968"/>
    <w:rsid w:val="008D4586"/>
    <w:rsid w:val="008D4DE8"/>
    <w:rsid w:val="008D4DF8"/>
    <w:rsid w:val="008D6422"/>
    <w:rsid w:val="008D688E"/>
    <w:rsid w:val="008D6A02"/>
    <w:rsid w:val="008D7DBB"/>
    <w:rsid w:val="008E00FD"/>
    <w:rsid w:val="008E0320"/>
    <w:rsid w:val="008E041B"/>
    <w:rsid w:val="008E046A"/>
    <w:rsid w:val="008E05AE"/>
    <w:rsid w:val="008E07B5"/>
    <w:rsid w:val="008E199A"/>
    <w:rsid w:val="008E28B3"/>
    <w:rsid w:val="008E2B4C"/>
    <w:rsid w:val="008E31E7"/>
    <w:rsid w:val="008E3360"/>
    <w:rsid w:val="008E3AC6"/>
    <w:rsid w:val="008E3DC8"/>
    <w:rsid w:val="008E451C"/>
    <w:rsid w:val="008E4A86"/>
    <w:rsid w:val="008E4B29"/>
    <w:rsid w:val="008E4D99"/>
    <w:rsid w:val="008E574A"/>
    <w:rsid w:val="008E5968"/>
    <w:rsid w:val="008E63B9"/>
    <w:rsid w:val="008E67A6"/>
    <w:rsid w:val="008E69D6"/>
    <w:rsid w:val="008E6C61"/>
    <w:rsid w:val="008E71FD"/>
    <w:rsid w:val="008E7260"/>
    <w:rsid w:val="008E72B5"/>
    <w:rsid w:val="008E77AB"/>
    <w:rsid w:val="008E7A74"/>
    <w:rsid w:val="008F0003"/>
    <w:rsid w:val="008F09B5"/>
    <w:rsid w:val="008F0E43"/>
    <w:rsid w:val="008F0EE1"/>
    <w:rsid w:val="008F10BB"/>
    <w:rsid w:val="008F10EB"/>
    <w:rsid w:val="008F1B6A"/>
    <w:rsid w:val="008F20CA"/>
    <w:rsid w:val="008F2201"/>
    <w:rsid w:val="008F221E"/>
    <w:rsid w:val="008F230D"/>
    <w:rsid w:val="008F29E1"/>
    <w:rsid w:val="008F2C66"/>
    <w:rsid w:val="008F2EAE"/>
    <w:rsid w:val="008F32D4"/>
    <w:rsid w:val="008F34D7"/>
    <w:rsid w:val="008F3B3A"/>
    <w:rsid w:val="008F3B70"/>
    <w:rsid w:val="008F3CA5"/>
    <w:rsid w:val="008F3DC2"/>
    <w:rsid w:val="008F3EBC"/>
    <w:rsid w:val="008F4451"/>
    <w:rsid w:val="008F531C"/>
    <w:rsid w:val="008F5337"/>
    <w:rsid w:val="008F55E3"/>
    <w:rsid w:val="008F58D3"/>
    <w:rsid w:val="008F5AB5"/>
    <w:rsid w:val="008F6337"/>
    <w:rsid w:val="008F64D9"/>
    <w:rsid w:val="008F6EFC"/>
    <w:rsid w:val="008F705F"/>
    <w:rsid w:val="008F7099"/>
    <w:rsid w:val="008F716F"/>
    <w:rsid w:val="008F7665"/>
    <w:rsid w:val="008F77F6"/>
    <w:rsid w:val="00900C1A"/>
    <w:rsid w:val="00900E65"/>
    <w:rsid w:val="00900FCF"/>
    <w:rsid w:val="00901246"/>
    <w:rsid w:val="00901CFA"/>
    <w:rsid w:val="00901D6E"/>
    <w:rsid w:val="00901FE6"/>
    <w:rsid w:val="009026D3"/>
    <w:rsid w:val="00902801"/>
    <w:rsid w:val="00902A03"/>
    <w:rsid w:val="00902D37"/>
    <w:rsid w:val="0090321F"/>
    <w:rsid w:val="009033CE"/>
    <w:rsid w:val="00903814"/>
    <w:rsid w:val="0090387E"/>
    <w:rsid w:val="00903BA4"/>
    <w:rsid w:val="00904EF5"/>
    <w:rsid w:val="0090597A"/>
    <w:rsid w:val="0090598F"/>
    <w:rsid w:val="00905996"/>
    <w:rsid w:val="00906191"/>
    <w:rsid w:val="009065DB"/>
    <w:rsid w:val="00906665"/>
    <w:rsid w:val="009068D9"/>
    <w:rsid w:val="0090742C"/>
    <w:rsid w:val="0090765E"/>
    <w:rsid w:val="00907969"/>
    <w:rsid w:val="00907C9E"/>
    <w:rsid w:val="00910160"/>
    <w:rsid w:val="00910289"/>
    <w:rsid w:val="00910924"/>
    <w:rsid w:val="0091132E"/>
    <w:rsid w:val="00911403"/>
    <w:rsid w:val="00911828"/>
    <w:rsid w:val="00911E0F"/>
    <w:rsid w:val="0091278D"/>
    <w:rsid w:val="009129DA"/>
    <w:rsid w:val="00912A60"/>
    <w:rsid w:val="00912B83"/>
    <w:rsid w:val="00912BC1"/>
    <w:rsid w:val="00913075"/>
    <w:rsid w:val="0091312F"/>
    <w:rsid w:val="0091313E"/>
    <w:rsid w:val="0091341F"/>
    <w:rsid w:val="0091379F"/>
    <w:rsid w:val="00913F6B"/>
    <w:rsid w:val="009141B5"/>
    <w:rsid w:val="00914A07"/>
    <w:rsid w:val="009152EC"/>
    <w:rsid w:val="00915D55"/>
    <w:rsid w:val="0091656B"/>
    <w:rsid w:val="00916745"/>
    <w:rsid w:val="009172CE"/>
    <w:rsid w:val="00917C75"/>
    <w:rsid w:val="00917FF6"/>
    <w:rsid w:val="0092000E"/>
    <w:rsid w:val="0092024B"/>
    <w:rsid w:val="00920F35"/>
    <w:rsid w:val="00921C4E"/>
    <w:rsid w:val="00922449"/>
    <w:rsid w:val="009229BC"/>
    <w:rsid w:val="00922B78"/>
    <w:rsid w:val="00922D51"/>
    <w:rsid w:val="00922D6F"/>
    <w:rsid w:val="00922FC9"/>
    <w:rsid w:val="00923312"/>
    <w:rsid w:val="0092350D"/>
    <w:rsid w:val="00923900"/>
    <w:rsid w:val="0092396E"/>
    <w:rsid w:val="00923CB3"/>
    <w:rsid w:val="00923E33"/>
    <w:rsid w:val="00924C9D"/>
    <w:rsid w:val="00924D10"/>
    <w:rsid w:val="00924D53"/>
    <w:rsid w:val="0092525F"/>
    <w:rsid w:val="009252ED"/>
    <w:rsid w:val="00925948"/>
    <w:rsid w:val="00925F7A"/>
    <w:rsid w:val="00926A68"/>
    <w:rsid w:val="00926E96"/>
    <w:rsid w:val="00927130"/>
    <w:rsid w:val="009273C8"/>
    <w:rsid w:val="0092771C"/>
    <w:rsid w:val="00927935"/>
    <w:rsid w:val="00927DCD"/>
    <w:rsid w:val="00930407"/>
    <w:rsid w:val="00930CF1"/>
    <w:rsid w:val="0093111F"/>
    <w:rsid w:val="009312C2"/>
    <w:rsid w:val="00931587"/>
    <w:rsid w:val="009316A9"/>
    <w:rsid w:val="00931AF5"/>
    <w:rsid w:val="00931DB4"/>
    <w:rsid w:val="00931DC3"/>
    <w:rsid w:val="009320A4"/>
    <w:rsid w:val="00932422"/>
    <w:rsid w:val="00932524"/>
    <w:rsid w:val="00932691"/>
    <w:rsid w:val="00932A12"/>
    <w:rsid w:val="009330A0"/>
    <w:rsid w:val="0093323D"/>
    <w:rsid w:val="00934323"/>
    <w:rsid w:val="00934E95"/>
    <w:rsid w:val="00935D76"/>
    <w:rsid w:val="00936139"/>
    <w:rsid w:val="009362C4"/>
    <w:rsid w:val="009364E7"/>
    <w:rsid w:val="00936D1E"/>
    <w:rsid w:val="00936F14"/>
    <w:rsid w:val="0093712D"/>
    <w:rsid w:val="00937174"/>
    <w:rsid w:val="009404E9"/>
    <w:rsid w:val="0094150F"/>
    <w:rsid w:val="00941745"/>
    <w:rsid w:val="00941A3A"/>
    <w:rsid w:val="00942729"/>
    <w:rsid w:val="0094370B"/>
    <w:rsid w:val="00943A0E"/>
    <w:rsid w:val="00943B3C"/>
    <w:rsid w:val="00943BF4"/>
    <w:rsid w:val="00943DFC"/>
    <w:rsid w:val="00943E56"/>
    <w:rsid w:val="0094401D"/>
    <w:rsid w:val="00944303"/>
    <w:rsid w:val="0094439D"/>
    <w:rsid w:val="009446F7"/>
    <w:rsid w:val="009449E2"/>
    <w:rsid w:val="00944F1E"/>
    <w:rsid w:val="00945155"/>
    <w:rsid w:val="00945197"/>
    <w:rsid w:val="00945275"/>
    <w:rsid w:val="00945488"/>
    <w:rsid w:val="00945C6C"/>
    <w:rsid w:val="00946579"/>
    <w:rsid w:val="009465E3"/>
    <w:rsid w:val="00946B0A"/>
    <w:rsid w:val="00946F4D"/>
    <w:rsid w:val="0094721A"/>
    <w:rsid w:val="0094726E"/>
    <w:rsid w:val="009472BF"/>
    <w:rsid w:val="009478EE"/>
    <w:rsid w:val="0094797D"/>
    <w:rsid w:val="00947BD7"/>
    <w:rsid w:val="009520F0"/>
    <w:rsid w:val="0095250C"/>
    <w:rsid w:val="00953AE1"/>
    <w:rsid w:val="00953C79"/>
    <w:rsid w:val="00954089"/>
    <w:rsid w:val="00954821"/>
    <w:rsid w:val="0095494A"/>
    <w:rsid w:val="009553FB"/>
    <w:rsid w:val="00955543"/>
    <w:rsid w:val="009556A3"/>
    <w:rsid w:val="009563C2"/>
    <w:rsid w:val="00956FAF"/>
    <w:rsid w:val="009572AC"/>
    <w:rsid w:val="009572B4"/>
    <w:rsid w:val="00957803"/>
    <w:rsid w:val="0096005A"/>
    <w:rsid w:val="009605FB"/>
    <w:rsid w:val="0096086D"/>
    <w:rsid w:val="009609E1"/>
    <w:rsid w:val="00960BF6"/>
    <w:rsid w:val="00961C86"/>
    <w:rsid w:val="00961FCF"/>
    <w:rsid w:val="00962430"/>
    <w:rsid w:val="0096260D"/>
    <w:rsid w:val="00962AC5"/>
    <w:rsid w:val="00963277"/>
    <w:rsid w:val="00963629"/>
    <w:rsid w:val="009636F1"/>
    <w:rsid w:val="00963941"/>
    <w:rsid w:val="00963FF8"/>
    <w:rsid w:val="0096403F"/>
    <w:rsid w:val="00964192"/>
    <w:rsid w:val="00964CA9"/>
    <w:rsid w:val="00965458"/>
    <w:rsid w:val="00965BCA"/>
    <w:rsid w:val="00965FE8"/>
    <w:rsid w:val="009662AF"/>
    <w:rsid w:val="00966436"/>
    <w:rsid w:val="0096672E"/>
    <w:rsid w:val="00966A2F"/>
    <w:rsid w:val="00966BA5"/>
    <w:rsid w:val="00966C7C"/>
    <w:rsid w:val="00966D7F"/>
    <w:rsid w:val="009670CB"/>
    <w:rsid w:val="009673E1"/>
    <w:rsid w:val="009675C2"/>
    <w:rsid w:val="00967643"/>
    <w:rsid w:val="009678BF"/>
    <w:rsid w:val="00967907"/>
    <w:rsid w:val="0097015F"/>
    <w:rsid w:val="00970314"/>
    <w:rsid w:val="00970396"/>
    <w:rsid w:val="009704EF"/>
    <w:rsid w:val="009707B5"/>
    <w:rsid w:val="00970F89"/>
    <w:rsid w:val="00971D40"/>
    <w:rsid w:val="00971EE2"/>
    <w:rsid w:val="00972774"/>
    <w:rsid w:val="00972B65"/>
    <w:rsid w:val="00972E8A"/>
    <w:rsid w:val="00973946"/>
    <w:rsid w:val="00973DE8"/>
    <w:rsid w:val="009745BD"/>
    <w:rsid w:val="00974D3A"/>
    <w:rsid w:val="00974D44"/>
    <w:rsid w:val="0097532B"/>
    <w:rsid w:val="0097590D"/>
    <w:rsid w:val="0097654F"/>
    <w:rsid w:val="00976E2A"/>
    <w:rsid w:val="0097731F"/>
    <w:rsid w:val="00977886"/>
    <w:rsid w:val="00977BEF"/>
    <w:rsid w:val="009801A0"/>
    <w:rsid w:val="00980FF2"/>
    <w:rsid w:val="00981604"/>
    <w:rsid w:val="00981979"/>
    <w:rsid w:val="00981C92"/>
    <w:rsid w:val="00981E96"/>
    <w:rsid w:val="0098215C"/>
    <w:rsid w:val="00982C1C"/>
    <w:rsid w:val="00983B2A"/>
    <w:rsid w:val="009841EF"/>
    <w:rsid w:val="009843F5"/>
    <w:rsid w:val="009851FE"/>
    <w:rsid w:val="0098529A"/>
    <w:rsid w:val="00985BB2"/>
    <w:rsid w:val="0098640A"/>
    <w:rsid w:val="009870C3"/>
    <w:rsid w:val="00987318"/>
    <w:rsid w:val="00987A80"/>
    <w:rsid w:val="00987ECA"/>
    <w:rsid w:val="00987F75"/>
    <w:rsid w:val="009904F1"/>
    <w:rsid w:val="00990705"/>
    <w:rsid w:val="00990864"/>
    <w:rsid w:val="00990E68"/>
    <w:rsid w:val="00991A36"/>
    <w:rsid w:val="00991A88"/>
    <w:rsid w:val="00992138"/>
    <w:rsid w:val="009926AE"/>
    <w:rsid w:val="00992711"/>
    <w:rsid w:val="00993370"/>
    <w:rsid w:val="00993BAD"/>
    <w:rsid w:val="00993FD0"/>
    <w:rsid w:val="0099449E"/>
    <w:rsid w:val="009945DF"/>
    <w:rsid w:val="0099462E"/>
    <w:rsid w:val="0099465F"/>
    <w:rsid w:val="0099511C"/>
    <w:rsid w:val="00995CAD"/>
    <w:rsid w:val="00995D9D"/>
    <w:rsid w:val="00996983"/>
    <w:rsid w:val="00996AF0"/>
    <w:rsid w:val="00996B20"/>
    <w:rsid w:val="0099713D"/>
    <w:rsid w:val="009973C1"/>
    <w:rsid w:val="00997632"/>
    <w:rsid w:val="009976F3"/>
    <w:rsid w:val="00997960"/>
    <w:rsid w:val="00997ADD"/>
    <w:rsid w:val="00997F5E"/>
    <w:rsid w:val="009A00DA"/>
    <w:rsid w:val="009A057D"/>
    <w:rsid w:val="009A06FB"/>
    <w:rsid w:val="009A0D26"/>
    <w:rsid w:val="009A195D"/>
    <w:rsid w:val="009A199C"/>
    <w:rsid w:val="009A19A9"/>
    <w:rsid w:val="009A1CDC"/>
    <w:rsid w:val="009A24FB"/>
    <w:rsid w:val="009A2616"/>
    <w:rsid w:val="009A3260"/>
    <w:rsid w:val="009A3363"/>
    <w:rsid w:val="009A33B4"/>
    <w:rsid w:val="009A34D1"/>
    <w:rsid w:val="009A36B5"/>
    <w:rsid w:val="009A3769"/>
    <w:rsid w:val="009A4007"/>
    <w:rsid w:val="009A4171"/>
    <w:rsid w:val="009A4A41"/>
    <w:rsid w:val="009A4B44"/>
    <w:rsid w:val="009A50E3"/>
    <w:rsid w:val="009A5B8A"/>
    <w:rsid w:val="009A6138"/>
    <w:rsid w:val="009A6B95"/>
    <w:rsid w:val="009A6D99"/>
    <w:rsid w:val="009A6DE9"/>
    <w:rsid w:val="009A7281"/>
    <w:rsid w:val="009A7511"/>
    <w:rsid w:val="009A7845"/>
    <w:rsid w:val="009A7B55"/>
    <w:rsid w:val="009A7D7A"/>
    <w:rsid w:val="009B07E1"/>
    <w:rsid w:val="009B1116"/>
    <w:rsid w:val="009B154B"/>
    <w:rsid w:val="009B18E9"/>
    <w:rsid w:val="009B1B5A"/>
    <w:rsid w:val="009B24CC"/>
    <w:rsid w:val="009B26FB"/>
    <w:rsid w:val="009B288F"/>
    <w:rsid w:val="009B2FBC"/>
    <w:rsid w:val="009B32DA"/>
    <w:rsid w:val="009B345D"/>
    <w:rsid w:val="009B3C0E"/>
    <w:rsid w:val="009B4C38"/>
    <w:rsid w:val="009B4DC9"/>
    <w:rsid w:val="009B6564"/>
    <w:rsid w:val="009B71EF"/>
    <w:rsid w:val="009C01BD"/>
    <w:rsid w:val="009C0536"/>
    <w:rsid w:val="009C0931"/>
    <w:rsid w:val="009C0974"/>
    <w:rsid w:val="009C1AF6"/>
    <w:rsid w:val="009C1E11"/>
    <w:rsid w:val="009C2308"/>
    <w:rsid w:val="009C2826"/>
    <w:rsid w:val="009C2E07"/>
    <w:rsid w:val="009C2F58"/>
    <w:rsid w:val="009C3061"/>
    <w:rsid w:val="009C3383"/>
    <w:rsid w:val="009C38DC"/>
    <w:rsid w:val="009C3918"/>
    <w:rsid w:val="009C3EE6"/>
    <w:rsid w:val="009C42A8"/>
    <w:rsid w:val="009C4403"/>
    <w:rsid w:val="009C4EAF"/>
    <w:rsid w:val="009C587D"/>
    <w:rsid w:val="009C62F2"/>
    <w:rsid w:val="009C7495"/>
    <w:rsid w:val="009C76D5"/>
    <w:rsid w:val="009C7B38"/>
    <w:rsid w:val="009C7ECD"/>
    <w:rsid w:val="009D0DC2"/>
    <w:rsid w:val="009D0E33"/>
    <w:rsid w:val="009D0E95"/>
    <w:rsid w:val="009D0F7E"/>
    <w:rsid w:val="009D1C52"/>
    <w:rsid w:val="009D1D06"/>
    <w:rsid w:val="009D1DB1"/>
    <w:rsid w:val="009D1F5E"/>
    <w:rsid w:val="009D2637"/>
    <w:rsid w:val="009D2730"/>
    <w:rsid w:val="009D2EB1"/>
    <w:rsid w:val="009D37EE"/>
    <w:rsid w:val="009D3908"/>
    <w:rsid w:val="009D3AE8"/>
    <w:rsid w:val="009D55CC"/>
    <w:rsid w:val="009D5A5D"/>
    <w:rsid w:val="009D5A8A"/>
    <w:rsid w:val="009D637A"/>
    <w:rsid w:val="009D6473"/>
    <w:rsid w:val="009D64FB"/>
    <w:rsid w:val="009D6789"/>
    <w:rsid w:val="009D736F"/>
    <w:rsid w:val="009D73DB"/>
    <w:rsid w:val="009D769D"/>
    <w:rsid w:val="009D78FD"/>
    <w:rsid w:val="009D7CE5"/>
    <w:rsid w:val="009D7DA4"/>
    <w:rsid w:val="009E0385"/>
    <w:rsid w:val="009E112F"/>
    <w:rsid w:val="009E15DB"/>
    <w:rsid w:val="009E1896"/>
    <w:rsid w:val="009E1DCD"/>
    <w:rsid w:val="009E28FC"/>
    <w:rsid w:val="009E3165"/>
    <w:rsid w:val="009E35F2"/>
    <w:rsid w:val="009E47B1"/>
    <w:rsid w:val="009E49F0"/>
    <w:rsid w:val="009E4AD8"/>
    <w:rsid w:val="009E51F4"/>
    <w:rsid w:val="009E5291"/>
    <w:rsid w:val="009E59B9"/>
    <w:rsid w:val="009E5A18"/>
    <w:rsid w:val="009E5D6D"/>
    <w:rsid w:val="009E5D8A"/>
    <w:rsid w:val="009E6143"/>
    <w:rsid w:val="009E6446"/>
    <w:rsid w:val="009E645B"/>
    <w:rsid w:val="009E645E"/>
    <w:rsid w:val="009E67CD"/>
    <w:rsid w:val="009E6879"/>
    <w:rsid w:val="009E6882"/>
    <w:rsid w:val="009E6CDC"/>
    <w:rsid w:val="009E6E4D"/>
    <w:rsid w:val="009E6E60"/>
    <w:rsid w:val="009E7297"/>
    <w:rsid w:val="009E79F3"/>
    <w:rsid w:val="009F0895"/>
    <w:rsid w:val="009F0E18"/>
    <w:rsid w:val="009F14D5"/>
    <w:rsid w:val="009F14DA"/>
    <w:rsid w:val="009F1BD6"/>
    <w:rsid w:val="009F1F88"/>
    <w:rsid w:val="009F2815"/>
    <w:rsid w:val="009F28B3"/>
    <w:rsid w:val="009F2B07"/>
    <w:rsid w:val="009F38E0"/>
    <w:rsid w:val="009F39E5"/>
    <w:rsid w:val="009F4344"/>
    <w:rsid w:val="009F46D5"/>
    <w:rsid w:val="009F4765"/>
    <w:rsid w:val="009F4C52"/>
    <w:rsid w:val="009F4DA9"/>
    <w:rsid w:val="009F50C6"/>
    <w:rsid w:val="009F541C"/>
    <w:rsid w:val="009F545A"/>
    <w:rsid w:val="009F5917"/>
    <w:rsid w:val="009F6B80"/>
    <w:rsid w:val="009F6CB2"/>
    <w:rsid w:val="009F7051"/>
    <w:rsid w:val="009F7628"/>
    <w:rsid w:val="009F7637"/>
    <w:rsid w:val="00A001D9"/>
    <w:rsid w:val="00A00313"/>
    <w:rsid w:val="00A00479"/>
    <w:rsid w:val="00A0082E"/>
    <w:rsid w:val="00A018B2"/>
    <w:rsid w:val="00A01977"/>
    <w:rsid w:val="00A01E1F"/>
    <w:rsid w:val="00A02028"/>
    <w:rsid w:val="00A023D3"/>
    <w:rsid w:val="00A02976"/>
    <w:rsid w:val="00A02AD3"/>
    <w:rsid w:val="00A031B0"/>
    <w:rsid w:val="00A03514"/>
    <w:rsid w:val="00A0418D"/>
    <w:rsid w:val="00A042C5"/>
    <w:rsid w:val="00A042DE"/>
    <w:rsid w:val="00A055D2"/>
    <w:rsid w:val="00A05C68"/>
    <w:rsid w:val="00A064F5"/>
    <w:rsid w:val="00A068EA"/>
    <w:rsid w:val="00A06DEC"/>
    <w:rsid w:val="00A0716C"/>
    <w:rsid w:val="00A071A4"/>
    <w:rsid w:val="00A07453"/>
    <w:rsid w:val="00A1019E"/>
    <w:rsid w:val="00A112A2"/>
    <w:rsid w:val="00A11758"/>
    <w:rsid w:val="00A11B05"/>
    <w:rsid w:val="00A11B6A"/>
    <w:rsid w:val="00A11F18"/>
    <w:rsid w:val="00A11F1E"/>
    <w:rsid w:val="00A12298"/>
    <w:rsid w:val="00A122A4"/>
    <w:rsid w:val="00A126C4"/>
    <w:rsid w:val="00A127D6"/>
    <w:rsid w:val="00A12AFB"/>
    <w:rsid w:val="00A13294"/>
    <w:rsid w:val="00A137EF"/>
    <w:rsid w:val="00A13D03"/>
    <w:rsid w:val="00A13D5F"/>
    <w:rsid w:val="00A141E2"/>
    <w:rsid w:val="00A14235"/>
    <w:rsid w:val="00A1424B"/>
    <w:rsid w:val="00A1439F"/>
    <w:rsid w:val="00A144E4"/>
    <w:rsid w:val="00A147DA"/>
    <w:rsid w:val="00A15181"/>
    <w:rsid w:val="00A15681"/>
    <w:rsid w:val="00A15B91"/>
    <w:rsid w:val="00A15C40"/>
    <w:rsid w:val="00A16536"/>
    <w:rsid w:val="00A165C8"/>
    <w:rsid w:val="00A16913"/>
    <w:rsid w:val="00A16C67"/>
    <w:rsid w:val="00A17198"/>
    <w:rsid w:val="00A173A5"/>
    <w:rsid w:val="00A17938"/>
    <w:rsid w:val="00A17DE5"/>
    <w:rsid w:val="00A204FC"/>
    <w:rsid w:val="00A20F0E"/>
    <w:rsid w:val="00A21139"/>
    <w:rsid w:val="00A21D02"/>
    <w:rsid w:val="00A222E9"/>
    <w:rsid w:val="00A224E5"/>
    <w:rsid w:val="00A225D0"/>
    <w:rsid w:val="00A22668"/>
    <w:rsid w:val="00A22A3A"/>
    <w:rsid w:val="00A22A44"/>
    <w:rsid w:val="00A23652"/>
    <w:rsid w:val="00A23986"/>
    <w:rsid w:val="00A24067"/>
    <w:rsid w:val="00A242CD"/>
    <w:rsid w:val="00A24538"/>
    <w:rsid w:val="00A24591"/>
    <w:rsid w:val="00A24BB7"/>
    <w:rsid w:val="00A24C1E"/>
    <w:rsid w:val="00A25E56"/>
    <w:rsid w:val="00A26EAE"/>
    <w:rsid w:val="00A2760E"/>
    <w:rsid w:val="00A301BC"/>
    <w:rsid w:val="00A304D9"/>
    <w:rsid w:val="00A305CA"/>
    <w:rsid w:val="00A30DCE"/>
    <w:rsid w:val="00A3181E"/>
    <w:rsid w:val="00A31CA0"/>
    <w:rsid w:val="00A31CB2"/>
    <w:rsid w:val="00A31E77"/>
    <w:rsid w:val="00A3208E"/>
    <w:rsid w:val="00A3214D"/>
    <w:rsid w:val="00A32919"/>
    <w:rsid w:val="00A32CC7"/>
    <w:rsid w:val="00A330C7"/>
    <w:rsid w:val="00A330E7"/>
    <w:rsid w:val="00A33277"/>
    <w:rsid w:val="00A339AA"/>
    <w:rsid w:val="00A33B5D"/>
    <w:rsid w:val="00A340DC"/>
    <w:rsid w:val="00A347C4"/>
    <w:rsid w:val="00A34A64"/>
    <w:rsid w:val="00A34F86"/>
    <w:rsid w:val="00A35434"/>
    <w:rsid w:val="00A35C1C"/>
    <w:rsid w:val="00A360CD"/>
    <w:rsid w:val="00A36453"/>
    <w:rsid w:val="00A36A40"/>
    <w:rsid w:val="00A36FF0"/>
    <w:rsid w:val="00A37173"/>
    <w:rsid w:val="00A37492"/>
    <w:rsid w:val="00A3752B"/>
    <w:rsid w:val="00A375FE"/>
    <w:rsid w:val="00A37909"/>
    <w:rsid w:val="00A37FEE"/>
    <w:rsid w:val="00A4021A"/>
    <w:rsid w:val="00A4022D"/>
    <w:rsid w:val="00A409BA"/>
    <w:rsid w:val="00A40B62"/>
    <w:rsid w:val="00A40B67"/>
    <w:rsid w:val="00A411B0"/>
    <w:rsid w:val="00A414E2"/>
    <w:rsid w:val="00A41574"/>
    <w:rsid w:val="00A41BAD"/>
    <w:rsid w:val="00A42507"/>
    <w:rsid w:val="00A429E4"/>
    <w:rsid w:val="00A42E7C"/>
    <w:rsid w:val="00A42FFF"/>
    <w:rsid w:val="00A430D9"/>
    <w:rsid w:val="00A439FD"/>
    <w:rsid w:val="00A443B0"/>
    <w:rsid w:val="00A44759"/>
    <w:rsid w:val="00A44B90"/>
    <w:rsid w:val="00A44C74"/>
    <w:rsid w:val="00A44D30"/>
    <w:rsid w:val="00A45218"/>
    <w:rsid w:val="00A45371"/>
    <w:rsid w:val="00A458F2"/>
    <w:rsid w:val="00A45D3D"/>
    <w:rsid w:val="00A462FD"/>
    <w:rsid w:val="00A46F10"/>
    <w:rsid w:val="00A46F6A"/>
    <w:rsid w:val="00A47025"/>
    <w:rsid w:val="00A471D4"/>
    <w:rsid w:val="00A47256"/>
    <w:rsid w:val="00A47317"/>
    <w:rsid w:val="00A4789C"/>
    <w:rsid w:val="00A47F21"/>
    <w:rsid w:val="00A47F33"/>
    <w:rsid w:val="00A47FF3"/>
    <w:rsid w:val="00A50923"/>
    <w:rsid w:val="00A51681"/>
    <w:rsid w:val="00A517D3"/>
    <w:rsid w:val="00A51815"/>
    <w:rsid w:val="00A522BC"/>
    <w:rsid w:val="00A5236A"/>
    <w:rsid w:val="00A52784"/>
    <w:rsid w:val="00A52B91"/>
    <w:rsid w:val="00A52DE1"/>
    <w:rsid w:val="00A5329C"/>
    <w:rsid w:val="00A536A3"/>
    <w:rsid w:val="00A53820"/>
    <w:rsid w:val="00A539B5"/>
    <w:rsid w:val="00A53D8A"/>
    <w:rsid w:val="00A53DDC"/>
    <w:rsid w:val="00A5418D"/>
    <w:rsid w:val="00A54901"/>
    <w:rsid w:val="00A54C1E"/>
    <w:rsid w:val="00A54EC0"/>
    <w:rsid w:val="00A54FA4"/>
    <w:rsid w:val="00A553C3"/>
    <w:rsid w:val="00A554E5"/>
    <w:rsid w:val="00A55B25"/>
    <w:rsid w:val="00A55BE1"/>
    <w:rsid w:val="00A5601D"/>
    <w:rsid w:val="00A563DE"/>
    <w:rsid w:val="00A564A8"/>
    <w:rsid w:val="00A568C0"/>
    <w:rsid w:val="00A56DA7"/>
    <w:rsid w:val="00A57458"/>
    <w:rsid w:val="00A57652"/>
    <w:rsid w:val="00A577BD"/>
    <w:rsid w:val="00A57FF9"/>
    <w:rsid w:val="00A60358"/>
    <w:rsid w:val="00A60BB9"/>
    <w:rsid w:val="00A60C92"/>
    <w:rsid w:val="00A61176"/>
    <w:rsid w:val="00A6166F"/>
    <w:rsid w:val="00A61A2C"/>
    <w:rsid w:val="00A6271A"/>
    <w:rsid w:val="00A629E2"/>
    <w:rsid w:val="00A6302C"/>
    <w:rsid w:val="00A631B9"/>
    <w:rsid w:val="00A638D2"/>
    <w:rsid w:val="00A63C01"/>
    <w:rsid w:val="00A6473F"/>
    <w:rsid w:val="00A650AB"/>
    <w:rsid w:val="00A6591F"/>
    <w:rsid w:val="00A65A53"/>
    <w:rsid w:val="00A65BD8"/>
    <w:rsid w:val="00A669D2"/>
    <w:rsid w:val="00A66AFE"/>
    <w:rsid w:val="00A67198"/>
    <w:rsid w:val="00A67642"/>
    <w:rsid w:val="00A67DE2"/>
    <w:rsid w:val="00A70046"/>
    <w:rsid w:val="00A70092"/>
    <w:rsid w:val="00A70158"/>
    <w:rsid w:val="00A70183"/>
    <w:rsid w:val="00A70403"/>
    <w:rsid w:val="00A71BF9"/>
    <w:rsid w:val="00A71F06"/>
    <w:rsid w:val="00A721F1"/>
    <w:rsid w:val="00A729EE"/>
    <w:rsid w:val="00A72B5A"/>
    <w:rsid w:val="00A73677"/>
    <w:rsid w:val="00A73989"/>
    <w:rsid w:val="00A73A4B"/>
    <w:rsid w:val="00A73C8D"/>
    <w:rsid w:val="00A73CE7"/>
    <w:rsid w:val="00A73E4A"/>
    <w:rsid w:val="00A740C0"/>
    <w:rsid w:val="00A741B3"/>
    <w:rsid w:val="00A741B7"/>
    <w:rsid w:val="00A74382"/>
    <w:rsid w:val="00A74B69"/>
    <w:rsid w:val="00A74F39"/>
    <w:rsid w:val="00A75ED9"/>
    <w:rsid w:val="00A76036"/>
    <w:rsid w:val="00A7619A"/>
    <w:rsid w:val="00A764CE"/>
    <w:rsid w:val="00A7657C"/>
    <w:rsid w:val="00A7717D"/>
    <w:rsid w:val="00A77448"/>
    <w:rsid w:val="00A775A6"/>
    <w:rsid w:val="00A77814"/>
    <w:rsid w:val="00A77B2C"/>
    <w:rsid w:val="00A77C39"/>
    <w:rsid w:val="00A812FB"/>
    <w:rsid w:val="00A818CE"/>
    <w:rsid w:val="00A81B0E"/>
    <w:rsid w:val="00A820E5"/>
    <w:rsid w:val="00A83183"/>
    <w:rsid w:val="00A83319"/>
    <w:rsid w:val="00A83382"/>
    <w:rsid w:val="00A83F80"/>
    <w:rsid w:val="00A84656"/>
    <w:rsid w:val="00A847AC"/>
    <w:rsid w:val="00A849FB"/>
    <w:rsid w:val="00A84A16"/>
    <w:rsid w:val="00A851E4"/>
    <w:rsid w:val="00A858E2"/>
    <w:rsid w:val="00A85B19"/>
    <w:rsid w:val="00A85EF7"/>
    <w:rsid w:val="00A863DF"/>
    <w:rsid w:val="00A86786"/>
    <w:rsid w:val="00A87196"/>
    <w:rsid w:val="00A871EF"/>
    <w:rsid w:val="00A8794B"/>
    <w:rsid w:val="00A87E1A"/>
    <w:rsid w:val="00A87F64"/>
    <w:rsid w:val="00A90171"/>
    <w:rsid w:val="00A901D6"/>
    <w:rsid w:val="00A90627"/>
    <w:rsid w:val="00A9068C"/>
    <w:rsid w:val="00A9098E"/>
    <w:rsid w:val="00A90BEB"/>
    <w:rsid w:val="00A912EC"/>
    <w:rsid w:val="00A9132A"/>
    <w:rsid w:val="00A91ADA"/>
    <w:rsid w:val="00A91DA9"/>
    <w:rsid w:val="00A921C2"/>
    <w:rsid w:val="00A9256D"/>
    <w:rsid w:val="00A92659"/>
    <w:rsid w:val="00A927B1"/>
    <w:rsid w:val="00A92880"/>
    <w:rsid w:val="00A92EEE"/>
    <w:rsid w:val="00A9369E"/>
    <w:rsid w:val="00A9389C"/>
    <w:rsid w:val="00A93BE0"/>
    <w:rsid w:val="00A93E84"/>
    <w:rsid w:val="00A9426A"/>
    <w:rsid w:val="00A947DB"/>
    <w:rsid w:val="00A94C7F"/>
    <w:rsid w:val="00A950A7"/>
    <w:rsid w:val="00A95305"/>
    <w:rsid w:val="00A9537B"/>
    <w:rsid w:val="00A955F3"/>
    <w:rsid w:val="00A957BD"/>
    <w:rsid w:val="00A961B8"/>
    <w:rsid w:val="00A964E2"/>
    <w:rsid w:val="00A967CD"/>
    <w:rsid w:val="00A96D1D"/>
    <w:rsid w:val="00A96D52"/>
    <w:rsid w:val="00A96E04"/>
    <w:rsid w:val="00A96F2A"/>
    <w:rsid w:val="00AA0040"/>
    <w:rsid w:val="00AA0060"/>
    <w:rsid w:val="00AA0296"/>
    <w:rsid w:val="00AA09BF"/>
    <w:rsid w:val="00AA0A56"/>
    <w:rsid w:val="00AA1236"/>
    <w:rsid w:val="00AA1984"/>
    <w:rsid w:val="00AA1D93"/>
    <w:rsid w:val="00AA2BB0"/>
    <w:rsid w:val="00AA2D9E"/>
    <w:rsid w:val="00AA31F1"/>
    <w:rsid w:val="00AA39C2"/>
    <w:rsid w:val="00AA3B34"/>
    <w:rsid w:val="00AA3B9B"/>
    <w:rsid w:val="00AA3D1C"/>
    <w:rsid w:val="00AA4A9B"/>
    <w:rsid w:val="00AA5197"/>
    <w:rsid w:val="00AA655F"/>
    <w:rsid w:val="00AA6780"/>
    <w:rsid w:val="00AA6886"/>
    <w:rsid w:val="00AA70C2"/>
    <w:rsid w:val="00AA710E"/>
    <w:rsid w:val="00AA7546"/>
    <w:rsid w:val="00AA7730"/>
    <w:rsid w:val="00AA7AD0"/>
    <w:rsid w:val="00AA7B6E"/>
    <w:rsid w:val="00AB0860"/>
    <w:rsid w:val="00AB0DD1"/>
    <w:rsid w:val="00AB1412"/>
    <w:rsid w:val="00AB1939"/>
    <w:rsid w:val="00AB195A"/>
    <w:rsid w:val="00AB1CF5"/>
    <w:rsid w:val="00AB1F5F"/>
    <w:rsid w:val="00AB2308"/>
    <w:rsid w:val="00AB234B"/>
    <w:rsid w:val="00AB38F3"/>
    <w:rsid w:val="00AB3C77"/>
    <w:rsid w:val="00AB3E69"/>
    <w:rsid w:val="00AB466F"/>
    <w:rsid w:val="00AB4FF3"/>
    <w:rsid w:val="00AB596D"/>
    <w:rsid w:val="00AB599D"/>
    <w:rsid w:val="00AB5BE4"/>
    <w:rsid w:val="00AB5C93"/>
    <w:rsid w:val="00AB5E12"/>
    <w:rsid w:val="00AB6C92"/>
    <w:rsid w:val="00AB6CEC"/>
    <w:rsid w:val="00AB7043"/>
    <w:rsid w:val="00AB7B77"/>
    <w:rsid w:val="00AC09F4"/>
    <w:rsid w:val="00AC0F57"/>
    <w:rsid w:val="00AC188C"/>
    <w:rsid w:val="00AC1B3F"/>
    <w:rsid w:val="00AC1ED0"/>
    <w:rsid w:val="00AC1FC4"/>
    <w:rsid w:val="00AC1FD0"/>
    <w:rsid w:val="00AC29BA"/>
    <w:rsid w:val="00AC2DB6"/>
    <w:rsid w:val="00AC2FF8"/>
    <w:rsid w:val="00AC3255"/>
    <w:rsid w:val="00AC331F"/>
    <w:rsid w:val="00AC34D4"/>
    <w:rsid w:val="00AC37C7"/>
    <w:rsid w:val="00AC38E9"/>
    <w:rsid w:val="00AC3CA0"/>
    <w:rsid w:val="00AC400D"/>
    <w:rsid w:val="00AC4022"/>
    <w:rsid w:val="00AC4246"/>
    <w:rsid w:val="00AC46E8"/>
    <w:rsid w:val="00AC49E8"/>
    <w:rsid w:val="00AC5237"/>
    <w:rsid w:val="00AC540C"/>
    <w:rsid w:val="00AC55A2"/>
    <w:rsid w:val="00AC56CA"/>
    <w:rsid w:val="00AC62EC"/>
    <w:rsid w:val="00AC63D2"/>
    <w:rsid w:val="00AC65AB"/>
    <w:rsid w:val="00AC69DD"/>
    <w:rsid w:val="00AC6B03"/>
    <w:rsid w:val="00AC6C55"/>
    <w:rsid w:val="00AC6C81"/>
    <w:rsid w:val="00AC7181"/>
    <w:rsid w:val="00AC73F1"/>
    <w:rsid w:val="00AC7B04"/>
    <w:rsid w:val="00AC7BA6"/>
    <w:rsid w:val="00AD0002"/>
    <w:rsid w:val="00AD0478"/>
    <w:rsid w:val="00AD0C53"/>
    <w:rsid w:val="00AD0F9E"/>
    <w:rsid w:val="00AD1160"/>
    <w:rsid w:val="00AD12FB"/>
    <w:rsid w:val="00AD144A"/>
    <w:rsid w:val="00AD1A0A"/>
    <w:rsid w:val="00AD1A86"/>
    <w:rsid w:val="00AD243C"/>
    <w:rsid w:val="00AD2766"/>
    <w:rsid w:val="00AD30E9"/>
    <w:rsid w:val="00AD321D"/>
    <w:rsid w:val="00AD366C"/>
    <w:rsid w:val="00AD43F7"/>
    <w:rsid w:val="00AD462C"/>
    <w:rsid w:val="00AD464B"/>
    <w:rsid w:val="00AD54F9"/>
    <w:rsid w:val="00AD55F1"/>
    <w:rsid w:val="00AD5EDD"/>
    <w:rsid w:val="00AD60F8"/>
    <w:rsid w:val="00AD68D0"/>
    <w:rsid w:val="00AD6CC8"/>
    <w:rsid w:val="00AD6E90"/>
    <w:rsid w:val="00AD70FF"/>
    <w:rsid w:val="00AD753A"/>
    <w:rsid w:val="00AD7543"/>
    <w:rsid w:val="00AD779C"/>
    <w:rsid w:val="00AD7928"/>
    <w:rsid w:val="00AE01B2"/>
    <w:rsid w:val="00AE037E"/>
    <w:rsid w:val="00AE0CB5"/>
    <w:rsid w:val="00AE0EAE"/>
    <w:rsid w:val="00AE1978"/>
    <w:rsid w:val="00AE1A57"/>
    <w:rsid w:val="00AE1BD6"/>
    <w:rsid w:val="00AE1DB7"/>
    <w:rsid w:val="00AE1E15"/>
    <w:rsid w:val="00AE1E50"/>
    <w:rsid w:val="00AE25F0"/>
    <w:rsid w:val="00AE272B"/>
    <w:rsid w:val="00AE2CAA"/>
    <w:rsid w:val="00AE2D00"/>
    <w:rsid w:val="00AE2D10"/>
    <w:rsid w:val="00AE3299"/>
    <w:rsid w:val="00AE3CD5"/>
    <w:rsid w:val="00AE3DAF"/>
    <w:rsid w:val="00AE46C5"/>
    <w:rsid w:val="00AE46FE"/>
    <w:rsid w:val="00AE4B64"/>
    <w:rsid w:val="00AE4BCE"/>
    <w:rsid w:val="00AE5337"/>
    <w:rsid w:val="00AE535E"/>
    <w:rsid w:val="00AE542B"/>
    <w:rsid w:val="00AE5565"/>
    <w:rsid w:val="00AE5B3E"/>
    <w:rsid w:val="00AE6110"/>
    <w:rsid w:val="00AE69E0"/>
    <w:rsid w:val="00AE70C8"/>
    <w:rsid w:val="00AE7A63"/>
    <w:rsid w:val="00AE7FDC"/>
    <w:rsid w:val="00AF01AE"/>
    <w:rsid w:val="00AF0739"/>
    <w:rsid w:val="00AF0827"/>
    <w:rsid w:val="00AF0BB0"/>
    <w:rsid w:val="00AF0D0C"/>
    <w:rsid w:val="00AF0D7B"/>
    <w:rsid w:val="00AF19CD"/>
    <w:rsid w:val="00AF1C85"/>
    <w:rsid w:val="00AF1E2F"/>
    <w:rsid w:val="00AF1EF7"/>
    <w:rsid w:val="00AF2072"/>
    <w:rsid w:val="00AF217E"/>
    <w:rsid w:val="00AF21D4"/>
    <w:rsid w:val="00AF2214"/>
    <w:rsid w:val="00AF2544"/>
    <w:rsid w:val="00AF282D"/>
    <w:rsid w:val="00AF29E5"/>
    <w:rsid w:val="00AF346D"/>
    <w:rsid w:val="00AF3507"/>
    <w:rsid w:val="00AF3C08"/>
    <w:rsid w:val="00AF3DD9"/>
    <w:rsid w:val="00AF3DEE"/>
    <w:rsid w:val="00AF410B"/>
    <w:rsid w:val="00AF4525"/>
    <w:rsid w:val="00AF4EC5"/>
    <w:rsid w:val="00AF4F9E"/>
    <w:rsid w:val="00AF52CF"/>
    <w:rsid w:val="00AF54E2"/>
    <w:rsid w:val="00AF5E9D"/>
    <w:rsid w:val="00AF5ED0"/>
    <w:rsid w:val="00AF609A"/>
    <w:rsid w:val="00AF65DA"/>
    <w:rsid w:val="00AF6848"/>
    <w:rsid w:val="00AF7162"/>
    <w:rsid w:val="00AF7740"/>
    <w:rsid w:val="00AF78B3"/>
    <w:rsid w:val="00AF7C4B"/>
    <w:rsid w:val="00AF7DEC"/>
    <w:rsid w:val="00B0084C"/>
    <w:rsid w:val="00B00947"/>
    <w:rsid w:val="00B01005"/>
    <w:rsid w:val="00B01069"/>
    <w:rsid w:val="00B01569"/>
    <w:rsid w:val="00B016A3"/>
    <w:rsid w:val="00B01CD5"/>
    <w:rsid w:val="00B02B12"/>
    <w:rsid w:val="00B03504"/>
    <w:rsid w:val="00B03618"/>
    <w:rsid w:val="00B036AA"/>
    <w:rsid w:val="00B03A5D"/>
    <w:rsid w:val="00B03A88"/>
    <w:rsid w:val="00B03C37"/>
    <w:rsid w:val="00B03F65"/>
    <w:rsid w:val="00B0419B"/>
    <w:rsid w:val="00B04322"/>
    <w:rsid w:val="00B04378"/>
    <w:rsid w:val="00B043B4"/>
    <w:rsid w:val="00B043C2"/>
    <w:rsid w:val="00B04429"/>
    <w:rsid w:val="00B0455A"/>
    <w:rsid w:val="00B04B02"/>
    <w:rsid w:val="00B04E38"/>
    <w:rsid w:val="00B05481"/>
    <w:rsid w:val="00B05D3B"/>
    <w:rsid w:val="00B05D6F"/>
    <w:rsid w:val="00B0623F"/>
    <w:rsid w:val="00B06285"/>
    <w:rsid w:val="00B066E8"/>
    <w:rsid w:val="00B06826"/>
    <w:rsid w:val="00B06D4B"/>
    <w:rsid w:val="00B07A8E"/>
    <w:rsid w:val="00B07DC6"/>
    <w:rsid w:val="00B07E86"/>
    <w:rsid w:val="00B07EA0"/>
    <w:rsid w:val="00B10C4E"/>
    <w:rsid w:val="00B11566"/>
    <w:rsid w:val="00B11813"/>
    <w:rsid w:val="00B11824"/>
    <w:rsid w:val="00B11E56"/>
    <w:rsid w:val="00B11ECD"/>
    <w:rsid w:val="00B11FFE"/>
    <w:rsid w:val="00B124B9"/>
    <w:rsid w:val="00B12A37"/>
    <w:rsid w:val="00B12AA7"/>
    <w:rsid w:val="00B1301B"/>
    <w:rsid w:val="00B13073"/>
    <w:rsid w:val="00B1324A"/>
    <w:rsid w:val="00B13991"/>
    <w:rsid w:val="00B13AAE"/>
    <w:rsid w:val="00B13BB7"/>
    <w:rsid w:val="00B1476C"/>
    <w:rsid w:val="00B1477C"/>
    <w:rsid w:val="00B147DF"/>
    <w:rsid w:val="00B1559F"/>
    <w:rsid w:val="00B1567F"/>
    <w:rsid w:val="00B158DB"/>
    <w:rsid w:val="00B159F1"/>
    <w:rsid w:val="00B15B42"/>
    <w:rsid w:val="00B15DDE"/>
    <w:rsid w:val="00B15E26"/>
    <w:rsid w:val="00B16104"/>
    <w:rsid w:val="00B16373"/>
    <w:rsid w:val="00B164EE"/>
    <w:rsid w:val="00B16640"/>
    <w:rsid w:val="00B16A2D"/>
    <w:rsid w:val="00B16C35"/>
    <w:rsid w:val="00B16D9C"/>
    <w:rsid w:val="00B17B8E"/>
    <w:rsid w:val="00B17ECB"/>
    <w:rsid w:val="00B20495"/>
    <w:rsid w:val="00B2092A"/>
    <w:rsid w:val="00B20CEB"/>
    <w:rsid w:val="00B215A0"/>
    <w:rsid w:val="00B21691"/>
    <w:rsid w:val="00B21B53"/>
    <w:rsid w:val="00B21DA0"/>
    <w:rsid w:val="00B21F34"/>
    <w:rsid w:val="00B2234C"/>
    <w:rsid w:val="00B223A7"/>
    <w:rsid w:val="00B23313"/>
    <w:rsid w:val="00B23693"/>
    <w:rsid w:val="00B2397B"/>
    <w:rsid w:val="00B24362"/>
    <w:rsid w:val="00B247CA"/>
    <w:rsid w:val="00B25164"/>
    <w:rsid w:val="00B25857"/>
    <w:rsid w:val="00B25D1B"/>
    <w:rsid w:val="00B261DC"/>
    <w:rsid w:val="00B262AF"/>
    <w:rsid w:val="00B265BC"/>
    <w:rsid w:val="00B270B2"/>
    <w:rsid w:val="00B27189"/>
    <w:rsid w:val="00B272AA"/>
    <w:rsid w:val="00B273CF"/>
    <w:rsid w:val="00B27907"/>
    <w:rsid w:val="00B30453"/>
    <w:rsid w:val="00B30633"/>
    <w:rsid w:val="00B30685"/>
    <w:rsid w:val="00B30918"/>
    <w:rsid w:val="00B30981"/>
    <w:rsid w:val="00B30CE0"/>
    <w:rsid w:val="00B31107"/>
    <w:rsid w:val="00B3118D"/>
    <w:rsid w:val="00B3131B"/>
    <w:rsid w:val="00B31440"/>
    <w:rsid w:val="00B31787"/>
    <w:rsid w:val="00B32810"/>
    <w:rsid w:val="00B32A93"/>
    <w:rsid w:val="00B32F15"/>
    <w:rsid w:val="00B330D2"/>
    <w:rsid w:val="00B33A5C"/>
    <w:rsid w:val="00B33D30"/>
    <w:rsid w:val="00B343E4"/>
    <w:rsid w:val="00B34CE7"/>
    <w:rsid w:val="00B351DF"/>
    <w:rsid w:val="00B35910"/>
    <w:rsid w:val="00B35952"/>
    <w:rsid w:val="00B3598D"/>
    <w:rsid w:val="00B361BB"/>
    <w:rsid w:val="00B36433"/>
    <w:rsid w:val="00B36739"/>
    <w:rsid w:val="00B367DC"/>
    <w:rsid w:val="00B36B16"/>
    <w:rsid w:val="00B36F34"/>
    <w:rsid w:val="00B37077"/>
    <w:rsid w:val="00B37BAA"/>
    <w:rsid w:val="00B37BFB"/>
    <w:rsid w:val="00B37CA5"/>
    <w:rsid w:val="00B37FA2"/>
    <w:rsid w:val="00B37FD3"/>
    <w:rsid w:val="00B40801"/>
    <w:rsid w:val="00B40D8F"/>
    <w:rsid w:val="00B40F22"/>
    <w:rsid w:val="00B433A2"/>
    <w:rsid w:val="00B43452"/>
    <w:rsid w:val="00B43745"/>
    <w:rsid w:val="00B4389C"/>
    <w:rsid w:val="00B4471E"/>
    <w:rsid w:val="00B4475B"/>
    <w:rsid w:val="00B44994"/>
    <w:rsid w:val="00B450EA"/>
    <w:rsid w:val="00B4552E"/>
    <w:rsid w:val="00B455BE"/>
    <w:rsid w:val="00B458A2"/>
    <w:rsid w:val="00B45AF2"/>
    <w:rsid w:val="00B45D40"/>
    <w:rsid w:val="00B45EF5"/>
    <w:rsid w:val="00B46169"/>
    <w:rsid w:val="00B461A5"/>
    <w:rsid w:val="00B463B7"/>
    <w:rsid w:val="00B467B2"/>
    <w:rsid w:val="00B46A86"/>
    <w:rsid w:val="00B46AAB"/>
    <w:rsid w:val="00B4727D"/>
    <w:rsid w:val="00B47376"/>
    <w:rsid w:val="00B47E6A"/>
    <w:rsid w:val="00B50076"/>
    <w:rsid w:val="00B502A1"/>
    <w:rsid w:val="00B504FF"/>
    <w:rsid w:val="00B50E8B"/>
    <w:rsid w:val="00B512BB"/>
    <w:rsid w:val="00B514DE"/>
    <w:rsid w:val="00B51ABC"/>
    <w:rsid w:val="00B52068"/>
    <w:rsid w:val="00B523DD"/>
    <w:rsid w:val="00B5262D"/>
    <w:rsid w:val="00B52691"/>
    <w:rsid w:val="00B52878"/>
    <w:rsid w:val="00B5288D"/>
    <w:rsid w:val="00B5291F"/>
    <w:rsid w:val="00B53055"/>
    <w:rsid w:val="00B53107"/>
    <w:rsid w:val="00B5315C"/>
    <w:rsid w:val="00B5318A"/>
    <w:rsid w:val="00B53529"/>
    <w:rsid w:val="00B53B55"/>
    <w:rsid w:val="00B53CE0"/>
    <w:rsid w:val="00B53E93"/>
    <w:rsid w:val="00B54106"/>
    <w:rsid w:val="00B5458F"/>
    <w:rsid w:val="00B54A08"/>
    <w:rsid w:val="00B55200"/>
    <w:rsid w:val="00B55B3A"/>
    <w:rsid w:val="00B55B88"/>
    <w:rsid w:val="00B55CB4"/>
    <w:rsid w:val="00B55E3B"/>
    <w:rsid w:val="00B55ED0"/>
    <w:rsid w:val="00B560EF"/>
    <w:rsid w:val="00B566B7"/>
    <w:rsid w:val="00B56724"/>
    <w:rsid w:val="00B60364"/>
    <w:rsid w:val="00B60577"/>
    <w:rsid w:val="00B60801"/>
    <w:rsid w:val="00B61016"/>
    <w:rsid w:val="00B6126C"/>
    <w:rsid w:val="00B612AB"/>
    <w:rsid w:val="00B616E8"/>
    <w:rsid w:val="00B61B51"/>
    <w:rsid w:val="00B61BCA"/>
    <w:rsid w:val="00B61EF0"/>
    <w:rsid w:val="00B61F4F"/>
    <w:rsid w:val="00B62163"/>
    <w:rsid w:val="00B62723"/>
    <w:rsid w:val="00B63E8C"/>
    <w:rsid w:val="00B641DB"/>
    <w:rsid w:val="00B64270"/>
    <w:rsid w:val="00B64F8F"/>
    <w:rsid w:val="00B653D9"/>
    <w:rsid w:val="00B6542C"/>
    <w:rsid w:val="00B65744"/>
    <w:rsid w:val="00B657EE"/>
    <w:rsid w:val="00B658A3"/>
    <w:rsid w:val="00B65C4B"/>
    <w:rsid w:val="00B66229"/>
    <w:rsid w:val="00B66404"/>
    <w:rsid w:val="00B6675F"/>
    <w:rsid w:val="00B66835"/>
    <w:rsid w:val="00B66858"/>
    <w:rsid w:val="00B66A95"/>
    <w:rsid w:val="00B67374"/>
    <w:rsid w:val="00B67AC3"/>
    <w:rsid w:val="00B67EB8"/>
    <w:rsid w:val="00B70788"/>
    <w:rsid w:val="00B71238"/>
    <w:rsid w:val="00B7148E"/>
    <w:rsid w:val="00B714D4"/>
    <w:rsid w:val="00B71F8B"/>
    <w:rsid w:val="00B723E5"/>
    <w:rsid w:val="00B72476"/>
    <w:rsid w:val="00B7261F"/>
    <w:rsid w:val="00B7263D"/>
    <w:rsid w:val="00B7283D"/>
    <w:rsid w:val="00B72E11"/>
    <w:rsid w:val="00B7399F"/>
    <w:rsid w:val="00B7413C"/>
    <w:rsid w:val="00B74722"/>
    <w:rsid w:val="00B74E64"/>
    <w:rsid w:val="00B74FC3"/>
    <w:rsid w:val="00B752AF"/>
    <w:rsid w:val="00B7595F"/>
    <w:rsid w:val="00B75D13"/>
    <w:rsid w:val="00B760A1"/>
    <w:rsid w:val="00B7611A"/>
    <w:rsid w:val="00B76176"/>
    <w:rsid w:val="00B76CCA"/>
    <w:rsid w:val="00B76D56"/>
    <w:rsid w:val="00B76FBF"/>
    <w:rsid w:val="00B7703F"/>
    <w:rsid w:val="00B775DB"/>
    <w:rsid w:val="00B80183"/>
    <w:rsid w:val="00B80492"/>
    <w:rsid w:val="00B80AA7"/>
    <w:rsid w:val="00B810D0"/>
    <w:rsid w:val="00B818AD"/>
    <w:rsid w:val="00B83943"/>
    <w:rsid w:val="00B83951"/>
    <w:rsid w:val="00B839DD"/>
    <w:rsid w:val="00B83D29"/>
    <w:rsid w:val="00B844D4"/>
    <w:rsid w:val="00B8454E"/>
    <w:rsid w:val="00B84D00"/>
    <w:rsid w:val="00B852B0"/>
    <w:rsid w:val="00B8541C"/>
    <w:rsid w:val="00B85506"/>
    <w:rsid w:val="00B85587"/>
    <w:rsid w:val="00B85D49"/>
    <w:rsid w:val="00B85DCF"/>
    <w:rsid w:val="00B8624E"/>
    <w:rsid w:val="00B869F0"/>
    <w:rsid w:val="00B86EC0"/>
    <w:rsid w:val="00B870CD"/>
    <w:rsid w:val="00B87472"/>
    <w:rsid w:val="00B8758B"/>
    <w:rsid w:val="00B878EB"/>
    <w:rsid w:val="00B87E98"/>
    <w:rsid w:val="00B87FAD"/>
    <w:rsid w:val="00B90137"/>
    <w:rsid w:val="00B904BC"/>
    <w:rsid w:val="00B9085A"/>
    <w:rsid w:val="00B90CC5"/>
    <w:rsid w:val="00B90DB4"/>
    <w:rsid w:val="00B91F1B"/>
    <w:rsid w:val="00B91FB9"/>
    <w:rsid w:val="00B9237F"/>
    <w:rsid w:val="00B92587"/>
    <w:rsid w:val="00B93C60"/>
    <w:rsid w:val="00B947DB"/>
    <w:rsid w:val="00B94B0B"/>
    <w:rsid w:val="00B94DE3"/>
    <w:rsid w:val="00B951B6"/>
    <w:rsid w:val="00B956C5"/>
    <w:rsid w:val="00B95A77"/>
    <w:rsid w:val="00B96478"/>
    <w:rsid w:val="00B96630"/>
    <w:rsid w:val="00B96649"/>
    <w:rsid w:val="00B97298"/>
    <w:rsid w:val="00B973C7"/>
    <w:rsid w:val="00B978DB"/>
    <w:rsid w:val="00B97D4B"/>
    <w:rsid w:val="00BA0336"/>
    <w:rsid w:val="00BA09AA"/>
    <w:rsid w:val="00BA0A8C"/>
    <w:rsid w:val="00BA107C"/>
    <w:rsid w:val="00BA1131"/>
    <w:rsid w:val="00BA11CF"/>
    <w:rsid w:val="00BA15F3"/>
    <w:rsid w:val="00BA1806"/>
    <w:rsid w:val="00BA1995"/>
    <w:rsid w:val="00BA246E"/>
    <w:rsid w:val="00BA260E"/>
    <w:rsid w:val="00BA2D91"/>
    <w:rsid w:val="00BA31D9"/>
    <w:rsid w:val="00BA3283"/>
    <w:rsid w:val="00BA337B"/>
    <w:rsid w:val="00BA3796"/>
    <w:rsid w:val="00BA3D7D"/>
    <w:rsid w:val="00BA4363"/>
    <w:rsid w:val="00BA488E"/>
    <w:rsid w:val="00BA4CC5"/>
    <w:rsid w:val="00BA53E9"/>
    <w:rsid w:val="00BA546F"/>
    <w:rsid w:val="00BA55DC"/>
    <w:rsid w:val="00BA59E6"/>
    <w:rsid w:val="00BA5F45"/>
    <w:rsid w:val="00BA7A45"/>
    <w:rsid w:val="00BA7C5C"/>
    <w:rsid w:val="00BA7E6E"/>
    <w:rsid w:val="00BB01AE"/>
    <w:rsid w:val="00BB0355"/>
    <w:rsid w:val="00BB0AF8"/>
    <w:rsid w:val="00BB0F9B"/>
    <w:rsid w:val="00BB148D"/>
    <w:rsid w:val="00BB188F"/>
    <w:rsid w:val="00BB1AD1"/>
    <w:rsid w:val="00BB1ED9"/>
    <w:rsid w:val="00BB2CF8"/>
    <w:rsid w:val="00BB34A9"/>
    <w:rsid w:val="00BB39C0"/>
    <w:rsid w:val="00BB3A6C"/>
    <w:rsid w:val="00BB3DB7"/>
    <w:rsid w:val="00BB4358"/>
    <w:rsid w:val="00BB5E35"/>
    <w:rsid w:val="00BB5EC8"/>
    <w:rsid w:val="00BB5EDE"/>
    <w:rsid w:val="00BB602F"/>
    <w:rsid w:val="00BB61F0"/>
    <w:rsid w:val="00BB6390"/>
    <w:rsid w:val="00BB6415"/>
    <w:rsid w:val="00BB6A7E"/>
    <w:rsid w:val="00BB6C35"/>
    <w:rsid w:val="00BB7534"/>
    <w:rsid w:val="00BB7731"/>
    <w:rsid w:val="00BB783F"/>
    <w:rsid w:val="00BC0049"/>
    <w:rsid w:val="00BC064A"/>
    <w:rsid w:val="00BC0954"/>
    <w:rsid w:val="00BC0AB5"/>
    <w:rsid w:val="00BC0CC0"/>
    <w:rsid w:val="00BC1133"/>
    <w:rsid w:val="00BC119E"/>
    <w:rsid w:val="00BC1831"/>
    <w:rsid w:val="00BC1B55"/>
    <w:rsid w:val="00BC1D65"/>
    <w:rsid w:val="00BC22A7"/>
    <w:rsid w:val="00BC2A4C"/>
    <w:rsid w:val="00BC30EB"/>
    <w:rsid w:val="00BC38EF"/>
    <w:rsid w:val="00BC3C04"/>
    <w:rsid w:val="00BC3E86"/>
    <w:rsid w:val="00BC47E2"/>
    <w:rsid w:val="00BC4A11"/>
    <w:rsid w:val="00BC4A84"/>
    <w:rsid w:val="00BC4BA3"/>
    <w:rsid w:val="00BC4BDB"/>
    <w:rsid w:val="00BC4C89"/>
    <w:rsid w:val="00BC4D69"/>
    <w:rsid w:val="00BC52A2"/>
    <w:rsid w:val="00BC533E"/>
    <w:rsid w:val="00BC5479"/>
    <w:rsid w:val="00BC56D0"/>
    <w:rsid w:val="00BC6407"/>
    <w:rsid w:val="00BC66F7"/>
    <w:rsid w:val="00BC70BE"/>
    <w:rsid w:val="00BC70C9"/>
    <w:rsid w:val="00BC75D5"/>
    <w:rsid w:val="00BC7F15"/>
    <w:rsid w:val="00BD004F"/>
    <w:rsid w:val="00BD0222"/>
    <w:rsid w:val="00BD032E"/>
    <w:rsid w:val="00BD05E7"/>
    <w:rsid w:val="00BD0CB5"/>
    <w:rsid w:val="00BD1446"/>
    <w:rsid w:val="00BD1C73"/>
    <w:rsid w:val="00BD1D44"/>
    <w:rsid w:val="00BD1F7E"/>
    <w:rsid w:val="00BD2201"/>
    <w:rsid w:val="00BD2869"/>
    <w:rsid w:val="00BD2956"/>
    <w:rsid w:val="00BD2A32"/>
    <w:rsid w:val="00BD308D"/>
    <w:rsid w:val="00BD3B3C"/>
    <w:rsid w:val="00BD44B2"/>
    <w:rsid w:val="00BD452C"/>
    <w:rsid w:val="00BD4997"/>
    <w:rsid w:val="00BD4EAB"/>
    <w:rsid w:val="00BD5529"/>
    <w:rsid w:val="00BD5BFA"/>
    <w:rsid w:val="00BD5FC5"/>
    <w:rsid w:val="00BD62B8"/>
    <w:rsid w:val="00BD6400"/>
    <w:rsid w:val="00BD6491"/>
    <w:rsid w:val="00BD65C5"/>
    <w:rsid w:val="00BD6ACC"/>
    <w:rsid w:val="00BD70B3"/>
    <w:rsid w:val="00BD71FE"/>
    <w:rsid w:val="00BD7526"/>
    <w:rsid w:val="00BD7627"/>
    <w:rsid w:val="00BD77FC"/>
    <w:rsid w:val="00BE065E"/>
    <w:rsid w:val="00BE08D8"/>
    <w:rsid w:val="00BE0916"/>
    <w:rsid w:val="00BE155E"/>
    <w:rsid w:val="00BE15B5"/>
    <w:rsid w:val="00BE1669"/>
    <w:rsid w:val="00BE1865"/>
    <w:rsid w:val="00BE1FB5"/>
    <w:rsid w:val="00BE1FD3"/>
    <w:rsid w:val="00BE20DF"/>
    <w:rsid w:val="00BE20F5"/>
    <w:rsid w:val="00BE2612"/>
    <w:rsid w:val="00BE2675"/>
    <w:rsid w:val="00BE2A00"/>
    <w:rsid w:val="00BE2A2A"/>
    <w:rsid w:val="00BE2AEB"/>
    <w:rsid w:val="00BE2F62"/>
    <w:rsid w:val="00BE342E"/>
    <w:rsid w:val="00BE358E"/>
    <w:rsid w:val="00BE3D10"/>
    <w:rsid w:val="00BE4029"/>
    <w:rsid w:val="00BE4186"/>
    <w:rsid w:val="00BE4B95"/>
    <w:rsid w:val="00BE4BD5"/>
    <w:rsid w:val="00BE51AD"/>
    <w:rsid w:val="00BE54BE"/>
    <w:rsid w:val="00BE5716"/>
    <w:rsid w:val="00BE573A"/>
    <w:rsid w:val="00BE5B21"/>
    <w:rsid w:val="00BE5E8A"/>
    <w:rsid w:val="00BE6144"/>
    <w:rsid w:val="00BE6E46"/>
    <w:rsid w:val="00BE73B8"/>
    <w:rsid w:val="00BE7540"/>
    <w:rsid w:val="00BE78AA"/>
    <w:rsid w:val="00BF09CF"/>
    <w:rsid w:val="00BF134A"/>
    <w:rsid w:val="00BF1638"/>
    <w:rsid w:val="00BF1A35"/>
    <w:rsid w:val="00BF1D9F"/>
    <w:rsid w:val="00BF20F8"/>
    <w:rsid w:val="00BF280D"/>
    <w:rsid w:val="00BF28DF"/>
    <w:rsid w:val="00BF2C35"/>
    <w:rsid w:val="00BF2D69"/>
    <w:rsid w:val="00BF312B"/>
    <w:rsid w:val="00BF3440"/>
    <w:rsid w:val="00BF39C0"/>
    <w:rsid w:val="00BF3A26"/>
    <w:rsid w:val="00BF3D36"/>
    <w:rsid w:val="00BF4305"/>
    <w:rsid w:val="00BF4614"/>
    <w:rsid w:val="00BF4C25"/>
    <w:rsid w:val="00BF532C"/>
    <w:rsid w:val="00BF5366"/>
    <w:rsid w:val="00BF54AC"/>
    <w:rsid w:val="00BF550E"/>
    <w:rsid w:val="00BF5920"/>
    <w:rsid w:val="00BF5C42"/>
    <w:rsid w:val="00BF609A"/>
    <w:rsid w:val="00BF60DB"/>
    <w:rsid w:val="00BF63D9"/>
    <w:rsid w:val="00BF656C"/>
    <w:rsid w:val="00BF65D7"/>
    <w:rsid w:val="00BF660E"/>
    <w:rsid w:val="00BF6A23"/>
    <w:rsid w:val="00BF6CAC"/>
    <w:rsid w:val="00BF6E28"/>
    <w:rsid w:val="00BF76C5"/>
    <w:rsid w:val="00C0031E"/>
    <w:rsid w:val="00C005BF"/>
    <w:rsid w:val="00C005C1"/>
    <w:rsid w:val="00C008E8"/>
    <w:rsid w:val="00C00FA6"/>
    <w:rsid w:val="00C01064"/>
    <w:rsid w:val="00C01152"/>
    <w:rsid w:val="00C0159D"/>
    <w:rsid w:val="00C01FCA"/>
    <w:rsid w:val="00C020DF"/>
    <w:rsid w:val="00C021EB"/>
    <w:rsid w:val="00C0259D"/>
    <w:rsid w:val="00C04BFD"/>
    <w:rsid w:val="00C04F87"/>
    <w:rsid w:val="00C04FC7"/>
    <w:rsid w:val="00C05306"/>
    <w:rsid w:val="00C05574"/>
    <w:rsid w:val="00C06584"/>
    <w:rsid w:val="00C06610"/>
    <w:rsid w:val="00C067A6"/>
    <w:rsid w:val="00C06F42"/>
    <w:rsid w:val="00C0704E"/>
    <w:rsid w:val="00C07443"/>
    <w:rsid w:val="00C078E3"/>
    <w:rsid w:val="00C07A2F"/>
    <w:rsid w:val="00C07BE9"/>
    <w:rsid w:val="00C07C23"/>
    <w:rsid w:val="00C10123"/>
    <w:rsid w:val="00C102DF"/>
    <w:rsid w:val="00C1033D"/>
    <w:rsid w:val="00C103D1"/>
    <w:rsid w:val="00C1047B"/>
    <w:rsid w:val="00C1087F"/>
    <w:rsid w:val="00C109C9"/>
    <w:rsid w:val="00C11261"/>
    <w:rsid w:val="00C11488"/>
    <w:rsid w:val="00C11B09"/>
    <w:rsid w:val="00C11B9C"/>
    <w:rsid w:val="00C12670"/>
    <w:rsid w:val="00C12762"/>
    <w:rsid w:val="00C12A7C"/>
    <w:rsid w:val="00C12ACF"/>
    <w:rsid w:val="00C130E7"/>
    <w:rsid w:val="00C132F6"/>
    <w:rsid w:val="00C136F6"/>
    <w:rsid w:val="00C139BB"/>
    <w:rsid w:val="00C13AE1"/>
    <w:rsid w:val="00C13B8F"/>
    <w:rsid w:val="00C14412"/>
    <w:rsid w:val="00C14AEC"/>
    <w:rsid w:val="00C14BB9"/>
    <w:rsid w:val="00C14D0B"/>
    <w:rsid w:val="00C14D60"/>
    <w:rsid w:val="00C15641"/>
    <w:rsid w:val="00C1577A"/>
    <w:rsid w:val="00C15A82"/>
    <w:rsid w:val="00C15BC5"/>
    <w:rsid w:val="00C1673F"/>
    <w:rsid w:val="00C167C3"/>
    <w:rsid w:val="00C16AF7"/>
    <w:rsid w:val="00C16B88"/>
    <w:rsid w:val="00C17292"/>
    <w:rsid w:val="00C172B2"/>
    <w:rsid w:val="00C173BA"/>
    <w:rsid w:val="00C1741B"/>
    <w:rsid w:val="00C1757C"/>
    <w:rsid w:val="00C17891"/>
    <w:rsid w:val="00C179E9"/>
    <w:rsid w:val="00C17BCB"/>
    <w:rsid w:val="00C17C59"/>
    <w:rsid w:val="00C202DB"/>
    <w:rsid w:val="00C2031D"/>
    <w:rsid w:val="00C20B47"/>
    <w:rsid w:val="00C20BDA"/>
    <w:rsid w:val="00C20EA2"/>
    <w:rsid w:val="00C217F8"/>
    <w:rsid w:val="00C21947"/>
    <w:rsid w:val="00C21B30"/>
    <w:rsid w:val="00C223EC"/>
    <w:rsid w:val="00C22995"/>
    <w:rsid w:val="00C22A23"/>
    <w:rsid w:val="00C2392F"/>
    <w:rsid w:val="00C23F4A"/>
    <w:rsid w:val="00C240E7"/>
    <w:rsid w:val="00C24832"/>
    <w:rsid w:val="00C249DD"/>
    <w:rsid w:val="00C24B03"/>
    <w:rsid w:val="00C25430"/>
    <w:rsid w:val="00C25D3A"/>
    <w:rsid w:val="00C25D97"/>
    <w:rsid w:val="00C26705"/>
    <w:rsid w:val="00C26ED2"/>
    <w:rsid w:val="00C26ED7"/>
    <w:rsid w:val="00C2719C"/>
    <w:rsid w:val="00C274FC"/>
    <w:rsid w:val="00C2764E"/>
    <w:rsid w:val="00C279E9"/>
    <w:rsid w:val="00C27F83"/>
    <w:rsid w:val="00C30F53"/>
    <w:rsid w:val="00C3103F"/>
    <w:rsid w:val="00C319D5"/>
    <w:rsid w:val="00C319D8"/>
    <w:rsid w:val="00C31B52"/>
    <w:rsid w:val="00C324CA"/>
    <w:rsid w:val="00C325EB"/>
    <w:rsid w:val="00C32E25"/>
    <w:rsid w:val="00C332BF"/>
    <w:rsid w:val="00C338AA"/>
    <w:rsid w:val="00C33C46"/>
    <w:rsid w:val="00C33C73"/>
    <w:rsid w:val="00C359FB"/>
    <w:rsid w:val="00C36753"/>
    <w:rsid w:val="00C36D03"/>
    <w:rsid w:val="00C36F19"/>
    <w:rsid w:val="00C37638"/>
    <w:rsid w:val="00C37663"/>
    <w:rsid w:val="00C37BF3"/>
    <w:rsid w:val="00C402FB"/>
    <w:rsid w:val="00C40D70"/>
    <w:rsid w:val="00C41462"/>
    <w:rsid w:val="00C4169E"/>
    <w:rsid w:val="00C4191A"/>
    <w:rsid w:val="00C41CB1"/>
    <w:rsid w:val="00C420FD"/>
    <w:rsid w:val="00C42113"/>
    <w:rsid w:val="00C42278"/>
    <w:rsid w:val="00C4307E"/>
    <w:rsid w:val="00C4375C"/>
    <w:rsid w:val="00C439CD"/>
    <w:rsid w:val="00C43A79"/>
    <w:rsid w:val="00C43AA1"/>
    <w:rsid w:val="00C43D88"/>
    <w:rsid w:val="00C44A66"/>
    <w:rsid w:val="00C45463"/>
    <w:rsid w:val="00C45491"/>
    <w:rsid w:val="00C454FA"/>
    <w:rsid w:val="00C45B79"/>
    <w:rsid w:val="00C4776F"/>
    <w:rsid w:val="00C47B18"/>
    <w:rsid w:val="00C47D79"/>
    <w:rsid w:val="00C47DA1"/>
    <w:rsid w:val="00C500CC"/>
    <w:rsid w:val="00C50186"/>
    <w:rsid w:val="00C5069F"/>
    <w:rsid w:val="00C508EA"/>
    <w:rsid w:val="00C50B77"/>
    <w:rsid w:val="00C5111A"/>
    <w:rsid w:val="00C5142B"/>
    <w:rsid w:val="00C5192C"/>
    <w:rsid w:val="00C51D8B"/>
    <w:rsid w:val="00C51FCF"/>
    <w:rsid w:val="00C522FE"/>
    <w:rsid w:val="00C52311"/>
    <w:rsid w:val="00C5247F"/>
    <w:rsid w:val="00C524D1"/>
    <w:rsid w:val="00C5265E"/>
    <w:rsid w:val="00C52826"/>
    <w:rsid w:val="00C52BF1"/>
    <w:rsid w:val="00C533DB"/>
    <w:rsid w:val="00C53534"/>
    <w:rsid w:val="00C5390F"/>
    <w:rsid w:val="00C53E2F"/>
    <w:rsid w:val="00C543AF"/>
    <w:rsid w:val="00C543C3"/>
    <w:rsid w:val="00C54502"/>
    <w:rsid w:val="00C54910"/>
    <w:rsid w:val="00C54E64"/>
    <w:rsid w:val="00C55216"/>
    <w:rsid w:val="00C5579D"/>
    <w:rsid w:val="00C55816"/>
    <w:rsid w:val="00C55AF2"/>
    <w:rsid w:val="00C56AFE"/>
    <w:rsid w:val="00C57753"/>
    <w:rsid w:val="00C57B96"/>
    <w:rsid w:val="00C57D5B"/>
    <w:rsid w:val="00C6034F"/>
    <w:rsid w:val="00C60E24"/>
    <w:rsid w:val="00C62B21"/>
    <w:rsid w:val="00C631E2"/>
    <w:rsid w:val="00C63277"/>
    <w:rsid w:val="00C633A4"/>
    <w:rsid w:val="00C63691"/>
    <w:rsid w:val="00C63888"/>
    <w:rsid w:val="00C639DD"/>
    <w:rsid w:val="00C63F7F"/>
    <w:rsid w:val="00C640D7"/>
    <w:rsid w:val="00C6464C"/>
    <w:rsid w:val="00C64873"/>
    <w:rsid w:val="00C648E4"/>
    <w:rsid w:val="00C64B75"/>
    <w:rsid w:val="00C65197"/>
    <w:rsid w:val="00C662E6"/>
    <w:rsid w:val="00C665C2"/>
    <w:rsid w:val="00C67DDD"/>
    <w:rsid w:val="00C706B8"/>
    <w:rsid w:val="00C706D2"/>
    <w:rsid w:val="00C71477"/>
    <w:rsid w:val="00C71562"/>
    <w:rsid w:val="00C71830"/>
    <w:rsid w:val="00C71B27"/>
    <w:rsid w:val="00C71E3A"/>
    <w:rsid w:val="00C71F13"/>
    <w:rsid w:val="00C72D0D"/>
    <w:rsid w:val="00C72D1A"/>
    <w:rsid w:val="00C73413"/>
    <w:rsid w:val="00C73B61"/>
    <w:rsid w:val="00C740B5"/>
    <w:rsid w:val="00C74F54"/>
    <w:rsid w:val="00C751A1"/>
    <w:rsid w:val="00C75255"/>
    <w:rsid w:val="00C752B6"/>
    <w:rsid w:val="00C752E0"/>
    <w:rsid w:val="00C758FE"/>
    <w:rsid w:val="00C75BAE"/>
    <w:rsid w:val="00C75C67"/>
    <w:rsid w:val="00C75CAD"/>
    <w:rsid w:val="00C76235"/>
    <w:rsid w:val="00C76307"/>
    <w:rsid w:val="00C7665B"/>
    <w:rsid w:val="00C76AA4"/>
    <w:rsid w:val="00C76AE3"/>
    <w:rsid w:val="00C76F37"/>
    <w:rsid w:val="00C774F2"/>
    <w:rsid w:val="00C77558"/>
    <w:rsid w:val="00C77A75"/>
    <w:rsid w:val="00C77C40"/>
    <w:rsid w:val="00C80317"/>
    <w:rsid w:val="00C8088E"/>
    <w:rsid w:val="00C809B5"/>
    <w:rsid w:val="00C81677"/>
    <w:rsid w:val="00C820A0"/>
    <w:rsid w:val="00C82821"/>
    <w:rsid w:val="00C82F7C"/>
    <w:rsid w:val="00C82FA7"/>
    <w:rsid w:val="00C8314F"/>
    <w:rsid w:val="00C831AA"/>
    <w:rsid w:val="00C8336F"/>
    <w:rsid w:val="00C83428"/>
    <w:rsid w:val="00C83535"/>
    <w:rsid w:val="00C83558"/>
    <w:rsid w:val="00C83A30"/>
    <w:rsid w:val="00C83A65"/>
    <w:rsid w:val="00C83E16"/>
    <w:rsid w:val="00C83F19"/>
    <w:rsid w:val="00C85527"/>
    <w:rsid w:val="00C85654"/>
    <w:rsid w:val="00C861AA"/>
    <w:rsid w:val="00C86751"/>
    <w:rsid w:val="00C878D7"/>
    <w:rsid w:val="00C906FD"/>
    <w:rsid w:val="00C9072A"/>
    <w:rsid w:val="00C90DFD"/>
    <w:rsid w:val="00C91237"/>
    <w:rsid w:val="00C912A5"/>
    <w:rsid w:val="00C91724"/>
    <w:rsid w:val="00C9181F"/>
    <w:rsid w:val="00C91E03"/>
    <w:rsid w:val="00C924B6"/>
    <w:rsid w:val="00C92524"/>
    <w:rsid w:val="00C92A0D"/>
    <w:rsid w:val="00C92C11"/>
    <w:rsid w:val="00C92F23"/>
    <w:rsid w:val="00C933C1"/>
    <w:rsid w:val="00C933FF"/>
    <w:rsid w:val="00C936AF"/>
    <w:rsid w:val="00C93788"/>
    <w:rsid w:val="00C93A1A"/>
    <w:rsid w:val="00C93F61"/>
    <w:rsid w:val="00C94259"/>
    <w:rsid w:val="00C943FE"/>
    <w:rsid w:val="00C9469E"/>
    <w:rsid w:val="00C947BD"/>
    <w:rsid w:val="00C947F7"/>
    <w:rsid w:val="00C9488B"/>
    <w:rsid w:val="00C957E5"/>
    <w:rsid w:val="00C95C7C"/>
    <w:rsid w:val="00C95E3D"/>
    <w:rsid w:val="00C95FB9"/>
    <w:rsid w:val="00C95FDC"/>
    <w:rsid w:val="00C9694A"/>
    <w:rsid w:val="00C96EFD"/>
    <w:rsid w:val="00C96F76"/>
    <w:rsid w:val="00C97B89"/>
    <w:rsid w:val="00C97DC4"/>
    <w:rsid w:val="00CA047F"/>
    <w:rsid w:val="00CA04EC"/>
    <w:rsid w:val="00CA0814"/>
    <w:rsid w:val="00CA08DE"/>
    <w:rsid w:val="00CA0A98"/>
    <w:rsid w:val="00CA0BF3"/>
    <w:rsid w:val="00CA137C"/>
    <w:rsid w:val="00CA150D"/>
    <w:rsid w:val="00CA2134"/>
    <w:rsid w:val="00CA2B1D"/>
    <w:rsid w:val="00CA2B7A"/>
    <w:rsid w:val="00CA2CB8"/>
    <w:rsid w:val="00CA3323"/>
    <w:rsid w:val="00CA3812"/>
    <w:rsid w:val="00CA3BC6"/>
    <w:rsid w:val="00CA3F3C"/>
    <w:rsid w:val="00CA4D9D"/>
    <w:rsid w:val="00CA51FC"/>
    <w:rsid w:val="00CA6095"/>
    <w:rsid w:val="00CA679F"/>
    <w:rsid w:val="00CA6D25"/>
    <w:rsid w:val="00CA7173"/>
    <w:rsid w:val="00CA73D6"/>
    <w:rsid w:val="00CB003E"/>
    <w:rsid w:val="00CB009B"/>
    <w:rsid w:val="00CB0C09"/>
    <w:rsid w:val="00CB0EDA"/>
    <w:rsid w:val="00CB127B"/>
    <w:rsid w:val="00CB131B"/>
    <w:rsid w:val="00CB1A6C"/>
    <w:rsid w:val="00CB1F03"/>
    <w:rsid w:val="00CB205F"/>
    <w:rsid w:val="00CB2B39"/>
    <w:rsid w:val="00CB2FFE"/>
    <w:rsid w:val="00CB32B0"/>
    <w:rsid w:val="00CB36F7"/>
    <w:rsid w:val="00CB3AEF"/>
    <w:rsid w:val="00CB3DFC"/>
    <w:rsid w:val="00CB3E14"/>
    <w:rsid w:val="00CB4251"/>
    <w:rsid w:val="00CB42D3"/>
    <w:rsid w:val="00CB49FC"/>
    <w:rsid w:val="00CB4C81"/>
    <w:rsid w:val="00CB54D8"/>
    <w:rsid w:val="00CB57C2"/>
    <w:rsid w:val="00CB587F"/>
    <w:rsid w:val="00CB59D6"/>
    <w:rsid w:val="00CB6962"/>
    <w:rsid w:val="00CB6BE3"/>
    <w:rsid w:val="00CB6CD3"/>
    <w:rsid w:val="00CB7A6E"/>
    <w:rsid w:val="00CB7F1A"/>
    <w:rsid w:val="00CC0120"/>
    <w:rsid w:val="00CC0914"/>
    <w:rsid w:val="00CC09BD"/>
    <w:rsid w:val="00CC10CC"/>
    <w:rsid w:val="00CC1555"/>
    <w:rsid w:val="00CC15C1"/>
    <w:rsid w:val="00CC1749"/>
    <w:rsid w:val="00CC1D21"/>
    <w:rsid w:val="00CC1F09"/>
    <w:rsid w:val="00CC2136"/>
    <w:rsid w:val="00CC24E1"/>
    <w:rsid w:val="00CC2B29"/>
    <w:rsid w:val="00CC2F2B"/>
    <w:rsid w:val="00CC2F2D"/>
    <w:rsid w:val="00CC301A"/>
    <w:rsid w:val="00CC33F8"/>
    <w:rsid w:val="00CC35C5"/>
    <w:rsid w:val="00CC3785"/>
    <w:rsid w:val="00CC3A4B"/>
    <w:rsid w:val="00CC421C"/>
    <w:rsid w:val="00CC460F"/>
    <w:rsid w:val="00CC46F2"/>
    <w:rsid w:val="00CC4CA3"/>
    <w:rsid w:val="00CC6078"/>
    <w:rsid w:val="00CC60E3"/>
    <w:rsid w:val="00CC61C4"/>
    <w:rsid w:val="00CC6AFA"/>
    <w:rsid w:val="00CC72B7"/>
    <w:rsid w:val="00CC734A"/>
    <w:rsid w:val="00CC743E"/>
    <w:rsid w:val="00CC78C0"/>
    <w:rsid w:val="00CC7AD1"/>
    <w:rsid w:val="00CC7B57"/>
    <w:rsid w:val="00CC7B70"/>
    <w:rsid w:val="00CD000C"/>
    <w:rsid w:val="00CD03C7"/>
    <w:rsid w:val="00CD0EA3"/>
    <w:rsid w:val="00CD0F6F"/>
    <w:rsid w:val="00CD1077"/>
    <w:rsid w:val="00CD20E8"/>
    <w:rsid w:val="00CD28FE"/>
    <w:rsid w:val="00CD34D9"/>
    <w:rsid w:val="00CD34EF"/>
    <w:rsid w:val="00CD3E35"/>
    <w:rsid w:val="00CD3E59"/>
    <w:rsid w:val="00CD407E"/>
    <w:rsid w:val="00CD43CB"/>
    <w:rsid w:val="00CD4A0C"/>
    <w:rsid w:val="00CD4C3E"/>
    <w:rsid w:val="00CD5408"/>
    <w:rsid w:val="00CD5740"/>
    <w:rsid w:val="00CD5F9B"/>
    <w:rsid w:val="00CD63A3"/>
    <w:rsid w:val="00CD63F5"/>
    <w:rsid w:val="00CD6E8E"/>
    <w:rsid w:val="00CD7007"/>
    <w:rsid w:val="00CD703C"/>
    <w:rsid w:val="00CD710A"/>
    <w:rsid w:val="00CD78FD"/>
    <w:rsid w:val="00CD7C5A"/>
    <w:rsid w:val="00CE01D9"/>
    <w:rsid w:val="00CE0745"/>
    <w:rsid w:val="00CE0C93"/>
    <w:rsid w:val="00CE0F7E"/>
    <w:rsid w:val="00CE1A94"/>
    <w:rsid w:val="00CE1C79"/>
    <w:rsid w:val="00CE202E"/>
    <w:rsid w:val="00CE2033"/>
    <w:rsid w:val="00CE2237"/>
    <w:rsid w:val="00CE245F"/>
    <w:rsid w:val="00CE2667"/>
    <w:rsid w:val="00CE272D"/>
    <w:rsid w:val="00CE2CEE"/>
    <w:rsid w:val="00CE2D63"/>
    <w:rsid w:val="00CE3703"/>
    <w:rsid w:val="00CE37EC"/>
    <w:rsid w:val="00CE38D9"/>
    <w:rsid w:val="00CE3961"/>
    <w:rsid w:val="00CE3A17"/>
    <w:rsid w:val="00CE3F57"/>
    <w:rsid w:val="00CE3F84"/>
    <w:rsid w:val="00CE44C0"/>
    <w:rsid w:val="00CE4ED2"/>
    <w:rsid w:val="00CE502E"/>
    <w:rsid w:val="00CE5B68"/>
    <w:rsid w:val="00CE64C2"/>
    <w:rsid w:val="00CE661D"/>
    <w:rsid w:val="00CE72E9"/>
    <w:rsid w:val="00CE7639"/>
    <w:rsid w:val="00CE76C6"/>
    <w:rsid w:val="00CE7C21"/>
    <w:rsid w:val="00CE7D73"/>
    <w:rsid w:val="00CF0A71"/>
    <w:rsid w:val="00CF0FA1"/>
    <w:rsid w:val="00CF100B"/>
    <w:rsid w:val="00CF1163"/>
    <w:rsid w:val="00CF22E7"/>
    <w:rsid w:val="00CF25BA"/>
    <w:rsid w:val="00CF2D4F"/>
    <w:rsid w:val="00CF3136"/>
    <w:rsid w:val="00CF32AA"/>
    <w:rsid w:val="00CF4CA8"/>
    <w:rsid w:val="00CF501C"/>
    <w:rsid w:val="00CF5424"/>
    <w:rsid w:val="00CF5FEF"/>
    <w:rsid w:val="00CF66E6"/>
    <w:rsid w:val="00CF6A7B"/>
    <w:rsid w:val="00CF6B80"/>
    <w:rsid w:val="00CF6BDC"/>
    <w:rsid w:val="00CF6CAB"/>
    <w:rsid w:val="00CF7AEA"/>
    <w:rsid w:val="00CF7EB2"/>
    <w:rsid w:val="00CF7F7D"/>
    <w:rsid w:val="00D0043D"/>
    <w:rsid w:val="00D00592"/>
    <w:rsid w:val="00D008A7"/>
    <w:rsid w:val="00D013DF"/>
    <w:rsid w:val="00D01C0E"/>
    <w:rsid w:val="00D024AE"/>
    <w:rsid w:val="00D024CE"/>
    <w:rsid w:val="00D038F9"/>
    <w:rsid w:val="00D03965"/>
    <w:rsid w:val="00D03C7E"/>
    <w:rsid w:val="00D04827"/>
    <w:rsid w:val="00D04CB0"/>
    <w:rsid w:val="00D05416"/>
    <w:rsid w:val="00D0593A"/>
    <w:rsid w:val="00D05C9B"/>
    <w:rsid w:val="00D05E22"/>
    <w:rsid w:val="00D05FCE"/>
    <w:rsid w:val="00D06095"/>
    <w:rsid w:val="00D06960"/>
    <w:rsid w:val="00D06C6C"/>
    <w:rsid w:val="00D06DB4"/>
    <w:rsid w:val="00D06EC5"/>
    <w:rsid w:val="00D06FD1"/>
    <w:rsid w:val="00D072BB"/>
    <w:rsid w:val="00D07CE1"/>
    <w:rsid w:val="00D07F2F"/>
    <w:rsid w:val="00D10010"/>
    <w:rsid w:val="00D10083"/>
    <w:rsid w:val="00D10142"/>
    <w:rsid w:val="00D10519"/>
    <w:rsid w:val="00D109DE"/>
    <w:rsid w:val="00D10BE8"/>
    <w:rsid w:val="00D10D05"/>
    <w:rsid w:val="00D11547"/>
    <w:rsid w:val="00D119C6"/>
    <w:rsid w:val="00D11B80"/>
    <w:rsid w:val="00D11C30"/>
    <w:rsid w:val="00D11C56"/>
    <w:rsid w:val="00D123A6"/>
    <w:rsid w:val="00D12427"/>
    <w:rsid w:val="00D1295F"/>
    <w:rsid w:val="00D12F10"/>
    <w:rsid w:val="00D13450"/>
    <w:rsid w:val="00D13BB6"/>
    <w:rsid w:val="00D13DD2"/>
    <w:rsid w:val="00D144F7"/>
    <w:rsid w:val="00D14715"/>
    <w:rsid w:val="00D14A4D"/>
    <w:rsid w:val="00D14DCC"/>
    <w:rsid w:val="00D1503F"/>
    <w:rsid w:val="00D15927"/>
    <w:rsid w:val="00D15DA2"/>
    <w:rsid w:val="00D16B47"/>
    <w:rsid w:val="00D16BBF"/>
    <w:rsid w:val="00D17916"/>
    <w:rsid w:val="00D179BA"/>
    <w:rsid w:val="00D17E8E"/>
    <w:rsid w:val="00D2025C"/>
    <w:rsid w:val="00D2056B"/>
    <w:rsid w:val="00D20F58"/>
    <w:rsid w:val="00D20FFE"/>
    <w:rsid w:val="00D21588"/>
    <w:rsid w:val="00D21632"/>
    <w:rsid w:val="00D2173F"/>
    <w:rsid w:val="00D2189D"/>
    <w:rsid w:val="00D21DA1"/>
    <w:rsid w:val="00D2236F"/>
    <w:rsid w:val="00D22550"/>
    <w:rsid w:val="00D2286A"/>
    <w:rsid w:val="00D22DDD"/>
    <w:rsid w:val="00D232BB"/>
    <w:rsid w:val="00D2351C"/>
    <w:rsid w:val="00D2363B"/>
    <w:rsid w:val="00D23DA6"/>
    <w:rsid w:val="00D23E25"/>
    <w:rsid w:val="00D24195"/>
    <w:rsid w:val="00D246C9"/>
    <w:rsid w:val="00D24835"/>
    <w:rsid w:val="00D24BC3"/>
    <w:rsid w:val="00D256F6"/>
    <w:rsid w:val="00D25CC3"/>
    <w:rsid w:val="00D25D7C"/>
    <w:rsid w:val="00D26092"/>
    <w:rsid w:val="00D261F6"/>
    <w:rsid w:val="00D265AC"/>
    <w:rsid w:val="00D268A6"/>
    <w:rsid w:val="00D26B0D"/>
    <w:rsid w:val="00D26EF5"/>
    <w:rsid w:val="00D2738E"/>
    <w:rsid w:val="00D27896"/>
    <w:rsid w:val="00D304B3"/>
    <w:rsid w:val="00D30593"/>
    <w:rsid w:val="00D30F4C"/>
    <w:rsid w:val="00D31227"/>
    <w:rsid w:val="00D312CD"/>
    <w:rsid w:val="00D313E9"/>
    <w:rsid w:val="00D31ABD"/>
    <w:rsid w:val="00D31D7F"/>
    <w:rsid w:val="00D31DCD"/>
    <w:rsid w:val="00D31FBD"/>
    <w:rsid w:val="00D32059"/>
    <w:rsid w:val="00D3228B"/>
    <w:rsid w:val="00D32739"/>
    <w:rsid w:val="00D32BFA"/>
    <w:rsid w:val="00D32DC2"/>
    <w:rsid w:val="00D33363"/>
    <w:rsid w:val="00D334BE"/>
    <w:rsid w:val="00D334EE"/>
    <w:rsid w:val="00D335A7"/>
    <w:rsid w:val="00D33814"/>
    <w:rsid w:val="00D345F4"/>
    <w:rsid w:val="00D34EEE"/>
    <w:rsid w:val="00D350BB"/>
    <w:rsid w:val="00D3559C"/>
    <w:rsid w:val="00D3577E"/>
    <w:rsid w:val="00D35979"/>
    <w:rsid w:val="00D35D29"/>
    <w:rsid w:val="00D35F16"/>
    <w:rsid w:val="00D36493"/>
    <w:rsid w:val="00D3675C"/>
    <w:rsid w:val="00D36788"/>
    <w:rsid w:val="00D36790"/>
    <w:rsid w:val="00D371AF"/>
    <w:rsid w:val="00D378C6"/>
    <w:rsid w:val="00D37A1A"/>
    <w:rsid w:val="00D37A26"/>
    <w:rsid w:val="00D37B81"/>
    <w:rsid w:val="00D4002C"/>
    <w:rsid w:val="00D402C7"/>
    <w:rsid w:val="00D40AB1"/>
    <w:rsid w:val="00D40B03"/>
    <w:rsid w:val="00D40C3E"/>
    <w:rsid w:val="00D415DF"/>
    <w:rsid w:val="00D41931"/>
    <w:rsid w:val="00D4199E"/>
    <w:rsid w:val="00D419C2"/>
    <w:rsid w:val="00D42546"/>
    <w:rsid w:val="00D42882"/>
    <w:rsid w:val="00D42C8A"/>
    <w:rsid w:val="00D4337B"/>
    <w:rsid w:val="00D43D73"/>
    <w:rsid w:val="00D44265"/>
    <w:rsid w:val="00D44691"/>
    <w:rsid w:val="00D446F9"/>
    <w:rsid w:val="00D44A8F"/>
    <w:rsid w:val="00D450AB"/>
    <w:rsid w:val="00D454B8"/>
    <w:rsid w:val="00D457E2"/>
    <w:rsid w:val="00D459C3"/>
    <w:rsid w:val="00D464E2"/>
    <w:rsid w:val="00D4661F"/>
    <w:rsid w:val="00D46904"/>
    <w:rsid w:val="00D46F51"/>
    <w:rsid w:val="00D474F3"/>
    <w:rsid w:val="00D475C6"/>
    <w:rsid w:val="00D47F58"/>
    <w:rsid w:val="00D506BE"/>
    <w:rsid w:val="00D50915"/>
    <w:rsid w:val="00D50952"/>
    <w:rsid w:val="00D50A35"/>
    <w:rsid w:val="00D50B6D"/>
    <w:rsid w:val="00D50DBA"/>
    <w:rsid w:val="00D50FD2"/>
    <w:rsid w:val="00D514BE"/>
    <w:rsid w:val="00D51876"/>
    <w:rsid w:val="00D51DFC"/>
    <w:rsid w:val="00D51EE1"/>
    <w:rsid w:val="00D522F5"/>
    <w:rsid w:val="00D5256F"/>
    <w:rsid w:val="00D532F6"/>
    <w:rsid w:val="00D5445C"/>
    <w:rsid w:val="00D545DF"/>
    <w:rsid w:val="00D54B6D"/>
    <w:rsid w:val="00D55A33"/>
    <w:rsid w:val="00D567DB"/>
    <w:rsid w:val="00D568D6"/>
    <w:rsid w:val="00D568FB"/>
    <w:rsid w:val="00D56B33"/>
    <w:rsid w:val="00D56C0D"/>
    <w:rsid w:val="00D56CE8"/>
    <w:rsid w:val="00D579AD"/>
    <w:rsid w:val="00D57B7A"/>
    <w:rsid w:val="00D57C5B"/>
    <w:rsid w:val="00D6001F"/>
    <w:rsid w:val="00D60187"/>
    <w:rsid w:val="00D60852"/>
    <w:rsid w:val="00D6126B"/>
    <w:rsid w:val="00D61A80"/>
    <w:rsid w:val="00D61F98"/>
    <w:rsid w:val="00D62445"/>
    <w:rsid w:val="00D62466"/>
    <w:rsid w:val="00D624D9"/>
    <w:rsid w:val="00D62CC8"/>
    <w:rsid w:val="00D62DD0"/>
    <w:rsid w:val="00D63476"/>
    <w:rsid w:val="00D634B8"/>
    <w:rsid w:val="00D635D6"/>
    <w:rsid w:val="00D63BF2"/>
    <w:rsid w:val="00D63CAE"/>
    <w:rsid w:val="00D643E3"/>
    <w:rsid w:val="00D64777"/>
    <w:rsid w:val="00D651BD"/>
    <w:rsid w:val="00D656B9"/>
    <w:rsid w:val="00D66012"/>
    <w:rsid w:val="00D67396"/>
    <w:rsid w:val="00D673AE"/>
    <w:rsid w:val="00D6749C"/>
    <w:rsid w:val="00D70040"/>
    <w:rsid w:val="00D705BB"/>
    <w:rsid w:val="00D7069A"/>
    <w:rsid w:val="00D70A04"/>
    <w:rsid w:val="00D70AE6"/>
    <w:rsid w:val="00D70E0E"/>
    <w:rsid w:val="00D70EFA"/>
    <w:rsid w:val="00D71785"/>
    <w:rsid w:val="00D719B5"/>
    <w:rsid w:val="00D71D8B"/>
    <w:rsid w:val="00D71F9E"/>
    <w:rsid w:val="00D71FE5"/>
    <w:rsid w:val="00D7221D"/>
    <w:rsid w:val="00D724CA"/>
    <w:rsid w:val="00D7254A"/>
    <w:rsid w:val="00D72765"/>
    <w:rsid w:val="00D72815"/>
    <w:rsid w:val="00D72AA8"/>
    <w:rsid w:val="00D72C92"/>
    <w:rsid w:val="00D72DF2"/>
    <w:rsid w:val="00D73162"/>
    <w:rsid w:val="00D739E0"/>
    <w:rsid w:val="00D73E0E"/>
    <w:rsid w:val="00D749D2"/>
    <w:rsid w:val="00D74FEB"/>
    <w:rsid w:val="00D7508A"/>
    <w:rsid w:val="00D75D70"/>
    <w:rsid w:val="00D7600E"/>
    <w:rsid w:val="00D761FD"/>
    <w:rsid w:val="00D76793"/>
    <w:rsid w:val="00D76BFB"/>
    <w:rsid w:val="00D76C05"/>
    <w:rsid w:val="00D76D7C"/>
    <w:rsid w:val="00D76EB6"/>
    <w:rsid w:val="00D776E9"/>
    <w:rsid w:val="00D77821"/>
    <w:rsid w:val="00D77B9C"/>
    <w:rsid w:val="00D77C8F"/>
    <w:rsid w:val="00D77F19"/>
    <w:rsid w:val="00D8026A"/>
    <w:rsid w:val="00D805AF"/>
    <w:rsid w:val="00D80710"/>
    <w:rsid w:val="00D80A11"/>
    <w:rsid w:val="00D80FB9"/>
    <w:rsid w:val="00D81442"/>
    <w:rsid w:val="00D8193E"/>
    <w:rsid w:val="00D825B0"/>
    <w:rsid w:val="00D8278D"/>
    <w:rsid w:val="00D82ACE"/>
    <w:rsid w:val="00D8334D"/>
    <w:rsid w:val="00D83495"/>
    <w:rsid w:val="00D834A0"/>
    <w:rsid w:val="00D8381C"/>
    <w:rsid w:val="00D83BB9"/>
    <w:rsid w:val="00D83FF1"/>
    <w:rsid w:val="00D84601"/>
    <w:rsid w:val="00D84902"/>
    <w:rsid w:val="00D84AAD"/>
    <w:rsid w:val="00D84B99"/>
    <w:rsid w:val="00D84D66"/>
    <w:rsid w:val="00D851DC"/>
    <w:rsid w:val="00D852DC"/>
    <w:rsid w:val="00D85320"/>
    <w:rsid w:val="00D855FB"/>
    <w:rsid w:val="00D85A88"/>
    <w:rsid w:val="00D85DA8"/>
    <w:rsid w:val="00D85E21"/>
    <w:rsid w:val="00D861E9"/>
    <w:rsid w:val="00D86E0B"/>
    <w:rsid w:val="00D86FFE"/>
    <w:rsid w:val="00D87774"/>
    <w:rsid w:val="00D878A7"/>
    <w:rsid w:val="00D87B86"/>
    <w:rsid w:val="00D87C07"/>
    <w:rsid w:val="00D90B9F"/>
    <w:rsid w:val="00D90C17"/>
    <w:rsid w:val="00D91008"/>
    <w:rsid w:val="00D91AF8"/>
    <w:rsid w:val="00D91D73"/>
    <w:rsid w:val="00D91DD9"/>
    <w:rsid w:val="00D92264"/>
    <w:rsid w:val="00D92280"/>
    <w:rsid w:val="00D9248D"/>
    <w:rsid w:val="00D9266F"/>
    <w:rsid w:val="00D93A80"/>
    <w:rsid w:val="00D93E0E"/>
    <w:rsid w:val="00D9661A"/>
    <w:rsid w:val="00D96681"/>
    <w:rsid w:val="00D969BF"/>
    <w:rsid w:val="00D969E6"/>
    <w:rsid w:val="00D96A0D"/>
    <w:rsid w:val="00D972ED"/>
    <w:rsid w:val="00D973AF"/>
    <w:rsid w:val="00D9765C"/>
    <w:rsid w:val="00D97B1C"/>
    <w:rsid w:val="00DA0001"/>
    <w:rsid w:val="00DA000D"/>
    <w:rsid w:val="00DA0275"/>
    <w:rsid w:val="00DA039C"/>
    <w:rsid w:val="00DA13DE"/>
    <w:rsid w:val="00DA16E1"/>
    <w:rsid w:val="00DA19D5"/>
    <w:rsid w:val="00DA1EEB"/>
    <w:rsid w:val="00DA21FB"/>
    <w:rsid w:val="00DA28B7"/>
    <w:rsid w:val="00DA2A1B"/>
    <w:rsid w:val="00DA2A43"/>
    <w:rsid w:val="00DA2AB5"/>
    <w:rsid w:val="00DA2B65"/>
    <w:rsid w:val="00DA2C22"/>
    <w:rsid w:val="00DA2FFB"/>
    <w:rsid w:val="00DA3026"/>
    <w:rsid w:val="00DA3383"/>
    <w:rsid w:val="00DA3597"/>
    <w:rsid w:val="00DA375C"/>
    <w:rsid w:val="00DA3BCC"/>
    <w:rsid w:val="00DA3D29"/>
    <w:rsid w:val="00DA3EB8"/>
    <w:rsid w:val="00DA4F9F"/>
    <w:rsid w:val="00DA5207"/>
    <w:rsid w:val="00DA5443"/>
    <w:rsid w:val="00DA5683"/>
    <w:rsid w:val="00DA597E"/>
    <w:rsid w:val="00DA5A08"/>
    <w:rsid w:val="00DA66A3"/>
    <w:rsid w:val="00DA6B18"/>
    <w:rsid w:val="00DA6D42"/>
    <w:rsid w:val="00DA6F55"/>
    <w:rsid w:val="00DA722D"/>
    <w:rsid w:val="00DA7EAF"/>
    <w:rsid w:val="00DB0469"/>
    <w:rsid w:val="00DB075F"/>
    <w:rsid w:val="00DB0B6A"/>
    <w:rsid w:val="00DB0C61"/>
    <w:rsid w:val="00DB0CDF"/>
    <w:rsid w:val="00DB0DE0"/>
    <w:rsid w:val="00DB130E"/>
    <w:rsid w:val="00DB1601"/>
    <w:rsid w:val="00DB1A9B"/>
    <w:rsid w:val="00DB203C"/>
    <w:rsid w:val="00DB25F6"/>
    <w:rsid w:val="00DB2933"/>
    <w:rsid w:val="00DB2AD3"/>
    <w:rsid w:val="00DB2B1E"/>
    <w:rsid w:val="00DB2CB6"/>
    <w:rsid w:val="00DB2DE8"/>
    <w:rsid w:val="00DB3018"/>
    <w:rsid w:val="00DB333D"/>
    <w:rsid w:val="00DB33AB"/>
    <w:rsid w:val="00DB3599"/>
    <w:rsid w:val="00DB35B0"/>
    <w:rsid w:val="00DB3920"/>
    <w:rsid w:val="00DB3A07"/>
    <w:rsid w:val="00DB3BA5"/>
    <w:rsid w:val="00DB3EDA"/>
    <w:rsid w:val="00DB3F97"/>
    <w:rsid w:val="00DB437C"/>
    <w:rsid w:val="00DB43C7"/>
    <w:rsid w:val="00DB510E"/>
    <w:rsid w:val="00DB54DD"/>
    <w:rsid w:val="00DB55F5"/>
    <w:rsid w:val="00DB58E9"/>
    <w:rsid w:val="00DB5986"/>
    <w:rsid w:val="00DB5D7E"/>
    <w:rsid w:val="00DB5F3D"/>
    <w:rsid w:val="00DB63FB"/>
    <w:rsid w:val="00DB65A6"/>
    <w:rsid w:val="00DB6E1D"/>
    <w:rsid w:val="00DB70D0"/>
    <w:rsid w:val="00DB725C"/>
    <w:rsid w:val="00DB7301"/>
    <w:rsid w:val="00DB7534"/>
    <w:rsid w:val="00DB7CDF"/>
    <w:rsid w:val="00DB7D09"/>
    <w:rsid w:val="00DC00E5"/>
    <w:rsid w:val="00DC0800"/>
    <w:rsid w:val="00DC0B34"/>
    <w:rsid w:val="00DC0C35"/>
    <w:rsid w:val="00DC1120"/>
    <w:rsid w:val="00DC182A"/>
    <w:rsid w:val="00DC1C54"/>
    <w:rsid w:val="00DC1DD3"/>
    <w:rsid w:val="00DC2A68"/>
    <w:rsid w:val="00DC3478"/>
    <w:rsid w:val="00DC348B"/>
    <w:rsid w:val="00DC3610"/>
    <w:rsid w:val="00DC3C29"/>
    <w:rsid w:val="00DC448D"/>
    <w:rsid w:val="00DC454D"/>
    <w:rsid w:val="00DC4693"/>
    <w:rsid w:val="00DC46A6"/>
    <w:rsid w:val="00DC4764"/>
    <w:rsid w:val="00DC4904"/>
    <w:rsid w:val="00DC4F94"/>
    <w:rsid w:val="00DC521E"/>
    <w:rsid w:val="00DC590C"/>
    <w:rsid w:val="00DC5CB9"/>
    <w:rsid w:val="00DC6030"/>
    <w:rsid w:val="00DC62D7"/>
    <w:rsid w:val="00DC63D8"/>
    <w:rsid w:val="00DC64B3"/>
    <w:rsid w:val="00DC64C3"/>
    <w:rsid w:val="00DC6A97"/>
    <w:rsid w:val="00DC6AB6"/>
    <w:rsid w:val="00DC71B8"/>
    <w:rsid w:val="00DC79B8"/>
    <w:rsid w:val="00DD05B6"/>
    <w:rsid w:val="00DD097F"/>
    <w:rsid w:val="00DD0E5C"/>
    <w:rsid w:val="00DD105E"/>
    <w:rsid w:val="00DD1DC8"/>
    <w:rsid w:val="00DD20BE"/>
    <w:rsid w:val="00DD27C8"/>
    <w:rsid w:val="00DD298C"/>
    <w:rsid w:val="00DD2997"/>
    <w:rsid w:val="00DD2D9C"/>
    <w:rsid w:val="00DD2F94"/>
    <w:rsid w:val="00DD2FAA"/>
    <w:rsid w:val="00DD31B0"/>
    <w:rsid w:val="00DD3902"/>
    <w:rsid w:val="00DD3AB1"/>
    <w:rsid w:val="00DD4094"/>
    <w:rsid w:val="00DD4468"/>
    <w:rsid w:val="00DD5CFF"/>
    <w:rsid w:val="00DD6355"/>
    <w:rsid w:val="00DD638F"/>
    <w:rsid w:val="00DD65E3"/>
    <w:rsid w:val="00DD6C81"/>
    <w:rsid w:val="00DD6DC7"/>
    <w:rsid w:val="00DD75A8"/>
    <w:rsid w:val="00DD7630"/>
    <w:rsid w:val="00DD767F"/>
    <w:rsid w:val="00DD77C3"/>
    <w:rsid w:val="00DD7B4A"/>
    <w:rsid w:val="00DD7BE6"/>
    <w:rsid w:val="00DE0469"/>
    <w:rsid w:val="00DE0484"/>
    <w:rsid w:val="00DE0535"/>
    <w:rsid w:val="00DE0A6C"/>
    <w:rsid w:val="00DE0A70"/>
    <w:rsid w:val="00DE0F31"/>
    <w:rsid w:val="00DE0FC6"/>
    <w:rsid w:val="00DE1787"/>
    <w:rsid w:val="00DE1939"/>
    <w:rsid w:val="00DE2156"/>
    <w:rsid w:val="00DE28C9"/>
    <w:rsid w:val="00DE2E72"/>
    <w:rsid w:val="00DE324C"/>
    <w:rsid w:val="00DE3758"/>
    <w:rsid w:val="00DE4130"/>
    <w:rsid w:val="00DE4742"/>
    <w:rsid w:val="00DE4A53"/>
    <w:rsid w:val="00DE4A64"/>
    <w:rsid w:val="00DE50D4"/>
    <w:rsid w:val="00DE523B"/>
    <w:rsid w:val="00DE5AD9"/>
    <w:rsid w:val="00DE6651"/>
    <w:rsid w:val="00DE7118"/>
    <w:rsid w:val="00DE7AF3"/>
    <w:rsid w:val="00DE7E04"/>
    <w:rsid w:val="00DF06AC"/>
    <w:rsid w:val="00DF0974"/>
    <w:rsid w:val="00DF1600"/>
    <w:rsid w:val="00DF162B"/>
    <w:rsid w:val="00DF173A"/>
    <w:rsid w:val="00DF2591"/>
    <w:rsid w:val="00DF262D"/>
    <w:rsid w:val="00DF3952"/>
    <w:rsid w:val="00DF3B23"/>
    <w:rsid w:val="00DF4086"/>
    <w:rsid w:val="00DF4DB8"/>
    <w:rsid w:val="00DF53E7"/>
    <w:rsid w:val="00DF544F"/>
    <w:rsid w:val="00DF56B0"/>
    <w:rsid w:val="00DF59FA"/>
    <w:rsid w:val="00DF5F2F"/>
    <w:rsid w:val="00DF6044"/>
    <w:rsid w:val="00DF6294"/>
    <w:rsid w:val="00DF6375"/>
    <w:rsid w:val="00DF682D"/>
    <w:rsid w:val="00DF6CA9"/>
    <w:rsid w:val="00DF707B"/>
    <w:rsid w:val="00DF7DD9"/>
    <w:rsid w:val="00DF7E17"/>
    <w:rsid w:val="00E002DB"/>
    <w:rsid w:val="00E003F7"/>
    <w:rsid w:val="00E00AF9"/>
    <w:rsid w:val="00E00C5A"/>
    <w:rsid w:val="00E013C2"/>
    <w:rsid w:val="00E015A0"/>
    <w:rsid w:val="00E0172F"/>
    <w:rsid w:val="00E01902"/>
    <w:rsid w:val="00E02234"/>
    <w:rsid w:val="00E02813"/>
    <w:rsid w:val="00E02A0E"/>
    <w:rsid w:val="00E02C40"/>
    <w:rsid w:val="00E02C89"/>
    <w:rsid w:val="00E02CA4"/>
    <w:rsid w:val="00E04028"/>
    <w:rsid w:val="00E04AD4"/>
    <w:rsid w:val="00E04D53"/>
    <w:rsid w:val="00E050A2"/>
    <w:rsid w:val="00E05CBB"/>
    <w:rsid w:val="00E05D17"/>
    <w:rsid w:val="00E05FDB"/>
    <w:rsid w:val="00E0614F"/>
    <w:rsid w:val="00E06339"/>
    <w:rsid w:val="00E0670D"/>
    <w:rsid w:val="00E06BED"/>
    <w:rsid w:val="00E06CDB"/>
    <w:rsid w:val="00E06D15"/>
    <w:rsid w:val="00E06F24"/>
    <w:rsid w:val="00E07016"/>
    <w:rsid w:val="00E0771E"/>
    <w:rsid w:val="00E07B93"/>
    <w:rsid w:val="00E10046"/>
    <w:rsid w:val="00E1004A"/>
    <w:rsid w:val="00E107E5"/>
    <w:rsid w:val="00E10ADD"/>
    <w:rsid w:val="00E10B9B"/>
    <w:rsid w:val="00E10DCD"/>
    <w:rsid w:val="00E10E6D"/>
    <w:rsid w:val="00E11437"/>
    <w:rsid w:val="00E1160A"/>
    <w:rsid w:val="00E119B0"/>
    <w:rsid w:val="00E1262A"/>
    <w:rsid w:val="00E12676"/>
    <w:rsid w:val="00E12699"/>
    <w:rsid w:val="00E12BFF"/>
    <w:rsid w:val="00E12E8A"/>
    <w:rsid w:val="00E13010"/>
    <w:rsid w:val="00E130B5"/>
    <w:rsid w:val="00E131F6"/>
    <w:rsid w:val="00E132C0"/>
    <w:rsid w:val="00E134DD"/>
    <w:rsid w:val="00E13733"/>
    <w:rsid w:val="00E143AD"/>
    <w:rsid w:val="00E14AAC"/>
    <w:rsid w:val="00E14D49"/>
    <w:rsid w:val="00E15027"/>
    <w:rsid w:val="00E15127"/>
    <w:rsid w:val="00E15285"/>
    <w:rsid w:val="00E1528C"/>
    <w:rsid w:val="00E15C9F"/>
    <w:rsid w:val="00E16333"/>
    <w:rsid w:val="00E165C3"/>
    <w:rsid w:val="00E170EF"/>
    <w:rsid w:val="00E178B7"/>
    <w:rsid w:val="00E203DD"/>
    <w:rsid w:val="00E205E8"/>
    <w:rsid w:val="00E20F1B"/>
    <w:rsid w:val="00E21363"/>
    <w:rsid w:val="00E22495"/>
    <w:rsid w:val="00E2287D"/>
    <w:rsid w:val="00E23361"/>
    <w:rsid w:val="00E23A2C"/>
    <w:rsid w:val="00E23DF2"/>
    <w:rsid w:val="00E23E38"/>
    <w:rsid w:val="00E23E6B"/>
    <w:rsid w:val="00E23F9F"/>
    <w:rsid w:val="00E2406E"/>
    <w:rsid w:val="00E25421"/>
    <w:rsid w:val="00E254D7"/>
    <w:rsid w:val="00E25569"/>
    <w:rsid w:val="00E256A6"/>
    <w:rsid w:val="00E26599"/>
    <w:rsid w:val="00E2663E"/>
    <w:rsid w:val="00E26646"/>
    <w:rsid w:val="00E27EA1"/>
    <w:rsid w:val="00E305DE"/>
    <w:rsid w:val="00E307C4"/>
    <w:rsid w:val="00E30973"/>
    <w:rsid w:val="00E30D10"/>
    <w:rsid w:val="00E32808"/>
    <w:rsid w:val="00E339D9"/>
    <w:rsid w:val="00E33D26"/>
    <w:rsid w:val="00E33E86"/>
    <w:rsid w:val="00E3404A"/>
    <w:rsid w:val="00E3451C"/>
    <w:rsid w:val="00E355D9"/>
    <w:rsid w:val="00E35D87"/>
    <w:rsid w:val="00E35ED7"/>
    <w:rsid w:val="00E36235"/>
    <w:rsid w:val="00E36240"/>
    <w:rsid w:val="00E36268"/>
    <w:rsid w:val="00E363EC"/>
    <w:rsid w:val="00E36D42"/>
    <w:rsid w:val="00E37082"/>
    <w:rsid w:val="00E3773B"/>
    <w:rsid w:val="00E37748"/>
    <w:rsid w:val="00E40370"/>
    <w:rsid w:val="00E40D62"/>
    <w:rsid w:val="00E40F52"/>
    <w:rsid w:val="00E412FD"/>
    <w:rsid w:val="00E415DB"/>
    <w:rsid w:val="00E418F9"/>
    <w:rsid w:val="00E41EBD"/>
    <w:rsid w:val="00E41FC5"/>
    <w:rsid w:val="00E42451"/>
    <w:rsid w:val="00E4302B"/>
    <w:rsid w:val="00E43229"/>
    <w:rsid w:val="00E43A1C"/>
    <w:rsid w:val="00E43CE6"/>
    <w:rsid w:val="00E44273"/>
    <w:rsid w:val="00E44413"/>
    <w:rsid w:val="00E45468"/>
    <w:rsid w:val="00E4573F"/>
    <w:rsid w:val="00E45CA9"/>
    <w:rsid w:val="00E46404"/>
    <w:rsid w:val="00E469D1"/>
    <w:rsid w:val="00E46E60"/>
    <w:rsid w:val="00E50250"/>
    <w:rsid w:val="00E502F4"/>
    <w:rsid w:val="00E50704"/>
    <w:rsid w:val="00E509B6"/>
    <w:rsid w:val="00E50DE8"/>
    <w:rsid w:val="00E51051"/>
    <w:rsid w:val="00E51654"/>
    <w:rsid w:val="00E51690"/>
    <w:rsid w:val="00E51A01"/>
    <w:rsid w:val="00E51BC1"/>
    <w:rsid w:val="00E53BFE"/>
    <w:rsid w:val="00E540DB"/>
    <w:rsid w:val="00E540F3"/>
    <w:rsid w:val="00E551B2"/>
    <w:rsid w:val="00E555A4"/>
    <w:rsid w:val="00E5585E"/>
    <w:rsid w:val="00E564A5"/>
    <w:rsid w:val="00E56558"/>
    <w:rsid w:val="00E578B1"/>
    <w:rsid w:val="00E57D3B"/>
    <w:rsid w:val="00E57E26"/>
    <w:rsid w:val="00E57EAD"/>
    <w:rsid w:val="00E57F46"/>
    <w:rsid w:val="00E6042A"/>
    <w:rsid w:val="00E6048B"/>
    <w:rsid w:val="00E6055E"/>
    <w:rsid w:val="00E6073C"/>
    <w:rsid w:val="00E61E90"/>
    <w:rsid w:val="00E61F1A"/>
    <w:rsid w:val="00E61F7C"/>
    <w:rsid w:val="00E626C4"/>
    <w:rsid w:val="00E626EB"/>
    <w:rsid w:val="00E62C00"/>
    <w:rsid w:val="00E62DAB"/>
    <w:rsid w:val="00E62F52"/>
    <w:rsid w:val="00E63245"/>
    <w:rsid w:val="00E634F6"/>
    <w:rsid w:val="00E63F89"/>
    <w:rsid w:val="00E644D3"/>
    <w:rsid w:val="00E64585"/>
    <w:rsid w:val="00E64638"/>
    <w:rsid w:val="00E65420"/>
    <w:rsid w:val="00E659B9"/>
    <w:rsid w:val="00E65F8B"/>
    <w:rsid w:val="00E66476"/>
    <w:rsid w:val="00E664FC"/>
    <w:rsid w:val="00E6694F"/>
    <w:rsid w:val="00E66D00"/>
    <w:rsid w:val="00E671B0"/>
    <w:rsid w:val="00E67CE7"/>
    <w:rsid w:val="00E67D49"/>
    <w:rsid w:val="00E67FF3"/>
    <w:rsid w:val="00E700A1"/>
    <w:rsid w:val="00E70673"/>
    <w:rsid w:val="00E70856"/>
    <w:rsid w:val="00E70951"/>
    <w:rsid w:val="00E70E61"/>
    <w:rsid w:val="00E70FDA"/>
    <w:rsid w:val="00E710C1"/>
    <w:rsid w:val="00E717CD"/>
    <w:rsid w:val="00E718F5"/>
    <w:rsid w:val="00E71BAF"/>
    <w:rsid w:val="00E71F1D"/>
    <w:rsid w:val="00E721AD"/>
    <w:rsid w:val="00E72237"/>
    <w:rsid w:val="00E722D9"/>
    <w:rsid w:val="00E72400"/>
    <w:rsid w:val="00E72614"/>
    <w:rsid w:val="00E72C3A"/>
    <w:rsid w:val="00E73720"/>
    <w:rsid w:val="00E7379D"/>
    <w:rsid w:val="00E740F7"/>
    <w:rsid w:val="00E743C4"/>
    <w:rsid w:val="00E74F8B"/>
    <w:rsid w:val="00E750A8"/>
    <w:rsid w:val="00E75190"/>
    <w:rsid w:val="00E7546A"/>
    <w:rsid w:val="00E75F36"/>
    <w:rsid w:val="00E76943"/>
    <w:rsid w:val="00E77A38"/>
    <w:rsid w:val="00E77E9E"/>
    <w:rsid w:val="00E77EEE"/>
    <w:rsid w:val="00E8000F"/>
    <w:rsid w:val="00E8131E"/>
    <w:rsid w:val="00E81344"/>
    <w:rsid w:val="00E81547"/>
    <w:rsid w:val="00E8170D"/>
    <w:rsid w:val="00E82100"/>
    <w:rsid w:val="00E82336"/>
    <w:rsid w:val="00E82520"/>
    <w:rsid w:val="00E82822"/>
    <w:rsid w:val="00E828AB"/>
    <w:rsid w:val="00E82D2F"/>
    <w:rsid w:val="00E83463"/>
    <w:rsid w:val="00E836D2"/>
    <w:rsid w:val="00E83C40"/>
    <w:rsid w:val="00E83C6C"/>
    <w:rsid w:val="00E841E6"/>
    <w:rsid w:val="00E8481F"/>
    <w:rsid w:val="00E85055"/>
    <w:rsid w:val="00E851B9"/>
    <w:rsid w:val="00E86648"/>
    <w:rsid w:val="00E866AB"/>
    <w:rsid w:val="00E8729F"/>
    <w:rsid w:val="00E872FC"/>
    <w:rsid w:val="00E875D2"/>
    <w:rsid w:val="00E87712"/>
    <w:rsid w:val="00E87856"/>
    <w:rsid w:val="00E87B0B"/>
    <w:rsid w:val="00E90178"/>
    <w:rsid w:val="00E901B4"/>
    <w:rsid w:val="00E90D4C"/>
    <w:rsid w:val="00E90F32"/>
    <w:rsid w:val="00E91081"/>
    <w:rsid w:val="00E9143D"/>
    <w:rsid w:val="00E9158C"/>
    <w:rsid w:val="00E91745"/>
    <w:rsid w:val="00E91AB0"/>
    <w:rsid w:val="00E91AB3"/>
    <w:rsid w:val="00E91B7B"/>
    <w:rsid w:val="00E91DE1"/>
    <w:rsid w:val="00E91E2D"/>
    <w:rsid w:val="00E91FCC"/>
    <w:rsid w:val="00E921D2"/>
    <w:rsid w:val="00E92343"/>
    <w:rsid w:val="00E92384"/>
    <w:rsid w:val="00E92656"/>
    <w:rsid w:val="00E927C2"/>
    <w:rsid w:val="00E92FCF"/>
    <w:rsid w:val="00E9304B"/>
    <w:rsid w:val="00E9375E"/>
    <w:rsid w:val="00E9378A"/>
    <w:rsid w:val="00E93F9F"/>
    <w:rsid w:val="00E9433B"/>
    <w:rsid w:val="00E957E5"/>
    <w:rsid w:val="00E95B68"/>
    <w:rsid w:val="00E95C64"/>
    <w:rsid w:val="00E95E77"/>
    <w:rsid w:val="00E9722A"/>
    <w:rsid w:val="00E9743F"/>
    <w:rsid w:val="00E9793E"/>
    <w:rsid w:val="00E97B1B"/>
    <w:rsid w:val="00EA0216"/>
    <w:rsid w:val="00EA0391"/>
    <w:rsid w:val="00EA041A"/>
    <w:rsid w:val="00EA04CD"/>
    <w:rsid w:val="00EA089A"/>
    <w:rsid w:val="00EA0B5F"/>
    <w:rsid w:val="00EA1207"/>
    <w:rsid w:val="00EA1C18"/>
    <w:rsid w:val="00EA207C"/>
    <w:rsid w:val="00EA2376"/>
    <w:rsid w:val="00EA2384"/>
    <w:rsid w:val="00EA2994"/>
    <w:rsid w:val="00EA2B7A"/>
    <w:rsid w:val="00EA2FC5"/>
    <w:rsid w:val="00EA34F1"/>
    <w:rsid w:val="00EA359C"/>
    <w:rsid w:val="00EA3761"/>
    <w:rsid w:val="00EA3893"/>
    <w:rsid w:val="00EA3C6A"/>
    <w:rsid w:val="00EA4222"/>
    <w:rsid w:val="00EA471E"/>
    <w:rsid w:val="00EA4C77"/>
    <w:rsid w:val="00EA5426"/>
    <w:rsid w:val="00EA58A2"/>
    <w:rsid w:val="00EA5AA5"/>
    <w:rsid w:val="00EA5D8F"/>
    <w:rsid w:val="00EA69EE"/>
    <w:rsid w:val="00EA6D41"/>
    <w:rsid w:val="00EA6E44"/>
    <w:rsid w:val="00EB0074"/>
    <w:rsid w:val="00EB0085"/>
    <w:rsid w:val="00EB0355"/>
    <w:rsid w:val="00EB0DEE"/>
    <w:rsid w:val="00EB0F8B"/>
    <w:rsid w:val="00EB11D4"/>
    <w:rsid w:val="00EB1267"/>
    <w:rsid w:val="00EB1370"/>
    <w:rsid w:val="00EB14A7"/>
    <w:rsid w:val="00EB1AE8"/>
    <w:rsid w:val="00EB1FDE"/>
    <w:rsid w:val="00EB20BF"/>
    <w:rsid w:val="00EB28E1"/>
    <w:rsid w:val="00EB2D75"/>
    <w:rsid w:val="00EB31DC"/>
    <w:rsid w:val="00EB3233"/>
    <w:rsid w:val="00EB3332"/>
    <w:rsid w:val="00EB3D8B"/>
    <w:rsid w:val="00EB3F1A"/>
    <w:rsid w:val="00EB40BC"/>
    <w:rsid w:val="00EB48C3"/>
    <w:rsid w:val="00EB4C12"/>
    <w:rsid w:val="00EB4C60"/>
    <w:rsid w:val="00EB4C93"/>
    <w:rsid w:val="00EB510D"/>
    <w:rsid w:val="00EB51AD"/>
    <w:rsid w:val="00EB5380"/>
    <w:rsid w:val="00EB54BF"/>
    <w:rsid w:val="00EB5530"/>
    <w:rsid w:val="00EB58FA"/>
    <w:rsid w:val="00EB67C9"/>
    <w:rsid w:val="00EB690D"/>
    <w:rsid w:val="00EB6B39"/>
    <w:rsid w:val="00EB6B9C"/>
    <w:rsid w:val="00EB6F5B"/>
    <w:rsid w:val="00EB723A"/>
    <w:rsid w:val="00EB790E"/>
    <w:rsid w:val="00EB7F29"/>
    <w:rsid w:val="00EC046F"/>
    <w:rsid w:val="00EC0823"/>
    <w:rsid w:val="00EC1616"/>
    <w:rsid w:val="00EC1E61"/>
    <w:rsid w:val="00EC2149"/>
    <w:rsid w:val="00EC25E7"/>
    <w:rsid w:val="00EC26A7"/>
    <w:rsid w:val="00EC29DA"/>
    <w:rsid w:val="00EC2CAF"/>
    <w:rsid w:val="00EC2E57"/>
    <w:rsid w:val="00EC324F"/>
    <w:rsid w:val="00EC3327"/>
    <w:rsid w:val="00EC340C"/>
    <w:rsid w:val="00EC3A7E"/>
    <w:rsid w:val="00EC3FFD"/>
    <w:rsid w:val="00EC43E1"/>
    <w:rsid w:val="00EC50D7"/>
    <w:rsid w:val="00EC50DA"/>
    <w:rsid w:val="00EC511B"/>
    <w:rsid w:val="00EC5246"/>
    <w:rsid w:val="00EC5CCC"/>
    <w:rsid w:val="00EC5E5B"/>
    <w:rsid w:val="00EC6171"/>
    <w:rsid w:val="00EC6533"/>
    <w:rsid w:val="00EC672B"/>
    <w:rsid w:val="00EC6F87"/>
    <w:rsid w:val="00EC7126"/>
    <w:rsid w:val="00EC7290"/>
    <w:rsid w:val="00ED028F"/>
    <w:rsid w:val="00ED0696"/>
    <w:rsid w:val="00ED06C8"/>
    <w:rsid w:val="00ED085D"/>
    <w:rsid w:val="00ED0D6E"/>
    <w:rsid w:val="00ED0E0D"/>
    <w:rsid w:val="00ED175D"/>
    <w:rsid w:val="00ED1794"/>
    <w:rsid w:val="00ED1AE7"/>
    <w:rsid w:val="00ED1C4E"/>
    <w:rsid w:val="00ED1F6A"/>
    <w:rsid w:val="00ED2144"/>
    <w:rsid w:val="00ED30D1"/>
    <w:rsid w:val="00ED37AB"/>
    <w:rsid w:val="00ED38A9"/>
    <w:rsid w:val="00ED3B76"/>
    <w:rsid w:val="00ED41AF"/>
    <w:rsid w:val="00ED46D6"/>
    <w:rsid w:val="00ED518F"/>
    <w:rsid w:val="00ED598B"/>
    <w:rsid w:val="00ED5C80"/>
    <w:rsid w:val="00ED6326"/>
    <w:rsid w:val="00ED6D22"/>
    <w:rsid w:val="00ED6DF6"/>
    <w:rsid w:val="00ED7347"/>
    <w:rsid w:val="00ED7566"/>
    <w:rsid w:val="00ED7924"/>
    <w:rsid w:val="00ED7958"/>
    <w:rsid w:val="00ED7C5E"/>
    <w:rsid w:val="00ED7C96"/>
    <w:rsid w:val="00ED7CCD"/>
    <w:rsid w:val="00EE0076"/>
    <w:rsid w:val="00EE04C8"/>
    <w:rsid w:val="00EE084A"/>
    <w:rsid w:val="00EE0B7B"/>
    <w:rsid w:val="00EE0E6C"/>
    <w:rsid w:val="00EE100D"/>
    <w:rsid w:val="00EE1557"/>
    <w:rsid w:val="00EE244A"/>
    <w:rsid w:val="00EE30EB"/>
    <w:rsid w:val="00EE335E"/>
    <w:rsid w:val="00EE3805"/>
    <w:rsid w:val="00EE3A5E"/>
    <w:rsid w:val="00EE3D01"/>
    <w:rsid w:val="00EE494A"/>
    <w:rsid w:val="00EE50E9"/>
    <w:rsid w:val="00EE57F3"/>
    <w:rsid w:val="00EE5B98"/>
    <w:rsid w:val="00EE5F7A"/>
    <w:rsid w:val="00EE60D5"/>
    <w:rsid w:val="00EE67D9"/>
    <w:rsid w:val="00EE6870"/>
    <w:rsid w:val="00EE69EF"/>
    <w:rsid w:val="00EE6FA6"/>
    <w:rsid w:val="00EE74F4"/>
    <w:rsid w:val="00EE7C95"/>
    <w:rsid w:val="00EF00CB"/>
    <w:rsid w:val="00EF0615"/>
    <w:rsid w:val="00EF0A6D"/>
    <w:rsid w:val="00EF0E4A"/>
    <w:rsid w:val="00EF1FBA"/>
    <w:rsid w:val="00EF233A"/>
    <w:rsid w:val="00EF23D1"/>
    <w:rsid w:val="00EF2482"/>
    <w:rsid w:val="00EF24F6"/>
    <w:rsid w:val="00EF2673"/>
    <w:rsid w:val="00EF27A7"/>
    <w:rsid w:val="00EF27DE"/>
    <w:rsid w:val="00EF35AA"/>
    <w:rsid w:val="00EF3C8B"/>
    <w:rsid w:val="00EF3D0B"/>
    <w:rsid w:val="00EF3ECD"/>
    <w:rsid w:val="00EF3ED2"/>
    <w:rsid w:val="00EF437F"/>
    <w:rsid w:val="00EF47A2"/>
    <w:rsid w:val="00EF4B58"/>
    <w:rsid w:val="00EF4BAA"/>
    <w:rsid w:val="00EF4E57"/>
    <w:rsid w:val="00EF510A"/>
    <w:rsid w:val="00EF54DE"/>
    <w:rsid w:val="00EF56E9"/>
    <w:rsid w:val="00EF5707"/>
    <w:rsid w:val="00EF59D8"/>
    <w:rsid w:val="00EF5A7F"/>
    <w:rsid w:val="00EF5D1E"/>
    <w:rsid w:val="00EF6162"/>
    <w:rsid w:val="00EF66C8"/>
    <w:rsid w:val="00EF6CB3"/>
    <w:rsid w:val="00EF7072"/>
    <w:rsid w:val="00EF775B"/>
    <w:rsid w:val="00EF7A8F"/>
    <w:rsid w:val="00EF7D75"/>
    <w:rsid w:val="00F00044"/>
    <w:rsid w:val="00F0005B"/>
    <w:rsid w:val="00F002B0"/>
    <w:rsid w:val="00F00335"/>
    <w:rsid w:val="00F0061E"/>
    <w:rsid w:val="00F006BE"/>
    <w:rsid w:val="00F00724"/>
    <w:rsid w:val="00F00AC1"/>
    <w:rsid w:val="00F01557"/>
    <w:rsid w:val="00F01AFC"/>
    <w:rsid w:val="00F01B39"/>
    <w:rsid w:val="00F02349"/>
    <w:rsid w:val="00F029FF"/>
    <w:rsid w:val="00F02D25"/>
    <w:rsid w:val="00F03035"/>
    <w:rsid w:val="00F038BD"/>
    <w:rsid w:val="00F03AE6"/>
    <w:rsid w:val="00F04423"/>
    <w:rsid w:val="00F056D7"/>
    <w:rsid w:val="00F05AF8"/>
    <w:rsid w:val="00F05C24"/>
    <w:rsid w:val="00F06248"/>
    <w:rsid w:val="00F06335"/>
    <w:rsid w:val="00F06E92"/>
    <w:rsid w:val="00F07BF8"/>
    <w:rsid w:val="00F07CD4"/>
    <w:rsid w:val="00F1046D"/>
    <w:rsid w:val="00F105B1"/>
    <w:rsid w:val="00F11E73"/>
    <w:rsid w:val="00F1232E"/>
    <w:rsid w:val="00F124A0"/>
    <w:rsid w:val="00F13227"/>
    <w:rsid w:val="00F1407D"/>
    <w:rsid w:val="00F14172"/>
    <w:rsid w:val="00F14182"/>
    <w:rsid w:val="00F141F8"/>
    <w:rsid w:val="00F145DC"/>
    <w:rsid w:val="00F146B0"/>
    <w:rsid w:val="00F147AD"/>
    <w:rsid w:val="00F14953"/>
    <w:rsid w:val="00F14E8C"/>
    <w:rsid w:val="00F152B3"/>
    <w:rsid w:val="00F15990"/>
    <w:rsid w:val="00F15B5A"/>
    <w:rsid w:val="00F16241"/>
    <w:rsid w:val="00F16609"/>
    <w:rsid w:val="00F16680"/>
    <w:rsid w:val="00F169A7"/>
    <w:rsid w:val="00F16D47"/>
    <w:rsid w:val="00F1749B"/>
    <w:rsid w:val="00F17617"/>
    <w:rsid w:val="00F177B5"/>
    <w:rsid w:val="00F1780A"/>
    <w:rsid w:val="00F17DF7"/>
    <w:rsid w:val="00F2071F"/>
    <w:rsid w:val="00F20C06"/>
    <w:rsid w:val="00F20C8D"/>
    <w:rsid w:val="00F20ED1"/>
    <w:rsid w:val="00F20F06"/>
    <w:rsid w:val="00F2118E"/>
    <w:rsid w:val="00F216DD"/>
    <w:rsid w:val="00F21C08"/>
    <w:rsid w:val="00F21F84"/>
    <w:rsid w:val="00F225A4"/>
    <w:rsid w:val="00F22947"/>
    <w:rsid w:val="00F23118"/>
    <w:rsid w:val="00F237F5"/>
    <w:rsid w:val="00F23948"/>
    <w:rsid w:val="00F245A4"/>
    <w:rsid w:val="00F24AAC"/>
    <w:rsid w:val="00F256AE"/>
    <w:rsid w:val="00F25E29"/>
    <w:rsid w:val="00F2636F"/>
    <w:rsid w:val="00F26D47"/>
    <w:rsid w:val="00F27005"/>
    <w:rsid w:val="00F27305"/>
    <w:rsid w:val="00F27B4D"/>
    <w:rsid w:val="00F27C97"/>
    <w:rsid w:val="00F27DC0"/>
    <w:rsid w:val="00F27DD8"/>
    <w:rsid w:val="00F27E27"/>
    <w:rsid w:val="00F30387"/>
    <w:rsid w:val="00F30433"/>
    <w:rsid w:val="00F30515"/>
    <w:rsid w:val="00F30890"/>
    <w:rsid w:val="00F3118F"/>
    <w:rsid w:val="00F319C8"/>
    <w:rsid w:val="00F31F38"/>
    <w:rsid w:val="00F322D7"/>
    <w:rsid w:val="00F3263A"/>
    <w:rsid w:val="00F32858"/>
    <w:rsid w:val="00F32923"/>
    <w:rsid w:val="00F32D33"/>
    <w:rsid w:val="00F32EBD"/>
    <w:rsid w:val="00F33247"/>
    <w:rsid w:val="00F338FC"/>
    <w:rsid w:val="00F33C2B"/>
    <w:rsid w:val="00F34F60"/>
    <w:rsid w:val="00F3547D"/>
    <w:rsid w:val="00F354FA"/>
    <w:rsid w:val="00F3555A"/>
    <w:rsid w:val="00F35665"/>
    <w:rsid w:val="00F35B7F"/>
    <w:rsid w:val="00F35FC3"/>
    <w:rsid w:val="00F36B3D"/>
    <w:rsid w:val="00F36F7D"/>
    <w:rsid w:val="00F37035"/>
    <w:rsid w:val="00F37773"/>
    <w:rsid w:val="00F37865"/>
    <w:rsid w:val="00F37A9E"/>
    <w:rsid w:val="00F40290"/>
    <w:rsid w:val="00F4039D"/>
    <w:rsid w:val="00F40B00"/>
    <w:rsid w:val="00F4158F"/>
    <w:rsid w:val="00F4210E"/>
    <w:rsid w:val="00F42601"/>
    <w:rsid w:val="00F427E3"/>
    <w:rsid w:val="00F428A7"/>
    <w:rsid w:val="00F428E5"/>
    <w:rsid w:val="00F42A42"/>
    <w:rsid w:val="00F42B79"/>
    <w:rsid w:val="00F42D2E"/>
    <w:rsid w:val="00F42DE5"/>
    <w:rsid w:val="00F42E9C"/>
    <w:rsid w:val="00F42FED"/>
    <w:rsid w:val="00F43D71"/>
    <w:rsid w:val="00F444CC"/>
    <w:rsid w:val="00F44961"/>
    <w:rsid w:val="00F44A84"/>
    <w:rsid w:val="00F45165"/>
    <w:rsid w:val="00F4531D"/>
    <w:rsid w:val="00F46102"/>
    <w:rsid w:val="00F461D1"/>
    <w:rsid w:val="00F46512"/>
    <w:rsid w:val="00F468ED"/>
    <w:rsid w:val="00F47865"/>
    <w:rsid w:val="00F47C79"/>
    <w:rsid w:val="00F5003F"/>
    <w:rsid w:val="00F50145"/>
    <w:rsid w:val="00F509C2"/>
    <w:rsid w:val="00F50DDC"/>
    <w:rsid w:val="00F5126D"/>
    <w:rsid w:val="00F5132F"/>
    <w:rsid w:val="00F51D70"/>
    <w:rsid w:val="00F51E62"/>
    <w:rsid w:val="00F525E1"/>
    <w:rsid w:val="00F52A62"/>
    <w:rsid w:val="00F52D70"/>
    <w:rsid w:val="00F548F4"/>
    <w:rsid w:val="00F54D0B"/>
    <w:rsid w:val="00F550E8"/>
    <w:rsid w:val="00F5526D"/>
    <w:rsid w:val="00F554F3"/>
    <w:rsid w:val="00F554F9"/>
    <w:rsid w:val="00F5563B"/>
    <w:rsid w:val="00F5566A"/>
    <w:rsid w:val="00F556F4"/>
    <w:rsid w:val="00F5572F"/>
    <w:rsid w:val="00F560FC"/>
    <w:rsid w:val="00F563B4"/>
    <w:rsid w:val="00F56C92"/>
    <w:rsid w:val="00F56E17"/>
    <w:rsid w:val="00F57979"/>
    <w:rsid w:val="00F57A9F"/>
    <w:rsid w:val="00F600E8"/>
    <w:rsid w:val="00F60182"/>
    <w:rsid w:val="00F60376"/>
    <w:rsid w:val="00F603D9"/>
    <w:rsid w:val="00F60431"/>
    <w:rsid w:val="00F606EA"/>
    <w:rsid w:val="00F60C02"/>
    <w:rsid w:val="00F61565"/>
    <w:rsid w:val="00F61702"/>
    <w:rsid w:val="00F6196E"/>
    <w:rsid w:val="00F61A08"/>
    <w:rsid w:val="00F61AAE"/>
    <w:rsid w:val="00F61D0F"/>
    <w:rsid w:val="00F61DA4"/>
    <w:rsid w:val="00F61EC2"/>
    <w:rsid w:val="00F62014"/>
    <w:rsid w:val="00F62139"/>
    <w:rsid w:val="00F62451"/>
    <w:rsid w:val="00F624F0"/>
    <w:rsid w:val="00F6284E"/>
    <w:rsid w:val="00F62A1C"/>
    <w:rsid w:val="00F63187"/>
    <w:rsid w:val="00F6370B"/>
    <w:rsid w:val="00F63CA2"/>
    <w:rsid w:val="00F6425C"/>
    <w:rsid w:val="00F6428A"/>
    <w:rsid w:val="00F64560"/>
    <w:rsid w:val="00F64C70"/>
    <w:rsid w:val="00F6529A"/>
    <w:rsid w:val="00F65716"/>
    <w:rsid w:val="00F65984"/>
    <w:rsid w:val="00F65BF1"/>
    <w:rsid w:val="00F65E5D"/>
    <w:rsid w:val="00F661D0"/>
    <w:rsid w:val="00F662EB"/>
    <w:rsid w:val="00F6636D"/>
    <w:rsid w:val="00F66E79"/>
    <w:rsid w:val="00F67549"/>
    <w:rsid w:val="00F67A81"/>
    <w:rsid w:val="00F67EC1"/>
    <w:rsid w:val="00F67F84"/>
    <w:rsid w:val="00F700F8"/>
    <w:rsid w:val="00F701ED"/>
    <w:rsid w:val="00F70243"/>
    <w:rsid w:val="00F70652"/>
    <w:rsid w:val="00F709A7"/>
    <w:rsid w:val="00F70E55"/>
    <w:rsid w:val="00F7139D"/>
    <w:rsid w:val="00F71CF3"/>
    <w:rsid w:val="00F71D04"/>
    <w:rsid w:val="00F724F3"/>
    <w:rsid w:val="00F72793"/>
    <w:rsid w:val="00F72794"/>
    <w:rsid w:val="00F72AEE"/>
    <w:rsid w:val="00F73371"/>
    <w:rsid w:val="00F73704"/>
    <w:rsid w:val="00F73B30"/>
    <w:rsid w:val="00F73D8B"/>
    <w:rsid w:val="00F74369"/>
    <w:rsid w:val="00F74624"/>
    <w:rsid w:val="00F7484C"/>
    <w:rsid w:val="00F748CB"/>
    <w:rsid w:val="00F74BE2"/>
    <w:rsid w:val="00F74CD1"/>
    <w:rsid w:val="00F7502A"/>
    <w:rsid w:val="00F750F1"/>
    <w:rsid w:val="00F7521E"/>
    <w:rsid w:val="00F75BC3"/>
    <w:rsid w:val="00F760BF"/>
    <w:rsid w:val="00F764D4"/>
    <w:rsid w:val="00F7652A"/>
    <w:rsid w:val="00F76554"/>
    <w:rsid w:val="00F76C98"/>
    <w:rsid w:val="00F76FB9"/>
    <w:rsid w:val="00F77210"/>
    <w:rsid w:val="00F772E7"/>
    <w:rsid w:val="00F77D5B"/>
    <w:rsid w:val="00F77F60"/>
    <w:rsid w:val="00F8024D"/>
    <w:rsid w:val="00F82419"/>
    <w:rsid w:val="00F82AFE"/>
    <w:rsid w:val="00F82E6B"/>
    <w:rsid w:val="00F83254"/>
    <w:rsid w:val="00F846A0"/>
    <w:rsid w:val="00F84744"/>
    <w:rsid w:val="00F84A18"/>
    <w:rsid w:val="00F84D7C"/>
    <w:rsid w:val="00F84F5A"/>
    <w:rsid w:val="00F8572E"/>
    <w:rsid w:val="00F85FA0"/>
    <w:rsid w:val="00F86754"/>
    <w:rsid w:val="00F868CC"/>
    <w:rsid w:val="00F86D0A"/>
    <w:rsid w:val="00F86D95"/>
    <w:rsid w:val="00F870BA"/>
    <w:rsid w:val="00F8751C"/>
    <w:rsid w:val="00F8774A"/>
    <w:rsid w:val="00F9013A"/>
    <w:rsid w:val="00F908F0"/>
    <w:rsid w:val="00F9094A"/>
    <w:rsid w:val="00F917CF"/>
    <w:rsid w:val="00F91C8A"/>
    <w:rsid w:val="00F91E5F"/>
    <w:rsid w:val="00F91EF2"/>
    <w:rsid w:val="00F9242E"/>
    <w:rsid w:val="00F9244C"/>
    <w:rsid w:val="00F92723"/>
    <w:rsid w:val="00F92768"/>
    <w:rsid w:val="00F9281A"/>
    <w:rsid w:val="00F92912"/>
    <w:rsid w:val="00F931F9"/>
    <w:rsid w:val="00F93277"/>
    <w:rsid w:val="00F935F7"/>
    <w:rsid w:val="00F93A27"/>
    <w:rsid w:val="00F93B36"/>
    <w:rsid w:val="00F93DB7"/>
    <w:rsid w:val="00F946ED"/>
    <w:rsid w:val="00F9500C"/>
    <w:rsid w:val="00F95129"/>
    <w:rsid w:val="00F954A4"/>
    <w:rsid w:val="00F95E8B"/>
    <w:rsid w:val="00F966E6"/>
    <w:rsid w:val="00F96858"/>
    <w:rsid w:val="00F968BC"/>
    <w:rsid w:val="00F9690F"/>
    <w:rsid w:val="00F96D88"/>
    <w:rsid w:val="00F97563"/>
    <w:rsid w:val="00F977B6"/>
    <w:rsid w:val="00F979D2"/>
    <w:rsid w:val="00F97BA0"/>
    <w:rsid w:val="00FA0641"/>
    <w:rsid w:val="00FA0700"/>
    <w:rsid w:val="00FA0824"/>
    <w:rsid w:val="00FA0B27"/>
    <w:rsid w:val="00FA0EF9"/>
    <w:rsid w:val="00FA10FE"/>
    <w:rsid w:val="00FA146C"/>
    <w:rsid w:val="00FA1897"/>
    <w:rsid w:val="00FA1C6A"/>
    <w:rsid w:val="00FA272D"/>
    <w:rsid w:val="00FA2AF7"/>
    <w:rsid w:val="00FA2D9F"/>
    <w:rsid w:val="00FA2FFC"/>
    <w:rsid w:val="00FA3024"/>
    <w:rsid w:val="00FA307D"/>
    <w:rsid w:val="00FA3469"/>
    <w:rsid w:val="00FA34AA"/>
    <w:rsid w:val="00FA37F2"/>
    <w:rsid w:val="00FA4491"/>
    <w:rsid w:val="00FA491D"/>
    <w:rsid w:val="00FA62B9"/>
    <w:rsid w:val="00FA652B"/>
    <w:rsid w:val="00FA655B"/>
    <w:rsid w:val="00FA6B6C"/>
    <w:rsid w:val="00FA74EB"/>
    <w:rsid w:val="00FA788D"/>
    <w:rsid w:val="00FA7CE0"/>
    <w:rsid w:val="00FA7CEE"/>
    <w:rsid w:val="00FA7D37"/>
    <w:rsid w:val="00FA7FA3"/>
    <w:rsid w:val="00FB0700"/>
    <w:rsid w:val="00FB0D38"/>
    <w:rsid w:val="00FB12D0"/>
    <w:rsid w:val="00FB136E"/>
    <w:rsid w:val="00FB1A23"/>
    <w:rsid w:val="00FB1B41"/>
    <w:rsid w:val="00FB1C8A"/>
    <w:rsid w:val="00FB2324"/>
    <w:rsid w:val="00FB2605"/>
    <w:rsid w:val="00FB28FC"/>
    <w:rsid w:val="00FB2C5D"/>
    <w:rsid w:val="00FB33C2"/>
    <w:rsid w:val="00FB34DB"/>
    <w:rsid w:val="00FB399F"/>
    <w:rsid w:val="00FB39A4"/>
    <w:rsid w:val="00FB3CD5"/>
    <w:rsid w:val="00FB3E5B"/>
    <w:rsid w:val="00FB3FD0"/>
    <w:rsid w:val="00FB465E"/>
    <w:rsid w:val="00FB4E1F"/>
    <w:rsid w:val="00FB4F85"/>
    <w:rsid w:val="00FB4FA3"/>
    <w:rsid w:val="00FB5478"/>
    <w:rsid w:val="00FB55E2"/>
    <w:rsid w:val="00FB5E70"/>
    <w:rsid w:val="00FB5E77"/>
    <w:rsid w:val="00FB5FE7"/>
    <w:rsid w:val="00FB6A1B"/>
    <w:rsid w:val="00FB6B7E"/>
    <w:rsid w:val="00FB6BB0"/>
    <w:rsid w:val="00FB71BB"/>
    <w:rsid w:val="00FB766B"/>
    <w:rsid w:val="00FB7ABD"/>
    <w:rsid w:val="00FB7EDB"/>
    <w:rsid w:val="00FB7F0B"/>
    <w:rsid w:val="00FC01AA"/>
    <w:rsid w:val="00FC027C"/>
    <w:rsid w:val="00FC02B0"/>
    <w:rsid w:val="00FC09AB"/>
    <w:rsid w:val="00FC0AA5"/>
    <w:rsid w:val="00FC0CCD"/>
    <w:rsid w:val="00FC10C9"/>
    <w:rsid w:val="00FC123A"/>
    <w:rsid w:val="00FC1846"/>
    <w:rsid w:val="00FC1D51"/>
    <w:rsid w:val="00FC27BF"/>
    <w:rsid w:val="00FC28BC"/>
    <w:rsid w:val="00FC3252"/>
    <w:rsid w:val="00FC3518"/>
    <w:rsid w:val="00FC3D1A"/>
    <w:rsid w:val="00FC4B6D"/>
    <w:rsid w:val="00FC55DC"/>
    <w:rsid w:val="00FC5647"/>
    <w:rsid w:val="00FC596D"/>
    <w:rsid w:val="00FC5B1D"/>
    <w:rsid w:val="00FC608A"/>
    <w:rsid w:val="00FC709E"/>
    <w:rsid w:val="00FC7659"/>
    <w:rsid w:val="00FC7732"/>
    <w:rsid w:val="00FD05C2"/>
    <w:rsid w:val="00FD085F"/>
    <w:rsid w:val="00FD0985"/>
    <w:rsid w:val="00FD0B91"/>
    <w:rsid w:val="00FD0C0F"/>
    <w:rsid w:val="00FD0FE9"/>
    <w:rsid w:val="00FD17DE"/>
    <w:rsid w:val="00FD1947"/>
    <w:rsid w:val="00FD1E8F"/>
    <w:rsid w:val="00FD246A"/>
    <w:rsid w:val="00FD2720"/>
    <w:rsid w:val="00FD2D4A"/>
    <w:rsid w:val="00FD2E7C"/>
    <w:rsid w:val="00FD373F"/>
    <w:rsid w:val="00FD38FF"/>
    <w:rsid w:val="00FD3C94"/>
    <w:rsid w:val="00FD3D9F"/>
    <w:rsid w:val="00FD3FB8"/>
    <w:rsid w:val="00FD433C"/>
    <w:rsid w:val="00FD5475"/>
    <w:rsid w:val="00FD5653"/>
    <w:rsid w:val="00FD5681"/>
    <w:rsid w:val="00FD5707"/>
    <w:rsid w:val="00FD575F"/>
    <w:rsid w:val="00FD58F0"/>
    <w:rsid w:val="00FD5DC3"/>
    <w:rsid w:val="00FD63CA"/>
    <w:rsid w:val="00FD673D"/>
    <w:rsid w:val="00FD6805"/>
    <w:rsid w:val="00FD7449"/>
    <w:rsid w:val="00FD7BC7"/>
    <w:rsid w:val="00FD7C83"/>
    <w:rsid w:val="00FD7F25"/>
    <w:rsid w:val="00FE01F9"/>
    <w:rsid w:val="00FE0269"/>
    <w:rsid w:val="00FE03BD"/>
    <w:rsid w:val="00FE0A65"/>
    <w:rsid w:val="00FE0B9D"/>
    <w:rsid w:val="00FE0E8A"/>
    <w:rsid w:val="00FE0F0E"/>
    <w:rsid w:val="00FE102E"/>
    <w:rsid w:val="00FE1DB0"/>
    <w:rsid w:val="00FE1E6C"/>
    <w:rsid w:val="00FE2350"/>
    <w:rsid w:val="00FE24DF"/>
    <w:rsid w:val="00FE2CC7"/>
    <w:rsid w:val="00FE2CE4"/>
    <w:rsid w:val="00FE2DB3"/>
    <w:rsid w:val="00FE33B3"/>
    <w:rsid w:val="00FE366F"/>
    <w:rsid w:val="00FE38CA"/>
    <w:rsid w:val="00FE3B10"/>
    <w:rsid w:val="00FE3F80"/>
    <w:rsid w:val="00FE46A5"/>
    <w:rsid w:val="00FE4944"/>
    <w:rsid w:val="00FE589B"/>
    <w:rsid w:val="00FE5C9B"/>
    <w:rsid w:val="00FE5CBD"/>
    <w:rsid w:val="00FE614E"/>
    <w:rsid w:val="00FE6464"/>
    <w:rsid w:val="00FE6716"/>
    <w:rsid w:val="00FE6C80"/>
    <w:rsid w:val="00FE73BD"/>
    <w:rsid w:val="00FE7863"/>
    <w:rsid w:val="00FE788B"/>
    <w:rsid w:val="00FE7985"/>
    <w:rsid w:val="00FF0209"/>
    <w:rsid w:val="00FF072B"/>
    <w:rsid w:val="00FF0AA1"/>
    <w:rsid w:val="00FF0B33"/>
    <w:rsid w:val="00FF1B6B"/>
    <w:rsid w:val="00FF219B"/>
    <w:rsid w:val="00FF22DF"/>
    <w:rsid w:val="00FF2B2E"/>
    <w:rsid w:val="00FF30E9"/>
    <w:rsid w:val="00FF3360"/>
    <w:rsid w:val="00FF423A"/>
    <w:rsid w:val="00FF4C1C"/>
    <w:rsid w:val="00FF4DD3"/>
    <w:rsid w:val="00FF4EEE"/>
    <w:rsid w:val="00FF507C"/>
    <w:rsid w:val="00FF5128"/>
    <w:rsid w:val="00FF52F4"/>
    <w:rsid w:val="00FF5EDB"/>
    <w:rsid w:val="00FF65C4"/>
    <w:rsid w:val="00FF679C"/>
    <w:rsid w:val="00FF6927"/>
    <w:rsid w:val="00FF7E6B"/>
    <w:rsid w:val="01BBAC8A"/>
    <w:rsid w:val="04191649"/>
    <w:rsid w:val="088B6F91"/>
    <w:rsid w:val="08F7D0C0"/>
    <w:rsid w:val="093A68FF"/>
    <w:rsid w:val="0DB89540"/>
    <w:rsid w:val="0E02BEE0"/>
    <w:rsid w:val="0E653A34"/>
    <w:rsid w:val="0E7CB55E"/>
    <w:rsid w:val="0FF5F497"/>
    <w:rsid w:val="126FF19B"/>
    <w:rsid w:val="1684E8F1"/>
    <w:rsid w:val="19EFC692"/>
    <w:rsid w:val="19FF5575"/>
    <w:rsid w:val="1A537113"/>
    <w:rsid w:val="1A6655D1"/>
    <w:rsid w:val="1B44A25F"/>
    <w:rsid w:val="1CF69792"/>
    <w:rsid w:val="1D94230B"/>
    <w:rsid w:val="1F41B55E"/>
    <w:rsid w:val="23F5D495"/>
    <w:rsid w:val="285E9005"/>
    <w:rsid w:val="2A827B62"/>
    <w:rsid w:val="2B41B008"/>
    <w:rsid w:val="2B896166"/>
    <w:rsid w:val="34641B3E"/>
    <w:rsid w:val="36E11980"/>
    <w:rsid w:val="3ADCF728"/>
    <w:rsid w:val="3B808EC7"/>
    <w:rsid w:val="3EBB1A63"/>
    <w:rsid w:val="3EBF2032"/>
    <w:rsid w:val="3F42BA87"/>
    <w:rsid w:val="3F882F5B"/>
    <w:rsid w:val="40A3A3E6"/>
    <w:rsid w:val="41C43093"/>
    <w:rsid w:val="42F761AD"/>
    <w:rsid w:val="43C6A047"/>
    <w:rsid w:val="45B74300"/>
    <w:rsid w:val="496CD82C"/>
    <w:rsid w:val="49DA1DF8"/>
    <w:rsid w:val="4F77FB5A"/>
    <w:rsid w:val="4F838694"/>
    <w:rsid w:val="5106643C"/>
    <w:rsid w:val="5171BB06"/>
    <w:rsid w:val="52E0D5F0"/>
    <w:rsid w:val="5581076F"/>
    <w:rsid w:val="563B8A1C"/>
    <w:rsid w:val="5A2A79CB"/>
    <w:rsid w:val="5C464219"/>
    <w:rsid w:val="5D3DF459"/>
    <w:rsid w:val="5FFBCF4A"/>
    <w:rsid w:val="60078D53"/>
    <w:rsid w:val="601987AA"/>
    <w:rsid w:val="60BA6C38"/>
    <w:rsid w:val="62D5D96F"/>
    <w:rsid w:val="670AF3DB"/>
    <w:rsid w:val="67E3ADBE"/>
    <w:rsid w:val="6905AD2C"/>
    <w:rsid w:val="6A5D1BFE"/>
    <w:rsid w:val="6CB2984A"/>
    <w:rsid w:val="6CB541D7"/>
    <w:rsid w:val="6D3F4672"/>
    <w:rsid w:val="727B436D"/>
    <w:rsid w:val="72E6EAA9"/>
    <w:rsid w:val="75ACFA3B"/>
    <w:rsid w:val="75C5C6A9"/>
    <w:rsid w:val="76080903"/>
    <w:rsid w:val="77441715"/>
    <w:rsid w:val="78A500A7"/>
    <w:rsid w:val="79A83ABA"/>
    <w:rsid w:val="7AB321B3"/>
    <w:rsid w:val="7BE1C9AA"/>
    <w:rsid w:val="7D4B8C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065D9BAA"/>
  <w15:docId w15:val="{9104166B-D93F-49B0-9EFB-5CA038FC5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qFormat="1"/>
    <w:lsdException w:name="header" w:unhideWhenUsed="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unhideWhenUsed="1"/>
    <w:lsdException w:name="Body Text 3" w:uiPriority="0"/>
    <w:lsdException w:name="Body Text Indent 2" w:uiPriority="0"/>
    <w:lsdException w:name="Body Text Indent 3" w:semiHidden="1" w:unhideWhenUsed="1"/>
    <w:lsdException w:name="Block Text" w:uiPriority="0"/>
    <w:lsdException w:name="FollowedHyperlink" w:unhideWhenUsed="1" w:qFormat="1"/>
    <w:lsdException w:name="Strong" w:uiPriority="22"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2264"/>
    <w:rPr>
      <w:rFonts w:ascii="Arial" w:eastAsia="Arial" w:hAnsi="Arial" w:cs="Arial"/>
      <w:bCs/>
      <w:color w:val="000000"/>
      <w:kern w:val="32"/>
      <w:sz w:val="21"/>
      <w:szCs w:val="32"/>
      <w:lang w:eastAsia="en-US"/>
    </w:rPr>
  </w:style>
  <w:style w:type="paragraph" w:styleId="1">
    <w:name w:val="heading 1"/>
    <w:basedOn w:val="a"/>
    <w:next w:val="a"/>
    <w:link w:val="10"/>
    <w:uiPriority w:val="9"/>
    <w:qFormat/>
    <w:pPr>
      <w:keepNext/>
      <w:spacing w:beforeLines="50" w:before="120" w:afterLines="50" w:after="120" w:line="276" w:lineRule="auto"/>
      <w:outlineLvl w:val="0"/>
    </w:pPr>
    <w:rPr>
      <w:rFonts w:ascii="Times New Roman" w:eastAsia="仿宋_GB2312" w:hAnsi="Times New Roman" w:cs="Times New Roman"/>
      <w:b/>
      <w:color w:val="auto"/>
      <w:szCs w:val="22"/>
      <w:lang w:eastAsia="zh-CN"/>
    </w:rPr>
  </w:style>
  <w:style w:type="paragraph" w:styleId="2">
    <w:name w:val="heading 2"/>
    <w:basedOn w:val="a"/>
    <w:next w:val="a"/>
    <w:link w:val="20"/>
    <w:qFormat/>
    <w:pPr>
      <w:keepNext/>
      <w:spacing w:before="120" w:after="120" w:line="240" w:lineRule="exact"/>
      <w:outlineLvl w:val="1"/>
    </w:pPr>
    <w:rPr>
      <w:rFonts w:eastAsia="宋体"/>
      <w:b/>
      <w:iCs/>
      <w:color w:val="000000" w:themeColor="text1"/>
      <w:kern w:val="0"/>
      <w:sz w:val="20"/>
      <w:szCs w:val="20"/>
    </w:rPr>
  </w:style>
  <w:style w:type="paragraph" w:styleId="3">
    <w:name w:val="heading 3"/>
    <w:basedOn w:val="a"/>
    <w:next w:val="a"/>
    <w:link w:val="30"/>
    <w:qFormat/>
    <w:pPr>
      <w:keepNext/>
      <w:spacing w:before="240" w:after="60"/>
      <w:outlineLvl w:val="2"/>
    </w:pPr>
    <w:rPr>
      <w:b/>
      <w:color w:val="auto"/>
      <w:kern w:val="0"/>
      <w:sz w:val="26"/>
      <w:szCs w:val="26"/>
    </w:rPr>
  </w:style>
  <w:style w:type="paragraph" w:styleId="7">
    <w:name w:val="heading 7"/>
    <w:basedOn w:val="a"/>
    <w:next w:val="a"/>
    <w:link w:val="70"/>
    <w:qFormat/>
    <w:pPr>
      <w:keepNext/>
      <w:widowControl w:val="0"/>
      <w:tabs>
        <w:tab w:val="left" w:pos="4320"/>
        <w:tab w:val="left" w:pos="5670"/>
        <w:tab w:val="left" w:pos="8010"/>
      </w:tabs>
      <w:jc w:val="center"/>
      <w:outlineLvl w:val="6"/>
    </w:pPr>
    <w:rPr>
      <w:i/>
      <w:kern w:val="2"/>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uiPriority w:val="39"/>
    <w:unhideWhenUsed/>
    <w:pPr>
      <w:ind w:left="1050"/>
    </w:pPr>
    <w:rPr>
      <w:rFonts w:asciiTheme="minorHAnsi" w:hAnsiTheme="minorHAnsi" w:cstheme="minorHAnsi"/>
      <w:bCs w:val="0"/>
      <w:sz w:val="20"/>
      <w:szCs w:val="20"/>
    </w:rPr>
  </w:style>
  <w:style w:type="paragraph" w:styleId="a3">
    <w:name w:val="Normal Indent"/>
    <w:basedOn w:val="a"/>
    <w:uiPriority w:val="99"/>
    <w:semiHidden/>
    <w:unhideWhenUsed/>
    <w:pPr>
      <w:ind w:firstLineChars="200" w:firstLine="420"/>
    </w:pPr>
  </w:style>
  <w:style w:type="paragraph" w:styleId="a4">
    <w:name w:val="caption"/>
    <w:basedOn w:val="a"/>
    <w:next w:val="a"/>
    <w:semiHidden/>
    <w:unhideWhenUsed/>
    <w:qFormat/>
    <w:pPr>
      <w:spacing w:after="200"/>
    </w:pPr>
    <w:rPr>
      <w:b/>
      <w:bCs w:val="0"/>
      <w:color w:val="4F81BD" w:themeColor="accent1"/>
      <w:sz w:val="18"/>
      <w:szCs w:val="18"/>
    </w:rPr>
  </w:style>
  <w:style w:type="paragraph" w:styleId="a5">
    <w:name w:val="Document Map"/>
    <w:basedOn w:val="a"/>
    <w:link w:val="a6"/>
    <w:pPr>
      <w:shd w:val="clear" w:color="auto" w:fill="000080"/>
    </w:pPr>
    <w:rPr>
      <w:rFonts w:ascii="Tahoma" w:hAnsi="Tahoma"/>
      <w:sz w:val="20"/>
      <w:szCs w:val="20"/>
    </w:rPr>
  </w:style>
  <w:style w:type="paragraph" w:customStyle="1" w:styleId="CommentText1">
    <w:name w:val="Comment Text1"/>
    <w:basedOn w:val="a"/>
    <w:link w:val="CommentTextChar"/>
    <w:uiPriority w:val="99"/>
    <w:qFormat/>
    <w:rPr>
      <w:sz w:val="20"/>
      <w:szCs w:val="20"/>
    </w:rPr>
  </w:style>
  <w:style w:type="paragraph" w:styleId="31">
    <w:name w:val="Body Text 3"/>
    <w:basedOn w:val="a"/>
    <w:link w:val="32"/>
    <w:rPr>
      <w:rFonts w:eastAsiaTheme="minorEastAsia" w:cs="Times New Roman"/>
      <w:b/>
      <w:bCs w:val="0"/>
      <w:color w:val="auto"/>
      <w:kern w:val="0"/>
      <w:sz w:val="22"/>
      <w:szCs w:val="20"/>
      <w:lang w:val="en-GB"/>
    </w:rPr>
  </w:style>
  <w:style w:type="paragraph" w:styleId="a7">
    <w:name w:val="Body Text"/>
    <w:basedOn w:val="a"/>
    <w:link w:val="a8"/>
    <w:qFormat/>
    <w:pPr>
      <w:spacing w:after="120"/>
    </w:pPr>
    <w:rPr>
      <w:rFonts w:cs="Times New Roman"/>
    </w:rPr>
  </w:style>
  <w:style w:type="paragraph" w:styleId="a9">
    <w:name w:val="Block Text"/>
    <w:basedOn w:val="a"/>
    <w:pPr>
      <w:ind w:left="792" w:right="72"/>
    </w:pPr>
    <w:rPr>
      <w:sz w:val="18"/>
      <w:szCs w:val="18"/>
      <w:lang w:eastAsia="zh-CN"/>
    </w:rPr>
  </w:style>
  <w:style w:type="paragraph" w:styleId="5">
    <w:name w:val="toc 5"/>
    <w:basedOn w:val="a"/>
    <w:next w:val="a"/>
    <w:uiPriority w:val="39"/>
    <w:unhideWhenUsed/>
    <w:pPr>
      <w:ind w:left="630"/>
    </w:pPr>
    <w:rPr>
      <w:rFonts w:asciiTheme="minorHAnsi" w:hAnsiTheme="minorHAnsi" w:cstheme="minorHAnsi"/>
      <w:bCs w:val="0"/>
      <w:sz w:val="20"/>
      <w:szCs w:val="20"/>
    </w:rPr>
  </w:style>
  <w:style w:type="paragraph" w:styleId="33">
    <w:name w:val="toc 3"/>
    <w:basedOn w:val="a"/>
    <w:next w:val="a"/>
    <w:uiPriority w:val="39"/>
    <w:pPr>
      <w:ind w:left="210"/>
    </w:pPr>
    <w:rPr>
      <w:rFonts w:asciiTheme="minorHAnsi" w:hAnsiTheme="minorHAnsi" w:cstheme="minorHAnsi"/>
      <w:bCs w:val="0"/>
      <w:sz w:val="20"/>
      <w:szCs w:val="20"/>
    </w:rPr>
  </w:style>
  <w:style w:type="paragraph" w:styleId="8">
    <w:name w:val="toc 8"/>
    <w:basedOn w:val="a"/>
    <w:next w:val="a"/>
    <w:uiPriority w:val="39"/>
    <w:unhideWhenUsed/>
    <w:pPr>
      <w:ind w:left="1260"/>
    </w:pPr>
    <w:rPr>
      <w:rFonts w:asciiTheme="minorHAnsi" w:hAnsiTheme="minorHAnsi" w:cstheme="minorHAnsi"/>
      <w:bCs w:val="0"/>
      <w:sz w:val="20"/>
      <w:szCs w:val="20"/>
    </w:rPr>
  </w:style>
  <w:style w:type="paragraph" w:styleId="21">
    <w:name w:val="Body Text Indent 2"/>
    <w:basedOn w:val="a"/>
    <w:link w:val="22"/>
    <w:pPr>
      <w:ind w:left="720"/>
    </w:pPr>
    <w:rPr>
      <w:rFonts w:cs="Times New Roman"/>
      <w:bCs w:val="0"/>
      <w:color w:val="auto"/>
      <w:kern w:val="0"/>
      <w:sz w:val="20"/>
      <w:szCs w:val="24"/>
    </w:rPr>
  </w:style>
  <w:style w:type="paragraph" w:styleId="aa">
    <w:name w:val="Balloon Text"/>
    <w:basedOn w:val="a"/>
    <w:link w:val="ab"/>
    <w:uiPriority w:val="99"/>
    <w:semiHidden/>
    <w:rPr>
      <w:rFonts w:ascii="Tahoma" w:hAnsi="Tahoma" w:cs="Tahoma"/>
      <w:sz w:val="16"/>
      <w:szCs w:val="16"/>
    </w:rPr>
  </w:style>
  <w:style w:type="paragraph" w:styleId="ac">
    <w:name w:val="footer"/>
    <w:basedOn w:val="a"/>
    <w:link w:val="ad"/>
    <w:uiPriority w:val="99"/>
    <w:unhideWhenUsed/>
    <w:qFormat/>
    <w:pPr>
      <w:tabs>
        <w:tab w:val="center" w:pos="4153"/>
        <w:tab w:val="right" w:pos="8306"/>
      </w:tabs>
      <w:snapToGrid w:val="0"/>
    </w:pPr>
    <w:rPr>
      <w:sz w:val="18"/>
      <w:szCs w:val="18"/>
    </w:rPr>
  </w:style>
  <w:style w:type="paragraph" w:styleId="ae">
    <w:name w:val="header"/>
    <w:basedOn w:val="a"/>
    <w:link w:val="af"/>
    <w:uiPriority w:val="99"/>
    <w:unhideWhenUsed/>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pPr>
      <w:spacing w:line="276" w:lineRule="auto"/>
    </w:pPr>
    <w:rPr>
      <w:rFonts w:ascii="Times New Roman" w:eastAsia="仿宋_GB2312" w:hAnsi="Times New Roman"/>
      <w:b/>
      <w:color w:val="auto"/>
      <w:szCs w:val="24"/>
    </w:rPr>
  </w:style>
  <w:style w:type="paragraph" w:styleId="4">
    <w:name w:val="toc 4"/>
    <w:basedOn w:val="a"/>
    <w:next w:val="a"/>
    <w:uiPriority w:val="39"/>
    <w:unhideWhenUsed/>
    <w:pPr>
      <w:ind w:left="420"/>
    </w:pPr>
    <w:rPr>
      <w:rFonts w:asciiTheme="minorHAnsi" w:hAnsiTheme="minorHAnsi" w:cstheme="minorHAnsi"/>
      <w:bCs w:val="0"/>
      <w:sz w:val="20"/>
      <w:szCs w:val="20"/>
    </w:rPr>
  </w:style>
  <w:style w:type="paragraph" w:styleId="af0">
    <w:name w:val="footnote text"/>
    <w:basedOn w:val="a"/>
    <w:link w:val="af1"/>
    <w:uiPriority w:val="99"/>
    <w:semiHidden/>
    <w:unhideWhenUsed/>
    <w:pPr>
      <w:snapToGrid w:val="0"/>
    </w:pPr>
    <w:rPr>
      <w:sz w:val="18"/>
      <w:szCs w:val="18"/>
    </w:rPr>
  </w:style>
  <w:style w:type="paragraph" w:styleId="6">
    <w:name w:val="toc 6"/>
    <w:basedOn w:val="a"/>
    <w:next w:val="a"/>
    <w:uiPriority w:val="39"/>
    <w:unhideWhenUsed/>
    <w:pPr>
      <w:ind w:left="840"/>
    </w:pPr>
    <w:rPr>
      <w:rFonts w:asciiTheme="minorHAnsi" w:hAnsiTheme="minorHAnsi" w:cstheme="minorHAnsi"/>
      <w:bCs w:val="0"/>
      <w:sz w:val="20"/>
      <w:szCs w:val="20"/>
    </w:rPr>
  </w:style>
  <w:style w:type="paragraph" w:styleId="23">
    <w:name w:val="toc 2"/>
    <w:basedOn w:val="a"/>
    <w:next w:val="a"/>
    <w:uiPriority w:val="39"/>
    <w:pPr>
      <w:tabs>
        <w:tab w:val="left" w:pos="630"/>
        <w:tab w:val="right" w:leader="dot" w:pos="9737"/>
      </w:tabs>
      <w:spacing w:line="276" w:lineRule="auto"/>
      <w:ind w:firstLineChars="142" w:firstLine="284"/>
    </w:pPr>
    <w:rPr>
      <w:rFonts w:asciiTheme="minorHAnsi" w:hAnsiTheme="minorHAnsi" w:cstheme="minorHAnsi"/>
      <w:b/>
      <w:sz w:val="20"/>
      <w:szCs w:val="20"/>
    </w:rPr>
  </w:style>
  <w:style w:type="paragraph" w:styleId="9">
    <w:name w:val="toc 9"/>
    <w:basedOn w:val="a"/>
    <w:next w:val="a"/>
    <w:uiPriority w:val="39"/>
    <w:unhideWhenUsed/>
    <w:pPr>
      <w:ind w:left="1470"/>
    </w:pPr>
    <w:rPr>
      <w:rFonts w:asciiTheme="minorHAnsi" w:hAnsiTheme="minorHAnsi" w:cstheme="minorHAnsi"/>
      <w:bCs w:val="0"/>
      <w:sz w:val="20"/>
      <w:szCs w:val="20"/>
    </w:rPr>
  </w:style>
  <w:style w:type="paragraph" w:styleId="24">
    <w:name w:val="Body Text 2"/>
    <w:basedOn w:val="a"/>
    <w:link w:val="25"/>
    <w:unhideWhenUsed/>
    <w:pPr>
      <w:spacing w:after="120" w:line="480" w:lineRule="auto"/>
      <w:ind w:left="720"/>
    </w:pPr>
    <w:rPr>
      <w:rFonts w:cs="Times New Roman"/>
      <w:bCs w:val="0"/>
      <w:color w:val="0000FF"/>
      <w:kern w:val="0"/>
      <w:sz w:val="22"/>
      <w:szCs w:val="20"/>
    </w:rPr>
  </w:style>
  <w:style w:type="paragraph" w:styleId="af2">
    <w:name w:val="Normal (Web)"/>
    <w:basedOn w:val="a"/>
    <w:uiPriority w:val="99"/>
    <w:pPr>
      <w:spacing w:before="100" w:beforeAutospacing="1" w:after="100" w:afterAutospacing="1"/>
    </w:pPr>
  </w:style>
  <w:style w:type="paragraph" w:styleId="af3">
    <w:name w:val="Title"/>
    <w:basedOn w:val="a"/>
    <w:link w:val="af4"/>
    <w:qFormat/>
    <w:pPr>
      <w:widowControl w:val="0"/>
      <w:spacing w:before="240" w:after="60"/>
      <w:jc w:val="center"/>
      <w:outlineLvl w:val="0"/>
    </w:pPr>
    <w:rPr>
      <w:rFonts w:eastAsiaTheme="minorEastAsia"/>
      <w:b/>
      <w:color w:val="auto"/>
      <w:kern w:val="2"/>
      <w:sz w:val="32"/>
      <w:lang w:eastAsia="zh-CN"/>
    </w:rPr>
  </w:style>
  <w:style w:type="paragraph" w:customStyle="1" w:styleId="CommentSubject1">
    <w:name w:val="Comment Subject1"/>
    <w:basedOn w:val="CommentText1"/>
    <w:next w:val="CommentText1"/>
    <w:link w:val="CommentSubjectChar"/>
    <w:uiPriority w:val="99"/>
    <w:semiHidden/>
    <w:qFormat/>
    <w:rPr>
      <w:b/>
      <w:bCs w:val="0"/>
    </w:rPr>
  </w:style>
  <w:style w:type="table" w:styleId="af5">
    <w:name w:val="Table Grid"/>
    <w:basedOn w:val="a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uiPriority w:val="22"/>
    <w:qFormat/>
    <w:rPr>
      <w:b/>
      <w:bCs/>
    </w:rPr>
  </w:style>
  <w:style w:type="character" w:styleId="af7">
    <w:name w:val="page number"/>
    <w:basedOn w:val="a0"/>
  </w:style>
  <w:style w:type="character" w:styleId="af8">
    <w:name w:val="FollowedHyperlink"/>
    <w:basedOn w:val="a0"/>
    <w:uiPriority w:val="99"/>
    <w:unhideWhenUsed/>
    <w:qFormat/>
    <w:rPr>
      <w:color w:val="800080"/>
      <w:u w:val="single"/>
    </w:rPr>
  </w:style>
  <w:style w:type="character" w:styleId="af9">
    <w:name w:val="Hyperlink"/>
    <w:uiPriority w:val="99"/>
    <w:rPr>
      <w:color w:val="0000FF"/>
      <w:u w:val="single"/>
    </w:rPr>
  </w:style>
  <w:style w:type="character" w:customStyle="1" w:styleId="CommentReference1">
    <w:name w:val="Comment Reference1"/>
    <w:uiPriority w:val="99"/>
    <w:qFormat/>
    <w:rPr>
      <w:sz w:val="16"/>
      <w:szCs w:val="16"/>
    </w:rPr>
  </w:style>
  <w:style w:type="character" w:styleId="afa">
    <w:name w:val="footnote reference"/>
    <w:basedOn w:val="a0"/>
    <w:uiPriority w:val="99"/>
    <w:semiHidden/>
    <w:unhideWhenUsed/>
    <w:rPr>
      <w:vertAlign w:val="superscript"/>
    </w:rPr>
  </w:style>
  <w:style w:type="character" w:customStyle="1" w:styleId="10">
    <w:name w:val="标题 1 字符"/>
    <w:basedOn w:val="a0"/>
    <w:link w:val="1"/>
    <w:uiPriority w:val="9"/>
    <w:rPr>
      <w:rFonts w:ascii="Times New Roman" w:eastAsia="仿宋_GB2312" w:hAnsi="Times New Roman" w:cs="Times New Roman"/>
      <w:b/>
      <w:bCs/>
      <w:kern w:val="32"/>
    </w:rPr>
  </w:style>
  <w:style w:type="character" w:customStyle="1" w:styleId="20">
    <w:name w:val="标题 2 字符"/>
    <w:basedOn w:val="a0"/>
    <w:link w:val="2"/>
    <w:rPr>
      <w:rFonts w:ascii="Arial" w:eastAsia="宋体" w:hAnsi="Arial" w:cs="Arial"/>
      <w:b/>
      <w:bCs/>
      <w:iCs/>
      <w:color w:val="000000" w:themeColor="text1"/>
      <w:kern w:val="0"/>
      <w:sz w:val="20"/>
      <w:szCs w:val="20"/>
      <w:lang w:eastAsia="en-US"/>
    </w:rPr>
  </w:style>
  <w:style w:type="character" w:customStyle="1" w:styleId="30">
    <w:name w:val="标题 3 字符"/>
    <w:basedOn w:val="a0"/>
    <w:link w:val="3"/>
    <w:rPr>
      <w:rFonts w:ascii="Arial" w:eastAsia="宋体" w:hAnsi="Arial" w:cs="Arial"/>
      <w:b/>
      <w:bCs/>
      <w:kern w:val="0"/>
      <w:sz w:val="26"/>
      <w:szCs w:val="26"/>
      <w:lang w:eastAsia="en-US"/>
    </w:rPr>
  </w:style>
  <w:style w:type="character" w:customStyle="1" w:styleId="70">
    <w:name w:val="标题 7 字符"/>
    <w:basedOn w:val="a0"/>
    <w:link w:val="7"/>
    <w:rPr>
      <w:rFonts w:ascii="Arial" w:eastAsia="宋体" w:hAnsi="Arial" w:cs="Arial"/>
      <w:bCs/>
      <w:i/>
      <w:color w:val="000000"/>
      <w:sz w:val="20"/>
      <w:szCs w:val="20"/>
    </w:rPr>
  </w:style>
  <w:style w:type="character" w:customStyle="1" w:styleId="af">
    <w:name w:val="页眉 字符"/>
    <w:basedOn w:val="a0"/>
    <w:link w:val="ae"/>
    <w:uiPriority w:val="99"/>
    <w:rPr>
      <w:sz w:val="18"/>
      <w:szCs w:val="18"/>
    </w:rPr>
  </w:style>
  <w:style w:type="character" w:customStyle="1" w:styleId="ad">
    <w:name w:val="页脚 字符"/>
    <w:basedOn w:val="a0"/>
    <w:link w:val="ac"/>
    <w:uiPriority w:val="99"/>
    <w:qFormat/>
    <w:rPr>
      <w:sz w:val="18"/>
      <w:szCs w:val="18"/>
    </w:rPr>
  </w:style>
  <w:style w:type="character" w:customStyle="1" w:styleId="ab">
    <w:name w:val="批注框文本 字符"/>
    <w:basedOn w:val="a0"/>
    <w:link w:val="aa"/>
    <w:uiPriority w:val="99"/>
    <w:semiHidden/>
    <w:rPr>
      <w:rFonts w:ascii="Tahoma" w:eastAsia="宋体" w:hAnsi="Tahoma" w:cs="Tahoma"/>
      <w:bCs/>
      <w:color w:val="000000"/>
      <w:kern w:val="32"/>
      <w:sz w:val="16"/>
      <w:szCs w:val="16"/>
      <w:lang w:eastAsia="en-US"/>
    </w:rPr>
  </w:style>
  <w:style w:type="character" w:customStyle="1" w:styleId="trans">
    <w:name w:val="trans"/>
    <w:basedOn w:val="a0"/>
  </w:style>
  <w:style w:type="character" w:customStyle="1" w:styleId="CommentTextChar">
    <w:name w:val="Comment Text Char"/>
    <w:basedOn w:val="a0"/>
    <w:link w:val="CommentText1"/>
    <w:uiPriority w:val="99"/>
    <w:qFormat/>
    <w:rPr>
      <w:rFonts w:ascii="Arial" w:eastAsia="宋体" w:hAnsi="Arial" w:cs="Arial"/>
      <w:bCs/>
      <w:color w:val="000000"/>
      <w:kern w:val="32"/>
      <w:sz w:val="20"/>
      <w:szCs w:val="20"/>
      <w:lang w:eastAsia="en-US"/>
    </w:rPr>
  </w:style>
  <w:style w:type="character" w:customStyle="1" w:styleId="CommentSubjectChar">
    <w:name w:val="Comment Subject Char"/>
    <w:basedOn w:val="CommentTextChar"/>
    <w:link w:val="CommentSubject1"/>
    <w:uiPriority w:val="99"/>
    <w:semiHidden/>
    <w:rPr>
      <w:rFonts w:ascii="Arial" w:eastAsia="宋体" w:hAnsi="Arial" w:cs="Arial"/>
      <w:b/>
      <w:bCs w:val="0"/>
      <w:color w:val="000000"/>
      <w:kern w:val="32"/>
      <w:sz w:val="20"/>
      <w:szCs w:val="20"/>
      <w:lang w:eastAsia="en-US"/>
    </w:rPr>
  </w:style>
  <w:style w:type="character" w:customStyle="1" w:styleId="a6">
    <w:name w:val="文档结构图 字符"/>
    <w:basedOn w:val="a0"/>
    <w:link w:val="a5"/>
    <w:rPr>
      <w:rFonts w:ascii="Tahoma" w:eastAsia="宋体" w:hAnsi="Tahoma" w:cs="Arial"/>
      <w:bCs/>
      <w:color w:val="000000"/>
      <w:kern w:val="32"/>
      <w:sz w:val="20"/>
      <w:szCs w:val="20"/>
      <w:shd w:val="clear" w:color="auto" w:fill="000080"/>
      <w:lang w:eastAsia="en-US"/>
    </w:rPr>
  </w:style>
  <w:style w:type="paragraph" w:customStyle="1" w:styleId="12">
    <w:name w:val="列出段落1"/>
    <w:basedOn w:val="a"/>
    <w:qFormat/>
    <w:pPr>
      <w:widowControl w:val="0"/>
      <w:ind w:firstLineChars="200" w:firstLine="420"/>
      <w:jc w:val="both"/>
    </w:pPr>
    <w:rPr>
      <w:rFonts w:ascii="Calibri" w:hAnsi="Calibri" w:cs="Times New Roman"/>
      <w:bCs w:val="0"/>
      <w:color w:val="auto"/>
      <w:kern w:val="2"/>
      <w:szCs w:val="22"/>
      <w:lang w:eastAsia="zh-CN"/>
    </w:rPr>
  </w:style>
  <w:style w:type="paragraph" w:customStyle="1" w:styleId="13">
    <w:name w:val="修订1"/>
    <w:hidden/>
    <w:uiPriority w:val="99"/>
    <w:semiHidden/>
    <w:rPr>
      <w:rFonts w:ascii="Arial" w:hAnsi="Arial" w:cs="Arial"/>
      <w:bCs/>
      <w:color w:val="000000"/>
      <w:kern w:val="32"/>
      <w:sz w:val="24"/>
      <w:szCs w:val="32"/>
      <w:lang w:eastAsia="en-US"/>
    </w:rPr>
  </w:style>
  <w:style w:type="character" w:customStyle="1" w:styleId="22">
    <w:name w:val="正文文本缩进 2 字符"/>
    <w:basedOn w:val="a0"/>
    <w:link w:val="21"/>
    <w:rPr>
      <w:rFonts w:ascii="Arial" w:eastAsia="宋体" w:hAnsi="Arial" w:cs="Times New Roman"/>
      <w:kern w:val="0"/>
      <w:sz w:val="20"/>
      <w:szCs w:val="24"/>
      <w:lang w:eastAsia="en-US"/>
    </w:rPr>
  </w:style>
  <w:style w:type="character" w:customStyle="1" w:styleId="a8">
    <w:name w:val="正文文本 字符"/>
    <w:basedOn w:val="a0"/>
    <w:link w:val="a7"/>
    <w:qFormat/>
    <w:rPr>
      <w:rFonts w:ascii="Arial" w:eastAsia="宋体" w:hAnsi="Arial" w:cs="Times New Roman"/>
      <w:bCs/>
      <w:color w:val="000000"/>
      <w:kern w:val="32"/>
      <w:sz w:val="24"/>
      <w:szCs w:val="32"/>
      <w:lang w:eastAsia="en-US"/>
    </w:rPr>
  </w:style>
  <w:style w:type="paragraph" w:styleId="afb">
    <w:name w:val="List Paragraph"/>
    <w:basedOn w:val="a"/>
    <w:link w:val="afc"/>
    <w:uiPriority w:val="34"/>
    <w:qFormat/>
    <w:pPr>
      <w:ind w:firstLineChars="200" w:firstLine="420"/>
    </w:pPr>
  </w:style>
  <w:style w:type="paragraph" w:customStyle="1" w:styleId="26">
    <w:name w:val="修订2"/>
    <w:hidden/>
    <w:uiPriority w:val="99"/>
    <w:semiHidden/>
    <w:rPr>
      <w:rFonts w:ascii="Arial" w:hAnsi="Arial" w:cs="Arial"/>
      <w:bCs/>
      <w:color w:val="000000"/>
      <w:kern w:val="32"/>
      <w:sz w:val="24"/>
      <w:szCs w:val="32"/>
      <w:lang w:eastAsia="en-US"/>
    </w:rPr>
  </w:style>
  <w:style w:type="character" w:customStyle="1" w:styleId="25">
    <w:name w:val="正文文本 2 字符"/>
    <w:basedOn w:val="a0"/>
    <w:link w:val="24"/>
    <w:rPr>
      <w:rFonts w:ascii="Arial" w:eastAsia="宋体" w:hAnsi="Arial" w:cs="Times New Roman"/>
      <w:color w:val="0000FF"/>
      <w:kern w:val="0"/>
      <w:sz w:val="22"/>
      <w:szCs w:val="20"/>
      <w:lang w:eastAsia="en-US"/>
    </w:rPr>
  </w:style>
  <w:style w:type="character" w:customStyle="1" w:styleId="UserTips">
    <w:name w:val="User Tips"/>
    <w:basedOn w:val="a0"/>
    <w:rPr>
      <w:i/>
      <w:iCs/>
      <w:color w:val="0000FF"/>
    </w:rPr>
  </w:style>
  <w:style w:type="paragraph" w:customStyle="1" w:styleId="TableCenter">
    <w:name w:val="Table Center"/>
    <w:basedOn w:val="a"/>
    <w:pPr>
      <w:spacing w:before="60" w:after="60"/>
      <w:jc w:val="center"/>
    </w:pPr>
    <w:rPr>
      <w:rFonts w:ascii="Times New Roman" w:hAnsi="Times New Roman" w:cs="Times New Roman"/>
      <w:bCs w:val="0"/>
      <w:color w:val="auto"/>
      <w:kern w:val="0"/>
      <w:szCs w:val="24"/>
    </w:rPr>
  </w:style>
  <w:style w:type="character" w:customStyle="1" w:styleId="LFI">
    <w:name w:val="LFI"/>
    <w:basedOn w:val="a0"/>
    <w:qFormat/>
    <w:rPr>
      <w:i/>
      <w:sz w:val="20"/>
    </w:rPr>
  </w:style>
  <w:style w:type="paragraph" w:customStyle="1" w:styleId="TableLeft">
    <w:name w:val="Table Left"/>
    <w:pPr>
      <w:spacing w:before="60" w:after="60"/>
    </w:pPr>
    <w:rPr>
      <w:rFonts w:ascii="Times New Roman" w:eastAsia="MS Gothic" w:hAnsi="Times New Roman" w:cs="Arial"/>
      <w:bCs/>
      <w:sz w:val="24"/>
      <w:szCs w:val="24"/>
      <w:lang w:eastAsia="en-US"/>
    </w:rPr>
  </w:style>
  <w:style w:type="paragraph" w:customStyle="1" w:styleId="Paragraph">
    <w:name w:val="Paragraph"/>
    <w:pPr>
      <w:spacing w:after="240"/>
    </w:pPr>
    <w:rPr>
      <w:rFonts w:ascii="Times New Roman" w:eastAsiaTheme="minorEastAsia" w:hAnsi="Times New Roman"/>
      <w:sz w:val="24"/>
      <w:szCs w:val="24"/>
      <w:lang w:eastAsia="en-US"/>
    </w:rPr>
  </w:style>
  <w:style w:type="character" w:customStyle="1" w:styleId="shorttext">
    <w:name w:val="short_text"/>
    <w:basedOn w:val="a0"/>
  </w:style>
  <w:style w:type="character" w:customStyle="1" w:styleId="af1">
    <w:name w:val="脚注文本 字符"/>
    <w:basedOn w:val="a0"/>
    <w:link w:val="af0"/>
    <w:uiPriority w:val="99"/>
    <w:semiHidden/>
    <w:rPr>
      <w:rFonts w:ascii="Arial" w:eastAsia="宋体" w:hAnsi="Arial" w:cs="Arial"/>
      <w:bCs/>
      <w:color w:val="000000"/>
      <w:kern w:val="32"/>
      <w:sz w:val="18"/>
      <w:szCs w:val="18"/>
      <w:lang w:eastAsia="en-US"/>
    </w:rPr>
  </w:style>
  <w:style w:type="paragraph" w:customStyle="1" w:styleId="A-TableText">
    <w:name w:val="A-Table Text"/>
    <w:pPr>
      <w:spacing w:before="60" w:after="60"/>
    </w:pPr>
    <w:rPr>
      <w:rFonts w:ascii="Times New Roman" w:eastAsia="MS Mincho" w:hAnsi="Times New Roman"/>
      <w:sz w:val="22"/>
      <w:szCs w:val="22"/>
      <w:lang w:val="en-GB" w:eastAsia="en-US"/>
    </w:rPr>
  </w:style>
  <w:style w:type="paragraph" w:customStyle="1" w:styleId="ProcedureText">
    <w:name w:val="Procedure Text"/>
    <w:basedOn w:val="a3"/>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0"/>
  </w:style>
  <w:style w:type="character" w:customStyle="1" w:styleId="AppTec">
    <w:name w:val="AppTec"/>
    <w:semiHidden/>
    <w:qFormat/>
    <w:rPr>
      <w:rFonts w:ascii="Arial" w:eastAsia="宋体" w:hAnsi="Arial" w:cs="Arial"/>
      <w:color w:val="000080"/>
      <w:sz w:val="18"/>
      <w:szCs w:val="20"/>
    </w:rPr>
  </w:style>
  <w:style w:type="paragraph" w:customStyle="1" w:styleId="CharChar1CharCharCharChar">
    <w:name w:val="Char Char1 Char Char Char Char"/>
    <w:basedOn w:val="a"/>
    <w:next w:val="a"/>
    <w:pPr>
      <w:tabs>
        <w:tab w:val="left" w:pos="0"/>
        <w:tab w:val="left" w:pos="360"/>
      </w:tabs>
      <w:autoSpaceDE w:val="0"/>
      <w:autoSpaceDN w:val="0"/>
      <w:adjustRightInd w:val="0"/>
      <w:ind w:left="360" w:hanging="360"/>
    </w:pPr>
    <w:rPr>
      <w:rFonts w:ascii="Times New Roman" w:eastAsiaTheme="minorEastAsia" w:hAnsi="Times New Roman" w:cs="Times New Roman"/>
      <w:bCs w:val="0"/>
      <w:color w:val="auto"/>
      <w:sz w:val="20"/>
      <w:szCs w:val="144"/>
    </w:rPr>
  </w:style>
  <w:style w:type="character" w:customStyle="1" w:styleId="32">
    <w:name w:val="正文文本 3 字符"/>
    <w:basedOn w:val="a0"/>
    <w:link w:val="31"/>
    <w:rPr>
      <w:rFonts w:ascii="Arial" w:hAnsi="Arial" w:cs="Times New Roman"/>
      <w:b/>
      <w:kern w:val="0"/>
      <w:sz w:val="22"/>
      <w:szCs w:val="20"/>
      <w:lang w:val="en-GB" w:eastAsia="en-US"/>
    </w:rPr>
  </w:style>
  <w:style w:type="character" w:customStyle="1" w:styleId="def">
    <w:name w:val="def"/>
    <w:basedOn w:val="a0"/>
  </w:style>
  <w:style w:type="paragraph" w:customStyle="1" w:styleId="font5">
    <w:name w:val="font5"/>
    <w:basedOn w:val="a"/>
    <w:pPr>
      <w:spacing w:before="100" w:beforeAutospacing="1" w:after="100" w:afterAutospacing="1"/>
    </w:pPr>
    <w:rPr>
      <w:rFonts w:eastAsiaTheme="minorEastAsia"/>
      <w:b/>
      <w:color w:val="auto"/>
      <w:kern w:val="0"/>
      <w:sz w:val="20"/>
      <w:szCs w:val="20"/>
      <w:lang w:eastAsia="zh-CN"/>
    </w:rPr>
  </w:style>
  <w:style w:type="paragraph" w:customStyle="1" w:styleId="font6">
    <w:name w:val="font6"/>
    <w:basedOn w:val="a"/>
    <w:pPr>
      <w:spacing w:before="100" w:beforeAutospacing="1" w:after="100" w:afterAutospacing="1"/>
    </w:pPr>
    <w:rPr>
      <w:rFonts w:eastAsiaTheme="minorEastAsia"/>
      <w:bCs w:val="0"/>
      <w:kern w:val="0"/>
      <w:sz w:val="20"/>
      <w:szCs w:val="20"/>
      <w:lang w:eastAsia="zh-CN"/>
    </w:rPr>
  </w:style>
  <w:style w:type="paragraph" w:customStyle="1" w:styleId="font7">
    <w:name w:val="font7"/>
    <w:basedOn w:val="a"/>
    <w:pPr>
      <w:spacing w:before="100" w:beforeAutospacing="1" w:after="100" w:afterAutospacing="1"/>
    </w:pPr>
    <w:rPr>
      <w:rFonts w:eastAsiaTheme="minorEastAsia"/>
      <w:bCs w:val="0"/>
      <w:kern w:val="0"/>
      <w:sz w:val="20"/>
      <w:szCs w:val="20"/>
      <w:lang w:eastAsia="zh-CN"/>
    </w:rPr>
  </w:style>
  <w:style w:type="paragraph" w:customStyle="1" w:styleId="font8">
    <w:name w:val="font8"/>
    <w:basedOn w:val="a"/>
    <w:pPr>
      <w:spacing w:before="100" w:beforeAutospacing="1" w:after="100" w:afterAutospacing="1"/>
    </w:pPr>
    <w:rPr>
      <w:rFonts w:ascii="Times New Roman" w:eastAsiaTheme="minorEastAsia" w:hAnsi="Times New Roman" w:cs="Times New Roman"/>
      <w:bCs w:val="0"/>
      <w:kern w:val="0"/>
      <w:sz w:val="20"/>
      <w:szCs w:val="20"/>
      <w:lang w:eastAsia="zh-CN"/>
    </w:rPr>
  </w:style>
  <w:style w:type="paragraph" w:customStyle="1" w:styleId="font9">
    <w:name w:val="font9"/>
    <w:basedOn w:val="a"/>
    <w:pPr>
      <w:spacing w:before="100" w:beforeAutospacing="1" w:after="100" w:afterAutospacing="1"/>
    </w:pPr>
    <w:rPr>
      <w:rFonts w:ascii="Tahoma" w:eastAsiaTheme="minorEastAsia" w:hAnsi="Tahoma" w:cs="Tahoma"/>
      <w:bCs w:val="0"/>
      <w:kern w:val="0"/>
      <w:sz w:val="18"/>
      <w:szCs w:val="18"/>
      <w:lang w:eastAsia="zh-CN"/>
    </w:rPr>
  </w:style>
  <w:style w:type="paragraph" w:customStyle="1" w:styleId="font10">
    <w:name w:val="font10"/>
    <w:basedOn w:val="a"/>
    <w:pPr>
      <w:spacing w:before="100" w:beforeAutospacing="1" w:after="100" w:afterAutospacing="1"/>
    </w:pPr>
    <w:rPr>
      <w:rFonts w:ascii="Tahoma" w:eastAsiaTheme="minorEastAsia" w:hAnsi="Tahoma" w:cs="Tahoma"/>
      <w:b/>
      <w:kern w:val="0"/>
      <w:sz w:val="18"/>
      <w:szCs w:val="18"/>
      <w:lang w:eastAsia="zh-CN"/>
    </w:rPr>
  </w:style>
  <w:style w:type="paragraph" w:customStyle="1" w:styleId="font11">
    <w:name w:val="font11"/>
    <w:basedOn w:val="a"/>
    <w:pPr>
      <w:spacing w:before="100" w:beforeAutospacing="1" w:after="100" w:afterAutospacing="1"/>
    </w:pPr>
    <w:rPr>
      <w:rFonts w:eastAsiaTheme="minorEastAsia"/>
      <w:bCs w:val="0"/>
      <w:kern w:val="0"/>
      <w:sz w:val="20"/>
      <w:szCs w:val="20"/>
      <w:lang w:eastAsia="zh-CN"/>
    </w:rPr>
  </w:style>
  <w:style w:type="paragraph" w:customStyle="1" w:styleId="font12">
    <w:name w:val="font12"/>
    <w:basedOn w:val="a"/>
    <w:pPr>
      <w:spacing w:before="100" w:beforeAutospacing="1" w:after="100" w:afterAutospacing="1"/>
    </w:pPr>
    <w:rPr>
      <w:rFonts w:ascii="Tahoma" w:eastAsiaTheme="minorEastAsia" w:hAnsi="Tahoma" w:cs="Tahoma"/>
      <w:b/>
      <w:kern w:val="0"/>
      <w:sz w:val="18"/>
      <w:szCs w:val="18"/>
      <w:lang w:eastAsia="zh-CN"/>
    </w:rPr>
  </w:style>
  <w:style w:type="paragraph" w:customStyle="1" w:styleId="font13">
    <w:name w:val="font13"/>
    <w:basedOn w:val="a"/>
    <w:pPr>
      <w:spacing w:before="100" w:beforeAutospacing="1" w:after="100" w:afterAutospacing="1"/>
    </w:pPr>
    <w:rPr>
      <w:rFonts w:ascii="Symbol" w:eastAsiaTheme="minorEastAsia" w:hAnsi="Symbol" w:cs="宋体"/>
      <w:bCs w:val="0"/>
      <w:kern w:val="0"/>
      <w:sz w:val="20"/>
      <w:szCs w:val="20"/>
      <w:lang w:eastAsia="zh-CN"/>
    </w:rPr>
  </w:style>
  <w:style w:type="paragraph" w:customStyle="1" w:styleId="font14">
    <w:name w:val="font14"/>
    <w:basedOn w:val="a"/>
    <w:pPr>
      <w:spacing w:before="100" w:beforeAutospacing="1" w:after="100" w:afterAutospacing="1"/>
    </w:pPr>
    <w:rPr>
      <w:rFonts w:ascii="Times New Roman" w:eastAsiaTheme="minorEastAsia" w:hAnsi="Times New Roman" w:cs="Times New Roman"/>
      <w:bCs w:val="0"/>
      <w:kern w:val="0"/>
      <w:sz w:val="20"/>
      <w:szCs w:val="20"/>
      <w:lang w:eastAsia="zh-CN"/>
    </w:rPr>
  </w:style>
  <w:style w:type="paragraph" w:customStyle="1" w:styleId="font15">
    <w:name w:val="font15"/>
    <w:basedOn w:val="a"/>
    <w:pPr>
      <w:spacing w:before="100" w:beforeAutospacing="1" w:after="100" w:afterAutospacing="1"/>
    </w:pPr>
    <w:rPr>
      <w:rFonts w:ascii="宋体" w:eastAsiaTheme="minorEastAsia" w:hAnsi="宋体" w:cs="宋体"/>
      <w:bCs w:val="0"/>
      <w:color w:val="auto"/>
      <w:kern w:val="0"/>
      <w:sz w:val="18"/>
      <w:szCs w:val="18"/>
      <w:lang w:eastAsia="zh-CN"/>
    </w:rPr>
  </w:style>
  <w:style w:type="paragraph" w:customStyle="1" w:styleId="xl67">
    <w:name w:val="xl67"/>
    <w:basedOn w:val="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68">
    <w:name w:val="xl68"/>
    <w:basedOn w:val="a"/>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69">
    <w:name w:val="xl69"/>
    <w:basedOn w:val="a"/>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70">
    <w:name w:val="xl70"/>
    <w:basedOn w:val="a"/>
    <w:pPr>
      <w:shd w:val="clear" w:color="000000" w:fill="FFFFFF"/>
      <w:spacing w:before="100" w:beforeAutospacing="1" w:after="100" w:afterAutospacing="1"/>
      <w:jc w:val="center"/>
    </w:pPr>
    <w:rPr>
      <w:rFonts w:ascii="宋体" w:eastAsiaTheme="minorEastAsia" w:hAnsi="宋体" w:cs="宋体"/>
      <w:bCs w:val="0"/>
      <w:color w:val="auto"/>
      <w:kern w:val="0"/>
      <w:sz w:val="24"/>
      <w:szCs w:val="24"/>
      <w:lang w:eastAsia="zh-CN"/>
    </w:rPr>
  </w:style>
  <w:style w:type="paragraph" w:customStyle="1" w:styleId="xl71">
    <w:name w:val="xl71"/>
    <w:basedOn w:val="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2">
    <w:name w:val="xl72"/>
    <w:basedOn w:val="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3">
    <w:name w:val="xl73"/>
    <w:basedOn w:val="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4">
    <w:name w:val="xl74"/>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5">
    <w:name w:val="xl75"/>
    <w:basedOn w:val="a"/>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6">
    <w:name w:val="xl76"/>
    <w:basedOn w:val="a"/>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7">
    <w:name w:val="xl77"/>
    <w:basedOn w:val="a"/>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78">
    <w:name w:val="xl78"/>
    <w:basedOn w:val="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79">
    <w:name w:val="xl79"/>
    <w:basedOn w:val="a"/>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0">
    <w:name w:val="xl80"/>
    <w:basedOn w:val="a"/>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1">
    <w:name w:val="xl81"/>
    <w:basedOn w:val="a"/>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2">
    <w:name w:val="xl82"/>
    <w:basedOn w:val="a"/>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3">
    <w:name w:val="xl83"/>
    <w:basedOn w:val="a"/>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4">
    <w:name w:val="xl84"/>
    <w:basedOn w:val="a"/>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5">
    <w:name w:val="xl85"/>
    <w:basedOn w:val="a"/>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6">
    <w:name w:val="xl86"/>
    <w:basedOn w:val="a"/>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7">
    <w:name w:val="xl87"/>
    <w:basedOn w:val="a"/>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88">
    <w:name w:val="xl88"/>
    <w:basedOn w:val="a"/>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89">
    <w:name w:val="xl89"/>
    <w:basedOn w:val="a"/>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0">
    <w:name w:val="xl90"/>
    <w:basedOn w:val="a"/>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1">
    <w:name w:val="xl91"/>
    <w:basedOn w:val="a"/>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2">
    <w:name w:val="xl92"/>
    <w:basedOn w:val="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3">
    <w:name w:val="xl93"/>
    <w:basedOn w:val="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4">
    <w:name w:val="xl94"/>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5">
    <w:name w:val="xl95"/>
    <w:basedOn w:val="a"/>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6">
    <w:name w:val="xl96"/>
    <w:basedOn w:val="a"/>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7">
    <w:name w:val="xl97"/>
    <w:basedOn w:val="a"/>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8">
    <w:name w:val="xl98"/>
    <w:basedOn w:val="a"/>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99">
    <w:name w:val="xl99"/>
    <w:basedOn w:val="a"/>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0">
    <w:name w:val="xl100"/>
    <w:basedOn w:val="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1">
    <w:name w:val="xl101"/>
    <w:basedOn w:val="a"/>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2">
    <w:name w:val="xl102"/>
    <w:basedOn w:val="a"/>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3">
    <w:name w:val="xl103"/>
    <w:basedOn w:val="a"/>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4">
    <w:name w:val="xl104"/>
    <w:basedOn w:val="a"/>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5">
    <w:name w:val="xl105"/>
    <w:basedOn w:val="a"/>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6">
    <w:name w:val="xl106"/>
    <w:basedOn w:val="a"/>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107">
    <w:name w:val="xl107"/>
    <w:basedOn w:val="a"/>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8">
    <w:name w:val="xl108"/>
    <w:basedOn w:val="a"/>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09">
    <w:name w:val="xl109"/>
    <w:basedOn w:val="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0">
    <w:name w:val="xl110"/>
    <w:basedOn w:val="a"/>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1">
    <w:name w:val="xl111"/>
    <w:basedOn w:val="a"/>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2">
    <w:name w:val="xl112"/>
    <w:basedOn w:val="a"/>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3">
    <w:name w:val="xl113"/>
    <w:basedOn w:val="a"/>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4">
    <w:name w:val="xl114"/>
    <w:basedOn w:val="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5">
    <w:name w:val="xl115"/>
    <w:basedOn w:val="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6">
    <w:name w:val="xl116"/>
    <w:basedOn w:val="a"/>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7">
    <w:name w:val="xl117"/>
    <w:basedOn w:val="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8">
    <w:name w:val="xl118"/>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19">
    <w:name w:val="xl119"/>
    <w:basedOn w:val="a"/>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0">
    <w:name w:val="xl120"/>
    <w:basedOn w:val="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1">
    <w:name w:val="xl121"/>
    <w:basedOn w:val="a"/>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2">
    <w:name w:val="xl122"/>
    <w:basedOn w:val="a"/>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3">
    <w:name w:val="xl123"/>
    <w:basedOn w:val="a"/>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4">
    <w:name w:val="xl124"/>
    <w:basedOn w:val="a"/>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5">
    <w:name w:val="xl125"/>
    <w:basedOn w:val="a"/>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6">
    <w:name w:val="xl126"/>
    <w:basedOn w:val="a"/>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7">
    <w:name w:val="xl127"/>
    <w:basedOn w:val="a"/>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8">
    <w:name w:val="xl128"/>
    <w:basedOn w:val="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29">
    <w:name w:val="xl129"/>
    <w:basedOn w:val="a"/>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0">
    <w:name w:val="xl130"/>
    <w:basedOn w:val="a"/>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1">
    <w:name w:val="xl131"/>
    <w:basedOn w:val="a"/>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2">
    <w:name w:val="xl132"/>
    <w:basedOn w:val="a"/>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3">
    <w:name w:val="xl133"/>
    <w:basedOn w:val="a"/>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4">
    <w:name w:val="xl134"/>
    <w:basedOn w:val="a"/>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5">
    <w:name w:val="xl135"/>
    <w:basedOn w:val="a"/>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6">
    <w:name w:val="xl136"/>
    <w:basedOn w:val="a"/>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7">
    <w:name w:val="xl137"/>
    <w:basedOn w:val="a"/>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8">
    <w:name w:val="xl138"/>
    <w:basedOn w:val="a"/>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39">
    <w:name w:val="xl139"/>
    <w:basedOn w:val="a"/>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0">
    <w:name w:val="xl140"/>
    <w:basedOn w:val="a"/>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1">
    <w:name w:val="xl141"/>
    <w:basedOn w:val="a"/>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2">
    <w:name w:val="xl142"/>
    <w:basedOn w:val="a"/>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3">
    <w:name w:val="xl143"/>
    <w:basedOn w:val="a"/>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4">
    <w:name w:val="xl144"/>
    <w:basedOn w:val="a"/>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5">
    <w:name w:val="xl145"/>
    <w:basedOn w:val="a"/>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6">
    <w:name w:val="xl146"/>
    <w:basedOn w:val="a"/>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7">
    <w:name w:val="xl147"/>
    <w:basedOn w:val="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8">
    <w:name w:val="xl148"/>
    <w:basedOn w:val="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49">
    <w:name w:val="xl149"/>
    <w:basedOn w:val="a"/>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0">
    <w:name w:val="xl150"/>
    <w:basedOn w:val="a"/>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1">
    <w:name w:val="xl151"/>
    <w:basedOn w:val="a"/>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2">
    <w:name w:val="xl152"/>
    <w:basedOn w:val="a"/>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3">
    <w:name w:val="xl153"/>
    <w:basedOn w:val="a"/>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4">
    <w:name w:val="xl154"/>
    <w:basedOn w:val="a"/>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5">
    <w:name w:val="xl155"/>
    <w:basedOn w:val="a"/>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6">
    <w:name w:val="xl156"/>
    <w:basedOn w:val="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7">
    <w:name w:val="xl157"/>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8">
    <w:name w:val="xl158"/>
    <w:basedOn w:val="a"/>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59">
    <w:name w:val="xl159"/>
    <w:basedOn w:val="a"/>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0">
    <w:name w:val="xl160"/>
    <w:basedOn w:val="a"/>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1">
    <w:name w:val="xl161"/>
    <w:basedOn w:val="a"/>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2">
    <w:name w:val="xl162"/>
    <w:basedOn w:val="a"/>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3">
    <w:name w:val="xl163"/>
    <w:basedOn w:val="a"/>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4">
    <w:name w:val="xl164"/>
    <w:basedOn w:val="a"/>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5">
    <w:name w:val="xl165"/>
    <w:basedOn w:val="a"/>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6">
    <w:name w:val="xl166"/>
    <w:basedOn w:val="a"/>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7">
    <w:name w:val="xl167"/>
    <w:basedOn w:val="a"/>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8">
    <w:name w:val="xl168"/>
    <w:basedOn w:val="a"/>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69">
    <w:name w:val="xl169"/>
    <w:basedOn w:val="a"/>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0">
    <w:name w:val="xl170"/>
    <w:basedOn w:val="a"/>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1">
    <w:name w:val="xl171"/>
    <w:basedOn w:val="a"/>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2">
    <w:name w:val="xl172"/>
    <w:basedOn w:val="a"/>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3">
    <w:name w:val="xl173"/>
    <w:basedOn w:val="a"/>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4">
    <w:name w:val="xl174"/>
    <w:basedOn w:val="a"/>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5">
    <w:name w:val="xl175"/>
    <w:basedOn w:val="a"/>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6">
    <w:name w:val="xl176"/>
    <w:basedOn w:val="a"/>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7">
    <w:name w:val="xl177"/>
    <w:basedOn w:val="a"/>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8">
    <w:name w:val="xl178"/>
    <w:basedOn w:val="a"/>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79">
    <w:name w:val="xl179"/>
    <w:basedOn w:val="a"/>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0">
    <w:name w:val="xl180"/>
    <w:basedOn w:val="a"/>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1">
    <w:name w:val="xl181"/>
    <w:basedOn w:val="a"/>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2">
    <w:name w:val="xl182"/>
    <w:basedOn w:val="a"/>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3">
    <w:name w:val="xl183"/>
    <w:basedOn w:val="a"/>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4">
    <w:name w:val="xl184"/>
    <w:basedOn w:val="a"/>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5">
    <w:name w:val="xl185"/>
    <w:basedOn w:val="a"/>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6">
    <w:name w:val="xl186"/>
    <w:basedOn w:val="a"/>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7">
    <w:name w:val="xl187"/>
    <w:basedOn w:val="a"/>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8">
    <w:name w:val="xl188"/>
    <w:basedOn w:val="a"/>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89">
    <w:name w:val="xl189"/>
    <w:basedOn w:val="a"/>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0">
    <w:name w:val="xl190"/>
    <w:basedOn w:val="a"/>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kern w:val="0"/>
      <w:sz w:val="22"/>
      <w:szCs w:val="22"/>
      <w:lang w:eastAsia="zh-CN"/>
    </w:rPr>
  </w:style>
  <w:style w:type="paragraph" w:customStyle="1" w:styleId="xl191">
    <w:name w:val="xl191"/>
    <w:basedOn w:val="a"/>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2">
    <w:name w:val="xl192"/>
    <w:basedOn w:val="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3">
    <w:name w:val="xl193"/>
    <w:basedOn w:val="a"/>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4">
    <w:name w:val="xl194"/>
    <w:basedOn w:val="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5">
    <w:name w:val="xl195"/>
    <w:basedOn w:val="a"/>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6">
    <w:name w:val="xl196"/>
    <w:basedOn w:val="a"/>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7">
    <w:name w:val="xl197"/>
    <w:basedOn w:val="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8">
    <w:name w:val="xl198"/>
    <w:basedOn w:val="a"/>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199">
    <w:name w:val="xl199"/>
    <w:basedOn w:val="a"/>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0">
    <w:name w:val="xl200"/>
    <w:basedOn w:val="a"/>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1">
    <w:name w:val="xl201"/>
    <w:basedOn w:val="a"/>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2">
    <w:name w:val="xl202"/>
    <w:basedOn w:val="a"/>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3">
    <w:name w:val="xl203"/>
    <w:basedOn w:val="a"/>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4">
    <w:name w:val="xl204"/>
    <w:basedOn w:val="a"/>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5">
    <w:name w:val="xl205"/>
    <w:basedOn w:val="a"/>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6">
    <w:name w:val="xl206"/>
    <w:basedOn w:val="a"/>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7">
    <w:name w:val="xl207"/>
    <w:basedOn w:val="a"/>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08">
    <w:name w:val="xl208"/>
    <w:basedOn w:val="a"/>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09">
    <w:name w:val="xl209"/>
    <w:basedOn w:val="a"/>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10">
    <w:name w:val="xl210"/>
    <w:basedOn w:val="a"/>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11">
    <w:name w:val="xl211"/>
    <w:basedOn w:val="a"/>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5">
    <w:name w:val="xl215"/>
    <w:basedOn w:val="a"/>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6">
    <w:name w:val="xl216"/>
    <w:basedOn w:val="a"/>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17">
    <w:name w:val="xl217"/>
    <w:basedOn w:val="a"/>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8">
    <w:name w:val="xl218"/>
    <w:basedOn w:val="a"/>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19">
    <w:name w:val="xl219"/>
    <w:basedOn w:val="a"/>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0">
    <w:name w:val="xl220"/>
    <w:basedOn w:val="a"/>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1">
    <w:name w:val="xl221"/>
    <w:basedOn w:val="a"/>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2">
    <w:name w:val="xl222"/>
    <w:basedOn w:val="a"/>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3">
    <w:name w:val="xl223"/>
    <w:basedOn w:val="a"/>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4">
    <w:name w:val="xl224"/>
    <w:basedOn w:val="a"/>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5">
    <w:name w:val="xl225"/>
    <w:basedOn w:val="a"/>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6">
    <w:name w:val="xl226"/>
    <w:basedOn w:val="a"/>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7">
    <w:name w:val="xl227"/>
    <w:basedOn w:val="a"/>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8">
    <w:name w:val="xl228"/>
    <w:basedOn w:val="a"/>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29">
    <w:name w:val="xl229"/>
    <w:basedOn w:val="a"/>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0">
    <w:name w:val="xl230"/>
    <w:basedOn w:val="a"/>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1">
    <w:name w:val="xl231"/>
    <w:basedOn w:val="a"/>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2">
    <w:name w:val="xl232"/>
    <w:basedOn w:val="a"/>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3">
    <w:name w:val="xl233"/>
    <w:basedOn w:val="a"/>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4">
    <w:name w:val="xl234"/>
    <w:basedOn w:val="a"/>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5">
    <w:name w:val="xl235"/>
    <w:basedOn w:val="a"/>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36">
    <w:name w:val="xl236"/>
    <w:basedOn w:val="a"/>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37">
    <w:name w:val="xl237"/>
    <w:basedOn w:val="a"/>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38">
    <w:name w:val="xl238"/>
    <w:basedOn w:val="a"/>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39">
    <w:name w:val="xl239"/>
    <w:basedOn w:val="a"/>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0">
    <w:name w:val="xl240"/>
    <w:basedOn w:val="a"/>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41">
    <w:name w:val="xl241"/>
    <w:basedOn w:val="a"/>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5">
    <w:name w:val="xl245"/>
    <w:basedOn w:val="a"/>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46">
    <w:name w:val="xl246"/>
    <w:basedOn w:val="a"/>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47">
    <w:name w:val="xl247"/>
    <w:basedOn w:val="a"/>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8">
    <w:name w:val="xl248"/>
    <w:basedOn w:val="a"/>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9">
    <w:name w:val="xl249"/>
    <w:basedOn w:val="a"/>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50">
    <w:name w:val="xl250"/>
    <w:basedOn w:val="a"/>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51">
    <w:name w:val="xl251"/>
    <w:basedOn w:val="a"/>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52">
    <w:name w:val="xl252"/>
    <w:basedOn w:val="a"/>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53">
    <w:name w:val="xl253"/>
    <w:basedOn w:val="a"/>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58">
    <w:name w:val="xl258"/>
    <w:basedOn w:val="a"/>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59">
    <w:name w:val="xl259"/>
    <w:basedOn w:val="a"/>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60">
    <w:name w:val="xl260"/>
    <w:basedOn w:val="a"/>
    <w:pPr>
      <w:pBdr>
        <w:left w:val="single" w:sz="8" w:space="0" w:color="auto"/>
      </w:pBdr>
      <w:shd w:val="clear" w:color="000000" w:fill="D8D8D8"/>
      <w:spacing w:before="100" w:beforeAutospacing="1" w:after="100" w:afterAutospacing="1"/>
      <w:jc w:val="center"/>
    </w:pPr>
    <w:rPr>
      <w:rFonts w:ascii="宋体" w:eastAsiaTheme="minorEastAsia" w:hAnsi="宋体" w:cs="宋体"/>
      <w:b/>
      <w:color w:val="auto"/>
      <w:kern w:val="0"/>
      <w:sz w:val="24"/>
      <w:szCs w:val="24"/>
      <w:lang w:eastAsia="zh-CN"/>
    </w:rPr>
  </w:style>
  <w:style w:type="paragraph" w:customStyle="1" w:styleId="xl261">
    <w:name w:val="xl261"/>
    <w:basedOn w:val="a"/>
    <w:pPr>
      <w:shd w:val="clear" w:color="000000" w:fill="D8D8D8"/>
      <w:spacing w:before="100" w:beforeAutospacing="1" w:after="100" w:afterAutospacing="1"/>
      <w:jc w:val="center"/>
    </w:pPr>
    <w:rPr>
      <w:rFonts w:ascii="宋体" w:eastAsiaTheme="minorEastAsia" w:hAnsi="宋体" w:cs="宋体"/>
      <w:b/>
      <w:color w:val="auto"/>
      <w:kern w:val="0"/>
      <w:sz w:val="24"/>
      <w:szCs w:val="24"/>
      <w:lang w:eastAsia="zh-CN"/>
    </w:rPr>
  </w:style>
  <w:style w:type="paragraph" w:customStyle="1" w:styleId="xl262">
    <w:name w:val="xl262"/>
    <w:basedOn w:val="a"/>
    <w:pPr>
      <w:pBdr>
        <w:right w:val="single" w:sz="8" w:space="0" w:color="auto"/>
      </w:pBdr>
      <w:shd w:val="clear" w:color="000000" w:fill="D8D8D8"/>
      <w:spacing w:before="100" w:beforeAutospacing="1" w:after="100" w:afterAutospacing="1"/>
      <w:jc w:val="center"/>
    </w:pPr>
    <w:rPr>
      <w:rFonts w:ascii="宋体" w:eastAsiaTheme="minorEastAsia" w:hAnsi="宋体" w:cs="宋体"/>
      <w:b/>
      <w:color w:val="auto"/>
      <w:kern w:val="0"/>
      <w:sz w:val="24"/>
      <w:szCs w:val="24"/>
      <w:lang w:eastAsia="zh-CN"/>
    </w:rPr>
  </w:style>
  <w:style w:type="paragraph" w:customStyle="1" w:styleId="xl263">
    <w:name w:val="xl263"/>
    <w:basedOn w:val="a"/>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4">
    <w:name w:val="xl264"/>
    <w:basedOn w:val="a"/>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5">
    <w:name w:val="xl265"/>
    <w:basedOn w:val="a"/>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66">
    <w:name w:val="xl266"/>
    <w:basedOn w:val="a"/>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67">
    <w:name w:val="xl267"/>
    <w:basedOn w:val="a"/>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68">
    <w:name w:val="xl268"/>
    <w:basedOn w:val="a"/>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9">
    <w:name w:val="xl269"/>
    <w:basedOn w:val="a"/>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0">
    <w:name w:val="xl270"/>
    <w:basedOn w:val="a"/>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1">
    <w:name w:val="xl271"/>
    <w:basedOn w:val="a"/>
    <w:pPr>
      <w:pBdr>
        <w:left w:val="single" w:sz="4" w:space="0" w:color="auto"/>
      </w:pBdr>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2">
    <w:name w:val="xl272"/>
    <w:basedOn w:val="a"/>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3">
    <w:name w:val="xl273"/>
    <w:basedOn w:val="a"/>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4">
    <w:name w:val="xl274"/>
    <w:basedOn w:val="a"/>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5">
    <w:name w:val="xl275"/>
    <w:basedOn w:val="a"/>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6">
    <w:name w:val="xl276"/>
    <w:basedOn w:val="a"/>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77">
    <w:name w:val="xl277"/>
    <w:basedOn w:val="a"/>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8">
    <w:name w:val="xl278"/>
    <w:basedOn w:val="a"/>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79">
    <w:name w:val="xl279"/>
    <w:basedOn w:val="a"/>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80">
    <w:name w:val="xl280"/>
    <w:basedOn w:val="a"/>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1">
    <w:name w:val="xl281"/>
    <w:basedOn w:val="a"/>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2">
    <w:name w:val="xl282"/>
    <w:basedOn w:val="a"/>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3">
    <w:name w:val="xl283"/>
    <w:basedOn w:val="a"/>
    <w:pPr>
      <w:pBdr>
        <w:left w:val="single" w:sz="8" w:space="0" w:color="auto"/>
      </w:pBdr>
      <w:spacing w:before="100" w:beforeAutospacing="1" w:after="100" w:afterAutospacing="1"/>
      <w:jc w:val="center"/>
      <w:textAlignment w:val="center"/>
    </w:pPr>
    <w:rPr>
      <w:rFonts w:ascii="宋体" w:eastAsiaTheme="minorEastAsia" w:hAnsi="宋体" w:cs="宋体"/>
      <w:b/>
      <w:color w:val="auto"/>
      <w:kern w:val="0"/>
      <w:sz w:val="24"/>
      <w:szCs w:val="24"/>
      <w:lang w:eastAsia="zh-CN"/>
    </w:rPr>
  </w:style>
  <w:style w:type="paragraph" w:customStyle="1" w:styleId="xl284">
    <w:name w:val="xl284"/>
    <w:basedOn w:val="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85">
    <w:name w:val="xl285"/>
    <w:basedOn w:val="a"/>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paragraph" w:customStyle="1" w:styleId="xl286">
    <w:name w:val="xl286"/>
    <w:basedOn w:val="a"/>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7">
    <w:name w:val="xl287"/>
    <w:basedOn w:val="a"/>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auto"/>
      <w:kern w:val="0"/>
      <w:sz w:val="24"/>
      <w:szCs w:val="24"/>
      <w:lang w:eastAsia="zh-CN"/>
    </w:rPr>
  </w:style>
  <w:style w:type="character" w:customStyle="1" w:styleId="contenttitle3">
    <w:name w:val="contenttitle3"/>
    <w:basedOn w:val="a0"/>
    <w:rPr>
      <w:b/>
      <w:bCs/>
      <w:color w:val="35A1D4"/>
    </w:rPr>
  </w:style>
  <w:style w:type="character" w:customStyle="1" w:styleId="af4">
    <w:name w:val="标题 字符"/>
    <w:basedOn w:val="a0"/>
    <w:link w:val="af3"/>
    <w:rPr>
      <w:rFonts w:ascii="Arial" w:hAnsi="Arial" w:cs="Arial"/>
      <w:b/>
      <w:bCs/>
      <w:sz w:val="32"/>
      <w:szCs w:val="32"/>
    </w:rPr>
  </w:style>
  <w:style w:type="paragraph" w:customStyle="1" w:styleId="DocumentText">
    <w:name w:val="Document Text"/>
    <w:link w:val="DocumentTextChar"/>
    <w:pPr>
      <w:spacing w:after="120"/>
    </w:pPr>
    <w:rPr>
      <w:rFonts w:ascii="Helvetica" w:hAnsi="Helvetica"/>
      <w:sz w:val="24"/>
      <w:lang w:eastAsia="en-US"/>
    </w:rPr>
  </w:style>
  <w:style w:type="character" w:customStyle="1" w:styleId="DocumentTextChar">
    <w:name w:val="Document Text Char"/>
    <w:link w:val="DocumentText"/>
    <w:locked/>
    <w:rPr>
      <w:rFonts w:ascii="Helvetica" w:eastAsia="宋体" w:hAnsi="Helvetica" w:cs="Times New Roman"/>
      <w:kern w:val="0"/>
      <w:sz w:val="24"/>
      <w:szCs w:val="20"/>
      <w:lang w:eastAsia="en-US"/>
    </w:rPr>
  </w:style>
  <w:style w:type="character" w:customStyle="1" w:styleId="afd">
    <w:name w:val="消息标题号"/>
    <w:rPr>
      <w:rFonts w:ascii="Arial Black" w:eastAsia="黑体" w:hAnsi="Arial Black"/>
      <w:spacing w:val="-10"/>
      <w:sz w:val="21"/>
    </w:rPr>
  </w:style>
  <w:style w:type="character" w:customStyle="1" w:styleId="keyword3">
    <w:name w:val="keyword3"/>
    <w:basedOn w:val="a0"/>
    <w:rPr>
      <w:b/>
      <w:bCs/>
      <w:color w:val="000000"/>
      <w:sz w:val="29"/>
      <w:szCs w:val="29"/>
    </w:rPr>
  </w:style>
  <w:style w:type="character" w:customStyle="1" w:styleId="con">
    <w:name w:val="con"/>
    <w:basedOn w:val="a0"/>
  </w:style>
  <w:style w:type="table" w:customStyle="1" w:styleId="14">
    <w:name w:val="网格型1"/>
    <w:basedOn w:val="a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列出段落 字符"/>
    <w:link w:val="afb"/>
    <w:uiPriority w:val="34"/>
    <w:locked/>
    <w:rPr>
      <w:rFonts w:ascii="Arial" w:eastAsia="Arial" w:hAnsi="Arial" w:cs="Arial"/>
      <w:bCs/>
      <w:color w:val="000000"/>
      <w:kern w:val="32"/>
      <w:szCs w:val="32"/>
      <w:lang w:eastAsia="en-US"/>
    </w:rPr>
  </w:style>
  <w:style w:type="character" w:customStyle="1" w:styleId="tgt">
    <w:name w:val="tgt"/>
    <w:basedOn w:val="a0"/>
  </w:style>
  <w:style w:type="character" w:customStyle="1" w:styleId="tgt1">
    <w:name w:val="tgt1"/>
    <w:basedOn w:val="a0"/>
  </w:style>
  <w:style w:type="paragraph" w:customStyle="1" w:styleId="src">
    <w:name w:val="src"/>
    <w:basedOn w:val="a"/>
    <w:pPr>
      <w:spacing w:before="100" w:beforeAutospacing="1" w:after="100" w:afterAutospacing="1"/>
    </w:pPr>
    <w:rPr>
      <w:rFonts w:ascii="宋体" w:eastAsia="宋体" w:hAnsi="宋体" w:cs="宋体"/>
      <w:bCs w:val="0"/>
      <w:color w:val="auto"/>
      <w:kern w:val="0"/>
      <w:sz w:val="24"/>
      <w:szCs w:val="24"/>
      <w:lang w:eastAsia="zh-CN"/>
    </w:rPr>
  </w:style>
  <w:style w:type="paragraph" w:customStyle="1" w:styleId="CommentText2">
    <w:name w:val="Comment Text2"/>
    <w:basedOn w:val="a"/>
    <w:uiPriority w:val="99"/>
    <w:semiHidden/>
    <w:unhideWhenUsed/>
    <w:pPr>
      <w:widowControl w:val="0"/>
      <w:jc w:val="both"/>
    </w:pPr>
    <w:rPr>
      <w:rFonts w:asciiTheme="minorHAnsi" w:eastAsiaTheme="minorEastAsia" w:hAnsiTheme="minorHAnsi" w:cstheme="minorBidi"/>
      <w:bCs w:val="0"/>
      <w:color w:val="auto"/>
      <w:kern w:val="2"/>
      <w:sz w:val="20"/>
      <w:szCs w:val="20"/>
      <w:lang w:eastAsia="zh-CN"/>
    </w:rPr>
  </w:style>
  <w:style w:type="paragraph" w:customStyle="1" w:styleId="CommentText3">
    <w:name w:val="Comment Text3"/>
    <w:basedOn w:val="a"/>
    <w:uiPriority w:val="99"/>
    <w:semiHidden/>
    <w:unhideWhenUsed/>
    <w:pPr>
      <w:widowControl w:val="0"/>
      <w:jc w:val="both"/>
    </w:pPr>
    <w:rPr>
      <w:rFonts w:asciiTheme="minorHAnsi" w:eastAsiaTheme="minorEastAsia" w:hAnsiTheme="minorHAnsi" w:cstheme="minorBidi"/>
      <w:bCs w:val="0"/>
      <w:color w:val="auto"/>
      <w:kern w:val="2"/>
      <w:sz w:val="20"/>
      <w:szCs w:val="20"/>
      <w:lang w:eastAsia="zh-CN"/>
    </w:rPr>
  </w:style>
  <w:style w:type="character" w:customStyle="1" w:styleId="72">
    <w:name w:val="批注文字 字符7"/>
    <w:basedOn w:val="a0"/>
    <w:uiPriority w:val="99"/>
    <w:rPr>
      <w:sz w:val="20"/>
      <w:szCs w:val="20"/>
    </w:rPr>
  </w:style>
  <w:style w:type="character" w:customStyle="1" w:styleId="UnresolvedMention1">
    <w:name w:val="Unresolved Mention1"/>
    <w:basedOn w:val="a0"/>
    <w:uiPriority w:val="99"/>
    <w:unhideWhenUsed/>
    <w:rPr>
      <w:color w:val="605E5C"/>
      <w:shd w:val="clear" w:color="auto" w:fill="E1DFDD"/>
    </w:rPr>
  </w:style>
  <w:style w:type="character" w:customStyle="1" w:styleId="Mention1">
    <w:name w:val="Mention1"/>
    <w:basedOn w:val="a0"/>
    <w:uiPriority w:val="99"/>
    <w:unhideWhenUsed/>
    <w:rPr>
      <w:color w:val="2B579A"/>
      <w:shd w:val="clear" w:color="auto" w:fill="E1DFDD"/>
    </w:rPr>
  </w:style>
  <w:style w:type="character" w:customStyle="1" w:styleId="UnresolvedMention2">
    <w:name w:val="Unresolved Mention2"/>
    <w:basedOn w:val="a0"/>
    <w:uiPriority w:val="99"/>
    <w:unhideWhenUsed/>
    <w:rPr>
      <w:color w:val="605E5C"/>
      <w:shd w:val="clear" w:color="auto" w:fill="E1DFDD"/>
    </w:rPr>
  </w:style>
  <w:style w:type="character" w:customStyle="1" w:styleId="Mention2">
    <w:name w:val="Mention2"/>
    <w:basedOn w:val="a0"/>
    <w:uiPriority w:val="99"/>
    <w:unhideWhenUsed/>
    <w:rPr>
      <w:color w:val="2B579A"/>
      <w:shd w:val="clear" w:color="auto" w:fill="E1DFDD"/>
    </w:rPr>
  </w:style>
  <w:style w:type="paragraph" w:styleId="afe">
    <w:name w:val="Revision"/>
    <w:hidden/>
    <w:uiPriority w:val="99"/>
    <w:semiHidden/>
    <w:rsid w:val="00EE30EB"/>
    <w:rPr>
      <w:rFonts w:ascii="Arial" w:eastAsia="Arial" w:hAnsi="Arial" w:cs="Arial"/>
      <w:bCs/>
      <w:color w:val="000000"/>
      <w:kern w:val="32"/>
      <w:sz w:val="21"/>
      <w:szCs w:val="32"/>
      <w:lang w:eastAsia="en-US"/>
    </w:rPr>
  </w:style>
  <w:style w:type="character" w:customStyle="1" w:styleId="UnresolvedMention3">
    <w:name w:val="Unresolved Mention3"/>
    <w:basedOn w:val="a0"/>
    <w:uiPriority w:val="99"/>
    <w:semiHidden/>
    <w:unhideWhenUsed/>
    <w:rsid w:val="00946B0A"/>
    <w:rPr>
      <w:color w:val="605E5C"/>
      <w:shd w:val="clear" w:color="auto" w:fill="E1DFDD"/>
    </w:rPr>
  </w:style>
  <w:style w:type="paragraph" w:styleId="TOC">
    <w:name w:val="TOC Heading"/>
    <w:basedOn w:val="1"/>
    <w:next w:val="a"/>
    <w:uiPriority w:val="39"/>
    <w:unhideWhenUsed/>
    <w:qFormat/>
    <w:rsid w:val="00185E8B"/>
    <w:pPr>
      <w:keepLines/>
      <w:spacing w:beforeLines="0" w:before="240" w:afterLines="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aff">
    <w:name w:val="annotation text"/>
    <w:basedOn w:val="a"/>
    <w:link w:val="aff0"/>
    <w:uiPriority w:val="99"/>
    <w:qFormat/>
  </w:style>
  <w:style w:type="character" w:customStyle="1" w:styleId="aff0">
    <w:name w:val="批注文字 字符"/>
    <w:basedOn w:val="a0"/>
    <w:link w:val="aff"/>
    <w:uiPriority w:val="99"/>
    <w:rPr>
      <w:rFonts w:ascii="Arial" w:eastAsia="Arial" w:hAnsi="Arial" w:cs="Arial"/>
      <w:bCs/>
      <w:color w:val="000000"/>
      <w:kern w:val="32"/>
      <w:sz w:val="21"/>
      <w:szCs w:val="32"/>
      <w:lang w:eastAsia="en-US"/>
    </w:rPr>
  </w:style>
  <w:style w:type="character" w:styleId="aff1">
    <w:name w:val="annotation reference"/>
    <w:basedOn w:val="a0"/>
    <w:uiPriority w:val="99"/>
    <w:qFormat/>
    <w:rPr>
      <w:sz w:val="21"/>
      <w:szCs w:val="21"/>
    </w:rPr>
  </w:style>
  <w:style w:type="paragraph" w:styleId="aff2">
    <w:name w:val="annotation subject"/>
    <w:basedOn w:val="aff"/>
    <w:next w:val="aff"/>
    <w:link w:val="aff3"/>
    <w:uiPriority w:val="99"/>
    <w:semiHidden/>
    <w:unhideWhenUsed/>
    <w:qFormat/>
    <w:rsid w:val="000241FD"/>
    <w:rPr>
      <w:b/>
    </w:rPr>
  </w:style>
  <w:style w:type="character" w:customStyle="1" w:styleId="aff3">
    <w:name w:val="批注主题 字符"/>
    <w:basedOn w:val="aff0"/>
    <w:link w:val="aff2"/>
    <w:uiPriority w:val="99"/>
    <w:semiHidden/>
    <w:rsid w:val="000241FD"/>
    <w:rPr>
      <w:rFonts w:ascii="Arial" w:eastAsia="Arial" w:hAnsi="Arial" w:cs="Arial"/>
      <w:b/>
      <w:bCs/>
      <w:color w:val="000000"/>
      <w:kern w:val="32"/>
      <w:sz w:val="21"/>
      <w:szCs w:val="32"/>
      <w:lang w:eastAsia="en-US"/>
    </w:rPr>
  </w:style>
  <w:style w:type="paragraph" w:customStyle="1" w:styleId="CommentText4">
    <w:name w:val="Comment Text4"/>
    <w:basedOn w:val="a"/>
    <w:link w:val="CommentTextChar1"/>
    <w:uiPriority w:val="99"/>
    <w:qFormat/>
    <w:rsid w:val="00EE1557"/>
  </w:style>
  <w:style w:type="character" w:customStyle="1" w:styleId="CommentTextChar1">
    <w:name w:val="Comment Text Char1"/>
    <w:basedOn w:val="a0"/>
    <w:link w:val="CommentText4"/>
    <w:uiPriority w:val="99"/>
    <w:rsid w:val="00EE1557"/>
    <w:rPr>
      <w:rFonts w:ascii="Arial" w:eastAsia="Arial" w:hAnsi="Arial" w:cs="Arial"/>
      <w:bCs/>
      <w:color w:val="000000"/>
      <w:kern w:val="32"/>
      <w:sz w:val="21"/>
      <w:szCs w:val="32"/>
      <w:lang w:eastAsia="en-US"/>
    </w:rPr>
  </w:style>
  <w:style w:type="character" w:customStyle="1" w:styleId="CommentReference2">
    <w:name w:val="Comment Reference2"/>
    <w:basedOn w:val="a0"/>
    <w:uiPriority w:val="99"/>
    <w:qFormat/>
    <w:rsid w:val="00EE1557"/>
    <w:rPr>
      <w:sz w:val="21"/>
      <w:szCs w:val="21"/>
    </w:rPr>
  </w:style>
  <w:style w:type="paragraph" w:styleId="aff4">
    <w:name w:val="endnote text"/>
    <w:basedOn w:val="a"/>
    <w:link w:val="aff5"/>
    <w:uiPriority w:val="99"/>
    <w:semiHidden/>
    <w:unhideWhenUsed/>
    <w:rsid w:val="00795A88"/>
    <w:pPr>
      <w:snapToGrid w:val="0"/>
    </w:pPr>
  </w:style>
  <w:style w:type="character" w:customStyle="1" w:styleId="aff5">
    <w:name w:val="尾注文本 字符"/>
    <w:basedOn w:val="a0"/>
    <w:link w:val="aff4"/>
    <w:uiPriority w:val="99"/>
    <w:semiHidden/>
    <w:rsid w:val="00795A88"/>
    <w:rPr>
      <w:rFonts w:ascii="Arial" w:eastAsia="Arial" w:hAnsi="Arial" w:cs="Arial"/>
      <w:bCs/>
      <w:color w:val="000000"/>
      <w:kern w:val="32"/>
      <w:sz w:val="21"/>
      <w:szCs w:val="32"/>
      <w:lang w:eastAsia="en-US"/>
    </w:rPr>
  </w:style>
  <w:style w:type="character" w:styleId="aff6">
    <w:name w:val="endnote reference"/>
    <w:basedOn w:val="a0"/>
    <w:uiPriority w:val="99"/>
    <w:semiHidden/>
    <w:unhideWhenUsed/>
    <w:rsid w:val="00795A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92450">
      <w:bodyDiv w:val="1"/>
      <w:marLeft w:val="0"/>
      <w:marRight w:val="0"/>
      <w:marTop w:val="0"/>
      <w:marBottom w:val="0"/>
      <w:divBdr>
        <w:top w:val="none" w:sz="0" w:space="0" w:color="auto"/>
        <w:left w:val="none" w:sz="0" w:space="0" w:color="auto"/>
        <w:bottom w:val="none" w:sz="0" w:space="0" w:color="auto"/>
        <w:right w:val="none" w:sz="0" w:space="0" w:color="auto"/>
      </w:divBdr>
    </w:div>
    <w:div w:id="80421384">
      <w:bodyDiv w:val="1"/>
      <w:marLeft w:val="0"/>
      <w:marRight w:val="0"/>
      <w:marTop w:val="0"/>
      <w:marBottom w:val="0"/>
      <w:divBdr>
        <w:top w:val="none" w:sz="0" w:space="0" w:color="auto"/>
        <w:left w:val="none" w:sz="0" w:space="0" w:color="auto"/>
        <w:bottom w:val="none" w:sz="0" w:space="0" w:color="auto"/>
        <w:right w:val="none" w:sz="0" w:space="0" w:color="auto"/>
      </w:divBdr>
    </w:div>
    <w:div w:id="137890155">
      <w:bodyDiv w:val="1"/>
      <w:marLeft w:val="0"/>
      <w:marRight w:val="0"/>
      <w:marTop w:val="0"/>
      <w:marBottom w:val="0"/>
      <w:divBdr>
        <w:top w:val="none" w:sz="0" w:space="0" w:color="auto"/>
        <w:left w:val="none" w:sz="0" w:space="0" w:color="auto"/>
        <w:bottom w:val="none" w:sz="0" w:space="0" w:color="auto"/>
        <w:right w:val="none" w:sz="0" w:space="0" w:color="auto"/>
      </w:divBdr>
    </w:div>
    <w:div w:id="193808215">
      <w:bodyDiv w:val="1"/>
      <w:marLeft w:val="0"/>
      <w:marRight w:val="0"/>
      <w:marTop w:val="0"/>
      <w:marBottom w:val="0"/>
      <w:divBdr>
        <w:top w:val="none" w:sz="0" w:space="0" w:color="auto"/>
        <w:left w:val="none" w:sz="0" w:space="0" w:color="auto"/>
        <w:bottom w:val="none" w:sz="0" w:space="0" w:color="auto"/>
        <w:right w:val="none" w:sz="0" w:space="0" w:color="auto"/>
      </w:divBdr>
    </w:div>
    <w:div w:id="217328791">
      <w:bodyDiv w:val="1"/>
      <w:marLeft w:val="0"/>
      <w:marRight w:val="0"/>
      <w:marTop w:val="0"/>
      <w:marBottom w:val="0"/>
      <w:divBdr>
        <w:top w:val="none" w:sz="0" w:space="0" w:color="auto"/>
        <w:left w:val="none" w:sz="0" w:space="0" w:color="auto"/>
        <w:bottom w:val="none" w:sz="0" w:space="0" w:color="auto"/>
        <w:right w:val="none" w:sz="0" w:space="0" w:color="auto"/>
      </w:divBdr>
      <w:divsChild>
        <w:div w:id="59183083">
          <w:marLeft w:val="0"/>
          <w:marRight w:val="0"/>
          <w:marTop w:val="0"/>
          <w:marBottom w:val="0"/>
          <w:divBdr>
            <w:top w:val="none" w:sz="0" w:space="0" w:color="auto"/>
            <w:left w:val="none" w:sz="0" w:space="0" w:color="auto"/>
            <w:bottom w:val="none" w:sz="0" w:space="0" w:color="auto"/>
            <w:right w:val="none" w:sz="0" w:space="0" w:color="auto"/>
          </w:divBdr>
        </w:div>
        <w:div w:id="100999165">
          <w:marLeft w:val="0"/>
          <w:marRight w:val="0"/>
          <w:marTop w:val="0"/>
          <w:marBottom w:val="0"/>
          <w:divBdr>
            <w:top w:val="none" w:sz="0" w:space="0" w:color="auto"/>
            <w:left w:val="none" w:sz="0" w:space="0" w:color="auto"/>
            <w:bottom w:val="none" w:sz="0" w:space="0" w:color="auto"/>
            <w:right w:val="none" w:sz="0" w:space="0" w:color="auto"/>
          </w:divBdr>
        </w:div>
        <w:div w:id="235285000">
          <w:marLeft w:val="0"/>
          <w:marRight w:val="0"/>
          <w:marTop w:val="0"/>
          <w:marBottom w:val="0"/>
          <w:divBdr>
            <w:top w:val="none" w:sz="0" w:space="0" w:color="auto"/>
            <w:left w:val="none" w:sz="0" w:space="0" w:color="auto"/>
            <w:bottom w:val="none" w:sz="0" w:space="0" w:color="auto"/>
            <w:right w:val="none" w:sz="0" w:space="0" w:color="auto"/>
          </w:divBdr>
        </w:div>
        <w:div w:id="386925876">
          <w:marLeft w:val="0"/>
          <w:marRight w:val="0"/>
          <w:marTop w:val="0"/>
          <w:marBottom w:val="0"/>
          <w:divBdr>
            <w:top w:val="none" w:sz="0" w:space="0" w:color="auto"/>
            <w:left w:val="none" w:sz="0" w:space="0" w:color="auto"/>
            <w:bottom w:val="none" w:sz="0" w:space="0" w:color="auto"/>
            <w:right w:val="none" w:sz="0" w:space="0" w:color="auto"/>
          </w:divBdr>
        </w:div>
        <w:div w:id="490951874">
          <w:marLeft w:val="0"/>
          <w:marRight w:val="0"/>
          <w:marTop w:val="0"/>
          <w:marBottom w:val="0"/>
          <w:divBdr>
            <w:top w:val="none" w:sz="0" w:space="0" w:color="auto"/>
            <w:left w:val="none" w:sz="0" w:space="0" w:color="auto"/>
            <w:bottom w:val="none" w:sz="0" w:space="0" w:color="auto"/>
            <w:right w:val="none" w:sz="0" w:space="0" w:color="auto"/>
          </w:divBdr>
        </w:div>
        <w:div w:id="526868126">
          <w:marLeft w:val="0"/>
          <w:marRight w:val="0"/>
          <w:marTop w:val="0"/>
          <w:marBottom w:val="0"/>
          <w:divBdr>
            <w:top w:val="none" w:sz="0" w:space="0" w:color="auto"/>
            <w:left w:val="none" w:sz="0" w:space="0" w:color="auto"/>
            <w:bottom w:val="none" w:sz="0" w:space="0" w:color="auto"/>
            <w:right w:val="none" w:sz="0" w:space="0" w:color="auto"/>
          </w:divBdr>
        </w:div>
        <w:div w:id="618990825">
          <w:marLeft w:val="0"/>
          <w:marRight w:val="0"/>
          <w:marTop w:val="0"/>
          <w:marBottom w:val="0"/>
          <w:divBdr>
            <w:top w:val="none" w:sz="0" w:space="0" w:color="auto"/>
            <w:left w:val="none" w:sz="0" w:space="0" w:color="auto"/>
            <w:bottom w:val="none" w:sz="0" w:space="0" w:color="auto"/>
            <w:right w:val="none" w:sz="0" w:space="0" w:color="auto"/>
          </w:divBdr>
        </w:div>
        <w:div w:id="788201958">
          <w:marLeft w:val="0"/>
          <w:marRight w:val="0"/>
          <w:marTop w:val="0"/>
          <w:marBottom w:val="0"/>
          <w:divBdr>
            <w:top w:val="none" w:sz="0" w:space="0" w:color="auto"/>
            <w:left w:val="none" w:sz="0" w:space="0" w:color="auto"/>
            <w:bottom w:val="none" w:sz="0" w:space="0" w:color="auto"/>
            <w:right w:val="none" w:sz="0" w:space="0" w:color="auto"/>
          </w:divBdr>
        </w:div>
        <w:div w:id="814958211">
          <w:marLeft w:val="0"/>
          <w:marRight w:val="0"/>
          <w:marTop w:val="0"/>
          <w:marBottom w:val="0"/>
          <w:divBdr>
            <w:top w:val="none" w:sz="0" w:space="0" w:color="auto"/>
            <w:left w:val="none" w:sz="0" w:space="0" w:color="auto"/>
            <w:bottom w:val="none" w:sz="0" w:space="0" w:color="auto"/>
            <w:right w:val="none" w:sz="0" w:space="0" w:color="auto"/>
          </w:divBdr>
        </w:div>
        <w:div w:id="841118301">
          <w:marLeft w:val="0"/>
          <w:marRight w:val="0"/>
          <w:marTop w:val="0"/>
          <w:marBottom w:val="0"/>
          <w:divBdr>
            <w:top w:val="none" w:sz="0" w:space="0" w:color="auto"/>
            <w:left w:val="none" w:sz="0" w:space="0" w:color="auto"/>
            <w:bottom w:val="none" w:sz="0" w:space="0" w:color="auto"/>
            <w:right w:val="none" w:sz="0" w:space="0" w:color="auto"/>
          </w:divBdr>
        </w:div>
        <w:div w:id="870603992">
          <w:marLeft w:val="0"/>
          <w:marRight w:val="0"/>
          <w:marTop w:val="0"/>
          <w:marBottom w:val="0"/>
          <w:divBdr>
            <w:top w:val="none" w:sz="0" w:space="0" w:color="auto"/>
            <w:left w:val="none" w:sz="0" w:space="0" w:color="auto"/>
            <w:bottom w:val="none" w:sz="0" w:space="0" w:color="auto"/>
            <w:right w:val="none" w:sz="0" w:space="0" w:color="auto"/>
          </w:divBdr>
        </w:div>
        <w:div w:id="933782007">
          <w:marLeft w:val="0"/>
          <w:marRight w:val="0"/>
          <w:marTop w:val="0"/>
          <w:marBottom w:val="0"/>
          <w:divBdr>
            <w:top w:val="none" w:sz="0" w:space="0" w:color="auto"/>
            <w:left w:val="none" w:sz="0" w:space="0" w:color="auto"/>
            <w:bottom w:val="none" w:sz="0" w:space="0" w:color="auto"/>
            <w:right w:val="none" w:sz="0" w:space="0" w:color="auto"/>
          </w:divBdr>
        </w:div>
        <w:div w:id="1105416804">
          <w:marLeft w:val="0"/>
          <w:marRight w:val="0"/>
          <w:marTop w:val="0"/>
          <w:marBottom w:val="0"/>
          <w:divBdr>
            <w:top w:val="none" w:sz="0" w:space="0" w:color="auto"/>
            <w:left w:val="none" w:sz="0" w:space="0" w:color="auto"/>
            <w:bottom w:val="none" w:sz="0" w:space="0" w:color="auto"/>
            <w:right w:val="none" w:sz="0" w:space="0" w:color="auto"/>
          </w:divBdr>
        </w:div>
        <w:div w:id="1158419971">
          <w:marLeft w:val="0"/>
          <w:marRight w:val="0"/>
          <w:marTop w:val="0"/>
          <w:marBottom w:val="0"/>
          <w:divBdr>
            <w:top w:val="none" w:sz="0" w:space="0" w:color="auto"/>
            <w:left w:val="none" w:sz="0" w:space="0" w:color="auto"/>
            <w:bottom w:val="none" w:sz="0" w:space="0" w:color="auto"/>
            <w:right w:val="none" w:sz="0" w:space="0" w:color="auto"/>
          </w:divBdr>
        </w:div>
        <w:div w:id="1158762602">
          <w:marLeft w:val="0"/>
          <w:marRight w:val="0"/>
          <w:marTop w:val="0"/>
          <w:marBottom w:val="0"/>
          <w:divBdr>
            <w:top w:val="none" w:sz="0" w:space="0" w:color="auto"/>
            <w:left w:val="none" w:sz="0" w:space="0" w:color="auto"/>
            <w:bottom w:val="none" w:sz="0" w:space="0" w:color="auto"/>
            <w:right w:val="none" w:sz="0" w:space="0" w:color="auto"/>
          </w:divBdr>
        </w:div>
        <w:div w:id="1167405662">
          <w:marLeft w:val="0"/>
          <w:marRight w:val="0"/>
          <w:marTop w:val="0"/>
          <w:marBottom w:val="0"/>
          <w:divBdr>
            <w:top w:val="none" w:sz="0" w:space="0" w:color="auto"/>
            <w:left w:val="none" w:sz="0" w:space="0" w:color="auto"/>
            <w:bottom w:val="none" w:sz="0" w:space="0" w:color="auto"/>
            <w:right w:val="none" w:sz="0" w:space="0" w:color="auto"/>
          </w:divBdr>
        </w:div>
        <w:div w:id="1324510106">
          <w:marLeft w:val="0"/>
          <w:marRight w:val="0"/>
          <w:marTop w:val="0"/>
          <w:marBottom w:val="0"/>
          <w:divBdr>
            <w:top w:val="none" w:sz="0" w:space="0" w:color="auto"/>
            <w:left w:val="none" w:sz="0" w:space="0" w:color="auto"/>
            <w:bottom w:val="none" w:sz="0" w:space="0" w:color="auto"/>
            <w:right w:val="none" w:sz="0" w:space="0" w:color="auto"/>
          </w:divBdr>
        </w:div>
        <w:div w:id="1582251424">
          <w:marLeft w:val="0"/>
          <w:marRight w:val="0"/>
          <w:marTop w:val="0"/>
          <w:marBottom w:val="0"/>
          <w:divBdr>
            <w:top w:val="none" w:sz="0" w:space="0" w:color="auto"/>
            <w:left w:val="none" w:sz="0" w:space="0" w:color="auto"/>
            <w:bottom w:val="none" w:sz="0" w:space="0" w:color="auto"/>
            <w:right w:val="none" w:sz="0" w:space="0" w:color="auto"/>
          </w:divBdr>
        </w:div>
        <w:div w:id="1667511504">
          <w:marLeft w:val="0"/>
          <w:marRight w:val="0"/>
          <w:marTop w:val="0"/>
          <w:marBottom w:val="0"/>
          <w:divBdr>
            <w:top w:val="none" w:sz="0" w:space="0" w:color="auto"/>
            <w:left w:val="none" w:sz="0" w:space="0" w:color="auto"/>
            <w:bottom w:val="none" w:sz="0" w:space="0" w:color="auto"/>
            <w:right w:val="none" w:sz="0" w:space="0" w:color="auto"/>
          </w:divBdr>
        </w:div>
        <w:div w:id="1718554630">
          <w:marLeft w:val="0"/>
          <w:marRight w:val="0"/>
          <w:marTop w:val="0"/>
          <w:marBottom w:val="0"/>
          <w:divBdr>
            <w:top w:val="none" w:sz="0" w:space="0" w:color="auto"/>
            <w:left w:val="none" w:sz="0" w:space="0" w:color="auto"/>
            <w:bottom w:val="none" w:sz="0" w:space="0" w:color="auto"/>
            <w:right w:val="none" w:sz="0" w:space="0" w:color="auto"/>
          </w:divBdr>
        </w:div>
        <w:div w:id="1764567982">
          <w:marLeft w:val="0"/>
          <w:marRight w:val="0"/>
          <w:marTop w:val="0"/>
          <w:marBottom w:val="0"/>
          <w:divBdr>
            <w:top w:val="none" w:sz="0" w:space="0" w:color="auto"/>
            <w:left w:val="none" w:sz="0" w:space="0" w:color="auto"/>
            <w:bottom w:val="none" w:sz="0" w:space="0" w:color="auto"/>
            <w:right w:val="none" w:sz="0" w:space="0" w:color="auto"/>
          </w:divBdr>
        </w:div>
        <w:div w:id="1853109973">
          <w:marLeft w:val="0"/>
          <w:marRight w:val="0"/>
          <w:marTop w:val="0"/>
          <w:marBottom w:val="0"/>
          <w:divBdr>
            <w:top w:val="none" w:sz="0" w:space="0" w:color="auto"/>
            <w:left w:val="none" w:sz="0" w:space="0" w:color="auto"/>
            <w:bottom w:val="none" w:sz="0" w:space="0" w:color="auto"/>
            <w:right w:val="none" w:sz="0" w:space="0" w:color="auto"/>
          </w:divBdr>
        </w:div>
        <w:div w:id="1912424526">
          <w:marLeft w:val="0"/>
          <w:marRight w:val="0"/>
          <w:marTop w:val="0"/>
          <w:marBottom w:val="0"/>
          <w:divBdr>
            <w:top w:val="none" w:sz="0" w:space="0" w:color="auto"/>
            <w:left w:val="none" w:sz="0" w:space="0" w:color="auto"/>
            <w:bottom w:val="none" w:sz="0" w:space="0" w:color="auto"/>
            <w:right w:val="none" w:sz="0" w:space="0" w:color="auto"/>
          </w:divBdr>
        </w:div>
        <w:div w:id="1930037622">
          <w:marLeft w:val="0"/>
          <w:marRight w:val="0"/>
          <w:marTop w:val="0"/>
          <w:marBottom w:val="0"/>
          <w:divBdr>
            <w:top w:val="none" w:sz="0" w:space="0" w:color="auto"/>
            <w:left w:val="none" w:sz="0" w:space="0" w:color="auto"/>
            <w:bottom w:val="none" w:sz="0" w:space="0" w:color="auto"/>
            <w:right w:val="none" w:sz="0" w:space="0" w:color="auto"/>
          </w:divBdr>
        </w:div>
      </w:divsChild>
    </w:div>
    <w:div w:id="405223398">
      <w:bodyDiv w:val="1"/>
      <w:marLeft w:val="0"/>
      <w:marRight w:val="0"/>
      <w:marTop w:val="0"/>
      <w:marBottom w:val="0"/>
      <w:divBdr>
        <w:top w:val="none" w:sz="0" w:space="0" w:color="auto"/>
        <w:left w:val="none" w:sz="0" w:space="0" w:color="auto"/>
        <w:bottom w:val="none" w:sz="0" w:space="0" w:color="auto"/>
        <w:right w:val="none" w:sz="0" w:space="0" w:color="auto"/>
      </w:divBdr>
    </w:div>
    <w:div w:id="505174627">
      <w:bodyDiv w:val="1"/>
      <w:marLeft w:val="0"/>
      <w:marRight w:val="0"/>
      <w:marTop w:val="0"/>
      <w:marBottom w:val="0"/>
      <w:divBdr>
        <w:top w:val="none" w:sz="0" w:space="0" w:color="auto"/>
        <w:left w:val="none" w:sz="0" w:space="0" w:color="auto"/>
        <w:bottom w:val="none" w:sz="0" w:space="0" w:color="auto"/>
        <w:right w:val="none" w:sz="0" w:space="0" w:color="auto"/>
      </w:divBdr>
    </w:div>
    <w:div w:id="605619897">
      <w:bodyDiv w:val="1"/>
      <w:marLeft w:val="0"/>
      <w:marRight w:val="0"/>
      <w:marTop w:val="0"/>
      <w:marBottom w:val="0"/>
      <w:divBdr>
        <w:top w:val="none" w:sz="0" w:space="0" w:color="auto"/>
        <w:left w:val="none" w:sz="0" w:space="0" w:color="auto"/>
        <w:bottom w:val="none" w:sz="0" w:space="0" w:color="auto"/>
        <w:right w:val="none" w:sz="0" w:space="0" w:color="auto"/>
      </w:divBdr>
    </w:div>
    <w:div w:id="617760941">
      <w:bodyDiv w:val="1"/>
      <w:marLeft w:val="0"/>
      <w:marRight w:val="0"/>
      <w:marTop w:val="0"/>
      <w:marBottom w:val="0"/>
      <w:divBdr>
        <w:top w:val="none" w:sz="0" w:space="0" w:color="auto"/>
        <w:left w:val="none" w:sz="0" w:space="0" w:color="auto"/>
        <w:bottom w:val="none" w:sz="0" w:space="0" w:color="auto"/>
        <w:right w:val="none" w:sz="0" w:space="0" w:color="auto"/>
      </w:divBdr>
    </w:div>
    <w:div w:id="737704697">
      <w:bodyDiv w:val="1"/>
      <w:marLeft w:val="0"/>
      <w:marRight w:val="0"/>
      <w:marTop w:val="0"/>
      <w:marBottom w:val="0"/>
      <w:divBdr>
        <w:top w:val="none" w:sz="0" w:space="0" w:color="auto"/>
        <w:left w:val="none" w:sz="0" w:space="0" w:color="auto"/>
        <w:bottom w:val="none" w:sz="0" w:space="0" w:color="auto"/>
        <w:right w:val="none" w:sz="0" w:space="0" w:color="auto"/>
      </w:divBdr>
    </w:div>
    <w:div w:id="752701265">
      <w:bodyDiv w:val="1"/>
      <w:marLeft w:val="0"/>
      <w:marRight w:val="0"/>
      <w:marTop w:val="0"/>
      <w:marBottom w:val="0"/>
      <w:divBdr>
        <w:top w:val="none" w:sz="0" w:space="0" w:color="auto"/>
        <w:left w:val="none" w:sz="0" w:space="0" w:color="auto"/>
        <w:bottom w:val="none" w:sz="0" w:space="0" w:color="auto"/>
        <w:right w:val="none" w:sz="0" w:space="0" w:color="auto"/>
      </w:divBdr>
    </w:div>
    <w:div w:id="1020398447">
      <w:bodyDiv w:val="1"/>
      <w:marLeft w:val="0"/>
      <w:marRight w:val="0"/>
      <w:marTop w:val="0"/>
      <w:marBottom w:val="0"/>
      <w:divBdr>
        <w:top w:val="none" w:sz="0" w:space="0" w:color="auto"/>
        <w:left w:val="none" w:sz="0" w:space="0" w:color="auto"/>
        <w:bottom w:val="none" w:sz="0" w:space="0" w:color="auto"/>
        <w:right w:val="none" w:sz="0" w:space="0" w:color="auto"/>
      </w:divBdr>
    </w:div>
    <w:div w:id="1115714627">
      <w:bodyDiv w:val="1"/>
      <w:marLeft w:val="0"/>
      <w:marRight w:val="0"/>
      <w:marTop w:val="0"/>
      <w:marBottom w:val="0"/>
      <w:divBdr>
        <w:top w:val="none" w:sz="0" w:space="0" w:color="auto"/>
        <w:left w:val="none" w:sz="0" w:space="0" w:color="auto"/>
        <w:bottom w:val="none" w:sz="0" w:space="0" w:color="auto"/>
        <w:right w:val="none" w:sz="0" w:space="0" w:color="auto"/>
      </w:divBdr>
    </w:div>
    <w:div w:id="1661152615">
      <w:bodyDiv w:val="1"/>
      <w:marLeft w:val="0"/>
      <w:marRight w:val="0"/>
      <w:marTop w:val="0"/>
      <w:marBottom w:val="0"/>
      <w:divBdr>
        <w:top w:val="none" w:sz="0" w:space="0" w:color="auto"/>
        <w:left w:val="none" w:sz="0" w:space="0" w:color="auto"/>
        <w:bottom w:val="none" w:sz="0" w:space="0" w:color="auto"/>
        <w:right w:val="none" w:sz="0" w:space="0" w:color="auto"/>
      </w:divBdr>
      <w:divsChild>
        <w:div w:id="54086579">
          <w:marLeft w:val="0"/>
          <w:marRight w:val="0"/>
          <w:marTop w:val="0"/>
          <w:marBottom w:val="0"/>
          <w:divBdr>
            <w:top w:val="none" w:sz="0" w:space="0" w:color="auto"/>
            <w:left w:val="none" w:sz="0" w:space="0" w:color="auto"/>
            <w:bottom w:val="none" w:sz="0" w:space="0" w:color="auto"/>
            <w:right w:val="none" w:sz="0" w:space="0" w:color="auto"/>
          </w:divBdr>
        </w:div>
        <w:div w:id="72508869">
          <w:marLeft w:val="0"/>
          <w:marRight w:val="0"/>
          <w:marTop w:val="0"/>
          <w:marBottom w:val="0"/>
          <w:divBdr>
            <w:top w:val="none" w:sz="0" w:space="0" w:color="auto"/>
            <w:left w:val="none" w:sz="0" w:space="0" w:color="auto"/>
            <w:bottom w:val="none" w:sz="0" w:space="0" w:color="auto"/>
            <w:right w:val="none" w:sz="0" w:space="0" w:color="auto"/>
          </w:divBdr>
        </w:div>
        <w:div w:id="270017417">
          <w:marLeft w:val="0"/>
          <w:marRight w:val="0"/>
          <w:marTop w:val="0"/>
          <w:marBottom w:val="0"/>
          <w:divBdr>
            <w:top w:val="none" w:sz="0" w:space="0" w:color="auto"/>
            <w:left w:val="none" w:sz="0" w:space="0" w:color="auto"/>
            <w:bottom w:val="none" w:sz="0" w:space="0" w:color="auto"/>
            <w:right w:val="none" w:sz="0" w:space="0" w:color="auto"/>
          </w:divBdr>
        </w:div>
        <w:div w:id="611597511">
          <w:marLeft w:val="0"/>
          <w:marRight w:val="0"/>
          <w:marTop w:val="0"/>
          <w:marBottom w:val="0"/>
          <w:divBdr>
            <w:top w:val="none" w:sz="0" w:space="0" w:color="auto"/>
            <w:left w:val="none" w:sz="0" w:space="0" w:color="auto"/>
            <w:bottom w:val="none" w:sz="0" w:space="0" w:color="auto"/>
            <w:right w:val="none" w:sz="0" w:space="0" w:color="auto"/>
          </w:divBdr>
        </w:div>
        <w:div w:id="618877090">
          <w:marLeft w:val="0"/>
          <w:marRight w:val="0"/>
          <w:marTop w:val="0"/>
          <w:marBottom w:val="0"/>
          <w:divBdr>
            <w:top w:val="none" w:sz="0" w:space="0" w:color="auto"/>
            <w:left w:val="none" w:sz="0" w:space="0" w:color="auto"/>
            <w:bottom w:val="none" w:sz="0" w:space="0" w:color="auto"/>
            <w:right w:val="none" w:sz="0" w:space="0" w:color="auto"/>
          </w:divBdr>
        </w:div>
        <w:div w:id="664750335">
          <w:marLeft w:val="0"/>
          <w:marRight w:val="0"/>
          <w:marTop w:val="0"/>
          <w:marBottom w:val="0"/>
          <w:divBdr>
            <w:top w:val="none" w:sz="0" w:space="0" w:color="auto"/>
            <w:left w:val="none" w:sz="0" w:space="0" w:color="auto"/>
            <w:bottom w:val="none" w:sz="0" w:space="0" w:color="auto"/>
            <w:right w:val="none" w:sz="0" w:space="0" w:color="auto"/>
          </w:divBdr>
        </w:div>
        <w:div w:id="815998774">
          <w:marLeft w:val="0"/>
          <w:marRight w:val="0"/>
          <w:marTop w:val="0"/>
          <w:marBottom w:val="0"/>
          <w:divBdr>
            <w:top w:val="none" w:sz="0" w:space="0" w:color="auto"/>
            <w:left w:val="none" w:sz="0" w:space="0" w:color="auto"/>
            <w:bottom w:val="none" w:sz="0" w:space="0" w:color="auto"/>
            <w:right w:val="none" w:sz="0" w:space="0" w:color="auto"/>
          </w:divBdr>
        </w:div>
        <w:div w:id="817769450">
          <w:marLeft w:val="0"/>
          <w:marRight w:val="0"/>
          <w:marTop w:val="0"/>
          <w:marBottom w:val="0"/>
          <w:divBdr>
            <w:top w:val="none" w:sz="0" w:space="0" w:color="auto"/>
            <w:left w:val="none" w:sz="0" w:space="0" w:color="auto"/>
            <w:bottom w:val="none" w:sz="0" w:space="0" w:color="auto"/>
            <w:right w:val="none" w:sz="0" w:space="0" w:color="auto"/>
          </w:divBdr>
        </w:div>
        <w:div w:id="838236330">
          <w:marLeft w:val="0"/>
          <w:marRight w:val="0"/>
          <w:marTop w:val="0"/>
          <w:marBottom w:val="0"/>
          <w:divBdr>
            <w:top w:val="none" w:sz="0" w:space="0" w:color="auto"/>
            <w:left w:val="none" w:sz="0" w:space="0" w:color="auto"/>
            <w:bottom w:val="none" w:sz="0" w:space="0" w:color="auto"/>
            <w:right w:val="none" w:sz="0" w:space="0" w:color="auto"/>
          </w:divBdr>
        </w:div>
        <w:div w:id="915747992">
          <w:marLeft w:val="0"/>
          <w:marRight w:val="0"/>
          <w:marTop w:val="0"/>
          <w:marBottom w:val="0"/>
          <w:divBdr>
            <w:top w:val="none" w:sz="0" w:space="0" w:color="auto"/>
            <w:left w:val="none" w:sz="0" w:space="0" w:color="auto"/>
            <w:bottom w:val="none" w:sz="0" w:space="0" w:color="auto"/>
            <w:right w:val="none" w:sz="0" w:space="0" w:color="auto"/>
          </w:divBdr>
        </w:div>
        <w:div w:id="1067649985">
          <w:marLeft w:val="0"/>
          <w:marRight w:val="0"/>
          <w:marTop w:val="0"/>
          <w:marBottom w:val="0"/>
          <w:divBdr>
            <w:top w:val="none" w:sz="0" w:space="0" w:color="auto"/>
            <w:left w:val="none" w:sz="0" w:space="0" w:color="auto"/>
            <w:bottom w:val="none" w:sz="0" w:space="0" w:color="auto"/>
            <w:right w:val="none" w:sz="0" w:space="0" w:color="auto"/>
          </w:divBdr>
        </w:div>
        <w:div w:id="1093013613">
          <w:marLeft w:val="0"/>
          <w:marRight w:val="0"/>
          <w:marTop w:val="0"/>
          <w:marBottom w:val="0"/>
          <w:divBdr>
            <w:top w:val="none" w:sz="0" w:space="0" w:color="auto"/>
            <w:left w:val="none" w:sz="0" w:space="0" w:color="auto"/>
            <w:bottom w:val="none" w:sz="0" w:space="0" w:color="auto"/>
            <w:right w:val="none" w:sz="0" w:space="0" w:color="auto"/>
          </w:divBdr>
        </w:div>
        <w:div w:id="1247033993">
          <w:marLeft w:val="0"/>
          <w:marRight w:val="0"/>
          <w:marTop w:val="0"/>
          <w:marBottom w:val="0"/>
          <w:divBdr>
            <w:top w:val="none" w:sz="0" w:space="0" w:color="auto"/>
            <w:left w:val="none" w:sz="0" w:space="0" w:color="auto"/>
            <w:bottom w:val="none" w:sz="0" w:space="0" w:color="auto"/>
            <w:right w:val="none" w:sz="0" w:space="0" w:color="auto"/>
          </w:divBdr>
        </w:div>
        <w:div w:id="1332830820">
          <w:marLeft w:val="0"/>
          <w:marRight w:val="0"/>
          <w:marTop w:val="0"/>
          <w:marBottom w:val="0"/>
          <w:divBdr>
            <w:top w:val="none" w:sz="0" w:space="0" w:color="auto"/>
            <w:left w:val="none" w:sz="0" w:space="0" w:color="auto"/>
            <w:bottom w:val="none" w:sz="0" w:space="0" w:color="auto"/>
            <w:right w:val="none" w:sz="0" w:space="0" w:color="auto"/>
          </w:divBdr>
        </w:div>
        <w:div w:id="1351494652">
          <w:marLeft w:val="0"/>
          <w:marRight w:val="0"/>
          <w:marTop w:val="0"/>
          <w:marBottom w:val="0"/>
          <w:divBdr>
            <w:top w:val="none" w:sz="0" w:space="0" w:color="auto"/>
            <w:left w:val="none" w:sz="0" w:space="0" w:color="auto"/>
            <w:bottom w:val="none" w:sz="0" w:space="0" w:color="auto"/>
            <w:right w:val="none" w:sz="0" w:space="0" w:color="auto"/>
          </w:divBdr>
        </w:div>
        <w:div w:id="1359357090">
          <w:marLeft w:val="0"/>
          <w:marRight w:val="0"/>
          <w:marTop w:val="0"/>
          <w:marBottom w:val="0"/>
          <w:divBdr>
            <w:top w:val="none" w:sz="0" w:space="0" w:color="auto"/>
            <w:left w:val="none" w:sz="0" w:space="0" w:color="auto"/>
            <w:bottom w:val="none" w:sz="0" w:space="0" w:color="auto"/>
            <w:right w:val="none" w:sz="0" w:space="0" w:color="auto"/>
          </w:divBdr>
        </w:div>
        <w:div w:id="1367289802">
          <w:marLeft w:val="0"/>
          <w:marRight w:val="0"/>
          <w:marTop w:val="0"/>
          <w:marBottom w:val="0"/>
          <w:divBdr>
            <w:top w:val="none" w:sz="0" w:space="0" w:color="auto"/>
            <w:left w:val="none" w:sz="0" w:space="0" w:color="auto"/>
            <w:bottom w:val="none" w:sz="0" w:space="0" w:color="auto"/>
            <w:right w:val="none" w:sz="0" w:space="0" w:color="auto"/>
          </w:divBdr>
        </w:div>
        <w:div w:id="1406948243">
          <w:marLeft w:val="0"/>
          <w:marRight w:val="0"/>
          <w:marTop w:val="0"/>
          <w:marBottom w:val="0"/>
          <w:divBdr>
            <w:top w:val="none" w:sz="0" w:space="0" w:color="auto"/>
            <w:left w:val="none" w:sz="0" w:space="0" w:color="auto"/>
            <w:bottom w:val="none" w:sz="0" w:space="0" w:color="auto"/>
            <w:right w:val="none" w:sz="0" w:space="0" w:color="auto"/>
          </w:divBdr>
        </w:div>
        <w:div w:id="1613242385">
          <w:marLeft w:val="0"/>
          <w:marRight w:val="0"/>
          <w:marTop w:val="0"/>
          <w:marBottom w:val="0"/>
          <w:divBdr>
            <w:top w:val="none" w:sz="0" w:space="0" w:color="auto"/>
            <w:left w:val="none" w:sz="0" w:space="0" w:color="auto"/>
            <w:bottom w:val="none" w:sz="0" w:space="0" w:color="auto"/>
            <w:right w:val="none" w:sz="0" w:space="0" w:color="auto"/>
          </w:divBdr>
        </w:div>
        <w:div w:id="1638029896">
          <w:marLeft w:val="0"/>
          <w:marRight w:val="0"/>
          <w:marTop w:val="0"/>
          <w:marBottom w:val="0"/>
          <w:divBdr>
            <w:top w:val="none" w:sz="0" w:space="0" w:color="auto"/>
            <w:left w:val="none" w:sz="0" w:space="0" w:color="auto"/>
            <w:bottom w:val="none" w:sz="0" w:space="0" w:color="auto"/>
            <w:right w:val="none" w:sz="0" w:space="0" w:color="auto"/>
          </w:divBdr>
        </w:div>
        <w:div w:id="1684504055">
          <w:marLeft w:val="0"/>
          <w:marRight w:val="0"/>
          <w:marTop w:val="0"/>
          <w:marBottom w:val="0"/>
          <w:divBdr>
            <w:top w:val="none" w:sz="0" w:space="0" w:color="auto"/>
            <w:left w:val="none" w:sz="0" w:space="0" w:color="auto"/>
            <w:bottom w:val="none" w:sz="0" w:space="0" w:color="auto"/>
            <w:right w:val="none" w:sz="0" w:space="0" w:color="auto"/>
          </w:divBdr>
        </w:div>
        <w:div w:id="1781994170">
          <w:marLeft w:val="0"/>
          <w:marRight w:val="0"/>
          <w:marTop w:val="0"/>
          <w:marBottom w:val="0"/>
          <w:divBdr>
            <w:top w:val="none" w:sz="0" w:space="0" w:color="auto"/>
            <w:left w:val="none" w:sz="0" w:space="0" w:color="auto"/>
            <w:bottom w:val="none" w:sz="0" w:space="0" w:color="auto"/>
            <w:right w:val="none" w:sz="0" w:space="0" w:color="auto"/>
          </w:divBdr>
        </w:div>
        <w:div w:id="1896887005">
          <w:marLeft w:val="0"/>
          <w:marRight w:val="0"/>
          <w:marTop w:val="0"/>
          <w:marBottom w:val="0"/>
          <w:divBdr>
            <w:top w:val="none" w:sz="0" w:space="0" w:color="auto"/>
            <w:left w:val="none" w:sz="0" w:space="0" w:color="auto"/>
            <w:bottom w:val="none" w:sz="0" w:space="0" w:color="auto"/>
            <w:right w:val="none" w:sz="0" w:space="0" w:color="auto"/>
          </w:divBdr>
        </w:div>
        <w:div w:id="2086805874">
          <w:marLeft w:val="0"/>
          <w:marRight w:val="0"/>
          <w:marTop w:val="0"/>
          <w:marBottom w:val="0"/>
          <w:divBdr>
            <w:top w:val="none" w:sz="0" w:space="0" w:color="auto"/>
            <w:left w:val="none" w:sz="0" w:space="0" w:color="auto"/>
            <w:bottom w:val="none" w:sz="0" w:space="0" w:color="auto"/>
            <w:right w:val="none" w:sz="0" w:space="0" w:color="auto"/>
          </w:divBdr>
        </w:div>
      </w:divsChild>
    </w:div>
    <w:div w:id="1661273852">
      <w:bodyDiv w:val="1"/>
      <w:marLeft w:val="0"/>
      <w:marRight w:val="0"/>
      <w:marTop w:val="0"/>
      <w:marBottom w:val="0"/>
      <w:divBdr>
        <w:top w:val="none" w:sz="0" w:space="0" w:color="auto"/>
        <w:left w:val="none" w:sz="0" w:space="0" w:color="auto"/>
        <w:bottom w:val="none" w:sz="0" w:space="0" w:color="auto"/>
        <w:right w:val="none" w:sz="0" w:space="0" w:color="auto"/>
      </w:divBdr>
    </w:div>
    <w:div w:id="1765421276">
      <w:bodyDiv w:val="1"/>
      <w:marLeft w:val="0"/>
      <w:marRight w:val="0"/>
      <w:marTop w:val="0"/>
      <w:marBottom w:val="0"/>
      <w:divBdr>
        <w:top w:val="none" w:sz="0" w:space="0" w:color="auto"/>
        <w:left w:val="none" w:sz="0" w:space="0" w:color="auto"/>
        <w:bottom w:val="none" w:sz="0" w:space="0" w:color="auto"/>
        <w:right w:val="none" w:sz="0" w:space="0" w:color="auto"/>
      </w:divBdr>
    </w:div>
    <w:div w:id="1814643172">
      <w:bodyDiv w:val="1"/>
      <w:marLeft w:val="0"/>
      <w:marRight w:val="0"/>
      <w:marTop w:val="0"/>
      <w:marBottom w:val="0"/>
      <w:divBdr>
        <w:top w:val="none" w:sz="0" w:space="0" w:color="auto"/>
        <w:left w:val="none" w:sz="0" w:space="0" w:color="auto"/>
        <w:bottom w:val="none" w:sz="0" w:space="0" w:color="auto"/>
        <w:right w:val="none" w:sz="0" w:space="0" w:color="auto"/>
      </w:divBdr>
    </w:div>
    <w:div w:id="1934698608">
      <w:bodyDiv w:val="1"/>
      <w:marLeft w:val="0"/>
      <w:marRight w:val="0"/>
      <w:marTop w:val="0"/>
      <w:marBottom w:val="0"/>
      <w:divBdr>
        <w:top w:val="none" w:sz="0" w:space="0" w:color="auto"/>
        <w:left w:val="none" w:sz="0" w:space="0" w:color="auto"/>
        <w:bottom w:val="none" w:sz="0" w:space="0" w:color="auto"/>
        <w:right w:val="none" w:sz="0" w:space="0" w:color="auto"/>
      </w:divBdr>
    </w:div>
    <w:div w:id="1969623488">
      <w:bodyDiv w:val="1"/>
      <w:marLeft w:val="0"/>
      <w:marRight w:val="0"/>
      <w:marTop w:val="0"/>
      <w:marBottom w:val="0"/>
      <w:divBdr>
        <w:top w:val="none" w:sz="0" w:space="0" w:color="auto"/>
        <w:left w:val="none" w:sz="0" w:space="0" w:color="auto"/>
        <w:bottom w:val="none" w:sz="0" w:space="0" w:color="auto"/>
        <w:right w:val="none" w:sz="0" w:space="0" w:color="auto"/>
      </w:divBdr>
    </w:div>
    <w:div w:id="1998534486">
      <w:bodyDiv w:val="1"/>
      <w:marLeft w:val="0"/>
      <w:marRight w:val="0"/>
      <w:marTop w:val="0"/>
      <w:marBottom w:val="0"/>
      <w:divBdr>
        <w:top w:val="none" w:sz="0" w:space="0" w:color="auto"/>
        <w:left w:val="none" w:sz="0" w:space="0" w:color="auto"/>
        <w:bottom w:val="none" w:sz="0" w:space="0" w:color="auto"/>
        <w:right w:val="none" w:sz="0" w:space="0" w:color="auto"/>
      </w:divBdr>
    </w:div>
    <w:div w:id="2121097204">
      <w:bodyDiv w:val="1"/>
      <w:marLeft w:val="0"/>
      <w:marRight w:val="0"/>
      <w:marTop w:val="0"/>
      <w:marBottom w:val="0"/>
      <w:divBdr>
        <w:top w:val="none" w:sz="0" w:space="0" w:color="auto"/>
        <w:left w:val="none" w:sz="0" w:space="0" w:color="auto"/>
        <w:bottom w:val="none" w:sz="0" w:space="0" w:color="auto"/>
        <w:right w:val="none" w:sz="0" w:space="0" w:color="auto"/>
      </w:divBdr>
    </w:div>
    <w:div w:id="2139251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5.xml"/><Relationship Id="rId34" Type="http://schemas.microsoft.com/office/2019/05/relationships/documenttasks" Target="documenttasks/documenttasks1.xml"/><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header" Target="header10.xml"/><Relationship Id="rId10" Type="http://schemas.openxmlformats.org/officeDocument/2006/relationships/footnotes" Target="footnotes.xml"/><Relationship Id="rId19" Type="http://schemas.openxmlformats.org/officeDocument/2006/relationships/oleObject" Target="embeddings/oleObject1.bin"/><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microsoft.com/office/2011/relationships/people" Target="people.xml"/><Relationship Id="rId35"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header7.xml.rels><?xml version="1.0" encoding="UTF-8" standalone="yes"?>
<Relationships xmlns="http://schemas.openxmlformats.org/package/2006/relationships"><Relationship Id="rId1" Type="http://schemas.openxmlformats.org/officeDocument/2006/relationships/image" Target="media/image1.wmf"/></Relationships>
</file>

<file path=word/_rels/header9.xml.rels><?xml version="1.0" encoding="UTF-8" standalone="yes"?>
<Relationships xmlns="http://schemas.openxmlformats.org/package/2006/relationships"><Relationship Id="rId1" Type="http://schemas.openxmlformats.org/officeDocument/2006/relationships/image" Target="media/image1.wmf"/></Relationships>
</file>

<file path=word/documenttasks/documenttasks1.xml><?xml version="1.0" encoding="utf-8"?>
<t:Tasks xmlns:t="http://schemas.microsoft.com/office/tasks/2019/documenttasks" xmlns:oel="http://schemas.microsoft.com/office/2019/extlst">
  <t:Task id="{05B4D2B6-C23E-409F-B4DA-ADAFEE9BF65A}">
    <t:Anchor>
      <t:Comment id="1905359535"/>
    </t:Anchor>
    <t:History>
      <t:Event id="{62BC9626-C264-445E-87F7-30BFCCA73873}" time="2026-05-06T06:24:00.983Z">
        <t:Attribution userId="S::diedra.shortyduffie@lilly.com::760ef011-51bc-4ec0-a89d-4f1f7e6a09d0" userProvider="AD" userName="Diedra Shorty-Duffie"/>
        <t:Anchor>
          <t:Comment id="1905359535"/>
        </t:Anchor>
        <t:Create/>
      </t:Event>
      <t:Event id="{A394B5E7-30BE-43DD-A8AF-F2F4E1931ED8}" time="2026-05-06T06:24:00.983Z">
        <t:Attribution userId="S::diedra.shortyduffie@lilly.com::760ef011-51bc-4ec0-a89d-4f1f7e6a09d0" userProvider="AD" userName="Diedra Shorty-Duffie"/>
        <t:Anchor>
          <t:Comment id="1905359535"/>
        </t:Anchor>
        <t:Assign userId="S::johan.granander@lilly.com::92e8887c-f4fd-4a17-8a83-5b73eed69705" userProvider="AD" userName="Johan Granander"/>
      </t:Event>
      <t:Event id="{E6F17A18-3419-40C7-90F5-1D463A622326}" time="2026-05-06T06:24:00.983Z">
        <t:Attribution userId="S::diedra.shortyduffie@lilly.com::760ef011-51bc-4ec0-a89d-4f1f7e6a09d0" userProvider="AD" userName="Diedra Shorty-Duffie"/>
        <t:Anchor>
          <t:Comment id="1905359535"/>
        </t:Anchor>
        <t:SetTitle title="@Johan Granander The PFD has 8V as the target value for this step. Can you confirm if this has changed ?"/>
      </t:Event>
    </t:History>
  </t:Task>
</t:Task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2050"/>
    <customShpInfo spid="_x0000_s2049"/>
    <customShpInfo spid="_x0000_s2053"/>
    <customShpInfo spid="_x0000_s2052"/>
    <customShpInfo spid="_x0000_s2056"/>
    <customShpInfo spid="_x0000_s2055"/>
    <customShpInfo spid="_x0000_s2059"/>
    <customShpInfo spid="_x0000_s2058"/>
  </customShpExts>
</s:customData>
</file>

<file path=customXml/item3.xml><?xml version="1.0" encoding="utf-8"?>
<p:properties xmlns:pc="http://schemas.microsoft.com/office/infopath/2007/PartnerControls" xmlns:xsi="http://www.w3.org/2001/XMLSchema-instance" xmlns:p="http://schemas.microsoft.com/office/2006/metadata/properties">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81E1AFC219F9024AA012AA91AE638458" ma:contentTypeVersion="12" ma:contentTypeDescription="新建文档。" ma:contentTypeScope="" ma:versionID="ae359910c739fd335435ccb1d1b20571">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44511e66c75d4ea65075d659bce95b1a"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99079-3DAE-4DEE-B86C-C3268D86F159}">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353A802-FA25-40EA-A518-336BEB64F5EC}">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4.xml><?xml version="1.0" encoding="utf-8"?>
<ds:datastoreItem xmlns:ds="http://schemas.openxmlformats.org/officeDocument/2006/customXml" ds:itemID="{C4B93C3B-2AF5-4ABD-B9AC-F78955C042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5A870AA-2C49-48E2-B87D-B9D714DB3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72</Pages>
  <Words>32030</Words>
  <Characters>182571</Characters>
  <Application>Microsoft Office Word</Application>
  <DocSecurity>0</DocSecurity>
  <Lines>1521</Lines>
  <Paragraphs>428</Paragraphs>
  <ScaleCrop>false</ScaleCrop>
  <Company>Merck</Company>
  <LinksUpToDate>false</LinksUpToDate>
  <CharactersWithSpaces>214173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zhangbo</dc:creator>
  <cp:keywords/>
  <dc:description/>
  <cp:lastModifiedBy>He Han</cp:lastModifiedBy>
  <cp:revision>7</cp:revision>
  <cp:lastPrinted>2023-11-12T02:06:00Z</cp:lastPrinted>
  <dcterms:created xsi:type="dcterms:W3CDTF">2026-09-05T12:46:00Z</dcterms:created>
  <dcterms:modified xsi:type="dcterms:W3CDTF">2026-09-20T03:18:00Z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0x01010081E1AFC219F9024AA012AA91AE638458</vt:lpwstr>
  </property>
  <property fmtid="{D5CDD505-2E9C-101B-9397-08002B2CF9AE}" pid="4" name="KSOProductBuildVer">
    <vt:lpwstr>2052-0.0.0.0</vt:lpwstr>
  </property>
  <property fmtid="{D5CDD505-2E9C-101B-9397-08002B2CF9AE}" pid="5" name="docLang">
    <vt:lpwstr>en</vt:lpwstr>
  </property>
  <property fmtid="{D5CDD505-2E9C-101B-9397-08002B2CF9AE}" pid="6" name="MediaServiceImageTags">
    <vt:lpwstr/>
  </property>
</Properties>
</file>